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578" w:type="dxa"/>
        <w:tblInd w:w="142" w:type="dxa"/>
        <w:tblLayout w:type="fixed"/>
        <w:tblLook w:val="0000" w:firstRow="0" w:lastRow="0" w:firstColumn="0" w:lastColumn="0" w:noHBand="0" w:noVBand="0"/>
      </w:tblPr>
      <w:tblGrid>
        <w:gridCol w:w="4578"/>
      </w:tblGrid>
      <w:tr w:rsidR="005E57EB" w:rsidRPr="005C6BDA" w14:paraId="3785395E" w14:textId="77777777" w:rsidTr="005E57EB">
        <w:trPr>
          <w:trHeight w:val="20"/>
        </w:trPr>
        <w:tc>
          <w:tcPr>
            <w:tcW w:w="4578" w:type="dxa"/>
          </w:tcPr>
          <w:p w14:paraId="59ED471B" w14:textId="77777777" w:rsidR="005E57EB" w:rsidRPr="005C6BDA" w:rsidRDefault="005E57EB" w:rsidP="00CD2F8F">
            <w:pPr>
              <w:pStyle w:val="GOSTTitul0"/>
            </w:pPr>
            <w:r w:rsidRPr="00A97805">
              <w:rPr>
                <w:sz w:val="24"/>
              </w:rPr>
              <w:br w:type="page"/>
            </w:r>
            <w:r w:rsidRPr="005C6BDA">
              <w:t>УТВЕРЖДАЮ</w:t>
            </w:r>
          </w:p>
          <w:p w14:paraId="7ECDC82C" w14:textId="398D22F8" w:rsidR="005E57EB" w:rsidRPr="005C6BDA" w:rsidRDefault="005E57EB" w:rsidP="005E57EB">
            <w:pPr>
              <w:pStyle w:val="-"/>
              <w:rPr>
                <w:b/>
              </w:rPr>
            </w:pPr>
            <w:r w:rsidRPr="005C6BDA">
              <w:t>От Федерального казначейства</w:t>
            </w:r>
          </w:p>
        </w:tc>
      </w:tr>
      <w:tr w:rsidR="005E57EB" w:rsidRPr="005C6BDA" w14:paraId="22D3743C" w14:textId="77777777" w:rsidTr="005E57EB">
        <w:trPr>
          <w:trHeight w:val="20"/>
        </w:trPr>
        <w:tc>
          <w:tcPr>
            <w:tcW w:w="4578" w:type="dxa"/>
          </w:tcPr>
          <w:p w14:paraId="3324B8D4" w14:textId="77777777" w:rsidR="005E57EB" w:rsidRPr="005C6BDA" w:rsidRDefault="005E57EB" w:rsidP="00F50BAF">
            <w:pPr>
              <w:pStyle w:val="GOSTTitul0"/>
              <w:rPr>
                <w:rStyle w:val="affff8"/>
              </w:rPr>
            </w:pPr>
          </w:p>
        </w:tc>
      </w:tr>
      <w:tr w:rsidR="005E57EB" w:rsidRPr="005C6BDA" w14:paraId="0CAD0294" w14:textId="77777777" w:rsidTr="005E57EB">
        <w:trPr>
          <w:trHeight w:val="20"/>
        </w:trPr>
        <w:tc>
          <w:tcPr>
            <w:tcW w:w="4578" w:type="dxa"/>
            <w:vAlign w:val="bottom"/>
          </w:tcPr>
          <w:p w14:paraId="003BAEC9" w14:textId="77777777" w:rsidR="005E57EB" w:rsidRPr="005C6BDA" w:rsidRDefault="005E57EB" w:rsidP="001A5048">
            <w:pPr>
              <w:pStyle w:val="-"/>
            </w:pPr>
          </w:p>
        </w:tc>
      </w:tr>
      <w:tr w:rsidR="005E57EB" w:rsidRPr="005C6BDA" w14:paraId="6AC66B0C" w14:textId="77777777" w:rsidTr="005E57EB">
        <w:trPr>
          <w:trHeight w:val="20"/>
        </w:trPr>
        <w:tc>
          <w:tcPr>
            <w:tcW w:w="4578" w:type="dxa"/>
            <w:vAlign w:val="bottom"/>
          </w:tcPr>
          <w:p w14:paraId="36796938" w14:textId="76AA00A1" w:rsidR="005E57EB" w:rsidRPr="005C6BDA" w:rsidRDefault="005E57EB" w:rsidP="001A5048">
            <w:pPr>
              <w:pStyle w:val="-"/>
            </w:pPr>
            <w:r w:rsidRPr="005C6BDA">
              <w:rPr>
                <w:rStyle w:val="affff8"/>
              </w:rPr>
              <w:t xml:space="preserve">                              /                      </w:t>
            </w:r>
            <w:r w:rsidRPr="005C6BDA">
              <w:t xml:space="preserve"> /</w:t>
            </w:r>
          </w:p>
        </w:tc>
      </w:tr>
      <w:tr w:rsidR="005E57EB" w:rsidRPr="005C6BDA" w14:paraId="29D1F0B5" w14:textId="77777777" w:rsidTr="005E57EB">
        <w:trPr>
          <w:trHeight w:val="20"/>
        </w:trPr>
        <w:tc>
          <w:tcPr>
            <w:tcW w:w="4578" w:type="dxa"/>
            <w:vAlign w:val="bottom"/>
          </w:tcPr>
          <w:p w14:paraId="3796A8AE" w14:textId="77777777" w:rsidR="005E57EB" w:rsidRPr="005C6BDA" w:rsidRDefault="005E57EB" w:rsidP="001A5048">
            <w:pPr>
              <w:pStyle w:val="-"/>
            </w:pPr>
          </w:p>
        </w:tc>
      </w:tr>
      <w:tr w:rsidR="005E57EB" w:rsidRPr="005C6BDA" w14:paraId="1E07ADC8" w14:textId="77777777" w:rsidTr="005E57EB">
        <w:trPr>
          <w:trHeight w:val="20"/>
        </w:trPr>
        <w:tc>
          <w:tcPr>
            <w:tcW w:w="4578" w:type="dxa"/>
            <w:vAlign w:val="bottom"/>
          </w:tcPr>
          <w:p w14:paraId="0526012C" w14:textId="3F40F418" w:rsidR="005E57EB" w:rsidRPr="005C6BDA" w:rsidRDefault="005E57EB" w:rsidP="001A5048">
            <w:pPr>
              <w:pStyle w:val="-"/>
            </w:pPr>
            <w:r w:rsidRPr="005C6BDA">
              <w:t>«</w:t>
            </w:r>
            <w:r w:rsidRPr="005C6BDA">
              <w:rPr>
                <w:rStyle w:val="affff8"/>
              </w:rPr>
              <w:t xml:space="preserve">         </w:t>
            </w:r>
            <w:r w:rsidRPr="005C6BDA">
              <w:t>»</w:t>
            </w:r>
            <w:r w:rsidRPr="005C6BDA">
              <w:rPr>
                <w:rStyle w:val="affff8"/>
              </w:rPr>
              <w:t xml:space="preserve">                                    </w:t>
            </w:r>
            <w:r w:rsidRPr="005C6BDA">
              <w:t>20</w:t>
            </w:r>
            <w:r w:rsidRPr="005C6BDA">
              <w:rPr>
                <w:rStyle w:val="affff8"/>
              </w:rPr>
              <w:t xml:space="preserve">     </w:t>
            </w:r>
            <w:r w:rsidRPr="005C6BDA">
              <w:t>г.</w:t>
            </w:r>
          </w:p>
        </w:tc>
      </w:tr>
    </w:tbl>
    <w:p w14:paraId="24C84DC3" w14:textId="51C1562C" w:rsidR="00D87F00" w:rsidRPr="005C6BDA" w:rsidRDefault="00D87F00" w:rsidP="00D87F00">
      <w:pPr>
        <w:pStyle w:val="GOSTTitul1"/>
      </w:pPr>
    </w:p>
    <w:p w14:paraId="335BF44D" w14:textId="6ABA6144" w:rsidR="00D87F00" w:rsidRPr="003E7D32" w:rsidRDefault="7D0ACBF4" w:rsidP="00D87F00">
      <w:pPr>
        <w:pStyle w:val="GOSTTitul1"/>
      </w:pPr>
      <w:r>
        <w:t>Государственная интегрированная информационная система управления общественными финансами «Электронный бюджет»</w:t>
      </w:r>
    </w:p>
    <w:p w14:paraId="69B80C3B" w14:textId="77777777" w:rsidR="00D87F00" w:rsidRPr="003E7D32" w:rsidRDefault="00D87F00" w:rsidP="00D87F00">
      <w:pPr>
        <w:pStyle w:val="GOSTTitul1"/>
      </w:pPr>
    </w:p>
    <w:p w14:paraId="217D8F29" w14:textId="77777777" w:rsidR="00F50BAF" w:rsidRPr="005C6BDA" w:rsidRDefault="00F50BAF" w:rsidP="00D87F00">
      <w:pPr>
        <w:pStyle w:val="affff6"/>
      </w:pPr>
    </w:p>
    <w:p w14:paraId="2304F8CF" w14:textId="34B933E2" w:rsidR="009439F9" w:rsidRDefault="0016478B" w:rsidP="00C75A4E">
      <w:pPr>
        <w:pStyle w:val="GOSTTitul2"/>
      </w:pPr>
      <w:r w:rsidRPr="005C6BDA">
        <w:t xml:space="preserve">Требования к взаимодействию </w:t>
      </w:r>
      <w:r w:rsidR="00E0779C">
        <w:t xml:space="preserve">расчетно-финансовой платформы </w:t>
      </w:r>
      <w:r w:rsidR="00E0779C" w:rsidRPr="00BF4F90">
        <w:t>SmartVista Accounting Platform</w:t>
      </w:r>
      <w:r w:rsidR="00FF79AA" w:rsidRPr="00C75A4E">
        <w:t xml:space="preserve"> </w:t>
      </w:r>
      <w:r w:rsidRPr="00B9499D">
        <w:t xml:space="preserve">с </w:t>
      </w:r>
      <w:r w:rsidR="001A7195" w:rsidRPr="00B9499D">
        <w:t>ф</w:t>
      </w:r>
      <w:r w:rsidRPr="00B9499D">
        <w:t>ункциональными подсистемами</w:t>
      </w:r>
    </w:p>
    <w:p w14:paraId="63C90247" w14:textId="492D4FE6" w:rsidR="00D87F00" w:rsidRPr="00B9499D" w:rsidRDefault="7D0ACBF4" w:rsidP="7D0ACBF4">
      <w:pPr>
        <w:pStyle w:val="affff6"/>
        <w:rPr>
          <w:b/>
          <w:bCs/>
          <w:color w:val="auto"/>
          <w:sz w:val="36"/>
          <w:szCs w:val="36"/>
        </w:rPr>
      </w:pPr>
      <w:r w:rsidRPr="7D0ACBF4">
        <w:rPr>
          <w:b/>
          <w:bCs/>
          <w:color w:val="auto"/>
          <w:sz w:val="36"/>
          <w:szCs w:val="36"/>
        </w:rPr>
        <w:t>Версия 2.</w:t>
      </w:r>
      <w:r w:rsidR="005D4E14">
        <w:rPr>
          <w:b/>
          <w:bCs/>
          <w:color w:val="auto"/>
          <w:sz w:val="36"/>
          <w:szCs w:val="36"/>
        </w:rPr>
        <w:t>4</w:t>
      </w:r>
    </w:p>
    <w:p w14:paraId="31695C0C" w14:textId="273923C1" w:rsidR="00D87F00" w:rsidRPr="00B9499D" w:rsidRDefault="0CA53A56" w:rsidP="00CD2F8F">
      <w:pPr>
        <w:pStyle w:val="GOSTTitul1"/>
      </w:pPr>
      <w:r w:rsidRPr="0CA53A56">
        <w:t>Лист утверждения</w:t>
      </w:r>
    </w:p>
    <w:p w14:paraId="31FD14AC" w14:textId="6A2C9A39" w:rsidR="00D87F00" w:rsidRPr="00B9499D" w:rsidRDefault="00D87F00" w:rsidP="00CD2F8F">
      <w:pPr>
        <w:pStyle w:val="GOSTTitul0"/>
      </w:pPr>
      <w:r w:rsidRPr="00B9499D">
        <w:t xml:space="preserve">Код документа: </w:t>
      </w:r>
      <w:bookmarkStart w:id="0" w:name="kod_doc"/>
      <w:r w:rsidR="007A412D">
        <w:fldChar w:fldCharType="begin"/>
      </w:r>
      <w:r w:rsidR="007A412D">
        <w:instrText xml:space="preserve"> DOCPROPERTY  DocCode  \* MERGEFORMAT </w:instrText>
      </w:r>
      <w:r w:rsidR="007A412D">
        <w:fldChar w:fldCharType="separate"/>
      </w:r>
      <w:proofErr w:type="gramStart"/>
      <w:r w:rsidR="00F300A9">
        <w:t>89603636.43.01,00.ДР.001</w:t>
      </w:r>
      <w:proofErr w:type="gramEnd"/>
      <w:r w:rsidR="00F300A9">
        <w:t>-01.00 1(4,8)</w:t>
      </w:r>
      <w:r w:rsidR="007A412D">
        <w:fldChar w:fldCharType="end"/>
      </w:r>
      <w:r w:rsidRPr="00B9499D">
        <w:t>-ЛУ</w:t>
      </w:r>
      <w:bookmarkEnd w:id="0"/>
    </w:p>
    <w:p w14:paraId="550EDBEE" w14:textId="3D43C5C5" w:rsidR="00D87F00" w:rsidRPr="005C6BDA" w:rsidRDefault="00D87F00" w:rsidP="00CD2F8F">
      <w:pPr>
        <w:pStyle w:val="GOSTTitul0"/>
      </w:pPr>
      <w:r w:rsidRPr="00B9499D">
        <w:t xml:space="preserve">Государственный контракт </w:t>
      </w:r>
      <w:r w:rsidR="009F2007" w:rsidRPr="00B9499D">
        <w:t xml:space="preserve">от </w:t>
      </w:r>
      <w:r w:rsidR="00E0779C">
        <w:t>30.09</w:t>
      </w:r>
      <w:r w:rsidR="005E57EB" w:rsidRPr="003E7D32">
        <w:t>.2022</w:t>
      </w:r>
      <w:r w:rsidR="005E57EB">
        <w:t xml:space="preserve"> </w:t>
      </w:r>
      <w:r w:rsidR="005E57EB" w:rsidRPr="003E7D32">
        <w:t>№ </w:t>
      </w:r>
      <w:r w:rsidR="00E0779C" w:rsidRPr="000F44A2">
        <w:t>ФКУ0502/09</w:t>
      </w:r>
      <w:r w:rsidR="005E57EB" w:rsidRPr="003E7D32">
        <w:t>/2022/</w:t>
      </w:r>
      <w:r w:rsidR="00E0779C" w:rsidRPr="000F44A2">
        <w:t>ЭГИС</w:t>
      </w:r>
    </w:p>
    <w:p w14:paraId="3618244F" w14:textId="77777777" w:rsidR="00D87F00" w:rsidRPr="005C6BDA" w:rsidRDefault="00D87F00" w:rsidP="00D87F00">
      <w:pPr>
        <w:pStyle w:val="affff6"/>
      </w:pPr>
    </w:p>
    <w:p w14:paraId="44DE7283" w14:textId="77777777" w:rsidR="00D87F00" w:rsidRPr="00B9499D" w:rsidRDefault="00D87F00" w:rsidP="00D87F00">
      <w:pPr>
        <w:pStyle w:val="affff6"/>
      </w:pPr>
    </w:p>
    <w:p w14:paraId="24DBE222" w14:textId="48E12AB1" w:rsidR="00D87F00" w:rsidRPr="00B9499D" w:rsidRDefault="00D87F00" w:rsidP="00D87F00">
      <w:pPr>
        <w:pStyle w:val="affff6"/>
      </w:pPr>
    </w:p>
    <w:tbl>
      <w:tblPr>
        <w:tblW w:w="9889" w:type="dxa"/>
        <w:jc w:val="center"/>
        <w:tblLayout w:type="fixed"/>
        <w:tblLook w:val="0000" w:firstRow="0" w:lastRow="0" w:firstColumn="0" w:lastColumn="0" w:noHBand="0" w:noVBand="0"/>
      </w:tblPr>
      <w:tblGrid>
        <w:gridCol w:w="4360"/>
        <w:gridCol w:w="951"/>
        <w:gridCol w:w="4578"/>
      </w:tblGrid>
      <w:tr w:rsidR="00D87F00" w:rsidRPr="00B9499D" w14:paraId="4244DB44" w14:textId="77777777" w:rsidTr="001A5048">
        <w:trPr>
          <w:trHeight w:val="20"/>
          <w:jc w:val="center"/>
        </w:trPr>
        <w:tc>
          <w:tcPr>
            <w:tcW w:w="4360" w:type="dxa"/>
          </w:tcPr>
          <w:p w14:paraId="227F0453" w14:textId="77777777" w:rsidR="00D87F00" w:rsidRPr="00B9499D" w:rsidRDefault="00D87F00" w:rsidP="00C75A4E">
            <w:pPr>
              <w:pStyle w:val="GOSTTitul0"/>
            </w:pPr>
            <w:r w:rsidRPr="00B9499D">
              <w:t>СОГЛАСОВАНО</w:t>
            </w:r>
          </w:p>
        </w:tc>
        <w:tc>
          <w:tcPr>
            <w:tcW w:w="951" w:type="dxa"/>
          </w:tcPr>
          <w:p w14:paraId="7DD5B30C" w14:textId="77777777" w:rsidR="00D87F00" w:rsidRPr="00B9499D" w:rsidRDefault="00D87F00" w:rsidP="00C75A4E">
            <w:pPr>
              <w:pStyle w:val="GOSTTitul0"/>
            </w:pPr>
          </w:p>
        </w:tc>
        <w:tc>
          <w:tcPr>
            <w:tcW w:w="4578" w:type="dxa"/>
          </w:tcPr>
          <w:p w14:paraId="0A42DDD5" w14:textId="77777777" w:rsidR="00D87F00" w:rsidRPr="00B9499D" w:rsidRDefault="00D87F00" w:rsidP="00C75A4E">
            <w:pPr>
              <w:pStyle w:val="GOSTTitul0"/>
            </w:pPr>
            <w:r w:rsidRPr="00B9499D">
              <w:t>СОГЛАСОВАНО</w:t>
            </w:r>
          </w:p>
        </w:tc>
      </w:tr>
      <w:tr w:rsidR="00D87F00" w:rsidRPr="00B9499D" w14:paraId="00298679" w14:textId="77777777" w:rsidTr="001A5048">
        <w:trPr>
          <w:trHeight w:val="20"/>
          <w:jc w:val="center"/>
        </w:trPr>
        <w:tc>
          <w:tcPr>
            <w:tcW w:w="4360" w:type="dxa"/>
          </w:tcPr>
          <w:p w14:paraId="669CA3F5" w14:textId="77777777" w:rsidR="00D87F00" w:rsidRPr="00B9499D" w:rsidRDefault="00D87F00" w:rsidP="00C75A4E">
            <w:pPr>
              <w:pStyle w:val="GOSTTitul0"/>
            </w:pPr>
            <w:r w:rsidRPr="00B9499D">
              <w:t>От Федерального казначейства</w:t>
            </w:r>
          </w:p>
        </w:tc>
        <w:tc>
          <w:tcPr>
            <w:tcW w:w="951" w:type="dxa"/>
          </w:tcPr>
          <w:p w14:paraId="224AC932" w14:textId="77777777" w:rsidR="00D87F00" w:rsidRPr="00B9499D" w:rsidRDefault="00D87F00" w:rsidP="00C75A4E">
            <w:pPr>
              <w:pStyle w:val="GOSTTitul0"/>
            </w:pPr>
          </w:p>
        </w:tc>
        <w:tc>
          <w:tcPr>
            <w:tcW w:w="4578" w:type="dxa"/>
          </w:tcPr>
          <w:p w14:paraId="2A1538D0" w14:textId="0B68B065" w:rsidR="00D87F00" w:rsidRPr="00B9499D" w:rsidRDefault="00D87F00" w:rsidP="00C75A4E">
            <w:pPr>
              <w:pStyle w:val="GOSTTitul0"/>
            </w:pPr>
            <w:r w:rsidRPr="00B9499D">
              <w:t>От ООО «</w:t>
            </w:r>
            <w:r w:rsidR="001A7195" w:rsidRPr="00B9499D">
              <w:rPr>
                <w:szCs w:val="24"/>
              </w:rPr>
              <w:t>БП</w:t>
            </w:r>
            <w:r w:rsidR="001A7195" w:rsidRPr="00B9499D">
              <w:rPr>
                <w:szCs w:val="24"/>
                <w:lang w:val="en-US"/>
              </w:rPr>
              <w:t>C</w:t>
            </w:r>
            <w:r w:rsidR="001A7195" w:rsidRPr="00B9499D">
              <w:rPr>
                <w:szCs w:val="24"/>
              </w:rPr>
              <w:t xml:space="preserve"> Инновационные программные решения</w:t>
            </w:r>
            <w:r w:rsidRPr="00B9499D">
              <w:t>»</w:t>
            </w:r>
          </w:p>
          <w:p w14:paraId="0B315F81" w14:textId="77777777" w:rsidR="00D87F00" w:rsidRPr="00B9499D" w:rsidRDefault="00D87F00" w:rsidP="00C75A4E">
            <w:pPr>
              <w:pStyle w:val="GOSTTitul0"/>
            </w:pPr>
          </w:p>
        </w:tc>
      </w:tr>
      <w:tr w:rsidR="00D87F00" w:rsidRPr="00B9499D" w14:paraId="0B0049EA" w14:textId="77777777" w:rsidTr="001A5048">
        <w:trPr>
          <w:trHeight w:val="20"/>
          <w:jc w:val="center"/>
        </w:trPr>
        <w:tc>
          <w:tcPr>
            <w:tcW w:w="4360" w:type="dxa"/>
            <w:vAlign w:val="bottom"/>
          </w:tcPr>
          <w:p w14:paraId="541882AF" w14:textId="77777777" w:rsidR="00D87F00" w:rsidRPr="00B9499D" w:rsidRDefault="00D87F00" w:rsidP="00C75A4E">
            <w:pPr>
              <w:pStyle w:val="GOSTTitul0"/>
            </w:pPr>
          </w:p>
        </w:tc>
        <w:tc>
          <w:tcPr>
            <w:tcW w:w="951" w:type="dxa"/>
            <w:vAlign w:val="bottom"/>
          </w:tcPr>
          <w:p w14:paraId="4B5A4C4A" w14:textId="77777777" w:rsidR="00D87F00" w:rsidRPr="00B9499D" w:rsidRDefault="00D87F00" w:rsidP="00C75A4E">
            <w:pPr>
              <w:pStyle w:val="GOSTTitul0"/>
            </w:pPr>
          </w:p>
        </w:tc>
        <w:tc>
          <w:tcPr>
            <w:tcW w:w="4578" w:type="dxa"/>
            <w:vAlign w:val="bottom"/>
          </w:tcPr>
          <w:p w14:paraId="622D9D81" w14:textId="77777777" w:rsidR="00D87F00" w:rsidRPr="00B9499D" w:rsidRDefault="00D87F00" w:rsidP="00C75A4E">
            <w:pPr>
              <w:pStyle w:val="GOSTTitul0"/>
            </w:pPr>
          </w:p>
        </w:tc>
      </w:tr>
      <w:tr w:rsidR="00D87F00" w:rsidRPr="00B9499D" w14:paraId="2D17A352" w14:textId="77777777" w:rsidTr="001A5048">
        <w:trPr>
          <w:trHeight w:val="20"/>
          <w:jc w:val="center"/>
        </w:trPr>
        <w:tc>
          <w:tcPr>
            <w:tcW w:w="4360" w:type="dxa"/>
            <w:vAlign w:val="bottom"/>
          </w:tcPr>
          <w:p w14:paraId="252046A3" w14:textId="0C55D810" w:rsidR="00D87F00" w:rsidRPr="00B9499D" w:rsidRDefault="00D87F00" w:rsidP="00C75A4E">
            <w:pPr>
              <w:pStyle w:val="GOSTTitul0"/>
            </w:pPr>
            <w:r w:rsidRPr="00B9499D">
              <w:rPr>
                <w:rStyle w:val="affff8"/>
              </w:rPr>
              <w:t xml:space="preserve">                             </w:t>
            </w:r>
            <w:r w:rsidRPr="00B9499D">
              <w:t xml:space="preserve">/ </w:t>
            </w:r>
            <w:r w:rsidR="00F50BAF" w:rsidRPr="00B9499D">
              <w:rPr>
                <w:rStyle w:val="affff8"/>
              </w:rPr>
              <w:t xml:space="preserve">               </w:t>
            </w:r>
            <w:r w:rsidR="00A97805" w:rsidRPr="00B9499D">
              <w:rPr>
                <w:rStyle w:val="affff8"/>
              </w:rPr>
              <w:t xml:space="preserve">    </w:t>
            </w:r>
            <w:r w:rsidR="00F50BAF" w:rsidRPr="00B9499D">
              <w:rPr>
                <w:rStyle w:val="affff8"/>
              </w:rPr>
              <w:t xml:space="preserve">      </w:t>
            </w:r>
            <w:r w:rsidRPr="00B9499D">
              <w:t>/</w:t>
            </w:r>
          </w:p>
        </w:tc>
        <w:tc>
          <w:tcPr>
            <w:tcW w:w="951" w:type="dxa"/>
            <w:vAlign w:val="bottom"/>
          </w:tcPr>
          <w:p w14:paraId="6242B0A2" w14:textId="77777777" w:rsidR="00D87F00" w:rsidRPr="00B9499D" w:rsidRDefault="00D87F00" w:rsidP="00C75A4E">
            <w:pPr>
              <w:pStyle w:val="GOSTTitul0"/>
            </w:pPr>
          </w:p>
        </w:tc>
        <w:tc>
          <w:tcPr>
            <w:tcW w:w="4578" w:type="dxa"/>
            <w:vAlign w:val="bottom"/>
          </w:tcPr>
          <w:p w14:paraId="337F1364" w14:textId="77777777" w:rsidR="00D87F00" w:rsidRPr="00B9499D" w:rsidRDefault="00D87F00" w:rsidP="00C75A4E">
            <w:pPr>
              <w:pStyle w:val="GOSTTitul0"/>
            </w:pPr>
            <w:r w:rsidRPr="00B9499D">
              <w:rPr>
                <w:rStyle w:val="affff8"/>
              </w:rPr>
              <w:t xml:space="preserve">                             / </w:t>
            </w:r>
            <w:r w:rsidRPr="00B9499D">
              <w:t>Д.В. Бубнов/</w:t>
            </w:r>
          </w:p>
        </w:tc>
      </w:tr>
      <w:tr w:rsidR="00D87F00" w:rsidRPr="00B9499D" w14:paraId="51EFCD80" w14:textId="77777777" w:rsidTr="001A5048">
        <w:trPr>
          <w:trHeight w:val="20"/>
          <w:jc w:val="center"/>
        </w:trPr>
        <w:tc>
          <w:tcPr>
            <w:tcW w:w="4360" w:type="dxa"/>
            <w:vAlign w:val="bottom"/>
          </w:tcPr>
          <w:p w14:paraId="7EE138E8" w14:textId="77777777" w:rsidR="00D87F00" w:rsidRPr="00B9499D" w:rsidRDefault="00D87F00" w:rsidP="00C75A4E">
            <w:pPr>
              <w:pStyle w:val="GOSTTitul0"/>
            </w:pPr>
          </w:p>
        </w:tc>
        <w:tc>
          <w:tcPr>
            <w:tcW w:w="951" w:type="dxa"/>
            <w:vAlign w:val="bottom"/>
          </w:tcPr>
          <w:p w14:paraId="21511E5C" w14:textId="77777777" w:rsidR="00D87F00" w:rsidRPr="00B9499D" w:rsidRDefault="00D87F00" w:rsidP="00C75A4E">
            <w:pPr>
              <w:pStyle w:val="GOSTTitul0"/>
            </w:pPr>
          </w:p>
        </w:tc>
        <w:tc>
          <w:tcPr>
            <w:tcW w:w="4578" w:type="dxa"/>
            <w:vAlign w:val="bottom"/>
          </w:tcPr>
          <w:p w14:paraId="40066F7C" w14:textId="77777777" w:rsidR="00D87F00" w:rsidRPr="00B9499D" w:rsidRDefault="00D87F00" w:rsidP="00C75A4E">
            <w:pPr>
              <w:pStyle w:val="GOSTTitul0"/>
            </w:pPr>
          </w:p>
        </w:tc>
      </w:tr>
      <w:tr w:rsidR="00D87F00" w:rsidRPr="00B9499D" w14:paraId="75565437" w14:textId="77777777" w:rsidTr="001A5048">
        <w:trPr>
          <w:trHeight w:val="20"/>
          <w:jc w:val="center"/>
        </w:trPr>
        <w:tc>
          <w:tcPr>
            <w:tcW w:w="4360" w:type="dxa"/>
            <w:vAlign w:val="bottom"/>
          </w:tcPr>
          <w:p w14:paraId="77AB7F17" w14:textId="6BC9243D" w:rsidR="00D87F00" w:rsidRPr="00B9499D" w:rsidRDefault="00D87F00" w:rsidP="00C75A4E">
            <w:pPr>
              <w:pStyle w:val="GOSTTitul0"/>
            </w:pPr>
            <w:r w:rsidRPr="00B9499D">
              <w:t>«</w:t>
            </w:r>
            <w:r w:rsidRPr="00B9499D">
              <w:rPr>
                <w:rStyle w:val="affff8"/>
              </w:rPr>
              <w:t xml:space="preserve">         </w:t>
            </w:r>
            <w:r w:rsidRPr="00B9499D">
              <w:t>»</w:t>
            </w:r>
            <w:r w:rsidRPr="00B9499D">
              <w:rPr>
                <w:rStyle w:val="affff8"/>
              </w:rPr>
              <w:t xml:space="preserve">                                  </w:t>
            </w:r>
            <w:r w:rsidRPr="00B9499D">
              <w:t>20</w:t>
            </w:r>
            <w:r w:rsidRPr="00B9499D">
              <w:rPr>
                <w:rStyle w:val="affff8"/>
                <w:u w:val="none"/>
              </w:rPr>
              <w:t>2</w:t>
            </w:r>
            <w:r w:rsidR="00AA6712" w:rsidRPr="00B9499D">
              <w:rPr>
                <w:rStyle w:val="affff8"/>
                <w:u w:val="none"/>
              </w:rPr>
              <w:t>2</w:t>
            </w:r>
            <w:r w:rsidRPr="00B9499D">
              <w:rPr>
                <w:rStyle w:val="affff8"/>
                <w:u w:val="none"/>
              </w:rPr>
              <w:t xml:space="preserve"> </w:t>
            </w:r>
            <w:r w:rsidRPr="00B9499D">
              <w:t>г.</w:t>
            </w:r>
          </w:p>
        </w:tc>
        <w:tc>
          <w:tcPr>
            <w:tcW w:w="951" w:type="dxa"/>
            <w:vAlign w:val="bottom"/>
          </w:tcPr>
          <w:p w14:paraId="09377C29" w14:textId="77777777" w:rsidR="00D87F00" w:rsidRPr="00B9499D" w:rsidRDefault="00D87F00" w:rsidP="00C75A4E">
            <w:pPr>
              <w:pStyle w:val="GOSTTitul0"/>
            </w:pPr>
          </w:p>
        </w:tc>
        <w:tc>
          <w:tcPr>
            <w:tcW w:w="4578" w:type="dxa"/>
            <w:vAlign w:val="bottom"/>
          </w:tcPr>
          <w:p w14:paraId="30A2EC77" w14:textId="1E802662" w:rsidR="00D87F00" w:rsidRPr="00B9499D" w:rsidRDefault="00D87F00" w:rsidP="00C75A4E">
            <w:pPr>
              <w:pStyle w:val="GOSTTitul0"/>
            </w:pPr>
            <w:r w:rsidRPr="00B9499D">
              <w:t>«</w:t>
            </w:r>
            <w:r w:rsidRPr="00B9499D">
              <w:rPr>
                <w:rStyle w:val="affff8"/>
              </w:rPr>
              <w:t xml:space="preserve">         </w:t>
            </w:r>
            <w:r w:rsidRPr="00B9499D">
              <w:t>»</w:t>
            </w:r>
            <w:r w:rsidRPr="00B9499D">
              <w:rPr>
                <w:rStyle w:val="affff8"/>
              </w:rPr>
              <w:t xml:space="preserve">                                     </w:t>
            </w:r>
            <w:r w:rsidRPr="00B9499D">
              <w:t>202</w:t>
            </w:r>
            <w:r w:rsidR="00AA6712" w:rsidRPr="00B9499D">
              <w:t>2</w:t>
            </w:r>
            <w:r w:rsidRPr="00B9499D">
              <w:t xml:space="preserve"> г.</w:t>
            </w:r>
          </w:p>
        </w:tc>
      </w:tr>
    </w:tbl>
    <w:p w14:paraId="73C6FBE5" w14:textId="77777777" w:rsidR="00CD2F8F" w:rsidRDefault="00CD2F8F">
      <w:pPr>
        <w:sectPr w:rsidR="00CD2F8F" w:rsidSect="003436DB">
          <w:headerReference w:type="default" r:id="rId11"/>
          <w:footerReference w:type="default" r:id="rId12"/>
          <w:headerReference w:type="first" r:id="rId13"/>
          <w:footerReference w:type="first" r:id="rId14"/>
          <w:pgSz w:w="11906" w:h="16838" w:code="9"/>
          <w:pgMar w:top="1134" w:right="567" w:bottom="851" w:left="1701" w:header="567" w:footer="284" w:gutter="0"/>
          <w:cols w:space="708"/>
          <w:docGrid w:linePitch="360"/>
        </w:sectPr>
      </w:pPr>
    </w:p>
    <w:tbl>
      <w:tblPr>
        <w:tblW w:w="4965" w:type="pct"/>
        <w:tblInd w:w="-74" w:type="dxa"/>
        <w:tblLook w:val="0000" w:firstRow="0" w:lastRow="0" w:firstColumn="0" w:lastColumn="0" w:noHBand="0" w:noVBand="0"/>
      </w:tblPr>
      <w:tblGrid>
        <w:gridCol w:w="6066"/>
        <w:gridCol w:w="3505"/>
      </w:tblGrid>
      <w:tr w:rsidR="00606F3C" w:rsidRPr="00B9499D" w14:paraId="4715DD2B" w14:textId="77777777" w:rsidTr="00844FAB">
        <w:trPr>
          <w:trHeight w:val="2513"/>
        </w:trPr>
        <w:tc>
          <w:tcPr>
            <w:tcW w:w="3169" w:type="pct"/>
          </w:tcPr>
          <w:p w14:paraId="76940BA4" w14:textId="6083E3CB" w:rsidR="00606F3C" w:rsidRPr="00C75A4E" w:rsidRDefault="00FF79AA" w:rsidP="00C75A4E">
            <w:pPr>
              <w:pStyle w:val="GOSTTitul0"/>
            </w:pPr>
            <w:r w:rsidRPr="00C75A4E">
              <w:lastRenderedPageBreak/>
              <w:t>Утвержден</w:t>
            </w:r>
          </w:p>
          <w:p w14:paraId="288F7928" w14:textId="146B88EA" w:rsidR="00606F3C" w:rsidRPr="00B9499D" w:rsidRDefault="003436DB" w:rsidP="00B965D0">
            <w:pPr>
              <w:pStyle w:val="GOSTTitul0"/>
            </w:pPr>
            <w:ins w:id="1" w:author="Сатлер Марина Викторовна" w:date="2023-12-26T14:37:00Z">
              <w:r>
                <w:fldChar w:fldCharType="begin"/>
              </w:r>
              <w:r>
                <w:instrText xml:space="preserve"> DOCPROPERTY  DocCode  \* MERGEFORMAT </w:instrText>
              </w:r>
            </w:ins>
            <w:r>
              <w:fldChar w:fldCharType="separate"/>
            </w:r>
            <w:r w:rsidR="00F300A9">
              <w:t>89603636.43.01,00.ДР.001-01.00 1(4,8)</w:t>
            </w:r>
            <w:ins w:id="2" w:author="Сатлер Марина Викторовна" w:date="2023-12-26T14:37:00Z">
              <w:r>
                <w:fldChar w:fldCharType="end"/>
              </w:r>
            </w:ins>
          </w:p>
        </w:tc>
        <w:tc>
          <w:tcPr>
            <w:tcW w:w="1831" w:type="pct"/>
          </w:tcPr>
          <w:p w14:paraId="2327C0A2" w14:textId="77777777" w:rsidR="00606F3C" w:rsidRPr="00B9499D" w:rsidRDefault="00606F3C">
            <w:pPr>
              <w:pStyle w:val="GOSTTitul0"/>
            </w:pPr>
          </w:p>
        </w:tc>
      </w:tr>
      <w:tr w:rsidR="00B44F3A" w:rsidRPr="00B9499D" w14:paraId="45B06BDC" w14:textId="77777777" w:rsidTr="00844FAB">
        <w:trPr>
          <w:trHeight w:val="1373"/>
        </w:trPr>
        <w:tc>
          <w:tcPr>
            <w:tcW w:w="5000" w:type="pct"/>
            <w:gridSpan w:val="2"/>
            <w:vAlign w:val="center"/>
          </w:tcPr>
          <w:p w14:paraId="2CD29E0D" w14:textId="7A64847D" w:rsidR="0026652C" w:rsidRPr="003436DB" w:rsidRDefault="0026652C">
            <w:pPr>
              <w:pStyle w:val="GOSTTitul1"/>
            </w:pPr>
            <w:r w:rsidRPr="003436DB">
              <w:t>Государственная интегрированная информационная система управления общественными финансами «Электронный бюджет»</w:t>
            </w:r>
          </w:p>
          <w:p w14:paraId="34052D87" w14:textId="6B52FFDB" w:rsidR="00B44F3A" w:rsidRPr="00B9499D" w:rsidRDefault="00B44F3A" w:rsidP="004B5C2B">
            <w:pPr>
              <w:pStyle w:val="GOSTTitul1"/>
              <w:jc w:val="both"/>
            </w:pPr>
          </w:p>
        </w:tc>
      </w:tr>
      <w:tr w:rsidR="00B44F3A" w:rsidRPr="00B9499D" w14:paraId="12AB8246" w14:textId="77777777" w:rsidTr="00C75A4E">
        <w:trPr>
          <w:trHeight w:val="1390"/>
        </w:trPr>
        <w:tc>
          <w:tcPr>
            <w:tcW w:w="5000" w:type="pct"/>
            <w:gridSpan w:val="2"/>
            <w:vAlign w:val="center"/>
          </w:tcPr>
          <w:p w14:paraId="1C26AC45" w14:textId="0969434A" w:rsidR="00D02493" w:rsidRPr="00B9499D" w:rsidRDefault="00D02493" w:rsidP="006960FE">
            <w:pPr>
              <w:pStyle w:val="GOSTTitul1"/>
            </w:pPr>
          </w:p>
        </w:tc>
      </w:tr>
      <w:tr w:rsidR="002F5B7D" w:rsidRPr="00B9499D" w14:paraId="2BDD3B3F" w14:textId="77777777" w:rsidTr="00C75A4E">
        <w:trPr>
          <w:trHeight w:val="3266"/>
        </w:trPr>
        <w:tc>
          <w:tcPr>
            <w:tcW w:w="5000" w:type="pct"/>
            <w:gridSpan w:val="2"/>
            <w:vAlign w:val="bottom"/>
          </w:tcPr>
          <w:p w14:paraId="253461F7" w14:textId="5CDBAE75" w:rsidR="009439F9" w:rsidRDefault="001A7195" w:rsidP="00C75A4E">
            <w:pPr>
              <w:pStyle w:val="GOSTTitul2"/>
            </w:pPr>
            <w:r w:rsidRPr="00B9499D">
              <w:t xml:space="preserve">Требования к взаимодействию </w:t>
            </w:r>
            <w:r w:rsidR="00E0779C">
              <w:t xml:space="preserve">расчетно-финансовой платформы </w:t>
            </w:r>
            <w:r w:rsidR="00E0779C" w:rsidRPr="00BF4F90">
              <w:t>SmartVista Accounting Platform</w:t>
            </w:r>
            <w:ins w:id="3" w:author="Сатлер Марина Викторовна" w:date="2023-12-26T14:38:00Z">
              <w:r w:rsidR="003436DB" w:rsidRPr="003436DB">
                <w:t xml:space="preserve"> </w:t>
              </w:r>
            </w:ins>
            <w:r w:rsidRPr="00B9499D">
              <w:t>с функциональными подсистемами</w:t>
            </w:r>
          </w:p>
          <w:p w14:paraId="5D9770D0" w14:textId="77777777" w:rsidR="005E0B62" w:rsidRDefault="005E0B62" w:rsidP="00C75A4E">
            <w:pPr>
              <w:pStyle w:val="GOSTTitulnamedoc"/>
              <w:rPr>
                <w:highlight w:val="yellow"/>
              </w:rPr>
            </w:pPr>
            <w:r w:rsidRPr="00CA3CE3">
              <w:rPr>
                <w:highlight w:val="yellow"/>
              </w:rPr>
              <w:t>Том 1</w:t>
            </w:r>
          </w:p>
          <w:p w14:paraId="234F3886" w14:textId="77777777" w:rsidR="00A23ED8" w:rsidRDefault="00A23ED8" w:rsidP="00C75A4E">
            <w:pPr>
              <w:pStyle w:val="GOSTTitulnamedoc"/>
              <w:rPr>
                <w:highlight w:val="yellow"/>
              </w:rPr>
            </w:pPr>
          </w:p>
          <w:p w14:paraId="15CFC0CB" w14:textId="77777777" w:rsidR="005E0B62" w:rsidRPr="00B9499D" w:rsidRDefault="005E0B62" w:rsidP="00C75A4E">
            <w:pPr>
              <w:pStyle w:val="GOSTTitulnamedoc"/>
            </w:pPr>
            <w:r w:rsidRPr="00CA3CE3">
              <w:rPr>
                <w:highlight w:val="yellow"/>
              </w:rPr>
              <w:t>Общие требования</w:t>
            </w:r>
          </w:p>
          <w:p w14:paraId="58B17B8A" w14:textId="05A98D43" w:rsidR="00844FAB" w:rsidRPr="00B9499D" w:rsidRDefault="00844FAB" w:rsidP="004B5C2B">
            <w:pPr>
              <w:pStyle w:val="affff6"/>
            </w:pPr>
          </w:p>
        </w:tc>
      </w:tr>
      <w:tr w:rsidR="00D45C06" w:rsidRPr="00B9499D" w14:paraId="068F1F26" w14:textId="77777777" w:rsidTr="00C75A4E">
        <w:trPr>
          <w:trHeight w:val="1272"/>
        </w:trPr>
        <w:tc>
          <w:tcPr>
            <w:tcW w:w="5000" w:type="pct"/>
            <w:gridSpan w:val="2"/>
            <w:vAlign w:val="center"/>
          </w:tcPr>
          <w:p w14:paraId="613698C1" w14:textId="443F0767" w:rsidR="00D45C06" w:rsidRPr="00B9499D" w:rsidRDefault="005E0B62">
            <w:pPr>
              <w:pStyle w:val="GOSTTitul0"/>
            </w:pPr>
            <w:r>
              <w:t>Версия 2.4</w:t>
            </w:r>
          </w:p>
        </w:tc>
      </w:tr>
      <w:tr w:rsidR="00D45C06" w:rsidRPr="00B9499D" w14:paraId="1E7C5305" w14:textId="77777777" w:rsidTr="00844FAB">
        <w:tc>
          <w:tcPr>
            <w:tcW w:w="5000" w:type="pct"/>
            <w:gridSpan w:val="2"/>
            <w:vAlign w:val="center"/>
          </w:tcPr>
          <w:p w14:paraId="3BAAB206" w14:textId="1E8A44A2" w:rsidR="00D45C06" w:rsidRPr="00B9499D" w:rsidRDefault="00D45C06">
            <w:pPr>
              <w:pStyle w:val="GOSTTitul0"/>
            </w:pPr>
            <w:r w:rsidRPr="00B9499D">
              <w:t xml:space="preserve">Код документа: </w:t>
            </w:r>
            <w:ins w:id="4" w:author="Сатлер Марина Викторовна" w:date="2023-12-26T14:33:00Z">
              <w:r w:rsidR="003436DB">
                <w:fldChar w:fldCharType="begin"/>
              </w:r>
              <w:r w:rsidR="003436DB">
                <w:instrText xml:space="preserve"> DOCPROPERTY  DocCode  \* MERGEFORMAT </w:instrText>
              </w:r>
            </w:ins>
            <w:r w:rsidR="003436DB">
              <w:fldChar w:fldCharType="separate"/>
            </w:r>
            <w:proofErr w:type="gramStart"/>
            <w:r w:rsidR="00F300A9">
              <w:t>89603636.43.01,00.ДР.001</w:t>
            </w:r>
            <w:proofErr w:type="gramEnd"/>
            <w:r w:rsidR="00F300A9">
              <w:t>-01.00 1(4,8)</w:t>
            </w:r>
            <w:ins w:id="5" w:author="Сатлер Марина Викторовна" w:date="2023-12-26T14:33:00Z">
              <w:r w:rsidR="003436DB">
                <w:fldChar w:fldCharType="end"/>
              </w:r>
            </w:ins>
          </w:p>
        </w:tc>
      </w:tr>
      <w:tr w:rsidR="00D45C06" w:rsidRPr="00B9499D" w14:paraId="14137F5E" w14:textId="77777777" w:rsidTr="00844FAB">
        <w:tc>
          <w:tcPr>
            <w:tcW w:w="5000" w:type="pct"/>
            <w:gridSpan w:val="2"/>
            <w:vAlign w:val="center"/>
          </w:tcPr>
          <w:p w14:paraId="22899B32" w14:textId="011C7564" w:rsidR="00D45C06" w:rsidRPr="00B9499D" w:rsidRDefault="005E0B62" w:rsidP="00124067">
            <w:pPr>
              <w:pStyle w:val="GOSTTitul0"/>
            </w:pPr>
            <w:r w:rsidRPr="00B9499D">
              <w:t xml:space="preserve">Листов: </w:t>
            </w:r>
            <w:fldSimple w:instr=" DOCPROPERTY  Pages  \* MERGEFORMAT ">
              <w:r w:rsidR="00F300A9">
                <w:t>361</w:t>
              </w:r>
            </w:fldSimple>
          </w:p>
        </w:tc>
      </w:tr>
      <w:tr w:rsidR="00D45C06" w:rsidRPr="00B9499D" w14:paraId="5ACC997F" w14:textId="77777777" w:rsidTr="00844FAB">
        <w:tc>
          <w:tcPr>
            <w:tcW w:w="5000" w:type="pct"/>
            <w:gridSpan w:val="2"/>
            <w:vAlign w:val="center"/>
          </w:tcPr>
          <w:p w14:paraId="4B0A0773" w14:textId="66A2E5E5" w:rsidR="00D45C06" w:rsidRPr="005C6BDA" w:rsidRDefault="00D45C06">
            <w:pPr>
              <w:pStyle w:val="GOSTTitul0"/>
            </w:pPr>
          </w:p>
        </w:tc>
      </w:tr>
      <w:tr w:rsidR="00D45C06" w:rsidRPr="00B9499D" w14:paraId="004A6969" w14:textId="77777777" w:rsidTr="00844FAB">
        <w:tc>
          <w:tcPr>
            <w:tcW w:w="5000" w:type="pct"/>
            <w:gridSpan w:val="2"/>
          </w:tcPr>
          <w:p w14:paraId="7ABEAEF2" w14:textId="77777777" w:rsidR="00D45C06" w:rsidRPr="00B9499D" w:rsidRDefault="00D45C06">
            <w:pPr>
              <w:pStyle w:val="GOSTTitul0"/>
            </w:pPr>
          </w:p>
        </w:tc>
      </w:tr>
    </w:tbl>
    <w:p w14:paraId="41BA9F69" w14:textId="77777777" w:rsidR="00D45C06" w:rsidRPr="00B9499D" w:rsidRDefault="00D45C06">
      <w:pPr>
        <w:sectPr w:rsidR="00D45C06" w:rsidRPr="00B9499D" w:rsidSect="00C75A4E">
          <w:pgSz w:w="11906" w:h="16838" w:code="9"/>
          <w:pgMar w:top="1134" w:right="567" w:bottom="851" w:left="1701" w:header="567" w:footer="284" w:gutter="0"/>
          <w:cols w:space="708"/>
          <w:docGrid w:linePitch="360"/>
        </w:sectPr>
      </w:pPr>
    </w:p>
    <w:p w14:paraId="2F8256D0" w14:textId="77777777" w:rsidR="00C97134" w:rsidRPr="00A23ED8" w:rsidRDefault="009A3C13">
      <w:pPr>
        <w:pStyle w:val="GOSTSign"/>
      </w:pPr>
      <w:bookmarkStart w:id="6" w:name="_Toc176584673"/>
      <w:bookmarkStart w:id="7" w:name="_Toc176584802"/>
      <w:bookmarkStart w:id="8" w:name="_Toc180297702"/>
      <w:bookmarkStart w:id="9" w:name="_Toc180308527"/>
      <w:r w:rsidRPr="00A23ED8">
        <w:lastRenderedPageBreak/>
        <w:t>Аннотация</w:t>
      </w:r>
    </w:p>
    <w:p w14:paraId="607B8758" w14:textId="49181EB6" w:rsidR="00E0779C" w:rsidRPr="00A23ED8" w:rsidRDefault="00E0779C">
      <w:pPr>
        <w:pStyle w:val="GOSTNormal"/>
      </w:pPr>
      <w:r w:rsidRPr="00A23ED8">
        <w:t>Настоящий документ представляет собой требования к взаимодействию расчетно-финансовой платформы SmartVista Accounting Platform с функциональными подсистемами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w:t>
      </w:r>
      <w:r w:rsidR="009439F9" w:rsidRPr="00A23ED8">
        <w:t>е</w:t>
      </w:r>
      <w:r w:rsidRPr="00A23ED8">
        <w:t xml:space="preserve"> казначейств</w:t>
      </w:r>
      <w:r w:rsidR="009439F9" w:rsidRPr="00A23ED8">
        <w:t>о</w:t>
      </w:r>
      <w:r w:rsidRPr="00A23ED8">
        <w:t>.</w:t>
      </w:r>
    </w:p>
    <w:p w14:paraId="2CB8B0C3" w14:textId="67C0B78A" w:rsidR="00542DB8" w:rsidRPr="00A23ED8" w:rsidRDefault="0035153C">
      <w:pPr>
        <w:pStyle w:val="GOSTNormal"/>
        <w:rPr>
          <w:highlight w:val="yellow"/>
        </w:rPr>
      </w:pPr>
      <w:r w:rsidRPr="00A23ED8">
        <w:rPr>
          <w:highlight w:val="yellow"/>
        </w:rPr>
        <w:t>Общее количество</w:t>
      </w:r>
      <w:r w:rsidR="00542DB8" w:rsidRPr="00A23ED8">
        <w:rPr>
          <w:highlight w:val="yellow"/>
        </w:rPr>
        <w:t xml:space="preserve"> томов – </w:t>
      </w:r>
      <w:del w:id="10" w:author="Сатлер Марина Викторовна" w:date="2024-10-03T16:36:00Z">
        <w:r w:rsidR="000B0CD9" w:rsidDel="000F51E5">
          <w:rPr>
            <w:highlight w:val="yellow"/>
          </w:rPr>
          <w:delText>7</w:delText>
        </w:r>
      </w:del>
      <w:ins w:id="11" w:author="Сатлер Марина Викторовна" w:date="2024-10-03T16:36:00Z">
        <w:r w:rsidR="000F51E5">
          <w:rPr>
            <w:highlight w:val="yellow"/>
          </w:rPr>
          <w:t>8</w:t>
        </w:r>
      </w:ins>
      <w:r w:rsidR="00542DB8" w:rsidRPr="00A23ED8">
        <w:rPr>
          <w:highlight w:val="yellow"/>
        </w:rPr>
        <w:t>:</w:t>
      </w:r>
    </w:p>
    <w:p w14:paraId="78F9F31E" w14:textId="6DCB7F25" w:rsidR="00542DB8" w:rsidRPr="00CA3CE3" w:rsidRDefault="00542DB8" w:rsidP="00C75A4E">
      <w:pPr>
        <w:pStyle w:val="GOSTListmark1"/>
        <w:rPr>
          <w:highlight w:val="yellow"/>
        </w:rPr>
      </w:pPr>
      <w:r w:rsidRPr="00CA3CE3">
        <w:rPr>
          <w:highlight w:val="yellow"/>
        </w:rPr>
        <w:t>Том 1</w:t>
      </w:r>
      <w:r w:rsidR="0035153C">
        <w:rPr>
          <w:highlight w:val="yellow"/>
        </w:rPr>
        <w:t>.</w:t>
      </w:r>
      <w:r w:rsidRPr="00CA3CE3">
        <w:rPr>
          <w:highlight w:val="yellow"/>
        </w:rPr>
        <w:t xml:space="preserve"> Общие требования;</w:t>
      </w:r>
    </w:p>
    <w:p w14:paraId="159FC50A" w14:textId="6702DC94" w:rsidR="00542DB8" w:rsidRPr="00CA3CE3" w:rsidRDefault="00542DB8" w:rsidP="00C75A4E">
      <w:pPr>
        <w:pStyle w:val="GOSTListmark1"/>
        <w:rPr>
          <w:highlight w:val="yellow"/>
        </w:rPr>
      </w:pPr>
      <w:r w:rsidRPr="00CA3CE3">
        <w:rPr>
          <w:highlight w:val="yellow"/>
        </w:rPr>
        <w:t>Т</w:t>
      </w:r>
      <w:r w:rsidR="0035153C">
        <w:rPr>
          <w:highlight w:val="yellow"/>
        </w:rPr>
        <w:t>ом 2.</w:t>
      </w:r>
      <w:r w:rsidRPr="00CA3CE3">
        <w:rPr>
          <w:highlight w:val="yellow"/>
        </w:rPr>
        <w:t xml:space="preserve"> </w:t>
      </w:r>
      <w:r w:rsidR="00CA3CE3" w:rsidRPr="00CA3CE3">
        <w:rPr>
          <w:highlight w:val="yellow"/>
        </w:rPr>
        <w:t xml:space="preserve">Требования к передаче данных </w:t>
      </w:r>
      <w:r w:rsidR="0035153C">
        <w:rPr>
          <w:highlight w:val="yellow"/>
        </w:rPr>
        <w:t>для отражения в учете операций</w:t>
      </w:r>
      <w:r w:rsidR="00CA3CE3" w:rsidRPr="00CA3CE3">
        <w:rPr>
          <w:highlight w:val="yellow"/>
        </w:rPr>
        <w:t xml:space="preserve"> со средствами, поступающими во временное распоряжение получателей средств федерального бюджета;</w:t>
      </w:r>
    </w:p>
    <w:p w14:paraId="156897B5" w14:textId="182211FD" w:rsidR="00CA3CE3" w:rsidRPr="00CA3CE3" w:rsidRDefault="00CA3CE3" w:rsidP="00C75A4E">
      <w:pPr>
        <w:pStyle w:val="GOSTListmark1"/>
        <w:rPr>
          <w:highlight w:val="yellow"/>
        </w:rPr>
      </w:pPr>
      <w:r w:rsidRPr="00CA3CE3">
        <w:rPr>
          <w:highlight w:val="yellow"/>
        </w:rPr>
        <w:t>Т</w:t>
      </w:r>
      <w:r w:rsidR="0035153C">
        <w:rPr>
          <w:highlight w:val="yellow"/>
        </w:rPr>
        <w:t>ом 3.</w:t>
      </w:r>
      <w:r w:rsidRPr="00CA3CE3">
        <w:rPr>
          <w:highlight w:val="yellow"/>
        </w:rPr>
        <w:t xml:space="preserve"> Требования к передаче данных </w:t>
      </w:r>
      <w:r w:rsidR="0035153C">
        <w:rPr>
          <w:highlight w:val="yellow"/>
        </w:rPr>
        <w:t>для отражения в учете операций</w:t>
      </w:r>
      <w:r w:rsidRPr="00CA3CE3">
        <w:rPr>
          <w:highlight w:val="yellow"/>
        </w:rPr>
        <w:t xml:space="preserve"> со средствами поступлений, являющихся источниками формирования доходов бюджетов бюджетной системы Российской Федерации;</w:t>
      </w:r>
    </w:p>
    <w:p w14:paraId="7967C984" w14:textId="77777777" w:rsidR="000D276B" w:rsidRDefault="000D276B" w:rsidP="00C75A4E">
      <w:pPr>
        <w:pStyle w:val="GOSTListmark1"/>
        <w:rPr>
          <w:highlight w:val="yellow"/>
        </w:rPr>
      </w:pPr>
      <w:r w:rsidRPr="00CA3CE3">
        <w:rPr>
          <w:highlight w:val="yellow"/>
        </w:rPr>
        <w:t>Т</w:t>
      </w:r>
      <w:r>
        <w:rPr>
          <w:highlight w:val="yellow"/>
        </w:rPr>
        <w:t>ом 4.</w:t>
      </w:r>
      <w:r w:rsidRPr="00CA3CE3">
        <w:rPr>
          <w:highlight w:val="yellow"/>
        </w:rPr>
        <w:t xml:space="preserve"> Требования к передаче данных </w:t>
      </w:r>
      <w:r>
        <w:rPr>
          <w:highlight w:val="yellow"/>
        </w:rPr>
        <w:t>для отражения в учете операций</w:t>
      </w:r>
      <w:r w:rsidRPr="00CA3CE3">
        <w:rPr>
          <w:highlight w:val="yellow"/>
        </w:rPr>
        <w:t xml:space="preserve"> </w:t>
      </w:r>
      <w:r>
        <w:rPr>
          <w:highlight w:val="yellow"/>
        </w:rPr>
        <w:t>при ведении Сводной бюджетной росписи федерального бюджета, по доведению бюджетных данных участникам бюджетного процесса федерального уровня, по учету бюджетных и денежных обязательств получателей средств федерального бюджета и операций со средствами федерального бюджета;</w:t>
      </w:r>
    </w:p>
    <w:p w14:paraId="17CF5B76" w14:textId="77777777" w:rsidR="000B0CD9" w:rsidRDefault="000D276B" w:rsidP="00C75A4E">
      <w:pPr>
        <w:pStyle w:val="GOSTListmark1"/>
        <w:rPr>
          <w:highlight w:val="yellow"/>
        </w:rPr>
      </w:pPr>
      <w:r w:rsidRPr="00CA3CE3">
        <w:rPr>
          <w:highlight w:val="yellow"/>
        </w:rPr>
        <w:t>Т</w:t>
      </w:r>
      <w:r>
        <w:rPr>
          <w:highlight w:val="yellow"/>
        </w:rPr>
        <w:t>ом 5.</w:t>
      </w:r>
      <w:r w:rsidRPr="00CA3CE3">
        <w:rPr>
          <w:highlight w:val="yellow"/>
        </w:rPr>
        <w:t xml:space="preserve"> Требования к передаче данных </w:t>
      </w:r>
      <w:r>
        <w:rPr>
          <w:highlight w:val="yellow"/>
        </w:rPr>
        <w:t>для отражения в учете операций</w:t>
      </w:r>
      <w:r w:rsidRPr="00CA3CE3">
        <w:rPr>
          <w:highlight w:val="yellow"/>
        </w:rPr>
        <w:t xml:space="preserve"> со средствами федеральных бю</w:t>
      </w:r>
      <w:r>
        <w:rPr>
          <w:highlight w:val="yellow"/>
        </w:rPr>
        <w:t>джетных и автономных учреждени</w:t>
      </w:r>
      <w:r w:rsidR="000B0CD9">
        <w:rPr>
          <w:highlight w:val="yellow"/>
        </w:rPr>
        <w:t>й;</w:t>
      </w:r>
    </w:p>
    <w:p w14:paraId="5BF42893" w14:textId="18456F80" w:rsidR="000B0CD9" w:rsidRPr="000B0CD9" w:rsidRDefault="000B0CD9" w:rsidP="000B0CD9">
      <w:pPr>
        <w:pStyle w:val="GOSTListmark1"/>
        <w:rPr>
          <w:highlight w:val="yellow"/>
        </w:rPr>
      </w:pPr>
      <w:r w:rsidRPr="000B0CD9">
        <w:rPr>
          <w:highlight w:val="yellow"/>
        </w:rPr>
        <w:t>Том 6. Требования к передаче данных для отражения в учете операций со средствами участников казначейского сопровождения</w:t>
      </w:r>
      <w:r>
        <w:rPr>
          <w:highlight w:val="yellow"/>
        </w:rPr>
        <w:t>;</w:t>
      </w:r>
    </w:p>
    <w:p w14:paraId="39E878B2" w14:textId="77777777" w:rsidR="000F51E5" w:rsidRDefault="000B0CD9" w:rsidP="00C75A4E">
      <w:pPr>
        <w:pStyle w:val="GOSTListmark1"/>
        <w:rPr>
          <w:ins w:id="12" w:author="Сатлер Марина Викторовна" w:date="2024-10-03T16:36:00Z"/>
          <w:highlight w:val="yellow"/>
        </w:rPr>
      </w:pPr>
      <w:r>
        <w:rPr>
          <w:highlight w:val="yellow"/>
        </w:rPr>
        <w:t xml:space="preserve">Том 7. </w:t>
      </w:r>
      <w:r w:rsidRPr="000B0CD9">
        <w:rPr>
          <w:highlight w:val="yellow"/>
        </w:rPr>
        <w:t>Требования к передаче данных для формирования нерегламентированной отчетности (виджетов)</w:t>
      </w:r>
      <w:ins w:id="13" w:author="Сатлер Марина Викторовна" w:date="2024-10-03T16:36:00Z">
        <w:r w:rsidR="000F51E5">
          <w:rPr>
            <w:highlight w:val="yellow"/>
          </w:rPr>
          <w:t>;</w:t>
        </w:r>
      </w:ins>
    </w:p>
    <w:p w14:paraId="78378D7C" w14:textId="52FD458A" w:rsidR="00542DB8" w:rsidRPr="001577E4" w:rsidRDefault="000F51E5" w:rsidP="001577E4">
      <w:pPr>
        <w:pStyle w:val="GOSTListmark1"/>
        <w:rPr>
          <w:highlight w:val="yellow"/>
        </w:rPr>
      </w:pPr>
      <w:ins w:id="14" w:author="Сатлер Марина Викторовна" w:date="2024-10-03T16:36:00Z">
        <w:r>
          <w:rPr>
            <w:highlight w:val="yellow"/>
          </w:rPr>
          <w:t xml:space="preserve">Том 8. </w:t>
        </w:r>
      </w:ins>
      <w:ins w:id="15" w:author="Сатлер Марина Викторовна" w:date="2024-10-04T16:06:00Z">
        <w:r w:rsidR="001577E4" w:rsidRPr="001577E4">
          <w:rPr>
            <w:highlight w:val="yellow"/>
          </w:rPr>
          <w:t>Требования к передаче данных для формирования диагностической отчетности.</w:t>
        </w:r>
      </w:ins>
      <w:del w:id="16" w:author="Сатлер Марина Викторовна" w:date="2024-10-04T16:06:00Z">
        <w:r w:rsidR="00CA3CE3" w:rsidRPr="001577E4" w:rsidDel="001577E4">
          <w:rPr>
            <w:highlight w:val="yellow"/>
          </w:rPr>
          <w:delText>.</w:delText>
        </w:r>
      </w:del>
    </w:p>
    <w:p w14:paraId="4494FCD2" w14:textId="38298AA5" w:rsidR="00673D52" w:rsidRPr="00A23ED8" w:rsidRDefault="00673D52" w:rsidP="00A23ED8">
      <w:pPr>
        <w:pStyle w:val="GOSTNormal"/>
      </w:pPr>
      <w:r w:rsidRPr="00A23ED8">
        <w:t xml:space="preserve">Документ </w:t>
      </w:r>
      <w:r w:rsidR="00E0779C" w:rsidRPr="00A23ED8">
        <w:t>разработан (</w:t>
      </w:r>
      <w:r w:rsidRPr="00A23ED8">
        <w:t>актуализирован</w:t>
      </w:r>
      <w:r w:rsidR="00E0779C" w:rsidRPr="00A23ED8">
        <w:t>)</w:t>
      </w:r>
      <w:r w:rsidRPr="00A23ED8">
        <w:t xml:space="preserve"> на основании Государственного контракта №</w:t>
      </w:r>
      <w:r w:rsidR="000F44A2" w:rsidRPr="00A23ED8">
        <w:t xml:space="preserve"> ФКУ0502/09/2022/ЭГИС от </w:t>
      </w:r>
      <w:r w:rsidR="007E5A12" w:rsidRPr="00A23ED8">
        <w:t xml:space="preserve">30.09.2022 </w:t>
      </w:r>
      <w:r w:rsidR="000F44A2" w:rsidRPr="00A23ED8">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Pr="00A23ED8">
        <w:t>.</w:t>
      </w:r>
    </w:p>
    <w:p w14:paraId="22B3CD59" w14:textId="33740A49" w:rsidR="00673D52" w:rsidRPr="00A23ED8" w:rsidRDefault="00673D52" w:rsidP="00A23ED8">
      <w:pPr>
        <w:pStyle w:val="GOSTNormal"/>
      </w:pPr>
      <w:r w:rsidRPr="00A23ED8">
        <w:t>Перечень подсистем (компонентов, модулей) информационной системы, д</w:t>
      </w:r>
      <w:r w:rsidR="00A23ED8" w:rsidRPr="00A23ED8">
        <w:t>ля которой был создан документ:</w:t>
      </w:r>
    </w:p>
    <w:p w14:paraId="42BB81FE" w14:textId="6962D830" w:rsidR="005265E0" w:rsidRPr="006104DE" w:rsidRDefault="005265E0" w:rsidP="00A23ED8">
      <w:pPr>
        <w:pStyle w:val="GOSTListmark1"/>
      </w:pPr>
      <w:r w:rsidRPr="006104DE">
        <w:t>01,00 – документ предназначен для обслуживания б</w:t>
      </w:r>
      <w:r w:rsidRPr="006104DE">
        <w:rPr>
          <w:szCs w:val="24"/>
        </w:rPr>
        <w:t>азового программного обеспечения</w:t>
      </w:r>
      <w:r w:rsidR="00F5095F">
        <w:rPr>
          <w:szCs w:val="24"/>
        </w:rPr>
        <w:t>.</w:t>
      </w:r>
    </w:p>
    <w:p w14:paraId="2E76D3DB" w14:textId="6ED7A04B" w:rsidR="00673D52" w:rsidRPr="006104DE" w:rsidRDefault="00673D52" w:rsidP="00100C72">
      <w:pPr>
        <w:pStyle w:val="GOSTNormal"/>
      </w:pPr>
      <w:r w:rsidRPr="006104DE">
        <w:t>Перечень</w:t>
      </w:r>
      <w:r w:rsidR="00116FA8">
        <w:t xml:space="preserve"> областей применения документа:</w:t>
      </w:r>
    </w:p>
    <w:p w14:paraId="593E2DB3" w14:textId="134DA9EF" w:rsidR="00673D52" w:rsidRPr="005C6BDA" w:rsidRDefault="00673D52" w:rsidP="00A23ED8">
      <w:pPr>
        <w:pStyle w:val="GOSTListmark1"/>
      </w:pPr>
      <w:r w:rsidRPr="005C6BDA">
        <w:t xml:space="preserve">1 – </w:t>
      </w:r>
      <w:r w:rsidRPr="00F5095F">
        <w:t>Центральный аппарат Федерального казначейства</w:t>
      </w:r>
      <w:r w:rsidR="00F5095F">
        <w:t>;</w:t>
      </w:r>
    </w:p>
    <w:p w14:paraId="1FAA363A" w14:textId="7700540D" w:rsidR="005265E0" w:rsidRPr="006104DE" w:rsidRDefault="005265E0" w:rsidP="00A23ED8">
      <w:pPr>
        <w:pStyle w:val="GOSTListmark1"/>
      </w:pPr>
      <w:r w:rsidRPr="006104DE">
        <w:t xml:space="preserve">4 – </w:t>
      </w:r>
      <w:r w:rsidRPr="00F5095F">
        <w:t>Применение для Исполнителей по государственному контракту</w:t>
      </w:r>
      <w:r w:rsidR="00F5095F">
        <w:t>;</w:t>
      </w:r>
    </w:p>
    <w:p w14:paraId="5FEF155A" w14:textId="41189E35" w:rsidR="005265E0" w:rsidRPr="006104DE" w:rsidRDefault="005265E0" w:rsidP="00A23ED8">
      <w:pPr>
        <w:pStyle w:val="GOSTListmark1"/>
      </w:pPr>
      <w:r w:rsidRPr="006104DE">
        <w:t xml:space="preserve">8 – </w:t>
      </w:r>
      <w:r w:rsidRPr="00F5095F">
        <w:t>Федерального казенного учреждения «Центр по обеспечению деятельности Казначейства России»</w:t>
      </w:r>
      <w:r w:rsidRPr="006104DE">
        <w:t xml:space="preserve"> (</w:t>
      </w:r>
      <w:r w:rsidRPr="00F5095F">
        <w:t>ФКУ ЦОКР)</w:t>
      </w:r>
      <w:r w:rsidR="00F5095F">
        <w:t>.</w:t>
      </w:r>
    </w:p>
    <w:p w14:paraId="374B0307" w14:textId="62DF5DFC" w:rsidR="00A3718A" w:rsidRPr="000F51E5" w:rsidRDefault="00837E14" w:rsidP="000F51E5">
      <w:pPr>
        <w:pStyle w:val="GOSTNormal"/>
      </w:pPr>
      <w:r w:rsidRPr="00116FA8">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161C2DA7" w14:textId="4B25C0FA" w:rsidR="00D45C06" w:rsidRPr="000F51E5" w:rsidRDefault="000F51E5" w:rsidP="000F51E5">
      <w:pPr>
        <w:pStyle w:val="GOSTReg"/>
      </w:pPr>
      <w:bookmarkStart w:id="17" w:name="_Toc226556127"/>
      <w:r w:rsidRPr="000F51E5">
        <w:lastRenderedPageBreak/>
        <w:t>Содержание</w:t>
      </w:r>
      <w:bookmarkEnd w:id="6"/>
      <w:bookmarkEnd w:id="7"/>
      <w:bookmarkEnd w:id="8"/>
      <w:bookmarkEnd w:id="9"/>
      <w:bookmarkEnd w:id="17"/>
    </w:p>
    <w:p w14:paraId="118F2B85" w14:textId="77777777" w:rsidR="00F300A9" w:rsidRDefault="00367B7D">
      <w:pPr>
        <w:pStyle w:val="11"/>
        <w:rPr>
          <w:rFonts w:asciiTheme="minorHAnsi" w:eastAsiaTheme="minorEastAsia" w:hAnsiTheme="minorHAnsi" w:cstheme="minorBidi"/>
          <w:b w:val="0"/>
          <w:bCs w:val="0"/>
          <w:caps w:val="0"/>
          <w:sz w:val="22"/>
          <w:szCs w:val="22"/>
        </w:rPr>
      </w:pPr>
      <w:r w:rsidRPr="005C6BDA">
        <w:rPr>
          <w:b w:val="0"/>
          <w:bCs w:val="0"/>
          <w:caps w:val="0"/>
        </w:rPr>
        <w:fldChar w:fldCharType="begin"/>
      </w:r>
      <w:r w:rsidRPr="00B9499D">
        <w:rPr>
          <w:b w:val="0"/>
          <w:bCs w:val="0"/>
          <w:caps w:val="0"/>
        </w:rPr>
        <w:instrText xml:space="preserve"> TOC \o "1-5" \h \z \u </w:instrText>
      </w:r>
      <w:r w:rsidRPr="005C6BDA">
        <w:rPr>
          <w:b w:val="0"/>
          <w:bCs w:val="0"/>
          <w:caps w:val="0"/>
        </w:rPr>
        <w:fldChar w:fldCharType="separate"/>
      </w:r>
      <w:hyperlink w:anchor="_Toc226556127" w:history="1">
        <w:r w:rsidR="00F300A9" w:rsidRPr="002F5064">
          <w:rPr>
            <w:rStyle w:val="ad"/>
          </w:rPr>
          <w:t>Содержание</w:t>
        </w:r>
        <w:r w:rsidR="00F300A9">
          <w:rPr>
            <w:webHidden/>
          </w:rPr>
          <w:tab/>
        </w:r>
        <w:r w:rsidR="00F300A9">
          <w:rPr>
            <w:webHidden/>
          </w:rPr>
          <w:fldChar w:fldCharType="begin"/>
        </w:r>
        <w:r w:rsidR="00F300A9">
          <w:rPr>
            <w:webHidden/>
          </w:rPr>
          <w:instrText xml:space="preserve"> PAGEREF _Toc226556127 \h </w:instrText>
        </w:r>
        <w:r w:rsidR="00F300A9">
          <w:rPr>
            <w:webHidden/>
          </w:rPr>
        </w:r>
        <w:r w:rsidR="00F300A9">
          <w:rPr>
            <w:webHidden/>
          </w:rPr>
          <w:fldChar w:fldCharType="separate"/>
        </w:r>
        <w:r w:rsidR="00F300A9">
          <w:rPr>
            <w:webHidden/>
          </w:rPr>
          <w:t>4</w:t>
        </w:r>
        <w:r w:rsidR="00F300A9">
          <w:rPr>
            <w:webHidden/>
          </w:rPr>
          <w:fldChar w:fldCharType="end"/>
        </w:r>
      </w:hyperlink>
    </w:p>
    <w:p w14:paraId="3C854EE1" w14:textId="77777777" w:rsidR="00F300A9" w:rsidRDefault="002D4A41">
      <w:pPr>
        <w:pStyle w:val="11"/>
        <w:rPr>
          <w:rFonts w:asciiTheme="minorHAnsi" w:eastAsiaTheme="minorEastAsia" w:hAnsiTheme="minorHAnsi" w:cstheme="minorBidi"/>
          <w:b w:val="0"/>
          <w:bCs w:val="0"/>
          <w:caps w:val="0"/>
          <w:sz w:val="22"/>
          <w:szCs w:val="22"/>
        </w:rPr>
      </w:pPr>
      <w:hyperlink w:anchor="_Toc226556128" w:history="1">
        <w:r w:rsidR="00F300A9" w:rsidRPr="002F5064">
          <w:rPr>
            <w:rStyle w:val="ad"/>
          </w:rPr>
          <w:t>Перечень таблиц</w:t>
        </w:r>
        <w:r w:rsidR="00F300A9">
          <w:rPr>
            <w:webHidden/>
          </w:rPr>
          <w:tab/>
        </w:r>
        <w:r w:rsidR="00F300A9">
          <w:rPr>
            <w:webHidden/>
          </w:rPr>
          <w:fldChar w:fldCharType="begin"/>
        </w:r>
        <w:r w:rsidR="00F300A9">
          <w:rPr>
            <w:webHidden/>
          </w:rPr>
          <w:instrText xml:space="preserve"> PAGEREF _Toc226556128 \h </w:instrText>
        </w:r>
        <w:r w:rsidR="00F300A9">
          <w:rPr>
            <w:webHidden/>
          </w:rPr>
        </w:r>
        <w:r w:rsidR="00F300A9">
          <w:rPr>
            <w:webHidden/>
          </w:rPr>
          <w:fldChar w:fldCharType="separate"/>
        </w:r>
        <w:r w:rsidR="00F300A9">
          <w:rPr>
            <w:webHidden/>
          </w:rPr>
          <w:t>7</w:t>
        </w:r>
        <w:r w:rsidR="00F300A9">
          <w:rPr>
            <w:webHidden/>
          </w:rPr>
          <w:fldChar w:fldCharType="end"/>
        </w:r>
      </w:hyperlink>
    </w:p>
    <w:p w14:paraId="612FE51A" w14:textId="77777777" w:rsidR="00F300A9" w:rsidRDefault="002D4A41">
      <w:pPr>
        <w:pStyle w:val="11"/>
        <w:rPr>
          <w:rFonts w:asciiTheme="minorHAnsi" w:eastAsiaTheme="minorEastAsia" w:hAnsiTheme="minorHAnsi" w:cstheme="minorBidi"/>
          <w:b w:val="0"/>
          <w:bCs w:val="0"/>
          <w:caps w:val="0"/>
          <w:sz w:val="22"/>
          <w:szCs w:val="22"/>
        </w:rPr>
      </w:pPr>
      <w:hyperlink w:anchor="_Toc226556129" w:history="1">
        <w:r w:rsidR="00F300A9" w:rsidRPr="002F5064">
          <w:rPr>
            <w:rStyle w:val="ad"/>
          </w:rPr>
          <w:t>Перечень рисунков</w:t>
        </w:r>
        <w:r w:rsidR="00F300A9">
          <w:rPr>
            <w:webHidden/>
          </w:rPr>
          <w:tab/>
        </w:r>
        <w:r w:rsidR="00F300A9">
          <w:rPr>
            <w:webHidden/>
          </w:rPr>
          <w:fldChar w:fldCharType="begin"/>
        </w:r>
        <w:r w:rsidR="00F300A9">
          <w:rPr>
            <w:webHidden/>
          </w:rPr>
          <w:instrText xml:space="preserve"> PAGEREF _Toc226556129 \h </w:instrText>
        </w:r>
        <w:r w:rsidR="00F300A9">
          <w:rPr>
            <w:webHidden/>
          </w:rPr>
        </w:r>
        <w:r w:rsidR="00F300A9">
          <w:rPr>
            <w:webHidden/>
          </w:rPr>
          <w:fldChar w:fldCharType="separate"/>
        </w:r>
        <w:r w:rsidR="00F300A9">
          <w:rPr>
            <w:webHidden/>
          </w:rPr>
          <w:t>9</w:t>
        </w:r>
        <w:r w:rsidR="00F300A9">
          <w:rPr>
            <w:webHidden/>
          </w:rPr>
          <w:fldChar w:fldCharType="end"/>
        </w:r>
      </w:hyperlink>
    </w:p>
    <w:p w14:paraId="05750EB6" w14:textId="77777777" w:rsidR="00F300A9" w:rsidRDefault="002D4A41">
      <w:pPr>
        <w:pStyle w:val="11"/>
        <w:rPr>
          <w:rFonts w:asciiTheme="minorHAnsi" w:eastAsiaTheme="minorEastAsia" w:hAnsiTheme="minorHAnsi" w:cstheme="minorBidi"/>
          <w:b w:val="0"/>
          <w:bCs w:val="0"/>
          <w:caps w:val="0"/>
          <w:sz w:val="22"/>
          <w:szCs w:val="22"/>
        </w:rPr>
      </w:pPr>
      <w:hyperlink w:anchor="_Toc226556130" w:history="1">
        <w:r w:rsidR="00F300A9" w:rsidRPr="002F5064">
          <w:rPr>
            <w:rStyle w:val="ad"/>
          </w:rPr>
          <w:t>Перечень терминов и сокращений</w:t>
        </w:r>
        <w:r w:rsidR="00F300A9">
          <w:rPr>
            <w:webHidden/>
          </w:rPr>
          <w:tab/>
        </w:r>
        <w:r w:rsidR="00F300A9">
          <w:rPr>
            <w:webHidden/>
          </w:rPr>
          <w:fldChar w:fldCharType="begin"/>
        </w:r>
        <w:r w:rsidR="00F300A9">
          <w:rPr>
            <w:webHidden/>
          </w:rPr>
          <w:instrText xml:space="preserve"> PAGEREF _Toc226556130 \h </w:instrText>
        </w:r>
        <w:r w:rsidR="00F300A9">
          <w:rPr>
            <w:webHidden/>
          </w:rPr>
        </w:r>
        <w:r w:rsidR="00F300A9">
          <w:rPr>
            <w:webHidden/>
          </w:rPr>
          <w:fldChar w:fldCharType="separate"/>
        </w:r>
        <w:r w:rsidR="00F300A9">
          <w:rPr>
            <w:webHidden/>
          </w:rPr>
          <w:t>10</w:t>
        </w:r>
        <w:r w:rsidR="00F300A9">
          <w:rPr>
            <w:webHidden/>
          </w:rPr>
          <w:fldChar w:fldCharType="end"/>
        </w:r>
      </w:hyperlink>
    </w:p>
    <w:p w14:paraId="76C1FDAF" w14:textId="77777777" w:rsidR="00F300A9" w:rsidRDefault="002D4A41">
      <w:pPr>
        <w:pStyle w:val="11"/>
        <w:rPr>
          <w:rFonts w:asciiTheme="minorHAnsi" w:eastAsiaTheme="minorEastAsia" w:hAnsiTheme="minorHAnsi" w:cstheme="minorBidi"/>
          <w:b w:val="0"/>
          <w:bCs w:val="0"/>
          <w:caps w:val="0"/>
          <w:sz w:val="22"/>
          <w:szCs w:val="22"/>
        </w:rPr>
      </w:pPr>
      <w:hyperlink w:anchor="_Toc226556131" w:history="1">
        <w:r w:rsidR="00F300A9" w:rsidRPr="002F5064">
          <w:rPr>
            <w:rStyle w:val="ad"/>
            <w:highlight w:val="green"/>
          </w:rPr>
          <w:t>1.</w:t>
        </w:r>
        <w:r w:rsidR="00F300A9">
          <w:rPr>
            <w:rFonts w:asciiTheme="minorHAnsi" w:eastAsiaTheme="minorEastAsia" w:hAnsiTheme="minorHAnsi" w:cstheme="minorBidi"/>
            <w:b w:val="0"/>
            <w:bCs w:val="0"/>
            <w:caps w:val="0"/>
            <w:sz w:val="22"/>
            <w:szCs w:val="22"/>
          </w:rPr>
          <w:tab/>
        </w:r>
        <w:r w:rsidR="00F300A9" w:rsidRPr="002F5064">
          <w:rPr>
            <w:rStyle w:val="ad"/>
            <w:highlight w:val="green"/>
          </w:rPr>
          <w:t>Ограничения и допущения</w:t>
        </w:r>
        <w:r w:rsidR="00F300A9">
          <w:rPr>
            <w:webHidden/>
          </w:rPr>
          <w:tab/>
        </w:r>
        <w:r w:rsidR="00F300A9">
          <w:rPr>
            <w:webHidden/>
          </w:rPr>
          <w:fldChar w:fldCharType="begin"/>
        </w:r>
        <w:r w:rsidR="00F300A9">
          <w:rPr>
            <w:webHidden/>
          </w:rPr>
          <w:instrText xml:space="preserve"> PAGEREF _Toc226556131 \h </w:instrText>
        </w:r>
        <w:r w:rsidR="00F300A9">
          <w:rPr>
            <w:webHidden/>
          </w:rPr>
        </w:r>
        <w:r w:rsidR="00F300A9">
          <w:rPr>
            <w:webHidden/>
          </w:rPr>
          <w:fldChar w:fldCharType="separate"/>
        </w:r>
        <w:r w:rsidR="00F300A9">
          <w:rPr>
            <w:webHidden/>
          </w:rPr>
          <w:t>14</w:t>
        </w:r>
        <w:r w:rsidR="00F300A9">
          <w:rPr>
            <w:webHidden/>
          </w:rPr>
          <w:fldChar w:fldCharType="end"/>
        </w:r>
      </w:hyperlink>
    </w:p>
    <w:p w14:paraId="0B2E0ACE" w14:textId="77777777" w:rsidR="00F300A9" w:rsidRDefault="002D4A41">
      <w:pPr>
        <w:pStyle w:val="11"/>
        <w:rPr>
          <w:rFonts w:asciiTheme="minorHAnsi" w:eastAsiaTheme="minorEastAsia" w:hAnsiTheme="minorHAnsi" w:cstheme="minorBidi"/>
          <w:b w:val="0"/>
          <w:bCs w:val="0"/>
          <w:caps w:val="0"/>
          <w:sz w:val="22"/>
          <w:szCs w:val="22"/>
        </w:rPr>
      </w:pPr>
      <w:hyperlink w:anchor="_Toc226556132" w:history="1">
        <w:r w:rsidR="00F300A9" w:rsidRPr="002F5064">
          <w:rPr>
            <w:rStyle w:val="ad"/>
          </w:rPr>
          <w:t>2.</w:t>
        </w:r>
        <w:r w:rsidR="00F300A9">
          <w:rPr>
            <w:rFonts w:asciiTheme="minorHAnsi" w:eastAsiaTheme="minorEastAsia" w:hAnsiTheme="minorHAnsi" w:cstheme="minorBidi"/>
            <w:b w:val="0"/>
            <w:bCs w:val="0"/>
            <w:caps w:val="0"/>
            <w:sz w:val="22"/>
            <w:szCs w:val="22"/>
          </w:rPr>
          <w:tab/>
        </w:r>
        <w:r w:rsidR="00F300A9" w:rsidRPr="002F5064">
          <w:rPr>
            <w:rStyle w:val="ad"/>
          </w:rPr>
          <w:t>Введение</w:t>
        </w:r>
        <w:r w:rsidR="00F300A9">
          <w:rPr>
            <w:webHidden/>
          </w:rPr>
          <w:tab/>
        </w:r>
        <w:r w:rsidR="00F300A9">
          <w:rPr>
            <w:webHidden/>
          </w:rPr>
          <w:fldChar w:fldCharType="begin"/>
        </w:r>
        <w:r w:rsidR="00F300A9">
          <w:rPr>
            <w:webHidden/>
          </w:rPr>
          <w:instrText xml:space="preserve"> PAGEREF _Toc226556132 \h </w:instrText>
        </w:r>
        <w:r w:rsidR="00F300A9">
          <w:rPr>
            <w:webHidden/>
          </w:rPr>
        </w:r>
        <w:r w:rsidR="00F300A9">
          <w:rPr>
            <w:webHidden/>
          </w:rPr>
          <w:fldChar w:fldCharType="separate"/>
        </w:r>
        <w:r w:rsidR="00F300A9">
          <w:rPr>
            <w:webHidden/>
          </w:rPr>
          <w:t>15</w:t>
        </w:r>
        <w:r w:rsidR="00F300A9">
          <w:rPr>
            <w:webHidden/>
          </w:rPr>
          <w:fldChar w:fldCharType="end"/>
        </w:r>
      </w:hyperlink>
    </w:p>
    <w:p w14:paraId="0061276E" w14:textId="77777777" w:rsidR="00F300A9" w:rsidRDefault="002D4A41">
      <w:pPr>
        <w:pStyle w:val="11"/>
        <w:rPr>
          <w:rFonts w:asciiTheme="minorHAnsi" w:eastAsiaTheme="minorEastAsia" w:hAnsiTheme="minorHAnsi" w:cstheme="minorBidi"/>
          <w:b w:val="0"/>
          <w:bCs w:val="0"/>
          <w:caps w:val="0"/>
          <w:sz w:val="22"/>
          <w:szCs w:val="22"/>
        </w:rPr>
      </w:pPr>
      <w:hyperlink w:anchor="_Toc226556133" w:history="1">
        <w:r w:rsidR="00F300A9" w:rsidRPr="002F5064">
          <w:rPr>
            <w:rStyle w:val="ad"/>
          </w:rPr>
          <w:t>3.</w:t>
        </w:r>
        <w:r w:rsidR="00F300A9">
          <w:rPr>
            <w:rFonts w:asciiTheme="minorHAnsi" w:eastAsiaTheme="minorEastAsia" w:hAnsiTheme="minorHAnsi" w:cstheme="minorBidi"/>
            <w:b w:val="0"/>
            <w:bCs w:val="0"/>
            <w:caps w:val="0"/>
            <w:sz w:val="22"/>
            <w:szCs w:val="22"/>
          </w:rPr>
          <w:tab/>
        </w:r>
        <w:r w:rsidR="00F300A9" w:rsidRPr="002F5064">
          <w:rPr>
            <w:rStyle w:val="ad"/>
          </w:rPr>
          <w:t>Виды взаимодействия</w:t>
        </w:r>
        <w:r w:rsidR="00F300A9">
          <w:rPr>
            <w:webHidden/>
          </w:rPr>
          <w:tab/>
        </w:r>
        <w:r w:rsidR="00F300A9">
          <w:rPr>
            <w:webHidden/>
          </w:rPr>
          <w:fldChar w:fldCharType="begin"/>
        </w:r>
        <w:r w:rsidR="00F300A9">
          <w:rPr>
            <w:webHidden/>
          </w:rPr>
          <w:instrText xml:space="preserve"> PAGEREF _Toc226556133 \h </w:instrText>
        </w:r>
        <w:r w:rsidR="00F300A9">
          <w:rPr>
            <w:webHidden/>
          </w:rPr>
        </w:r>
        <w:r w:rsidR="00F300A9">
          <w:rPr>
            <w:webHidden/>
          </w:rPr>
          <w:fldChar w:fldCharType="separate"/>
        </w:r>
        <w:r w:rsidR="00F300A9">
          <w:rPr>
            <w:webHidden/>
          </w:rPr>
          <w:t>16</w:t>
        </w:r>
        <w:r w:rsidR="00F300A9">
          <w:rPr>
            <w:webHidden/>
          </w:rPr>
          <w:fldChar w:fldCharType="end"/>
        </w:r>
      </w:hyperlink>
    </w:p>
    <w:p w14:paraId="2A3248FB" w14:textId="77777777" w:rsidR="00F300A9" w:rsidRDefault="002D4A41">
      <w:pPr>
        <w:pStyle w:val="25"/>
        <w:rPr>
          <w:rFonts w:asciiTheme="minorHAnsi" w:eastAsiaTheme="minorEastAsia" w:hAnsiTheme="minorHAnsi" w:cstheme="minorBidi"/>
          <w:bCs w:val="0"/>
          <w:sz w:val="22"/>
          <w:szCs w:val="22"/>
        </w:rPr>
      </w:pPr>
      <w:hyperlink w:anchor="_Toc226556134" w:history="1">
        <w:r w:rsidR="00F300A9" w:rsidRPr="002F5064">
          <w:rPr>
            <w:rStyle w:val="ad"/>
          </w:rPr>
          <w:t>3.1.</w:t>
        </w:r>
        <w:r w:rsidR="00F300A9">
          <w:rPr>
            <w:rFonts w:asciiTheme="minorHAnsi" w:eastAsiaTheme="minorEastAsia" w:hAnsiTheme="minorHAnsi" w:cstheme="minorBidi"/>
            <w:bCs w:val="0"/>
            <w:sz w:val="22"/>
            <w:szCs w:val="22"/>
          </w:rPr>
          <w:tab/>
        </w:r>
        <w:r w:rsidR="00F300A9" w:rsidRPr="002F5064">
          <w:rPr>
            <w:rStyle w:val="ad"/>
          </w:rPr>
          <w:t>Синхронное взаимодействие</w:t>
        </w:r>
        <w:r w:rsidR="00F300A9">
          <w:rPr>
            <w:webHidden/>
          </w:rPr>
          <w:tab/>
        </w:r>
        <w:r w:rsidR="00F300A9">
          <w:rPr>
            <w:webHidden/>
          </w:rPr>
          <w:fldChar w:fldCharType="begin"/>
        </w:r>
        <w:r w:rsidR="00F300A9">
          <w:rPr>
            <w:webHidden/>
          </w:rPr>
          <w:instrText xml:space="preserve"> PAGEREF _Toc226556134 \h </w:instrText>
        </w:r>
        <w:r w:rsidR="00F300A9">
          <w:rPr>
            <w:webHidden/>
          </w:rPr>
        </w:r>
        <w:r w:rsidR="00F300A9">
          <w:rPr>
            <w:webHidden/>
          </w:rPr>
          <w:fldChar w:fldCharType="separate"/>
        </w:r>
        <w:r w:rsidR="00F300A9">
          <w:rPr>
            <w:webHidden/>
          </w:rPr>
          <w:t>16</w:t>
        </w:r>
        <w:r w:rsidR="00F300A9">
          <w:rPr>
            <w:webHidden/>
          </w:rPr>
          <w:fldChar w:fldCharType="end"/>
        </w:r>
      </w:hyperlink>
    </w:p>
    <w:p w14:paraId="66268A7E" w14:textId="77777777" w:rsidR="00F300A9" w:rsidRDefault="002D4A41">
      <w:pPr>
        <w:pStyle w:val="25"/>
        <w:rPr>
          <w:rFonts w:asciiTheme="minorHAnsi" w:eastAsiaTheme="minorEastAsia" w:hAnsiTheme="minorHAnsi" w:cstheme="minorBidi"/>
          <w:bCs w:val="0"/>
          <w:sz w:val="22"/>
          <w:szCs w:val="22"/>
        </w:rPr>
      </w:pPr>
      <w:hyperlink w:anchor="_Toc226556135" w:history="1">
        <w:r w:rsidR="00F300A9" w:rsidRPr="002F5064">
          <w:rPr>
            <w:rStyle w:val="ad"/>
          </w:rPr>
          <w:t>3.2.</w:t>
        </w:r>
        <w:r w:rsidR="00F300A9">
          <w:rPr>
            <w:rFonts w:asciiTheme="minorHAnsi" w:eastAsiaTheme="minorEastAsia" w:hAnsiTheme="minorHAnsi" w:cstheme="minorBidi"/>
            <w:bCs w:val="0"/>
            <w:sz w:val="22"/>
            <w:szCs w:val="22"/>
          </w:rPr>
          <w:tab/>
        </w:r>
        <w:r w:rsidR="00F300A9" w:rsidRPr="002F5064">
          <w:rPr>
            <w:rStyle w:val="ad"/>
          </w:rPr>
          <w:t>Асинхронное взаимодействие</w:t>
        </w:r>
        <w:r w:rsidR="00F300A9">
          <w:rPr>
            <w:webHidden/>
          </w:rPr>
          <w:tab/>
        </w:r>
        <w:r w:rsidR="00F300A9">
          <w:rPr>
            <w:webHidden/>
          </w:rPr>
          <w:fldChar w:fldCharType="begin"/>
        </w:r>
        <w:r w:rsidR="00F300A9">
          <w:rPr>
            <w:webHidden/>
          </w:rPr>
          <w:instrText xml:space="preserve"> PAGEREF _Toc226556135 \h </w:instrText>
        </w:r>
        <w:r w:rsidR="00F300A9">
          <w:rPr>
            <w:webHidden/>
          </w:rPr>
        </w:r>
        <w:r w:rsidR="00F300A9">
          <w:rPr>
            <w:webHidden/>
          </w:rPr>
          <w:fldChar w:fldCharType="separate"/>
        </w:r>
        <w:r w:rsidR="00F300A9">
          <w:rPr>
            <w:webHidden/>
          </w:rPr>
          <w:t>16</w:t>
        </w:r>
        <w:r w:rsidR="00F300A9">
          <w:rPr>
            <w:webHidden/>
          </w:rPr>
          <w:fldChar w:fldCharType="end"/>
        </w:r>
      </w:hyperlink>
    </w:p>
    <w:p w14:paraId="6F9BECAC" w14:textId="77777777" w:rsidR="00F300A9" w:rsidRDefault="002D4A41">
      <w:pPr>
        <w:pStyle w:val="11"/>
        <w:rPr>
          <w:rFonts w:asciiTheme="minorHAnsi" w:eastAsiaTheme="minorEastAsia" w:hAnsiTheme="minorHAnsi" w:cstheme="minorBidi"/>
          <w:b w:val="0"/>
          <w:bCs w:val="0"/>
          <w:caps w:val="0"/>
          <w:sz w:val="22"/>
          <w:szCs w:val="22"/>
        </w:rPr>
      </w:pPr>
      <w:hyperlink w:anchor="_Toc226556136" w:history="1">
        <w:r w:rsidR="00F300A9" w:rsidRPr="002F5064">
          <w:rPr>
            <w:rStyle w:val="ad"/>
          </w:rPr>
          <w:t>4.</w:t>
        </w:r>
        <w:r w:rsidR="00F300A9">
          <w:rPr>
            <w:rFonts w:asciiTheme="minorHAnsi" w:eastAsiaTheme="minorEastAsia" w:hAnsiTheme="minorHAnsi" w:cstheme="minorBidi"/>
            <w:b w:val="0"/>
            <w:bCs w:val="0"/>
            <w:caps w:val="0"/>
            <w:sz w:val="22"/>
            <w:szCs w:val="22"/>
          </w:rPr>
          <w:tab/>
        </w:r>
        <w:r w:rsidR="00F300A9" w:rsidRPr="002F5064">
          <w:rPr>
            <w:rStyle w:val="ad"/>
          </w:rPr>
          <w:t>Типы запросов</w:t>
        </w:r>
        <w:r w:rsidR="00F300A9">
          <w:rPr>
            <w:webHidden/>
          </w:rPr>
          <w:tab/>
        </w:r>
        <w:r w:rsidR="00F300A9">
          <w:rPr>
            <w:webHidden/>
          </w:rPr>
          <w:fldChar w:fldCharType="begin"/>
        </w:r>
        <w:r w:rsidR="00F300A9">
          <w:rPr>
            <w:webHidden/>
          </w:rPr>
          <w:instrText xml:space="preserve"> PAGEREF _Toc226556136 \h </w:instrText>
        </w:r>
        <w:r w:rsidR="00F300A9">
          <w:rPr>
            <w:webHidden/>
          </w:rPr>
        </w:r>
        <w:r w:rsidR="00F300A9">
          <w:rPr>
            <w:webHidden/>
          </w:rPr>
          <w:fldChar w:fldCharType="separate"/>
        </w:r>
        <w:r w:rsidR="00F300A9">
          <w:rPr>
            <w:webHidden/>
          </w:rPr>
          <w:t>18</w:t>
        </w:r>
        <w:r w:rsidR="00F300A9">
          <w:rPr>
            <w:webHidden/>
          </w:rPr>
          <w:fldChar w:fldCharType="end"/>
        </w:r>
      </w:hyperlink>
    </w:p>
    <w:p w14:paraId="4BD367B6" w14:textId="77777777" w:rsidR="00F300A9" w:rsidRDefault="002D4A41">
      <w:pPr>
        <w:pStyle w:val="11"/>
        <w:rPr>
          <w:rFonts w:asciiTheme="minorHAnsi" w:eastAsiaTheme="minorEastAsia" w:hAnsiTheme="minorHAnsi" w:cstheme="minorBidi"/>
          <w:b w:val="0"/>
          <w:bCs w:val="0"/>
          <w:caps w:val="0"/>
          <w:sz w:val="22"/>
          <w:szCs w:val="22"/>
        </w:rPr>
      </w:pPr>
      <w:hyperlink w:anchor="_Toc226556137" w:history="1">
        <w:r w:rsidR="00F300A9" w:rsidRPr="002F5064">
          <w:rPr>
            <w:rStyle w:val="ad"/>
          </w:rPr>
          <w:t>5.</w:t>
        </w:r>
        <w:r w:rsidR="00F300A9">
          <w:rPr>
            <w:rFonts w:asciiTheme="minorHAnsi" w:eastAsiaTheme="minorEastAsia" w:hAnsiTheme="minorHAnsi" w:cstheme="minorBidi"/>
            <w:b w:val="0"/>
            <w:bCs w:val="0"/>
            <w:caps w:val="0"/>
            <w:sz w:val="22"/>
            <w:szCs w:val="22"/>
          </w:rPr>
          <w:tab/>
        </w:r>
        <w:r w:rsidR="00F300A9" w:rsidRPr="002F5064">
          <w:rPr>
            <w:rStyle w:val="ad"/>
          </w:rPr>
          <w:t>Схема потоков</w:t>
        </w:r>
        <w:r w:rsidR="00F300A9">
          <w:rPr>
            <w:webHidden/>
          </w:rPr>
          <w:tab/>
        </w:r>
        <w:r w:rsidR="00F300A9">
          <w:rPr>
            <w:webHidden/>
          </w:rPr>
          <w:fldChar w:fldCharType="begin"/>
        </w:r>
        <w:r w:rsidR="00F300A9">
          <w:rPr>
            <w:webHidden/>
          </w:rPr>
          <w:instrText xml:space="preserve"> PAGEREF _Toc226556137 \h </w:instrText>
        </w:r>
        <w:r w:rsidR="00F300A9">
          <w:rPr>
            <w:webHidden/>
          </w:rPr>
        </w:r>
        <w:r w:rsidR="00F300A9">
          <w:rPr>
            <w:webHidden/>
          </w:rPr>
          <w:fldChar w:fldCharType="separate"/>
        </w:r>
        <w:r w:rsidR="00F300A9">
          <w:rPr>
            <w:webHidden/>
          </w:rPr>
          <w:t>40</w:t>
        </w:r>
        <w:r w:rsidR="00F300A9">
          <w:rPr>
            <w:webHidden/>
          </w:rPr>
          <w:fldChar w:fldCharType="end"/>
        </w:r>
      </w:hyperlink>
    </w:p>
    <w:p w14:paraId="083E9A3F" w14:textId="77777777" w:rsidR="00F300A9" w:rsidRDefault="002D4A41">
      <w:pPr>
        <w:pStyle w:val="11"/>
        <w:rPr>
          <w:rFonts w:asciiTheme="minorHAnsi" w:eastAsiaTheme="minorEastAsia" w:hAnsiTheme="minorHAnsi" w:cstheme="minorBidi"/>
          <w:b w:val="0"/>
          <w:bCs w:val="0"/>
          <w:caps w:val="0"/>
          <w:sz w:val="22"/>
          <w:szCs w:val="22"/>
        </w:rPr>
      </w:pPr>
      <w:hyperlink w:anchor="_Toc226556138" w:history="1">
        <w:r w:rsidR="00F300A9" w:rsidRPr="002F5064">
          <w:rPr>
            <w:rStyle w:val="ad"/>
            <w:highlight w:val="green"/>
          </w:rPr>
          <w:t>6.</w:t>
        </w:r>
        <w:r w:rsidR="00F300A9">
          <w:rPr>
            <w:rFonts w:asciiTheme="minorHAnsi" w:eastAsiaTheme="minorEastAsia" w:hAnsiTheme="minorHAnsi" w:cstheme="minorBidi"/>
            <w:b w:val="0"/>
            <w:bCs w:val="0"/>
            <w:caps w:val="0"/>
            <w:sz w:val="22"/>
            <w:szCs w:val="22"/>
          </w:rPr>
          <w:tab/>
        </w:r>
        <w:r w:rsidR="00F300A9" w:rsidRPr="002F5064">
          <w:rPr>
            <w:rStyle w:val="ad"/>
            <w:highlight w:val="green"/>
          </w:rPr>
          <w:t>Описание типов данных, используемых при определении ПАРАМЕТРОВ ЗАПРОСОВ</w:t>
        </w:r>
        <w:r w:rsidR="00F300A9">
          <w:rPr>
            <w:webHidden/>
          </w:rPr>
          <w:tab/>
        </w:r>
        <w:r w:rsidR="00F300A9">
          <w:rPr>
            <w:webHidden/>
          </w:rPr>
          <w:fldChar w:fldCharType="begin"/>
        </w:r>
        <w:r w:rsidR="00F300A9">
          <w:rPr>
            <w:webHidden/>
          </w:rPr>
          <w:instrText xml:space="preserve"> PAGEREF _Toc226556138 \h </w:instrText>
        </w:r>
        <w:r w:rsidR="00F300A9">
          <w:rPr>
            <w:webHidden/>
          </w:rPr>
        </w:r>
        <w:r w:rsidR="00F300A9">
          <w:rPr>
            <w:webHidden/>
          </w:rPr>
          <w:fldChar w:fldCharType="separate"/>
        </w:r>
        <w:r w:rsidR="00F300A9">
          <w:rPr>
            <w:webHidden/>
          </w:rPr>
          <w:t>45</w:t>
        </w:r>
        <w:r w:rsidR="00F300A9">
          <w:rPr>
            <w:webHidden/>
          </w:rPr>
          <w:fldChar w:fldCharType="end"/>
        </w:r>
      </w:hyperlink>
    </w:p>
    <w:p w14:paraId="64B0104B" w14:textId="77777777" w:rsidR="00F300A9" w:rsidRDefault="002D4A41">
      <w:pPr>
        <w:pStyle w:val="11"/>
        <w:rPr>
          <w:rFonts w:asciiTheme="minorHAnsi" w:eastAsiaTheme="minorEastAsia" w:hAnsiTheme="minorHAnsi" w:cstheme="minorBidi"/>
          <w:b w:val="0"/>
          <w:bCs w:val="0"/>
          <w:caps w:val="0"/>
          <w:sz w:val="22"/>
          <w:szCs w:val="22"/>
        </w:rPr>
      </w:pPr>
      <w:hyperlink w:anchor="_Toc226556139" w:history="1">
        <w:r w:rsidR="00F300A9" w:rsidRPr="002F5064">
          <w:rPr>
            <w:rStyle w:val="ad"/>
          </w:rPr>
          <w:t>7.</w:t>
        </w:r>
        <w:r w:rsidR="00F300A9">
          <w:rPr>
            <w:rFonts w:asciiTheme="minorHAnsi" w:eastAsiaTheme="minorEastAsia" w:hAnsiTheme="minorHAnsi" w:cstheme="minorBidi"/>
            <w:b w:val="0"/>
            <w:bCs w:val="0"/>
            <w:caps w:val="0"/>
            <w:sz w:val="22"/>
            <w:szCs w:val="22"/>
          </w:rPr>
          <w:tab/>
        </w:r>
        <w:r w:rsidR="00F300A9" w:rsidRPr="002F5064">
          <w:rPr>
            <w:rStyle w:val="ad"/>
          </w:rPr>
          <w:t>Общие требования</w:t>
        </w:r>
        <w:r w:rsidR="00F300A9">
          <w:rPr>
            <w:webHidden/>
          </w:rPr>
          <w:tab/>
        </w:r>
        <w:r w:rsidR="00F300A9">
          <w:rPr>
            <w:webHidden/>
          </w:rPr>
          <w:fldChar w:fldCharType="begin"/>
        </w:r>
        <w:r w:rsidR="00F300A9">
          <w:rPr>
            <w:webHidden/>
          </w:rPr>
          <w:instrText xml:space="preserve"> PAGEREF _Toc226556139 \h </w:instrText>
        </w:r>
        <w:r w:rsidR="00F300A9">
          <w:rPr>
            <w:webHidden/>
          </w:rPr>
        </w:r>
        <w:r w:rsidR="00F300A9">
          <w:rPr>
            <w:webHidden/>
          </w:rPr>
          <w:fldChar w:fldCharType="separate"/>
        </w:r>
        <w:r w:rsidR="00F300A9">
          <w:rPr>
            <w:webHidden/>
          </w:rPr>
          <w:t>47</w:t>
        </w:r>
        <w:r w:rsidR="00F300A9">
          <w:rPr>
            <w:webHidden/>
          </w:rPr>
          <w:fldChar w:fldCharType="end"/>
        </w:r>
      </w:hyperlink>
    </w:p>
    <w:p w14:paraId="516DE9EF" w14:textId="77777777" w:rsidR="00F300A9" w:rsidRDefault="002D4A41">
      <w:pPr>
        <w:pStyle w:val="25"/>
        <w:rPr>
          <w:rFonts w:asciiTheme="minorHAnsi" w:eastAsiaTheme="minorEastAsia" w:hAnsiTheme="minorHAnsi" w:cstheme="minorBidi"/>
          <w:bCs w:val="0"/>
          <w:sz w:val="22"/>
          <w:szCs w:val="22"/>
        </w:rPr>
      </w:pPr>
      <w:hyperlink w:anchor="_Toc226556140" w:history="1">
        <w:r w:rsidR="00F300A9" w:rsidRPr="002F5064">
          <w:rPr>
            <w:rStyle w:val="ad"/>
          </w:rPr>
          <w:t>7.1.</w:t>
        </w:r>
        <w:r w:rsidR="00F300A9">
          <w:rPr>
            <w:rFonts w:asciiTheme="minorHAnsi" w:eastAsiaTheme="minorEastAsia" w:hAnsiTheme="minorHAnsi" w:cstheme="minorBidi"/>
            <w:bCs w:val="0"/>
            <w:sz w:val="22"/>
            <w:szCs w:val="22"/>
          </w:rPr>
          <w:tab/>
        </w:r>
        <w:r w:rsidR="00F300A9" w:rsidRPr="002F5064">
          <w:rPr>
            <w:rStyle w:val="ad"/>
          </w:rPr>
          <w:t>Общие требования к заголовку запроса (header)</w:t>
        </w:r>
        <w:r w:rsidR="00F300A9">
          <w:rPr>
            <w:webHidden/>
          </w:rPr>
          <w:tab/>
        </w:r>
        <w:r w:rsidR="00F300A9">
          <w:rPr>
            <w:webHidden/>
          </w:rPr>
          <w:fldChar w:fldCharType="begin"/>
        </w:r>
        <w:r w:rsidR="00F300A9">
          <w:rPr>
            <w:webHidden/>
          </w:rPr>
          <w:instrText xml:space="preserve"> PAGEREF _Toc226556140 \h </w:instrText>
        </w:r>
        <w:r w:rsidR="00F300A9">
          <w:rPr>
            <w:webHidden/>
          </w:rPr>
        </w:r>
        <w:r w:rsidR="00F300A9">
          <w:rPr>
            <w:webHidden/>
          </w:rPr>
          <w:fldChar w:fldCharType="separate"/>
        </w:r>
        <w:r w:rsidR="00F300A9">
          <w:rPr>
            <w:webHidden/>
          </w:rPr>
          <w:t>47</w:t>
        </w:r>
        <w:r w:rsidR="00F300A9">
          <w:rPr>
            <w:webHidden/>
          </w:rPr>
          <w:fldChar w:fldCharType="end"/>
        </w:r>
      </w:hyperlink>
    </w:p>
    <w:p w14:paraId="00B443C1" w14:textId="77777777" w:rsidR="00F300A9" w:rsidRDefault="002D4A41">
      <w:pPr>
        <w:pStyle w:val="25"/>
        <w:rPr>
          <w:rFonts w:asciiTheme="minorHAnsi" w:eastAsiaTheme="minorEastAsia" w:hAnsiTheme="minorHAnsi" w:cstheme="minorBidi"/>
          <w:bCs w:val="0"/>
          <w:sz w:val="22"/>
          <w:szCs w:val="22"/>
        </w:rPr>
      </w:pPr>
      <w:hyperlink w:anchor="_Toc226556141" w:history="1">
        <w:r w:rsidR="00F300A9" w:rsidRPr="002F5064">
          <w:rPr>
            <w:rStyle w:val="ad"/>
          </w:rPr>
          <w:t>7.2.</w:t>
        </w:r>
        <w:r w:rsidR="00F300A9">
          <w:rPr>
            <w:rFonts w:asciiTheme="minorHAnsi" w:eastAsiaTheme="minorEastAsia" w:hAnsiTheme="minorHAnsi" w:cstheme="minorBidi"/>
            <w:bCs w:val="0"/>
            <w:sz w:val="22"/>
            <w:szCs w:val="22"/>
          </w:rPr>
          <w:tab/>
        </w:r>
        <w:r w:rsidR="00F300A9" w:rsidRPr="002F5064">
          <w:rPr>
            <w:rStyle w:val="ad"/>
          </w:rPr>
          <w:t>Общие требования к заголовку ответа (header)</w:t>
        </w:r>
        <w:r w:rsidR="00F300A9">
          <w:rPr>
            <w:webHidden/>
          </w:rPr>
          <w:tab/>
        </w:r>
        <w:r w:rsidR="00F300A9">
          <w:rPr>
            <w:webHidden/>
          </w:rPr>
          <w:fldChar w:fldCharType="begin"/>
        </w:r>
        <w:r w:rsidR="00F300A9">
          <w:rPr>
            <w:webHidden/>
          </w:rPr>
          <w:instrText xml:space="preserve"> PAGEREF _Toc226556141 \h </w:instrText>
        </w:r>
        <w:r w:rsidR="00F300A9">
          <w:rPr>
            <w:webHidden/>
          </w:rPr>
        </w:r>
        <w:r w:rsidR="00F300A9">
          <w:rPr>
            <w:webHidden/>
          </w:rPr>
          <w:fldChar w:fldCharType="separate"/>
        </w:r>
        <w:r w:rsidR="00F300A9">
          <w:rPr>
            <w:webHidden/>
          </w:rPr>
          <w:t>51</w:t>
        </w:r>
        <w:r w:rsidR="00F300A9">
          <w:rPr>
            <w:webHidden/>
          </w:rPr>
          <w:fldChar w:fldCharType="end"/>
        </w:r>
      </w:hyperlink>
    </w:p>
    <w:p w14:paraId="1E97F2FF" w14:textId="77777777" w:rsidR="00F300A9" w:rsidRDefault="002D4A41">
      <w:pPr>
        <w:pStyle w:val="25"/>
        <w:rPr>
          <w:rFonts w:asciiTheme="minorHAnsi" w:eastAsiaTheme="minorEastAsia" w:hAnsiTheme="minorHAnsi" w:cstheme="minorBidi"/>
          <w:bCs w:val="0"/>
          <w:sz w:val="22"/>
          <w:szCs w:val="22"/>
        </w:rPr>
      </w:pPr>
      <w:hyperlink w:anchor="_Toc226556142" w:history="1">
        <w:r w:rsidR="00F300A9" w:rsidRPr="002F5064">
          <w:rPr>
            <w:rStyle w:val="ad"/>
          </w:rPr>
          <w:t>7.3.</w:t>
        </w:r>
        <w:r w:rsidR="00F300A9">
          <w:rPr>
            <w:rFonts w:asciiTheme="minorHAnsi" w:eastAsiaTheme="minorEastAsia" w:hAnsiTheme="minorHAnsi" w:cstheme="minorBidi"/>
            <w:bCs w:val="0"/>
            <w:sz w:val="22"/>
            <w:szCs w:val="22"/>
          </w:rPr>
          <w:tab/>
        </w:r>
        <w:r w:rsidR="00F300A9" w:rsidRPr="002F5064">
          <w:rPr>
            <w:rStyle w:val="ad"/>
          </w:rPr>
          <w:t>Описание соответствия кодов ошибок и результата ответа</w:t>
        </w:r>
        <w:r w:rsidR="00F300A9">
          <w:rPr>
            <w:webHidden/>
          </w:rPr>
          <w:tab/>
        </w:r>
        <w:r w:rsidR="00F300A9">
          <w:rPr>
            <w:webHidden/>
          </w:rPr>
          <w:fldChar w:fldCharType="begin"/>
        </w:r>
        <w:r w:rsidR="00F300A9">
          <w:rPr>
            <w:webHidden/>
          </w:rPr>
          <w:instrText xml:space="preserve"> PAGEREF _Toc226556142 \h </w:instrText>
        </w:r>
        <w:r w:rsidR="00F300A9">
          <w:rPr>
            <w:webHidden/>
          </w:rPr>
        </w:r>
        <w:r w:rsidR="00F300A9">
          <w:rPr>
            <w:webHidden/>
          </w:rPr>
          <w:fldChar w:fldCharType="separate"/>
        </w:r>
        <w:r w:rsidR="00F300A9">
          <w:rPr>
            <w:webHidden/>
          </w:rPr>
          <w:t>55</w:t>
        </w:r>
        <w:r w:rsidR="00F300A9">
          <w:rPr>
            <w:webHidden/>
          </w:rPr>
          <w:fldChar w:fldCharType="end"/>
        </w:r>
      </w:hyperlink>
    </w:p>
    <w:p w14:paraId="4651D6BC" w14:textId="77777777" w:rsidR="00F300A9" w:rsidRDefault="002D4A41">
      <w:pPr>
        <w:pStyle w:val="25"/>
        <w:rPr>
          <w:rFonts w:asciiTheme="minorHAnsi" w:eastAsiaTheme="minorEastAsia" w:hAnsiTheme="minorHAnsi" w:cstheme="minorBidi"/>
          <w:bCs w:val="0"/>
          <w:sz w:val="22"/>
          <w:szCs w:val="22"/>
        </w:rPr>
      </w:pPr>
      <w:hyperlink w:anchor="_Toc226556143" w:history="1">
        <w:r w:rsidR="00F300A9" w:rsidRPr="002F5064">
          <w:rPr>
            <w:rStyle w:val="ad"/>
          </w:rPr>
          <w:t>7.4.</w:t>
        </w:r>
        <w:r w:rsidR="00F300A9">
          <w:rPr>
            <w:rFonts w:asciiTheme="minorHAnsi" w:eastAsiaTheme="minorEastAsia" w:hAnsiTheme="minorHAnsi" w:cstheme="minorBidi"/>
            <w:bCs w:val="0"/>
            <w:sz w:val="22"/>
            <w:szCs w:val="22"/>
          </w:rPr>
          <w:tab/>
        </w:r>
        <w:r w:rsidR="00F300A9" w:rsidRPr="002F5064">
          <w:rPr>
            <w:rStyle w:val="ad"/>
          </w:rPr>
          <w:t>Описание результатов обработки Запроса на подбор / сторнирование / переформирование записей учета, Запроса на сторнирование / отмену записей учета в зависимости от уровня контроля</w:t>
        </w:r>
        <w:r w:rsidR="00F300A9">
          <w:rPr>
            <w:webHidden/>
          </w:rPr>
          <w:tab/>
        </w:r>
        <w:r w:rsidR="00F300A9">
          <w:rPr>
            <w:webHidden/>
          </w:rPr>
          <w:fldChar w:fldCharType="begin"/>
        </w:r>
        <w:r w:rsidR="00F300A9">
          <w:rPr>
            <w:webHidden/>
          </w:rPr>
          <w:instrText xml:space="preserve"> PAGEREF _Toc226556143 \h </w:instrText>
        </w:r>
        <w:r w:rsidR="00F300A9">
          <w:rPr>
            <w:webHidden/>
          </w:rPr>
        </w:r>
        <w:r w:rsidR="00F300A9">
          <w:rPr>
            <w:webHidden/>
          </w:rPr>
          <w:fldChar w:fldCharType="separate"/>
        </w:r>
        <w:r w:rsidR="00F300A9">
          <w:rPr>
            <w:webHidden/>
          </w:rPr>
          <w:t>65</w:t>
        </w:r>
        <w:r w:rsidR="00F300A9">
          <w:rPr>
            <w:webHidden/>
          </w:rPr>
          <w:fldChar w:fldCharType="end"/>
        </w:r>
      </w:hyperlink>
    </w:p>
    <w:p w14:paraId="4CA7D52E" w14:textId="77777777" w:rsidR="00F300A9" w:rsidRDefault="002D4A41">
      <w:pPr>
        <w:pStyle w:val="25"/>
        <w:rPr>
          <w:rFonts w:asciiTheme="minorHAnsi" w:eastAsiaTheme="minorEastAsia" w:hAnsiTheme="minorHAnsi" w:cstheme="minorBidi"/>
          <w:bCs w:val="0"/>
          <w:sz w:val="22"/>
          <w:szCs w:val="22"/>
        </w:rPr>
      </w:pPr>
      <w:hyperlink w:anchor="_Toc226556144" w:history="1">
        <w:r w:rsidR="00F300A9" w:rsidRPr="002F5064">
          <w:rPr>
            <w:rStyle w:val="ad"/>
          </w:rPr>
          <w:t>7.5.</w:t>
        </w:r>
        <w:r w:rsidR="00F300A9">
          <w:rPr>
            <w:rFonts w:asciiTheme="minorHAnsi" w:eastAsiaTheme="minorEastAsia" w:hAnsiTheme="minorHAnsi" w:cstheme="minorBidi"/>
            <w:bCs w:val="0"/>
            <w:sz w:val="22"/>
            <w:szCs w:val="22"/>
          </w:rPr>
          <w:tab/>
        </w:r>
        <w:r w:rsidR="00F300A9" w:rsidRPr="002F5064">
          <w:rPr>
            <w:rStyle w:val="ad"/>
          </w:rPr>
          <w:t>Правила указания версии формата</w:t>
        </w:r>
        <w:r w:rsidR="00F300A9">
          <w:rPr>
            <w:webHidden/>
          </w:rPr>
          <w:tab/>
        </w:r>
        <w:r w:rsidR="00F300A9">
          <w:rPr>
            <w:webHidden/>
          </w:rPr>
          <w:fldChar w:fldCharType="begin"/>
        </w:r>
        <w:r w:rsidR="00F300A9">
          <w:rPr>
            <w:webHidden/>
          </w:rPr>
          <w:instrText xml:space="preserve"> PAGEREF _Toc226556144 \h </w:instrText>
        </w:r>
        <w:r w:rsidR="00F300A9">
          <w:rPr>
            <w:webHidden/>
          </w:rPr>
        </w:r>
        <w:r w:rsidR="00F300A9">
          <w:rPr>
            <w:webHidden/>
          </w:rPr>
          <w:fldChar w:fldCharType="separate"/>
        </w:r>
        <w:r w:rsidR="00F300A9">
          <w:rPr>
            <w:webHidden/>
          </w:rPr>
          <w:t>66</w:t>
        </w:r>
        <w:r w:rsidR="00F300A9">
          <w:rPr>
            <w:webHidden/>
          </w:rPr>
          <w:fldChar w:fldCharType="end"/>
        </w:r>
      </w:hyperlink>
    </w:p>
    <w:p w14:paraId="5DAA3700" w14:textId="77777777" w:rsidR="00F300A9" w:rsidRDefault="002D4A41">
      <w:pPr>
        <w:pStyle w:val="25"/>
        <w:rPr>
          <w:rFonts w:asciiTheme="minorHAnsi" w:eastAsiaTheme="minorEastAsia" w:hAnsiTheme="minorHAnsi" w:cstheme="minorBidi"/>
          <w:bCs w:val="0"/>
          <w:sz w:val="22"/>
          <w:szCs w:val="22"/>
        </w:rPr>
      </w:pPr>
      <w:hyperlink w:anchor="_Toc226556145" w:history="1">
        <w:r w:rsidR="00F300A9" w:rsidRPr="002F5064">
          <w:rPr>
            <w:rStyle w:val="ad"/>
          </w:rPr>
          <w:t>7.6.</w:t>
        </w:r>
        <w:r w:rsidR="00F300A9">
          <w:rPr>
            <w:rFonts w:asciiTheme="minorHAnsi" w:eastAsiaTheme="minorEastAsia" w:hAnsiTheme="minorHAnsi" w:cstheme="minorBidi"/>
            <w:bCs w:val="0"/>
            <w:sz w:val="22"/>
            <w:szCs w:val="22"/>
          </w:rPr>
          <w:tab/>
        </w:r>
        <w:r w:rsidR="00F300A9" w:rsidRPr="002F5064">
          <w:rPr>
            <w:rStyle w:val="ad"/>
          </w:rPr>
          <w:t>Статусы записей учета и этапов обработки документа</w:t>
        </w:r>
        <w:r w:rsidR="00F300A9">
          <w:rPr>
            <w:webHidden/>
          </w:rPr>
          <w:tab/>
        </w:r>
        <w:r w:rsidR="00F300A9">
          <w:rPr>
            <w:webHidden/>
          </w:rPr>
          <w:fldChar w:fldCharType="begin"/>
        </w:r>
        <w:r w:rsidR="00F300A9">
          <w:rPr>
            <w:webHidden/>
          </w:rPr>
          <w:instrText xml:space="preserve"> PAGEREF _Toc226556145 \h </w:instrText>
        </w:r>
        <w:r w:rsidR="00F300A9">
          <w:rPr>
            <w:webHidden/>
          </w:rPr>
        </w:r>
        <w:r w:rsidR="00F300A9">
          <w:rPr>
            <w:webHidden/>
          </w:rPr>
          <w:fldChar w:fldCharType="separate"/>
        </w:r>
        <w:r w:rsidR="00F300A9">
          <w:rPr>
            <w:webHidden/>
          </w:rPr>
          <w:t>67</w:t>
        </w:r>
        <w:r w:rsidR="00F300A9">
          <w:rPr>
            <w:webHidden/>
          </w:rPr>
          <w:fldChar w:fldCharType="end"/>
        </w:r>
      </w:hyperlink>
    </w:p>
    <w:p w14:paraId="660CED6A" w14:textId="77777777" w:rsidR="00F300A9" w:rsidRDefault="002D4A41">
      <w:pPr>
        <w:pStyle w:val="25"/>
        <w:rPr>
          <w:rFonts w:asciiTheme="minorHAnsi" w:eastAsiaTheme="minorEastAsia" w:hAnsiTheme="minorHAnsi" w:cstheme="minorBidi"/>
          <w:bCs w:val="0"/>
          <w:sz w:val="22"/>
          <w:szCs w:val="22"/>
        </w:rPr>
      </w:pPr>
      <w:hyperlink w:anchor="_Toc226556146" w:history="1">
        <w:r w:rsidR="00F300A9" w:rsidRPr="002F5064">
          <w:rPr>
            <w:rStyle w:val="ad"/>
            <w:highlight w:val="green"/>
          </w:rPr>
          <w:t>7.7.</w:t>
        </w:r>
        <w:r w:rsidR="00F300A9">
          <w:rPr>
            <w:rFonts w:asciiTheme="minorHAnsi" w:eastAsiaTheme="minorEastAsia" w:hAnsiTheme="minorHAnsi" w:cstheme="minorBidi"/>
            <w:bCs w:val="0"/>
            <w:sz w:val="22"/>
            <w:szCs w:val="22"/>
          </w:rPr>
          <w:tab/>
        </w:r>
        <w:r w:rsidR="00F300A9" w:rsidRPr="002F5064">
          <w:rPr>
            <w:rStyle w:val="ad"/>
            <w:highlight w:val="green"/>
          </w:rPr>
          <w:t>Операторы сравнения</w:t>
        </w:r>
        <w:r w:rsidR="00F300A9">
          <w:rPr>
            <w:webHidden/>
          </w:rPr>
          <w:tab/>
        </w:r>
        <w:r w:rsidR="00F300A9">
          <w:rPr>
            <w:webHidden/>
          </w:rPr>
          <w:fldChar w:fldCharType="begin"/>
        </w:r>
        <w:r w:rsidR="00F300A9">
          <w:rPr>
            <w:webHidden/>
          </w:rPr>
          <w:instrText xml:space="preserve"> PAGEREF _Toc226556146 \h </w:instrText>
        </w:r>
        <w:r w:rsidR="00F300A9">
          <w:rPr>
            <w:webHidden/>
          </w:rPr>
        </w:r>
        <w:r w:rsidR="00F300A9">
          <w:rPr>
            <w:webHidden/>
          </w:rPr>
          <w:fldChar w:fldCharType="separate"/>
        </w:r>
        <w:r w:rsidR="00F300A9">
          <w:rPr>
            <w:webHidden/>
          </w:rPr>
          <w:t>73</w:t>
        </w:r>
        <w:r w:rsidR="00F300A9">
          <w:rPr>
            <w:webHidden/>
          </w:rPr>
          <w:fldChar w:fldCharType="end"/>
        </w:r>
      </w:hyperlink>
    </w:p>
    <w:p w14:paraId="18FCE35C" w14:textId="77777777" w:rsidR="00F300A9" w:rsidRDefault="002D4A41">
      <w:pPr>
        <w:pStyle w:val="25"/>
        <w:rPr>
          <w:rFonts w:asciiTheme="minorHAnsi" w:eastAsiaTheme="minorEastAsia" w:hAnsiTheme="minorHAnsi" w:cstheme="minorBidi"/>
          <w:bCs w:val="0"/>
          <w:sz w:val="22"/>
          <w:szCs w:val="22"/>
        </w:rPr>
      </w:pPr>
      <w:hyperlink w:anchor="_Toc226556147" w:history="1">
        <w:r w:rsidR="00F300A9" w:rsidRPr="002F5064">
          <w:rPr>
            <w:rStyle w:val="ad"/>
          </w:rPr>
          <w:t>7.8.</w:t>
        </w:r>
        <w:r w:rsidR="00F300A9">
          <w:rPr>
            <w:rFonts w:asciiTheme="minorHAnsi" w:eastAsiaTheme="minorEastAsia" w:hAnsiTheme="minorHAnsi" w:cstheme="minorBidi"/>
            <w:bCs w:val="0"/>
            <w:sz w:val="22"/>
            <w:szCs w:val="22"/>
          </w:rPr>
          <w:tab/>
        </w:r>
        <w:r w:rsidR="00F300A9" w:rsidRPr="002F5064">
          <w:rPr>
            <w:rStyle w:val="ad"/>
          </w:rPr>
          <w:t>Особенности хранения SVAP пустых значений аналитических признаков</w:t>
        </w:r>
        <w:r w:rsidR="00F300A9">
          <w:rPr>
            <w:webHidden/>
          </w:rPr>
          <w:tab/>
        </w:r>
        <w:r w:rsidR="00F300A9">
          <w:rPr>
            <w:webHidden/>
          </w:rPr>
          <w:fldChar w:fldCharType="begin"/>
        </w:r>
        <w:r w:rsidR="00F300A9">
          <w:rPr>
            <w:webHidden/>
          </w:rPr>
          <w:instrText xml:space="preserve"> PAGEREF _Toc226556147 \h </w:instrText>
        </w:r>
        <w:r w:rsidR="00F300A9">
          <w:rPr>
            <w:webHidden/>
          </w:rPr>
        </w:r>
        <w:r w:rsidR="00F300A9">
          <w:rPr>
            <w:webHidden/>
          </w:rPr>
          <w:fldChar w:fldCharType="separate"/>
        </w:r>
        <w:r w:rsidR="00F300A9">
          <w:rPr>
            <w:webHidden/>
          </w:rPr>
          <w:t>75</w:t>
        </w:r>
        <w:r w:rsidR="00F300A9">
          <w:rPr>
            <w:webHidden/>
          </w:rPr>
          <w:fldChar w:fldCharType="end"/>
        </w:r>
      </w:hyperlink>
    </w:p>
    <w:p w14:paraId="38AB10D2" w14:textId="77777777" w:rsidR="00F300A9" w:rsidRDefault="002D4A41">
      <w:pPr>
        <w:pStyle w:val="11"/>
        <w:rPr>
          <w:rFonts w:asciiTheme="minorHAnsi" w:eastAsiaTheme="minorEastAsia" w:hAnsiTheme="minorHAnsi" w:cstheme="minorBidi"/>
          <w:b w:val="0"/>
          <w:bCs w:val="0"/>
          <w:caps w:val="0"/>
          <w:sz w:val="22"/>
          <w:szCs w:val="22"/>
        </w:rPr>
      </w:pPr>
      <w:hyperlink w:anchor="_Toc226556148" w:history="1">
        <w:r w:rsidR="00F300A9" w:rsidRPr="002F5064">
          <w:rPr>
            <w:rStyle w:val="ad"/>
          </w:rPr>
          <w:t>8.</w:t>
        </w:r>
        <w:r w:rsidR="00F300A9">
          <w:rPr>
            <w:rFonts w:asciiTheme="minorHAnsi" w:eastAsiaTheme="minorEastAsia" w:hAnsiTheme="minorHAnsi" w:cstheme="minorBidi"/>
            <w:b w:val="0"/>
            <w:bCs w:val="0"/>
            <w:caps w:val="0"/>
            <w:sz w:val="22"/>
            <w:szCs w:val="22"/>
          </w:rPr>
          <w:tab/>
        </w:r>
        <w:r w:rsidR="00F300A9" w:rsidRPr="002F5064">
          <w:rPr>
            <w:rStyle w:val="ad"/>
          </w:rPr>
          <w:t>Проверка состояния запроса (STATUS)</w:t>
        </w:r>
        <w:r w:rsidR="00F300A9">
          <w:rPr>
            <w:webHidden/>
          </w:rPr>
          <w:tab/>
        </w:r>
        <w:r w:rsidR="00F300A9">
          <w:rPr>
            <w:webHidden/>
          </w:rPr>
          <w:fldChar w:fldCharType="begin"/>
        </w:r>
        <w:r w:rsidR="00F300A9">
          <w:rPr>
            <w:webHidden/>
          </w:rPr>
          <w:instrText xml:space="preserve"> PAGEREF _Toc226556148 \h </w:instrText>
        </w:r>
        <w:r w:rsidR="00F300A9">
          <w:rPr>
            <w:webHidden/>
          </w:rPr>
        </w:r>
        <w:r w:rsidR="00F300A9">
          <w:rPr>
            <w:webHidden/>
          </w:rPr>
          <w:fldChar w:fldCharType="separate"/>
        </w:r>
        <w:r w:rsidR="00F300A9">
          <w:rPr>
            <w:webHidden/>
          </w:rPr>
          <w:t>77</w:t>
        </w:r>
        <w:r w:rsidR="00F300A9">
          <w:rPr>
            <w:webHidden/>
          </w:rPr>
          <w:fldChar w:fldCharType="end"/>
        </w:r>
      </w:hyperlink>
    </w:p>
    <w:p w14:paraId="15B11E4F" w14:textId="77777777" w:rsidR="00F300A9" w:rsidRDefault="002D4A41">
      <w:pPr>
        <w:pStyle w:val="25"/>
        <w:rPr>
          <w:rFonts w:asciiTheme="minorHAnsi" w:eastAsiaTheme="minorEastAsia" w:hAnsiTheme="minorHAnsi" w:cstheme="minorBidi"/>
          <w:bCs w:val="0"/>
          <w:sz w:val="22"/>
          <w:szCs w:val="22"/>
        </w:rPr>
      </w:pPr>
      <w:hyperlink w:anchor="_Toc226556149" w:history="1">
        <w:r w:rsidR="00F300A9" w:rsidRPr="002F5064">
          <w:rPr>
            <w:rStyle w:val="ad"/>
          </w:rPr>
          <w:t>8.1.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_Toc226556149 \h </w:instrText>
        </w:r>
        <w:r w:rsidR="00F300A9">
          <w:rPr>
            <w:webHidden/>
          </w:rPr>
        </w:r>
        <w:r w:rsidR="00F300A9">
          <w:rPr>
            <w:webHidden/>
          </w:rPr>
          <w:fldChar w:fldCharType="separate"/>
        </w:r>
        <w:r w:rsidR="00F300A9">
          <w:rPr>
            <w:webHidden/>
          </w:rPr>
          <w:t>77</w:t>
        </w:r>
        <w:r w:rsidR="00F300A9">
          <w:rPr>
            <w:webHidden/>
          </w:rPr>
          <w:fldChar w:fldCharType="end"/>
        </w:r>
      </w:hyperlink>
    </w:p>
    <w:p w14:paraId="46E48441" w14:textId="77777777" w:rsidR="00F300A9" w:rsidRDefault="002D4A41">
      <w:pPr>
        <w:pStyle w:val="34"/>
        <w:rPr>
          <w:rFonts w:asciiTheme="minorHAnsi" w:eastAsiaTheme="minorEastAsia" w:hAnsiTheme="minorHAnsi" w:cstheme="minorBidi"/>
          <w:bCs w:val="0"/>
          <w:iCs w:val="0"/>
          <w:sz w:val="22"/>
          <w:szCs w:val="22"/>
        </w:rPr>
      </w:pPr>
      <w:hyperlink w:anchor="_Toc226556150" w:history="1">
        <w:r w:rsidR="00F300A9" w:rsidRPr="002F5064">
          <w:rPr>
            <w:rStyle w:val="ad"/>
          </w:rPr>
          <w:t>8.1.1.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_Toc226556150 \h </w:instrText>
        </w:r>
        <w:r w:rsidR="00F300A9">
          <w:rPr>
            <w:webHidden/>
          </w:rPr>
        </w:r>
        <w:r w:rsidR="00F300A9">
          <w:rPr>
            <w:webHidden/>
          </w:rPr>
          <w:fldChar w:fldCharType="separate"/>
        </w:r>
        <w:r w:rsidR="00F300A9">
          <w:rPr>
            <w:webHidden/>
          </w:rPr>
          <w:t>78</w:t>
        </w:r>
        <w:r w:rsidR="00F300A9">
          <w:rPr>
            <w:webHidden/>
          </w:rPr>
          <w:fldChar w:fldCharType="end"/>
        </w:r>
      </w:hyperlink>
    </w:p>
    <w:p w14:paraId="47B29D5C" w14:textId="77777777" w:rsidR="00F300A9" w:rsidRDefault="002D4A41">
      <w:pPr>
        <w:pStyle w:val="25"/>
        <w:rPr>
          <w:rFonts w:asciiTheme="minorHAnsi" w:eastAsiaTheme="minorEastAsia" w:hAnsiTheme="minorHAnsi" w:cstheme="minorBidi"/>
          <w:bCs w:val="0"/>
          <w:sz w:val="22"/>
          <w:szCs w:val="22"/>
        </w:rPr>
      </w:pPr>
      <w:hyperlink w:anchor="_Toc226556151" w:history="1">
        <w:r w:rsidR="00F300A9" w:rsidRPr="002F5064">
          <w:rPr>
            <w:rStyle w:val="ad"/>
          </w:rPr>
          <w:t>8.2.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_Toc226556151 \h </w:instrText>
        </w:r>
        <w:r w:rsidR="00F300A9">
          <w:rPr>
            <w:webHidden/>
          </w:rPr>
        </w:r>
        <w:r w:rsidR="00F300A9">
          <w:rPr>
            <w:webHidden/>
          </w:rPr>
          <w:fldChar w:fldCharType="separate"/>
        </w:r>
        <w:r w:rsidR="00F300A9">
          <w:rPr>
            <w:webHidden/>
          </w:rPr>
          <w:t>79</w:t>
        </w:r>
        <w:r w:rsidR="00F300A9">
          <w:rPr>
            <w:webHidden/>
          </w:rPr>
          <w:fldChar w:fldCharType="end"/>
        </w:r>
      </w:hyperlink>
    </w:p>
    <w:p w14:paraId="2A4BB3E8" w14:textId="77777777" w:rsidR="00F300A9" w:rsidRDefault="002D4A41">
      <w:pPr>
        <w:pStyle w:val="34"/>
        <w:rPr>
          <w:rFonts w:asciiTheme="minorHAnsi" w:eastAsiaTheme="minorEastAsia" w:hAnsiTheme="minorHAnsi" w:cstheme="minorBidi"/>
          <w:bCs w:val="0"/>
          <w:iCs w:val="0"/>
          <w:sz w:val="22"/>
          <w:szCs w:val="22"/>
        </w:rPr>
      </w:pPr>
      <w:hyperlink w:anchor="_Toc226556152" w:history="1">
        <w:r w:rsidR="00F300A9" w:rsidRPr="002F5064">
          <w:rPr>
            <w:rStyle w:val="ad"/>
          </w:rPr>
          <w:t>8.2.1.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_Toc226556152 \h </w:instrText>
        </w:r>
        <w:r w:rsidR="00F300A9">
          <w:rPr>
            <w:webHidden/>
          </w:rPr>
        </w:r>
        <w:r w:rsidR="00F300A9">
          <w:rPr>
            <w:webHidden/>
          </w:rPr>
          <w:fldChar w:fldCharType="separate"/>
        </w:r>
        <w:r w:rsidR="00F300A9">
          <w:rPr>
            <w:webHidden/>
          </w:rPr>
          <w:t>81</w:t>
        </w:r>
        <w:r w:rsidR="00F300A9">
          <w:rPr>
            <w:webHidden/>
          </w:rPr>
          <w:fldChar w:fldCharType="end"/>
        </w:r>
      </w:hyperlink>
    </w:p>
    <w:p w14:paraId="35418AD2" w14:textId="77777777" w:rsidR="00F300A9" w:rsidRDefault="002D4A41">
      <w:pPr>
        <w:pStyle w:val="11"/>
        <w:rPr>
          <w:rFonts w:asciiTheme="minorHAnsi" w:eastAsiaTheme="minorEastAsia" w:hAnsiTheme="minorHAnsi" w:cstheme="minorBidi"/>
          <w:b w:val="0"/>
          <w:bCs w:val="0"/>
          <w:caps w:val="0"/>
          <w:sz w:val="22"/>
          <w:szCs w:val="22"/>
        </w:rPr>
      </w:pPr>
      <w:hyperlink w:anchor="_Toc226556153" w:history="1">
        <w:r w:rsidR="00F300A9" w:rsidRPr="002F5064">
          <w:rPr>
            <w:rStyle w:val="ad"/>
          </w:rPr>
          <w:t>9.</w:t>
        </w:r>
        <w:r w:rsidR="00F300A9">
          <w:rPr>
            <w:rFonts w:asciiTheme="minorHAnsi" w:eastAsiaTheme="minorEastAsia" w:hAnsiTheme="minorHAnsi" w:cstheme="minorBidi"/>
            <w:b w:val="0"/>
            <w:bCs w:val="0"/>
            <w:caps w:val="0"/>
            <w:sz w:val="22"/>
            <w:szCs w:val="22"/>
          </w:rPr>
          <w:tab/>
        </w:r>
        <w:r w:rsidR="00F300A9" w:rsidRPr="002F5064">
          <w:rPr>
            <w:rStyle w:val="ad"/>
          </w:rPr>
          <w:t>Запрос на подбор / сторнирование / переформирование записей учета (ACCOUNTING)</w:t>
        </w:r>
        <w:r w:rsidR="00F300A9">
          <w:rPr>
            <w:webHidden/>
          </w:rPr>
          <w:tab/>
        </w:r>
        <w:r w:rsidR="00F300A9">
          <w:rPr>
            <w:webHidden/>
          </w:rPr>
          <w:fldChar w:fldCharType="begin"/>
        </w:r>
        <w:r w:rsidR="00F300A9">
          <w:rPr>
            <w:webHidden/>
          </w:rPr>
          <w:instrText xml:space="preserve"> PAGEREF _Toc226556153 \h </w:instrText>
        </w:r>
        <w:r w:rsidR="00F300A9">
          <w:rPr>
            <w:webHidden/>
          </w:rPr>
        </w:r>
        <w:r w:rsidR="00F300A9">
          <w:rPr>
            <w:webHidden/>
          </w:rPr>
          <w:fldChar w:fldCharType="separate"/>
        </w:r>
        <w:r w:rsidR="00F300A9">
          <w:rPr>
            <w:webHidden/>
          </w:rPr>
          <w:t>83</w:t>
        </w:r>
        <w:r w:rsidR="00F300A9">
          <w:rPr>
            <w:webHidden/>
          </w:rPr>
          <w:fldChar w:fldCharType="end"/>
        </w:r>
      </w:hyperlink>
    </w:p>
    <w:p w14:paraId="2E777554" w14:textId="77777777" w:rsidR="00F300A9" w:rsidRDefault="002D4A41">
      <w:pPr>
        <w:pStyle w:val="25"/>
        <w:rPr>
          <w:rFonts w:asciiTheme="minorHAnsi" w:eastAsiaTheme="minorEastAsia" w:hAnsiTheme="minorHAnsi" w:cstheme="minorBidi"/>
          <w:bCs w:val="0"/>
          <w:sz w:val="22"/>
          <w:szCs w:val="22"/>
        </w:rPr>
      </w:pPr>
      <w:hyperlink w:anchor="_Toc226556154" w:history="1">
        <w:r w:rsidR="00F300A9" w:rsidRPr="002F5064">
          <w:rPr>
            <w:rStyle w:val="ad"/>
          </w:rPr>
          <w:t>9.1.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_Toc226556154 \h </w:instrText>
        </w:r>
        <w:r w:rsidR="00F300A9">
          <w:rPr>
            <w:webHidden/>
          </w:rPr>
        </w:r>
        <w:r w:rsidR="00F300A9">
          <w:rPr>
            <w:webHidden/>
          </w:rPr>
          <w:fldChar w:fldCharType="separate"/>
        </w:r>
        <w:r w:rsidR="00F300A9">
          <w:rPr>
            <w:webHidden/>
          </w:rPr>
          <w:t>86</w:t>
        </w:r>
        <w:r w:rsidR="00F300A9">
          <w:rPr>
            <w:webHidden/>
          </w:rPr>
          <w:fldChar w:fldCharType="end"/>
        </w:r>
      </w:hyperlink>
    </w:p>
    <w:p w14:paraId="37DCE597" w14:textId="77777777" w:rsidR="00F300A9" w:rsidRDefault="002D4A41">
      <w:pPr>
        <w:pStyle w:val="25"/>
        <w:rPr>
          <w:rFonts w:asciiTheme="minorHAnsi" w:eastAsiaTheme="minorEastAsia" w:hAnsiTheme="minorHAnsi" w:cstheme="minorBidi"/>
          <w:bCs w:val="0"/>
          <w:sz w:val="22"/>
          <w:szCs w:val="22"/>
        </w:rPr>
      </w:pPr>
      <w:hyperlink w:anchor="_Toc226556155" w:history="1">
        <w:r w:rsidR="00F300A9" w:rsidRPr="002F5064">
          <w:rPr>
            <w:rStyle w:val="ad"/>
          </w:rPr>
          <w:t>9.2.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_Toc226556155 \h </w:instrText>
        </w:r>
        <w:r w:rsidR="00F300A9">
          <w:rPr>
            <w:webHidden/>
          </w:rPr>
        </w:r>
        <w:r w:rsidR="00F300A9">
          <w:rPr>
            <w:webHidden/>
          </w:rPr>
          <w:fldChar w:fldCharType="separate"/>
        </w:r>
        <w:r w:rsidR="00F300A9">
          <w:rPr>
            <w:webHidden/>
          </w:rPr>
          <w:t>86</w:t>
        </w:r>
        <w:r w:rsidR="00F300A9">
          <w:rPr>
            <w:webHidden/>
          </w:rPr>
          <w:fldChar w:fldCharType="end"/>
        </w:r>
      </w:hyperlink>
    </w:p>
    <w:p w14:paraId="3060B609" w14:textId="77777777" w:rsidR="00F300A9" w:rsidRDefault="002D4A41">
      <w:pPr>
        <w:pStyle w:val="34"/>
        <w:rPr>
          <w:rFonts w:asciiTheme="minorHAnsi" w:eastAsiaTheme="minorEastAsia" w:hAnsiTheme="minorHAnsi" w:cstheme="minorBidi"/>
          <w:bCs w:val="0"/>
          <w:iCs w:val="0"/>
          <w:sz w:val="22"/>
          <w:szCs w:val="22"/>
        </w:rPr>
      </w:pPr>
      <w:hyperlink w:anchor="_Toc226556156" w:history="1">
        <w:r w:rsidR="00F300A9" w:rsidRPr="002F5064">
          <w:rPr>
            <w:rStyle w:val="ad"/>
          </w:rPr>
          <w:t>9.2.1.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_Toc226556156 \h </w:instrText>
        </w:r>
        <w:r w:rsidR="00F300A9">
          <w:rPr>
            <w:webHidden/>
          </w:rPr>
        </w:r>
        <w:r w:rsidR="00F300A9">
          <w:rPr>
            <w:webHidden/>
          </w:rPr>
          <w:fldChar w:fldCharType="separate"/>
        </w:r>
        <w:r w:rsidR="00F300A9">
          <w:rPr>
            <w:webHidden/>
          </w:rPr>
          <w:t>89</w:t>
        </w:r>
        <w:r w:rsidR="00F300A9">
          <w:rPr>
            <w:webHidden/>
          </w:rPr>
          <w:fldChar w:fldCharType="end"/>
        </w:r>
      </w:hyperlink>
    </w:p>
    <w:p w14:paraId="09344B7E" w14:textId="77777777" w:rsidR="00F300A9" w:rsidRDefault="002D4A41">
      <w:pPr>
        <w:pStyle w:val="11"/>
        <w:rPr>
          <w:rFonts w:asciiTheme="minorHAnsi" w:eastAsiaTheme="minorEastAsia" w:hAnsiTheme="minorHAnsi" w:cstheme="minorBidi"/>
          <w:b w:val="0"/>
          <w:bCs w:val="0"/>
          <w:caps w:val="0"/>
          <w:sz w:val="22"/>
          <w:szCs w:val="22"/>
        </w:rPr>
      </w:pPr>
      <w:hyperlink w:anchor="_Toc226556157" w:history="1">
        <w:r w:rsidR="00F300A9" w:rsidRPr="002F5064">
          <w:rPr>
            <w:rStyle w:val="ad"/>
          </w:rPr>
          <w:t>10.</w:t>
        </w:r>
        <w:r w:rsidR="00F300A9">
          <w:rPr>
            <w:rFonts w:asciiTheme="minorHAnsi" w:eastAsiaTheme="minorEastAsia" w:hAnsiTheme="minorHAnsi" w:cstheme="minorBidi"/>
            <w:b w:val="0"/>
            <w:bCs w:val="0"/>
            <w:caps w:val="0"/>
            <w:sz w:val="22"/>
            <w:szCs w:val="22"/>
          </w:rPr>
          <w:tab/>
        </w:r>
        <w:r w:rsidR="00F300A9" w:rsidRPr="002F5064">
          <w:rPr>
            <w:rStyle w:val="ad"/>
          </w:rPr>
          <w:t>Запрос на сторнирование / отмену записей учета (REVERSAL)</w:t>
        </w:r>
        <w:r w:rsidR="00F300A9">
          <w:rPr>
            <w:webHidden/>
          </w:rPr>
          <w:tab/>
        </w:r>
        <w:r w:rsidR="00F300A9">
          <w:rPr>
            <w:webHidden/>
          </w:rPr>
          <w:fldChar w:fldCharType="begin"/>
        </w:r>
        <w:r w:rsidR="00F300A9">
          <w:rPr>
            <w:webHidden/>
          </w:rPr>
          <w:instrText xml:space="preserve"> PAGEREF _Toc226556157 \h </w:instrText>
        </w:r>
        <w:r w:rsidR="00F300A9">
          <w:rPr>
            <w:webHidden/>
          </w:rPr>
        </w:r>
        <w:r w:rsidR="00F300A9">
          <w:rPr>
            <w:webHidden/>
          </w:rPr>
          <w:fldChar w:fldCharType="separate"/>
        </w:r>
        <w:r w:rsidR="00F300A9">
          <w:rPr>
            <w:webHidden/>
          </w:rPr>
          <w:t>92</w:t>
        </w:r>
        <w:r w:rsidR="00F300A9">
          <w:rPr>
            <w:webHidden/>
          </w:rPr>
          <w:fldChar w:fldCharType="end"/>
        </w:r>
      </w:hyperlink>
    </w:p>
    <w:p w14:paraId="3640DA8B" w14:textId="77777777" w:rsidR="00F300A9" w:rsidRDefault="002D4A41">
      <w:pPr>
        <w:pStyle w:val="25"/>
        <w:rPr>
          <w:rFonts w:asciiTheme="minorHAnsi" w:eastAsiaTheme="minorEastAsia" w:hAnsiTheme="minorHAnsi" w:cstheme="minorBidi"/>
          <w:bCs w:val="0"/>
          <w:sz w:val="22"/>
          <w:szCs w:val="22"/>
        </w:rPr>
      </w:pPr>
      <w:hyperlink w:anchor="_Toc226556158" w:history="1">
        <w:r w:rsidR="00F300A9" w:rsidRPr="002F5064">
          <w:rPr>
            <w:rStyle w:val="ad"/>
          </w:rPr>
          <w:t>10.1.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_Toc226556158 \h </w:instrText>
        </w:r>
        <w:r w:rsidR="00F300A9">
          <w:rPr>
            <w:webHidden/>
          </w:rPr>
        </w:r>
        <w:r w:rsidR="00F300A9">
          <w:rPr>
            <w:webHidden/>
          </w:rPr>
          <w:fldChar w:fldCharType="separate"/>
        </w:r>
        <w:r w:rsidR="00F300A9">
          <w:rPr>
            <w:webHidden/>
          </w:rPr>
          <w:t>93</w:t>
        </w:r>
        <w:r w:rsidR="00F300A9">
          <w:rPr>
            <w:webHidden/>
          </w:rPr>
          <w:fldChar w:fldCharType="end"/>
        </w:r>
      </w:hyperlink>
    </w:p>
    <w:p w14:paraId="710CE20E" w14:textId="77777777" w:rsidR="00F300A9" w:rsidRDefault="002D4A41">
      <w:pPr>
        <w:pStyle w:val="34"/>
        <w:rPr>
          <w:rFonts w:asciiTheme="minorHAnsi" w:eastAsiaTheme="minorEastAsia" w:hAnsiTheme="minorHAnsi" w:cstheme="minorBidi"/>
          <w:bCs w:val="0"/>
          <w:iCs w:val="0"/>
          <w:sz w:val="22"/>
          <w:szCs w:val="22"/>
        </w:rPr>
      </w:pPr>
      <w:hyperlink w:anchor="_Toc226556159" w:history="1">
        <w:r w:rsidR="00F300A9" w:rsidRPr="002F5064">
          <w:rPr>
            <w:rStyle w:val="ad"/>
          </w:rPr>
          <w:t>10.1.1.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_Toc226556159 \h </w:instrText>
        </w:r>
        <w:r w:rsidR="00F300A9">
          <w:rPr>
            <w:webHidden/>
          </w:rPr>
        </w:r>
        <w:r w:rsidR="00F300A9">
          <w:rPr>
            <w:webHidden/>
          </w:rPr>
          <w:fldChar w:fldCharType="separate"/>
        </w:r>
        <w:r w:rsidR="00F300A9">
          <w:rPr>
            <w:webHidden/>
          </w:rPr>
          <w:t>95</w:t>
        </w:r>
        <w:r w:rsidR="00F300A9">
          <w:rPr>
            <w:webHidden/>
          </w:rPr>
          <w:fldChar w:fldCharType="end"/>
        </w:r>
      </w:hyperlink>
    </w:p>
    <w:p w14:paraId="164931F1" w14:textId="77777777" w:rsidR="00F300A9" w:rsidRDefault="002D4A41">
      <w:pPr>
        <w:pStyle w:val="25"/>
        <w:rPr>
          <w:rFonts w:asciiTheme="minorHAnsi" w:eastAsiaTheme="minorEastAsia" w:hAnsiTheme="minorHAnsi" w:cstheme="minorBidi"/>
          <w:bCs w:val="0"/>
          <w:sz w:val="22"/>
          <w:szCs w:val="22"/>
        </w:rPr>
      </w:pPr>
      <w:hyperlink w:anchor="_Toc226556160" w:history="1">
        <w:r w:rsidR="00F300A9" w:rsidRPr="002F5064">
          <w:rPr>
            <w:rStyle w:val="ad"/>
          </w:rPr>
          <w:t>10.2.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_Toc226556160 \h </w:instrText>
        </w:r>
        <w:r w:rsidR="00F300A9">
          <w:rPr>
            <w:webHidden/>
          </w:rPr>
        </w:r>
        <w:r w:rsidR="00F300A9">
          <w:rPr>
            <w:webHidden/>
          </w:rPr>
          <w:fldChar w:fldCharType="separate"/>
        </w:r>
        <w:r w:rsidR="00F300A9">
          <w:rPr>
            <w:webHidden/>
          </w:rPr>
          <w:t>96</w:t>
        </w:r>
        <w:r w:rsidR="00F300A9">
          <w:rPr>
            <w:webHidden/>
          </w:rPr>
          <w:fldChar w:fldCharType="end"/>
        </w:r>
      </w:hyperlink>
    </w:p>
    <w:p w14:paraId="110DB1F6" w14:textId="77777777" w:rsidR="00F300A9" w:rsidRDefault="002D4A41">
      <w:pPr>
        <w:pStyle w:val="34"/>
        <w:rPr>
          <w:rFonts w:asciiTheme="minorHAnsi" w:eastAsiaTheme="minorEastAsia" w:hAnsiTheme="minorHAnsi" w:cstheme="minorBidi"/>
          <w:bCs w:val="0"/>
          <w:iCs w:val="0"/>
          <w:sz w:val="22"/>
          <w:szCs w:val="22"/>
        </w:rPr>
      </w:pPr>
      <w:hyperlink w:anchor="_Toc226556161" w:history="1">
        <w:r w:rsidR="00F300A9" w:rsidRPr="002F5064">
          <w:rPr>
            <w:rStyle w:val="ad"/>
          </w:rPr>
          <w:t>10.2.1.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_Toc226556161 \h </w:instrText>
        </w:r>
        <w:r w:rsidR="00F300A9">
          <w:rPr>
            <w:webHidden/>
          </w:rPr>
        </w:r>
        <w:r w:rsidR="00F300A9">
          <w:rPr>
            <w:webHidden/>
          </w:rPr>
          <w:fldChar w:fldCharType="separate"/>
        </w:r>
        <w:r w:rsidR="00F300A9">
          <w:rPr>
            <w:webHidden/>
          </w:rPr>
          <w:t>99</w:t>
        </w:r>
        <w:r w:rsidR="00F300A9">
          <w:rPr>
            <w:webHidden/>
          </w:rPr>
          <w:fldChar w:fldCharType="end"/>
        </w:r>
      </w:hyperlink>
    </w:p>
    <w:p w14:paraId="5570E1D0" w14:textId="77777777" w:rsidR="00F300A9" w:rsidRDefault="002D4A41">
      <w:pPr>
        <w:pStyle w:val="11"/>
        <w:rPr>
          <w:rFonts w:asciiTheme="minorHAnsi" w:eastAsiaTheme="minorEastAsia" w:hAnsiTheme="minorHAnsi" w:cstheme="minorBidi"/>
          <w:b w:val="0"/>
          <w:bCs w:val="0"/>
          <w:caps w:val="0"/>
          <w:sz w:val="22"/>
          <w:szCs w:val="22"/>
        </w:rPr>
      </w:pPr>
      <w:hyperlink w:anchor="_Toc226556162" w:history="1">
        <w:r w:rsidR="00F300A9" w:rsidRPr="002F5064">
          <w:rPr>
            <w:rStyle w:val="ad"/>
          </w:rPr>
          <w:t>11.</w:t>
        </w:r>
        <w:r w:rsidR="00F300A9">
          <w:rPr>
            <w:rFonts w:asciiTheme="minorHAnsi" w:eastAsiaTheme="minorEastAsia" w:hAnsiTheme="minorHAnsi" w:cstheme="minorBidi"/>
            <w:b w:val="0"/>
            <w:bCs w:val="0"/>
            <w:caps w:val="0"/>
            <w:sz w:val="22"/>
            <w:szCs w:val="22"/>
          </w:rPr>
          <w:tab/>
        </w:r>
        <w:r w:rsidR="00F300A9" w:rsidRPr="002F5064">
          <w:rPr>
            <w:rStyle w:val="ad"/>
          </w:rPr>
          <w:t xml:space="preserve">Запрос списка подобранных записей учета по документу / </w:t>
        </w:r>
        <w:r w:rsidR="00F300A9" w:rsidRPr="002F5064">
          <w:rPr>
            <w:rStyle w:val="ad"/>
            <w:highlight w:val="green"/>
          </w:rPr>
          <w:t>по дате отражения в учете</w:t>
        </w:r>
        <w:r w:rsidR="00F300A9" w:rsidRPr="002F5064">
          <w:rPr>
            <w:rStyle w:val="ad"/>
          </w:rPr>
          <w:t xml:space="preserve"> (OPLIST)</w:t>
        </w:r>
        <w:r w:rsidR="00F300A9">
          <w:rPr>
            <w:webHidden/>
          </w:rPr>
          <w:tab/>
        </w:r>
        <w:r w:rsidR="00F300A9">
          <w:rPr>
            <w:webHidden/>
          </w:rPr>
          <w:fldChar w:fldCharType="begin"/>
        </w:r>
        <w:r w:rsidR="00F300A9">
          <w:rPr>
            <w:webHidden/>
          </w:rPr>
          <w:instrText xml:space="preserve"> PAGEREF _Toc226556162 \h </w:instrText>
        </w:r>
        <w:r w:rsidR="00F300A9">
          <w:rPr>
            <w:webHidden/>
          </w:rPr>
        </w:r>
        <w:r w:rsidR="00F300A9">
          <w:rPr>
            <w:webHidden/>
          </w:rPr>
          <w:fldChar w:fldCharType="separate"/>
        </w:r>
        <w:r w:rsidR="00F300A9">
          <w:rPr>
            <w:webHidden/>
          </w:rPr>
          <w:t>101</w:t>
        </w:r>
        <w:r w:rsidR="00F300A9">
          <w:rPr>
            <w:webHidden/>
          </w:rPr>
          <w:fldChar w:fldCharType="end"/>
        </w:r>
      </w:hyperlink>
    </w:p>
    <w:p w14:paraId="6693D249" w14:textId="77777777" w:rsidR="00F300A9" w:rsidRDefault="002D4A41">
      <w:pPr>
        <w:pStyle w:val="25"/>
        <w:rPr>
          <w:rFonts w:asciiTheme="minorHAnsi" w:eastAsiaTheme="minorEastAsia" w:hAnsiTheme="minorHAnsi" w:cstheme="minorBidi"/>
          <w:bCs w:val="0"/>
          <w:sz w:val="22"/>
          <w:szCs w:val="22"/>
        </w:rPr>
      </w:pPr>
      <w:hyperlink w:anchor="_Toc226556163" w:history="1">
        <w:r w:rsidR="00F300A9" w:rsidRPr="002F5064">
          <w:rPr>
            <w:rStyle w:val="ad"/>
          </w:rPr>
          <w:t>11.1.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_Toc226556163 \h </w:instrText>
        </w:r>
        <w:r w:rsidR="00F300A9">
          <w:rPr>
            <w:webHidden/>
          </w:rPr>
        </w:r>
        <w:r w:rsidR="00F300A9">
          <w:rPr>
            <w:webHidden/>
          </w:rPr>
          <w:fldChar w:fldCharType="separate"/>
        </w:r>
        <w:r w:rsidR="00F300A9">
          <w:rPr>
            <w:webHidden/>
          </w:rPr>
          <w:t>103</w:t>
        </w:r>
        <w:r w:rsidR="00F300A9">
          <w:rPr>
            <w:webHidden/>
          </w:rPr>
          <w:fldChar w:fldCharType="end"/>
        </w:r>
      </w:hyperlink>
    </w:p>
    <w:p w14:paraId="4FF71FAC" w14:textId="77777777" w:rsidR="00F300A9" w:rsidRDefault="002D4A41">
      <w:pPr>
        <w:pStyle w:val="34"/>
        <w:rPr>
          <w:rFonts w:asciiTheme="minorHAnsi" w:eastAsiaTheme="minorEastAsia" w:hAnsiTheme="minorHAnsi" w:cstheme="minorBidi"/>
          <w:bCs w:val="0"/>
          <w:iCs w:val="0"/>
          <w:sz w:val="22"/>
          <w:szCs w:val="22"/>
        </w:rPr>
      </w:pPr>
      <w:hyperlink w:anchor="_Toc226556164" w:history="1">
        <w:r w:rsidR="00F300A9" w:rsidRPr="002F5064">
          <w:rPr>
            <w:rStyle w:val="ad"/>
          </w:rPr>
          <w:t>11.1.1.</w:t>
        </w:r>
        <w:r w:rsidR="00F300A9">
          <w:rPr>
            <w:rFonts w:asciiTheme="minorHAnsi" w:eastAsiaTheme="minorEastAsia" w:hAnsiTheme="minorHAnsi" w:cstheme="minorBidi"/>
            <w:bCs w:val="0"/>
            <w:iCs w:val="0"/>
            <w:sz w:val="22"/>
            <w:szCs w:val="22"/>
          </w:rPr>
          <w:tab/>
        </w:r>
        <w:r w:rsidR="00F300A9" w:rsidRPr="002F5064">
          <w:rPr>
            <w:rStyle w:val="ad"/>
          </w:rPr>
          <w:t>Пример</w:t>
        </w:r>
        <w:r w:rsidR="00F300A9" w:rsidRPr="002F5064">
          <w:rPr>
            <w:rStyle w:val="ad"/>
            <w:lang w:val="en-US"/>
          </w:rPr>
          <w:t xml:space="preserve"> </w:t>
        </w:r>
        <w:r w:rsidR="00F300A9" w:rsidRPr="002F5064">
          <w:rPr>
            <w:rStyle w:val="ad"/>
          </w:rPr>
          <w:t>запроса</w:t>
        </w:r>
        <w:r w:rsidR="00F300A9">
          <w:rPr>
            <w:webHidden/>
          </w:rPr>
          <w:tab/>
        </w:r>
        <w:r w:rsidR="00F300A9">
          <w:rPr>
            <w:webHidden/>
          </w:rPr>
          <w:fldChar w:fldCharType="begin"/>
        </w:r>
        <w:r w:rsidR="00F300A9">
          <w:rPr>
            <w:webHidden/>
          </w:rPr>
          <w:instrText xml:space="preserve"> PAGEREF _Toc226556164 \h </w:instrText>
        </w:r>
        <w:r w:rsidR="00F300A9">
          <w:rPr>
            <w:webHidden/>
          </w:rPr>
        </w:r>
        <w:r w:rsidR="00F300A9">
          <w:rPr>
            <w:webHidden/>
          </w:rPr>
          <w:fldChar w:fldCharType="separate"/>
        </w:r>
        <w:r w:rsidR="00F300A9">
          <w:rPr>
            <w:webHidden/>
          </w:rPr>
          <w:t>111</w:t>
        </w:r>
        <w:r w:rsidR="00F300A9">
          <w:rPr>
            <w:webHidden/>
          </w:rPr>
          <w:fldChar w:fldCharType="end"/>
        </w:r>
      </w:hyperlink>
    </w:p>
    <w:p w14:paraId="5686EB91" w14:textId="77777777" w:rsidR="00F300A9" w:rsidRDefault="002D4A41">
      <w:pPr>
        <w:pStyle w:val="25"/>
        <w:rPr>
          <w:rFonts w:asciiTheme="minorHAnsi" w:eastAsiaTheme="minorEastAsia" w:hAnsiTheme="minorHAnsi" w:cstheme="minorBidi"/>
          <w:bCs w:val="0"/>
          <w:sz w:val="22"/>
          <w:szCs w:val="22"/>
        </w:rPr>
      </w:pPr>
      <w:hyperlink w:anchor="_Toc226556165" w:history="1">
        <w:r w:rsidR="00F300A9" w:rsidRPr="002F5064">
          <w:rPr>
            <w:rStyle w:val="ad"/>
          </w:rPr>
          <w:t>11.2.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_Toc226556165 \h </w:instrText>
        </w:r>
        <w:r w:rsidR="00F300A9">
          <w:rPr>
            <w:webHidden/>
          </w:rPr>
        </w:r>
        <w:r w:rsidR="00F300A9">
          <w:rPr>
            <w:webHidden/>
          </w:rPr>
          <w:fldChar w:fldCharType="separate"/>
        </w:r>
        <w:r w:rsidR="00F300A9">
          <w:rPr>
            <w:webHidden/>
          </w:rPr>
          <w:t>114</w:t>
        </w:r>
        <w:r w:rsidR="00F300A9">
          <w:rPr>
            <w:webHidden/>
          </w:rPr>
          <w:fldChar w:fldCharType="end"/>
        </w:r>
      </w:hyperlink>
    </w:p>
    <w:p w14:paraId="1107EA9A" w14:textId="77777777" w:rsidR="00F300A9" w:rsidRDefault="002D4A41">
      <w:pPr>
        <w:pStyle w:val="34"/>
        <w:rPr>
          <w:rFonts w:asciiTheme="minorHAnsi" w:eastAsiaTheme="minorEastAsia" w:hAnsiTheme="minorHAnsi" w:cstheme="minorBidi"/>
          <w:bCs w:val="0"/>
          <w:iCs w:val="0"/>
          <w:sz w:val="22"/>
          <w:szCs w:val="22"/>
        </w:rPr>
      </w:pPr>
      <w:hyperlink w:anchor="_Toc226556166" w:history="1">
        <w:r w:rsidR="00F300A9" w:rsidRPr="002F5064">
          <w:rPr>
            <w:rStyle w:val="ad"/>
          </w:rPr>
          <w:t>11.2.1.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_Toc226556166 \h </w:instrText>
        </w:r>
        <w:r w:rsidR="00F300A9">
          <w:rPr>
            <w:webHidden/>
          </w:rPr>
        </w:r>
        <w:r w:rsidR="00F300A9">
          <w:rPr>
            <w:webHidden/>
          </w:rPr>
          <w:fldChar w:fldCharType="separate"/>
        </w:r>
        <w:r w:rsidR="00F300A9">
          <w:rPr>
            <w:webHidden/>
          </w:rPr>
          <w:t>121</w:t>
        </w:r>
        <w:r w:rsidR="00F300A9">
          <w:rPr>
            <w:webHidden/>
          </w:rPr>
          <w:fldChar w:fldCharType="end"/>
        </w:r>
      </w:hyperlink>
    </w:p>
    <w:p w14:paraId="77BFD003" w14:textId="77777777" w:rsidR="00F300A9" w:rsidRDefault="002D4A41">
      <w:pPr>
        <w:pStyle w:val="11"/>
        <w:rPr>
          <w:rFonts w:asciiTheme="minorHAnsi" w:eastAsiaTheme="minorEastAsia" w:hAnsiTheme="minorHAnsi" w:cstheme="minorBidi"/>
          <w:b w:val="0"/>
          <w:bCs w:val="0"/>
          <w:caps w:val="0"/>
          <w:sz w:val="22"/>
          <w:szCs w:val="22"/>
        </w:rPr>
      </w:pPr>
      <w:hyperlink w:anchor="_Toc226556167" w:history="1">
        <w:r w:rsidR="00F300A9" w:rsidRPr="002F5064">
          <w:rPr>
            <w:rStyle w:val="ad"/>
          </w:rPr>
          <w:t>12.</w:t>
        </w:r>
        <w:r w:rsidR="00F300A9">
          <w:rPr>
            <w:rFonts w:asciiTheme="minorHAnsi" w:eastAsiaTheme="minorEastAsia" w:hAnsiTheme="minorHAnsi" w:cstheme="minorBidi"/>
            <w:b w:val="0"/>
            <w:bCs w:val="0"/>
            <w:caps w:val="0"/>
            <w:sz w:val="22"/>
            <w:szCs w:val="22"/>
          </w:rPr>
          <w:tab/>
        </w:r>
        <w:r w:rsidR="00F300A9" w:rsidRPr="002F5064">
          <w:rPr>
            <w:rStyle w:val="ad"/>
          </w:rPr>
          <w:t>Запрос расчета состояния счетов учета за период (</w:t>
        </w:r>
        <w:r w:rsidR="00F300A9" w:rsidRPr="002F5064">
          <w:rPr>
            <w:rStyle w:val="ad"/>
            <w:rFonts w:eastAsiaTheme="majorEastAsia"/>
          </w:rPr>
          <w:t>FSG)</w:t>
        </w:r>
        <w:r w:rsidR="00F300A9">
          <w:rPr>
            <w:webHidden/>
          </w:rPr>
          <w:tab/>
        </w:r>
        <w:r w:rsidR="00F300A9">
          <w:rPr>
            <w:webHidden/>
          </w:rPr>
          <w:fldChar w:fldCharType="begin"/>
        </w:r>
        <w:r w:rsidR="00F300A9">
          <w:rPr>
            <w:webHidden/>
          </w:rPr>
          <w:instrText xml:space="preserve"> PAGEREF _Toc226556167 \h </w:instrText>
        </w:r>
        <w:r w:rsidR="00F300A9">
          <w:rPr>
            <w:webHidden/>
          </w:rPr>
        </w:r>
        <w:r w:rsidR="00F300A9">
          <w:rPr>
            <w:webHidden/>
          </w:rPr>
          <w:fldChar w:fldCharType="separate"/>
        </w:r>
        <w:r w:rsidR="00F300A9">
          <w:rPr>
            <w:webHidden/>
          </w:rPr>
          <w:t>141</w:t>
        </w:r>
        <w:r w:rsidR="00F300A9">
          <w:rPr>
            <w:webHidden/>
          </w:rPr>
          <w:fldChar w:fldCharType="end"/>
        </w:r>
      </w:hyperlink>
    </w:p>
    <w:p w14:paraId="149BFA87" w14:textId="77777777" w:rsidR="00F300A9" w:rsidRDefault="002D4A41">
      <w:pPr>
        <w:pStyle w:val="25"/>
        <w:rPr>
          <w:rFonts w:asciiTheme="minorHAnsi" w:eastAsiaTheme="minorEastAsia" w:hAnsiTheme="minorHAnsi" w:cstheme="minorBidi"/>
          <w:bCs w:val="0"/>
          <w:sz w:val="22"/>
          <w:szCs w:val="22"/>
        </w:rPr>
      </w:pPr>
      <w:hyperlink w:anchor="_Toc226556168" w:history="1">
        <w:r w:rsidR="00F300A9" w:rsidRPr="002F5064">
          <w:rPr>
            <w:rStyle w:val="ad"/>
          </w:rPr>
          <w:t>12.1.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_Toc226556168 \h </w:instrText>
        </w:r>
        <w:r w:rsidR="00F300A9">
          <w:rPr>
            <w:webHidden/>
          </w:rPr>
        </w:r>
        <w:r w:rsidR="00F300A9">
          <w:rPr>
            <w:webHidden/>
          </w:rPr>
          <w:fldChar w:fldCharType="separate"/>
        </w:r>
        <w:r w:rsidR="00F300A9">
          <w:rPr>
            <w:webHidden/>
          </w:rPr>
          <w:t>142</w:t>
        </w:r>
        <w:r w:rsidR="00F300A9">
          <w:rPr>
            <w:webHidden/>
          </w:rPr>
          <w:fldChar w:fldCharType="end"/>
        </w:r>
      </w:hyperlink>
    </w:p>
    <w:p w14:paraId="3EE6D533" w14:textId="77777777" w:rsidR="00F300A9" w:rsidRDefault="002D4A41">
      <w:pPr>
        <w:pStyle w:val="34"/>
        <w:rPr>
          <w:rFonts w:asciiTheme="minorHAnsi" w:eastAsiaTheme="minorEastAsia" w:hAnsiTheme="minorHAnsi" w:cstheme="minorBidi"/>
          <w:bCs w:val="0"/>
          <w:iCs w:val="0"/>
          <w:sz w:val="22"/>
          <w:szCs w:val="22"/>
        </w:rPr>
      </w:pPr>
      <w:hyperlink w:anchor="_Toc226556169" w:history="1">
        <w:r w:rsidR="00F300A9" w:rsidRPr="002F5064">
          <w:rPr>
            <w:rStyle w:val="ad"/>
          </w:rPr>
          <w:t>12.1.1.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_Toc226556169 \h </w:instrText>
        </w:r>
        <w:r w:rsidR="00F300A9">
          <w:rPr>
            <w:webHidden/>
          </w:rPr>
        </w:r>
        <w:r w:rsidR="00F300A9">
          <w:rPr>
            <w:webHidden/>
          </w:rPr>
          <w:fldChar w:fldCharType="separate"/>
        </w:r>
        <w:r w:rsidR="00F300A9">
          <w:rPr>
            <w:webHidden/>
          </w:rPr>
          <w:t>149</w:t>
        </w:r>
        <w:r w:rsidR="00F300A9">
          <w:rPr>
            <w:webHidden/>
          </w:rPr>
          <w:fldChar w:fldCharType="end"/>
        </w:r>
      </w:hyperlink>
    </w:p>
    <w:p w14:paraId="388DDC4C" w14:textId="77777777" w:rsidR="00F300A9" w:rsidRDefault="002D4A41">
      <w:pPr>
        <w:pStyle w:val="25"/>
        <w:rPr>
          <w:rFonts w:asciiTheme="minorHAnsi" w:eastAsiaTheme="minorEastAsia" w:hAnsiTheme="minorHAnsi" w:cstheme="minorBidi"/>
          <w:bCs w:val="0"/>
          <w:sz w:val="22"/>
          <w:szCs w:val="22"/>
        </w:rPr>
      </w:pPr>
      <w:hyperlink w:anchor="_Toc226556170" w:history="1">
        <w:r w:rsidR="00F300A9" w:rsidRPr="002F5064">
          <w:rPr>
            <w:rStyle w:val="ad"/>
          </w:rPr>
          <w:t>12.2.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_Toc226556170 \h </w:instrText>
        </w:r>
        <w:r w:rsidR="00F300A9">
          <w:rPr>
            <w:webHidden/>
          </w:rPr>
        </w:r>
        <w:r w:rsidR="00F300A9">
          <w:rPr>
            <w:webHidden/>
          </w:rPr>
          <w:fldChar w:fldCharType="separate"/>
        </w:r>
        <w:r w:rsidR="00F300A9">
          <w:rPr>
            <w:webHidden/>
          </w:rPr>
          <w:t>153</w:t>
        </w:r>
        <w:r w:rsidR="00F300A9">
          <w:rPr>
            <w:webHidden/>
          </w:rPr>
          <w:fldChar w:fldCharType="end"/>
        </w:r>
      </w:hyperlink>
    </w:p>
    <w:p w14:paraId="35491020" w14:textId="77777777" w:rsidR="00F300A9" w:rsidRDefault="002D4A41">
      <w:pPr>
        <w:pStyle w:val="34"/>
        <w:rPr>
          <w:rFonts w:asciiTheme="minorHAnsi" w:eastAsiaTheme="minorEastAsia" w:hAnsiTheme="minorHAnsi" w:cstheme="minorBidi"/>
          <w:bCs w:val="0"/>
          <w:iCs w:val="0"/>
          <w:sz w:val="22"/>
          <w:szCs w:val="22"/>
        </w:rPr>
      </w:pPr>
      <w:hyperlink w:anchor="_Toc226556171" w:history="1">
        <w:r w:rsidR="00F300A9" w:rsidRPr="002F5064">
          <w:rPr>
            <w:rStyle w:val="ad"/>
          </w:rPr>
          <w:t>12.2.1.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_Toc226556171 \h </w:instrText>
        </w:r>
        <w:r w:rsidR="00F300A9">
          <w:rPr>
            <w:webHidden/>
          </w:rPr>
        </w:r>
        <w:r w:rsidR="00F300A9">
          <w:rPr>
            <w:webHidden/>
          </w:rPr>
          <w:fldChar w:fldCharType="separate"/>
        </w:r>
        <w:r w:rsidR="00F300A9">
          <w:rPr>
            <w:webHidden/>
          </w:rPr>
          <w:t>157</w:t>
        </w:r>
        <w:r w:rsidR="00F300A9">
          <w:rPr>
            <w:webHidden/>
          </w:rPr>
          <w:fldChar w:fldCharType="end"/>
        </w:r>
      </w:hyperlink>
    </w:p>
    <w:p w14:paraId="4EFC5E29" w14:textId="77777777" w:rsidR="00F300A9" w:rsidRDefault="002D4A41">
      <w:pPr>
        <w:pStyle w:val="11"/>
        <w:rPr>
          <w:rFonts w:asciiTheme="minorHAnsi" w:eastAsiaTheme="minorEastAsia" w:hAnsiTheme="minorHAnsi" w:cstheme="minorBidi"/>
          <w:b w:val="0"/>
          <w:bCs w:val="0"/>
          <w:caps w:val="0"/>
          <w:sz w:val="22"/>
          <w:szCs w:val="22"/>
        </w:rPr>
      </w:pPr>
      <w:hyperlink w:anchor="_Toc226556172" w:history="1">
        <w:r w:rsidR="00F300A9" w:rsidRPr="002F5064">
          <w:rPr>
            <w:rStyle w:val="ad"/>
          </w:rPr>
          <w:t>13.</w:t>
        </w:r>
        <w:r w:rsidR="00F300A9">
          <w:rPr>
            <w:rFonts w:asciiTheme="minorHAnsi" w:eastAsiaTheme="minorEastAsia" w:hAnsiTheme="minorHAnsi" w:cstheme="minorBidi"/>
            <w:b w:val="0"/>
            <w:bCs w:val="0"/>
            <w:caps w:val="0"/>
            <w:sz w:val="22"/>
            <w:szCs w:val="22"/>
          </w:rPr>
          <w:tab/>
        </w:r>
        <w:r w:rsidR="00F300A9" w:rsidRPr="002F5064">
          <w:rPr>
            <w:rStyle w:val="ad"/>
          </w:rPr>
          <w:t>Запрос расчета оборотов по счетам учета в разрезе документов (TURN</w:t>
        </w:r>
        <w:r w:rsidR="00F300A9" w:rsidRPr="002F5064">
          <w:rPr>
            <w:rStyle w:val="ad"/>
            <w:rFonts w:eastAsiaTheme="majorEastAsia"/>
          </w:rPr>
          <w:t>)</w:t>
        </w:r>
        <w:r w:rsidR="00F300A9">
          <w:rPr>
            <w:webHidden/>
          </w:rPr>
          <w:tab/>
        </w:r>
        <w:r w:rsidR="00F300A9">
          <w:rPr>
            <w:webHidden/>
          </w:rPr>
          <w:fldChar w:fldCharType="begin"/>
        </w:r>
        <w:r w:rsidR="00F300A9">
          <w:rPr>
            <w:webHidden/>
          </w:rPr>
          <w:instrText xml:space="preserve"> PAGEREF _Toc226556172 \h </w:instrText>
        </w:r>
        <w:r w:rsidR="00F300A9">
          <w:rPr>
            <w:webHidden/>
          </w:rPr>
        </w:r>
        <w:r w:rsidR="00F300A9">
          <w:rPr>
            <w:webHidden/>
          </w:rPr>
          <w:fldChar w:fldCharType="separate"/>
        </w:r>
        <w:r w:rsidR="00F300A9">
          <w:rPr>
            <w:webHidden/>
          </w:rPr>
          <w:t>163</w:t>
        </w:r>
        <w:r w:rsidR="00F300A9">
          <w:rPr>
            <w:webHidden/>
          </w:rPr>
          <w:fldChar w:fldCharType="end"/>
        </w:r>
      </w:hyperlink>
    </w:p>
    <w:p w14:paraId="42B5301F" w14:textId="77777777" w:rsidR="00F300A9" w:rsidRDefault="002D4A41">
      <w:pPr>
        <w:pStyle w:val="25"/>
        <w:rPr>
          <w:rFonts w:asciiTheme="minorHAnsi" w:eastAsiaTheme="minorEastAsia" w:hAnsiTheme="minorHAnsi" w:cstheme="minorBidi"/>
          <w:bCs w:val="0"/>
          <w:sz w:val="22"/>
          <w:szCs w:val="22"/>
        </w:rPr>
      </w:pPr>
      <w:hyperlink w:anchor="_Toc226556173" w:history="1">
        <w:r w:rsidR="00F300A9" w:rsidRPr="002F5064">
          <w:rPr>
            <w:rStyle w:val="ad"/>
          </w:rPr>
          <w:t>13.1.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_Toc226556173 \h </w:instrText>
        </w:r>
        <w:r w:rsidR="00F300A9">
          <w:rPr>
            <w:webHidden/>
          </w:rPr>
        </w:r>
        <w:r w:rsidR="00F300A9">
          <w:rPr>
            <w:webHidden/>
          </w:rPr>
          <w:fldChar w:fldCharType="separate"/>
        </w:r>
        <w:r w:rsidR="00F300A9">
          <w:rPr>
            <w:webHidden/>
          </w:rPr>
          <w:t>164</w:t>
        </w:r>
        <w:r w:rsidR="00F300A9">
          <w:rPr>
            <w:webHidden/>
          </w:rPr>
          <w:fldChar w:fldCharType="end"/>
        </w:r>
      </w:hyperlink>
    </w:p>
    <w:p w14:paraId="3C03FE50" w14:textId="77777777" w:rsidR="00F300A9" w:rsidRDefault="002D4A41">
      <w:pPr>
        <w:pStyle w:val="34"/>
        <w:rPr>
          <w:rFonts w:asciiTheme="minorHAnsi" w:eastAsiaTheme="minorEastAsia" w:hAnsiTheme="minorHAnsi" w:cstheme="minorBidi"/>
          <w:bCs w:val="0"/>
          <w:iCs w:val="0"/>
          <w:sz w:val="22"/>
          <w:szCs w:val="22"/>
        </w:rPr>
      </w:pPr>
      <w:hyperlink w:anchor="_Toc226556174" w:history="1">
        <w:r w:rsidR="00F300A9" w:rsidRPr="002F5064">
          <w:rPr>
            <w:rStyle w:val="ad"/>
          </w:rPr>
          <w:t>13.1.1.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_Toc226556174 \h </w:instrText>
        </w:r>
        <w:r w:rsidR="00F300A9">
          <w:rPr>
            <w:webHidden/>
          </w:rPr>
        </w:r>
        <w:r w:rsidR="00F300A9">
          <w:rPr>
            <w:webHidden/>
          </w:rPr>
          <w:fldChar w:fldCharType="separate"/>
        </w:r>
        <w:r w:rsidR="00F300A9">
          <w:rPr>
            <w:webHidden/>
          </w:rPr>
          <w:t>168</w:t>
        </w:r>
        <w:r w:rsidR="00F300A9">
          <w:rPr>
            <w:webHidden/>
          </w:rPr>
          <w:fldChar w:fldCharType="end"/>
        </w:r>
      </w:hyperlink>
    </w:p>
    <w:p w14:paraId="00400FDE" w14:textId="77777777" w:rsidR="00F300A9" w:rsidRDefault="002D4A41">
      <w:pPr>
        <w:pStyle w:val="25"/>
        <w:rPr>
          <w:rFonts w:asciiTheme="minorHAnsi" w:eastAsiaTheme="minorEastAsia" w:hAnsiTheme="minorHAnsi" w:cstheme="minorBidi"/>
          <w:bCs w:val="0"/>
          <w:sz w:val="22"/>
          <w:szCs w:val="22"/>
        </w:rPr>
      </w:pPr>
      <w:hyperlink w:anchor="_Toc226556175" w:history="1">
        <w:r w:rsidR="00F300A9" w:rsidRPr="002F5064">
          <w:rPr>
            <w:rStyle w:val="ad"/>
            <w:lang w:val="en-US"/>
          </w:rPr>
          <w:t>13.2.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_Toc226556175 \h </w:instrText>
        </w:r>
        <w:r w:rsidR="00F300A9">
          <w:rPr>
            <w:webHidden/>
          </w:rPr>
        </w:r>
        <w:r w:rsidR="00F300A9">
          <w:rPr>
            <w:webHidden/>
          </w:rPr>
          <w:fldChar w:fldCharType="separate"/>
        </w:r>
        <w:r w:rsidR="00F300A9">
          <w:rPr>
            <w:webHidden/>
          </w:rPr>
          <w:t>170</w:t>
        </w:r>
        <w:r w:rsidR="00F300A9">
          <w:rPr>
            <w:webHidden/>
          </w:rPr>
          <w:fldChar w:fldCharType="end"/>
        </w:r>
      </w:hyperlink>
    </w:p>
    <w:p w14:paraId="34AD7218" w14:textId="77777777" w:rsidR="00F300A9" w:rsidRDefault="002D4A41">
      <w:pPr>
        <w:pStyle w:val="34"/>
        <w:rPr>
          <w:rFonts w:asciiTheme="minorHAnsi" w:eastAsiaTheme="minorEastAsia" w:hAnsiTheme="minorHAnsi" w:cstheme="minorBidi"/>
          <w:bCs w:val="0"/>
          <w:iCs w:val="0"/>
          <w:sz w:val="22"/>
          <w:szCs w:val="22"/>
        </w:rPr>
      </w:pPr>
      <w:hyperlink w:anchor="_Toc226556176" w:history="1">
        <w:r w:rsidR="00F300A9" w:rsidRPr="002F5064">
          <w:rPr>
            <w:rStyle w:val="ad"/>
          </w:rPr>
          <w:t>13.2.1.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_Toc226556176 \h </w:instrText>
        </w:r>
        <w:r w:rsidR="00F300A9">
          <w:rPr>
            <w:webHidden/>
          </w:rPr>
        </w:r>
        <w:r w:rsidR="00F300A9">
          <w:rPr>
            <w:webHidden/>
          </w:rPr>
          <w:fldChar w:fldCharType="separate"/>
        </w:r>
        <w:r w:rsidR="00F300A9">
          <w:rPr>
            <w:webHidden/>
          </w:rPr>
          <w:t>173</w:t>
        </w:r>
        <w:r w:rsidR="00F300A9">
          <w:rPr>
            <w:webHidden/>
          </w:rPr>
          <w:fldChar w:fldCharType="end"/>
        </w:r>
      </w:hyperlink>
    </w:p>
    <w:p w14:paraId="7CFED045" w14:textId="77777777" w:rsidR="00F300A9" w:rsidRDefault="002D4A41">
      <w:pPr>
        <w:pStyle w:val="11"/>
        <w:rPr>
          <w:rFonts w:asciiTheme="minorHAnsi" w:eastAsiaTheme="minorEastAsia" w:hAnsiTheme="minorHAnsi" w:cstheme="minorBidi"/>
          <w:b w:val="0"/>
          <w:bCs w:val="0"/>
          <w:caps w:val="0"/>
          <w:sz w:val="22"/>
          <w:szCs w:val="22"/>
        </w:rPr>
      </w:pPr>
      <w:hyperlink w:anchor="_Toc226556177" w:history="1">
        <w:r w:rsidR="00F300A9" w:rsidRPr="002F5064">
          <w:rPr>
            <w:rStyle w:val="ad"/>
          </w:rPr>
          <w:t>14.</w:t>
        </w:r>
        <w:r w:rsidR="00F300A9">
          <w:rPr>
            <w:rFonts w:asciiTheme="minorHAnsi" w:eastAsiaTheme="minorEastAsia" w:hAnsiTheme="minorHAnsi" w:cstheme="minorBidi"/>
            <w:b w:val="0"/>
            <w:bCs w:val="0"/>
            <w:caps w:val="0"/>
            <w:sz w:val="22"/>
            <w:szCs w:val="22"/>
          </w:rPr>
          <w:tab/>
        </w:r>
        <w:r w:rsidR="00F300A9" w:rsidRPr="002F5064">
          <w:rPr>
            <w:rStyle w:val="ad"/>
          </w:rPr>
          <w:t>Запрос формирования регистра «Главная книга» (ReportGK)</w:t>
        </w:r>
        <w:r w:rsidR="00F300A9">
          <w:rPr>
            <w:webHidden/>
          </w:rPr>
          <w:tab/>
        </w:r>
        <w:r w:rsidR="00F300A9">
          <w:rPr>
            <w:webHidden/>
          </w:rPr>
          <w:fldChar w:fldCharType="begin"/>
        </w:r>
        <w:r w:rsidR="00F300A9">
          <w:rPr>
            <w:webHidden/>
          </w:rPr>
          <w:instrText xml:space="preserve"> PAGEREF _Toc226556177 \h </w:instrText>
        </w:r>
        <w:r w:rsidR="00F300A9">
          <w:rPr>
            <w:webHidden/>
          </w:rPr>
        </w:r>
        <w:r w:rsidR="00F300A9">
          <w:rPr>
            <w:webHidden/>
          </w:rPr>
          <w:fldChar w:fldCharType="separate"/>
        </w:r>
        <w:r w:rsidR="00F300A9">
          <w:rPr>
            <w:webHidden/>
          </w:rPr>
          <w:t>178</w:t>
        </w:r>
        <w:r w:rsidR="00F300A9">
          <w:rPr>
            <w:webHidden/>
          </w:rPr>
          <w:fldChar w:fldCharType="end"/>
        </w:r>
      </w:hyperlink>
    </w:p>
    <w:p w14:paraId="5688CF37" w14:textId="77777777" w:rsidR="00F300A9" w:rsidRDefault="002D4A41">
      <w:pPr>
        <w:pStyle w:val="25"/>
        <w:rPr>
          <w:rFonts w:asciiTheme="minorHAnsi" w:eastAsiaTheme="minorEastAsia" w:hAnsiTheme="minorHAnsi" w:cstheme="minorBidi"/>
          <w:bCs w:val="0"/>
          <w:sz w:val="22"/>
          <w:szCs w:val="22"/>
        </w:rPr>
      </w:pPr>
      <w:hyperlink w:anchor="_Toc226556178" w:history="1">
        <w:r w:rsidR="00F300A9" w:rsidRPr="002F5064">
          <w:rPr>
            <w:rStyle w:val="ad"/>
          </w:rPr>
          <w:t>14.1.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_Toc226556178 \h </w:instrText>
        </w:r>
        <w:r w:rsidR="00F300A9">
          <w:rPr>
            <w:webHidden/>
          </w:rPr>
        </w:r>
        <w:r w:rsidR="00F300A9">
          <w:rPr>
            <w:webHidden/>
          </w:rPr>
          <w:fldChar w:fldCharType="separate"/>
        </w:r>
        <w:r w:rsidR="00F300A9">
          <w:rPr>
            <w:webHidden/>
          </w:rPr>
          <w:t>178</w:t>
        </w:r>
        <w:r w:rsidR="00F300A9">
          <w:rPr>
            <w:webHidden/>
          </w:rPr>
          <w:fldChar w:fldCharType="end"/>
        </w:r>
      </w:hyperlink>
    </w:p>
    <w:p w14:paraId="59825D67" w14:textId="77777777" w:rsidR="00F300A9" w:rsidRDefault="002D4A41">
      <w:pPr>
        <w:pStyle w:val="34"/>
        <w:rPr>
          <w:rFonts w:asciiTheme="minorHAnsi" w:eastAsiaTheme="minorEastAsia" w:hAnsiTheme="minorHAnsi" w:cstheme="minorBidi"/>
          <w:bCs w:val="0"/>
          <w:iCs w:val="0"/>
          <w:sz w:val="22"/>
          <w:szCs w:val="22"/>
        </w:rPr>
      </w:pPr>
      <w:hyperlink w:anchor="_Toc226556179" w:history="1">
        <w:r w:rsidR="00F300A9" w:rsidRPr="002F5064">
          <w:rPr>
            <w:rStyle w:val="ad"/>
          </w:rPr>
          <w:t>14.1.1.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_Toc226556179 \h </w:instrText>
        </w:r>
        <w:r w:rsidR="00F300A9">
          <w:rPr>
            <w:webHidden/>
          </w:rPr>
        </w:r>
        <w:r w:rsidR="00F300A9">
          <w:rPr>
            <w:webHidden/>
          </w:rPr>
          <w:fldChar w:fldCharType="separate"/>
        </w:r>
        <w:r w:rsidR="00F300A9">
          <w:rPr>
            <w:webHidden/>
          </w:rPr>
          <w:t>182</w:t>
        </w:r>
        <w:r w:rsidR="00F300A9">
          <w:rPr>
            <w:webHidden/>
          </w:rPr>
          <w:fldChar w:fldCharType="end"/>
        </w:r>
      </w:hyperlink>
    </w:p>
    <w:p w14:paraId="79460BE3" w14:textId="77777777" w:rsidR="00F300A9" w:rsidRDefault="002D4A41">
      <w:pPr>
        <w:pStyle w:val="25"/>
        <w:rPr>
          <w:rFonts w:asciiTheme="minorHAnsi" w:eastAsiaTheme="minorEastAsia" w:hAnsiTheme="minorHAnsi" w:cstheme="minorBidi"/>
          <w:bCs w:val="0"/>
          <w:sz w:val="22"/>
          <w:szCs w:val="22"/>
        </w:rPr>
      </w:pPr>
      <w:hyperlink w:anchor="_Toc226556180" w:history="1">
        <w:r w:rsidR="00F300A9" w:rsidRPr="002F5064">
          <w:rPr>
            <w:rStyle w:val="ad"/>
          </w:rPr>
          <w:t>14.2.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_Toc226556180 \h </w:instrText>
        </w:r>
        <w:r w:rsidR="00F300A9">
          <w:rPr>
            <w:webHidden/>
          </w:rPr>
        </w:r>
        <w:r w:rsidR="00F300A9">
          <w:rPr>
            <w:webHidden/>
          </w:rPr>
          <w:fldChar w:fldCharType="separate"/>
        </w:r>
        <w:r w:rsidR="00F300A9">
          <w:rPr>
            <w:webHidden/>
          </w:rPr>
          <w:t>183</w:t>
        </w:r>
        <w:r w:rsidR="00F300A9">
          <w:rPr>
            <w:webHidden/>
          </w:rPr>
          <w:fldChar w:fldCharType="end"/>
        </w:r>
      </w:hyperlink>
    </w:p>
    <w:p w14:paraId="0F42EAA5" w14:textId="77777777" w:rsidR="00F300A9" w:rsidRDefault="002D4A41">
      <w:pPr>
        <w:pStyle w:val="34"/>
        <w:rPr>
          <w:rFonts w:asciiTheme="minorHAnsi" w:eastAsiaTheme="minorEastAsia" w:hAnsiTheme="minorHAnsi" w:cstheme="minorBidi"/>
          <w:bCs w:val="0"/>
          <w:iCs w:val="0"/>
          <w:sz w:val="22"/>
          <w:szCs w:val="22"/>
        </w:rPr>
      </w:pPr>
      <w:hyperlink w:anchor="_Toc226556181" w:history="1">
        <w:r w:rsidR="00F300A9" w:rsidRPr="002F5064">
          <w:rPr>
            <w:rStyle w:val="ad"/>
          </w:rPr>
          <w:t>14.2.1.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_Toc226556181 \h </w:instrText>
        </w:r>
        <w:r w:rsidR="00F300A9">
          <w:rPr>
            <w:webHidden/>
          </w:rPr>
        </w:r>
        <w:r w:rsidR="00F300A9">
          <w:rPr>
            <w:webHidden/>
          </w:rPr>
          <w:fldChar w:fldCharType="separate"/>
        </w:r>
        <w:r w:rsidR="00F300A9">
          <w:rPr>
            <w:webHidden/>
          </w:rPr>
          <w:t>198</w:t>
        </w:r>
        <w:r w:rsidR="00F300A9">
          <w:rPr>
            <w:webHidden/>
          </w:rPr>
          <w:fldChar w:fldCharType="end"/>
        </w:r>
      </w:hyperlink>
    </w:p>
    <w:p w14:paraId="15307411" w14:textId="77777777" w:rsidR="00F300A9" w:rsidRDefault="002D4A41">
      <w:pPr>
        <w:pStyle w:val="11"/>
        <w:rPr>
          <w:rFonts w:asciiTheme="minorHAnsi" w:eastAsiaTheme="minorEastAsia" w:hAnsiTheme="minorHAnsi" w:cstheme="minorBidi"/>
          <w:b w:val="0"/>
          <w:bCs w:val="0"/>
          <w:caps w:val="0"/>
          <w:sz w:val="22"/>
          <w:szCs w:val="22"/>
        </w:rPr>
      </w:pPr>
      <w:hyperlink w:anchor="_Toc226556182" w:history="1">
        <w:r w:rsidR="00F300A9" w:rsidRPr="002F5064">
          <w:rPr>
            <w:rStyle w:val="ad"/>
          </w:rPr>
          <w:t>15.</w:t>
        </w:r>
        <w:r w:rsidR="00F300A9">
          <w:rPr>
            <w:rFonts w:asciiTheme="minorHAnsi" w:eastAsiaTheme="minorEastAsia" w:hAnsiTheme="minorHAnsi" w:cstheme="minorBidi"/>
            <w:b w:val="0"/>
            <w:bCs w:val="0"/>
            <w:caps w:val="0"/>
            <w:sz w:val="22"/>
            <w:szCs w:val="22"/>
          </w:rPr>
          <w:tab/>
        </w:r>
        <w:r w:rsidR="00F300A9" w:rsidRPr="002F5064">
          <w:rPr>
            <w:rStyle w:val="ad"/>
          </w:rPr>
          <w:t>Запрос расчета оборотов в разрезе корреспондирующих счетов (</w:t>
        </w:r>
        <w:r w:rsidR="00F300A9" w:rsidRPr="002F5064">
          <w:rPr>
            <w:rStyle w:val="ad"/>
            <w:rFonts w:eastAsiaTheme="majorEastAsia"/>
          </w:rPr>
          <w:t>COR)</w:t>
        </w:r>
        <w:r w:rsidR="00F300A9">
          <w:rPr>
            <w:webHidden/>
          </w:rPr>
          <w:tab/>
        </w:r>
        <w:r w:rsidR="00F300A9">
          <w:rPr>
            <w:webHidden/>
          </w:rPr>
          <w:fldChar w:fldCharType="begin"/>
        </w:r>
        <w:r w:rsidR="00F300A9">
          <w:rPr>
            <w:webHidden/>
          </w:rPr>
          <w:instrText xml:space="preserve"> PAGEREF _Toc226556182 \h </w:instrText>
        </w:r>
        <w:r w:rsidR="00F300A9">
          <w:rPr>
            <w:webHidden/>
          </w:rPr>
        </w:r>
        <w:r w:rsidR="00F300A9">
          <w:rPr>
            <w:webHidden/>
          </w:rPr>
          <w:fldChar w:fldCharType="separate"/>
        </w:r>
        <w:r w:rsidR="00F300A9">
          <w:rPr>
            <w:webHidden/>
          </w:rPr>
          <w:t>208</w:t>
        </w:r>
        <w:r w:rsidR="00F300A9">
          <w:rPr>
            <w:webHidden/>
          </w:rPr>
          <w:fldChar w:fldCharType="end"/>
        </w:r>
      </w:hyperlink>
    </w:p>
    <w:p w14:paraId="7EE16585" w14:textId="77777777" w:rsidR="00F300A9" w:rsidRDefault="002D4A41">
      <w:pPr>
        <w:pStyle w:val="25"/>
        <w:rPr>
          <w:rFonts w:asciiTheme="minorHAnsi" w:eastAsiaTheme="minorEastAsia" w:hAnsiTheme="minorHAnsi" w:cstheme="minorBidi"/>
          <w:bCs w:val="0"/>
          <w:sz w:val="22"/>
          <w:szCs w:val="22"/>
        </w:rPr>
      </w:pPr>
      <w:hyperlink w:anchor="_Toc226556183" w:history="1">
        <w:r w:rsidR="00F300A9" w:rsidRPr="002F5064">
          <w:rPr>
            <w:rStyle w:val="ad"/>
          </w:rPr>
          <w:t>15.1.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_Toc226556183 \h </w:instrText>
        </w:r>
        <w:r w:rsidR="00F300A9">
          <w:rPr>
            <w:webHidden/>
          </w:rPr>
        </w:r>
        <w:r w:rsidR="00F300A9">
          <w:rPr>
            <w:webHidden/>
          </w:rPr>
          <w:fldChar w:fldCharType="separate"/>
        </w:r>
        <w:r w:rsidR="00F300A9">
          <w:rPr>
            <w:webHidden/>
          </w:rPr>
          <w:t>209</w:t>
        </w:r>
        <w:r w:rsidR="00F300A9">
          <w:rPr>
            <w:webHidden/>
          </w:rPr>
          <w:fldChar w:fldCharType="end"/>
        </w:r>
      </w:hyperlink>
    </w:p>
    <w:p w14:paraId="2800AC1C" w14:textId="77777777" w:rsidR="00F300A9" w:rsidRDefault="002D4A41">
      <w:pPr>
        <w:pStyle w:val="34"/>
        <w:rPr>
          <w:rFonts w:asciiTheme="minorHAnsi" w:eastAsiaTheme="minorEastAsia" w:hAnsiTheme="minorHAnsi" w:cstheme="minorBidi"/>
          <w:bCs w:val="0"/>
          <w:iCs w:val="0"/>
          <w:sz w:val="22"/>
          <w:szCs w:val="22"/>
        </w:rPr>
      </w:pPr>
      <w:hyperlink w:anchor="_Toc226556184" w:history="1">
        <w:r w:rsidR="00F300A9" w:rsidRPr="002F5064">
          <w:rPr>
            <w:rStyle w:val="ad"/>
          </w:rPr>
          <w:t>15.1.1.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_Toc226556184 \h </w:instrText>
        </w:r>
        <w:r w:rsidR="00F300A9">
          <w:rPr>
            <w:webHidden/>
          </w:rPr>
        </w:r>
        <w:r w:rsidR="00F300A9">
          <w:rPr>
            <w:webHidden/>
          </w:rPr>
          <w:fldChar w:fldCharType="separate"/>
        </w:r>
        <w:r w:rsidR="00F300A9">
          <w:rPr>
            <w:webHidden/>
          </w:rPr>
          <w:t>216</w:t>
        </w:r>
        <w:r w:rsidR="00F300A9">
          <w:rPr>
            <w:webHidden/>
          </w:rPr>
          <w:fldChar w:fldCharType="end"/>
        </w:r>
      </w:hyperlink>
    </w:p>
    <w:p w14:paraId="3CD76D56" w14:textId="77777777" w:rsidR="00F300A9" w:rsidRDefault="002D4A41">
      <w:pPr>
        <w:pStyle w:val="25"/>
        <w:rPr>
          <w:rFonts w:asciiTheme="minorHAnsi" w:eastAsiaTheme="minorEastAsia" w:hAnsiTheme="minorHAnsi" w:cstheme="minorBidi"/>
          <w:bCs w:val="0"/>
          <w:sz w:val="22"/>
          <w:szCs w:val="22"/>
        </w:rPr>
      </w:pPr>
      <w:hyperlink w:anchor="_Toc226556185" w:history="1">
        <w:r w:rsidR="00F300A9" w:rsidRPr="002F5064">
          <w:rPr>
            <w:rStyle w:val="ad"/>
          </w:rPr>
          <w:t>15.2.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_Toc226556185 \h </w:instrText>
        </w:r>
        <w:r w:rsidR="00F300A9">
          <w:rPr>
            <w:webHidden/>
          </w:rPr>
        </w:r>
        <w:r w:rsidR="00F300A9">
          <w:rPr>
            <w:webHidden/>
          </w:rPr>
          <w:fldChar w:fldCharType="separate"/>
        </w:r>
        <w:r w:rsidR="00F300A9">
          <w:rPr>
            <w:webHidden/>
          </w:rPr>
          <w:t>223</w:t>
        </w:r>
        <w:r w:rsidR="00F300A9">
          <w:rPr>
            <w:webHidden/>
          </w:rPr>
          <w:fldChar w:fldCharType="end"/>
        </w:r>
      </w:hyperlink>
    </w:p>
    <w:p w14:paraId="2F8A5ACE" w14:textId="77777777" w:rsidR="00F300A9" w:rsidRDefault="002D4A41">
      <w:pPr>
        <w:pStyle w:val="34"/>
        <w:rPr>
          <w:rFonts w:asciiTheme="minorHAnsi" w:eastAsiaTheme="minorEastAsia" w:hAnsiTheme="minorHAnsi" w:cstheme="minorBidi"/>
          <w:bCs w:val="0"/>
          <w:iCs w:val="0"/>
          <w:sz w:val="22"/>
          <w:szCs w:val="22"/>
        </w:rPr>
      </w:pPr>
      <w:hyperlink w:anchor="_Toc226556186" w:history="1">
        <w:r w:rsidR="00F300A9" w:rsidRPr="002F5064">
          <w:rPr>
            <w:rStyle w:val="ad"/>
          </w:rPr>
          <w:t>15.2.1.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_Toc226556186 \h </w:instrText>
        </w:r>
        <w:r w:rsidR="00F300A9">
          <w:rPr>
            <w:webHidden/>
          </w:rPr>
        </w:r>
        <w:r w:rsidR="00F300A9">
          <w:rPr>
            <w:webHidden/>
          </w:rPr>
          <w:fldChar w:fldCharType="separate"/>
        </w:r>
        <w:r w:rsidR="00F300A9">
          <w:rPr>
            <w:webHidden/>
          </w:rPr>
          <w:t>228</w:t>
        </w:r>
        <w:r w:rsidR="00F300A9">
          <w:rPr>
            <w:webHidden/>
          </w:rPr>
          <w:fldChar w:fldCharType="end"/>
        </w:r>
      </w:hyperlink>
    </w:p>
    <w:p w14:paraId="69CA4D27" w14:textId="77777777" w:rsidR="00F300A9" w:rsidRDefault="002D4A41">
      <w:pPr>
        <w:pStyle w:val="11"/>
        <w:rPr>
          <w:rFonts w:asciiTheme="minorHAnsi" w:eastAsiaTheme="minorEastAsia" w:hAnsiTheme="minorHAnsi" w:cstheme="minorBidi"/>
          <w:b w:val="0"/>
          <w:bCs w:val="0"/>
          <w:caps w:val="0"/>
          <w:sz w:val="22"/>
          <w:szCs w:val="22"/>
        </w:rPr>
      </w:pPr>
      <w:hyperlink w:anchor="_Toc226556187" w:history="1">
        <w:r w:rsidR="00F300A9" w:rsidRPr="002F5064">
          <w:rPr>
            <w:rStyle w:val="ad"/>
          </w:rPr>
          <w:t>16.</w:t>
        </w:r>
        <w:r w:rsidR="00F300A9">
          <w:rPr>
            <w:rFonts w:asciiTheme="minorHAnsi" w:eastAsiaTheme="minorEastAsia" w:hAnsiTheme="minorHAnsi" w:cstheme="minorBidi"/>
            <w:b w:val="0"/>
            <w:bCs w:val="0"/>
            <w:caps w:val="0"/>
            <w:sz w:val="22"/>
            <w:szCs w:val="22"/>
          </w:rPr>
          <w:tab/>
        </w:r>
        <w:r w:rsidR="00F300A9" w:rsidRPr="002F5064">
          <w:rPr>
            <w:rStyle w:val="ad"/>
          </w:rPr>
          <w:t>Запросы по управлению операционными днями</w:t>
        </w:r>
        <w:r w:rsidR="00F300A9">
          <w:rPr>
            <w:webHidden/>
          </w:rPr>
          <w:tab/>
        </w:r>
        <w:r w:rsidR="00F300A9">
          <w:rPr>
            <w:webHidden/>
          </w:rPr>
          <w:fldChar w:fldCharType="begin"/>
        </w:r>
        <w:r w:rsidR="00F300A9">
          <w:rPr>
            <w:webHidden/>
          </w:rPr>
          <w:instrText xml:space="preserve"> PAGEREF _Toc226556187 \h </w:instrText>
        </w:r>
        <w:r w:rsidR="00F300A9">
          <w:rPr>
            <w:webHidden/>
          </w:rPr>
        </w:r>
        <w:r w:rsidR="00F300A9">
          <w:rPr>
            <w:webHidden/>
          </w:rPr>
          <w:fldChar w:fldCharType="separate"/>
        </w:r>
        <w:r w:rsidR="00F300A9">
          <w:rPr>
            <w:webHidden/>
          </w:rPr>
          <w:t>244</w:t>
        </w:r>
        <w:r w:rsidR="00F300A9">
          <w:rPr>
            <w:webHidden/>
          </w:rPr>
          <w:fldChar w:fldCharType="end"/>
        </w:r>
      </w:hyperlink>
    </w:p>
    <w:p w14:paraId="10FEB37A" w14:textId="77777777" w:rsidR="00F300A9" w:rsidRDefault="002D4A41">
      <w:pPr>
        <w:pStyle w:val="25"/>
        <w:rPr>
          <w:rFonts w:asciiTheme="minorHAnsi" w:eastAsiaTheme="minorEastAsia" w:hAnsiTheme="minorHAnsi" w:cstheme="minorBidi"/>
          <w:bCs w:val="0"/>
          <w:sz w:val="22"/>
          <w:szCs w:val="22"/>
        </w:rPr>
      </w:pPr>
      <w:hyperlink w:anchor="_Toc226556188" w:history="1">
        <w:r w:rsidR="00F300A9" w:rsidRPr="002F5064">
          <w:rPr>
            <w:rStyle w:val="ad"/>
          </w:rPr>
          <w:t>16.1.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_Toc226556188 \h </w:instrText>
        </w:r>
        <w:r w:rsidR="00F300A9">
          <w:rPr>
            <w:webHidden/>
          </w:rPr>
        </w:r>
        <w:r w:rsidR="00F300A9">
          <w:rPr>
            <w:webHidden/>
          </w:rPr>
          <w:fldChar w:fldCharType="separate"/>
        </w:r>
        <w:r w:rsidR="00F300A9">
          <w:rPr>
            <w:webHidden/>
          </w:rPr>
          <w:t>246</w:t>
        </w:r>
        <w:r w:rsidR="00F300A9">
          <w:rPr>
            <w:webHidden/>
          </w:rPr>
          <w:fldChar w:fldCharType="end"/>
        </w:r>
      </w:hyperlink>
    </w:p>
    <w:p w14:paraId="16380ECA" w14:textId="77777777" w:rsidR="00F300A9" w:rsidRDefault="002D4A41">
      <w:pPr>
        <w:pStyle w:val="34"/>
        <w:rPr>
          <w:rFonts w:asciiTheme="minorHAnsi" w:eastAsiaTheme="minorEastAsia" w:hAnsiTheme="minorHAnsi" w:cstheme="minorBidi"/>
          <w:bCs w:val="0"/>
          <w:iCs w:val="0"/>
          <w:sz w:val="22"/>
          <w:szCs w:val="22"/>
        </w:rPr>
      </w:pPr>
      <w:hyperlink w:anchor="_Toc226556189" w:history="1">
        <w:r w:rsidR="00F300A9" w:rsidRPr="002F5064">
          <w:rPr>
            <w:rStyle w:val="ad"/>
          </w:rPr>
          <w:t>16.1.1.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_Toc226556189 \h </w:instrText>
        </w:r>
        <w:r w:rsidR="00F300A9">
          <w:rPr>
            <w:webHidden/>
          </w:rPr>
        </w:r>
        <w:r w:rsidR="00F300A9">
          <w:rPr>
            <w:webHidden/>
          </w:rPr>
          <w:fldChar w:fldCharType="separate"/>
        </w:r>
        <w:r w:rsidR="00F300A9">
          <w:rPr>
            <w:webHidden/>
          </w:rPr>
          <w:t>256</w:t>
        </w:r>
        <w:r w:rsidR="00F300A9">
          <w:rPr>
            <w:webHidden/>
          </w:rPr>
          <w:fldChar w:fldCharType="end"/>
        </w:r>
      </w:hyperlink>
    </w:p>
    <w:p w14:paraId="7F9C0916" w14:textId="77777777" w:rsidR="00F300A9" w:rsidRDefault="002D4A41">
      <w:pPr>
        <w:pStyle w:val="25"/>
        <w:rPr>
          <w:rFonts w:asciiTheme="minorHAnsi" w:eastAsiaTheme="minorEastAsia" w:hAnsiTheme="minorHAnsi" w:cstheme="minorBidi"/>
          <w:bCs w:val="0"/>
          <w:sz w:val="22"/>
          <w:szCs w:val="22"/>
        </w:rPr>
      </w:pPr>
      <w:hyperlink w:anchor="_Toc226556190" w:history="1">
        <w:r w:rsidR="00F300A9" w:rsidRPr="002F5064">
          <w:rPr>
            <w:rStyle w:val="ad"/>
          </w:rPr>
          <w:t>16.2.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_Toc226556190 \h </w:instrText>
        </w:r>
        <w:r w:rsidR="00F300A9">
          <w:rPr>
            <w:webHidden/>
          </w:rPr>
        </w:r>
        <w:r w:rsidR="00F300A9">
          <w:rPr>
            <w:webHidden/>
          </w:rPr>
          <w:fldChar w:fldCharType="separate"/>
        </w:r>
        <w:r w:rsidR="00F300A9">
          <w:rPr>
            <w:webHidden/>
          </w:rPr>
          <w:t>270</w:t>
        </w:r>
        <w:r w:rsidR="00F300A9">
          <w:rPr>
            <w:webHidden/>
          </w:rPr>
          <w:fldChar w:fldCharType="end"/>
        </w:r>
      </w:hyperlink>
    </w:p>
    <w:p w14:paraId="2015898E" w14:textId="77777777" w:rsidR="00F300A9" w:rsidRDefault="002D4A41">
      <w:pPr>
        <w:pStyle w:val="34"/>
        <w:rPr>
          <w:rFonts w:asciiTheme="minorHAnsi" w:eastAsiaTheme="minorEastAsia" w:hAnsiTheme="minorHAnsi" w:cstheme="minorBidi"/>
          <w:bCs w:val="0"/>
          <w:iCs w:val="0"/>
          <w:sz w:val="22"/>
          <w:szCs w:val="22"/>
        </w:rPr>
      </w:pPr>
      <w:hyperlink w:anchor="_Toc226556191" w:history="1">
        <w:r w:rsidR="00F300A9" w:rsidRPr="002F5064">
          <w:rPr>
            <w:rStyle w:val="ad"/>
          </w:rPr>
          <w:t>16.2.1.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_Toc226556191 \h </w:instrText>
        </w:r>
        <w:r w:rsidR="00F300A9">
          <w:rPr>
            <w:webHidden/>
          </w:rPr>
        </w:r>
        <w:r w:rsidR="00F300A9">
          <w:rPr>
            <w:webHidden/>
          </w:rPr>
          <w:fldChar w:fldCharType="separate"/>
        </w:r>
        <w:r w:rsidR="00F300A9">
          <w:rPr>
            <w:webHidden/>
          </w:rPr>
          <w:t>307</w:t>
        </w:r>
        <w:r w:rsidR="00F300A9">
          <w:rPr>
            <w:webHidden/>
          </w:rPr>
          <w:fldChar w:fldCharType="end"/>
        </w:r>
      </w:hyperlink>
    </w:p>
    <w:p w14:paraId="754ACA19" w14:textId="77777777" w:rsidR="00F300A9" w:rsidRDefault="002D4A41">
      <w:pPr>
        <w:pStyle w:val="11"/>
        <w:rPr>
          <w:rFonts w:asciiTheme="minorHAnsi" w:eastAsiaTheme="minorEastAsia" w:hAnsiTheme="minorHAnsi" w:cstheme="minorBidi"/>
          <w:b w:val="0"/>
          <w:bCs w:val="0"/>
          <w:caps w:val="0"/>
          <w:sz w:val="22"/>
          <w:szCs w:val="22"/>
        </w:rPr>
      </w:pPr>
      <w:hyperlink w:anchor="_Toc226556192" w:history="1">
        <w:r w:rsidR="00F300A9" w:rsidRPr="002F5064">
          <w:rPr>
            <w:rStyle w:val="ad"/>
          </w:rPr>
          <w:t>17.</w:t>
        </w:r>
        <w:r w:rsidR="00F300A9">
          <w:rPr>
            <w:rFonts w:asciiTheme="minorHAnsi" w:eastAsiaTheme="minorEastAsia" w:hAnsiTheme="minorHAnsi" w:cstheme="minorBidi"/>
            <w:b w:val="0"/>
            <w:bCs w:val="0"/>
            <w:caps w:val="0"/>
            <w:sz w:val="22"/>
            <w:szCs w:val="22"/>
          </w:rPr>
          <w:tab/>
        </w:r>
        <w:r w:rsidR="00F300A9" w:rsidRPr="002F5064">
          <w:rPr>
            <w:rStyle w:val="ad"/>
          </w:rPr>
          <w:t>Запрос на изменение аналитических признаков, не участвующих в расчете балансов (свойств записи учета) (</w:t>
        </w:r>
        <w:r w:rsidR="00F300A9" w:rsidRPr="002F5064">
          <w:rPr>
            <w:rStyle w:val="ad"/>
            <w:lang w:val="en-US"/>
          </w:rPr>
          <w:t>U</w:t>
        </w:r>
        <w:r w:rsidR="00F300A9" w:rsidRPr="002F5064">
          <w:rPr>
            <w:rStyle w:val="ad"/>
          </w:rPr>
          <w:t>pdate</w:t>
        </w:r>
        <w:r w:rsidR="00F300A9" w:rsidRPr="002F5064">
          <w:rPr>
            <w:rStyle w:val="ad"/>
            <w:lang w:val="en-US"/>
          </w:rPr>
          <w:t>N</w:t>
        </w:r>
        <w:r w:rsidR="00F300A9" w:rsidRPr="002F5064">
          <w:rPr>
            <w:rStyle w:val="ad"/>
          </w:rPr>
          <w:t>ot</w:t>
        </w:r>
        <w:r w:rsidR="00F300A9" w:rsidRPr="002F5064">
          <w:rPr>
            <w:rStyle w:val="ad"/>
            <w:lang w:val="en-US"/>
          </w:rPr>
          <w:t>A</w:t>
        </w:r>
        <w:r w:rsidR="00F300A9" w:rsidRPr="002F5064">
          <w:rPr>
            <w:rStyle w:val="ad"/>
          </w:rPr>
          <w:t>ccounting)</w:t>
        </w:r>
        <w:r w:rsidR="00F300A9">
          <w:rPr>
            <w:webHidden/>
          </w:rPr>
          <w:tab/>
        </w:r>
        <w:r w:rsidR="00F300A9">
          <w:rPr>
            <w:webHidden/>
          </w:rPr>
          <w:fldChar w:fldCharType="begin"/>
        </w:r>
        <w:r w:rsidR="00F300A9">
          <w:rPr>
            <w:webHidden/>
          </w:rPr>
          <w:instrText xml:space="preserve"> PAGEREF _Toc226556192 \h </w:instrText>
        </w:r>
        <w:r w:rsidR="00F300A9">
          <w:rPr>
            <w:webHidden/>
          </w:rPr>
        </w:r>
        <w:r w:rsidR="00F300A9">
          <w:rPr>
            <w:webHidden/>
          </w:rPr>
          <w:fldChar w:fldCharType="separate"/>
        </w:r>
        <w:r w:rsidR="00F300A9">
          <w:rPr>
            <w:webHidden/>
          </w:rPr>
          <w:t>327</w:t>
        </w:r>
        <w:r w:rsidR="00F300A9">
          <w:rPr>
            <w:webHidden/>
          </w:rPr>
          <w:fldChar w:fldCharType="end"/>
        </w:r>
      </w:hyperlink>
    </w:p>
    <w:p w14:paraId="51382627" w14:textId="77777777" w:rsidR="00F300A9" w:rsidRDefault="002D4A41">
      <w:pPr>
        <w:pStyle w:val="25"/>
        <w:rPr>
          <w:rFonts w:asciiTheme="minorHAnsi" w:eastAsiaTheme="minorEastAsia" w:hAnsiTheme="minorHAnsi" w:cstheme="minorBidi"/>
          <w:bCs w:val="0"/>
          <w:sz w:val="22"/>
          <w:szCs w:val="22"/>
        </w:rPr>
      </w:pPr>
      <w:hyperlink w:anchor="_Toc226556193" w:history="1">
        <w:r w:rsidR="00F300A9" w:rsidRPr="002F5064">
          <w:rPr>
            <w:rStyle w:val="ad"/>
          </w:rPr>
          <w:t>17.1.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_Toc226556193 \h </w:instrText>
        </w:r>
        <w:r w:rsidR="00F300A9">
          <w:rPr>
            <w:webHidden/>
          </w:rPr>
        </w:r>
        <w:r w:rsidR="00F300A9">
          <w:rPr>
            <w:webHidden/>
          </w:rPr>
          <w:fldChar w:fldCharType="separate"/>
        </w:r>
        <w:r w:rsidR="00F300A9">
          <w:rPr>
            <w:webHidden/>
          </w:rPr>
          <w:t>329</w:t>
        </w:r>
        <w:r w:rsidR="00F300A9">
          <w:rPr>
            <w:webHidden/>
          </w:rPr>
          <w:fldChar w:fldCharType="end"/>
        </w:r>
      </w:hyperlink>
    </w:p>
    <w:p w14:paraId="721C96C8" w14:textId="77777777" w:rsidR="00F300A9" w:rsidRDefault="002D4A41">
      <w:pPr>
        <w:pStyle w:val="34"/>
        <w:rPr>
          <w:rFonts w:asciiTheme="minorHAnsi" w:eastAsiaTheme="minorEastAsia" w:hAnsiTheme="minorHAnsi" w:cstheme="minorBidi"/>
          <w:bCs w:val="0"/>
          <w:iCs w:val="0"/>
          <w:sz w:val="22"/>
          <w:szCs w:val="22"/>
        </w:rPr>
      </w:pPr>
      <w:hyperlink w:anchor="_Toc226556194" w:history="1">
        <w:r w:rsidR="00F300A9" w:rsidRPr="002F5064">
          <w:rPr>
            <w:rStyle w:val="ad"/>
          </w:rPr>
          <w:t>17.1.1.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_Toc226556194 \h </w:instrText>
        </w:r>
        <w:r w:rsidR="00F300A9">
          <w:rPr>
            <w:webHidden/>
          </w:rPr>
        </w:r>
        <w:r w:rsidR="00F300A9">
          <w:rPr>
            <w:webHidden/>
          </w:rPr>
          <w:fldChar w:fldCharType="separate"/>
        </w:r>
        <w:r w:rsidR="00F300A9">
          <w:rPr>
            <w:webHidden/>
          </w:rPr>
          <w:t>331</w:t>
        </w:r>
        <w:r w:rsidR="00F300A9">
          <w:rPr>
            <w:webHidden/>
          </w:rPr>
          <w:fldChar w:fldCharType="end"/>
        </w:r>
      </w:hyperlink>
    </w:p>
    <w:p w14:paraId="4DD17715" w14:textId="77777777" w:rsidR="00F300A9" w:rsidRDefault="002D4A41">
      <w:pPr>
        <w:pStyle w:val="25"/>
        <w:rPr>
          <w:rFonts w:asciiTheme="minorHAnsi" w:eastAsiaTheme="minorEastAsia" w:hAnsiTheme="minorHAnsi" w:cstheme="minorBidi"/>
          <w:bCs w:val="0"/>
          <w:sz w:val="22"/>
          <w:szCs w:val="22"/>
        </w:rPr>
      </w:pPr>
      <w:hyperlink w:anchor="_Toc226556195" w:history="1">
        <w:r w:rsidR="00F300A9" w:rsidRPr="002F5064">
          <w:rPr>
            <w:rStyle w:val="ad"/>
          </w:rPr>
          <w:t>17.2.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_Toc226556195 \h </w:instrText>
        </w:r>
        <w:r w:rsidR="00F300A9">
          <w:rPr>
            <w:webHidden/>
          </w:rPr>
        </w:r>
        <w:r w:rsidR="00F300A9">
          <w:rPr>
            <w:webHidden/>
          </w:rPr>
          <w:fldChar w:fldCharType="separate"/>
        </w:r>
        <w:r w:rsidR="00F300A9">
          <w:rPr>
            <w:webHidden/>
          </w:rPr>
          <w:t>332</w:t>
        </w:r>
        <w:r w:rsidR="00F300A9">
          <w:rPr>
            <w:webHidden/>
          </w:rPr>
          <w:fldChar w:fldCharType="end"/>
        </w:r>
      </w:hyperlink>
    </w:p>
    <w:p w14:paraId="77D2475A" w14:textId="77777777" w:rsidR="00F300A9" w:rsidRDefault="002D4A41">
      <w:pPr>
        <w:pStyle w:val="34"/>
        <w:rPr>
          <w:rFonts w:asciiTheme="minorHAnsi" w:eastAsiaTheme="minorEastAsia" w:hAnsiTheme="minorHAnsi" w:cstheme="minorBidi"/>
          <w:bCs w:val="0"/>
          <w:iCs w:val="0"/>
          <w:sz w:val="22"/>
          <w:szCs w:val="22"/>
        </w:rPr>
      </w:pPr>
      <w:hyperlink w:anchor="_Toc226556196" w:history="1">
        <w:r w:rsidR="00F300A9" w:rsidRPr="002F5064">
          <w:rPr>
            <w:rStyle w:val="ad"/>
          </w:rPr>
          <w:t>17.2.1.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_Toc226556196 \h </w:instrText>
        </w:r>
        <w:r w:rsidR="00F300A9">
          <w:rPr>
            <w:webHidden/>
          </w:rPr>
        </w:r>
        <w:r w:rsidR="00F300A9">
          <w:rPr>
            <w:webHidden/>
          </w:rPr>
          <w:fldChar w:fldCharType="separate"/>
        </w:r>
        <w:r w:rsidR="00F300A9">
          <w:rPr>
            <w:webHidden/>
          </w:rPr>
          <w:t>333</w:t>
        </w:r>
        <w:r w:rsidR="00F300A9">
          <w:rPr>
            <w:webHidden/>
          </w:rPr>
          <w:fldChar w:fldCharType="end"/>
        </w:r>
      </w:hyperlink>
    </w:p>
    <w:p w14:paraId="59084905" w14:textId="77777777" w:rsidR="00F300A9" w:rsidRDefault="002D4A41">
      <w:pPr>
        <w:pStyle w:val="11"/>
        <w:rPr>
          <w:rFonts w:asciiTheme="minorHAnsi" w:eastAsiaTheme="minorEastAsia" w:hAnsiTheme="minorHAnsi" w:cstheme="minorBidi"/>
          <w:b w:val="0"/>
          <w:bCs w:val="0"/>
          <w:caps w:val="0"/>
          <w:sz w:val="22"/>
          <w:szCs w:val="22"/>
        </w:rPr>
      </w:pPr>
      <w:hyperlink w:anchor="_Toc226556197" w:history="1">
        <w:r w:rsidR="00F300A9" w:rsidRPr="002F5064">
          <w:rPr>
            <w:rStyle w:val="ad"/>
          </w:rPr>
          <w:t>18.</w:t>
        </w:r>
        <w:r w:rsidR="00F300A9">
          <w:rPr>
            <w:rFonts w:asciiTheme="minorHAnsi" w:eastAsiaTheme="minorEastAsia" w:hAnsiTheme="minorHAnsi" w:cstheme="minorBidi"/>
            <w:b w:val="0"/>
            <w:bCs w:val="0"/>
            <w:caps w:val="0"/>
            <w:sz w:val="22"/>
            <w:szCs w:val="22"/>
          </w:rPr>
          <w:tab/>
        </w:r>
        <w:r w:rsidR="00F300A9" w:rsidRPr="002F5064">
          <w:rPr>
            <w:rStyle w:val="ad"/>
          </w:rPr>
          <w:t>Запросы, направляемые в рамках выполнения процедур по закрытию отчетного финансового года</w:t>
        </w:r>
        <w:r w:rsidR="00F300A9">
          <w:rPr>
            <w:webHidden/>
          </w:rPr>
          <w:tab/>
        </w:r>
        <w:r w:rsidR="00F300A9">
          <w:rPr>
            <w:webHidden/>
          </w:rPr>
          <w:fldChar w:fldCharType="begin"/>
        </w:r>
        <w:r w:rsidR="00F300A9">
          <w:rPr>
            <w:webHidden/>
          </w:rPr>
          <w:instrText xml:space="preserve"> PAGEREF _Toc226556197 \h </w:instrText>
        </w:r>
        <w:r w:rsidR="00F300A9">
          <w:rPr>
            <w:webHidden/>
          </w:rPr>
        </w:r>
        <w:r w:rsidR="00F300A9">
          <w:rPr>
            <w:webHidden/>
          </w:rPr>
          <w:fldChar w:fldCharType="separate"/>
        </w:r>
        <w:r w:rsidR="00F300A9">
          <w:rPr>
            <w:webHidden/>
          </w:rPr>
          <w:t>334</w:t>
        </w:r>
        <w:r w:rsidR="00F300A9">
          <w:rPr>
            <w:webHidden/>
          </w:rPr>
          <w:fldChar w:fldCharType="end"/>
        </w:r>
      </w:hyperlink>
    </w:p>
    <w:p w14:paraId="2DE63270" w14:textId="77777777" w:rsidR="00F300A9" w:rsidRDefault="002D4A41">
      <w:pPr>
        <w:pStyle w:val="25"/>
        <w:rPr>
          <w:rFonts w:asciiTheme="minorHAnsi" w:eastAsiaTheme="minorEastAsia" w:hAnsiTheme="minorHAnsi" w:cstheme="minorBidi"/>
          <w:bCs w:val="0"/>
          <w:sz w:val="22"/>
          <w:szCs w:val="22"/>
        </w:rPr>
      </w:pPr>
      <w:hyperlink w:anchor="_Toc226556198" w:history="1">
        <w:r w:rsidR="00F300A9" w:rsidRPr="002F5064">
          <w:rPr>
            <w:rStyle w:val="ad"/>
          </w:rPr>
          <w:t>18.1.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_Toc226556198 \h </w:instrText>
        </w:r>
        <w:r w:rsidR="00F300A9">
          <w:rPr>
            <w:webHidden/>
          </w:rPr>
        </w:r>
        <w:r w:rsidR="00F300A9">
          <w:rPr>
            <w:webHidden/>
          </w:rPr>
          <w:fldChar w:fldCharType="separate"/>
        </w:r>
        <w:r w:rsidR="00F300A9">
          <w:rPr>
            <w:webHidden/>
          </w:rPr>
          <w:t>334</w:t>
        </w:r>
        <w:r w:rsidR="00F300A9">
          <w:rPr>
            <w:webHidden/>
          </w:rPr>
          <w:fldChar w:fldCharType="end"/>
        </w:r>
      </w:hyperlink>
    </w:p>
    <w:p w14:paraId="7329C28F" w14:textId="77777777" w:rsidR="00F300A9" w:rsidRDefault="002D4A41">
      <w:pPr>
        <w:pStyle w:val="34"/>
        <w:rPr>
          <w:rFonts w:asciiTheme="minorHAnsi" w:eastAsiaTheme="minorEastAsia" w:hAnsiTheme="minorHAnsi" w:cstheme="minorBidi"/>
          <w:bCs w:val="0"/>
          <w:iCs w:val="0"/>
          <w:sz w:val="22"/>
          <w:szCs w:val="22"/>
        </w:rPr>
      </w:pPr>
      <w:hyperlink w:anchor="_Toc226556199" w:history="1">
        <w:r w:rsidR="00F300A9" w:rsidRPr="002F5064">
          <w:rPr>
            <w:rStyle w:val="ad"/>
          </w:rPr>
          <w:t>18.1.1.</w:t>
        </w:r>
        <w:r w:rsidR="00F300A9">
          <w:rPr>
            <w:rFonts w:asciiTheme="minorHAnsi" w:eastAsiaTheme="minorEastAsia" w:hAnsiTheme="minorHAnsi" w:cstheme="minorBidi"/>
            <w:bCs w:val="0"/>
            <w:iCs w:val="0"/>
            <w:sz w:val="22"/>
            <w:szCs w:val="22"/>
          </w:rPr>
          <w:tab/>
        </w:r>
        <w:r w:rsidR="00F300A9" w:rsidRPr="002F5064">
          <w:rPr>
            <w:rStyle w:val="ad"/>
          </w:rPr>
          <w:t>Пример запроса</w:t>
        </w:r>
        <w:r w:rsidR="00F300A9">
          <w:rPr>
            <w:webHidden/>
          </w:rPr>
          <w:tab/>
        </w:r>
        <w:r w:rsidR="00F300A9">
          <w:rPr>
            <w:webHidden/>
          </w:rPr>
          <w:fldChar w:fldCharType="begin"/>
        </w:r>
        <w:r w:rsidR="00F300A9">
          <w:rPr>
            <w:webHidden/>
          </w:rPr>
          <w:instrText xml:space="preserve"> PAGEREF _Toc226556199 \h </w:instrText>
        </w:r>
        <w:r w:rsidR="00F300A9">
          <w:rPr>
            <w:webHidden/>
          </w:rPr>
        </w:r>
        <w:r w:rsidR="00F300A9">
          <w:rPr>
            <w:webHidden/>
          </w:rPr>
          <w:fldChar w:fldCharType="separate"/>
        </w:r>
        <w:r w:rsidR="00F300A9">
          <w:rPr>
            <w:webHidden/>
          </w:rPr>
          <w:t>335</w:t>
        </w:r>
        <w:r w:rsidR="00F300A9">
          <w:rPr>
            <w:webHidden/>
          </w:rPr>
          <w:fldChar w:fldCharType="end"/>
        </w:r>
      </w:hyperlink>
    </w:p>
    <w:p w14:paraId="2419D9EB" w14:textId="77777777" w:rsidR="00F300A9" w:rsidRDefault="002D4A41">
      <w:pPr>
        <w:pStyle w:val="25"/>
        <w:rPr>
          <w:rFonts w:asciiTheme="minorHAnsi" w:eastAsiaTheme="minorEastAsia" w:hAnsiTheme="minorHAnsi" w:cstheme="minorBidi"/>
          <w:bCs w:val="0"/>
          <w:sz w:val="22"/>
          <w:szCs w:val="22"/>
        </w:rPr>
      </w:pPr>
      <w:hyperlink w:anchor="_Toc226556200" w:history="1">
        <w:r w:rsidR="00F300A9" w:rsidRPr="002F5064">
          <w:rPr>
            <w:rStyle w:val="ad"/>
          </w:rPr>
          <w:t>18.2.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_Toc226556200 \h </w:instrText>
        </w:r>
        <w:r w:rsidR="00F300A9">
          <w:rPr>
            <w:webHidden/>
          </w:rPr>
        </w:r>
        <w:r w:rsidR="00F300A9">
          <w:rPr>
            <w:webHidden/>
          </w:rPr>
          <w:fldChar w:fldCharType="separate"/>
        </w:r>
        <w:r w:rsidR="00F300A9">
          <w:rPr>
            <w:webHidden/>
          </w:rPr>
          <w:t>337</w:t>
        </w:r>
        <w:r w:rsidR="00F300A9">
          <w:rPr>
            <w:webHidden/>
          </w:rPr>
          <w:fldChar w:fldCharType="end"/>
        </w:r>
      </w:hyperlink>
    </w:p>
    <w:p w14:paraId="0EC9CA7D" w14:textId="77777777" w:rsidR="00F300A9" w:rsidRDefault="002D4A41">
      <w:pPr>
        <w:pStyle w:val="34"/>
        <w:rPr>
          <w:rFonts w:asciiTheme="minorHAnsi" w:eastAsiaTheme="minorEastAsia" w:hAnsiTheme="minorHAnsi" w:cstheme="minorBidi"/>
          <w:bCs w:val="0"/>
          <w:iCs w:val="0"/>
          <w:sz w:val="22"/>
          <w:szCs w:val="22"/>
        </w:rPr>
      </w:pPr>
      <w:hyperlink w:anchor="_Toc226556201" w:history="1">
        <w:r w:rsidR="00F300A9" w:rsidRPr="002F5064">
          <w:rPr>
            <w:rStyle w:val="ad"/>
          </w:rPr>
          <w:t>18.2.1.</w:t>
        </w:r>
        <w:r w:rsidR="00F300A9">
          <w:rPr>
            <w:rFonts w:asciiTheme="minorHAnsi" w:eastAsiaTheme="minorEastAsia" w:hAnsiTheme="minorHAnsi" w:cstheme="minorBidi"/>
            <w:bCs w:val="0"/>
            <w:iCs w:val="0"/>
            <w:sz w:val="22"/>
            <w:szCs w:val="22"/>
          </w:rPr>
          <w:tab/>
        </w:r>
        <w:r w:rsidR="00F300A9" w:rsidRPr="002F5064">
          <w:rPr>
            <w:rStyle w:val="ad"/>
          </w:rPr>
          <w:t>Пример ответа</w:t>
        </w:r>
        <w:r w:rsidR="00F300A9">
          <w:rPr>
            <w:webHidden/>
          </w:rPr>
          <w:tab/>
        </w:r>
        <w:r w:rsidR="00F300A9">
          <w:rPr>
            <w:webHidden/>
          </w:rPr>
          <w:fldChar w:fldCharType="begin"/>
        </w:r>
        <w:r w:rsidR="00F300A9">
          <w:rPr>
            <w:webHidden/>
          </w:rPr>
          <w:instrText xml:space="preserve"> PAGEREF _Toc226556201 \h </w:instrText>
        </w:r>
        <w:r w:rsidR="00F300A9">
          <w:rPr>
            <w:webHidden/>
          </w:rPr>
        </w:r>
        <w:r w:rsidR="00F300A9">
          <w:rPr>
            <w:webHidden/>
          </w:rPr>
          <w:fldChar w:fldCharType="separate"/>
        </w:r>
        <w:r w:rsidR="00F300A9">
          <w:rPr>
            <w:webHidden/>
          </w:rPr>
          <w:t>339</w:t>
        </w:r>
        <w:r w:rsidR="00F300A9">
          <w:rPr>
            <w:webHidden/>
          </w:rPr>
          <w:fldChar w:fldCharType="end"/>
        </w:r>
      </w:hyperlink>
    </w:p>
    <w:p w14:paraId="6E69E723" w14:textId="77777777" w:rsidR="00F300A9" w:rsidRDefault="002D4A41">
      <w:pPr>
        <w:pStyle w:val="11"/>
        <w:rPr>
          <w:rFonts w:asciiTheme="minorHAnsi" w:eastAsiaTheme="minorEastAsia" w:hAnsiTheme="minorHAnsi" w:cstheme="minorBidi"/>
          <w:b w:val="0"/>
          <w:bCs w:val="0"/>
          <w:caps w:val="0"/>
          <w:sz w:val="22"/>
          <w:szCs w:val="22"/>
        </w:rPr>
      </w:pPr>
      <w:hyperlink w:anchor="_Toc226556202" w:history="1">
        <w:r w:rsidR="00F300A9" w:rsidRPr="002F5064">
          <w:rPr>
            <w:rStyle w:val="ad"/>
          </w:rPr>
          <w:t>19.</w:t>
        </w:r>
        <w:r w:rsidR="00F300A9">
          <w:rPr>
            <w:rFonts w:asciiTheme="minorHAnsi" w:eastAsiaTheme="minorEastAsia" w:hAnsiTheme="minorHAnsi" w:cstheme="minorBidi"/>
            <w:b w:val="0"/>
            <w:bCs w:val="0"/>
            <w:caps w:val="0"/>
            <w:sz w:val="22"/>
            <w:szCs w:val="22"/>
          </w:rPr>
          <w:tab/>
        </w:r>
        <w:r w:rsidR="00F300A9" w:rsidRPr="002F5064">
          <w:rPr>
            <w:rStyle w:val="ad"/>
          </w:rPr>
          <w:t>Запросы, направляемые в рамках процедур по закрытию отчетного финансового года по операциям ЕБП</w:t>
        </w:r>
        <w:r w:rsidR="00F300A9">
          <w:rPr>
            <w:webHidden/>
          </w:rPr>
          <w:tab/>
        </w:r>
        <w:r w:rsidR="00F300A9">
          <w:rPr>
            <w:webHidden/>
          </w:rPr>
          <w:fldChar w:fldCharType="begin"/>
        </w:r>
        <w:r w:rsidR="00F300A9">
          <w:rPr>
            <w:webHidden/>
          </w:rPr>
          <w:instrText xml:space="preserve"> PAGEREF _Toc226556202 \h </w:instrText>
        </w:r>
        <w:r w:rsidR="00F300A9">
          <w:rPr>
            <w:webHidden/>
          </w:rPr>
        </w:r>
        <w:r w:rsidR="00F300A9">
          <w:rPr>
            <w:webHidden/>
          </w:rPr>
          <w:fldChar w:fldCharType="separate"/>
        </w:r>
        <w:r w:rsidR="00F300A9">
          <w:rPr>
            <w:webHidden/>
          </w:rPr>
          <w:t>342</w:t>
        </w:r>
        <w:r w:rsidR="00F300A9">
          <w:rPr>
            <w:webHidden/>
          </w:rPr>
          <w:fldChar w:fldCharType="end"/>
        </w:r>
      </w:hyperlink>
    </w:p>
    <w:p w14:paraId="6FD51FB9" w14:textId="77777777" w:rsidR="00F300A9" w:rsidRDefault="002D4A41">
      <w:pPr>
        <w:pStyle w:val="25"/>
        <w:rPr>
          <w:rFonts w:asciiTheme="minorHAnsi" w:eastAsiaTheme="minorEastAsia" w:hAnsiTheme="minorHAnsi" w:cstheme="minorBidi"/>
          <w:bCs w:val="0"/>
          <w:sz w:val="22"/>
          <w:szCs w:val="22"/>
        </w:rPr>
      </w:pPr>
      <w:hyperlink w:anchor="_Toc226556203" w:history="1">
        <w:r w:rsidR="00F300A9" w:rsidRPr="002F5064">
          <w:rPr>
            <w:rStyle w:val="ad"/>
          </w:rPr>
          <w:t>19.1.</w:t>
        </w:r>
        <w:r w:rsidR="00F300A9">
          <w:rPr>
            <w:rFonts w:asciiTheme="minorHAnsi" w:eastAsiaTheme="minorEastAsia" w:hAnsiTheme="minorHAnsi" w:cstheme="minorBidi"/>
            <w:bCs w:val="0"/>
            <w:sz w:val="22"/>
            <w:szCs w:val="22"/>
          </w:rPr>
          <w:tab/>
        </w:r>
        <w:r w:rsidR="00F300A9" w:rsidRPr="002F5064">
          <w:rPr>
            <w:rStyle w:val="ad"/>
          </w:rPr>
          <w:t>Параметры запроса</w:t>
        </w:r>
        <w:r w:rsidR="00F300A9">
          <w:rPr>
            <w:webHidden/>
          </w:rPr>
          <w:tab/>
        </w:r>
        <w:r w:rsidR="00F300A9">
          <w:rPr>
            <w:webHidden/>
          </w:rPr>
          <w:fldChar w:fldCharType="begin"/>
        </w:r>
        <w:r w:rsidR="00F300A9">
          <w:rPr>
            <w:webHidden/>
          </w:rPr>
          <w:instrText xml:space="preserve"> PAGEREF _Toc226556203 \h </w:instrText>
        </w:r>
        <w:r w:rsidR="00F300A9">
          <w:rPr>
            <w:webHidden/>
          </w:rPr>
        </w:r>
        <w:r w:rsidR="00F300A9">
          <w:rPr>
            <w:webHidden/>
          </w:rPr>
          <w:fldChar w:fldCharType="separate"/>
        </w:r>
        <w:r w:rsidR="00F300A9">
          <w:rPr>
            <w:webHidden/>
          </w:rPr>
          <w:t>342</w:t>
        </w:r>
        <w:r w:rsidR="00F300A9">
          <w:rPr>
            <w:webHidden/>
          </w:rPr>
          <w:fldChar w:fldCharType="end"/>
        </w:r>
      </w:hyperlink>
    </w:p>
    <w:p w14:paraId="5E2EFFB4" w14:textId="77777777" w:rsidR="00F300A9" w:rsidRDefault="002D4A41">
      <w:pPr>
        <w:pStyle w:val="34"/>
        <w:rPr>
          <w:rFonts w:asciiTheme="minorHAnsi" w:eastAsiaTheme="minorEastAsia" w:hAnsiTheme="minorHAnsi" w:cstheme="minorBidi"/>
          <w:bCs w:val="0"/>
          <w:iCs w:val="0"/>
          <w:sz w:val="22"/>
          <w:szCs w:val="22"/>
        </w:rPr>
      </w:pPr>
      <w:hyperlink w:anchor="_Toc226556204" w:history="1">
        <w:r w:rsidR="00F300A9" w:rsidRPr="002F5064">
          <w:rPr>
            <w:rStyle w:val="ad"/>
          </w:rPr>
          <w:t>19.1.1.</w:t>
        </w:r>
        <w:r w:rsidR="00F300A9">
          <w:rPr>
            <w:rFonts w:asciiTheme="minorHAnsi" w:eastAsiaTheme="minorEastAsia" w:hAnsiTheme="minorHAnsi" w:cstheme="minorBidi"/>
            <w:bCs w:val="0"/>
            <w:iCs w:val="0"/>
            <w:sz w:val="22"/>
            <w:szCs w:val="22"/>
          </w:rPr>
          <w:tab/>
        </w:r>
        <w:r w:rsidR="00F300A9" w:rsidRPr="002F5064">
          <w:rPr>
            <w:rStyle w:val="ad"/>
          </w:rPr>
          <w:t>Параметры запросов по выполнению процедур по закрытию отчетного финансового года по операциям ЕБП, направляемых из ПУиО ЭБ в ЕБП (EBP_CLOSINGYEAR / EBP_OPENINGYEAR)</w:t>
        </w:r>
        <w:r w:rsidR="00F300A9">
          <w:rPr>
            <w:webHidden/>
          </w:rPr>
          <w:tab/>
        </w:r>
        <w:r w:rsidR="00F300A9">
          <w:rPr>
            <w:webHidden/>
          </w:rPr>
          <w:fldChar w:fldCharType="begin"/>
        </w:r>
        <w:r w:rsidR="00F300A9">
          <w:rPr>
            <w:webHidden/>
          </w:rPr>
          <w:instrText xml:space="preserve"> PAGEREF _Toc226556204 \h </w:instrText>
        </w:r>
        <w:r w:rsidR="00F300A9">
          <w:rPr>
            <w:webHidden/>
          </w:rPr>
        </w:r>
        <w:r w:rsidR="00F300A9">
          <w:rPr>
            <w:webHidden/>
          </w:rPr>
          <w:fldChar w:fldCharType="separate"/>
        </w:r>
        <w:r w:rsidR="00F300A9">
          <w:rPr>
            <w:webHidden/>
          </w:rPr>
          <w:t>342</w:t>
        </w:r>
        <w:r w:rsidR="00F300A9">
          <w:rPr>
            <w:webHidden/>
          </w:rPr>
          <w:fldChar w:fldCharType="end"/>
        </w:r>
      </w:hyperlink>
    </w:p>
    <w:p w14:paraId="4C149433" w14:textId="77777777" w:rsidR="00F300A9" w:rsidRDefault="002D4A41">
      <w:pPr>
        <w:pStyle w:val="43"/>
        <w:rPr>
          <w:rFonts w:asciiTheme="minorHAnsi" w:eastAsiaTheme="minorEastAsia" w:hAnsiTheme="minorHAnsi" w:cstheme="minorBidi"/>
          <w:noProof/>
          <w:sz w:val="22"/>
          <w:szCs w:val="22"/>
        </w:rPr>
      </w:pPr>
      <w:hyperlink w:anchor="_Toc226556205" w:history="1">
        <w:r w:rsidR="00F300A9" w:rsidRPr="002F5064">
          <w:rPr>
            <w:rStyle w:val="ad"/>
            <w:noProof/>
          </w:rPr>
          <w:t>19.1.1.1.</w:t>
        </w:r>
        <w:r w:rsidR="00F300A9">
          <w:rPr>
            <w:rFonts w:asciiTheme="minorHAnsi" w:eastAsiaTheme="minorEastAsia" w:hAnsiTheme="minorHAnsi" w:cstheme="minorBidi"/>
            <w:noProof/>
            <w:sz w:val="22"/>
            <w:szCs w:val="22"/>
          </w:rPr>
          <w:tab/>
        </w:r>
        <w:r w:rsidR="00F300A9" w:rsidRPr="002F5064">
          <w:rPr>
            <w:rStyle w:val="ad"/>
            <w:noProof/>
          </w:rPr>
          <w:t>Пример запроса</w:t>
        </w:r>
        <w:r w:rsidR="00F300A9">
          <w:rPr>
            <w:noProof/>
            <w:webHidden/>
          </w:rPr>
          <w:tab/>
        </w:r>
        <w:r w:rsidR="00F300A9">
          <w:rPr>
            <w:noProof/>
            <w:webHidden/>
          </w:rPr>
          <w:fldChar w:fldCharType="begin"/>
        </w:r>
        <w:r w:rsidR="00F300A9">
          <w:rPr>
            <w:noProof/>
            <w:webHidden/>
          </w:rPr>
          <w:instrText xml:space="preserve"> PAGEREF _Toc226556205 \h </w:instrText>
        </w:r>
        <w:r w:rsidR="00F300A9">
          <w:rPr>
            <w:noProof/>
            <w:webHidden/>
          </w:rPr>
        </w:r>
        <w:r w:rsidR="00F300A9">
          <w:rPr>
            <w:noProof/>
            <w:webHidden/>
          </w:rPr>
          <w:fldChar w:fldCharType="separate"/>
        </w:r>
        <w:r w:rsidR="00F300A9">
          <w:rPr>
            <w:noProof/>
            <w:webHidden/>
          </w:rPr>
          <w:t>344</w:t>
        </w:r>
        <w:r w:rsidR="00F300A9">
          <w:rPr>
            <w:noProof/>
            <w:webHidden/>
          </w:rPr>
          <w:fldChar w:fldCharType="end"/>
        </w:r>
      </w:hyperlink>
    </w:p>
    <w:p w14:paraId="4C865360" w14:textId="77777777" w:rsidR="00F300A9" w:rsidRDefault="002D4A41">
      <w:pPr>
        <w:pStyle w:val="34"/>
        <w:rPr>
          <w:rFonts w:asciiTheme="minorHAnsi" w:eastAsiaTheme="minorEastAsia" w:hAnsiTheme="minorHAnsi" w:cstheme="minorBidi"/>
          <w:bCs w:val="0"/>
          <w:iCs w:val="0"/>
          <w:sz w:val="22"/>
          <w:szCs w:val="22"/>
        </w:rPr>
      </w:pPr>
      <w:hyperlink w:anchor="_Toc226556206" w:history="1">
        <w:r w:rsidR="00F300A9" w:rsidRPr="002F5064">
          <w:rPr>
            <w:rStyle w:val="ad"/>
          </w:rPr>
          <w:t>19.1.2.</w:t>
        </w:r>
        <w:r w:rsidR="00F300A9">
          <w:rPr>
            <w:rFonts w:asciiTheme="minorHAnsi" w:eastAsiaTheme="minorEastAsia" w:hAnsiTheme="minorHAnsi" w:cstheme="minorBidi"/>
            <w:bCs w:val="0"/>
            <w:iCs w:val="0"/>
            <w:sz w:val="22"/>
            <w:szCs w:val="22"/>
          </w:rPr>
          <w:tab/>
        </w:r>
        <w:r w:rsidR="00F300A9" w:rsidRPr="002F5064">
          <w:rPr>
            <w:rStyle w:val="ad"/>
          </w:rPr>
          <w:t>Параметры запроса на сторнирование / отмену записей учета, сформированных в рамках процедур по закрытию отчетного финансового года по операциям ЕБП, направлемого из ПУиО ЭБ в ЕБП (REVERSAL)</w:t>
        </w:r>
        <w:r w:rsidR="00F300A9">
          <w:rPr>
            <w:webHidden/>
          </w:rPr>
          <w:tab/>
        </w:r>
        <w:r w:rsidR="00F300A9">
          <w:rPr>
            <w:webHidden/>
          </w:rPr>
          <w:fldChar w:fldCharType="begin"/>
        </w:r>
        <w:r w:rsidR="00F300A9">
          <w:rPr>
            <w:webHidden/>
          </w:rPr>
          <w:instrText xml:space="preserve"> PAGEREF _Toc226556206 \h </w:instrText>
        </w:r>
        <w:r w:rsidR="00F300A9">
          <w:rPr>
            <w:webHidden/>
          </w:rPr>
        </w:r>
        <w:r w:rsidR="00F300A9">
          <w:rPr>
            <w:webHidden/>
          </w:rPr>
          <w:fldChar w:fldCharType="separate"/>
        </w:r>
        <w:r w:rsidR="00F300A9">
          <w:rPr>
            <w:webHidden/>
          </w:rPr>
          <w:t>346</w:t>
        </w:r>
        <w:r w:rsidR="00F300A9">
          <w:rPr>
            <w:webHidden/>
          </w:rPr>
          <w:fldChar w:fldCharType="end"/>
        </w:r>
      </w:hyperlink>
    </w:p>
    <w:p w14:paraId="58396476" w14:textId="77777777" w:rsidR="00F300A9" w:rsidRDefault="002D4A41">
      <w:pPr>
        <w:pStyle w:val="43"/>
        <w:rPr>
          <w:rFonts w:asciiTheme="minorHAnsi" w:eastAsiaTheme="minorEastAsia" w:hAnsiTheme="minorHAnsi" w:cstheme="minorBidi"/>
          <w:noProof/>
          <w:sz w:val="22"/>
          <w:szCs w:val="22"/>
        </w:rPr>
      </w:pPr>
      <w:hyperlink w:anchor="_Toc226556207" w:history="1">
        <w:r w:rsidR="00F300A9" w:rsidRPr="002F5064">
          <w:rPr>
            <w:rStyle w:val="ad"/>
            <w:noProof/>
          </w:rPr>
          <w:t>19.1.2.1.</w:t>
        </w:r>
        <w:r w:rsidR="00F300A9">
          <w:rPr>
            <w:rFonts w:asciiTheme="minorHAnsi" w:eastAsiaTheme="minorEastAsia" w:hAnsiTheme="minorHAnsi" w:cstheme="minorBidi"/>
            <w:noProof/>
            <w:sz w:val="22"/>
            <w:szCs w:val="22"/>
          </w:rPr>
          <w:tab/>
        </w:r>
        <w:r w:rsidR="00F300A9" w:rsidRPr="002F5064">
          <w:rPr>
            <w:rStyle w:val="ad"/>
            <w:noProof/>
          </w:rPr>
          <w:t>Пример запроса</w:t>
        </w:r>
        <w:r w:rsidR="00F300A9">
          <w:rPr>
            <w:noProof/>
            <w:webHidden/>
          </w:rPr>
          <w:tab/>
        </w:r>
        <w:r w:rsidR="00F300A9">
          <w:rPr>
            <w:noProof/>
            <w:webHidden/>
          </w:rPr>
          <w:fldChar w:fldCharType="begin"/>
        </w:r>
        <w:r w:rsidR="00F300A9">
          <w:rPr>
            <w:noProof/>
            <w:webHidden/>
          </w:rPr>
          <w:instrText xml:space="preserve"> PAGEREF _Toc226556207 \h </w:instrText>
        </w:r>
        <w:r w:rsidR="00F300A9">
          <w:rPr>
            <w:noProof/>
            <w:webHidden/>
          </w:rPr>
        </w:r>
        <w:r w:rsidR="00F300A9">
          <w:rPr>
            <w:noProof/>
            <w:webHidden/>
          </w:rPr>
          <w:fldChar w:fldCharType="separate"/>
        </w:r>
        <w:r w:rsidR="00F300A9">
          <w:rPr>
            <w:noProof/>
            <w:webHidden/>
          </w:rPr>
          <w:t>347</w:t>
        </w:r>
        <w:r w:rsidR="00F300A9">
          <w:rPr>
            <w:noProof/>
            <w:webHidden/>
          </w:rPr>
          <w:fldChar w:fldCharType="end"/>
        </w:r>
      </w:hyperlink>
    </w:p>
    <w:p w14:paraId="2CCFF3DC" w14:textId="77777777" w:rsidR="00F300A9" w:rsidRDefault="002D4A41">
      <w:pPr>
        <w:pStyle w:val="25"/>
        <w:rPr>
          <w:rFonts w:asciiTheme="minorHAnsi" w:eastAsiaTheme="minorEastAsia" w:hAnsiTheme="minorHAnsi" w:cstheme="minorBidi"/>
          <w:bCs w:val="0"/>
          <w:sz w:val="22"/>
          <w:szCs w:val="22"/>
        </w:rPr>
      </w:pPr>
      <w:hyperlink w:anchor="_Toc226556208" w:history="1">
        <w:r w:rsidR="00F300A9" w:rsidRPr="002F5064">
          <w:rPr>
            <w:rStyle w:val="ad"/>
          </w:rPr>
          <w:t>19.2.</w:t>
        </w:r>
        <w:r w:rsidR="00F300A9">
          <w:rPr>
            <w:rFonts w:asciiTheme="minorHAnsi" w:eastAsiaTheme="minorEastAsia" w:hAnsiTheme="minorHAnsi" w:cstheme="minorBidi"/>
            <w:bCs w:val="0"/>
            <w:sz w:val="22"/>
            <w:szCs w:val="22"/>
          </w:rPr>
          <w:tab/>
        </w:r>
        <w:r w:rsidR="00F300A9" w:rsidRPr="002F5064">
          <w:rPr>
            <w:rStyle w:val="ad"/>
          </w:rPr>
          <w:t>Параметры ответа</w:t>
        </w:r>
        <w:r w:rsidR="00F300A9">
          <w:rPr>
            <w:webHidden/>
          </w:rPr>
          <w:tab/>
        </w:r>
        <w:r w:rsidR="00F300A9">
          <w:rPr>
            <w:webHidden/>
          </w:rPr>
          <w:fldChar w:fldCharType="begin"/>
        </w:r>
        <w:r w:rsidR="00F300A9">
          <w:rPr>
            <w:webHidden/>
          </w:rPr>
          <w:instrText xml:space="preserve"> PAGEREF _Toc226556208 \h </w:instrText>
        </w:r>
        <w:r w:rsidR="00F300A9">
          <w:rPr>
            <w:webHidden/>
          </w:rPr>
        </w:r>
        <w:r w:rsidR="00F300A9">
          <w:rPr>
            <w:webHidden/>
          </w:rPr>
          <w:fldChar w:fldCharType="separate"/>
        </w:r>
        <w:r w:rsidR="00F300A9">
          <w:rPr>
            <w:webHidden/>
          </w:rPr>
          <w:t>347</w:t>
        </w:r>
        <w:r w:rsidR="00F300A9">
          <w:rPr>
            <w:webHidden/>
          </w:rPr>
          <w:fldChar w:fldCharType="end"/>
        </w:r>
      </w:hyperlink>
    </w:p>
    <w:p w14:paraId="40CB1577" w14:textId="77777777" w:rsidR="00F300A9" w:rsidRDefault="002D4A41">
      <w:pPr>
        <w:pStyle w:val="34"/>
        <w:rPr>
          <w:rFonts w:asciiTheme="minorHAnsi" w:eastAsiaTheme="minorEastAsia" w:hAnsiTheme="minorHAnsi" w:cstheme="minorBidi"/>
          <w:bCs w:val="0"/>
          <w:iCs w:val="0"/>
          <w:sz w:val="22"/>
          <w:szCs w:val="22"/>
        </w:rPr>
      </w:pPr>
      <w:hyperlink w:anchor="_Toc226556209" w:history="1">
        <w:r w:rsidR="00F300A9" w:rsidRPr="002F5064">
          <w:rPr>
            <w:rStyle w:val="ad"/>
          </w:rPr>
          <w:t>19.2.1.</w:t>
        </w:r>
        <w:r w:rsidR="00F300A9">
          <w:rPr>
            <w:rFonts w:asciiTheme="minorHAnsi" w:eastAsiaTheme="minorEastAsia" w:hAnsiTheme="minorHAnsi" w:cstheme="minorBidi"/>
            <w:bCs w:val="0"/>
            <w:iCs w:val="0"/>
            <w:sz w:val="22"/>
            <w:szCs w:val="22"/>
          </w:rPr>
          <w:tab/>
        </w:r>
        <w:r w:rsidR="00F300A9" w:rsidRPr="002F5064">
          <w:rPr>
            <w:rStyle w:val="ad"/>
          </w:rPr>
          <w:t>Параметры ответа на запросы по выполнению процедур по закрытию отчетного финансового года по операциям ЕБП</w:t>
        </w:r>
        <w:r w:rsidR="00F300A9">
          <w:rPr>
            <w:webHidden/>
          </w:rPr>
          <w:tab/>
        </w:r>
        <w:r w:rsidR="00F300A9">
          <w:rPr>
            <w:webHidden/>
          </w:rPr>
          <w:fldChar w:fldCharType="begin"/>
        </w:r>
        <w:r w:rsidR="00F300A9">
          <w:rPr>
            <w:webHidden/>
          </w:rPr>
          <w:instrText xml:space="preserve"> PAGEREF _Toc226556209 \h </w:instrText>
        </w:r>
        <w:r w:rsidR="00F300A9">
          <w:rPr>
            <w:webHidden/>
          </w:rPr>
        </w:r>
        <w:r w:rsidR="00F300A9">
          <w:rPr>
            <w:webHidden/>
          </w:rPr>
          <w:fldChar w:fldCharType="separate"/>
        </w:r>
        <w:r w:rsidR="00F300A9">
          <w:rPr>
            <w:webHidden/>
          </w:rPr>
          <w:t>349</w:t>
        </w:r>
        <w:r w:rsidR="00F300A9">
          <w:rPr>
            <w:webHidden/>
          </w:rPr>
          <w:fldChar w:fldCharType="end"/>
        </w:r>
      </w:hyperlink>
    </w:p>
    <w:p w14:paraId="4A034834" w14:textId="77777777" w:rsidR="00F300A9" w:rsidRDefault="002D4A41">
      <w:pPr>
        <w:pStyle w:val="43"/>
        <w:rPr>
          <w:rFonts w:asciiTheme="minorHAnsi" w:eastAsiaTheme="minorEastAsia" w:hAnsiTheme="minorHAnsi" w:cstheme="minorBidi"/>
          <w:noProof/>
          <w:sz w:val="22"/>
          <w:szCs w:val="22"/>
        </w:rPr>
      </w:pPr>
      <w:hyperlink w:anchor="_Toc226556210" w:history="1">
        <w:r w:rsidR="00F300A9" w:rsidRPr="002F5064">
          <w:rPr>
            <w:rStyle w:val="ad"/>
            <w:noProof/>
          </w:rPr>
          <w:t>19.2.1.1.</w:t>
        </w:r>
        <w:r w:rsidR="00F300A9">
          <w:rPr>
            <w:rFonts w:asciiTheme="minorHAnsi" w:eastAsiaTheme="minorEastAsia" w:hAnsiTheme="minorHAnsi" w:cstheme="minorBidi"/>
            <w:noProof/>
            <w:sz w:val="22"/>
            <w:szCs w:val="22"/>
          </w:rPr>
          <w:tab/>
        </w:r>
        <w:r w:rsidR="00F300A9" w:rsidRPr="002F5064">
          <w:rPr>
            <w:rStyle w:val="ad"/>
            <w:noProof/>
          </w:rPr>
          <w:t>Пример ответа</w:t>
        </w:r>
        <w:r w:rsidR="00F300A9">
          <w:rPr>
            <w:noProof/>
            <w:webHidden/>
          </w:rPr>
          <w:tab/>
        </w:r>
        <w:r w:rsidR="00F300A9">
          <w:rPr>
            <w:noProof/>
            <w:webHidden/>
          </w:rPr>
          <w:fldChar w:fldCharType="begin"/>
        </w:r>
        <w:r w:rsidR="00F300A9">
          <w:rPr>
            <w:noProof/>
            <w:webHidden/>
          </w:rPr>
          <w:instrText xml:space="preserve"> PAGEREF _Toc226556210 \h </w:instrText>
        </w:r>
        <w:r w:rsidR="00F300A9">
          <w:rPr>
            <w:noProof/>
            <w:webHidden/>
          </w:rPr>
        </w:r>
        <w:r w:rsidR="00F300A9">
          <w:rPr>
            <w:noProof/>
            <w:webHidden/>
          </w:rPr>
          <w:fldChar w:fldCharType="separate"/>
        </w:r>
        <w:r w:rsidR="00F300A9">
          <w:rPr>
            <w:noProof/>
            <w:webHidden/>
          </w:rPr>
          <w:t>350</w:t>
        </w:r>
        <w:r w:rsidR="00F300A9">
          <w:rPr>
            <w:noProof/>
            <w:webHidden/>
          </w:rPr>
          <w:fldChar w:fldCharType="end"/>
        </w:r>
      </w:hyperlink>
    </w:p>
    <w:p w14:paraId="7AF5C1C9" w14:textId="77777777" w:rsidR="00F300A9" w:rsidRDefault="002D4A41">
      <w:pPr>
        <w:pStyle w:val="34"/>
        <w:rPr>
          <w:rFonts w:asciiTheme="minorHAnsi" w:eastAsiaTheme="minorEastAsia" w:hAnsiTheme="minorHAnsi" w:cstheme="minorBidi"/>
          <w:bCs w:val="0"/>
          <w:iCs w:val="0"/>
          <w:sz w:val="22"/>
          <w:szCs w:val="22"/>
        </w:rPr>
      </w:pPr>
      <w:hyperlink w:anchor="_Toc226556211" w:history="1">
        <w:r w:rsidR="00F300A9" w:rsidRPr="002F5064">
          <w:rPr>
            <w:rStyle w:val="ad"/>
          </w:rPr>
          <w:t>19.2.2.</w:t>
        </w:r>
        <w:r w:rsidR="00F300A9">
          <w:rPr>
            <w:rFonts w:asciiTheme="minorHAnsi" w:eastAsiaTheme="minorEastAsia" w:hAnsiTheme="minorHAnsi" w:cstheme="minorBidi"/>
            <w:bCs w:val="0"/>
            <w:iCs w:val="0"/>
            <w:sz w:val="22"/>
            <w:szCs w:val="22"/>
          </w:rPr>
          <w:tab/>
        </w:r>
        <w:r w:rsidR="00F300A9" w:rsidRPr="002F5064">
          <w:rPr>
            <w:rStyle w:val="ad"/>
          </w:rPr>
          <w:t>Параметры ответа на запрос на сторнирование / отмену записей учета, сформированных в рамках процедур по закрытию отчетного финансового года по операциям ЕБП</w:t>
        </w:r>
        <w:r w:rsidR="00F300A9">
          <w:rPr>
            <w:webHidden/>
          </w:rPr>
          <w:tab/>
        </w:r>
        <w:r w:rsidR="00F300A9">
          <w:rPr>
            <w:webHidden/>
          </w:rPr>
          <w:fldChar w:fldCharType="begin"/>
        </w:r>
        <w:r w:rsidR="00F300A9">
          <w:rPr>
            <w:webHidden/>
          </w:rPr>
          <w:instrText xml:space="preserve"> PAGEREF _Toc226556211 \h </w:instrText>
        </w:r>
        <w:r w:rsidR="00F300A9">
          <w:rPr>
            <w:webHidden/>
          </w:rPr>
        </w:r>
        <w:r w:rsidR="00F300A9">
          <w:rPr>
            <w:webHidden/>
          </w:rPr>
          <w:fldChar w:fldCharType="separate"/>
        </w:r>
        <w:r w:rsidR="00F300A9">
          <w:rPr>
            <w:webHidden/>
          </w:rPr>
          <w:t>355</w:t>
        </w:r>
        <w:r w:rsidR="00F300A9">
          <w:rPr>
            <w:webHidden/>
          </w:rPr>
          <w:fldChar w:fldCharType="end"/>
        </w:r>
      </w:hyperlink>
    </w:p>
    <w:p w14:paraId="4118467D" w14:textId="77777777" w:rsidR="00F300A9" w:rsidRDefault="002D4A41">
      <w:pPr>
        <w:pStyle w:val="43"/>
        <w:rPr>
          <w:rFonts w:asciiTheme="minorHAnsi" w:eastAsiaTheme="minorEastAsia" w:hAnsiTheme="minorHAnsi" w:cstheme="minorBidi"/>
          <w:noProof/>
          <w:sz w:val="22"/>
          <w:szCs w:val="22"/>
        </w:rPr>
      </w:pPr>
      <w:hyperlink w:anchor="_Toc226556212" w:history="1">
        <w:r w:rsidR="00F300A9" w:rsidRPr="002F5064">
          <w:rPr>
            <w:rStyle w:val="ad"/>
            <w:noProof/>
          </w:rPr>
          <w:t>19.2.2.1.</w:t>
        </w:r>
        <w:r w:rsidR="00F300A9">
          <w:rPr>
            <w:rFonts w:asciiTheme="minorHAnsi" w:eastAsiaTheme="minorEastAsia" w:hAnsiTheme="minorHAnsi" w:cstheme="minorBidi"/>
            <w:noProof/>
            <w:sz w:val="22"/>
            <w:szCs w:val="22"/>
          </w:rPr>
          <w:tab/>
        </w:r>
        <w:r w:rsidR="00F300A9" w:rsidRPr="002F5064">
          <w:rPr>
            <w:rStyle w:val="ad"/>
            <w:noProof/>
          </w:rPr>
          <w:t>Пример ответа</w:t>
        </w:r>
        <w:r w:rsidR="00F300A9">
          <w:rPr>
            <w:noProof/>
            <w:webHidden/>
          </w:rPr>
          <w:tab/>
        </w:r>
        <w:r w:rsidR="00F300A9">
          <w:rPr>
            <w:noProof/>
            <w:webHidden/>
          </w:rPr>
          <w:fldChar w:fldCharType="begin"/>
        </w:r>
        <w:r w:rsidR="00F300A9">
          <w:rPr>
            <w:noProof/>
            <w:webHidden/>
          </w:rPr>
          <w:instrText xml:space="preserve"> PAGEREF _Toc226556212 \h </w:instrText>
        </w:r>
        <w:r w:rsidR="00F300A9">
          <w:rPr>
            <w:noProof/>
            <w:webHidden/>
          </w:rPr>
        </w:r>
        <w:r w:rsidR="00F300A9">
          <w:rPr>
            <w:noProof/>
            <w:webHidden/>
          </w:rPr>
          <w:fldChar w:fldCharType="separate"/>
        </w:r>
        <w:r w:rsidR="00F300A9">
          <w:rPr>
            <w:noProof/>
            <w:webHidden/>
          </w:rPr>
          <w:t>356</w:t>
        </w:r>
        <w:r w:rsidR="00F300A9">
          <w:rPr>
            <w:noProof/>
            <w:webHidden/>
          </w:rPr>
          <w:fldChar w:fldCharType="end"/>
        </w:r>
      </w:hyperlink>
    </w:p>
    <w:p w14:paraId="5B54F6A9" w14:textId="77777777" w:rsidR="00F300A9" w:rsidRDefault="002D4A41">
      <w:pPr>
        <w:pStyle w:val="11"/>
        <w:rPr>
          <w:rFonts w:asciiTheme="minorHAnsi" w:eastAsiaTheme="minorEastAsia" w:hAnsiTheme="minorHAnsi" w:cstheme="minorBidi"/>
          <w:b w:val="0"/>
          <w:bCs w:val="0"/>
          <w:caps w:val="0"/>
          <w:sz w:val="22"/>
          <w:szCs w:val="22"/>
        </w:rPr>
      </w:pPr>
      <w:hyperlink w:anchor="_Toc226556213" w:history="1">
        <w:r w:rsidR="00F300A9" w:rsidRPr="002F5064">
          <w:rPr>
            <w:rStyle w:val="ad"/>
          </w:rPr>
          <w:t>СОГЛАСОВАНО</w:t>
        </w:r>
        <w:r w:rsidR="00F300A9">
          <w:rPr>
            <w:webHidden/>
          </w:rPr>
          <w:tab/>
        </w:r>
        <w:r w:rsidR="00F300A9">
          <w:rPr>
            <w:webHidden/>
          </w:rPr>
          <w:fldChar w:fldCharType="begin"/>
        </w:r>
        <w:r w:rsidR="00F300A9">
          <w:rPr>
            <w:webHidden/>
          </w:rPr>
          <w:instrText xml:space="preserve"> PAGEREF _Toc226556213 \h </w:instrText>
        </w:r>
        <w:r w:rsidR="00F300A9">
          <w:rPr>
            <w:webHidden/>
          </w:rPr>
        </w:r>
        <w:r w:rsidR="00F300A9">
          <w:rPr>
            <w:webHidden/>
          </w:rPr>
          <w:fldChar w:fldCharType="separate"/>
        </w:r>
        <w:r w:rsidR="00F300A9">
          <w:rPr>
            <w:webHidden/>
          </w:rPr>
          <w:t>359</w:t>
        </w:r>
        <w:r w:rsidR="00F300A9">
          <w:rPr>
            <w:webHidden/>
          </w:rPr>
          <w:fldChar w:fldCharType="end"/>
        </w:r>
      </w:hyperlink>
    </w:p>
    <w:p w14:paraId="658795A6" w14:textId="77777777" w:rsidR="00F300A9" w:rsidRDefault="002D4A41">
      <w:pPr>
        <w:pStyle w:val="11"/>
        <w:rPr>
          <w:rFonts w:asciiTheme="minorHAnsi" w:eastAsiaTheme="minorEastAsia" w:hAnsiTheme="minorHAnsi" w:cstheme="minorBidi"/>
          <w:b w:val="0"/>
          <w:bCs w:val="0"/>
          <w:caps w:val="0"/>
          <w:sz w:val="22"/>
          <w:szCs w:val="22"/>
        </w:rPr>
      </w:pPr>
      <w:hyperlink w:anchor="_Toc226556214" w:history="1">
        <w:r w:rsidR="00F300A9" w:rsidRPr="002F5064">
          <w:rPr>
            <w:rStyle w:val="ad"/>
          </w:rPr>
          <w:t>ЛИСТ РЕГИСТРАЦИИ ИЗМЕНЕНИЙ</w:t>
        </w:r>
        <w:r w:rsidR="00F300A9">
          <w:rPr>
            <w:webHidden/>
          </w:rPr>
          <w:tab/>
        </w:r>
        <w:r w:rsidR="00F300A9">
          <w:rPr>
            <w:webHidden/>
          </w:rPr>
          <w:fldChar w:fldCharType="begin"/>
        </w:r>
        <w:r w:rsidR="00F300A9">
          <w:rPr>
            <w:webHidden/>
          </w:rPr>
          <w:instrText xml:space="preserve"> PAGEREF _Toc226556214 \h </w:instrText>
        </w:r>
        <w:r w:rsidR="00F300A9">
          <w:rPr>
            <w:webHidden/>
          </w:rPr>
        </w:r>
        <w:r w:rsidR="00F300A9">
          <w:rPr>
            <w:webHidden/>
          </w:rPr>
          <w:fldChar w:fldCharType="separate"/>
        </w:r>
        <w:r w:rsidR="00F300A9">
          <w:rPr>
            <w:webHidden/>
          </w:rPr>
          <w:t>360</w:t>
        </w:r>
        <w:r w:rsidR="00F300A9">
          <w:rPr>
            <w:webHidden/>
          </w:rPr>
          <w:fldChar w:fldCharType="end"/>
        </w:r>
      </w:hyperlink>
    </w:p>
    <w:p w14:paraId="4CEEF51C" w14:textId="249F9590" w:rsidR="00873EA9" w:rsidRPr="000F51E5" w:rsidRDefault="00367B7D" w:rsidP="000F51E5">
      <w:pPr>
        <w:pStyle w:val="GOSTReg"/>
      </w:pPr>
      <w:r w:rsidRPr="005C6BDA">
        <w:rPr>
          <w:bCs/>
        </w:rPr>
        <w:lastRenderedPageBreak/>
        <w:fldChar w:fldCharType="end"/>
      </w:r>
      <w:bookmarkStart w:id="18" w:name="_Toc226556128"/>
      <w:r w:rsidR="00873EA9" w:rsidRPr="000F51E5">
        <w:t>Перечень таблиц</w:t>
      </w:r>
      <w:bookmarkEnd w:id="18"/>
    </w:p>
    <w:p w14:paraId="4F0C285C" w14:textId="77777777" w:rsidR="00F300A9" w:rsidRDefault="007E6F58">
      <w:pPr>
        <w:pStyle w:val="affff0"/>
        <w:rPr>
          <w:rFonts w:asciiTheme="minorHAnsi" w:eastAsiaTheme="minorEastAsia" w:hAnsiTheme="minorHAnsi" w:cstheme="minorBidi"/>
          <w:sz w:val="22"/>
          <w:szCs w:val="22"/>
        </w:rPr>
      </w:pPr>
      <w:r w:rsidRPr="005C6BDA">
        <w:fldChar w:fldCharType="begin"/>
      </w:r>
      <w:r w:rsidRPr="00B9499D">
        <w:instrText xml:space="preserve"> TOC \h \z \c "Таблица" </w:instrText>
      </w:r>
      <w:r w:rsidRPr="005C6BDA">
        <w:fldChar w:fldCharType="separate"/>
      </w:r>
      <w:hyperlink w:anchor="_Toc226556215"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1 - Список терминов и сокращений</w:t>
        </w:r>
        <w:r w:rsidR="00F300A9">
          <w:rPr>
            <w:webHidden/>
          </w:rPr>
          <w:tab/>
        </w:r>
        <w:r w:rsidR="00F300A9">
          <w:rPr>
            <w:webHidden/>
          </w:rPr>
          <w:fldChar w:fldCharType="begin"/>
        </w:r>
        <w:r w:rsidR="00F300A9">
          <w:rPr>
            <w:webHidden/>
          </w:rPr>
          <w:instrText xml:space="preserve"> PAGEREF _Toc226556215 \h </w:instrText>
        </w:r>
        <w:r w:rsidR="00F300A9">
          <w:rPr>
            <w:webHidden/>
          </w:rPr>
        </w:r>
        <w:r w:rsidR="00F300A9">
          <w:rPr>
            <w:webHidden/>
          </w:rPr>
          <w:fldChar w:fldCharType="separate"/>
        </w:r>
        <w:r w:rsidR="00F300A9">
          <w:rPr>
            <w:webHidden/>
          </w:rPr>
          <w:t>10</w:t>
        </w:r>
        <w:r w:rsidR="00F300A9">
          <w:rPr>
            <w:webHidden/>
          </w:rPr>
          <w:fldChar w:fldCharType="end"/>
        </w:r>
      </w:hyperlink>
    </w:p>
    <w:p w14:paraId="207538C0" w14:textId="77777777" w:rsidR="00F300A9" w:rsidRDefault="002D4A41">
      <w:pPr>
        <w:pStyle w:val="affff0"/>
        <w:rPr>
          <w:rFonts w:asciiTheme="minorHAnsi" w:eastAsiaTheme="minorEastAsia" w:hAnsiTheme="minorHAnsi" w:cstheme="minorBidi"/>
          <w:sz w:val="22"/>
          <w:szCs w:val="22"/>
        </w:rPr>
      </w:pPr>
      <w:hyperlink w:anchor="_Toc226556216"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2 - Типы запросов</w:t>
        </w:r>
        <w:r w:rsidR="00F300A9">
          <w:rPr>
            <w:webHidden/>
          </w:rPr>
          <w:tab/>
        </w:r>
        <w:r w:rsidR="00F300A9">
          <w:rPr>
            <w:webHidden/>
          </w:rPr>
          <w:fldChar w:fldCharType="begin"/>
        </w:r>
        <w:r w:rsidR="00F300A9">
          <w:rPr>
            <w:webHidden/>
          </w:rPr>
          <w:instrText xml:space="preserve"> PAGEREF _Toc226556216 \h </w:instrText>
        </w:r>
        <w:r w:rsidR="00F300A9">
          <w:rPr>
            <w:webHidden/>
          </w:rPr>
        </w:r>
        <w:r w:rsidR="00F300A9">
          <w:rPr>
            <w:webHidden/>
          </w:rPr>
          <w:fldChar w:fldCharType="separate"/>
        </w:r>
        <w:r w:rsidR="00F300A9">
          <w:rPr>
            <w:webHidden/>
          </w:rPr>
          <w:t>18</w:t>
        </w:r>
        <w:r w:rsidR="00F300A9">
          <w:rPr>
            <w:webHidden/>
          </w:rPr>
          <w:fldChar w:fldCharType="end"/>
        </w:r>
      </w:hyperlink>
    </w:p>
    <w:p w14:paraId="4C0EE3BC" w14:textId="77777777" w:rsidR="00F300A9" w:rsidRDefault="002D4A41">
      <w:pPr>
        <w:pStyle w:val="affff0"/>
        <w:rPr>
          <w:rFonts w:asciiTheme="minorHAnsi" w:eastAsiaTheme="minorEastAsia" w:hAnsiTheme="minorHAnsi" w:cstheme="minorBidi"/>
          <w:sz w:val="22"/>
          <w:szCs w:val="22"/>
        </w:rPr>
      </w:pPr>
      <w:hyperlink w:anchor="_Toc226556217"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3 - Схема потоков</w:t>
        </w:r>
        <w:r w:rsidR="00F300A9">
          <w:rPr>
            <w:webHidden/>
          </w:rPr>
          <w:tab/>
        </w:r>
        <w:r w:rsidR="00F300A9">
          <w:rPr>
            <w:webHidden/>
          </w:rPr>
          <w:fldChar w:fldCharType="begin"/>
        </w:r>
        <w:r w:rsidR="00F300A9">
          <w:rPr>
            <w:webHidden/>
          </w:rPr>
          <w:instrText xml:space="preserve"> PAGEREF _Toc226556217 \h </w:instrText>
        </w:r>
        <w:r w:rsidR="00F300A9">
          <w:rPr>
            <w:webHidden/>
          </w:rPr>
        </w:r>
        <w:r w:rsidR="00F300A9">
          <w:rPr>
            <w:webHidden/>
          </w:rPr>
          <w:fldChar w:fldCharType="separate"/>
        </w:r>
        <w:r w:rsidR="00F300A9">
          <w:rPr>
            <w:webHidden/>
          </w:rPr>
          <w:t>40</w:t>
        </w:r>
        <w:r w:rsidR="00F300A9">
          <w:rPr>
            <w:webHidden/>
          </w:rPr>
          <w:fldChar w:fldCharType="end"/>
        </w:r>
      </w:hyperlink>
    </w:p>
    <w:p w14:paraId="72436FCC" w14:textId="77777777" w:rsidR="00F300A9" w:rsidRDefault="002D4A41">
      <w:pPr>
        <w:pStyle w:val="affff0"/>
        <w:rPr>
          <w:rFonts w:asciiTheme="minorHAnsi" w:eastAsiaTheme="minorEastAsia" w:hAnsiTheme="minorHAnsi" w:cstheme="minorBidi"/>
          <w:sz w:val="22"/>
          <w:szCs w:val="22"/>
        </w:rPr>
      </w:pPr>
      <w:hyperlink w:anchor="_Toc226556218"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4 - Перечень типов данных</w:t>
        </w:r>
        <w:r w:rsidR="00F300A9">
          <w:rPr>
            <w:webHidden/>
          </w:rPr>
          <w:tab/>
        </w:r>
        <w:r w:rsidR="00F300A9">
          <w:rPr>
            <w:webHidden/>
          </w:rPr>
          <w:fldChar w:fldCharType="begin"/>
        </w:r>
        <w:r w:rsidR="00F300A9">
          <w:rPr>
            <w:webHidden/>
          </w:rPr>
          <w:instrText xml:space="preserve"> PAGEREF _Toc226556218 \h </w:instrText>
        </w:r>
        <w:r w:rsidR="00F300A9">
          <w:rPr>
            <w:webHidden/>
          </w:rPr>
        </w:r>
        <w:r w:rsidR="00F300A9">
          <w:rPr>
            <w:webHidden/>
          </w:rPr>
          <w:fldChar w:fldCharType="separate"/>
        </w:r>
        <w:r w:rsidR="00F300A9">
          <w:rPr>
            <w:webHidden/>
          </w:rPr>
          <w:t>45</w:t>
        </w:r>
        <w:r w:rsidR="00F300A9">
          <w:rPr>
            <w:webHidden/>
          </w:rPr>
          <w:fldChar w:fldCharType="end"/>
        </w:r>
      </w:hyperlink>
    </w:p>
    <w:p w14:paraId="2024D069" w14:textId="77777777" w:rsidR="00F300A9" w:rsidRDefault="002D4A41">
      <w:pPr>
        <w:pStyle w:val="affff0"/>
        <w:rPr>
          <w:rFonts w:asciiTheme="minorHAnsi" w:eastAsiaTheme="minorEastAsia" w:hAnsiTheme="minorHAnsi" w:cstheme="minorBidi"/>
          <w:sz w:val="22"/>
          <w:szCs w:val="22"/>
        </w:rPr>
      </w:pPr>
      <w:hyperlink w:anchor="_Toc226556219"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5 - Общие требования к структуре заголовка запросов (header)</w:t>
        </w:r>
        <w:r w:rsidR="00F300A9">
          <w:rPr>
            <w:webHidden/>
          </w:rPr>
          <w:tab/>
        </w:r>
        <w:r w:rsidR="00F300A9">
          <w:rPr>
            <w:webHidden/>
          </w:rPr>
          <w:fldChar w:fldCharType="begin"/>
        </w:r>
        <w:r w:rsidR="00F300A9">
          <w:rPr>
            <w:webHidden/>
          </w:rPr>
          <w:instrText xml:space="preserve"> PAGEREF _Toc226556219 \h </w:instrText>
        </w:r>
        <w:r w:rsidR="00F300A9">
          <w:rPr>
            <w:webHidden/>
          </w:rPr>
        </w:r>
        <w:r w:rsidR="00F300A9">
          <w:rPr>
            <w:webHidden/>
          </w:rPr>
          <w:fldChar w:fldCharType="separate"/>
        </w:r>
        <w:r w:rsidR="00F300A9">
          <w:rPr>
            <w:webHidden/>
          </w:rPr>
          <w:t>47</w:t>
        </w:r>
        <w:r w:rsidR="00F300A9">
          <w:rPr>
            <w:webHidden/>
          </w:rPr>
          <w:fldChar w:fldCharType="end"/>
        </w:r>
      </w:hyperlink>
    </w:p>
    <w:p w14:paraId="3F5C03D1" w14:textId="77777777" w:rsidR="00F300A9" w:rsidRDefault="002D4A41">
      <w:pPr>
        <w:pStyle w:val="affff0"/>
        <w:rPr>
          <w:rFonts w:asciiTheme="minorHAnsi" w:eastAsiaTheme="minorEastAsia" w:hAnsiTheme="minorHAnsi" w:cstheme="minorBidi"/>
          <w:sz w:val="22"/>
          <w:szCs w:val="22"/>
        </w:rPr>
      </w:pPr>
      <w:hyperlink w:anchor="_Toc226556220"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6 -Общие требования к структуре заголовка ответа на запросы (header)</w:t>
        </w:r>
        <w:r w:rsidR="00F300A9">
          <w:rPr>
            <w:webHidden/>
          </w:rPr>
          <w:tab/>
        </w:r>
        <w:r w:rsidR="00F300A9">
          <w:rPr>
            <w:webHidden/>
          </w:rPr>
          <w:fldChar w:fldCharType="begin"/>
        </w:r>
        <w:r w:rsidR="00F300A9">
          <w:rPr>
            <w:webHidden/>
          </w:rPr>
          <w:instrText xml:space="preserve"> PAGEREF _Toc226556220 \h </w:instrText>
        </w:r>
        <w:r w:rsidR="00F300A9">
          <w:rPr>
            <w:webHidden/>
          </w:rPr>
        </w:r>
        <w:r w:rsidR="00F300A9">
          <w:rPr>
            <w:webHidden/>
          </w:rPr>
          <w:fldChar w:fldCharType="separate"/>
        </w:r>
        <w:r w:rsidR="00F300A9">
          <w:rPr>
            <w:webHidden/>
          </w:rPr>
          <w:t>51</w:t>
        </w:r>
        <w:r w:rsidR="00F300A9">
          <w:rPr>
            <w:webHidden/>
          </w:rPr>
          <w:fldChar w:fldCharType="end"/>
        </w:r>
      </w:hyperlink>
    </w:p>
    <w:p w14:paraId="480B4131" w14:textId="77777777" w:rsidR="00F300A9" w:rsidRDefault="002D4A41">
      <w:pPr>
        <w:pStyle w:val="affff0"/>
        <w:rPr>
          <w:rFonts w:asciiTheme="minorHAnsi" w:eastAsiaTheme="minorEastAsia" w:hAnsiTheme="minorHAnsi" w:cstheme="minorBidi"/>
          <w:sz w:val="22"/>
          <w:szCs w:val="22"/>
        </w:rPr>
      </w:pPr>
      <w:hyperlink w:anchor="_Toc226556221"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7 - Шаблоны сообщений об ошибках</w:t>
        </w:r>
        <w:r w:rsidR="00F300A9">
          <w:rPr>
            <w:webHidden/>
          </w:rPr>
          <w:tab/>
        </w:r>
        <w:r w:rsidR="00F300A9">
          <w:rPr>
            <w:webHidden/>
          </w:rPr>
          <w:fldChar w:fldCharType="begin"/>
        </w:r>
        <w:r w:rsidR="00F300A9">
          <w:rPr>
            <w:webHidden/>
          </w:rPr>
          <w:instrText xml:space="preserve"> PAGEREF _Toc226556221 \h </w:instrText>
        </w:r>
        <w:r w:rsidR="00F300A9">
          <w:rPr>
            <w:webHidden/>
          </w:rPr>
        </w:r>
        <w:r w:rsidR="00F300A9">
          <w:rPr>
            <w:webHidden/>
          </w:rPr>
          <w:fldChar w:fldCharType="separate"/>
        </w:r>
        <w:r w:rsidR="00F300A9">
          <w:rPr>
            <w:webHidden/>
          </w:rPr>
          <w:t>58</w:t>
        </w:r>
        <w:r w:rsidR="00F300A9">
          <w:rPr>
            <w:webHidden/>
          </w:rPr>
          <w:fldChar w:fldCharType="end"/>
        </w:r>
      </w:hyperlink>
    </w:p>
    <w:p w14:paraId="72D0CD97" w14:textId="77777777" w:rsidR="00F300A9" w:rsidRDefault="002D4A41">
      <w:pPr>
        <w:pStyle w:val="affff0"/>
        <w:rPr>
          <w:rFonts w:asciiTheme="minorHAnsi" w:eastAsiaTheme="minorEastAsia" w:hAnsiTheme="minorHAnsi" w:cstheme="minorBidi"/>
          <w:sz w:val="22"/>
          <w:szCs w:val="22"/>
        </w:rPr>
      </w:pPr>
      <w:hyperlink w:anchor="_Toc226556222"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8 - Результаты обработки запросов с типом ACCOUNTING, REVERSAL в зависимости от уровня контроля, указанного в запросе, и уровня контроля проверяемого счета</w:t>
        </w:r>
        <w:r w:rsidR="00F300A9">
          <w:rPr>
            <w:webHidden/>
          </w:rPr>
          <w:tab/>
        </w:r>
        <w:r w:rsidR="00F300A9">
          <w:rPr>
            <w:webHidden/>
          </w:rPr>
          <w:fldChar w:fldCharType="begin"/>
        </w:r>
        <w:r w:rsidR="00F300A9">
          <w:rPr>
            <w:webHidden/>
          </w:rPr>
          <w:instrText xml:space="preserve"> PAGEREF _Toc226556222 \h </w:instrText>
        </w:r>
        <w:r w:rsidR="00F300A9">
          <w:rPr>
            <w:webHidden/>
          </w:rPr>
        </w:r>
        <w:r w:rsidR="00F300A9">
          <w:rPr>
            <w:webHidden/>
          </w:rPr>
          <w:fldChar w:fldCharType="separate"/>
        </w:r>
        <w:r w:rsidR="00F300A9">
          <w:rPr>
            <w:webHidden/>
          </w:rPr>
          <w:t>66</w:t>
        </w:r>
        <w:r w:rsidR="00F300A9">
          <w:rPr>
            <w:webHidden/>
          </w:rPr>
          <w:fldChar w:fldCharType="end"/>
        </w:r>
      </w:hyperlink>
    </w:p>
    <w:p w14:paraId="4F6BFD0F" w14:textId="77777777" w:rsidR="00F300A9" w:rsidRDefault="002D4A41">
      <w:pPr>
        <w:pStyle w:val="affff0"/>
        <w:rPr>
          <w:rFonts w:asciiTheme="minorHAnsi" w:eastAsiaTheme="minorEastAsia" w:hAnsiTheme="minorHAnsi" w:cstheme="minorBidi"/>
          <w:sz w:val="22"/>
          <w:szCs w:val="22"/>
        </w:rPr>
      </w:pPr>
      <w:hyperlink w:anchor="_Toc226556223"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9 - Статусы записей учета</w:t>
        </w:r>
        <w:r w:rsidR="00F300A9">
          <w:rPr>
            <w:webHidden/>
          </w:rPr>
          <w:tab/>
        </w:r>
        <w:r w:rsidR="00F300A9">
          <w:rPr>
            <w:webHidden/>
          </w:rPr>
          <w:fldChar w:fldCharType="begin"/>
        </w:r>
        <w:r w:rsidR="00F300A9">
          <w:rPr>
            <w:webHidden/>
          </w:rPr>
          <w:instrText xml:space="preserve"> PAGEREF _Toc226556223 \h </w:instrText>
        </w:r>
        <w:r w:rsidR="00F300A9">
          <w:rPr>
            <w:webHidden/>
          </w:rPr>
        </w:r>
        <w:r w:rsidR="00F300A9">
          <w:rPr>
            <w:webHidden/>
          </w:rPr>
          <w:fldChar w:fldCharType="separate"/>
        </w:r>
        <w:r w:rsidR="00F300A9">
          <w:rPr>
            <w:webHidden/>
          </w:rPr>
          <w:t>68</w:t>
        </w:r>
        <w:r w:rsidR="00F300A9">
          <w:rPr>
            <w:webHidden/>
          </w:rPr>
          <w:fldChar w:fldCharType="end"/>
        </w:r>
      </w:hyperlink>
    </w:p>
    <w:p w14:paraId="7CD8152B" w14:textId="77777777" w:rsidR="00F300A9" w:rsidRDefault="002D4A41">
      <w:pPr>
        <w:pStyle w:val="affff0"/>
        <w:rPr>
          <w:rFonts w:asciiTheme="minorHAnsi" w:eastAsiaTheme="minorEastAsia" w:hAnsiTheme="minorHAnsi" w:cstheme="minorBidi"/>
          <w:sz w:val="22"/>
          <w:szCs w:val="22"/>
        </w:rPr>
      </w:pPr>
      <w:hyperlink w:anchor="_Toc226556224"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10 - Статусы этапов обработки документа</w:t>
        </w:r>
        <w:r w:rsidR="00F300A9">
          <w:rPr>
            <w:webHidden/>
          </w:rPr>
          <w:tab/>
        </w:r>
        <w:r w:rsidR="00F300A9">
          <w:rPr>
            <w:webHidden/>
          </w:rPr>
          <w:fldChar w:fldCharType="begin"/>
        </w:r>
        <w:r w:rsidR="00F300A9">
          <w:rPr>
            <w:webHidden/>
          </w:rPr>
          <w:instrText xml:space="preserve"> PAGEREF _Toc226556224 \h </w:instrText>
        </w:r>
        <w:r w:rsidR="00F300A9">
          <w:rPr>
            <w:webHidden/>
          </w:rPr>
        </w:r>
        <w:r w:rsidR="00F300A9">
          <w:rPr>
            <w:webHidden/>
          </w:rPr>
          <w:fldChar w:fldCharType="separate"/>
        </w:r>
        <w:r w:rsidR="00F300A9">
          <w:rPr>
            <w:webHidden/>
          </w:rPr>
          <w:t>72</w:t>
        </w:r>
        <w:r w:rsidR="00F300A9">
          <w:rPr>
            <w:webHidden/>
          </w:rPr>
          <w:fldChar w:fldCharType="end"/>
        </w:r>
      </w:hyperlink>
    </w:p>
    <w:p w14:paraId="08B101F8" w14:textId="77777777" w:rsidR="00F300A9" w:rsidRDefault="002D4A41">
      <w:pPr>
        <w:pStyle w:val="affff0"/>
        <w:rPr>
          <w:rFonts w:asciiTheme="minorHAnsi" w:eastAsiaTheme="minorEastAsia" w:hAnsiTheme="minorHAnsi" w:cstheme="minorBidi"/>
          <w:sz w:val="22"/>
          <w:szCs w:val="22"/>
        </w:rPr>
      </w:pPr>
      <w:hyperlink w:anchor="_Toc226556225"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11 - Операторы сравнения</w:t>
        </w:r>
        <w:r w:rsidR="00F300A9">
          <w:rPr>
            <w:webHidden/>
          </w:rPr>
          <w:tab/>
        </w:r>
        <w:r w:rsidR="00F300A9">
          <w:rPr>
            <w:webHidden/>
          </w:rPr>
          <w:fldChar w:fldCharType="begin"/>
        </w:r>
        <w:r w:rsidR="00F300A9">
          <w:rPr>
            <w:webHidden/>
          </w:rPr>
          <w:instrText xml:space="preserve"> PAGEREF _Toc226556225 \h </w:instrText>
        </w:r>
        <w:r w:rsidR="00F300A9">
          <w:rPr>
            <w:webHidden/>
          </w:rPr>
        </w:r>
        <w:r w:rsidR="00F300A9">
          <w:rPr>
            <w:webHidden/>
          </w:rPr>
          <w:fldChar w:fldCharType="separate"/>
        </w:r>
        <w:r w:rsidR="00F300A9">
          <w:rPr>
            <w:webHidden/>
          </w:rPr>
          <w:t>74</w:t>
        </w:r>
        <w:r w:rsidR="00F300A9">
          <w:rPr>
            <w:webHidden/>
          </w:rPr>
          <w:fldChar w:fldCharType="end"/>
        </w:r>
      </w:hyperlink>
    </w:p>
    <w:p w14:paraId="09A53793" w14:textId="77777777" w:rsidR="00F300A9" w:rsidRDefault="002D4A41">
      <w:pPr>
        <w:pStyle w:val="affff0"/>
        <w:rPr>
          <w:rFonts w:asciiTheme="minorHAnsi" w:eastAsiaTheme="minorEastAsia" w:hAnsiTheme="minorHAnsi" w:cstheme="minorBidi"/>
          <w:sz w:val="22"/>
          <w:szCs w:val="22"/>
        </w:rPr>
      </w:pPr>
      <w:hyperlink w:anchor="_Toc226556226"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12 - Параметры запроса «Проверка состояния запроса»</w:t>
        </w:r>
        <w:r w:rsidR="00F300A9">
          <w:rPr>
            <w:webHidden/>
          </w:rPr>
          <w:tab/>
        </w:r>
        <w:r w:rsidR="00F300A9">
          <w:rPr>
            <w:webHidden/>
          </w:rPr>
          <w:fldChar w:fldCharType="begin"/>
        </w:r>
        <w:r w:rsidR="00F300A9">
          <w:rPr>
            <w:webHidden/>
          </w:rPr>
          <w:instrText xml:space="preserve"> PAGEREF _Toc226556226 \h </w:instrText>
        </w:r>
        <w:r w:rsidR="00F300A9">
          <w:rPr>
            <w:webHidden/>
          </w:rPr>
        </w:r>
        <w:r w:rsidR="00F300A9">
          <w:rPr>
            <w:webHidden/>
          </w:rPr>
          <w:fldChar w:fldCharType="separate"/>
        </w:r>
        <w:r w:rsidR="00F300A9">
          <w:rPr>
            <w:webHidden/>
          </w:rPr>
          <w:t>77</w:t>
        </w:r>
        <w:r w:rsidR="00F300A9">
          <w:rPr>
            <w:webHidden/>
          </w:rPr>
          <w:fldChar w:fldCharType="end"/>
        </w:r>
      </w:hyperlink>
    </w:p>
    <w:p w14:paraId="2251C9E3" w14:textId="77777777" w:rsidR="00F300A9" w:rsidRDefault="002D4A41">
      <w:pPr>
        <w:pStyle w:val="affff0"/>
        <w:rPr>
          <w:rFonts w:asciiTheme="minorHAnsi" w:eastAsiaTheme="minorEastAsia" w:hAnsiTheme="minorHAnsi" w:cstheme="minorBidi"/>
          <w:sz w:val="22"/>
          <w:szCs w:val="22"/>
        </w:rPr>
      </w:pPr>
      <w:hyperlink w:anchor="_Toc226556227"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13 - Параметры ответа на запрос «Проверка состояния запроса»</w:t>
        </w:r>
        <w:r w:rsidR="00F300A9">
          <w:rPr>
            <w:webHidden/>
          </w:rPr>
          <w:tab/>
        </w:r>
        <w:r w:rsidR="00F300A9">
          <w:rPr>
            <w:webHidden/>
          </w:rPr>
          <w:fldChar w:fldCharType="begin"/>
        </w:r>
        <w:r w:rsidR="00F300A9">
          <w:rPr>
            <w:webHidden/>
          </w:rPr>
          <w:instrText xml:space="preserve"> PAGEREF _Toc226556227 \h </w:instrText>
        </w:r>
        <w:r w:rsidR="00F300A9">
          <w:rPr>
            <w:webHidden/>
          </w:rPr>
        </w:r>
        <w:r w:rsidR="00F300A9">
          <w:rPr>
            <w:webHidden/>
          </w:rPr>
          <w:fldChar w:fldCharType="separate"/>
        </w:r>
        <w:r w:rsidR="00F300A9">
          <w:rPr>
            <w:webHidden/>
          </w:rPr>
          <w:t>79</w:t>
        </w:r>
        <w:r w:rsidR="00F300A9">
          <w:rPr>
            <w:webHidden/>
          </w:rPr>
          <w:fldChar w:fldCharType="end"/>
        </w:r>
      </w:hyperlink>
    </w:p>
    <w:p w14:paraId="36BAC7E2" w14:textId="77777777" w:rsidR="00F300A9" w:rsidRDefault="002D4A41">
      <w:pPr>
        <w:pStyle w:val="affff0"/>
        <w:rPr>
          <w:rFonts w:asciiTheme="minorHAnsi" w:eastAsiaTheme="minorEastAsia" w:hAnsiTheme="minorHAnsi" w:cstheme="minorBidi"/>
          <w:sz w:val="22"/>
          <w:szCs w:val="22"/>
        </w:rPr>
      </w:pPr>
      <w:hyperlink w:anchor="_Toc226556228"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14 - Параметры ответа на «Запрос на подбор / сторнирование / переформирование записей учета»</w:t>
        </w:r>
        <w:r w:rsidR="00F300A9">
          <w:rPr>
            <w:webHidden/>
          </w:rPr>
          <w:tab/>
        </w:r>
        <w:r w:rsidR="00F300A9">
          <w:rPr>
            <w:webHidden/>
          </w:rPr>
          <w:fldChar w:fldCharType="begin"/>
        </w:r>
        <w:r w:rsidR="00F300A9">
          <w:rPr>
            <w:webHidden/>
          </w:rPr>
          <w:instrText xml:space="preserve"> PAGEREF _Toc226556228 \h </w:instrText>
        </w:r>
        <w:r w:rsidR="00F300A9">
          <w:rPr>
            <w:webHidden/>
          </w:rPr>
        </w:r>
        <w:r w:rsidR="00F300A9">
          <w:rPr>
            <w:webHidden/>
          </w:rPr>
          <w:fldChar w:fldCharType="separate"/>
        </w:r>
        <w:r w:rsidR="00F300A9">
          <w:rPr>
            <w:webHidden/>
          </w:rPr>
          <w:t>86</w:t>
        </w:r>
        <w:r w:rsidR="00F300A9">
          <w:rPr>
            <w:webHidden/>
          </w:rPr>
          <w:fldChar w:fldCharType="end"/>
        </w:r>
      </w:hyperlink>
    </w:p>
    <w:p w14:paraId="3692E858" w14:textId="77777777" w:rsidR="00F300A9" w:rsidRDefault="002D4A41">
      <w:pPr>
        <w:pStyle w:val="affff0"/>
        <w:rPr>
          <w:rFonts w:asciiTheme="minorHAnsi" w:eastAsiaTheme="minorEastAsia" w:hAnsiTheme="minorHAnsi" w:cstheme="minorBidi"/>
          <w:sz w:val="22"/>
          <w:szCs w:val="22"/>
        </w:rPr>
      </w:pPr>
      <w:hyperlink w:anchor="_Toc226556229"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15 - Параметры запроса на сторнирование / отмену записей учета</w:t>
        </w:r>
        <w:r w:rsidR="00F300A9">
          <w:rPr>
            <w:webHidden/>
          </w:rPr>
          <w:tab/>
        </w:r>
        <w:r w:rsidR="00F300A9">
          <w:rPr>
            <w:webHidden/>
          </w:rPr>
          <w:fldChar w:fldCharType="begin"/>
        </w:r>
        <w:r w:rsidR="00F300A9">
          <w:rPr>
            <w:webHidden/>
          </w:rPr>
          <w:instrText xml:space="preserve"> PAGEREF _Toc226556229 \h </w:instrText>
        </w:r>
        <w:r w:rsidR="00F300A9">
          <w:rPr>
            <w:webHidden/>
          </w:rPr>
        </w:r>
        <w:r w:rsidR="00F300A9">
          <w:rPr>
            <w:webHidden/>
          </w:rPr>
          <w:fldChar w:fldCharType="separate"/>
        </w:r>
        <w:r w:rsidR="00F300A9">
          <w:rPr>
            <w:webHidden/>
          </w:rPr>
          <w:t>93</w:t>
        </w:r>
        <w:r w:rsidR="00F300A9">
          <w:rPr>
            <w:webHidden/>
          </w:rPr>
          <w:fldChar w:fldCharType="end"/>
        </w:r>
      </w:hyperlink>
    </w:p>
    <w:p w14:paraId="3CE83722" w14:textId="77777777" w:rsidR="00F300A9" w:rsidRDefault="002D4A41">
      <w:pPr>
        <w:pStyle w:val="affff0"/>
        <w:rPr>
          <w:rFonts w:asciiTheme="minorHAnsi" w:eastAsiaTheme="minorEastAsia" w:hAnsiTheme="minorHAnsi" w:cstheme="minorBidi"/>
          <w:sz w:val="22"/>
          <w:szCs w:val="22"/>
        </w:rPr>
      </w:pPr>
      <w:hyperlink w:anchor="_Toc226556230"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16 - Параметры ответа на «Запрос на сторнирование / отмену записей учета»</w:t>
        </w:r>
        <w:r w:rsidR="00F300A9">
          <w:rPr>
            <w:webHidden/>
          </w:rPr>
          <w:tab/>
        </w:r>
        <w:r w:rsidR="00F300A9">
          <w:rPr>
            <w:webHidden/>
          </w:rPr>
          <w:fldChar w:fldCharType="begin"/>
        </w:r>
        <w:r w:rsidR="00F300A9">
          <w:rPr>
            <w:webHidden/>
          </w:rPr>
          <w:instrText xml:space="preserve"> PAGEREF _Toc226556230 \h </w:instrText>
        </w:r>
        <w:r w:rsidR="00F300A9">
          <w:rPr>
            <w:webHidden/>
          </w:rPr>
        </w:r>
        <w:r w:rsidR="00F300A9">
          <w:rPr>
            <w:webHidden/>
          </w:rPr>
          <w:fldChar w:fldCharType="separate"/>
        </w:r>
        <w:r w:rsidR="00F300A9">
          <w:rPr>
            <w:webHidden/>
          </w:rPr>
          <w:t>96</w:t>
        </w:r>
        <w:r w:rsidR="00F300A9">
          <w:rPr>
            <w:webHidden/>
          </w:rPr>
          <w:fldChar w:fldCharType="end"/>
        </w:r>
      </w:hyperlink>
    </w:p>
    <w:p w14:paraId="3397F1EA" w14:textId="77777777" w:rsidR="00F300A9" w:rsidRDefault="002D4A41">
      <w:pPr>
        <w:pStyle w:val="affff0"/>
        <w:rPr>
          <w:rFonts w:asciiTheme="minorHAnsi" w:eastAsiaTheme="minorEastAsia" w:hAnsiTheme="minorHAnsi" w:cstheme="minorBidi"/>
          <w:sz w:val="22"/>
          <w:szCs w:val="22"/>
        </w:rPr>
      </w:pPr>
      <w:hyperlink w:anchor="_Toc226556231"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17 - Параметры запроса списка подобранных записей учета по документу</w:t>
        </w:r>
        <w:r w:rsidR="00F300A9">
          <w:rPr>
            <w:webHidden/>
          </w:rPr>
          <w:tab/>
        </w:r>
        <w:r w:rsidR="00F300A9">
          <w:rPr>
            <w:webHidden/>
          </w:rPr>
          <w:fldChar w:fldCharType="begin"/>
        </w:r>
        <w:r w:rsidR="00F300A9">
          <w:rPr>
            <w:webHidden/>
          </w:rPr>
          <w:instrText xml:space="preserve"> PAGEREF _Toc226556231 \h </w:instrText>
        </w:r>
        <w:r w:rsidR="00F300A9">
          <w:rPr>
            <w:webHidden/>
          </w:rPr>
        </w:r>
        <w:r w:rsidR="00F300A9">
          <w:rPr>
            <w:webHidden/>
          </w:rPr>
          <w:fldChar w:fldCharType="separate"/>
        </w:r>
        <w:r w:rsidR="00F300A9">
          <w:rPr>
            <w:webHidden/>
          </w:rPr>
          <w:t>103</w:t>
        </w:r>
        <w:r w:rsidR="00F300A9">
          <w:rPr>
            <w:webHidden/>
          </w:rPr>
          <w:fldChar w:fldCharType="end"/>
        </w:r>
      </w:hyperlink>
    </w:p>
    <w:p w14:paraId="67285A53" w14:textId="77777777" w:rsidR="00F300A9" w:rsidRDefault="002D4A41">
      <w:pPr>
        <w:pStyle w:val="affff0"/>
        <w:rPr>
          <w:rFonts w:asciiTheme="minorHAnsi" w:eastAsiaTheme="minorEastAsia" w:hAnsiTheme="minorHAnsi" w:cstheme="minorBidi"/>
          <w:sz w:val="22"/>
          <w:szCs w:val="22"/>
        </w:rPr>
      </w:pPr>
      <w:hyperlink w:anchor="_Toc226556232"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18 - Параметры ответа на «Запрос списка подобранных записей учета по документу»</w:t>
        </w:r>
        <w:r w:rsidR="00F300A9">
          <w:rPr>
            <w:webHidden/>
          </w:rPr>
          <w:tab/>
        </w:r>
        <w:r w:rsidR="00F300A9">
          <w:rPr>
            <w:webHidden/>
          </w:rPr>
          <w:fldChar w:fldCharType="begin"/>
        </w:r>
        <w:r w:rsidR="00F300A9">
          <w:rPr>
            <w:webHidden/>
          </w:rPr>
          <w:instrText xml:space="preserve"> PAGEREF _Toc226556232 \h </w:instrText>
        </w:r>
        <w:r w:rsidR="00F300A9">
          <w:rPr>
            <w:webHidden/>
          </w:rPr>
        </w:r>
        <w:r w:rsidR="00F300A9">
          <w:rPr>
            <w:webHidden/>
          </w:rPr>
          <w:fldChar w:fldCharType="separate"/>
        </w:r>
        <w:r w:rsidR="00F300A9">
          <w:rPr>
            <w:webHidden/>
          </w:rPr>
          <w:t>114</w:t>
        </w:r>
        <w:r w:rsidR="00F300A9">
          <w:rPr>
            <w:webHidden/>
          </w:rPr>
          <w:fldChar w:fldCharType="end"/>
        </w:r>
      </w:hyperlink>
    </w:p>
    <w:p w14:paraId="121E0476" w14:textId="77777777" w:rsidR="00F300A9" w:rsidRDefault="002D4A41">
      <w:pPr>
        <w:pStyle w:val="affff0"/>
        <w:rPr>
          <w:rFonts w:asciiTheme="minorHAnsi" w:eastAsiaTheme="minorEastAsia" w:hAnsiTheme="minorHAnsi" w:cstheme="minorBidi"/>
          <w:sz w:val="22"/>
          <w:szCs w:val="22"/>
        </w:rPr>
      </w:pPr>
      <w:hyperlink w:anchor="_Toc226556233"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19 - Параметры запроса расчета состояния счетов учета за период</w:t>
        </w:r>
        <w:r w:rsidR="00F300A9">
          <w:rPr>
            <w:webHidden/>
          </w:rPr>
          <w:tab/>
        </w:r>
        <w:r w:rsidR="00F300A9">
          <w:rPr>
            <w:webHidden/>
          </w:rPr>
          <w:fldChar w:fldCharType="begin"/>
        </w:r>
        <w:r w:rsidR="00F300A9">
          <w:rPr>
            <w:webHidden/>
          </w:rPr>
          <w:instrText xml:space="preserve"> PAGEREF _Toc226556233 \h </w:instrText>
        </w:r>
        <w:r w:rsidR="00F300A9">
          <w:rPr>
            <w:webHidden/>
          </w:rPr>
        </w:r>
        <w:r w:rsidR="00F300A9">
          <w:rPr>
            <w:webHidden/>
          </w:rPr>
          <w:fldChar w:fldCharType="separate"/>
        </w:r>
        <w:r w:rsidR="00F300A9">
          <w:rPr>
            <w:webHidden/>
          </w:rPr>
          <w:t>142</w:t>
        </w:r>
        <w:r w:rsidR="00F300A9">
          <w:rPr>
            <w:webHidden/>
          </w:rPr>
          <w:fldChar w:fldCharType="end"/>
        </w:r>
      </w:hyperlink>
    </w:p>
    <w:p w14:paraId="249DE255" w14:textId="77777777" w:rsidR="00F300A9" w:rsidRDefault="002D4A41">
      <w:pPr>
        <w:pStyle w:val="affff0"/>
        <w:rPr>
          <w:rFonts w:asciiTheme="minorHAnsi" w:eastAsiaTheme="minorEastAsia" w:hAnsiTheme="minorHAnsi" w:cstheme="minorBidi"/>
          <w:sz w:val="22"/>
          <w:szCs w:val="22"/>
        </w:rPr>
      </w:pPr>
      <w:hyperlink w:anchor="_Toc226556234"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20 - Параметры ответа на «Запрос расчета состояния счетов учета за период»</w:t>
        </w:r>
        <w:r w:rsidR="00F300A9">
          <w:rPr>
            <w:webHidden/>
          </w:rPr>
          <w:tab/>
        </w:r>
        <w:r w:rsidR="00F300A9">
          <w:rPr>
            <w:webHidden/>
          </w:rPr>
          <w:fldChar w:fldCharType="begin"/>
        </w:r>
        <w:r w:rsidR="00F300A9">
          <w:rPr>
            <w:webHidden/>
          </w:rPr>
          <w:instrText xml:space="preserve"> PAGEREF _Toc226556234 \h </w:instrText>
        </w:r>
        <w:r w:rsidR="00F300A9">
          <w:rPr>
            <w:webHidden/>
          </w:rPr>
        </w:r>
        <w:r w:rsidR="00F300A9">
          <w:rPr>
            <w:webHidden/>
          </w:rPr>
          <w:fldChar w:fldCharType="separate"/>
        </w:r>
        <w:r w:rsidR="00F300A9">
          <w:rPr>
            <w:webHidden/>
          </w:rPr>
          <w:t>153</w:t>
        </w:r>
        <w:r w:rsidR="00F300A9">
          <w:rPr>
            <w:webHidden/>
          </w:rPr>
          <w:fldChar w:fldCharType="end"/>
        </w:r>
      </w:hyperlink>
    </w:p>
    <w:p w14:paraId="5800AAF3" w14:textId="77777777" w:rsidR="00F300A9" w:rsidRDefault="002D4A41">
      <w:pPr>
        <w:pStyle w:val="affff0"/>
        <w:rPr>
          <w:rFonts w:asciiTheme="minorHAnsi" w:eastAsiaTheme="minorEastAsia" w:hAnsiTheme="minorHAnsi" w:cstheme="minorBidi"/>
          <w:sz w:val="22"/>
          <w:szCs w:val="22"/>
        </w:rPr>
      </w:pPr>
      <w:hyperlink w:anchor="_Toc226556235"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21 - Параметры запроса расчета оборотов по счетам учета в разрезе документов</w:t>
        </w:r>
        <w:r w:rsidR="00F300A9">
          <w:rPr>
            <w:webHidden/>
          </w:rPr>
          <w:tab/>
        </w:r>
        <w:r w:rsidR="00F300A9">
          <w:rPr>
            <w:webHidden/>
          </w:rPr>
          <w:fldChar w:fldCharType="begin"/>
        </w:r>
        <w:r w:rsidR="00F300A9">
          <w:rPr>
            <w:webHidden/>
          </w:rPr>
          <w:instrText xml:space="preserve"> PAGEREF _Toc226556235 \h </w:instrText>
        </w:r>
        <w:r w:rsidR="00F300A9">
          <w:rPr>
            <w:webHidden/>
          </w:rPr>
        </w:r>
        <w:r w:rsidR="00F300A9">
          <w:rPr>
            <w:webHidden/>
          </w:rPr>
          <w:fldChar w:fldCharType="separate"/>
        </w:r>
        <w:r w:rsidR="00F300A9">
          <w:rPr>
            <w:webHidden/>
          </w:rPr>
          <w:t>164</w:t>
        </w:r>
        <w:r w:rsidR="00F300A9">
          <w:rPr>
            <w:webHidden/>
          </w:rPr>
          <w:fldChar w:fldCharType="end"/>
        </w:r>
      </w:hyperlink>
    </w:p>
    <w:p w14:paraId="2CAAFE7A" w14:textId="77777777" w:rsidR="00F300A9" w:rsidRDefault="002D4A41">
      <w:pPr>
        <w:pStyle w:val="affff0"/>
        <w:rPr>
          <w:rFonts w:asciiTheme="minorHAnsi" w:eastAsiaTheme="minorEastAsia" w:hAnsiTheme="minorHAnsi" w:cstheme="minorBidi"/>
          <w:sz w:val="22"/>
          <w:szCs w:val="22"/>
        </w:rPr>
      </w:pPr>
      <w:hyperlink w:anchor="_Toc226556236"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22 - Параметры ответа на «Запрос расчета оборотов по счетам учета в разрезе документов»</w:t>
        </w:r>
        <w:r w:rsidR="00F300A9">
          <w:rPr>
            <w:webHidden/>
          </w:rPr>
          <w:tab/>
        </w:r>
        <w:r w:rsidR="00F300A9">
          <w:rPr>
            <w:webHidden/>
          </w:rPr>
          <w:fldChar w:fldCharType="begin"/>
        </w:r>
        <w:r w:rsidR="00F300A9">
          <w:rPr>
            <w:webHidden/>
          </w:rPr>
          <w:instrText xml:space="preserve"> PAGEREF _Toc226556236 \h </w:instrText>
        </w:r>
        <w:r w:rsidR="00F300A9">
          <w:rPr>
            <w:webHidden/>
          </w:rPr>
        </w:r>
        <w:r w:rsidR="00F300A9">
          <w:rPr>
            <w:webHidden/>
          </w:rPr>
          <w:fldChar w:fldCharType="separate"/>
        </w:r>
        <w:r w:rsidR="00F300A9">
          <w:rPr>
            <w:webHidden/>
          </w:rPr>
          <w:t>170</w:t>
        </w:r>
        <w:r w:rsidR="00F300A9">
          <w:rPr>
            <w:webHidden/>
          </w:rPr>
          <w:fldChar w:fldCharType="end"/>
        </w:r>
      </w:hyperlink>
    </w:p>
    <w:p w14:paraId="36F14BC3" w14:textId="77777777" w:rsidR="00F300A9" w:rsidRDefault="002D4A41">
      <w:pPr>
        <w:pStyle w:val="affff0"/>
        <w:rPr>
          <w:rFonts w:asciiTheme="minorHAnsi" w:eastAsiaTheme="minorEastAsia" w:hAnsiTheme="minorHAnsi" w:cstheme="minorBidi"/>
          <w:sz w:val="22"/>
          <w:szCs w:val="22"/>
        </w:rPr>
      </w:pPr>
      <w:hyperlink w:anchor="_Toc226556237"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23 - Параметры запроса формирования регистра «Главная книга»</w:t>
        </w:r>
        <w:r w:rsidR="00F300A9">
          <w:rPr>
            <w:webHidden/>
          </w:rPr>
          <w:tab/>
        </w:r>
        <w:r w:rsidR="00F300A9">
          <w:rPr>
            <w:webHidden/>
          </w:rPr>
          <w:fldChar w:fldCharType="begin"/>
        </w:r>
        <w:r w:rsidR="00F300A9">
          <w:rPr>
            <w:webHidden/>
          </w:rPr>
          <w:instrText xml:space="preserve"> PAGEREF _Toc226556237 \h </w:instrText>
        </w:r>
        <w:r w:rsidR="00F300A9">
          <w:rPr>
            <w:webHidden/>
          </w:rPr>
        </w:r>
        <w:r w:rsidR="00F300A9">
          <w:rPr>
            <w:webHidden/>
          </w:rPr>
          <w:fldChar w:fldCharType="separate"/>
        </w:r>
        <w:r w:rsidR="00F300A9">
          <w:rPr>
            <w:webHidden/>
          </w:rPr>
          <w:t>178</w:t>
        </w:r>
        <w:r w:rsidR="00F300A9">
          <w:rPr>
            <w:webHidden/>
          </w:rPr>
          <w:fldChar w:fldCharType="end"/>
        </w:r>
      </w:hyperlink>
    </w:p>
    <w:p w14:paraId="61F44F94" w14:textId="77777777" w:rsidR="00F300A9" w:rsidRDefault="002D4A41">
      <w:pPr>
        <w:pStyle w:val="affff0"/>
        <w:rPr>
          <w:rFonts w:asciiTheme="minorHAnsi" w:eastAsiaTheme="minorEastAsia" w:hAnsiTheme="minorHAnsi" w:cstheme="minorBidi"/>
          <w:sz w:val="22"/>
          <w:szCs w:val="22"/>
        </w:rPr>
      </w:pPr>
      <w:hyperlink w:anchor="_Toc226556238"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24 - Параметры ответа на «Запрос формирования регистра «Главная книга»»</w:t>
        </w:r>
        <w:r w:rsidR="00F300A9">
          <w:rPr>
            <w:webHidden/>
          </w:rPr>
          <w:tab/>
        </w:r>
        <w:r w:rsidR="00F300A9">
          <w:rPr>
            <w:webHidden/>
          </w:rPr>
          <w:fldChar w:fldCharType="begin"/>
        </w:r>
        <w:r w:rsidR="00F300A9">
          <w:rPr>
            <w:webHidden/>
          </w:rPr>
          <w:instrText xml:space="preserve"> PAGEREF _Toc226556238 \h </w:instrText>
        </w:r>
        <w:r w:rsidR="00F300A9">
          <w:rPr>
            <w:webHidden/>
          </w:rPr>
        </w:r>
        <w:r w:rsidR="00F300A9">
          <w:rPr>
            <w:webHidden/>
          </w:rPr>
          <w:fldChar w:fldCharType="separate"/>
        </w:r>
        <w:r w:rsidR="00F300A9">
          <w:rPr>
            <w:webHidden/>
          </w:rPr>
          <w:t>183</w:t>
        </w:r>
        <w:r w:rsidR="00F300A9">
          <w:rPr>
            <w:webHidden/>
          </w:rPr>
          <w:fldChar w:fldCharType="end"/>
        </w:r>
      </w:hyperlink>
    </w:p>
    <w:p w14:paraId="749DD580" w14:textId="77777777" w:rsidR="00F300A9" w:rsidRDefault="002D4A41">
      <w:pPr>
        <w:pStyle w:val="affff0"/>
        <w:rPr>
          <w:rFonts w:asciiTheme="minorHAnsi" w:eastAsiaTheme="minorEastAsia" w:hAnsiTheme="minorHAnsi" w:cstheme="minorBidi"/>
          <w:sz w:val="22"/>
          <w:szCs w:val="22"/>
        </w:rPr>
      </w:pPr>
      <w:hyperlink w:anchor="_Toc226556239"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25 - Параметры запроса расчета оборотов в разрезе корреспондирующих счетов</w:t>
        </w:r>
        <w:r w:rsidR="00F300A9">
          <w:rPr>
            <w:webHidden/>
          </w:rPr>
          <w:tab/>
        </w:r>
        <w:r w:rsidR="00F300A9">
          <w:rPr>
            <w:webHidden/>
          </w:rPr>
          <w:fldChar w:fldCharType="begin"/>
        </w:r>
        <w:r w:rsidR="00F300A9">
          <w:rPr>
            <w:webHidden/>
          </w:rPr>
          <w:instrText xml:space="preserve"> PAGEREF _Toc226556239 \h </w:instrText>
        </w:r>
        <w:r w:rsidR="00F300A9">
          <w:rPr>
            <w:webHidden/>
          </w:rPr>
        </w:r>
        <w:r w:rsidR="00F300A9">
          <w:rPr>
            <w:webHidden/>
          </w:rPr>
          <w:fldChar w:fldCharType="separate"/>
        </w:r>
        <w:r w:rsidR="00F300A9">
          <w:rPr>
            <w:webHidden/>
          </w:rPr>
          <w:t>209</w:t>
        </w:r>
        <w:r w:rsidR="00F300A9">
          <w:rPr>
            <w:webHidden/>
          </w:rPr>
          <w:fldChar w:fldCharType="end"/>
        </w:r>
      </w:hyperlink>
    </w:p>
    <w:p w14:paraId="66148F8D" w14:textId="77777777" w:rsidR="00F300A9" w:rsidRDefault="002D4A41">
      <w:pPr>
        <w:pStyle w:val="affff0"/>
        <w:rPr>
          <w:rFonts w:asciiTheme="minorHAnsi" w:eastAsiaTheme="minorEastAsia" w:hAnsiTheme="minorHAnsi" w:cstheme="minorBidi"/>
          <w:sz w:val="22"/>
          <w:szCs w:val="22"/>
        </w:rPr>
      </w:pPr>
      <w:hyperlink w:anchor="_Toc226556240"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26 - Параметры ответа на «Запрос расчета оборотов в разрезе корреспондирующих счетов»</w:t>
        </w:r>
        <w:r w:rsidR="00F300A9">
          <w:rPr>
            <w:webHidden/>
          </w:rPr>
          <w:tab/>
        </w:r>
        <w:r w:rsidR="00F300A9">
          <w:rPr>
            <w:webHidden/>
          </w:rPr>
          <w:fldChar w:fldCharType="begin"/>
        </w:r>
        <w:r w:rsidR="00F300A9">
          <w:rPr>
            <w:webHidden/>
          </w:rPr>
          <w:instrText xml:space="preserve"> PAGEREF _Toc226556240 \h </w:instrText>
        </w:r>
        <w:r w:rsidR="00F300A9">
          <w:rPr>
            <w:webHidden/>
          </w:rPr>
        </w:r>
        <w:r w:rsidR="00F300A9">
          <w:rPr>
            <w:webHidden/>
          </w:rPr>
          <w:fldChar w:fldCharType="separate"/>
        </w:r>
        <w:r w:rsidR="00F300A9">
          <w:rPr>
            <w:webHidden/>
          </w:rPr>
          <w:t>223</w:t>
        </w:r>
        <w:r w:rsidR="00F300A9">
          <w:rPr>
            <w:webHidden/>
          </w:rPr>
          <w:fldChar w:fldCharType="end"/>
        </w:r>
      </w:hyperlink>
    </w:p>
    <w:p w14:paraId="3DD3FE66" w14:textId="77777777" w:rsidR="00F300A9" w:rsidRDefault="002D4A41">
      <w:pPr>
        <w:pStyle w:val="affff0"/>
        <w:rPr>
          <w:rFonts w:asciiTheme="minorHAnsi" w:eastAsiaTheme="minorEastAsia" w:hAnsiTheme="minorHAnsi" w:cstheme="minorBidi"/>
          <w:sz w:val="22"/>
          <w:szCs w:val="22"/>
        </w:rPr>
      </w:pPr>
      <w:hyperlink w:anchor="_Toc226556241"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27 - Типы запросов по управлению операционными днями</w:t>
        </w:r>
        <w:r w:rsidR="00F300A9">
          <w:rPr>
            <w:webHidden/>
          </w:rPr>
          <w:tab/>
        </w:r>
        <w:r w:rsidR="00F300A9">
          <w:rPr>
            <w:webHidden/>
          </w:rPr>
          <w:fldChar w:fldCharType="begin"/>
        </w:r>
        <w:r w:rsidR="00F300A9">
          <w:rPr>
            <w:webHidden/>
          </w:rPr>
          <w:instrText xml:space="preserve"> PAGEREF _Toc226556241 \h </w:instrText>
        </w:r>
        <w:r w:rsidR="00F300A9">
          <w:rPr>
            <w:webHidden/>
          </w:rPr>
        </w:r>
        <w:r w:rsidR="00F300A9">
          <w:rPr>
            <w:webHidden/>
          </w:rPr>
          <w:fldChar w:fldCharType="separate"/>
        </w:r>
        <w:r w:rsidR="00F300A9">
          <w:rPr>
            <w:webHidden/>
          </w:rPr>
          <w:t>244</w:t>
        </w:r>
        <w:r w:rsidR="00F300A9">
          <w:rPr>
            <w:webHidden/>
          </w:rPr>
          <w:fldChar w:fldCharType="end"/>
        </w:r>
      </w:hyperlink>
    </w:p>
    <w:p w14:paraId="08D3514C" w14:textId="77777777" w:rsidR="00F300A9" w:rsidRDefault="002D4A41">
      <w:pPr>
        <w:pStyle w:val="affff0"/>
        <w:rPr>
          <w:rFonts w:asciiTheme="minorHAnsi" w:eastAsiaTheme="minorEastAsia" w:hAnsiTheme="minorHAnsi" w:cstheme="minorBidi"/>
          <w:sz w:val="22"/>
          <w:szCs w:val="22"/>
        </w:rPr>
      </w:pPr>
      <w:hyperlink w:anchor="_Toc226556242"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28 - Параметры запроса по управлению операционными днями</w:t>
        </w:r>
        <w:r w:rsidR="00F300A9">
          <w:rPr>
            <w:webHidden/>
          </w:rPr>
          <w:tab/>
        </w:r>
        <w:r w:rsidR="00F300A9">
          <w:rPr>
            <w:webHidden/>
          </w:rPr>
          <w:fldChar w:fldCharType="begin"/>
        </w:r>
        <w:r w:rsidR="00F300A9">
          <w:rPr>
            <w:webHidden/>
          </w:rPr>
          <w:instrText xml:space="preserve"> PAGEREF _Toc226556242 \h </w:instrText>
        </w:r>
        <w:r w:rsidR="00F300A9">
          <w:rPr>
            <w:webHidden/>
          </w:rPr>
        </w:r>
        <w:r w:rsidR="00F300A9">
          <w:rPr>
            <w:webHidden/>
          </w:rPr>
          <w:fldChar w:fldCharType="separate"/>
        </w:r>
        <w:r w:rsidR="00F300A9">
          <w:rPr>
            <w:webHidden/>
          </w:rPr>
          <w:t>246</w:t>
        </w:r>
        <w:r w:rsidR="00F300A9">
          <w:rPr>
            <w:webHidden/>
          </w:rPr>
          <w:fldChar w:fldCharType="end"/>
        </w:r>
      </w:hyperlink>
    </w:p>
    <w:p w14:paraId="2DE2739A" w14:textId="77777777" w:rsidR="00F300A9" w:rsidRDefault="002D4A41">
      <w:pPr>
        <w:pStyle w:val="affff0"/>
        <w:rPr>
          <w:rFonts w:asciiTheme="minorHAnsi" w:eastAsiaTheme="minorEastAsia" w:hAnsiTheme="minorHAnsi" w:cstheme="minorBidi"/>
          <w:sz w:val="22"/>
          <w:szCs w:val="22"/>
        </w:rPr>
      </w:pPr>
      <w:hyperlink w:anchor="_Toc226556243"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29 - Параметры ответа на запросы по управлению операционными днями</w:t>
        </w:r>
        <w:r w:rsidR="00F300A9">
          <w:rPr>
            <w:webHidden/>
          </w:rPr>
          <w:tab/>
        </w:r>
        <w:r w:rsidR="00F300A9">
          <w:rPr>
            <w:webHidden/>
          </w:rPr>
          <w:fldChar w:fldCharType="begin"/>
        </w:r>
        <w:r w:rsidR="00F300A9">
          <w:rPr>
            <w:webHidden/>
          </w:rPr>
          <w:instrText xml:space="preserve"> PAGEREF _Toc226556243 \h </w:instrText>
        </w:r>
        <w:r w:rsidR="00F300A9">
          <w:rPr>
            <w:webHidden/>
          </w:rPr>
        </w:r>
        <w:r w:rsidR="00F300A9">
          <w:rPr>
            <w:webHidden/>
          </w:rPr>
          <w:fldChar w:fldCharType="separate"/>
        </w:r>
        <w:r w:rsidR="00F300A9">
          <w:rPr>
            <w:webHidden/>
          </w:rPr>
          <w:t>270</w:t>
        </w:r>
        <w:r w:rsidR="00F300A9">
          <w:rPr>
            <w:webHidden/>
          </w:rPr>
          <w:fldChar w:fldCharType="end"/>
        </w:r>
      </w:hyperlink>
    </w:p>
    <w:p w14:paraId="6379AE1D" w14:textId="77777777" w:rsidR="00F300A9" w:rsidRDefault="002D4A41">
      <w:pPr>
        <w:pStyle w:val="affff0"/>
        <w:rPr>
          <w:rFonts w:asciiTheme="minorHAnsi" w:eastAsiaTheme="minorEastAsia" w:hAnsiTheme="minorHAnsi" w:cstheme="minorBidi"/>
          <w:sz w:val="22"/>
          <w:szCs w:val="22"/>
        </w:rPr>
      </w:pPr>
      <w:hyperlink w:anchor="_Toc226556244"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30 - Параметры запроса на изменение аналитических признаков, не участвующих в расчете балансов (свойств записи учета)</w:t>
        </w:r>
        <w:r w:rsidR="00F300A9">
          <w:rPr>
            <w:webHidden/>
          </w:rPr>
          <w:tab/>
        </w:r>
        <w:r w:rsidR="00F300A9">
          <w:rPr>
            <w:webHidden/>
          </w:rPr>
          <w:fldChar w:fldCharType="begin"/>
        </w:r>
        <w:r w:rsidR="00F300A9">
          <w:rPr>
            <w:webHidden/>
          </w:rPr>
          <w:instrText xml:space="preserve"> PAGEREF _Toc226556244 \h </w:instrText>
        </w:r>
        <w:r w:rsidR="00F300A9">
          <w:rPr>
            <w:webHidden/>
          </w:rPr>
        </w:r>
        <w:r w:rsidR="00F300A9">
          <w:rPr>
            <w:webHidden/>
          </w:rPr>
          <w:fldChar w:fldCharType="separate"/>
        </w:r>
        <w:r w:rsidR="00F300A9">
          <w:rPr>
            <w:webHidden/>
          </w:rPr>
          <w:t>329</w:t>
        </w:r>
        <w:r w:rsidR="00F300A9">
          <w:rPr>
            <w:webHidden/>
          </w:rPr>
          <w:fldChar w:fldCharType="end"/>
        </w:r>
      </w:hyperlink>
    </w:p>
    <w:p w14:paraId="4E198033" w14:textId="77777777" w:rsidR="00F300A9" w:rsidRDefault="002D4A41">
      <w:pPr>
        <w:pStyle w:val="affff0"/>
        <w:rPr>
          <w:rFonts w:asciiTheme="minorHAnsi" w:eastAsiaTheme="minorEastAsia" w:hAnsiTheme="minorHAnsi" w:cstheme="minorBidi"/>
          <w:sz w:val="22"/>
          <w:szCs w:val="22"/>
        </w:rPr>
      </w:pPr>
      <w:hyperlink w:anchor="_Toc226556245"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31 - Параметры ответа на запрос «Запрос на изменение аналитических признаков, не участвующих в расчете балансов (свойств записи учета)»</w:t>
        </w:r>
        <w:r w:rsidR="00F300A9">
          <w:rPr>
            <w:webHidden/>
          </w:rPr>
          <w:tab/>
        </w:r>
        <w:r w:rsidR="00F300A9">
          <w:rPr>
            <w:webHidden/>
          </w:rPr>
          <w:fldChar w:fldCharType="begin"/>
        </w:r>
        <w:r w:rsidR="00F300A9">
          <w:rPr>
            <w:webHidden/>
          </w:rPr>
          <w:instrText xml:space="preserve"> PAGEREF _Toc226556245 \h </w:instrText>
        </w:r>
        <w:r w:rsidR="00F300A9">
          <w:rPr>
            <w:webHidden/>
          </w:rPr>
        </w:r>
        <w:r w:rsidR="00F300A9">
          <w:rPr>
            <w:webHidden/>
          </w:rPr>
          <w:fldChar w:fldCharType="separate"/>
        </w:r>
        <w:r w:rsidR="00F300A9">
          <w:rPr>
            <w:webHidden/>
          </w:rPr>
          <w:t>332</w:t>
        </w:r>
        <w:r w:rsidR="00F300A9">
          <w:rPr>
            <w:webHidden/>
          </w:rPr>
          <w:fldChar w:fldCharType="end"/>
        </w:r>
      </w:hyperlink>
    </w:p>
    <w:p w14:paraId="4358136C" w14:textId="77777777" w:rsidR="00F300A9" w:rsidRDefault="002D4A41">
      <w:pPr>
        <w:pStyle w:val="affff0"/>
        <w:rPr>
          <w:rFonts w:asciiTheme="minorHAnsi" w:eastAsiaTheme="minorEastAsia" w:hAnsiTheme="minorHAnsi" w:cstheme="minorBidi"/>
          <w:sz w:val="22"/>
          <w:szCs w:val="22"/>
        </w:rPr>
      </w:pPr>
      <w:hyperlink w:anchor="_Toc226556246"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32 - Типы запросов по выполнению процедур по закрытию отчетного финансового года</w:t>
        </w:r>
        <w:r w:rsidR="00F300A9">
          <w:rPr>
            <w:webHidden/>
          </w:rPr>
          <w:tab/>
        </w:r>
        <w:r w:rsidR="00F300A9">
          <w:rPr>
            <w:webHidden/>
          </w:rPr>
          <w:fldChar w:fldCharType="begin"/>
        </w:r>
        <w:r w:rsidR="00F300A9">
          <w:rPr>
            <w:webHidden/>
          </w:rPr>
          <w:instrText xml:space="preserve"> PAGEREF _Toc226556246 \h </w:instrText>
        </w:r>
        <w:r w:rsidR="00F300A9">
          <w:rPr>
            <w:webHidden/>
          </w:rPr>
        </w:r>
        <w:r w:rsidR="00F300A9">
          <w:rPr>
            <w:webHidden/>
          </w:rPr>
          <w:fldChar w:fldCharType="separate"/>
        </w:r>
        <w:r w:rsidR="00F300A9">
          <w:rPr>
            <w:webHidden/>
          </w:rPr>
          <w:t>334</w:t>
        </w:r>
        <w:r w:rsidR="00F300A9">
          <w:rPr>
            <w:webHidden/>
          </w:rPr>
          <w:fldChar w:fldCharType="end"/>
        </w:r>
      </w:hyperlink>
    </w:p>
    <w:p w14:paraId="24EDE97B" w14:textId="77777777" w:rsidR="00F300A9" w:rsidRDefault="002D4A41">
      <w:pPr>
        <w:pStyle w:val="affff0"/>
        <w:rPr>
          <w:rFonts w:asciiTheme="minorHAnsi" w:eastAsiaTheme="minorEastAsia" w:hAnsiTheme="minorHAnsi" w:cstheme="minorBidi"/>
          <w:sz w:val="22"/>
          <w:szCs w:val="22"/>
        </w:rPr>
      </w:pPr>
      <w:hyperlink w:anchor="_Toc226556247"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33 - Параметры запроса по выполнению процедур по закрытию отчетного финансового года</w:t>
        </w:r>
        <w:r w:rsidR="00F300A9">
          <w:rPr>
            <w:webHidden/>
          </w:rPr>
          <w:tab/>
        </w:r>
        <w:r w:rsidR="00F300A9">
          <w:rPr>
            <w:webHidden/>
          </w:rPr>
          <w:fldChar w:fldCharType="begin"/>
        </w:r>
        <w:r w:rsidR="00F300A9">
          <w:rPr>
            <w:webHidden/>
          </w:rPr>
          <w:instrText xml:space="preserve"> PAGEREF _Toc226556247 \h </w:instrText>
        </w:r>
        <w:r w:rsidR="00F300A9">
          <w:rPr>
            <w:webHidden/>
          </w:rPr>
        </w:r>
        <w:r w:rsidR="00F300A9">
          <w:rPr>
            <w:webHidden/>
          </w:rPr>
          <w:fldChar w:fldCharType="separate"/>
        </w:r>
        <w:r w:rsidR="00F300A9">
          <w:rPr>
            <w:webHidden/>
          </w:rPr>
          <w:t>334</w:t>
        </w:r>
        <w:r w:rsidR="00F300A9">
          <w:rPr>
            <w:webHidden/>
          </w:rPr>
          <w:fldChar w:fldCharType="end"/>
        </w:r>
      </w:hyperlink>
    </w:p>
    <w:p w14:paraId="5622E5F4" w14:textId="77777777" w:rsidR="00F300A9" w:rsidRDefault="002D4A41">
      <w:pPr>
        <w:pStyle w:val="affff0"/>
        <w:rPr>
          <w:rFonts w:asciiTheme="minorHAnsi" w:eastAsiaTheme="minorEastAsia" w:hAnsiTheme="minorHAnsi" w:cstheme="minorBidi"/>
          <w:sz w:val="22"/>
          <w:szCs w:val="22"/>
        </w:rPr>
      </w:pPr>
      <w:hyperlink w:anchor="_Toc226556248"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34 - Параметры ответа на запросы по выполнению процедур по закрытию отчетного финансового года</w:t>
        </w:r>
        <w:r w:rsidR="00F300A9">
          <w:rPr>
            <w:webHidden/>
          </w:rPr>
          <w:tab/>
        </w:r>
        <w:r w:rsidR="00F300A9">
          <w:rPr>
            <w:webHidden/>
          </w:rPr>
          <w:fldChar w:fldCharType="begin"/>
        </w:r>
        <w:r w:rsidR="00F300A9">
          <w:rPr>
            <w:webHidden/>
          </w:rPr>
          <w:instrText xml:space="preserve"> PAGEREF _Toc226556248 \h </w:instrText>
        </w:r>
        <w:r w:rsidR="00F300A9">
          <w:rPr>
            <w:webHidden/>
          </w:rPr>
        </w:r>
        <w:r w:rsidR="00F300A9">
          <w:rPr>
            <w:webHidden/>
          </w:rPr>
          <w:fldChar w:fldCharType="separate"/>
        </w:r>
        <w:r w:rsidR="00F300A9">
          <w:rPr>
            <w:webHidden/>
          </w:rPr>
          <w:t>337</w:t>
        </w:r>
        <w:r w:rsidR="00F300A9">
          <w:rPr>
            <w:webHidden/>
          </w:rPr>
          <w:fldChar w:fldCharType="end"/>
        </w:r>
      </w:hyperlink>
    </w:p>
    <w:p w14:paraId="13DCAC6B" w14:textId="77777777" w:rsidR="00F300A9" w:rsidRDefault="002D4A41">
      <w:pPr>
        <w:pStyle w:val="affff0"/>
        <w:rPr>
          <w:rFonts w:asciiTheme="minorHAnsi" w:eastAsiaTheme="minorEastAsia" w:hAnsiTheme="minorHAnsi" w:cstheme="minorBidi"/>
          <w:sz w:val="22"/>
          <w:szCs w:val="22"/>
        </w:rPr>
      </w:pPr>
      <w:hyperlink w:anchor="_Toc226556249"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35 - Типы запросов по выполнению процедур по закрытию отчетного финансового года по операциям ЕБП, направляемых из ПУиО ЭБ в ЕБП</w:t>
        </w:r>
        <w:r w:rsidR="00F300A9">
          <w:rPr>
            <w:webHidden/>
          </w:rPr>
          <w:tab/>
        </w:r>
        <w:r w:rsidR="00F300A9">
          <w:rPr>
            <w:webHidden/>
          </w:rPr>
          <w:fldChar w:fldCharType="begin"/>
        </w:r>
        <w:r w:rsidR="00F300A9">
          <w:rPr>
            <w:webHidden/>
          </w:rPr>
          <w:instrText xml:space="preserve"> PAGEREF _Toc226556249 \h </w:instrText>
        </w:r>
        <w:r w:rsidR="00F300A9">
          <w:rPr>
            <w:webHidden/>
          </w:rPr>
        </w:r>
        <w:r w:rsidR="00F300A9">
          <w:rPr>
            <w:webHidden/>
          </w:rPr>
          <w:fldChar w:fldCharType="separate"/>
        </w:r>
        <w:r w:rsidR="00F300A9">
          <w:rPr>
            <w:webHidden/>
          </w:rPr>
          <w:t>342</w:t>
        </w:r>
        <w:r w:rsidR="00F300A9">
          <w:rPr>
            <w:webHidden/>
          </w:rPr>
          <w:fldChar w:fldCharType="end"/>
        </w:r>
      </w:hyperlink>
    </w:p>
    <w:p w14:paraId="13CF3221" w14:textId="77777777" w:rsidR="00F300A9" w:rsidRDefault="002D4A41">
      <w:pPr>
        <w:pStyle w:val="affff0"/>
        <w:rPr>
          <w:rFonts w:asciiTheme="minorHAnsi" w:eastAsiaTheme="minorEastAsia" w:hAnsiTheme="minorHAnsi" w:cstheme="minorBidi"/>
          <w:sz w:val="22"/>
          <w:szCs w:val="22"/>
        </w:rPr>
      </w:pPr>
      <w:hyperlink w:anchor="_Toc226556250"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36 - Параметры запросов по выполнению процедур по закрытию отчетного финансового года по операциям ЕБП, направляемых из ПУиО ЭБ в ЕБП (EBP_CLOSINGYEAR / EBP_OPENINGYEAR)</w:t>
        </w:r>
        <w:r w:rsidR="00F300A9">
          <w:rPr>
            <w:webHidden/>
          </w:rPr>
          <w:tab/>
        </w:r>
        <w:r w:rsidR="00F300A9">
          <w:rPr>
            <w:webHidden/>
          </w:rPr>
          <w:fldChar w:fldCharType="begin"/>
        </w:r>
        <w:r w:rsidR="00F300A9">
          <w:rPr>
            <w:webHidden/>
          </w:rPr>
          <w:instrText xml:space="preserve"> PAGEREF _Toc226556250 \h </w:instrText>
        </w:r>
        <w:r w:rsidR="00F300A9">
          <w:rPr>
            <w:webHidden/>
          </w:rPr>
        </w:r>
        <w:r w:rsidR="00F300A9">
          <w:rPr>
            <w:webHidden/>
          </w:rPr>
          <w:fldChar w:fldCharType="separate"/>
        </w:r>
        <w:r w:rsidR="00F300A9">
          <w:rPr>
            <w:webHidden/>
          </w:rPr>
          <w:t>342</w:t>
        </w:r>
        <w:r w:rsidR="00F300A9">
          <w:rPr>
            <w:webHidden/>
          </w:rPr>
          <w:fldChar w:fldCharType="end"/>
        </w:r>
      </w:hyperlink>
    </w:p>
    <w:p w14:paraId="0EC2EABE" w14:textId="77777777" w:rsidR="00F300A9" w:rsidRDefault="002D4A41">
      <w:pPr>
        <w:pStyle w:val="affff0"/>
        <w:rPr>
          <w:rFonts w:asciiTheme="minorHAnsi" w:eastAsiaTheme="minorEastAsia" w:hAnsiTheme="minorHAnsi" w:cstheme="minorBidi"/>
          <w:sz w:val="22"/>
          <w:szCs w:val="22"/>
        </w:rPr>
      </w:pPr>
      <w:hyperlink w:anchor="_Toc226556251"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37 - Параметры запроса на сторнирование / отмену записей учета, сформированных в рамках процедур по закрытию отчетного финансового года по операциям ЕБП, направлемого из ПУиО ЭБ в ЕБП (REVERSAL)</w:t>
        </w:r>
        <w:r w:rsidR="00F300A9">
          <w:rPr>
            <w:webHidden/>
          </w:rPr>
          <w:tab/>
        </w:r>
        <w:r w:rsidR="00F300A9">
          <w:rPr>
            <w:webHidden/>
          </w:rPr>
          <w:fldChar w:fldCharType="begin"/>
        </w:r>
        <w:r w:rsidR="00F300A9">
          <w:rPr>
            <w:webHidden/>
          </w:rPr>
          <w:instrText xml:space="preserve"> PAGEREF _Toc226556251 \h </w:instrText>
        </w:r>
        <w:r w:rsidR="00F300A9">
          <w:rPr>
            <w:webHidden/>
          </w:rPr>
        </w:r>
        <w:r w:rsidR="00F300A9">
          <w:rPr>
            <w:webHidden/>
          </w:rPr>
          <w:fldChar w:fldCharType="separate"/>
        </w:r>
        <w:r w:rsidR="00F300A9">
          <w:rPr>
            <w:webHidden/>
          </w:rPr>
          <w:t>346</w:t>
        </w:r>
        <w:r w:rsidR="00F300A9">
          <w:rPr>
            <w:webHidden/>
          </w:rPr>
          <w:fldChar w:fldCharType="end"/>
        </w:r>
      </w:hyperlink>
    </w:p>
    <w:p w14:paraId="66B42AD3" w14:textId="77777777" w:rsidR="00F300A9" w:rsidRDefault="002D4A41">
      <w:pPr>
        <w:pStyle w:val="affff0"/>
        <w:rPr>
          <w:rFonts w:asciiTheme="minorHAnsi" w:eastAsiaTheme="minorEastAsia" w:hAnsiTheme="minorHAnsi" w:cstheme="minorBidi"/>
          <w:sz w:val="22"/>
          <w:szCs w:val="22"/>
        </w:rPr>
      </w:pPr>
      <w:hyperlink w:anchor="_Toc226556252"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38 - Параметры ответа на запросы по выполнению процедур по закрытию отчетного финансового года по операциям ЕБП</w:t>
        </w:r>
        <w:r w:rsidR="00F300A9">
          <w:rPr>
            <w:webHidden/>
          </w:rPr>
          <w:tab/>
        </w:r>
        <w:r w:rsidR="00F300A9">
          <w:rPr>
            <w:webHidden/>
          </w:rPr>
          <w:fldChar w:fldCharType="begin"/>
        </w:r>
        <w:r w:rsidR="00F300A9">
          <w:rPr>
            <w:webHidden/>
          </w:rPr>
          <w:instrText xml:space="preserve"> PAGEREF _Toc226556252 \h </w:instrText>
        </w:r>
        <w:r w:rsidR="00F300A9">
          <w:rPr>
            <w:webHidden/>
          </w:rPr>
        </w:r>
        <w:r w:rsidR="00F300A9">
          <w:rPr>
            <w:webHidden/>
          </w:rPr>
          <w:fldChar w:fldCharType="separate"/>
        </w:r>
        <w:r w:rsidR="00F300A9">
          <w:rPr>
            <w:webHidden/>
          </w:rPr>
          <w:t>349</w:t>
        </w:r>
        <w:r w:rsidR="00F300A9">
          <w:rPr>
            <w:webHidden/>
          </w:rPr>
          <w:fldChar w:fldCharType="end"/>
        </w:r>
      </w:hyperlink>
    </w:p>
    <w:p w14:paraId="28DBDC83" w14:textId="77777777" w:rsidR="00F300A9" w:rsidRDefault="002D4A41">
      <w:pPr>
        <w:pStyle w:val="affff0"/>
        <w:rPr>
          <w:rFonts w:asciiTheme="minorHAnsi" w:eastAsiaTheme="minorEastAsia" w:hAnsiTheme="minorHAnsi" w:cstheme="minorBidi"/>
          <w:sz w:val="22"/>
          <w:szCs w:val="22"/>
        </w:rPr>
      </w:pPr>
      <w:hyperlink w:anchor="_Toc226556253" w:history="1">
        <w:r w:rsidR="00F300A9" w:rsidRPr="007D4BD6">
          <w:rPr>
            <w:rStyle w:val="ad"/>
          </w:rPr>
          <w:t>Таблица </w:t>
        </w:r>
        <w:r w:rsidR="00F300A9">
          <w:rPr>
            <w:rFonts w:asciiTheme="minorHAnsi" w:eastAsiaTheme="minorEastAsia" w:hAnsiTheme="minorHAnsi" w:cstheme="minorBidi"/>
            <w:sz w:val="22"/>
            <w:szCs w:val="22"/>
          </w:rPr>
          <w:tab/>
        </w:r>
        <w:r w:rsidR="00F300A9" w:rsidRPr="007D4BD6">
          <w:rPr>
            <w:rStyle w:val="ad"/>
          </w:rPr>
          <w:t>39 - Параметры ответа на запрос на сторнирование / отмену записей учета, сформированных в рамках процедур по закрытию отчетного финансового года по операциям ЕБП</w:t>
        </w:r>
        <w:r w:rsidR="00F300A9">
          <w:rPr>
            <w:webHidden/>
          </w:rPr>
          <w:tab/>
        </w:r>
        <w:r w:rsidR="00F300A9">
          <w:rPr>
            <w:webHidden/>
          </w:rPr>
          <w:fldChar w:fldCharType="begin"/>
        </w:r>
        <w:r w:rsidR="00F300A9">
          <w:rPr>
            <w:webHidden/>
          </w:rPr>
          <w:instrText xml:space="preserve"> PAGEREF _Toc226556253 \h </w:instrText>
        </w:r>
        <w:r w:rsidR="00F300A9">
          <w:rPr>
            <w:webHidden/>
          </w:rPr>
        </w:r>
        <w:r w:rsidR="00F300A9">
          <w:rPr>
            <w:webHidden/>
          </w:rPr>
          <w:fldChar w:fldCharType="separate"/>
        </w:r>
        <w:r w:rsidR="00F300A9">
          <w:rPr>
            <w:webHidden/>
          </w:rPr>
          <w:t>355</w:t>
        </w:r>
        <w:r w:rsidR="00F300A9">
          <w:rPr>
            <w:webHidden/>
          </w:rPr>
          <w:fldChar w:fldCharType="end"/>
        </w:r>
      </w:hyperlink>
    </w:p>
    <w:p w14:paraId="7174CEF4" w14:textId="4B020725" w:rsidR="00873EA9" w:rsidRPr="005C6BDA" w:rsidRDefault="007E6F58" w:rsidP="00D95D6F">
      <w:pPr>
        <w:pStyle w:val="affff0"/>
      </w:pPr>
      <w:r w:rsidRPr="005C6BDA">
        <w:fldChar w:fldCharType="end"/>
      </w:r>
    </w:p>
    <w:p w14:paraId="293461AD" w14:textId="77777777" w:rsidR="002C23DF" w:rsidRPr="00100C72" w:rsidRDefault="002C23DF" w:rsidP="00100C72">
      <w:pPr>
        <w:pStyle w:val="GOSTReg"/>
      </w:pPr>
      <w:bookmarkStart w:id="19" w:name="_Toc532296331"/>
      <w:bookmarkStart w:id="20" w:name="_Toc121319580"/>
      <w:bookmarkStart w:id="21" w:name="_Toc226556129"/>
      <w:r w:rsidRPr="00100C72">
        <w:lastRenderedPageBreak/>
        <w:t>Перечень рисунков</w:t>
      </w:r>
      <w:bookmarkEnd w:id="19"/>
      <w:bookmarkEnd w:id="20"/>
      <w:bookmarkEnd w:id="21"/>
    </w:p>
    <w:p w14:paraId="0D5006D6" w14:textId="77777777" w:rsidR="00F300A9" w:rsidRDefault="001B0A49">
      <w:pPr>
        <w:pStyle w:val="affff0"/>
        <w:rPr>
          <w:rFonts w:asciiTheme="minorHAnsi" w:eastAsiaTheme="minorEastAsia" w:hAnsiTheme="minorHAnsi" w:cstheme="minorBidi"/>
          <w:sz w:val="22"/>
          <w:szCs w:val="22"/>
        </w:rPr>
      </w:pPr>
      <w:r>
        <w:fldChar w:fldCharType="begin"/>
      </w:r>
      <w:r>
        <w:instrText xml:space="preserve"> TOC \h \z \c "Рисунок" </w:instrText>
      </w:r>
      <w:r>
        <w:fldChar w:fldCharType="separate"/>
      </w:r>
      <w:hyperlink w:anchor="_Toc226556254" w:history="1">
        <w:r w:rsidR="00F300A9" w:rsidRPr="005A03BE">
          <w:rPr>
            <w:rStyle w:val="ad"/>
          </w:rPr>
          <w:t>Рисунок </w:t>
        </w:r>
        <w:r w:rsidR="00F300A9">
          <w:rPr>
            <w:rFonts w:asciiTheme="minorHAnsi" w:eastAsiaTheme="minorEastAsia" w:hAnsiTheme="minorHAnsi" w:cstheme="minorBidi"/>
            <w:sz w:val="22"/>
            <w:szCs w:val="22"/>
          </w:rPr>
          <w:tab/>
        </w:r>
        <w:r w:rsidR="00F300A9" w:rsidRPr="005A03BE">
          <w:rPr>
            <w:rStyle w:val="ad"/>
          </w:rPr>
          <w:t>1 - Схема статусной модели записей учета в SVAP</w:t>
        </w:r>
        <w:r w:rsidR="00F300A9">
          <w:rPr>
            <w:webHidden/>
          </w:rPr>
          <w:tab/>
        </w:r>
        <w:r w:rsidR="00F300A9">
          <w:rPr>
            <w:webHidden/>
          </w:rPr>
          <w:fldChar w:fldCharType="begin"/>
        </w:r>
        <w:r w:rsidR="00F300A9">
          <w:rPr>
            <w:webHidden/>
          </w:rPr>
          <w:instrText xml:space="preserve"> PAGEREF _Toc226556254 \h </w:instrText>
        </w:r>
        <w:r w:rsidR="00F300A9">
          <w:rPr>
            <w:webHidden/>
          </w:rPr>
        </w:r>
        <w:r w:rsidR="00F300A9">
          <w:rPr>
            <w:webHidden/>
          </w:rPr>
          <w:fldChar w:fldCharType="separate"/>
        </w:r>
        <w:r w:rsidR="00F300A9">
          <w:rPr>
            <w:webHidden/>
          </w:rPr>
          <w:t>71</w:t>
        </w:r>
        <w:r w:rsidR="00F300A9">
          <w:rPr>
            <w:webHidden/>
          </w:rPr>
          <w:fldChar w:fldCharType="end"/>
        </w:r>
      </w:hyperlink>
    </w:p>
    <w:p w14:paraId="5222E5E1" w14:textId="77777777" w:rsidR="00F300A9" w:rsidRDefault="002D4A41">
      <w:pPr>
        <w:pStyle w:val="affff0"/>
        <w:rPr>
          <w:rFonts w:asciiTheme="minorHAnsi" w:eastAsiaTheme="minorEastAsia" w:hAnsiTheme="minorHAnsi" w:cstheme="minorBidi"/>
          <w:sz w:val="22"/>
          <w:szCs w:val="22"/>
        </w:rPr>
      </w:pPr>
      <w:hyperlink w:anchor="_Toc226556255" w:history="1">
        <w:r w:rsidR="00F300A9" w:rsidRPr="005A03BE">
          <w:rPr>
            <w:rStyle w:val="ad"/>
          </w:rPr>
          <w:t>Рисунок </w:t>
        </w:r>
        <w:r w:rsidR="00F300A9">
          <w:rPr>
            <w:rFonts w:asciiTheme="minorHAnsi" w:eastAsiaTheme="minorEastAsia" w:hAnsiTheme="minorHAnsi" w:cstheme="minorBidi"/>
            <w:sz w:val="22"/>
            <w:szCs w:val="22"/>
          </w:rPr>
          <w:tab/>
        </w:r>
        <w:r w:rsidR="00F300A9" w:rsidRPr="005A03BE">
          <w:rPr>
            <w:rStyle w:val="ad"/>
          </w:rPr>
          <w:t>2 - Схема статусной модели этапов обработки документа в SVAP</w:t>
        </w:r>
        <w:r w:rsidR="00F300A9">
          <w:rPr>
            <w:webHidden/>
          </w:rPr>
          <w:tab/>
        </w:r>
        <w:r w:rsidR="00F300A9">
          <w:rPr>
            <w:webHidden/>
          </w:rPr>
          <w:fldChar w:fldCharType="begin"/>
        </w:r>
        <w:r w:rsidR="00F300A9">
          <w:rPr>
            <w:webHidden/>
          </w:rPr>
          <w:instrText xml:space="preserve"> PAGEREF _Toc226556255 \h </w:instrText>
        </w:r>
        <w:r w:rsidR="00F300A9">
          <w:rPr>
            <w:webHidden/>
          </w:rPr>
        </w:r>
        <w:r w:rsidR="00F300A9">
          <w:rPr>
            <w:webHidden/>
          </w:rPr>
          <w:fldChar w:fldCharType="separate"/>
        </w:r>
        <w:r w:rsidR="00F300A9">
          <w:rPr>
            <w:webHidden/>
          </w:rPr>
          <w:t>73</w:t>
        </w:r>
        <w:r w:rsidR="00F300A9">
          <w:rPr>
            <w:webHidden/>
          </w:rPr>
          <w:fldChar w:fldCharType="end"/>
        </w:r>
      </w:hyperlink>
    </w:p>
    <w:p w14:paraId="5E281DC7" w14:textId="2EBAA708" w:rsidR="002C23DF" w:rsidRPr="00B9499D" w:rsidRDefault="001B0A49" w:rsidP="00D95D6F">
      <w:pPr>
        <w:pStyle w:val="affff0"/>
      </w:pPr>
      <w:r>
        <w:fldChar w:fldCharType="end"/>
      </w:r>
    </w:p>
    <w:p w14:paraId="718F339B" w14:textId="77777777" w:rsidR="002C23DF" w:rsidRPr="00100C72" w:rsidRDefault="002C23DF" w:rsidP="00100C72">
      <w:pPr>
        <w:pStyle w:val="GOSTReg"/>
      </w:pPr>
      <w:bookmarkStart w:id="22" w:name="_Toc532296332"/>
      <w:bookmarkStart w:id="23" w:name="_Toc121319581"/>
      <w:bookmarkStart w:id="24" w:name="_Toc226556130"/>
      <w:r w:rsidRPr="00100C72">
        <w:lastRenderedPageBreak/>
        <w:t xml:space="preserve">Перечень терминов и </w:t>
      </w:r>
      <w:commentRangeStart w:id="25"/>
      <w:r w:rsidRPr="00100C72">
        <w:t>сокращений</w:t>
      </w:r>
      <w:bookmarkEnd w:id="22"/>
      <w:bookmarkEnd w:id="23"/>
      <w:commentRangeEnd w:id="25"/>
      <w:r w:rsidR="00F41E19" w:rsidRPr="00100C72">
        <w:rPr>
          <w:rStyle w:val="afff4"/>
          <w:sz w:val="28"/>
          <w:szCs w:val="20"/>
        </w:rPr>
        <w:commentReference w:id="25"/>
      </w:r>
      <w:bookmarkEnd w:id="24"/>
    </w:p>
    <w:p w14:paraId="1DBBC0FD" w14:textId="6A20441A" w:rsidR="00233FA6" w:rsidRPr="00100C72" w:rsidRDefault="00233FA6" w:rsidP="00100C72">
      <w:pPr>
        <w:pStyle w:val="GOSTNormal"/>
      </w:pPr>
      <w:r w:rsidRPr="00100C72">
        <w:t xml:space="preserve">Термины и сокращения, используемые в документе, приведены в </w:t>
      </w:r>
      <w:r w:rsidR="00100C72">
        <w:t xml:space="preserve">Таблице </w:t>
      </w:r>
      <w:r w:rsidR="00100C72">
        <w:fldChar w:fldCharType="begin"/>
      </w:r>
      <w:r w:rsidR="00100C72">
        <w:instrText xml:space="preserve"> REF _Ref154495295 \h </w:instrText>
      </w:r>
      <w:r w:rsidR="00100C72">
        <w:fldChar w:fldCharType="separate"/>
      </w:r>
      <w:r w:rsidR="00F300A9">
        <w:t>1</w:t>
      </w:r>
      <w:r w:rsidR="00100C72">
        <w:fldChar w:fldCharType="end"/>
      </w:r>
      <w:r w:rsidR="000F44A2" w:rsidRPr="00100C72">
        <w:t>.</w:t>
      </w:r>
    </w:p>
    <w:bookmarkStart w:id="26" w:name="_Toc150758397"/>
    <w:bookmarkStart w:id="27" w:name="_Toc154485450"/>
    <w:bookmarkStart w:id="28" w:name="_Toc182196514"/>
    <w:p w14:paraId="7F6E78C4" w14:textId="35CF2BCC" w:rsidR="00100C72" w:rsidRDefault="00100C72" w:rsidP="00100C72">
      <w:pPr>
        <w:pStyle w:val="GOSTNameTable"/>
      </w:pPr>
      <w:r>
        <w:fldChar w:fldCharType="begin"/>
      </w:r>
      <w:r>
        <w:instrText xml:space="preserve"> SEQ Таблица \* ARABIC </w:instrText>
      </w:r>
      <w:r>
        <w:fldChar w:fldCharType="separate"/>
      </w:r>
      <w:bookmarkStart w:id="29" w:name="_Ref154495295"/>
      <w:bookmarkStart w:id="30" w:name="_Toc226556215"/>
      <w:r w:rsidR="00F300A9">
        <w:t>1</w:t>
      </w:r>
      <w:bookmarkEnd w:id="29"/>
      <w:r>
        <w:fldChar w:fldCharType="end"/>
      </w:r>
      <w:r>
        <w:t xml:space="preserve"> - </w:t>
      </w:r>
      <w:r w:rsidRPr="001F22DD">
        <w:t>Список терминов и сокращений</w:t>
      </w:r>
      <w:bookmarkEnd w:id="30"/>
    </w:p>
    <w:tbl>
      <w:tblPr>
        <w:tblStyle w:val="GOSTTable"/>
        <w:tblW w:w="5000" w:type="pct"/>
        <w:tblLook w:val="07E0" w:firstRow="1" w:lastRow="1" w:firstColumn="1" w:lastColumn="1" w:noHBand="1" w:noVBand="1"/>
      </w:tblPr>
      <w:tblGrid>
        <w:gridCol w:w="2366"/>
        <w:gridCol w:w="7262"/>
      </w:tblGrid>
      <w:tr w:rsidR="00963774" w:rsidRPr="000F44A2" w14:paraId="1BCCEFF3" w14:textId="77777777" w:rsidTr="00100C72">
        <w:trPr>
          <w:cnfStyle w:val="100000000000" w:firstRow="1" w:lastRow="0" w:firstColumn="0" w:lastColumn="0" w:oddVBand="0" w:evenVBand="0" w:oddHBand="0" w:evenHBand="0" w:firstRowFirstColumn="0" w:firstRowLastColumn="0" w:lastRowFirstColumn="0" w:lastRowLastColumn="0"/>
          <w:trHeight w:val="836"/>
        </w:trPr>
        <w:tc>
          <w:tcPr>
            <w:tcW w:w="2366" w:type="dxa"/>
          </w:tcPr>
          <w:p w14:paraId="66B95448" w14:textId="77777777" w:rsidR="00963774" w:rsidRPr="00637DDB" w:rsidRDefault="00963774" w:rsidP="00100C72">
            <w:pPr>
              <w:pStyle w:val="GOSTTableHead"/>
            </w:pPr>
            <w:r w:rsidRPr="000F44A2">
              <w:t>Термин или определение</w:t>
            </w:r>
          </w:p>
        </w:tc>
        <w:tc>
          <w:tcPr>
            <w:tcW w:w="7262" w:type="dxa"/>
          </w:tcPr>
          <w:p w14:paraId="6EE329F1" w14:textId="77777777" w:rsidR="00963774" w:rsidRPr="00637DDB" w:rsidRDefault="00963774" w:rsidP="00100C72">
            <w:pPr>
              <w:pStyle w:val="GOSTTableHead"/>
            </w:pPr>
            <w:r w:rsidRPr="000F44A2">
              <w:t>Описание</w:t>
            </w:r>
          </w:p>
        </w:tc>
      </w:tr>
      <w:tr w:rsidR="001B0A49" w:rsidRPr="000F44A2" w14:paraId="5C9F5592" w14:textId="77777777" w:rsidTr="00100C72">
        <w:tc>
          <w:tcPr>
            <w:tcW w:w="2366" w:type="dxa"/>
          </w:tcPr>
          <w:p w14:paraId="2C373AEB" w14:textId="43374F4F" w:rsidR="001B0A49" w:rsidRPr="00637DDB" w:rsidRDefault="001B0A49" w:rsidP="00100C72">
            <w:pPr>
              <w:pStyle w:val="GOSTTablenorm"/>
              <w:rPr>
                <w:lang w:val="en-US"/>
              </w:rPr>
            </w:pPr>
            <w:r w:rsidRPr="001B0A49">
              <w:t>Datamart</w:t>
            </w:r>
          </w:p>
        </w:tc>
        <w:tc>
          <w:tcPr>
            <w:tcW w:w="7262" w:type="dxa"/>
          </w:tcPr>
          <w:p w14:paraId="5DDC0457" w14:textId="62A82F8C" w:rsidR="001B0A49" w:rsidRPr="000F44A2" w:rsidRDefault="001B0A49" w:rsidP="00100C72">
            <w:pPr>
              <w:pStyle w:val="GOSTTablenorm"/>
            </w:pPr>
            <w:r>
              <w:t xml:space="preserve">Модуль предоставления отчетности </w:t>
            </w:r>
            <w:r w:rsidRPr="000F44A2">
              <w:t>системы SVAP</w:t>
            </w:r>
            <w:r>
              <w:t xml:space="preserve">, </w:t>
            </w:r>
            <w:r w:rsidRPr="4B108625">
              <w:t xml:space="preserve">предназначенный для предоставления </w:t>
            </w:r>
            <w:r>
              <w:t>ФП ГИИС ЭБ</w:t>
            </w:r>
            <w:r w:rsidRPr="4B108625">
              <w:t xml:space="preserve"> агрегированных данных в различных срезах (фильтрах, группировках)</w:t>
            </w:r>
          </w:p>
        </w:tc>
      </w:tr>
      <w:tr w:rsidR="001B0A49" w:rsidRPr="000F44A2" w14:paraId="4634E5AE" w14:textId="77777777" w:rsidTr="00100C72">
        <w:tc>
          <w:tcPr>
            <w:tcW w:w="2366" w:type="dxa"/>
          </w:tcPr>
          <w:p w14:paraId="5BC4C2D9" w14:textId="1E19274D" w:rsidR="001B0A49" w:rsidRPr="000F44A2" w:rsidRDefault="001B0A49" w:rsidP="00100C72">
            <w:pPr>
              <w:pStyle w:val="GOSTTablenorm"/>
            </w:pPr>
            <w:r w:rsidRPr="000F44A2">
              <w:t>JSON</w:t>
            </w:r>
          </w:p>
        </w:tc>
        <w:tc>
          <w:tcPr>
            <w:tcW w:w="7262" w:type="dxa"/>
          </w:tcPr>
          <w:p w14:paraId="2673DEBE" w14:textId="46058838" w:rsidR="001B0A49" w:rsidRPr="000F44A2" w:rsidRDefault="001B0A49" w:rsidP="00100C72">
            <w:pPr>
              <w:pStyle w:val="GOSTTablenorm"/>
            </w:pPr>
            <w:r w:rsidRPr="000F44A2">
              <w:t>Текстовый формат обмена данными, основанный на JavaScript</w:t>
            </w:r>
          </w:p>
        </w:tc>
      </w:tr>
      <w:tr w:rsidR="001B0A49" w:rsidRPr="000F44A2" w14:paraId="0201B654" w14:textId="77777777" w:rsidTr="00100C72">
        <w:tc>
          <w:tcPr>
            <w:tcW w:w="2366" w:type="dxa"/>
          </w:tcPr>
          <w:p w14:paraId="1FBC0BA6" w14:textId="77777777" w:rsidR="001B0A49" w:rsidRPr="000F44A2" w:rsidRDefault="001B0A49" w:rsidP="00100C72">
            <w:pPr>
              <w:pStyle w:val="GOSTTablenorm"/>
            </w:pPr>
            <w:r w:rsidRPr="000F44A2">
              <w:t>OLAP</w:t>
            </w:r>
          </w:p>
        </w:tc>
        <w:tc>
          <w:tcPr>
            <w:tcW w:w="7262" w:type="dxa"/>
          </w:tcPr>
          <w:p w14:paraId="0C17A42B" w14:textId="5C6C0741" w:rsidR="001B0A49" w:rsidRPr="000F44A2" w:rsidRDefault="001B0A49" w:rsidP="00100C72">
            <w:pPr>
              <w:pStyle w:val="GOSTTablenorm"/>
            </w:pPr>
            <w:r>
              <w:t>Модуль сбора отчетности</w:t>
            </w:r>
            <w:r w:rsidRPr="000F44A2">
              <w:t xml:space="preserve"> системы SVAP</w:t>
            </w:r>
            <w:r>
              <w:t>,</w:t>
            </w:r>
            <w:r w:rsidRPr="000F44A2">
              <w:t xml:space="preserve"> предназначенн</w:t>
            </w:r>
            <w:r>
              <w:t>ый</w:t>
            </w:r>
            <w:r w:rsidRPr="000F44A2">
              <w:t xml:space="preserve"> для </w:t>
            </w:r>
            <w:r>
              <w:t xml:space="preserve">сбора и </w:t>
            </w:r>
            <w:r w:rsidRPr="000F44A2">
              <w:t xml:space="preserve">пост-обработки сформированных и переданных из OLTP записей учета, </w:t>
            </w:r>
            <w:r>
              <w:t xml:space="preserve">в </w:t>
            </w:r>
            <w:r w:rsidRPr="000F44A2">
              <w:t>котор</w:t>
            </w:r>
            <w:r>
              <w:t>ом</w:t>
            </w:r>
            <w:r w:rsidRPr="000F44A2">
              <w:t xml:space="preserve"> осуществляет</w:t>
            </w:r>
            <w:r>
              <w:t>ся</w:t>
            </w:r>
            <w:r w:rsidRPr="000F44A2">
              <w:t xml:space="preserve"> дообогащение записей учета дополнительными </w:t>
            </w:r>
            <w:r w:rsidR="00E77247" w:rsidRPr="00C3644C">
              <w:t>аналитическими признаками</w:t>
            </w:r>
            <w:r w:rsidRPr="000F44A2">
              <w:t>, содержащи</w:t>
            </w:r>
            <w:r>
              <w:t>ми</w:t>
            </w:r>
            <w:r w:rsidRPr="000F44A2">
              <w:t xml:space="preserve">ся в запросах, и их агрегирование в необходимых разрезах для последующей передачи агрегированных данных в </w:t>
            </w:r>
            <w:r w:rsidR="00E77247" w:rsidRPr="001B0A49">
              <w:t>Datamart</w:t>
            </w:r>
          </w:p>
        </w:tc>
      </w:tr>
      <w:tr w:rsidR="001B0A49" w:rsidRPr="000F44A2" w14:paraId="7A64E096" w14:textId="77777777" w:rsidTr="00100C72">
        <w:tc>
          <w:tcPr>
            <w:tcW w:w="2366" w:type="dxa"/>
          </w:tcPr>
          <w:p w14:paraId="16BC6A8B" w14:textId="77777777" w:rsidR="001B0A49" w:rsidRPr="000F44A2" w:rsidRDefault="001B0A49" w:rsidP="00100C72">
            <w:pPr>
              <w:pStyle w:val="GOSTTablenorm"/>
            </w:pPr>
            <w:r w:rsidRPr="000F44A2">
              <w:t>OLTP</w:t>
            </w:r>
          </w:p>
        </w:tc>
        <w:tc>
          <w:tcPr>
            <w:tcW w:w="7262" w:type="dxa"/>
          </w:tcPr>
          <w:p w14:paraId="5550088D" w14:textId="52B3B3C7" w:rsidR="001B0A49" w:rsidRPr="000F44A2" w:rsidRDefault="001B0A49" w:rsidP="00100C72">
            <w:pPr>
              <w:pStyle w:val="GOSTTablenorm"/>
            </w:pPr>
            <w:r>
              <w:t>Модуль учета</w:t>
            </w:r>
            <w:r w:rsidRPr="000F44A2">
              <w:t xml:space="preserve"> системы SVAP</w:t>
            </w:r>
            <w:r>
              <w:t>,</w:t>
            </w:r>
            <w:r w:rsidRPr="000F44A2">
              <w:t xml:space="preserve"> предназначенн</w:t>
            </w:r>
            <w:r>
              <w:t>ый</w:t>
            </w:r>
            <w:r w:rsidRPr="000F44A2">
              <w:t xml:space="preserve"> для обработки запросов, содержащих </w:t>
            </w:r>
            <w:r w:rsidR="00E77247">
              <w:t xml:space="preserve">атрибуты </w:t>
            </w:r>
            <w:r w:rsidRPr="000F44A2">
              <w:t>документ</w:t>
            </w:r>
            <w:r>
              <w:t>ов</w:t>
            </w:r>
            <w:r w:rsidRPr="000F44A2">
              <w:t xml:space="preserve">, на подбор </w:t>
            </w:r>
            <w:r>
              <w:t xml:space="preserve">и формирование </w:t>
            </w:r>
            <w:r w:rsidRPr="000F44A2">
              <w:t>записей учета</w:t>
            </w:r>
            <w:r>
              <w:t xml:space="preserve"> по настроенным правилам и с осуще</w:t>
            </w:r>
            <w:r w:rsidR="00100C72">
              <w:t>ствлением необходимых контролей</w:t>
            </w:r>
          </w:p>
        </w:tc>
      </w:tr>
      <w:tr w:rsidR="001B0A49" w:rsidRPr="000F44A2" w14:paraId="04E6B419" w14:textId="77777777" w:rsidTr="00100C72">
        <w:tc>
          <w:tcPr>
            <w:tcW w:w="2366" w:type="dxa"/>
          </w:tcPr>
          <w:p w14:paraId="0B08D2C1" w14:textId="77777777" w:rsidR="001B0A49" w:rsidRPr="000F44A2" w:rsidRDefault="001B0A49" w:rsidP="00100C72">
            <w:pPr>
              <w:pStyle w:val="GOSTTablenorm"/>
            </w:pPr>
            <w:r w:rsidRPr="000F44A2">
              <w:t>SVAP</w:t>
            </w:r>
          </w:p>
        </w:tc>
        <w:tc>
          <w:tcPr>
            <w:tcW w:w="7262" w:type="dxa"/>
          </w:tcPr>
          <w:p w14:paraId="53D2FB38" w14:textId="77777777" w:rsidR="001B0A49" w:rsidRDefault="001B0A49" w:rsidP="00100C72">
            <w:pPr>
              <w:pStyle w:val="GOSTTablenorm"/>
            </w:pPr>
            <w:r w:rsidRPr="000F44A2">
              <w:t xml:space="preserve">SmartVista Accounting Platform – расчетно-финансовая платформа для аналитического и бухгалтерского учета финансово-денежных операций, построенная на базе продуктов семейства SmartVista </w:t>
            </w:r>
            <w:r w:rsidRPr="00637DDB">
              <w:t>и</w:t>
            </w:r>
            <w:r w:rsidRPr="000F44A2">
              <w:t xml:space="preserve"> состоящая из </w:t>
            </w:r>
            <w:r w:rsidR="00D642A5">
              <w:rPr>
                <w:lang w:val="en-US"/>
              </w:rPr>
              <w:t>SVBO</w:t>
            </w:r>
            <w:r w:rsidR="00D642A5" w:rsidRPr="00421681">
              <w:t xml:space="preserve"> </w:t>
            </w:r>
            <w:r w:rsidR="00D642A5">
              <w:t xml:space="preserve">и </w:t>
            </w:r>
            <w:r w:rsidR="00D642A5">
              <w:rPr>
                <w:lang w:val="en-US"/>
              </w:rPr>
              <w:t>SVIP</w:t>
            </w:r>
            <w:r w:rsidR="00637DDB">
              <w:t xml:space="preserve"> компонентов:</w:t>
            </w:r>
          </w:p>
          <w:p w14:paraId="359326EC" w14:textId="564238A7" w:rsidR="00637DDB" w:rsidRDefault="00637DDB" w:rsidP="00100C72">
            <w:pPr>
              <w:pStyle w:val="GOSTTableListMark1"/>
            </w:pPr>
            <w:r>
              <w:t>«Смарт Виста Бэк Офис Рус» Модуль «Смарт Виста подсистемы учета и отчетности системы»;</w:t>
            </w:r>
          </w:p>
          <w:p w14:paraId="6C89FE1E" w14:textId="285640EA" w:rsidR="00637DDB" w:rsidRPr="00637DDB" w:rsidRDefault="00637DDB" w:rsidP="00100C72">
            <w:pPr>
              <w:pStyle w:val="GOSTTableListMark1"/>
            </w:pPr>
            <w:r>
              <w:t>«Смарт Виста Фронт Энд Рус» Модуль «Смарт Виста Интеграционная Платформа»</w:t>
            </w:r>
          </w:p>
        </w:tc>
      </w:tr>
      <w:tr w:rsidR="001B0A49" w:rsidRPr="000F44A2" w14:paraId="786E4714" w14:textId="77777777" w:rsidTr="00100C72">
        <w:tc>
          <w:tcPr>
            <w:tcW w:w="2366" w:type="dxa"/>
          </w:tcPr>
          <w:p w14:paraId="2197C57A" w14:textId="77777777" w:rsidR="001B0A49" w:rsidRPr="000F44A2" w:rsidRDefault="001B0A49" w:rsidP="00100C72">
            <w:pPr>
              <w:pStyle w:val="GOSTTablenorm"/>
            </w:pPr>
            <w:r w:rsidRPr="000F44A2">
              <w:t>SVBO</w:t>
            </w:r>
          </w:p>
        </w:tc>
        <w:tc>
          <w:tcPr>
            <w:tcW w:w="7262" w:type="dxa"/>
          </w:tcPr>
          <w:p w14:paraId="567F9B1B" w14:textId="56E135D6" w:rsidR="001B0A49" w:rsidRPr="00637DDB" w:rsidRDefault="001B0A49" w:rsidP="00100C72">
            <w:pPr>
              <w:pStyle w:val="GOSTTablenorm"/>
            </w:pPr>
            <w:r w:rsidRPr="000F44A2">
              <w:t>SmartVista Back Office</w:t>
            </w:r>
            <w:r>
              <w:t xml:space="preserve"> -</w:t>
            </w:r>
            <w:r w:rsidRPr="000F44A2">
              <w:t xml:space="preserve"> </w:t>
            </w:r>
            <w:r w:rsidR="00637DDB">
              <w:t>«Смарт Виста Бэк Офис Рус» Модуль «Смарт Виста подсистемы учета и отчетности системы». К</w:t>
            </w:r>
            <w:r w:rsidRPr="000F44A2">
              <w:t>омпонент SVAP, отвечающий за финансовую часть – подбор записей учета, агрегирование и суммирование данных</w:t>
            </w:r>
            <w:r w:rsidR="00D642A5" w:rsidRPr="00421681">
              <w:t xml:space="preserve">. </w:t>
            </w:r>
            <w:r w:rsidR="00D642A5" w:rsidRPr="00637DDB">
              <w:t xml:space="preserve">Состоит из OLTP, OLAP, </w:t>
            </w:r>
            <w:r w:rsidR="00D642A5" w:rsidRPr="00637DDB">
              <w:rPr>
                <w:lang w:val="en-US"/>
              </w:rPr>
              <w:t>Datamart</w:t>
            </w:r>
            <w:r w:rsidR="00D642A5" w:rsidRPr="00637DDB">
              <w:t xml:space="preserve"> модулей</w:t>
            </w:r>
          </w:p>
        </w:tc>
      </w:tr>
      <w:tr w:rsidR="001B0A49" w:rsidRPr="000F44A2" w14:paraId="219D04BA" w14:textId="77777777" w:rsidTr="00100C72">
        <w:tc>
          <w:tcPr>
            <w:tcW w:w="2366" w:type="dxa"/>
          </w:tcPr>
          <w:p w14:paraId="39A9B62A" w14:textId="77777777" w:rsidR="001B0A49" w:rsidRPr="000F44A2" w:rsidRDefault="001B0A49" w:rsidP="00100C72">
            <w:pPr>
              <w:pStyle w:val="GOSTTablenorm"/>
            </w:pPr>
            <w:r w:rsidRPr="000F44A2">
              <w:t>SVIP</w:t>
            </w:r>
          </w:p>
        </w:tc>
        <w:tc>
          <w:tcPr>
            <w:tcW w:w="7262" w:type="dxa"/>
          </w:tcPr>
          <w:p w14:paraId="3EBE3250" w14:textId="18DB3DD1" w:rsidR="001B0A49" w:rsidRPr="000F44A2" w:rsidRDefault="001B0A49" w:rsidP="00100C72">
            <w:pPr>
              <w:pStyle w:val="GOSTTablenorm"/>
            </w:pPr>
            <w:r w:rsidRPr="000F44A2">
              <w:t>SmartVista Integration Platform</w:t>
            </w:r>
            <w:r>
              <w:t xml:space="preserve"> -</w:t>
            </w:r>
            <w:r w:rsidRPr="000F44A2">
              <w:t xml:space="preserve"> </w:t>
            </w:r>
            <w:r w:rsidR="00637DDB" w:rsidRPr="00637DDB">
              <w:t>«Смарт Виста Фронт Энд Рус» Модуль «Смарт Виста Интеграционная Платформа».</w:t>
            </w:r>
            <w:r w:rsidR="00637DDB">
              <w:t xml:space="preserve"> К</w:t>
            </w:r>
            <w:r w:rsidRPr="000F44A2">
              <w:t>омпонент SVAP, отвечающий за интеграционную часть – взаимодействие с функциональными подсистемами ГИИС «Электронный бюджет»</w:t>
            </w:r>
          </w:p>
        </w:tc>
      </w:tr>
      <w:tr w:rsidR="001B0A49" w:rsidRPr="000F44A2" w14:paraId="618BB274" w14:textId="77777777" w:rsidTr="00100C72">
        <w:tc>
          <w:tcPr>
            <w:tcW w:w="2366" w:type="dxa"/>
          </w:tcPr>
          <w:p w14:paraId="1FCB08FF" w14:textId="77777777" w:rsidR="001B0A49" w:rsidRPr="000F44A2" w:rsidRDefault="001B0A49" w:rsidP="00100C72">
            <w:pPr>
              <w:pStyle w:val="GOSTTablenorm"/>
            </w:pPr>
            <w:r w:rsidRPr="000F44A2">
              <w:t>XML</w:t>
            </w:r>
          </w:p>
        </w:tc>
        <w:tc>
          <w:tcPr>
            <w:tcW w:w="7262" w:type="dxa"/>
          </w:tcPr>
          <w:p w14:paraId="4B24E5AB" w14:textId="77777777" w:rsidR="001B0A49" w:rsidRPr="000F44A2" w:rsidRDefault="001B0A49" w:rsidP="00100C72">
            <w:pPr>
              <w:pStyle w:val="GOSTTablenorm"/>
            </w:pPr>
            <w:r w:rsidRPr="000F44A2">
              <w:t>Расширяемый язык разметки. Формат, обеспечивающий механизмы описания структур документов с помощью тэгов разметки</w:t>
            </w:r>
          </w:p>
        </w:tc>
      </w:tr>
      <w:tr w:rsidR="00713116" w:rsidRPr="000F44A2" w14:paraId="2D482E92" w14:textId="77777777" w:rsidTr="00100C72">
        <w:tc>
          <w:tcPr>
            <w:tcW w:w="2366" w:type="dxa"/>
          </w:tcPr>
          <w:p w14:paraId="5D20F146" w14:textId="5A0BFA9E" w:rsidR="00713116" w:rsidRPr="000F44A2" w:rsidRDefault="00713116" w:rsidP="00100C72">
            <w:pPr>
              <w:pStyle w:val="GOSTTablenorm"/>
            </w:pPr>
            <w:r w:rsidRPr="00E95569">
              <w:t>Аналитические признаки, входящие в структуру номера счета</w:t>
            </w:r>
          </w:p>
        </w:tc>
        <w:tc>
          <w:tcPr>
            <w:tcW w:w="7262" w:type="dxa"/>
          </w:tcPr>
          <w:p w14:paraId="53D4FF04" w14:textId="375F3FD3" w:rsidR="00713116" w:rsidRPr="000F44A2" w:rsidRDefault="004906C3" w:rsidP="00100C72">
            <w:pPr>
              <w:pStyle w:val="GOSTTablenorm"/>
            </w:pPr>
            <w:r>
              <w:t xml:space="preserve">Группа </w:t>
            </w:r>
            <w:r w:rsidRPr="00E95569">
              <w:t>аналитически</w:t>
            </w:r>
            <w:r>
              <w:t>х</w:t>
            </w:r>
            <w:r w:rsidRPr="00E95569">
              <w:t xml:space="preserve"> признак</w:t>
            </w:r>
            <w:r>
              <w:t>ов</w:t>
            </w:r>
            <w:r w:rsidRPr="00E95569">
              <w:t>, включенны</w:t>
            </w:r>
            <w:r>
              <w:t>х</w:t>
            </w:r>
            <w:r w:rsidRPr="00E95569">
              <w:t xml:space="preserve"> в шаб</w:t>
            </w:r>
            <w:r>
              <w:t>лон счета согласно справочнику «Шаблоны счетов»</w:t>
            </w:r>
            <w:r w:rsidRPr="00E95569">
              <w:t xml:space="preserve"> в SVAP. В разрезе </w:t>
            </w:r>
            <w:r>
              <w:t xml:space="preserve">таких </w:t>
            </w:r>
            <w:r w:rsidRPr="00E95569">
              <w:t>аналитических признаков в SVAP осуществляется предварительное агрегирование данных</w:t>
            </w:r>
            <w:r>
              <w:t>,</w:t>
            </w:r>
            <w:r w:rsidRPr="00E95569">
              <w:t xml:space="preserve">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w:t>
            </w:r>
            <w:r>
              <w:t xml:space="preserve">в запросах на </w:t>
            </w:r>
            <w:r>
              <w:lastRenderedPageBreak/>
              <w:t xml:space="preserve">сбор учетных данных </w:t>
            </w:r>
            <w:r w:rsidRPr="00E95569">
              <w:t>при отборе по счетам (по комбинации аналитических признаков) и по записям учета</w:t>
            </w:r>
          </w:p>
        </w:tc>
      </w:tr>
      <w:tr w:rsidR="00C55A78" w:rsidRPr="000F44A2" w14:paraId="5009B55A" w14:textId="77777777" w:rsidTr="00100C72">
        <w:tc>
          <w:tcPr>
            <w:tcW w:w="2366" w:type="dxa"/>
          </w:tcPr>
          <w:p w14:paraId="219A877C" w14:textId="76BBB028" w:rsidR="00C55A78" w:rsidRPr="00E95569" w:rsidRDefault="00C55A78" w:rsidP="00100C72">
            <w:pPr>
              <w:pStyle w:val="GOSTTablenorm"/>
            </w:pPr>
            <w:r w:rsidRPr="0014700E">
              <w:lastRenderedPageBreak/>
              <w:t>Аналитические признаки, участвующие в расчете балансов</w:t>
            </w:r>
          </w:p>
        </w:tc>
        <w:tc>
          <w:tcPr>
            <w:tcW w:w="7262" w:type="dxa"/>
          </w:tcPr>
          <w:p w14:paraId="404C73F8" w14:textId="407D670E" w:rsidR="00C55A78" w:rsidRDefault="00C55A78" w:rsidP="00100C72">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w:t>
            </w:r>
            <w:proofErr w:type="gramStart"/>
            <w:r>
              <w:t>Представляет</w:t>
            </w:r>
            <w:proofErr w:type="gramEnd"/>
            <w:r>
              <w:t xml:space="preserve"> собой объединение множеств </w:t>
            </w:r>
            <w:r w:rsidRPr="0014700E">
              <w:t>аналитически</w:t>
            </w:r>
            <w:r>
              <w:t>х</w:t>
            </w:r>
            <w:r w:rsidRPr="0014700E">
              <w:t xml:space="preserve"> признак</w:t>
            </w:r>
            <w:r>
              <w:t>ов</w:t>
            </w:r>
            <w:r w:rsidRPr="0014700E">
              <w:t xml:space="preserve">, </w:t>
            </w:r>
            <w:r w:rsidRPr="00E95569">
              <w:t>входящи</w:t>
            </w:r>
            <w:r>
              <w:t>х</w:t>
            </w:r>
            <w:r w:rsidRPr="00E95569">
              <w:t xml:space="preserve"> в структуру номера счета</w:t>
            </w:r>
            <w:r>
              <w:t>, и д</w:t>
            </w:r>
            <w:r w:rsidRPr="00E95569">
              <w:t>ополнительны</w:t>
            </w:r>
            <w:r>
              <w:t>х</w:t>
            </w:r>
            <w:r w:rsidRPr="00E95569">
              <w:t xml:space="preserve"> аналитически</w:t>
            </w:r>
            <w:r>
              <w:t>х</w:t>
            </w:r>
            <w:r w:rsidRPr="00E95569">
              <w:t xml:space="preserve"> признак</w:t>
            </w:r>
            <w:r>
              <w:t>ов</w:t>
            </w:r>
            <w:r w:rsidRPr="00E95569">
              <w:t>, не входящи</w:t>
            </w:r>
            <w:r>
              <w:t>х</w:t>
            </w:r>
            <w:r w:rsidRPr="00E95569">
              <w:t xml:space="preserve"> в структуру номера счета, которыми обогащается счет</w:t>
            </w:r>
          </w:p>
        </w:tc>
      </w:tr>
      <w:tr w:rsidR="00637DDB" w:rsidRPr="000F44A2" w14:paraId="32948EEF" w14:textId="77777777" w:rsidTr="00100C72">
        <w:tc>
          <w:tcPr>
            <w:tcW w:w="2366" w:type="dxa"/>
          </w:tcPr>
          <w:p w14:paraId="781162CE" w14:textId="5E6F342A" w:rsidR="00637DDB" w:rsidRPr="00895A88" w:rsidRDefault="00637DDB" w:rsidP="00100C72">
            <w:pPr>
              <w:pStyle w:val="GOSTTablenorm"/>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c>
          <w:tcPr>
            <w:tcW w:w="7262" w:type="dxa"/>
          </w:tcPr>
          <w:p w14:paraId="4E086196" w14:textId="5B3509EF" w:rsidR="00637DDB" w:rsidRPr="000F44A2" w:rsidRDefault="005E3422" w:rsidP="00100C72">
            <w:pPr>
              <w:pStyle w:val="GOSTTablenorm"/>
            </w:pPr>
            <w:r>
              <w:t>Группа аналитических признаков, не имеющих «Признак</w:t>
            </w:r>
            <w:r w:rsidR="00DC4414">
              <w:t>а</w:t>
            </w:r>
            <w:r>
              <w:t xml:space="preserve"> использования при расчете балансов» в справочнике «Аналитические признаки» в </w:t>
            </w:r>
            <w:r>
              <w:rPr>
                <w:lang w:val="en-US"/>
              </w:rPr>
              <w:t>SVAP</w:t>
            </w:r>
            <w:r>
              <w:t xml:space="preserve">, В разрезе таких аналитических признаков в </w:t>
            </w:r>
            <w:r>
              <w:rPr>
                <w:lang w:val="en-US"/>
              </w:rPr>
              <w:t>SVAP</w:t>
            </w:r>
            <w:r w:rsidR="00637DDB" w:rsidRPr="00637DDB">
              <w:t xml:space="preserve"> </w:t>
            </w:r>
            <w:r>
              <w:t>не</w:t>
            </w:r>
            <w:r w:rsidR="00637DDB" w:rsidRPr="00637DDB">
              <w:t xml:space="preserve"> осуществляет</w:t>
            </w:r>
            <w:r>
              <w:t>ся</w:t>
            </w:r>
            <w:r w:rsidR="00637DDB" w:rsidRPr="00637DDB">
              <w:t xml:space="preserve"> предварительное агрегирование данных</w:t>
            </w:r>
            <w:r>
              <w:t xml:space="preserve">, </w:t>
            </w:r>
            <w:r w:rsidRPr="00E95569">
              <w:t>расчет балансов (оборотов и остатков по счетам)</w:t>
            </w:r>
            <w:r>
              <w:t>,</w:t>
            </w:r>
            <w:r w:rsidR="00637DDB" w:rsidRPr="00637DDB">
              <w:t xml:space="preserve"> </w:t>
            </w:r>
            <w:r w:rsidRPr="00E95569">
              <w:t>контроль доступного остатка средств</w:t>
            </w:r>
            <w:r>
              <w:t>. Они</w:t>
            </w:r>
            <w:r w:rsidR="00637DDB" w:rsidRPr="00637DDB">
              <w:t xml:space="preserve"> не могут быть включены в </w:t>
            </w:r>
            <w:r>
              <w:t>шаблон</w:t>
            </w:r>
            <w:r w:rsidR="00637DDB" w:rsidRPr="00637DDB">
              <w:t xml:space="preserve"> номера счета.</w:t>
            </w:r>
            <w:r w:rsidR="00637DDB">
              <w:t xml:space="preserve"> </w:t>
            </w:r>
            <w:r w:rsidRPr="00E95569">
              <w:t xml:space="preserve">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записям учета</w:t>
            </w:r>
          </w:p>
        </w:tc>
      </w:tr>
      <w:tr w:rsidR="00504278" w:rsidRPr="000F44A2" w14:paraId="7BA1A09C" w14:textId="77777777" w:rsidTr="00100C72">
        <w:tc>
          <w:tcPr>
            <w:tcW w:w="2366" w:type="dxa"/>
          </w:tcPr>
          <w:p w14:paraId="170ACA54" w14:textId="729F8913" w:rsidR="00504278" w:rsidRPr="00637DDB" w:rsidRDefault="00504278" w:rsidP="00100C72">
            <w:pPr>
              <w:pStyle w:val="GOSTTablenorm"/>
            </w:pPr>
            <w:r w:rsidRPr="00DA53AC">
              <w:t>Аналитические признаки, зарегистрированные в SVAP</w:t>
            </w:r>
          </w:p>
        </w:tc>
        <w:tc>
          <w:tcPr>
            <w:tcW w:w="7262" w:type="dxa"/>
          </w:tcPr>
          <w:p w14:paraId="187D47A4" w14:textId="77777777" w:rsidR="00504278" w:rsidRDefault="00504278" w:rsidP="00100C72">
            <w:pPr>
              <w:pStyle w:val="GOSTTablenorm"/>
            </w:pPr>
            <w:r>
              <w:t xml:space="preserve">Все аналитические признаки, настроенные в справочнике «Аналитические признаки» в </w:t>
            </w:r>
            <w:r>
              <w:rPr>
                <w:lang w:val="en-US"/>
              </w:rPr>
              <w:t>SVAP</w:t>
            </w:r>
            <w:r>
              <w:t>. Включают следующие группы аналитических признаков:</w:t>
            </w:r>
          </w:p>
          <w:p w14:paraId="32F36FAF" w14:textId="77777777" w:rsidR="00504278" w:rsidRDefault="00504278" w:rsidP="00100C72">
            <w:pPr>
              <w:pStyle w:val="GOSTTableListMark1"/>
            </w:pPr>
            <w:r w:rsidRPr="00E95569">
              <w:t>Аналитические признаки, входящие в структуру номера счета</w:t>
            </w:r>
            <w:r>
              <w:t>;</w:t>
            </w:r>
          </w:p>
          <w:p w14:paraId="3E690B38" w14:textId="77777777" w:rsidR="00504278" w:rsidRDefault="00504278" w:rsidP="00100C72">
            <w:pPr>
              <w:pStyle w:val="GOSTTableListMark1"/>
            </w:pPr>
            <w:r w:rsidRPr="00E95569">
              <w:t>Дополнительные аналитические признаки, не входящие в структуру номера счета, которыми обогащается счет</w:t>
            </w:r>
            <w:r>
              <w:t>;</w:t>
            </w:r>
          </w:p>
          <w:p w14:paraId="1400BEBA" w14:textId="268B2D87" w:rsidR="00504278" w:rsidRPr="00504278" w:rsidRDefault="00504278" w:rsidP="00100C72">
            <w:pPr>
              <w:pStyle w:val="GOSTTableListMark1"/>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r>
      <w:tr w:rsidR="001B0A49" w:rsidRPr="003379FC" w14:paraId="160916AF" w14:textId="77777777" w:rsidTr="00100C72">
        <w:tc>
          <w:tcPr>
            <w:tcW w:w="2366" w:type="dxa"/>
          </w:tcPr>
          <w:p w14:paraId="4749E41B" w14:textId="77777777" w:rsidR="001B0A49" w:rsidRPr="000F44A2" w:rsidRDefault="001B0A49" w:rsidP="00100C72">
            <w:pPr>
              <w:pStyle w:val="GOSTTablenorm"/>
            </w:pPr>
            <w:r>
              <w:t>ГИИС «Электронный бюджет»</w:t>
            </w:r>
          </w:p>
        </w:tc>
        <w:tc>
          <w:tcPr>
            <w:tcW w:w="7262" w:type="dxa"/>
          </w:tcPr>
          <w:p w14:paraId="78C0C316" w14:textId="77777777" w:rsidR="001B0A49" w:rsidRPr="000F44A2" w:rsidRDefault="001B0A49" w:rsidP="00100C72">
            <w:pPr>
              <w:pStyle w:val="GOSTTablenorm"/>
            </w:pPr>
            <w:r>
              <w:t>Государственная интегрированная информационная система «Электронный бюджет»</w:t>
            </w:r>
          </w:p>
        </w:tc>
      </w:tr>
      <w:tr w:rsidR="004906C3" w:rsidRPr="003379FC" w14:paraId="514D00C7" w14:textId="77777777" w:rsidTr="00100C72">
        <w:tc>
          <w:tcPr>
            <w:tcW w:w="2366" w:type="dxa"/>
          </w:tcPr>
          <w:p w14:paraId="5E2E96D2" w14:textId="75E7C355" w:rsidR="004906C3" w:rsidRDefault="004906C3" w:rsidP="00100C72">
            <w:pPr>
              <w:pStyle w:val="GOSTTablenorm"/>
            </w:pPr>
            <w:r w:rsidRPr="00E95569">
              <w:t>Дополнительные аналитические признаки, не входящие в структуру номера счета, которыми обогащается счет</w:t>
            </w:r>
          </w:p>
        </w:tc>
        <w:tc>
          <w:tcPr>
            <w:tcW w:w="7262" w:type="dxa"/>
          </w:tcPr>
          <w:p w14:paraId="3C5CDB11" w14:textId="0C334A53" w:rsidR="004906C3" w:rsidRDefault="004906C3" w:rsidP="00100C72">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но не </w:t>
            </w:r>
            <w:r w:rsidRPr="00E95569">
              <w:t>включенны</w:t>
            </w:r>
            <w:r>
              <w:t>х</w:t>
            </w:r>
            <w:r w:rsidRPr="00E95569">
              <w:t xml:space="preserve"> в шаблон счета согла</w:t>
            </w:r>
            <w:r>
              <w:t>сно справочнику «Шаблоны счетов»</w:t>
            </w:r>
            <w:r w:rsidRPr="00E95569">
              <w:t xml:space="preserve"> в SVAP</w:t>
            </w:r>
            <w:r>
              <w:t xml:space="preserve">. </w:t>
            </w:r>
            <w:r w:rsidRPr="00E95569">
              <w:t xml:space="preserve">В разрезе </w:t>
            </w:r>
            <w:r>
              <w:t xml:space="preserve">таких </w:t>
            </w:r>
            <w:r w:rsidRPr="00E95569">
              <w:t xml:space="preserve">аналитических признаков осуществляется </w:t>
            </w:r>
            <w:r>
              <w:t xml:space="preserve">предварительное агрегирование данных, </w:t>
            </w:r>
            <w:r w:rsidRPr="00E95569">
              <w:t>расчет балансов (оборотов и остатков по счетам)</w:t>
            </w:r>
            <w:r>
              <w:t xml:space="preserve">, в контроле доступного остатка </w:t>
            </w:r>
            <w:r w:rsidR="00C55A78">
              <w:t xml:space="preserve">средств </w:t>
            </w:r>
            <w:r>
              <w:t>не участвуют</w:t>
            </w:r>
            <w:r w:rsidRPr="00E95569">
              <w:t xml:space="preserve">.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p>
        </w:tc>
      </w:tr>
      <w:tr w:rsidR="004265D7" w:rsidRPr="003379FC" w14:paraId="56F6B829" w14:textId="77777777" w:rsidTr="00100C72">
        <w:trPr>
          <w:ins w:id="31" w:author="Сатлер Марина Викторовна" w:date="2025-11-12T16:12:00Z"/>
        </w:trPr>
        <w:tc>
          <w:tcPr>
            <w:tcW w:w="2366" w:type="dxa"/>
          </w:tcPr>
          <w:p w14:paraId="22B01DB7" w14:textId="5203D875" w:rsidR="004265D7" w:rsidRPr="00E95569" w:rsidRDefault="004265D7" w:rsidP="00100C72">
            <w:pPr>
              <w:pStyle w:val="GOSTTablenorm"/>
              <w:rPr>
                <w:ins w:id="32" w:author="Сатлер Марина Викторовна" w:date="2025-11-12T16:12:00Z"/>
              </w:rPr>
            </w:pPr>
            <w:ins w:id="33" w:author="Сатлер Марина Викторовна" w:date="2025-11-12T16:12:00Z">
              <w:r>
                <w:t>ЕБП</w:t>
              </w:r>
            </w:ins>
          </w:p>
        </w:tc>
        <w:tc>
          <w:tcPr>
            <w:tcW w:w="7262" w:type="dxa"/>
          </w:tcPr>
          <w:p w14:paraId="5970C9B3" w14:textId="5486ABAE" w:rsidR="004265D7" w:rsidRDefault="004265D7">
            <w:pPr>
              <w:pStyle w:val="GOSTTablenorm"/>
              <w:rPr>
                <w:ins w:id="34" w:author="Сатлер Марина Викторовна" w:date="2025-11-12T16:12:00Z"/>
              </w:rPr>
            </w:pPr>
            <w:ins w:id="35" w:author="Сатлер Марина Викторовна" w:date="2025-11-12T16:13:00Z">
              <w:r w:rsidRPr="004265D7">
                <w:t>Един</w:t>
              </w:r>
            </w:ins>
            <w:ins w:id="36" w:author="Сатлер Марина Викторовна" w:date="2025-11-12T16:15:00Z">
              <w:r w:rsidR="00C725D2">
                <w:t>ая</w:t>
              </w:r>
            </w:ins>
            <w:ins w:id="37" w:author="Сатлер Марина Викторовна" w:date="2025-11-12T16:13:00Z">
              <w:r w:rsidRPr="004265D7">
                <w:t xml:space="preserve"> бюджетн</w:t>
              </w:r>
            </w:ins>
            <w:ins w:id="38" w:author="Сатлер Марина Викторовна" w:date="2025-11-12T16:15:00Z">
              <w:r w:rsidR="00C725D2">
                <w:t>ая</w:t>
              </w:r>
            </w:ins>
            <w:ins w:id="39" w:author="Сатлер Марина Викторовна" w:date="2025-11-12T16:13:00Z">
              <w:r w:rsidRPr="004265D7">
                <w:t xml:space="preserve"> платформ</w:t>
              </w:r>
            </w:ins>
            <w:ins w:id="40" w:author="Сатлер Марина Викторовна" w:date="2025-11-12T16:16:00Z">
              <w:r w:rsidR="00C725D2">
                <w:t>а</w:t>
              </w:r>
            </w:ins>
          </w:p>
        </w:tc>
      </w:tr>
      <w:tr w:rsidR="00BB590B" w:rsidRPr="003379FC" w14:paraId="6DFCB6D9" w14:textId="77777777" w:rsidTr="00100C72">
        <w:tc>
          <w:tcPr>
            <w:tcW w:w="2366" w:type="dxa"/>
          </w:tcPr>
          <w:p w14:paraId="6ECBA06A" w14:textId="24B67C7B" w:rsidR="00BB590B" w:rsidRPr="00E95569" w:rsidRDefault="00BB590B" w:rsidP="00100C72">
            <w:pPr>
              <w:pStyle w:val="GOSTTablenorm"/>
            </w:pPr>
            <w:r>
              <w:t>Запрос на сбор учетных данных</w:t>
            </w:r>
          </w:p>
        </w:tc>
        <w:tc>
          <w:tcPr>
            <w:tcW w:w="7262" w:type="dxa"/>
          </w:tcPr>
          <w:p w14:paraId="14D5ED49" w14:textId="3E0F86D2" w:rsidR="00BB590B" w:rsidRDefault="00BB590B" w:rsidP="00100C72">
            <w:pPr>
              <w:pStyle w:val="GOSTTablenorm"/>
            </w:pPr>
            <w:r>
              <w:t>З</w:t>
            </w:r>
            <w:r w:rsidRPr="00842B93">
              <w:t xml:space="preserve">апросы, используемые для получения информации </w:t>
            </w:r>
            <w:r>
              <w:t xml:space="preserve">об отраженных в учете операциях, </w:t>
            </w:r>
            <w:r w:rsidRPr="00842B93">
              <w:t>о</w:t>
            </w:r>
            <w:r>
              <w:t>б</w:t>
            </w:r>
            <w:r w:rsidRPr="00842B93">
              <w:t xml:space="preserve"> остатках на начало отчетного периода, оборотах за отчетный период и остатках на конец отчетного периода по счетам учета</w:t>
            </w:r>
            <w:r>
              <w:t xml:space="preserve"> </w:t>
            </w:r>
            <w:r w:rsidRPr="00842B93">
              <w:t xml:space="preserve">или по комбинациям аналитических признаков, зарегистрированных в SVAP, </w:t>
            </w:r>
            <w:r>
              <w:t xml:space="preserve">в т.ч. </w:t>
            </w:r>
            <w:r w:rsidRPr="00842B93">
              <w:t xml:space="preserve">в разрезе корреспонденции счетов </w:t>
            </w:r>
            <w:r>
              <w:t>и/</w:t>
            </w:r>
            <w:r w:rsidRPr="00842B93">
              <w:t>или реквизитов первичных документов</w:t>
            </w:r>
          </w:p>
        </w:tc>
      </w:tr>
      <w:tr w:rsidR="00D632E1" w:rsidRPr="000F44A2" w14:paraId="1C595EBE" w14:textId="77777777" w:rsidTr="00100C72">
        <w:tc>
          <w:tcPr>
            <w:tcW w:w="2366" w:type="dxa"/>
          </w:tcPr>
          <w:p w14:paraId="43074435" w14:textId="77777777" w:rsidR="00D632E1" w:rsidRPr="000F44A2" w:rsidRDefault="00D632E1" w:rsidP="00100C72">
            <w:pPr>
              <w:pStyle w:val="GOSTTablenorm"/>
            </w:pPr>
            <w:r w:rsidRPr="000F44A2">
              <w:t>ЛС</w:t>
            </w:r>
            <w:r>
              <w:t>, л/с</w:t>
            </w:r>
          </w:p>
        </w:tc>
        <w:tc>
          <w:tcPr>
            <w:tcW w:w="7262" w:type="dxa"/>
          </w:tcPr>
          <w:p w14:paraId="397D70B3" w14:textId="77777777" w:rsidR="00D632E1" w:rsidRPr="000F44A2" w:rsidRDefault="00D632E1" w:rsidP="00100C72">
            <w:pPr>
              <w:pStyle w:val="GOSTTablenorm"/>
            </w:pPr>
            <w:r w:rsidRPr="000F44A2">
              <w:t>Лицевой счет</w:t>
            </w:r>
          </w:p>
        </w:tc>
      </w:tr>
      <w:tr w:rsidR="00D632E1" w:rsidRPr="00F56C5A" w14:paraId="79E75101" w14:textId="77777777" w:rsidTr="00100C72">
        <w:tc>
          <w:tcPr>
            <w:tcW w:w="2366" w:type="dxa"/>
          </w:tcPr>
          <w:p w14:paraId="2B945F17" w14:textId="2A006ABD" w:rsidR="00D632E1" w:rsidRPr="000F44A2" w:rsidRDefault="00D632E1" w:rsidP="00100C72">
            <w:pPr>
              <w:pStyle w:val="GOSTTablenorm"/>
            </w:pPr>
            <w:r>
              <w:lastRenderedPageBreak/>
              <w:t>л/с с кодом 05</w:t>
            </w:r>
          </w:p>
        </w:tc>
        <w:tc>
          <w:tcPr>
            <w:tcW w:w="7262" w:type="dxa"/>
          </w:tcPr>
          <w:p w14:paraId="7610B471" w14:textId="77777777" w:rsidR="00D632E1" w:rsidRPr="000F44A2" w:rsidRDefault="00D632E1" w:rsidP="00100C72">
            <w:pPr>
              <w:pStyle w:val="GOSTTablenorm"/>
            </w:pPr>
            <w:r w:rsidRPr="001E780A">
              <w:t>Лицевой счет для учета операций со средствами, поступающими во временное распоряжение получателя бюджетных средств, открытый территориальным органом Федерального казначейства и предназначенный для отражения операций получателя бюджетных средств со средствами, поступающими в соответствии с законодательными и иными нормативными правовыми актами Российской Федерации, законодательными и иными нормативными правовыми актами субъектов Российской Федерации и муниципальными правовыми актами, в соответствии с заключенным Соглашением об осуществлении операций со средствами, поступающими во временное распоряжение получателя бюджетных средств, а также подразделения судебных приставов</w:t>
            </w:r>
          </w:p>
        </w:tc>
      </w:tr>
      <w:tr w:rsidR="00D632E1" w:rsidRPr="000F44A2" w14:paraId="152F9802" w14:textId="77777777" w:rsidTr="00100C72">
        <w:tc>
          <w:tcPr>
            <w:tcW w:w="2366" w:type="dxa"/>
          </w:tcPr>
          <w:p w14:paraId="7579E2AD" w14:textId="32128B5E" w:rsidR="00D632E1" w:rsidRPr="00517D18" w:rsidRDefault="00D632E1" w:rsidP="00100C72">
            <w:pPr>
              <w:pStyle w:val="GOSTTablenorm"/>
            </w:pPr>
            <w:r w:rsidRPr="00517D18">
              <w:t>ПУД ЭБ</w:t>
            </w:r>
          </w:p>
        </w:tc>
        <w:tc>
          <w:tcPr>
            <w:tcW w:w="7262" w:type="dxa"/>
          </w:tcPr>
          <w:p w14:paraId="5FFA021A" w14:textId="0C79543E" w:rsidR="00D632E1" w:rsidRPr="00517D18" w:rsidRDefault="00D632E1" w:rsidP="00100C72">
            <w:pPr>
              <w:pStyle w:val="GOSTTablenorm"/>
            </w:pPr>
            <w:r w:rsidRPr="00517D18">
              <w:t xml:space="preserve">Подсистема управления доходами ГИИС «Электронный бюджет» </w:t>
            </w:r>
          </w:p>
        </w:tc>
      </w:tr>
      <w:tr w:rsidR="00D632E1" w:rsidRPr="000F44A2" w14:paraId="766C8F3B" w14:textId="77777777" w:rsidTr="00100C72">
        <w:tc>
          <w:tcPr>
            <w:tcW w:w="2366" w:type="dxa"/>
          </w:tcPr>
          <w:p w14:paraId="656CF15F" w14:textId="77777777" w:rsidR="00D632E1" w:rsidRPr="000F44A2" w:rsidRDefault="00D632E1" w:rsidP="00100C72">
            <w:pPr>
              <w:pStyle w:val="GOSTTablenorm"/>
            </w:pPr>
            <w:r w:rsidRPr="000F44A2">
              <w:t>ПУИО ЭБ</w:t>
            </w:r>
          </w:p>
        </w:tc>
        <w:tc>
          <w:tcPr>
            <w:tcW w:w="7262" w:type="dxa"/>
          </w:tcPr>
          <w:p w14:paraId="3EC7148F" w14:textId="77777777" w:rsidR="00D632E1" w:rsidRPr="000F44A2" w:rsidRDefault="00D632E1" w:rsidP="00100C72">
            <w:pPr>
              <w:pStyle w:val="GOSTTablenorm"/>
            </w:pPr>
            <w:r w:rsidRPr="000F44A2">
              <w:t>Подсистема учета и отчетности ГИИС «Электронный бюджет»</w:t>
            </w:r>
          </w:p>
        </w:tc>
      </w:tr>
      <w:tr w:rsidR="00392612" w:rsidRPr="000F44A2" w14:paraId="173C4AD9" w14:textId="77777777" w:rsidTr="00100C72">
        <w:trPr>
          <w:ins w:id="41" w:author="Сатлер Марина Викторовна" w:date="2024-09-25T12:24:00Z"/>
        </w:trPr>
        <w:tc>
          <w:tcPr>
            <w:tcW w:w="2366" w:type="dxa"/>
          </w:tcPr>
          <w:p w14:paraId="05BB8626" w14:textId="10263A35" w:rsidR="00392612" w:rsidRPr="000F44A2" w:rsidRDefault="00392612" w:rsidP="00100C72">
            <w:pPr>
              <w:pStyle w:val="GOSTTablenorm"/>
              <w:rPr>
                <w:ins w:id="42" w:author="Сатлер Марина Викторовна" w:date="2024-09-25T12:24:00Z"/>
              </w:rPr>
            </w:pPr>
            <w:ins w:id="43" w:author="Сатлер Марина Викторовна" w:date="2024-09-25T12:24:00Z">
              <w:r>
                <w:t>ПУР 01 ЭБ</w:t>
              </w:r>
            </w:ins>
          </w:p>
        </w:tc>
        <w:tc>
          <w:tcPr>
            <w:tcW w:w="7262" w:type="dxa"/>
          </w:tcPr>
          <w:p w14:paraId="06160EA4" w14:textId="74FBABFA" w:rsidR="00392612" w:rsidRPr="000F44A2" w:rsidRDefault="00392612" w:rsidP="00100C72">
            <w:pPr>
              <w:pStyle w:val="GOSTTablenorm"/>
              <w:rPr>
                <w:ins w:id="44" w:author="Сатлер Марина Викторовна" w:date="2024-09-25T12:24:00Z"/>
              </w:rPr>
            </w:pPr>
            <w:ins w:id="45" w:author="Сатлер Марина Викторовна" w:date="2024-09-25T12:24:00Z">
              <w:r w:rsidRPr="00C36890">
                <w:t xml:space="preserve">Подсистема управления расходами ГИИС «Электронный бюджет», </w:t>
              </w:r>
              <w:r w:rsidRPr="0049084F">
                <w:t>база данных для проведения</w:t>
              </w:r>
              <w:r w:rsidRPr="00C36890">
                <w:t xml:space="preserve"> </w:t>
              </w:r>
              <w:r w:rsidRPr="0049084F">
                <w:t>операций</w:t>
              </w:r>
              <w:r w:rsidRPr="00C36890">
                <w:t xml:space="preserve"> </w:t>
              </w:r>
              <w:r>
                <w:t>по доведению бюджетных данных участникам бюджетного процесса федерального уровня</w:t>
              </w:r>
            </w:ins>
          </w:p>
        </w:tc>
      </w:tr>
      <w:tr w:rsidR="00D632E1" w:rsidRPr="000F44A2" w14:paraId="3AB62FE0" w14:textId="77777777" w:rsidTr="00100C72">
        <w:tc>
          <w:tcPr>
            <w:tcW w:w="2366" w:type="dxa"/>
          </w:tcPr>
          <w:p w14:paraId="3DBFD01B" w14:textId="77777777" w:rsidR="00D632E1" w:rsidRPr="000F44A2" w:rsidRDefault="00D632E1" w:rsidP="00100C72">
            <w:pPr>
              <w:pStyle w:val="GOSTTablenorm"/>
            </w:pPr>
            <w:r w:rsidRPr="000F44A2">
              <w:t>ПУР 03 ЭБ</w:t>
            </w:r>
          </w:p>
        </w:tc>
        <w:tc>
          <w:tcPr>
            <w:tcW w:w="7262" w:type="dxa"/>
          </w:tcPr>
          <w:p w14:paraId="029F7773" w14:textId="683B7FDC" w:rsidR="00D632E1" w:rsidRPr="000F44A2" w:rsidRDefault="00D632E1" w:rsidP="00100C72">
            <w:pPr>
              <w:pStyle w:val="GOSTTablenorm"/>
            </w:pPr>
            <w:r w:rsidRPr="000F44A2">
              <w:t xml:space="preserve">Подсистема управления расходами ГИИС «Электронный бюджет», база данных для проведения операций </w:t>
            </w:r>
            <w:ins w:id="46" w:author="Сатлер Марина Викторовна" w:date="2024-09-25T12:24:00Z">
              <w:r w:rsidR="00392612">
                <w:t>по учету бюджетных и денежных обязательств и операций</w:t>
              </w:r>
              <w:r w:rsidR="00392612" w:rsidRPr="000F44A2">
                <w:t xml:space="preserve"> </w:t>
              </w:r>
            </w:ins>
            <w:r w:rsidRPr="000F44A2">
              <w:t xml:space="preserve">со средствами </w:t>
            </w:r>
            <w:ins w:id="47" w:author="Сатлер Марина Викторовна" w:date="2024-09-25T12:25:00Z">
              <w:r w:rsidR="00F913CC">
                <w:t xml:space="preserve">федерального </w:t>
              </w:r>
            </w:ins>
            <w:r w:rsidRPr="000F44A2">
              <w:t>бюджета</w:t>
            </w:r>
          </w:p>
        </w:tc>
      </w:tr>
      <w:tr w:rsidR="00D632E1" w:rsidRPr="000F44A2" w14:paraId="271FCE73" w14:textId="77777777" w:rsidTr="00100C72">
        <w:tc>
          <w:tcPr>
            <w:tcW w:w="2366" w:type="dxa"/>
          </w:tcPr>
          <w:p w14:paraId="7A576796" w14:textId="77777777" w:rsidR="00D632E1" w:rsidRPr="000F44A2" w:rsidRDefault="00D632E1" w:rsidP="00100C72">
            <w:pPr>
              <w:pStyle w:val="GOSTTablenorm"/>
            </w:pPr>
            <w:r w:rsidRPr="000F44A2">
              <w:t>ПУР 05 ЭБ</w:t>
            </w:r>
          </w:p>
        </w:tc>
        <w:tc>
          <w:tcPr>
            <w:tcW w:w="7262" w:type="dxa"/>
          </w:tcPr>
          <w:p w14:paraId="062DD3B7" w14:textId="3A870CDE" w:rsidR="00D632E1" w:rsidRPr="000F44A2" w:rsidRDefault="00D632E1" w:rsidP="00100C72">
            <w:pPr>
              <w:pStyle w:val="GOSTTablenorm"/>
            </w:pPr>
            <w:r w:rsidRPr="000F44A2">
              <w:t>Подсистема управления расходами ГИИС «Электронный бюджет», база данных для проведения операций со средствами, поступающими во временное распоряжение получателей бюджетных средств</w:t>
            </w:r>
            <w:ins w:id="48" w:author="Сатлер Марина Викторовна" w:date="2024-09-25T12:25:00Z">
              <w:r w:rsidR="00F913CC">
                <w:t xml:space="preserve"> федерального уровня</w:t>
              </w:r>
            </w:ins>
          </w:p>
        </w:tc>
      </w:tr>
      <w:tr w:rsidR="00517D18" w:rsidRPr="003379FC" w14:paraId="33C5BEF7" w14:textId="77777777" w:rsidTr="00C544EA">
        <w:tc>
          <w:tcPr>
            <w:tcW w:w="2366" w:type="dxa"/>
          </w:tcPr>
          <w:p w14:paraId="4DCFDDDB" w14:textId="1626A825" w:rsidR="00517D18" w:rsidRPr="00CA3CE3" w:rsidRDefault="00517D18" w:rsidP="00C544EA">
            <w:pPr>
              <w:pStyle w:val="GOSTTablenorm"/>
              <w:rPr>
                <w:highlight w:val="yellow"/>
              </w:rPr>
            </w:pPr>
            <w:r>
              <w:rPr>
                <w:highlight w:val="yellow"/>
              </w:rPr>
              <w:t xml:space="preserve">ПУР АУ/БУ ЭБ, </w:t>
            </w:r>
            <w:r w:rsidRPr="00CA3CE3">
              <w:rPr>
                <w:highlight w:val="yellow"/>
              </w:rPr>
              <w:t>Компонент АУ/БУ ПУР ЭБ</w:t>
            </w:r>
          </w:p>
        </w:tc>
        <w:tc>
          <w:tcPr>
            <w:tcW w:w="7262" w:type="dxa"/>
          </w:tcPr>
          <w:p w14:paraId="3A7EF690" w14:textId="77777777" w:rsidR="00517D18" w:rsidRPr="00CA3CE3" w:rsidRDefault="00517D18" w:rsidP="00C544EA">
            <w:pPr>
              <w:pStyle w:val="GOSTTablenorm"/>
              <w:rPr>
                <w:highlight w:val="yellow"/>
              </w:rPr>
            </w:pPr>
            <w:r w:rsidRPr="00CA3CE3">
              <w:rPr>
                <w:highlight w:val="yellow"/>
              </w:rPr>
              <w:t>Компонент ведения операций со средствами юридических лиц, не являющихся участниками бюджетного процесса модуля ведения операций по исполнению обязательств участников бюджетного процесса и операций со средствами юридических лиц, не являющихся участниками бюджетного процесса, подсистемы управления расходами государственной интегрированной информационной системы управления общественными финансами «Электронный бюджет»</w:t>
            </w:r>
          </w:p>
        </w:tc>
      </w:tr>
      <w:tr w:rsidR="00517D18" w:rsidRPr="000F44A2" w14:paraId="5439C4A2" w14:textId="77777777" w:rsidTr="00C544EA">
        <w:tc>
          <w:tcPr>
            <w:tcW w:w="2366" w:type="dxa"/>
          </w:tcPr>
          <w:p w14:paraId="437FD1FE" w14:textId="77777777" w:rsidR="00517D18" w:rsidRPr="000F44A2" w:rsidRDefault="00517D18" w:rsidP="00C544EA">
            <w:pPr>
              <w:pStyle w:val="GOSTTablenorm"/>
            </w:pPr>
            <w:r>
              <w:t xml:space="preserve">ПУР КС ЭБ, </w:t>
            </w:r>
            <w:r w:rsidRPr="00A1343A">
              <w:t>Компонент КС ПУР ЭБ</w:t>
            </w:r>
          </w:p>
        </w:tc>
        <w:tc>
          <w:tcPr>
            <w:tcW w:w="7262" w:type="dxa"/>
          </w:tcPr>
          <w:p w14:paraId="19A7C4E8" w14:textId="77777777" w:rsidR="00517D18" w:rsidRPr="000F44A2" w:rsidRDefault="00517D18" w:rsidP="00C544EA">
            <w:pPr>
              <w:pStyle w:val="GOSTTablenorm"/>
            </w:pPr>
            <w:r w:rsidRPr="00A1343A">
              <w:rPr>
                <w:rFonts w:hint="eastAsia"/>
              </w:rPr>
              <w:t>Компонент</w:t>
            </w:r>
            <w:r w:rsidRPr="00A1343A">
              <w:t xml:space="preserve"> </w:t>
            </w:r>
            <w:r w:rsidRPr="00A1343A">
              <w:rPr>
                <w:rFonts w:hint="eastAsia"/>
              </w:rPr>
              <w:t>казначейского</w:t>
            </w:r>
            <w:r w:rsidRPr="00A1343A">
              <w:t xml:space="preserve"> </w:t>
            </w:r>
            <w:r w:rsidRPr="00A1343A">
              <w:rPr>
                <w:rFonts w:hint="eastAsia"/>
              </w:rPr>
              <w:t>сопровождения модуля</w:t>
            </w:r>
            <w:r w:rsidRPr="00A1343A">
              <w:t xml:space="preserve"> </w:t>
            </w:r>
            <w:r w:rsidRPr="00A1343A">
              <w:rPr>
                <w:rFonts w:hint="eastAsia"/>
              </w:rPr>
              <w:t>ведения</w:t>
            </w:r>
            <w:r w:rsidRPr="00A1343A">
              <w:t xml:space="preserve"> </w:t>
            </w:r>
            <w:r w:rsidRPr="00A1343A">
              <w:rPr>
                <w:rFonts w:hint="eastAsia"/>
              </w:rPr>
              <w:t>операций</w:t>
            </w:r>
            <w:r w:rsidRPr="00A1343A">
              <w:t xml:space="preserve"> </w:t>
            </w:r>
            <w:r w:rsidRPr="00A1343A">
              <w:rPr>
                <w:rFonts w:hint="eastAsia"/>
              </w:rPr>
              <w:t>по</w:t>
            </w:r>
            <w:r w:rsidRPr="00A1343A">
              <w:t xml:space="preserve"> </w:t>
            </w:r>
            <w:r w:rsidRPr="00A1343A">
              <w:rPr>
                <w:rFonts w:hint="eastAsia"/>
              </w:rPr>
              <w:t>исполнению</w:t>
            </w:r>
            <w:r w:rsidRPr="00A1343A">
              <w:t xml:space="preserve"> </w:t>
            </w:r>
            <w:r w:rsidRPr="00A1343A">
              <w:rPr>
                <w:rFonts w:hint="eastAsia"/>
              </w:rPr>
              <w:t>обязательств</w:t>
            </w:r>
            <w:r w:rsidRPr="00A1343A">
              <w:t xml:space="preserve"> </w:t>
            </w:r>
            <w:r w:rsidRPr="00A1343A">
              <w:rPr>
                <w:rFonts w:hint="eastAsia"/>
              </w:rPr>
              <w:t>участников</w:t>
            </w:r>
            <w:r w:rsidRPr="00A1343A">
              <w:t xml:space="preserve"> </w:t>
            </w:r>
            <w:r w:rsidRPr="00A1343A">
              <w:rPr>
                <w:rFonts w:hint="eastAsia"/>
              </w:rPr>
              <w:t>бюджетного</w:t>
            </w:r>
            <w:r w:rsidRPr="00A1343A">
              <w:t xml:space="preserve"> </w:t>
            </w:r>
            <w:r w:rsidRPr="00A1343A">
              <w:rPr>
                <w:rFonts w:hint="eastAsia"/>
              </w:rPr>
              <w:t>процесса</w:t>
            </w:r>
            <w:r w:rsidRPr="00A1343A">
              <w:t xml:space="preserve"> </w:t>
            </w:r>
            <w:r w:rsidRPr="00A1343A">
              <w:rPr>
                <w:rFonts w:hint="eastAsia"/>
              </w:rPr>
              <w:t>и</w:t>
            </w:r>
            <w:r w:rsidRPr="00A1343A">
              <w:t xml:space="preserve"> </w:t>
            </w:r>
            <w:r w:rsidRPr="00A1343A">
              <w:rPr>
                <w:rFonts w:hint="eastAsia"/>
              </w:rPr>
              <w:t>операций</w:t>
            </w:r>
            <w:r w:rsidRPr="00A1343A">
              <w:t xml:space="preserve"> </w:t>
            </w:r>
            <w:r w:rsidRPr="00A1343A">
              <w:rPr>
                <w:rFonts w:hint="eastAsia"/>
              </w:rPr>
              <w:t>со</w:t>
            </w:r>
            <w:r w:rsidRPr="00A1343A">
              <w:t xml:space="preserve"> </w:t>
            </w:r>
            <w:r w:rsidRPr="00A1343A">
              <w:rPr>
                <w:rFonts w:hint="eastAsia"/>
              </w:rPr>
              <w:t>средствами</w:t>
            </w:r>
            <w:r w:rsidRPr="00A1343A">
              <w:t xml:space="preserve"> </w:t>
            </w:r>
            <w:r w:rsidRPr="00A1343A">
              <w:rPr>
                <w:rFonts w:hint="eastAsia"/>
              </w:rPr>
              <w:t>юридических</w:t>
            </w:r>
            <w:r w:rsidRPr="00A1343A">
              <w:t xml:space="preserve"> </w:t>
            </w:r>
            <w:r w:rsidRPr="00A1343A">
              <w:rPr>
                <w:rFonts w:hint="eastAsia"/>
              </w:rPr>
              <w:t>лиц</w:t>
            </w:r>
            <w:r w:rsidRPr="00A1343A">
              <w:t xml:space="preserve">, </w:t>
            </w:r>
            <w:r w:rsidRPr="00A1343A">
              <w:rPr>
                <w:rFonts w:hint="eastAsia"/>
              </w:rPr>
              <w:t>не</w:t>
            </w:r>
            <w:r w:rsidRPr="00A1343A">
              <w:t xml:space="preserve"> </w:t>
            </w:r>
            <w:r w:rsidRPr="00A1343A">
              <w:rPr>
                <w:rFonts w:hint="eastAsia"/>
              </w:rPr>
              <w:t>являющихся</w:t>
            </w:r>
            <w:r w:rsidRPr="00A1343A">
              <w:t xml:space="preserve"> </w:t>
            </w:r>
            <w:r w:rsidRPr="00A1343A">
              <w:rPr>
                <w:rFonts w:hint="eastAsia"/>
              </w:rPr>
              <w:t>участниками</w:t>
            </w:r>
            <w:r w:rsidRPr="00A1343A">
              <w:t xml:space="preserve"> </w:t>
            </w:r>
            <w:r w:rsidRPr="00A1343A">
              <w:rPr>
                <w:rFonts w:hint="eastAsia"/>
              </w:rPr>
              <w:t>бюджетного</w:t>
            </w:r>
            <w:r w:rsidRPr="00A1343A">
              <w:t xml:space="preserve"> </w:t>
            </w:r>
            <w:r w:rsidRPr="00A1343A">
              <w:rPr>
                <w:rFonts w:hint="eastAsia"/>
              </w:rPr>
              <w:t>процесса</w:t>
            </w:r>
            <w:r w:rsidRPr="00A1343A">
              <w:t xml:space="preserve">, </w:t>
            </w:r>
            <w:r w:rsidRPr="00A1343A">
              <w:rPr>
                <w:rFonts w:hint="eastAsia"/>
              </w:rPr>
              <w:t>подсистемы</w:t>
            </w:r>
            <w:r w:rsidRPr="00A1343A">
              <w:t xml:space="preserve"> </w:t>
            </w:r>
            <w:r w:rsidRPr="00A1343A">
              <w:rPr>
                <w:rFonts w:hint="eastAsia"/>
              </w:rPr>
              <w:t>управления</w:t>
            </w:r>
            <w:r w:rsidRPr="00A1343A">
              <w:t xml:space="preserve"> </w:t>
            </w:r>
            <w:r w:rsidRPr="00A1343A">
              <w:rPr>
                <w:rFonts w:hint="eastAsia"/>
              </w:rPr>
              <w:t>расходами</w:t>
            </w:r>
            <w:r w:rsidRPr="00A1343A">
              <w:t xml:space="preserve"> </w:t>
            </w:r>
            <w:r w:rsidRPr="00A1343A">
              <w:rPr>
                <w:rFonts w:hint="eastAsia"/>
              </w:rPr>
              <w:t>государственной</w:t>
            </w:r>
            <w:r w:rsidRPr="00A1343A">
              <w:t xml:space="preserve"> </w:t>
            </w:r>
            <w:r w:rsidRPr="00A1343A">
              <w:rPr>
                <w:rFonts w:hint="eastAsia"/>
              </w:rPr>
              <w:t>интегрированной</w:t>
            </w:r>
            <w:r w:rsidRPr="00A1343A">
              <w:t xml:space="preserve"> </w:t>
            </w:r>
            <w:r w:rsidRPr="00A1343A">
              <w:rPr>
                <w:rFonts w:hint="eastAsia"/>
              </w:rPr>
              <w:t>информационной</w:t>
            </w:r>
            <w:r w:rsidRPr="00A1343A">
              <w:t xml:space="preserve"> </w:t>
            </w:r>
            <w:r w:rsidRPr="00A1343A">
              <w:rPr>
                <w:rFonts w:hint="eastAsia"/>
              </w:rPr>
              <w:t>системы</w:t>
            </w:r>
            <w:r w:rsidRPr="00A1343A">
              <w:t xml:space="preserve"> </w:t>
            </w:r>
            <w:r w:rsidRPr="00A1343A">
              <w:rPr>
                <w:rFonts w:hint="eastAsia"/>
              </w:rPr>
              <w:t>управления</w:t>
            </w:r>
            <w:r w:rsidRPr="00A1343A">
              <w:t xml:space="preserve"> </w:t>
            </w:r>
            <w:r w:rsidRPr="00A1343A">
              <w:rPr>
                <w:rFonts w:hint="eastAsia"/>
              </w:rPr>
              <w:t>общественными</w:t>
            </w:r>
            <w:r w:rsidRPr="00A1343A">
              <w:t xml:space="preserve"> </w:t>
            </w:r>
            <w:r w:rsidRPr="00A1343A">
              <w:rPr>
                <w:rFonts w:hint="eastAsia"/>
              </w:rPr>
              <w:t>финансами</w:t>
            </w:r>
            <w:r w:rsidRPr="00A1343A">
              <w:t xml:space="preserve"> </w:t>
            </w:r>
            <w:r w:rsidRPr="00A1343A">
              <w:rPr>
                <w:rFonts w:hint="eastAsia"/>
              </w:rPr>
              <w:t>«Электронный</w:t>
            </w:r>
            <w:r w:rsidRPr="00A1343A">
              <w:t xml:space="preserve"> </w:t>
            </w:r>
            <w:r w:rsidRPr="00A1343A">
              <w:rPr>
                <w:rFonts w:hint="eastAsia"/>
              </w:rPr>
              <w:t>бюджет»</w:t>
            </w:r>
          </w:p>
        </w:tc>
      </w:tr>
      <w:tr w:rsidR="00D632E1" w:rsidRPr="000F44A2" w14:paraId="2EF9DAAA" w14:textId="77777777" w:rsidTr="00100C72">
        <w:tc>
          <w:tcPr>
            <w:tcW w:w="2366" w:type="dxa"/>
          </w:tcPr>
          <w:p w14:paraId="0A3FE9BF" w14:textId="77777777" w:rsidR="00D632E1" w:rsidRPr="000F44A2" w:rsidRDefault="00D632E1" w:rsidP="00100C72">
            <w:pPr>
              <w:pStyle w:val="GOSTTablenorm"/>
            </w:pPr>
            <w:r w:rsidRPr="000F44A2">
              <w:t>ПУР ЭБ</w:t>
            </w:r>
          </w:p>
        </w:tc>
        <w:tc>
          <w:tcPr>
            <w:tcW w:w="7262" w:type="dxa"/>
          </w:tcPr>
          <w:p w14:paraId="50F7014D" w14:textId="77777777" w:rsidR="00D632E1" w:rsidRPr="000F44A2" w:rsidRDefault="00D632E1" w:rsidP="00100C72">
            <w:pPr>
              <w:pStyle w:val="GOSTTablenorm"/>
            </w:pPr>
            <w:r w:rsidRPr="000F44A2">
              <w:t>Подсистема управления расходами ГИИС «Электронный бюджет»</w:t>
            </w:r>
          </w:p>
        </w:tc>
      </w:tr>
      <w:tr w:rsidR="00222306" w:rsidRPr="000F44A2" w14:paraId="7CF8959D" w14:textId="77777777" w:rsidTr="00100C72">
        <w:tc>
          <w:tcPr>
            <w:tcW w:w="2366" w:type="dxa"/>
          </w:tcPr>
          <w:p w14:paraId="4246709E" w14:textId="77777777" w:rsidR="00222306" w:rsidRPr="000F44A2" w:rsidRDefault="00222306" w:rsidP="00222306">
            <w:pPr>
              <w:pStyle w:val="GOSTTablenorm"/>
            </w:pPr>
            <w:r w:rsidRPr="000F44A2">
              <w:t>СВР</w:t>
            </w:r>
          </w:p>
        </w:tc>
        <w:tc>
          <w:tcPr>
            <w:tcW w:w="7262" w:type="dxa"/>
          </w:tcPr>
          <w:p w14:paraId="235B3478" w14:textId="77777777" w:rsidR="00222306" w:rsidRPr="000F44A2" w:rsidRDefault="00222306" w:rsidP="00222306">
            <w:pPr>
              <w:pStyle w:val="GOSTTablenorm"/>
            </w:pPr>
            <w:r w:rsidRPr="000F44A2">
              <w:t>Средства, поступающие во временное распоряжение получателей бюджетных средств</w:t>
            </w:r>
          </w:p>
        </w:tc>
      </w:tr>
      <w:tr w:rsidR="00222306" w:rsidRPr="000F44A2" w14:paraId="73B7D07B" w14:textId="77777777" w:rsidTr="00100C72">
        <w:tc>
          <w:tcPr>
            <w:tcW w:w="2366" w:type="dxa"/>
          </w:tcPr>
          <w:p w14:paraId="51087383" w14:textId="39A9E93C" w:rsidR="00222306" w:rsidRPr="000F44A2" w:rsidRDefault="00222306" w:rsidP="00222306">
            <w:pPr>
              <w:pStyle w:val="GOSTTablenorm"/>
            </w:pPr>
            <w:r>
              <w:t>Справочник «Исключения при проверке записей учета»</w:t>
            </w:r>
          </w:p>
        </w:tc>
        <w:tc>
          <w:tcPr>
            <w:tcW w:w="7262" w:type="dxa"/>
          </w:tcPr>
          <w:p w14:paraId="4C444FD7" w14:textId="7C0AAA93" w:rsidR="00222306" w:rsidRPr="00BA5DE3" w:rsidRDefault="00222306" w:rsidP="00222306">
            <w:pPr>
              <w:pStyle w:val="GOSTTablenorm"/>
            </w:pPr>
            <w:r>
              <w:t>Справочник «Исключения при проверке записей учета»</w:t>
            </w:r>
            <w:r w:rsidRPr="00BA5DE3">
              <w:t xml:space="preserve"> </w:t>
            </w:r>
            <w:r>
              <w:t xml:space="preserve">в </w:t>
            </w:r>
            <w:r>
              <w:rPr>
                <w:lang w:val="en-US"/>
              </w:rPr>
              <w:t>SVAP</w:t>
            </w:r>
            <w:r>
              <w:t xml:space="preserve">, содержащий перечень </w:t>
            </w:r>
            <w:r>
              <w:rPr>
                <w:lang w:val="en-US"/>
              </w:rPr>
              <w:t>GUID</w:t>
            </w:r>
            <w:r w:rsidRPr="00BA5DE3">
              <w:t xml:space="preserve"> </w:t>
            </w:r>
            <w:r>
              <w:t xml:space="preserve">документов, по которым обработка </w:t>
            </w:r>
            <w:r>
              <w:rPr>
                <w:bCs/>
              </w:rPr>
              <w:t xml:space="preserve">Запроса на подбор / сторнирование / переформирование записей учета (тип </w:t>
            </w:r>
            <w:r w:rsidRPr="000179E4">
              <w:t>ACCOUNTING</w:t>
            </w:r>
            <w:r>
              <w:t xml:space="preserve">) осуществляется без проведения проверки </w:t>
            </w:r>
            <w:r w:rsidRPr="005A4494">
              <w:t>соответствия аналитических и бухгалтерских записей учета</w:t>
            </w:r>
            <w:r>
              <w:t xml:space="preserve">. Используется </w:t>
            </w:r>
            <w:r>
              <w:rPr>
                <w:bCs/>
              </w:rPr>
              <w:t>для обеспечения в исключи</w:t>
            </w:r>
            <w:r>
              <w:rPr>
                <w:bCs/>
              </w:rPr>
              <w:lastRenderedPageBreak/>
              <w:t xml:space="preserve">тельных случаях возможности проведения срочных документов, по которым </w:t>
            </w:r>
            <w:r>
              <w:t xml:space="preserve">проверка </w:t>
            </w:r>
            <w:r w:rsidRPr="005A4494">
              <w:t>соответствия аналитических и бухгалтерских записей учета</w:t>
            </w:r>
            <w:r>
              <w:rPr>
                <w:bCs/>
              </w:rPr>
              <w:t xml:space="preserve"> прошла неуспешно по причине ошибок в правилах формирования записей учета и/или в настройках справочника </w:t>
            </w:r>
            <w:r>
              <w:t>«Соответств</w:t>
            </w:r>
            <w:r w:rsidRPr="005A4494">
              <w:t>и</w:t>
            </w:r>
            <w:r>
              <w:t>е</w:t>
            </w:r>
            <w:r w:rsidRPr="005A4494">
              <w:t xml:space="preserve"> аналитических и бухгалтерских записей учета</w:t>
            </w:r>
            <w:r>
              <w:t>»</w:t>
            </w:r>
            <w:r>
              <w:rPr>
                <w:bCs/>
              </w:rPr>
              <w:t>, требующих времени на устранение</w:t>
            </w:r>
          </w:p>
        </w:tc>
      </w:tr>
      <w:tr w:rsidR="00222306" w:rsidRPr="000F44A2" w14:paraId="79E6D1D8" w14:textId="77777777" w:rsidTr="00100C72">
        <w:tc>
          <w:tcPr>
            <w:tcW w:w="2366" w:type="dxa"/>
          </w:tcPr>
          <w:p w14:paraId="6790A6D0" w14:textId="77777777" w:rsidR="00222306" w:rsidRPr="000F44A2" w:rsidRDefault="00222306" w:rsidP="00222306">
            <w:pPr>
              <w:pStyle w:val="GOSTTablenorm"/>
            </w:pPr>
            <w:r w:rsidRPr="000F44A2">
              <w:lastRenderedPageBreak/>
              <w:t>Тип запроса</w:t>
            </w:r>
          </w:p>
        </w:tc>
        <w:tc>
          <w:tcPr>
            <w:tcW w:w="7262" w:type="dxa"/>
          </w:tcPr>
          <w:p w14:paraId="335C604A" w14:textId="49791D72" w:rsidR="00222306" w:rsidRPr="000F44A2" w:rsidRDefault="00222306" w:rsidP="00222306">
            <w:pPr>
              <w:pStyle w:val="GOSTTablenorm"/>
            </w:pPr>
            <w:r w:rsidRPr="000F44A2">
              <w:t>Вид JSON-сообщения с определенным перечнем атрибутов (параметров), соответствующих его бизнес смыслу, поступающий в SVAP из ФП</w:t>
            </w:r>
            <w:r>
              <w:t xml:space="preserve"> ГИИС ЭБ</w:t>
            </w:r>
          </w:p>
        </w:tc>
      </w:tr>
      <w:tr w:rsidR="00222306" w:rsidRPr="000F44A2" w14:paraId="70B66A1F" w14:textId="77777777" w:rsidTr="00100C72">
        <w:tc>
          <w:tcPr>
            <w:tcW w:w="2366" w:type="dxa"/>
          </w:tcPr>
          <w:p w14:paraId="270D38F1" w14:textId="77777777" w:rsidR="00222306" w:rsidRPr="000F44A2" w:rsidRDefault="00222306" w:rsidP="00222306">
            <w:pPr>
              <w:pStyle w:val="GOSTTablenorm"/>
            </w:pPr>
            <w:r w:rsidRPr="000F44A2">
              <w:t>ТОФК</w:t>
            </w:r>
          </w:p>
        </w:tc>
        <w:tc>
          <w:tcPr>
            <w:tcW w:w="7262" w:type="dxa"/>
          </w:tcPr>
          <w:p w14:paraId="414E3790" w14:textId="77777777" w:rsidR="00222306" w:rsidRPr="000F44A2" w:rsidRDefault="00222306" w:rsidP="00222306">
            <w:pPr>
              <w:pStyle w:val="GOSTTablenorm"/>
            </w:pPr>
            <w:r w:rsidRPr="000F44A2">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222306" w:rsidRPr="000F44A2" w14:paraId="35EBB3DF" w14:textId="77777777" w:rsidTr="00100C72">
        <w:tc>
          <w:tcPr>
            <w:tcW w:w="2366" w:type="dxa"/>
          </w:tcPr>
          <w:p w14:paraId="21122D29" w14:textId="77777777" w:rsidR="00222306" w:rsidRPr="000F44A2" w:rsidRDefault="00222306" w:rsidP="00222306">
            <w:pPr>
              <w:pStyle w:val="GOSTTablenorm"/>
            </w:pPr>
            <w:r w:rsidRPr="000F44A2">
              <w:t>ФК</w:t>
            </w:r>
          </w:p>
        </w:tc>
        <w:tc>
          <w:tcPr>
            <w:tcW w:w="7262" w:type="dxa"/>
          </w:tcPr>
          <w:p w14:paraId="515B4826" w14:textId="77777777" w:rsidR="00222306" w:rsidRPr="000F44A2" w:rsidRDefault="00222306" w:rsidP="00222306">
            <w:pPr>
              <w:pStyle w:val="GOSTTablenorm"/>
            </w:pPr>
            <w:r w:rsidRPr="000F44A2">
              <w:t>Федеральное казначейство</w:t>
            </w:r>
          </w:p>
        </w:tc>
      </w:tr>
      <w:tr w:rsidR="00222306" w:rsidRPr="000F44A2" w14:paraId="5F04966E" w14:textId="77777777" w:rsidTr="00100C72">
        <w:tc>
          <w:tcPr>
            <w:tcW w:w="2366" w:type="dxa"/>
          </w:tcPr>
          <w:p w14:paraId="2E60323A" w14:textId="0FF14809" w:rsidR="00222306" w:rsidRPr="000F44A2" w:rsidRDefault="00222306" w:rsidP="00222306">
            <w:pPr>
              <w:pStyle w:val="GOSTTablenorm"/>
            </w:pPr>
            <w:r w:rsidRPr="000F44A2">
              <w:t>ФП</w:t>
            </w:r>
            <w:r>
              <w:t xml:space="preserve"> ГИИС</w:t>
            </w:r>
            <w:r w:rsidRPr="000F44A2">
              <w:t xml:space="preserve"> ЭБ</w:t>
            </w:r>
          </w:p>
        </w:tc>
        <w:tc>
          <w:tcPr>
            <w:tcW w:w="7262" w:type="dxa"/>
          </w:tcPr>
          <w:p w14:paraId="3B73A819" w14:textId="77777777" w:rsidR="00222306" w:rsidRPr="000F44A2" w:rsidRDefault="00222306" w:rsidP="00222306">
            <w:pPr>
              <w:pStyle w:val="GOSTTablenorm"/>
            </w:pPr>
            <w:r w:rsidRPr="000F44A2">
              <w:t xml:space="preserve">Функциональная подсистема ГИИС «Электронный бюджет», взаимодействующая со SVAP </w:t>
            </w:r>
            <w:r>
              <w:t>(</w:t>
            </w:r>
            <w:r w:rsidRPr="000F44A2">
              <w:t>например, ПУР ЭБ и ПУИО ЭБ</w:t>
            </w:r>
            <w:r>
              <w:t>)</w:t>
            </w:r>
          </w:p>
        </w:tc>
      </w:tr>
      <w:tr w:rsidR="00222306" w:rsidRPr="000F44A2" w14:paraId="33C4E3D3" w14:textId="77777777" w:rsidTr="00100C72">
        <w:tc>
          <w:tcPr>
            <w:tcW w:w="2366" w:type="dxa"/>
          </w:tcPr>
          <w:p w14:paraId="4E0BE183" w14:textId="77777777" w:rsidR="00222306" w:rsidRPr="000F44A2" w:rsidRDefault="00222306" w:rsidP="00222306">
            <w:pPr>
              <w:pStyle w:val="GOSTTablenorm"/>
            </w:pPr>
            <w:r w:rsidRPr="000F44A2">
              <w:t>ЦС по учету</w:t>
            </w:r>
          </w:p>
        </w:tc>
        <w:tc>
          <w:tcPr>
            <w:tcW w:w="7262" w:type="dxa"/>
          </w:tcPr>
          <w:p w14:paraId="38D7397B" w14:textId="77777777" w:rsidR="00222306" w:rsidRPr="000F44A2" w:rsidRDefault="00222306" w:rsidP="00222306">
            <w:pPr>
              <w:pStyle w:val="GOSTTablenorm"/>
            </w:pPr>
            <w:r w:rsidRPr="000F44A2">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222306" w:rsidRPr="000F44A2" w14:paraId="114969AC" w14:textId="77777777" w:rsidTr="00100C72">
        <w:tc>
          <w:tcPr>
            <w:tcW w:w="2366" w:type="dxa"/>
          </w:tcPr>
          <w:p w14:paraId="2364DBB6" w14:textId="77777777" w:rsidR="00222306" w:rsidRPr="000F44A2" w:rsidRDefault="00222306" w:rsidP="00222306">
            <w:pPr>
              <w:pStyle w:val="GOSTTablenorm"/>
            </w:pPr>
            <w:r w:rsidRPr="000F44A2">
              <w:t>Этап обработки</w:t>
            </w:r>
          </w:p>
        </w:tc>
        <w:tc>
          <w:tcPr>
            <w:tcW w:w="7262" w:type="dxa"/>
          </w:tcPr>
          <w:p w14:paraId="6F4DA896" w14:textId="0C7F30CD" w:rsidR="00222306" w:rsidRPr="000F44A2" w:rsidRDefault="00222306" w:rsidP="00222306">
            <w:pPr>
              <w:pStyle w:val="GOSTTablenorm"/>
            </w:pPr>
            <w:r>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Del="33249EA7">
              <w:t xml:space="preserve"> </w:t>
            </w:r>
            <w:r>
              <w:t xml:space="preserve">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исполнения одного и того же этапа по документу требуется сначала выполнить его </w:t>
            </w:r>
            <w:r w:rsidRPr="00517D18">
              <w:rPr>
                <w:highlight w:val="green"/>
              </w:rPr>
              <w:t>сторнирование или</w:t>
            </w:r>
            <w:r>
              <w:t xml:space="preserve"> отмену, после чего заново повторить выполнение этапа. Таким образом, если по документу есть уже исполненный (не </w:t>
            </w:r>
            <w:r w:rsidRPr="00517D18">
              <w:rPr>
                <w:highlight w:val="green"/>
              </w:rPr>
              <w:t>сторнированный или не</w:t>
            </w:r>
            <w:r>
              <w:t xml:space="preserve"> отмененный) этап обработки, то второй раз по одному документу этот этап не может быть выполнен (например, нельзя 2 раза зарезервировать средства на сумму документа).</w:t>
            </w:r>
          </w:p>
        </w:tc>
      </w:tr>
    </w:tbl>
    <w:p w14:paraId="3BBA66A1" w14:textId="48A8CF54" w:rsidR="00512B7E" w:rsidRPr="009C3D84" w:rsidRDefault="00512B7E" w:rsidP="00666E8B">
      <w:pPr>
        <w:pStyle w:val="1"/>
        <w:rPr>
          <w:highlight w:val="green"/>
        </w:rPr>
      </w:pPr>
      <w:bookmarkStart w:id="49" w:name="_Toc117871486"/>
      <w:bookmarkStart w:id="50" w:name="_Toc121319582"/>
      <w:bookmarkStart w:id="51" w:name="_Ref137652369"/>
      <w:bookmarkStart w:id="52" w:name="_Toc226556131"/>
      <w:r w:rsidRPr="009C3D84">
        <w:rPr>
          <w:highlight w:val="green"/>
        </w:rPr>
        <w:lastRenderedPageBreak/>
        <w:t>Ограничения и допущения</w:t>
      </w:r>
      <w:bookmarkEnd w:id="49"/>
      <w:bookmarkEnd w:id="50"/>
      <w:bookmarkEnd w:id="51"/>
      <w:bookmarkEnd w:id="52"/>
    </w:p>
    <w:p w14:paraId="1FB4B5CC" w14:textId="7FAE2E79" w:rsidR="0035153C" w:rsidRPr="00666E8B" w:rsidRDefault="00512B7E" w:rsidP="00EC72DA">
      <w:pPr>
        <w:pStyle w:val="GOSTNormal"/>
      </w:pPr>
      <w:r w:rsidRPr="00666E8B">
        <w:t xml:space="preserve">В </w:t>
      </w:r>
      <w:r w:rsidR="004D6C21" w:rsidRPr="00666E8B">
        <w:t>текущей</w:t>
      </w:r>
      <w:r w:rsidRPr="00666E8B">
        <w:t xml:space="preserve"> версии настоящего документа включено описание способов и форматов взаимодействия системы SVAP с </w:t>
      </w:r>
      <w:r w:rsidR="00413EA8" w:rsidRPr="00517D18">
        <w:rPr>
          <w:highlight w:val="green"/>
        </w:rPr>
        <w:t>ФП ГИИС ЭБ</w:t>
      </w:r>
      <w:r w:rsidRPr="00666E8B">
        <w:t xml:space="preserve"> в части</w:t>
      </w:r>
      <w:r w:rsidR="0035153C" w:rsidRPr="00666E8B">
        <w:t>:</w:t>
      </w:r>
    </w:p>
    <w:p w14:paraId="5263E693" w14:textId="77777777" w:rsidR="0035153C" w:rsidRPr="00CA424F" w:rsidRDefault="00512B7E" w:rsidP="00666E8B">
      <w:pPr>
        <w:pStyle w:val="GOSTListmark2"/>
        <w:rPr>
          <w:ins w:id="53" w:author="Сказецкая Наталья Камилевна" w:date="2023-09-07T15:59:00Z"/>
          <w:highlight w:val="yellow"/>
        </w:rPr>
      </w:pPr>
      <w:r w:rsidRPr="00CA424F">
        <w:rPr>
          <w:highlight w:val="yellow"/>
        </w:rPr>
        <w:t xml:space="preserve">учета операций со средствами, поступающими во временное распоряжение получателей </w:t>
      </w:r>
      <w:del w:id="54" w:author="Сказецкая Наталья Камилевна" w:date="2023-09-07T15:59:00Z">
        <w:r w:rsidRPr="00CA424F" w:rsidDel="0035153C">
          <w:rPr>
            <w:highlight w:val="yellow"/>
          </w:rPr>
          <w:delText xml:space="preserve">бюджетных </w:delText>
        </w:r>
      </w:del>
      <w:r w:rsidRPr="00CA424F">
        <w:rPr>
          <w:highlight w:val="yellow"/>
        </w:rPr>
        <w:t>средств</w:t>
      </w:r>
      <w:ins w:id="55" w:author="Сказецкая Наталья Камилевна" w:date="2023-09-07T15:59:00Z">
        <w:r w:rsidR="0035153C" w:rsidRPr="00CA424F">
          <w:rPr>
            <w:highlight w:val="yellow"/>
          </w:rPr>
          <w:t xml:space="preserve"> федерального бюджета;</w:t>
        </w:r>
      </w:ins>
    </w:p>
    <w:p w14:paraId="20D77AC6" w14:textId="2E93438D" w:rsidR="0035153C" w:rsidRPr="00CA424F" w:rsidRDefault="0035153C" w:rsidP="00666E8B">
      <w:pPr>
        <w:pStyle w:val="GOSTListmark2"/>
        <w:rPr>
          <w:ins w:id="56" w:author="Сказецкая Наталья Камилевна" w:date="2023-09-07T16:07:00Z"/>
          <w:highlight w:val="yellow"/>
        </w:rPr>
      </w:pPr>
      <w:ins w:id="57" w:author="Сказецкая Наталья Камилевна" w:date="2023-09-07T16:07:00Z">
        <w:r w:rsidRPr="00CA424F">
          <w:rPr>
            <w:highlight w:val="yellow"/>
          </w:rPr>
          <w:t>учета операций со средствами поступлений, являющихся источниками формирования доходов бюджетов бюджетной системы Российской Федерации;</w:t>
        </w:r>
      </w:ins>
    </w:p>
    <w:p w14:paraId="2A83CE47" w14:textId="77777777" w:rsidR="000D276B" w:rsidRDefault="000D276B" w:rsidP="00666E8B">
      <w:pPr>
        <w:pStyle w:val="GOSTListmark2"/>
        <w:rPr>
          <w:ins w:id="58" w:author="Сказецкая Наталья Камилевна" w:date="2023-11-14T20:34:00Z"/>
          <w:highlight w:val="yellow"/>
        </w:rPr>
      </w:pPr>
      <w:ins w:id="59" w:author="Сказецкая Наталья Камилевна" w:date="2023-11-14T20:34:00Z">
        <w:r>
          <w:rPr>
            <w:highlight w:val="yellow"/>
          </w:rPr>
          <w:t>учета операций</w:t>
        </w:r>
        <w:r w:rsidRPr="00CA3CE3">
          <w:rPr>
            <w:highlight w:val="yellow"/>
          </w:rPr>
          <w:t xml:space="preserve"> </w:t>
        </w:r>
        <w:r>
          <w:rPr>
            <w:highlight w:val="yellow"/>
          </w:rPr>
          <w:t>при ведении Сводной бюджетной росписи федерального бюджета, по доведению бюджетных данных участникам бюджетного процесса федерального уровня, по учету бюджетных и денежных обязательств получателей средств федерального бюджета и операций со средствами федерального бюджета;</w:t>
        </w:r>
      </w:ins>
    </w:p>
    <w:p w14:paraId="228D6D58" w14:textId="77777777" w:rsidR="00517D18" w:rsidRDefault="000D276B" w:rsidP="00666E8B">
      <w:pPr>
        <w:pStyle w:val="GOSTListmark2"/>
        <w:rPr>
          <w:ins w:id="60" w:author="Сказецкая Наталья Камилевна" w:date="2024-02-13T13:26:00Z"/>
          <w:highlight w:val="yellow"/>
        </w:rPr>
      </w:pPr>
      <w:ins w:id="61" w:author="Сказецкая Наталья Камилевна" w:date="2023-11-14T20:34:00Z">
        <w:r w:rsidRPr="00CA424F">
          <w:rPr>
            <w:highlight w:val="yellow"/>
          </w:rPr>
          <w:t>учета операций со средствами федеральных бюджетных и автономных учреждений</w:t>
        </w:r>
      </w:ins>
      <w:ins w:id="62" w:author="Сказецкая Наталья Камилевна" w:date="2024-02-13T13:26:00Z">
        <w:r w:rsidR="00517D18">
          <w:rPr>
            <w:highlight w:val="yellow"/>
          </w:rPr>
          <w:t>;</w:t>
        </w:r>
      </w:ins>
    </w:p>
    <w:p w14:paraId="2B1DD70F" w14:textId="47FFD7B1" w:rsidR="00512B7E" w:rsidRPr="00CA424F" w:rsidRDefault="00517D18" w:rsidP="00666E8B">
      <w:pPr>
        <w:pStyle w:val="GOSTListmark2"/>
        <w:rPr>
          <w:highlight w:val="yellow"/>
        </w:rPr>
      </w:pPr>
      <w:ins w:id="63" w:author="Сказецкая Наталья Камилевна" w:date="2024-02-13T13:27:00Z">
        <w:r>
          <w:rPr>
            <w:highlight w:val="yellow"/>
          </w:rPr>
          <w:t>учета</w:t>
        </w:r>
        <w:r w:rsidRPr="00000BB8">
          <w:rPr>
            <w:highlight w:val="yellow"/>
          </w:rPr>
          <w:t xml:space="preserve"> операций </w:t>
        </w:r>
        <w:r>
          <w:rPr>
            <w:highlight w:val="yellow"/>
          </w:rPr>
          <w:t>со средствами участников казначейского сопровождения</w:t>
        </w:r>
      </w:ins>
      <w:r w:rsidR="00666E8B">
        <w:rPr>
          <w:highlight w:val="yellow"/>
        </w:rPr>
        <w:t>.</w:t>
      </w:r>
    </w:p>
    <w:p w14:paraId="32D02B00" w14:textId="59AF4B60" w:rsidR="00963774" w:rsidRPr="000F44A2" w:rsidDel="005F2380" w:rsidRDefault="00963774" w:rsidP="00EC72DA">
      <w:pPr>
        <w:pStyle w:val="GOSTNormal"/>
        <w:rPr>
          <w:del w:id="64" w:author="Сатлер Марина Викторовна" w:date="2024-01-18T17:41:00Z"/>
        </w:rPr>
      </w:pPr>
      <w:r w:rsidRPr="000F44A2">
        <w:t>В параметрах запросов/ответов на запросы с типом данных «</w:t>
      </w:r>
      <w:del w:id="65" w:author="Сатлер Марина Викторовна" w:date="2024-01-12T13:02:00Z">
        <w:r w:rsidRPr="00EC72DA" w:rsidDel="00971799">
          <w:delText>Числовой</w:delText>
        </w:r>
      </w:del>
      <w:ins w:id="66" w:author="Сатлер Марина Викторовна" w:date="2024-01-12T13:02:00Z">
        <w:r w:rsidR="00971799" w:rsidRPr="00EC72DA">
          <w:t>Сумма</w:t>
        </w:r>
      </w:ins>
      <w:r w:rsidRPr="00EC72DA">
        <w:t>»</w:t>
      </w:r>
      <w:ins w:id="67" w:author="Сатлер Марина Викторовна" w:date="2024-01-12T13:02:00Z">
        <w:r w:rsidR="00971799" w:rsidRPr="00EC72DA">
          <w:t xml:space="preserve"> и «Сумма1»</w:t>
        </w:r>
      </w:ins>
      <w:r w:rsidRPr="000F44A2">
        <w:t>, описанных в настоящем документе и предназначенных для передачи сумм, значения передаются в единицах, соответствующих правилам формирования конкретного типа документа или выходного параметра (например, для рублей РФ - в рублях и копейках или в тысячах рублей, для доллар</w:t>
      </w:r>
      <w:r>
        <w:t>ов</w:t>
      </w:r>
      <w:r w:rsidRPr="000F44A2">
        <w:t xml:space="preserve"> США - в долларах и центах, и т.д.). При этом полученные из ФП </w:t>
      </w:r>
      <w:r w:rsidR="002F320B">
        <w:t xml:space="preserve">ГИИС </w:t>
      </w:r>
      <w:r w:rsidRPr="000F44A2">
        <w:t xml:space="preserve">ЭБ суммовые значения будут всегда конвертироваться </w:t>
      </w:r>
      <w:r w:rsidRPr="00EC72DA">
        <w:t>SVIP</w:t>
      </w:r>
      <w:r w:rsidRPr="000F44A2">
        <w:t xml:space="preserve"> в минимальные единицы валюты, т.к. учет оборотов и остатков в </w:t>
      </w:r>
      <w:r w:rsidRPr="00EC72DA">
        <w:t>SVBO</w:t>
      </w:r>
      <w:r w:rsidRPr="000F44A2">
        <w:t xml:space="preserve"> осуществляется в минимальных единицах (т.е. для входящих в </w:t>
      </w:r>
      <w:r w:rsidRPr="00EC72DA">
        <w:t>SVAP</w:t>
      </w:r>
      <w:r w:rsidRPr="000F44A2">
        <w:t xml:space="preserve"> запросов осуществляется конвертация: для рублей РФ - из рублей и копеек, тысяч рублей в копейки, для доллар</w:t>
      </w:r>
      <w:r>
        <w:t>ов</w:t>
      </w:r>
      <w:r w:rsidRPr="000F44A2">
        <w:t xml:space="preserve"> США - из долларов и центов в центы, и т.д.). И наоборот, при передаче ответа от </w:t>
      </w:r>
      <w:r w:rsidRPr="00EC72DA">
        <w:t>SVAP</w:t>
      </w:r>
      <w:r w:rsidRPr="000F44A2">
        <w:t xml:space="preserve"> в вызывающую ФП </w:t>
      </w:r>
      <w:r w:rsidR="002F320B">
        <w:t xml:space="preserve">ГИИС </w:t>
      </w:r>
      <w:r w:rsidRPr="000F44A2">
        <w:t xml:space="preserve">ЭБ суммовые значения будут всегда конвертироваться в единицы, соответствующие правилам заполнения выходных параметров конкретного типа запроса (т.е. для исходящих из </w:t>
      </w:r>
      <w:r w:rsidRPr="00EC72DA">
        <w:t>SVAP</w:t>
      </w:r>
      <w:r w:rsidRPr="000F44A2">
        <w:t xml:space="preserve"> ответов осуществляется конвертация: для рублей РФ - из копеек в рубли и копейки, для долларов США - из центов в доллары и центы, и т.д.).</w:t>
      </w:r>
      <w:del w:id="68" w:author="Сатлер Марина Викторовна" w:date="2024-01-18T17:41:00Z">
        <w:r w:rsidRPr="000F44A2" w:rsidDel="005F2380">
          <w:delText xml:space="preserve"> В случае отсутствия значения в запросе из ФП</w:delText>
        </w:r>
        <w:r w:rsidR="002F320B" w:rsidDel="005F2380">
          <w:delText xml:space="preserve"> ГИИС</w:delText>
        </w:r>
        <w:r w:rsidRPr="000F44A2" w:rsidDel="005F2380">
          <w:delText xml:space="preserve"> ЭБ в </w:delText>
        </w:r>
        <w:r w:rsidRPr="00EC72DA" w:rsidDel="005F2380">
          <w:delText>SVAP</w:delText>
        </w:r>
        <w:r w:rsidRPr="000F44A2" w:rsidDel="005F2380">
          <w:delText xml:space="preserve"> должна в явном виде передаваться нулевая сумма в соответствующих единицах измерения (0</w:delText>
        </w:r>
      </w:del>
      <w:del w:id="69" w:author="Сатлер Марина Викторовна" w:date="2024-01-12T12:58:00Z">
        <w:r w:rsidRPr="00EC72DA" w:rsidDel="00971799">
          <w:delText>,</w:delText>
        </w:r>
      </w:del>
      <w:del w:id="70" w:author="Сатлер Марина Викторовна" w:date="2024-01-18T17:41:00Z">
        <w:r w:rsidRPr="000F44A2" w:rsidDel="005F2380">
          <w:delText>00 - в рублях, 0</w:delText>
        </w:r>
      </w:del>
      <w:del w:id="71" w:author="Сатлер Марина Викторовна" w:date="2024-01-12T12:58:00Z">
        <w:r w:rsidRPr="00EC72DA" w:rsidDel="00971799">
          <w:delText>,</w:delText>
        </w:r>
      </w:del>
      <w:del w:id="72" w:author="Сатлер Марина Викторовна" w:date="2024-01-18T17:41:00Z">
        <w:r w:rsidRPr="000F44A2" w:rsidDel="005F2380">
          <w:delText>000 - в тыс. рублей и т.д.).</w:delText>
        </w:r>
      </w:del>
    </w:p>
    <w:p w14:paraId="49846113" w14:textId="62DAE19E" w:rsidR="00512B7E" w:rsidRPr="000F44A2" w:rsidRDefault="00512B7E" w:rsidP="005F2380">
      <w:pPr>
        <w:pStyle w:val="GOSTListnum"/>
        <w:tabs>
          <w:tab w:val="clear" w:pos="1021"/>
        </w:tabs>
        <w:ind w:left="1021" w:firstLine="0"/>
      </w:pPr>
    </w:p>
    <w:p w14:paraId="768CF3EF" w14:textId="77777777" w:rsidR="00512B7E" w:rsidRPr="00666E8B" w:rsidRDefault="00512B7E" w:rsidP="00666E8B">
      <w:pPr>
        <w:pStyle w:val="1"/>
      </w:pPr>
      <w:bookmarkStart w:id="73" w:name="_Toc117871487"/>
      <w:bookmarkStart w:id="74" w:name="_Toc121319583"/>
      <w:bookmarkStart w:id="75" w:name="_Toc226556132"/>
      <w:r w:rsidRPr="00666E8B">
        <w:lastRenderedPageBreak/>
        <w:t>Введение</w:t>
      </w:r>
      <w:bookmarkEnd w:id="73"/>
      <w:bookmarkEnd w:id="74"/>
      <w:bookmarkEnd w:id="75"/>
    </w:p>
    <w:p w14:paraId="18771675" w14:textId="6D38BF66" w:rsidR="00512B7E" w:rsidRPr="00666E8B" w:rsidRDefault="00512B7E" w:rsidP="00666E8B">
      <w:pPr>
        <w:pStyle w:val="GOSTNormal"/>
      </w:pPr>
      <w:r w:rsidRPr="00666E8B">
        <w:t xml:space="preserve">Данный документ описывает требования к форматам и способам взаимодействия ФП </w:t>
      </w:r>
      <w:r w:rsidR="002F320B" w:rsidRPr="00666E8B">
        <w:t xml:space="preserve">ГИИС </w:t>
      </w:r>
      <w:r w:rsidRPr="00666E8B">
        <w:t>ЭБ и SVAP.</w:t>
      </w:r>
    </w:p>
    <w:p w14:paraId="5FAB2C32" w14:textId="276286CE" w:rsidR="00637DDB" w:rsidRPr="00666E8B" w:rsidRDefault="00637DDB" w:rsidP="00666E8B">
      <w:pPr>
        <w:pStyle w:val="GOSTNormal"/>
      </w:pPr>
      <w:commentRangeStart w:id="76"/>
      <w:r w:rsidRPr="00666E8B">
        <w:t>SVAP</w:t>
      </w:r>
      <w:commentRangeEnd w:id="76"/>
      <w:r w:rsidRPr="00666E8B">
        <w:rPr>
          <w:rStyle w:val="afff4"/>
          <w:sz w:val="24"/>
          <w:szCs w:val="20"/>
        </w:rPr>
        <w:commentReference w:id="76"/>
      </w:r>
      <w:r w:rsidRPr="00666E8B">
        <w:t xml:space="preserve"> состоит из следующих компонентов на платформе семейства SmartVista:</w:t>
      </w:r>
    </w:p>
    <w:p w14:paraId="44CB5367" w14:textId="77777777" w:rsidR="00637DDB" w:rsidRPr="00666E8B" w:rsidRDefault="00637DDB" w:rsidP="00666E8B">
      <w:pPr>
        <w:pStyle w:val="GOSTListmark1"/>
      </w:pPr>
      <w:r w:rsidRPr="00666E8B">
        <w:t>SVBO – SmartVista Back Office;</w:t>
      </w:r>
    </w:p>
    <w:p w14:paraId="474B7D12" w14:textId="77777777" w:rsidR="00637DDB" w:rsidRPr="00666E8B" w:rsidRDefault="00637DDB" w:rsidP="00666E8B">
      <w:pPr>
        <w:pStyle w:val="GOSTListmark1"/>
      </w:pPr>
      <w:r w:rsidRPr="00666E8B">
        <w:t>SVIP – SmartVista Integration Platform.</w:t>
      </w:r>
    </w:p>
    <w:p w14:paraId="2BA53915" w14:textId="125206BE" w:rsidR="00512B7E" w:rsidRPr="00666E8B" w:rsidRDefault="00512B7E" w:rsidP="00666E8B">
      <w:pPr>
        <w:pStyle w:val="GOSTNormal"/>
      </w:pPr>
      <w:r w:rsidRPr="00666E8B">
        <w:t>SV</w:t>
      </w:r>
      <w:r w:rsidR="00D642A5" w:rsidRPr="00666E8B">
        <w:t>BO</w:t>
      </w:r>
      <w:r w:rsidRPr="00666E8B">
        <w:t xml:space="preserve"> состоит из </w:t>
      </w:r>
      <w:r w:rsidR="00715A91" w:rsidRPr="00666E8B">
        <w:t>трех модулей</w:t>
      </w:r>
      <w:r w:rsidRPr="00666E8B">
        <w:t>:</w:t>
      </w:r>
    </w:p>
    <w:p w14:paraId="7C8BA567" w14:textId="72C0CD4D" w:rsidR="00512B7E" w:rsidRPr="00666E8B" w:rsidRDefault="00512B7E" w:rsidP="00666E8B">
      <w:pPr>
        <w:pStyle w:val="GOSTListmark1"/>
      </w:pPr>
      <w:r w:rsidRPr="00666E8B">
        <w:t>OLTP – осуществляет обработку запросов от ФП</w:t>
      </w:r>
      <w:r w:rsidR="002F320B" w:rsidRPr="00666E8B">
        <w:t xml:space="preserve"> ГИИС</w:t>
      </w:r>
      <w:r w:rsidRPr="00666E8B">
        <w:t xml:space="preserve"> ЭБ на подбор и формирование записей учета с выполнением контроля доступного остатка средств;</w:t>
      </w:r>
    </w:p>
    <w:p w14:paraId="7C101DC4" w14:textId="77777777" w:rsidR="00715A91" w:rsidRPr="00666E8B" w:rsidRDefault="00512B7E" w:rsidP="00666E8B">
      <w:pPr>
        <w:pStyle w:val="GOSTListmark1"/>
      </w:pPr>
      <w:r w:rsidRPr="00666E8B">
        <w:t>OLAP – осуществляет дообогащение сформированных OLTP-частью записей учета дополнительными аналитическими признаками (атрибутами), агрегирование данных о записях учета в необходимых разрезах по заранее настроенным процедурам подготовки данных</w:t>
      </w:r>
      <w:r w:rsidR="00715A91" w:rsidRPr="00666E8B">
        <w:t>;</w:t>
      </w:r>
    </w:p>
    <w:p w14:paraId="14556B43" w14:textId="4613FDB6" w:rsidR="00512B7E" w:rsidRPr="00666E8B" w:rsidRDefault="00715A91" w:rsidP="00666E8B">
      <w:pPr>
        <w:pStyle w:val="GOSTListmark1"/>
      </w:pPr>
      <w:r w:rsidRPr="00666E8B">
        <w:t>Datamart –</w:t>
      </w:r>
      <w:r w:rsidR="00512B7E" w:rsidRPr="00666E8B">
        <w:t xml:space="preserve"> </w:t>
      </w:r>
      <w:r w:rsidRPr="00666E8B">
        <w:t xml:space="preserve">осуществлет </w:t>
      </w:r>
      <w:r w:rsidR="00512B7E" w:rsidRPr="00666E8B">
        <w:t>обработку запросов от ФП</w:t>
      </w:r>
      <w:r w:rsidR="002F320B" w:rsidRPr="00666E8B">
        <w:t xml:space="preserve"> ГИИС</w:t>
      </w:r>
      <w:r w:rsidR="00512B7E" w:rsidRPr="00666E8B">
        <w:t xml:space="preserve"> ЭБ на отбор и предоставление учетных данных, необходимых для формирования отчетности.</w:t>
      </w:r>
    </w:p>
    <w:p w14:paraId="1DC7204A" w14:textId="20531789" w:rsidR="00512B7E" w:rsidRPr="00B9499D" w:rsidRDefault="00512B7E" w:rsidP="00D95D6F">
      <w:pPr>
        <w:pStyle w:val="GOSTNormal"/>
        <w:rPr>
          <w:szCs w:val="24"/>
        </w:rPr>
      </w:pPr>
      <w:r w:rsidRPr="00666E8B">
        <w:t>Взаимодействие ФП</w:t>
      </w:r>
      <w:r w:rsidR="002F320B" w:rsidRPr="00666E8B">
        <w:t xml:space="preserve"> ГИИС</w:t>
      </w:r>
      <w:r w:rsidRPr="00666E8B">
        <w:t xml:space="preserve"> ЭБ и SVAP может осуществляться в двух режимах: синхронное или асинхронное - в зависимости от </w:t>
      </w:r>
      <w:r w:rsidR="004D6C21" w:rsidRPr="00666E8B">
        <w:t>потребностей ФП</w:t>
      </w:r>
      <w:r w:rsidR="002F320B" w:rsidRPr="00666E8B">
        <w:t xml:space="preserve"> ГИИС</w:t>
      </w:r>
      <w:r w:rsidR="004D6C21" w:rsidRPr="00666E8B">
        <w:t xml:space="preserve"> ЭБ</w:t>
      </w:r>
      <w:r w:rsidRPr="00666E8B">
        <w:t>.</w:t>
      </w:r>
    </w:p>
    <w:p w14:paraId="7B2E809C" w14:textId="77777777" w:rsidR="00512B7E" w:rsidRPr="00666E8B" w:rsidRDefault="00512B7E" w:rsidP="00666E8B">
      <w:pPr>
        <w:pStyle w:val="1"/>
      </w:pPr>
      <w:bookmarkStart w:id="77" w:name="_Toc117871488"/>
      <w:bookmarkStart w:id="78" w:name="_Toc121319584"/>
      <w:bookmarkStart w:id="79" w:name="_Toc226556133"/>
      <w:bookmarkStart w:id="80" w:name="_Ref112666641"/>
      <w:bookmarkStart w:id="81" w:name="_Ref110614197"/>
      <w:r w:rsidRPr="00666E8B">
        <w:lastRenderedPageBreak/>
        <w:t>Виды взаимодействия</w:t>
      </w:r>
      <w:bookmarkEnd w:id="77"/>
      <w:bookmarkEnd w:id="78"/>
      <w:bookmarkEnd w:id="79"/>
    </w:p>
    <w:p w14:paraId="4208D6AF" w14:textId="77777777" w:rsidR="00512B7E" w:rsidRPr="00666E8B" w:rsidRDefault="00512B7E" w:rsidP="00666E8B">
      <w:pPr>
        <w:pStyle w:val="21"/>
      </w:pPr>
      <w:bookmarkStart w:id="82" w:name="_Ref112666630"/>
      <w:bookmarkStart w:id="83" w:name="_Toc117871489"/>
      <w:bookmarkStart w:id="84" w:name="_Toc121319585"/>
      <w:bookmarkStart w:id="85" w:name="_Toc226556134"/>
      <w:r w:rsidRPr="00666E8B">
        <w:t>Синхронное взаимодействие</w:t>
      </w:r>
      <w:bookmarkEnd w:id="82"/>
      <w:bookmarkEnd w:id="83"/>
      <w:bookmarkEnd w:id="84"/>
      <w:bookmarkEnd w:id="85"/>
    </w:p>
    <w:p w14:paraId="392DF8D1" w14:textId="77777777" w:rsidR="00C828DD" w:rsidRDefault="00512B7E" w:rsidP="00666E8B">
      <w:pPr>
        <w:pStyle w:val="GOSTNormal"/>
      </w:pPr>
      <w:r w:rsidRPr="00B9499D">
        <w:t xml:space="preserve">Синхронное взаимодействие осуществляется с </w:t>
      </w:r>
      <w:r w:rsidR="00963774" w:rsidRPr="00B9499D">
        <w:t>использование</w:t>
      </w:r>
      <w:r w:rsidR="00963774">
        <w:t>м</w:t>
      </w:r>
      <w:r w:rsidRPr="00B9499D">
        <w:t xml:space="preserve"> HTTP</w:t>
      </w:r>
      <w:r w:rsidRPr="005C6BDA">
        <w:rPr>
          <w:rStyle w:val="af6"/>
          <w:szCs w:val="24"/>
        </w:rPr>
        <w:footnoteReference w:id="2"/>
      </w:r>
      <w:r w:rsidRPr="005C6BDA">
        <w:t>-протокола, данные передаются в формате JSON, взаимодействие осуществляется напрямую, без использования очереди.</w:t>
      </w:r>
    </w:p>
    <w:p w14:paraId="7985606A" w14:textId="7467733E" w:rsidR="003B156F" w:rsidRDefault="003F2EA5" w:rsidP="00666E8B">
      <w:pPr>
        <w:pStyle w:val="GOSTNormal"/>
      </w:pPr>
      <w:r>
        <w:t xml:space="preserve">Для повышения отказоустойчивости, снижения нагрузки на работу </w:t>
      </w:r>
      <w:r>
        <w:rPr>
          <w:lang w:val="en-US"/>
        </w:rPr>
        <w:t>SVIP</w:t>
      </w:r>
      <w:r>
        <w:t xml:space="preserve">, разделения трафика ФП </w:t>
      </w:r>
      <w:r w:rsidR="00637DDB">
        <w:t>ГИИС ЭБ направляет</w:t>
      </w:r>
      <w:r w:rsidR="003B156F">
        <w:t xml:space="preserve"> запросы по разным </w:t>
      </w:r>
      <w:commentRangeStart w:id="86"/>
      <w:r w:rsidR="003B156F">
        <w:t>адресам</w:t>
      </w:r>
      <w:commentRangeEnd w:id="86"/>
      <w:r w:rsidR="003B156F">
        <w:rPr>
          <w:rStyle w:val="afff4"/>
        </w:rPr>
        <w:commentReference w:id="86"/>
      </w:r>
      <w:r w:rsidR="003B156F">
        <w:t>:</w:t>
      </w:r>
    </w:p>
    <w:p w14:paraId="44A38F5C" w14:textId="7D13B102" w:rsidR="003B156F" w:rsidRDefault="003B156F" w:rsidP="00666E8B">
      <w:pPr>
        <w:pStyle w:val="GOSTListmark1"/>
      </w:pPr>
      <w:r>
        <w:t>адрес д</w:t>
      </w:r>
      <w:r w:rsidRPr="003B156F">
        <w:t xml:space="preserve">ля обращения с запросами к </w:t>
      </w:r>
      <w:r w:rsidRPr="003B156F">
        <w:rPr>
          <w:lang w:val="en-US"/>
        </w:rPr>
        <w:t>OLTP</w:t>
      </w:r>
      <w:r w:rsidRPr="003B156F">
        <w:t>;</w:t>
      </w:r>
    </w:p>
    <w:p w14:paraId="3A979505" w14:textId="31B69EDE" w:rsidR="003B156F" w:rsidRDefault="003B156F" w:rsidP="00666E8B">
      <w:pPr>
        <w:pStyle w:val="GOSTListmark1"/>
      </w:pPr>
      <w:r>
        <w:t xml:space="preserve">адрес для обращения с запросами </w:t>
      </w:r>
      <w:r w:rsidR="00637DDB">
        <w:t>на отбор учетных данных</w:t>
      </w:r>
      <w:ins w:id="87" w:author="Сказецкая Наталья Камилевна" w:date="2023-08-01T19:05:00Z">
        <w:r w:rsidR="00637DDB">
          <w:t xml:space="preserve"> </w:t>
        </w:r>
      </w:ins>
      <w:r>
        <w:t>и запросами по управлению операционными днями</w:t>
      </w:r>
      <w:r w:rsidR="00637DDB">
        <w:t xml:space="preserve"> к </w:t>
      </w:r>
      <w:r w:rsidR="00637DDB">
        <w:rPr>
          <w:lang w:val="en-US"/>
        </w:rPr>
        <w:t>Datamart</w:t>
      </w:r>
      <w:r>
        <w:t>;</w:t>
      </w:r>
    </w:p>
    <w:p w14:paraId="78E75B68" w14:textId="5C205B1E" w:rsidR="00512B7E" w:rsidRPr="003B156F" w:rsidRDefault="003B156F" w:rsidP="00666E8B">
      <w:pPr>
        <w:pStyle w:val="GOSTListmark1"/>
      </w:pPr>
      <w:r>
        <w:t xml:space="preserve">адрес для обращения с запросами </w:t>
      </w:r>
      <w:r w:rsidR="00637DDB">
        <w:t xml:space="preserve">на формирование диагностических отчетов в формате </w:t>
      </w:r>
      <w:r w:rsidR="00637DDB">
        <w:rPr>
          <w:lang w:val="en-US"/>
        </w:rPr>
        <w:t>ODS</w:t>
      </w:r>
      <w:r w:rsidR="00637DDB">
        <w:t xml:space="preserve"> к </w:t>
      </w:r>
      <w:r w:rsidR="00637DDB">
        <w:rPr>
          <w:lang w:val="en-US"/>
        </w:rPr>
        <w:t>Datamart</w:t>
      </w:r>
      <w:r w:rsidR="00637DDB">
        <w:t xml:space="preserve"> (</w:t>
      </w:r>
      <w:r w:rsidR="00637DDB">
        <w:rPr>
          <w:lang w:val="en-US"/>
        </w:rPr>
        <w:t>ods</w:t>
      </w:r>
      <w:r w:rsidR="00637DDB">
        <w:t>)</w:t>
      </w:r>
      <w:r>
        <w:t>.</w:t>
      </w:r>
    </w:p>
    <w:p w14:paraId="5EAA98EB" w14:textId="77777777" w:rsidR="00512B7E" w:rsidRPr="00B9499D" w:rsidRDefault="00512B7E" w:rsidP="00666E8B">
      <w:pPr>
        <w:pStyle w:val="GOSTNormal"/>
      </w:pPr>
      <w:r w:rsidRPr="00B9499D">
        <w:t>Параметры HTTP запроса для синхронного взаимодействия:</w:t>
      </w:r>
    </w:p>
    <w:p w14:paraId="51B95E30" w14:textId="77777777" w:rsidR="00512B7E" w:rsidRPr="00B9499D" w:rsidRDefault="00512B7E" w:rsidP="00666E8B">
      <w:pPr>
        <w:pStyle w:val="GOSTListmark1"/>
      </w:pPr>
      <w:r w:rsidRPr="00B9499D">
        <w:t>Тип запроса POST, другие типы запросов не поддерживаются</w:t>
      </w:r>
      <w:r w:rsidR="00963774">
        <w:t>;</w:t>
      </w:r>
    </w:p>
    <w:p w14:paraId="4F5F4A14" w14:textId="77777777" w:rsidR="00963774" w:rsidRPr="00B9499D" w:rsidRDefault="00963774" w:rsidP="00666E8B">
      <w:pPr>
        <w:pStyle w:val="GOSTListmark1"/>
      </w:pPr>
      <w:r w:rsidRPr="00B9499D">
        <w:t>URL /svap, без параметров</w:t>
      </w:r>
      <w:r>
        <w:t>;</w:t>
      </w:r>
    </w:p>
    <w:p w14:paraId="15A9B7A9" w14:textId="77777777" w:rsidR="00963774" w:rsidRPr="00B9499D" w:rsidRDefault="00963774" w:rsidP="00666E8B">
      <w:pPr>
        <w:pStyle w:val="GOSTListmark1"/>
        <w:rPr>
          <w:lang w:val="en-US"/>
        </w:rPr>
      </w:pPr>
      <w:r w:rsidRPr="00B9499D">
        <w:t>Кодировка</w:t>
      </w:r>
      <w:r w:rsidRPr="00B9499D">
        <w:rPr>
          <w:lang w:val="en-US"/>
        </w:rPr>
        <w:t xml:space="preserve"> UTF-8</w:t>
      </w:r>
      <w:r>
        <w:t>;</w:t>
      </w:r>
    </w:p>
    <w:p w14:paraId="2AF7926E" w14:textId="77777777" w:rsidR="00963774" w:rsidRPr="00B9499D" w:rsidRDefault="00963774" w:rsidP="00666E8B">
      <w:pPr>
        <w:pStyle w:val="GOSTListmark1"/>
        <w:rPr>
          <w:lang w:val="en-US"/>
        </w:rPr>
      </w:pPr>
      <w:r w:rsidRPr="00B9499D">
        <w:t>Заголовок</w:t>
      </w:r>
      <w:r w:rsidRPr="00B9499D">
        <w:rPr>
          <w:lang w:val="en-US"/>
        </w:rPr>
        <w:t xml:space="preserve"> «Content-Type: application/json; charset=UTF-8»</w:t>
      </w:r>
      <w:r w:rsidRPr="007A1119">
        <w:rPr>
          <w:lang w:val="en-US"/>
        </w:rPr>
        <w:t>;</w:t>
      </w:r>
    </w:p>
    <w:p w14:paraId="76B95D19" w14:textId="77777777" w:rsidR="00963774" w:rsidRPr="00B9499D" w:rsidRDefault="00963774" w:rsidP="00666E8B">
      <w:pPr>
        <w:pStyle w:val="GOSTListmark1"/>
      </w:pPr>
      <w:r w:rsidRPr="00B9499D">
        <w:t>Заголовок Connection необходимо выставить в keep-alive (если клиент это поддерживает)</w:t>
      </w:r>
      <w:r>
        <w:t>;</w:t>
      </w:r>
    </w:p>
    <w:p w14:paraId="403591CD" w14:textId="77777777" w:rsidR="00512B7E" w:rsidRPr="00B9499D" w:rsidRDefault="00512B7E" w:rsidP="00666E8B">
      <w:pPr>
        <w:pStyle w:val="GOSTListmark1"/>
      </w:pPr>
      <w:r w:rsidRPr="00B9499D">
        <w:t>Тело сообщения в JSON.</w:t>
      </w:r>
    </w:p>
    <w:p w14:paraId="6F316731" w14:textId="77777777" w:rsidR="00512B7E" w:rsidRPr="00B9499D" w:rsidRDefault="00512B7E" w:rsidP="00666E8B">
      <w:pPr>
        <w:pStyle w:val="GOSTNormal"/>
      </w:pPr>
      <w:r w:rsidRPr="00B9499D">
        <w:t>Параметры синхронного HTTP ответа:</w:t>
      </w:r>
    </w:p>
    <w:p w14:paraId="5550AA5A" w14:textId="1CAEE007" w:rsidR="00512B7E" w:rsidRPr="00B9499D" w:rsidRDefault="00512B7E" w:rsidP="00666E8B">
      <w:pPr>
        <w:pStyle w:val="GOSTListmark1"/>
      </w:pPr>
      <w:r w:rsidRPr="00B9499D">
        <w:t>Ответ передается UTF-8 с телом в JSON</w:t>
      </w:r>
      <w:r w:rsidR="00963774">
        <w:t>;</w:t>
      </w:r>
    </w:p>
    <w:p w14:paraId="12A419BC" w14:textId="77777777" w:rsidR="00512B7E" w:rsidRPr="00B9499D" w:rsidRDefault="00512B7E" w:rsidP="00666E8B">
      <w:pPr>
        <w:pStyle w:val="GOSTListmark1"/>
      </w:pPr>
      <w:r w:rsidRPr="00B9499D">
        <w:t>Коды ответов:</w:t>
      </w:r>
    </w:p>
    <w:p w14:paraId="3C7C0F5F" w14:textId="47928CE4" w:rsidR="00512B7E" w:rsidRPr="00B9499D" w:rsidRDefault="00512B7E" w:rsidP="00666E8B">
      <w:pPr>
        <w:pStyle w:val="GOSTListmark2"/>
      </w:pPr>
      <w:r w:rsidRPr="00B9499D">
        <w:t>Код «200» и тело в JSON (запрос обработан)</w:t>
      </w:r>
      <w:r w:rsidR="00963774">
        <w:t>;</w:t>
      </w:r>
    </w:p>
    <w:p w14:paraId="7E6693B0" w14:textId="206A575A" w:rsidR="00512B7E" w:rsidRPr="005C6BDA" w:rsidRDefault="00512B7E" w:rsidP="00666E8B">
      <w:pPr>
        <w:pStyle w:val="GOSTListmark2"/>
      </w:pPr>
      <w:r w:rsidRPr="00B9499D">
        <w:t>Код «400» и тело ответа в JSON (запрос обработан с логической ошибкой, причину ошибки SVAP установил и описывает в теле ответа, см. п.</w:t>
      </w:r>
      <w:ins w:id="88" w:author="Сатлер Марина Викторовна" w:date="2023-12-27T01:22:00Z">
        <w:r w:rsidR="008B362A">
          <w:fldChar w:fldCharType="begin"/>
        </w:r>
        <w:r w:rsidR="008B362A">
          <w:instrText xml:space="preserve"> REF _Ref154532586 \r \h </w:instrText>
        </w:r>
      </w:ins>
      <w:r w:rsidR="008B362A">
        <w:fldChar w:fldCharType="separate"/>
      </w:r>
      <w:r w:rsidR="00F300A9">
        <w:t>7.2</w:t>
      </w:r>
      <w:ins w:id="89" w:author="Сатлер Марина Викторовна" w:date="2023-12-27T01:22:00Z">
        <w:r w:rsidR="008B362A">
          <w:fldChar w:fldCharType="end"/>
        </w:r>
      </w:ins>
      <w:r w:rsidRPr="005C6BDA">
        <w:t>)</w:t>
      </w:r>
      <w:r w:rsidR="00963774">
        <w:t>;</w:t>
      </w:r>
    </w:p>
    <w:p w14:paraId="403CC185" w14:textId="77777777" w:rsidR="00512B7E" w:rsidRPr="005C6BDA" w:rsidRDefault="109D8E8A" w:rsidP="00666E8B">
      <w:pPr>
        <w:pStyle w:val="GOSTListmark2"/>
      </w:pPr>
      <w:r>
        <w:t>Код «500», без тела (запрос не обработан, системная ошибка в SVAP).</w:t>
      </w:r>
    </w:p>
    <w:p w14:paraId="75D8EB72" w14:textId="77777777" w:rsidR="00512B7E" w:rsidRPr="00BD56BC" w:rsidRDefault="00512B7E" w:rsidP="00BD56BC">
      <w:pPr>
        <w:pStyle w:val="21"/>
      </w:pPr>
      <w:bookmarkStart w:id="90" w:name="_Toc117871490"/>
      <w:bookmarkStart w:id="91" w:name="_Toc121319586"/>
      <w:bookmarkStart w:id="92" w:name="_Toc226556135"/>
      <w:r w:rsidRPr="00BD56BC">
        <w:t>Асинхронное взаимодействие</w:t>
      </w:r>
      <w:bookmarkEnd w:id="80"/>
      <w:bookmarkEnd w:id="90"/>
      <w:bookmarkEnd w:id="91"/>
      <w:bookmarkEnd w:id="92"/>
    </w:p>
    <w:p w14:paraId="1DCD7658" w14:textId="00709EDD" w:rsidR="00512B7E" w:rsidRPr="00B9499D" w:rsidRDefault="00512B7E" w:rsidP="00BD56BC">
      <w:pPr>
        <w:pStyle w:val="GOSTNormal"/>
      </w:pPr>
      <w:r w:rsidRPr="00B9499D">
        <w:t>Асинхронное взаимодействие SVAP с ФП</w:t>
      </w:r>
      <w:r w:rsidR="002F320B">
        <w:t xml:space="preserve"> ГИИС</w:t>
      </w:r>
      <w:r w:rsidRPr="00B9499D">
        <w:t xml:space="preserve"> ЭБ осуществляется с использованием очередей Apache Kafka. Поступающие от ФП</w:t>
      </w:r>
      <w:r w:rsidR="002F320B">
        <w:t xml:space="preserve"> ГИИС</w:t>
      </w:r>
      <w:r w:rsidRPr="00B9499D">
        <w:t xml:space="preserve"> ЭБ запросы отправляются в очередь (определяемая заранее именованная очередь), из которой их вычитывает SVAP. Ответы </w:t>
      </w:r>
      <w:r w:rsidRPr="00B9499D">
        <w:rPr>
          <w:lang w:val="en-US"/>
        </w:rPr>
        <w:t>SVAP</w:t>
      </w:r>
      <w:r w:rsidRPr="00B9499D">
        <w:t xml:space="preserve"> складывает в другую очередь для ответов, из этой очереди ФП</w:t>
      </w:r>
      <w:r w:rsidR="002F320B">
        <w:t xml:space="preserve"> ГИИС</w:t>
      </w:r>
      <w:r w:rsidRPr="00B9499D">
        <w:t xml:space="preserve"> ЭБ должны вычитывать сообщения и их обрабатывать. Данные передаются в формате </w:t>
      </w:r>
      <w:r w:rsidRPr="00B9499D">
        <w:rPr>
          <w:lang w:val="en-US"/>
        </w:rPr>
        <w:t>JSON</w:t>
      </w:r>
      <w:r w:rsidRPr="00B9499D">
        <w:t>.</w:t>
      </w:r>
    </w:p>
    <w:p w14:paraId="6E41C03E" w14:textId="1EE19CE4" w:rsidR="00512B7E" w:rsidRPr="00B9499D" w:rsidRDefault="00512B7E" w:rsidP="00BD56BC">
      <w:pPr>
        <w:pStyle w:val="GOSTNormal"/>
      </w:pPr>
      <w:r w:rsidRPr="00B9499D">
        <w:t xml:space="preserve">Выбор </w:t>
      </w:r>
      <w:r w:rsidRPr="00B9499D">
        <w:rPr>
          <w:lang w:val="en-US"/>
        </w:rPr>
        <w:t>JSON</w:t>
      </w:r>
      <w:r w:rsidRPr="00B9499D">
        <w:t xml:space="preserve"> в качестве формата передачи данных обусловлен следующими его преимуществами перед применяемым в ФП </w:t>
      </w:r>
      <w:r w:rsidR="002F320B">
        <w:t xml:space="preserve">ГИИС </w:t>
      </w:r>
      <w:r w:rsidRPr="00B9499D">
        <w:t xml:space="preserve">ЭБ форматом </w:t>
      </w:r>
      <w:r w:rsidRPr="00B9499D">
        <w:rPr>
          <w:lang w:val="en-US"/>
        </w:rPr>
        <w:t>XML</w:t>
      </w:r>
      <w:r w:rsidRPr="00B9499D">
        <w:t>:</w:t>
      </w:r>
    </w:p>
    <w:p w14:paraId="6B790627" w14:textId="2744479C" w:rsidR="00512B7E" w:rsidRPr="00B9499D" w:rsidRDefault="00512B7E" w:rsidP="00C57FCA">
      <w:pPr>
        <w:pStyle w:val="GOSTListmark1"/>
      </w:pPr>
      <w:r w:rsidRPr="00B9499D">
        <w:t>меньший размер файлов и</w:t>
      </w:r>
      <w:r w:rsidR="00963774">
        <w:t>,</w:t>
      </w:r>
      <w:r w:rsidRPr="00B9499D">
        <w:t xml:space="preserve"> как следствие</w:t>
      </w:r>
      <w:r w:rsidR="00963774">
        <w:t>,</w:t>
      </w:r>
      <w:r w:rsidRPr="00B9499D">
        <w:t xml:space="preserve"> размер трафика (примерно на 30%);</w:t>
      </w:r>
    </w:p>
    <w:p w14:paraId="1CEDFB49" w14:textId="77777777" w:rsidR="00512B7E" w:rsidRPr="00B9499D" w:rsidRDefault="00512B7E" w:rsidP="00C57FCA">
      <w:pPr>
        <w:pStyle w:val="GOSTListmark1"/>
      </w:pPr>
      <w:r w:rsidRPr="00B9499D">
        <w:t xml:space="preserve">более высокая скорость разбора (парсинга) документов в </w:t>
      </w:r>
      <w:r w:rsidRPr="00B9499D">
        <w:rPr>
          <w:lang w:val="en-US"/>
        </w:rPr>
        <w:t>SVIP</w:t>
      </w:r>
      <w:r w:rsidRPr="00B9499D">
        <w:t xml:space="preserve"> (примерно, в 2 раза быстрее);</w:t>
      </w:r>
    </w:p>
    <w:p w14:paraId="70CDCF65" w14:textId="77777777" w:rsidR="00512B7E" w:rsidRPr="00B9499D" w:rsidRDefault="00512B7E" w:rsidP="00C57FCA">
      <w:pPr>
        <w:pStyle w:val="GOSTListmark1"/>
      </w:pPr>
      <w:r w:rsidRPr="00B9499D">
        <w:t xml:space="preserve">простота сопровождения (например, отсутствие необходимости подготовки и сопровождения </w:t>
      </w:r>
      <w:r w:rsidRPr="00B9499D">
        <w:rPr>
          <w:lang w:val="en-US"/>
        </w:rPr>
        <w:t>XSD</w:t>
      </w:r>
      <w:r w:rsidRPr="00B9499D">
        <w:t>-схем).</w:t>
      </w:r>
    </w:p>
    <w:p w14:paraId="6A7DDF08" w14:textId="491E8B4D" w:rsidR="00512B7E" w:rsidRPr="00B9499D" w:rsidRDefault="00512B7E" w:rsidP="00C57FCA">
      <w:pPr>
        <w:pStyle w:val="GOSTNormal"/>
      </w:pPr>
      <w:r w:rsidRPr="00B9499D">
        <w:lastRenderedPageBreak/>
        <w:t>Именование очередей (топиков) проводится по маскам:</w:t>
      </w:r>
    </w:p>
    <w:p w14:paraId="79E2143D" w14:textId="0BC30667" w:rsidR="0010117D" w:rsidRPr="007E5A12" w:rsidRDefault="0010117D" w:rsidP="00C57FCA">
      <w:pPr>
        <w:pStyle w:val="GOSTListmark1"/>
      </w:pPr>
      <w:r w:rsidRPr="00B9499D">
        <w:t xml:space="preserve">Очередь, в которую </w:t>
      </w:r>
      <w:r>
        <w:t>из ФП</w:t>
      </w:r>
      <w:r w:rsidR="002F320B">
        <w:t xml:space="preserve"> ГИИС</w:t>
      </w:r>
      <w:r>
        <w:t xml:space="preserve"> ЭБ </w:t>
      </w:r>
      <w:r w:rsidRPr="00B9499D">
        <w:t>отправляется запрос в SVAP: КОД-ЗАПРОСА_ВЫЗЫВАЮЩАЯ-ПОДСИСТЕМА_SVAP_ПРИОРИТЕТ (например, OPLIST_EXP05_SVAP_</w:t>
      </w:r>
      <w:r w:rsidRPr="00B9499D">
        <w:rPr>
          <w:lang w:val="en-US"/>
        </w:rPr>
        <w:t>LOW</w:t>
      </w:r>
      <w:r w:rsidRPr="007E5A12">
        <w:t>);</w:t>
      </w:r>
    </w:p>
    <w:p w14:paraId="712F5C4C" w14:textId="285D18F9" w:rsidR="00512B7E" w:rsidRPr="007E5A12" w:rsidRDefault="00512B7E" w:rsidP="00C57FCA">
      <w:pPr>
        <w:pStyle w:val="GOSTListmark1"/>
      </w:pPr>
      <w:r w:rsidRPr="007E5A12">
        <w:t xml:space="preserve">Очередь, в которую </w:t>
      </w:r>
      <w:r w:rsidR="0010117D">
        <w:t xml:space="preserve">из </w:t>
      </w:r>
      <w:r w:rsidRPr="007E5A12">
        <w:t xml:space="preserve">SVAP </w:t>
      </w:r>
      <w:r w:rsidR="0010117D" w:rsidRPr="007E5A12">
        <w:t>отправляет</w:t>
      </w:r>
      <w:r w:rsidR="0010117D">
        <w:t>ся</w:t>
      </w:r>
      <w:r w:rsidRPr="007E5A12">
        <w:t xml:space="preserve"> ответ в </w:t>
      </w:r>
      <w:r w:rsidR="0010117D">
        <w:t>ФП</w:t>
      </w:r>
      <w:r w:rsidR="002F320B">
        <w:t xml:space="preserve"> ГИИС</w:t>
      </w:r>
      <w:r w:rsidR="0010117D">
        <w:t xml:space="preserve"> ЭБ</w:t>
      </w:r>
      <w:r w:rsidRPr="007E5A12">
        <w:t>: КОД-ЗАПРОСА_SVAP_ВЫЗЫВАЮЩАЯ-ПОДСИСТЕМА_ПРИОРИТЕТ (например, OPLIST_SVAP_EXP05_</w:t>
      </w:r>
      <w:r w:rsidRPr="007E5A12">
        <w:rPr>
          <w:lang w:val="en-US"/>
        </w:rPr>
        <w:t>HIGH</w:t>
      </w:r>
      <w:r w:rsidRPr="007E5A12">
        <w:t>)</w:t>
      </w:r>
      <w:r w:rsidR="00DA0EDF" w:rsidRPr="007E5A12">
        <w:t>.</w:t>
      </w:r>
    </w:p>
    <w:p w14:paraId="40F4BE6E" w14:textId="77777777" w:rsidR="00DA0EDF" w:rsidRPr="005C6BDA" w:rsidRDefault="00DA0EDF" w:rsidP="00C57FCA">
      <w:pPr>
        <w:pStyle w:val="GOSTNormal"/>
      </w:pPr>
      <w:r w:rsidRPr="007E5A12">
        <w:t>В качестве приоритета в наименовании очереди может быть использовано 3 значения: LOW (низкий), MIDDLE (средний), HIGH (высокий)</w:t>
      </w:r>
      <w:r w:rsidRPr="005C6BDA">
        <w:t>.</w:t>
      </w:r>
    </w:p>
    <w:p w14:paraId="083A4E51" w14:textId="1A23548D" w:rsidR="007E5A12" w:rsidRDefault="33249EA7" w:rsidP="00C57FCA">
      <w:pPr>
        <w:pStyle w:val="GOSTNormal"/>
      </w:pPr>
      <w:r>
        <w:t>Для обеспечения корректного порядка обработки запросов, предназначенных для отражения в учете операций по документам (тип ACCOUNTING, REVERSAL), а также запросов, предназначенных для проверки состояния ранее отправленного запроса (тип STATUS)</w:t>
      </w:r>
      <w:r w:rsidR="00512B7E" w:rsidRPr="33249EA7">
        <w:rPr>
          <w:rStyle w:val="af6"/>
        </w:rPr>
        <w:footnoteReference w:id="3"/>
      </w:r>
      <w:r>
        <w:t xml:space="preserve"> все очереди Apache Kafka партиционируются по GUID документа</w:t>
      </w:r>
      <w:r w:rsidR="00486F67">
        <w:t>/запроса</w:t>
      </w:r>
      <w:r>
        <w:t xml:space="preserve"> (для запросов с ACCOUNTING, REVERSAL по параметру </w:t>
      </w:r>
      <w:r w:rsidR="00486F67">
        <w:t>«</w:t>
      </w:r>
      <w:r w:rsidRPr="33249EA7">
        <w:rPr>
          <w:lang w:val="en-US"/>
        </w:rPr>
        <w:t>DocGuid</w:t>
      </w:r>
      <w:r w:rsidR="00486F67">
        <w:t>»</w:t>
      </w:r>
      <w:r>
        <w:t>, для запросов с типом STATU</w:t>
      </w:r>
      <w:r w:rsidR="00486F67">
        <w:rPr>
          <w:lang w:val="en-US"/>
        </w:rPr>
        <w:t>S</w:t>
      </w:r>
      <w:r w:rsidR="00486F67" w:rsidRPr="00486F67">
        <w:t xml:space="preserve"> </w:t>
      </w:r>
      <w:r w:rsidR="00486F67">
        <w:t>по п</w:t>
      </w:r>
      <w:r>
        <w:t xml:space="preserve">араметру </w:t>
      </w:r>
      <w:r w:rsidR="00486F67">
        <w:t>«</w:t>
      </w:r>
      <w:r w:rsidR="00D619BD" w:rsidRPr="00B9499D">
        <w:rPr>
          <w:lang w:val="en-US"/>
        </w:rPr>
        <w:t>CheckReqGuid</w:t>
      </w:r>
      <w:r w:rsidR="00486F67">
        <w:t>»).</w:t>
      </w:r>
    </w:p>
    <w:p w14:paraId="2A38A9D6" w14:textId="77777777" w:rsidR="00AA2D9C" w:rsidRDefault="00512B7E">
      <w:pPr>
        <w:pStyle w:val="GOSTNormal"/>
      </w:pPr>
      <w:r w:rsidRPr="007E5A12">
        <w:t xml:space="preserve">Для подключения новой </w:t>
      </w:r>
      <w:r w:rsidR="0010117D">
        <w:t>ФП</w:t>
      </w:r>
      <w:r w:rsidR="002F320B">
        <w:t xml:space="preserve"> ГИИС</w:t>
      </w:r>
      <w:r w:rsidR="0010117D">
        <w:t xml:space="preserve"> ЭБ</w:t>
      </w:r>
      <w:r w:rsidRPr="007E5A12">
        <w:t xml:space="preserve"> к SVAP необходимо создавать новую очередь</w:t>
      </w:r>
      <w:r w:rsidR="00DA0EDF" w:rsidRPr="00B9499D">
        <w:t xml:space="preserve"> через обраще</w:t>
      </w:r>
      <w:r w:rsidR="00DA0EDF" w:rsidRPr="008B1B76">
        <w:t>ние в службу те</w:t>
      </w:r>
      <w:r w:rsidR="008B1B76">
        <w:t>х</w:t>
      </w:r>
      <w:r w:rsidR="00DA0EDF" w:rsidRPr="008B1B76">
        <w:t>нической</w:t>
      </w:r>
      <w:r w:rsidRPr="005C6BDA">
        <w:t xml:space="preserve"> поддержки SVAP.</w:t>
      </w:r>
    </w:p>
    <w:p w14:paraId="3FDB306C" w14:textId="44397EFB" w:rsidR="0010117D" w:rsidRPr="008B1B76" w:rsidRDefault="0010117D">
      <w:pPr>
        <w:pStyle w:val="GOSTNormal"/>
      </w:pPr>
      <w:r>
        <w:t>При</w:t>
      </w:r>
      <w:r w:rsidR="00512B7E" w:rsidRPr="005C6BDA">
        <w:t xml:space="preserve"> необходимости могут выделяться дополнительные очереди</w:t>
      </w:r>
      <w:r>
        <w:t xml:space="preserve">, организованные по различным критериям </w:t>
      </w:r>
      <w:r w:rsidR="00512B7E" w:rsidRPr="005C6BDA">
        <w:t xml:space="preserve">(например, по </w:t>
      </w:r>
      <w:r>
        <w:t xml:space="preserve">коду </w:t>
      </w:r>
      <w:r w:rsidR="00512B7E" w:rsidRPr="005C6BDA">
        <w:t>ТОФК, коду главы</w:t>
      </w:r>
      <w:r w:rsidR="00512B7E" w:rsidRPr="008B1B76">
        <w:t xml:space="preserve"> и прочее). В таком случае к названию очереди приписываются дополнительные атрибуты</w:t>
      </w:r>
      <w:r w:rsidR="00470EF8" w:rsidRPr="00B9499D" w:rsidDel="00131483">
        <w:t xml:space="preserve"> </w:t>
      </w:r>
      <w:r w:rsidR="00470EF8" w:rsidRPr="008B1B76">
        <w:t>(например, отдельные очереди для ТОФК 7300:</w:t>
      </w:r>
      <w:r w:rsidR="00470EF8" w:rsidRPr="008B1B76">
        <w:rPr>
          <w:lang w:val="en-US"/>
        </w:rPr>
        <w:t> OPLIST</w:t>
      </w:r>
      <w:r w:rsidR="00470EF8" w:rsidRPr="008B1B76">
        <w:t>_</w:t>
      </w:r>
      <w:r w:rsidR="00470EF8" w:rsidRPr="008B1B76">
        <w:rPr>
          <w:lang w:val="en-US"/>
        </w:rPr>
        <w:t>EXP</w:t>
      </w:r>
      <w:r w:rsidR="00470EF8" w:rsidRPr="008B1B76">
        <w:t>05_</w:t>
      </w:r>
      <w:r w:rsidR="00470EF8" w:rsidRPr="008B1B76">
        <w:rPr>
          <w:lang w:val="en-US"/>
        </w:rPr>
        <w:t>SVAP</w:t>
      </w:r>
      <w:r w:rsidR="00470EF8" w:rsidRPr="008B1B76">
        <w:t>_</w:t>
      </w:r>
      <w:r w:rsidR="00470EF8" w:rsidRPr="008B1B76">
        <w:rPr>
          <w:lang w:val="en-US"/>
        </w:rPr>
        <w:t>LOW</w:t>
      </w:r>
      <w:r w:rsidR="00470EF8" w:rsidRPr="008B1B76">
        <w:t>_7300</w:t>
      </w:r>
      <w:r w:rsidR="00470EF8" w:rsidRPr="008B1B76">
        <w:rPr>
          <w:lang w:val="en-US"/>
        </w:rPr>
        <w:t> </w:t>
      </w:r>
      <w:r w:rsidR="00470EF8" w:rsidRPr="008B1B76">
        <w:t>и</w:t>
      </w:r>
      <w:r w:rsidR="00470EF8" w:rsidRPr="008B1B76">
        <w:rPr>
          <w:lang w:val="en-US"/>
        </w:rPr>
        <w:t> OPLIST</w:t>
      </w:r>
      <w:r w:rsidR="00470EF8" w:rsidRPr="008B1B76">
        <w:t>_</w:t>
      </w:r>
      <w:r w:rsidR="00470EF8" w:rsidRPr="008B1B76">
        <w:rPr>
          <w:lang w:val="en-US"/>
        </w:rPr>
        <w:t>SVAP</w:t>
      </w:r>
      <w:r w:rsidR="00470EF8" w:rsidRPr="008B1B76">
        <w:t>_</w:t>
      </w:r>
      <w:r w:rsidR="00470EF8" w:rsidRPr="008B1B76">
        <w:rPr>
          <w:lang w:val="en-US"/>
        </w:rPr>
        <w:t>EXP</w:t>
      </w:r>
      <w:r w:rsidR="00470EF8" w:rsidRPr="008B1B76">
        <w:t>05_</w:t>
      </w:r>
      <w:r w:rsidR="00470EF8" w:rsidRPr="008B1B76">
        <w:rPr>
          <w:lang w:val="en-US"/>
        </w:rPr>
        <w:t>LOW</w:t>
      </w:r>
      <w:r w:rsidR="00470EF8" w:rsidRPr="008B1B76">
        <w:t>_7300).</w:t>
      </w:r>
    </w:p>
    <w:p w14:paraId="5B4C16AD" w14:textId="6B4D41D9" w:rsidR="00512B7E" w:rsidRPr="008B1B76" w:rsidRDefault="00512B7E" w:rsidP="00C75A4E">
      <w:pPr>
        <w:pStyle w:val="GOSTNormal"/>
        <w:rPr>
          <w:szCs w:val="24"/>
        </w:rPr>
      </w:pPr>
    </w:p>
    <w:p w14:paraId="2A60DF69" w14:textId="543B8A75" w:rsidR="00CA424F" w:rsidRDefault="00CA424F" w:rsidP="002C00BF">
      <w:pPr>
        <w:pStyle w:val="1"/>
        <w:sectPr w:rsidR="00CA424F" w:rsidSect="0047393E">
          <w:headerReference w:type="default" r:id="rId17"/>
          <w:footerReference w:type="default" r:id="rId18"/>
          <w:headerReference w:type="first" r:id="rId19"/>
          <w:footerReference w:type="first" r:id="rId20"/>
          <w:pgSz w:w="11906" w:h="16838"/>
          <w:pgMar w:top="1134" w:right="567" w:bottom="851" w:left="1701" w:header="567" w:footer="284" w:gutter="0"/>
          <w:cols w:space="708"/>
          <w:docGrid w:linePitch="360"/>
        </w:sectPr>
      </w:pPr>
      <w:bookmarkStart w:id="96" w:name="_Типы_запросов"/>
      <w:bookmarkStart w:id="97" w:name="_Ref154532521"/>
      <w:bookmarkStart w:id="98" w:name="_Toc117871491"/>
      <w:bookmarkStart w:id="99" w:name="_Toc121319587"/>
      <w:bookmarkEnd w:id="96"/>
    </w:p>
    <w:p w14:paraId="527C77CE" w14:textId="3B90502F" w:rsidR="00512B7E" w:rsidRPr="00C75A4E" w:rsidRDefault="00512B7E">
      <w:pPr>
        <w:pStyle w:val="1"/>
      </w:pPr>
      <w:bookmarkStart w:id="100" w:name="_Toc226556136"/>
      <w:bookmarkEnd w:id="97"/>
      <w:r w:rsidRPr="00BD0F8E">
        <w:lastRenderedPageBreak/>
        <w:t>Типы запросов</w:t>
      </w:r>
      <w:bookmarkEnd w:id="81"/>
      <w:bookmarkEnd w:id="98"/>
      <w:bookmarkEnd w:id="99"/>
      <w:bookmarkEnd w:id="100"/>
    </w:p>
    <w:p w14:paraId="67A81416" w14:textId="0D7087EB" w:rsidR="00512B7E" w:rsidRDefault="0010117D" w:rsidP="00512B7E">
      <w:pPr>
        <w:rPr>
          <w:szCs w:val="24"/>
        </w:rPr>
      </w:pPr>
      <w:r w:rsidRPr="008D3BC8">
        <w:rPr>
          <w:rStyle w:val="GOSTNormal0"/>
        </w:rPr>
        <w:t>Перечень типов запросов, передаваемых из ФП</w:t>
      </w:r>
      <w:r w:rsidR="002F320B" w:rsidRPr="008D3BC8">
        <w:rPr>
          <w:rStyle w:val="GOSTNormal0"/>
        </w:rPr>
        <w:t xml:space="preserve"> ГИИС</w:t>
      </w:r>
      <w:r w:rsidRPr="008D3BC8">
        <w:rPr>
          <w:rStyle w:val="GOSTNormal0"/>
        </w:rPr>
        <w:t xml:space="preserve"> ЭБ в SVAP в рамках информационного взаимодействия, приведен в </w:t>
      </w:r>
      <w:r w:rsidR="008D3BC8">
        <w:rPr>
          <w:rStyle w:val="GOSTNormal0"/>
        </w:rPr>
        <w:t xml:space="preserve">таблице </w:t>
      </w:r>
      <w:r w:rsidR="008D3BC8">
        <w:rPr>
          <w:rStyle w:val="GOSTNormal0"/>
        </w:rPr>
        <w:fldChar w:fldCharType="begin"/>
      </w:r>
      <w:r w:rsidR="008D3BC8">
        <w:rPr>
          <w:rStyle w:val="GOSTNormal0"/>
        </w:rPr>
        <w:instrText xml:space="preserve"> REF _Ref154511746 \h </w:instrText>
      </w:r>
      <w:r w:rsidR="008D3BC8">
        <w:rPr>
          <w:rStyle w:val="GOSTNormal0"/>
        </w:rPr>
      </w:r>
      <w:r w:rsidR="008D3BC8">
        <w:rPr>
          <w:rStyle w:val="GOSTNormal0"/>
        </w:rPr>
        <w:fldChar w:fldCharType="separate"/>
      </w:r>
      <w:r w:rsidR="00F300A9">
        <w:t>2</w:t>
      </w:r>
      <w:r w:rsidR="008D3BC8">
        <w:rPr>
          <w:rStyle w:val="GOSTNormal0"/>
        </w:rPr>
        <w:fldChar w:fldCharType="end"/>
      </w:r>
      <w:r w:rsidRPr="33249EA7">
        <w:rPr>
          <w:rStyle w:val="af6"/>
        </w:rPr>
        <w:footnoteReference w:id="4"/>
      </w:r>
      <w:r>
        <w:rPr>
          <w:szCs w:val="24"/>
        </w:rPr>
        <w:t>.</w:t>
      </w:r>
    </w:p>
    <w:p w14:paraId="6CC71ED7" w14:textId="49663CB6" w:rsidR="008D3BC8" w:rsidRDefault="00561A39" w:rsidP="008D3BC8">
      <w:pPr>
        <w:pStyle w:val="GOSTNameTable"/>
      </w:pPr>
      <w:r>
        <w:fldChar w:fldCharType="begin"/>
      </w:r>
      <w:r>
        <w:instrText xml:space="preserve"> SEQ Таблица \* ARABIC </w:instrText>
      </w:r>
      <w:r>
        <w:fldChar w:fldCharType="separate"/>
      </w:r>
      <w:bookmarkStart w:id="101" w:name="_Ref154511746"/>
      <w:bookmarkStart w:id="102" w:name="_Toc226556216"/>
      <w:r w:rsidR="00F300A9">
        <w:t>2</w:t>
      </w:r>
      <w:bookmarkEnd w:id="101"/>
      <w:r>
        <w:fldChar w:fldCharType="end"/>
      </w:r>
      <w:r w:rsidR="008D3BC8">
        <w:t xml:space="preserve"> - </w:t>
      </w:r>
      <w:r w:rsidR="008D3BC8" w:rsidRPr="0088185F">
        <w:t>Типы запросов</w:t>
      </w:r>
      <w:bookmarkEnd w:id="102"/>
    </w:p>
    <w:tbl>
      <w:tblPr>
        <w:tblStyle w:val="GOSTTable"/>
        <w:tblW w:w="5102" w:type="pct"/>
        <w:tblLayout w:type="fixed"/>
        <w:tblLook w:val="07E0" w:firstRow="1" w:lastRow="1" w:firstColumn="1" w:lastColumn="1" w:noHBand="1" w:noVBand="1"/>
      </w:tblPr>
      <w:tblGrid>
        <w:gridCol w:w="705"/>
        <w:gridCol w:w="2514"/>
        <w:gridCol w:w="3043"/>
        <w:gridCol w:w="3164"/>
        <w:gridCol w:w="2604"/>
        <w:gridCol w:w="2335"/>
        <w:gridCol w:w="1649"/>
      </w:tblGrid>
      <w:tr w:rsidR="00B14773" w:rsidRPr="00B9499D" w14:paraId="2D97CA50" w14:textId="10A6E8A5" w:rsidTr="00AB1C45">
        <w:trPr>
          <w:cnfStyle w:val="100000000000" w:firstRow="1" w:lastRow="0" w:firstColumn="0" w:lastColumn="0" w:oddVBand="0" w:evenVBand="0" w:oddHBand="0" w:evenHBand="0" w:firstRowFirstColumn="0" w:firstRowLastColumn="0" w:lastRowFirstColumn="0" w:lastRowLastColumn="0"/>
        </w:trPr>
        <w:tc>
          <w:tcPr>
            <w:tcW w:w="1005" w:type="pct"/>
            <w:gridSpan w:val="2"/>
          </w:tcPr>
          <w:p w14:paraId="3D51EA62" w14:textId="24B35FCC" w:rsidR="00B14773" w:rsidRPr="00B9499D" w:rsidRDefault="00B14773" w:rsidP="002F6952">
            <w:pPr>
              <w:pStyle w:val="GOSTTableHead"/>
              <w:rPr>
                <w:szCs w:val="22"/>
              </w:rPr>
            </w:pPr>
            <w:r w:rsidRPr="00B9499D">
              <w:rPr>
                <w:szCs w:val="22"/>
              </w:rPr>
              <w:t>Тип запроса</w:t>
            </w:r>
          </w:p>
        </w:tc>
        <w:tc>
          <w:tcPr>
            <w:tcW w:w="950" w:type="pct"/>
          </w:tcPr>
          <w:p w14:paraId="0A99981B" w14:textId="77777777" w:rsidR="00B14773" w:rsidRPr="00B9499D" w:rsidRDefault="00B14773" w:rsidP="002F6952">
            <w:pPr>
              <w:pStyle w:val="GOSTTableHead"/>
              <w:rPr>
                <w:szCs w:val="22"/>
              </w:rPr>
            </w:pPr>
            <w:r w:rsidRPr="00B9499D">
              <w:rPr>
                <w:szCs w:val="22"/>
              </w:rPr>
              <w:t>Наименование запроса</w:t>
            </w:r>
          </w:p>
        </w:tc>
        <w:tc>
          <w:tcPr>
            <w:tcW w:w="988" w:type="pct"/>
          </w:tcPr>
          <w:p w14:paraId="416D09DE" w14:textId="77777777" w:rsidR="00B14773" w:rsidRPr="00B9499D" w:rsidRDefault="00B14773" w:rsidP="002F6952">
            <w:pPr>
              <w:pStyle w:val="GOSTTableHead"/>
              <w:rPr>
                <w:szCs w:val="22"/>
              </w:rPr>
            </w:pPr>
            <w:r w:rsidRPr="00B9499D">
              <w:rPr>
                <w:szCs w:val="22"/>
              </w:rPr>
              <w:t>Тип документа</w:t>
            </w:r>
          </w:p>
        </w:tc>
        <w:tc>
          <w:tcPr>
            <w:tcW w:w="813" w:type="pct"/>
          </w:tcPr>
          <w:p w14:paraId="0F205D1F" w14:textId="77777777" w:rsidR="00B14773" w:rsidRPr="00B9499D" w:rsidRDefault="00B14773" w:rsidP="002F6952">
            <w:pPr>
              <w:pStyle w:val="GOSTTableHead"/>
              <w:rPr>
                <w:szCs w:val="22"/>
              </w:rPr>
            </w:pPr>
            <w:r w:rsidRPr="00B9499D">
              <w:rPr>
                <w:szCs w:val="22"/>
              </w:rPr>
              <w:t>Наименование документа</w:t>
            </w:r>
          </w:p>
        </w:tc>
        <w:tc>
          <w:tcPr>
            <w:tcW w:w="729" w:type="pct"/>
          </w:tcPr>
          <w:p w14:paraId="67A12F13" w14:textId="699A24F4" w:rsidR="00B14773" w:rsidRPr="00B9499D" w:rsidRDefault="00B14773" w:rsidP="002F6952">
            <w:pPr>
              <w:pStyle w:val="GOSTTableHead"/>
              <w:rPr>
                <w:szCs w:val="22"/>
              </w:rPr>
            </w:pPr>
            <w:r w:rsidRPr="00B9499D">
              <w:rPr>
                <w:szCs w:val="22"/>
              </w:rPr>
              <w:t>Система – инициатор запроса</w:t>
            </w:r>
          </w:p>
        </w:tc>
        <w:tc>
          <w:tcPr>
            <w:tcW w:w="515" w:type="pct"/>
          </w:tcPr>
          <w:p w14:paraId="6E37BD5B" w14:textId="5BDD6E09" w:rsidR="00B14773" w:rsidRPr="0068310A" w:rsidRDefault="00B14773" w:rsidP="002F6952">
            <w:pPr>
              <w:pStyle w:val="GOSTTableHead"/>
              <w:rPr>
                <w:szCs w:val="22"/>
                <w:highlight w:val="yellow"/>
              </w:rPr>
            </w:pPr>
            <w:commentRangeStart w:id="103"/>
            <w:commentRangeStart w:id="104"/>
            <w:r w:rsidRPr="0068310A">
              <w:rPr>
                <w:szCs w:val="22"/>
                <w:highlight w:val="yellow"/>
              </w:rPr>
              <w:t>Ссылка на описание</w:t>
            </w:r>
            <w:commentRangeEnd w:id="103"/>
            <w:r>
              <w:rPr>
                <w:rStyle w:val="afff4"/>
                <w:b w:val="0"/>
                <w:bCs w:val="0"/>
              </w:rPr>
              <w:commentReference w:id="103"/>
            </w:r>
            <w:commentRangeEnd w:id="104"/>
            <w:r w:rsidR="00F6617B">
              <w:rPr>
                <w:rStyle w:val="afff4"/>
                <w:b w:val="0"/>
                <w:bCs w:val="0"/>
              </w:rPr>
              <w:commentReference w:id="104"/>
            </w:r>
          </w:p>
        </w:tc>
      </w:tr>
      <w:tr w:rsidR="00BD0F8E" w:rsidRPr="00B9499D" w14:paraId="0FA7B426" w14:textId="6B684DD5" w:rsidTr="005D1F22">
        <w:tc>
          <w:tcPr>
            <w:tcW w:w="220" w:type="pct"/>
          </w:tcPr>
          <w:p w14:paraId="18527C55" w14:textId="77777777" w:rsidR="00B23206" w:rsidRPr="00670B7E" w:rsidRDefault="00B23206" w:rsidP="00CA424F">
            <w:pPr>
              <w:pStyle w:val="GOSTTableListNum1"/>
            </w:pPr>
          </w:p>
        </w:tc>
        <w:tc>
          <w:tcPr>
            <w:tcW w:w="785" w:type="pct"/>
          </w:tcPr>
          <w:p w14:paraId="2F788DF7" w14:textId="77777777" w:rsidR="00B23206" w:rsidRPr="00B9499D" w:rsidRDefault="00B23206">
            <w:pPr>
              <w:pStyle w:val="GOSTTablenorm"/>
              <w:rPr>
                <w:lang w:val="en-US"/>
              </w:rPr>
            </w:pPr>
            <w:r w:rsidRPr="00B9499D">
              <w:rPr>
                <w:lang w:val="en-US"/>
              </w:rPr>
              <w:t>STATUS</w:t>
            </w:r>
          </w:p>
        </w:tc>
        <w:tc>
          <w:tcPr>
            <w:tcW w:w="950" w:type="pct"/>
          </w:tcPr>
          <w:p w14:paraId="3EEB0257" w14:textId="77777777" w:rsidR="00B23206" w:rsidRPr="00B9499D" w:rsidRDefault="00B23206">
            <w:pPr>
              <w:pStyle w:val="GOSTTablenorm"/>
              <w:rPr>
                <w:lang w:val="en-US"/>
              </w:rPr>
            </w:pPr>
            <w:r w:rsidRPr="00B9499D">
              <w:rPr>
                <w:lang w:val="en-US"/>
              </w:rPr>
              <w:t>Проверка состояния запроса</w:t>
            </w:r>
          </w:p>
        </w:tc>
        <w:tc>
          <w:tcPr>
            <w:tcW w:w="988" w:type="pct"/>
          </w:tcPr>
          <w:p w14:paraId="58C593A1" w14:textId="77777777" w:rsidR="00B23206" w:rsidRPr="00B9499D" w:rsidRDefault="00B23206">
            <w:pPr>
              <w:pStyle w:val="GOSTTablenorm"/>
              <w:rPr>
                <w:lang w:val="en-US"/>
              </w:rPr>
            </w:pPr>
            <w:r w:rsidRPr="00B9499D">
              <w:rPr>
                <w:lang w:val="en-US"/>
              </w:rPr>
              <w:t>-</w:t>
            </w:r>
          </w:p>
        </w:tc>
        <w:tc>
          <w:tcPr>
            <w:tcW w:w="813" w:type="pct"/>
            <w:shd w:val="clear" w:color="auto" w:fill="auto"/>
          </w:tcPr>
          <w:p w14:paraId="2EBD6107" w14:textId="77777777" w:rsidR="00B23206" w:rsidRPr="005D1F22" w:rsidRDefault="00B23206">
            <w:pPr>
              <w:pStyle w:val="GOSTTablenorm"/>
              <w:rPr>
                <w:lang w:val="en-US"/>
              </w:rPr>
            </w:pPr>
            <w:r w:rsidRPr="005D1F22">
              <w:rPr>
                <w:lang w:val="en-US"/>
              </w:rPr>
              <w:t>-</w:t>
            </w:r>
          </w:p>
        </w:tc>
        <w:tc>
          <w:tcPr>
            <w:tcW w:w="729" w:type="pct"/>
            <w:shd w:val="clear" w:color="auto" w:fill="auto"/>
          </w:tcPr>
          <w:p w14:paraId="6830740A" w14:textId="4F9F6574" w:rsidR="00AB1C45" w:rsidRPr="00A737FF" w:rsidRDefault="00AB1C45" w:rsidP="00020D3B">
            <w:pPr>
              <w:pStyle w:val="GOSTTablenorm"/>
              <w:rPr>
                <w:lang w:val="en-US"/>
              </w:rPr>
            </w:pPr>
            <w:r w:rsidRPr="005D1F22">
              <w:t>ПУР</w:t>
            </w:r>
            <w:r w:rsidRPr="00A737FF">
              <w:rPr>
                <w:lang w:val="en-US"/>
              </w:rPr>
              <w:t xml:space="preserve"> 01 </w:t>
            </w:r>
            <w:r w:rsidRPr="005D1F22">
              <w:t>ЭБ</w:t>
            </w:r>
          </w:p>
          <w:p w14:paraId="61F35443" w14:textId="34F9A4B5" w:rsidR="00B23206" w:rsidRPr="00A737FF" w:rsidRDefault="0080146D" w:rsidP="00020D3B">
            <w:pPr>
              <w:pStyle w:val="GOSTTablenorm"/>
              <w:rPr>
                <w:lang w:val="en-US"/>
              </w:rPr>
            </w:pPr>
            <w:r w:rsidRPr="005D1F22">
              <w:t>ПУР</w:t>
            </w:r>
            <w:r w:rsidRPr="00A737FF">
              <w:rPr>
                <w:lang w:val="en-US"/>
              </w:rPr>
              <w:t xml:space="preserve"> 03 </w:t>
            </w:r>
            <w:r w:rsidRPr="005D1F22">
              <w:t>ЭБ</w:t>
            </w:r>
          </w:p>
          <w:p w14:paraId="2DC8F96B" w14:textId="77777777" w:rsidR="005258B5" w:rsidRPr="00A737FF" w:rsidRDefault="005258B5" w:rsidP="005258B5">
            <w:pPr>
              <w:pStyle w:val="GOSTTablenorm"/>
              <w:rPr>
                <w:lang w:val="en-US"/>
              </w:rPr>
            </w:pPr>
            <w:r w:rsidRPr="005D1F22">
              <w:t>ПУР</w:t>
            </w:r>
            <w:r w:rsidRPr="00A737FF">
              <w:rPr>
                <w:lang w:val="en-US"/>
              </w:rPr>
              <w:t xml:space="preserve"> 05 </w:t>
            </w:r>
            <w:r w:rsidRPr="005D1F22">
              <w:t>ЭБ</w:t>
            </w:r>
          </w:p>
          <w:p w14:paraId="4EF4816E" w14:textId="77777777" w:rsidR="00B23206" w:rsidRPr="00A737FF" w:rsidRDefault="00B23206" w:rsidP="00020D3B">
            <w:pPr>
              <w:pStyle w:val="GOSTTablenorm"/>
              <w:rPr>
                <w:lang w:val="en-US"/>
              </w:rPr>
            </w:pPr>
            <w:r w:rsidRPr="005D1F22">
              <w:t>ПУДС</w:t>
            </w:r>
            <w:r w:rsidRPr="00A737FF">
              <w:rPr>
                <w:lang w:val="en-US"/>
              </w:rPr>
              <w:t xml:space="preserve"> </w:t>
            </w:r>
            <w:r w:rsidRPr="005D1F22">
              <w:t>ЭБ</w:t>
            </w:r>
          </w:p>
          <w:p w14:paraId="084E0F3D" w14:textId="77777777" w:rsidR="00B23206" w:rsidRPr="00A737FF" w:rsidRDefault="00B23206" w:rsidP="00020D3B">
            <w:pPr>
              <w:pStyle w:val="GOSTTablenorm"/>
              <w:rPr>
                <w:lang w:val="en-US"/>
              </w:rPr>
            </w:pPr>
            <w:r w:rsidRPr="005D1F22">
              <w:t>ПУИО</w:t>
            </w:r>
            <w:r w:rsidRPr="00A737FF">
              <w:rPr>
                <w:lang w:val="en-US"/>
              </w:rPr>
              <w:t xml:space="preserve"> </w:t>
            </w:r>
            <w:r w:rsidRPr="005D1F22">
              <w:t>ЭБ</w:t>
            </w:r>
          </w:p>
          <w:p w14:paraId="64BF2B9B" w14:textId="593AF25A" w:rsidR="00B23206" w:rsidRPr="00A737FF" w:rsidRDefault="00B23206" w:rsidP="00020D3B">
            <w:pPr>
              <w:pStyle w:val="GOSTTablenorm"/>
              <w:rPr>
                <w:lang w:val="en-US"/>
              </w:rPr>
            </w:pPr>
            <w:r w:rsidRPr="005D1F22">
              <w:t>ПУД</w:t>
            </w:r>
            <w:r w:rsidRPr="00A737FF">
              <w:rPr>
                <w:lang w:val="en-US"/>
              </w:rPr>
              <w:t xml:space="preserve"> </w:t>
            </w:r>
            <w:r w:rsidRPr="005D1F22">
              <w:t>ЭБ</w:t>
            </w:r>
          </w:p>
          <w:p w14:paraId="4570476D" w14:textId="65C013A0" w:rsidR="00B43162" w:rsidRPr="005D1F22" w:rsidRDefault="00B43162" w:rsidP="00020D3B">
            <w:pPr>
              <w:pStyle w:val="GOSTTablenorm"/>
            </w:pPr>
            <w:r w:rsidRPr="005D1F22">
              <w:t>ПУР КС ЭБ</w:t>
            </w:r>
          </w:p>
          <w:p w14:paraId="151632CE" w14:textId="37021214" w:rsidR="00B23206" w:rsidRPr="005D1F22" w:rsidRDefault="00EC72DA" w:rsidP="00020D3B">
            <w:pPr>
              <w:pStyle w:val="GOSTTablenorm"/>
            </w:pPr>
            <w:r w:rsidRPr="005D1F22">
              <w:t xml:space="preserve">ПУР АУ/БУ </w:t>
            </w:r>
            <w:r w:rsidR="00B23206" w:rsidRPr="005D1F22">
              <w:t>ЭБ</w:t>
            </w:r>
          </w:p>
        </w:tc>
        <w:tc>
          <w:tcPr>
            <w:tcW w:w="515" w:type="pct"/>
            <w:shd w:val="clear" w:color="auto" w:fill="auto"/>
          </w:tcPr>
          <w:p w14:paraId="1B7ED54C" w14:textId="2DF7C096" w:rsidR="00B23206" w:rsidRPr="005D1F22" w:rsidRDefault="00B23206">
            <w:pPr>
              <w:pStyle w:val="GOSTTablenorm"/>
            </w:pPr>
            <w:r w:rsidRPr="005D1F22">
              <w:t>Том 1 п.</w:t>
            </w:r>
            <w:r w:rsidRPr="005D1F22">
              <w:fldChar w:fldCharType="begin"/>
            </w:r>
            <w:r w:rsidRPr="005D1F22">
              <w:instrText xml:space="preserve"> REF _Ref144995645 \n \h  \* MERGEFORMAT </w:instrText>
            </w:r>
            <w:r w:rsidRPr="005D1F22">
              <w:fldChar w:fldCharType="separate"/>
            </w:r>
            <w:r w:rsidR="00F300A9">
              <w:t>8</w:t>
            </w:r>
            <w:r w:rsidRPr="005D1F22">
              <w:fldChar w:fldCharType="end"/>
            </w:r>
          </w:p>
        </w:tc>
      </w:tr>
      <w:tr w:rsidR="00BD0F8E" w:rsidRPr="00B9499D" w14:paraId="1D253C74" w14:textId="6BC99441" w:rsidTr="005D1F22">
        <w:tc>
          <w:tcPr>
            <w:tcW w:w="220" w:type="pct"/>
            <w:vMerge w:val="restart"/>
          </w:tcPr>
          <w:p w14:paraId="333933CF" w14:textId="77777777" w:rsidR="00B23206" w:rsidRPr="00B9499D" w:rsidRDefault="00B23206" w:rsidP="00CA424F">
            <w:pPr>
              <w:pStyle w:val="GOSTTableListNum1"/>
            </w:pPr>
          </w:p>
        </w:tc>
        <w:tc>
          <w:tcPr>
            <w:tcW w:w="785" w:type="pct"/>
            <w:vMerge w:val="restart"/>
          </w:tcPr>
          <w:p w14:paraId="34855063" w14:textId="77777777" w:rsidR="00B23206" w:rsidRPr="00B9499D" w:rsidRDefault="00B23206">
            <w:pPr>
              <w:pStyle w:val="GOSTTablenorm"/>
              <w:rPr>
                <w:lang w:val="en-US"/>
              </w:rPr>
            </w:pPr>
            <w:r w:rsidRPr="00B9499D">
              <w:rPr>
                <w:lang w:val="en-US"/>
              </w:rPr>
              <w:t>ACCOUNTING</w:t>
            </w:r>
          </w:p>
        </w:tc>
        <w:tc>
          <w:tcPr>
            <w:tcW w:w="950" w:type="pct"/>
            <w:vMerge w:val="restart"/>
          </w:tcPr>
          <w:p w14:paraId="7969A4AD" w14:textId="363BBD41" w:rsidR="00B23206" w:rsidRPr="00A61B20" w:rsidRDefault="00B23206" w:rsidP="00C75A4E">
            <w:pPr>
              <w:pStyle w:val="GOSTTablenorm"/>
            </w:pPr>
            <w:r w:rsidRPr="33249EA7">
              <w:rPr>
                <w:rStyle w:val="GOSTTablenorm0"/>
              </w:rPr>
              <w:t>Запрос на подбор / сторнирование</w:t>
            </w:r>
            <w:bookmarkStart w:id="105" w:name="_Ref119493598"/>
            <w:r w:rsidRPr="005C6BDA">
              <w:rPr>
                <w:vertAlign w:val="superscript"/>
              </w:rPr>
              <w:footnoteReference w:id="5"/>
            </w:r>
            <w:bookmarkEnd w:id="105"/>
            <w:r w:rsidRPr="33249EA7">
              <w:rPr>
                <w:rStyle w:val="GOSTTablenorm0"/>
              </w:rPr>
              <w:t xml:space="preserve"> / переформирование</w:t>
            </w:r>
            <w:bookmarkStart w:id="106" w:name="_Ref119510342"/>
            <w:r w:rsidRPr="005C6BDA">
              <w:rPr>
                <w:rStyle w:val="af6"/>
                <w:szCs w:val="22"/>
              </w:rPr>
              <w:footnoteReference w:id="6"/>
            </w:r>
            <w:bookmarkEnd w:id="106"/>
            <w:r w:rsidRPr="005C6BDA">
              <w:rPr>
                <w:vertAlign w:val="superscript"/>
              </w:rPr>
              <w:t xml:space="preserve"> </w:t>
            </w:r>
            <w:r w:rsidRPr="33249EA7">
              <w:rPr>
                <w:rStyle w:val="GOSTTablenorm0"/>
              </w:rPr>
              <w:t>записей учета</w:t>
            </w:r>
          </w:p>
        </w:tc>
        <w:tc>
          <w:tcPr>
            <w:tcW w:w="988" w:type="pct"/>
          </w:tcPr>
          <w:p w14:paraId="64DF8252" w14:textId="77777777" w:rsidR="00B23206" w:rsidRPr="00B9499D" w:rsidRDefault="00B23206">
            <w:pPr>
              <w:pStyle w:val="GOSTTablenorm"/>
            </w:pPr>
            <w:r w:rsidRPr="00B9499D">
              <w:t>MSC_ApplCashFlow</w:t>
            </w:r>
          </w:p>
        </w:tc>
        <w:tc>
          <w:tcPr>
            <w:tcW w:w="813" w:type="pct"/>
            <w:shd w:val="clear" w:color="auto" w:fill="auto"/>
          </w:tcPr>
          <w:p w14:paraId="6D977F32" w14:textId="77777777" w:rsidR="00B23206" w:rsidRPr="005D1F22" w:rsidRDefault="00B23206">
            <w:pPr>
              <w:pStyle w:val="GOSTTablenorm"/>
            </w:pPr>
            <w:r w:rsidRPr="005D1F22">
              <w:t>Заявка на кассовый расход (ф. 0531801)</w:t>
            </w:r>
          </w:p>
        </w:tc>
        <w:tc>
          <w:tcPr>
            <w:tcW w:w="729" w:type="pct"/>
            <w:shd w:val="clear" w:color="auto" w:fill="auto"/>
          </w:tcPr>
          <w:p w14:paraId="67F78138" w14:textId="0DB13081" w:rsidR="00B23206" w:rsidRPr="005D1F22" w:rsidRDefault="00B23206">
            <w:pPr>
              <w:pStyle w:val="GOSTTablenorm"/>
            </w:pPr>
            <w:r w:rsidRPr="005D1F22">
              <w:t>ПУР 05 ЭБ</w:t>
            </w:r>
          </w:p>
        </w:tc>
        <w:tc>
          <w:tcPr>
            <w:tcW w:w="515" w:type="pct"/>
            <w:shd w:val="clear" w:color="auto" w:fill="auto"/>
          </w:tcPr>
          <w:p w14:paraId="2F49850A" w14:textId="36FE38CF"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7F0ED31E" w14:textId="32819B30" w:rsidTr="005D1F22">
        <w:tc>
          <w:tcPr>
            <w:tcW w:w="220" w:type="pct"/>
            <w:vMerge/>
          </w:tcPr>
          <w:p w14:paraId="388CF253" w14:textId="77777777" w:rsidR="00B23206" w:rsidRPr="00B9499D" w:rsidRDefault="00B23206" w:rsidP="00CA424F">
            <w:pPr>
              <w:rPr>
                <w:sz w:val="22"/>
                <w:szCs w:val="22"/>
              </w:rPr>
            </w:pPr>
          </w:p>
        </w:tc>
        <w:tc>
          <w:tcPr>
            <w:tcW w:w="785" w:type="pct"/>
            <w:vMerge/>
          </w:tcPr>
          <w:p w14:paraId="12393F3C" w14:textId="77777777" w:rsidR="00B23206" w:rsidRPr="00B9499D" w:rsidRDefault="00B23206" w:rsidP="00C75A4E">
            <w:pPr>
              <w:pStyle w:val="GOSTTablenorm"/>
            </w:pPr>
          </w:p>
        </w:tc>
        <w:tc>
          <w:tcPr>
            <w:tcW w:w="950" w:type="pct"/>
            <w:vMerge/>
          </w:tcPr>
          <w:p w14:paraId="393B958C" w14:textId="77777777" w:rsidR="00B23206" w:rsidRPr="00B9499D" w:rsidRDefault="00B23206" w:rsidP="00C75A4E">
            <w:pPr>
              <w:pStyle w:val="GOSTTablenorm"/>
            </w:pPr>
          </w:p>
        </w:tc>
        <w:tc>
          <w:tcPr>
            <w:tcW w:w="988" w:type="pct"/>
          </w:tcPr>
          <w:p w14:paraId="3DE4F0E7" w14:textId="77777777" w:rsidR="00B23206" w:rsidRPr="00B9499D" w:rsidRDefault="00B23206">
            <w:pPr>
              <w:pStyle w:val="GOSTTablenorm"/>
            </w:pPr>
            <w:r w:rsidRPr="00B9499D">
              <w:t>MSC_ApplRefund</w:t>
            </w:r>
          </w:p>
        </w:tc>
        <w:tc>
          <w:tcPr>
            <w:tcW w:w="813" w:type="pct"/>
            <w:shd w:val="clear" w:color="auto" w:fill="auto"/>
          </w:tcPr>
          <w:p w14:paraId="12FAADFB" w14:textId="77777777" w:rsidR="00B23206" w:rsidRPr="005D1F22" w:rsidRDefault="00B23206">
            <w:pPr>
              <w:pStyle w:val="GOSTTablenorm"/>
            </w:pPr>
            <w:r w:rsidRPr="005D1F22">
              <w:t>Заявка на возврат (ф. 0531803)</w:t>
            </w:r>
          </w:p>
        </w:tc>
        <w:tc>
          <w:tcPr>
            <w:tcW w:w="729" w:type="pct"/>
            <w:shd w:val="clear" w:color="auto" w:fill="auto"/>
          </w:tcPr>
          <w:p w14:paraId="35F1246A" w14:textId="181C6C0A" w:rsidR="00B23206" w:rsidRPr="005D1F22" w:rsidRDefault="00B23206">
            <w:pPr>
              <w:pStyle w:val="GOSTTablenorm"/>
            </w:pPr>
            <w:r w:rsidRPr="005D1F22">
              <w:t>ПУР 05 ЭБ</w:t>
            </w:r>
          </w:p>
        </w:tc>
        <w:tc>
          <w:tcPr>
            <w:tcW w:w="515" w:type="pct"/>
            <w:shd w:val="clear" w:color="auto" w:fill="auto"/>
          </w:tcPr>
          <w:p w14:paraId="312B5003" w14:textId="7FA6033F"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6E3DD422" w14:textId="65A9592E" w:rsidTr="005D1F22">
        <w:tc>
          <w:tcPr>
            <w:tcW w:w="220" w:type="pct"/>
            <w:vMerge/>
          </w:tcPr>
          <w:p w14:paraId="76C61337" w14:textId="77777777" w:rsidR="00B23206" w:rsidRPr="00B9499D" w:rsidRDefault="00B23206" w:rsidP="00CA424F">
            <w:pPr>
              <w:rPr>
                <w:sz w:val="22"/>
                <w:szCs w:val="22"/>
              </w:rPr>
            </w:pPr>
          </w:p>
        </w:tc>
        <w:tc>
          <w:tcPr>
            <w:tcW w:w="785" w:type="pct"/>
            <w:vMerge/>
          </w:tcPr>
          <w:p w14:paraId="27DC25C9" w14:textId="77777777" w:rsidR="00B23206" w:rsidRPr="00B9499D" w:rsidRDefault="00B23206" w:rsidP="00C75A4E">
            <w:pPr>
              <w:pStyle w:val="GOSTTablenorm"/>
            </w:pPr>
          </w:p>
        </w:tc>
        <w:tc>
          <w:tcPr>
            <w:tcW w:w="950" w:type="pct"/>
            <w:vMerge/>
          </w:tcPr>
          <w:p w14:paraId="43A24CC9" w14:textId="77777777" w:rsidR="00B23206" w:rsidRPr="00B9499D" w:rsidRDefault="00B23206" w:rsidP="00C75A4E">
            <w:pPr>
              <w:pStyle w:val="GOSTTablenorm"/>
            </w:pPr>
          </w:p>
        </w:tc>
        <w:tc>
          <w:tcPr>
            <w:tcW w:w="988" w:type="pct"/>
          </w:tcPr>
          <w:p w14:paraId="4468A0C6" w14:textId="77777777" w:rsidR="00B23206" w:rsidRPr="00B9499D" w:rsidRDefault="00B23206">
            <w:pPr>
              <w:pStyle w:val="GOSTTablenorm"/>
            </w:pPr>
            <w:r w:rsidRPr="00B9499D">
              <w:t>MSC_ApplCashFlowShrt</w:t>
            </w:r>
          </w:p>
        </w:tc>
        <w:tc>
          <w:tcPr>
            <w:tcW w:w="813" w:type="pct"/>
            <w:shd w:val="clear" w:color="auto" w:fill="auto"/>
          </w:tcPr>
          <w:p w14:paraId="7CEC9907" w14:textId="77777777" w:rsidR="00B23206" w:rsidRPr="005D1F22" w:rsidRDefault="00B23206">
            <w:pPr>
              <w:pStyle w:val="GOSTTablenorm"/>
            </w:pPr>
            <w:r w:rsidRPr="005D1F22">
              <w:t>Заявка на кассовый расход (сокращенная) (ф. 0531851)</w:t>
            </w:r>
          </w:p>
        </w:tc>
        <w:tc>
          <w:tcPr>
            <w:tcW w:w="729" w:type="pct"/>
            <w:shd w:val="clear" w:color="auto" w:fill="auto"/>
          </w:tcPr>
          <w:p w14:paraId="1BB79E3A" w14:textId="08B018A8" w:rsidR="00B23206" w:rsidRPr="005D1F22" w:rsidRDefault="00B23206">
            <w:pPr>
              <w:pStyle w:val="GOSTTablenorm"/>
            </w:pPr>
            <w:r w:rsidRPr="005D1F22">
              <w:t>ПУР 05 ЭБ</w:t>
            </w:r>
          </w:p>
        </w:tc>
        <w:tc>
          <w:tcPr>
            <w:tcW w:w="515" w:type="pct"/>
            <w:shd w:val="clear" w:color="auto" w:fill="auto"/>
          </w:tcPr>
          <w:p w14:paraId="2CCF2E9A" w14:textId="1ED77DFA"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05C817EB" w14:textId="233B8B36" w:rsidTr="005D1F22">
        <w:tc>
          <w:tcPr>
            <w:tcW w:w="220" w:type="pct"/>
            <w:vMerge/>
          </w:tcPr>
          <w:p w14:paraId="55001DFA" w14:textId="77777777" w:rsidR="00B23206" w:rsidRPr="00B9499D" w:rsidRDefault="00B23206" w:rsidP="00CA424F">
            <w:pPr>
              <w:rPr>
                <w:sz w:val="22"/>
                <w:szCs w:val="22"/>
              </w:rPr>
            </w:pPr>
          </w:p>
        </w:tc>
        <w:tc>
          <w:tcPr>
            <w:tcW w:w="785" w:type="pct"/>
            <w:vMerge/>
          </w:tcPr>
          <w:p w14:paraId="008AE2F4" w14:textId="77777777" w:rsidR="00B23206" w:rsidRPr="00B9499D" w:rsidRDefault="00B23206" w:rsidP="00C75A4E">
            <w:pPr>
              <w:pStyle w:val="GOSTTablenorm"/>
            </w:pPr>
          </w:p>
        </w:tc>
        <w:tc>
          <w:tcPr>
            <w:tcW w:w="950" w:type="pct"/>
            <w:vMerge/>
          </w:tcPr>
          <w:p w14:paraId="6B316A07" w14:textId="77777777" w:rsidR="00B23206" w:rsidRPr="00B9499D" w:rsidRDefault="00B23206" w:rsidP="00C75A4E">
            <w:pPr>
              <w:pStyle w:val="GOSTTablenorm"/>
            </w:pPr>
          </w:p>
        </w:tc>
        <w:tc>
          <w:tcPr>
            <w:tcW w:w="988" w:type="pct"/>
          </w:tcPr>
          <w:p w14:paraId="61BD8202" w14:textId="77777777" w:rsidR="00B23206" w:rsidRPr="00B9499D" w:rsidRDefault="00B23206">
            <w:pPr>
              <w:pStyle w:val="GOSTTablenorm"/>
            </w:pPr>
            <w:r w:rsidRPr="00B9499D">
              <w:t>MSC_SumApplCashFlowTax</w:t>
            </w:r>
          </w:p>
        </w:tc>
        <w:tc>
          <w:tcPr>
            <w:tcW w:w="813" w:type="pct"/>
            <w:shd w:val="clear" w:color="auto" w:fill="auto"/>
          </w:tcPr>
          <w:p w14:paraId="3E3168A9" w14:textId="6192DF82" w:rsidR="00B23206" w:rsidRPr="005D1F22" w:rsidRDefault="00B23206" w:rsidP="006418CB">
            <w:pPr>
              <w:pStyle w:val="GOSTTablenorm"/>
            </w:pPr>
            <w:r w:rsidRPr="005D1F22">
              <w:t>Сводная заявка на кассовый расход (ф. 0531860)</w:t>
            </w:r>
          </w:p>
        </w:tc>
        <w:tc>
          <w:tcPr>
            <w:tcW w:w="729" w:type="pct"/>
            <w:shd w:val="clear" w:color="auto" w:fill="auto"/>
          </w:tcPr>
          <w:p w14:paraId="0888DE62" w14:textId="55F1E44F" w:rsidR="00B23206" w:rsidRPr="005D1F22" w:rsidRDefault="00B23206">
            <w:pPr>
              <w:pStyle w:val="GOSTTablenorm"/>
            </w:pPr>
            <w:r w:rsidRPr="005D1F22">
              <w:t>ПУР 05 ЭБ</w:t>
            </w:r>
          </w:p>
        </w:tc>
        <w:tc>
          <w:tcPr>
            <w:tcW w:w="515" w:type="pct"/>
            <w:shd w:val="clear" w:color="auto" w:fill="auto"/>
          </w:tcPr>
          <w:p w14:paraId="3E58521C" w14:textId="4C089D7C"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18B6DEB9" w14:textId="5D52DE8D" w:rsidTr="005D1F22">
        <w:tc>
          <w:tcPr>
            <w:tcW w:w="220" w:type="pct"/>
            <w:vMerge/>
          </w:tcPr>
          <w:p w14:paraId="684A3C54" w14:textId="77777777" w:rsidR="00B23206" w:rsidRPr="00B9499D" w:rsidRDefault="00B23206" w:rsidP="00CA424F">
            <w:pPr>
              <w:rPr>
                <w:sz w:val="22"/>
                <w:szCs w:val="22"/>
              </w:rPr>
            </w:pPr>
          </w:p>
        </w:tc>
        <w:tc>
          <w:tcPr>
            <w:tcW w:w="785" w:type="pct"/>
            <w:vMerge/>
          </w:tcPr>
          <w:p w14:paraId="02F957EF" w14:textId="77777777" w:rsidR="00B23206" w:rsidRPr="00B9499D" w:rsidRDefault="00B23206" w:rsidP="00C75A4E">
            <w:pPr>
              <w:pStyle w:val="GOSTTablenorm"/>
            </w:pPr>
          </w:p>
        </w:tc>
        <w:tc>
          <w:tcPr>
            <w:tcW w:w="950" w:type="pct"/>
            <w:vMerge/>
          </w:tcPr>
          <w:p w14:paraId="32AF1124" w14:textId="77777777" w:rsidR="00B23206" w:rsidRPr="00B9499D" w:rsidRDefault="00B23206" w:rsidP="00C75A4E">
            <w:pPr>
              <w:pStyle w:val="GOSTTablenorm"/>
            </w:pPr>
          </w:p>
        </w:tc>
        <w:tc>
          <w:tcPr>
            <w:tcW w:w="988" w:type="pct"/>
          </w:tcPr>
          <w:p w14:paraId="01315718" w14:textId="77777777" w:rsidR="00B23206" w:rsidRPr="00B9499D" w:rsidRDefault="00B23206">
            <w:pPr>
              <w:pStyle w:val="GOSTTablenorm"/>
            </w:pPr>
            <w:r w:rsidRPr="00B9499D">
              <w:t>MSC_ApplCash</w:t>
            </w:r>
          </w:p>
        </w:tc>
        <w:tc>
          <w:tcPr>
            <w:tcW w:w="813" w:type="pct"/>
            <w:shd w:val="clear" w:color="auto" w:fill="auto"/>
          </w:tcPr>
          <w:p w14:paraId="5CE6E2FF" w14:textId="2C4599DE" w:rsidR="00B23206" w:rsidRPr="005D1F22" w:rsidRDefault="00B23206" w:rsidP="00E3397B">
            <w:pPr>
              <w:pStyle w:val="GOSTTablenorm"/>
            </w:pPr>
            <w:r w:rsidRPr="005D1F22">
              <w:t>Зая</w:t>
            </w:r>
            <w:r w:rsidR="00E3397B">
              <w:t>вка на получение наличных денег</w:t>
            </w:r>
          </w:p>
        </w:tc>
        <w:tc>
          <w:tcPr>
            <w:tcW w:w="729" w:type="pct"/>
            <w:shd w:val="clear" w:color="auto" w:fill="auto"/>
          </w:tcPr>
          <w:p w14:paraId="209F4215" w14:textId="4900B93C" w:rsidR="00B23206" w:rsidRPr="005D1F22" w:rsidRDefault="00B23206">
            <w:pPr>
              <w:pStyle w:val="GOSTTablenorm"/>
            </w:pPr>
            <w:r w:rsidRPr="005D1F22">
              <w:t>ПУР 05 ЭБ</w:t>
            </w:r>
          </w:p>
        </w:tc>
        <w:tc>
          <w:tcPr>
            <w:tcW w:w="515" w:type="pct"/>
            <w:shd w:val="clear" w:color="auto" w:fill="auto"/>
          </w:tcPr>
          <w:p w14:paraId="4F30B405" w14:textId="018E8AB2"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1F1286B4" w14:textId="1A76F3C4" w:rsidTr="005D1F22">
        <w:tc>
          <w:tcPr>
            <w:tcW w:w="220" w:type="pct"/>
            <w:vMerge/>
          </w:tcPr>
          <w:p w14:paraId="3A8B1070" w14:textId="77777777" w:rsidR="00B23206" w:rsidRPr="00B9499D" w:rsidRDefault="00B23206" w:rsidP="00CA424F">
            <w:pPr>
              <w:rPr>
                <w:sz w:val="22"/>
                <w:szCs w:val="22"/>
              </w:rPr>
            </w:pPr>
          </w:p>
        </w:tc>
        <w:tc>
          <w:tcPr>
            <w:tcW w:w="785" w:type="pct"/>
            <w:vMerge/>
          </w:tcPr>
          <w:p w14:paraId="04025921" w14:textId="77777777" w:rsidR="00B23206" w:rsidRPr="00B9499D" w:rsidRDefault="00B23206" w:rsidP="00C75A4E">
            <w:pPr>
              <w:pStyle w:val="GOSTTablenorm"/>
            </w:pPr>
          </w:p>
        </w:tc>
        <w:tc>
          <w:tcPr>
            <w:tcW w:w="950" w:type="pct"/>
            <w:vMerge/>
          </w:tcPr>
          <w:p w14:paraId="6922028E" w14:textId="77777777" w:rsidR="00B23206" w:rsidRPr="00B9499D" w:rsidRDefault="00B23206" w:rsidP="00C75A4E">
            <w:pPr>
              <w:pStyle w:val="GOSTTablenorm"/>
            </w:pPr>
          </w:p>
        </w:tc>
        <w:tc>
          <w:tcPr>
            <w:tcW w:w="988" w:type="pct"/>
          </w:tcPr>
          <w:p w14:paraId="58C8EAEF" w14:textId="77777777" w:rsidR="00B23206" w:rsidRPr="00B9499D" w:rsidRDefault="00B23206">
            <w:pPr>
              <w:pStyle w:val="GOSTTablenorm"/>
            </w:pPr>
            <w:r w:rsidRPr="00B9499D">
              <w:t>MSC_ApplFundsCard</w:t>
            </w:r>
          </w:p>
        </w:tc>
        <w:tc>
          <w:tcPr>
            <w:tcW w:w="813" w:type="pct"/>
            <w:shd w:val="clear" w:color="auto" w:fill="auto"/>
          </w:tcPr>
          <w:p w14:paraId="2EE9BB80" w14:textId="77777777" w:rsidR="00B23206" w:rsidRPr="005D1F22" w:rsidRDefault="00B23206">
            <w:pPr>
              <w:pStyle w:val="GOSTTablenorm"/>
            </w:pPr>
            <w:r w:rsidRPr="005D1F22">
              <w:t>Заявка на получение денежных средств, перечисляемых на карту (ф. 0531243)</w:t>
            </w:r>
          </w:p>
        </w:tc>
        <w:tc>
          <w:tcPr>
            <w:tcW w:w="729" w:type="pct"/>
            <w:shd w:val="clear" w:color="auto" w:fill="auto"/>
          </w:tcPr>
          <w:p w14:paraId="57CAEDD2" w14:textId="140479C8" w:rsidR="00B23206" w:rsidRPr="005D1F22" w:rsidRDefault="00B23206">
            <w:pPr>
              <w:pStyle w:val="GOSTTablenorm"/>
            </w:pPr>
            <w:r w:rsidRPr="005D1F22">
              <w:t>ПУР 05 ЭБ</w:t>
            </w:r>
          </w:p>
        </w:tc>
        <w:tc>
          <w:tcPr>
            <w:tcW w:w="515" w:type="pct"/>
            <w:shd w:val="clear" w:color="auto" w:fill="auto"/>
          </w:tcPr>
          <w:p w14:paraId="607278C6" w14:textId="546B90AD"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43D403A7" w14:textId="22902437" w:rsidTr="005D1F22">
        <w:tc>
          <w:tcPr>
            <w:tcW w:w="220" w:type="pct"/>
            <w:vMerge/>
          </w:tcPr>
          <w:p w14:paraId="24C67312" w14:textId="77777777" w:rsidR="00B23206" w:rsidRPr="00B9499D" w:rsidRDefault="00B23206" w:rsidP="00CA424F">
            <w:pPr>
              <w:rPr>
                <w:sz w:val="22"/>
                <w:szCs w:val="22"/>
              </w:rPr>
            </w:pPr>
          </w:p>
        </w:tc>
        <w:tc>
          <w:tcPr>
            <w:tcW w:w="785" w:type="pct"/>
            <w:vMerge/>
          </w:tcPr>
          <w:p w14:paraId="6C393E8C" w14:textId="77777777" w:rsidR="00B23206" w:rsidRPr="00B9499D" w:rsidRDefault="00B23206" w:rsidP="00C75A4E">
            <w:pPr>
              <w:pStyle w:val="GOSTTablenorm"/>
            </w:pPr>
          </w:p>
        </w:tc>
        <w:tc>
          <w:tcPr>
            <w:tcW w:w="950" w:type="pct"/>
            <w:vMerge/>
          </w:tcPr>
          <w:p w14:paraId="6B2165DC" w14:textId="77777777" w:rsidR="00B23206" w:rsidRPr="00B9499D" w:rsidRDefault="00B23206" w:rsidP="00C75A4E">
            <w:pPr>
              <w:pStyle w:val="GOSTTablenorm"/>
            </w:pPr>
          </w:p>
        </w:tc>
        <w:tc>
          <w:tcPr>
            <w:tcW w:w="988" w:type="pct"/>
          </w:tcPr>
          <w:p w14:paraId="7B4DA36D" w14:textId="77777777" w:rsidR="00B23206" w:rsidRPr="00B9499D" w:rsidRDefault="00B23206">
            <w:pPr>
              <w:pStyle w:val="GOSTTablenorm"/>
            </w:pPr>
            <w:r w:rsidRPr="00B9499D">
              <w:t>MSC_PAYM_ORDER_0401060</w:t>
            </w:r>
          </w:p>
        </w:tc>
        <w:tc>
          <w:tcPr>
            <w:tcW w:w="813" w:type="pct"/>
            <w:shd w:val="clear" w:color="auto" w:fill="auto"/>
          </w:tcPr>
          <w:p w14:paraId="6C838C33" w14:textId="77777777" w:rsidR="00B23206" w:rsidRPr="005D1F22" w:rsidRDefault="00B23206">
            <w:pPr>
              <w:pStyle w:val="GOSTTablenorm"/>
            </w:pPr>
            <w:r w:rsidRPr="005D1F22">
              <w:t>Расчетный документ</w:t>
            </w:r>
          </w:p>
        </w:tc>
        <w:tc>
          <w:tcPr>
            <w:tcW w:w="729" w:type="pct"/>
            <w:shd w:val="clear" w:color="auto" w:fill="auto"/>
          </w:tcPr>
          <w:p w14:paraId="0DA66742" w14:textId="1DC106B2" w:rsidR="00B23206" w:rsidRPr="005D1F22" w:rsidRDefault="00B23206">
            <w:pPr>
              <w:pStyle w:val="GOSTTablenorm"/>
            </w:pPr>
            <w:r w:rsidRPr="005D1F22">
              <w:t>ПУР 05 ЭБ</w:t>
            </w:r>
          </w:p>
        </w:tc>
        <w:tc>
          <w:tcPr>
            <w:tcW w:w="515" w:type="pct"/>
            <w:shd w:val="clear" w:color="auto" w:fill="auto"/>
          </w:tcPr>
          <w:p w14:paraId="0ECA151F" w14:textId="3D9A17AA"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445765BB" w14:textId="7998F025" w:rsidTr="005D1F22">
        <w:tc>
          <w:tcPr>
            <w:tcW w:w="220" w:type="pct"/>
            <w:vMerge/>
          </w:tcPr>
          <w:p w14:paraId="379CEBBE" w14:textId="77777777" w:rsidR="00B23206" w:rsidRPr="00B9499D" w:rsidRDefault="00B23206" w:rsidP="00CA424F">
            <w:pPr>
              <w:rPr>
                <w:sz w:val="22"/>
                <w:szCs w:val="22"/>
              </w:rPr>
            </w:pPr>
          </w:p>
        </w:tc>
        <w:tc>
          <w:tcPr>
            <w:tcW w:w="785" w:type="pct"/>
            <w:vMerge/>
          </w:tcPr>
          <w:p w14:paraId="1A0CBC35" w14:textId="77777777" w:rsidR="00B23206" w:rsidRPr="00B9499D" w:rsidRDefault="00B23206" w:rsidP="00C75A4E">
            <w:pPr>
              <w:pStyle w:val="GOSTTablenorm"/>
            </w:pPr>
          </w:p>
        </w:tc>
        <w:tc>
          <w:tcPr>
            <w:tcW w:w="950" w:type="pct"/>
            <w:vMerge/>
          </w:tcPr>
          <w:p w14:paraId="759CEB1B" w14:textId="77777777" w:rsidR="00B23206" w:rsidRPr="00B9499D" w:rsidRDefault="00B23206" w:rsidP="00C75A4E">
            <w:pPr>
              <w:pStyle w:val="GOSTTablenorm"/>
            </w:pPr>
          </w:p>
        </w:tc>
        <w:tc>
          <w:tcPr>
            <w:tcW w:w="988" w:type="pct"/>
          </w:tcPr>
          <w:p w14:paraId="1FF4714F" w14:textId="77777777" w:rsidR="00B23206" w:rsidRPr="00B9499D" w:rsidRDefault="00B23206">
            <w:pPr>
              <w:pStyle w:val="GOSTTablenorm"/>
            </w:pPr>
            <w:r w:rsidRPr="00B9499D">
              <w:t>MSC_NoticeClarTypePay</w:t>
            </w:r>
          </w:p>
        </w:tc>
        <w:tc>
          <w:tcPr>
            <w:tcW w:w="813" w:type="pct"/>
            <w:shd w:val="clear" w:color="auto" w:fill="auto"/>
          </w:tcPr>
          <w:p w14:paraId="7FAB98F8" w14:textId="77777777" w:rsidR="00B23206" w:rsidRPr="005D1F22" w:rsidRDefault="00B23206">
            <w:pPr>
              <w:pStyle w:val="GOSTTablenorm"/>
            </w:pPr>
            <w:r w:rsidRPr="005D1F22">
              <w:t>Уведомление об уточнении вида и принадлежности платежа (ф. 0531809)</w:t>
            </w:r>
          </w:p>
        </w:tc>
        <w:tc>
          <w:tcPr>
            <w:tcW w:w="729" w:type="pct"/>
            <w:shd w:val="clear" w:color="auto" w:fill="auto"/>
          </w:tcPr>
          <w:p w14:paraId="751867EA" w14:textId="295F43F5" w:rsidR="00B23206" w:rsidRPr="005D1F22" w:rsidRDefault="00B23206">
            <w:pPr>
              <w:pStyle w:val="GOSTTablenorm"/>
            </w:pPr>
            <w:r w:rsidRPr="005D1F22">
              <w:t>ПУР 05 ЭБ</w:t>
            </w:r>
          </w:p>
        </w:tc>
        <w:tc>
          <w:tcPr>
            <w:tcW w:w="515" w:type="pct"/>
            <w:shd w:val="clear" w:color="auto" w:fill="auto"/>
          </w:tcPr>
          <w:p w14:paraId="7B41A9E2" w14:textId="5B8A9964"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3A28230F" w14:textId="211F396A" w:rsidTr="005D1F22">
        <w:tc>
          <w:tcPr>
            <w:tcW w:w="220" w:type="pct"/>
            <w:vMerge/>
          </w:tcPr>
          <w:p w14:paraId="67E69C29" w14:textId="77777777" w:rsidR="00B23206" w:rsidRPr="00B9499D" w:rsidRDefault="00B23206" w:rsidP="00CA424F">
            <w:pPr>
              <w:rPr>
                <w:sz w:val="22"/>
                <w:szCs w:val="22"/>
              </w:rPr>
            </w:pPr>
          </w:p>
        </w:tc>
        <w:tc>
          <w:tcPr>
            <w:tcW w:w="785" w:type="pct"/>
            <w:vMerge/>
          </w:tcPr>
          <w:p w14:paraId="1501B9F2" w14:textId="77777777" w:rsidR="00B23206" w:rsidRPr="00B9499D" w:rsidRDefault="00B23206" w:rsidP="00C75A4E">
            <w:pPr>
              <w:pStyle w:val="GOSTTablenorm"/>
            </w:pPr>
          </w:p>
        </w:tc>
        <w:tc>
          <w:tcPr>
            <w:tcW w:w="950" w:type="pct"/>
            <w:vMerge/>
          </w:tcPr>
          <w:p w14:paraId="7E4745B6" w14:textId="77777777" w:rsidR="00B23206" w:rsidRPr="00B9499D" w:rsidRDefault="00B23206" w:rsidP="00C75A4E">
            <w:pPr>
              <w:pStyle w:val="GOSTTablenorm"/>
            </w:pPr>
          </w:p>
        </w:tc>
        <w:tc>
          <w:tcPr>
            <w:tcW w:w="988" w:type="pct"/>
          </w:tcPr>
          <w:p w14:paraId="0F4A5E4B" w14:textId="77777777" w:rsidR="00B23206" w:rsidRPr="00B9499D" w:rsidRDefault="00B23206">
            <w:pPr>
              <w:pStyle w:val="GOSTTablenorm"/>
            </w:pPr>
            <w:r w:rsidRPr="00B9499D">
              <w:t>VLS_ACT_0531766</w:t>
            </w:r>
          </w:p>
        </w:tc>
        <w:tc>
          <w:tcPr>
            <w:tcW w:w="813" w:type="pct"/>
            <w:shd w:val="clear" w:color="auto" w:fill="auto"/>
          </w:tcPr>
          <w:p w14:paraId="33100A6F" w14:textId="429421C1" w:rsidR="00B23206" w:rsidRPr="005D1F22" w:rsidRDefault="00B23206">
            <w:pPr>
              <w:pStyle w:val="GOSTTablenorm"/>
            </w:pPr>
            <w:r w:rsidRPr="005D1F22">
              <w:t>Акт приемки-передачи показателей лицевого счета</w:t>
            </w:r>
          </w:p>
        </w:tc>
        <w:tc>
          <w:tcPr>
            <w:tcW w:w="729" w:type="pct"/>
            <w:shd w:val="clear" w:color="auto" w:fill="auto"/>
          </w:tcPr>
          <w:p w14:paraId="496002FC" w14:textId="035F67CD" w:rsidR="005258B5" w:rsidRPr="005D1F22" w:rsidRDefault="005258B5">
            <w:pPr>
              <w:pStyle w:val="GOSTTablenorm"/>
            </w:pPr>
            <w:r w:rsidRPr="005D1F22">
              <w:t>ПУР 03 ЭБ</w:t>
            </w:r>
          </w:p>
          <w:p w14:paraId="096D1E18" w14:textId="7E1DC650" w:rsidR="00C40327" w:rsidRPr="005D1F22" w:rsidRDefault="00B23206" w:rsidP="005258B5">
            <w:pPr>
              <w:pStyle w:val="GOSTTablenorm"/>
            </w:pPr>
            <w:r w:rsidRPr="005D1F22">
              <w:t>ПУР 05 ЭБ</w:t>
            </w:r>
          </w:p>
        </w:tc>
        <w:tc>
          <w:tcPr>
            <w:tcW w:w="515" w:type="pct"/>
            <w:shd w:val="clear" w:color="auto" w:fill="auto"/>
          </w:tcPr>
          <w:p w14:paraId="45EA6A27" w14:textId="6F2B79DA"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55A1B0EE" w14:textId="4CF7416B" w:rsidTr="005D1F22">
        <w:tc>
          <w:tcPr>
            <w:tcW w:w="220" w:type="pct"/>
            <w:vMerge/>
          </w:tcPr>
          <w:p w14:paraId="30D5D3F6" w14:textId="77777777" w:rsidR="00B23206" w:rsidRPr="00B9499D" w:rsidRDefault="00B23206" w:rsidP="00CA424F">
            <w:pPr>
              <w:rPr>
                <w:sz w:val="22"/>
                <w:szCs w:val="22"/>
              </w:rPr>
            </w:pPr>
          </w:p>
        </w:tc>
        <w:tc>
          <w:tcPr>
            <w:tcW w:w="785" w:type="pct"/>
            <w:vMerge/>
          </w:tcPr>
          <w:p w14:paraId="16315238" w14:textId="77777777" w:rsidR="00B23206" w:rsidRPr="00B9499D" w:rsidRDefault="00B23206" w:rsidP="00C75A4E">
            <w:pPr>
              <w:pStyle w:val="GOSTTablenorm"/>
            </w:pPr>
          </w:p>
        </w:tc>
        <w:tc>
          <w:tcPr>
            <w:tcW w:w="950" w:type="pct"/>
            <w:vMerge/>
          </w:tcPr>
          <w:p w14:paraId="7D2BFD9D" w14:textId="77777777" w:rsidR="00B23206" w:rsidRPr="00B9499D" w:rsidRDefault="00B23206" w:rsidP="00C75A4E">
            <w:pPr>
              <w:pStyle w:val="GOSTTablenorm"/>
            </w:pPr>
          </w:p>
        </w:tc>
        <w:tc>
          <w:tcPr>
            <w:tcW w:w="988" w:type="pct"/>
          </w:tcPr>
          <w:p w14:paraId="1BAD76FC" w14:textId="77777777" w:rsidR="00B23206" w:rsidRPr="00B9499D" w:rsidRDefault="00B23206">
            <w:pPr>
              <w:pStyle w:val="GOSTTablenorm"/>
            </w:pPr>
            <w:r w:rsidRPr="00B9499D">
              <w:t>VLS_ACT_0531728</w:t>
            </w:r>
          </w:p>
        </w:tc>
        <w:tc>
          <w:tcPr>
            <w:tcW w:w="813" w:type="pct"/>
            <w:shd w:val="clear" w:color="auto" w:fill="auto"/>
          </w:tcPr>
          <w:p w14:paraId="68BA5A44" w14:textId="77777777" w:rsidR="00B23206" w:rsidRPr="005D1F22" w:rsidRDefault="00B23206">
            <w:pPr>
              <w:pStyle w:val="GOSTTablenorm"/>
            </w:pPr>
            <w:r w:rsidRPr="005D1F22">
              <w:t>Акт приемки-передачи кассовых выплат, поступлений и обязательств при реорганизации участников бюджетного процесса (ф. 0531728)</w:t>
            </w:r>
          </w:p>
        </w:tc>
        <w:tc>
          <w:tcPr>
            <w:tcW w:w="729" w:type="pct"/>
            <w:shd w:val="clear" w:color="auto" w:fill="auto"/>
          </w:tcPr>
          <w:p w14:paraId="5025CFCC" w14:textId="7DC5C1F8" w:rsidR="00B23206" w:rsidRPr="005D1F22" w:rsidRDefault="00B23206">
            <w:pPr>
              <w:pStyle w:val="GOSTTablenorm"/>
            </w:pPr>
            <w:r w:rsidRPr="005D1F22">
              <w:t>ПУР 03 ЭБ</w:t>
            </w:r>
          </w:p>
        </w:tc>
        <w:tc>
          <w:tcPr>
            <w:tcW w:w="515" w:type="pct"/>
            <w:shd w:val="clear" w:color="auto" w:fill="auto"/>
          </w:tcPr>
          <w:p w14:paraId="44958B40" w14:textId="71EE88F1"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037151F7" w14:textId="380BE6E0" w:rsidTr="005D1F22">
        <w:tc>
          <w:tcPr>
            <w:tcW w:w="220" w:type="pct"/>
            <w:vMerge/>
          </w:tcPr>
          <w:p w14:paraId="370D82E9" w14:textId="77777777" w:rsidR="00B23206" w:rsidRPr="00B9499D" w:rsidRDefault="00B23206" w:rsidP="00CA424F">
            <w:pPr>
              <w:rPr>
                <w:sz w:val="22"/>
                <w:szCs w:val="22"/>
              </w:rPr>
            </w:pPr>
          </w:p>
        </w:tc>
        <w:tc>
          <w:tcPr>
            <w:tcW w:w="785" w:type="pct"/>
            <w:vMerge/>
          </w:tcPr>
          <w:p w14:paraId="1C64066E" w14:textId="77777777" w:rsidR="00B23206" w:rsidRPr="00B9499D" w:rsidRDefault="00B23206" w:rsidP="00C75A4E">
            <w:pPr>
              <w:pStyle w:val="GOSTTablenorm"/>
            </w:pPr>
          </w:p>
        </w:tc>
        <w:tc>
          <w:tcPr>
            <w:tcW w:w="950" w:type="pct"/>
            <w:vMerge/>
          </w:tcPr>
          <w:p w14:paraId="44575F03" w14:textId="77777777" w:rsidR="00B23206" w:rsidRPr="00B9499D" w:rsidRDefault="00B23206" w:rsidP="00C75A4E">
            <w:pPr>
              <w:pStyle w:val="GOSTTablenorm"/>
            </w:pPr>
          </w:p>
        </w:tc>
        <w:tc>
          <w:tcPr>
            <w:tcW w:w="988" w:type="pct"/>
          </w:tcPr>
          <w:p w14:paraId="66E4C0A4" w14:textId="77777777" w:rsidR="00B23206" w:rsidRPr="00B9499D" w:rsidRDefault="00B23206">
            <w:pPr>
              <w:pStyle w:val="GOSTTablenorm"/>
            </w:pPr>
            <w:r w:rsidRPr="00B9499D">
              <w:t>VLS_REPORT_DO</w:t>
            </w:r>
          </w:p>
        </w:tc>
        <w:tc>
          <w:tcPr>
            <w:tcW w:w="813" w:type="pct"/>
            <w:shd w:val="clear" w:color="auto" w:fill="auto"/>
          </w:tcPr>
          <w:p w14:paraId="70BF4983" w14:textId="77777777" w:rsidR="00B23206" w:rsidRPr="005D1F22" w:rsidRDefault="00B23206">
            <w:pPr>
              <w:pStyle w:val="GOSTTablenorm"/>
            </w:pPr>
            <w:r w:rsidRPr="005D1F22">
              <w:t>Бухгалтерская справка (ф. 0504833)</w:t>
            </w:r>
          </w:p>
        </w:tc>
        <w:tc>
          <w:tcPr>
            <w:tcW w:w="729" w:type="pct"/>
            <w:shd w:val="clear" w:color="auto" w:fill="auto"/>
          </w:tcPr>
          <w:p w14:paraId="4FA2D3B0" w14:textId="77777777" w:rsidR="005258B5" w:rsidRPr="005D1F22" w:rsidRDefault="00B23206" w:rsidP="005258B5">
            <w:pPr>
              <w:pStyle w:val="GOSTTablenorm"/>
            </w:pPr>
            <w:r w:rsidRPr="005D1F22">
              <w:t>ПУР 03 ЭБ</w:t>
            </w:r>
          </w:p>
          <w:p w14:paraId="7574230B" w14:textId="7317B421" w:rsidR="00B23206" w:rsidRPr="005D1F22" w:rsidRDefault="005258B5" w:rsidP="005258B5">
            <w:pPr>
              <w:pStyle w:val="GOSTTablenorm"/>
            </w:pPr>
            <w:r w:rsidRPr="005D1F22">
              <w:t>ПУР 05 ЭБ</w:t>
            </w:r>
          </w:p>
        </w:tc>
        <w:tc>
          <w:tcPr>
            <w:tcW w:w="515" w:type="pct"/>
            <w:shd w:val="clear" w:color="auto" w:fill="auto"/>
          </w:tcPr>
          <w:p w14:paraId="3BA4E3EF" w14:textId="6708835A"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6264FD47" w14:textId="3FC92962" w:rsidTr="005D1F22">
        <w:tc>
          <w:tcPr>
            <w:tcW w:w="220" w:type="pct"/>
            <w:vMerge/>
          </w:tcPr>
          <w:p w14:paraId="2D6212AD" w14:textId="77777777" w:rsidR="00B23206" w:rsidRPr="00B9499D" w:rsidRDefault="00B23206" w:rsidP="00CA424F">
            <w:pPr>
              <w:rPr>
                <w:sz w:val="22"/>
                <w:szCs w:val="22"/>
              </w:rPr>
            </w:pPr>
          </w:p>
        </w:tc>
        <w:tc>
          <w:tcPr>
            <w:tcW w:w="785" w:type="pct"/>
            <w:vMerge/>
          </w:tcPr>
          <w:p w14:paraId="26733531" w14:textId="77777777" w:rsidR="00B23206" w:rsidRPr="00B9499D" w:rsidRDefault="00B23206" w:rsidP="00C75A4E">
            <w:pPr>
              <w:pStyle w:val="GOSTTablenorm"/>
            </w:pPr>
          </w:p>
        </w:tc>
        <w:tc>
          <w:tcPr>
            <w:tcW w:w="950" w:type="pct"/>
            <w:vMerge/>
          </w:tcPr>
          <w:p w14:paraId="2CCC5113" w14:textId="77777777" w:rsidR="00B23206" w:rsidRPr="00B9499D" w:rsidRDefault="00B23206" w:rsidP="00C75A4E">
            <w:pPr>
              <w:pStyle w:val="GOSTTablenorm"/>
            </w:pPr>
          </w:p>
        </w:tc>
        <w:tc>
          <w:tcPr>
            <w:tcW w:w="988" w:type="pct"/>
          </w:tcPr>
          <w:p w14:paraId="354F0930" w14:textId="1D83C8E1" w:rsidR="00B23206" w:rsidRPr="00B9499D" w:rsidRDefault="00B23206">
            <w:pPr>
              <w:pStyle w:val="GOSTTablenorm"/>
            </w:pPr>
            <w:r w:rsidRPr="00B9499D">
              <w:t>ARP_SVAP_MIGRATION</w:t>
            </w:r>
          </w:p>
        </w:tc>
        <w:tc>
          <w:tcPr>
            <w:tcW w:w="813" w:type="pct"/>
            <w:shd w:val="clear" w:color="auto" w:fill="auto"/>
          </w:tcPr>
          <w:p w14:paraId="342054A0" w14:textId="77777777" w:rsidR="00B23206" w:rsidRPr="005D1F22" w:rsidRDefault="00B23206">
            <w:pPr>
              <w:pStyle w:val="GOSTTablenorm"/>
            </w:pPr>
            <w:r w:rsidRPr="005D1F22">
              <w:t>Справка, сформированная на основании данных из лицевых счетов СВР для миграции</w:t>
            </w:r>
          </w:p>
        </w:tc>
        <w:tc>
          <w:tcPr>
            <w:tcW w:w="729" w:type="pct"/>
            <w:shd w:val="clear" w:color="auto" w:fill="auto"/>
          </w:tcPr>
          <w:p w14:paraId="575B3DF6" w14:textId="037FD67A" w:rsidR="00B23206" w:rsidRPr="005D1F22" w:rsidRDefault="00B23206">
            <w:pPr>
              <w:pStyle w:val="GOSTTablenorm"/>
            </w:pPr>
            <w:r w:rsidRPr="005D1F22">
              <w:t>ПУиО ЭБ</w:t>
            </w:r>
          </w:p>
        </w:tc>
        <w:tc>
          <w:tcPr>
            <w:tcW w:w="515" w:type="pct"/>
            <w:shd w:val="clear" w:color="auto" w:fill="auto"/>
          </w:tcPr>
          <w:p w14:paraId="23455B1C" w14:textId="4CA412FF"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68A902EA" w14:textId="36C51817" w:rsidTr="005D1F22">
        <w:trPr>
          <w:trHeight w:val="1012"/>
        </w:trPr>
        <w:tc>
          <w:tcPr>
            <w:tcW w:w="220" w:type="pct"/>
            <w:vMerge/>
          </w:tcPr>
          <w:p w14:paraId="575570BF" w14:textId="77777777" w:rsidR="00B23206" w:rsidRPr="00B9499D" w:rsidRDefault="00B23206" w:rsidP="00CA424F">
            <w:pPr>
              <w:rPr>
                <w:sz w:val="22"/>
                <w:szCs w:val="22"/>
              </w:rPr>
            </w:pPr>
          </w:p>
        </w:tc>
        <w:tc>
          <w:tcPr>
            <w:tcW w:w="785" w:type="pct"/>
            <w:vMerge/>
          </w:tcPr>
          <w:p w14:paraId="03D33512" w14:textId="77777777" w:rsidR="00B23206" w:rsidRPr="00B9499D" w:rsidRDefault="00B23206" w:rsidP="00C75A4E">
            <w:pPr>
              <w:pStyle w:val="GOSTTablenorm"/>
              <w:rPr>
                <w:lang w:val="en-US"/>
              </w:rPr>
            </w:pPr>
          </w:p>
        </w:tc>
        <w:tc>
          <w:tcPr>
            <w:tcW w:w="950" w:type="pct"/>
            <w:vMerge/>
          </w:tcPr>
          <w:p w14:paraId="58A7934F" w14:textId="77777777" w:rsidR="00B23206" w:rsidRPr="00B9499D" w:rsidRDefault="00B23206" w:rsidP="00C75A4E">
            <w:pPr>
              <w:pStyle w:val="GOSTTablenorm"/>
              <w:rPr>
                <w:lang w:val="en-US"/>
              </w:rPr>
            </w:pPr>
          </w:p>
        </w:tc>
        <w:tc>
          <w:tcPr>
            <w:tcW w:w="988" w:type="pct"/>
          </w:tcPr>
          <w:p w14:paraId="2FCB1824" w14:textId="3D5FDC99" w:rsidR="00B23206" w:rsidRPr="00B9499D" w:rsidRDefault="00B23206">
            <w:pPr>
              <w:pStyle w:val="GOSTTablenorm"/>
            </w:pPr>
            <w:r w:rsidRPr="00B9499D">
              <w:t>ARP_FAH_0504833</w:t>
            </w:r>
          </w:p>
        </w:tc>
        <w:tc>
          <w:tcPr>
            <w:tcW w:w="813" w:type="pct"/>
            <w:shd w:val="clear" w:color="auto" w:fill="auto"/>
          </w:tcPr>
          <w:p w14:paraId="1D69D9C6" w14:textId="36696EC1" w:rsidR="00B23206" w:rsidRPr="005D1F22" w:rsidRDefault="00B23206">
            <w:pPr>
              <w:pStyle w:val="GOSTTablenorm"/>
            </w:pPr>
            <w:r w:rsidRPr="005D1F22">
              <w:t>Бухгалтерская справка (ф. 0504833)</w:t>
            </w:r>
          </w:p>
        </w:tc>
        <w:tc>
          <w:tcPr>
            <w:tcW w:w="729" w:type="pct"/>
            <w:shd w:val="clear" w:color="auto" w:fill="auto"/>
          </w:tcPr>
          <w:p w14:paraId="58F08683" w14:textId="77777777" w:rsidR="00B23206" w:rsidRPr="005D1F22" w:rsidRDefault="00B23206">
            <w:pPr>
              <w:pStyle w:val="GOSTTablenorm"/>
            </w:pPr>
            <w:r w:rsidRPr="005D1F22">
              <w:t>ПУиО ЭБ</w:t>
            </w:r>
          </w:p>
          <w:p w14:paraId="00D4395B" w14:textId="1E652BD4" w:rsidR="003F06B4" w:rsidRPr="005D1F22" w:rsidRDefault="003F06B4">
            <w:pPr>
              <w:pStyle w:val="GOSTTablenorm"/>
            </w:pPr>
            <w:r w:rsidRPr="005D1F22">
              <w:rPr>
                <w:szCs w:val="22"/>
              </w:rPr>
              <w:t>ПУР КС ЭБ</w:t>
            </w:r>
          </w:p>
        </w:tc>
        <w:tc>
          <w:tcPr>
            <w:tcW w:w="515" w:type="pct"/>
            <w:shd w:val="clear" w:color="auto" w:fill="auto"/>
          </w:tcPr>
          <w:p w14:paraId="4239F8CE" w14:textId="4D79B1C7"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2</w:t>
            </w:r>
          </w:p>
        </w:tc>
      </w:tr>
      <w:tr w:rsidR="00BD0F8E" w:rsidRPr="00B9499D" w14:paraId="0F0AF54B" w14:textId="450AD77E" w:rsidTr="005D1F22">
        <w:tc>
          <w:tcPr>
            <w:tcW w:w="220" w:type="pct"/>
            <w:vMerge/>
          </w:tcPr>
          <w:p w14:paraId="19661A57" w14:textId="77777777" w:rsidR="00B23206" w:rsidRPr="00B9499D" w:rsidRDefault="00B23206" w:rsidP="00CA424F">
            <w:pPr>
              <w:rPr>
                <w:sz w:val="22"/>
                <w:szCs w:val="22"/>
              </w:rPr>
            </w:pPr>
          </w:p>
        </w:tc>
        <w:tc>
          <w:tcPr>
            <w:tcW w:w="785" w:type="pct"/>
            <w:vMerge/>
          </w:tcPr>
          <w:p w14:paraId="7D0D3705" w14:textId="77777777" w:rsidR="00B23206" w:rsidRPr="00B9499D" w:rsidRDefault="00B23206" w:rsidP="00C75A4E">
            <w:pPr>
              <w:pStyle w:val="GOSTTablenorm"/>
              <w:rPr>
                <w:lang w:val="en-US"/>
              </w:rPr>
            </w:pPr>
          </w:p>
        </w:tc>
        <w:tc>
          <w:tcPr>
            <w:tcW w:w="950" w:type="pct"/>
            <w:vMerge/>
          </w:tcPr>
          <w:p w14:paraId="7F04BC97" w14:textId="77777777" w:rsidR="00B23206" w:rsidRPr="00B9499D" w:rsidRDefault="00B23206" w:rsidP="00C75A4E">
            <w:pPr>
              <w:pStyle w:val="GOSTTablenorm"/>
              <w:rPr>
                <w:lang w:val="en-US"/>
              </w:rPr>
            </w:pPr>
          </w:p>
        </w:tc>
        <w:tc>
          <w:tcPr>
            <w:tcW w:w="988" w:type="pct"/>
          </w:tcPr>
          <w:p w14:paraId="73C3DDC5" w14:textId="623F9162" w:rsidR="00B23206" w:rsidRPr="00B9499D" w:rsidRDefault="00B23206">
            <w:pPr>
              <w:pStyle w:val="GOSTTablenorm"/>
            </w:pPr>
            <w:r>
              <w:rPr>
                <w:lang w:val="en-US"/>
              </w:rPr>
              <w:t>PUDS_PPS</w:t>
            </w:r>
          </w:p>
        </w:tc>
        <w:tc>
          <w:tcPr>
            <w:tcW w:w="813" w:type="pct"/>
            <w:shd w:val="clear" w:color="auto" w:fill="auto"/>
          </w:tcPr>
          <w:p w14:paraId="3C1FC494" w14:textId="52D61B2D" w:rsidR="00B23206" w:rsidRPr="005D1F22" w:rsidRDefault="00B23206">
            <w:pPr>
              <w:pStyle w:val="GOSTTablenorm"/>
            </w:pPr>
            <w:r w:rsidRPr="005D1F22">
              <w:t>Поручение о перечислении на счет</w:t>
            </w:r>
          </w:p>
        </w:tc>
        <w:tc>
          <w:tcPr>
            <w:tcW w:w="729" w:type="pct"/>
            <w:shd w:val="clear" w:color="auto" w:fill="auto"/>
          </w:tcPr>
          <w:p w14:paraId="29C53EE7" w14:textId="70D8A853" w:rsidR="00B23206" w:rsidRPr="005D1F22" w:rsidRDefault="00B23206">
            <w:pPr>
              <w:pStyle w:val="GOSTTablenorm"/>
            </w:pPr>
            <w:r w:rsidRPr="005D1F22">
              <w:t>ПУДС ЭБ</w:t>
            </w:r>
          </w:p>
        </w:tc>
        <w:tc>
          <w:tcPr>
            <w:tcW w:w="515" w:type="pct"/>
            <w:shd w:val="clear" w:color="auto" w:fill="auto"/>
          </w:tcPr>
          <w:p w14:paraId="4BF9E2C0" w14:textId="279EC975" w:rsidR="00B23206" w:rsidRPr="005D1F22" w:rsidRDefault="00B23206">
            <w:pPr>
              <w:pStyle w:val="GOSTTablenorm"/>
            </w:pPr>
            <w:r w:rsidRPr="005D1F22">
              <w:t>Том 1 п. и Том 2</w:t>
            </w:r>
          </w:p>
        </w:tc>
      </w:tr>
      <w:tr w:rsidR="00BD0F8E" w:rsidRPr="00B9499D" w14:paraId="55166B2B" w14:textId="77777777" w:rsidTr="005D1F22">
        <w:tc>
          <w:tcPr>
            <w:tcW w:w="220" w:type="pct"/>
            <w:vMerge/>
          </w:tcPr>
          <w:p w14:paraId="764ACF87" w14:textId="77777777" w:rsidR="00B23206" w:rsidRPr="00B9499D" w:rsidRDefault="00B23206" w:rsidP="00136B02">
            <w:pPr>
              <w:rPr>
                <w:sz w:val="22"/>
                <w:szCs w:val="22"/>
              </w:rPr>
            </w:pPr>
          </w:p>
        </w:tc>
        <w:tc>
          <w:tcPr>
            <w:tcW w:w="785" w:type="pct"/>
            <w:vMerge/>
          </w:tcPr>
          <w:p w14:paraId="2F087537" w14:textId="77777777" w:rsidR="00B23206" w:rsidRPr="00B9499D" w:rsidRDefault="00B23206" w:rsidP="00C75A4E">
            <w:pPr>
              <w:pStyle w:val="GOSTTablenorm"/>
              <w:rPr>
                <w:lang w:val="en-US"/>
              </w:rPr>
            </w:pPr>
          </w:p>
        </w:tc>
        <w:tc>
          <w:tcPr>
            <w:tcW w:w="950" w:type="pct"/>
            <w:vMerge/>
          </w:tcPr>
          <w:p w14:paraId="72858C87" w14:textId="77777777" w:rsidR="00B23206" w:rsidRPr="00B9499D" w:rsidRDefault="00B23206" w:rsidP="00C75A4E">
            <w:pPr>
              <w:pStyle w:val="GOSTTablenorm"/>
              <w:rPr>
                <w:lang w:val="en-US"/>
              </w:rPr>
            </w:pPr>
          </w:p>
        </w:tc>
        <w:tc>
          <w:tcPr>
            <w:tcW w:w="988" w:type="pct"/>
          </w:tcPr>
          <w:p w14:paraId="086D172D" w14:textId="028C4882" w:rsidR="00B23206" w:rsidRPr="0068310A" w:rsidRDefault="00B23206" w:rsidP="00C75A4E">
            <w:pPr>
              <w:pStyle w:val="GOSTTablenorm"/>
              <w:rPr>
                <w:highlight w:val="yellow"/>
              </w:rPr>
            </w:pPr>
            <w:r>
              <w:t>B</w:t>
            </w:r>
            <w:r>
              <w:rPr>
                <w:lang w:val="en-US"/>
              </w:rPr>
              <w:t>SP</w:t>
            </w:r>
            <w:r w:rsidRPr="00791FBC">
              <w:t>_DOC_D_001</w:t>
            </w:r>
          </w:p>
        </w:tc>
        <w:tc>
          <w:tcPr>
            <w:tcW w:w="813" w:type="pct"/>
            <w:shd w:val="clear" w:color="auto" w:fill="auto"/>
          </w:tcPr>
          <w:p w14:paraId="5C1EBDD6" w14:textId="68FDF555" w:rsidR="00B23206" w:rsidRPr="005D1F22" w:rsidRDefault="00B23206" w:rsidP="00C75A4E">
            <w:pPr>
              <w:pStyle w:val="GOSTTablenorm"/>
            </w:pPr>
            <w:r w:rsidRPr="005D1F22">
              <w:t>Расчетный документ</w:t>
            </w:r>
            <w:r w:rsidRPr="005D1F22">
              <w:rPr>
                <w:lang w:val="en-US"/>
              </w:rPr>
              <w:t xml:space="preserve"> </w:t>
            </w:r>
            <w:r w:rsidRPr="005D1F22">
              <w:t>(входящий)</w:t>
            </w:r>
          </w:p>
        </w:tc>
        <w:tc>
          <w:tcPr>
            <w:tcW w:w="729" w:type="pct"/>
            <w:shd w:val="clear" w:color="auto" w:fill="auto"/>
          </w:tcPr>
          <w:p w14:paraId="2265A631" w14:textId="1D9549FB" w:rsidR="00B23206" w:rsidRPr="005D1F22" w:rsidRDefault="00B23206" w:rsidP="00C75A4E">
            <w:pPr>
              <w:pStyle w:val="GOSTTablenorm"/>
            </w:pPr>
            <w:r w:rsidRPr="005D1F22">
              <w:t>ПУД ЭБ</w:t>
            </w:r>
          </w:p>
        </w:tc>
        <w:tc>
          <w:tcPr>
            <w:tcW w:w="515" w:type="pct"/>
            <w:shd w:val="clear" w:color="auto" w:fill="auto"/>
          </w:tcPr>
          <w:p w14:paraId="30A56B69" w14:textId="487BEF0B"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BD0F8E" w:rsidRPr="00B9499D" w14:paraId="72BF1997" w14:textId="77777777" w:rsidTr="005D1F22">
        <w:tc>
          <w:tcPr>
            <w:tcW w:w="220" w:type="pct"/>
            <w:vMerge/>
          </w:tcPr>
          <w:p w14:paraId="30798D0E" w14:textId="77777777" w:rsidR="00B23206" w:rsidRPr="00B9499D" w:rsidRDefault="00B23206" w:rsidP="00136B02">
            <w:pPr>
              <w:rPr>
                <w:sz w:val="22"/>
                <w:szCs w:val="22"/>
              </w:rPr>
            </w:pPr>
          </w:p>
        </w:tc>
        <w:tc>
          <w:tcPr>
            <w:tcW w:w="785" w:type="pct"/>
            <w:vMerge/>
          </w:tcPr>
          <w:p w14:paraId="42251DFD" w14:textId="77777777" w:rsidR="00B23206" w:rsidRPr="00B9499D" w:rsidRDefault="00B23206" w:rsidP="00C75A4E">
            <w:pPr>
              <w:pStyle w:val="GOSTTablenorm"/>
              <w:rPr>
                <w:lang w:val="en-US"/>
              </w:rPr>
            </w:pPr>
          </w:p>
        </w:tc>
        <w:tc>
          <w:tcPr>
            <w:tcW w:w="950" w:type="pct"/>
            <w:vMerge/>
          </w:tcPr>
          <w:p w14:paraId="24FC4CD3" w14:textId="77777777" w:rsidR="00B23206" w:rsidRPr="00B9499D" w:rsidRDefault="00B23206" w:rsidP="00C75A4E">
            <w:pPr>
              <w:pStyle w:val="GOSTTablenorm"/>
              <w:rPr>
                <w:lang w:val="en-US"/>
              </w:rPr>
            </w:pPr>
          </w:p>
        </w:tc>
        <w:tc>
          <w:tcPr>
            <w:tcW w:w="988" w:type="pct"/>
          </w:tcPr>
          <w:p w14:paraId="7E1C134A" w14:textId="65383364" w:rsidR="00B23206" w:rsidRPr="0068310A" w:rsidRDefault="00B23206" w:rsidP="00C75A4E">
            <w:pPr>
              <w:pStyle w:val="GOSTTablenorm"/>
              <w:rPr>
                <w:highlight w:val="yellow"/>
              </w:rPr>
            </w:pPr>
            <w:r>
              <w:t>B</w:t>
            </w:r>
            <w:r>
              <w:rPr>
                <w:lang w:val="en-US"/>
              </w:rPr>
              <w:t>SP</w:t>
            </w:r>
            <w:r>
              <w:t>_DOC_D_002</w:t>
            </w:r>
          </w:p>
        </w:tc>
        <w:tc>
          <w:tcPr>
            <w:tcW w:w="813" w:type="pct"/>
            <w:shd w:val="clear" w:color="auto" w:fill="auto"/>
          </w:tcPr>
          <w:p w14:paraId="161CF984" w14:textId="7DD0DD79" w:rsidR="00B23206" w:rsidRPr="005D1F22" w:rsidRDefault="00B23206" w:rsidP="00C75A4E">
            <w:pPr>
              <w:pStyle w:val="GOSTTablenorm"/>
            </w:pPr>
            <w:r w:rsidRPr="005D1F22">
              <w:t>Поручение о перечислении на счет/Требование получателя платежа (входящий)</w:t>
            </w:r>
          </w:p>
        </w:tc>
        <w:tc>
          <w:tcPr>
            <w:tcW w:w="729" w:type="pct"/>
            <w:shd w:val="clear" w:color="auto" w:fill="auto"/>
          </w:tcPr>
          <w:p w14:paraId="709D0BB3" w14:textId="5F680389" w:rsidR="00B23206" w:rsidRPr="005D1F22" w:rsidRDefault="00B23206" w:rsidP="00C75A4E">
            <w:pPr>
              <w:pStyle w:val="GOSTTablenorm"/>
            </w:pPr>
            <w:r w:rsidRPr="005D1F22">
              <w:t>ПУД ЭБ</w:t>
            </w:r>
          </w:p>
        </w:tc>
        <w:tc>
          <w:tcPr>
            <w:tcW w:w="515" w:type="pct"/>
            <w:shd w:val="clear" w:color="auto" w:fill="auto"/>
          </w:tcPr>
          <w:p w14:paraId="53D6CE8F" w14:textId="06C10C28"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BD0F8E" w:rsidRPr="00B9499D" w14:paraId="07534419" w14:textId="77777777" w:rsidTr="005D1F22">
        <w:tc>
          <w:tcPr>
            <w:tcW w:w="220" w:type="pct"/>
            <w:vMerge/>
          </w:tcPr>
          <w:p w14:paraId="6F020C63" w14:textId="77777777" w:rsidR="00B23206" w:rsidRPr="00B9499D" w:rsidRDefault="00B23206" w:rsidP="00136B02">
            <w:pPr>
              <w:rPr>
                <w:sz w:val="22"/>
                <w:szCs w:val="22"/>
              </w:rPr>
            </w:pPr>
          </w:p>
        </w:tc>
        <w:tc>
          <w:tcPr>
            <w:tcW w:w="785" w:type="pct"/>
            <w:vMerge/>
          </w:tcPr>
          <w:p w14:paraId="3CA237DD" w14:textId="77777777" w:rsidR="00B23206" w:rsidRPr="00B9499D" w:rsidRDefault="00B23206" w:rsidP="00C75A4E">
            <w:pPr>
              <w:pStyle w:val="GOSTTablenorm"/>
              <w:rPr>
                <w:lang w:val="en-US"/>
              </w:rPr>
            </w:pPr>
          </w:p>
        </w:tc>
        <w:tc>
          <w:tcPr>
            <w:tcW w:w="950" w:type="pct"/>
            <w:vMerge/>
          </w:tcPr>
          <w:p w14:paraId="3645E38A" w14:textId="77777777" w:rsidR="00B23206" w:rsidRPr="00B9499D" w:rsidRDefault="00B23206" w:rsidP="00C75A4E">
            <w:pPr>
              <w:pStyle w:val="GOSTTablenorm"/>
              <w:rPr>
                <w:lang w:val="en-US"/>
              </w:rPr>
            </w:pPr>
          </w:p>
        </w:tc>
        <w:tc>
          <w:tcPr>
            <w:tcW w:w="988" w:type="pct"/>
          </w:tcPr>
          <w:p w14:paraId="3236FF33" w14:textId="1A004834" w:rsidR="00B23206" w:rsidRPr="0068310A" w:rsidRDefault="00B23206" w:rsidP="00C75A4E">
            <w:pPr>
              <w:pStyle w:val="GOSTTablenorm"/>
              <w:rPr>
                <w:highlight w:val="yellow"/>
              </w:rPr>
            </w:pPr>
            <w:r w:rsidRPr="00986F99">
              <w:t>RCA_DOC_D_009</w:t>
            </w:r>
          </w:p>
        </w:tc>
        <w:tc>
          <w:tcPr>
            <w:tcW w:w="813" w:type="pct"/>
            <w:shd w:val="clear" w:color="auto" w:fill="auto"/>
          </w:tcPr>
          <w:p w14:paraId="02E907BF" w14:textId="17DEA698" w:rsidR="00B23206" w:rsidRPr="005D1F22" w:rsidRDefault="00B23206" w:rsidP="00C75A4E">
            <w:pPr>
              <w:pStyle w:val="GOSTTablenorm"/>
            </w:pPr>
            <w:r w:rsidRPr="005D1F22">
              <w:t>Казначейская справка</w:t>
            </w:r>
          </w:p>
        </w:tc>
        <w:tc>
          <w:tcPr>
            <w:tcW w:w="729" w:type="pct"/>
            <w:shd w:val="clear" w:color="auto" w:fill="auto"/>
          </w:tcPr>
          <w:p w14:paraId="40DAD10D" w14:textId="1707A2EB" w:rsidR="00B23206" w:rsidRPr="005D1F22" w:rsidRDefault="00B23206" w:rsidP="00C75A4E">
            <w:pPr>
              <w:pStyle w:val="GOSTTablenorm"/>
            </w:pPr>
            <w:r w:rsidRPr="005D1F22">
              <w:t>ПУД ЭБ</w:t>
            </w:r>
          </w:p>
        </w:tc>
        <w:tc>
          <w:tcPr>
            <w:tcW w:w="515" w:type="pct"/>
            <w:shd w:val="clear" w:color="auto" w:fill="auto"/>
          </w:tcPr>
          <w:p w14:paraId="2592AF13" w14:textId="7F111021"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BD0F8E" w:rsidRPr="00B9499D" w14:paraId="095CD906" w14:textId="77777777" w:rsidTr="005D1F22">
        <w:tc>
          <w:tcPr>
            <w:tcW w:w="220" w:type="pct"/>
            <w:vMerge/>
          </w:tcPr>
          <w:p w14:paraId="384BBA3D" w14:textId="77777777" w:rsidR="00B23206" w:rsidRPr="00B9499D" w:rsidRDefault="00B23206" w:rsidP="00136B02">
            <w:pPr>
              <w:rPr>
                <w:sz w:val="22"/>
                <w:szCs w:val="22"/>
              </w:rPr>
            </w:pPr>
          </w:p>
        </w:tc>
        <w:tc>
          <w:tcPr>
            <w:tcW w:w="785" w:type="pct"/>
            <w:vMerge/>
          </w:tcPr>
          <w:p w14:paraId="4C349060" w14:textId="77777777" w:rsidR="00B23206" w:rsidRPr="00B9499D" w:rsidRDefault="00B23206" w:rsidP="00C75A4E">
            <w:pPr>
              <w:pStyle w:val="GOSTTablenorm"/>
              <w:rPr>
                <w:lang w:val="en-US"/>
              </w:rPr>
            </w:pPr>
          </w:p>
        </w:tc>
        <w:tc>
          <w:tcPr>
            <w:tcW w:w="950" w:type="pct"/>
            <w:vMerge/>
          </w:tcPr>
          <w:p w14:paraId="17938107" w14:textId="77777777" w:rsidR="00B23206" w:rsidRPr="00B9499D" w:rsidRDefault="00B23206" w:rsidP="00C75A4E">
            <w:pPr>
              <w:pStyle w:val="GOSTTablenorm"/>
              <w:rPr>
                <w:lang w:val="en-US"/>
              </w:rPr>
            </w:pPr>
          </w:p>
        </w:tc>
        <w:tc>
          <w:tcPr>
            <w:tcW w:w="988" w:type="pct"/>
          </w:tcPr>
          <w:p w14:paraId="10C9AE55" w14:textId="5E932E16" w:rsidR="00B23206" w:rsidRPr="0068310A" w:rsidRDefault="00B23206" w:rsidP="00C75A4E">
            <w:pPr>
              <w:pStyle w:val="GOSTTablenorm"/>
              <w:rPr>
                <w:highlight w:val="yellow"/>
              </w:rPr>
            </w:pPr>
            <w:r>
              <w:rPr>
                <w:lang w:val="en-US"/>
              </w:rPr>
              <w:t>RCA</w:t>
            </w:r>
            <w:r w:rsidRPr="00804BEB">
              <w:t>_DOC_D_013</w:t>
            </w:r>
          </w:p>
        </w:tc>
        <w:tc>
          <w:tcPr>
            <w:tcW w:w="813" w:type="pct"/>
            <w:shd w:val="clear" w:color="auto" w:fill="auto"/>
          </w:tcPr>
          <w:p w14:paraId="24319C9E" w14:textId="50DEDC0B" w:rsidR="00B23206" w:rsidRPr="005D1F22" w:rsidRDefault="00B23206" w:rsidP="00C75A4E">
            <w:pPr>
              <w:pStyle w:val="GOSTTablenorm"/>
            </w:pPr>
            <w:r w:rsidRPr="005D1F22">
              <w:t>Платежное поручение (исходящий)</w:t>
            </w:r>
          </w:p>
        </w:tc>
        <w:tc>
          <w:tcPr>
            <w:tcW w:w="729" w:type="pct"/>
            <w:shd w:val="clear" w:color="auto" w:fill="auto"/>
          </w:tcPr>
          <w:p w14:paraId="1E52138C" w14:textId="2F2B7C05" w:rsidR="00B23206" w:rsidRPr="005D1F22" w:rsidRDefault="00B23206" w:rsidP="00C75A4E">
            <w:pPr>
              <w:pStyle w:val="GOSTTablenorm"/>
            </w:pPr>
            <w:r w:rsidRPr="005D1F22">
              <w:t>ПУД ЭБ</w:t>
            </w:r>
          </w:p>
        </w:tc>
        <w:tc>
          <w:tcPr>
            <w:tcW w:w="515" w:type="pct"/>
            <w:shd w:val="clear" w:color="auto" w:fill="auto"/>
          </w:tcPr>
          <w:p w14:paraId="4DC49389" w14:textId="4CA4ACD6"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BD0F8E" w:rsidRPr="00B9499D" w14:paraId="748AE8AB" w14:textId="77777777" w:rsidTr="005D1F22">
        <w:tc>
          <w:tcPr>
            <w:tcW w:w="220" w:type="pct"/>
            <w:vMerge/>
          </w:tcPr>
          <w:p w14:paraId="62BE352B" w14:textId="77777777" w:rsidR="00B23206" w:rsidRPr="00B9499D" w:rsidRDefault="00B23206" w:rsidP="00136B02">
            <w:pPr>
              <w:rPr>
                <w:sz w:val="22"/>
                <w:szCs w:val="22"/>
              </w:rPr>
            </w:pPr>
          </w:p>
        </w:tc>
        <w:tc>
          <w:tcPr>
            <w:tcW w:w="785" w:type="pct"/>
            <w:vMerge/>
          </w:tcPr>
          <w:p w14:paraId="360AAFD4" w14:textId="77777777" w:rsidR="00B23206" w:rsidRPr="00B9499D" w:rsidRDefault="00B23206" w:rsidP="00C75A4E">
            <w:pPr>
              <w:pStyle w:val="GOSTTablenorm"/>
              <w:rPr>
                <w:lang w:val="en-US"/>
              </w:rPr>
            </w:pPr>
          </w:p>
        </w:tc>
        <w:tc>
          <w:tcPr>
            <w:tcW w:w="950" w:type="pct"/>
            <w:vMerge/>
          </w:tcPr>
          <w:p w14:paraId="53081F7F" w14:textId="77777777" w:rsidR="00B23206" w:rsidRPr="00B9499D" w:rsidRDefault="00B23206" w:rsidP="00C75A4E">
            <w:pPr>
              <w:pStyle w:val="GOSTTablenorm"/>
              <w:rPr>
                <w:lang w:val="en-US"/>
              </w:rPr>
            </w:pPr>
          </w:p>
        </w:tc>
        <w:tc>
          <w:tcPr>
            <w:tcW w:w="988" w:type="pct"/>
          </w:tcPr>
          <w:p w14:paraId="79AD2FE9" w14:textId="43BFCABF" w:rsidR="00B23206" w:rsidRPr="0068310A" w:rsidRDefault="00B23206" w:rsidP="00C75A4E">
            <w:pPr>
              <w:pStyle w:val="GOSTTablenorm"/>
              <w:rPr>
                <w:highlight w:val="yellow"/>
              </w:rPr>
            </w:pPr>
            <w:r w:rsidRPr="00804BEB">
              <w:t>RCA_DOC_D_014</w:t>
            </w:r>
          </w:p>
        </w:tc>
        <w:tc>
          <w:tcPr>
            <w:tcW w:w="813" w:type="pct"/>
            <w:shd w:val="clear" w:color="auto" w:fill="auto"/>
          </w:tcPr>
          <w:p w14:paraId="0414099D" w14:textId="2FD1E7E4" w:rsidR="00B23206" w:rsidRPr="005D1F22" w:rsidRDefault="00B23206" w:rsidP="00C75A4E">
            <w:pPr>
              <w:pStyle w:val="GOSTTablenorm"/>
            </w:pPr>
            <w:r w:rsidRPr="005D1F22">
              <w:t>Поручение о перечислении на счет/Требование получателя платежа (исходящий)</w:t>
            </w:r>
          </w:p>
        </w:tc>
        <w:tc>
          <w:tcPr>
            <w:tcW w:w="729" w:type="pct"/>
            <w:shd w:val="clear" w:color="auto" w:fill="auto"/>
          </w:tcPr>
          <w:p w14:paraId="0FC18B34" w14:textId="1B3DB28D" w:rsidR="00B23206" w:rsidRPr="005D1F22" w:rsidRDefault="00B23206" w:rsidP="00C75A4E">
            <w:pPr>
              <w:pStyle w:val="GOSTTablenorm"/>
            </w:pPr>
            <w:r w:rsidRPr="005D1F22">
              <w:t>ПУД ЭБ</w:t>
            </w:r>
          </w:p>
        </w:tc>
        <w:tc>
          <w:tcPr>
            <w:tcW w:w="515" w:type="pct"/>
            <w:shd w:val="clear" w:color="auto" w:fill="auto"/>
          </w:tcPr>
          <w:p w14:paraId="0F060217" w14:textId="6487687A"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BD0F8E" w:rsidRPr="00B9499D" w14:paraId="7F69F7E0" w14:textId="77777777" w:rsidTr="005D1F22">
        <w:tc>
          <w:tcPr>
            <w:tcW w:w="220" w:type="pct"/>
            <w:vMerge/>
          </w:tcPr>
          <w:p w14:paraId="051F4851" w14:textId="77777777" w:rsidR="00B23206" w:rsidRPr="00B9499D" w:rsidRDefault="00B23206" w:rsidP="00136B02">
            <w:pPr>
              <w:rPr>
                <w:sz w:val="22"/>
                <w:szCs w:val="22"/>
              </w:rPr>
            </w:pPr>
          </w:p>
        </w:tc>
        <w:tc>
          <w:tcPr>
            <w:tcW w:w="785" w:type="pct"/>
            <w:vMerge/>
          </w:tcPr>
          <w:p w14:paraId="1C25FC48" w14:textId="77777777" w:rsidR="00B23206" w:rsidRPr="00B9499D" w:rsidRDefault="00B23206" w:rsidP="00C75A4E">
            <w:pPr>
              <w:pStyle w:val="GOSTTablenorm"/>
              <w:rPr>
                <w:lang w:val="en-US"/>
              </w:rPr>
            </w:pPr>
          </w:p>
        </w:tc>
        <w:tc>
          <w:tcPr>
            <w:tcW w:w="950" w:type="pct"/>
            <w:vMerge/>
          </w:tcPr>
          <w:p w14:paraId="784C1A1D" w14:textId="77777777" w:rsidR="00B23206" w:rsidRPr="00B9499D" w:rsidRDefault="00B23206" w:rsidP="00C75A4E">
            <w:pPr>
              <w:pStyle w:val="GOSTTablenorm"/>
              <w:rPr>
                <w:lang w:val="en-US"/>
              </w:rPr>
            </w:pPr>
          </w:p>
        </w:tc>
        <w:tc>
          <w:tcPr>
            <w:tcW w:w="988" w:type="pct"/>
          </w:tcPr>
          <w:p w14:paraId="1A92C113" w14:textId="4F3566EF" w:rsidR="00B23206" w:rsidRPr="0068310A" w:rsidRDefault="00B23206" w:rsidP="00C75A4E">
            <w:pPr>
              <w:pStyle w:val="GOSTTablenorm"/>
              <w:rPr>
                <w:highlight w:val="yellow"/>
              </w:rPr>
            </w:pPr>
            <w:r w:rsidRPr="00804BEB">
              <w:t>RCA_DOC_D_015</w:t>
            </w:r>
          </w:p>
        </w:tc>
        <w:tc>
          <w:tcPr>
            <w:tcW w:w="813" w:type="pct"/>
            <w:shd w:val="clear" w:color="auto" w:fill="auto"/>
          </w:tcPr>
          <w:p w14:paraId="0B05B72B" w14:textId="4EBAC600" w:rsidR="00B23206" w:rsidRPr="005D1F22" w:rsidRDefault="00B23206" w:rsidP="00C75A4E">
            <w:pPr>
              <w:pStyle w:val="GOSTTablenorm"/>
            </w:pPr>
            <w:r w:rsidRPr="005D1F22">
              <w:t>Реестр перечисленных поступлений</w:t>
            </w:r>
            <w:r w:rsidRPr="005D1F22">
              <w:rPr>
                <w:lang w:val="en-US"/>
              </w:rPr>
              <w:t xml:space="preserve"> (ф. 0531465)</w:t>
            </w:r>
          </w:p>
        </w:tc>
        <w:tc>
          <w:tcPr>
            <w:tcW w:w="729" w:type="pct"/>
            <w:shd w:val="clear" w:color="auto" w:fill="auto"/>
          </w:tcPr>
          <w:p w14:paraId="7550A81C" w14:textId="3BC9D36C" w:rsidR="00B23206" w:rsidRPr="005D1F22" w:rsidRDefault="00B23206" w:rsidP="00C75A4E">
            <w:pPr>
              <w:pStyle w:val="GOSTTablenorm"/>
            </w:pPr>
            <w:r w:rsidRPr="005D1F22">
              <w:t>ПУД ЭБ</w:t>
            </w:r>
          </w:p>
        </w:tc>
        <w:tc>
          <w:tcPr>
            <w:tcW w:w="515" w:type="pct"/>
            <w:shd w:val="clear" w:color="auto" w:fill="auto"/>
          </w:tcPr>
          <w:p w14:paraId="324E42EB" w14:textId="39C00F40" w:rsidR="00B23206" w:rsidRPr="005D1F22" w:rsidRDefault="00B23206">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E6380F" w:rsidRPr="00B9499D" w14:paraId="6C2534F2" w14:textId="77777777" w:rsidTr="005D1F22">
        <w:tc>
          <w:tcPr>
            <w:tcW w:w="220" w:type="pct"/>
            <w:vMerge/>
          </w:tcPr>
          <w:p w14:paraId="0157FCEA" w14:textId="77777777" w:rsidR="00E6380F" w:rsidRPr="00B9499D" w:rsidRDefault="00E6380F" w:rsidP="00E6380F">
            <w:pPr>
              <w:rPr>
                <w:sz w:val="22"/>
                <w:szCs w:val="22"/>
              </w:rPr>
            </w:pPr>
          </w:p>
        </w:tc>
        <w:tc>
          <w:tcPr>
            <w:tcW w:w="785" w:type="pct"/>
            <w:vMerge/>
          </w:tcPr>
          <w:p w14:paraId="278E4CD0" w14:textId="77777777" w:rsidR="00E6380F" w:rsidRPr="00B9499D" w:rsidRDefault="00E6380F" w:rsidP="00E6380F">
            <w:pPr>
              <w:pStyle w:val="GOSTTablenorm"/>
              <w:rPr>
                <w:lang w:val="en-US"/>
              </w:rPr>
            </w:pPr>
          </w:p>
        </w:tc>
        <w:tc>
          <w:tcPr>
            <w:tcW w:w="950" w:type="pct"/>
            <w:vMerge/>
          </w:tcPr>
          <w:p w14:paraId="19259D0F" w14:textId="77777777" w:rsidR="00E6380F" w:rsidRPr="00B9499D" w:rsidRDefault="00E6380F" w:rsidP="00E6380F">
            <w:pPr>
              <w:pStyle w:val="GOSTTablenorm"/>
              <w:rPr>
                <w:lang w:val="en-US"/>
              </w:rPr>
            </w:pPr>
          </w:p>
        </w:tc>
        <w:tc>
          <w:tcPr>
            <w:tcW w:w="988" w:type="pct"/>
          </w:tcPr>
          <w:p w14:paraId="53071117" w14:textId="6D49D12F" w:rsidR="00E6380F" w:rsidRPr="00804BEB" w:rsidRDefault="00FC684C" w:rsidP="00E6380F">
            <w:pPr>
              <w:pStyle w:val="GOSTTablenorm"/>
            </w:pPr>
            <w:r>
              <w:rPr>
                <w:szCs w:val="22"/>
              </w:rPr>
              <w:t>B</w:t>
            </w:r>
            <w:r>
              <w:rPr>
                <w:szCs w:val="22"/>
                <w:lang w:val="en-US"/>
              </w:rPr>
              <w:t>SP</w:t>
            </w:r>
            <w:r w:rsidR="00E6380F">
              <w:rPr>
                <w:szCs w:val="22"/>
              </w:rPr>
              <w:t>_DOC_D_019</w:t>
            </w:r>
          </w:p>
        </w:tc>
        <w:tc>
          <w:tcPr>
            <w:tcW w:w="813" w:type="pct"/>
            <w:shd w:val="clear" w:color="auto" w:fill="auto"/>
          </w:tcPr>
          <w:p w14:paraId="5127903C" w14:textId="3C0B16B8" w:rsidR="00E6380F" w:rsidRPr="005D1F22" w:rsidRDefault="00E6380F" w:rsidP="00E6380F">
            <w:pPr>
              <w:pStyle w:val="GOSTTablenorm"/>
            </w:pPr>
            <w:r w:rsidRPr="005D1F22">
              <w:t>Реестр передаваемых (принимае</w:t>
            </w:r>
            <w:r w:rsidR="00FC684C" w:rsidRPr="005D1F22">
              <w:t>мых) платежей (ф. 0531477)</w:t>
            </w:r>
          </w:p>
        </w:tc>
        <w:tc>
          <w:tcPr>
            <w:tcW w:w="729" w:type="pct"/>
            <w:shd w:val="clear" w:color="auto" w:fill="auto"/>
          </w:tcPr>
          <w:p w14:paraId="75D52D1A" w14:textId="2BB9E5CC" w:rsidR="00E6380F" w:rsidRPr="005D1F22" w:rsidRDefault="00E6380F" w:rsidP="00E6380F">
            <w:pPr>
              <w:pStyle w:val="GOSTTablenorm"/>
            </w:pPr>
            <w:r w:rsidRPr="005D1F22">
              <w:rPr>
                <w:szCs w:val="22"/>
              </w:rPr>
              <w:t>ПУД ЭБ</w:t>
            </w:r>
          </w:p>
        </w:tc>
        <w:tc>
          <w:tcPr>
            <w:tcW w:w="515" w:type="pct"/>
            <w:shd w:val="clear" w:color="auto" w:fill="auto"/>
          </w:tcPr>
          <w:p w14:paraId="0E304073" w14:textId="605F771C" w:rsidR="00E6380F" w:rsidRPr="005D1F22" w:rsidRDefault="00E6380F" w:rsidP="00E6380F">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E6380F" w:rsidRPr="00B9499D" w14:paraId="48521335" w14:textId="77777777" w:rsidTr="005D1F22">
        <w:tc>
          <w:tcPr>
            <w:tcW w:w="220" w:type="pct"/>
            <w:vMerge/>
          </w:tcPr>
          <w:p w14:paraId="3F3C3642" w14:textId="77777777" w:rsidR="00E6380F" w:rsidRPr="00B9499D" w:rsidRDefault="00E6380F" w:rsidP="00E6380F">
            <w:pPr>
              <w:rPr>
                <w:sz w:val="22"/>
                <w:szCs w:val="22"/>
              </w:rPr>
            </w:pPr>
          </w:p>
        </w:tc>
        <w:tc>
          <w:tcPr>
            <w:tcW w:w="785" w:type="pct"/>
            <w:vMerge/>
          </w:tcPr>
          <w:p w14:paraId="03FA5D8B" w14:textId="77777777" w:rsidR="00E6380F" w:rsidRPr="00B9499D" w:rsidRDefault="00E6380F" w:rsidP="00E6380F">
            <w:pPr>
              <w:pStyle w:val="GOSTTablenorm"/>
              <w:rPr>
                <w:lang w:val="en-US"/>
              </w:rPr>
            </w:pPr>
          </w:p>
        </w:tc>
        <w:tc>
          <w:tcPr>
            <w:tcW w:w="950" w:type="pct"/>
            <w:vMerge/>
          </w:tcPr>
          <w:p w14:paraId="36E34FA0" w14:textId="77777777" w:rsidR="00E6380F" w:rsidRPr="00B9499D" w:rsidRDefault="00E6380F" w:rsidP="00E6380F">
            <w:pPr>
              <w:pStyle w:val="GOSTTablenorm"/>
              <w:rPr>
                <w:lang w:val="en-US"/>
              </w:rPr>
            </w:pPr>
          </w:p>
        </w:tc>
        <w:tc>
          <w:tcPr>
            <w:tcW w:w="988" w:type="pct"/>
          </w:tcPr>
          <w:p w14:paraId="49727475" w14:textId="4690ACE3" w:rsidR="00E6380F" w:rsidRPr="0068310A" w:rsidRDefault="00E6380F" w:rsidP="00E6380F">
            <w:pPr>
              <w:pStyle w:val="GOSTTablenorm"/>
              <w:rPr>
                <w:highlight w:val="yellow"/>
              </w:rPr>
            </w:pPr>
            <w:r w:rsidRPr="00804BEB">
              <w:t>BRA_DOC_D_020</w:t>
            </w:r>
          </w:p>
        </w:tc>
        <w:tc>
          <w:tcPr>
            <w:tcW w:w="813" w:type="pct"/>
            <w:shd w:val="clear" w:color="auto" w:fill="auto"/>
          </w:tcPr>
          <w:p w14:paraId="46EA8358" w14:textId="37456B17" w:rsidR="00E6380F" w:rsidRPr="005D1F22" w:rsidRDefault="00E6380F" w:rsidP="00E6380F">
            <w:pPr>
              <w:pStyle w:val="GOSTTablenorm"/>
            </w:pPr>
            <w:r w:rsidRPr="005D1F22">
              <w:t>Распоряжение о совершении казначейского платежа (уточнение)</w:t>
            </w:r>
          </w:p>
        </w:tc>
        <w:tc>
          <w:tcPr>
            <w:tcW w:w="729" w:type="pct"/>
            <w:shd w:val="clear" w:color="auto" w:fill="auto"/>
          </w:tcPr>
          <w:p w14:paraId="2DBDB4D1" w14:textId="212FF199" w:rsidR="00E6380F" w:rsidRPr="005D1F22" w:rsidRDefault="00E6380F" w:rsidP="00E6380F">
            <w:pPr>
              <w:pStyle w:val="GOSTTablenorm"/>
            </w:pPr>
            <w:r w:rsidRPr="005D1F22">
              <w:t>ПУД ЭБ</w:t>
            </w:r>
          </w:p>
        </w:tc>
        <w:tc>
          <w:tcPr>
            <w:tcW w:w="515" w:type="pct"/>
            <w:shd w:val="clear" w:color="auto" w:fill="auto"/>
          </w:tcPr>
          <w:p w14:paraId="61CE7457" w14:textId="6852E9A0" w:rsidR="00E6380F" w:rsidRPr="005D1F22" w:rsidRDefault="00E6380F" w:rsidP="00E6380F">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E6380F" w:rsidRPr="00B9499D" w14:paraId="1A33867D" w14:textId="77777777" w:rsidTr="005D1F22">
        <w:tc>
          <w:tcPr>
            <w:tcW w:w="220" w:type="pct"/>
            <w:vMerge/>
          </w:tcPr>
          <w:p w14:paraId="4A91ADAD" w14:textId="77777777" w:rsidR="00E6380F" w:rsidRPr="00B9499D" w:rsidRDefault="00E6380F" w:rsidP="00E6380F">
            <w:pPr>
              <w:rPr>
                <w:sz w:val="22"/>
                <w:szCs w:val="22"/>
              </w:rPr>
            </w:pPr>
          </w:p>
        </w:tc>
        <w:tc>
          <w:tcPr>
            <w:tcW w:w="785" w:type="pct"/>
            <w:vMerge/>
          </w:tcPr>
          <w:p w14:paraId="51C09319" w14:textId="77777777" w:rsidR="00E6380F" w:rsidRPr="00B9499D" w:rsidRDefault="00E6380F" w:rsidP="00E6380F">
            <w:pPr>
              <w:pStyle w:val="GOSTTablenorm"/>
              <w:rPr>
                <w:lang w:val="en-US"/>
              </w:rPr>
            </w:pPr>
          </w:p>
        </w:tc>
        <w:tc>
          <w:tcPr>
            <w:tcW w:w="950" w:type="pct"/>
            <w:vMerge/>
          </w:tcPr>
          <w:p w14:paraId="63D80A56" w14:textId="77777777" w:rsidR="00E6380F" w:rsidRPr="00B9499D" w:rsidRDefault="00E6380F" w:rsidP="00E6380F">
            <w:pPr>
              <w:pStyle w:val="GOSTTablenorm"/>
              <w:rPr>
                <w:lang w:val="en-US"/>
              </w:rPr>
            </w:pPr>
          </w:p>
        </w:tc>
        <w:tc>
          <w:tcPr>
            <w:tcW w:w="988" w:type="pct"/>
          </w:tcPr>
          <w:p w14:paraId="7211606D" w14:textId="52C2B1A0" w:rsidR="00E6380F" w:rsidRPr="0068310A" w:rsidRDefault="00E6380F" w:rsidP="00E6380F">
            <w:pPr>
              <w:pStyle w:val="GOSTTablenorm"/>
              <w:rPr>
                <w:highlight w:val="yellow"/>
              </w:rPr>
            </w:pPr>
            <w:r w:rsidRPr="005A387F">
              <w:rPr>
                <w:lang w:val="en-US"/>
              </w:rPr>
              <w:t>BRA_DOC_D_028</w:t>
            </w:r>
          </w:p>
        </w:tc>
        <w:tc>
          <w:tcPr>
            <w:tcW w:w="813" w:type="pct"/>
            <w:shd w:val="clear" w:color="auto" w:fill="auto"/>
          </w:tcPr>
          <w:p w14:paraId="1FAD37FA" w14:textId="12251C9F" w:rsidR="00E6380F" w:rsidRPr="005D1F22" w:rsidRDefault="00E6380F" w:rsidP="00E6380F">
            <w:pPr>
              <w:pStyle w:val="GOSTTablenorm"/>
            </w:pPr>
            <w:r w:rsidRPr="005D1F22">
              <w:t>Акт приемки-передачи показателей лицевого счета администратора доходов бюджета при реорганизации (ф.0531774)</w:t>
            </w:r>
          </w:p>
        </w:tc>
        <w:tc>
          <w:tcPr>
            <w:tcW w:w="729" w:type="pct"/>
            <w:shd w:val="clear" w:color="auto" w:fill="auto"/>
          </w:tcPr>
          <w:p w14:paraId="53492765" w14:textId="0418BFE2" w:rsidR="00E6380F" w:rsidRPr="005D1F22" w:rsidRDefault="00E6380F" w:rsidP="00E6380F">
            <w:pPr>
              <w:pStyle w:val="GOSTTablenorm"/>
            </w:pPr>
            <w:r w:rsidRPr="005D1F22">
              <w:t>ПУД ЭБ</w:t>
            </w:r>
          </w:p>
        </w:tc>
        <w:tc>
          <w:tcPr>
            <w:tcW w:w="515" w:type="pct"/>
            <w:shd w:val="clear" w:color="auto" w:fill="auto"/>
          </w:tcPr>
          <w:p w14:paraId="387922A9" w14:textId="4FD99FA0" w:rsidR="00E6380F" w:rsidRPr="005D1F22" w:rsidRDefault="00E6380F" w:rsidP="00E6380F">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 Том 3</w:t>
            </w:r>
          </w:p>
        </w:tc>
      </w:tr>
      <w:tr w:rsidR="00E6380F" w:rsidRPr="00B9499D" w14:paraId="70A168EA" w14:textId="77777777" w:rsidTr="00707989">
        <w:tc>
          <w:tcPr>
            <w:tcW w:w="220" w:type="pct"/>
            <w:vMerge/>
          </w:tcPr>
          <w:p w14:paraId="1F166DF0" w14:textId="77777777" w:rsidR="00E6380F" w:rsidRPr="00B9499D" w:rsidRDefault="00E6380F" w:rsidP="00E6380F">
            <w:pPr>
              <w:rPr>
                <w:sz w:val="22"/>
                <w:szCs w:val="22"/>
              </w:rPr>
            </w:pPr>
          </w:p>
        </w:tc>
        <w:tc>
          <w:tcPr>
            <w:tcW w:w="785" w:type="pct"/>
            <w:vMerge/>
          </w:tcPr>
          <w:p w14:paraId="3A845113" w14:textId="77777777" w:rsidR="00E6380F" w:rsidRPr="00B9499D" w:rsidRDefault="00E6380F" w:rsidP="00E6380F">
            <w:pPr>
              <w:pStyle w:val="GOSTTablenorm"/>
              <w:rPr>
                <w:lang w:val="en-US"/>
              </w:rPr>
            </w:pPr>
          </w:p>
        </w:tc>
        <w:tc>
          <w:tcPr>
            <w:tcW w:w="950" w:type="pct"/>
            <w:vMerge/>
          </w:tcPr>
          <w:p w14:paraId="01272B49" w14:textId="77777777" w:rsidR="00E6380F" w:rsidRPr="00B9499D" w:rsidRDefault="00E6380F" w:rsidP="00E6380F">
            <w:pPr>
              <w:pStyle w:val="GOSTTablenorm"/>
              <w:rPr>
                <w:lang w:val="en-US"/>
              </w:rPr>
            </w:pPr>
          </w:p>
        </w:tc>
        <w:tc>
          <w:tcPr>
            <w:tcW w:w="988" w:type="pct"/>
          </w:tcPr>
          <w:p w14:paraId="56B439C7" w14:textId="7BB69116" w:rsidR="00E6380F" w:rsidRPr="005D1F22" w:rsidRDefault="00E6380F" w:rsidP="00E6380F">
            <w:pPr>
              <w:pStyle w:val="GOSTTablenorm"/>
              <w:rPr>
                <w:lang w:val="en-US"/>
              </w:rPr>
            </w:pPr>
            <w:r w:rsidRPr="005D1F22">
              <w:rPr>
                <w:szCs w:val="22"/>
              </w:rPr>
              <w:t>ARP_NPS_0504833</w:t>
            </w:r>
          </w:p>
        </w:tc>
        <w:tc>
          <w:tcPr>
            <w:tcW w:w="813" w:type="pct"/>
          </w:tcPr>
          <w:p w14:paraId="5B197237" w14:textId="25E8F227" w:rsidR="00E6380F" w:rsidRPr="005D1F22" w:rsidRDefault="00E6380F" w:rsidP="00E6380F">
            <w:pPr>
              <w:pStyle w:val="GOSTTablenorm"/>
            </w:pPr>
            <w:r w:rsidRPr="005D1F22">
              <w:rPr>
                <w:szCs w:val="22"/>
              </w:rPr>
              <w:t>Бухгалтерская справка (ф. 0504833)</w:t>
            </w:r>
          </w:p>
        </w:tc>
        <w:tc>
          <w:tcPr>
            <w:tcW w:w="729" w:type="pct"/>
          </w:tcPr>
          <w:p w14:paraId="7A3F94FF" w14:textId="749E9111" w:rsidR="00E6380F" w:rsidRPr="005D1F22" w:rsidRDefault="00E6380F" w:rsidP="00E6380F">
            <w:pPr>
              <w:pStyle w:val="GOSTTablenorm"/>
            </w:pPr>
            <w:r w:rsidRPr="005D1F22">
              <w:rPr>
                <w:szCs w:val="22"/>
              </w:rPr>
              <w:t>ПУиО ЭБ</w:t>
            </w:r>
          </w:p>
        </w:tc>
        <w:tc>
          <w:tcPr>
            <w:tcW w:w="515" w:type="pct"/>
          </w:tcPr>
          <w:p w14:paraId="744405DA" w14:textId="512098CE" w:rsidR="00E6380F" w:rsidRPr="005D1F22" w:rsidRDefault="00E6380F" w:rsidP="00E6380F">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rsidR="00F300A9">
              <w:t>9</w:t>
            </w:r>
            <w:r w:rsidRPr="005D1F22">
              <w:fldChar w:fldCharType="end"/>
            </w:r>
            <w:r w:rsidRPr="005D1F22">
              <w:t xml:space="preserve"> и</w:t>
            </w:r>
            <w:r w:rsidRPr="005D1F22">
              <w:rPr>
                <w:szCs w:val="22"/>
              </w:rPr>
              <w:t xml:space="preserve"> Том 3</w:t>
            </w:r>
          </w:p>
        </w:tc>
      </w:tr>
      <w:tr w:rsidR="006D6E62" w:rsidRPr="00B9499D" w14:paraId="5D78DEB2" w14:textId="77777777" w:rsidTr="00707989">
        <w:tc>
          <w:tcPr>
            <w:tcW w:w="220" w:type="pct"/>
            <w:vMerge/>
          </w:tcPr>
          <w:p w14:paraId="7606BDDE" w14:textId="77777777" w:rsidR="006D6E62" w:rsidRPr="00B9499D" w:rsidRDefault="006D6E62" w:rsidP="006D6E62">
            <w:pPr>
              <w:rPr>
                <w:sz w:val="22"/>
                <w:szCs w:val="22"/>
              </w:rPr>
            </w:pPr>
          </w:p>
        </w:tc>
        <w:tc>
          <w:tcPr>
            <w:tcW w:w="785" w:type="pct"/>
            <w:vMerge/>
          </w:tcPr>
          <w:p w14:paraId="7BAED618" w14:textId="77777777" w:rsidR="006D6E62" w:rsidRPr="00B9499D" w:rsidRDefault="006D6E62" w:rsidP="006D6E62">
            <w:pPr>
              <w:pStyle w:val="GOSTTablenorm"/>
              <w:rPr>
                <w:lang w:val="en-US"/>
              </w:rPr>
            </w:pPr>
          </w:p>
        </w:tc>
        <w:tc>
          <w:tcPr>
            <w:tcW w:w="950" w:type="pct"/>
            <w:vMerge/>
          </w:tcPr>
          <w:p w14:paraId="7D585F03" w14:textId="77777777" w:rsidR="006D6E62" w:rsidRPr="00B9499D" w:rsidRDefault="006D6E62" w:rsidP="006D6E62">
            <w:pPr>
              <w:pStyle w:val="GOSTTablenorm"/>
              <w:rPr>
                <w:lang w:val="en-US"/>
              </w:rPr>
            </w:pPr>
          </w:p>
        </w:tc>
        <w:tc>
          <w:tcPr>
            <w:tcW w:w="988" w:type="pct"/>
          </w:tcPr>
          <w:p w14:paraId="4241DF84" w14:textId="76FF1C3E" w:rsidR="006D6E62" w:rsidRPr="005D1F22" w:rsidRDefault="006D6E62" w:rsidP="006D6E62">
            <w:pPr>
              <w:pStyle w:val="GOSTTablenorm"/>
              <w:rPr>
                <w:szCs w:val="22"/>
              </w:rPr>
            </w:pPr>
            <w:r w:rsidRPr="005D1F22">
              <w:t>ARP_SVAP_ZG_FB</w:t>
            </w:r>
          </w:p>
        </w:tc>
        <w:tc>
          <w:tcPr>
            <w:tcW w:w="813" w:type="pct"/>
          </w:tcPr>
          <w:p w14:paraId="7428944E" w14:textId="33EB7C6C" w:rsidR="006D6E62" w:rsidRPr="005D1F22" w:rsidRDefault="006D6E62" w:rsidP="006D6E62">
            <w:pPr>
              <w:pStyle w:val="GOSTTablenorm"/>
              <w:rPr>
                <w:szCs w:val="22"/>
              </w:rPr>
            </w:pPr>
            <w:r w:rsidRPr="005D1F22">
              <w:t>Бухгалтерская справка (ф. 0504833)</w:t>
            </w:r>
          </w:p>
        </w:tc>
        <w:tc>
          <w:tcPr>
            <w:tcW w:w="729" w:type="pct"/>
          </w:tcPr>
          <w:p w14:paraId="53CE6DDE" w14:textId="6C11057C" w:rsidR="006D6E62" w:rsidRPr="005D1F22" w:rsidRDefault="006D6E62" w:rsidP="006D6E62">
            <w:pPr>
              <w:pStyle w:val="GOSTTablenorm"/>
              <w:rPr>
                <w:szCs w:val="22"/>
              </w:rPr>
            </w:pPr>
            <w:r w:rsidRPr="005D1F22">
              <w:t>ПУиО ЭБ</w:t>
            </w:r>
          </w:p>
        </w:tc>
        <w:tc>
          <w:tcPr>
            <w:tcW w:w="515" w:type="pct"/>
          </w:tcPr>
          <w:p w14:paraId="3159CF77" w14:textId="640C6679" w:rsidR="006D6E62" w:rsidRPr="005D1F22" w:rsidRDefault="006D6E62" w:rsidP="006D6E62">
            <w:pPr>
              <w:pStyle w:val="GOSTTablenorm"/>
            </w:pPr>
            <w:r w:rsidRPr="005D1F22">
              <w:t>Том 1 п.9 и Том 4</w:t>
            </w:r>
          </w:p>
        </w:tc>
      </w:tr>
      <w:tr w:rsidR="006A31CF" w:rsidRPr="00B9499D" w14:paraId="48882910" w14:textId="77777777" w:rsidTr="00707989">
        <w:trPr>
          <w:ins w:id="107" w:author="Сарафанова (Чиркова) Наталия Сергеевна" w:date="2025-07-22T23:42:00Z"/>
        </w:trPr>
        <w:tc>
          <w:tcPr>
            <w:tcW w:w="220" w:type="pct"/>
            <w:vMerge/>
          </w:tcPr>
          <w:p w14:paraId="6EC349EA" w14:textId="77777777" w:rsidR="006A31CF" w:rsidRPr="00B9499D" w:rsidRDefault="006A31CF" w:rsidP="006A31CF">
            <w:pPr>
              <w:rPr>
                <w:ins w:id="108" w:author="Сарафанова (Чиркова) Наталия Сергеевна" w:date="2025-07-22T23:42:00Z"/>
                <w:sz w:val="22"/>
                <w:szCs w:val="22"/>
              </w:rPr>
            </w:pPr>
          </w:p>
        </w:tc>
        <w:tc>
          <w:tcPr>
            <w:tcW w:w="785" w:type="pct"/>
            <w:vMerge/>
          </w:tcPr>
          <w:p w14:paraId="54F77EC2" w14:textId="77777777" w:rsidR="006A31CF" w:rsidRPr="00B9499D" w:rsidRDefault="006A31CF" w:rsidP="006A31CF">
            <w:pPr>
              <w:pStyle w:val="GOSTTablenorm"/>
              <w:rPr>
                <w:ins w:id="109" w:author="Сарафанова (Чиркова) Наталия Сергеевна" w:date="2025-07-22T23:42:00Z"/>
                <w:lang w:val="en-US"/>
              </w:rPr>
            </w:pPr>
          </w:p>
        </w:tc>
        <w:tc>
          <w:tcPr>
            <w:tcW w:w="950" w:type="pct"/>
            <w:vMerge/>
          </w:tcPr>
          <w:p w14:paraId="35C6AFEB" w14:textId="77777777" w:rsidR="006A31CF" w:rsidRPr="00B9499D" w:rsidRDefault="006A31CF" w:rsidP="006A31CF">
            <w:pPr>
              <w:pStyle w:val="GOSTTablenorm"/>
              <w:rPr>
                <w:ins w:id="110" w:author="Сарафанова (Чиркова) Наталия Сергеевна" w:date="2025-07-22T23:42:00Z"/>
                <w:lang w:val="en-US"/>
              </w:rPr>
            </w:pPr>
          </w:p>
        </w:tc>
        <w:tc>
          <w:tcPr>
            <w:tcW w:w="988" w:type="pct"/>
          </w:tcPr>
          <w:p w14:paraId="2257A33D" w14:textId="75F38E09" w:rsidR="006A31CF" w:rsidRPr="005D1F22" w:rsidRDefault="006A31CF" w:rsidP="006A31CF">
            <w:pPr>
              <w:pStyle w:val="GOSTTablenorm"/>
              <w:rPr>
                <w:ins w:id="111" w:author="Сарафанова (Чиркова) Наталия Сергеевна" w:date="2025-07-22T23:42:00Z"/>
              </w:rPr>
            </w:pPr>
            <w:ins w:id="112" w:author="Сарафанова (Чиркова) Наталия Сергеевна" w:date="2025-07-22T23:44:00Z">
              <w:r w:rsidRPr="005D1F22">
                <w:t>ARP_INFO_ASFK_SVAP</w:t>
              </w:r>
            </w:ins>
          </w:p>
        </w:tc>
        <w:tc>
          <w:tcPr>
            <w:tcW w:w="813" w:type="pct"/>
          </w:tcPr>
          <w:p w14:paraId="171E1EF9" w14:textId="1B9CE715" w:rsidR="006A31CF" w:rsidRPr="005D1F22" w:rsidRDefault="006A31CF" w:rsidP="006A31CF">
            <w:pPr>
              <w:pStyle w:val="GOSTTablenorm"/>
              <w:rPr>
                <w:ins w:id="113" w:author="Сарафанова (Чиркова) Наталия Сергеевна" w:date="2025-07-22T23:42:00Z"/>
              </w:rPr>
            </w:pPr>
            <w:ins w:id="114" w:author="Сарафанова (Чиркова) Наталия Сергеевна" w:date="2025-07-22T23:44:00Z">
              <w:r w:rsidRPr="005D1F22">
                <w:t>Информация о записях учета АСФК</w:t>
              </w:r>
            </w:ins>
          </w:p>
        </w:tc>
        <w:tc>
          <w:tcPr>
            <w:tcW w:w="729" w:type="pct"/>
          </w:tcPr>
          <w:p w14:paraId="7996F8B1" w14:textId="6D59D530" w:rsidR="006A31CF" w:rsidRPr="005D1F22" w:rsidRDefault="006A31CF" w:rsidP="006A31CF">
            <w:pPr>
              <w:pStyle w:val="GOSTTablenorm"/>
              <w:rPr>
                <w:ins w:id="115" w:author="Сарафанова (Чиркова) Наталия Сергеевна" w:date="2025-07-22T23:42:00Z"/>
              </w:rPr>
            </w:pPr>
            <w:ins w:id="116" w:author="Сарафанова (Чиркова) Наталия Сергеевна" w:date="2025-07-22T23:44:00Z">
              <w:r w:rsidRPr="005D1F22">
                <w:t>ПУиО ЭБ</w:t>
              </w:r>
            </w:ins>
          </w:p>
        </w:tc>
        <w:tc>
          <w:tcPr>
            <w:tcW w:w="515" w:type="pct"/>
          </w:tcPr>
          <w:p w14:paraId="2FCF8E05" w14:textId="2A5473FF" w:rsidR="006A31CF" w:rsidRPr="005D1F22" w:rsidRDefault="006A31CF" w:rsidP="006A31CF">
            <w:pPr>
              <w:pStyle w:val="GOSTTablenorm"/>
              <w:rPr>
                <w:ins w:id="117" w:author="Сарафанова (Чиркова) Наталия Сергеевна" w:date="2025-07-22T23:42:00Z"/>
              </w:rPr>
            </w:pPr>
            <w:ins w:id="118" w:author="Сарафанова (Чиркова) Наталия Сергеевна" w:date="2025-07-22T23:44:00Z">
              <w:r w:rsidRPr="005D1F22">
                <w:t>Том 1 п.</w:t>
              </w:r>
              <w:r w:rsidRPr="005D1F22">
                <w:fldChar w:fldCharType="begin"/>
              </w:r>
              <w:r w:rsidRPr="005D1F22">
                <w:instrText xml:space="preserve"> REF _Ref115365129 \r \h  \* MERGEFORMAT </w:instrText>
              </w:r>
            </w:ins>
            <w:ins w:id="119" w:author="Сарафанова (Чиркова) Наталия Сергеевна" w:date="2025-07-22T23:44:00Z">
              <w:r w:rsidRPr="005D1F22">
                <w:fldChar w:fldCharType="separate"/>
              </w:r>
            </w:ins>
            <w:r w:rsidR="00F300A9">
              <w:t>9</w:t>
            </w:r>
            <w:ins w:id="120" w:author="Сарафанова (Чиркова) Наталия Сергеевна" w:date="2025-07-22T23:44:00Z">
              <w:r w:rsidRPr="005D1F22">
                <w:fldChar w:fldCharType="end"/>
              </w:r>
              <w:r w:rsidRPr="005D1F22">
                <w:t xml:space="preserve"> и Том 4</w:t>
              </w:r>
            </w:ins>
          </w:p>
        </w:tc>
      </w:tr>
      <w:tr w:rsidR="006A31CF" w:rsidRPr="00B9499D" w14:paraId="112C03F2" w14:textId="77777777" w:rsidTr="00707989">
        <w:trPr>
          <w:ins w:id="121" w:author="Сарафанова (Чиркова) Наталия Сергеевна" w:date="2025-07-22T23:42:00Z"/>
        </w:trPr>
        <w:tc>
          <w:tcPr>
            <w:tcW w:w="220" w:type="pct"/>
            <w:vMerge/>
          </w:tcPr>
          <w:p w14:paraId="2478655A" w14:textId="77777777" w:rsidR="006A31CF" w:rsidRPr="00B9499D" w:rsidRDefault="006A31CF" w:rsidP="006A31CF">
            <w:pPr>
              <w:rPr>
                <w:ins w:id="122" w:author="Сарафанова (Чиркова) Наталия Сергеевна" w:date="2025-07-22T23:42:00Z"/>
                <w:sz w:val="22"/>
                <w:szCs w:val="22"/>
              </w:rPr>
            </w:pPr>
          </w:p>
        </w:tc>
        <w:tc>
          <w:tcPr>
            <w:tcW w:w="785" w:type="pct"/>
            <w:vMerge/>
          </w:tcPr>
          <w:p w14:paraId="39D4FF71" w14:textId="77777777" w:rsidR="006A31CF" w:rsidRPr="00B9499D" w:rsidRDefault="006A31CF" w:rsidP="006A31CF">
            <w:pPr>
              <w:pStyle w:val="GOSTTablenorm"/>
              <w:rPr>
                <w:ins w:id="123" w:author="Сарафанова (Чиркова) Наталия Сергеевна" w:date="2025-07-22T23:42:00Z"/>
                <w:lang w:val="en-US"/>
              </w:rPr>
            </w:pPr>
          </w:p>
        </w:tc>
        <w:tc>
          <w:tcPr>
            <w:tcW w:w="950" w:type="pct"/>
            <w:vMerge/>
          </w:tcPr>
          <w:p w14:paraId="3B587269" w14:textId="77777777" w:rsidR="006A31CF" w:rsidRPr="00B9499D" w:rsidRDefault="006A31CF" w:rsidP="006A31CF">
            <w:pPr>
              <w:pStyle w:val="GOSTTablenorm"/>
              <w:rPr>
                <w:ins w:id="124" w:author="Сарафанова (Чиркова) Наталия Сергеевна" w:date="2025-07-22T23:42:00Z"/>
                <w:lang w:val="en-US"/>
              </w:rPr>
            </w:pPr>
          </w:p>
        </w:tc>
        <w:tc>
          <w:tcPr>
            <w:tcW w:w="988" w:type="pct"/>
          </w:tcPr>
          <w:p w14:paraId="4B29F040" w14:textId="2A543450" w:rsidR="006A31CF" w:rsidRPr="005D1F22" w:rsidRDefault="006A31CF" w:rsidP="006A31CF">
            <w:pPr>
              <w:pStyle w:val="GOSTTablenorm"/>
              <w:rPr>
                <w:ins w:id="125" w:author="Сарафанова (Чиркова) Наталия Сергеевна" w:date="2025-07-22T23:42:00Z"/>
              </w:rPr>
            </w:pPr>
            <w:ins w:id="126" w:author="Сарафанова (Чиркова) Наталия Сергеевна" w:date="2025-07-22T23:42:00Z">
              <w:r w:rsidRPr="00021384">
                <w:rPr>
                  <w:szCs w:val="22"/>
                </w:rPr>
                <w:t>ARP_SVAP_ZG_RMS</w:t>
              </w:r>
            </w:ins>
          </w:p>
        </w:tc>
        <w:tc>
          <w:tcPr>
            <w:tcW w:w="813" w:type="pct"/>
          </w:tcPr>
          <w:p w14:paraId="22F29361" w14:textId="7B67A71E" w:rsidR="006A31CF" w:rsidRPr="005D1F22" w:rsidRDefault="006A31CF" w:rsidP="006A31CF">
            <w:pPr>
              <w:pStyle w:val="GOSTTablenorm"/>
              <w:rPr>
                <w:ins w:id="127" w:author="Сарафанова (Чиркова) Наталия Сергеевна" w:date="2025-07-22T23:42:00Z"/>
              </w:rPr>
            </w:pPr>
            <w:ins w:id="128" w:author="Сарафанова (Чиркова) Наталия Сергеевна" w:date="2025-07-22T23:42:00Z">
              <w:r w:rsidRPr="00021384">
                <w:rPr>
                  <w:szCs w:val="22"/>
                </w:rPr>
                <w:t xml:space="preserve">Бухгалтерская справка (ф. 0504833) </w:t>
              </w:r>
            </w:ins>
          </w:p>
        </w:tc>
        <w:tc>
          <w:tcPr>
            <w:tcW w:w="729" w:type="pct"/>
          </w:tcPr>
          <w:p w14:paraId="4F0CB8B1" w14:textId="528323BB" w:rsidR="006A31CF" w:rsidRPr="005D1F22" w:rsidRDefault="006A31CF" w:rsidP="006A31CF">
            <w:pPr>
              <w:pStyle w:val="GOSTTablenorm"/>
              <w:rPr>
                <w:ins w:id="129" w:author="Сарафанова (Чиркова) Наталия Сергеевна" w:date="2025-07-22T23:42:00Z"/>
              </w:rPr>
            </w:pPr>
            <w:ins w:id="130" w:author="Сарафанова (Чиркова) Наталия Сергеевна" w:date="2025-07-22T23:42:00Z">
              <w:r w:rsidRPr="00A54EE3">
                <w:rPr>
                  <w:szCs w:val="22"/>
                </w:rPr>
                <w:t>ПУиО ЭБ</w:t>
              </w:r>
            </w:ins>
          </w:p>
        </w:tc>
        <w:tc>
          <w:tcPr>
            <w:tcW w:w="515" w:type="pct"/>
          </w:tcPr>
          <w:p w14:paraId="361650F1" w14:textId="0BFEA443" w:rsidR="006A31CF" w:rsidRPr="005D1F22" w:rsidRDefault="006A31CF" w:rsidP="006A31CF">
            <w:pPr>
              <w:pStyle w:val="GOSTTablenorm"/>
              <w:rPr>
                <w:ins w:id="131" w:author="Сарафанова (Чиркова) Наталия Сергеевна" w:date="2025-07-22T23:42:00Z"/>
              </w:rPr>
            </w:pPr>
            <w:ins w:id="132" w:author="Сарафанова (Чиркова) Наталия Сергеевна" w:date="2025-07-22T23:42:00Z">
              <w:r w:rsidRPr="005D1F22">
                <w:t>Том 1 п.</w:t>
              </w:r>
              <w:r w:rsidRPr="005D1F22">
                <w:fldChar w:fldCharType="begin"/>
              </w:r>
              <w:r w:rsidRPr="005D1F22">
                <w:instrText xml:space="preserve"> REF _Ref115365129 \r \h  \* MERGEFORMAT </w:instrText>
              </w:r>
            </w:ins>
            <w:ins w:id="133" w:author="Сарафанова (Чиркова) Наталия Сергеевна" w:date="2025-07-22T23:42:00Z">
              <w:r w:rsidRPr="005D1F22">
                <w:fldChar w:fldCharType="separate"/>
              </w:r>
            </w:ins>
            <w:r w:rsidR="00F300A9">
              <w:t>9</w:t>
            </w:r>
            <w:ins w:id="134" w:author="Сарафанова (Чиркова) Наталия Сергеевна" w:date="2025-07-22T23:42:00Z">
              <w:r w:rsidRPr="005D1F22">
                <w:fldChar w:fldCharType="end"/>
              </w:r>
              <w:r w:rsidRPr="005D1F22">
                <w:t xml:space="preserve"> и</w:t>
              </w:r>
              <w:r w:rsidRPr="005D1F22">
                <w:rPr>
                  <w:szCs w:val="22"/>
                </w:rPr>
                <w:t xml:space="preserve"> </w:t>
              </w:r>
              <w:r w:rsidRPr="005D1F22">
                <w:t>Том 3</w:t>
              </w:r>
            </w:ins>
          </w:p>
        </w:tc>
      </w:tr>
      <w:tr w:rsidR="006A31CF" w:rsidRPr="00B9499D" w14:paraId="17F5EC7D" w14:textId="77777777" w:rsidTr="00707989">
        <w:trPr>
          <w:ins w:id="135" w:author="Сарафанова (Чиркова) Наталия Сергеевна" w:date="2025-07-22T23:42:00Z"/>
        </w:trPr>
        <w:tc>
          <w:tcPr>
            <w:tcW w:w="220" w:type="pct"/>
            <w:vMerge/>
          </w:tcPr>
          <w:p w14:paraId="239B37A8" w14:textId="77777777" w:rsidR="006A31CF" w:rsidRPr="00B9499D" w:rsidRDefault="006A31CF" w:rsidP="006A31CF">
            <w:pPr>
              <w:rPr>
                <w:ins w:id="136" w:author="Сарафанова (Чиркова) Наталия Сергеевна" w:date="2025-07-22T23:42:00Z"/>
                <w:sz w:val="22"/>
                <w:szCs w:val="22"/>
              </w:rPr>
            </w:pPr>
          </w:p>
        </w:tc>
        <w:tc>
          <w:tcPr>
            <w:tcW w:w="785" w:type="pct"/>
            <w:vMerge/>
          </w:tcPr>
          <w:p w14:paraId="14B2E57A" w14:textId="77777777" w:rsidR="006A31CF" w:rsidRPr="00B9499D" w:rsidRDefault="006A31CF" w:rsidP="006A31CF">
            <w:pPr>
              <w:pStyle w:val="GOSTTablenorm"/>
              <w:rPr>
                <w:ins w:id="137" w:author="Сарафанова (Чиркова) Наталия Сергеевна" w:date="2025-07-22T23:42:00Z"/>
                <w:lang w:val="en-US"/>
              </w:rPr>
            </w:pPr>
          </w:p>
        </w:tc>
        <w:tc>
          <w:tcPr>
            <w:tcW w:w="950" w:type="pct"/>
            <w:vMerge/>
          </w:tcPr>
          <w:p w14:paraId="2E1A2AB3" w14:textId="77777777" w:rsidR="006A31CF" w:rsidRPr="00B9499D" w:rsidRDefault="006A31CF" w:rsidP="006A31CF">
            <w:pPr>
              <w:pStyle w:val="GOSTTablenorm"/>
              <w:rPr>
                <w:ins w:id="138" w:author="Сарафанова (Чиркова) Наталия Сергеевна" w:date="2025-07-22T23:42:00Z"/>
                <w:lang w:val="en-US"/>
              </w:rPr>
            </w:pPr>
          </w:p>
        </w:tc>
        <w:tc>
          <w:tcPr>
            <w:tcW w:w="988" w:type="pct"/>
          </w:tcPr>
          <w:p w14:paraId="3CE4E367" w14:textId="42F06453" w:rsidR="006A31CF" w:rsidRPr="005D1F22" w:rsidRDefault="006A31CF" w:rsidP="006A31CF">
            <w:pPr>
              <w:pStyle w:val="GOSTTablenorm"/>
              <w:rPr>
                <w:ins w:id="139" w:author="Сарафанова (Чиркова) Наталия Сергеевна" w:date="2025-07-22T23:42:00Z"/>
              </w:rPr>
            </w:pPr>
            <w:ins w:id="140" w:author="Сарафанова (Чиркова) Наталия Сергеевна" w:date="2025-07-22T23:42:00Z">
              <w:r w:rsidRPr="00021384">
                <w:rPr>
                  <w:szCs w:val="22"/>
                </w:rPr>
                <w:t>ARP_SVAP_NG_RMS</w:t>
              </w:r>
            </w:ins>
          </w:p>
        </w:tc>
        <w:tc>
          <w:tcPr>
            <w:tcW w:w="813" w:type="pct"/>
          </w:tcPr>
          <w:p w14:paraId="33F4C01C" w14:textId="1B4590A8" w:rsidR="006A31CF" w:rsidRPr="005D1F22" w:rsidRDefault="006A31CF" w:rsidP="006A31CF">
            <w:pPr>
              <w:pStyle w:val="GOSTTablenorm"/>
              <w:rPr>
                <w:ins w:id="141" w:author="Сарафанова (Чиркова) Наталия Сергеевна" w:date="2025-07-22T23:42:00Z"/>
              </w:rPr>
            </w:pPr>
            <w:ins w:id="142" w:author="Сарафанова (Чиркова) Наталия Сергеевна" w:date="2025-07-22T23:42:00Z">
              <w:r w:rsidRPr="00021384">
                <w:rPr>
                  <w:szCs w:val="22"/>
                </w:rPr>
                <w:t>Бухгалтерская справка (ф. 0504833)</w:t>
              </w:r>
            </w:ins>
          </w:p>
        </w:tc>
        <w:tc>
          <w:tcPr>
            <w:tcW w:w="729" w:type="pct"/>
          </w:tcPr>
          <w:p w14:paraId="4F7AB5E8" w14:textId="56CB41F7" w:rsidR="006A31CF" w:rsidRPr="005D1F22" w:rsidRDefault="006A31CF" w:rsidP="006A31CF">
            <w:pPr>
              <w:pStyle w:val="GOSTTablenorm"/>
              <w:rPr>
                <w:ins w:id="143" w:author="Сарафанова (Чиркова) Наталия Сергеевна" w:date="2025-07-22T23:42:00Z"/>
              </w:rPr>
            </w:pPr>
            <w:ins w:id="144" w:author="Сарафанова (Чиркова) Наталия Сергеевна" w:date="2025-07-22T23:42:00Z">
              <w:r w:rsidRPr="00170DD6">
                <w:rPr>
                  <w:szCs w:val="22"/>
                </w:rPr>
                <w:t>ПУиО ЭБ</w:t>
              </w:r>
            </w:ins>
          </w:p>
        </w:tc>
        <w:tc>
          <w:tcPr>
            <w:tcW w:w="515" w:type="pct"/>
          </w:tcPr>
          <w:p w14:paraId="31A166EA" w14:textId="4EAE7EC4" w:rsidR="006A31CF" w:rsidRPr="005D1F22" w:rsidRDefault="006A31CF" w:rsidP="006A31CF">
            <w:pPr>
              <w:pStyle w:val="GOSTTablenorm"/>
              <w:rPr>
                <w:ins w:id="145" w:author="Сарафанова (Чиркова) Наталия Сергеевна" w:date="2025-07-22T23:42:00Z"/>
              </w:rPr>
            </w:pPr>
            <w:ins w:id="146" w:author="Сарафанова (Чиркова) Наталия Сергеевна" w:date="2025-07-22T23:42:00Z">
              <w:r w:rsidRPr="00451C80">
                <w:t>Том 1 п.</w:t>
              </w:r>
              <w:r w:rsidRPr="00451C80">
                <w:fldChar w:fldCharType="begin"/>
              </w:r>
              <w:r w:rsidRPr="00451C80">
                <w:instrText xml:space="preserve"> REF _Ref115365129 \r \h  \* MERGEFORMAT </w:instrText>
              </w:r>
            </w:ins>
            <w:ins w:id="147" w:author="Сарафанова (Чиркова) Наталия Сергеевна" w:date="2025-07-22T23:42:00Z">
              <w:r w:rsidRPr="00451C80">
                <w:fldChar w:fldCharType="separate"/>
              </w:r>
            </w:ins>
            <w:r w:rsidR="00F300A9">
              <w:t>9</w:t>
            </w:r>
            <w:ins w:id="148" w:author="Сарафанова (Чиркова) Наталия Сергеевна" w:date="2025-07-22T23:42:00Z">
              <w:r w:rsidRPr="00451C80">
                <w:fldChar w:fldCharType="end"/>
              </w:r>
              <w:r w:rsidRPr="00451C80">
                <w:t xml:space="preserve"> и</w:t>
              </w:r>
              <w:r w:rsidRPr="00451C80">
                <w:rPr>
                  <w:szCs w:val="22"/>
                </w:rPr>
                <w:t xml:space="preserve"> </w:t>
              </w:r>
              <w:r w:rsidRPr="00451C80">
                <w:t>Том 3</w:t>
              </w:r>
            </w:ins>
          </w:p>
        </w:tc>
      </w:tr>
      <w:tr w:rsidR="006A31CF" w:rsidRPr="00B9499D" w14:paraId="713B8D73" w14:textId="77777777" w:rsidTr="00707989">
        <w:trPr>
          <w:ins w:id="149" w:author="Сарафанова (Чиркова) Наталия Сергеевна" w:date="2025-07-22T23:42:00Z"/>
        </w:trPr>
        <w:tc>
          <w:tcPr>
            <w:tcW w:w="220" w:type="pct"/>
            <w:vMerge/>
          </w:tcPr>
          <w:p w14:paraId="00E64D0F" w14:textId="77777777" w:rsidR="006A31CF" w:rsidRPr="00B9499D" w:rsidRDefault="006A31CF" w:rsidP="006A31CF">
            <w:pPr>
              <w:rPr>
                <w:ins w:id="150" w:author="Сарафанова (Чиркова) Наталия Сергеевна" w:date="2025-07-22T23:42:00Z"/>
                <w:sz w:val="22"/>
                <w:szCs w:val="22"/>
              </w:rPr>
            </w:pPr>
          </w:p>
        </w:tc>
        <w:tc>
          <w:tcPr>
            <w:tcW w:w="785" w:type="pct"/>
            <w:vMerge/>
          </w:tcPr>
          <w:p w14:paraId="1E26FB5D" w14:textId="77777777" w:rsidR="006A31CF" w:rsidRPr="00B9499D" w:rsidRDefault="006A31CF" w:rsidP="006A31CF">
            <w:pPr>
              <w:pStyle w:val="GOSTTablenorm"/>
              <w:rPr>
                <w:ins w:id="151" w:author="Сарафанова (Чиркова) Наталия Сергеевна" w:date="2025-07-22T23:42:00Z"/>
                <w:lang w:val="en-US"/>
              </w:rPr>
            </w:pPr>
          </w:p>
        </w:tc>
        <w:tc>
          <w:tcPr>
            <w:tcW w:w="950" w:type="pct"/>
            <w:vMerge/>
          </w:tcPr>
          <w:p w14:paraId="5885DA21" w14:textId="77777777" w:rsidR="006A31CF" w:rsidRPr="00B9499D" w:rsidRDefault="006A31CF" w:rsidP="006A31CF">
            <w:pPr>
              <w:pStyle w:val="GOSTTablenorm"/>
              <w:rPr>
                <w:ins w:id="152" w:author="Сарафанова (Чиркова) Наталия Сергеевна" w:date="2025-07-22T23:42:00Z"/>
                <w:lang w:val="en-US"/>
              </w:rPr>
            </w:pPr>
          </w:p>
        </w:tc>
        <w:tc>
          <w:tcPr>
            <w:tcW w:w="988" w:type="pct"/>
          </w:tcPr>
          <w:p w14:paraId="220E03F0" w14:textId="1741FD79" w:rsidR="006A31CF" w:rsidRPr="005D1F22" w:rsidRDefault="006A31CF" w:rsidP="006A31CF">
            <w:pPr>
              <w:pStyle w:val="GOSTTablenorm"/>
              <w:rPr>
                <w:ins w:id="153" w:author="Сарафанова (Чиркова) Наталия Сергеевна" w:date="2025-07-22T23:42:00Z"/>
              </w:rPr>
            </w:pPr>
            <w:ins w:id="154" w:author="Сарафанова (Чиркова) Наталия Сергеевна" w:date="2025-07-22T23:42:00Z">
              <w:r w:rsidRPr="00F07D8B">
                <w:rPr>
                  <w:szCs w:val="24"/>
                </w:rPr>
                <w:t>ARP_SVAP_ IN_FB</w:t>
              </w:r>
            </w:ins>
          </w:p>
        </w:tc>
        <w:tc>
          <w:tcPr>
            <w:tcW w:w="813" w:type="pct"/>
          </w:tcPr>
          <w:p w14:paraId="0EB9C530" w14:textId="59A5BD62" w:rsidR="006A31CF" w:rsidRPr="005D1F22" w:rsidRDefault="006A31CF" w:rsidP="006A31CF">
            <w:pPr>
              <w:pStyle w:val="GOSTTablenorm"/>
              <w:rPr>
                <w:ins w:id="155" w:author="Сарафанова (Чиркова) Наталия Сергеевна" w:date="2025-07-22T23:42:00Z"/>
              </w:rPr>
            </w:pPr>
            <w:ins w:id="156" w:author="Сарафанова (Чиркова) Наталия Сергеевна" w:date="2025-07-22T23:42:00Z">
              <w:r w:rsidRPr="00021384">
                <w:rPr>
                  <w:szCs w:val="22"/>
                </w:rPr>
                <w:t>Бухгалтерская справка (ф. 0504833)</w:t>
              </w:r>
            </w:ins>
          </w:p>
        </w:tc>
        <w:tc>
          <w:tcPr>
            <w:tcW w:w="729" w:type="pct"/>
          </w:tcPr>
          <w:p w14:paraId="07CE825B" w14:textId="465F3BCE" w:rsidR="006A31CF" w:rsidRPr="005D1F22" w:rsidRDefault="006A31CF" w:rsidP="006A31CF">
            <w:pPr>
              <w:pStyle w:val="GOSTTablenorm"/>
              <w:rPr>
                <w:ins w:id="157" w:author="Сарафанова (Чиркова) Наталия Сергеевна" w:date="2025-07-22T23:42:00Z"/>
              </w:rPr>
            </w:pPr>
            <w:ins w:id="158" w:author="Сарафанова (Чиркова) Наталия Сергеевна" w:date="2025-07-22T23:42:00Z">
              <w:r w:rsidRPr="00170DD6">
                <w:rPr>
                  <w:szCs w:val="22"/>
                </w:rPr>
                <w:t>ПУиО ЭБ</w:t>
              </w:r>
            </w:ins>
          </w:p>
        </w:tc>
        <w:tc>
          <w:tcPr>
            <w:tcW w:w="515" w:type="pct"/>
          </w:tcPr>
          <w:p w14:paraId="186B8E37" w14:textId="4E863A8E" w:rsidR="006A31CF" w:rsidRPr="005D1F22" w:rsidRDefault="006A31CF" w:rsidP="006A31CF">
            <w:pPr>
              <w:pStyle w:val="GOSTTablenorm"/>
              <w:rPr>
                <w:ins w:id="159" w:author="Сарафанова (Чиркова) Наталия Сергеевна" w:date="2025-07-22T23:42:00Z"/>
              </w:rPr>
            </w:pPr>
            <w:ins w:id="160" w:author="Сарафанова (Чиркова) Наталия Сергеевна" w:date="2025-07-22T23:42:00Z">
              <w:r w:rsidRPr="00451C80">
                <w:t>Том 1 п.</w:t>
              </w:r>
              <w:r w:rsidRPr="00451C80">
                <w:fldChar w:fldCharType="begin"/>
              </w:r>
              <w:r w:rsidRPr="00451C80">
                <w:instrText xml:space="preserve"> REF _Ref115365129 \r \h  \* MERGEFORMAT </w:instrText>
              </w:r>
            </w:ins>
            <w:ins w:id="161" w:author="Сарафанова (Чиркова) Наталия Сергеевна" w:date="2025-07-22T23:42:00Z">
              <w:r w:rsidRPr="00451C80">
                <w:fldChar w:fldCharType="separate"/>
              </w:r>
            </w:ins>
            <w:r w:rsidR="00F300A9">
              <w:t>9</w:t>
            </w:r>
            <w:ins w:id="162" w:author="Сарафанова (Чиркова) Наталия Сергеевна" w:date="2025-07-22T23:42:00Z">
              <w:r w:rsidRPr="00451C80">
                <w:fldChar w:fldCharType="end"/>
              </w:r>
              <w:r w:rsidRPr="00451C80">
                <w:t xml:space="preserve"> и</w:t>
              </w:r>
              <w:r w:rsidRPr="00451C80">
                <w:rPr>
                  <w:szCs w:val="22"/>
                </w:rPr>
                <w:t xml:space="preserve"> </w:t>
              </w:r>
              <w:r w:rsidRPr="00451C80">
                <w:t xml:space="preserve">Том </w:t>
              </w:r>
              <w:r>
                <w:t>4</w:t>
              </w:r>
            </w:ins>
          </w:p>
        </w:tc>
      </w:tr>
      <w:tr w:rsidR="006A31CF" w:rsidRPr="00B9499D" w14:paraId="4F4CA87D" w14:textId="77777777" w:rsidTr="00707989">
        <w:trPr>
          <w:ins w:id="163" w:author="Сарафанова (Чиркова) Наталия Сергеевна" w:date="2025-07-22T23:42:00Z"/>
        </w:trPr>
        <w:tc>
          <w:tcPr>
            <w:tcW w:w="220" w:type="pct"/>
            <w:vMerge/>
          </w:tcPr>
          <w:p w14:paraId="4E21C987" w14:textId="77777777" w:rsidR="006A31CF" w:rsidRPr="00B9499D" w:rsidRDefault="006A31CF" w:rsidP="006A31CF">
            <w:pPr>
              <w:rPr>
                <w:ins w:id="164" w:author="Сарафанова (Чиркова) Наталия Сергеевна" w:date="2025-07-22T23:42:00Z"/>
                <w:sz w:val="22"/>
                <w:szCs w:val="22"/>
              </w:rPr>
            </w:pPr>
          </w:p>
        </w:tc>
        <w:tc>
          <w:tcPr>
            <w:tcW w:w="785" w:type="pct"/>
            <w:vMerge/>
          </w:tcPr>
          <w:p w14:paraId="013D2FC4" w14:textId="77777777" w:rsidR="006A31CF" w:rsidRPr="00B9499D" w:rsidRDefault="006A31CF" w:rsidP="006A31CF">
            <w:pPr>
              <w:pStyle w:val="GOSTTablenorm"/>
              <w:rPr>
                <w:ins w:id="165" w:author="Сарафанова (Чиркова) Наталия Сергеевна" w:date="2025-07-22T23:42:00Z"/>
                <w:lang w:val="en-US"/>
              </w:rPr>
            </w:pPr>
          </w:p>
        </w:tc>
        <w:tc>
          <w:tcPr>
            <w:tcW w:w="950" w:type="pct"/>
            <w:vMerge/>
          </w:tcPr>
          <w:p w14:paraId="235E1F03" w14:textId="77777777" w:rsidR="006A31CF" w:rsidRPr="00B9499D" w:rsidRDefault="006A31CF" w:rsidP="006A31CF">
            <w:pPr>
              <w:pStyle w:val="GOSTTablenorm"/>
              <w:rPr>
                <w:ins w:id="166" w:author="Сарафанова (Чиркова) Наталия Сергеевна" w:date="2025-07-22T23:42:00Z"/>
                <w:lang w:val="en-US"/>
              </w:rPr>
            </w:pPr>
          </w:p>
        </w:tc>
        <w:tc>
          <w:tcPr>
            <w:tcW w:w="988" w:type="pct"/>
          </w:tcPr>
          <w:p w14:paraId="6CD88164" w14:textId="0E8148EF" w:rsidR="006A31CF" w:rsidRPr="005D1F22" w:rsidRDefault="006A31CF" w:rsidP="006A31CF">
            <w:pPr>
              <w:pStyle w:val="GOSTTablenorm"/>
              <w:rPr>
                <w:ins w:id="167" w:author="Сарафанова (Чиркова) Наталия Сергеевна" w:date="2025-07-22T23:42:00Z"/>
              </w:rPr>
            </w:pPr>
            <w:ins w:id="168" w:author="Сарафанова (Чиркова) Наталия Сергеевна" w:date="2025-07-22T23:42:00Z">
              <w:r w:rsidRPr="004C70A1">
                <w:t>ARP_NPS_0504833_</w:t>
              </w:r>
              <w:r w:rsidRPr="004C70A1">
                <w:rPr>
                  <w:lang w:val="en-US"/>
                </w:rPr>
                <w:t>PUDS</w:t>
              </w:r>
            </w:ins>
          </w:p>
        </w:tc>
        <w:tc>
          <w:tcPr>
            <w:tcW w:w="813" w:type="pct"/>
          </w:tcPr>
          <w:p w14:paraId="48E8D3B9" w14:textId="10D7A928" w:rsidR="006A31CF" w:rsidRPr="005D1F22" w:rsidRDefault="006A31CF" w:rsidP="006A31CF">
            <w:pPr>
              <w:pStyle w:val="GOSTTablenorm"/>
              <w:rPr>
                <w:ins w:id="169" w:author="Сарафанова (Чиркова) Наталия Сергеевна" w:date="2025-07-22T23:42:00Z"/>
              </w:rPr>
            </w:pPr>
            <w:ins w:id="170" w:author="Сарафанова (Чиркова) Наталия Сергеевна" w:date="2025-07-22T23:42:00Z">
              <w:r w:rsidRPr="004C70A1">
                <w:rPr>
                  <w:szCs w:val="22"/>
                </w:rPr>
                <w:t>Бухгалтерская справка (ф. 0504833)</w:t>
              </w:r>
            </w:ins>
          </w:p>
        </w:tc>
        <w:tc>
          <w:tcPr>
            <w:tcW w:w="729" w:type="pct"/>
          </w:tcPr>
          <w:p w14:paraId="3C811D14" w14:textId="77777777" w:rsidR="006A31CF" w:rsidRPr="004C70A1" w:rsidRDefault="006A31CF" w:rsidP="006A31CF">
            <w:pPr>
              <w:pStyle w:val="GOSTTablenorm"/>
              <w:rPr>
                <w:ins w:id="171" w:author="Сарафанова (Чиркова) Наталия Сергеевна" w:date="2025-07-22T23:42:00Z"/>
                <w:szCs w:val="22"/>
              </w:rPr>
            </w:pPr>
            <w:ins w:id="172" w:author="Сарафанова (Чиркова) Наталия Сергеевна" w:date="2025-07-22T23:42:00Z">
              <w:r w:rsidRPr="004C70A1">
                <w:rPr>
                  <w:szCs w:val="22"/>
                </w:rPr>
                <w:t>ПУиО ЭБ</w:t>
              </w:r>
            </w:ins>
          </w:p>
          <w:p w14:paraId="270F4224" w14:textId="77777777" w:rsidR="006A31CF" w:rsidRPr="005D1F22" w:rsidRDefault="006A31CF" w:rsidP="006A31CF">
            <w:pPr>
              <w:pStyle w:val="GOSTTablenorm"/>
              <w:rPr>
                <w:ins w:id="173" w:author="Сарафанова (Чиркова) Наталия Сергеевна" w:date="2025-07-22T23:42:00Z"/>
              </w:rPr>
            </w:pPr>
          </w:p>
        </w:tc>
        <w:tc>
          <w:tcPr>
            <w:tcW w:w="515" w:type="pct"/>
          </w:tcPr>
          <w:p w14:paraId="0F692211" w14:textId="4094D5EB" w:rsidR="006A31CF" w:rsidRPr="005D1F22" w:rsidRDefault="006A31CF" w:rsidP="006A31CF">
            <w:pPr>
              <w:pStyle w:val="GOSTTablenorm"/>
              <w:rPr>
                <w:ins w:id="174" w:author="Сарафанова (Чиркова) Наталия Сергеевна" w:date="2025-07-22T23:42:00Z"/>
              </w:rPr>
            </w:pPr>
            <w:ins w:id="175" w:author="Сарафанова (Чиркова) Наталия Сергеевна" w:date="2025-07-22T23:43:00Z">
              <w:r w:rsidRPr="005D1F22">
                <w:t>Том 1 п.</w:t>
              </w:r>
              <w:r w:rsidRPr="005D1F22">
                <w:fldChar w:fldCharType="begin"/>
              </w:r>
              <w:r w:rsidRPr="005D1F22">
                <w:instrText xml:space="preserve"> REF _Ref115365129 \r \h  \* MERGEFORMAT </w:instrText>
              </w:r>
            </w:ins>
            <w:ins w:id="176" w:author="Сарафанова (Чиркова) Наталия Сергеевна" w:date="2025-07-22T23:43:00Z">
              <w:r w:rsidRPr="005D1F22">
                <w:fldChar w:fldCharType="separate"/>
              </w:r>
            </w:ins>
            <w:r w:rsidR="00F300A9">
              <w:t>9</w:t>
            </w:r>
            <w:ins w:id="177" w:author="Сарафанова (Чиркова) Наталия Сергеевна" w:date="2025-07-22T23:43:00Z">
              <w:r w:rsidRPr="005D1F22">
                <w:fldChar w:fldCharType="end"/>
              </w:r>
              <w:r w:rsidRPr="005D1F22">
                <w:t xml:space="preserve"> и</w:t>
              </w:r>
              <w:r w:rsidRPr="005D1F22">
                <w:rPr>
                  <w:szCs w:val="22"/>
                </w:rPr>
                <w:t xml:space="preserve"> </w:t>
              </w:r>
            </w:ins>
            <w:ins w:id="178" w:author="Сарафанова (Чиркова) Наталия Сергеевна" w:date="2025-07-22T23:42:00Z">
              <w:r w:rsidRPr="004C70A1">
                <w:rPr>
                  <w:szCs w:val="22"/>
                </w:rPr>
                <w:t>Том 2</w:t>
              </w:r>
            </w:ins>
          </w:p>
        </w:tc>
      </w:tr>
      <w:tr w:rsidR="006A31CF" w:rsidRPr="00B9499D" w14:paraId="5DEF5979" w14:textId="77777777" w:rsidTr="00707989">
        <w:trPr>
          <w:ins w:id="179" w:author="Сарафанова (Чиркова) Наталия Сергеевна" w:date="2025-07-22T23:45:00Z"/>
        </w:trPr>
        <w:tc>
          <w:tcPr>
            <w:tcW w:w="220" w:type="pct"/>
            <w:vMerge/>
          </w:tcPr>
          <w:p w14:paraId="37AB648E" w14:textId="77777777" w:rsidR="006A31CF" w:rsidRPr="00B9499D" w:rsidRDefault="006A31CF" w:rsidP="006A31CF">
            <w:pPr>
              <w:rPr>
                <w:ins w:id="180" w:author="Сарафанова (Чиркова) Наталия Сергеевна" w:date="2025-07-22T23:45:00Z"/>
                <w:sz w:val="22"/>
                <w:szCs w:val="22"/>
              </w:rPr>
            </w:pPr>
          </w:p>
        </w:tc>
        <w:tc>
          <w:tcPr>
            <w:tcW w:w="785" w:type="pct"/>
            <w:vMerge/>
          </w:tcPr>
          <w:p w14:paraId="453D8011" w14:textId="77777777" w:rsidR="006A31CF" w:rsidRPr="00B9499D" w:rsidRDefault="006A31CF" w:rsidP="006A31CF">
            <w:pPr>
              <w:pStyle w:val="GOSTTablenorm"/>
              <w:rPr>
                <w:ins w:id="181" w:author="Сарафанова (Чиркова) Наталия Сергеевна" w:date="2025-07-22T23:45:00Z"/>
                <w:lang w:val="en-US"/>
              </w:rPr>
            </w:pPr>
          </w:p>
        </w:tc>
        <w:tc>
          <w:tcPr>
            <w:tcW w:w="950" w:type="pct"/>
            <w:vMerge/>
          </w:tcPr>
          <w:p w14:paraId="6366D5E7" w14:textId="77777777" w:rsidR="006A31CF" w:rsidRPr="00B9499D" w:rsidRDefault="006A31CF" w:rsidP="006A31CF">
            <w:pPr>
              <w:pStyle w:val="GOSTTablenorm"/>
              <w:rPr>
                <w:ins w:id="182" w:author="Сарафанова (Чиркова) Наталия Сергеевна" w:date="2025-07-22T23:45:00Z"/>
                <w:lang w:val="en-US"/>
              </w:rPr>
            </w:pPr>
          </w:p>
        </w:tc>
        <w:tc>
          <w:tcPr>
            <w:tcW w:w="988" w:type="pct"/>
          </w:tcPr>
          <w:p w14:paraId="7B28F4ED" w14:textId="041A1327" w:rsidR="006A31CF" w:rsidRPr="004C70A1" w:rsidRDefault="006A31CF" w:rsidP="006A31CF">
            <w:pPr>
              <w:pStyle w:val="GOSTTablenorm"/>
              <w:rPr>
                <w:ins w:id="183" w:author="Сарафанова (Чиркова) Наталия Сергеевна" w:date="2025-07-22T23:45:00Z"/>
              </w:rPr>
            </w:pPr>
            <w:ins w:id="184" w:author="Сарафанова (Чиркова) Наталия Сергеевна" w:date="2025-07-22T23:45:00Z">
              <w:r w:rsidRPr="004C70A1">
                <w:t>ARP_NPS_0504833</w:t>
              </w:r>
            </w:ins>
            <w:ins w:id="185" w:author="Сарафанова (Чиркова) Наталия Сергеевна" w:date="2025-07-22T23:48:00Z">
              <w:r>
                <w:rPr>
                  <w:szCs w:val="22"/>
                  <w:lang w:val="en-US"/>
                </w:rPr>
                <w:t>_TSE</w:t>
              </w:r>
            </w:ins>
          </w:p>
        </w:tc>
        <w:tc>
          <w:tcPr>
            <w:tcW w:w="813" w:type="pct"/>
          </w:tcPr>
          <w:p w14:paraId="6D492B85" w14:textId="64E41C6F" w:rsidR="006A31CF" w:rsidRPr="004C70A1" w:rsidRDefault="006A31CF" w:rsidP="006A31CF">
            <w:pPr>
              <w:pStyle w:val="GOSTTablenorm"/>
              <w:rPr>
                <w:ins w:id="186" w:author="Сарафанова (Чиркова) Наталия Сергеевна" w:date="2025-07-22T23:45:00Z"/>
                <w:szCs w:val="22"/>
              </w:rPr>
            </w:pPr>
            <w:ins w:id="187" w:author="Сарафанова (Чиркова) Наталия Сергеевна" w:date="2025-07-22T23:45:00Z">
              <w:r w:rsidRPr="004C70A1">
                <w:rPr>
                  <w:szCs w:val="22"/>
                </w:rPr>
                <w:t>Бухгалтерская справка (ф. 0504833)</w:t>
              </w:r>
            </w:ins>
          </w:p>
        </w:tc>
        <w:tc>
          <w:tcPr>
            <w:tcW w:w="729" w:type="pct"/>
          </w:tcPr>
          <w:p w14:paraId="1E23A862" w14:textId="77777777" w:rsidR="006A31CF" w:rsidRPr="004C70A1" w:rsidRDefault="006A31CF" w:rsidP="006A31CF">
            <w:pPr>
              <w:pStyle w:val="GOSTTablenorm"/>
              <w:rPr>
                <w:ins w:id="188" w:author="Сарафанова (Чиркова) Наталия Сергеевна" w:date="2025-07-22T23:45:00Z"/>
                <w:szCs w:val="22"/>
              </w:rPr>
            </w:pPr>
            <w:ins w:id="189" w:author="Сарафанова (Чиркова) Наталия Сергеевна" w:date="2025-07-22T23:45:00Z">
              <w:r w:rsidRPr="004C70A1">
                <w:rPr>
                  <w:szCs w:val="22"/>
                </w:rPr>
                <w:t>ПУиО ЭБ</w:t>
              </w:r>
            </w:ins>
          </w:p>
          <w:p w14:paraId="2B177E3C" w14:textId="77777777" w:rsidR="006A31CF" w:rsidRPr="004C70A1" w:rsidRDefault="006A31CF" w:rsidP="006A31CF">
            <w:pPr>
              <w:pStyle w:val="GOSTTablenorm"/>
              <w:rPr>
                <w:ins w:id="190" w:author="Сарафанова (Чиркова) Наталия Сергеевна" w:date="2025-07-22T23:45:00Z"/>
                <w:szCs w:val="22"/>
              </w:rPr>
            </w:pPr>
          </w:p>
        </w:tc>
        <w:tc>
          <w:tcPr>
            <w:tcW w:w="515" w:type="pct"/>
          </w:tcPr>
          <w:p w14:paraId="3F529372" w14:textId="5A3A18F8" w:rsidR="006A31CF" w:rsidRPr="006A31CF" w:rsidRDefault="006A31CF" w:rsidP="006A31CF">
            <w:pPr>
              <w:pStyle w:val="GOSTTablenorm"/>
              <w:rPr>
                <w:ins w:id="191" w:author="Сарафанова (Чиркова) Наталия Сергеевна" w:date="2025-07-22T23:45:00Z"/>
              </w:rPr>
            </w:pPr>
            <w:ins w:id="192" w:author="Сарафанова (Чиркова) Наталия Сергеевна" w:date="2025-07-22T23:45:00Z">
              <w:r w:rsidRPr="005D1F22">
                <w:t>Том 1 п.</w:t>
              </w:r>
              <w:r w:rsidRPr="005D1F22">
                <w:fldChar w:fldCharType="begin"/>
              </w:r>
              <w:r w:rsidRPr="005D1F22">
                <w:instrText xml:space="preserve"> REF _Ref115365129 \r \h  \* MERGEFORMAT </w:instrText>
              </w:r>
            </w:ins>
            <w:ins w:id="193" w:author="Сарафанова (Чиркова) Наталия Сергеевна" w:date="2025-07-22T23:45:00Z">
              <w:r w:rsidRPr="005D1F22">
                <w:fldChar w:fldCharType="separate"/>
              </w:r>
            </w:ins>
            <w:r w:rsidR="00F300A9">
              <w:t>9</w:t>
            </w:r>
            <w:ins w:id="194" w:author="Сарафанова (Чиркова) Наталия Сергеевна" w:date="2025-07-22T23:45:00Z">
              <w:r w:rsidRPr="005D1F22">
                <w:fldChar w:fldCharType="end"/>
              </w:r>
              <w:r w:rsidRPr="005D1F22">
                <w:t xml:space="preserve"> и</w:t>
              </w:r>
              <w:r w:rsidRPr="005D1F22">
                <w:rPr>
                  <w:szCs w:val="22"/>
                </w:rPr>
                <w:t xml:space="preserve"> </w:t>
              </w:r>
              <w:r w:rsidRPr="004C70A1">
                <w:rPr>
                  <w:szCs w:val="22"/>
                </w:rPr>
                <w:t xml:space="preserve">Том </w:t>
              </w:r>
            </w:ins>
            <w:ins w:id="195" w:author="Сарафанова (Чиркова) Наталия Сергеевна" w:date="2025-07-22T23:48:00Z">
              <w:r>
                <w:rPr>
                  <w:szCs w:val="22"/>
                  <w:lang w:val="en-US"/>
                </w:rPr>
                <w:t>6</w:t>
              </w:r>
            </w:ins>
          </w:p>
        </w:tc>
      </w:tr>
      <w:tr w:rsidR="007E7C5C" w:rsidRPr="00B9499D" w14:paraId="405EF786" w14:textId="77777777" w:rsidTr="00707989">
        <w:trPr>
          <w:ins w:id="196" w:author="Опаева Лидия Арашаевна" w:date="2025-10-02T17:20:00Z"/>
        </w:trPr>
        <w:tc>
          <w:tcPr>
            <w:tcW w:w="220" w:type="pct"/>
            <w:vMerge/>
          </w:tcPr>
          <w:p w14:paraId="239DD201" w14:textId="77777777" w:rsidR="007E7C5C" w:rsidRPr="00B9499D" w:rsidRDefault="007E7C5C" w:rsidP="007E7C5C">
            <w:pPr>
              <w:rPr>
                <w:ins w:id="197" w:author="Опаева Лидия Арашаевна" w:date="2025-10-02T17:20:00Z"/>
                <w:sz w:val="22"/>
                <w:szCs w:val="22"/>
              </w:rPr>
            </w:pPr>
          </w:p>
        </w:tc>
        <w:tc>
          <w:tcPr>
            <w:tcW w:w="785" w:type="pct"/>
            <w:vMerge/>
          </w:tcPr>
          <w:p w14:paraId="788E38E4" w14:textId="77777777" w:rsidR="007E7C5C" w:rsidRPr="00B9499D" w:rsidRDefault="007E7C5C" w:rsidP="007E7C5C">
            <w:pPr>
              <w:pStyle w:val="GOSTTablenorm"/>
              <w:rPr>
                <w:ins w:id="198" w:author="Опаева Лидия Арашаевна" w:date="2025-10-02T17:20:00Z"/>
                <w:lang w:val="en-US"/>
              </w:rPr>
            </w:pPr>
          </w:p>
        </w:tc>
        <w:tc>
          <w:tcPr>
            <w:tcW w:w="950" w:type="pct"/>
            <w:vMerge/>
          </w:tcPr>
          <w:p w14:paraId="03297C71" w14:textId="77777777" w:rsidR="007E7C5C" w:rsidRPr="00B9499D" w:rsidRDefault="007E7C5C" w:rsidP="007E7C5C">
            <w:pPr>
              <w:pStyle w:val="GOSTTablenorm"/>
              <w:rPr>
                <w:ins w:id="199" w:author="Опаева Лидия Арашаевна" w:date="2025-10-02T17:20:00Z"/>
                <w:lang w:val="en-US"/>
              </w:rPr>
            </w:pPr>
          </w:p>
        </w:tc>
        <w:tc>
          <w:tcPr>
            <w:tcW w:w="988" w:type="pct"/>
          </w:tcPr>
          <w:p w14:paraId="6997A708" w14:textId="7E4F956B" w:rsidR="007E7C5C" w:rsidRPr="004C70A1" w:rsidRDefault="007E7C5C" w:rsidP="007E7C5C">
            <w:pPr>
              <w:pStyle w:val="GOSTTablenorm"/>
              <w:rPr>
                <w:ins w:id="200" w:author="Опаева Лидия Арашаевна" w:date="2025-10-02T17:20:00Z"/>
              </w:rPr>
            </w:pPr>
            <w:ins w:id="201" w:author="Опаева Лидия Арашаевна" w:date="2025-10-02T17:21:00Z">
              <w:r w:rsidRPr="00AD77C4">
                <w:t>ARP_SVAP_NG_PUDS</w:t>
              </w:r>
            </w:ins>
          </w:p>
        </w:tc>
        <w:tc>
          <w:tcPr>
            <w:tcW w:w="813" w:type="pct"/>
          </w:tcPr>
          <w:p w14:paraId="79EFCFA6" w14:textId="4E241D43" w:rsidR="007E7C5C" w:rsidRPr="004C70A1" w:rsidRDefault="007E7C5C" w:rsidP="007E7C5C">
            <w:pPr>
              <w:pStyle w:val="GOSTTablenorm"/>
              <w:rPr>
                <w:ins w:id="202" w:author="Опаева Лидия Арашаевна" w:date="2025-10-02T17:20:00Z"/>
                <w:szCs w:val="22"/>
              </w:rPr>
            </w:pPr>
            <w:ins w:id="203" w:author="Опаева Лидия Арашаевна" w:date="2025-10-02T17:21:00Z">
              <w:r w:rsidRPr="004C70A1">
                <w:rPr>
                  <w:szCs w:val="22"/>
                </w:rPr>
                <w:t>Бухгалтерская справка (ф. 0504833)</w:t>
              </w:r>
            </w:ins>
          </w:p>
        </w:tc>
        <w:tc>
          <w:tcPr>
            <w:tcW w:w="729" w:type="pct"/>
          </w:tcPr>
          <w:p w14:paraId="5A8362B0" w14:textId="77777777" w:rsidR="007E7C5C" w:rsidRPr="004C70A1" w:rsidRDefault="007E7C5C" w:rsidP="007E7C5C">
            <w:pPr>
              <w:pStyle w:val="GOSTTablenorm"/>
              <w:rPr>
                <w:ins w:id="204" w:author="Опаева Лидия Арашаевна" w:date="2025-10-02T17:21:00Z"/>
                <w:szCs w:val="22"/>
              </w:rPr>
            </w:pPr>
            <w:ins w:id="205" w:author="Опаева Лидия Арашаевна" w:date="2025-10-02T17:21:00Z">
              <w:r w:rsidRPr="004C70A1">
                <w:rPr>
                  <w:szCs w:val="22"/>
                </w:rPr>
                <w:t>ПУиО ЭБ</w:t>
              </w:r>
            </w:ins>
          </w:p>
          <w:p w14:paraId="7FFDF9CE" w14:textId="77777777" w:rsidR="007E7C5C" w:rsidRPr="004C70A1" w:rsidRDefault="007E7C5C" w:rsidP="007E7C5C">
            <w:pPr>
              <w:pStyle w:val="GOSTTablenorm"/>
              <w:rPr>
                <w:ins w:id="206" w:author="Опаева Лидия Арашаевна" w:date="2025-10-02T17:20:00Z"/>
                <w:szCs w:val="22"/>
              </w:rPr>
            </w:pPr>
          </w:p>
        </w:tc>
        <w:tc>
          <w:tcPr>
            <w:tcW w:w="515" w:type="pct"/>
          </w:tcPr>
          <w:p w14:paraId="4D654042" w14:textId="234546B2" w:rsidR="007E7C5C" w:rsidRPr="005D1F22" w:rsidRDefault="007E7C5C" w:rsidP="007E7C5C">
            <w:pPr>
              <w:pStyle w:val="GOSTTablenorm"/>
              <w:rPr>
                <w:ins w:id="207" w:author="Опаева Лидия Арашаевна" w:date="2025-10-02T17:20:00Z"/>
              </w:rPr>
            </w:pPr>
            <w:ins w:id="208" w:author="Опаева Лидия Арашаевна" w:date="2025-10-02T17:21:00Z">
              <w:r w:rsidRPr="005D1F22">
                <w:t>Том 1 п.</w:t>
              </w:r>
              <w:r w:rsidRPr="005D1F22">
                <w:fldChar w:fldCharType="begin"/>
              </w:r>
              <w:r w:rsidRPr="005D1F22">
                <w:instrText xml:space="preserve"> REF _Ref115365129 \r \h  \* MERGEFORMAT </w:instrText>
              </w:r>
            </w:ins>
            <w:ins w:id="209" w:author="Опаева Лидия Арашаевна" w:date="2025-10-02T17:21:00Z">
              <w:r w:rsidRPr="005D1F22">
                <w:fldChar w:fldCharType="separate"/>
              </w:r>
            </w:ins>
            <w:r w:rsidR="00F300A9">
              <w:t>9</w:t>
            </w:r>
            <w:ins w:id="210" w:author="Опаева Лидия Арашаевна" w:date="2025-10-02T17:21:00Z">
              <w:r w:rsidRPr="005D1F22">
                <w:fldChar w:fldCharType="end"/>
              </w:r>
              <w:r>
                <w:t xml:space="preserve"> и </w:t>
              </w:r>
              <w:r w:rsidRPr="004C70A1">
                <w:rPr>
                  <w:szCs w:val="22"/>
                </w:rPr>
                <w:t>Том 2</w:t>
              </w:r>
            </w:ins>
          </w:p>
        </w:tc>
      </w:tr>
      <w:tr w:rsidR="00405A52" w:rsidRPr="00B9499D" w14:paraId="1C3D1ACA" w14:textId="77777777" w:rsidTr="00707989">
        <w:trPr>
          <w:ins w:id="211" w:author="Опаева Лидия Арашаевна" w:date="2025-10-15T09:58:00Z"/>
        </w:trPr>
        <w:tc>
          <w:tcPr>
            <w:tcW w:w="220" w:type="pct"/>
            <w:vMerge/>
          </w:tcPr>
          <w:p w14:paraId="43BEDFBD" w14:textId="77777777" w:rsidR="00405A52" w:rsidRPr="00B9499D" w:rsidRDefault="00405A52" w:rsidP="00405A52">
            <w:pPr>
              <w:rPr>
                <w:ins w:id="212" w:author="Опаева Лидия Арашаевна" w:date="2025-10-15T09:58:00Z"/>
                <w:sz w:val="22"/>
                <w:szCs w:val="22"/>
              </w:rPr>
            </w:pPr>
          </w:p>
        </w:tc>
        <w:tc>
          <w:tcPr>
            <w:tcW w:w="785" w:type="pct"/>
            <w:vMerge/>
          </w:tcPr>
          <w:p w14:paraId="0C9A228A" w14:textId="77777777" w:rsidR="00405A52" w:rsidRPr="00B9499D" w:rsidRDefault="00405A52" w:rsidP="00405A52">
            <w:pPr>
              <w:pStyle w:val="GOSTTablenorm"/>
              <w:rPr>
                <w:ins w:id="213" w:author="Опаева Лидия Арашаевна" w:date="2025-10-15T09:58:00Z"/>
                <w:lang w:val="en-US"/>
              </w:rPr>
            </w:pPr>
          </w:p>
        </w:tc>
        <w:tc>
          <w:tcPr>
            <w:tcW w:w="950" w:type="pct"/>
            <w:vMerge/>
          </w:tcPr>
          <w:p w14:paraId="102BC98C" w14:textId="77777777" w:rsidR="00405A52" w:rsidRPr="00B9499D" w:rsidRDefault="00405A52" w:rsidP="00405A52">
            <w:pPr>
              <w:pStyle w:val="GOSTTablenorm"/>
              <w:rPr>
                <w:ins w:id="214" w:author="Опаева Лидия Арашаевна" w:date="2025-10-15T09:58:00Z"/>
                <w:lang w:val="en-US"/>
              </w:rPr>
            </w:pPr>
          </w:p>
        </w:tc>
        <w:tc>
          <w:tcPr>
            <w:tcW w:w="988" w:type="pct"/>
          </w:tcPr>
          <w:p w14:paraId="7ADFC949" w14:textId="4FB969C9" w:rsidR="00405A52" w:rsidRPr="00AD77C4" w:rsidRDefault="00405A52" w:rsidP="00405A52">
            <w:pPr>
              <w:pStyle w:val="GOSTTablenorm"/>
              <w:rPr>
                <w:ins w:id="215" w:author="Опаева Лидия Арашаевна" w:date="2025-10-15T09:58:00Z"/>
              </w:rPr>
            </w:pPr>
            <w:ins w:id="216" w:author="Опаева Лидия Арашаевна" w:date="2025-10-15T09:58:00Z">
              <w:r w:rsidRPr="00577191">
                <w:t>ARP_SVAP_</w:t>
              </w:r>
              <w:r>
                <w:rPr>
                  <w:lang w:val="en-US"/>
                </w:rPr>
                <w:t>Z</w:t>
              </w:r>
              <w:r w:rsidRPr="00577191">
                <w:t>G_TSE</w:t>
              </w:r>
            </w:ins>
          </w:p>
        </w:tc>
        <w:tc>
          <w:tcPr>
            <w:tcW w:w="813" w:type="pct"/>
          </w:tcPr>
          <w:p w14:paraId="7639F605" w14:textId="171C1E3C" w:rsidR="00405A52" w:rsidRPr="004C70A1" w:rsidRDefault="00405A52" w:rsidP="00405A52">
            <w:pPr>
              <w:pStyle w:val="GOSTTablenorm"/>
              <w:rPr>
                <w:ins w:id="217" w:author="Опаева Лидия Арашаевна" w:date="2025-10-15T09:58:00Z"/>
                <w:szCs w:val="22"/>
              </w:rPr>
            </w:pPr>
            <w:ins w:id="218" w:author="Опаева Лидия Арашаевна" w:date="2025-10-15T09:58:00Z">
              <w:r w:rsidRPr="00577191">
                <w:t>Бух</w:t>
              </w:r>
              <w:r>
                <w:t>галтерская справка (ф. 0504833)</w:t>
              </w:r>
            </w:ins>
          </w:p>
        </w:tc>
        <w:tc>
          <w:tcPr>
            <w:tcW w:w="729" w:type="pct"/>
          </w:tcPr>
          <w:p w14:paraId="28A00B70" w14:textId="2CC0B1F3" w:rsidR="00405A52" w:rsidRPr="004C70A1" w:rsidRDefault="00405A52" w:rsidP="00405A52">
            <w:pPr>
              <w:pStyle w:val="GOSTTablenorm"/>
              <w:rPr>
                <w:ins w:id="219" w:author="Опаева Лидия Арашаевна" w:date="2025-10-15T09:58:00Z"/>
                <w:szCs w:val="22"/>
              </w:rPr>
            </w:pPr>
            <w:ins w:id="220" w:author="Опаева Лидия Арашаевна" w:date="2025-10-15T09:58:00Z">
              <w:r>
                <w:t>ПУиО ЭБ</w:t>
              </w:r>
            </w:ins>
          </w:p>
        </w:tc>
        <w:tc>
          <w:tcPr>
            <w:tcW w:w="515" w:type="pct"/>
          </w:tcPr>
          <w:p w14:paraId="1EE397A3" w14:textId="33A332AC" w:rsidR="00405A52" w:rsidRPr="005D1F22" w:rsidRDefault="00405A52" w:rsidP="00405A52">
            <w:pPr>
              <w:pStyle w:val="GOSTTablenorm"/>
              <w:rPr>
                <w:ins w:id="221" w:author="Опаева Лидия Арашаевна" w:date="2025-10-15T09:58:00Z"/>
              </w:rPr>
            </w:pPr>
            <w:ins w:id="222" w:author="Опаева Лидия Арашаевна" w:date="2025-10-15T09:58:00Z">
              <w:r w:rsidRPr="005D1F22">
                <w:t>Том 1 п.</w:t>
              </w:r>
              <w:r w:rsidRPr="005D1F22">
                <w:fldChar w:fldCharType="begin"/>
              </w:r>
              <w:r w:rsidRPr="005D1F22">
                <w:instrText xml:space="preserve"> REF _Ref115365129 \r \h  \* MERGEFORMAT </w:instrText>
              </w:r>
            </w:ins>
            <w:ins w:id="223" w:author="Опаева Лидия Арашаевна" w:date="2025-10-15T09:58:00Z">
              <w:r w:rsidRPr="005D1F22">
                <w:fldChar w:fldCharType="separate"/>
              </w:r>
            </w:ins>
            <w:r w:rsidR="00F300A9">
              <w:t>9</w:t>
            </w:r>
            <w:ins w:id="224" w:author="Опаева Лидия Арашаевна" w:date="2025-10-15T09:58:00Z">
              <w:r w:rsidRPr="005D1F22">
                <w:fldChar w:fldCharType="end"/>
              </w:r>
              <w:r>
                <w:t xml:space="preserve"> и Том 6</w:t>
              </w:r>
            </w:ins>
          </w:p>
        </w:tc>
      </w:tr>
      <w:tr w:rsidR="00405A52" w:rsidRPr="00B9499D" w14:paraId="264D3FA1" w14:textId="77777777" w:rsidTr="00707989">
        <w:trPr>
          <w:ins w:id="225" w:author="Опаева Лидия Арашаевна" w:date="2025-10-15T09:58:00Z"/>
        </w:trPr>
        <w:tc>
          <w:tcPr>
            <w:tcW w:w="220" w:type="pct"/>
            <w:vMerge/>
          </w:tcPr>
          <w:p w14:paraId="12E3ECD8" w14:textId="77777777" w:rsidR="00405A52" w:rsidRPr="00B9499D" w:rsidRDefault="00405A52" w:rsidP="00405A52">
            <w:pPr>
              <w:rPr>
                <w:ins w:id="226" w:author="Опаева Лидия Арашаевна" w:date="2025-10-15T09:58:00Z"/>
                <w:sz w:val="22"/>
                <w:szCs w:val="22"/>
              </w:rPr>
            </w:pPr>
          </w:p>
        </w:tc>
        <w:tc>
          <w:tcPr>
            <w:tcW w:w="785" w:type="pct"/>
            <w:vMerge/>
          </w:tcPr>
          <w:p w14:paraId="4D01CB65" w14:textId="77777777" w:rsidR="00405A52" w:rsidRPr="00B9499D" w:rsidRDefault="00405A52" w:rsidP="00405A52">
            <w:pPr>
              <w:pStyle w:val="GOSTTablenorm"/>
              <w:rPr>
                <w:ins w:id="227" w:author="Опаева Лидия Арашаевна" w:date="2025-10-15T09:58:00Z"/>
                <w:lang w:val="en-US"/>
              </w:rPr>
            </w:pPr>
          </w:p>
        </w:tc>
        <w:tc>
          <w:tcPr>
            <w:tcW w:w="950" w:type="pct"/>
            <w:vMerge/>
          </w:tcPr>
          <w:p w14:paraId="58E4D2FB" w14:textId="77777777" w:rsidR="00405A52" w:rsidRPr="00B9499D" w:rsidRDefault="00405A52" w:rsidP="00405A52">
            <w:pPr>
              <w:pStyle w:val="GOSTTablenorm"/>
              <w:rPr>
                <w:ins w:id="228" w:author="Опаева Лидия Арашаевна" w:date="2025-10-15T09:58:00Z"/>
                <w:lang w:val="en-US"/>
              </w:rPr>
            </w:pPr>
          </w:p>
        </w:tc>
        <w:tc>
          <w:tcPr>
            <w:tcW w:w="988" w:type="pct"/>
          </w:tcPr>
          <w:p w14:paraId="5D7ED999" w14:textId="3DDF41E9" w:rsidR="00405A52" w:rsidRPr="00AD77C4" w:rsidRDefault="00405A52" w:rsidP="00405A52">
            <w:pPr>
              <w:pStyle w:val="GOSTTablenorm"/>
              <w:rPr>
                <w:ins w:id="229" w:author="Опаева Лидия Арашаевна" w:date="2025-10-15T09:58:00Z"/>
              </w:rPr>
            </w:pPr>
            <w:ins w:id="230" w:author="Опаева Лидия Арашаевна" w:date="2025-10-15T09:58:00Z">
              <w:r w:rsidRPr="00577191">
                <w:t>ARP_SVAP_NG_TSE</w:t>
              </w:r>
            </w:ins>
          </w:p>
        </w:tc>
        <w:tc>
          <w:tcPr>
            <w:tcW w:w="813" w:type="pct"/>
          </w:tcPr>
          <w:p w14:paraId="666EAA6E" w14:textId="38F0683A" w:rsidR="00405A52" w:rsidRPr="004C70A1" w:rsidRDefault="00405A52" w:rsidP="00405A52">
            <w:pPr>
              <w:pStyle w:val="GOSTTablenorm"/>
              <w:rPr>
                <w:ins w:id="231" w:author="Опаева Лидия Арашаевна" w:date="2025-10-15T09:58:00Z"/>
                <w:szCs w:val="22"/>
              </w:rPr>
            </w:pPr>
            <w:ins w:id="232" w:author="Опаева Лидия Арашаевна" w:date="2025-10-15T09:58:00Z">
              <w:r w:rsidRPr="00577191">
                <w:t>Бух</w:t>
              </w:r>
              <w:r>
                <w:t>галтерская справка (ф. 0504833)</w:t>
              </w:r>
            </w:ins>
          </w:p>
        </w:tc>
        <w:tc>
          <w:tcPr>
            <w:tcW w:w="729" w:type="pct"/>
          </w:tcPr>
          <w:p w14:paraId="3E8D34B9" w14:textId="79DB5814" w:rsidR="00405A52" w:rsidRPr="004C70A1" w:rsidRDefault="00405A52" w:rsidP="00405A52">
            <w:pPr>
              <w:pStyle w:val="GOSTTablenorm"/>
              <w:rPr>
                <w:ins w:id="233" w:author="Опаева Лидия Арашаевна" w:date="2025-10-15T09:58:00Z"/>
                <w:szCs w:val="22"/>
              </w:rPr>
            </w:pPr>
            <w:ins w:id="234" w:author="Опаева Лидия Арашаевна" w:date="2025-10-15T09:58:00Z">
              <w:r>
                <w:t>ПУиО ЭБ</w:t>
              </w:r>
            </w:ins>
          </w:p>
        </w:tc>
        <w:tc>
          <w:tcPr>
            <w:tcW w:w="515" w:type="pct"/>
          </w:tcPr>
          <w:p w14:paraId="4A2C7339" w14:textId="16DBCA07" w:rsidR="00405A52" w:rsidRPr="005D1F22" w:rsidRDefault="00405A52" w:rsidP="00405A52">
            <w:pPr>
              <w:pStyle w:val="GOSTTablenorm"/>
              <w:rPr>
                <w:ins w:id="235" w:author="Опаева Лидия Арашаевна" w:date="2025-10-15T09:58:00Z"/>
              </w:rPr>
            </w:pPr>
            <w:ins w:id="236" w:author="Опаева Лидия Арашаевна" w:date="2025-10-15T09:58:00Z">
              <w:r w:rsidRPr="005D1F22">
                <w:t>Том 1 п.</w:t>
              </w:r>
              <w:r w:rsidRPr="005D1F22">
                <w:fldChar w:fldCharType="begin"/>
              </w:r>
              <w:r w:rsidRPr="005D1F22">
                <w:instrText xml:space="preserve"> REF _Ref115365129 \r \h  \* MERGEFORMAT </w:instrText>
              </w:r>
            </w:ins>
            <w:ins w:id="237" w:author="Опаева Лидия Арашаевна" w:date="2025-10-15T09:58:00Z">
              <w:r w:rsidRPr="005D1F22">
                <w:fldChar w:fldCharType="separate"/>
              </w:r>
            </w:ins>
            <w:r w:rsidR="00F300A9">
              <w:t>9</w:t>
            </w:r>
            <w:ins w:id="238" w:author="Опаева Лидия Арашаевна" w:date="2025-10-15T09:58:00Z">
              <w:r w:rsidRPr="005D1F22">
                <w:fldChar w:fldCharType="end"/>
              </w:r>
              <w:r>
                <w:t xml:space="preserve"> и Том 6</w:t>
              </w:r>
            </w:ins>
          </w:p>
        </w:tc>
      </w:tr>
      <w:tr w:rsidR="006A31CF" w:rsidRPr="00B9499D" w14:paraId="7C4B5F40" w14:textId="77777777" w:rsidTr="00707989">
        <w:tc>
          <w:tcPr>
            <w:tcW w:w="220" w:type="pct"/>
            <w:vMerge/>
          </w:tcPr>
          <w:p w14:paraId="645214ED" w14:textId="77777777" w:rsidR="006A31CF" w:rsidRPr="00B9499D" w:rsidRDefault="006A31CF" w:rsidP="006A31CF">
            <w:pPr>
              <w:rPr>
                <w:sz w:val="22"/>
                <w:szCs w:val="22"/>
              </w:rPr>
            </w:pPr>
          </w:p>
        </w:tc>
        <w:tc>
          <w:tcPr>
            <w:tcW w:w="785" w:type="pct"/>
            <w:vMerge/>
          </w:tcPr>
          <w:p w14:paraId="3BF9BC50" w14:textId="77777777" w:rsidR="006A31CF" w:rsidRPr="00B9499D" w:rsidRDefault="006A31CF" w:rsidP="006A31CF">
            <w:pPr>
              <w:pStyle w:val="GOSTTablenorm"/>
              <w:rPr>
                <w:lang w:val="en-US"/>
              </w:rPr>
            </w:pPr>
          </w:p>
        </w:tc>
        <w:tc>
          <w:tcPr>
            <w:tcW w:w="950" w:type="pct"/>
            <w:vMerge/>
          </w:tcPr>
          <w:p w14:paraId="76BA1855" w14:textId="77777777" w:rsidR="006A31CF" w:rsidRPr="00B9499D" w:rsidRDefault="006A31CF" w:rsidP="006A31CF">
            <w:pPr>
              <w:pStyle w:val="GOSTTablenorm"/>
              <w:rPr>
                <w:lang w:val="en-US"/>
              </w:rPr>
            </w:pPr>
          </w:p>
        </w:tc>
        <w:tc>
          <w:tcPr>
            <w:tcW w:w="988" w:type="pct"/>
          </w:tcPr>
          <w:p w14:paraId="5C447BD3" w14:textId="4AC416AF" w:rsidR="006A31CF" w:rsidRPr="005D1F22" w:rsidRDefault="006A31CF" w:rsidP="006A31CF">
            <w:pPr>
              <w:pStyle w:val="GOSTTablenorm"/>
              <w:rPr>
                <w:szCs w:val="22"/>
              </w:rPr>
            </w:pPr>
            <w:r w:rsidRPr="005D1F22">
              <w:t>ARP_SVAP_NG_FB</w:t>
            </w:r>
          </w:p>
        </w:tc>
        <w:tc>
          <w:tcPr>
            <w:tcW w:w="813" w:type="pct"/>
          </w:tcPr>
          <w:p w14:paraId="4A4F2CBC" w14:textId="5FA71289" w:rsidR="006A31CF" w:rsidRPr="005D1F22" w:rsidRDefault="006A31CF" w:rsidP="006A31CF">
            <w:pPr>
              <w:pStyle w:val="GOSTTablenorm"/>
              <w:rPr>
                <w:szCs w:val="22"/>
              </w:rPr>
            </w:pPr>
            <w:r w:rsidRPr="005D1F22">
              <w:t>Бухгалтерская справка (ф. 0504833)</w:t>
            </w:r>
          </w:p>
        </w:tc>
        <w:tc>
          <w:tcPr>
            <w:tcW w:w="729" w:type="pct"/>
          </w:tcPr>
          <w:p w14:paraId="5A741564" w14:textId="277EFF3E" w:rsidR="006A31CF" w:rsidRPr="005D1F22" w:rsidRDefault="006A31CF" w:rsidP="006A31CF">
            <w:pPr>
              <w:pStyle w:val="GOSTTablenorm"/>
              <w:rPr>
                <w:szCs w:val="22"/>
              </w:rPr>
            </w:pPr>
            <w:r w:rsidRPr="005D1F22">
              <w:t>ПУиО ЭБ</w:t>
            </w:r>
          </w:p>
        </w:tc>
        <w:tc>
          <w:tcPr>
            <w:tcW w:w="515" w:type="pct"/>
          </w:tcPr>
          <w:p w14:paraId="32658927" w14:textId="4E12AF76" w:rsidR="006A31CF" w:rsidRPr="005D1F22" w:rsidRDefault="006A31CF" w:rsidP="006A31CF">
            <w:pPr>
              <w:pStyle w:val="GOSTTablenorm"/>
            </w:pPr>
            <w:r w:rsidRPr="005D1F22">
              <w:t>Том 1 п.9 и Том 4</w:t>
            </w:r>
          </w:p>
        </w:tc>
      </w:tr>
      <w:tr w:rsidR="005C10E3" w:rsidRPr="00B9499D" w14:paraId="36952CC4" w14:textId="77777777" w:rsidTr="00707989">
        <w:tc>
          <w:tcPr>
            <w:tcW w:w="220" w:type="pct"/>
            <w:vMerge/>
          </w:tcPr>
          <w:p w14:paraId="7E9441AA" w14:textId="77777777" w:rsidR="005C10E3" w:rsidRPr="00B9499D" w:rsidRDefault="005C10E3" w:rsidP="005C10E3">
            <w:pPr>
              <w:rPr>
                <w:sz w:val="22"/>
                <w:szCs w:val="22"/>
              </w:rPr>
            </w:pPr>
          </w:p>
        </w:tc>
        <w:tc>
          <w:tcPr>
            <w:tcW w:w="785" w:type="pct"/>
            <w:vMerge/>
          </w:tcPr>
          <w:p w14:paraId="18A80AF9" w14:textId="77777777" w:rsidR="005C10E3" w:rsidRPr="00B9499D" w:rsidRDefault="005C10E3" w:rsidP="005C10E3">
            <w:pPr>
              <w:pStyle w:val="GOSTTablenorm"/>
              <w:rPr>
                <w:lang w:val="en-US"/>
              </w:rPr>
            </w:pPr>
          </w:p>
        </w:tc>
        <w:tc>
          <w:tcPr>
            <w:tcW w:w="950" w:type="pct"/>
            <w:vMerge/>
          </w:tcPr>
          <w:p w14:paraId="01B9C1CF" w14:textId="77777777" w:rsidR="005C10E3" w:rsidRPr="00B9499D" w:rsidRDefault="005C10E3" w:rsidP="005C10E3">
            <w:pPr>
              <w:pStyle w:val="GOSTTablenorm"/>
              <w:rPr>
                <w:lang w:val="en-US"/>
              </w:rPr>
            </w:pPr>
          </w:p>
        </w:tc>
        <w:tc>
          <w:tcPr>
            <w:tcW w:w="988" w:type="pct"/>
          </w:tcPr>
          <w:p w14:paraId="4E4CE363" w14:textId="01AD9621" w:rsidR="005C10E3" w:rsidRPr="005D1F22" w:rsidRDefault="005C10E3" w:rsidP="005C10E3">
            <w:pPr>
              <w:pStyle w:val="GOSTTablenorm"/>
              <w:rPr>
                <w:szCs w:val="22"/>
              </w:rPr>
            </w:pPr>
            <w:r w:rsidRPr="005D1F22">
              <w:t>MSC_ApplCashFlow_PBS</w:t>
            </w:r>
          </w:p>
        </w:tc>
        <w:tc>
          <w:tcPr>
            <w:tcW w:w="813" w:type="pct"/>
          </w:tcPr>
          <w:p w14:paraId="76BC27DA" w14:textId="536FE9C3" w:rsidR="005C10E3" w:rsidRPr="005D1F22" w:rsidRDefault="005C10E3" w:rsidP="005C10E3">
            <w:pPr>
              <w:pStyle w:val="GOSTTablenorm"/>
              <w:rPr>
                <w:szCs w:val="22"/>
              </w:rPr>
            </w:pPr>
            <w:r w:rsidRPr="005D1F22">
              <w:t>Заявка на кассовый расход (ф. 0531801)</w:t>
            </w:r>
          </w:p>
        </w:tc>
        <w:tc>
          <w:tcPr>
            <w:tcW w:w="729" w:type="pct"/>
          </w:tcPr>
          <w:p w14:paraId="2B51D3B4" w14:textId="0767B9A1" w:rsidR="005C10E3" w:rsidRPr="005D1F22" w:rsidRDefault="005C10E3" w:rsidP="005C10E3">
            <w:pPr>
              <w:pStyle w:val="GOSTTablenorm"/>
              <w:rPr>
                <w:szCs w:val="22"/>
              </w:rPr>
            </w:pPr>
            <w:r w:rsidRPr="005D1F22">
              <w:t>ПУР 03 ЭБ</w:t>
            </w:r>
          </w:p>
        </w:tc>
        <w:tc>
          <w:tcPr>
            <w:tcW w:w="515" w:type="pct"/>
          </w:tcPr>
          <w:p w14:paraId="7D335D74" w14:textId="64DDE745"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5D687FC3" w14:textId="77777777" w:rsidTr="00707989">
        <w:tc>
          <w:tcPr>
            <w:tcW w:w="220" w:type="pct"/>
            <w:vMerge/>
          </w:tcPr>
          <w:p w14:paraId="3AB6FA10" w14:textId="77777777" w:rsidR="005C10E3" w:rsidRPr="00B9499D" w:rsidRDefault="005C10E3" w:rsidP="005C10E3">
            <w:pPr>
              <w:rPr>
                <w:sz w:val="22"/>
                <w:szCs w:val="22"/>
              </w:rPr>
            </w:pPr>
          </w:p>
        </w:tc>
        <w:tc>
          <w:tcPr>
            <w:tcW w:w="785" w:type="pct"/>
            <w:vMerge/>
          </w:tcPr>
          <w:p w14:paraId="18A4188C" w14:textId="77777777" w:rsidR="005C10E3" w:rsidRPr="00B9499D" w:rsidRDefault="005C10E3" w:rsidP="005C10E3">
            <w:pPr>
              <w:pStyle w:val="GOSTTablenorm"/>
              <w:rPr>
                <w:lang w:val="en-US"/>
              </w:rPr>
            </w:pPr>
          </w:p>
        </w:tc>
        <w:tc>
          <w:tcPr>
            <w:tcW w:w="950" w:type="pct"/>
            <w:vMerge/>
          </w:tcPr>
          <w:p w14:paraId="6A4E7971" w14:textId="77777777" w:rsidR="005C10E3" w:rsidRPr="00B9499D" w:rsidRDefault="005C10E3" w:rsidP="005C10E3">
            <w:pPr>
              <w:pStyle w:val="GOSTTablenorm"/>
              <w:rPr>
                <w:lang w:val="en-US"/>
              </w:rPr>
            </w:pPr>
          </w:p>
        </w:tc>
        <w:tc>
          <w:tcPr>
            <w:tcW w:w="988" w:type="pct"/>
          </w:tcPr>
          <w:p w14:paraId="5F95C1EF" w14:textId="5D3BB88F" w:rsidR="005C10E3" w:rsidRPr="005D1F22" w:rsidRDefault="005C10E3" w:rsidP="005C10E3">
            <w:pPr>
              <w:pStyle w:val="GOSTTablenorm"/>
              <w:rPr>
                <w:szCs w:val="22"/>
              </w:rPr>
            </w:pPr>
            <w:r w:rsidRPr="005D1F22">
              <w:t>MSC_ApplRefund_PBS</w:t>
            </w:r>
          </w:p>
        </w:tc>
        <w:tc>
          <w:tcPr>
            <w:tcW w:w="813" w:type="pct"/>
          </w:tcPr>
          <w:p w14:paraId="0F3DDE85" w14:textId="57242BA0" w:rsidR="005C10E3" w:rsidRPr="005D1F22" w:rsidRDefault="005C10E3" w:rsidP="005C10E3">
            <w:pPr>
              <w:pStyle w:val="GOSTTablenorm"/>
              <w:rPr>
                <w:szCs w:val="22"/>
              </w:rPr>
            </w:pPr>
            <w:r w:rsidRPr="005D1F22">
              <w:t>Заявка на возврат (ф. 0531803)</w:t>
            </w:r>
          </w:p>
        </w:tc>
        <w:tc>
          <w:tcPr>
            <w:tcW w:w="729" w:type="pct"/>
          </w:tcPr>
          <w:p w14:paraId="538E4EFC" w14:textId="21AA85A0" w:rsidR="005C10E3" w:rsidRPr="005D1F22" w:rsidRDefault="005C10E3" w:rsidP="005C10E3">
            <w:pPr>
              <w:pStyle w:val="GOSTTablenorm"/>
              <w:rPr>
                <w:szCs w:val="22"/>
              </w:rPr>
            </w:pPr>
            <w:r w:rsidRPr="005D1F22">
              <w:t>ПУР 03 ЭБ</w:t>
            </w:r>
          </w:p>
        </w:tc>
        <w:tc>
          <w:tcPr>
            <w:tcW w:w="515" w:type="pct"/>
          </w:tcPr>
          <w:p w14:paraId="1578FC01" w14:textId="3FB2DC41"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2A8EEE1D" w14:textId="77777777" w:rsidTr="00707989">
        <w:tc>
          <w:tcPr>
            <w:tcW w:w="220" w:type="pct"/>
            <w:vMerge/>
          </w:tcPr>
          <w:p w14:paraId="50E515FE" w14:textId="77777777" w:rsidR="005C10E3" w:rsidRPr="00B9499D" w:rsidRDefault="005C10E3" w:rsidP="005C10E3">
            <w:pPr>
              <w:rPr>
                <w:sz w:val="22"/>
                <w:szCs w:val="22"/>
              </w:rPr>
            </w:pPr>
          </w:p>
        </w:tc>
        <w:tc>
          <w:tcPr>
            <w:tcW w:w="785" w:type="pct"/>
            <w:vMerge/>
          </w:tcPr>
          <w:p w14:paraId="7F89A316" w14:textId="77777777" w:rsidR="005C10E3" w:rsidRPr="00B9499D" w:rsidRDefault="005C10E3" w:rsidP="005C10E3">
            <w:pPr>
              <w:pStyle w:val="GOSTTablenorm"/>
              <w:rPr>
                <w:lang w:val="en-US"/>
              </w:rPr>
            </w:pPr>
          </w:p>
        </w:tc>
        <w:tc>
          <w:tcPr>
            <w:tcW w:w="950" w:type="pct"/>
            <w:vMerge/>
          </w:tcPr>
          <w:p w14:paraId="5E427FD2" w14:textId="77777777" w:rsidR="005C10E3" w:rsidRPr="00B9499D" w:rsidRDefault="005C10E3" w:rsidP="005C10E3">
            <w:pPr>
              <w:pStyle w:val="GOSTTablenorm"/>
              <w:rPr>
                <w:lang w:val="en-US"/>
              </w:rPr>
            </w:pPr>
          </w:p>
        </w:tc>
        <w:tc>
          <w:tcPr>
            <w:tcW w:w="988" w:type="pct"/>
          </w:tcPr>
          <w:p w14:paraId="382E8CCE" w14:textId="5FFF2B34" w:rsidR="005C10E3" w:rsidRPr="005D1F22" w:rsidRDefault="005C10E3" w:rsidP="005C10E3">
            <w:pPr>
              <w:pStyle w:val="GOSTTablenorm"/>
              <w:rPr>
                <w:szCs w:val="22"/>
              </w:rPr>
            </w:pPr>
            <w:r w:rsidRPr="005D1F22">
              <w:t>MSC_ApplCashFShrt_PBS</w:t>
            </w:r>
          </w:p>
        </w:tc>
        <w:tc>
          <w:tcPr>
            <w:tcW w:w="813" w:type="pct"/>
          </w:tcPr>
          <w:p w14:paraId="6CDC9BCA" w14:textId="3B059C71" w:rsidR="005C10E3" w:rsidRPr="005D1F22" w:rsidRDefault="005C10E3" w:rsidP="005C10E3">
            <w:pPr>
              <w:pStyle w:val="GOSTTablenorm"/>
              <w:rPr>
                <w:szCs w:val="22"/>
              </w:rPr>
            </w:pPr>
            <w:r w:rsidRPr="005D1F22">
              <w:t>Заявка на кассовый расход (сокращенная) (ф. 0531851)</w:t>
            </w:r>
          </w:p>
        </w:tc>
        <w:tc>
          <w:tcPr>
            <w:tcW w:w="729" w:type="pct"/>
          </w:tcPr>
          <w:p w14:paraId="6651963B" w14:textId="614F6D78" w:rsidR="005C10E3" w:rsidRPr="005D1F22" w:rsidRDefault="005C10E3" w:rsidP="005C10E3">
            <w:pPr>
              <w:pStyle w:val="GOSTTablenorm"/>
              <w:rPr>
                <w:szCs w:val="22"/>
              </w:rPr>
            </w:pPr>
            <w:r w:rsidRPr="005D1F22">
              <w:t>ПУР 03 ЭБ</w:t>
            </w:r>
          </w:p>
        </w:tc>
        <w:tc>
          <w:tcPr>
            <w:tcW w:w="515" w:type="pct"/>
          </w:tcPr>
          <w:p w14:paraId="62FD4D64" w14:textId="4A307ACA"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00A36538" w14:textId="77777777" w:rsidTr="00707989">
        <w:tc>
          <w:tcPr>
            <w:tcW w:w="220" w:type="pct"/>
            <w:vMerge/>
          </w:tcPr>
          <w:p w14:paraId="3D09AEC6" w14:textId="77777777" w:rsidR="005C10E3" w:rsidRPr="00B9499D" w:rsidRDefault="005C10E3" w:rsidP="005C10E3">
            <w:pPr>
              <w:rPr>
                <w:sz w:val="22"/>
                <w:szCs w:val="22"/>
              </w:rPr>
            </w:pPr>
          </w:p>
        </w:tc>
        <w:tc>
          <w:tcPr>
            <w:tcW w:w="785" w:type="pct"/>
            <w:vMerge/>
          </w:tcPr>
          <w:p w14:paraId="3782B746" w14:textId="77777777" w:rsidR="005C10E3" w:rsidRPr="00B9499D" w:rsidRDefault="005C10E3" w:rsidP="005C10E3">
            <w:pPr>
              <w:pStyle w:val="GOSTTablenorm"/>
              <w:rPr>
                <w:lang w:val="en-US"/>
              </w:rPr>
            </w:pPr>
          </w:p>
        </w:tc>
        <w:tc>
          <w:tcPr>
            <w:tcW w:w="950" w:type="pct"/>
            <w:vMerge/>
          </w:tcPr>
          <w:p w14:paraId="2CBDCE00" w14:textId="77777777" w:rsidR="005C10E3" w:rsidRPr="00B9499D" w:rsidRDefault="005C10E3" w:rsidP="005C10E3">
            <w:pPr>
              <w:pStyle w:val="GOSTTablenorm"/>
              <w:rPr>
                <w:lang w:val="en-US"/>
              </w:rPr>
            </w:pPr>
          </w:p>
        </w:tc>
        <w:tc>
          <w:tcPr>
            <w:tcW w:w="988" w:type="pct"/>
          </w:tcPr>
          <w:p w14:paraId="08949A1D" w14:textId="3197CF8C" w:rsidR="005C10E3" w:rsidRPr="005D1F22" w:rsidRDefault="005C10E3" w:rsidP="005C10E3">
            <w:pPr>
              <w:pStyle w:val="GOSTTablenorm"/>
              <w:rPr>
                <w:szCs w:val="22"/>
              </w:rPr>
            </w:pPr>
            <w:r w:rsidRPr="005D1F22">
              <w:t>MSC_SumApplCashFTax_PBS</w:t>
            </w:r>
          </w:p>
        </w:tc>
        <w:tc>
          <w:tcPr>
            <w:tcW w:w="813" w:type="pct"/>
          </w:tcPr>
          <w:p w14:paraId="47E90248" w14:textId="7C16AA4F" w:rsidR="005C10E3" w:rsidRPr="005D1F22" w:rsidRDefault="005C10E3" w:rsidP="005C10E3">
            <w:pPr>
              <w:pStyle w:val="GOSTTablenorm"/>
              <w:rPr>
                <w:szCs w:val="22"/>
              </w:rPr>
            </w:pPr>
            <w:r w:rsidRPr="005D1F22">
              <w:t>Сводная заявка на кассовый расход (ф. 0531860)</w:t>
            </w:r>
          </w:p>
        </w:tc>
        <w:tc>
          <w:tcPr>
            <w:tcW w:w="729" w:type="pct"/>
          </w:tcPr>
          <w:p w14:paraId="51096364" w14:textId="38D98DB8" w:rsidR="005C10E3" w:rsidRPr="005D1F22" w:rsidRDefault="005C10E3" w:rsidP="005C10E3">
            <w:pPr>
              <w:pStyle w:val="GOSTTablenorm"/>
              <w:rPr>
                <w:szCs w:val="22"/>
              </w:rPr>
            </w:pPr>
            <w:r w:rsidRPr="005D1F22">
              <w:t>ПУР 03 ЭБ</w:t>
            </w:r>
          </w:p>
        </w:tc>
        <w:tc>
          <w:tcPr>
            <w:tcW w:w="515" w:type="pct"/>
          </w:tcPr>
          <w:p w14:paraId="7036C7FF" w14:textId="40E386E0"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4D8A2EE6" w14:textId="77777777" w:rsidTr="00707989">
        <w:tc>
          <w:tcPr>
            <w:tcW w:w="220" w:type="pct"/>
            <w:vMerge/>
          </w:tcPr>
          <w:p w14:paraId="0810EDE1" w14:textId="77777777" w:rsidR="005C10E3" w:rsidRPr="00B9499D" w:rsidRDefault="005C10E3" w:rsidP="005C10E3">
            <w:pPr>
              <w:rPr>
                <w:sz w:val="22"/>
                <w:szCs w:val="22"/>
              </w:rPr>
            </w:pPr>
          </w:p>
        </w:tc>
        <w:tc>
          <w:tcPr>
            <w:tcW w:w="785" w:type="pct"/>
            <w:vMerge/>
          </w:tcPr>
          <w:p w14:paraId="0C828AA9" w14:textId="77777777" w:rsidR="005C10E3" w:rsidRPr="00B9499D" w:rsidRDefault="005C10E3" w:rsidP="005C10E3">
            <w:pPr>
              <w:pStyle w:val="GOSTTablenorm"/>
              <w:rPr>
                <w:lang w:val="en-US"/>
              </w:rPr>
            </w:pPr>
          </w:p>
        </w:tc>
        <w:tc>
          <w:tcPr>
            <w:tcW w:w="950" w:type="pct"/>
            <w:vMerge/>
          </w:tcPr>
          <w:p w14:paraId="070E3889" w14:textId="77777777" w:rsidR="005C10E3" w:rsidRPr="00B9499D" w:rsidRDefault="005C10E3" w:rsidP="005C10E3">
            <w:pPr>
              <w:pStyle w:val="GOSTTablenorm"/>
              <w:rPr>
                <w:lang w:val="en-US"/>
              </w:rPr>
            </w:pPr>
          </w:p>
        </w:tc>
        <w:tc>
          <w:tcPr>
            <w:tcW w:w="988" w:type="pct"/>
          </w:tcPr>
          <w:p w14:paraId="479B89A8" w14:textId="3991697B" w:rsidR="005C10E3" w:rsidRPr="005D1F22" w:rsidRDefault="005C10E3" w:rsidP="005C10E3">
            <w:pPr>
              <w:pStyle w:val="GOSTTablenorm"/>
              <w:rPr>
                <w:szCs w:val="22"/>
              </w:rPr>
            </w:pPr>
            <w:r w:rsidRPr="005D1F22">
              <w:t>MSC_ApplCash_PBS</w:t>
            </w:r>
          </w:p>
        </w:tc>
        <w:tc>
          <w:tcPr>
            <w:tcW w:w="813" w:type="pct"/>
          </w:tcPr>
          <w:p w14:paraId="34FCBA1D" w14:textId="1A886535" w:rsidR="005C10E3" w:rsidRPr="005D1F22" w:rsidRDefault="005C10E3" w:rsidP="005C10E3">
            <w:pPr>
              <w:pStyle w:val="GOSTTablenorm"/>
              <w:rPr>
                <w:szCs w:val="22"/>
              </w:rPr>
            </w:pPr>
            <w:r w:rsidRPr="005D1F22">
              <w:t>Заявка на получение наличных денег</w:t>
            </w:r>
          </w:p>
        </w:tc>
        <w:tc>
          <w:tcPr>
            <w:tcW w:w="729" w:type="pct"/>
          </w:tcPr>
          <w:p w14:paraId="5E7CBA55" w14:textId="7D9F6DB4" w:rsidR="005C10E3" w:rsidRPr="005D1F22" w:rsidRDefault="005C10E3" w:rsidP="005C10E3">
            <w:pPr>
              <w:pStyle w:val="GOSTTablenorm"/>
              <w:rPr>
                <w:szCs w:val="22"/>
              </w:rPr>
            </w:pPr>
            <w:r w:rsidRPr="005D1F22">
              <w:t>ПУР 03 ЭБ</w:t>
            </w:r>
          </w:p>
        </w:tc>
        <w:tc>
          <w:tcPr>
            <w:tcW w:w="515" w:type="pct"/>
          </w:tcPr>
          <w:p w14:paraId="720539E0" w14:textId="73BA2400"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4DDD9FA8" w14:textId="77777777" w:rsidTr="00707989">
        <w:tc>
          <w:tcPr>
            <w:tcW w:w="220" w:type="pct"/>
            <w:vMerge/>
          </w:tcPr>
          <w:p w14:paraId="0B660C51" w14:textId="77777777" w:rsidR="005C10E3" w:rsidRPr="00B9499D" w:rsidRDefault="005C10E3" w:rsidP="005C10E3">
            <w:pPr>
              <w:rPr>
                <w:sz w:val="22"/>
                <w:szCs w:val="22"/>
              </w:rPr>
            </w:pPr>
          </w:p>
        </w:tc>
        <w:tc>
          <w:tcPr>
            <w:tcW w:w="785" w:type="pct"/>
            <w:vMerge/>
          </w:tcPr>
          <w:p w14:paraId="64F32A82" w14:textId="77777777" w:rsidR="005C10E3" w:rsidRPr="00B9499D" w:rsidRDefault="005C10E3" w:rsidP="005C10E3">
            <w:pPr>
              <w:pStyle w:val="GOSTTablenorm"/>
              <w:rPr>
                <w:lang w:val="en-US"/>
              </w:rPr>
            </w:pPr>
          </w:p>
        </w:tc>
        <w:tc>
          <w:tcPr>
            <w:tcW w:w="950" w:type="pct"/>
            <w:vMerge/>
          </w:tcPr>
          <w:p w14:paraId="5FB2A813" w14:textId="77777777" w:rsidR="005C10E3" w:rsidRPr="00B9499D" w:rsidRDefault="005C10E3" w:rsidP="005C10E3">
            <w:pPr>
              <w:pStyle w:val="GOSTTablenorm"/>
              <w:rPr>
                <w:lang w:val="en-US"/>
              </w:rPr>
            </w:pPr>
          </w:p>
        </w:tc>
        <w:tc>
          <w:tcPr>
            <w:tcW w:w="988" w:type="pct"/>
          </w:tcPr>
          <w:p w14:paraId="63E6BB7D" w14:textId="67104C6E" w:rsidR="005C10E3" w:rsidRPr="005D1F22" w:rsidRDefault="005C10E3" w:rsidP="005C10E3">
            <w:pPr>
              <w:pStyle w:val="GOSTTablenorm"/>
              <w:rPr>
                <w:szCs w:val="22"/>
              </w:rPr>
            </w:pPr>
            <w:r w:rsidRPr="005D1F22">
              <w:t>MSC_ApplFundsCard_PBS</w:t>
            </w:r>
          </w:p>
        </w:tc>
        <w:tc>
          <w:tcPr>
            <w:tcW w:w="813" w:type="pct"/>
          </w:tcPr>
          <w:p w14:paraId="25B39B67" w14:textId="7751056E" w:rsidR="005C10E3" w:rsidRPr="005D1F22" w:rsidRDefault="005C10E3" w:rsidP="005C10E3">
            <w:pPr>
              <w:pStyle w:val="GOSTTablenorm"/>
              <w:rPr>
                <w:szCs w:val="22"/>
              </w:rPr>
            </w:pPr>
            <w:r w:rsidRPr="005D1F22">
              <w:t>Заявка на получение денежных средств, перечисляемых на карту (ф. 0531243)</w:t>
            </w:r>
          </w:p>
        </w:tc>
        <w:tc>
          <w:tcPr>
            <w:tcW w:w="729" w:type="pct"/>
          </w:tcPr>
          <w:p w14:paraId="765D94F5" w14:textId="7A4A3542" w:rsidR="005C10E3" w:rsidRPr="005D1F22" w:rsidRDefault="005C10E3" w:rsidP="005C10E3">
            <w:pPr>
              <w:pStyle w:val="GOSTTablenorm"/>
              <w:rPr>
                <w:szCs w:val="22"/>
              </w:rPr>
            </w:pPr>
            <w:r w:rsidRPr="005D1F22">
              <w:t>ПУР 03 ЭБ</w:t>
            </w:r>
          </w:p>
        </w:tc>
        <w:tc>
          <w:tcPr>
            <w:tcW w:w="515" w:type="pct"/>
          </w:tcPr>
          <w:p w14:paraId="7F287356" w14:textId="47041207"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20B2A5D2" w14:textId="77777777" w:rsidTr="00707989">
        <w:tc>
          <w:tcPr>
            <w:tcW w:w="220" w:type="pct"/>
            <w:vMerge/>
          </w:tcPr>
          <w:p w14:paraId="14FE0B14" w14:textId="77777777" w:rsidR="005C10E3" w:rsidRPr="00B9499D" w:rsidRDefault="005C10E3" w:rsidP="005C10E3">
            <w:pPr>
              <w:rPr>
                <w:sz w:val="22"/>
                <w:szCs w:val="22"/>
              </w:rPr>
            </w:pPr>
          </w:p>
        </w:tc>
        <w:tc>
          <w:tcPr>
            <w:tcW w:w="785" w:type="pct"/>
            <w:vMerge/>
          </w:tcPr>
          <w:p w14:paraId="70FBCA9D" w14:textId="77777777" w:rsidR="005C10E3" w:rsidRPr="00B9499D" w:rsidRDefault="005C10E3" w:rsidP="005C10E3">
            <w:pPr>
              <w:pStyle w:val="GOSTTablenorm"/>
              <w:rPr>
                <w:lang w:val="en-US"/>
              </w:rPr>
            </w:pPr>
          </w:p>
        </w:tc>
        <w:tc>
          <w:tcPr>
            <w:tcW w:w="950" w:type="pct"/>
            <w:vMerge/>
          </w:tcPr>
          <w:p w14:paraId="0698ECC3" w14:textId="77777777" w:rsidR="005C10E3" w:rsidRPr="00B9499D" w:rsidRDefault="005C10E3" w:rsidP="005C10E3">
            <w:pPr>
              <w:pStyle w:val="GOSTTablenorm"/>
              <w:rPr>
                <w:lang w:val="en-US"/>
              </w:rPr>
            </w:pPr>
          </w:p>
        </w:tc>
        <w:tc>
          <w:tcPr>
            <w:tcW w:w="988" w:type="pct"/>
          </w:tcPr>
          <w:p w14:paraId="33BFB4E8" w14:textId="49666399" w:rsidR="005C10E3" w:rsidRPr="005D1F22" w:rsidRDefault="005C10E3" w:rsidP="005C10E3">
            <w:pPr>
              <w:pStyle w:val="GOSTTablenorm"/>
              <w:rPr>
                <w:szCs w:val="22"/>
              </w:rPr>
            </w:pPr>
            <w:r w:rsidRPr="005D1F22">
              <w:t>MSC_PAYM_ORDER_PBS</w:t>
            </w:r>
          </w:p>
        </w:tc>
        <w:tc>
          <w:tcPr>
            <w:tcW w:w="813" w:type="pct"/>
          </w:tcPr>
          <w:p w14:paraId="5C8BE75F" w14:textId="7807C3AA" w:rsidR="005C10E3" w:rsidRPr="005D1F22" w:rsidRDefault="005C10E3" w:rsidP="005C10E3">
            <w:pPr>
              <w:pStyle w:val="GOSTTablenorm"/>
              <w:rPr>
                <w:szCs w:val="22"/>
              </w:rPr>
            </w:pPr>
            <w:r w:rsidRPr="005D1F22">
              <w:t>Расчетный документ</w:t>
            </w:r>
          </w:p>
        </w:tc>
        <w:tc>
          <w:tcPr>
            <w:tcW w:w="729" w:type="pct"/>
          </w:tcPr>
          <w:p w14:paraId="7E37FF19" w14:textId="5CEA3DDA" w:rsidR="005C10E3" w:rsidRPr="005D1F22" w:rsidRDefault="005C10E3" w:rsidP="005C10E3">
            <w:pPr>
              <w:pStyle w:val="GOSTTablenorm"/>
              <w:rPr>
                <w:szCs w:val="22"/>
              </w:rPr>
            </w:pPr>
            <w:r w:rsidRPr="005D1F22">
              <w:t>ПУР 03 ЭБ</w:t>
            </w:r>
          </w:p>
        </w:tc>
        <w:tc>
          <w:tcPr>
            <w:tcW w:w="515" w:type="pct"/>
          </w:tcPr>
          <w:p w14:paraId="45426F3F" w14:textId="203329DC"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49B6F331" w14:textId="77777777" w:rsidTr="00707989">
        <w:tc>
          <w:tcPr>
            <w:tcW w:w="220" w:type="pct"/>
            <w:vMerge/>
          </w:tcPr>
          <w:p w14:paraId="48A4FE17" w14:textId="77777777" w:rsidR="005C10E3" w:rsidRPr="00B9499D" w:rsidRDefault="005C10E3" w:rsidP="005C10E3">
            <w:pPr>
              <w:rPr>
                <w:sz w:val="22"/>
                <w:szCs w:val="22"/>
              </w:rPr>
            </w:pPr>
          </w:p>
        </w:tc>
        <w:tc>
          <w:tcPr>
            <w:tcW w:w="785" w:type="pct"/>
            <w:vMerge/>
          </w:tcPr>
          <w:p w14:paraId="7CB488D3" w14:textId="77777777" w:rsidR="005C10E3" w:rsidRPr="00B9499D" w:rsidRDefault="005C10E3" w:rsidP="005C10E3">
            <w:pPr>
              <w:pStyle w:val="GOSTTablenorm"/>
              <w:rPr>
                <w:lang w:val="en-US"/>
              </w:rPr>
            </w:pPr>
          </w:p>
        </w:tc>
        <w:tc>
          <w:tcPr>
            <w:tcW w:w="950" w:type="pct"/>
            <w:vMerge/>
          </w:tcPr>
          <w:p w14:paraId="34F20A01" w14:textId="77777777" w:rsidR="005C10E3" w:rsidRPr="00B9499D" w:rsidRDefault="005C10E3" w:rsidP="005C10E3">
            <w:pPr>
              <w:pStyle w:val="GOSTTablenorm"/>
              <w:rPr>
                <w:lang w:val="en-US"/>
              </w:rPr>
            </w:pPr>
          </w:p>
        </w:tc>
        <w:tc>
          <w:tcPr>
            <w:tcW w:w="988" w:type="pct"/>
          </w:tcPr>
          <w:p w14:paraId="44768BE0" w14:textId="6C185F10" w:rsidR="005C10E3" w:rsidRPr="005D1F22" w:rsidRDefault="005C10E3" w:rsidP="005C10E3">
            <w:pPr>
              <w:pStyle w:val="GOSTTablenorm"/>
            </w:pPr>
            <w:r w:rsidRPr="005D1F22">
              <w:t>PUDS_VAL</w:t>
            </w:r>
          </w:p>
        </w:tc>
        <w:tc>
          <w:tcPr>
            <w:tcW w:w="813" w:type="pct"/>
          </w:tcPr>
          <w:p w14:paraId="12E0DD1B" w14:textId="5E0A007B" w:rsidR="005C10E3" w:rsidRPr="005D1F22" w:rsidRDefault="005C10E3" w:rsidP="005C10E3">
            <w:pPr>
              <w:pStyle w:val="GOSTTablenorm"/>
            </w:pPr>
            <w:r w:rsidRPr="005D1F22">
              <w:t>Расчетный документ по платежам в иностранной валюте</w:t>
            </w:r>
          </w:p>
        </w:tc>
        <w:tc>
          <w:tcPr>
            <w:tcW w:w="729" w:type="pct"/>
          </w:tcPr>
          <w:p w14:paraId="578F0849" w14:textId="7C4B4716" w:rsidR="005C10E3" w:rsidRPr="005D1F22" w:rsidRDefault="005C10E3" w:rsidP="005C10E3">
            <w:pPr>
              <w:pStyle w:val="GOSTTablenorm"/>
            </w:pPr>
            <w:r w:rsidRPr="005D1F22">
              <w:t>ПУДС ЭБ</w:t>
            </w:r>
          </w:p>
        </w:tc>
        <w:tc>
          <w:tcPr>
            <w:tcW w:w="515" w:type="pct"/>
          </w:tcPr>
          <w:p w14:paraId="253DAA31" w14:textId="2E0F714C"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39A6AF9C" w14:textId="77777777" w:rsidTr="00707989">
        <w:tc>
          <w:tcPr>
            <w:tcW w:w="220" w:type="pct"/>
            <w:vMerge/>
          </w:tcPr>
          <w:p w14:paraId="25932BDA" w14:textId="77777777" w:rsidR="005C10E3" w:rsidRPr="00B9499D" w:rsidRDefault="005C10E3" w:rsidP="005C10E3">
            <w:pPr>
              <w:rPr>
                <w:sz w:val="22"/>
                <w:szCs w:val="22"/>
              </w:rPr>
            </w:pPr>
          </w:p>
        </w:tc>
        <w:tc>
          <w:tcPr>
            <w:tcW w:w="785" w:type="pct"/>
            <w:vMerge/>
          </w:tcPr>
          <w:p w14:paraId="1A060E15" w14:textId="77777777" w:rsidR="005C10E3" w:rsidRPr="00B9499D" w:rsidRDefault="005C10E3" w:rsidP="005C10E3">
            <w:pPr>
              <w:pStyle w:val="GOSTTablenorm"/>
              <w:rPr>
                <w:lang w:val="en-US"/>
              </w:rPr>
            </w:pPr>
          </w:p>
        </w:tc>
        <w:tc>
          <w:tcPr>
            <w:tcW w:w="950" w:type="pct"/>
            <w:vMerge/>
          </w:tcPr>
          <w:p w14:paraId="755704D5" w14:textId="77777777" w:rsidR="005C10E3" w:rsidRPr="00B9499D" w:rsidRDefault="005C10E3" w:rsidP="005C10E3">
            <w:pPr>
              <w:pStyle w:val="GOSTTablenorm"/>
              <w:rPr>
                <w:lang w:val="en-US"/>
              </w:rPr>
            </w:pPr>
          </w:p>
        </w:tc>
        <w:tc>
          <w:tcPr>
            <w:tcW w:w="988" w:type="pct"/>
          </w:tcPr>
          <w:p w14:paraId="26614AFA" w14:textId="7BCEE9AA" w:rsidR="005C10E3" w:rsidRPr="005D1F22" w:rsidRDefault="005C10E3" w:rsidP="005C10E3">
            <w:pPr>
              <w:pStyle w:val="GOSTTablenorm"/>
              <w:rPr>
                <w:szCs w:val="22"/>
              </w:rPr>
            </w:pPr>
            <w:r w:rsidRPr="005D1F22">
              <w:t>MSC_NoticeClarTPay_PBS</w:t>
            </w:r>
          </w:p>
        </w:tc>
        <w:tc>
          <w:tcPr>
            <w:tcW w:w="813" w:type="pct"/>
          </w:tcPr>
          <w:p w14:paraId="7D862C5D" w14:textId="0845AE16" w:rsidR="005C10E3" w:rsidRPr="005D1F22" w:rsidRDefault="005C10E3" w:rsidP="005C10E3">
            <w:pPr>
              <w:pStyle w:val="GOSTTablenorm"/>
              <w:rPr>
                <w:szCs w:val="22"/>
              </w:rPr>
            </w:pPr>
            <w:r w:rsidRPr="005D1F22">
              <w:t>Уведомление об уточнении вида и принадлежности платежа (ф. 0531809)</w:t>
            </w:r>
          </w:p>
        </w:tc>
        <w:tc>
          <w:tcPr>
            <w:tcW w:w="729" w:type="pct"/>
          </w:tcPr>
          <w:p w14:paraId="1F60D9EF" w14:textId="743425A8" w:rsidR="005C10E3" w:rsidRPr="005D1F22" w:rsidRDefault="005C10E3" w:rsidP="005C10E3">
            <w:pPr>
              <w:pStyle w:val="GOSTTablenorm"/>
              <w:rPr>
                <w:szCs w:val="22"/>
              </w:rPr>
            </w:pPr>
            <w:r w:rsidRPr="005D1F22">
              <w:t>ПУР 03 ЭБ</w:t>
            </w:r>
          </w:p>
        </w:tc>
        <w:tc>
          <w:tcPr>
            <w:tcW w:w="515" w:type="pct"/>
          </w:tcPr>
          <w:p w14:paraId="619559E6" w14:textId="65D997D0"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7536B594" w14:textId="77777777" w:rsidTr="00707989">
        <w:tc>
          <w:tcPr>
            <w:tcW w:w="220" w:type="pct"/>
            <w:vMerge/>
          </w:tcPr>
          <w:p w14:paraId="1EA0B7BB" w14:textId="77777777" w:rsidR="005C10E3" w:rsidRPr="00B9499D" w:rsidRDefault="005C10E3" w:rsidP="005C10E3">
            <w:pPr>
              <w:rPr>
                <w:sz w:val="22"/>
                <w:szCs w:val="22"/>
              </w:rPr>
            </w:pPr>
          </w:p>
        </w:tc>
        <w:tc>
          <w:tcPr>
            <w:tcW w:w="785" w:type="pct"/>
            <w:vMerge/>
          </w:tcPr>
          <w:p w14:paraId="16B539F5" w14:textId="77777777" w:rsidR="005C10E3" w:rsidRPr="00B9499D" w:rsidRDefault="005C10E3" w:rsidP="005C10E3">
            <w:pPr>
              <w:pStyle w:val="GOSTTablenorm"/>
              <w:rPr>
                <w:lang w:val="en-US"/>
              </w:rPr>
            </w:pPr>
          </w:p>
        </w:tc>
        <w:tc>
          <w:tcPr>
            <w:tcW w:w="950" w:type="pct"/>
            <w:vMerge/>
          </w:tcPr>
          <w:p w14:paraId="417D283F" w14:textId="77777777" w:rsidR="005C10E3" w:rsidRPr="00B9499D" w:rsidRDefault="005C10E3" w:rsidP="005C10E3">
            <w:pPr>
              <w:pStyle w:val="GOSTTablenorm"/>
              <w:rPr>
                <w:lang w:val="en-US"/>
              </w:rPr>
            </w:pPr>
          </w:p>
        </w:tc>
        <w:tc>
          <w:tcPr>
            <w:tcW w:w="988" w:type="pct"/>
          </w:tcPr>
          <w:p w14:paraId="797DD439" w14:textId="5454D140" w:rsidR="005C10E3" w:rsidRPr="005D1F22" w:rsidRDefault="005C10E3" w:rsidP="005C10E3">
            <w:pPr>
              <w:pStyle w:val="GOSTTablenorm"/>
              <w:rPr>
                <w:szCs w:val="22"/>
              </w:rPr>
            </w:pPr>
            <w:r w:rsidRPr="005D1F22">
              <w:t>MSC_TransCardMIRFL</w:t>
            </w:r>
          </w:p>
        </w:tc>
        <w:tc>
          <w:tcPr>
            <w:tcW w:w="813" w:type="pct"/>
          </w:tcPr>
          <w:p w14:paraId="6B4378A7" w14:textId="54EC66EE" w:rsidR="005C10E3" w:rsidRPr="005D1F22" w:rsidRDefault="005C10E3" w:rsidP="005C10E3">
            <w:pPr>
              <w:pStyle w:val="GOSTTablenorm"/>
              <w:rPr>
                <w:szCs w:val="22"/>
              </w:rPr>
            </w:pPr>
            <w:r w:rsidRPr="005D1F22">
              <w:t>Распоряжение о перечислении денежных средств на банковские карты «МИР» физических лиц</w:t>
            </w:r>
          </w:p>
        </w:tc>
        <w:tc>
          <w:tcPr>
            <w:tcW w:w="729" w:type="pct"/>
          </w:tcPr>
          <w:p w14:paraId="167898E1" w14:textId="0C359AC5" w:rsidR="005C10E3" w:rsidRPr="005D1F22" w:rsidRDefault="005C10E3" w:rsidP="005C10E3">
            <w:pPr>
              <w:pStyle w:val="GOSTTablenorm"/>
              <w:rPr>
                <w:szCs w:val="22"/>
              </w:rPr>
            </w:pPr>
            <w:r w:rsidRPr="005D1F22">
              <w:t>ПУР 03 ЭБ</w:t>
            </w:r>
          </w:p>
        </w:tc>
        <w:tc>
          <w:tcPr>
            <w:tcW w:w="515" w:type="pct"/>
          </w:tcPr>
          <w:p w14:paraId="2B8DAD1B" w14:textId="67A1FDEC"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5754FD73" w14:textId="77777777" w:rsidTr="00707989">
        <w:tc>
          <w:tcPr>
            <w:tcW w:w="220" w:type="pct"/>
            <w:vMerge/>
          </w:tcPr>
          <w:p w14:paraId="6B69C71C" w14:textId="77777777" w:rsidR="005C10E3" w:rsidRPr="00B9499D" w:rsidRDefault="005C10E3" w:rsidP="005C10E3">
            <w:pPr>
              <w:rPr>
                <w:sz w:val="22"/>
                <w:szCs w:val="22"/>
              </w:rPr>
            </w:pPr>
          </w:p>
        </w:tc>
        <w:tc>
          <w:tcPr>
            <w:tcW w:w="785" w:type="pct"/>
            <w:vMerge/>
          </w:tcPr>
          <w:p w14:paraId="5408761B" w14:textId="77777777" w:rsidR="005C10E3" w:rsidRPr="00B9499D" w:rsidRDefault="005C10E3" w:rsidP="005C10E3">
            <w:pPr>
              <w:pStyle w:val="GOSTTablenorm"/>
              <w:rPr>
                <w:lang w:val="en-US"/>
              </w:rPr>
            </w:pPr>
          </w:p>
        </w:tc>
        <w:tc>
          <w:tcPr>
            <w:tcW w:w="950" w:type="pct"/>
            <w:vMerge/>
          </w:tcPr>
          <w:p w14:paraId="63A7CA3D" w14:textId="77777777" w:rsidR="005C10E3" w:rsidRPr="00B9499D" w:rsidRDefault="005C10E3" w:rsidP="005C10E3">
            <w:pPr>
              <w:pStyle w:val="GOSTTablenorm"/>
              <w:rPr>
                <w:lang w:val="en-US"/>
              </w:rPr>
            </w:pPr>
          </w:p>
        </w:tc>
        <w:tc>
          <w:tcPr>
            <w:tcW w:w="988" w:type="pct"/>
          </w:tcPr>
          <w:p w14:paraId="37067D99" w14:textId="431F34CF" w:rsidR="005C10E3" w:rsidRPr="005D1F22" w:rsidRDefault="005C10E3" w:rsidP="005C10E3">
            <w:pPr>
              <w:pStyle w:val="GOSTTablenorm"/>
              <w:rPr>
                <w:szCs w:val="22"/>
              </w:rPr>
            </w:pPr>
            <w:r w:rsidRPr="005D1F22">
              <w:t>MSC_STATEKZA_0506108</w:t>
            </w:r>
          </w:p>
        </w:tc>
        <w:tc>
          <w:tcPr>
            <w:tcW w:w="813" w:type="pct"/>
          </w:tcPr>
          <w:p w14:paraId="0F0D1E97" w14:textId="1F39C776" w:rsidR="005C10E3" w:rsidRPr="005D1F22" w:rsidRDefault="005C10E3" w:rsidP="005C10E3">
            <w:pPr>
              <w:pStyle w:val="GOSTTablenorm"/>
              <w:rPr>
                <w:szCs w:val="22"/>
              </w:rPr>
            </w:pPr>
            <w:r w:rsidRPr="005D1F22">
              <w:t>Заявление на выдачу (перевод, отзыв) казначейского аккредитива (ф. 0506108)</w:t>
            </w:r>
          </w:p>
        </w:tc>
        <w:tc>
          <w:tcPr>
            <w:tcW w:w="729" w:type="pct"/>
          </w:tcPr>
          <w:p w14:paraId="055B4FB1" w14:textId="06A5C0AE" w:rsidR="005C10E3" w:rsidRPr="005D1F22" w:rsidRDefault="005C10E3" w:rsidP="005C10E3">
            <w:pPr>
              <w:pStyle w:val="GOSTTablenorm"/>
              <w:rPr>
                <w:szCs w:val="22"/>
              </w:rPr>
            </w:pPr>
            <w:r w:rsidRPr="005D1F22">
              <w:t>ПУР 03 ЭБ</w:t>
            </w:r>
          </w:p>
        </w:tc>
        <w:tc>
          <w:tcPr>
            <w:tcW w:w="515" w:type="pct"/>
          </w:tcPr>
          <w:p w14:paraId="1B0CDBB2" w14:textId="47880EB4"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2A242916" w14:textId="77777777" w:rsidTr="00707989">
        <w:tc>
          <w:tcPr>
            <w:tcW w:w="220" w:type="pct"/>
            <w:vMerge/>
          </w:tcPr>
          <w:p w14:paraId="2F36DD71" w14:textId="77777777" w:rsidR="005C10E3" w:rsidRPr="00B9499D" w:rsidRDefault="005C10E3" w:rsidP="005C10E3">
            <w:pPr>
              <w:rPr>
                <w:sz w:val="22"/>
                <w:szCs w:val="22"/>
              </w:rPr>
            </w:pPr>
          </w:p>
        </w:tc>
        <w:tc>
          <w:tcPr>
            <w:tcW w:w="785" w:type="pct"/>
            <w:vMerge/>
          </w:tcPr>
          <w:p w14:paraId="66DA0320" w14:textId="77777777" w:rsidR="005C10E3" w:rsidRPr="00B9499D" w:rsidRDefault="005C10E3" w:rsidP="005C10E3">
            <w:pPr>
              <w:pStyle w:val="GOSTTablenorm"/>
              <w:rPr>
                <w:lang w:val="en-US"/>
              </w:rPr>
            </w:pPr>
          </w:p>
        </w:tc>
        <w:tc>
          <w:tcPr>
            <w:tcW w:w="950" w:type="pct"/>
            <w:vMerge/>
          </w:tcPr>
          <w:p w14:paraId="54B6E2FA" w14:textId="77777777" w:rsidR="005C10E3" w:rsidRPr="00B9499D" w:rsidRDefault="005C10E3" w:rsidP="005C10E3">
            <w:pPr>
              <w:pStyle w:val="GOSTTablenorm"/>
              <w:rPr>
                <w:lang w:val="en-US"/>
              </w:rPr>
            </w:pPr>
          </w:p>
        </w:tc>
        <w:tc>
          <w:tcPr>
            <w:tcW w:w="988" w:type="pct"/>
          </w:tcPr>
          <w:p w14:paraId="072E706F" w14:textId="5A4E2F49" w:rsidR="005C10E3" w:rsidRPr="005D1F22" w:rsidRDefault="005C10E3" w:rsidP="005C10E3">
            <w:pPr>
              <w:pStyle w:val="GOSTTablenorm"/>
              <w:rPr>
                <w:szCs w:val="22"/>
              </w:rPr>
            </w:pPr>
            <w:r w:rsidRPr="005D1F22">
              <w:t>MSC_KZA</w:t>
            </w:r>
          </w:p>
        </w:tc>
        <w:tc>
          <w:tcPr>
            <w:tcW w:w="813" w:type="pct"/>
          </w:tcPr>
          <w:p w14:paraId="1B9BFD1C" w14:textId="0478DB6A" w:rsidR="005C10E3" w:rsidRPr="005D1F22" w:rsidRDefault="005C10E3" w:rsidP="005C10E3">
            <w:pPr>
              <w:pStyle w:val="GOSTTablenorm"/>
              <w:rPr>
                <w:szCs w:val="22"/>
              </w:rPr>
            </w:pPr>
            <w:r w:rsidRPr="005D1F22">
              <w:t>Казначейское обеспечение обязательств (ф. 0506110)</w:t>
            </w:r>
          </w:p>
        </w:tc>
        <w:tc>
          <w:tcPr>
            <w:tcW w:w="729" w:type="pct"/>
          </w:tcPr>
          <w:p w14:paraId="4A49EA25" w14:textId="2B862775" w:rsidR="005C10E3" w:rsidRPr="005D1F22" w:rsidRDefault="005C10E3" w:rsidP="005C10E3">
            <w:pPr>
              <w:pStyle w:val="GOSTTablenorm"/>
              <w:rPr>
                <w:szCs w:val="22"/>
              </w:rPr>
            </w:pPr>
            <w:r w:rsidRPr="005D1F22">
              <w:t>ПУР 03 ЭБ</w:t>
            </w:r>
          </w:p>
        </w:tc>
        <w:tc>
          <w:tcPr>
            <w:tcW w:w="515" w:type="pct"/>
          </w:tcPr>
          <w:p w14:paraId="10A87884" w14:textId="54A484F3"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2B44733A" w14:textId="77777777" w:rsidTr="00707989">
        <w:tc>
          <w:tcPr>
            <w:tcW w:w="220" w:type="pct"/>
            <w:vMerge/>
          </w:tcPr>
          <w:p w14:paraId="6183A211" w14:textId="77777777" w:rsidR="005C10E3" w:rsidRPr="00B9499D" w:rsidRDefault="005C10E3" w:rsidP="005C10E3">
            <w:pPr>
              <w:rPr>
                <w:sz w:val="22"/>
                <w:szCs w:val="22"/>
              </w:rPr>
            </w:pPr>
          </w:p>
        </w:tc>
        <w:tc>
          <w:tcPr>
            <w:tcW w:w="785" w:type="pct"/>
            <w:vMerge/>
          </w:tcPr>
          <w:p w14:paraId="11ED46FD" w14:textId="77777777" w:rsidR="005C10E3" w:rsidRPr="00B9499D" w:rsidRDefault="005C10E3" w:rsidP="005C10E3">
            <w:pPr>
              <w:pStyle w:val="GOSTTablenorm"/>
              <w:rPr>
                <w:lang w:val="en-US"/>
              </w:rPr>
            </w:pPr>
          </w:p>
        </w:tc>
        <w:tc>
          <w:tcPr>
            <w:tcW w:w="950" w:type="pct"/>
            <w:vMerge/>
          </w:tcPr>
          <w:p w14:paraId="56C91619" w14:textId="77777777" w:rsidR="005C10E3" w:rsidRPr="00B9499D" w:rsidRDefault="005C10E3" w:rsidP="005C10E3">
            <w:pPr>
              <w:pStyle w:val="GOSTTablenorm"/>
              <w:rPr>
                <w:lang w:val="en-US"/>
              </w:rPr>
            </w:pPr>
          </w:p>
        </w:tc>
        <w:tc>
          <w:tcPr>
            <w:tcW w:w="988" w:type="pct"/>
          </w:tcPr>
          <w:p w14:paraId="7B61B424" w14:textId="468D4920" w:rsidR="005C10E3" w:rsidRPr="005D1F22" w:rsidRDefault="005C10E3" w:rsidP="005C10E3">
            <w:pPr>
              <w:pStyle w:val="GOSTTablenorm"/>
              <w:rPr>
                <w:szCs w:val="22"/>
              </w:rPr>
            </w:pPr>
            <w:r w:rsidRPr="005D1F22">
              <w:t>MSC_EXECUTIONKZA</w:t>
            </w:r>
          </w:p>
        </w:tc>
        <w:tc>
          <w:tcPr>
            <w:tcW w:w="813" w:type="pct"/>
          </w:tcPr>
          <w:p w14:paraId="6E48BAF7" w14:textId="353B2B37" w:rsidR="005C10E3" w:rsidRPr="005D1F22" w:rsidRDefault="005C10E3" w:rsidP="005C10E3">
            <w:pPr>
              <w:pStyle w:val="GOSTTablenorm"/>
              <w:rPr>
                <w:szCs w:val="22"/>
              </w:rPr>
            </w:pPr>
            <w:r w:rsidRPr="005D1F22">
              <w:t>Заявление на исполнение Казначейского обеспечения обязательств (ф. 0506109)</w:t>
            </w:r>
          </w:p>
        </w:tc>
        <w:tc>
          <w:tcPr>
            <w:tcW w:w="729" w:type="pct"/>
          </w:tcPr>
          <w:p w14:paraId="77399987" w14:textId="39F5A79C" w:rsidR="005C10E3" w:rsidRPr="005D1F22" w:rsidRDefault="005C10E3" w:rsidP="005C10E3">
            <w:pPr>
              <w:pStyle w:val="GOSTTablenorm"/>
              <w:rPr>
                <w:szCs w:val="22"/>
              </w:rPr>
            </w:pPr>
            <w:r w:rsidRPr="005D1F22">
              <w:t>ПУР 03 ЭБ</w:t>
            </w:r>
          </w:p>
        </w:tc>
        <w:tc>
          <w:tcPr>
            <w:tcW w:w="515" w:type="pct"/>
          </w:tcPr>
          <w:p w14:paraId="77C3BD5C" w14:textId="202BE237"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525ABDDA" w14:textId="77777777" w:rsidTr="00707989">
        <w:tc>
          <w:tcPr>
            <w:tcW w:w="220" w:type="pct"/>
            <w:vMerge/>
          </w:tcPr>
          <w:p w14:paraId="5E59F241" w14:textId="77777777" w:rsidR="005C10E3" w:rsidRPr="00B9499D" w:rsidRDefault="005C10E3" w:rsidP="005C10E3">
            <w:pPr>
              <w:rPr>
                <w:sz w:val="22"/>
                <w:szCs w:val="22"/>
              </w:rPr>
            </w:pPr>
          </w:p>
        </w:tc>
        <w:tc>
          <w:tcPr>
            <w:tcW w:w="785" w:type="pct"/>
            <w:vMerge/>
          </w:tcPr>
          <w:p w14:paraId="3BAF948F" w14:textId="77777777" w:rsidR="005C10E3" w:rsidRPr="00B9499D" w:rsidRDefault="005C10E3" w:rsidP="005C10E3">
            <w:pPr>
              <w:pStyle w:val="GOSTTablenorm"/>
              <w:rPr>
                <w:lang w:val="en-US"/>
              </w:rPr>
            </w:pPr>
          </w:p>
        </w:tc>
        <w:tc>
          <w:tcPr>
            <w:tcW w:w="950" w:type="pct"/>
            <w:vMerge/>
          </w:tcPr>
          <w:p w14:paraId="59E30FD5" w14:textId="77777777" w:rsidR="005C10E3" w:rsidRPr="00B9499D" w:rsidRDefault="005C10E3" w:rsidP="005C10E3">
            <w:pPr>
              <w:pStyle w:val="GOSTTablenorm"/>
              <w:rPr>
                <w:lang w:val="en-US"/>
              </w:rPr>
            </w:pPr>
          </w:p>
        </w:tc>
        <w:tc>
          <w:tcPr>
            <w:tcW w:w="988" w:type="pct"/>
          </w:tcPr>
          <w:p w14:paraId="76E34F11" w14:textId="41147573" w:rsidR="005C10E3" w:rsidRPr="005D1F22" w:rsidRDefault="005C10E3" w:rsidP="005C10E3">
            <w:pPr>
              <w:pStyle w:val="GOSTTablenorm"/>
            </w:pPr>
            <w:r w:rsidRPr="005D1F22">
              <w:t>MSC_AppForeignCurr</w:t>
            </w:r>
          </w:p>
        </w:tc>
        <w:tc>
          <w:tcPr>
            <w:tcW w:w="813" w:type="pct"/>
          </w:tcPr>
          <w:p w14:paraId="095D4693" w14:textId="48EA9831" w:rsidR="005C10E3" w:rsidRPr="005D1F22" w:rsidRDefault="005C10E3" w:rsidP="005C10E3">
            <w:pPr>
              <w:pStyle w:val="GOSTTablenorm"/>
            </w:pPr>
            <w:r w:rsidRPr="005D1F22">
              <w:t>Заявление на проведение операций с иностранной валютой</w:t>
            </w:r>
          </w:p>
        </w:tc>
        <w:tc>
          <w:tcPr>
            <w:tcW w:w="729" w:type="pct"/>
          </w:tcPr>
          <w:p w14:paraId="6ADD5A5A" w14:textId="77777777" w:rsidR="005C10E3" w:rsidRPr="005D1F22" w:rsidRDefault="005C10E3" w:rsidP="005C10E3">
            <w:pPr>
              <w:pStyle w:val="GOSTTablenorm"/>
            </w:pPr>
            <w:r w:rsidRPr="005D1F22">
              <w:t>ПУР 03 ЭБ</w:t>
            </w:r>
          </w:p>
          <w:p w14:paraId="5A693192" w14:textId="48E024A2" w:rsidR="005C10E3" w:rsidRPr="005D1F22" w:rsidRDefault="005C10E3" w:rsidP="005C10E3">
            <w:pPr>
              <w:pStyle w:val="GOSTTablenorm"/>
            </w:pPr>
            <w:r w:rsidRPr="005D1F22">
              <w:t>ПУР 05 ЭБ</w:t>
            </w:r>
          </w:p>
        </w:tc>
        <w:tc>
          <w:tcPr>
            <w:tcW w:w="515" w:type="pct"/>
          </w:tcPr>
          <w:p w14:paraId="109F8269" w14:textId="59EA3118"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5FAB344C" w14:textId="77777777" w:rsidTr="00707989">
        <w:tc>
          <w:tcPr>
            <w:tcW w:w="220" w:type="pct"/>
            <w:vMerge/>
          </w:tcPr>
          <w:p w14:paraId="45E92972" w14:textId="77777777" w:rsidR="005C10E3" w:rsidRPr="00B9499D" w:rsidRDefault="005C10E3" w:rsidP="005C10E3">
            <w:pPr>
              <w:rPr>
                <w:sz w:val="22"/>
                <w:szCs w:val="22"/>
              </w:rPr>
            </w:pPr>
          </w:p>
        </w:tc>
        <w:tc>
          <w:tcPr>
            <w:tcW w:w="785" w:type="pct"/>
            <w:vMerge/>
          </w:tcPr>
          <w:p w14:paraId="1CE7D049" w14:textId="77777777" w:rsidR="005C10E3" w:rsidRPr="00B9499D" w:rsidRDefault="005C10E3" w:rsidP="005C10E3">
            <w:pPr>
              <w:pStyle w:val="GOSTTablenorm"/>
              <w:rPr>
                <w:lang w:val="en-US"/>
              </w:rPr>
            </w:pPr>
          </w:p>
        </w:tc>
        <w:tc>
          <w:tcPr>
            <w:tcW w:w="950" w:type="pct"/>
            <w:vMerge/>
          </w:tcPr>
          <w:p w14:paraId="042E3A25" w14:textId="77777777" w:rsidR="005C10E3" w:rsidRPr="00B9499D" w:rsidRDefault="005C10E3" w:rsidP="005C10E3">
            <w:pPr>
              <w:pStyle w:val="GOSTTablenorm"/>
              <w:rPr>
                <w:lang w:val="en-US"/>
              </w:rPr>
            </w:pPr>
          </w:p>
        </w:tc>
        <w:tc>
          <w:tcPr>
            <w:tcW w:w="988" w:type="pct"/>
          </w:tcPr>
          <w:p w14:paraId="7C7944B3" w14:textId="781A506E" w:rsidR="005C10E3" w:rsidRPr="005D1F22" w:rsidRDefault="005C10E3" w:rsidP="005C10E3">
            <w:pPr>
              <w:pStyle w:val="GOSTTablenorm"/>
            </w:pPr>
            <w:r w:rsidRPr="005D1F22">
              <w:t>MSC_NoticeRecForCurr</w:t>
            </w:r>
          </w:p>
        </w:tc>
        <w:tc>
          <w:tcPr>
            <w:tcW w:w="813" w:type="pct"/>
          </w:tcPr>
          <w:p w14:paraId="534D8E1F" w14:textId="248C844C" w:rsidR="005C10E3" w:rsidRPr="005D1F22" w:rsidRDefault="005C10E3" w:rsidP="005C10E3">
            <w:pPr>
              <w:pStyle w:val="GOSTTablenorm"/>
            </w:pPr>
            <w:r w:rsidRPr="005D1F22">
              <w:t>Извещение о поступлении в иностранной валюте</w:t>
            </w:r>
          </w:p>
        </w:tc>
        <w:tc>
          <w:tcPr>
            <w:tcW w:w="729" w:type="pct"/>
          </w:tcPr>
          <w:p w14:paraId="3DBC26A9" w14:textId="77777777" w:rsidR="005C10E3" w:rsidRPr="005D1F22" w:rsidRDefault="005C10E3" w:rsidP="005C10E3">
            <w:pPr>
              <w:pStyle w:val="GOSTTablenorm"/>
            </w:pPr>
            <w:r w:rsidRPr="005D1F22">
              <w:t>ПУР 03 ЭБ</w:t>
            </w:r>
          </w:p>
          <w:p w14:paraId="61522848" w14:textId="7623ED12" w:rsidR="005C10E3" w:rsidRPr="005D1F22" w:rsidRDefault="005C10E3" w:rsidP="005C10E3">
            <w:pPr>
              <w:pStyle w:val="GOSTTablenorm"/>
            </w:pPr>
            <w:r w:rsidRPr="005D1F22">
              <w:t>ПУР 05 ЭБ</w:t>
            </w:r>
          </w:p>
        </w:tc>
        <w:tc>
          <w:tcPr>
            <w:tcW w:w="515" w:type="pct"/>
          </w:tcPr>
          <w:p w14:paraId="27E03703" w14:textId="5B4AB6E9"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08DC6A1E" w14:textId="77777777" w:rsidTr="00707989">
        <w:tc>
          <w:tcPr>
            <w:tcW w:w="220" w:type="pct"/>
            <w:vMerge/>
          </w:tcPr>
          <w:p w14:paraId="43D21389" w14:textId="77777777" w:rsidR="005C10E3" w:rsidRPr="00B9499D" w:rsidRDefault="005C10E3" w:rsidP="005C10E3">
            <w:pPr>
              <w:rPr>
                <w:sz w:val="22"/>
                <w:szCs w:val="22"/>
              </w:rPr>
            </w:pPr>
          </w:p>
        </w:tc>
        <w:tc>
          <w:tcPr>
            <w:tcW w:w="785" w:type="pct"/>
            <w:vMerge/>
          </w:tcPr>
          <w:p w14:paraId="6D44599D" w14:textId="77777777" w:rsidR="005C10E3" w:rsidRPr="00B9499D" w:rsidRDefault="005C10E3" w:rsidP="005C10E3">
            <w:pPr>
              <w:pStyle w:val="GOSTTablenorm"/>
              <w:rPr>
                <w:lang w:val="en-US"/>
              </w:rPr>
            </w:pPr>
          </w:p>
        </w:tc>
        <w:tc>
          <w:tcPr>
            <w:tcW w:w="950" w:type="pct"/>
            <w:vMerge/>
          </w:tcPr>
          <w:p w14:paraId="722EDCFC" w14:textId="77777777" w:rsidR="005C10E3" w:rsidRPr="00B9499D" w:rsidRDefault="005C10E3" w:rsidP="005C10E3">
            <w:pPr>
              <w:pStyle w:val="GOSTTablenorm"/>
              <w:rPr>
                <w:lang w:val="en-US"/>
              </w:rPr>
            </w:pPr>
          </w:p>
        </w:tc>
        <w:tc>
          <w:tcPr>
            <w:tcW w:w="988" w:type="pct"/>
          </w:tcPr>
          <w:p w14:paraId="0AE0A09E" w14:textId="4E9229F4" w:rsidR="005C10E3" w:rsidRPr="005D1F22" w:rsidRDefault="005C10E3" w:rsidP="005C10E3">
            <w:pPr>
              <w:pStyle w:val="GOSTTablenorm"/>
              <w:rPr>
                <w:szCs w:val="22"/>
              </w:rPr>
            </w:pPr>
            <w:r w:rsidRPr="005D1F22">
              <w:t>EXP_InfBO</w:t>
            </w:r>
          </w:p>
        </w:tc>
        <w:tc>
          <w:tcPr>
            <w:tcW w:w="813" w:type="pct"/>
          </w:tcPr>
          <w:p w14:paraId="667E849E" w14:textId="5860448A" w:rsidR="005C10E3" w:rsidRPr="005D1F22" w:rsidRDefault="005C10E3" w:rsidP="005C10E3">
            <w:pPr>
              <w:pStyle w:val="GOSTTablenorm"/>
              <w:rPr>
                <w:szCs w:val="22"/>
              </w:rPr>
            </w:pPr>
            <w:r w:rsidRPr="005D1F22">
              <w:t>Сведения о бюджетном обязательстве</w:t>
            </w:r>
          </w:p>
        </w:tc>
        <w:tc>
          <w:tcPr>
            <w:tcW w:w="729" w:type="pct"/>
          </w:tcPr>
          <w:p w14:paraId="1EB29C95" w14:textId="0032463E" w:rsidR="005C10E3" w:rsidRPr="005D1F22" w:rsidRDefault="005C10E3" w:rsidP="005C10E3">
            <w:pPr>
              <w:pStyle w:val="GOSTTablenorm"/>
              <w:rPr>
                <w:szCs w:val="22"/>
              </w:rPr>
            </w:pPr>
            <w:r w:rsidRPr="005D1F22">
              <w:t>ПУР 03 ЭБ</w:t>
            </w:r>
          </w:p>
        </w:tc>
        <w:tc>
          <w:tcPr>
            <w:tcW w:w="515" w:type="pct"/>
          </w:tcPr>
          <w:p w14:paraId="452DCB48" w14:textId="23BD5F6A"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7F5E5F45" w14:textId="77777777" w:rsidTr="00707989">
        <w:tc>
          <w:tcPr>
            <w:tcW w:w="220" w:type="pct"/>
            <w:vMerge/>
          </w:tcPr>
          <w:p w14:paraId="4019E857" w14:textId="77777777" w:rsidR="005C10E3" w:rsidRPr="00B9499D" w:rsidRDefault="005C10E3" w:rsidP="005C10E3">
            <w:pPr>
              <w:rPr>
                <w:sz w:val="22"/>
                <w:szCs w:val="22"/>
              </w:rPr>
            </w:pPr>
          </w:p>
        </w:tc>
        <w:tc>
          <w:tcPr>
            <w:tcW w:w="785" w:type="pct"/>
            <w:vMerge/>
          </w:tcPr>
          <w:p w14:paraId="3CF32800" w14:textId="77777777" w:rsidR="005C10E3" w:rsidRPr="00B9499D" w:rsidRDefault="005C10E3" w:rsidP="005C10E3">
            <w:pPr>
              <w:pStyle w:val="GOSTTablenorm"/>
              <w:rPr>
                <w:lang w:val="en-US"/>
              </w:rPr>
            </w:pPr>
          </w:p>
        </w:tc>
        <w:tc>
          <w:tcPr>
            <w:tcW w:w="950" w:type="pct"/>
            <w:vMerge/>
          </w:tcPr>
          <w:p w14:paraId="57524C09" w14:textId="77777777" w:rsidR="005C10E3" w:rsidRPr="00B9499D" w:rsidRDefault="005C10E3" w:rsidP="005C10E3">
            <w:pPr>
              <w:pStyle w:val="GOSTTablenorm"/>
              <w:rPr>
                <w:lang w:val="en-US"/>
              </w:rPr>
            </w:pPr>
          </w:p>
        </w:tc>
        <w:tc>
          <w:tcPr>
            <w:tcW w:w="988" w:type="pct"/>
          </w:tcPr>
          <w:p w14:paraId="0B3BCC6A" w14:textId="33022367" w:rsidR="005C10E3" w:rsidRPr="005D1F22" w:rsidRDefault="005C10E3" w:rsidP="005C10E3">
            <w:pPr>
              <w:pStyle w:val="GOSTTablenorm"/>
              <w:rPr>
                <w:szCs w:val="22"/>
              </w:rPr>
            </w:pPr>
            <w:r w:rsidRPr="005D1F22">
              <w:t>EXP_SDO</w:t>
            </w:r>
          </w:p>
        </w:tc>
        <w:tc>
          <w:tcPr>
            <w:tcW w:w="813" w:type="pct"/>
          </w:tcPr>
          <w:p w14:paraId="101DBB81" w14:textId="7414E9A0" w:rsidR="005C10E3" w:rsidRPr="005D1F22" w:rsidRDefault="005C10E3" w:rsidP="005C10E3">
            <w:pPr>
              <w:pStyle w:val="GOSTTablenorm"/>
              <w:rPr>
                <w:szCs w:val="22"/>
              </w:rPr>
            </w:pPr>
            <w:r w:rsidRPr="005D1F22">
              <w:t>Сведения о денежном обязательстве</w:t>
            </w:r>
          </w:p>
        </w:tc>
        <w:tc>
          <w:tcPr>
            <w:tcW w:w="729" w:type="pct"/>
          </w:tcPr>
          <w:p w14:paraId="5FAEF1CB" w14:textId="61539CB4" w:rsidR="005C10E3" w:rsidRPr="005D1F22" w:rsidRDefault="005C10E3" w:rsidP="005C10E3">
            <w:pPr>
              <w:pStyle w:val="GOSTTablenorm"/>
              <w:rPr>
                <w:szCs w:val="22"/>
              </w:rPr>
            </w:pPr>
            <w:r w:rsidRPr="005D1F22">
              <w:t>ПУР 03 ЭБ</w:t>
            </w:r>
          </w:p>
        </w:tc>
        <w:tc>
          <w:tcPr>
            <w:tcW w:w="515" w:type="pct"/>
          </w:tcPr>
          <w:p w14:paraId="557EDFD9" w14:textId="021ED732"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4B0D1EB9" w14:textId="77777777" w:rsidTr="00707989">
        <w:tc>
          <w:tcPr>
            <w:tcW w:w="220" w:type="pct"/>
            <w:vMerge/>
          </w:tcPr>
          <w:p w14:paraId="1DACC964" w14:textId="77777777" w:rsidR="005C10E3" w:rsidRPr="00B9499D" w:rsidRDefault="005C10E3" w:rsidP="005C10E3">
            <w:pPr>
              <w:rPr>
                <w:sz w:val="22"/>
                <w:szCs w:val="22"/>
              </w:rPr>
            </w:pPr>
          </w:p>
        </w:tc>
        <w:tc>
          <w:tcPr>
            <w:tcW w:w="785" w:type="pct"/>
            <w:vMerge/>
          </w:tcPr>
          <w:p w14:paraId="08B6BBB3" w14:textId="77777777" w:rsidR="005C10E3" w:rsidRPr="00B9499D" w:rsidRDefault="005C10E3" w:rsidP="005C10E3">
            <w:pPr>
              <w:pStyle w:val="GOSTTablenorm"/>
              <w:rPr>
                <w:lang w:val="en-US"/>
              </w:rPr>
            </w:pPr>
          </w:p>
        </w:tc>
        <w:tc>
          <w:tcPr>
            <w:tcW w:w="950" w:type="pct"/>
            <w:vMerge/>
          </w:tcPr>
          <w:p w14:paraId="654B889C" w14:textId="77777777" w:rsidR="005C10E3" w:rsidRPr="00B9499D" w:rsidRDefault="005C10E3" w:rsidP="005C10E3">
            <w:pPr>
              <w:pStyle w:val="GOSTTablenorm"/>
              <w:rPr>
                <w:lang w:val="en-US"/>
              </w:rPr>
            </w:pPr>
          </w:p>
        </w:tc>
        <w:tc>
          <w:tcPr>
            <w:tcW w:w="988" w:type="pct"/>
          </w:tcPr>
          <w:p w14:paraId="1DC4A68F" w14:textId="04A2AA22" w:rsidR="005C10E3" w:rsidRPr="005D1F22" w:rsidRDefault="005C10E3" w:rsidP="005C10E3">
            <w:pPr>
              <w:pStyle w:val="GOSTTablenorm"/>
            </w:pPr>
            <w:r w:rsidRPr="005D1F22">
              <w:t>DBD_BudgInvent</w:t>
            </w:r>
          </w:p>
        </w:tc>
        <w:tc>
          <w:tcPr>
            <w:tcW w:w="813" w:type="pct"/>
          </w:tcPr>
          <w:p w14:paraId="1C368648" w14:textId="6F657F70" w:rsidR="005C10E3" w:rsidRPr="005D1F22" w:rsidRDefault="005C10E3" w:rsidP="005C10E3">
            <w:pPr>
              <w:pStyle w:val="GOSTTablenorm"/>
            </w:pPr>
            <w:r w:rsidRPr="005D1F22">
              <w:rPr>
                <w:rStyle w:val="GOSTSymItalic"/>
                <w:i w:val="0"/>
              </w:rPr>
              <w:t>Сводная бюджетная роспись (ф.0501050)</w:t>
            </w:r>
          </w:p>
        </w:tc>
        <w:tc>
          <w:tcPr>
            <w:tcW w:w="729" w:type="pct"/>
          </w:tcPr>
          <w:p w14:paraId="72CA32D3" w14:textId="5D90D5D8"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520CAB1B" w14:textId="24E70657"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12FCB2DF" w14:textId="77777777" w:rsidTr="00707989">
        <w:tc>
          <w:tcPr>
            <w:tcW w:w="220" w:type="pct"/>
            <w:vMerge/>
          </w:tcPr>
          <w:p w14:paraId="73252277" w14:textId="77777777" w:rsidR="005C10E3" w:rsidRPr="00B9499D" w:rsidRDefault="005C10E3" w:rsidP="005C10E3">
            <w:pPr>
              <w:rPr>
                <w:sz w:val="22"/>
                <w:szCs w:val="22"/>
              </w:rPr>
            </w:pPr>
          </w:p>
        </w:tc>
        <w:tc>
          <w:tcPr>
            <w:tcW w:w="785" w:type="pct"/>
            <w:vMerge/>
          </w:tcPr>
          <w:p w14:paraId="72A81F3F" w14:textId="77777777" w:rsidR="005C10E3" w:rsidRPr="00B9499D" w:rsidRDefault="005C10E3" w:rsidP="005C10E3">
            <w:pPr>
              <w:pStyle w:val="GOSTTablenorm"/>
              <w:rPr>
                <w:lang w:val="en-US"/>
              </w:rPr>
            </w:pPr>
          </w:p>
        </w:tc>
        <w:tc>
          <w:tcPr>
            <w:tcW w:w="950" w:type="pct"/>
            <w:vMerge/>
          </w:tcPr>
          <w:p w14:paraId="36C3A302" w14:textId="77777777" w:rsidR="005C10E3" w:rsidRPr="00B9499D" w:rsidRDefault="005C10E3" w:rsidP="005C10E3">
            <w:pPr>
              <w:pStyle w:val="GOSTTablenorm"/>
              <w:rPr>
                <w:lang w:val="en-US"/>
              </w:rPr>
            </w:pPr>
          </w:p>
        </w:tc>
        <w:tc>
          <w:tcPr>
            <w:tcW w:w="988" w:type="pct"/>
          </w:tcPr>
          <w:p w14:paraId="0A514598" w14:textId="06A30179" w:rsidR="005C10E3" w:rsidRPr="005D1F22" w:rsidRDefault="005C10E3" w:rsidP="005C10E3">
            <w:pPr>
              <w:pStyle w:val="GOSTTablenorm"/>
            </w:pPr>
            <w:r w:rsidRPr="005D1F22">
              <w:t>DBD_LimitsBudgetObligat</w:t>
            </w:r>
          </w:p>
        </w:tc>
        <w:tc>
          <w:tcPr>
            <w:tcW w:w="813" w:type="pct"/>
          </w:tcPr>
          <w:p w14:paraId="6AE77EBB" w14:textId="367C398D" w:rsidR="005C10E3" w:rsidRPr="005D1F22" w:rsidRDefault="005C10E3" w:rsidP="005C10E3">
            <w:pPr>
              <w:pStyle w:val="GOSTTablenorm"/>
            </w:pPr>
            <w:r w:rsidRPr="005D1F22">
              <w:rPr>
                <w:rStyle w:val="GOSTSymItalic"/>
                <w:i w:val="0"/>
              </w:rPr>
              <w:t>Лимиты бюджетных обязательств (ф.0501052)</w:t>
            </w:r>
          </w:p>
        </w:tc>
        <w:tc>
          <w:tcPr>
            <w:tcW w:w="729" w:type="pct"/>
          </w:tcPr>
          <w:p w14:paraId="4DF5B3B5" w14:textId="49693CC2"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65FC169F" w14:textId="4DEAECA7"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162C9715" w14:textId="77777777" w:rsidTr="00707989">
        <w:tc>
          <w:tcPr>
            <w:tcW w:w="220" w:type="pct"/>
            <w:vMerge/>
          </w:tcPr>
          <w:p w14:paraId="4C2C09D1" w14:textId="77777777" w:rsidR="005C10E3" w:rsidRPr="00B9499D" w:rsidRDefault="005C10E3" w:rsidP="005C10E3">
            <w:pPr>
              <w:rPr>
                <w:sz w:val="22"/>
                <w:szCs w:val="22"/>
              </w:rPr>
            </w:pPr>
          </w:p>
        </w:tc>
        <w:tc>
          <w:tcPr>
            <w:tcW w:w="785" w:type="pct"/>
            <w:vMerge/>
          </w:tcPr>
          <w:p w14:paraId="50817F27" w14:textId="77777777" w:rsidR="005C10E3" w:rsidRPr="00B9499D" w:rsidRDefault="005C10E3" w:rsidP="005C10E3">
            <w:pPr>
              <w:pStyle w:val="GOSTTablenorm"/>
              <w:rPr>
                <w:lang w:val="en-US"/>
              </w:rPr>
            </w:pPr>
          </w:p>
        </w:tc>
        <w:tc>
          <w:tcPr>
            <w:tcW w:w="950" w:type="pct"/>
            <w:vMerge/>
          </w:tcPr>
          <w:p w14:paraId="12F7D66F" w14:textId="77777777" w:rsidR="005C10E3" w:rsidRPr="00B9499D" w:rsidRDefault="005C10E3" w:rsidP="005C10E3">
            <w:pPr>
              <w:pStyle w:val="GOSTTablenorm"/>
              <w:rPr>
                <w:lang w:val="en-US"/>
              </w:rPr>
            </w:pPr>
          </w:p>
        </w:tc>
        <w:tc>
          <w:tcPr>
            <w:tcW w:w="988" w:type="pct"/>
          </w:tcPr>
          <w:p w14:paraId="48EA1CF1" w14:textId="068664A5" w:rsidR="005C10E3" w:rsidRPr="005D1F22" w:rsidRDefault="005C10E3" w:rsidP="005C10E3">
            <w:pPr>
              <w:pStyle w:val="GOSTTablenorm"/>
            </w:pPr>
            <w:r w:rsidRPr="005D1F22">
              <w:t>DBD_BudgAlloc_PNO_LBO</w:t>
            </w:r>
          </w:p>
        </w:tc>
        <w:tc>
          <w:tcPr>
            <w:tcW w:w="813" w:type="pct"/>
          </w:tcPr>
          <w:p w14:paraId="5865215E" w14:textId="6CCFB307" w:rsidR="005C10E3" w:rsidRPr="005D1F22" w:rsidRDefault="005C10E3" w:rsidP="005C10E3">
            <w:pPr>
              <w:pStyle w:val="GOSTTablenorm"/>
            </w:pPr>
            <w:r w:rsidRPr="005D1F22">
              <w:rPr>
                <w:rStyle w:val="GOSTSymItalic"/>
                <w:i w:val="0"/>
              </w:rPr>
              <w:t xml:space="preserve">Бюджетные ассигнования на исполнение публичных нормативных обязательств и лимиты бюджетных обязательств по расходам, финан-совое обеспечение которых </w:t>
            </w:r>
            <w:r w:rsidRPr="005D1F22">
              <w:rPr>
                <w:rStyle w:val="GOSTSymItalic"/>
                <w:i w:val="0"/>
              </w:rPr>
              <w:lastRenderedPageBreak/>
              <w:t>осуществляется при выполнении условий, на финансовый год и на плановый период (ф.0501054)</w:t>
            </w:r>
          </w:p>
        </w:tc>
        <w:tc>
          <w:tcPr>
            <w:tcW w:w="729" w:type="pct"/>
          </w:tcPr>
          <w:p w14:paraId="3ABDE87E" w14:textId="1671CC96" w:rsidR="005C10E3" w:rsidRPr="005D1F22" w:rsidRDefault="005C10E3" w:rsidP="005C10E3">
            <w:pPr>
              <w:pStyle w:val="GOSTTablenorm"/>
            </w:pPr>
            <w:r w:rsidRPr="005D1F22">
              <w:lastRenderedPageBreak/>
              <w:t>ПУР 0</w:t>
            </w:r>
            <w:r w:rsidRPr="005D1F22">
              <w:rPr>
                <w:lang w:val="en-US"/>
              </w:rPr>
              <w:t>1</w:t>
            </w:r>
            <w:r w:rsidRPr="005D1F22">
              <w:t xml:space="preserve"> ЭБ</w:t>
            </w:r>
          </w:p>
        </w:tc>
        <w:tc>
          <w:tcPr>
            <w:tcW w:w="515" w:type="pct"/>
          </w:tcPr>
          <w:p w14:paraId="228CFF58" w14:textId="4885B396"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0F22AC44" w14:textId="77777777" w:rsidTr="00707989">
        <w:tc>
          <w:tcPr>
            <w:tcW w:w="220" w:type="pct"/>
            <w:vMerge/>
          </w:tcPr>
          <w:p w14:paraId="2FA5FB0C" w14:textId="77777777" w:rsidR="005C10E3" w:rsidRPr="00B9499D" w:rsidRDefault="005C10E3" w:rsidP="005C10E3">
            <w:pPr>
              <w:rPr>
                <w:sz w:val="22"/>
                <w:szCs w:val="22"/>
              </w:rPr>
            </w:pPr>
          </w:p>
        </w:tc>
        <w:tc>
          <w:tcPr>
            <w:tcW w:w="785" w:type="pct"/>
            <w:vMerge/>
          </w:tcPr>
          <w:p w14:paraId="0D9CC6AA" w14:textId="77777777" w:rsidR="005C10E3" w:rsidRPr="00B9499D" w:rsidRDefault="005C10E3" w:rsidP="005C10E3">
            <w:pPr>
              <w:pStyle w:val="GOSTTablenorm"/>
              <w:rPr>
                <w:lang w:val="en-US"/>
              </w:rPr>
            </w:pPr>
          </w:p>
        </w:tc>
        <w:tc>
          <w:tcPr>
            <w:tcW w:w="950" w:type="pct"/>
            <w:vMerge/>
          </w:tcPr>
          <w:p w14:paraId="527E304A" w14:textId="77777777" w:rsidR="005C10E3" w:rsidRPr="00B9499D" w:rsidRDefault="005C10E3" w:rsidP="005C10E3">
            <w:pPr>
              <w:pStyle w:val="GOSTTablenorm"/>
              <w:rPr>
                <w:lang w:val="en-US"/>
              </w:rPr>
            </w:pPr>
          </w:p>
        </w:tc>
        <w:tc>
          <w:tcPr>
            <w:tcW w:w="988" w:type="pct"/>
          </w:tcPr>
          <w:p w14:paraId="4E0F5A21" w14:textId="3DEBF7FF" w:rsidR="005C10E3" w:rsidRPr="005D1F22" w:rsidRDefault="005C10E3" w:rsidP="005C10E3">
            <w:pPr>
              <w:pStyle w:val="GOSTTablenorm"/>
            </w:pPr>
            <w:r w:rsidRPr="005D1F22">
              <w:t>DBD_LimMonetaryOblig</w:t>
            </w:r>
          </w:p>
        </w:tc>
        <w:tc>
          <w:tcPr>
            <w:tcW w:w="813" w:type="pct"/>
          </w:tcPr>
          <w:p w14:paraId="3E017643" w14:textId="2095BD8B" w:rsidR="005C10E3" w:rsidRPr="005D1F22" w:rsidRDefault="005C10E3" w:rsidP="005C10E3">
            <w:pPr>
              <w:pStyle w:val="GOSTTablenorm"/>
            </w:pPr>
            <w:r w:rsidRPr="005D1F22">
              <w:rPr>
                <w:rStyle w:val="GOSTSymItalic"/>
                <w:i w:val="0"/>
              </w:rPr>
              <w:t>Предельные объемы оплаты денежных обязательств (ф.0501079)</w:t>
            </w:r>
          </w:p>
        </w:tc>
        <w:tc>
          <w:tcPr>
            <w:tcW w:w="729" w:type="pct"/>
          </w:tcPr>
          <w:p w14:paraId="5922ACC0" w14:textId="4213DF01"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224A155F" w14:textId="4C475111"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1CDBCC07" w14:textId="77777777" w:rsidTr="00707989">
        <w:tc>
          <w:tcPr>
            <w:tcW w:w="220" w:type="pct"/>
            <w:vMerge/>
          </w:tcPr>
          <w:p w14:paraId="082720F0" w14:textId="77777777" w:rsidR="005C10E3" w:rsidRPr="00B9499D" w:rsidRDefault="005C10E3" w:rsidP="005C10E3">
            <w:pPr>
              <w:rPr>
                <w:sz w:val="22"/>
                <w:szCs w:val="22"/>
              </w:rPr>
            </w:pPr>
          </w:p>
        </w:tc>
        <w:tc>
          <w:tcPr>
            <w:tcW w:w="785" w:type="pct"/>
            <w:vMerge/>
          </w:tcPr>
          <w:p w14:paraId="602756E0" w14:textId="77777777" w:rsidR="005C10E3" w:rsidRPr="00B9499D" w:rsidRDefault="005C10E3" w:rsidP="005C10E3">
            <w:pPr>
              <w:pStyle w:val="GOSTTablenorm"/>
              <w:rPr>
                <w:lang w:val="en-US"/>
              </w:rPr>
            </w:pPr>
          </w:p>
        </w:tc>
        <w:tc>
          <w:tcPr>
            <w:tcW w:w="950" w:type="pct"/>
            <w:vMerge/>
          </w:tcPr>
          <w:p w14:paraId="603CB859" w14:textId="77777777" w:rsidR="005C10E3" w:rsidRPr="00B9499D" w:rsidRDefault="005C10E3" w:rsidP="005C10E3">
            <w:pPr>
              <w:pStyle w:val="GOSTTablenorm"/>
              <w:rPr>
                <w:lang w:val="en-US"/>
              </w:rPr>
            </w:pPr>
          </w:p>
        </w:tc>
        <w:tc>
          <w:tcPr>
            <w:tcW w:w="988" w:type="pct"/>
          </w:tcPr>
          <w:p w14:paraId="14791A88" w14:textId="15877201" w:rsidR="005C10E3" w:rsidRPr="005D1F22" w:rsidRDefault="005C10E3" w:rsidP="005C10E3">
            <w:pPr>
              <w:pStyle w:val="GOSTTablenorm"/>
            </w:pPr>
            <w:r w:rsidRPr="005D1F22">
              <w:t>DBD_DecCancelPOFR</w:t>
            </w:r>
          </w:p>
        </w:tc>
        <w:tc>
          <w:tcPr>
            <w:tcW w:w="813" w:type="pct"/>
          </w:tcPr>
          <w:p w14:paraId="04FB91FA" w14:textId="082D3F46" w:rsidR="005C10E3" w:rsidRPr="005D1F22" w:rsidRDefault="005C10E3" w:rsidP="005C10E3">
            <w:pPr>
              <w:pStyle w:val="GOSTTablenorm"/>
            </w:pPr>
            <w:r w:rsidRPr="005D1F22">
              <w:rPr>
                <w:rStyle w:val="GOSTSymItalic"/>
                <w:i w:val="0"/>
              </w:rPr>
              <w:t>Решение об отмене предельных объемов оплаты денежных обязательств (ф.0501094)</w:t>
            </w:r>
          </w:p>
        </w:tc>
        <w:tc>
          <w:tcPr>
            <w:tcW w:w="729" w:type="pct"/>
          </w:tcPr>
          <w:p w14:paraId="421BCAA2" w14:textId="71F16271"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3F398623" w14:textId="7FEB9333"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6E559996" w14:textId="77777777" w:rsidTr="00707989">
        <w:tc>
          <w:tcPr>
            <w:tcW w:w="220" w:type="pct"/>
            <w:vMerge/>
          </w:tcPr>
          <w:p w14:paraId="0E20705E" w14:textId="77777777" w:rsidR="005C10E3" w:rsidRPr="00B9499D" w:rsidRDefault="005C10E3" w:rsidP="005C10E3">
            <w:pPr>
              <w:rPr>
                <w:sz w:val="22"/>
                <w:szCs w:val="22"/>
              </w:rPr>
            </w:pPr>
          </w:p>
        </w:tc>
        <w:tc>
          <w:tcPr>
            <w:tcW w:w="785" w:type="pct"/>
            <w:vMerge/>
          </w:tcPr>
          <w:p w14:paraId="0D837415" w14:textId="77777777" w:rsidR="005C10E3" w:rsidRPr="00B9499D" w:rsidRDefault="005C10E3" w:rsidP="005C10E3">
            <w:pPr>
              <w:pStyle w:val="GOSTTablenorm"/>
              <w:rPr>
                <w:lang w:val="en-US"/>
              </w:rPr>
            </w:pPr>
          </w:p>
        </w:tc>
        <w:tc>
          <w:tcPr>
            <w:tcW w:w="950" w:type="pct"/>
            <w:vMerge/>
          </w:tcPr>
          <w:p w14:paraId="07090A5F" w14:textId="77777777" w:rsidR="005C10E3" w:rsidRPr="00B9499D" w:rsidRDefault="005C10E3" w:rsidP="005C10E3">
            <w:pPr>
              <w:pStyle w:val="GOSTTablenorm"/>
              <w:rPr>
                <w:lang w:val="en-US"/>
              </w:rPr>
            </w:pPr>
          </w:p>
        </w:tc>
        <w:tc>
          <w:tcPr>
            <w:tcW w:w="988" w:type="pct"/>
          </w:tcPr>
          <w:p w14:paraId="00DF8F98" w14:textId="3616505A" w:rsidR="005C10E3" w:rsidRPr="005D1F22" w:rsidRDefault="005C10E3" w:rsidP="005C10E3">
            <w:pPr>
              <w:pStyle w:val="GOSTTablenorm"/>
            </w:pPr>
            <w:r w:rsidRPr="005D1F22">
              <w:t>DBD_SumBudListLBO</w:t>
            </w:r>
          </w:p>
        </w:tc>
        <w:tc>
          <w:tcPr>
            <w:tcW w:w="813" w:type="pct"/>
          </w:tcPr>
          <w:p w14:paraId="1B946CB9" w14:textId="11156A6F" w:rsidR="005C10E3" w:rsidRPr="005D1F22" w:rsidRDefault="005C10E3" w:rsidP="005C10E3">
            <w:pPr>
              <w:pStyle w:val="GOSTTablenorm"/>
            </w:pPr>
            <w:r w:rsidRPr="005D1F22">
              <w:rPr>
                <w:rStyle w:val="GOSTSymItalic"/>
                <w:i w:val="0"/>
              </w:rPr>
              <w:t>Справка об изменении сводной бюджетной росписи федерального бюджета и лимитов бюджетных обязательств на финансовый год и на плановый период (ф.0501051)</w:t>
            </w:r>
          </w:p>
        </w:tc>
        <w:tc>
          <w:tcPr>
            <w:tcW w:w="729" w:type="pct"/>
          </w:tcPr>
          <w:p w14:paraId="281BB905" w14:textId="26306D49"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4A95C28E" w14:textId="0B7B0810"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325C3F43" w14:textId="77777777" w:rsidTr="00707989">
        <w:tc>
          <w:tcPr>
            <w:tcW w:w="220" w:type="pct"/>
            <w:vMerge/>
          </w:tcPr>
          <w:p w14:paraId="368776E9" w14:textId="77777777" w:rsidR="005C10E3" w:rsidRPr="00B9499D" w:rsidRDefault="005C10E3" w:rsidP="005C10E3">
            <w:pPr>
              <w:rPr>
                <w:sz w:val="22"/>
                <w:szCs w:val="22"/>
              </w:rPr>
            </w:pPr>
          </w:p>
        </w:tc>
        <w:tc>
          <w:tcPr>
            <w:tcW w:w="785" w:type="pct"/>
            <w:vMerge/>
          </w:tcPr>
          <w:p w14:paraId="05E987AA" w14:textId="77777777" w:rsidR="005C10E3" w:rsidRPr="00B9499D" w:rsidRDefault="005C10E3" w:rsidP="005C10E3">
            <w:pPr>
              <w:pStyle w:val="GOSTTablenorm"/>
              <w:rPr>
                <w:lang w:val="en-US"/>
              </w:rPr>
            </w:pPr>
          </w:p>
        </w:tc>
        <w:tc>
          <w:tcPr>
            <w:tcW w:w="950" w:type="pct"/>
            <w:vMerge/>
          </w:tcPr>
          <w:p w14:paraId="6B062F04" w14:textId="77777777" w:rsidR="005C10E3" w:rsidRPr="00B9499D" w:rsidRDefault="005C10E3" w:rsidP="005C10E3">
            <w:pPr>
              <w:pStyle w:val="GOSTTablenorm"/>
              <w:rPr>
                <w:lang w:val="en-US"/>
              </w:rPr>
            </w:pPr>
          </w:p>
        </w:tc>
        <w:tc>
          <w:tcPr>
            <w:tcW w:w="988" w:type="pct"/>
          </w:tcPr>
          <w:p w14:paraId="67469760" w14:textId="09CBDEA2" w:rsidR="005C10E3" w:rsidRPr="005D1F22" w:rsidRDefault="005C10E3" w:rsidP="005C10E3">
            <w:pPr>
              <w:pStyle w:val="GOSTTablenorm"/>
            </w:pPr>
            <w:r w:rsidRPr="005D1F22">
              <w:t>DBD_DecChange</w:t>
            </w:r>
          </w:p>
        </w:tc>
        <w:tc>
          <w:tcPr>
            <w:tcW w:w="813" w:type="pct"/>
          </w:tcPr>
          <w:p w14:paraId="1A2A1F82" w14:textId="6D28A4AC" w:rsidR="005C10E3" w:rsidRPr="005D1F22" w:rsidRDefault="005C10E3" w:rsidP="005C10E3">
            <w:pPr>
              <w:pStyle w:val="GOSTTablenorm"/>
            </w:pPr>
            <w:r w:rsidRPr="005D1F22">
              <w:rPr>
                <w:rStyle w:val="GOSTSymItalic"/>
                <w:i w:val="0"/>
              </w:rPr>
              <w:t>Решение об изменении сводной бюджетной росписи федерального бюджета и лимитов бюджетных обязательств на финансовый год и на плановый период (ф.0501066)</w:t>
            </w:r>
          </w:p>
        </w:tc>
        <w:tc>
          <w:tcPr>
            <w:tcW w:w="729" w:type="pct"/>
          </w:tcPr>
          <w:p w14:paraId="5D078BB3" w14:textId="4DDC3DED"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05874B31" w14:textId="09F0FD19"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65C9EC21" w14:textId="77777777" w:rsidTr="00707989">
        <w:tc>
          <w:tcPr>
            <w:tcW w:w="220" w:type="pct"/>
            <w:vMerge/>
          </w:tcPr>
          <w:p w14:paraId="70208510" w14:textId="77777777" w:rsidR="005C10E3" w:rsidRPr="00B9499D" w:rsidRDefault="005C10E3" w:rsidP="005C10E3">
            <w:pPr>
              <w:rPr>
                <w:sz w:val="22"/>
                <w:szCs w:val="22"/>
              </w:rPr>
            </w:pPr>
          </w:p>
        </w:tc>
        <w:tc>
          <w:tcPr>
            <w:tcW w:w="785" w:type="pct"/>
            <w:vMerge/>
          </w:tcPr>
          <w:p w14:paraId="2A9DA808" w14:textId="77777777" w:rsidR="005C10E3" w:rsidRPr="00B9499D" w:rsidRDefault="005C10E3" w:rsidP="005C10E3">
            <w:pPr>
              <w:pStyle w:val="GOSTTablenorm"/>
              <w:rPr>
                <w:lang w:val="en-US"/>
              </w:rPr>
            </w:pPr>
          </w:p>
        </w:tc>
        <w:tc>
          <w:tcPr>
            <w:tcW w:w="950" w:type="pct"/>
            <w:vMerge/>
          </w:tcPr>
          <w:p w14:paraId="7D440010" w14:textId="77777777" w:rsidR="005C10E3" w:rsidRPr="00B9499D" w:rsidRDefault="005C10E3" w:rsidP="005C10E3">
            <w:pPr>
              <w:pStyle w:val="GOSTTablenorm"/>
              <w:rPr>
                <w:lang w:val="en-US"/>
              </w:rPr>
            </w:pPr>
          </w:p>
        </w:tc>
        <w:tc>
          <w:tcPr>
            <w:tcW w:w="988" w:type="pct"/>
          </w:tcPr>
          <w:p w14:paraId="34C358C1" w14:textId="5DCA860C" w:rsidR="005C10E3" w:rsidRPr="005D1F22" w:rsidRDefault="005C10E3" w:rsidP="005C10E3">
            <w:pPr>
              <w:pStyle w:val="GOSTTablenorm"/>
            </w:pPr>
            <w:r w:rsidRPr="005D1F22">
              <w:t>DBD_SumBudList_GRBS_GAIF</w:t>
            </w:r>
          </w:p>
        </w:tc>
        <w:tc>
          <w:tcPr>
            <w:tcW w:w="813" w:type="pct"/>
          </w:tcPr>
          <w:p w14:paraId="4530B02A" w14:textId="3D855FD0" w:rsidR="005C10E3" w:rsidRPr="005D1F22" w:rsidRDefault="005C10E3" w:rsidP="005C10E3">
            <w:pPr>
              <w:pStyle w:val="GOSTTablenorm"/>
            </w:pPr>
            <w:r w:rsidRPr="005D1F22">
              <w:rPr>
                <w:rStyle w:val="GOSTSymItalic"/>
                <w:i w:val="0"/>
              </w:rPr>
              <w:t>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w:t>
            </w:r>
          </w:p>
        </w:tc>
        <w:tc>
          <w:tcPr>
            <w:tcW w:w="729" w:type="pct"/>
          </w:tcPr>
          <w:p w14:paraId="77E3231B" w14:textId="56D607B9"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5FC6B991" w14:textId="7D2A4CCB"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5A246951" w14:textId="77777777" w:rsidTr="00707989">
        <w:tc>
          <w:tcPr>
            <w:tcW w:w="220" w:type="pct"/>
            <w:vMerge/>
          </w:tcPr>
          <w:p w14:paraId="2E288B51" w14:textId="77777777" w:rsidR="005C10E3" w:rsidRPr="00B9499D" w:rsidRDefault="005C10E3" w:rsidP="005C10E3">
            <w:pPr>
              <w:rPr>
                <w:sz w:val="22"/>
                <w:szCs w:val="22"/>
              </w:rPr>
            </w:pPr>
          </w:p>
        </w:tc>
        <w:tc>
          <w:tcPr>
            <w:tcW w:w="785" w:type="pct"/>
            <w:vMerge/>
          </w:tcPr>
          <w:p w14:paraId="64755C6B" w14:textId="77777777" w:rsidR="005C10E3" w:rsidRPr="00B9499D" w:rsidRDefault="005C10E3" w:rsidP="005C10E3">
            <w:pPr>
              <w:pStyle w:val="GOSTTablenorm"/>
              <w:rPr>
                <w:lang w:val="en-US"/>
              </w:rPr>
            </w:pPr>
          </w:p>
        </w:tc>
        <w:tc>
          <w:tcPr>
            <w:tcW w:w="950" w:type="pct"/>
            <w:vMerge/>
          </w:tcPr>
          <w:p w14:paraId="05676558" w14:textId="77777777" w:rsidR="005C10E3" w:rsidRPr="00B9499D" w:rsidRDefault="005C10E3" w:rsidP="005C10E3">
            <w:pPr>
              <w:pStyle w:val="GOSTTablenorm"/>
              <w:rPr>
                <w:lang w:val="en-US"/>
              </w:rPr>
            </w:pPr>
          </w:p>
        </w:tc>
        <w:tc>
          <w:tcPr>
            <w:tcW w:w="988" w:type="pct"/>
          </w:tcPr>
          <w:p w14:paraId="6AA786BB" w14:textId="500E82B6" w:rsidR="005C10E3" w:rsidRPr="005D1F22" w:rsidRDefault="005C10E3" w:rsidP="005C10E3">
            <w:pPr>
              <w:pStyle w:val="GOSTTablenorm"/>
            </w:pPr>
            <w:r w:rsidRPr="005D1F22">
              <w:t>DBD_PropAmenBA</w:t>
            </w:r>
          </w:p>
        </w:tc>
        <w:tc>
          <w:tcPr>
            <w:tcW w:w="813" w:type="pct"/>
          </w:tcPr>
          <w:p w14:paraId="37E8A2C1" w14:textId="57B9687E" w:rsidR="005C10E3" w:rsidRPr="005D1F22" w:rsidRDefault="005C10E3" w:rsidP="005C10E3">
            <w:pPr>
              <w:pStyle w:val="GOSTTablenorm"/>
            </w:pPr>
            <w:r w:rsidRPr="005D1F22">
              <w:rPr>
                <w:rStyle w:val="GOSTSymItalic"/>
                <w:i w:val="0"/>
              </w:rPr>
              <w:t>Предложения по внесению изменений в распределение бюджетных ассигнований на финансовый год и на плановый период (ф.0501065)</w:t>
            </w:r>
          </w:p>
        </w:tc>
        <w:tc>
          <w:tcPr>
            <w:tcW w:w="729" w:type="pct"/>
          </w:tcPr>
          <w:p w14:paraId="72B89263" w14:textId="2E2EA013"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2DD4DCB9" w14:textId="2A08F169"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51A1B752" w14:textId="77777777" w:rsidTr="00707989">
        <w:tc>
          <w:tcPr>
            <w:tcW w:w="220" w:type="pct"/>
            <w:vMerge/>
          </w:tcPr>
          <w:p w14:paraId="4920385C" w14:textId="77777777" w:rsidR="005C10E3" w:rsidRPr="00B9499D" w:rsidRDefault="005C10E3" w:rsidP="005C10E3">
            <w:pPr>
              <w:rPr>
                <w:sz w:val="22"/>
                <w:szCs w:val="22"/>
              </w:rPr>
            </w:pPr>
          </w:p>
        </w:tc>
        <w:tc>
          <w:tcPr>
            <w:tcW w:w="785" w:type="pct"/>
            <w:vMerge/>
          </w:tcPr>
          <w:p w14:paraId="741EFE8E" w14:textId="77777777" w:rsidR="005C10E3" w:rsidRPr="00B9499D" w:rsidRDefault="005C10E3" w:rsidP="005C10E3">
            <w:pPr>
              <w:pStyle w:val="GOSTTablenorm"/>
              <w:rPr>
                <w:lang w:val="en-US"/>
              </w:rPr>
            </w:pPr>
          </w:p>
        </w:tc>
        <w:tc>
          <w:tcPr>
            <w:tcW w:w="950" w:type="pct"/>
            <w:vMerge/>
          </w:tcPr>
          <w:p w14:paraId="64188552" w14:textId="77777777" w:rsidR="005C10E3" w:rsidRPr="00B9499D" w:rsidRDefault="005C10E3" w:rsidP="005C10E3">
            <w:pPr>
              <w:pStyle w:val="GOSTTablenorm"/>
              <w:rPr>
                <w:lang w:val="en-US"/>
              </w:rPr>
            </w:pPr>
          </w:p>
        </w:tc>
        <w:tc>
          <w:tcPr>
            <w:tcW w:w="988" w:type="pct"/>
          </w:tcPr>
          <w:p w14:paraId="1BBF7ED2" w14:textId="4031FD42" w:rsidR="005C10E3" w:rsidRPr="005D1F22" w:rsidRDefault="005C10E3" w:rsidP="005C10E3">
            <w:pPr>
              <w:pStyle w:val="GOSTTablenorm"/>
            </w:pPr>
            <w:r w:rsidRPr="005D1F22">
              <w:t>DBD_ApplPropAmenBA</w:t>
            </w:r>
          </w:p>
        </w:tc>
        <w:tc>
          <w:tcPr>
            <w:tcW w:w="813" w:type="pct"/>
          </w:tcPr>
          <w:p w14:paraId="1C710493" w14:textId="58CDB414" w:rsidR="005C10E3" w:rsidRPr="005D1F22" w:rsidRDefault="005C10E3" w:rsidP="005C10E3">
            <w:pPr>
              <w:pStyle w:val="GOSTTablenorm"/>
            </w:pPr>
            <w:r w:rsidRPr="005D1F22">
              <w:rPr>
                <w:rStyle w:val="GOSTSymItalic"/>
                <w:i w:val="0"/>
              </w:rPr>
              <w:t>Заявка на внесение изменений в сводную бюджетную роспись Федерального Бюджета и Лимиты бюджетных обязательств (ф.0501046)</w:t>
            </w:r>
          </w:p>
        </w:tc>
        <w:tc>
          <w:tcPr>
            <w:tcW w:w="729" w:type="pct"/>
          </w:tcPr>
          <w:p w14:paraId="36C93D6A" w14:textId="41408C86"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6145E652" w14:textId="342209CF"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3F62F941" w14:textId="77777777" w:rsidTr="00707989">
        <w:tc>
          <w:tcPr>
            <w:tcW w:w="220" w:type="pct"/>
            <w:vMerge/>
          </w:tcPr>
          <w:p w14:paraId="2DEEE43D" w14:textId="77777777" w:rsidR="005C10E3" w:rsidRPr="00B9499D" w:rsidRDefault="005C10E3" w:rsidP="005C10E3">
            <w:pPr>
              <w:rPr>
                <w:sz w:val="22"/>
                <w:szCs w:val="22"/>
              </w:rPr>
            </w:pPr>
          </w:p>
        </w:tc>
        <w:tc>
          <w:tcPr>
            <w:tcW w:w="785" w:type="pct"/>
            <w:vMerge/>
          </w:tcPr>
          <w:p w14:paraId="40B6C9C2" w14:textId="77777777" w:rsidR="005C10E3" w:rsidRPr="00B9499D" w:rsidRDefault="005C10E3" w:rsidP="005C10E3">
            <w:pPr>
              <w:pStyle w:val="GOSTTablenorm"/>
              <w:rPr>
                <w:lang w:val="en-US"/>
              </w:rPr>
            </w:pPr>
          </w:p>
        </w:tc>
        <w:tc>
          <w:tcPr>
            <w:tcW w:w="950" w:type="pct"/>
            <w:vMerge/>
          </w:tcPr>
          <w:p w14:paraId="3F66E9E6" w14:textId="77777777" w:rsidR="005C10E3" w:rsidRPr="00B9499D" w:rsidRDefault="005C10E3" w:rsidP="005C10E3">
            <w:pPr>
              <w:pStyle w:val="GOSTTablenorm"/>
              <w:rPr>
                <w:lang w:val="en-US"/>
              </w:rPr>
            </w:pPr>
          </w:p>
        </w:tc>
        <w:tc>
          <w:tcPr>
            <w:tcW w:w="988" w:type="pct"/>
          </w:tcPr>
          <w:p w14:paraId="6A27EEE6" w14:textId="51B5DC30" w:rsidR="005C10E3" w:rsidRPr="005D1F22" w:rsidRDefault="005C10E3" w:rsidP="005C10E3">
            <w:pPr>
              <w:pStyle w:val="GOSTTablenorm"/>
            </w:pPr>
            <w:r w:rsidRPr="005D1F22">
              <w:t>DBD_DocBlockRecallBD</w:t>
            </w:r>
          </w:p>
        </w:tc>
        <w:tc>
          <w:tcPr>
            <w:tcW w:w="813" w:type="pct"/>
          </w:tcPr>
          <w:p w14:paraId="1904DF4C" w14:textId="48CD03DD" w:rsidR="005C10E3" w:rsidRPr="005D1F22" w:rsidRDefault="005C10E3" w:rsidP="005C10E3">
            <w:pPr>
              <w:pStyle w:val="GOSTTablenorm"/>
            </w:pPr>
            <w:r w:rsidRPr="005D1F22">
              <w:rPr>
                <w:rStyle w:val="GOSTSymItalic"/>
                <w:i w:val="0"/>
              </w:rPr>
              <w:t xml:space="preserve">Документ на блокировку отозванных бюджетных </w:t>
            </w:r>
            <w:r w:rsidRPr="005D1F22">
              <w:rPr>
                <w:rStyle w:val="GOSTSymItalic"/>
                <w:i w:val="0"/>
              </w:rPr>
              <w:lastRenderedPageBreak/>
              <w:t>данных (технический документ)</w:t>
            </w:r>
          </w:p>
        </w:tc>
        <w:tc>
          <w:tcPr>
            <w:tcW w:w="729" w:type="pct"/>
          </w:tcPr>
          <w:p w14:paraId="6AF7361B" w14:textId="7C9D66F3" w:rsidR="005C10E3" w:rsidRPr="005D1F22" w:rsidRDefault="005C10E3" w:rsidP="005C10E3">
            <w:pPr>
              <w:pStyle w:val="GOSTTablenorm"/>
            </w:pPr>
            <w:r w:rsidRPr="005D1F22">
              <w:lastRenderedPageBreak/>
              <w:t>ПУР 0</w:t>
            </w:r>
            <w:r w:rsidRPr="005D1F22">
              <w:rPr>
                <w:lang w:val="en-US"/>
              </w:rPr>
              <w:t>1</w:t>
            </w:r>
            <w:r w:rsidRPr="005D1F22">
              <w:t xml:space="preserve"> ЭБ</w:t>
            </w:r>
          </w:p>
        </w:tc>
        <w:tc>
          <w:tcPr>
            <w:tcW w:w="515" w:type="pct"/>
          </w:tcPr>
          <w:p w14:paraId="28E39F4C" w14:textId="18DF1AAD"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3CFC14BF" w14:textId="77777777" w:rsidTr="00707989">
        <w:tc>
          <w:tcPr>
            <w:tcW w:w="220" w:type="pct"/>
            <w:vMerge/>
          </w:tcPr>
          <w:p w14:paraId="75AB584C" w14:textId="77777777" w:rsidR="005C10E3" w:rsidRPr="00B9499D" w:rsidRDefault="005C10E3" w:rsidP="005C10E3">
            <w:pPr>
              <w:rPr>
                <w:sz w:val="22"/>
                <w:szCs w:val="22"/>
              </w:rPr>
            </w:pPr>
          </w:p>
        </w:tc>
        <w:tc>
          <w:tcPr>
            <w:tcW w:w="785" w:type="pct"/>
            <w:vMerge/>
          </w:tcPr>
          <w:p w14:paraId="496745A2" w14:textId="77777777" w:rsidR="005C10E3" w:rsidRPr="00B9499D" w:rsidRDefault="005C10E3" w:rsidP="005C10E3">
            <w:pPr>
              <w:pStyle w:val="GOSTTablenorm"/>
              <w:rPr>
                <w:lang w:val="en-US"/>
              </w:rPr>
            </w:pPr>
          </w:p>
        </w:tc>
        <w:tc>
          <w:tcPr>
            <w:tcW w:w="950" w:type="pct"/>
            <w:vMerge/>
          </w:tcPr>
          <w:p w14:paraId="19E73298" w14:textId="77777777" w:rsidR="005C10E3" w:rsidRPr="00B9499D" w:rsidRDefault="005C10E3" w:rsidP="005C10E3">
            <w:pPr>
              <w:pStyle w:val="GOSTTablenorm"/>
              <w:rPr>
                <w:lang w:val="en-US"/>
              </w:rPr>
            </w:pPr>
          </w:p>
        </w:tc>
        <w:tc>
          <w:tcPr>
            <w:tcW w:w="988" w:type="pct"/>
          </w:tcPr>
          <w:p w14:paraId="558CA36B" w14:textId="10809C41" w:rsidR="005C10E3" w:rsidRPr="005D1F22" w:rsidRDefault="005C10E3" w:rsidP="005C10E3">
            <w:pPr>
              <w:pStyle w:val="GOSTTablenorm"/>
            </w:pPr>
            <w:r w:rsidRPr="005D1F22">
              <w:t>DBD_ConsolidateInfoFAIP</w:t>
            </w:r>
          </w:p>
        </w:tc>
        <w:tc>
          <w:tcPr>
            <w:tcW w:w="813" w:type="pct"/>
          </w:tcPr>
          <w:p w14:paraId="0F66348A" w14:textId="30F72A21" w:rsidR="005C10E3" w:rsidRPr="005D1F22" w:rsidRDefault="005C10E3" w:rsidP="005C10E3">
            <w:pPr>
              <w:pStyle w:val="GOSTTablenorm"/>
            </w:pPr>
            <w:r w:rsidRPr="005D1F22">
              <w:rPr>
                <w:rStyle w:val="GOSTSymItalic"/>
                <w:i w:val="0"/>
              </w:rPr>
              <w:t xml:space="preserve">Сведения о сводной бюджетной росписи федерального бюджета и лимитах бюджетных обязательств по расходам, связанным с осуществлением </w:t>
            </w:r>
            <w:proofErr w:type="gramStart"/>
            <w:r w:rsidRPr="005D1F22">
              <w:rPr>
                <w:rStyle w:val="GOSTSymItalic"/>
                <w:i w:val="0"/>
              </w:rPr>
              <w:t>капи-тальных</w:t>
            </w:r>
            <w:proofErr w:type="gramEnd"/>
            <w:r w:rsidRPr="005D1F22">
              <w:rPr>
                <w:rStyle w:val="GOSTSymItalic"/>
                <w:i w:val="0"/>
              </w:rPr>
              <w:t xml:space="preserve"> вложений по объектам капитального строительства и объектам недвижимого имущества, а также их изменении на финансовый год и на пла-новый период (ф. 0501080)</w:t>
            </w:r>
          </w:p>
        </w:tc>
        <w:tc>
          <w:tcPr>
            <w:tcW w:w="729" w:type="pct"/>
          </w:tcPr>
          <w:p w14:paraId="5EFA3E7D" w14:textId="7E9F9B8A"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413C2FA1" w14:textId="420F1578"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0AD2295C" w14:textId="77777777" w:rsidTr="00707989">
        <w:tc>
          <w:tcPr>
            <w:tcW w:w="220" w:type="pct"/>
            <w:vMerge/>
          </w:tcPr>
          <w:p w14:paraId="57EAAF19" w14:textId="77777777" w:rsidR="005C10E3" w:rsidRPr="00B9499D" w:rsidRDefault="005C10E3" w:rsidP="005C10E3">
            <w:pPr>
              <w:rPr>
                <w:sz w:val="22"/>
                <w:szCs w:val="22"/>
              </w:rPr>
            </w:pPr>
          </w:p>
        </w:tc>
        <w:tc>
          <w:tcPr>
            <w:tcW w:w="785" w:type="pct"/>
            <w:vMerge/>
          </w:tcPr>
          <w:p w14:paraId="614C373C" w14:textId="77777777" w:rsidR="005C10E3" w:rsidRPr="00B9499D" w:rsidRDefault="005C10E3" w:rsidP="005C10E3">
            <w:pPr>
              <w:pStyle w:val="GOSTTablenorm"/>
              <w:rPr>
                <w:lang w:val="en-US"/>
              </w:rPr>
            </w:pPr>
          </w:p>
        </w:tc>
        <w:tc>
          <w:tcPr>
            <w:tcW w:w="950" w:type="pct"/>
            <w:vMerge/>
          </w:tcPr>
          <w:p w14:paraId="43EFDAE1" w14:textId="77777777" w:rsidR="005C10E3" w:rsidRPr="00B9499D" w:rsidRDefault="005C10E3" w:rsidP="005C10E3">
            <w:pPr>
              <w:pStyle w:val="GOSTTablenorm"/>
              <w:rPr>
                <w:lang w:val="en-US"/>
              </w:rPr>
            </w:pPr>
          </w:p>
        </w:tc>
        <w:tc>
          <w:tcPr>
            <w:tcW w:w="988" w:type="pct"/>
          </w:tcPr>
          <w:p w14:paraId="63ACBAA9" w14:textId="25D28B3F" w:rsidR="005C10E3" w:rsidRPr="005D1F22" w:rsidRDefault="005C10E3" w:rsidP="005C10E3">
            <w:pPr>
              <w:pStyle w:val="GOSTTablenorm"/>
            </w:pPr>
            <w:r w:rsidRPr="005D1F22">
              <w:t>DBD_DataSBRInfoEvent</w:t>
            </w:r>
          </w:p>
        </w:tc>
        <w:tc>
          <w:tcPr>
            <w:tcW w:w="813" w:type="pct"/>
          </w:tcPr>
          <w:p w14:paraId="7481C5D3" w14:textId="1934B7E5" w:rsidR="005C10E3" w:rsidRPr="005D1F22" w:rsidRDefault="005C10E3" w:rsidP="005C10E3">
            <w:pPr>
              <w:pStyle w:val="GOSTTablenorm"/>
            </w:pPr>
            <w:r w:rsidRPr="005D1F22">
              <w:rPr>
                <w:rStyle w:val="GOSTSymItalic"/>
                <w:i w:val="0"/>
              </w:rPr>
              <w:t>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w:t>
            </w:r>
            <w:r w:rsidRPr="005D1F22">
              <w:rPr>
                <w:rStyle w:val="GOSTSymItalic"/>
                <w:i w:val="0"/>
              </w:rPr>
              <w:lastRenderedPageBreak/>
              <w:t>структуры на финансовый год и на плановый период (ф. 0501155)</w:t>
            </w:r>
          </w:p>
        </w:tc>
        <w:tc>
          <w:tcPr>
            <w:tcW w:w="729" w:type="pct"/>
          </w:tcPr>
          <w:p w14:paraId="318F2717" w14:textId="29A2B53D" w:rsidR="005C10E3" w:rsidRPr="005D1F22" w:rsidRDefault="005C10E3" w:rsidP="005C10E3">
            <w:pPr>
              <w:pStyle w:val="GOSTTablenorm"/>
            </w:pPr>
            <w:r w:rsidRPr="005D1F22">
              <w:lastRenderedPageBreak/>
              <w:t>ПУР 0</w:t>
            </w:r>
            <w:r w:rsidRPr="005D1F22">
              <w:rPr>
                <w:lang w:val="en-US"/>
              </w:rPr>
              <w:t>1</w:t>
            </w:r>
            <w:r w:rsidRPr="005D1F22">
              <w:t xml:space="preserve"> ЭБ</w:t>
            </w:r>
          </w:p>
        </w:tc>
        <w:tc>
          <w:tcPr>
            <w:tcW w:w="515" w:type="pct"/>
          </w:tcPr>
          <w:p w14:paraId="5BDB6583" w14:textId="1C54C34E"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4001DCE5" w14:textId="77777777" w:rsidTr="00707989">
        <w:tc>
          <w:tcPr>
            <w:tcW w:w="220" w:type="pct"/>
            <w:vMerge/>
          </w:tcPr>
          <w:p w14:paraId="5E0C8750" w14:textId="77777777" w:rsidR="005C10E3" w:rsidRPr="00B9499D" w:rsidRDefault="005C10E3" w:rsidP="005C10E3">
            <w:pPr>
              <w:rPr>
                <w:sz w:val="22"/>
                <w:szCs w:val="22"/>
              </w:rPr>
            </w:pPr>
          </w:p>
        </w:tc>
        <w:tc>
          <w:tcPr>
            <w:tcW w:w="785" w:type="pct"/>
            <w:vMerge/>
          </w:tcPr>
          <w:p w14:paraId="21B00352" w14:textId="77777777" w:rsidR="005C10E3" w:rsidRPr="00B9499D" w:rsidRDefault="005C10E3" w:rsidP="005C10E3">
            <w:pPr>
              <w:pStyle w:val="GOSTTablenorm"/>
              <w:rPr>
                <w:lang w:val="en-US"/>
              </w:rPr>
            </w:pPr>
          </w:p>
        </w:tc>
        <w:tc>
          <w:tcPr>
            <w:tcW w:w="950" w:type="pct"/>
            <w:vMerge/>
          </w:tcPr>
          <w:p w14:paraId="787C32E8" w14:textId="77777777" w:rsidR="005C10E3" w:rsidRPr="00B9499D" w:rsidRDefault="005C10E3" w:rsidP="005C10E3">
            <w:pPr>
              <w:pStyle w:val="GOSTTablenorm"/>
              <w:rPr>
                <w:lang w:val="en-US"/>
              </w:rPr>
            </w:pPr>
          </w:p>
        </w:tc>
        <w:tc>
          <w:tcPr>
            <w:tcW w:w="988" w:type="pct"/>
          </w:tcPr>
          <w:p w14:paraId="4FB9F17B" w14:textId="1BDACCA9" w:rsidR="005C10E3" w:rsidRPr="005D1F22" w:rsidRDefault="005C10E3" w:rsidP="005C10E3">
            <w:pPr>
              <w:pStyle w:val="GOSTTablenorm"/>
            </w:pPr>
            <w:r w:rsidRPr="005D1F22">
              <w:t>DBD_BA_LBO_TempControl</w:t>
            </w:r>
          </w:p>
        </w:tc>
        <w:tc>
          <w:tcPr>
            <w:tcW w:w="813" w:type="pct"/>
          </w:tcPr>
          <w:p w14:paraId="2B71D79F" w14:textId="33EA3FB8" w:rsidR="005C10E3" w:rsidRPr="005D1F22" w:rsidRDefault="005C10E3" w:rsidP="005C10E3">
            <w:pPr>
              <w:pStyle w:val="GOSTTablenorm"/>
            </w:pPr>
            <w:r w:rsidRPr="005D1F22">
              <w:rPr>
                <w:rStyle w:val="GOSTSymItalic"/>
                <w:i w:val="0"/>
              </w:rPr>
              <w:t>Бюджетные ассигнования и лимиты бюджетных обязательств в период временного управления федеральным бюджетом (ф. 0501062)</w:t>
            </w:r>
          </w:p>
        </w:tc>
        <w:tc>
          <w:tcPr>
            <w:tcW w:w="729" w:type="pct"/>
          </w:tcPr>
          <w:p w14:paraId="4969C3BB" w14:textId="24FA2731" w:rsidR="005C10E3" w:rsidRPr="005D1F22" w:rsidRDefault="005C10E3" w:rsidP="005C10E3">
            <w:pPr>
              <w:pStyle w:val="GOSTTablenorm"/>
            </w:pPr>
            <w:r w:rsidRPr="005D1F22">
              <w:t>ПУР 0</w:t>
            </w:r>
            <w:r w:rsidRPr="005D1F22">
              <w:rPr>
                <w:lang w:val="en-US"/>
              </w:rPr>
              <w:t>1</w:t>
            </w:r>
            <w:r w:rsidRPr="005D1F22">
              <w:t xml:space="preserve"> ЭБ</w:t>
            </w:r>
          </w:p>
        </w:tc>
        <w:tc>
          <w:tcPr>
            <w:tcW w:w="515" w:type="pct"/>
          </w:tcPr>
          <w:p w14:paraId="7986B605" w14:textId="7AD556D5"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09FBC3AF" w14:textId="77777777" w:rsidTr="00707989">
        <w:tc>
          <w:tcPr>
            <w:tcW w:w="220" w:type="pct"/>
            <w:vMerge/>
          </w:tcPr>
          <w:p w14:paraId="304CAE1B" w14:textId="77777777" w:rsidR="005C10E3" w:rsidRPr="00B9499D" w:rsidRDefault="005C10E3" w:rsidP="005C10E3">
            <w:pPr>
              <w:rPr>
                <w:sz w:val="22"/>
                <w:szCs w:val="22"/>
              </w:rPr>
            </w:pPr>
          </w:p>
        </w:tc>
        <w:tc>
          <w:tcPr>
            <w:tcW w:w="785" w:type="pct"/>
            <w:vMerge/>
          </w:tcPr>
          <w:p w14:paraId="08C00686" w14:textId="77777777" w:rsidR="005C10E3" w:rsidRPr="00B9499D" w:rsidRDefault="005C10E3" w:rsidP="005C10E3">
            <w:pPr>
              <w:pStyle w:val="GOSTTablenorm"/>
              <w:rPr>
                <w:lang w:val="en-US"/>
              </w:rPr>
            </w:pPr>
          </w:p>
        </w:tc>
        <w:tc>
          <w:tcPr>
            <w:tcW w:w="950" w:type="pct"/>
            <w:vMerge/>
          </w:tcPr>
          <w:p w14:paraId="49C6E572" w14:textId="77777777" w:rsidR="005C10E3" w:rsidRPr="00B9499D" w:rsidRDefault="005C10E3" w:rsidP="005C10E3">
            <w:pPr>
              <w:pStyle w:val="GOSTTablenorm"/>
              <w:rPr>
                <w:lang w:val="en-US"/>
              </w:rPr>
            </w:pPr>
          </w:p>
        </w:tc>
        <w:tc>
          <w:tcPr>
            <w:tcW w:w="988" w:type="pct"/>
          </w:tcPr>
          <w:p w14:paraId="6E5D2B0A" w14:textId="576D28B1" w:rsidR="005C10E3" w:rsidRPr="005D1F22" w:rsidRDefault="005C10E3" w:rsidP="005C10E3">
            <w:pPr>
              <w:pStyle w:val="GOSTTablenorm"/>
              <w:rPr>
                <w:szCs w:val="22"/>
              </w:rPr>
            </w:pPr>
            <w:r w:rsidRPr="005D1F22">
              <w:t>MSC_ExpendableSchedule</w:t>
            </w:r>
          </w:p>
        </w:tc>
        <w:tc>
          <w:tcPr>
            <w:tcW w:w="813" w:type="pct"/>
          </w:tcPr>
          <w:p w14:paraId="07491CAA" w14:textId="11BF03B7" w:rsidR="005C10E3" w:rsidRPr="005D1F22" w:rsidRDefault="005C10E3" w:rsidP="005C10E3">
            <w:pPr>
              <w:pStyle w:val="GOSTTablenorm"/>
            </w:pPr>
            <w:r w:rsidRPr="005D1F22">
              <w:t>Расходное расписание (ф.0531722)</w:t>
            </w:r>
          </w:p>
        </w:tc>
        <w:tc>
          <w:tcPr>
            <w:tcW w:w="729" w:type="pct"/>
          </w:tcPr>
          <w:p w14:paraId="1ADD6D51" w14:textId="3DA5B02B" w:rsidR="005C10E3" w:rsidRPr="005D1F22" w:rsidRDefault="005C10E3" w:rsidP="005C10E3">
            <w:pPr>
              <w:pStyle w:val="GOSTTablenorm"/>
              <w:rPr>
                <w:szCs w:val="22"/>
              </w:rPr>
            </w:pPr>
            <w:r w:rsidRPr="005D1F22">
              <w:t>ПУР 0</w:t>
            </w:r>
            <w:r w:rsidRPr="005D1F22">
              <w:rPr>
                <w:lang w:val="en-US"/>
              </w:rPr>
              <w:t>1</w:t>
            </w:r>
            <w:r w:rsidRPr="005D1F22">
              <w:t xml:space="preserve"> ЭБ</w:t>
            </w:r>
          </w:p>
        </w:tc>
        <w:tc>
          <w:tcPr>
            <w:tcW w:w="515" w:type="pct"/>
          </w:tcPr>
          <w:p w14:paraId="3BB781CF" w14:textId="6E382DD7"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386CD40A" w14:textId="77777777" w:rsidTr="00707989">
        <w:tc>
          <w:tcPr>
            <w:tcW w:w="220" w:type="pct"/>
            <w:vMerge/>
          </w:tcPr>
          <w:p w14:paraId="6860E0CD" w14:textId="77777777" w:rsidR="005C10E3" w:rsidRPr="00B9499D" w:rsidRDefault="005C10E3" w:rsidP="005C10E3">
            <w:pPr>
              <w:rPr>
                <w:sz w:val="22"/>
                <w:szCs w:val="22"/>
              </w:rPr>
            </w:pPr>
          </w:p>
        </w:tc>
        <w:tc>
          <w:tcPr>
            <w:tcW w:w="785" w:type="pct"/>
            <w:vMerge/>
          </w:tcPr>
          <w:p w14:paraId="679D02CB" w14:textId="77777777" w:rsidR="005C10E3" w:rsidRPr="00B9499D" w:rsidRDefault="005C10E3" w:rsidP="005C10E3">
            <w:pPr>
              <w:pStyle w:val="GOSTTablenorm"/>
              <w:rPr>
                <w:lang w:val="en-US"/>
              </w:rPr>
            </w:pPr>
          </w:p>
        </w:tc>
        <w:tc>
          <w:tcPr>
            <w:tcW w:w="950" w:type="pct"/>
            <w:vMerge/>
          </w:tcPr>
          <w:p w14:paraId="0D811C49" w14:textId="77777777" w:rsidR="005C10E3" w:rsidRPr="00B9499D" w:rsidRDefault="005C10E3" w:rsidP="005C10E3">
            <w:pPr>
              <w:pStyle w:val="GOSTTablenorm"/>
              <w:rPr>
                <w:lang w:val="en-US"/>
              </w:rPr>
            </w:pPr>
          </w:p>
        </w:tc>
        <w:tc>
          <w:tcPr>
            <w:tcW w:w="988" w:type="pct"/>
          </w:tcPr>
          <w:p w14:paraId="2D26DDA2" w14:textId="222F9CE8" w:rsidR="005C10E3" w:rsidRPr="005D1F22" w:rsidRDefault="005C10E3" w:rsidP="005C10E3">
            <w:pPr>
              <w:pStyle w:val="GOSTTablenorm"/>
              <w:rPr>
                <w:szCs w:val="22"/>
              </w:rPr>
            </w:pPr>
            <w:r w:rsidRPr="005D1F22">
              <w:t>DBD_Treasury_Notice</w:t>
            </w:r>
          </w:p>
        </w:tc>
        <w:tc>
          <w:tcPr>
            <w:tcW w:w="813" w:type="pct"/>
          </w:tcPr>
          <w:p w14:paraId="471163C5" w14:textId="17A32EED" w:rsidR="005C10E3" w:rsidRPr="005D1F22" w:rsidRDefault="005C10E3" w:rsidP="005C10E3">
            <w:pPr>
              <w:pStyle w:val="GOSTTablenorm"/>
            </w:pPr>
            <w:r w:rsidRPr="005D1F22">
              <w:t>Казначейское уведомление (ф.0531721)</w:t>
            </w:r>
          </w:p>
        </w:tc>
        <w:tc>
          <w:tcPr>
            <w:tcW w:w="729" w:type="pct"/>
          </w:tcPr>
          <w:p w14:paraId="012D6732" w14:textId="0A45EEF2" w:rsidR="005C10E3" w:rsidRPr="005D1F22" w:rsidRDefault="005C10E3" w:rsidP="005C10E3">
            <w:pPr>
              <w:pStyle w:val="GOSTTablenorm"/>
              <w:rPr>
                <w:szCs w:val="22"/>
              </w:rPr>
            </w:pPr>
            <w:r w:rsidRPr="005D1F22">
              <w:t>ПУР 0</w:t>
            </w:r>
            <w:r w:rsidRPr="005D1F22">
              <w:rPr>
                <w:lang w:val="en-US"/>
              </w:rPr>
              <w:t>1</w:t>
            </w:r>
            <w:r w:rsidRPr="005D1F22">
              <w:t xml:space="preserve"> ЭБ</w:t>
            </w:r>
          </w:p>
        </w:tc>
        <w:tc>
          <w:tcPr>
            <w:tcW w:w="515" w:type="pct"/>
          </w:tcPr>
          <w:p w14:paraId="45DC887C" w14:textId="7C43870A"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1A358A5F" w14:textId="77777777" w:rsidTr="00707989">
        <w:tc>
          <w:tcPr>
            <w:tcW w:w="220" w:type="pct"/>
            <w:vMerge/>
          </w:tcPr>
          <w:p w14:paraId="48F784FD" w14:textId="77777777" w:rsidR="005C10E3" w:rsidRPr="00B9499D" w:rsidRDefault="005C10E3" w:rsidP="005C10E3">
            <w:pPr>
              <w:rPr>
                <w:sz w:val="22"/>
                <w:szCs w:val="22"/>
              </w:rPr>
            </w:pPr>
          </w:p>
        </w:tc>
        <w:tc>
          <w:tcPr>
            <w:tcW w:w="785" w:type="pct"/>
            <w:vMerge/>
          </w:tcPr>
          <w:p w14:paraId="5AB5BFB1" w14:textId="77777777" w:rsidR="005C10E3" w:rsidRPr="00B9499D" w:rsidRDefault="005C10E3" w:rsidP="005C10E3">
            <w:pPr>
              <w:pStyle w:val="GOSTTablenorm"/>
              <w:rPr>
                <w:lang w:val="en-US"/>
              </w:rPr>
            </w:pPr>
          </w:p>
        </w:tc>
        <w:tc>
          <w:tcPr>
            <w:tcW w:w="950" w:type="pct"/>
            <w:vMerge/>
          </w:tcPr>
          <w:p w14:paraId="0987C4B8" w14:textId="77777777" w:rsidR="005C10E3" w:rsidRPr="00B9499D" w:rsidRDefault="005C10E3" w:rsidP="005C10E3">
            <w:pPr>
              <w:pStyle w:val="GOSTTablenorm"/>
              <w:rPr>
                <w:lang w:val="en-US"/>
              </w:rPr>
            </w:pPr>
          </w:p>
        </w:tc>
        <w:tc>
          <w:tcPr>
            <w:tcW w:w="988" w:type="pct"/>
          </w:tcPr>
          <w:p w14:paraId="38926B09" w14:textId="7D0B7BE6" w:rsidR="005C10E3" w:rsidRPr="005D1F22" w:rsidRDefault="005C10E3" w:rsidP="005C10E3">
            <w:pPr>
              <w:pStyle w:val="GOSTTablenorm"/>
              <w:rPr>
                <w:szCs w:val="22"/>
              </w:rPr>
            </w:pPr>
            <w:r w:rsidRPr="005D1F22">
              <w:t>DBD_NoticeSuspensionLC</w:t>
            </w:r>
          </w:p>
        </w:tc>
        <w:tc>
          <w:tcPr>
            <w:tcW w:w="813" w:type="pct"/>
          </w:tcPr>
          <w:p w14:paraId="642107D7" w14:textId="3C9D2C9A" w:rsidR="005C10E3" w:rsidRPr="005D1F22" w:rsidRDefault="005C10E3" w:rsidP="005C10E3">
            <w:pPr>
              <w:pStyle w:val="GOSTTablenorm"/>
            </w:pPr>
            <w:r w:rsidRPr="005D1F22">
              <w:t>Уведомление о приостановлении (отмене приостановления) операций на лицевых счетах (ф.0506107)</w:t>
            </w:r>
          </w:p>
        </w:tc>
        <w:tc>
          <w:tcPr>
            <w:tcW w:w="729" w:type="pct"/>
          </w:tcPr>
          <w:p w14:paraId="6236BF8F" w14:textId="5DE82732" w:rsidR="005C10E3" w:rsidRPr="005D1F22" w:rsidRDefault="005C10E3" w:rsidP="005C10E3">
            <w:pPr>
              <w:pStyle w:val="GOSTTablenorm"/>
              <w:rPr>
                <w:szCs w:val="22"/>
              </w:rPr>
            </w:pPr>
            <w:r w:rsidRPr="005D1F22">
              <w:t>ПУР 0</w:t>
            </w:r>
            <w:r w:rsidRPr="005D1F22">
              <w:rPr>
                <w:lang w:val="en-US"/>
              </w:rPr>
              <w:t>1</w:t>
            </w:r>
            <w:r w:rsidRPr="005D1F22">
              <w:t xml:space="preserve"> ЭБ</w:t>
            </w:r>
          </w:p>
        </w:tc>
        <w:tc>
          <w:tcPr>
            <w:tcW w:w="515" w:type="pct"/>
          </w:tcPr>
          <w:p w14:paraId="695FC5D6" w14:textId="45A0873D"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6646CD1C" w14:textId="77777777" w:rsidTr="00707989">
        <w:tc>
          <w:tcPr>
            <w:tcW w:w="220" w:type="pct"/>
            <w:vMerge/>
          </w:tcPr>
          <w:p w14:paraId="3F2BAFF2" w14:textId="77777777" w:rsidR="005C10E3" w:rsidRPr="00B9499D" w:rsidRDefault="005C10E3" w:rsidP="005C10E3">
            <w:pPr>
              <w:rPr>
                <w:sz w:val="22"/>
                <w:szCs w:val="22"/>
              </w:rPr>
            </w:pPr>
          </w:p>
        </w:tc>
        <w:tc>
          <w:tcPr>
            <w:tcW w:w="785" w:type="pct"/>
            <w:vMerge/>
          </w:tcPr>
          <w:p w14:paraId="0A09A9F0" w14:textId="77777777" w:rsidR="005C10E3" w:rsidRPr="00B9499D" w:rsidRDefault="005C10E3" w:rsidP="005C10E3">
            <w:pPr>
              <w:pStyle w:val="GOSTTablenorm"/>
              <w:rPr>
                <w:lang w:val="en-US"/>
              </w:rPr>
            </w:pPr>
          </w:p>
        </w:tc>
        <w:tc>
          <w:tcPr>
            <w:tcW w:w="950" w:type="pct"/>
            <w:vMerge/>
          </w:tcPr>
          <w:p w14:paraId="2FC9198E" w14:textId="77777777" w:rsidR="005C10E3" w:rsidRPr="00B9499D" w:rsidRDefault="005C10E3" w:rsidP="005C10E3">
            <w:pPr>
              <w:pStyle w:val="GOSTTablenorm"/>
              <w:rPr>
                <w:lang w:val="en-US"/>
              </w:rPr>
            </w:pPr>
          </w:p>
        </w:tc>
        <w:tc>
          <w:tcPr>
            <w:tcW w:w="988" w:type="pct"/>
          </w:tcPr>
          <w:p w14:paraId="50E62D5C" w14:textId="410A5889" w:rsidR="005C10E3" w:rsidRPr="005D1F22" w:rsidRDefault="005C10E3" w:rsidP="005C10E3">
            <w:pPr>
              <w:pStyle w:val="GOSTTablenorm"/>
              <w:rPr>
                <w:szCs w:val="22"/>
              </w:rPr>
            </w:pPr>
            <w:r w:rsidRPr="005D1F22">
              <w:t>DBD_InfoPlannedPurchases</w:t>
            </w:r>
          </w:p>
        </w:tc>
        <w:tc>
          <w:tcPr>
            <w:tcW w:w="813" w:type="pct"/>
          </w:tcPr>
          <w:p w14:paraId="2966F4EB" w14:textId="44F36718" w:rsidR="005C10E3" w:rsidRPr="005D1F22" w:rsidRDefault="005C10E3" w:rsidP="005C10E3">
            <w:pPr>
              <w:pStyle w:val="GOSTTablenorm"/>
            </w:pPr>
            <w:r w:rsidRPr="005D1F22">
              <w:t>Информация о лимитах бюджетных обязательств, не подлежащих отзыву с лицевых счетов, открытых в территориальных органах Федерального казначейства (ф.0506117)</w:t>
            </w:r>
          </w:p>
        </w:tc>
        <w:tc>
          <w:tcPr>
            <w:tcW w:w="729" w:type="pct"/>
          </w:tcPr>
          <w:p w14:paraId="6DCEB4AF" w14:textId="31422C4A" w:rsidR="005C10E3" w:rsidRPr="005D1F22" w:rsidRDefault="005C10E3" w:rsidP="005C10E3">
            <w:pPr>
              <w:pStyle w:val="GOSTTablenorm"/>
              <w:rPr>
                <w:szCs w:val="22"/>
              </w:rPr>
            </w:pPr>
            <w:r w:rsidRPr="005D1F22">
              <w:t>ПУР 0</w:t>
            </w:r>
            <w:r w:rsidRPr="005D1F22">
              <w:rPr>
                <w:lang w:val="en-US"/>
              </w:rPr>
              <w:t>1</w:t>
            </w:r>
            <w:r w:rsidRPr="005D1F22">
              <w:t xml:space="preserve"> ЭБ</w:t>
            </w:r>
          </w:p>
        </w:tc>
        <w:tc>
          <w:tcPr>
            <w:tcW w:w="515" w:type="pct"/>
          </w:tcPr>
          <w:p w14:paraId="2DF68B32" w14:textId="3A710BB2"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4CA173DD" w14:textId="77777777" w:rsidTr="00707989">
        <w:tc>
          <w:tcPr>
            <w:tcW w:w="220" w:type="pct"/>
            <w:vMerge/>
          </w:tcPr>
          <w:p w14:paraId="09F868A5" w14:textId="77777777" w:rsidR="005C10E3" w:rsidRPr="00B9499D" w:rsidRDefault="005C10E3" w:rsidP="005C10E3">
            <w:pPr>
              <w:rPr>
                <w:sz w:val="22"/>
                <w:szCs w:val="22"/>
              </w:rPr>
            </w:pPr>
          </w:p>
        </w:tc>
        <w:tc>
          <w:tcPr>
            <w:tcW w:w="785" w:type="pct"/>
            <w:vMerge/>
          </w:tcPr>
          <w:p w14:paraId="19D33771" w14:textId="77777777" w:rsidR="005C10E3" w:rsidRPr="00B9499D" w:rsidRDefault="005C10E3" w:rsidP="005C10E3">
            <w:pPr>
              <w:pStyle w:val="GOSTTablenorm"/>
              <w:rPr>
                <w:lang w:val="en-US"/>
              </w:rPr>
            </w:pPr>
          </w:p>
        </w:tc>
        <w:tc>
          <w:tcPr>
            <w:tcW w:w="950" w:type="pct"/>
            <w:vMerge/>
          </w:tcPr>
          <w:p w14:paraId="5702B80D" w14:textId="77777777" w:rsidR="005C10E3" w:rsidRPr="00B9499D" w:rsidRDefault="005C10E3" w:rsidP="005C10E3">
            <w:pPr>
              <w:pStyle w:val="GOSTTablenorm"/>
              <w:rPr>
                <w:lang w:val="en-US"/>
              </w:rPr>
            </w:pPr>
          </w:p>
        </w:tc>
        <w:tc>
          <w:tcPr>
            <w:tcW w:w="988" w:type="pct"/>
          </w:tcPr>
          <w:p w14:paraId="1E5BA7F0" w14:textId="12F488AE" w:rsidR="005C10E3" w:rsidRPr="005D1F22" w:rsidRDefault="005C10E3" w:rsidP="005C10E3">
            <w:pPr>
              <w:pStyle w:val="GOSTTablenorm"/>
              <w:rPr>
                <w:szCs w:val="22"/>
              </w:rPr>
            </w:pPr>
            <w:r w:rsidRPr="005D1F22">
              <w:t>DBD_InfoPublicContracts</w:t>
            </w:r>
          </w:p>
        </w:tc>
        <w:tc>
          <w:tcPr>
            <w:tcW w:w="813" w:type="pct"/>
          </w:tcPr>
          <w:p w14:paraId="3D46542A" w14:textId="4A2C4025" w:rsidR="005C10E3" w:rsidRPr="005D1F22" w:rsidRDefault="005C10E3" w:rsidP="005C10E3">
            <w:pPr>
              <w:pStyle w:val="GOSTTablenorm"/>
            </w:pPr>
            <w:r w:rsidRPr="005D1F22">
              <w:t xml:space="preserve">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w:t>
            </w:r>
            <w:r w:rsidRPr="005D1F22">
              <w:lastRenderedPageBreak/>
              <w:t>о несостоятельности (банкротстве) поставщика (подрядчика, исполнителя) (ф.0506115)</w:t>
            </w:r>
          </w:p>
        </w:tc>
        <w:tc>
          <w:tcPr>
            <w:tcW w:w="729" w:type="pct"/>
          </w:tcPr>
          <w:p w14:paraId="4E17AF04" w14:textId="386AD5F5" w:rsidR="005C10E3" w:rsidRPr="005D1F22" w:rsidRDefault="005C10E3" w:rsidP="005C10E3">
            <w:pPr>
              <w:pStyle w:val="GOSTTablenorm"/>
              <w:rPr>
                <w:szCs w:val="22"/>
              </w:rPr>
            </w:pPr>
            <w:r w:rsidRPr="005D1F22">
              <w:lastRenderedPageBreak/>
              <w:t>ПУР 0</w:t>
            </w:r>
            <w:r w:rsidRPr="005D1F22">
              <w:rPr>
                <w:lang w:val="en-US"/>
              </w:rPr>
              <w:t>1</w:t>
            </w:r>
            <w:r w:rsidRPr="005D1F22">
              <w:t xml:space="preserve"> ЭБ</w:t>
            </w:r>
          </w:p>
        </w:tc>
        <w:tc>
          <w:tcPr>
            <w:tcW w:w="515" w:type="pct"/>
          </w:tcPr>
          <w:p w14:paraId="7DA20B89" w14:textId="1DDA9205"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4</w:t>
            </w:r>
          </w:p>
        </w:tc>
      </w:tr>
      <w:tr w:rsidR="005C10E3" w:rsidRPr="00B9499D" w14:paraId="0BF04A26" w14:textId="77777777" w:rsidTr="00707989">
        <w:tc>
          <w:tcPr>
            <w:tcW w:w="220" w:type="pct"/>
            <w:vMerge/>
          </w:tcPr>
          <w:p w14:paraId="11B4FD1D" w14:textId="77777777" w:rsidR="005C10E3" w:rsidRPr="00B9499D" w:rsidRDefault="005C10E3" w:rsidP="005C10E3">
            <w:pPr>
              <w:rPr>
                <w:sz w:val="22"/>
                <w:szCs w:val="22"/>
              </w:rPr>
            </w:pPr>
          </w:p>
        </w:tc>
        <w:tc>
          <w:tcPr>
            <w:tcW w:w="785" w:type="pct"/>
            <w:vMerge/>
          </w:tcPr>
          <w:p w14:paraId="675F06C4" w14:textId="77777777" w:rsidR="005C10E3" w:rsidRPr="00B9499D" w:rsidRDefault="005C10E3" w:rsidP="005C10E3">
            <w:pPr>
              <w:pStyle w:val="GOSTTablenorm"/>
              <w:rPr>
                <w:lang w:val="en-US"/>
              </w:rPr>
            </w:pPr>
          </w:p>
        </w:tc>
        <w:tc>
          <w:tcPr>
            <w:tcW w:w="950" w:type="pct"/>
            <w:vMerge/>
          </w:tcPr>
          <w:p w14:paraId="4393871D" w14:textId="77777777" w:rsidR="005C10E3" w:rsidRPr="00B9499D" w:rsidRDefault="005C10E3" w:rsidP="005C10E3">
            <w:pPr>
              <w:pStyle w:val="GOSTTablenorm"/>
              <w:rPr>
                <w:lang w:val="en-US"/>
              </w:rPr>
            </w:pPr>
          </w:p>
        </w:tc>
        <w:tc>
          <w:tcPr>
            <w:tcW w:w="988" w:type="pct"/>
          </w:tcPr>
          <w:p w14:paraId="0DB32B52" w14:textId="0D614456" w:rsidR="005C10E3" w:rsidRPr="005D1F22" w:rsidRDefault="005C10E3" w:rsidP="005C10E3">
            <w:pPr>
              <w:pStyle w:val="GOSTTablenorm"/>
            </w:pPr>
            <w:r w:rsidRPr="005D1F22">
              <w:rPr>
                <w:szCs w:val="22"/>
              </w:rPr>
              <w:t>TSE_0506109_D033</w:t>
            </w:r>
          </w:p>
        </w:tc>
        <w:tc>
          <w:tcPr>
            <w:tcW w:w="813" w:type="pct"/>
          </w:tcPr>
          <w:p w14:paraId="2D919CB7" w14:textId="67875655" w:rsidR="005C10E3" w:rsidRPr="005D1F22" w:rsidRDefault="005C10E3" w:rsidP="005C10E3">
            <w:pPr>
              <w:pStyle w:val="GOSTTablenorm"/>
              <w:rPr>
                <w:rStyle w:val="GOSTSymItalic"/>
                <w:i w:val="0"/>
              </w:rPr>
            </w:pPr>
            <w:r w:rsidRPr="005D1F22">
              <w:t>Заявление на исполнение Казначейского обеспечения обязательств (ф. 0506109)</w:t>
            </w:r>
          </w:p>
        </w:tc>
        <w:tc>
          <w:tcPr>
            <w:tcW w:w="729" w:type="pct"/>
          </w:tcPr>
          <w:p w14:paraId="4635ED99" w14:textId="5D4D34E4" w:rsidR="005C10E3" w:rsidRPr="005D1F22" w:rsidRDefault="005C10E3" w:rsidP="005C10E3">
            <w:pPr>
              <w:pStyle w:val="GOSTTablenorm"/>
            </w:pPr>
            <w:r w:rsidRPr="005D1F22">
              <w:rPr>
                <w:szCs w:val="22"/>
              </w:rPr>
              <w:t>ПУР КС ЭБ</w:t>
            </w:r>
          </w:p>
        </w:tc>
        <w:tc>
          <w:tcPr>
            <w:tcW w:w="515" w:type="pct"/>
          </w:tcPr>
          <w:p w14:paraId="1DE8ED9C" w14:textId="1EDB6895"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6</w:t>
            </w:r>
          </w:p>
        </w:tc>
      </w:tr>
      <w:tr w:rsidR="005C10E3" w:rsidRPr="00B9499D" w14:paraId="03E32DBD" w14:textId="77777777" w:rsidTr="00707989">
        <w:tc>
          <w:tcPr>
            <w:tcW w:w="220" w:type="pct"/>
            <w:vMerge/>
          </w:tcPr>
          <w:p w14:paraId="28DC2FBF" w14:textId="77777777" w:rsidR="005C10E3" w:rsidRPr="00B9499D" w:rsidRDefault="005C10E3" w:rsidP="005C10E3">
            <w:pPr>
              <w:rPr>
                <w:sz w:val="22"/>
                <w:szCs w:val="22"/>
              </w:rPr>
            </w:pPr>
          </w:p>
        </w:tc>
        <w:tc>
          <w:tcPr>
            <w:tcW w:w="785" w:type="pct"/>
            <w:vMerge/>
          </w:tcPr>
          <w:p w14:paraId="222076CC" w14:textId="77777777" w:rsidR="005C10E3" w:rsidRPr="00B9499D" w:rsidRDefault="005C10E3" w:rsidP="005C10E3">
            <w:pPr>
              <w:pStyle w:val="GOSTTablenorm"/>
              <w:rPr>
                <w:lang w:val="en-US"/>
              </w:rPr>
            </w:pPr>
          </w:p>
        </w:tc>
        <w:tc>
          <w:tcPr>
            <w:tcW w:w="950" w:type="pct"/>
            <w:vMerge/>
          </w:tcPr>
          <w:p w14:paraId="527A43BB" w14:textId="77777777" w:rsidR="005C10E3" w:rsidRPr="00B9499D" w:rsidRDefault="005C10E3" w:rsidP="005C10E3">
            <w:pPr>
              <w:pStyle w:val="GOSTTablenorm"/>
              <w:rPr>
                <w:lang w:val="en-US"/>
              </w:rPr>
            </w:pPr>
          </w:p>
        </w:tc>
        <w:tc>
          <w:tcPr>
            <w:tcW w:w="988" w:type="pct"/>
          </w:tcPr>
          <w:p w14:paraId="37852BAF" w14:textId="6247EEC6" w:rsidR="005C10E3" w:rsidRPr="005D1F22" w:rsidRDefault="005C10E3" w:rsidP="005C10E3">
            <w:pPr>
              <w:pStyle w:val="GOSTTablenorm"/>
            </w:pPr>
            <w:r w:rsidRPr="005D1F22">
              <w:rPr>
                <w:szCs w:val="22"/>
              </w:rPr>
              <w:t>TSE_TransOrderAcc_D091</w:t>
            </w:r>
          </w:p>
        </w:tc>
        <w:tc>
          <w:tcPr>
            <w:tcW w:w="813" w:type="pct"/>
          </w:tcPr>
          <w:p w14:paraId="0AE9AEBF" w14:textId="7CA0092D" w:rsidR="005C10E3" w:rsidRPr="005D1F22" w:rsidRDefault="005C10E3" w:rsidP="005C10E3">
            <w:pPr>
              <w:pStyle w:val="GOSTTablenorm"/>
              <w:rPr>
                <w:rStyle w:val="GOSTSymItalic"/>
                <w:i w:val="0"/>
              </w:rPr>
            </w:pPr>
            <w:r w:rsidRPr="005D1F22">
              <w:rPr>
                <w:rStyle w:val="GOSTSymItalic"/>
                <w:i w:val="0"/>
              </w:rPr>
              <w:t>Поручение о перечислении на счет исходящее</w:t>
            </w:r>
          </w:p>
        </w:tc>
        <w:tc>
          <w:tcPr>
            <w:tcW w:w="729" w:type="pct"/>
          </w:tcPr>
          <w:p w14:paraId="41E18484" w14:textId="4F821080" w:rsidR="005C10E3" w:rsidRPr="005D1F22" w:rsidRDefault="005C10E3" w:rsidP="005C10E3">
            <w:pPr>
              <w:pStyle w:val="GOSTTablenorm"/>
            </w:pPr>
            <w:r w:rsidRPr="005D1F22">
              <w:rPr>
                <w:szCs w:val="22"/>
              </w:rPr>
              <w:t>ПУР КС ЭБ</w:t>
            </w:r>
          </w:p>
        </w:tc>
        <w:tc>
          <w:tcPr>
            <w:tcW w:w="515" w:type="pct"/>
          </w:tcPr>
          <w:p w14:paraId="03A59F76" w14:textId="1888B60E" w:rsidR="005C10E3" w:rsidRPr="005D1F22" w:rsidRDefault="005C10E3" w:rsidP="005C10E3">
            <w:pPr>
              <w:pStyle w:val="GOSTTablenorm"/>
            </w:pPr>
            <w:r w:rsidRPr="005D1F22">
              <w:t>Том 1 п.</w:t>
            </w:r>
            <w:r w:rsidRPr="005D1F22">
              <w:fldChar w:fldCharType="begin"/>
            </w:r>
            <w:r w:rsidRPr="005D1F22">
              <w:instrText xml:space="preserve"> REF _Ref115365129 \r \h  \* MERGEFORMAT </w:instrText>
            </w:r>
            <w:r w:rsidRPr="005D1F22">
              <w:fldChar w:fldCharType="separate"/>
            </w:r>
            <w:r>
              <w:t>9</w:t>
            </w:r>
            <w:r w:rsidRPr="005D1F22">
              <w:fldChar w:fldCharType="end"/>
            </w:r>
            <w:r w:rsidRPr="005D1F22">
              <w:t xml:space="preserve"> и</w:t>
            </w:r>
            <w:r w:rsidRPr="005D1F22">
              <w:rPr>
                <w:szCs w:val="22"/>
              </w:rPr>
              <w:t xml:space="preserve"> </w:t>
            </w:r>
            <w:r w:rsidRPr="005D1F22">
              <w:t>Том 6</w:t>
            </w:r>
          </w:p>
        </w:tc>
      </w:tr>
      <w:tr w:rsidR="005C10E3" w:rsidRPr="00B9499D" w14:paraId="4C27FA95" w14:textId="77777777" w:rsidTr="00707989">
        <w:trPr>
          <w:ins w:id="239" w:author="Великанова Алевтина Николаевна TSE-105716" w:date="2025-02-20T16:45:00Z"/>
        </w:trPr>
        <w:tc>
          <w:tcPr>
            <w:tcW w:w="220" w:type="pct"/>
            <w:vMerge/>
          </w:tcPr>
          <w:p w14:paraId="792EE32B" w14:textId="77777777" w:rsidR="005C10E3" w:rsidRPr="00B9499D" w:rsidRDefault="005C10E3" w:rsidP="005C10E3">
            <w:pPr>
              <w:rPr>
                <w:ins w:id="240" w:author="Великанова Алевтина Николаевна TSE-105716" w:date="2025-02-20T16:45:00Z"/>
                <w:sz w:val="22"/>
                <w:szCs w:val="22"/>
              </w:rPr>
            </w:pPr>
          </w:p>
        </w:tc>
        <w:tc>
          <w:tcPr>
            <w:tcW w:w="785" w:type="pct"/>
            <w:vMerge/>
          </w:tcPr>
          <w:p w14:paraId="16CDDA71" w14:textId="77777777" w:rsidR="005C10E3" w:rsidRPr="00B9499D" w:rsidRDefault="005C10E3" w:rsidP="005C10E3">
            <w:pPr>
              <w:pStyle w:val="GOSTTablenorm"/>
              <w:rPr>
                <w:ins w:id="241" w:author="Великанова Алевтина Николаевна TSE-105716" w:date="2025-02-20T16:45:00Z"/>
                <w:lang w:val="en-US"/>
              </w:rPr>
            </w:pPr>
          </w:p>
        </w:tc>
        <w:tc>
          <w:tcPr>
            <w:tcW w:w="950" w:type="pct"/>
            <w:vMerge/>
          </w:tcPr>
          <w:p w14:paraId="7241D13A" w14:textId="77777777" w:rsidR="005C10E3" w:rsidRPr="00B9499D" w:rsidRDefault="005C10E3" w:rsidP="005C10E3">
            <w:pPr>
              <w:pStyle w:val="GOSTTablenorm"/>
              <w:rPr>
                <w:ins w:id="242" w:author="Великанова Алевтина Николаевна TSE-105716" w:date="2025-02-20T16:45:00Z"/>
                <w:lang w:val="en-US"/>
              </w:rPr>
            </w:pPr>
          </w:p>
        </w:tc>
        <w:tc>
          <w:tcPr>
            <w:tcW w:w="988" w:type="pct"/>
          </w:tcPr>
          <w:p w14:paraId="62049667" w14:textId="7AC72C9E" w:rsidR="005C10E3" w:rsidRPr="00F07D8B" w:rsidRDefault="005C10E3" w:rsidP="005C10E3">
            <w:pPr>
              <w:pStyle w:val="GOSTTablenorm"/>
              <w:rPr>
                <w:ins w:id="243" w:author="Великанова Алевтина Николаевна TSE-105716" w:date="2025-02-20T16:45:00Z"/>
                <w:szCs w:val="24"/>
              </w:rPr>
            </w:pPr>
            <w:ins w:id="244" w:author="Великанова Алевтина Николаевна TSE-105716" w:date="2025-02-20T16:46:00Z">
              <w:r>
                <w:rPr>
                  <w:szCs w:val="24"/>
                </w:rPr>
                <w:t>TSE_05012013_D05</w:t>
              </w:r>
            </w:ins>
          </w:p>
        </w:tc>
        <w:tc>
          <w:tcPr>
            <w:tcW w:w="813" w:type="pct"/>
          </w:tcPr>
          <w:p w14:paraId="650AE2D4" w14:textId="66B52741" w:rsidR="005C10E3" w:rsidRPr="00021384" w:rsidRDefault="005C10E3" w:rsidP="005C10E3">
            <w:pPr>
              <w:pStyle w:val="GOSTTablenorm"/>
              <w:rPr>
                <w:ins w:id="245" w:author="Великанова Алевтина Николаевна TSE-105716" w:date="2025-02-20T16:45:00Z"/>
                <w:szCs w:val="22"/>
              </w:rPr>
            </w:pPr>
            <w:ins w:id="246" w:author="Великанова Алевтина Николаевна TSE-105716" w:date="2025-02-20T16:47:00Z">
              <w:r>
                <w:rPr>
                  <w:szCs w:val="24"/>
                </w:rPr>
                <w:t>Сведения об операциях с целевыми средствами</w:t>
              </w:r>
              <w:r w:rsidRPr="002C29CA">
                <w:rPr>
                  <w:szCs w:val="24"/>
                </w:rPr>
                <w:t xml:space="preserve"> (ф. 0501213)</w:t>
              </w:r>
            </w:ins>
          </w:p>
        </w:tc>
        <w:tc>
          <w:tcPr>
            <w:tcW w:w="729" w:type="pct"/>
          </w:tcPr>
          <w:p w14:paraId="6DACD10E" w14:textId="37D18ACB" w:rsidR="005C10E3" w:rsidRPr="00170DD6" w:rsidRDefault="005C10E3" w:rsidP="005C10E3">
            <w:pPr>
              <w:pStyle w:val="GOSTTablenorm"/>
              <w:rPr>
                <w:ins w:id="247" w:author="Великанова Алевтина Николаевна TSE-105716" w:date="2025-02-20T16:45:00Z"/>
                <w:szCs w:val="22"/>
              </w:rPr>
            </w:pPr>
            <w:ins w:id="248" w:author="Великанова Алевтина Николаевна TSE-105716" w:date="2025-02-20T16:47:00Z">
              <w:r>
                <w:rPr>
                  <w:szCs w:val="22"/>
                </w:rPr>
                <w:t>ПУР КС</w:t>
              </w:r>
            </w:ins>
          </w:p>
        </w:tc>
        <w:tc>
          <w:tcPr>
            <w:tcW w:w="515" w:type="pct"/>
          </w:tcPr>
          <w:p w14:paraId="19DCF176" w14:textId="602F2B56" w:rsidR="005C10E3" w:rsidRPr="00451C80" w:rsidRDefault="005C10E3" w:rsidP="005C10E3">
            <w:pPr>
              <w:pStyle w:val="GOSTTablenorm"/>
              <w:rPr>
                <w:ins w:id="249" w:author="Великанова Алевтина Николаевна TSE-105716" w:date="2025-02-20T16:45:00Z"/>
              </w:rPr>
            </w:pPr>
            <w:ins w:id="250" w:author="Великанова Алевтина Николаевна TSE-105716" w:date="2025-02-20T16:47:00Z">
              <w:r>
                <w:t xml:space="preserve">Том 1 п.9 и </w:t>
              </w:r>
            </w:ins>
            <w:ins w:id="251" w:author="Великанова Алевтина Николаевна TSE-105716" w:date="2025-02-20T16:48:00Z">
              <w:r>
                <w:t>Том 6</w:t>
              </w:r>
            </w:ins>
          </w:p>
        </w:tc>
      </w:tr>
      <w:tr w:rsidR="005C10E3" w:rsidRPr="00B9499D" w14:paraId="1739FCFA" w14:textId="77777777" w:rsidTr="00707989">
        <w:trPr>
          <w:ins w:id="252" w:author="Сказецкая Наталья Камилевна" w:date="2025-03-05T19:34:00Z"/>
        </w:trPr>
        <w:tc>
          <w:tcPr>
            <w:tcW w:w="220" w:type="pct"/>
            <w:vMerge/>
          </w:tcPr>
          <w:p w14:paraId="6163DD59" w14:textId="77777777" w:rsidR="005C10E3" w:rsidRPr="00B9499D" w:rsidRDefault="005C10E3" w:rsidP="005C10E3">
            <w:pPr>
              <w:rPr>
                <w:ins w:id="253" w:author="Сказецкая Наталья Камилевна" w:date="2025-03-05T19:34:00Z"/>
                <w:sz w:val="22"/>
                <w:szCs w:val="22"/>
              </w:rPr>
            </w:pPr>
          </w:p>
        </w:tc>
        <w:tc>
          <w:tcPr>
            <w:tcW w:w="785" w:type="pct"/>
            <w:vMerge/>
          </w:tcPr>
          <w:p w14:paraId="4F2F8862" w14:textId="77777777" w:rsidR="005C10E3" w:rsidRPr="00B9499D" w:rsidRDefault="005C10E3" w:rsidP="005C10E3">
            <w:pPr>
              <w:pStyle w:val="GOSTTablenorm"/>
              <w:rPr>
                <w:ins w:id="254" w:author="Сказецкая Наталья Камилевна" w:date="2025-03-05T19:34:00Z"/>
                <w:lang w:val="en-US"/>
              </w:rPr>
            </w:pPr>
          </w:p>
        </w:tc>
        <w:tc>
          <w:tcPr>
            <w:tcW w:w="950" w:type="pct"/>
            <w:vMerge/>
          </w:tcPr>
          <w:p w14:paraId="6D8FE467" w14:textId="77777777" w:rsidR="005C10E3" w:rsidRPr="00B9499D" w:rsidRDefault="005C10E3" w:rsidP="005C10E3">
            <w:pPr>
              <w:pStyle w:val="GOSTTablenorm"/>
              <w:rPr>
                <w:ins w:id="255" w:author="Сказецкая Наталья Камилевна" w:date="2025-03-05T19:34:00Z"/>
                <w:lang w:val="en-US"/>
              </w:rPr>
            </w:pPr>
          </w:p>
        </w:tc>
        <w:tc>
          <w:tcPr>
            <w:tcW w:w="988" w:type="pct"/>
          </w:tcPr>
          <w:p w14:paraId="443A243A" w14:textId="41B454D2" w:rsidR="005C10E3" w:rsidRDefault="005C10E3" w:rsidP="005C10E3">
            <w:pPr>
              <w:pStyle w:val="GOSTTablenorm"/>
              <w:rPr>
                <w:ins w:id="256" w:author="Сказецкая Наталья Камилевна" w:date="2025-03-05T19:34:00Z"/>
                <w:szCs w:val="24"/>
              </w:rPr>
            </w:pPr>
            <w:ins w:id="257" w:author="Сказецкая Наталья Камилевна" w:date="2025-03-05T19:34:00Z">
              <w:r w:rsidRPr="008647B0">
                <w:rPr>
                  <w:szCs w:val="22"/>
                </w:rPr>
                <w:t>TSE_0531802_D25</w:t>
              </w:r>
            </w:ins>
          </w:p>
        </w:tc>
        <w:tc>
          <w:tcPr>
            <w:tcW w:w="813" w:type="pct"/>
          </w:tcPr>
          <w:p w14:paraId="058C92A0" w14:textId="7FEDF186" w:rsidR="005C10E3" w:rsidRDefault="005C10E3" w:rsidP="005C10E3">
            <w:pPr>
              <w:pStyle w:val="GOSTTablenorm"/>
              <w:rPr>
                <w:ins w:id="258" w:author="Сказецкая Наталья Камилевна" w:date="2025-03-05T19:34:00Z"/>
                <w:szCs w:val="24"/>
              </w:rPr>
            </w:pPr>
            <w:ins w:id="259" w:author="Сказецкая Наталья Камилевна" w:date="2025-03-05T19:34:00Z">
              <w:r>
                <w:t xml:space="preserve">Заявка на получение наличных денег </w:t>
              </w:r>
            </w:ins>
          </w:p>
        </w:tc>
        <w:tc>
          <w:tcPr>
            <w:tcW w:w="729" w:type="pct"/>
          </w:tcPr>
          <w:p w14:paraId="7CE1B786" w14:textId="4945761B" w:rsidR="005C10E3" w:rsidRDefault="005C10E3" w:rsidP="005C10E3">
            <w:pPr>
              <w:pStyle w:val="GOSTTablenorm"/>
              <w:rPr>
                <w:ins w:id="260" w:author="Сказецкая Наталья Камилевна" w:date="2025-03-05T19:34:00Z"/>
                <w:szCs w:val="22"/>
              </w:rPr>
            </w:pPr>
            <w:ins w:id="261" w:author="Сказецкая Наталья Камилевна" w:date="2025-03-05T19:34:00Z">
              <w:r w:rsidRPr="00B13611">
                <w:rPr>
                  <w:szCs w:val="22"/>
                </w:rPr>
                <w:t>ПУР КС</w:t>
              </w:r>
            </w:ins>
          </w:p>
        </w:tc>
        <w:tc>
          <w:tcPr>
            <w:tcW w:w="515" w:type="pct"/>
          </w:tcPr>
          <w:p w14:paraId="7A4A80BE" w14:textId="08D0C73F" w:rsidR="005C10E3" w:rsidRDefault="005C10E3" w:rsidP="005C10E3">
            <w:pPr>
              <w:pStyle w:val="GOSTTablenorm"/>
              <w:rPr>
                <w:ins w:id="262" w:author="Сказецкая Наталья Камилевна" w:date="2025-03-05T19:34:00Z"/>
              </w:rPr>
            </w:pPr>
            <w:ins w:id="263" w:author="Сказецкая Наталья Камилевна" w:date="2025-03-05T19:34:00Z">
              <w:r>
                <w:t>Том 1 п.9 и Том 6</w:t>
              </w:r>
            </w:ins>
          </w:p>
        </w:tc>
      </w:tr>
      <w:tr w:rsidR="005C10E3" w:rsidRPr="00B9499D" w14:paraId="48844337" w14:textId="77777777" w:rsidTr="00707989">
        <w:trPr>
          <w:ins w:id="264" w:author="Сказецкая Наталья Камилевна" w:date="2025-03-05T19:25:00Z"/>
        </w:trPr>
        <w:tc>
          <w:tcPr>
            <w:tcW w:w="220" w:type="pct"/>
            <w:vMerge/>
          </w:tcPr>
          <w:p w14:paraId="219DF54C" w14:textId="77777777" w:rsidR="005C10E3" w:rsidRPr="00B9499D" w:rsidRDefault="005C10E3" w:rsidP="005C10E3">
            <w:pPr>
              <w:rPr>
                <w:ins w:id="265" w:author="Сказецкая Наталья Камилевна" w:date="2025-03-05T19:25:00Z"/>
                <w:sz w:val="22"/>
                <w:szCs w:val="22"/>
              </w:rPr>
            </w:pPr>
          </w:p>
        </w:tc>
        <w:tc>
          <w:tcPr>
            <w:tcW w:w="785" w:type="pct"/>
            <w:vMerge/>
          </w:tcPr>
          <w:p w14:paraId="43D8189C" w14:textId="77777777" w:rsidR="005C10E3" w:rsidRPr="00C64C0B" w:rsidRDefault="005C10E3" w:rsidP="005C10E3">
            <w:pPr>
              <w:pStyle w:val="GOSTTablenorm"/>
              <w:rPr>
                <w:ins w:id="266" w:author="Сказецкая Наталья Камилевна" w:date="2025-03-05T19:25:00Z"/>
              </w:rPr>
            </w:pPr>
          </w:p>
        </w:tc>
        <w:tc>
          <w:tcPr>
            <w:tcW w:w="950" w:type="pct"/>
            <w:vMerge/>
          </w:tcPr>
          <w:p w14:paraId="5434F4C2" w14:textId="77777777" w:rsidR="005C10E3" w:rsidRPr="00C64C0B" w:rsidRDefault="005C10E3" w:rsidP="005C10E3">
            <w:pPr>
              <w:pStyle w:val="GOSTTablenorm"/>
              <w:rPr>
                <w:ins w:id="267" w:author="Сказецкая Наталья Камилевна" w:date="2025-03-05T19:25:00Z"/>
              </w:rPr>
            </w:pPr>
          </w:p>
        </w:tc>
        <w:tc>
          <w:tcPr>
            <w:tcW w:w="988" w:type="pct"/>
          </w:tcPr>
          <w:p w14:paraId="0E9E9963" w14:textId="10279D0B" w:rsidR="005C10E3" w:rsidRDefault="005C10E3" w:rsidP="005C10E3">
            <w:pPr>
              <w:pStyle w:val="GOSTTablenorm"/>
              <w:rPr>
                <w:ins w:id="268" w:author="Сказецкая Наталья Камилевна" w:date="2025-03-05T19:25:00Z"/>
                <w:szCs w:val="24"/>
              </w:rPr>
            </w:pPr>
            <w:ins w:id="269" w:author="Сказецкая Наталья Камилевна" w:date="2025-03-05T19:29:00Z">
              <w:r w:rsidRPr="008647B0">
                <w:rPr>
                  <w:szCs w:val="22"/>
                </w:rPr>
                <w:t>TSE_0531243_D26</w:t>
              </w:r>
            </w:ins>
          </w:p>
        </w:tc>
        <w:tc>
          <w:tcPr>
            <w:tcW w:w="813" w:type="pct"/>
          </w:tcPr>
          <w:p w14:paraId="756F1572" w14:textId="5AC06462" w:rsidR="005C10E3" w:rsidRDefault="005C10E3" w:rsidP="005C10E3">
            <w:pPr>
              <w:pStyle w:val="GOSTTablenorm"/>
              <w:rPr>
                <w:ins w:id="270" w:author="Сказецкая Наталья Камилевна" w:date="2025-03-05T19:25:00Z"/>
                <w:szCs w:val="24"/>
              </w:rPr>
            </w:pPr>
            <w:ins w:id="271" w:author="Сказецкая Наталья Камилевна" w:date="2025-03-05T19:29:00Z">
              <w:r w:rsidRPr="008647B0">
                <w:rPr>
                  <w:szCs w:val="22"/>
                </w:rPr>
                <w:t xml:space="preserve">Заявка на получение денежных средств, перечисляемых на карту (ф. 0531243) </w:t>
              </w:r>
            </w:ins>
          </w:p>
        </w:tc>
        <w:tc>
          <w:tcPr>
            <w:tcW w:w="729" w:type="pct"/>
          </w:tcPr>
          <w:p w14:paraId="4196B63E" w14:textId="4C7882C5" w:rsidR="005C10E3" w:rsidRDefault="005C10E3" w:rsidP="005C10E3">
            <w:pPr>
              <w:pStyle w:val="GOSTTablenorm"/>
              <w:rPr>
                <w:ins w:id="272" w:author="Сказецкая Наталья Камилевна" w:date="2025-03-05T19:25:00Z"/>
                <w:szCs w:val="22"/>
              </w:rPr>
            </w:pPr>
            <w:ins w:id="273" w:author="Сказецкая Наталья Камилевна" w:date="2025-03-05T19:34:00Z">
              <w:r w:rsidRPr="00B13611">
                <w:rPr>
                  <w:szCs w:val="22"/>
                </w:rPr>
                <w:t>ПУР КС</w:t>
              </w:r>
            </w:ins>
          </w:p>
        </w:tc>
        <w:tc>
          <w:tcPr>
            <w:tcW w:w="515" w:type="pct"/>
          </w:tcPr>
          <w:p w14:paraId="4DDA3DDE" w14:textId="463D92F6" w:rsidR="005C10E3" w:rsidRDefault="005C10E3" w:rsidP="005C10E3">
            <w:pPr>
              <w:pStyle w:val="GOSTTablenorm"/>
              <w:rPr>
                <w:ins w:id="274" w:author="Сказецкая Наталья Камилевна" w:date="2025-03-05T19:25:00Z"/>
              </w:rPr>
            </w:pPr>
            <w:ins w:id="275" w:author="Сказецкая Наталья Камилевна" w:date="2025-03-05T19:34:00Z">
              <w:r>
                <w:t>Том 1 п.9 и Том 6</w:t>
              </w:r>
            </w:ins>
          </w:p>
        </w:tc>
      </w:tr>
      <w:tr w:rsidR="005C10E3" w:rsidRPr="00B9499D" w14:paraId="695BDCD0" w14:textId="77777777" w:rsidTr="00707989">
        <w:trPr>
          <w:ins w:id="276" w:author="Петрушкова Олеся Олеговна" w:date="2025-03-03T15:24:00Z"/>
        </w:trPr>
        <w:tc>
          <w:tcPr>
            <w:tcW w:w="220" w:type="pct"/>
            <w:vMerge/>
          </w:tcPr>
          <w:p w14:paraId="0E5958A4" w14:textId="77777777" w:rsidR="005C10E3" w:rsidRPr="00B9499D" w:rsidRDefault="005C10E3" w:rsidP="005C10E3">
            <w:pPr>
              <w:rPr>
                <w:ins w:id="277" w:author="Петрушкова Олеся Олеговна" w:date="2025-03-03T15:24:00Z"/>
                <w:sz w:val="22"/>
                <w:szCs w:val="22"/>
              </w:rPr>
            </w:pPr>
          </w:p>
        </w:tc>
        <w:tc>
          <w:tcPr>
            <w:tcW w:w="785" w:type="pct"/>
            <w:vMerge/>
          </w:tcPr>
          <w:p w14:paraId="14AA44FA" w14:textId="77777777" w:rsidR="005C10E3" w:rsidRPr="00471360" w:rsidRDefault="005C10E3" w:rsidP="005C10E3">
            <w:pPr>
              <w:pStyle w:val="GOSTTablenorm"/>
              <w:rPr>
                <w:ins w:id="278" w:author="Петрушкова Олеся Олеговна" w:date="2025-03-03T15:24:00Z"/>
              </w:rPr>
            </w:pPr>
          </w:p>
        </w:tc>
        <w:tc>
          <w:tcPr>
            <w:tcW w:w="950" w:type="pct"/>
            <w:vMerge/>
          </w:tcPr>
          <w:p w14:paraId="6324E38A" w14:textId="77777777" w:rsidR="005C10E3" w:rsidRPr="00471360" w:rsidRDefault="005C10E3" w:rsidP="005C10E3">
            <w:pPr>
              <w:pStyle w:val="GOSTTablenorm"/>
              <w:rPr>
                <w:ins w:id="279" w:author="Петрушкова Олеся Олеговна" w:date="2025-03-03T15:24:00Z"/>
              </w:rPr>
            </w:pPr>
          </w:p>
        </w:tc>
        <w:tc>
          <w:tcPr>
            <w:tcW w:w="988" w:type="pct"/>
          </w:tcPr>
          <w:p w14:paraId="193A123B" w14:textId="750F435B" w:rsidR="005C10E3" w:rsidRPr="0068310A" w:rsidRDefault="005C10E3" w:rsidP="005C10E3">
            <w:pPr>
              <w:pStyle w:val="GOSTTablenorm"/>
              <w:rPr>
                <w:ins w:id="280" w:author="Петрушкова Олеся Олеговна" w:date="2025-03-03T15:24:00Z"/>
                <w:highlight w:val="yellow"/>
              </w:rPr>
            </w:pPr>
            <w:ins w:id="281" w:author="Петрушкова Олеся Олеговна" w:date="2025-03-03T15:24:00Z">
              <w:r w:rsidRPr="00B13611">
                <w:t>TSE_0401060_D08</w:t>
              </w:r>
            </w:ins>
          </w:p>
        </w:tc>
        <w:tc>
          <w:tcPr>
            <w:tcW w:w="813" w:type="pct"/>
          </w:tcPr>
          <w:p w14:paraId="63DA26E4" w14:textId="0C53427B" w:rsidR="005C10E3" w:rsidRPr="004F2863" w:rsidRDefault="005C10E3" w:rsidP="005C10E3">
            <w:pPr>
              <w:pStyle w:val="GOSTTablenorm"/>
              <w:rPr>
                <w:ins w:id="282" w:author="Петрушкова Олеся Олеговна" w:date="2025-03-03T15:24:00Z"/>
                <w:highlight w:val="green"/>
              </w:rPr>
            </w:pPr>
            <w:ins w:id="283" w:author="Петрушкова Олеся Олеговна" w:date="2025-07-16T16:24:00Z">
              <w:r w:rsidRPr="0025319A">
                <w:t>Платежное поручение клиента (ф. 0401060)</w:t>
              </w:r>
            </w:ins>
          </w:p>
        </w:tc>
        <w:tc>
          <w:tcPr>
            <w:tcW w:w="729" w:type="pct"/>
          </w:tcPr>
          <w:p w14:paraId="4312E147" w14:textId="3DF8AA0D" w:rsidR="005C10E3" w:rsidRDefault="005C10E3" w:rsidP="005C10E3">
            <w:pPr>
              <w:pStyle w:val="GOSTTablenorm"/>
              <w:rPr>
                <w:ins w:id="284" w:author="Петрушкова Олеся Олеговна" w:date="2025-03-03T15:24:00Z"/>
                <w:szCs w:val="22"/>
                <w:highlight w:val="yellow"/>
              </w:rPr>
            </w:pPr>
            <w:ins w:id="285" w:author="Петрушкова Олеся Олеговна" w:date="2025-03-03T15:27:00Z">
              <w:r w:rsidRPr="00B13611">
                <w:rPr>
                  <w:szCs w:val="22"/>
                </w:rPr>
                <w:t>ПУР КС</w:t>
              </w:r>
            </w:ins>
          </w:p>
        </w:tc>
        <w:tc>
          <w:tcPr>
            <w:tcW w:w="515" w:type="pct"/>
          </w:tcPr>
          <w:p w14:paraId="46594293" w14:textId="301DA659" w:rsidR="005C10E3" w:rsidRPr="0068310A" w:rsidRDefault="005C10E3" w:rsidP="005C10E3">
            <w:pPr>
              <w:pStyle w:val="GOSTTablenorm"/>
              <w:rPr>
                <w:ins w:id="286" w:author="Петрушкова Олеся Олеговна" w:date="2025-03-03T15:24:00Z"/>
                <w:highlight w:val="yellow"/>
              </w:rPr>
            </w:pPr>
            <w:ins w:id="287" w:author="Петрушкова Олеся Олеговна" w:date="2025-03-03T15:27:00Z">
              <w:r>
                <w:t>Том 1 п.9 и Том 6</w:t>
              </w:r>
            </w:ins>
          </w:p>
        </w:tc>
      </w:tr>
      <w:tr w:rsidR="005C10E3" w:rsidRPr="00B9499D" w14:paraId="5566E11F" w14:textId="77777777" w:rsidTr="00707989">
        <w:trPr>
          <w:ins w:id="288" w:author="Петрушкова Олеся Олеговна" w:date="2025-03-03T15:24:00Z"/>
        </w:trPr>
        <w:tc>
          <w:tcPr>
            <w:tcW w:w="220" w:type="pct"/>
            <w:vMerge/>
          </w:tcPr>
          <w:p w14:paraId="25F71534" w14:textId="77777777" w:rsidR="005C10E3" w:rsidRPr="00B9499D" w:rsidRDefault="005C10E3" w:rsidP="005C10E3">
            <w:pPr>
              <w:rPr>
                <w:ins w:id="289" w:author="Петрушкова Олеся Олеговна" w:date="2025-03-03T15:24:00Z"/>
                <w:sz w:val="22"/>
                <w:szCs w:val="22"/>
              </w:rPr>
            </w:pPr>
          </w:p>
        </w:tc>
        <w:tc>
          <w:tcPr>
            <w:tcW w:w="785" w:type="pct"/>
            <w:vMerge/>
          </w:tcPr>
          <w:p w14:paraId="12F53313" w14:textId="77777777" w:rsidR="005C10E3" w:rsidRPr="00471360" w:rsidRDefault="005C10E3" w:rsidP="005C10E3">
            <w:pPr>
              <w:pStyle w:val="GOSTTablenorm"/>
              <w:rPr>
                <w:ins w:id="290" w:author="Петрушкова Олеся Олеговна" w:date="2025-03-03T15:24:00Z"/>
              </w:rPr>
            </w:pPr>
          </w:p>
        </w:tc>
        <w:tc>
          <w:tcPr>
            <w:tcW w:w="950" w:type="pct"/>
            <w:vMerge/>
          </w:tcPr>
          <w:p w14:paraId="63B528CE" w14:textId="77777777" w:rsidR="005C10E3" w:rsidRPr="00471360" w:rsidRDefault="005C10E3" w:rsidP="005C10E3">
            <w:pPr>
              <w:pStyle w:val="GOSTTablenorm"/>
              <w:rPr>
                <w:ins w:id="291" w:author="Петрушкова Олеся Олеговна" w:date="2025-03-03T15:24:00Z"/>
              </w:rPr>
            </w:pPr>
          </w:p>
        </w:tc>
        <w:tc>
          <w:tcPr>
            <w:tcW w:w="988" w:type="pct"/>
          </w:tcPr>
          <w:p w14:paraId="37EB5CEC" w14:textId="328697D7" w:rsidR="005C10E3" w:rsidRPr="0068310A" w:rsidRDefault="005C10E3" w:rsidP="005C10E3">
            <w:pPr>
              <w:pStyle w:val="GOSTTablenorm"/>
              <w:rPr>
                <w:ins w:id="292" w:author="Петрушкова Олеся Олеговна" w:date="2025-03-03T15:24:00Z"/>
                <w:highlight w:val="yellow"/>
              </w:rPr>
            </w:pPr>
            <w:ins w:id="293" w:author="Петрушкова Олеся Олеговна" w:date="2025-03-03T15:28:00Z">
              <w:r w:rsidRPr="00B13611">
                <w:t>TSE_IncomingErrand_D092</w:t>
              </w:r>
            </w:ins>
          </w:p>
        </w:tc>
        <w:tc>
          <w:tcPr>
            <w:tcW w:w="813" w:type="pct"/>
          </w:tcPr>
          <w:p w14:paraId="5B58ADC3" w14:textId="3D80FBFE" w:rsidR="005C10E3" w:rsidRPr="004F2863" w:rsidRDefault="005C10E3" w:rsidP="005C10E3">
            <w:pPr>
              <w:pStyle w:val="GOSTTablenorm"/>
              <w:rPr>
                <w:ins w:id="294" w:author="Петрушкова Олеся Олеговна" w:date="2025-03-03T15:24:00Z"/>
                <w:highlight w:val="green"/>
              </w:rPr>
            </w:pPr>
            <w:ins w:id="295" w:author="Петрушкова Олеся Олеговна" w:date="2025-03-03T15:29:00Z">
              <w:r w:rsidRPr="00B13611">
                <w:t>Поручение о перечислении на счет входящее</w:t>
              </w:r>
            </w:ins>
          </w:p>
        </w:tc>
        <w:tc>
          <w:tcPr>
            <w:tcW w:w="729" w:type="pct"/>
          </w:tcPr>
          <w:p w14:paraId="740EFE7C" w14:textId="46D914DF" w:rsidR="005C10E3" w:rsidRDefault="005C10E3" w:rsidP="005C10E3">
            <w:pPr>
              <w:pStyle w:val="GOSTTablenorm"/>
              <w:rPr>
                <w:ins w:id="296" w:author="Петрушкова Олеся Олеговна" w:date="2025-03-03T15:24:00Z"/>
                <w:szCs w:val="22"/>
                <w:highlight w:val="yellow"/>
              </w:rPr>
            </w:pPr>
            <w:ins w:id="297" w:author="Петрушкова Олеся Олеговна" w:date="2025-03-03T15:28:00Z">
              <w:r w:rsidRPr="00B13611">
                <w:rPr>
                  <w:szCs w:val="22"/>
                </w:rPr>
                <w:t>ПУР КС</w:t>
              </w:r>
            </w:ins>
          </w:p>
        </w:tc>
        <w:tc>
          <w:tcPr>
            <w:tcW w:w="515" w:type="pct"/>
          </w:tcPr>
          <w:p w14:paraId="7E45C36B" w14:textId="12219454" w:rsidR="005C10E3" w:rsidRPr="0068310A" w:rsidRDefault="005C10E3" w:rsidP="005C10E3">
            <w:pPr>
              <w:pStyle w:val="GOSTTablenorm"/>
              <w:rPr>
                <w:ins w:id="298" w:author="Петрушкова Олеся Олеговна" w:date="2025-03-03T15:24:00Z"/>
                <w:highlight w:val="yellow"/>
              </w:rPr>
            </w:pPr>
            <w:ins w:id="299" w:author="Петрушкова Олеся Олеговна" w:date="2025-03-03T15:28:00Z">
              <w:r>
                <w:t>Том 1 п.9 и Том 6</w:t>
              </w:r>
            </w:ins>
          </w:p>
        </w:tc>
      </w:tr>
      <w:tr w:rsidR="005C10E3" w:rsidRPr="00B9499D" w14:paraId="3317C9BC" w14:textId="77777777" w:rsidTr="00707989">
        <w:trPr>
          <w:ins w:id="300" w:author="Петрушкова Олеся Олеговна" w:date="2025-03-03T15:24:00Z"/>
        </w:trPr>
        <w:tc>
          <w:tcPr>
            <w:tcW w:w="220" w:type="pct"/>
            <w:vMerge/>
          </w:tcPr>
          <w:p w14:paraId="236B0104" w14:textId="77777777" w:rsidR="005C10E3" w:rsidRPr="00B9499D" w:rsidRDefault="005C10E3" w:rsidP="005C10E3">
            <w:pPr>
              <w:rPr>
                <w:ins w:id="301" w:author="Петрушкова Олеся Олеговна" w:date="2025-03-03T15:24:00Z"/>
                <w:sz w:val="22"/>
                <w:szCs w:val="22"/>
              </w:rPr>
            </w:pPr>
          </w:p>
        </w:tc>
        <w:tc>
          <w:tcPr>
            <w:tcW w:w="785" w:type="pct"/>
            <w:vMerge/>
          </w:tcPr>
          <w:p w14:paraId="5B12B923" w14:textId="77777777" w:rsidR="005C10E3" w:rsidRPr="00471360" w:rsidRDefault="005C10E3" w:rsidP="005C10E3">
            <w:pPr>
              <w:pStyle w:val="GOSTTablenorm"/>
              <w:rPr>
                <w:ins w:id="302" w:author="Петрушкова Олеся Олеговна" w:date="2025-03-03T15:24:00Z"/>
              </w:rPr>
            </w:pPr>
          </w:p>
        </w:tc>
        <w:tc>
          <w:tcPr>
            <w:tcW w:w="950" w:type="pct"/>
            <w:vMerge/>
          </w:tcPr>
          <w:p w14:paraId="785566E0" w14:textId="77777777" w:rsidR="005C10E3" w:rsidRPr="00471360" w:rsidRDefault="005C10E3" w:rsidP="005C10E3">
            <w:pPr>
              <w:pStyle w:val="GOSTTablenorm"/>
              <w:rPr>
                <w:ins w:id="303" w:author="Петрушкова Олеся Олеговна" w:date="2025-03-03T15:24:00Z"/>
              </w:rPr>
            </w:pPr>
          </w:p>
        </w:tc>
        <w:tc>
          <w:tcPr>
            <w:tcW w:w="988" w:type="pct"/>
          </w:tcPr>
          <w:p w14:paraId="7F58A68B" w14:textId="7EC5A143" w:rsidR="005C10E3" w:rsidRPr="0068310A" w:rsidRDefault="005C10E3" w:rsidP="005C10E3">
            <w:pPr>
              <w:pStyle w:val="GOSTTablenorm"/>
              <w:rPr>
                <w:ins w:id="304" w:author="Петрушкова Олеся Олеговна" w:date="2025-03-03T15:24:00Z"/>
                <w:highlight w:val="yellow"/>
              </w:rPr>
            </w:pPr>
            <w:ins w:id="305" w:author="Петрушкова Олеся Олеговна" w:date="2025-03-03T15:28:00Z">
              <w:r w:rsidRPr="00B13611">
                <w:t>TSE_0531852_D12</w:t>
              </w:r>
            </w:ins>
          </w:p>
        </w:tc>
        <w:tc>
          <w:tcPr>
            <w:tcW w:w="813" w:type="pct"/>
          </w:tcPr>
          <w:p w14:paraId="06FA166A" w14:textId="76ABA0B8" w:rsidR="005C10E3" w:rsidRPr="004F2863" w:rsidRDefault="005C10E3" w:rsidP="005C10E3">
            <w:pPr>
              <w:pStyle w:val="GOSTTablenorm"/>
              <w:rPr>
                <w:ins w:id="306" w:author="Петрушкова Олеся Олеговна" w:date="2025-03-03T15:24:00Z"/>
                <w:highlight w:val="green"/>
              </w:rPr>
            </w:pPr>
            <w:ins w:id="307" w:author="Петрушкова Олеся Олеговна" w:date="2025-03-03T15:30:00Z">
              <w:r w:rsidRPr="00B13611">
                <w:t>Уведомление об уточнении операций клиента» (ф. 0531852)</w:t>
              </w:r>
            </w:ins>
          </w:p>
        </w:tc>
        <w:tc>
          <w:tcPr>
            <w:tcW w:w="729" w:type="pct"/>
          </w:tcPr>
          <w:p w14:paraId="433A93FC" w14:textId="710EB073" w:rsidR="005C10E3" w:rsidRDefault="005C10E3" w:rsidP="005C10E3">
            <w:pPr>
              <w:pStyle w:val="GOSTTablenorm"/>
              <w:rPr>
                <w:ins w:id="308" w:author="Петрушкова Олеся Олеговна" w:date="2025-03-03T15:24:00Z"/>
                <w:szCs w:val="22"/>
                <w:highlight w:val="yellow"/>
              </w:rPr>
            </w:pPr>
            <w:ins w:id="309" w:author="Петрушкова Олеся Олеговна" w:date="2025-03-03T15:28:00Z">
              <w:r w:rsidRPr="00B13611">
                <w:rPr>
                  <w:szCs w:val="22"/>
                </w:rPr>
                <w:t>ПУР КС</w:t>
              </w:r>
            </w:ins>
          </w:p>
        </w:tc>
        <w:tc>
          <w:tcPr>
            <w:tcW w:w="515" w:type="pct"/>
          </w:tcPr>
          <w:p w14:paraId="394BFC38" w14:textId="4DAF527F" w:rsidR="005C10E3" w:rsidRPr="0068310A" w:rsidRDefault="005C10E3" w:rsidP="005C10E3">
            <w:pPr>
              <w:pStyle w:val="GOSTTablenorm"/>
              <w:rPr>
                <w:ins w:id="310" w:author="Петрушкова Олеся Олеговна" w:date="2025-03-03T15:24:00Z"/>
                <w:highlight w:val="yellow"/>
              </w:rPr>
            </w:pPr>
            <w:ins w:id="311" w:author="Петрушкова Олеся Олеговна" w:date="2025-03-03T15:28:00Z">
              <w:r>
                <w:t>Том 1 п.9 и Том 6</w:t>
              </w:r>
            </w:ins>
          </w:p>
        </w:tc>
      </w:tr>
      <w:tr w:rsidR="005C10E3" w:rsidRPr="00B9499D" w14:paraId="1E966E8E" w14:textId="77777777" w:rsidTr="00707989">
        <w:trPr>
          <w:ins w:id="312" w:author="Седых Екатерина" w:date="2025-07-23T16:18:00Z"/>
        </w:trPr>
        <w:tc>
          <w:tcPr>
            <w:tcW w:w="220" w:type="pct"/>
            <w:vMerge/>
          </w:tcPr>
          <w:p w14:paraId="53781EB8" w14:textId="77777777" w:rsidR="005C10E3" w:rsidRPr="00B9499D" w:rsidRDefault="005C10E3" w:rsidP="005C10E3">
            <w:pPr>
              <w:rPr>
                <w:ins w:id="313" w:author="Седых Екатерина" w:date="2025-07-23T16:18:00Z"/>
                <w:sz w:val="22"/>
                <w:szCs w:val="22"/>
              </w:rPr>
            </w:pPr>
          </w:p>
        </w:tc>
        <w:tc>
          <w:tcPr>
            <w:tcW w:w="785" w:type="pct"/>
            <w:vMerge/>
          </w:tcPr>
          <w:p w14:paraId="423F63C4" w14:textId="77777777" w:rsidR="005C10E3" w:rsidRPr="00471360" w:rsidRDefault="005C10E3" w:rsidP="005C10E3">
            <w:pPr>
              <w:pStyle w:val="GOSTTablenorm"/>
              <w:rPr>
                <w:ins w:id="314" w:author="Седых Екатерина" w:date="2025-07-23T16:18:00Z"/>
              </w:rPr>
            </w:pPr>
          </w:p>
        </w:tc>
        <w:tc>
          <w:tcPr>
            <w:tcW w:w="950" w:type="pct"/>
            <w:vMerge/>
          </w:tcPr>
          <w:p w14:paraId="14E337C3" w14:textId="77777777" w:rsidR="005C10E3" w:rsidRPr="00471360" w:rsidRDefault="005C10E3" w:rsidP="005C10E3">
            <w:pPr>
              <w:pStyle w:val="GOSTTablenorm"/>
              <w:rPr>
                <w:ins w:id="315" w:author="Седых Екатерина" w:date="2025-07-23T16:18:00Z"/>
              </w:rPr>
            </w:pPr>
          </w:p>
        </w:tc>
        <w:tc>
          <w:tcPr>
            <w:tcW w:w="988" w:type="pct"/>
          </w:tcPr>
          <w:p w14:paraId="6BDEFA58" w14:textId="575ECF9F" w:rsidR="005C10E3" w:rsidRPr="00B13611" w:rsidRDefault="005C10E3" w:rsidP="005C10E3">
            <w:pPr>
              <w:pStyle w:val="GOSTTablenorm"/>
              <w:rPr>
                <w:ins w:id="316" w:author="Седых Екатерина" w:date="2025-07-23T16:18:00Z"/>
              </w:rPr>
            </w:pPr>
            <w:ins w:id="317" w:author="Седых Екатерина" w:date="2025-07-23T16:19:00Z">
              <w:r>
                <w:rPr>
                  <w:szCs w:val="22"/>
                </w:rPr>
                <w:t>TSE_NPS_0504833</w:t>
              </w:r>
            </w:ins>
          </w:p>
        </w:tc>
        <w:tc>
          <w:tcPr>
            <w:tcW w:w="813" w:type="pct"/>
          </w:tcPr>
          <w:p w14:paraId="6436FF3F" w14:textId="73EEC598" w:rsidR="005C10E3" w:rsidRPr="00B13611" w:rsidRDefault="005C10E3" w:rsidP="005C10E3">
            <w:pPr>
              <w:pStyle w:val="GOSTTablenorm"/>
              <w:rPr>
                <w:ins w:id="318" w:author="Седых Екатерина" w:date="2025-07-23T16:18:00Z"/>
              </w:rPr>
            </w:pPr>
            <w:ins w:id="319" w:author="Седых Екатерина" w:date="2025-07-23T16:19:00Z">
              <w:r w:rsidRPr="004C70A1">
                <w:rPr>
                  <w:szCs w:val="22"/>
                </w:rPr>
                <w:t>Бухгалтерская справка (ф. 0504833)</w:t>
              </w:r>
            </w:ins>
          </w:p>
        </w:tc>
        <w:tc>
          <w:tcPr>
            <w:tcW w:w="729" w:type="pct"/>
          </w:tcPr>
          <w:p w14:paraId="2CEB08B4" w14:textId="1DA0A38A" w:rsidR="005C10E3" w:rsidRPr="00B13611" w:rsidRDefault="005C10E3" w:rsidP="005C10E3">
            <w:pPr>
              <w:pStyle w:val="GOSTTablenorm"/>
              <w:rPr>
                <w:ins w:id="320" w:author="Седых Екатерина" w:date="2025-07-23T16:18:00Z"/>
                <w:szCs w:val="22"/>
              </w:rPr>
            </w:pPr>
            <w:ins w:id="321" w:author="Седых Екатерина" w:date="2025-07-23T16:27:00Z">
              <w:r w:rsidRPr="00E57D66">
                <w:t>ПУР КС ЭБ</w:t>
              </w:r>
            </w:ins>
          </w:p>
        </w:tc>
        <w:tc>
          <w:tcPr>
            <w:tcW w:w="515" w:type="pct"/>
          </w:tcPr>
          <w:p w14:paraId="4FB99BAF" w14:textId="4469DBCA" w:rsidR="005C10E3" w:rsidRDefault="005C10E3" w:rsidP="005C10E3">
            <w:pPr>
              <w:pStyle w:val="GOSTTablenorm"/>
              <w:rPr>
                <w:ins w:id="322" w:author="Седых Екатерина" w:date="2025-07-23T16:18:00Z"/>
              </w:rPr>
            </w:pPr>
            <w:ins w:id="323" w:author="Седых Екатерина" w:date="2025-07-23T16:24:00Z">
              <w:r w:rsidRPr="005D1F22">
                <w:t>Том 1 п.</w:t>
              </w:r>
              <w:r w:rsidRPr="005D1F22">
                <w:fldChar w:fldCharType="begin"/>
              </w:r>
              <w:r w:rsidRPr="005D1F22">
                <w:instrText xml:space="preserve"> REF _Ref115365129 \r \h  \* MERGEFORMAT </w:instrText>
              </w:r>
            </w:ins>
            <w:ins w:id="324" w:author="Седых Екатерина" w:date="2025-07-23T16:24:00Z">
              <w:r w:rsidRPr="005D1F22">
                <w:fldChar w:fldCharType="separate"/>
              </w:r>
            </w:ins>
            <w:r>
              <w:t>9</w:t>
            </w:r>
            <w:ins w:id="325" w:author="Седых Екатерина" w:date="2025-07-23T16:24:00Z">
              <w:r w:rsidRPr="005D1F22">
                <w:fldChar w:fldCharType="end"/>
              </w:r>
              <w:r w:rsidRPr="005D1F22">
                <w:t xml:space="preserve"> и</w:t>
              </w:r>
              <w:r w:rsidRPr="005D1F22">
                <w:rPr>
                  <w:szCs w:val="22"/>
                </w:rPr>
                <w:t xml:space="preserve"> </w:t>
              </w:r>
              <w:r w:rsidRPr="004C70A1">
                <w:rPr>
                  <w:szCs w:val="22"/>
                </w:rPr>
                <w:t xml:space="preserve">Том </w:t>
              </w:r>
              <w:r>
                <w:rPr>
                  <w:szCs w:val="22"/>
                  <w:lang w:val="en-US"/>
                </w:rPr>
                <w:t>6</w:t>
              </w:r>
            </w:ins>
          </w:p>
        </w:tc>
      </w:tr>
      <w:tr w:rsidR="005C10E3" w:rsidRPr="00B9499D" w14:paraId="4679F688" w14:textId="77777777" w:rsidTr="00707989">
        <w:trPr>
          <w:ins w:id="326" w:author="Сатлер Марина Викторовна" w:date="2025-10-21T11:47:00Z"/>
        </w:trPr>
        <w:tc>
          <w:tcPr>
            <w:tcW w:w="220" w:type="pct"/>
            <w:vMerge/>
          </w:tcPr>
          <w:p w14:paraId="27B0EB3C" w14:textId="77777777" w:rsidR="005C10E3" w:rsidRPr="00B9499D" w:rsidRDefault="005C10E3" w:rsidP="005C10E3">
            <w:pPr>
              <w:rPr>
                <w:ins w:id="327" w:author="Сатлер Марина Викторовна" w:date="2025-10-21T11:47:00Z"/>
                <w:sz w:val="22"/>
                <w:szCs w:val="22"/>
              </w:rPr>
            </w:pPr>
          </w:p>
        </w:tc>
        <w:tc>
          <w:tcPr>
            <w:tcW w:w="785" w:type="pct"/>
            <w:vMerge/>
          </w:tcPr>
          <w:p w14:paraId="493D2B2C" w14:textId="77777777" w:rsidR="005C10E3" w:rsidRPr="00471360" w:rsidRDefault="005C10E3" w:rsidP="005C10E3">
            <w:pPr>
              <w:pStyle w:val="GOSTTablenorm"/>
              <w:rPr>
                <w:ins w:id="328" w:author="Сатлер Марина Викторовна" w:date="2025-10-21T11:47:00Z"/>
              </w:rPr>
            </w:pPr>
          </w:p>
        </w:tc>
        <w:tc>
          <w:tcPr>
            <w:tcW w:w="950" w:type="pct"/>
            <w:vMerge/>
          </w:tcPr>
          <w:p w14:paraId="4AAE10AC" w14:textId="77777777" w:rsidR="005C10E3" w:rsidRPr="00471360" w:rsidRDefault="005C10E3" w:rsidP="005C10E3">
            <w:pPr>
              <w:pStyle w:val="GOSTTablenorm"/>
              <w:rPr>
                <w:ins w:id="329" w:author="Сатлер Марина Викторовна" w:date="2025-10-21T11:47:00Z"/>
              </w:rPr>
            </w:pPr>
          </w:p>
        </w:tc>
        <w:tc>
          <w:tcPr>
            <w:tcW w:w="988" w:type="pct"/>
          </w:tcPr>
          <w:p w14:paraId="12C28096" w14:textId="10C9B55C" w:rsidR="005C10E3" w:rsidRDefault="005C10E3" w:rsidP="005C10E3">
            <w:pPr>
              <w:pStyle w:val="GOSTTablenorm"/>
              <w:rPr>
                <w:ins w:id="330" w:author="Сатлер Марина Викторовна" w:date="2025-10-21T11:47:00Z"/>
                <w:szCs w:val="22"/>
              </w:rPr>
            </w:pPr>
            <w:ins w:id="331" w:author="Сатлер Марина Викторовна" w:date="2025-10-21T11:48:00Z">
              <w:r w:rsidRPr="00113001">
                <w:rPr>
                  <w:szCs w:val="22"/>
                </w:rPr>
                <w:t>TSE_0531375_D070</w:t>
              </w:r>
            </w:ins>
          </w:p>
        </w:tc>
        <w:tc>
          <w:tcPr>
            <w:tcW w:w="813" w:type="pct"/>
          </w:tcPr>
          <w:p w14:paraId="4ACBB5C3" w14:textId="79A2BEED" w:rsidR="005C10E3" w:rsidRPr="004C70A1" w:rsidRDefault="005C10E3" w:rsidP="005C10E3">
            <w:pPr>
              <w:pStyle w:val="GOSTTablenorm"/>
              <w:rPr>
                <w:ins w:id="332" w:author="Сатлер Марина Викторовна" w:date="2025-10-21T11:47:00Z"/>
                <w:szCs w:val="22"/>
              </w:rPr>
            </w:pPr>
            <w:ins w:id="333" w:author="Сатлер Марина Викторовна" w:date="2025-10-21T11:48:00Z">
              <w:r w:rsidRPr="00B55225">
                <w:t>Акт приемки-передачи лицевого счета</w:t>
              </w:r>
              <w:r>
                <w:t xml:space="preserve"> (ф. 0531375)</w:t>
              </w:r>
            </w:ins>
          </w:p>
        </w:tc>
        <w:tc>
          <w:tcPr>
            <w:tcW w:w="729" w:type="pct"/>
          </w:tcPr>
          <w:p w14:paraId="0408C752" w14:textId="384E9371" w:rsidR="005C10E3" w:rsidRPr="00E57D66" w:rsidRDefault="005C10E3" w:rsidP="005C10E3">
            <w:pPr>
              <w:pStyle w:val="GOSTTablenorm"/>
              <w:rPr>
                <w:ins w:id="334" w:author="Сатлер Марина Викторовна" w:date="2025-10-21T11:47:00Z"/>
              </w:rPr>
            </w:pPr>
            <w:ins w:id="335" w:author="Сатлер Марина Викторовна" w:date="2025-10-21T11:48:00Z">
              <w:r w:rsidRPr="00E57D66">
                <w:t>ПУР КС ЭБ</w:t>
              </w:r>
            </w:ins>
          </w:p>
        </w:tc>
        <w:tc>
          <w:tcPr>
            <w:tcW w:w="515" w:type="pct"/>
          </w:tcPr>
          <w:p w14:paraId="5FD34138" w14:textId="7BA3522E" w:rsidR="005C10E3" w:rsidRPr="005D1F22" w:rsidRDefault="005C10E3" w:rsidP="005C10E3">
            <w:pPr>
              <w:pStyle w:val="GOSTTablenorm"/>
              <w:rPr>
                <w:ins w:id="336" w:author="Сатлер Марина Викторовна" w:date="2025-10-21T11:47:00Z"/>
              </w:rPr>
            </w:pPr>
            <w:ins w:id="337" w:author="Сатлер Марина Викторовна" w:date="2025-10-21T11:48:00Z">
              <w:r w:rsidRPr="005D1F22">
                <w:t>Том 1 п.</w:t>
              </w:r>
              <w:r w:rsidRPr="005D1F22">
                <w:fldChar w:fldCharType="begin"/>
              </w:r>
              <w:r w:rsidRPr="005D1F22">
                <w:instrText xml:space="preserve"> REF _Ref115365129 \r \h  \* MERGEFORMAT </w:instrText>
              </w:r>
            </w:ins>
            <w:ins w:id="338" w:author="Сатлер Марина Викторовна" w:date="2025-10-21T11:48:00Z">
              <w:r w:rsidRPr="005D1F22">
                <w:fldChar w:fldCharType="separate"/>
              </w:r>
            </w:ins>
            <w:r>
              <w:t>9</w:t>
            </w:r>
            <w:ins w:id="339" w:author="Сатлер Марина Викторовна" w:date="2025-10-21T11:48:00Z">
              <w:r w:rsidRPr="005D1F22">
                <w:fldChar w:fldCharType="end"/>
              </w:r>
              <w:r w:rsidRPr="005D1F22">
                <w:t xml:space="preserve"> и</w:t>
              </w:r>
              <w:r w:rsidRPr="005D1F22">
                <w:rPr>
                  <w:szCs w:val="22"/>
                </w:rPr>
                <w:t xml:space="preserve"> </w:t>
              </w:r>
              <w:r w:rsidRPr="004C70A1">
                <w:rPr>
                  <w:szCs w:val="22"/>
                </w:rPr>
                <w:t xml:space="preserve">Том </w:t>
              </w:r>
              <w:r>
                <w:rPr>
                  <w:szCs w:val="22"/>
                  <w:lang w:val="en-US"/>
                </w:rPr>
                <w:t>6</w:t>
              </w:r>
            </w:ins>
          </w:p>
        </w:tc>
      </w:tr>
      <w:tr w:rsidR="005C10E3" w:rsidRPr="00B9499D" w14:paraId="032D2318" w14:textId="77777777" w:rsidTr="00707989">
        <w:trPr>
          <w:ins w:id="340" w:author="Сатлер Марина Викторовна" w:date="2025-11-11T15:57:00Z"/>
        </w:trPr>
        <w:tc>
          <w:tcPr>
            <w:tcW w:w="220" w:type="pct"/>
            <w:vMerge/>
          </w:tcPr>
          <w:p w14:paraId="497C9EDF" w14:textId="77777777" w:rsidR="005C10E3" w:rsidRPr="00B9499D" w:rsidRDefault="005C10E3" w:rsidP="005C10E3">
            <w:pPr>
              <w:rPr>
                <w:ins w:id="341" w:author="Сатлер Марина Викторовна" w:date="2025-11-11T15:57:00Z"/>
                <w:sz w:val="22"/>
                <w:szCs w:val="22"/>
              </w:rPr>
            </w:pPr>
          </w:p>
        </w:tc>
        <w:tc>
          <w:tcPr>
            <w:tcW w:w="785" w:type="pct"/>
            <w:vMerge/>
          </w:tcPr>
          <w:p w14:paraId="4CE7A0BC" w14:textId="77777777" w:rsidR="005C10E3" w:rsidRPr="00471360" w:rsidRDefault="005C10E3" w:rsidP="005C10E3">
            <w:pPr>
              <w:pStyle w:val="GOSTTablenorm"/>
              <w:rPr>
                <w:ins w:id="342" w:author="Сатлер Марина Викторовна" w:date="2025-11-11T15:57:00Z"/>
              </w:rPr>
            </w:pPr>
          </w:p>
        </w:tc>
        <w:tc>
          <w:tcPr>
            <w:tcW w:w="950" w:type="pct"/>
            <w:vMerge/>
          </w:tcPr>
          <w:p w14:paraId="6D0E3053" w14:textId="77777777" w:rsidR="005C10E3" w:rsidRPr="00471360" w:rsidRDefault="005C10E3" w:rsidP="005C10E3">
            <w:pPr>
              <w:pStyle w:val="GOSTTablenorm"/>
              <w:rPr>
                <w:ins w:id="343" w:author="Сатлер Марина Викторовна" w:date="2025-11-11T15:57:00Z"/>
              </w:rPr>
            </w:pPr>
          </w:p>
        </w:tc>
        <w:tc>
          <w:tcPr>
            <w:tcW w:w="988" w:type="pct"/>
          </w:tcPr>
          <w:p w14:paraId="5460CCCC" w14:textId="7AA44F6A" w:rsidR="005C10E3" w:rsidRPr="00113001" w:rsidRDefault="005C10E3" w:rsidP="005C10E3">
            <w:pPr>
              <w:pStyle w:val="GOSTTablenorm"/>
              <w:rPr>
                <w:ins w:id="344" w:author="Сатлер Марина Викторовна" w:date="2025-11-11T15:57:00Z"/>
                <w:szCs w:val="22"/>
              </w:rPr>
            </w:pPr>
            <w:ins w:id="345" w:author="Сатлер Марина Викторовна" w:date="2025-11-11T15:58:00Z">
              <w:r w:rsidRPr="00270D5D">
                <w:t>PUDS_PPS_NPS</w:t>
              </w:r>
            </w:ins>
          </w:p>
        </w:tc>
        <w:tc>
          <w:tcPr>
            <w:tcW w:w="813" w:type="pct"/>
          </w:tcPr>
          <w:p w14:paraId="209D96A3" w14:textId="0C879D48" w:rsidR="005C10E3" w:rsidRPr="00B55225" w:rsidRDefault="005C10E3" w:rsidP="005C10E3">
            <w:pPr>
              <w:pStyle w:val="GOSTTablenorm"/>
              <w:rPr>
                <w:ins w:id="346" w:author="Сатлер Марина Викторовна" w:date="2025-11-11T15:57:00Z"/>
              </w:rPr>
            </w:pPr>
            <w:ins w:id="347" w:author="Сатлер Марина Викторовна" w:date="2025-11-11T15:58:00Z">
              <w:r w:rsidRPr="00270D5D">
                <w:t>Поручение о перечислении на счет</w:t>
              </w:r>
            </w:ins>
          </w:p>
        </w:tc>
        <w:tc>
          <w:tcPr>
            <w:tcW w:w="729" w:type="pct"/>
          </w:tcPr>
          <w:p w14:paraId="58A8AD9A" w14:textId="49A98BBA" w:rsidR="005C10E3" w:rsidRPr="00E57D66" w:rsidRDefault="005C10E3" w:rsidP="005C10E3">
            <w:pPr>
              <w:pStyle w:val="GOSTTablenorm"/>
              <w:rPr>
                <w:ins w:id="348" w:author="Сатлер Марина Викторовна" w:date="2025-11-11T15:57:00Z"/>
              </w:rPr>
            </w:pPr>
            <w:ins w:id="349" w:author="Сатлер Марина Викторовна" w:date="2025-11-11T15:58:00Z">
              <w:r w:rsidRPr="00270D5D">
                <w:t>ПУДС ЭБ</w:t>
              </w:r>
            </w:ins>
          </w:p>
        </w:tc>
        <w:tc>
          <w:tcPr>
            <w:tcW w:w="515" w:type="pct"/>
          </w:tcPr>
          <w:p w14:paraId="5A18C43C" w14:textId="4AC82199" w:rsidR="005C10E3" w:rsidRPr="005D1F22" w:rsidRDefault="005C10E3" w:rsidP="005C10E3">
            <w:pPr>
              <w:pStyle w:val="GOSTTablenorm"/>
              <w:rPr>
                <w:ins w:id="350" w:author="Сатлер Марина Викторовна" w:date="2025-11-11T15:57:00Z"/>
              </w:rPr>
            </w:pPr>
            <w:ins w:id="351" w:author="Сатлер Марина Викторовна" w:date="2025-11-11T15:58:00Z">
              <w:r w:rsidRPr="00ED2D2B">
                <w:t>Том 1 п.</w:t>
              </w:r>
              <w:r w:rsidRPr="00ED2D2B">
                <w:fldChar w:fldCharType="begin"/>
              </w:r>
              <w:r w:rsidRPr="00ED2D2B">
                <w:instrText xml:space="preserve"> REF _Ref115365129 \r \h  \* MERGEFORMAT </w:instrText>
              </w:r>
            </w:ins>
            <w:ins w:id="352" w:author="Сатлер Марина Викторовна" w:date="2025-11-11T15:58:00Z">
              <w:r w:rsidRPr="00ED2D2B">
                <w:fldChar w:fldCharType="separate"/>
              </w:r>
            </w:ins>
            <w:r>
              <w:t>9</w:t>
            </w:r>
            <w:ins w:id="353" w:author="Сатлер Марина Викторовна" w:date="2025-11-11T15:58:00Z">
              <w:r w:rsidRPr="00ED2D2B">
                <w:fldChar w:fldCharType="end"/>
              </w:r>
              <w:r w:rsidRPr="00ED2D2B">
                <w:t xml:space="preserve"> и</w:t>
              </w:r>
              <w:r w:rsidRPr="00ED2D2B">
                <w:rPr>
                  <w:szCs w:val="22"/>
                </w:rPr>
                <w:t xml:space="preserve"> Том </w:t>
              </w:r>
              <w:r w:rsidRPr="00ED2D2B">
                <w:rPr>
                  <w:szCs w:val="22"/>
                  <w:lang w:val="en-US"/>
                </w:rPr>
                <w:t>6</w:t>
              </w:r>
            </w:ins>
          </w:p>
        </w:tc>
      </w:tr>
      <w:tr w:rsidR="005C10E3" w:rsidRPr="00B9499D" w14:paraId="6CF6A06D" w14:textId="77777777" w:rsidTr="00707989">
        <w:tc>
          <w:tcPr>
            <w:tcW w:w="220" w:type="pct"/>
            <w:vMerge/>
          </w:tcPr>
          <w:p w14:paraId="2EEDE05A" w14:textId="77777777" w:rsidR="005C10E3" w:rsidRPr="00B9499D" w:rsidRDefault="005C10E3" w:rsidP="005C10E3">
            <w:pPr>
              <w:rPr>
                <w:sz w:val="22"/>
                <w:szCs w:val="22"/>
              </w:rPr>
            </w:pPr>
          </w:p>
        </w:tc>
        <w:tc>
          <w:tcPr>
            <w:tcW w:w="785" w:type="pct"/>
            <w:vMerge/>
          </w:tcPr>
          <w:p w14:paraId="76C49E08" w14:textId="77777777" w:rsidR="005C10E3" w:rsidRPr="00471360" w:rsidRDefault="005C10E3" w:rsidP="005C10E3">
            <w:pPr>
              <w:pStyle w:val="GOSTTablenorm"/>
            </w:pPr>
          </w:p>
        </w:tc>
        <w:tc>
          <w:tcPr>
            <w:tcW w:w="950" w:type="pct"/>
            <w:vMerge/>
          </w:tcPr>
          <w:p w14:paraId="6FEF81BA" w14:textId="77777777" w:rsidR="005C10E3" w:rsidRPr="00471360" w:rsidRDefault="005C10E3" w:rsidP="005C10E3">
            <w:pPr>
              <w:pStyle w:val="GOSTTablenorm"/>
            </w:pPr>
          </w:p>
        </w:tc>
        <w:tc>
          <w:tcPr>
            <w:tcW w:w="988" w:type="pct"/>
          </w:tcPr>
          <w:p w14:paraId="5250C144" w14:textId="08623DBC" w:rsidR="005C10E3" w:rsidRPr="00113001" w:rsidRDefault="005C10E3" w:rsidP="005C10E3">
            <w:pPr>
              <w:pStyle w:val="GOSTTablenorm"/>
              <w:rPr>
                <w:szCs w:val="22"/>
              </w:rPr>
            </w:pPr>
            <w:ins w:id="354" w:author="Сатлер Марина Викторовна" w:date="2025-11-11T15:58:00Z">
              <w:r w:rsidRPr="00270D5D">
                <w:t>PUDS_PP_NPS</w:t>
              </w:r>
            </w:ins>
          </w:p>
        </w:tc>
        <w:tc>
          <w:tcPr>
            <w:tcW w:w="813" w:type="pct"/>
          </w:tcPr>
          <w:p w14:paraId="7F1341EA" w14:textId="3F8F9B08" w:rsidR="005C10E3" w:rsidRPr="00B55225" w:rsidRDefault="005C10E3" w:rsidP="005C10E3">
            <w:pPr>
              <w:pStyle w:val="GOSTTablenorm"/>
            </w:pPr>
            <w:ins w:id="355" w:author="Сатлер Марина Викторовна" w:date="2025-11-11T15:58:00Z">
              <w:r w:rsidRPr="00270D5D">
                <w:t>Платежное поручение</w:t>
              </w:r>
            </w:ins>
          </w:p>
        </w:tc>
        <w:tc>
          <w:tcPr>
            <w:tcW w:w="729" w:type="pct"/>
          </w:tcPr>
          <w:p w14:paraId="20D4A3A6" w14:textId="2776BA8E" w:rsidR="005C10E3" w:rsidRPr="00E57D66" w:rsidRDefault="005C10E3" w:rsidP="005C10E3">
            <w:pPr>
              <w:pStyle w:val="GOSTTablenorm"/>
            </w:pPr>
            <w:ins w:id="356" w:author="Сатлер Марина Викторовна" w:date="2025-11-11T15:58:00Z">
              <w:r w:rsidRPr="00270D5D">
                <w:t>ПУДС ЭБ</w:t>
              </w:r>
            </w:ins>
          </w:p>
        </w:tc>
        <w:tc>
          <w:tcPr>
            <w:tcW w:w="515" w:type="pct"/>
          </w:tcPr>
          <w:p w14:paraId="1896D1AD" w14:textId="7ABDD4FA" w:rsidR="005C10E3" w:rsidRPr="005D1F22" w:rsidRDefault="005C10E3" w:rsidP="005C10E3">
            <w:pPr>
              <w:pStyle w:val="GOSTTablenorm"/>
            </w:pPr>
            <w:ins w:id="357" w:author="Сатлер Марина Викторовна" w:date="2025-11-11T15:58:00Z">
              <w:r w:rsidRPr="00ED2D2B">
                <w:t>Том 1 п.</w:t>
              </w:r>
              <w:r w:rsidRPr="00ED2D2B">
                <w:fldChar w:fldCharType="begin"/>
              </w:r>
              <w:r w:rsidRPr="00ED2D2B">
                <w:instrText xml:space="preserve"> REF _Ref115365129 \r \h  \* MERGEFORMAT </w:instrText>
              </w:r>
            </w:ins>
            <w:ins w:id="358" w:author="Сатлер Марина Викторовна" w:date="2025-11-11T15:58:00Z">
              <w:r w:rsidRPr="00ED2D2B">
                <w:fldChar w:fldCharType="separate"/>
              </w:r>
            </w:ins>
            <w:r>
              <w:t>9</w:t>
            </w:r>
            <w:ins w:id="359" w:author="Сатлер Марина Викторовна" w:date="2025-11-11T15:58:00Z">
              <w:r w:rsidRPr="00ED2D2B">
                <w:fldChar w:fldCharType="end"/>
              </w:r>
              <w:r w:rsidRPr="00ED2D2B">
                <w:t xml:space="preserve"> и</w:t>
              </w:r>
              <w:r w:rsidRPr="00ED2D2B">
                <w:rPr>
                  <w:szCs w:val="22"/>
                </w:rPr>
                <w:t xml:space="preserve"> Том </w:t>
              </w:r>
              <w:r w:rsidRPr="00ED2D2B">
                <w:rPr>
                  <w:szCs w:val="22"/>
                  <w:lang w:val="en-US"/>
                </w:rPr>
                <w:t>6</w:t>
              </w:r>
            </w:ins>
          </w:p>
        </w:tc>
      </w:tr>
      <w:tr w:rsidR="001B04F6" w:rsidRPr="00B9499D" w14:paraId="56F3EF0E" w14:textId="77777777" w:rsidTr="00707989">
        <w:trPr>
          <w:ins w:id="360" w:author="Щанов Александр Валентинович" w:date="2026-04-20T07:56:00Z"/>
        </w:trPr>
        <w:tc>
          <w:tcPr>
            <w:tcW w:w="220" w:type="pct"/>
            <w:vMerge/>
          </w:tcPr>
          <w:p w14:paraId="608E8503" w14:textId="77777777" w:rsidR="001B04F6" w:rsidRPr="00B9499D" w:rsidRDefault="001B04F6" w:rsidP="001B04F6">
            <w:pPr>
              <w:rPr>
                <w:ins w:id="361" w:author="Щанов Александр Валентинович" w:date="2026-04-20T07:56:00Z"/>
                <w:sz w:val="22"/>
                <w:szCs w:val="22"/>
              </w:rPr>
            </w:pPr>
          </w:p>
        </w:tc>
        <w:tc>
          <w:tcPr>
            <w:tcW w:w="785" w:type="pct"/>
            <w:vMerge/>
          </w:tcPr>
          <w:p w14:paraId="5691AAD1" w14:textId="77777777" w:rsidR="001B04F6" w:rsidRPr="00471360" w:rsidRDefault="001B04F6" w:rsidP="001B04F6">
            <w:pPr>
              <w:pStyle w:val="GOSTTablenorm"/>
              <w:rPr>
                <w:ins w:id="362" w:author="Щанов Александр Валентинович" w:date="2026-04-20T07:56:00Z"/>
              </w:rPr>
            </w:pPr>
          </w:p>
        </w:tc>
        <w:tc>
          <w:tcPr>
            <w:tcW w:w="950" w:type="pct"/>
            <w:vMerge/>
          </w:tcPr>
          <w:p w14:paraId="2D52EEE4" w14:textId="77777777" w:rsidR="001B04F6" w:rsidRPr="00471360" w:rsidRDefault="001B04F6" w:rsidP="001B04F6">
            <w:pPr>
              <w:pStyle w:val="GOSTTablenorm"/>
              <w:rPr>
                <w:ins w:id="363" w:author="Щанов Александр Валентинович" w:date="2026-04-20T07:56:00Z"/>
              </w:rPr>
            </w:pPr>
          </w:p>
        </w:tc>
        <w:tc>
          <w:tcPr>
            <w:tcW w:w="988" w:type="pct"/>
          </w:tcPr>
          <w:p w14:paraId="61A367EF" w14:textId="121900ED" w:rsidR="001B04F6" w:rsidRPr="0068310A" w:rsidRDefault="001B04F6" w:rsidP="001B04F6">
            <w:pPr>
              <w:pStyle w:val="GOSTTablenorm"/>
              <w:rPr>
                <w:ins w:id="364" w:author="Щанов Александр Валентинович" w:date="2026-04-20T07:56:00Z"/>
                <w:highlight w:val="yellow"/>
              </w:rPr>
            </w:pPr>
            <w:ins w:id="365" w:author="Щанов Александр Валентинович" w:date="2026-04-20T07:56:00Z">
              <w:r w:rsidRPr="0068310A">
                <w:rPr>
                  <w:highlight w:val="yellow"/>
                </w:rPr>
                <w:t>Добавить типы документов ПУР АУ/БУ</w:t>
              </w:r>
            </w:ins>
          </w:p>
        </w:tc>
        <w:tc>
          <w:tcPr>
            <w:tcW w:w="813" w:type="pct"/>
          </w:tcPr>
          <w:p w14:paraId="54D72420" w14:textId="77777777" w:rsidR="001B04F6" w:rsidRPr="004F2863" w:rsidRDefault="001B04F6" w:rsidP="001B04F6">
            <w:pPr>
              <w:pStyle w:val="GOSTTablenorm"/>
              <w:rPr>
                <w:ins w:id="366" w:author="Щанов Александр Валентинович" w:date="2026-04-20T07:56:00Z"/>
                <w:highlight w:val="green"/>
              </w:rPr>
            </w:pPr>
          </w:p>
        </w:tc>
        <w:tc>
          <w:tcPr>
            <w:tcW w:w="729" w:type="pct"/>
          </w:tcPr>
          <w:p w14:paraId="5C91B378" w14:textId="64453493" w:rsidR="001B04F6" w:rsidRDefault="001B04F6" w:rsidP="001B04F6">
            <w:pPr>
              <w:pStyle w:val="GOSTTablenorm"/>
              <w:rPr>
                <w:ins w:id="367" w:author="Щанов Александр Валентинович" w:date="2026-04-20T07:56:00Z"/>
                <w:szCs w:val="22"/>
                <w:highlight w:val="yellow"/>
              </w:rPr>
            </w:pPr>
            <w:ins w:id="368" w:author="Щанов Александр Валентинович" w:date="2026-04-20T07:56:00Z">
              <w:r>
                <w:rPr>
                  <w:szCs w:val="22"/>
                  <w:highlight w:val="yellow"/>
                </w:rPr>
                <w:t>ПУР АУ/БУ</w:t>
              </w:r>
              <w:r w:rsidRPr="005027E8">
                <w:rPr>
                  <w:szCs w:val="22"/>
                  <w:highlight w:val="yellow"/>
                </w:rPr>
                <w:t xml:space="preserve"> ЭБ</w:t>
              </w:r>
            </w:ins>
          </w:p>
        </w:tc>
        <w:tc>
          <w:tcPr>
            <w:tcW w:w="515" w:type="pct"/>
          </w:tcPr>
          <w:p w14:paraId="5C9EE63F" w14:textId="4DFED93F" w:rsidR="001B04F6" w:rsidRPr="0068310A" w:rsidRDefault="001B04F6" w:rsidP="001B04F6">
            <w:pPr>
              <w:pStyle w:val="GOSTTablenorm"/>
              <w:rPr>
                <w:ins w:id="369" w:author="Щанов Александр Валентинович" w:date="2026-04-20T07:56:00Z"/>
                <w:highlight w:val="yellow"/>
              </w:rPr>
            </w:pPr>
            <w:ins w:id="370" w:author="Щанов Александр Валентинович" w:date="2026-04-20T07:56:00Z">
              <w:r w:rsidRPr="0068310A">
                <w:rPr>
                  <w:highlight w:val="yellow"/>
                </w:rPr>
                <w:t>Том 1 п.</w:t>
              </w:r>
              <w:r w:rsidRPr="0068310A">
                <w:rPr>
                  <w:highlight w:val="yellow"/>
                </w:rPr>
                <w:fldChar w:fldCharType="begin"/>
              </w:r>
              <w:r w:rsidRPr="0068310A">
                <w:rPr>
                  <w:highlight w:val="yellow"/>
                </w:rPr>
                <w:instrText xml:space="preserve"> REF _Ref115365129 \r \h  \* MERGEFORMAT </w:instrText>
              </w:r>
              <w:r w:rsidRPr="0068310A">
                <w:rPr>
                  <w:highlight w:val="yellow"/>
                </w:rPr>
              </w:r>
              <w:r w:rsidRPr="0068310A">
                <w:rPr>
                  <w:highlight w:val="yellow"/>
                </w:rPr>
                <w:fldChar w:fldCharType="separate"/>
              </w:r>
              <w:r>
                <w:rPr>
                  <w:highlight w:val="yellow"/>
                </w:rPr>
                <w:t>9</w:t>
              </w:r>
              <w:r w:rsidRPr="0068310A">
                <w:rPr>
                  <w:highlight w:val="yellow"/>
                </w:rPr>
                <w:fldChar w:fldCharType="end"/>
              </w:r>
              <w:r>
                <w:rPr>
                  <w:highlight w:val="yellow"/>
                </w:rPr>
                <w:t xml:space="preserve"> и Том 5</w:t>
              </w:r>
            </w:ins>
          </w:p>
        </w:tc>
      </w:tr>
      <w:tr w:rsidR="001B04F6" w:rsidRPr="00B9499D" w14:paraId="17D253FF" w14:textId="77777777" w:rsidTr="00707989">
        <w:trPr>
          <w:ins w:id="371" w:author="Сатлер Марина Викторовна" w:date="2024-01-18T11:04:00Z"/>
        </w:trPr>
        <w:tc>
          <w:tcPr>
            <w:tcW w:w="220" w:type="pct"/>
            <w:vMerge/>
          </w:tcPr>
          <w:p w14:paraId="09A47D72" w14:textId="77777777" w:rsidR="001B04F6" w:rsidRPr="00B9499D" w:rsidRDefault="001B04F6" w:rsidP="001B04F6">
            <w:pPr>
              <w:rPr>
                <w:ins w:id="372" w:author="Сатлер Марина Викторовна" w:date="2024-01-18T11:04:00Z"/>
                <w:sz w:val="22"/>
                <w:szCs w:val="22"/>
              </w:rPr>
            </w:pPr>
          </w:p>
        </w:tc>
        <w:tc>
          <w:tcPr>
            <w:tcW w:w="785" w:type="pct"/>
            <w:vMerge/>
          </w:tcPr>
          <w:p w14:paraId="066D4779" w14:textId="77777777" w:rsidR="001B04F6" w:rsidRPr="00471360" w:rsidRDefault="001B04F6" w:rsidP="001B04F6">
            <w:pPr>
              <w:pStyle w:val="GOSTTablenorm"/>
              <w:rPr>
                <w:ins w:id="373" w:author="Сатлер Марина Викторовна" w:date="2024-01-18T11:04:00Z"/>
              </w:rPr>
            </w:pPr>
          </w:p>
        </w:tc>
        <w:tc>
          <w:tcPr>
            <w:tcW w:w="950" w:type="pct"/>
            <w:vMerge/>
          </w:tcPr>
          <w:p w14:paraId="295BA441" w14:textId="77777777" w:rsidR="001B04F6" w:rsidRPr="00471360" w:rsidRDefault="001B04F6" w:rsidP="001B04F6">
            <w:pPr>
              <w:pStyle w:val="GOSTTablenorm"/>
              <w:rPr>
                <w:ins w:id="374" w:author="Сатлер Марина Викторовна" w:date="2024-01-18T11:04:00Z"/>
              </w:rPr>
            </w:pPr>
          </w:p>
        </w:tc>
        <w:tc>
          <w:tcPr>
            <w:tcW w:w="988" w:type="pct"/>
          </w:tcPr>
          <w:p w14:paraId="3BB92D67" w14:textId="0CCD8737" w:rsidR="001B04F6" w:rsidRPr="005B5A0C" w:rsidRDefault="001B04F6" w:rsidP="001B04F6">
            <w:pPr>
              <w:pStyle w:val="GOSTTablenorm"/>
              <w:rPr>
                <w:ins w:id="375" w:author="Сатлер Марина Викторовна" w:date="2024-01-18T11:04:00Z"/>
                <w:highlight w:val="green"/>
              </w:rPr>
            </w:pPr>
            <w:ins w:id="376" w:author="Щанов Александр Валентинович" w:date="2026-04-20T07:57:00Z">
              <w:r w:rsidRPr="005C10E3">
                <w:t>ARP_NPS_0504833</w:t>
              </w:r>
              <w:r w:rsidRPr="005C10E3">
                <w:rPr>
                  <w:szCs w:val="22"/>
                  <w:lang w:val="en-US"/>
                </w:rPr>
                <w:t>_INC</w:t>
              </w:r>
            </w:ins>
            <w:ins w:id="377" w:author="Сказецкая Наталья Камилевна" w:date="2023-09-07T16:15:00Z">
              <w:del w:id="378" w:author="Щанов Александр Валентинович" w:date="2026-04-20T07:56:00Z">
                <w:r w:rsidRPr="0068310A" w:rsidDel="001B04F6">
                  <w:rPr>
                    <w:highlight w:val="yellow"/>
                  </w:rPr>
                  <w:delText>Добавить типы документов ПУР АУ/БУ</w:delText>
                </w:r>
              </w:del>
            </w:ins>
          </w:p>
        </w:tc>
        <w:tc>
          <w:tcPr>
            <w:tcW w:w="813" w:type="pct"/>
          </w:tcPr>
          <w:p w14:paraId="4A0F8F73" w14:textId="43C90A18" w:rsidR="001B04F6" w:rsidRPr="004F2863" w:rsidRDefault="001B04F6" w:rsidP="001B04F6">
            <w:pPr>
              <w:pStyle w:val="GOSTTablenorm"/>
              <w:rPr>
                <w:ins w:id="379" w:author="Сатлер Марина Викторовна" w:date="2024-01-18T11:04:00Z"/>
                <w:highlight w:val="green"/>
              </w:rPr>
            </w:pPr>
            <w:ins w:id="380" w:author="Щанов Александр Валентинович" w:date="2026-04-20T07:57:00Z">
              <w:r w:rsidRPr="005C10E3">
                <w:rPr>
                  <w:szCs w:val="22"/>
                </w:rPr>
                <w:t>Бухгалтерская справка (ф. 0504833)</w:t>
              </w:r>
            </w:ins>
          </w:p>
        </w:tc>
        <w:tc>
          <w:tcPr>
            <w:tcW w:w="729" w:type="pct"/>
          </w:tcPr>
          <w:p w14:paraId="12950EA4" w14:textId="77777777" w:rsidR="001B04F6" w:rsidRPr="005C10E3" w:rsidRDefault="001B04F6" w:rsidP="001B04F6">
            <w:pPr>
              <w:pStyle w:val="GOSTTablenorm"/>
              <w:rPr>
                <w:ins w:id="381" w:author="Щанов Александр Валентинович" w:date="2026-04-20T07:57:00Z"/>
                <w:szCs w:val="22"/>
              </w:rPr>
            </w:pPr>
            <w:ins w:id="382" w:author="Щанов Александр Валентинович" w:date="2026-04-20T07:57:00Z">
              <w:r w:rsidRPr="005C10E3">
                <w:rPr>
                  <w:szCs w:val="22"/>
                </w:rPr>
                <w:t>ПУиО ЭБ</w:t>
              </w:r>
            </w:ins>
          </w:p>
          <w:p w14:paraId="51FF101C" w14:textId="2E01CCC7" w:rsidR="001B04F6" w:rsidRPr="005B5A0C" w:rsidRDefault="001B04F6" w:rsidP="001B04F6">
            <w:pPr>
              <w:pStyle w:val="GOSTTablenorm"/>
              <w:rPr>
                <w:ins w:id="383" w:author="Сатлер Марина Викторовна" w:date="2024-01-18T11:04:00Z"/>
                <w:highlight w:val="green"/>
              </w:rPr>
            </w:pPr>
            <w:ins w:id="384" w:author="Сказецкая Наталья Камилевна" w:date="2024-02-13T19:56:00Z">
              <w:del w:id="385" w:author="Щанов Александр Валентинович" w:date="2026-04-20T07:56:00Z">
                <w:r w:rsidDel="001B04F6">
                  <w:rPr>
                    <w:szCs w:val="22"/>
                    <w:highlight w:val="yellow"/>
                  </w:rPr>
                  <w:delText>ПУР</w:delText>
                </w:r>
              </w:del>
            </w:ins>
            <w:ins w:id="386" w:author="Сказецкая Наталья Камилевна" w:date="2023-09-07T16:34:00Z">
              <w:del w:id="387" w:author="Щанов Александр Валентинович" w:date="2026-04-20T07:56:00Z">
                <w:r w:rsidDel="001B04F6">
                  <w:rPr>
                    <w:szCs w:val="22"/>
                    <w:highlight w:val="yellow"/>
                  </w:rPr>
                  <w:delText xml:space="preserve"> АУ/БУ</w:delText>
                </w:r>
                <w:r w:rsidRPr="005027E8" w:rsidDel="001B04F6">
                  <w:rPr>
                    <w:szCs w:val="22"/>
                    <w:highlight w:val="yellow"/>
                  </w:rPr>
                  <w:delText xml:space="preserve"> ЭБ</w:delText>
                </w:r>
              </w:del>
            </w:ins>
          </w:p>
        </w:tc>
        <w:tc>
          <w:tcPr>
            <w:tcW w:w="515" w:type="pct"/>
          </w:tcPr>
          <w:p w14:paraId="4119DA23" w14:textId="7B5F6DD6" w:rsidR="001B04F6" w:rsidRPr="00CD05A9" w:rsidRDefault="001B04F6" w:rsidP="001B04F6">
            <w:pPr>
              <w:pStyle w:val="GOSTTablenorm"/>
              <w:rPr>
                <w:ins w:id="388" w:author="Сатлер Марина Викторовна" w:date="2024-01-18T11:04:00Z"/>
                <w:highlight w:val="green"/>
              </w:rPr>
            </w:pPr>
            <w:ins w:id="389" w:author="Щанов Александр Валентинович" w:date="2026-04-20T07:57:00Z">
              <w:r w:rsidRPr="005C10E3">
                <w:t>Том 1 п.</w:t>
              </w:r>
              <w:r w:rsidRPr="00490450">
                <w:fldChar w:fldCharType="begin"/>
              </w:r>
              <w:r w:rsidRPr="005C10E3">
                <w:instrText xml:space="preserve"> REF _Ref115365129 \r \h  \* MERGEFORMAT </w:instrText>
              </w:r>
              <w:r w:rsidRPr="00490450">
                <w:fldChar w:fldCharType="separate"/>
              </w:r>
              <w:r w:rsidRPr="005C10E3">
                <w:t>9</w:t>
              </w:r>
              <w:r w:rsidRPr="00490450">
                <w:fldChar w:fldCharType="end"/>
              </w:r>
              <w:r w:rsidRPr="005C10E3">
                <w:t xml:space="preserve"> и</w:t>
              </w:r>
              <w:r w:rsidRPr="005C10E3">
                <w:rPr>
                  <w:szCs w:val="22"/>
                </w:rPr>
                <w:t xml:space="preserve"> Том </w:t>
              </w:r>
              <w:r w:rsidRPr="005C10E3">
                <w:rPr>
                  <w:szCs w:val="22"/>
                  <w:lang w:val="en-US"/>
                </w:rPr>
                <w:t>5</w:t>
              </w:r>
            </w:ins>
            <w:ins w:id="390" w:author="Сказецкая Наталья Камилевна" w:date="2023-09-07T16:15:00Z">
              <w:del w:id="391" w:author="Щанов Александр Валентинович" w:date="2026-04-20T07:56:00Z">
                <w:r w:rsidRPr="0068310A" w:rsidDel="001B04F6">
                  <w:rPr>
                    <w:highlight w:val="yellow"/>
                  </w:rPr>
                  <w:delText>Том 1 п.</w:delText>
                </w:r>
              </w:del>
            </w:ins>
            <w:del w:id="392" w:author="Щанов Александр Валентинович" w:date="2026-04-20T07:56:00Z">
              <w:r w:rsidRPr="0068310A" w:rsidDel="001B04F6">
                <w:rPr>
                  <w:highlight w:val="yellow"/>
                </w:rPr>
                <w:fldChar w:fldCharType="begin"/>
              </w:r>
              <w:r w:rsidRPr="0068310A" w:rsidDel="001B04F6">
                <w:rPr>
                  <w:highlight w:val="yellow"/>
                </w:rPr>
                <w:delInstrText xml:space="preserve"> REF _Ref115365129 \r \h  \* MERGEFORMAT </w:delInstrText>
              </w:r>
              <w:r w:rsidRPr="0068310A" w:rsidDel="001B04F6">
                <w:rPr>
                  <w:highlight w:val="yellow"/>
                </w:rPr>
              </w:r>
              <w:r w:rsidRPr="0068310A" w:rsidDel="001B04F6">
                <w:rPr>
                  <w:highlight w:val="yellow"/>
                </w:rPr>
                <w:fldChar w:fldCharType="separate"/>
              </w:r>
              <w:r w:rsidDel="001B04F6">
                <w:rPr>
                  <w:highlight w:val="yellow"/>
                </w:rPr>
                <w:delText>9</w:delText>
              </w:r>
            </w:del>
            <w:ins w:id="393" w:author="Сказецкая Наталья Камилевна" w:date="2023-09-07T16:15:00Z">
              <w:del w:id="394" w:author="Щанов Александр Валентинович" w:date="2026-04-20T07:56:00Z">
                <w:r w:rsidRPr="0068310A" w:rsidDel="001B04F6">
                  <w:rPr>
                    <w:highlight w:val="yellow"/>
                  </w:rPr>
                  <w:fldChar w:fldCharType="end"/>
                </w:r>
                <w:r w:rsidDel="001B04F6">
                  <w:rPr>
                    <w:highlight w:val="yellow"/>
                  </w:rPr>
                  <w:delText xml:space="preserve"> и Том 5</w:delText>
                </w:r>
              </w:del>
            </w:ins>
          </w:p>
        </w:tc>
      </w:tr>
      <w:tr w:rsidR="001B04F6" w:rsidRPr="005C6BDA" w14:paraId="4309A8B1" w14:textId="4C7CC1C1" w:rsidTr="00707989">
        <w:tc>
          <w:tcPr>
            <w:tcW w:w="220" w:type="pct"/>
            <w:vMerge w:val="restart"/>
          </w:tcPr>
          <w:p w14:paraId="6C69A442" w14:textId="77777777" w:rsidR="001B04F6" w:rsidRPr="00670B7E" w:rsidRDefault="001B04F6" w:rsidP="001B04F6">
            <w:pPr>
              <w:pStyle w:val="GOSTTableListNum1"/>
            </w:pPr>
          </w:p>
        </w:tc>
        <w:tc>
          <w:tcPr>
            <w:tcW w:w="785" w:type="pct"/>
            <w:vMerge w:val="restart"/>
          </w:tcPr>
          <w:p w14:paraId="2BCF7063" w14:textId="69C1BB54" w:rsidR="001B04F6" w:rsidRPr="005C6BDA" w:rsidRDefault="001B04F6" w:rsidP="001B04F6">
            <w:pPr>
              <w:pStyle w:val="GOSTTablenorm"/>
              <w:rPr>
                <w:lang w:val="en-US"/>
              </w:rPr>
            </w:pPr>
            <w:r w:rsidRPr="00D54F56">
              <w:t>REVERSAL</w:t>
            </w:r>
          </w:p>
        </w:tc>
        <w:tc>
          <w:tcPr>
            <w:tcW w:w="950" w:type="pct"/>
          </w:tcPr>
          <w:p w14:paraId="50175BE8" w14:textId="2C8B69E4" w:rsidR="001B04F6" w:rsidRPr="005C6BDA" w:rsidRDefault="001B04F6" w:rsidP="001B04F6">
            <w:pPr>
              <w:pStyle w:val="GOSTTablenorm"/>
            </w:pPr>
            <w:r w:rsidRPr="33249EA7">
              <w:t>Запрос на сторнирование</w:t>
            </w:r>
            <w:bookmarkStart w:id="395" w:name="_Ref122009767"/>
            <w:r w:rsidRPr="33249EA7">
              <w:rPr>
                <w:rStyle w:val="af6"/>
              </w:rPr>
              <w:footnoteReference w:id="7"/>
            </w:r>
            <w:bookmarkEnd w:id="395"/>
            <w:r w:rsidRPr="33249EA7">
              <w:t xml:space="preserve"> / отмену</w:t>
            </w:r>
            <w:bookmarkStart w:id="396" w:name="_Ref122009885"/>
            <w:r w:rsidRPr="33249EA7">
              <w:rPr>
                <w:rStyle w:val="af6"/>
              </w:rPr>
              <w:footnoteReference w:id="8"/>
            </w:r>
            <w:bookmarkEnd w:id="396"/>
            <w:r w:rsidRPr="33249EA7">
              <w:t xml:space="preserve"> записей учета</w:t>
            </w:r>
          </w:p>
        </w:tc>
        <w:tc>
          <w:tcPr>
            <w:tcW w:w="2530" w:type="pct"/>
            <w:gridSpan w:val="3"/>
          </w:tcPr>
          <w:p w14:paraId="45240D38" w14:textId="707FE616" w:rsidR="001B04F6" w:rsidRPr="00D6677B" w:rsidRDefault="001B04F6" w:rsidP="001B04F6">
            <w:pPr>
              <w:pStyle w:val="GOSTTablenorm"/>
            </w:pPr>
            <w:r w:rsidRPr="0050579C">
              <w:t>Аналогично запросу с типом ACCOUNTING</w:t>
            </w:r>
          </w:p>
        </w:tc>
        <w:tc>
          <w:tcPr>
            <w:tcW w:w="515" w:type="pct"/>
          </w:tcPr>
          <w:p w14:paraId="6921F96E" w14:textId="31C6AEFE" w:rsidR="001B04F6" w:rsidRPr="00EF32BE" w:rsidRDefault="001B04F6" w:rsidP="001B04F6">
            <w:pPr>
              <w:pStyle w:val="GOSTTablenorm"/>
              <w:rPr>
                <w:highlight w:val="yellow"/>
              </w:rPr>
            </w:pPr>
            <w:r w:rsidRPr="00EF32BE">
              <w:rPr>
                <w:highlight w:val="yellow"/>
              </w:rPr>
              <w:t>Том 1 п.</w:t>
            </w:r>
            <w:r>
              <w:rPr>
                <w:highlight w:val="yellow"/>
              </w:rPr>
              <w:fldChar w:fldCharType="begin"/>
            </w:r>
            <w:r>
              <w:rPr>
                <w:highlight w:val="yellow"/>
              </w:rPr>
              <w:instrText xml:space="preserve"> REF _Ref178936402 \r \h </w:instrText>
            </w:r>
            <w:r>
              <w:rPr>
                <w:highlight w:val="yellow"/>
              </w:rPr>
            </w:r>
            <w:r>
              <w:rPr>
                <w:highlight w:val="yellow"/>
              </w:rPr>
              <w:fldChar w:fldCharType="separate"/>
            </w:r>
            <w:r>
              <w:rPr>
                <w:highlight w:val="yellow"/>
              </w:rPr>
              <w:t>10</w:t>
            </w:r>
            <w:r>
              <w:rPr>
                <w:highlight w:val="yellow"/>
              </w:rPr>
              <w:fldChar w:fldCharType="end"/>
            </w:r>
          </w:p>
        </w:tc>
      </w:tr>
      <w:tr w:rsidR="001B04F6" w:rsidRPr="00B9499D" w14:paraId="3082C931" w14:textId="77777777" w:rsidTr="00707989">
        <w:trPr>
          <w:ins w:id="397" w:author="Сатлер Марина Викторовна" w:date="2025-11-13T10:52:00Z"/>
        </w:trPr>
        <w:tc>
          <w:tcPr>
            <w:tcW w:w="220" w:type="pct"/>
            <w:vMerge/>
          </w:tcPr>
          <w:p w14:paraId="686EA252" w14:textId="77777777" w:rsidR="001B04F6" w:rsidRPr="00670B7E" w:rsidRDefault="001B04F6" w:rsidP="001B04F6">
            <w:pPr>
              <w:pStyle w:val="GOSTTableListNum1"/>
              <w:rPr>
                <w:ins w:id="398" w:author="Сатлер Марина Викторовна" w:date="2025-11-13T10:52:00Z"/>
              </w:rPr>
            </w:pPr>
          </w:p>
        </w:tc>
        <w:tc>
          <w:tcPr>
            <w:tcW w:w="785" w:type="pct"/>
            <w:vMerge/>
          </w:tcPr>
          <w:p w14:paraId="775607BE" w14:textId="77777777" w:rsidR="001B04F6" w:rsidRPr="00B9499D" w:rsidRDefault="001B04F6" w:rsidP="001B04F6">
            <w:pPr>
              <w:pStyle w:val="GOSTTablenorm"/>
              <w:rPr>
                <w:ins w:id="399" w:author="Сатлер Марина Викторовна" w:date="2025-11-13T10:52:00Z"/>
                <w:lang w:val="en-US"/>
              </w:rPr>
            </w:pPr>
          </w:p>
        </w:tc>
        <w:tc>
          <w:tcPr>
            <w:tcW w:w="950" w:type="pct"/>
          </w:tcPr>
          <w:p w14:paraId="3A73E9B4" w14:textId="5D52D9D1" w:rsidR="001B04F6" w:rsidRPr="00B9499D" w:rsidRDefault="001B04F6" w:rsidP="001B04F6">
            <w:pPr>
              <w:pStyle w:val="GOSTTablenorm"/>
              <w:rPr>
                <w:ins w:id="400" w:author="Сатлер Марина Викторовна" w:date="2025-11-13T10:52:00Z"/>
              </w:rPr>
            </w:pPr>
            <w:ins w:id="401" w:author="Сатлер Марина Викторовна" w:date="2025-11-13T10:55:00Z">
              <w:r w:rsidRPr="33249EA7">
                <w:t>Запрос на сторнирование</w:t>
              </w:r>
            </w:ins>
            <w:ins w:id="402" w:author="Сатлер Марина Викторовна" w:date="2025-11-13T12:57:00Z">
              <w:r w:rsidRPr="003262ED">
                <w:rPr>
                  <w:vertAlign w:val="superscript"/>
                </w:rPr>
                <w:fldChar w:fldCharType="begin"/>
              </w:r>
              <w:r w:rsidRPr="003262ED">
                <w:rPr>
                  <w:vertAlign w:val="superscript"/>
                </w:rPr>
                <w:instrText xml:space="preserve"> NOTEREF _Ref122009767 \h </w:instrText>
              </w:r>
            </w:ins>
            <w:r>
              <w:rPr>
                <w:vertAlign w:val="superscript"/>
              </w:rPr>
              <w:instrText xml:space="preserve"> \* MERGEFORMAT </w:instrText>
            </w:r>
            <w:r w:rsidRPr="003262ED">
              <w:rPr>
                <w:vertAlign w:val="superscript"/>
              </w:rPr>
            </w:r>
            <w:r w:rsidRPr="003262ED">
              <w:rPr>
                <w:vertAlign w:val="superscript"/>
              </w:rPr>
              <w:fldChar w:fldCharType="separate"/>
            </w:r>
            <w:r>
              <w:rPr>
                <w:vertAlign w:val="superscript"/>
              </w:rPr>
              <w:t>6</w:t>
            </w:r>
            <w:ins w:id="403" w:author="Сатлер Марина Викторовна" w:date="2025-11-13T12:57:00Z">
              <w:r w:rsidRPr="003262ED">
                <w:rPr>
                  <w:vertAlign w:val="superscript"/>
                </w:rPr>
                <w:fldChar w:fldCharType="end"/>
              </w:r>
            </w:ins>
            <w:ins w:id="404" w:author="Сатлер Марина Викторовна" w:date="2025-11-13T10:55:00Z">
              <w:r w:rsidRPr="33249EA7">
                <w:t xml:space="preserve"> / отмену</w:t>
              </w:r>
            </w:ins>
            <w:ins w:id="405" w:author="Сатлер Марина Викторовна" w:date="2025-11-13T12:57:00Z">
              <w:r w:rsidRPr="003262ED">
                <w:rPr>
                  <w:vertAlign w:val="superscript"/>
                </w:rPr>
                <w:fldChar w:fldCharType="begin"/>
              </w:r>
              <w:r w:rsidRPr="003262ED">
                <w:rPr>
                  <w:vertAlign w:val="superscript"/>
                </w:rPr>
                <w:instrText xml:space="preserve"> NOTEREF _Ref122009885 \h </w:instrText>
              </w:r>
            </w:ins>
            <w:r>
              <w:rPr>
                <w:vertAlign w:val="superscript"/>
              </w:rPr>
              <w:instrText xml:space="preserve"> \* MERGEFORMAT </w:instrText>
            </w:r>
            <w:r w:rsidRPr="003262ED">
              <w:rPr>
                <w:vertAlign w:val="superscript"/>
              </w:rPr>
            </w:r>
            <w:r w:rsidRPr="003262ED">
              <w:rPr>
                <w:vertAlign w:val="superscript"/>
              </w:rPr>
              <w:fldChar w:fldCharType="separate"/>
            </w:r>
            <w:r>
              <w:rPr>
                <w:vertAlign w:val="superscript"/>
              </w:rPr>
              <w:t>7</w:t>
            </w:r>
            <w:ins w:id="406" w:author="Сатлер Марина Викторовна" w:date="2025-11-13T12:57:00Z">
              <w:r w:rsidRPr="003262ED">
                <w:rPr>
                  <w:vertAlign w:val="superscript"/>
                </w:rPr>
                <w:fldChar w:fldCharType="end"/>
              </w:r>
            </w:ins>
            <w:ins w:id="407" w:author="Сатлер Марина Викторовна" w:date="2025-11-13T10:55:00Z">
              <w:r w:rsidRPr="33249EA7">
                <w:t xml:space="preserve"> записей учета</w:t>
              </w:r>
            </w:ins>
            <w:ins w:id="408" w:author="Сатлер Марина Викторовна" w:date="2025-11-13T11:47:00Z">
              <w:r w:rsidRPr="001441FF">
                <w:t>, сформированных в рамках процедур по закрытию отчетного финансового года по операциям ЕБП</w:t>
              </w:r>
            </w:ins>
          </w:p>
        </w:tc>
        <w:tc>
          <w:tcPr>
            <w:tcW w:w="988" w:type="pct"/>
          </w:tcPr>
          <w:p w14:paraId="0BD9649A" w14:textId="17D6C38B" w:rsidR="001B04F6" w:rsidRPr="00B9499D" w:rsidRDefault="001B04F6" w:rsidP="001B04F6">
            <w:pPr>
              <w:pStyle w:val="GOSTTablenorm"/>
              <w:rPr>
                <w:ins w:id="409" w:author="Сатлер Марина Викторовна" w:date="2025-11-13T10:52:00Z"/>
              </w:rPr>
            </w:pPr>
            <w:ins w:id="410" w:author="Сатлер Марина Викторовна" w:date="2025-11-13T10:56:00Z">
              <w:r w:rsidRPr="00B9499D">
                <w:t>-</w:t>
              </w:r>
            </w:ins>
          </w:p>
        </w:tc>
        <w:tc>
          <w:tcPr>
            <w:tcW w:w="813" w:type="pct"/>
          </w:tcPr>
          <w:p w14:paraId="2DF522FE" w14:textId="25186BF0" w:rsidR="001B04F6" w:rsidRDefault="001B04F6" w:rsidP="001B04F6">
            <w:pPr>
              <w:pStyle w:val="GOSTTablenorm"/>
              <w:rPr>
                <w:ins w:id="411" w:author="Сатлер Марина Викторовна" w:date="2025-11-13T10:52:00Z"/>
              </w:rPr>
            </w:pPr>
            <w:ins w:id="412" w:author="Сатлер Марина Викторовна" w:date="2025-11-13T10:56:00Z">
              <w:r>
                <w:t>-</w:t>
              </w:r>
            </w:ins>
          </w:p>
        </w:tc>
        <w:tc>
          <w:tcPr>
            <w:tcW w:w="729" w:type="pct"/>
          </w:tcPr>
          <w:p w14:paraId="304C22D8" w14:textId="4E03F456" w:rsidR="001B04F6" w:rsidRDefault="001B04F6" w:rsidP="001B04F6">
            <w:pPr>
              <w:pStyle w:val="GOSTTablenorm"/>
              <w:rPr>
                <w:ins w:id="413" w:author="Сатлер Марина Викторовна" w:date="2025-11-13T10:52:00Z"/>
              </w:rPr>
            </w:pPr>
            <w:ins w:id="414" w:author="Сатлер Марина Викторовна" w:date="2025-11-13T10:56:00Z">
              <w:r>
                <w:t>ПУиО ЭБ</w:t>
              </w:r>
            </w:ins>
          </w:p>
        </w:tc>
        <w:tc>
          <w:tcPr>
            <w:tcW w:w="515" w:type="pct"/>
          </w:tcPr>
          <w:p w14:paraId="73E197A0" w14:textId="564E526F" w:rsidR="001B04F6" w:rsidRPr="00EF32BE" w:rsidRDefault="001B04F6" w:rsidP="001B04F6">
            <w:pPr>
              <w:pStyle w:val="GOSTTablenorm"/>
              <w:rPr>
                <w:ins w:id="415" w:author="Сатлер Марина Викторовна" w:date="2025-11-13T10:52:00Z"/>
                <w:highlight w:val="yellow"/>
              </w:rPr>
            </w:pPr>
            <w:ins w:id="416" w:author="Сатлер Марина Викторовна" w:date="2025-11-13T11:47:00Z">
              <w:r>
                <w:rPr>
                  <w:highlight w:val="yellow"/>
                </w:rPr>
                <w:t>Том 1 п.</w:t>
              </w:r>
              <w:r>
                <w:rPr>
                  <w:highlight w:val="yellow"/>
                </w:rPr>
                <w:fldChar w:fldCharType="begin"/>
              </w:r>
              <w:r>
                <w:rPr>
                  <w:highlight w:val="yellow"/>
                </w:rPr>
                <w:instrText xml:space="preserve"> REF _Ref213926895 \r \h </w:instrText>
              </w:r>
            </w:ins>
            <w:r>
              <w:rPr>
                <w:highlight w:val="yellow"/>
              </w:rPr>
            </w:r>
            <w:r>
              <w:rPr>
                <w:highlight w:val="yellow"/>
              </w:rPr>
              <w:fldChar w:fldCharType="separate"/>
            </w:r>
            <w:r>
              <w:rPr>
                <w:highlight w:val="yellow"/>
              </w:rPr>
              <w:t>19.1.2</w:t>
            </w:r>
            <w:ins w:id="417" w:author="Сатлер Марина Викторовна" w:date="2025-11-13T11:47:00Z">
              <w:r>
                <w:rPr>
                  <w:highlight w:val="yellow"/>
                </w:rPr>
                <w:fldChar w:fldCharType="end"/>
              </w:r>
            </w:ins>
          </w:p>
        </w:tc>
      </w:tr>
      <w:tr w:rsidR="001B04F6" w:rsidRPr="00B9499D" w14:paraId="187C58EF" w14:textId="576AD583" w:rsidTr="00707989">
        <w:tc>
          <w:tcPr>
            <w:tcW w:w="220" w:type="pct"/>
          </w:tcPr>
          <w:p w14:paraId="3270FBC3" w14:textId="77777777" w:rsidR="001B04F6" w:rsidRPr="00670B7E" w:rsidRDefault="001B04F6" w:rsidP="001B04F6">
            <w:pPr>
              <w:pStyle w:val="GOSTTableListNum1"/>
            </w:pPr>
          </w:p>
        </w:tc>
        <w:tc>
          <w:tcPr>
            <w:tcW w:w="785" w:type="pct"/>
          </w:tcPr>
          <w:p w14:paraId="3377468D" w14:textId="77777777" w:rsidR="001B04F6" w:rsidRPr="00B9499D" w:rsidRDefault="001B04F6" w:rsidP="001B04F6">
            <w:pPr>
              <w:pStyle w:val="GOSTTablenorm"/>
              <w:rPr>
                <w:lang w:val="en-US"/>
              </w:rPr>
            </w:pPr>
            <w:r w:rsidRPr="00B9499D">
              <w:rPr>
                <w:lang w:val="en-US"/>
              </w:rPr>
              <w:t>OPLIST</w:t>
            </w:r>
          </w:p>
        </w:tc>
        <w:tc>
          <w:tcPr>
            <w:tcW w:w="950" w:type="pct"/>
          </w:tcPr>
          <w:p w14:paraId="01DA597B" w14:textId="77777777" w:rsidR="001B04F6" w:rsidRPr="00B9499D" w:rsidRDefault="001B04F6" w:rsidP="001B04F6">
            <w:pPr>
              <w:pStyle w:val="GOSTTablenorm"/>
            </w:pPr>
            <w:r w:rsidRPr="00B9499D">
              <w:t>Запрос списка подобранных записей учета по документу</w:t>
            </w:r>
          </w:p>
        </w:tc>
        <w:tc>
          <w:tcPr>
            <w:tcW w:w="988" w:type="pct"/>
          </w:tcPr>
          <w:p w14:paraId="30A77763" w14:textId="77777777" w:rsidR="001B04F6" w:rsidRPr="00B9499D" w:rsidRDefault="001B04F6" w:rsidP="001B04F6">
            <w:pPr>
              <w:pStyle w:val="GOSTTablenorm"/>
            </w:pPr>
            <w:r w:rsidRPr="00B9499D">
              <w:t>-</w:t>
            </w:r>
          </w:p>
        </w:tc>
        <w:tc>
          <w:tcPr>
            <w:tcW w:w="813" w:type="pct"/>
          </w:tcPr>
          <w:p w14:paraId="239BD12F" w14:textId="56EC5EBE" w:rsidR="001B04F6" w:rsidRPr="00B9499D" w:rsidRDefault="001B04F6" w:rsidP="001B04F6">
            <w:pPr>
              <w:pStyle w:val="GOSTTablenorm"/>
            </w:pPr>
            <w:r>
              <w:t>-</w:t>
            </w:r>
          </w:p>
        </w:tc>
        <w:tc>
          <w:tcPr>
            <w:tcW w:w="729" w:type="pct"/>
          </w:tcPr>
          <w:p w14:paraId="537A5DB6" w14:textId="7852F184" w:rsidR="001B04F6" w:rsidRPr="00B9499D" w:rsidRDefault="001B04F6" w:rsidP="001B04F6">
            <w:pPr>
              <w:pStyle w:val="GOSTTablenorm"/>
              <w:rPr>
                <w:ins w:id="418" w:author="Сказецкая Наталья Камилевна" w:date="2024-10-15T19:47:00Z"/>
              </w:rPr>
            </w:pPr>
            <w:ins w:id="419" w:author="Сказецкая Наталья Камилевна" w:date="2024-10-15T19:47:00Z">
              <w:r>
                <w:t>ПУР 01 ЭБ</w:t>
              </w:r>
            </w:ins>
          </w:p>
          <w:p w14:paraId="12CD92BE" w14:textId="77777777" w:rsidR="001B04F6" w:rsidRPr="00B9499D" w:rsidRDefault="001B04F6" w:rsidP="001B04F6">
            <w:pPr>
              <w:pStyle w:val="GOSTTablenorm"/>
            </w:pPr>
            <w:r>
              <w:t>ПУР 03 ЭБ</w:t>
            </w:r>
          </w:p>
          <w:p w14:paraId="2BB4B5BE" w14:textId="07FC6955" w:rsidR="001B04F6" w:rsidRPr="00B9499D" w:rsidRDefault="001B04F6" w:rsidP="001B04F6">
            <w:pPr>
              <w:pStyle w:val="GOSTTablenorm"/>
            </w:pPr>
            <w:r w:rsidRPr="00B9499D">
              <w:t>ПУР 05 ЭБ</w:t>
            </w:r>
          </w:p>
          <w:p w14:paraId="28F9C665" w14:textId="77777777" w:rsidR="001B04F6" w:rsidRDefault="001B04F6" w:rsidP="001B04F6">
            <w:pPr>
              <w:pStyle w:val="GOSTTablenorm"/>
            </w:pPr>
            <w:r w:rsidRPr="00B9499D">
              <w:t>ПУИО ЭБ</w:t>
            </w:r>
          </w:p>
          <w:p w14:paraId="4B017A98" w14:textId="12C8FE13" w:rsidR="001B04F6" w:rsidRDefault="001B04F6" w:rsidP="001B04F6">
            <w:pPr>
              <w:pStyle w:val="GOSTTablenorm"/>
              <w:rPr>
                <w:ins w:id="420" w:author="Сказецкая Наталья Камилевна" w:date="2023-09-07T16:35:00Z"/>
              </w:rPr>
            </w:pPr>
            <w:r w:rsidRPr="00A61B20">
              <w:t>ПУДС ЭБ</w:t>
            </w:r>
          </w:p>
          <w:p w14:paraId="3ECBDAD6" w14:textId="77777777" w:rsidR="001B04F6" w:rsidRPr="005027E8" w:rsidRDefault="001B04F6" w:rsidP="001B04F6">
            <w:pPr>
              <w:pStyle w:val="GOSTTablenorm"/>
              <w:rPr>
                <w:ins w:id="421" w:author="Сказецкая Наталья Камилевна" w:date="2023-09-07T16:35:00Z"/>
                <w:highlight w:val="yellow"/>
              </w:rPr>
            </w:pPr>
            <w:ins w:id="422" w:author="Сказецкая Наталья Камилевна" w:date="2023-09-07T16:35:00Z">
              <w:r w:rsidRPr="005027E8">
                <w:rPr>
                  <w:highlight w:val="yellow"/>
                </w:rPr>
                <w:t>ПУД ЭБ</w:t>
              </w:r>
            </w:ins>
          </w:p>
          <w:p w14:paraId="01CA2985" w14:textId="77777777" w:rsidR="001B04F6" w:rsidRPr="005027E8" w:rsidRDefault="001B04F6" w:rsidP="001B04F6">
            <w:pPr>
              <w:pStyle w:val="GOSTTablenorm"/>
              <w:rPr>
                <w:ins w:id="423" w:author="Сказецкая Наталья Камилевна" w:date="2024-02-13T19:57:00Z"/>
                <w:highlight w:val="yellow"/>
              </w:rPr>
            </w:pPr>
            <w:ins w:id="424" w:author="Сказецкая Наталья Камилевна" w:date="2024-02-13T19:57:00Z">
              <w:r>
                <w:rPr>
                  <w:highlight w:val="yellow"/>
                </w:rPr>
                <w:t>ПУР КС ЭБ</w:t>
              </w:r>
            </w:ins>
          </w:p>
          <w:p w14:paraId="5DF198B6" w14:textId="43A785F8" w:rsidR="001B04F6" w:rsidRPr="00B9499D" w:rsidRDefault="001B04F6" w:rsidP="001B04F6">
            <w:pPr>
              <w:pStyle w:val="GOSTTablenorm"/>
            </w:pPr>
            <w:ins w:id="425" w:author="Сказецкая Наталья Камилевна" w:date="2024-02-13T19:57:00Z">
              <w:r>
                <w:rPr>
                  <w:highlight w:val="yellow"/>
                </w:rPr>
                <w:t xml:space="preserve">ПУР АУ/БУ </w:t>
              </w:r>
              <w:r w:rsidRPr="005027E8">
                <w:rPr>
                  <w:highlight w:val="yellow"/>
                </w:rPr>
                <w:t>ЭБ</w:t>
              </w:r>
            </w:ins>
          </w:p>
        </w:tc>
        <w:tc>
          <w:tcPr>
            <w:tcW w:w="515" w:type="pct"/>
          </w:tcPr>
          <w:p w14:paraId="388DF9A7" w14:textId="0F8838E5" w:rsidR="001B04F6" w:rsidRPr="00EF32BE" w:rsidRDefault="001B04F6" w:rsidP="001B04F6">
            <w:pPr>
              <w:pStyle w:val="GOSTTablenorm"/>
              <w:rPr>
                <w:highlight w:val="yellow"/>
              </w:rPr>
            </w:pPr>
            <w:r w:rsidRPr="00EF32BE">
              <w:rPr>
                <w:highlight w:val="yellow"/>
              </w:rPr>
              <w:t xml:space="preserve">Том 1 п. </w:t>
            </w:r>
            <w:r w:rsidRPr="00EF32BE">
              <w:rPr>
                <w:highlight w:val="yellow"/>
              </w:rPr>
              <w:fldChar w:fldCharType="begin"/>
            </w:r>
            <w:r w:rsidRPr="00EF32BE">
              <w:rPr>
                <w:highlight w:val="yellow"/>
              </w:rPr>
              <w:instrText xml:space="preserve"> REF _Ref115365118 \r \h  \* MERGEFORMAT </w:instrText>
            </w:r>
            <w:r w:rsidRPr="00EF32BE">
              <w:rPr>
                <w:highlight w:val="yellow"/>
              </w:rPr>
            </w:r>
            <w:r w:rsidRPr="00EF32BE">
              <w:rPr>
                <w:highlight w:val="yellow"/>
              </w:rPr>
              <w:fldChar w:fldCharType="separate"/>
            </w:r>
            <w:r>
              <w:rPr>
                <w:highlight w:val="yellow"/>
              </w:rPr>
              <w:t>11</w:t>
            </w:r>
            <w:r w:rsidRPr="00EF32BE">
              <w:rPr>
                <w:highlight w:val="yellow"/>
              </w:rPr>
              <w:fldChar w:fldCharType="end"/>
            </w:r>
          </w:p>
        </w:tc>
      </w:tr>
      <w:tr w:rsidR="001B04F6" w:rsidRPr="00B9499D" w14:paraId="0EF4F200" w14:textId="39AF4732" w:rsidTr="00707989">
        <w:tc>
          <w:tcPr>
            <w:tcW w:w="220" w:type="pct"/>
          </w:tcPr>
          <w:p w14:paraId="756C81FE" w14:textId="77777777" w:rsidR="001B04F6" w:rsidRPr="00670B7E" w:rsidRDefault="001B04F6" w:rsidP="001B04F6">
            <w:pPr>
              <w:pStyle w:val="GOSTTableListNum1"/>
            </w:pPr>
          </w:p>
        </w:tc>
        <w:tc>
          <w:tcPr>
            <w:tcW w:w="785" w:type="pct"/>
          </w:tcPr>
          <w:p w14:paraId="5EC3DDD0" w14:textId="77777777" w:rsidR="001B04F6" w:rsidRPr="00B9499D" w:rsidRDefault="001B04F6" w:rsidP="001B04F6">
            <w:pPr>
              <w:pStyle w:val="GOSTTablenorm"/>
              <w:rPr>
                <w:lang w:val="en-US"/>
              </w:rPr>
            </w:pPr>
            <w:r w:rsidRPr="00B9499D">
              <w:rPr>
                <w:lang w:val="en-US"/>
              </w:rPr>
              <w:t>FSG</w:t>
            </w:r>
          </w:p>
        </w:tc>
        <w:tc>
          <w:tcPr>
            <w:tcW w:w="950" w:type="pct"/>
          </w:tcPr>
          <w:p w14:paraId="1B216E2C" w14:textId="58DF7FEC" w:rsidR="001B04F6" w:rsidRPr="005C6BDA" w:rsidRDefault="001B04F6" w:rsidP="001B04F6">
            <w:pPr>
              <w:pStyle w:val="GOSTTablenorm"/>
            </w:pPr>
            <w:r w:rsidRPr="00B9499D">
              <w:t xml:space="preserve">Запрос расчета состояния счетов учета </w:t>
            </w:r>
            <w:r w:rsidRPr="008B1B76">
              <w:t>за период</w:t>
            </w:r>
          </w:p>
        </w:tc>
        <w:tc>
          <w:tcPr>
            <w:tcW w:w="988" w:type="pct"/>
          </w:tcPr>
          <w:p w14:paraId="6C8C6041" w14:textId="77777777" w:rsidR="001B04F6" w:rsidRPr="00B9499D" w:rsidRDefault="001B04F6" w:rsidP="001B04F6">
            <w:pPr>
              <w:pStyle w:val="GOSTTablenorm"/>
            </w:pPr>
            <w:r w:rsidRPr="00B9499D">
              <w:t>-</w:t>
            </w:r>
          </w:p>
        </w:tc>
        <w:tc>
          <w:tcPr>
            <w:tcW w:w="813" w:type="pct"/>
          </w:tcPr>
          <w:p w14:paraId="60558862" w14:textId="188C6BC7" w:rsidR="001B04F6" w:rsidRPr="00B9499D" w:rsidRDefault="001B04F6" w:rsidP="001B04F6">
            <w:pPr>
              <w:pStyle w:val="GOSTTablenorm"/>
            </w:pPr>
            <w:r w:rsidRPr="00D94D12">
              <w:t>-</w:t>
            </w:r>
          </w:p>
        </w:tc>
        <w:tc>
          <w:tcPr>
            <w:tcW w:w="729" w:type="pct"/>
          </w:tcPr>
          <w:p w14:paraId="3B0055D5" w14:textId="77777777" w:rsidR="001B04F6" w:rsidRDefault="001B04F6" w:rsidP="001B04F6">
            <w:pPr>
              <w:pStyle w:val="GOSTTablenorm"/>
              <w:rPr>
                <w:ins w:id="426" w:author="Сказецкая Наталья Камилевна" w:date="2024-10-15T19:48:00Z"/>
              </w:rPr>
            </w:pPr>
            <w:ins w:id="427" w:author="Сказецкая Наталья Камилевна" w:date="2024-10-15T19:48:00Z">
              <w:r>
                <w:t>ПУР 01 ЭБ</w:t>
              </w:r>
              <w:r w:rsidRPr="00B9499D">
                <w:t xml:space="preserve"> </w:t>
              </w:r>
            </w:ins>
          </w:p>
          <w:p w14:paraId="4FD8561D" w14:textId="2B4CC3CD" w:rsidR="001B04F6" w:rsidRPr="00B9499D" w:rsidRDefault="001B04F6" w:rsidP="001B04F6">
            <w:pPr>
              <w:pStyle w:val="GOSTTablenorm"/>
            </w:pPr>
            <w:r w:rsidRPr="00B9499D">
              <w:t>ПУР 03 ЭБ</w:t>
            </w:r>
          </w:p>
          <w:p w14:paraId="40A9EE24" w14:textId="77777777" w:rsidR="001B04F6" w:rsidRPr="005C6BDA" w:rsidRDefault="001B04F6" w:rsidP="001B04F6">
            <w:pPr>
              <w:pStyle w:val="GOSTTablenorm"/>
            </w:pPr>
            <w:r w:rsidRPr="00B9499D">
              <w:t>ПУР 05 ЭБ</w:t>
            </w:r>
          </w:p>
          <w:p w14:paraId="35F12859" w14:textId="77777777" w:rsidR="001B04F6" w:rsidRDefault="001B04F6" w:rsidP="001B04F6">
            <w:pPr>
              <w:pStyle w:val="GOSTTablenorm"/>
              <w:rPr>
                <w:ins w:id="428" w:author="Сказецкая Наталья Камилевна" w:date="2023-09-07T16:35:00Z"/>
              </w:rPr>
            </w:pPr>
            <w:r w:rsidRPr="00B9499D">
              <w:t>ПУИО ЭБ</w:t>
            </w:r>
          </w:p>
          <w:p w14:paraId="06CE699C" w14:textId="77777777" w:rsidR="001B04F6" w:rsidRPr="005027E8" w:rsidRDefault="001B04F6" w:rsidP="001B04F6">
            <w:pPr>
              <w:pStyle w:val="GOSTTablenorm"/>
              <w:rPr>
                <w:ins w:id="429" w:author="Сказецкая Наталья Камилевна" w:date="2023-09-07T16:35:00Z"/>
                <w:highlight w:val="yellow"/>
              </w:rPr>
            </w:pPr>
            <w:ins w:id="430" w:author="Сказецкая Наталья Камилевна" w:date="2023-09-07T16:35:00Z">
              <w:r w:rsidRPr="005027E8">
                <w:rPr>
                  <w:highlight w:val="yellow"/>
                </w:rPr>
                <w:t>ПУД ЭБ</w:t>
              </w:r>
            </w:ins>
          </w:p>
          <w:p w14:paraId="396C6895" w14:textId="72860A0E" w:rsidR="001B04F6" w:rsidRPr="00B9499D" w:rsidRDefault="001B04F6" w:rsidP="001B04F6">
            <w:pPr>
              <w:pStyle w:val="GOSTTablenorm"/>
            </w:pPr>
            <w:ins w:id="431" w:author="Сказецкая Наталья Камилевна" w:date="2024-02-13T19:57:00Z">
              <w:r>
                <w:rPr>
                  <w:highlight w:val="yellow"/>
                </w:rPr>
                <w:t xml:space="preserve">ПУР АУ/БУ </w:t>
              </w:r>
              <w:r w:rsidRPr="005027E8">
                <w:rPr>
                  <w:highlight w:val="yellow"/>
                </w:rPr>
                <w:t>ЭБ</w:t>
              </w:r>
            </w:ins>
          </w:p>
        </w:tc>
        <w:tc>
          <w:tcPr>
            <w:tcW w:w="515" w:type="pct"/>
          </w:tcPr>
          <w:p w14:paraId="144B269A" w14:textId="5F823962" w:rsidR="001B04F6" w:rsidRPr="00EF32BE" w:rsidRDefault="001B04F6" w:rsidP="001B04F6">
            <w:pPr>
              <w:pStyle w:val="GOSTTablenorm"/>
              <w:rPr>
                <w:highlight w:val="yellow"/>
              </w:rPr>
            </w:pPr>
            <w:r w:rsidRPr="00EF32BE">
              <w:rPr>
                <w:highlight w:val="yellow"/>
              </w:rPr>
              <w:t xml:space="preserve">Том 1 п. </w:t>
            </w:r>
            <w:r w:rsidRPr="00EF32BE">
              <w:rPr>
                <w:highlight w:val="yellow"/>
              </w:rPr>
              <w:fldChar w:fldCharType="begin"/>
            </w:r>
            <w:r w:rsidRPr="00EF32BE">
              <w:rPr>
                <w:highlight w:val="yellow"/>
              </w:rPr>
              <w:instrText xml:space="preserve"> REF _Ref115365147 \r \h  \* MERGEFORMAT </w:instrText>
            </w:r>
            <w:r w:rsidRPr="00EF32BE">
              <w:rPr>
                <w:highlight w:val="yellow"/>
              </w:rPr>
            </w:r>
            <w:r w:rsidRPr="00EF32BE">
              <w:rPr>
                <w:highlight w:val="yellow"/>
              </w:rPr>
              <w:fldChar w:fldCharType="separate"/>
            </w:r>
            <w:r>
              <w:rPr>
                <w:highlight w:val="yellow"/>
              </w:rPr>
              <w:t>0</w:t>
            </w:r>
            <w:r w:rsidRPr="00EF32BE">
              <w:rPr>
                <w:highlight w:val="yellow"/>
              </w:rPr>
              <w:fldChar w:fldCharType="end"/>
            </w:r>
          </w:p>
        </w:tc>
      </w:tr>
      <w:tr w:rsidR="001B04F6" w:rsidRPr="00B9499D" w14:paraId="0DF7C5B2" w14:textId="2214A8D4" w:rsidTr="00707989">
        <w:tc>
          <w:tcPr>
            <w:tcW w:w="220" w:type="pct"/>
          </w:tcPr>
          <w:p w14:paraId="65F4A39E" w14:textId="77777777" w:rsidR="001B04F6" w:rsidRPr="00670B7E" w:rsidRDefault="001B04F6" w:rsidP="001B04F6">
            <w:pPr>
              <w:pStyle w:val="GOSTTableListNum1"/>
            </w:pPr>
          </w:p>
        </w:tc>
        <w:tc>
          <w:tcPr>
            <w:tcW w:w="785" w:type="pct"/>
          </w:tcPr>
          <w:p w14:paraId="7535D862" w14:textId="77777777" w:rsidR="001B04F6" w:rsidRPr="00B9499D" w:rsidRDefault="001B04F6" w:rsidP="001B04F6">
            <w:pPr>
              <w:pStyle w:val="GOSTTablenorm"/>
              <w:rPr>
                <w:lang w:val="en-US"/>
              </w:rPr>
            </w:pPr>
            <w:r w:rsidRPr="00B9499D">
              <w:rPr>
                <w:lang w:val="en-US"/>
              </w:rPr>
              <w:t>TURN</w:t>
            </w:r>
          </w:p>
        </w:tc>
        <w:tc>
          <w:tcPr>
            <w:tcW w:w="950" w:type="pct"/>
          </w:tcPr>
          <w:p w14:paraId="2DBB2EB3" w14:textId="77777777" w:rsidR="001B04F6" w:rsidRPr="00B9499D" w:rsidRDefault="001B04F6" w:rsidP="001B04F6">
            <w:pPr>
              <w:pStyle w:val="GOSTTablenorm"/>
            </w:pPr>
            <w:r w:rsidRPr="00B9499D">
              <w:t>Запрос расчета оборотов по счетам учета в разрезе документов</w:t>
            </w:r>
          </w:p>
        </w:tc>
        <w:tc>
          <w:tcPr>
            <w:tcW w:w="988" w:type="pct"/>
          </w:tcPr>
          <w:p w14:paraId="00FB4FB0" w14:textId="77777777" w:rsidR="001B04F6" w:rsidRPr="00B9499D" w:rsidRDefault="001B04F6" w:rsidP="001B04F6">
            <w:pPr>
              <w:pStyle w:val="GOSTTablenorm"/>
            </w:pPr>
            <w:r w:rsidRPr="00B9499D">
              <w:t>-</w:t>
            </w:r>
          </w:p>
        </w:tc>
        <w:tc>
          <w:tcPr>
            <w:tcW w:w="813" w:type="pct"/>
          </w:tcPr>
          <w:p w14:paraId="442CD16E" w14:textId="10D01D46" w:rsidR="001B04F6" w:rsidRPr="00B9499D" w:rsidRDefault="001B04F6" w:rsidP="001B04F6">
            <w:pPr>
              <w:pStyle w:val="GOSTTablenorm"/>
            </w:pPr>
            <w:r w:rsidRPr="00D94D12">
              <w:t>-</w:t>
            </w:r>
          </w:p>
        </w:tc>
        <w:tc>
          <w:tcPr>
            <w:tcW w:w="729" w:type="pct"/>
          </w:tcPr>
          <w:p w14:paraId="457CD91A" w14:textId="77777777" w:rsidR="001B04F6" w:rsidRDefault="001B04F6" w:rsidP="001B04F6">
            <w:pPr>
              <w:pStyle w:val="GOSTTablenorm"/>
              <w:rPr>
                <w:ins w:id="432" w:author="Сказецкая Наталья Камилевна" w:date="2024-10-15T19:48:00Z"/>
              </w:rPr>
            </w:pPr>
            <w:ins w:id="433" w:author="Сказецкая Наталья Камилевна" w:date="2024-10-15T19:48:00Z">
              <w:r>
                <w:t>ПУР 01 ЭБ</w:t>
              </w:r>
              <w:r w:rsidRPr="00B9499D">
                <w:t xml:space="preserve"> </w:t>
              </w:r>
            </w:ins>
          </w:p>
          <w:p w14:paraId="066B2F2C" w14:textId="16368AF0" w:rsidR="001B04F6" w:rsidRPr="00B9499D" w:rsidRDefault="001B04F6" w:rsidP="001B04F6">
            <w:pPr>
              <w:pStyle w:val="GOSTTablenorm"/>
            </w:pPr>
            <w:r w:rsidRPr="00B9499D">
              <w:t>ПУР 05 ЭБ</w:t>
            </w:r>
          </w:p>
          <w:p w14:paraId="00653D4B" w14:textId="77777777" w:rsidR="001B04F6" w:rsidRDefault="001B04F6" w:rsidP="001B04F6">
            <w:pPr>
              <w:pStyle w:val="GOSTTablenorm"/>
              <w:rPr>
                <w:ins w:id="434" w:author="Сказецкая Наталья Камилевна" w:date="2023-09-07T16:35:00Z"/>
              </w:rPr>
            </w:pPr>
            <w:r w:rsidRPr="00B9499D">
              <w:t>ПУИО ЭБ</w:t>
            </w:r>
          </w:p>
          <w:p w14:paraId="1932364A" w14:textId="77777777" w:rsidR="001B04F6" w:rsidRPr="005027E8" w:rsidRDefault="001B04F6" w:rsidP="001B04F6">
            <w:pPr>
              <w:pStyle w:val="GOSTTablenorm"/>
              <w:rPr>
                <w:ins w:id="435" w:author="Сказецкая Наталья Камилевна" w:date="2023-09-07T16:35:00Z"/>
                <w:highlight w:val="yellow"/>
              </w:rPr>
            </w:pPr>
            <w:ins w:id="436" w:author="Сказецкая Наталья Камилевна" w:date="2023-09-07T16:35:00Z">
              <w:r w:rsidRPr="005027E8">
                <w:rPr>
                  <w:highlight w:val="yellow"/>
                </w:rPr>
                <w:t>ПУД ЭБ</w:t>
              </w:r>
            </w:ins>
          </w:p>
          <w:p w14:paraId="58FD717E" w14:textId="78D514CD" w:rsidR="001B04F6" w:rsidRPr="00B9499D" w:rsidRDefault="001B04F6" w:rsidP="001B04F6">
            <w:pPr>
              <w:pStyle w:val="GOSTTablenorm"/>
            </w:pPr>
            <w:ins w:id="437" w:author="Сказецкая Наталья Камилевна" w:date="2024-02-13T19:57:00Z">
              <w:r>
                <w:rPr>
                  <w:highlight w:val="yellow"/>
                </w:rPr>
                <w:t xml:space="preserve">ПУР АУ/БУ </w:t>
              </w:r>
              <w:r w:rsidRPr="005027E8">
                <w:rPr>
                  <w:highlight w:val="yellow"/>
                </w:rPr>
                <w:t>ЭБ</w:t>
              </w:r>
            </w:ins>
          </w:p>
        </w:tc>
        <w:tc>
          <w:tcPr>
            <w:tcW w:w="515" w:type="pct"/>
          </w:tcPr>
          <w:p w14:paraId="0D9DA06A" w14:textId="670BC073" w:rsidR="001B04F6" w:rsidRPr="00EF32BE" w:rsidRDefault="001B04F6" w:rsidP="001B04F6">
            <w:pPr>
              <w:pStyle w:val="GOSTTablenorm"/>
              <w:rPr>
                <w:highlight w:val="yellow"/>
              </w:rPr>
            </w:pPr>
            <w:r w:rsidRPr="00EF32BE">
              <w:rPr>
                <w:highlight w:val="yellow"/>
              </w:rPr>
              <w:t xml:space="preserve">Том 1 п. </w:t>
            </w:r>
            <w:r w:rsidRPr="00EF32BE">
              <w:rPr>
                <w:highlight w:val="yellow"/>
              </w:rPr>
              <w:fldChar w:fldCharType="begin"/>
            </w:r>
            <w:r w:rsidRPr="00EF32BE">
              <w:rPr>
                <w:highlight w:val="yellow"/>
              </w:rPr>
              <w:instrText xml:space="preserve"> REF _Ref115365160 \r \h  \* MERGEFORMAT </w:instrText>
            </w:r>
            <w:r w:rsidRPr="00EF32BE">
              <w:rPr>
                <w:highlight w:val="yellow"/>
              </w:rPr>
            </w:r>
            <w:r w:rsidRPr="00EF32BE">
              <w:rPr>
                <w:highlight w:val="yellow"/>
              </w:rPr>
              <w:fldChar w:fldCharType="separate"/>
            </w:r>
            <w:r>
              <w:rPr>
                <w:highlight w:val="yellow"/>
              </w:rPr>
              <w:t>13</w:t>
            </w:r>
            <w:r w:rsidRPr="00EF32BE">
              <w:rPr>
                <w:highlight w:val="yellow"/>
              </w:rPr>
              <w:fldChar w:fldCharType="end"/>
            </w:r>
          </w:p>
        </w:tc>
      </w:tr>
      <w:tr w:rsidR="001B04F6" w:rsidRPr="00B9499D" w14:paraId="2867BAFA" w14:textId="731FBC5A" w:rsidTr="00707989">
        <w:tc>
          <w:tcPr>
            <w:tcW w:w="220" w:type="pct"/>
          </w:tcPr>
          <w:p w14:paraId="7567E5BF" w14:textId="77777777" w:rsidR="001B04F6" w:rsidRPr="00670B7E" w:rsidRDefault="001B04F6" w:rsidP="001B04F6">
            <w:pPr>
              <w:pStyle w:val="GOSTTableListNum1"/>
            </w:pPr>
          </w:p>
        </w:tc>
        <w:tc>
          <w:tcPr>
            <w:tcW w:w="785" w:type="pct"/>
          </w:tcPr>
          <w:p w14:paraId="2DE5D769" w14:textId="769E1F9B" w:rsidR="001B04F6" w:rsidRPr="00B9499D" w:rsidRDefault="001B04F6" w:rsidP="001B04F6">
            <w:pPr>
              <w:pStyle w:val="GOSTTablenorm"/>
              <w:rPr>
                <w:lang w:val="en-US"/>
              </w:rPr>
            </w:pPr>
            <w:r w:rsidRPr="00B9499D">
              <w:rPr>
                <w:lang w:val="en-US"/>
              </w:rPr>
              <w:t>PA</w:t>
            </w:r>
            <w:r>
              <w:rPr>
                <w:rStyle w:val="af6"/>
                <w:lang w:val="en-US"/>
              </w:rPr>
              <w:footnoteReference w:id="9"/>
            </w:r>
          </w:p>
        </w:tc>
        <w:tc>
          <w:tcPr>
            <w:tcW w:w="950" w:type="pct"/>
          </w:tcPr>
          <w:p w14:paraId="658596E8" w14:textId="77777777" w:rsidR="001B04F6" w:rsidRPr="00B9499D" w:rsidRDefault="001B04F6" w:rsidP="001B04F6">
            <w:pPr>
              <w:pStyle w:val="GOSTTablenorm"/>
            </w:pPr>
            <w:r w:rsidRPr="00B9499D">
              <w:t>Запрос расчета показателей состояния лицевых счетов</w:t>
            </w:r>
          </w:p>
        </w:tc>
        <w:tc>
          <w:tcPr>
            <w:tcW w:w="988" w:type="pct"/>
          </w:tcPr>
          <w:p w14:paraId="50FB3239" w14:textId="77777777" w:rsidR="001B04F6" w:rsidRPr="00B9499D" w:rsidRDefault="001B04F6" w:rsidP="001B04F6">
            <w:pPr>
              <w:pStyle w:val="GOSTTablenorm"/>
            </w:pPr>
            <w:r w:rsidRPr="00B9499D">
              <w:t>-</w:t>
            </w:r>
          </w:p>
        </w:tc>
        <w:tc>
          <w:tcPr>
            <w:tcW w:w="813" w:type="pct"/>
          </w:tcPr>
          <w:p w14:paraId="4FC29CC8" w14:textId="61C4F158" w:rsidR="001B04F6" w:rsidRPr="00B9499D" w:rsidRDefault="001B04F6" w:rsidP="001B04F6">
            <w:pPr>
              <w:pStyle w:val="GOSTTablenorm"/>
            </w:pPr>
            <w:r w:rsidRPr="00D94D12">
              <w:t>-</w:t>
            </w:r>
          </w:p>
        </w:tc>
        <w:tc>
          <w:tcPr>
            <w:tcW w:w="729" w:type="pct"/>
          </w:tcPr>
          <w:p w14:paraId="2D050178" w14:textId="23DE1E00" w:rsidR="001B04F6" w:rsidRDefault="001B04F6" w:rsidP="001B04F6">
            <w:pPr>
              <w:pStyle w:val="GOSTTablenorm"/>
              <w:rPr>
                <w:ins w:id="438" w:author="Сатлер Марина Викторовна" w:date="2023-12-28T18:43:00Z"/>
              </w:rPr>
            </w:pPr>
            <w:r w:rsidRPr="005027E8">
              <w:t>ПУР 05 ЭБ</w:t>
            </w:r>
          </w:p>
          <w:p w14:paraId="2EF69DB0" w14:textId="53EBACFD" w:rsidR="001B04F6" w:rsidDel="00A30981" w:rsidRDefault="001B04F6" w:rsidP="001B04F6">
            <w:pPr>
              <w:pStyle w:val="GOSTTablenorm"/>
              <w:rPr>
                <w:del w:id="439" w:author="Сатлер Марина Викторовна" w:date="2023-12-28T22:33:00Z"/>
              </w:rPr>
            </w:pPr>
            <w:r w:rsidRPr="005027E8">
              <w:t>ПУИО ЭБ</w:t>
            </w:r>
          </w:p>
          <w:p w14:paraId="645EEAEF" w14:textId="5D4D821B" w:rsidR="001B04F6" w:rsidRPr="005027E8" w:rsidRDefault="001B04F6" w:rsidP="001B04F6">
            <w:pPr>
              <w:pStyle w:val="GOSTTablenorm"/>
            </w:pPr>
            <w:commentRangeStart w:id="440"/>
            <w:ins w:id="441" w:author="Сказецкая Наталья Камилевна" w:date="2023-09-07T16:37:00Z">
              <w:del w:id="442" w:author="Сатлер Марина Викторовна" w:date="2023-12-28T22:33:00Z">
                <w:r w:rsidRPr="005027E8" w:rsidDel="00A30981">
                  <w:rPr>
                    <w:highlight w:val="yellow"/>
                  </w:rPr>
                  <w:delText>Компонент АУ/БУ ПУР ЭБ</w:delText>
                </w:r>
              </w:del>
            </w:ins>
            <w:commentRangeEnd w:id="440"/>
            <w:r>
              <w:rPr>
                <w:rStyle w:val="afff4"/>
              </w:rPr>
              <w:commentReference w:id="440"/>
            </w:r>
          </w:p>
        </w:tc>
        <w:tc>
          <w:tcPr>
            <w:tcW w:w="515" w:type="pct"/>
          </w:tcPr>
          <w:p w14:paraId="2389AB3A" w14:textId="07C37576" w:rsidR="001B04F6" w:rsidRPr="00EF32BE" w:rsidRDefault="001B04F6" w:rsidP="001B04F6">
            <w:pPr>
              <w:pStyle w:val="GOSTTablenorm"/>
              <w:rPr>
                <w:highlight w:val="yellow"/>
              </w:rPr>
            </w:pPr>
            <w:r w:rsidRPr="005B5A0C">
              <w:rPr>
                <w:highlight w:val="green"/>
              </w:rPr>
              <w:t>Том 7</w:t>
            </w:r>
          </w:p>
        </w:tc>
      </w:tr>
      <w:tr w:rsidR="001B04F6" w:rsidRPr="00B9499D" w14:paraId="7D0E227C" w14:textId="737AA483" w:rsidTr="00707989">
        <w:tc>
          <w:tcPr>
            <w:tcW w:w="220" w:type="pct"/>
          </w:tcPr>
          <w:p w14:paraId="2E7CCEBB" w14:textId="77777777" w:rsidR="001B04F6" w:rsidRPr="00670B7E" w:rsidRDefault="001B04F6" w:rsidP="001B04F6">
            <w:pPr>
              <w:pStyle w:val="GOSTTableListNum1"/>
            </w:pPr>
          </w:p>
        </w:tc>
        <w:tc>
          <w:tcPr>
            <w:tcW w:w="785" w:type="pct"/>
          </w:tcPr>
          <w:p w14:paraId="0513A179" w14:textId="77777777" w:rsidR="001B04F6" w:rsidRPr="00B9499D" w:rsidRDefault="001B04F6" w:rsidP="001B04F6">
            <w:pPr>
              <w:pStyle w:val="GOSTTablenorm"/>
              <w:rPr>
                <w:lang w:val="en-US"/>
              </w:rPr>
            </w:pPr>
            <w:r w:rsidRPr="00B9499D">
              <w:rPr>
                <w:lang w:val="en-US"/>
              </w:rPr>
              <w:t>ReportGK</w:t>
            </w:r>
          </w:p>
        </w:tc>
        <w:tc>
          <w:tcPr>
            <w:tcW w:w="950" w:type="pct"/>
          </w:tcPr>
          <w:p w14:paraId="5D2641A6" w14:textId="77777777" w:rsidR="001B04F6" w:rsidRPr="00B9499D" w:rsidRDefault="001B04F6" w:rsidP="001B04F6">
            <w:pPr>
              <w:pStyle w:val="GOSTTablenorm"/>
            </w:pPr>
            <w:r w:rsidRPr="00B9499D">
              <w:t>Запрос формирования регистра «Главная книга»</w:t>
            </w:r>
          </w:p>
        </w:tc>
        <w:tc>
          <w:tcPr>
            <w:tcW w:w="988" w:type="pct"/>
          </w:tcPr>
          <w:p w14:paraId="1FB15AF8" w14:textId="77777777" w:rsidR="001B04F6" w:rsidRPr="00B9499D" w:rsidRDefault="001B04F6" w:rsidP="001B04F6">
            <w:pPr>
              <w:pStyle w:val="GOSTTablenorm"/>
            </w:pPr>
            <w:r w:rsidRPr="00B9499D">
              <w:t>-</w:t>
            </w:r>
          </w:p>
        </w:tc>
        <w:tc>
          <w:tcPr>
            <w:tcW w:w="813" w:type="pct"/>
          </w:tcPr>
          <w:p w14:paraId="71FB9184" w14:textId="4DA72547" w:rsidR="001B04F6" w:rsidRPr="00B9499D" w:rsidRDefault="001B04F6" w:rsidP="001B04F6">
            <w:pPr>
              <w:pStyle w:val="GOSTTablenorm"/>
            </w:pPr>
            <w:r w:rsidRPr="00D94D12">
              <w:t>-</w:t>
            </w:r>
          </w:p>
        </w:tc>
        <w:tc>
          <w:tcPr>
            <w:tcW w:w="729" w:type="pct"/>
          </w:tcPr>
          <w:p w14:paraId="1B573EBA" w14:textId="4D01F513" w:rsidR="001B04F6" w:rsidRPr="002666F6" w:rsidRDefault="001B04F6" w:rsidP="001B04F6">
            <w:pPr>
              <w:pStyle w:val="GOSTTablenorm"/>
            </w:pPr>
            <w:r w:rsidRPr="008E680B">
              <w:t>ПУИО ЭБ</w:t>
            </w:r>
          </w:p>
        </w:tc>
        <w:tc>
          <w:tcPr>
            <w:tcW w:w="515" w:type="pct"/>
          </w:tcPr>
          <w:p w14:paraId="43062AA1" w14:textId="05F084D0" w:rsidR="001B04F6" w:rsidRPr="00EF32BE" w:rsidRDefault="001B04F6" w:rsidP="001B04F6">
            <w:pPr>
              <w:pStyle w:val="GOSTTablenorm"/>
              <w:rPr>
                <w:highlight w:val="yellow"/>
              </w:rPr>
            </w:pPr>
            <w:r w:rsidRPr="00EF32BE">
              <w:rPr>
                <w:highlight w:val="yellow"/>
              </w:rPr>
              <w:t>Том 1 п.</w:t>
            </w:r>
            <w:r w:rsidRPr="00EF32BE">
              <w:rPr>
                <w:highlight w:val="yellow"/>
              </w:rPr>
              <w:fldChar w:fldCharType="begin"/>
            </w:r>
            <w:r w:rsidRPr="00EF32BE">
              <w:rPr>
                <w:highlight w:val="yellow"/>
              </w:rPr>
              <w:instrText xml:space="preserve"> REF _Ref117691163 \r \h  \* MERGEFORMAT </w:instrText>
            </w:r>
            <w:r w:rsidRPr="00EF32BE">
              <w:rPr>
                <w:highlight w:val="yellow"/>
              </w:rPr>
            </w:r>
            <w:r w:rsidRPr="00EF32BE">
              <w:rPr>
                <w:highlight w:val="yellow"/>
              </w:rPr>
              <w:fldChar w:fldCharType="separate"/>
            </w:r>
            <w:r>
              <w:rPr>
                <w:highlight w:val="yellow"/>
              </w:rPr>
              <w:t>14</w:t>
            </w:r>
            <w:r w:rsidRPr="00EF32BE">
              <w:rPr>
                <w:highlight w:val="yellow"/>
              </w:rPr>
              <w:fldChar w:fldCharType="end"/>
            </w:r>
          </w:p>
        </w:tc>
      </w:tr>
      <w:tr w:rsidR="001B04F6" w:rsidRPr="00B9499D" w14:paraId="4B98132E" w14:textId="5E9E31D6" w:rsidTr="00707989">
        <w:tc>
          <w:tcPr>
            <w:tcW w:w="220" w:type="pct"/>
          </w:tcPr>
          <w:p w14:paraId="224DE2BD" w14:textId="77777777" w:rsidR="001B04F6" w:rsidRPr="00670B7E" w:rsidRDefault="001B04F6" w:rsidP="001B04F6">
            <w:pPr>
              <w:pStyle w:val="GOSTTableListNum1"/>
            </w:pPr>
          </w:p>
        </w:tc>
        <w:tc>
          <w:tcPr>
            <w:tcW w:w="785" w:type="pct"/>
          </w:tcPr>
          <w:p w14:paraId="21003185" w14:textId="77777777" w:rsidR="001B04F6" w:rsidRPr="00B9499D" w:rsidRDefault="001B04F6" w:rsidP="001B04F6">
            <w:pPr>
              <w:pStyle w:val="GOSTTablenorm"/>
              <w:rPr>
                <w:lang w:val="en-US"/>
              </w:rPr>
            </w:pPr>
            <w:r w:rsidRPr="00B9499D">
              <w:rPr>
                <w:lang w:val="en-US"/>
              </w:rPr>
              <w:t>COR</w:t>
            </w:r>
          </w:p>
        </w:tc>
        <w:tc>
          <w:tcPr>
            <w:tcW w:w="950" w:type="pct"/>
          </w:tcPr>
          <w:p w14:paraId="1F789263" w14:textId="77777777" w:rsidR="001B04F6" w:rsidRPr="00B9499D" w:rsidRDefault="001B04F6" w:rsidP="001B04F6">
            <w:pPr>
              <w:pStyle w:val="GOSTTablenorm"/>
            </w:pPr>
            <w:r w:rsidRPr="00B9499D">
              <w:t>Запрос расчета оборотов в разрезе корреспондирующих счетов</w:t>
            </w:r>
          </w:p>
        </w:tc>
        <w:tc>
          <w:tcPr>
            <w:tcW w:w="988" w:type="pct"/>
          </w:tcPr>
          <w:p w14:paraId="6F9495FC" w14:textId="77777777" w:rsidR="001B04F6" w:rsidRPr="00B9499D" w:rsidRDefault="001B04F6" w:rsidP="001B04F6">
            <w:pPr>
              <w:pStyle w:val="GOSTTablenorm"/>
            </w:pPr>
            <w:r w:rsidRPr="00B9499D">
              <w:t>-</w:t>
            </w:r>
          </w:p>
        </w:tc>
        <w:tc>
          <w:tcPr>
            <w:tcW w:w="813" w:type="pct"/>
          </w:tcPr>
          <w:p w14:paraId="324AE354" w14:textId="6B693042" w:rsidR="001B04F6" w:rsidRPr="00B9499D" w:rsidRDefault="001B04F6" w:rsidP="001B04F6">
            <w:pPr>
              <w:pStyle w:val="GOSTTablenorm"/>
            </w:pPr>
            <w:r w:rsidRPr="00D94D12">
              <w:t>-</w:t>
            </w:r>
          </w:p>
        </w:tc>
        <w:tc>
          <w:tcPr>
            <w:tcW w:w="729" w:type="pct"/>
          </w:tcPr>
          <w:p w14:paraId="29D4081F" w14:textId="77777777" w:rsidR="001B04F6" w:rsidRDefault="001B04F6" w:rsidP="001B04F6">
            <w:pPr>
              <w:pStyle w:val="GOSTTablenorm"/>
              <w:rPr>
                <w:ins w:id="443" w:author="Сказецкая Наталья Камилевна" w:date="2024-10-15T19:48:00Z"/>
              </w:rPr>
            </w:pPr>
            <w:ins w:id="444" w:author="Сказецкая Наталья Камилевна" w:date="2024-10-15T19:48:00Z">
              <w:r>
                <w:t>ПУР 01 ЭБ</w:t>
              </w:r>
              <w:r w:rsidRPr="00B9499D">
                <w:t xml:space="preserve"> </w:t>
              </w:r>
            </w:ins>
          </w:p>
          <w:p w14:paraId="4BB58C16" w14:textId="540047EC" w:rsidR="001B04F6" w:rsidRPr="00B9499D" w:rsidRDefault="001B04F6" w:rsidP="001B04F6">
            <w:pPr>
              <w:pStyle w:val="GOSTTablenorm"/>
            </w:pPr>
            <w:r w:rsidRPr="00B9499D">
              <w:t>ПУР 03 ЭБ</w:t>
            </w:r>
          </w:p>
          <w:p w14:paraId="7DFFCDE0" w14:textId="75CD878C" w:rsidR="001B04F6" w:rsidRPr="00B9499D" w:rsidRDefault="001B04F6" w:rsidP="001B04F6">
            <w:pPr>
              <w:pStyle w:val="GOSTTablenorm"/>
            </w:pPr>
            <w:r w:rsidRPr="00B9499D">
              <w:t>ПУР 05 ЭБ</w:t>
            </w:r>
          </w:p>
          <w:p w14:paraId="648D534A" w14:textId="77777777" w:rsidR="001B04F6" w:rsidRDefault="001B04F6" w:rsidP="001B04F6">
            <w:pPr>
              <w:pStyle w:val="GOSTTablenorm"/>
              <w:rPr>
                <w:ins w:id="445" w:author="Сказецкая Наталья Камилевна" w:date="2023-09-07T16:37:00Z"/>
              </w:rPr>
            </w:pPr>
            <w:r w:rsidRPr="00B9499D">
              <w:t>ПУИО ЭБ</w:t>
            </w:r>
          </w:p>
          <w:p w14:paraId="52F760FD" w14:textId="77777777" w:rsidR="001B04F6" w:rsidRPr="005027E8" w:rsidRDefault="001B04F6" w:rsidP="001B04F6">
            <w:pPr>
              <w:pStyle w:val="GOSTTablenorm"/>
              <w:rPr>
                <w:ins w:id="446" w:author="Сказецкая Наталья Камилевна" w:date="2023-09-07T16:37:00Z"/>
                <w:highlight w:val="yellow"/>
              </w:rPr>
            </w:pPr>
            <w:ins w:id="447" w:author="Сказецкая Наталья Камилевна" w:date="2023-09-07T16:37:00Z">
              <w:r w:rsidRPr="005027E8">
                <w:rPr>
                  <w:highlight w:val="yellow"/>
                </w:rPr>
                <w:t>ПУД ЭБ</w:t>
              </w:r>
            </w:ins>
          </w:p>
          <w:p w14:paraId="1FEFBFA6" w14:textId="0030A194" w:rsidR="001B04F6" w:rsidRPr="00B9499D" w:rsidRDefault="001B04F6" w:rsidP="001B04F6">
            <w:pPr>
              <w:pStyle w:val="GOSTTablenorm"/>
            </w:pPr>
            <w:ins w:id="448" w:author="Сказецкая Наталья Камилевна" w:date="2024-02-13T19:58:00Z">
              <w:r>
                <w:rPr>
                  <w:highlight w:val="yellow"/>
                </w:rPr>
                <w:t xml:space="preserve">ПУР АУ/БУ </w:t>
              </w:r>
              <w:r w:rsidRPr="005027E8">
                <w:rPr>
                  <w:highlight w:val="yellow"/>
                </w:rPr>
                <w:t>ЭБ</w:t>
              </w:r>
            </w:ins>
          </w:p>
        </w:tc>
        <w:tc>
          <w:tcPr>
            <w:tcW w:w="515" w:type="pct"/>
          </w:tcPr>
          <w:p w14:paraId="75EAC64A" w14:textId="5E8F239A" w:rsidR="001B04F6" w:rsidRPr="00EF32BE" w:rsidRDefault="001B04F6" w:rsidP="001B04F6">
            <w:pPr>
              <w:pStyle w:val="GOSTTablenorm"/>
              <w:rPr>
                <w:highlight w:val="yellow"/>
              </w:rPr>
            </w:pPr>
            <w:r w:rsidRPr="00EF32BE">
              <w:rPr>
                <w:highlight w:val="yellow"/>
              </w:rPr>
              <w:t>Том 1 п.</w:t>
            </w:r>
            <w:r w:rsidRPr="00EF32BE">
              <w:rPr>
                <w:highlight w:val="yellow"/>
              </w:rPr>
              <w:fldChar w:fldCharType="begin"/>
            </w:r>
            <w:r w:rsidRPr="00EF32BE">
              <w:rPr>
                <w:highlight w:val="yellow"/>
              </w:rPr>
              <w:instrText xml:space="preserve"> REF _Ref117691169 \r \h  \* MERGEFORMAT </w:instrText>
            </w:r>
            <w:r w:rsidRPr="00EF32BE">
              <w:rPr>
                <w:highlight w:val="yellow"/>
              </w:rPr>
            </w:r>
            <w:r w:rsidRPr="00EF32BE">
              <w:rPr>
                <w:highlight w:val="yellow"/>
              </w:rPr>
              <w:fldChar w:fldCharType="separate"/>
            </w:r>
            <w:r>
              <w:rPr>
                <w:highlight w:val="yellow"/>
              </w:rPr>
              <w:t>15</w:t>
            </w:r>
            <w:r w:rsidRPr="00EF32BE">
              <w:rPr>
                <w:highlight w:val="yellow"/>
              </w:rPr>
              <w:fldChar w:fldCharType="end"/>
            </w:r>
          </w:p>
        </w:tc>
      </w:tr>
      <w:tr w:rsidR="001B04F6" w:rsidRPr="00B9499D" w14:paraId="0A4DFC5A" w14:textId="4AC60622" w:rsidTr="00707989">
        <w:tc>
          <w:tcPr>
            <w:tcW w:w="220" w:type="pct"/>
          </w:tcPr>
          <w:p w14:paraId="2BFAAE68" w14:textId="77777777" w:rsidR="001B04F6" w:rsidRPr="00670B7E" w:rsidRDefault="001B04F6" w:rsidP="001B04F6">
            <w:pPr>
              <w:pStyle w:val="GOSTTableListNum1"/>
            </w:pPr>
          </w:p>
        </w:tc>
        <w:tc>
          <w:tcPr>
            <w:tcW w:w="785" w:type="pct"/>
          </w:tcPr>
          <w:p w14:paraId="4B0194B0" w14:textId="39DE7314" w:rsidR="001B04F6" w:rsidRPr="00B9499D" w:rsidRDefault="001B04F6" w:rsidP="001B04F6">
            <w:pPr>
              <w:pStyle w:val="GOSTTablenorm"/>
              <w:rPr>
                <w:lang w:val="en-US"/>
              </w:rPr>
            </w:pPr>
            <w:r>
              <w:rPr>
                <w:lang w:val="en-US"/>
              </w:rPr>
              <w:t>CONS</w:t>
            </w:r>
          </w:p>
        </w:tc>
        <w:tc>
          <w:tcPr>
            <w:tcW w:w="950" w:type="pct"/>
          </w:tcPr>
          <w:p w14:paraId="16B1F3AA" w14:textId="73CD6986" w:rsidR="001B04F6" w:rsidRPr="00AB2587" w:rsidRDefault="001B04F6" w:rsidP="001B04F6">
            <w:pPr>
              <w:pStyle w:val="GOSTTablenorm"/>
              <w:rPr>
                <w:rStyle w:val="af6"/>
              </w:rPr>
            </w:pPr>
            <w:r>
              <w:t>Запрос расчета сводных данных по показателям состояния лицевых счетов</w:t>
            </w:r>
          </w:p>
        </w:tc>
        <w:tc>
          <w:tcPr>
            <w:tcW w:w="988" w:type="pct"/>
          </w:tcPr>
          <w:p w14:paraId="43DD7E6D" w14:textId="4B89C159" w:rsidR="001B04F6" w:rsidRPr="00AB2587" w:rsidRDefault="001B04F6" w:rsidP="001B04F6">
            <w:pPr>
              <w:pStyle w:val="GOSTTablenorm"/>
              <w:rPr>
                <w:lang w:val="en-US"/>
              </w:rPr>
            </w:pPr>
            <w:r>
              <w:rPr>
                <w:lang w:val="en-US"/>
              </w:rPr>
              <w:t>-</w:t>
            </w:r>
          </w:p>
        </w:tc>
        <w:tc>
          <w:tcPr>
            <w:tcW w:w="813" w:type="pct"/>
          </w:tcPr>
          <w:p w14:paraId="2347E1E2" w14:textId="2568C44A" w:rsidR="001B04F6" w:rsidRPr="00AB2587" w:rsidRDefault="001B04F6" w:rsidP="001B04F6">
            <w:pPr>
              <w:pStyle w:val="GOSTTablenorm"/>
              <w:rPr>
                <w:lang w:val="en-US"/>
              </w:rPr>
            </w:pPr>
            <w:r w:rsidRPr="00D94D12">
              <w:t>-</w:t>
            </w:r>
          </w:p>
        </w:tc>
        <w:tc>
          <w:tcPr>
            <w:tcW w:w="729" w:type="pct"/>
          </w:tcPr>
          <w:p w14:paraId="4401F7CA" w14:textId="0C34EC65" w:rsidR="001B04F6" w:rsidRPr="007B1DE7" w:rsidRDefault="001B04F6" w:rsidP="001B04F6">
            <w:pPr>
              <w:pStyle w:val="GOSTTablenorm"/>
              <w:rPr>
                <w:lang w:val="en-US"/>
              </w:rPr>
            </w:pPr>
            <w:ins w:id="449" w:author="Сатлер Марина Викторовна" w:date="2024-09-25T12:16:00Z">
              <w:r w:rsidRPr="00392612">
                <w:t>ПУР</w:t>
              </w:r>
              <w:r w:rsidRPr="00471360">
                <w:rPr>
                  <w:lang w:val="en-US"/>
                </w:rPr>
                <w:t xml:space="preserve"> 01 </w:t>
              </w:r>
              <w:r w:rsidRPr="00392612">
                <w:t>ЭБ</w:t>
              </w:r>
            </w:ins>
          </w:p>
          <w:p w14:paraId="081734C0" w14:textId="4CEA3B8D" w:rsidR="001B04F6" w:rsidRPr="00471360" w:rsidRDefault="001B04F6" w:rsidP="001B04F6">
            <w:pPr>
              <w:pStyle w:val="GOSTTablenorm"/>
              <w:rPr>
                <w:ins w:id="450" w:author="Сатлер Марина Викторовна" w:date="2024-09-25T12:16:00Z"/>
                <w:lang w:val="en-US"/>
              </w:rPr>
            </w:pPr>
            <w:ins w:id="451" w:author="Сатлер Марина Викторовна" w:date="2023-12-28T18:45:00Z">
              <w:r w:rsidRPr="00B9499D">
                <w:t>ПУР</w:t>
              </w:r>
              <w:r w:rsidRPr="00471360">
                <w:rPr>
                  <w:lang w:val="en-US"/>
                </w:rPr>
                <w:t xml:space="preserve"> 03 </w:t>
              </w:r>
              <w:r w:rsidRPr="00B9499D">
                <w:t>ЭБ</w:t>
              </w:r>
            </w:ins>
          </w:p>
          <w:p w14:paraId="12A3572D" w14:textId="77777777" w:rsidR="001B04F6" w:rsidRPr="003262ED" w:rsidRDefault="001B04F6" w:rsidP="001B04F6">
            <w:pPr>
              <w:pStyle w:val="GOSTTablenorm"/>
              <w:rPr>
                <w:ins w:id="452" w:author="Сатлер Марина Викторовна" w:date="2026-03-12T10:33:00Z"/>
                <w:lang w:val="en-US"/>
              </w:rPr>
            </w:pPr>
            <w:r w:rsidRPr="005027E8">
              <w:t>ПУР</w:t>
            </w:r>
            <w:r w:rsidRPr="00471360">
              <w:rPr>
                <w:lang w:val="en-US"/>
              </w:rPr>
              <w:t xml:space="preserve"> 05 </w:t>
            </w:r>
            <w:r w:rsidRPr="005027E8">
              <w:t>ЭБ</w:t>
            </w:r>
          </w:p>
          <w:p w14:paraId="17B15D1E" w14:textId="7CA91019" w:rsidR="001B04F6" w:rsidRPr="00471360" w:rsidRDefault="001B04F6" w:rsidP="001B04F6">
            <w:pPr>
              <w:pStyle w:val="GOSTTablenorm"/>
              <w:rPr>
                <w:lang w:val="en-US"/>
              </w:rPr>
            </w:pPr>
            <w:ins w:id="453" w:author="Сатлер Марина Викторовна" w:date="2026-03-12T10:33:00Z">
              <w:r w:rsidRPr="00B1646C">
                <w:t>ПУР КС ЭБ</w:t>
              </w:r>
            </w:ins>
            <w:commentRangeStart w:id="454"/>
            <w:ins w:id="455" w:author="Сказецкая Наталья Камилевна" w:date="2023-09-07T16:37:00Z">
              <w:del w:id="456" w:author="Сатлер Марина Викторовна" w:date="2023-12-28T18:47:00Z">
                <w:r w:rsidRPr="005027E8" w:rsidDel="00D01745">
                  <w:rPr>
                    <w:highlight w:val="yellow"/>
                  </w:rPr>
                  <w:delText>Компонент</w:delText>
                </w:r>
                <w:r w:rsidRPr="00471360" w:rsidDel="00D01745">
                  <w:rPr>
                    <w:highlight w:val="yellow"/>
                    <w:lang w:val="en-US"/>
                  </w:rPr>
                  <w:delText xml:space="preserve"> </w:delText>
                </w:r>
                <w:r w:rsidRPr="005027E8" w:rsidDel="00D01745">
                  <w:rPr>
                    <w:highlight w:val="yellow"/>
                  </w:rPr>
                  <w:delText>АУ</w:delText>
                </w:r>
                <w:r w:rsidRPr="00471360" w:rsidDel="00D01745">
                  <w:rPr>
                    <w:highlight w:val="yellow"/>
                    <w:lang w:val="en-US"/>
                  </w:rPr>
                  <w:delText>/</w:delText>
                </w:r>
                <w:r w:rsidRPr="005027E8" w:rsidDel="00D01745">
                  <w:rPr>
                    <w:highlight w:val="yellow"/>
                  </w:rPr>
                  <w:delText>БУ</w:delText>
                </w:r>
                <w:r w:rsidRPr="00471360" w:rsidDel="00D01745">
                  <w:rPr>
                    <w:highlight w:val="yellow"/>
                    <w:lang w:val="en-US"/>
                  </w:rPr>
                  <w:delText xml:space="preserve"> </w:delText>
                </w:r>
                <w:r w:rsidRPr="005027E8" w:rsidDel="00D01745">
                  <w:rPr>
                    <w:highlight w:val="yellow"/>
                  </w:rPr>
                  <w:delText>ПУР</w:delText>
                </w:r>
                <w:r w:rsidRPr="00471360" w:rsidDel="00D01745">
                  <w:rPr>
                    <w:highlight w:val="yellow"/>
                    <w:lang w:val="en-US"/>
                  </w:rPr>
                  <w:delText xml:space="preserve"> </w:delText>
                </w:r>
                <w:r w:rsidRPr="005027E8" w:rsidDel="00D01745">
                  <w:rPr>
                    <w:highlight w:val="yellow"/>
                  </w:rPr>
                  <w:delText>ЭБ</w:delText>
                </w:r>
              </w:del>
            </w:ins>
            <w:commentRangeEnd w:id="454"/>
            <w:ins w:id="457" w:author="Сказецкая Наталья Камилевна" w:date="2024-02-13T20:04:00Z">
              <w:r>
                <w:rPr>
                  <w:rStyle w:val="afff4"/>
                </w:rPr>
                <w:commentReference w:id="454"/>
              </w:r>
            </w:ins>
          </w:p>
        </w:tc>
        <w:tc>
          <w:tcPr>
            <w:tcW w:w="515" w:type="pct"/>
          </w:tcPr>
          <w:p w14:paraId="29E62CEE" w14:textId="798910DB" w:rsidR="001B04F6" w:rsidRPr="00EF32BE" w:rsidRDefault="001B04F6" w:rsidP="001B04F6">
            <w:pPr>
              <w:pStyle w:val="GOSTTablenorm"/>
              <w:rPr>
                <w:highlight w:val="yellow"/>
              </w:rPr>
            </w:pPr>
            <w:r w:rsidRPr="005B5A0C">
              <w:rPr>
                <w:highlight w:val="green"/>
              </w:rPr>
              <w:t>Том 7</w:t>
            </w:r>
          </w:p>
        </w:tc>
      </w:tr>
      <w:tr w:rsidR="001B04F6" w:rsidRPr="00B9499D" w14:paraId="2CD9F759" w14:textId="7E56737C" w:rsidTr="00707989">
        <w:tc>
          <w:tcPr>
            <w:tcW w:w="220" w:type="pct"/>
          </w:tcPr>
          <w:p w14:paraId="38773D5C" w14:textId="77777777" w:rsidR="001B04F6" w:rsidRPr="00670B7E" w:rsidRDefault="001B04F6" w:rsidP="001B04F6">
            <w:pPr>
              <w:pStyle w:val="GOSTTableListNum1"/>
            </w:pPr>
          </w:p>
        </w:tc>
        <w:tc>
          <w:tcPr>
            <w:tcW w:w="785" w:type="pct"/>
          </w:tcPr>
          <w:p w14:paraId="5179CD9C" w14:textId="2D0FD588" w:rsidR="001B04F6" w:rsidRPr="00A50F1A" w:rsidRDefault="001B04F6" w:rsidP="001B04F6">
            <w:pPr>
              <w:pStyle w:val="GOSTTablenorm"/>
            </w:pPr>
            <w:r w:rsidRPr="00002655">
              <w:rPr>
                <w:lang w:val="en-US"/>
              </w:rPr>
              <w:t>TradingDays</w:t>
            </w:r>
            <w:r w:rsidRPr="00681FC5">
              <w:rPr>
                <w:lang w:val="en-US"/>
              </w:rPr>
              <w:t>Subject</w:t>
            </w:r>
            <w:r w:rsidRPr="00002655">
              <w:rPr>
                <w:lang w:val="en-US"/>
              </w:rPr>
              <w:t>View</w:t>
            </w:r>
          </w:p>
        </w:tc>
        <w:tc>
          <w:tcPr>
            <w:tcW w:w="950" w:type="pct"/>
          </w:tcPr>
          <w:p w14:paraId="48D1B5AF" w14:textId="2A8461E6" w:rsidR="001B04F6" w:rsidRDefault="001B04F6" w:rsidP="001B04F6">
            <w:pPr>
              <w:pStyle w:val="GOSTTablenorm"/>
            </w:pPr>
            <w:r w:rsidRPr="00002655">
              <w:t>Сервис получения информации об операционных днях ТОФК/ЦС по учету</w:t>
            </w:r>
          </w:p>
        </w:tc>
        <w:tc>
          <w:tcPr>
            <w:tcW w:w="988" w:type="pct"/>
          </w:tcPr>
          <w:p w14:paraId="3033D683" w14:textId="5B968EF3" w:rsidR="001B04F6" w:rsidRPr="000C2B58" w:rsidRDefault="001B04F6" w:rsidP="001B04F6">
            <w:pPr>
              <w:pStyle w:val="GOSTTablenorm"/>
            </w:pPr>
            <w:r w:rsidRPr="00B9499D">
              <w:rPr>
                <w:lang w:val="en-US"/>
              </w:rPr>
              <w:t>-</w:t>
            </w:r>
          </w:p>
        </w:tc>
        <w:tc>
          <w:tcPr>
            <w:tcW w:w="813" w:type="pct"/>
          </w:tcPr>
          <w:p w14:paraId="4FB9348F" w14:textId="709C6AFA" w:rsidR="001B04F6" w:rsidRPr="000C2B58" w:rsidRDefault="001B04F6" w:rsidP="001B04F6">
            <w:pPr>
              <w:pStyle w:val="GOSTTablenorm"/>
            </w:pPr>
            <w:r w:rsidRPr="00D94D12">
              <w:t>-</w:t>
            </w:r>
          </w:p>
        </w:tc>
        <w:tc>
          <w:tcPr>
            <w:tcW w:w="729" w:type="pct"/>
          </w:tcPr>
          <w:p w14:paraId="0F222B0B" w14:textId="7F85B1EA" w:rsidR="001B04F6" w:rsidRPr="0080146D" w:rsidRDefault="001B04F6" w:rsidP="001B04F6">
            <w:pPr>
              <w:pStyle w:val="GOSTTablenorm"/>
            </w:pPr>
            <w:r w:rsidRPr="0080146D">
              <w:t>ПУИО ЭБ</w:t>
            </w:r>
          </w:p>
        </w:tc>
        <w:tc>
          <w:tcPr>
            <w:tcW w:w="515" w:type="pct"/>
          </w:tcPr>
          <w:p w14:paraId="559951C2" w14:textId="392BF0A7" w:rsidR="001B04F6" w:rsidRPr="00EF32BE" w:rsidRDefault="001B04F6" w:rsidP="001B04F6">
            <w:pPr>
              <w:pStyle w:val="GOSTTablenorm"/>
              <w:rPr>
                <w:highlight w:val="yellow"/>
              </w:rPr>
            </w:pPr>
            <w:r w:rsidRPr="00EF32BE">
              <w:rPr>
                <w:highlight w:val="yellow"/>
              </w:rPr>
              <w:t xml:space="preserve">Том 1 п. </w:t>
            </w:r>
            <w:r>
              <w:rPr>
                <w:highlight w:val="yellow"/>
              </w:rPr>
              <w:fldChar w:fldCharType="begin"/>
            </w:r>
            <w:r>
              <w:rPr>
                <w:highlight w:val="yellow"/>
              </w:rPr>
              <w:instrText xml:space="preserve"> REF _Ref179190956 \r \h </w:instrText>
            </w:r>
            <w:r>
              <w:rPr>
                <w:highlight w:val="yellow"/>
              </w:rPr>
            </w:r>
            <w:r>
              <w:rPr>
                <w:highlight w:val="yellow"/>
              </w:rPr>
              <w:fldChar w:fldCharType="separate"/>
            </w:r>
            <w:r>
              <w:rPr>
                <w:highlight w:val="yellow"/>
              </w:rPr>
              <w:t>16</w:t>
            </w:r>
            <w:r>
              <w:rPr>
                <w:highlight w:val="yellow"/>
              </w:rPr>
              <w:fldChar w:fldCharType="end"/>
            </w:r>
          </w:p>
        </w:tc>
      </w:tr>
      <w:tr w:rsidR="001B04F6" w:rsidRPr="00B9499D" w14:paraId="28D428FD" w14:textId="75E26719" w:rsidTr="00707989">
        <w:tc>
          <w:tcPr>
            <w:tcW w:w="220" w:type="pct"/>
          </w:tcPr>
          <w:p w14:paraId="0313C47D" w14:textId="77777777" w:rsidR="001B04F6" w:rsidRPr="00670B7E" w:rsidRDefault="001B04F6" w:rsidP="001B04F6">
            <w:pPr>
              <w:pStyle w:val="GOSTTableListNum1"/>
            </w:pPr>
          </w:p>
        </w:tc>
        <w:tc>
          <w:tcPr>
            <w:tcW w:w="785" w:type="pct"/>
          </w:tcPr>
          <w:p w14:paraId="2865A9A2" w14:textId="60E4D6B4" w:rsidR="001B04F6" w:rsidRDefault="001B04F6" w:rsidP="001B04F6">
            <w:pPr>
              <w:pStyle w:val="GOSTTablenorm"/>
              <w:rPr>
                <w:lang w:val="en-US"/>
              </w:rPr>
            </w:pPr>
            <w:r w:rsidRPr="00002655">
              <w:rPr>
                <w:lang w:val="en-US"/>
              </w:rPr>
              <w:t>TradingDaysSysView</w:t>
            </w:r>
          </w:p>
        </w:tc>
        <w:tc>
          <w:tcPr>
            <w:tcW w:w="950" w:type="pct"/>
          </w:tcPr>
          <w:p w14:paraId="5F296480" w14:textId="7B084B14" w:rsidR="001B04F6" w:rsidRDefault="001B04F6" w:rsidP="001B04F6">
            <w:pPr>
              <w:pStyle w:val="GOSTTablenorm"/>
            </w:pPr>
            <w:r w:rsidRPr="00002655">
              <w:t>Сервис получения информации об операционных днях системы</w:t>
            </w:r>
          </w:p>
        </w:tc>
        <w:tc>
          <w:tcPr>
            <w:tcW w:w="988" w:type="pct"/>
          </w:tcPr>
          <w:p w14:paraId="52015944" w14:textId="3E3705AD" w:rsidR="001B04F6" w:rsidRPr="000C2B58" w:rsidRDefault="001B04F6" w:rsidP="001B04F6">
            <w:pPr>
              <w:pStyle w:val="GOSTTablenorm"/>
            </w:pPr>
            <w:r w:rsidRPr="00B9499D">
              <w:rPr>
                <w:lang w:val="en-US"/>
              </w:rPr>
              <w:t>-</w:t>
            </w:r>
          </w:p>
        </w:tc>
        <w:tc>
          <w:tcPr>
            <w:tcW w:w="813" w:type="pct"/>
          </w:tcPr>
          <w:p w14:paraId="18CA6C95" w14:textId="72EDA611" w:rsidR="001B04F6" w:rsidRPr="000C2B58" w:rsidRDefault="001B04F6" w:rsidP="001B04F6">
            <w:pPr>
              <w:pStyle w:val="GOSTTablenorm"/>
            </w:pPr>
            <w:r w:rsidRPr="00D94D12">
              <w:t>-</w:t>
            </w:r>
          </w:p>
        </w:tc>
        <w:tc>
          <w:tcPr>
            <w:tcW w:w="729" w:type="pct"/>
          </w:tcPr>
          <w:p w14:paraId="28B452AB" w14:textId="323A07FA" w:rsidR="001B04F6" w:rsidRPr="0080146D" w:rsidRDefault="001B04F6" w:rsidP="001B04F6">
            <w:pPr>
              <w:pStyle w:val="GOSTTablenorm"/>
            </w:pPr>
            <w:r w:rsidRPr="0080146D">
              <w:t>ПУИО</w:t>
            </w:r>
            <w:r w:rsidRPr="0080146D" w:rsidDel="005027E8">
              <w:t xml:space="preserve"> </w:t>
            </w:r>
            <w:r w:rsidRPr="0080146D">
              <w:t>ЭБ</w:t>
            </w:r>
          </w:p>
        </w:tc>
        <w:tc>
          <w:tcPr>
            <w:tcW w:w="515" w:type="pct"/>
          </w:tcPr>
          <w:p w14:paraId="099A324E" w14:textId="0EA79072" w:rsidR="001B04F6" w:rsidRPr="00EF32BE" w:rsidRDefault="001B04F6" w:rsidP="001B04F6">
            <w:pPr>
              <w:pStyle w:val="GOSTTablenorm"/>
              <w:rPr>
                <w:highlight w:val="yellow"/>
              </w:rPr>
            </w:pPr>
            <w:r w:rsidRPr="00CB1AFB">
              <w:rPr>
                <w:highlight w:val="yellow"/>
              </w:rPr>
              <w:t xml:space="preserve">Том 1 п. </w:t>
            </w:r>
            <w:r w:rsidRPr="00CB1AFB">
              <w:rPr>
                <w:highlight w:val="yellow"/>
              </w:rPr>
              <w:fldChar w:fldCharType="begin"/>
            </w:r>
            <w:r w:rsidRPr="00CB1AFB">
              <w:rPr>
                <w:highlight w:val="yellow"/>
              </w:rPr>
              <w:instrText xml:space="preserve"> REF _Ref179190956 \r \h </w:instrText>
            </w:r>
            <w:r w:rsidRPr="00CB1AFB">
              <w:rPr>
                <w:highlight w:val="yellow"/>
              </w:rPr>
            </w:r>
            <w:r w:rsidRPr="00CB1AFB">
              <w:rPr>
                <w:highlight w:val="yellow"/>
              </w:rPr>
              <w:fldChar w:fldCharType="separate"/>
            </w:r>
            <w:r>
              <w:rPr>
                <w:highlight w:val="yellow"/>
              </w:rPr>
              <w:t>16</w:t>
            </w:r>
            <w:r w:rsidRPr="00CB1AFB">
              <w:rPr>
                <w:highlight w:val="yellow"/>
              </w:rPr>
              <w:fldChar w:fldCharType="end"/>
            </w:r>
          </w:p>
        </w:tc>
      </w:tr>
      <w:tr w:rsidR="001B04F6" w:rsidRPr="00B9499D" w14:paraId="491651A2" w14:textId="7B889680" w:rsidTr="00707989">
        <w:tc>
          <w:tcPr>
            <w:tcW w:w="220" w:type="pct"/>
          </w:tcPr>
          <w:p w14:paraId="0DE855A4" w14:textId="77777777" w:rsidR="001B04F6" w:rsidRPr="00670B7E" w:rsidRDefault="001B04F6" w:rsidP="001B04F6">
            <w:pPr>
              <w:pStyle w:val="GOSTTableListNum1"/>
            </w:pPr>
          </w:p>
        </w:tc>
        <w:tc>
          <w:tcPr>
            <w:tcW w:w="785" w:type="pct"/>
          </w:tcPr>
          <w:p w14:paraId="252A2DD3" w14:textId="15E1C40F" w:rsidR="001B04F6" w:rsidRDefault="001B04F6" w:rsidP="001B04F6">
            <w:pPr>
              <w:pStyle w:val="GOSTTablenorm"/>
              <w:rPr>
                <w:lang w:val="en-US"/>
              </w:rPr>
            </w:pPr>
            <w:r w:rsidRPr="00002655">
              <w:rPr>
                <w:lang w:val="en-US"/>
              </w:rPr>
              <w:t>TradingDays</w:t>
            </w:r>
            <w:r w:rsidRPr="00681FC5">
              <w:rPr>
                <w:lang w:val="en-US"/>
              </w:rPr>
              <w:t>Subject</w:t>
            </w:r>
            <w:r w:rsidRPr="00002655">
              <w:rPr>
                <w:lang w:val="en-US"/>
              </w:rPr>
              <w:t>Open</w:t>
            </w:r>
          </w:p>
        </w:tc>
        <w:tc>
          <w:tcPr>
            <w:tcW w:w="950" w:type="pct"/>
          </w:tcPr>
          <w:p w14:paraId="5E2CC8CC" w14:textId="7E9EA845" w:rsidR="001B04F6" w:rsidRDefault="001B04F6" w:rsidP="001B04F6">
            <w:pPr>
              <w:pStyle w:val="GOSTTablenorm"/>
            </w:pPr>
            <w:r w:rsidRPr="00002655">
              <w:t>Сервис открытия операционного дня ТОФК/ЦС по учету</w:t>
            </w:r>
          </w:p>
        </w:tc>
        <w:tc>
          <w:tcPr>
            <w:tcW w:w="988" w:type="pct"/>
          </w:tcPr>
          <w:p w14:paraId="77202F72" w14:textId="6C14F1A7" w:rsidR="001B04F6" w:rsidRPr="000C2B58" w:rsidRDefault="001B04F6" w:rsidP="001B04F6">
            <w:pPr>
              <w:pStyle w:val="GOSTTablenorm"/>
            </w:pPr>
            <w:r w:rsidRPr="00B9499D">
              <w:rPr>
                <w:lang w:val="en-US"/>
              </w:rPr>
              <w:t>-</w:t>
            </w:r>
          </w:p>
        </w:tc>
        <w:tc>
          <w:tcPr>
            <w:tcW w:w="813" w:type="pct"/>
          </w:tcPr>
          <w:p w14:paraId="28C9137D" w14:textId="484FB154" w:rsidR="001B04F6" w:rsidRPr="000C2B58" w:rsidRDefault="001B04F6" w:rsidP="001B04F6">
            <w:pPr>
              <w:pStyle w:val="GOSTTablenorm"/>
            </w:pPr>
            <w:r w:rsidRPr="00D94D12">
              <w:t>-</w:t>
            </w:r>
          </w:p>
        </w:tc>
        <w:tc>
          <w:tcPr>
            <w:tcW w:w="729" w:type="pct"/>
          </w:tcPr>
          <w:p w14:paraId="44FD6B9D" w14:textId="56A02C37" w:rsidR="001B04F6" w:rsidRPr="0080146D" w:rsidRDefault="001B04F6" w:rsidP="001B04F6">
            <w:pPr>
              <w:pStyle w:val="GOSTTablenorm"/>
            </w:pPr>
            <w:r w:rsidRPr="0080146D">
              <w:t>ПУИО ЭБ</w:t>
            </w:r>
          </w:p>
        </w:tc>
        <w:tc>
          <w:tcPr>
            <w:tcW w:w="515" w:type="pct"/>
          </w:tcPr>
          <w:p w14:paraId="4202A73C" w14:textId="0B004CEE" w:rsidR="001B04F6" w:rsidRPr="00EF32BE" w:rsidRDefault="001B04F6" w:rsidP="001B04F6">
            <w:pPr>
              <w:pStyle w:val="GOSTTablenorm"/>
              <w:rPr>
                <w:highlight w:val="yellow"/>
              </w:rPr>
            </w:pPr>
            <w:r w:rsidRPr="00CB1AFB">
              <w:rPr>
                <w:highlight w:val="yellow"/>
              </w:rPr>
              <w:t xml:space="preserve">Том 1 п. </w:t>
            </w:r>
            <w:r w:rsidRPr="00CB1AFB">
              <w:rPr>
                <w:highlight w:val="yellow"/>
              </w:rPr>
              <w:fldChar w:fldCharType="begin"/>
            </w:r>
            <w:r w:rsidRPr="00CB1AFB">
              <w:rPr>
                <w:highlight w:val="yellow"/>
              </w:rPr>
              <w:instrText xml:space="preserve"> REF _Ref179190956 \r \h </w:instrText>
            </w:r>
            <w:r w:rsidRPr="00CB1AFB">
              <w:rPr>
                <w:highlight w:val="yellow"/>
              </w:rPr>
            </w:r>
            <w:r w:rsidRPr="00CB1AFB">
              <w:rPr>
                <w:highlight w:val="yellow"/>
              </w:rPr>
              <w:fldChar w:fldCharType="separate"/>
            </w:r>
            <w:r>
              <w:rPr>
                <w:highlight w:val="yellow"/>
              </w:rPr>
              <w:t>16</w:t>
            </w:r>
            <w:r w:rsidRPr="00CB1AFB">
              <w:rPr>
                <w:highlight w:val="yellow"/>
              </w:rPr>
              <w:fldChar w:fldCharType="end"/>
            </w:r>
          </w:p>
        </w:tc>
      </w:tr>
      <w:tr w:rsidR="001B04F6" w:rsidRPr="00B9499D" w14:paraId="113E504C" w14:textId="7AD670A6" w:rsidTr="00707989">
        <w:tc>
          <w:tcPr>
            <w:tcW w:w="220" w:type="pct"/>
          </w:tcPr>
          <w:p w14:paraId="78468765" w14:textId="77777777" w:rsidR="001B04F6" w:rsidRPr="00670B7E" w:rsidRDefault="001B04F6" w:rsidP="001B04F6">
            <w:pPr>
              <w:pStyle w:val="GOSTTableListNum1"/>
            </w:pPr>
          </w:p>
        </w:tc>
        <w:tc>
          <w:tcPr>
            <w:tcW w:w="785" w:type="pct"/>
          </w:tcPr>
          <w:p w14:paraId="44C51BD6" w14:textId="41E56839" w:rsidR="001B04F6" w:rsidRDefault="001B04F6" w:rsidP="001B04F6">
            <w:pPr>
              <w:pStyle w:val="GOSTTablenorm"/>
              <w:rPr>
                <w:lang w:val="en-US"/>
              </w:rPr>
            </w:pPr>
            <w:r w:rsidRPr="00002655">
              <w:rPr>
                <w:lang w:val="en-US"/>
              </w:rPr>
              <w:t>TradingDaysSysOpen</w:t>
            </w:r>
          </w:p>
        </w:tc>
        <w:tc>
          <w:tcPr>
            <w:tcW w:w="950" w:type="pct"/>
          </w:tcPr>
          <w:p w14:paraId="58C9BB2E" w14:textId="4D43D554" w:rsidR="001B04F6" w:rsidRDefault="001B04F6" w:rsidP="001B04F6">
            <w:pPr>
              <w:pStyle w:val="GOSTTablenorm"/>
            </w:pPr>
            <w:r w:rsidRPr="00002655">
              <w:t>Сервис открытия операционного дня системы</w:t>
            </w:r>
          </w:p>
        </w:tc>
        <w:tc>
          <w:tcPr>
            <w:tcW w:w="988" w:type="pct"/>
          </w:tcPr>
          <w:p w14:paraId="4E1EB6C4" w14:textId="39867A48" w:rsidR="001B04F6" w:rsidRPr="000C2B58" w:rsidRDefault="001B04F6" w:rsidP="001B04F6">
            <w:pPr>
              <w:pStyle w:val="GOSTTablenorm"/>
            </w:pPr>
            <w:r w:rsidRPr="00B9499D">
              <w:rPr>
                <w:lang w:val="en-US"/>
              </w:rPr>
              <w:t>-</w:t>
            </w:r>
          </w:p>
        </w:tc>
        <w:tc>
          <w:tcPr>
            <w:tcW w:w="813" w:type="pct"/>
          </w:tcPr>
          <w:p w14:paraId="0B565BFE" w14:textId="649EC495" w:rsidR="001B04F6" w:rsidRPr="000C2B58" w:rsidRDefault="001B04F6" w:rsidP="001B04F6">
            <w:pPr>
              <w:pStyle w:val="GOSTTablenorm"/>
            </w:pPr>
            <w:r w:rsidRPr="00D94D12">
              <w:t>-</w:t>
            </w:r>
          </w:p>
        </w:tc>
        <w:tc>
          <w:tcPr>
            <w:tcW w:w="729" w:type="pct"/>
          </w:tcPr>
          <w:p w14:paraId="0B13CA23" w14:textId="411B2411" w:rsidR="001B04F6" w:rsidRPr="0080146D" w:rsidRDefault="001B04F6" w:rsidP="001B04F6">
            <w:pPr>
              <w:pStyle w:val="GOSTTablenorm"/>
            </w:pPr>
            <w:r w:rsidRPr="0080146D">
              <w:t>ПУИО</w:t>
            </w:r>
            <w:r w:rsidRPr="0080146D" w:rsidDel="005027E8">
              <w:t xml:space="preserve"> </w:t>
            </w:r>
            <w:r w:rsidRPr="0080146D">
              <w:t>ЭБ</w:t>
            </w:r>
          </w:p>
        </w:tc>
        <w:tc>
          <w:tcPr>
            <w:tcW w:w="515" w:type="pct"/>
          </w:tcPr>
          <w:p w14:paraId="0FAC97EE" w14:textId="3994B61A" w:rsidR="001B04F6" w:rsidRPr="00EF32BE" w:rsidRDefault="001B04F6" w:rsidP="001B04F6">
            <w:pPr>
              <w:pStyle w:val="GOSTTablenorm"/>
              <w:rPr>
                <w:highlight w:val="yellow"/>
              </w:rPr>
            </w:pPr>
            <w:r w:rsidRPr="00CB1AFB">
              <w:rPr>
                <w:highlight w:val="yellow"/>
              </w:rPr>
              <w:t xml:space="preserve">Том 1 п. </w:t>
            </w:r>
            <w:r w:rsidRPr="00CB1AFB">
              <w:rPr>
                <w:highlight w:val="yellow"/>
              </w:rPr>
              <w:fldChar w:fldCharType="begin"/>
            </w:r>
            <w:r w:rsidRPr="00CB1AFB">
              <w:rPr>
                <w:highlight w:val="yellow"/>
              </w:rPr>
              <w:instrText xml:space="preserve"> REF _Ref179190956 \r \h </w:instrText>
            </w:r>
            <w:r w:rsidRPr="00CB1AFB">
              <w:rPr>
                <w:highlight w:val="yellow"/>
              </w:rPr>
            </w:r>
            <w:r w:rsidRPr="00CB1AFB">
              <w:rPr>
                <w:highlight w:val="yellow"/>
              </w:rPr>
              <w:fldChar w:fldCharType="separate"/>
            </w:r>
            <w:r>
              <w:rPr>
                <w:highlight w:val="yellow"/>
              </w:rPr>
              <w:t>16</w:t>
            </w:r>
            <w:r w:rsidRPr="00CB1AFB">
              <w:rPr>
                <w:highlight w:val="yellow"/>
              </w:rPr>
              <w:fldChar w:fldCharType="end"/>
            </w:r>
          </w:p>
        </w:tc>
      </w:tr>
      <w:tr w:rsidR="001B04F6" w:rsidRPr="00B9499D" w14:paraId="734ACFA9" w14:textId="6B4D303E" w:rsidTr="00707989">
        <w:tc>
          <w:tcPr>
            <w:tcW w:w="220" w:type="pct"/>
          </w:tcPr>
          <w:p w14:paraId="3259146D" w14:textId="77777777" w:rsidR="001B04F6" w:rsidRPr="00670B7E" w:rsidRDefault="001B04F6" w:rsidP="001B04F6">
            <w:pPr>
              <w:pStyle w:val="GOSTTableListNum1"/>
            </w:pPr>
          </w:p>
        </w:tc>
        <w:tc>
          <w:tcPr>
            <w:tcW w:w="785" w:type="pct"/>
          </w:tcPr>
          <w:p w14:paraId="1E7161C2" w14:textId="5243E16B" w:rsidR="001B04F6" w:rsidRDefault="001B04F6" w:rsidP="001B04F6">
            <w:pPr>
              <w:pStyle w:val="GOSTTablenorm"/>
              <w:rPr>
                <w:lang w:val="en-US"/>
              </w:rPr>
            </w:pPr>
            <w:r w:rsidRPr="00002655">
              <w:rPr>
                <w:lang w:val="en-US"/>
              </w:rPr>
              <w:t>TradingDays</w:t>
            </w:r>
            <w:r w:rsidRPr="00681FC5">
              <w:rPr>
                <w:lang w:val="en-US"/>
              </w:rPr>
              <w:t>Subject</w:t>
            </w:r>
            <w:r w:rsidRPr="00002655">
              <w:rPr>
                <w:lang w:val="en-US"/>
              </w:rPr>
              <w:t>Close</w:t>
            </w:r>
          </w:p>
        </w:tc>
        <w:tc>
          <w:tcPr>
            <w:tcW w:w="950" w:type="pct"/>
          </w:tcPr>
          <w:p w14:paraId="7EBFFFE0" w14:textId="6497F4ED" w:rsidR="001B04F6" w:rsidRDefault="001B04F6" w:rsidP="001B04F6">
            <w:pPr>
              <w:pStyle w:val="GOSTTablenorm"/>
            </w:pPr>
            <w:r w:rsidRPr="00002655">
              <w:t>Сервис закрытия операционного дня ТОФК/ЦС по учету</w:t>
            </w:r>
          </w:p>
        </w:tc>
        <w:tc>
          <w:tcPr>
            <w:tcW w:w="988" w:type="pct"/>
          </w:tcPr>
          <w:p w14:paraId="26C8419E" w14:textId="6B36253E" w:rsidR="001B04F6" w:rsidRPr="000C2B58" w:rsidRDefault="001B04F6" w:rsidP="001B04F6">
            <w:pPr>
              <w:pStyle w:val="GOSTTablenorm"/>
            </w:pPr>
            <w:r w:rsidRPr="00B9499D">
              <w:rPr>
                <w:lang w:val="en-US"/>
              </w:rPr>
              <w:t>-</w:t>
            </w:r>
          </w:p>
        </w:tc>
        <w:tc>
          <w:tcPr>
            <w:tcW w:w="813" w:type="pct"/>
          </w:tcPr>
          <w:p w14:paraId="6B8A0D02" w14:textId="26EE6BA2" w:rsidR="001B04F6" w:rsidRPr="000C2B58" w:rsidRDefault="001B04F6" w:rsidP="001B04F6">
            <w:pPr>
              <w:pStyle w:val="GOSTTablenorm"/>
            </w:pPr>
            <w:r w:rsidRPr="00D94D12">
              <w:t>-</w:t>
            </w:r>
          </w:p>
        </w:tc>
        <w:tc>
          <w:tcPr>
            <w:tcW w:w="729" w:type="pct"/>
          </w:tcPr>
          <w:p w14:paraId="2A21F1ED" w14:textId="35D0C6DF" w:rsidR="001B04F6" w:rsidRPr="0080146D" w:rsidRDefault="001B04F6" w:rsidP="001B04F6">
            <w:pPr>
              <w:pStyle w:val="GOSTTablenorm"/>
            </w:pPr>
            <w:r w:rsidRPr="0080146D">
              <w:t>ПУИО ЭБ</w:t>
            </w:r>
          </w:p>
        </w:tc>
        <w:tc>
          <w:tcPr>
            <w:tcW w:w="515" w:type="pct"/>
          </w:tcPr>
          <w:p w14:paraId="0B40AFDD" w14:textId="34076974" w:rsidR="001B04F6" w:rsidRPr="00EF32BE" w:rsidRDefault="001B04F6" w:rsidP="001B04F6">
            <w:pPr>
              <w:pStyle w:val="GOSTTablenorm"/>
              <w:rPr>
                <w:highlight w:val="yellow"/>
              </w:rPr>
            </w:pPr>
            <w:r w:rsidRPr="00CB1AFB">
              <w:rPr>
                <w:highlight w:val="yellow"/>
              </w:rPr>
              <w:t xml:space="preserve">Том 1 п. </w:t>
            </w:r>
            <w:r w:rsidRPr="00CB1AFB">
              <w:rPr>
                <w:highlight w:val="yellow"/>
              </w:rPr>
              <w:fldChar w:fldCharType="begin"/>
            </w:r>
            <w:r w:rsidRPr="00CB1AFB">
              <w:rPr>
                <w:highlight w:val="yellow"/>
              </w:rPr>
              <w:instrText xml:space="preserve"> REF _Ref179190956 \r \h </w:instrText>
            </w:r>
            <w:r w:rsidRPr="00CB1AFB">
              <w:rPr>
                <w:highlight w:val="yellow"/>
              </w:rPr>
            </w:r>
            <w:r w:rsidRPr="00CB1AFB">
              <w:rPr>
                <w:highlight w:val="yellow"/>
              </w:rPr>
              <w:fldChar w:fldCharType="separate"/>
            </w:r>
            <w:r>
              <w:rPr>
                <w:highlight w:val="yellow"/>
              </w:rPr>
              <w:t>16</w:t>
            </w:r>
            <w:r w:rsidRPr="00CB1AFB">
              <w:rPr>
                <w:highlight w:val="yellow"/>
              </w:rPr>
              <w:fldChar w:fldCharType="end"/>
            </w:r>
          </w:p>
        </w:tc>
      </w:tr>
      <w:tr w:rsidR="001B04F6" w:rsidRPr="00B9499D" w14:paraId="2C1828E6" w14:textId="4BA77625" w:rsidTr="00707989">
        <w:tc>
          <w:tcPr>
            <w:tcW w:w="220" w:type="pct"/>
          </w:tcPr>
          <w:p w14:paraId="180D79F0" w14:textId="77777777" w:rsidR="001B04F6" w:rsidRPr="00670B7E" w:rsidRDefault="001B04F6" w:rsidP="001B04F6">
            <w:pPr>
              <w:pStyle w:val="GOSTTableListNum1"/>
            </w:pPr>
          </w:p>
        </w:tc>
        <w:tc>
          <w:tcPr>
            <w:tcW w:w="785" w:type="pct"/>
          </w:tcPr>
          <w:p w14:paraId="580BA342" w14:textId="5210B57C" w:rsidR="001B04F6" w:rsidRDefault="001B04F6" w:rsidP="001B04F6">
            <w:pPr>
              <w:pStyle w:val="GOSTTablenorm"/>
              <w:rPr>
                <w:lang w:val="en-US"/>
              </w:rPr>
            </w:pPr>
            <w:r w:rsidRPr="00002655">
              <w:rPr>
                <w:lang w:val="en-US"/>
              </w:rPr>
              <w:t>TradingDaysSysClose</w:t>
            </w:r>
          </w:p>
        </w:tc>
        <w:tc>
          <w:tcPr>
            <w:tcW w:w="950" w:type="pct"/>
          </w:tcPr>
          <w:p w14:paraId="51830839" w14:textId="620B6E73" w:rsidR="001B04F6" w:rsidRDefault="001B04F6" w:rsidP="001B04F6">
            <w:pPr>
              <w:pStyle w:val="GOSTTablenorm"/>
            </w:pPr>
            <w:r w:rsidRPr="00002655">
              <w:t>Сервис закрытия операционного дня системы, если для указанной даты операционный день закрыт по всем ТОФК/ЦС по учету</w:t>
            </w:r>
          </w:p>
        </w:tc>
        <w:tc>
          <w:tcPr>
            <w:tcW w:w="988" w:type="pct"/>
          </w:tcPr>
          <w:p w14:paraId="2ADF461B" w14:textId="7E715599" w:rsidR="001B04F6" w:rsidRPr="000C2B58" w:rsidRDefault="001B04F6" w:rsidP="001B04F6">
            <w:pPr>
              <w:pStyle w:val="GOSTTablenorm"/>
            </w:pPr>
            <w:r w:rsidRPr="00B9499D">
              <w:rPr>
                <w:lang w:val="en-US"/>
              </w:rPr>
              <w:t>-</w:t>
            </w:r>
          </w:p>
        </w:tc>
        <w:tc>
          <w:tcPr>
            <w:tcW w:w="813" w:type="pct"/>
          </w:tcPr>
          <w:p w14:paraId="529133A7" w14:textId="62B23C35" w:rsidR="001B04F6" w:rsidRPr="000C2B58" w:rsidRDefault="001B04F6" w:rsidP="001B04F6">
            <w:pPr>
              <w:pStyle w:val="GOSTTablenorm"/>
            </w:pPr>
            <w:r w:rsidRPr="00D94D12">
              <w:t>-</w:t>
            </w:r>
          </w:p>
        </w:tc>
        <w:tc>
          <w:tcPr>
            <w:tcW w:w="729" w:type="pct"/>
          </w:tcPr>
          <w:p w14:paraId="27777033" w14:textId="2EC7E228" w:rsidR="001B04F6" w:rsidRPr="0080146D" w:rsidRDefault="001B04F6" w:rsidP="001B04F6">
            <w:pPr>
              <w:pStyle w:val="GOSTTablenorm"/>
            </w:pPr>
            <w:r w:rsidRPr="0080146D">
              <w:t>ПУИО ЭБ</w:t>
            </w:r>
          </w:p>
        </w:tc>
        <w:tc>
          <w:tcPr>
            <w:tcW w:w="515" w:type="pct"/>
          </w:tcPr>
          <w:p w14:paraId="726C4081" w14:textId="1BFE4695" w:rsidR="001B04F6" w:rsidRPr="00EF32BE" w:rsidRDefault="001B04F6" w:rsidP="001B04F6">
            <w:pPr>
              <w:pStyle w:val="GOSTTablenorm"/>
              <w:rPr>
                <w:highlight w:val="yellow"/>
              </w:rPr>
            </w:pPr>
            <w:r w:rsidRPr="00CB1AFB">
              <w:rPr>
                <w:highlight w:val="yellow"/>
              </w:rPr>
              <w:t xml:space="preserve">Том 1 п. </w:t>
            </w:r>
            <w:r w:rsidRPr="00CB1AFB">
              <w:rPr>
                <w:highlight w:val="yellow"/>
              </w:rPr>
              <w:fldChar w:fldCharType="begin"/>
            </w:r>
            <w:r w:rsidRPr="00CB1AFB">
              <w:rPr>
                <w:highlight w:val="yellow"/>
              </w:rPr>
              <w:instrText xml:space="preserve"> REF _Ref179190956 \r \h </w:instrText>
            </w:r>
            <w:r w:rsidRPr="00CB1AFB">
              <w:rPr>
                <w:highlight w:val="yellow"/>
              </w:rPr>
            </w:r>
            <w:r w:rsidRPr="00CB1AFB">
              <w:rPr>
                <w:highlight w:val="yellow"/>
              </w:rPr>
              <w:fldChar w:fldCharType="separate"/>
            </w:r>
            <w:r>
              <w:rPr>
                <w:highlight w:val="yellow"/>
              </w:rPr>
              <w:t>16</w:t>
            </w:r>
            <w:r w:rsidRPr="00CB1AFB">
              <w:rPr>
                <w:highlight w:val="yellow"/>
              </w:rPr>
              <w:fldChar w:fldCharType="end"/>
            </w:r>
          </w:p>
        </w:tc>
      </w:tr>
      <w:tr w:rsidR="001B04F6" w:rsidRPr="00B9499D" w14:paraId="43C2ADBB" w14:textId="3DF3979D" w:rsidTr="00707989">
        <w:tc>
          <w:tcPr>
            <w:tcW w:w="220" w:type="pct"/>
          </w:tcPr>
          <w:p w14:paraId="35E5C743" w14:textId="77777777" w:rsidR="001B04F6" w:rsidRPr="00670B7E" w:rsidRDefault="001B04F6" w:rsidP="001B04F6">
            <w:pPr>
              <w:pStyle w:val="GOSTTableListNum1"/>
            </w:pPr>
          </w:p>
        </w:tc>
        <w:tc>
          <w:tcPr>
            <w:tcW w:w="785" w:type="pct"/>
          </w:tcPr>
          <w:p w14:paraId="4B1A28A9" w14:textId="73086277" w:rsidR="001B04F6" w:rsidRDefault="001B04F6" w:rsidP="001B04F6">
            <w:pPr>
              <w:pStyle w:val="GOSTTablenorm"/>
              <w:rPr>
                <w:lang w:val="en-US"/>
              </w:rPr>
            </w:pPr>
            <w:r w:rsidRPr="00002655">
              <w:rPr>
                <w:lang w:val="en-US"/>
              </w:rPr>
              <w:t>TradingDaysSysCloseAll</w:t>
            </w:r>
          </w:p>
        </w:tc>
        <w:tc>
          <w:tcPr>
            <w:tcW w:w="950" w:type="pct"/>
          </w:tcPr>
          <w:p w14:paraId="4596B4A2" w14:textId="6C8179FC" w:rsidR="001B04F6" w:rsidRDefault="001B04F6" w:rsidP="001B04F6">
            <w:pPr>
              <w:pStyle w:val="GOSTTablenorm"/>
            </w:pPr>
            <w:r w:rsidRPr="00002655">
              <w:t>Сервис закрытия операционного дня по всем ТОФК/ЦС по учету и операционного дня системы</w:t>
            </w:r>
          </w:p>
        </w:tc>
        <w:tc>
          <w:tcPr>
            <w:tcW w:w="988" w:type="pct"/>
          </w:tcPr>
          <w:p w14:paraId="419C9181" w14:textId="57F35290" w:rsidR="001B04F6" w:rsidRPr="000C2B58" w:rsidRDefault="001B04F6" w:rsidP="001B04F6">
            <w:pPr>
              <w:pStyle w:val="GOSTTablenorm"/>
            </w:pPr>
            <w:r w:rsidRPr="00B9499D">
              <w:rPr>
                <w:lang w:val="en-US"/>
              </w:rPr>
              <w:t>-</w:t>
            </w:r>
          </w:p>
        </w:tc>
        <w:tc>
          <w:tcPr>
            <w:tcW w:w="813" w:type="pct"/>
          </w:tcPr>
          <w:p w14:paraId="2E86D5DC" w14:textId="6369FDF2" w:rsidR="001B04F6" w:rsidRPr="000C2B58" w:rsidRDefault="001B04F6" w:rsidP="001B04F6">
            <w:pPr>
              <w:pStyle w:val="GOSTTablenorm"/>
            </w:pPr>
            <w:r w:rsidRPr="00D94D12">
              <w:t>-</w:t>
            </w:r>
          </w:p>
        </w:tc>
        <w:tc>
          <w:tcPr>
            <w:tcW w:w="729" w:type="pct"/>
          </w:tcPr>
          <w:p w14:paraId="05C72427" w14:textId="183C10FE" w:rsidR="001B04F6" w:rsidRPr="0080146D" w:rsidRDefault="001B04F6" w:rsidP="001B04F6">
            <w:pPr>
              <w:pStyle w:val="GOSTTablenorm"/>
            </w:pPr>
            <w:r w:rsidRPr="0080146D">
              <w:t>ПУИО</w:t>
            </w:r>
            <w:r w:rsidRPr="0080146D" w:rsidDel="005027E8">
              <w:t xml:space="preserve"> </w:t>
            </w:r>
            <w:r w:rsidRPr="0080146D">
              <w:t>ЭБ</w:t>
            </w:r>
          </w:p>
        </w:tc>
        <w:tc>
          <w:tcPr>
            <w:tcW w:w="515" w:type="pct"/>
          </w:tcPr>
          <w:p w14:paraId="450C3A87" w14:textId="18E1457B" w:rsidR="001B04F6" w:rsidRPr="00EF32BE" w:rsidRDefault="001B04F6" w:rsidP="001B04F6">
            <w:pPr>
              <w:pStyle w:val="GOSTTablenorm"/>
              <w:rPr>
                <w:highlight w:val="yellow"/>
              </w:rPr>
            </w:pPr>
            <w:r w:rsidRPr="00CB1AFB">
              <w:rPr>
                <w:highlight w:val="yellow"/>
              </w:rPr>
              <w:t xml:space="preserve">Том 1 п. </w:t>
            </w:r>
            <w:r w:rsidRPr="00CB1AFB">
              <w:rPr>
                <w:highlight w:val="yellow"/>
              </w:rPr>
              <w:fldChar w:fldCharType="begin"/>
            </w:r>
            <w:r w:rsidRPr="00CB1AFB">
              <w:rPr>
                <w:highlight w:val="yellow"/>
              </w:rPr>
              <w:instrText xml:space="preserve"> REF _Ref179190956 \r \h </w:instrText>
            </w:r>
            <w:r w:rsidRPr="00CB1AFB">
              <w:rPr>
                <w:highlight w:val="yellow"/>
              </w:rPr>
            </w:r>
            <w:r w:rsidRPr="00CB1AFB">
              <w:rPr>
                <w:highlight w:val="yellow"/>
              </w:rPr>
              <w:fldChar w:fldCharType="separate"/>
            </w:r>
            <w:r>
              <w:rPr>
                <w:highlight w:val="yellow"/>
              </w:rPr>
              <w:t>16</w:t>
            </w:r>
            <w:r w:rsidRPr="00CB1AFB">
              <w:rPr>
                <w:highlight w:val="yellow"/>
              </w:rPr>
              <w:fldChar w:fldCharType="end"/>
            </w:r>
          </w:p>
        </w:tc>
      </w:tr>
      <w:tr w:rsidR="001B04F6" w:rsidRPr="00B9499D" w14:paraId="45749860" w14:textId="012E1461" w:rsidTr="00707989">
        <w:tc>
          <w:tcPr>
            <w:tcW w:w="220" w:type="pct"/>
          </w:tcPr>
          <w:p w14:paraId="1E8FB64D" w14:textId="77777777" w:rsidR="001B04F6" w:rsidRPr="00670B7E" w:rsidRDefault="001B04F6" w:rsidP="001B04F6">
            <w:pPr>
              <w:pStyle w:val="GOSTTableListNum1"/>
            </w:pPr>
          </w:p>
        </w:tc>
        <w:tc>
          <w:tcPr>
            <w:tcW w:w="785" w:type="pct"/>
          </w:tcPr>
          <w:p w14:paraId="0A5179DF" w14:textId="281D2FAA" w:rsidR="001B04F6" w:rsidRDefault="001B04F6" w:rsidP="001B04F6">
            <w:pPr>
              <w:pStyle w:val="GOSTTablenorm"/>
              <w:rPr>
                <w:lang w:val="en-US"/>
              </w:rPr>
            </w:pPr>
            <w:r w:rsidRPr="00002655">
              <w:rPr>
                <w:lang w:val="en-US"/>
              </w:rPr>
              <w:t>TrDaysSysListClose</w:t>
            </w:r>
          </w:p>
        </w:tc>
        <w:tc>
          <w:tcPr>
            <w:tcW w:w="950" w:type="pct"/>
          </w:tcPr>
          <w:p w14:paraId="72BD27F1" w14:textId="14A62E35" w:rsidR="001B04F6" w:rsidRDefault="001B04F6" w:rsidP="001B04F6">
            <w:pPr>
              <w:pStyle w:val="GOSTTablenorm"/>
            </w:pPr>
            <w:r w:rsidRPr="00002655">
              <w:t>Сервис массового закрытия операционных дней системы, если для указанной даты операционный день закрыт по всем ТОФК/ЦС по учету</w:t>
            </w:r>
          </w:p>
        </w:tc>
        <w:tc>
          <w:tcPr>
            <w:tcW w:w="988" w:type="pct"/>
          </w:tcPr>
          <w:p w14:paraId="5DB230C6" w14:textId="768033AB" w:rsidR="001B04F6" w:rsidRPr="000C2B58" w:rsidRDefault="001B04F6" w:rsidP="001B04F6">
            <w:pPr>
              <w:pStyle w:val="GOSTTablenorm"/>
            </w:pPr>
            <w:r w:rsidRPr="00B9499D">
              <w:rPr>
                <w:lang w:val="en-US"/>
              </w:rPr>
              <w:t>-</w:t>
            </w:r>
          </w:p>
        </w:tc>
        <w:tc>
          <w:tcPr>
            <w:tcW w:w="813" w:type="pct"/>
          </w:tcPr>
          <w:p w14:paraId="18060F3F" w14:textId="589A7CE9" w:rsidR="001B04F6" w:rsidRPr="000C2B58" w:rsidRDefault="001B04F6" w:rsidP="001B04F6">
            <w:pPr>
              <w:pStyle w:val="GOSTTablenorm"/>
            </w:pPr>
            <w:r w:rsidRPr="00D94D12">
              <w:t>-</w:t>
            </w:r>
          </w:p>
        </w:tc>
        <w:tc>
          <w:tcPr>
            <w:tcW w:w="729" w:type="pct"/>
          </w:tcPr>
          <w:p w14:paraId="3B83AC45" w14:textId="6DC245CD" w:rsidR="001B04F6" w:rsidRPr="0080146D" w:rsidRDefault="001B04F6" w:rsidP="001B04F6">
            <w:pPr>
              <w:pStyle w:val="GOSTTablenorm"/>
            </w:pPr>
            <w:r w:rsidRPr="0080146D">
              <w:t>ПУИО ЭБ</w:t>
            </w:r>
          </w:p>
        </w:tc>
        <w:tc>
          <w:tcPr>
            <w:tcW w:w="515" w:type="pct"/>
          </w:tcPr>
          <w:p w14:paraId="5FD07DB7" w14:textId="4E5E53E8" w:rsidR="001B04F6" w:rsidRPr="00EF32BE" w:rsidRDefault="001B04F6" w:rsidP="001B04F6">
            <w:pPr>
              <w:pStyle w:val="GOSTTablenorm"/>
              <w:rPr>
                <w:highlight w:val="yellow"/>
              </w:rPr>
            </w:pPr>
            <w:r w:rsidRPr="001B5699">
              <w:rPr>
                <w:highlight w:val="yellow"/>
              </w:rPr>
              <w:t xml:space="preserve">Том 1 п. </w:t>
            </w:r>
            <w:r w:rsidRPr="001B5699">
              <w:rPr>
                <w:highlight w:val="yellow"/>
              </w:rPr>
              <w:fldChar w:fldCharType="begin"/>
            </w:r>
            <w:r w:rsidRPr="001B5699">
              <w:rPr>
                <w:highlight w:val="yellow"/>
              </w:rPr>
              <w:instrText xml:space="preserve"> REF _Ref179190956 \r \h </w:instrText>
            </w:r>
            <w:r w:rsidRPr="001B5699">
              <w:rPr>
                <w:highlight w:val="yellow"/>
              </w:rPr>
            </w:r>
            <w:r w:rsidRPr="001B5699">
              <w:rPr>
                <w:highlight w:val="yellow"/>
              </w:rPr>
              <w:fldChar w:fldCharType="separate"/>
            </w:r>
            <w:r>
              <w:rPr>
                <w:highlight w:val="yellow"/>
              </w:rPr>
              <w:t>16</w:t>
            </w:r>
            <w:r w:rsidRPr="001B5699">
              <w:rPr>
                <w:highlight w:val="yellow"/>
              </w:rPr>
              <w:fldChar w:fldCharType="end"/>
            </w:r>
          </w:p>
        </w:tc>
      </w:tr>
      <w:tr w:rsidR="001B04F6" w:rsidRPr="00B9499D" w14:paraId="619CE7A7" w14:textId="5C73C353" w:rsidTr="00707989">
        <w:tc>
          <w:tcPr>
            <w:tcW w:w="220" w:type="pct"/>
          </w:tcPr>
          <w:p w14:paraId="5316DF82" w14:textId="77777777" w:rsidR="001B04F6" w:rsidRPr="00670B7E" w:rsidRDefault="001B04F6" w:rsidP="001B04F6">
            <w:pPr>
              <w:pStyle w:val="GOSTTableListNum1"/>
            </w:pPr>
          </w:p>
        </w:tc>
        <w:tc>
          <w:tcPr>
            <w:tcW w:w="785" w:type="pct"/>
          </w:tcPr>
          <w:p w14:paraId="2F894DBA" w14:textId="3F50232F" w:rsidR="001B04F6" w:rsidRDefault="001B04F6" w:rsidP="001B04F6">
            <w:pPr>
              <w:pStyle w:val="GOSTTablenorm"/>
              <w:rPr>
                <w:lang w:val="en-US"/>
              </w:rPr>
            </w:pPr>
            <w:r w:rsidRPr="00002655">
              <w:rPr>
                <w:lang w:val="en-US"/>
              </w:rPr>
              <w:t>TrDaysSysListCloseAll</w:t>
            </w:r>
          </w:p>
        </w:tc>
        <w:tc>
          <w:tcPr>
            <w:tcW w:w="950" w:type="pct"/>
          </w:tcPr>
          <w:p w14:paraId="4177A7B2" w14:textId="3AFD6345" w:rsidR="001B04F6" w:rsidRDefault="001B04F6" w:rsidP="001B04F6">
            <w:pPr>
              <w:pStyle w:val="GOSTTablenorm"/>
            </w:pPr>
            <w:r w:rsidRPr="00002655">
              <w:t>Сервис массового закрытия операционного дня системы и операционных дней ТОФК/ЦС по учету, для которых операционный день еще не закрыт</w:t>
            </w:r>
          </w:p>
        </w:tc>
        <w:tc>
          <w:tcPr>
            <w:tcW w:w="988" w:type="pct"/>
          </w:tcPr>
          <w:p w14:paraId="26692A50" w14:textId="6F1CA4E6" w:rsidR="001B04F6" w:rsidRPr="000C2B58" w:rsidRDefault="001B04F6" w:rsidP="001B04F6">
            <w:pPr>
              <w:pStyle w:val="GOSTTablenorm"/>
            </w:pPr>
            <w:r w:rsidRPr="00B9499D">
              <w:rPr>
                <w:lang w:val="en-US"/>
              </w:rPr>
              <w:t>-</w:t>
            </w:r>
          </w:p>
        </w:tc>
        <w:tc>
          <w:tcPr>
            <w:tcW w:w="813" w:type="pct"/>
          </w:tcPr>
          <w:p w14:paraId="2B88FFF4" w14:textId="39120C8F" w:rsidR="001B04F6" w:rsidRPr="000C2B58" w:rsidRDefault="001B04F6" w:rsidP="001B04F6">
            <w:pPr>
              <w:pStyle w:val="GOSTTablenorm"/>
            </w:pPr>
            <w:r w:rsidRPr="00D94D12">
              <w:t>-</w:t>
            </w:r>
          </w:p>
        </w:tc>
        <w:tc>
          <w:tcPr>
            <w:tcW w:w="729" w:type="pct"/>
          </w:tcPr>
          <w:p w14:paraId="41CFF2A8" w14:textId="118B3010" w:rsidR="001B04F6" w:rsidRPr="0080146D" w:rsidRDefault="001B04F6" w:rsidP="001B04F6">
            <w:pPr>
              <w:pStyle w:val="GOSTTablenorm"/>
            </w:pPr>
            <w:r w:rsidRPr="0080146D">
              <w:t>ПУИО ЭБ</w:t>
            </w:r>
          </w:p>
        </w:tc>
        <w:tc>
          <w:tcPr>
            <w:tcW w:w="515" w:type="pct"/>
          </w:tcPr>
          <w:p w14:paraId="60193765" w14:textId="2364BC3D" w:rsidR="001B04F6" w:rsidRPr="00EF32BE" w:rsidRDefault="001B04F6" w:rsidP="001B04F6">
            <w:pPr>
              <w:pStyle w:val="GOSTTablenorm"/>
              <w:rPr>
                <w:highlight w:val="yellow"/>
              </w:rPr>
            </w:pPr>
            <w:r w:rsidRPr="001B5699">
              <w:rPr>
                <w:highlight w:val="yellow"/>
              </w:rPr>
              <w:t xml:space="preserve">Том 1 п. </w:t>
            </w:r>
            <w:r w:rsidRPr="001B5699">
              <w:rPr>
                <w:highlight w:val="yellow"/>
              </w:rPr>
              <w:fldChar w:fldCharType="begin"/>
            </w:r>
            <w:r w:rsidRPr="001B5699">
              <w:rPr>
                <w:highlight w:val="yellow"/>
              </w:rPr>
              <w:instrText xml:space="preserve"> REF _Ref179190956 \r \h </w:instrText>
            </w:r>
            <w:r w:rsidRPr="001B5699">
              <w:rPr>
                <w:highlight w:val="yellow"/>
              </w:rPr>
            </w:r>
            <w:r w:rsidRPr="001B5699">
              <w:rPr>
                <w:highlight w:val="yellow"/>
              </w:rPr>
              <w:fldChar w:fldCharType="separate"/>
            </w:r>
            <w:r>
              <w:rPr>
                <w:highlight w:val="yellow"/>
              </w:rPr>
              <w:t>16</w:t>
            </w:r>
            <w:r w:rsidRPr="001B5699">
              <w:rPr>
                <w:highlight w:val="yellow"/>
              </w:rPr>
              <w:fldChar w:fldCharType="end"/>
            </w:r>
          </w:p>
        </w:tc>
      </w:tr>
      <w:tr w:rsidR="001B04F6" w:rsidRPr="00B9499D" w14:paraId="6368FB5C" w14:textId="426EFB47" w:rsidTr="00707989">
        <w:tc>
          <w:tcPr>
            <w:tcW w:w="220" w:type="pct"/>
          </w:tcPr>
          <w:p w14:paraId="5B6FDC97" w14:textId="77777777" w:rsidR="001B04F6" w:rsidRPr="00670B7E" w:rsidRDefault="001B04F6" w:rsidP="001B04F6">
            <w:pPr>
              <w:pStyle w:val="GOSTTableListNum1"/>
            </w:pPr>
          </w:p>
        </w:tc>
        <w:tc>
          <w:tcPr>
            <w:tcW w:w="785" w:type="pct"/>
          </w:tcPr>
          <w:p w14:paraId="6D6E6E69" w14:textId="07644EBD" w:rsidR="001B04F6" w:rsidRDefault="001B04F6" w:rsidP="001B04F6">
            <w:pPr>
              <w:pStyle w:val="GOSTTablenorm"/>
              <w:rPr>
                <w:lang w:val="en-US"/>
              </w:rPr>
            </w:pPr>
            <w:r>
              <w:rPr>
                <w:lang w:val="en-US"/>
              </w:rPr>
              <w:t>TradingDaysSubjectOpenO</w:t>
            </w:r>
            <w:r w:rsidRPr="00002655">
              <w:rPr>
                <w:lang w:val="en-US"/>
              </w:rPr>
              <w:t>nRequest</w:t>
            </w:r>
          </w:p>
        </w:tc>
        <w:tc>
          <w:tcPr>
            <w:tcW w:w="950" w:type="pct"/>
          </w:tcPr>
          <w:p w14:paraId="408E9F04" w14:textId="22307331" w:rsidR="001B04F6" w:rsidRDefault="001B04F6" w:rsidP="001B04F6">
            <w:pPr>
              <w:pStyle w:val="GOSTTablenorm"/>
            </w:pPr>
            <w:r w:rsidRPr="00002655">
              <w:t>Сервис открытия операционного дня ТОФК/ЦС по учету с возможностью проведения отдельных операций</w:t>
            </w:r>
          </w:p>
        </w:tc>
        <w:tc>
          <w:tcPr>
            <w:tcW w:w="988" w:type="pct"/>
          </w:tcPr>
          <w:p w14:paraId="3A773372" w14:textId="269CB809" w:rsidR="001B04F6" w:rsidRPr="000C2B58" w:rsidRDefault="001B04F6" w:rsidP="001B04F6">
            <w:pPr>
              <w:pStyle w:val="GOSTTablenorm"/>
            </w:pPr>
            <w:r w:rsidRPr="00B9499D">
              <w:rPr>
                <w:lang w:val="en-US"/>
              </w:rPr>
              <w:t>-</w:t>
            </w:r>
          </w:p>
        </w:tc>
        <w:tc>
          <w:tcPr>
            <w:tcW w:w="813" w:type="pct"/>
          </w:tcPr>
          <w:p w14:paraId="09FD71D6" w14:textId="23025020" w:rsidR="001B04F6" w:rsidRPr="000C2B58" w:rsidRDefault="001B04F6" w:rsidP="001B04F6">
            <w:pPr>
              <w:pStyle w:val="GOSTTablenorm"/>
            </w:pPr>
            <w:r w:rsidRPr="00D94D12">
              <w:t>-</w:t>
            </w:r>
          </w:p>
        </w:tc>
        <w:tc>
          <w:tcPr>
            <w:tcW w:w="729" w:type="pct"/>
          </w:tcPr>
          <w:p w14:paraId="5B04D4EA" w14:textId="68940F5D" w:rsidR="001B04F6" w:rsidRPr="0080146D" w:rsidRDefault="001B04F6" w:rsidP="001B04F6">
            <w:pPr>
              <w:pStyle w:val="GOSTTablenorm"/>
            </w:pPr>
            <w:r w:rsidRPr="0080146D">
              <w:t>ПУИО ЭБ</w:t>
            </w:r>
          </w:p>
        </w:tc>
        <w:tc>
          <w:tcPr>
            <w:tcW w:w="515" w:type="pct"/>
          </w:tcPr>
          <w:p w14:paraId="36AAA79D" w14:textId="0CCAE7BF" w:rsidR="001B04F6" w:rsidRPr="00EF32BE" w:rsidRDefault="001B04F6" w:rsidP="001B04F6">
            <w:pPr>
              <w:pStyle w:val="GOSTTablenorm"/>
              <w:rPr>
                <w:highlight w:val="yellow"/>
              </w:rPr>
            </w:pPr>
            <w:r w:rsidRPr="00D45B90">
              <w:rPr>
                <w:highlight w:val="yellow"/>
              </w:rPr>
              <w:t xml:space="preserve">Том 1 п. </w:t>
            </w:r>
            <w:r w:rsidRPr="00D45B90">
              <w:rPr>
                <w:highlight w:val="yellow"/>
              </w:rPr>
              <w:fldChar w:fldCharType="begin"/>
            </w:r>
            <w:r w:rsidRPr="00D45B90">
              <w:rPr>
                <w:highlight w:val="yellow"/>
              </w:rPr>
              <w:instrText xml:space="preserve"> REF _Ref179190956 \r \h </w:instrText>
            </w:r>
            <w:r w:rsidRPr="00D45B90">
              <w:rPr>
                <w:highlight w:val="yellow"/>
              </w:rPr>
            </w:r>
            <w:r w:rsidRPr="00D45B90">
              <w:rPr>
                <w:highlight w:val="yellow"/>
              </w:rPr>
              <w:fldChar w:fldCharType="separate"/>
            </w:r>
            <w:r>
              <w:rPr>
                <w:highlight w:val="yellow"/>
              </w:rPr>
              <w:t>16</w:t>
            </w:r>
            <w:r w:rsidRPr="00D45B90">
              <w:rPr>
                <w:highlight w:val="yellow"/>
              </w:rPr>
              <w:fldChar w:fldCharType="end"/>
            </w:r>
          </w:p>
        </w:tc>
      </w:tr>
      <w:tr w:rsidR="001B04F6" w:rsidRPr="00B9499D" w14:paraId="6CD7B02B" w14:textId="4BECFD30" w:rsidTr="00707989">
        <w:tc>
          <w:tcPr>
            <w:tcW w:w="220" w:type="pct"/>
          </w:tcPr>
          <w:p w14:paraId="648A3E04" w14:textId="77777777" w:rsidR="001B04F6" w:rsidRPr="00670B7E" w:rsidRDefault="001B04F6" w:rsidP="001B04F6">
            <w:pPr>
              <w:pStyle w:val="GOSTTableListNum1"/>
            </w:pPr>
          </w:p>
        </w:tc>
        <w:tc>
          <w:tcPr>
            <w:tcW w:w="785" w:type="pct"/>
          </w:tcPr>
          <w:p w14:paraId="267A0595" w14:textId="2C215B7C" w:rsidR="001B04F6" w:rsidRDefault="001B04F6" w:rsidP="001B04F6">
            <w:pPr>
              <w:pStyle w:val="GOSTTablenorm"/>
              <w:rPr>
                <w:lang w:val="en-US"/>
              </w:rPr>
            </w:pPr>
            <w:r w:rsidRPr="00002655">
              <w:rPr>
                <w:lang w:val="en-US"/>
              </w:rPr>
              <w:t>TradingDays</w:t>
            </w:r>
            <w:r w:rsidRPr="00681FC5">
              <w:rPr>
                <w:lang w:val="en-US"/>
              </w:rPr>
              <w:t>Subject</w:t>
            </w:r>
            <w:r w:rsidRPr="00002655">
              <w:rPr>
                <w:lang w:val="en-US"/>
              </w:rPr>
              <w:t>CloseОnRequest</w:t>
            </w:r>
          </w:p>
        </w:tc>
        <w:tc>
          <w:tcPr>
            <w:tcW w:w="950" w:type="pct"/>
          </w:tcPr>
          <w:p w14:paraId="3234EEB6" w14:textId="55B9168A" w:rsidR="001B04F6" w:rsidRDefault="001B04F6" w:rsidP="001B04F6">
            <w:pPr>
              <w:pStyle w:val="GOSTTablenorm"/>
            </w:pPr>
            <w:r w:rsidRPr="00002655">
              <w:t>Сервис закрытия операционного дня ТОФК/ЦС по учету, открытого с возможностью проведения отдельных операций</w:t>
            </w:r>
          </w:p>
        </w:tc>
        <w:tc>
          <w:tcPr>
            <w:tcW w:w="988" w:type="pct"/>
          </w:tcPr>
          <w:p w14:paraId="33B67DD5" w14:textId="54C78457" w:rsidR="001B04F6" w:rsidRPr="000C2B58" w:rsidRDefault="001B04F6" w:rsidP="001B04F6">
            <w:pPr>
              <w:pStyle w:val="GOSTTablenorm"/>
            </w:pPr>
            <w:r w:rsidRPr="00B9499D">
              <w:rPr>
                <w:lang w:val="en-US"/>
              </w:rPr>
              <w:t>-</w:t>
            </w:r>
          </w:p>
        </w:tc>
        <w:tc>
          <w:tcPr>
            <w:tcW w:w="813" w:type="pct"/>
          </w:tcPr>
          <w:p w14:paraId="7B061351" w14:textId="6F373B4C" w:rsidR="001B04F6" w:rsidRPr="000C2B58" w:rsidRDefault="001B04F6" w:rsidP="001B04F6">
            <w:pPr>
              <w:pStyle w:val="GOSTTablenorm"/>
            </w:pPr>
            <w:r w:rsidRPr="00D94D12">
              <w:t>-</w:t>
            </w:r>
          </w:p>
        </w:tc>
        <w:tc>
          <w:tcPr>
            <w:tcW w:w="729" w:type="pct"/>
          </w:tcPr>
          <w:p w14:paraId="331FFA72" w14:textId="09414B26" w:rsidR="001B04F6" w:rsidRPr="0080146D" w:rsidRDefault="001B04F6" w:rsidP="001B04F6">
            <w:pPr>
              <w:pStyle w:val="GOSTTablenorm"/>
            </w:pPr>
            <w:r w:rsidRPr="0080146D">
              <w:t>ПУИО ЭБ</w:t>
            </w:r>
          </w:p>
        </w:tc>
        <w:tc>
          <w:tcPr>
            <w:tcW w:w="515" w:type="pct"/>
          </w:tcPr>
          <w:p w14:paraId="5DB9FB65" w14:textId="4B7F213C" w:rsidR="001B04F6" w:rsidRPr="00EF32BE" w:rsidRDefault="001B04F6" w:rsidP="001B04F6">
            <w:pPr>
              <w:pStyle w:val="GOSTTablenorm"/>
              <w:rPr>
                <w:highlight w:val="yellow"/>
              </w:rPr>
            </w:pPr>
            <w:r w:rsidRPr="00D45B90">
              <w:rPr>
                <w:highlight w:val="yellow"/>
              </w:rPr>
              <w:t xml:space="preserve">Том 1 п. </w:t>
            </w:r>
            <w:r w:rsidRPr="00D45B90">
              <w:rPr>
                <w:highlight w:val="yellow"/>
              </w:rPr>
              <w:fldChar w:fldCharType="begin"/>
            </w:r>
            <w:r w:rsidRPr="00D45B90">
              <w:rPr>
                <w:highlight w:val="yellow"/>
              </w:rPr>
              <w:instrText xml:space="preserve"> REF _Ref179190956 \r \h </w:instrText>
            </w:r>
            <w:r w:rsidRPr="00D45B90">
              <w:rPr>
                <w:highlight w:val="yellow"/>
              </w:rPr>
            </w:r>
            <w:r w:rsidRPr="00D45B90">
              <w:rPr>
                <w:highlight w:val="yellow"/>
              </w:rPr>
              <w:fldChar w:fldCharType="separate"/>
            </w:r>
            <w:r>
              <w:rPr>
                <w:highlight w:val="yellow"/>
              </w:rPr>
              <w:t>16</w:t>
            </w:r>
            <w:r w:rsidRPr="00D45B90">
              <w:rPr>
                <w:highlight w:val="yellow"/>
              </w:rPr>
              <w:fldChar w:fldCharType="end"/>
            </w:r>
          </w:p>
        </w:tc>
      </w:tr>
      <w:tr w:rsidR="001B04F6" w:rsidRPr="00B9499D" w14:paraId="1C9C9A29" w14:textId="42EE2D2E" w:rsidTr="00707989">
        <w:tc>
          <w:tcPr>
            <w:tcW w:w="220" w:type="pct"/>
          </w:tcPr>
          <w:p w14:paraId="298E49C6" w14:textId="77777777" w:rsidR="001B04F6" w:rsidRPr="00670B7E" w:rsidRDefault="001B04F6" w:rsidP="001B04F6">
            <w:pPr>
              <w:pStyle w:val="GOSTTableListNum1"/>
            </w:pPr>
          </w:p>
        </w:tc>
        <w:tc>
          <w:tcPr>
            <w:tcW w:w="785" w:type="pct"/>
          </w:tcPr>
          <w:p w14:paraId="52B0F6FD" w14:textId="498CD350" w:rsidR="001B04F6" w:rsidRDefault="001B04F6" w:rsidP="001B04F6">
            <w:pPr>
              <w:pStyle w:val="GOSTTablenorm"/>
              <w:rPr>
                <w:lang w:val="en-US"/>
              </w:rPr>
            </w:pPr>
            <w:r w:rsidRPr="00002655">
              <w:rPr>
                <w:lang w:val="en-US"/>
              </w:rPr>
              <w:t>CheckTradingDayStatus</w:t>
            </w:r>
          </w:p>
        </w:tc>
        <w:tc>
          <w:tcPr>
            <w:tcW w:w="950" w:type="pct"/>
          </w:tcPr>
          <w:p w14:paraId="6A001B61" w14:textId="044D92FD" w:rsidR="001B04F6" w:rsidRDefault="001B04F6" w:rsidP="001B04F6">
            <w:pPr>
              <w:pStyle w:val="GOSTTablenorm"/>
            </w:pPr>
            <w:r>
              <w:t>Сервис проверки статуса операционого дня ТОФК/ЦС по учету для возможности работы с документом</w:t>
            </w:r>
            <w:r w:rsidRPr="33249EA7">
              <w:rPr>
                <w:rStyle w:val="af6"/>
              </w:rPr>
              <w:footnoteReference w:id="10"/>
            </w:r>
            <w:r>
              <w:t xml:space="preserve"> </w:t>
            </w:r>
          </w:p>
        </w:tc>
        <w:tc>
          <w:tcPr>
            <w:tcW w:w="988" w:type="pct"/>
          </w:tcPr>
          <w:p w14:paraId="21273F6B" w14:textId="691D5D91" w:rsidR="001B04F6" w:rsidRPr="000C2B58" w:rsidRDefault="001B04F6" w:rsidP="001B04F6">
            <w:pPr>
              <w:pStyle w:val="GOSTTablenorm"/>
            </w:pPr>
            <w:r w:rsidRPr="00B9499D">
              <w:rPr>
                <w:lang w:val="en-US"/>
              </w:rPr>
              <w:t>-</w:t>
            </w:r>
          </w:p>
        </w:tc>
        <w:tc>
          <w:tcPr>
            <w:tcW w:w="813" w:type="pct"/>
          </w:tcPr>
          <w:p w14:paraId="79B8A3EA" w14:textId="303BC096" w:rsidR="001B04F6" w:rsidRPr="000C2B58" w:rsidRDefault="001B04F6" w:rsidP="001B04F6">
            <w:pPr>
              <w:pStyle w:val="GOSTTablenorm"/>
            </w:pPr>
            <w:r w:rsidRPr="00D94D12">
              <w:t>-</w:t>
            </w:r>
          </w:p>
        </w:tc>
        <w:tc>
          <w:tcPr>
            <w:tcW w:w="729" w:type="pct"/>
          </w:tcPr>
          <w:p w14:paraId="3B75431E" w14:textId="746A9D43" w:rsidR="001B04F6" w:rsidRPr="0080146D" w:rsidRDefault="001B04F6" w:rsidP="001B04F6">
            <w:pPr>
              <w:pStyle w:val="GOSTTablenorm"/>
            </w:pPr>
            <w:r w:rsidRPr="0080146D">
              <w:t>ПУИО ЭБ</w:t>
            </w:r>
          </w:p>
        </w:tc>
        <w:tc>
          <w:tcPr>
            <w:tcW w:w="515" w:type="pct"/>
          </w:tcPr>
          <w:p w14:paraId="46480F3C" w14:textId="70630BF0" w:rsidR="001B04F6" w:rsidRPr="00EF32BE" w:rsidRDefault="001B04F6" w:rsidP="001B04F6">
            <w:pPr>
              <w:pStyle w:val="GOSTTablenorm"/>
              <w:rPr>
                <w:highlight w:val="yellow"/>
              </w:rPr>
            </w:pPr>
            <w:r w:rsidRPr="00D45B90">
              <w:rPr>
                <w:highlight w:val="yellow"/>
              </w:rPr>
              <w:t xml:space="preserve">Том 1 п. </w:t>
            </w:r>
            <w:r w:rsidRPr="00D45B90">
              <w:rPr>
                <w:highlight w:val="yellow"/>
              </w:rPr>
              <w:fldChar w:fldCharType="begin"/>
            </w:r>
            <w:r w:rsidRPr="00D45B90">
              <w:rPr>
                <w:highlight w:val="yellow"/>
              </w:rPr>
              <w:instrText xml:space="preserve"> REF _Ref179190956 \r \h </w:instrText>
            </w:r>
            <w:r w:rsidRPr="00D45B90">
              <w:rPr>
                <w:highlight w:val="yellow"/>
              </w:rPr>
            </w:r>
            <w:r w:rsidRPr="00D45B90">
              <w:rPr>
                <w:highlight w:val="yellow"/>
              </w:rPr>
              <w:fldChar w:fldCharType="separate"/>
            </w:r>
            <w:r>
              <w:rPr>
                <w:highlight w:val="yellow"/>
              </w:rPr>
              <w:t>16</w:t>
            </w:r>
            <w:r w:rsidRPr="00D45B90">
              <w:rPr>
                <w:highlight w:val="yellow"/>
              </w:rPr>
              <w:fldChar w:fldCharType="end"/>
            </w:r>
          </w:p>
        </w:tc>
      </w:tr>
      <w:tr w:rsidR="001B04F6" w:rsidRPr="00B9499D" w14:paraId="3EE3610E" w14:textId="557D3C40" w:rsidTr="00707989">
        <w:tc>
          <w:tcPr>
            <w:tcW w:w="220" w:type="pct"/>
          </w:tcPr>
          <w:p w14:paraId="3ED2DC94" w14:textId="77777777" w:rsidR="001B04F6" w:rsidRPr="00670B7E" w:rsidRDefault="001B04F6" w:rsidP="001B04F6">
            <w:pPr>
              <w:pStyle w:val="GOSTTableListNum1"/>
            </w:pPr>
          </w:p>
        </w:tc>
        <w:tc>
          <w:tcPr>
            <w:tcW w:w="785" w:type="pct"/>
          </w:tcPr>
          <w:p w14:paraId="3A64F0C2" w14:textId="45DC2967" w:rsidR="001B04F6" w:rsidRDefault="001B04F6" w:rsidP="001B04F6">
            <w:pPr>
              <w:pStyle w:val="GOSTTablenorm"/>
              <w:rPr>
                <w:lang w:val="en-US"/>
              </w:rPr>
            </w:pPr>
            <w:r w:rsidRPr="00002655">
              <w:rPr>
                <w:lang w:val="en-US"/>
              </w:rPr>
              <w:t>TD</w:t>
            </w:r>
            <w:r w:rsidRPr="00681FC5">
              <w:rPr>
                <w:lang w:val="en-US"/>
              </w:rPr>
              <w:t>Subject</w:t>
            </w:r>
            <w:r w:rsidRPr="00002655">
              <w:rPr>
                <w:lang w:val="en-US"/>
              </w:rPr>
              <w:t>ClosePermanentlyRoll</w:t>
            </w:r>
          </w:p>
        </w:tc>
        <w:tc>
          <w:tcPr>
            <w:tcW w:w="950" w:type="pct"/>
          </w:tcPr>
          <w:p w14:paraId="4D7517E5" w14:textId="4F2FCD47" w:rsidR="001B04F6" w:rsidRDefault="001B04F6" w:rsidP="001B04F6">
            <w:pPr>
              <w:pStyle w:val="GOSTTablenorm"/>
            </w:pPr>
            <w:r w:rsidRPr="00002655">
              <w:t>Сервис перевода окончательно закрытого операционного дня ТОФК/ЦС по учету в статус «Закрыт»</w:t>
            </w:r>
          </w:p>
        </w:tc>
        <w:tc>
          <w:tcPr>
            <w:tcW w:w="988" w:type="pct"/>
          </w:tcPr>
          <w:p w14:paraId="202288BB" w14:textId="321FF9F6" w:rsidR="001B04F6" w:rsidRPr="000C2B58" w:rsidRDefault="001B04F6" w:rsidP="001B04F6">
            <w:pPr>
              <w:pStyle w:val="GOSTTablenorm"/>
            </w:pPr>
            <w:r w:rsidRPr="00B9499D">
              <w:rPr>
                <w:lang w:val="en-US"/>
              </w:rPr>
              <w:t>-</w:t>
            </w:r>
          </w:p>
        </w:tc>
        <w:tc>
          <w:tcPr>
            <w:tcW w:w="813" w:type="pct"/>
          </w:tcPr>
          <w:p w14:paraId="67E42DEC" w14:textId="6EAC8E18" w:rsidR="001B04F6" w:rsidRPr="000C2B58" w:rsidRDefault="001B04F6" w:rsidP="001B04F6">
            <w:pPr>
              <w:pStyle w:val="GOSTTablenorm"/>
            </w:pPr>
            <w:r w:rsidRPr="00D94D12">
              <w:t>-</w:t>
            </w:r>
          </w:p>
        </w:tc>
        <w:tc>
          <w:tcPr>
            <w:tcW w:w="729" w:type="pct"/>
          </w:tcPr>
          <w:p w14:paraId="37C29538" w14:textId="06ED3A5F" w:rsidR="001B04F6" w:rsidRPr="0080146D" w:rsidRDefault="001B04F6" w:rsidP="001B04F6">
            <w:pPr>
              <w:pStyle w:val="GOSTTablenorm"/>
            </w:pPr>
            <w:r w:rsidRPr="0080146D">
              <w:t>ПУИО</w:t>
            </w:r>
            <w:r w:rsidRPr="0080146D" w:rsidDel="005027E8">
              <w:t xml:space="preserve"> </w:t>
            </w:r>
            <w:r w:rsidRPr="0080146D">
              <w:t>ЭБ</w:t>
            </w:r>
          </w:p>
        </w:tc>
        <w:tc>
          <w:tcPr>
            <w:tcW w:w="515" w:type="pct"/>
          </w:tcPr>
          <w:p w14:paraId="407D39B8" w14:textId="4F9DCCAA" w:rsidR="001B04F6" w:rsidRPr="00EF32BE" w:rsidRDefault="001B04F6" w:rsidP="001B04F6">
            <w:pPr>
              <w:pStyle w:val="GOSTTablenorm"/>
              <w:rPr>
                <w:highlight w:val="yellow"/>
              </w:rPr>
            </w:pPr>
            <w:r w:rsidRPr="00D45B90">
              <w:rPr>
                <w:highlight w:val="yellow"/>
              </w:rPr>
              <w:t xml:space="preserve">Том 1 п. </w:t>
            </w:r>
            <w:r w:rsidRPr="00D45B90">
              <w:rPr>
                <w:highlight w:val="yellow"/>
              </w:rPr>
              <w:fldChar w:fldCharType="begin"/>
            </w:r>
            <w:r w:rsidRPr="00D45B90">
              <w:rPr>
                <w:highlight w:val="yellow"/>
              </w:rPr>
              <w:instrText xml:space="preserve"> REF _Ref179190956 \r \h </w:instrText>
            </w:r>
            <w:r w:rsidRPr="00D45B90">
              <w:rPr>
                <w:highlight w:val="yellow"/>
              </w:rPr>
            </w:r>
            <w:r w:rsidRPr="00D45B90">
              <w:rPr>
                <w:highlight w:val="yellow"/>
              </w:rPr>
              <w:fldChar w:fldCharType="separate"/>
            </w:r>
            <w:r>
              <w:rPr>
                <w:highlight w:val="yellow"/>
              </w:rPr>
              <w:t>16</w:t>
            </w:r>
            <w:r w:rsidRPr="00D45B90">
              <w:rPr>
                <w:highlight w:val="yellow"/>
              </w:rPr>
              <w:fldChar w:fldCharType="end"/>
            </w:r>
          </w:p>
        </w:tc>
      </w:tr>
      <w:tr w:rsidR="001B04F6" w:rsidRPr="00B9499D" w14:paraId="20014036" w14:textId="1F1C12D9" w:rsidTr="00707989">
        <w:tc>
          <w:tcPr>
            <w:tcW w:w="220" w:type="pct"/>
          </w:tcPr>
          <w:p w14:paraId="340F3C84" w14:textId="77777777" w:rsidR="001B04F6" w:rsidRPr="00670B7E" w:rsidRDefault="001B04F6" w:rsidP="001B04F6">
            <w:pPr>
              <w:pStyle w:val="GOSTTableListNum1"/>
            </w:pPr>
          </w:p>
        </w:tc>
        <w:tc>
          <w:tcPr>
            <w:tcW w:w="785" w:type="pct"/>
          </w:tcPr>
          <w:p w14:paraId="4791530B" w14:textId="220F6EC1" w:rsidR="001B04F6" w:rsidRDefault="001B04F6" w:rsidP="001B04F6">
            <w:pPr>
              <w:pStyle w:val="GOSTTablenorm"/>
              <w:rPr>
                <w:lang w:val="en-US"/>
              </w:rPr>
            </w:pPr>
            <w:r w:rsidRPr="00002655">
              <w:rPr>
                <w:lang w:val="en-US"/>
              </w:rPr>
              <w:t>TDSysClosePermanentlyRoll</w:t>
            </w:r>
          </w:p>
        </w:tc>
        <w:tc>
          <w:tcPr>
            <w:tcW w:w="950" w:type="pct"/>
          </w:tcPr>
          <w:p w14:paraId="2D2BA497" w14:textId="5C49F1EC" w:rsidR="001B04F6" w:rsidRDefault="001B04F6" w:rsidP="001B04F6">
            <w:pPr>
              <w:pStyle w:val="GOSTTablenorm"/>
            </w:pPr>
            <w:r w:rsidRPr="00002655">
              <w:t>Сервис перевода окончательно закрытого операционного дня системы в статус «Закрыт»</w:t>
            </w:r>
          </w:p>
        </w:tc>
        <w:tc>
          <w:tcPr>
            <w:tcW w:w="988" w:type="pct"/>
          </w:tcPr>
          <w:p w14:paraId="7E55F54A" w14:textId="190A2CC4" w:rsidR="001B04F6" w:rsidRPr="000C2B58" w:rsidRDefault="001B04F6" w:rsidP="001B04F6">
            <w:pPr>
              <w:pStyle w:val="GOSTTablenorm"/>
            </w:pPr>
            <w:r w:rsidRPr="00B9499D">
              <w:rPr>
                <w:lang w:val="en-US"/>
              </w:rPr>
              <w:t>-</w:t>
            </w:r>
          </w:p>
        </w:tc>
        <w:tc>
          <w:tcPr>
            <w:tcW w:w="813" w:type="pct"/>
          </w:tcPr>
          <w:p w14:paraId="42B0202D" w14:textId="225B2E05" w:rsidR="001B04F6" w:rsidRPr="000C2B58" w:rsidRDefault="001B04F6" w:rsidP="001B04F6">
            <w:pPr>
              <w:pStyle w:val="GOSTTablenorm"/>
            </w:pPr>
            <w:r w:rsidRPr="00D94D12">
              <w:t>-</w:t>
            </w:r>
          </w:p>
        </w:tc>
        <w:tc>
          <w:tcPr>
            <w:tcW w:w="729" w:type="pct"/>
          </w:tcPr>
          <w:p w14:paraId="79CF47C5" w14:textId="25AE71EA" w:rsidR="001B04F6" w:rsidRPr="0080146D" w:rsidRDefault="001B04F6" w:rsidP="001B04F6">
            <w:pPr>
              <w:pStyle w:val="GOSTTablenorm"/>
            </w:pPr>
            <w:r w:rsidRPr="0080146D">
              <w:t>ПУИО ЭБ</w:t>
            </w:r>
          </w:p>
        </w:tc>
        <w:tc>
          <w:tcPr>
            <w:tcW w:w="515" w:type="pct"/>
          </w:tcPr>
          <w:p w14:paraId="130BE1DB" w14:textId="6044A258" w:rsidR="001B04F6" w:rsidRPr="00EF32BE" w:rsidRDefault="001B04F6" w:rsidP="001B04F6">
            <w:pPr>
              <w:pStyle w:val="GOSTTablenorm"/>
              <w:rPr>
                <w:highlight w:val="yellow"/>
              </w:rPr>
            </w:pPr>
            <w:r w:rsidRPr="00D45B90">
              <w:rPr>
                <w:highlight w:val="yellow"/>
              </w:rPr>
              <w:t xml:space="preserve">Том 1 п. </w:t>
            </w:r>
            <w:r w:rsidRPr="00D45B90">
              <w:rPr>
                <w:highlight w:val="yellow"/>
              </w:rPr>
              <w:fldChar w:fldCharType="begin"/>
            </w:r>
            <w:r w:rsidRPr="00D45B90">
              <w:rPr>
                <w:highlight w:val="yellow"/>
              </w:rPr>
              <w:instrText xml:space="preserve"> REF _Ref179190956 \r \h </w:instrText>
            </w:r>
            <w:r w:rsidRPr="00D45B90">
              <w:rPr>
                <w:highlight w:val="yellow"/>
              </w:rPr>
            </w:r>
            <w:r w:rsidRPr="00D45B90">
              <w:rPr>
                <w:highlight w:val="yellow"/>
              </w:rPr>
              <w:fldChar w:fldCharType="separate"/>
            </w:r>
            <w:r>
              <w:rPr>
                <w:highlight w:val="yellow"/>
              </w:rPr>
              <w:t>16</w:t>
            </w:r>
            <w:r w:rsidRPr="00D45B90">
              <w:rPr>
                <w:highlight w:val="yellow"/>
              </w:rPr>
              <w:fldChar w:fldCharType="end"/>
            </w:r>
          </w:p>
        </w:tc>
      </w:tr>
      <w:tr w:rsidR="001B04F6" w:rsidRPr="00B9499D" w14:paraId="085B7F9C" w14:textId="49E44BED" w:rsidTr="00707989">
        <w:tc>
          <w:tcPr>
            <w:tcW w:w="220" w:type="pct"/>
          </w:tcPr>
          <w:p w14:paraId="6B0923F8" w14:textId="77777777" w:rsidR="001B04F6" w:rsidRPr="00670B7E" w:rsidRDefault="001B04F6" w:rsidP="001B04F6">
            <w:pPr>
              <w:pStyle w:val="GOSTTableListNum1"/>
            </w:pPr>
          </w:p>
        </w:tc>
        <w:tc>
          <w:tcPr>
            <w:tcW w:w="785" w:type="pct"/>
          </w:tcPr>
          <w:p w14:paraId="58B5BE74" w14:textId="5E712E05" w:rsidR="001B04F6" w:rsidRDefault="001B04F6" w:rsidP="001B04F6">
            <w:pPr>
              <w:pStyle w:val="GOSTTablenorm"/>
              <w:rPr>
                <w:lang w:val="en-US"/>
              </w:rPr>
            </w:pPr>
            <w:r w:rsidRPr="00002655">
              <w:rPr>
                <w:lang w:val="en-US"/>
              </w:rPr>
              <w:t>TradingDays</w:t>
            </w:r>
            <w:r w:rsidRPr="00681FC5">
              <w:rPr>
                <w:lang w:val="en-US"/>
              </w:rPr>
              <w:t>Subject</w:t>
            </w:r>
            <w:r w:rsidRPr="00002655">
              <w:rPr>
                <w:lang w:val="en-US"/>
              </w:rPr>
              <w:t>ClosePermanently</w:t>
            </w:r>
          </w:p>
        </w:tc>
        <w:tc>
          <w:tcPr>
            <w:tcW w:w="950" w:type="pct"/>
          </w:tcPr>
          <w:p w14:paraId="4F584E91" w14:textId="03302606" w:rsidR="001B04F6" w:rsidRDefault="001B04F6" w:rsidP="001B04F6">
            <w:pPr>
              <w:pStyle w:val="GOSTTablenorm"/>
            </w:pPr>
            <w:r w:rsidRPr="00002655">
              <w:t>Сервис окончательного закрытия операционного дня ТОФК/ЦС по учету</w:t>
            </w:r>
          </w:p>
        </w:tc>
        <w:tc>
          <w:tcPr>
            <w:tcW w:w="988" w:type="pct"/>
          </w:tcPr>
          <w:p w14:paraId="09CAF622" w14:textId="3A59FAF1" w:rsidR="001B04F6" w:rsidRPr="000C2B58" w:rsidRDefault="001B04F6" w:rsidP="001B04F6">
            <w:pPr>
              <w:pStyle w:val="GOSTTablenorm"/>
            </w:pPr>
            <w:r w:rsidRPr="00B9499D">
              <w:rPr>
                <w:lang w:val="en-US"/>
              </w:rPr>
              <w:t>-</w:t>
            </w:r>
          </w:p>
        </w:tc>
        <w:tc>
          <w:tcPr>
            <w:tcW w:w="813" w:type="pct"/>
          </w:tcPr>
          <w:p w14:paraId="4A512794" w14:textId="0C1B2297" w:rsidR="001B04F6" w:rsidRPr="000C2B58" w:rsidRDefault="001B04F6" w:rsidP="001B04F6">
            <w:pPr>
              <w:pStyle w:val="GOSTTablenorm"/>
            </w:pPr>
            <w:r w:rsidRPr="00D94D12">
              <w:t>-</w:t>
            </w:r>
          </w:p>
        </w:tc>
        <w:tc>
          <w:tcPr>
            <w:tcW w:w="729" w:type="pct"/>
          </w:tcPr>
          <w:p w14:paraId="26683F92" w14:textId="228FBE5B" w:rsidR="001B04F6" w:rsidRPr="0080146D" w:rsidRDefault="001B04F6" w:rsidP="001B04F6">
            <w:pPr>
              <w:pStyle w:val="GOSTTablenorm"/>
            </w:pPr>
            <w:r w:rsidRPr="0080146D">
              <w:t>ПУИО ЭБ</w:t>
            </w:r>
          </w:p>
        </w:tc>
        <w:tc>
          <w:tcPr>
            <w:tcW w:w="515" w:type="pct"/>
          </w:tcPr>
          <w:p w14:paraId="564193DF" w14:textId="5577281E" w:rsidR="001B04F6" w:rsidRPr="00EF32BE" w:rsidRDefault="001B04F6" w:rsidP="001B04F6">
            <w:pPr>
              <w:pStyle w:val="GOSTTablenorm"/>
              <w:rPr>
                <w:highlight w:val="yellow"/>
              </w:rPr>
            </w:pPr>
            <w:r w:rsidRPr="005414D0">
              <w:rPr>
                <w:highlight w:val="yellow"/>
              </w:rPr>
              <w:t xml:space="preserve">Том 1 п. </w:t>
            </w:r>
            <w:r w:rsidRPr="005414D0">
              <w:rPr>
                <w:highlight w:val="yellow"/>
              </w:rPr>
              <w:fldChar w:fldCharType="begin"/>
            </w:r>
            <w:r w:rsidRPr="005414D0">
              <w:rPr>
                <w:highlight w:val="yellow"/>
              </w:rPr>
              <w:instrText xml:space="preserve"> REF _Ref179190956 \r \h </w:instrText>
            </w:r>
            <w:r w:rsidRPr="005414D0">
              <w:rPr>
                <w:highlight w:val="yellow"/>
              </w:rPr>
            </w:r>
            <w:r w:rsidRPr="005414D0">
              <w:rPr>
                <w:highlight w:val="yellow"/>
              </w:rPr>
              <w:fldChar w:fldCharType="separate"/>
            </w:r>
            <w:r>
              <w:rPr>
                <w:highlight w:val="yellow"/>
              </w:rPr>
              <w:t>16</w:t>
            </w:r>
            <w:r w:rsidRPr="005414D0">
              <w:rPr>
                <w:highlight w:val="yellow"/>
              </w:rPr>
              <w:fldChar w:fldCharType="end"/>
            </w:r>
          </w:p>
        </w:tc>
      </w:tr>
      <w:tr w:rsidR="001B04F6" w:rsidRPr="00B9499D" w14:paraId="53EFAAEE" w14:textId="2CD2A482" w:rsidTr="00707989">
        <w:tc>
          <w:tcPr>
            <w:tcW w:w="220" w:type="pct"/>
          </w:tcPr>
          <w:p w14:paraId="393B46A9" w14:textId="77777777" w:rsidR="001B04F6" w:rsidRPr="00670B7E" w:rsidRDefault="001B04F6" w:rsidP="001B04F6">
            <w:pPr>
              <w:pStyle w:val="GOSTTableListNum1"/>
            </w:pPr>
          </w:p>
        </w:tc>
        <w:tc>
          <w:tcPr>
            <w:tcW w:w="785" w:type="pct"/>
          </w:tcPr>
          <w:p w14:paraId="321283B5" w14:textId="006DFA5B" w:rsidR="001B04F6" w:rsidRDefault="001B04F6" w:rsidP="001B04F6">
            <w:pPr>
              <w:pStyle w:val="GOSTTablenorm"/>
              <w:rPr>
                <w:lang w:val="en-US"/>
              </w:rPr>
            </w:pPr>
            <w:r w:rsidRPr="00002655">
              <w:rPr>
                <w:lang w:val="en-US"/>
              </w:rPr>
              <w:t>TradingDaysSysClosePermanently</w:t>
            </w:r>
          </w:p>
        </w:tc>
        <w:tc>
          <w:tcPr>
            <w:tcW w:w="950" w:type="pct"/>
          </w:tcPr>
          <w:p w14:paraId="0B538715" w14:textId="580D87B5" w:rsidR="001B04F6" w:rsidRDefault="001B04F6" w:rsidP="001B04F6">
            <w:pPr>
              <w:pStyle w:val="GOSTTablenorm"/>
            </w:pPr>
            <w:r w:rsidRPr="00002655">
              <w:t xml:space="preserve">Сервис окончательного закрытия операционного дня системы, если для указанной даты операционный день </w:t>
            </w:r>
            <w:r w:rsidRPr="00002655">
              <w:lastRenderedPageBreak/>
              <w:t>окончательно закрыт по всем ТОФК/ЦС по учету</w:t>
            </w:r>
          </w:p>
        </w:tc>
        <w:tc>
          <w:tcPr>
            <w:tcW w:w="988" w:type="pct"/>
          </w:tcPr>
          <w:p w14:paraId="1E71D951" w14:textId="7C3FD1F1" w:rsidR="001B04F6" w:rsidRPr="000C2B58" w:rsidRDefault="001B04F6" w:rsidP="001B04F6">
            <w:pPr>
              <w:pStyle w:val="GOSTTablenorm"/>
            </w:pPr>
            <w:r w:rsidRPr="00B9499D">
              <w:rPr>
                <w:lang w:val="en-US"/>
              </w:rPr>
              <w:lastRenderedPageBreak/>
              <w:t>-</w:t>
            </w:r>
          </w:p>
        </w:tc>
        <w:tc>
          <w:tcPr>
            <w:tcW w:w="813" w:type="pct"/>
          </w:tcPr>
          <w:p w14:paraId="10AAC41B" w14:textId="20389D3D" w:rsidR="001B04F6" w:rsidRPr="000C2B58" w:rsidRDefault="001B04F6" w:rsidP="001B04F6">
            <w:pPr>
              <w:pStyle w:val="GOSTTablenorm"/>
            </w:pPr>
            <w:r w:rsidRPr="00D94D12">
              <w:t>-</w:t>
            </w:r>
          </w:p>
        </w:tc>
        <w:tc>
          <w:tcPr>
            <w:tcW w:w="729" w:type="pct"/>
          </w:tcPr>
          <w:p w14:paraId="023204D2" w14:textId="749101E1" w:rsidR="001B04F6" w:rsidRPr="0080146D" w:rsidRDefault="001B04F6" w:rsidP="001B04F6">
            <w:pPr>
              <w:pStyle w:val="GOSTTablenorm"/>
            </w:pPr>
            <w:r w:rsidRPr="0080146D">
              <w:t>ПУИО ЭБ</w:t>
            </w:r>
          </w:p>
        </w:tc>
        <w:tc>
          <w:tcPr>
            <w:tcW w:w="515" w:type="pct"/>
          </w:tcPr>
          <w:p w14:paraId="27FDE88B" w14:textId="7073EF1F" w:rsidR="001B04F6" w:rsidRPr="00EF32BE" w:rsidRDefault="001B04F6" w:rsidP="001B04F6">
            <w:pPr>
              <w:pStyle w:val="GOSTTablenorm"/>
              <w:rPr>
                <w:highlight w:val="yellow"/>
              </w:rPr>
            </w:pPr>
            <w:r w:rsidRPr="005414D0">
              <w:rPr>
                <w:highlight w:val="yellow"/>
              </w:rPr>
              <w:t xml:space="preserve">Том 1 п. </w:t>
            </w:r>
            <w:r w:rsidRPr="005414D0">
              <w:rPr>
                <w:highlight w:val="yellow"/>
              </w:rPr>
              <w:fldChar w:fldCharType="begin"/>
            </w:r>
            <w:r w:rsidRPr="005414D0">
              <w:rPr>
                <w:highlight w:val="yellow"/>
              </w:rPr>
              <w:instrText xml:space="preserve"> REF _Ref179190956 \r \h </w:instrText>
            </w:r>
            <w:r w:rsidRPr="005414D0">
              <w:rPr>
                <w:highlight w:val="yellow"/>
              </w:rPr>
            </w:r>
            <w:r w:rsidRPr="005414D0">
              <w:rPr>
                <w:highlight w:val="yellow"/>
              </w:rPr>
              <w:fldChar w:fldCharType="separate"/>
            </w:r>
            <w:r>
              <w:rPr>
                <w:highlight w:val="yellow"/>
              </w:rPr>
              <w:t>16</w:t>
            </w:r>
            <w:r w:rsidRPr="005414D0">
              <w:rPr>
                <w:highlight w:val="yellow"/>
              </w:rPr>
              <w:fldChar w:fldCharType="end"/>
            </w:r>
          </w:p>
        </w:tc>
      </w:tr>
      <w:tr w:rsidR="001B04F6" w:rsidRPr="00B9499D" w14:paraId="65EE1058" w14:textId="52CEE3C1" w:rsidTr="00707989">
        <w:tc>
          <w:tcPr>
            <w:tcW w:w="220" w:type="pct"/>
          </w:tcPr>
          <w:p w14:paraId="2C7D409C" w14:textId="77777777" w:rsidR="001B04F6" w:rsidRPr="00670B7E" w:rsidRDefault="001B04F6" w:rsidP="001B04F6">
            <w:pPr>
              <w:pStyle w:val="GOSTTableListNum1"/>
            </w:pPr>
          </w:p>
        </w:tc>
        <w:tc>
          <w:tcPr>
            <w:tcW w:w="785" w:type="pct"/>
          </w:tcPr>
          <w:p w14:paraId="5C246A7A" w14:textId="6A7320AA" w:rsidR="001B04F6" w:rsidRDefault="001B04F6" w:rsidP="001B04F6">
            <w:pPr>
              <w:pStyle w:val="GOSTTablenorm"/>
              <w:rPr>
                <w:lang w:val="en-US"/>
              </w:rPr>
            </w:pPr>
            <w:r w:rsidRPr="00002655">
              <w:rPr>
                <w:lang w:val="en-US"/>
              </w:rPr>
              <w:t>TradingDaysSysClosePermanentlyAll</w:t>
            </w:r>
          </w:p>
        </w:tc>
        <w:tc>
          <w:tcPr>
            <w:tcW w:w="950" w:type="pct"/>
          </w:tcPr>
          <w:p w14:paraId="7C15A0EF" w14:textId="42D74B23" w:rsidR="001B04F6" w:rsidRDefault="001B04F6" w:rsidP="001B04F6">
            <w:pPr>
              <w:pStyle w:val="GOSTTablenorm"/>
            </w:pPr>
            <w:r w:rsidRPr="00002655">
              <w:t>Сервис окончательного закрытия операционного дня по всем ТОФК/ЦС по учету и операционного дня системы</w:t>
            </w:r>
          </w:p>
        </w:tc>
        <w:tc>
          <w:tcPr>
            <w:tcW w:w="988" w:type="pct"/>
          </w:tcPr>
          <w:p w14:paraId="64CBF020" w14:textId="0A319D04" w:rsidR="001B04F6" w:rsidRPr="000C2B58" w:rsidRDefault="001B04F6" w:rsidP="001B04F6">
            <w:pPr>
              <w:pStyle w:val="GOSTTablenorm"/>
            </w:pPr>
            <w:r w:rsidRPr="00B9499D">
              <w:rPr>
                <w:lang w:val="en-US"/>
              </w:rPr>
              <w:t>-</w:t>
            </w:r>
          </w:p>
        </w:tc>
        <w:tc>
          <w:tcPr>
            <w:tcW w:w="813" w:type="pct"/>
          </w:tcPr>
          <w:p w14:paraId="7EC7ECD7" w14:textId="6D4348E6" w:rsidR="001B04F6" w:rsidRPr="000C2B58" w:rsidRDefault="001B04F6" w:rsidP="001B04F6">
            <w:pPr>
              <w:pStyle w:val="GOSTTablenorm"/>
            </w:pPr>
            <w:r w:rsidRPr="00D94D12">
              <w:t>-</w:t>
            </w:r>
          </w:p>
        </w:tc>
        <w:tc>
          <w:tcPr>
            <w:tcW w:w="729" w:type="pct"/>
          </w:tcPr>
          <w:p w14:paraId="56D5DF8D" w14:textId="2876B8D7" w:rsidR="001B04F6" w:rsidRPr="0080146D" w:rsidRDefault="001B04F6" w:rsidP="001B04F6">
            <w:pPr>
              <w:pStyle w:val="GOSTTablenorm"/>
            </w:pPr>
            <w:r w:rsidRPr="0080146D">
              <w:t>ПУИО</w:t>
            </w:r>
            <w:r w:rsidRPr="0080146D" w:rsidDel="005027E8">
              <w:t xml:space="preserve"> </w:t>
            </w:r>
            <w:r w:rsidRPr="0080146D">
              <w:t>ЭБ</w:t>
            </w:r>
          </w:p>
        </w:tc>
        <w:tc>
          <w:tcPr>
            <w:tcW w:w="515" w:type="pct"/>
          </w:tcPr>
          <w:p w14:paraId="660432FC" w14:textId="3EE1A89F" w:rsidR="001B04F6" w:rsidRPr="00EF32BE" w:rsidRDefault="001B04F6" w:rsidP="001B04F6">
            <w:pPr>
              <w:pStyle w:val="GOSTTablenorm"/>
              <w:rPr>
                <w:highlight w:val="yellow"/>
              </w:rPr>
            </w:pPr>
            <w:r w:rsidRPr="005414D0">
              <w:rPr>
                <w:highlight w:val="yellow"/>
              </w:rPr>
              <w:t xml:space="preserve">Том 1 п. </w:t>
            </w:r>
            <w:r w:rsidRPr="005414D0">
              <w:rPr>
                <w:highlight w:val="yellow"/>
              </w:rPr>
              <w:fldChar w:fldCharType="begin"/>
            </w:r>
            <w:r w:rsidRPr="005414D0">
              <w:rPr>
                <w:highlight w:val="yellow"/>
              </w:rPr>
              <w:instrText xml:space="preserve"> REF _Ref179190956 \r \h </w:instrText>
            </w:r>
            <w:r w:rsidRPr="005414D0">
              <w:rPr>
                <w:highlight w:val="yellow"/>
              </w:rPr>
            </w:r>
            <w:r w:rsidRPr="005414D0">
              <w:rPr>
                <w:highlight w:val="yellow"/>
              </w:rPr>
              <w:fldChar w:fldCharType="separate"/>
            </w:r>
            <w:r>
              <w:rPr>
                <w:highlight w:val="yellow"/>
              </w:rPr>
              <w:t>16</w:t>
            </w:r>
            <w:r w:rsidRPr="005414D0">
              <w:rPr>
                <w:highlight w:val="yellow"/>
              </w:rPr>
              <w:fldChar w:fldCharType="end"/>
            </w:r>
          </w:p>
        </w:tc>
      </w:tr>
      <w:tr w:rsidR="001B04F6" w:rsidRPr="00B9499D" w14:paraId="516E9D53" w14:textId="4A24DF83" w:rsidTr="00707989">
        <w:tc>
          <w:tcPr>
            <w:tcW w:w="220" w:type="pct"/>
          </w:tcPr>
          <w:p w14:paraId="78F5DDED" w14:textId="77777777" w:rsidR="001B04F6" w:rsidRPr="00670B7E" w:rsidRDefault="001B04F6" w:rsidP="001B04F6">
            <w:pPr>
              <w:pStyle w:val="GOSTTableListNum1"/>
            </w:pPr>
          </w:p>
        </w:tc>
        <w:tc>
          <w:tcPr>
            <w:tcW w:w="785" w:type="pct"/>
          </w:tcPr>
          <w:p w14:paraId="0B4FC4C3" w14:textId="1F192BAE" w:rsidR="001B04F6" w:rsidRDefault="001B04F6" w:rsidP="001B04F6">
            <w:pPr>
              <w:pStyle w:val="GOSTTablenorm"/>
              <w:rPr>
                <w:lang w:val="en-US"/>
              </w:rPr>
            </w:pPr>
            <w:r w:rsidRPr="00002655">
              <w:rPr>
                <w:lang w:val="en-US"/>
              </w:rPr>
              <w:t>TrDaysSysListClosePermanently</w:t>
            </w:r>
          </w:p>
        </w:tc>
        <w:tc>
          <w:tcPr>
            <w:tcW w:w="950" w:type="pct"/>
          </w:tcPr>
          <w:p w14:paraId="0E3C2377" w14:textId="0265D77F" w:rsidR="001B04F6" w:rsidRDefault="001B04F6" w:rsidP="001B04F6">
            <w:pPr>
              <w:pStyle w:val="GOSTTablenorm"/>
            </w:pPr>
            <w:r w:rsidRPr="00002655">
              <w:t>Сервис массового окончательного закрытия операционных дней системы, если для указанной даты операционный день окончательно закрыт по всем ТОФК/ЦС по учету</w:t>
            </w:r>
          </w:p>
        </w:tc>
        <w:tc>
          <w:tcPr>
            <w:tcW w:w="988" w:type="pct"/>
          </w:tcPr>
          <w:p w14:paraId="34294FAB" w14:textId="41E0BDA6" w:rsidR="001B04F6" w:rsidRPr="000C2B58" w:rsidRDefault="001B04F6" w:rsidP="001B04F6">
            <w:pPr>
              <w:pStyle w:val="GOSTTablenorm"/>
            </w:pPr>
            <w:r w:rsidRPr="00B9499D">
              <w:rPr>
                <w:lang w:val="en-US"/>
              </w:rPr>
              <w:t>-</w:t>
            </w:r>
          </w:p>
        </w:tc>
        <w:tc>
          <w:tcPr>
            <w:tcW w:w="813" w:type="pct"/>
          </w:tcPr>
          <w:p w14:paraId="2FE218E1" w14:textId="337B3954" w:rsidR="001B04F6" w:rsidRPr="000C2B58" w:rsidRDefault="001B04F6" w:rsidP="001B04F6">
            <w:pPr>
              <w:pStyle w:val="GOSTTablenorm"/>
            </w:pPr>
            <w:r w:rsidRPr="00D94D12">
              <w:t>-</w:t>
            </w:r>
          </w:p>
        </w:tc>
        <w:tc>
          <w:tcPr>
            <w:tcW w:w="729" w:type="pct"/>
          </w:tcPr>
          <w:p w14:paraId="0FE14DB4" w14:textId="3B9CF4A5" w:rsidR="001B04F6" w:rsidRPr="0080146D" w:rsidRDefault="001B04F6" w:rsidP="001B04F6">
            <w:pPr>
              <w:pStyle w:val="GOSTTablenorm"/>
            </w:pPr>
            <w:r w:rsidRPr="0080146D">
              <w:t>ПУИО ЭБ</w:t>
            </w:r>
          </w:p>
        </w:tc>
        <w:tc>
          <w:tcPr>
            <w:tcW w:w="515" w:type="pct"/>
          </w:tcPr>
          <w:p w14:paraId="039F88FF" w14:textId="37F81686" w:rsidR="001B04F6" w:rsidRPr="00EF32BE" w:rsidRDefault="001B04F6" w:rsidP="001B04F6">
            <w:pPr>
              <w:pStyle w:val="GOSTTablenorm"/>
              <w:rPr>
                <w:highlight w:val="yellow"/>
              </w:rPr>
            </w:pPr>
            <w:r w:rsidRPr="005414D0">
              <w:rPr>
                <w:highlight w:val="yellow"/>
              </w:rPr>
              <w:t xml:space="preserve">Том 1 п. </w:t>
            </w:r>
            <w:r w:rsidRPr="005414D0">
              <w:rPr>
                <w:highlight w:val="yellow"/>
              </w:rPr>
              <w:fldChar w:fldCharType="begin"/>
            </w:r>
            <w:r w:rsidRPr="005414D0">
              <w:rPr>
                <w:highlight w:val="yellow"/>
              </w:rPr>
              <w:instrText xml:space="preserve"> REF _Ref179190956 \r \h </w:instrText>
            </w:r>
            <w:r w:rsidRPr="005414D0">
              <w:rPr>
                <w:highlight w:val="yellow"/>
              </w:rPr>
            </w:r>
            <w:r w:rsidRPr="005414D0">
              <w:rPr>
                <w:highlight w:val="yellow"/>
              </w:rPr>
              <w:fldChar w:fldCharType="separate"/>
            </w:r>
            <w:r>
              <w:rPr>
                <w:highlight w:val="yellow"/>
              </w:rPr>
              <w:t>16</w:t>
            </w:r>
            <w:r w:rsidRPr="005414D0">
              <w:rPr>
                <w:highlight w:val="yellow"/>
              </w:rPr>
              <w:fldChar w:fldCharType="end"/>
            </w:r>
          </w:p>
        </w:tc>
      </w:tr>
      <w:tr w:rsidR="001B04F6" w:rsidRPr="00B9499D" w14:paraId="43D0E9CA" w14:textId="1A576167" w:rsidTr="00707989">
        <w:tc>
          <w:tcPr>
            <w:tcW w:w="220" w:type="pct"/>
          </w:tcPr>
          <w:p w14:paraId="1B965611" w14:textId="77777777" w:rsidR="001B04F6" w:rsidRPr="00670B7E" w:rsidRDefault="001B04F6" w:rsidP="001B04F6">
            <w:pPr>
              <w:pStyle w:val="GOSTTableListNum1"/>
            </w:pPr>
          </w:p>
        </w:tc>
        <w:tc>
          <w:tcPr>
            <w:tcW w:w="785" w:type="pct"/>
          </w:tcPr>
          <w:p w14:paraId="717086A4" w14:textId="5210F558" w:rsidR="001B04F6" w:rsidRDefault="001B04F6" w:rsidP="001B04F6">
            <w:pPr>
              <w:pStyle w:val="GOSTTablenorm"/>
              <w:rPr>
                <w:lang w:val="en-US"/>
              </w:rPr>
            </w:pPr>
            <w:r w:rsidRPr="00002655">
              <w:rPr>
                <w:lang w:val="en-US"/>
              </w:rPr>
              <w:t>TrDaysSysListClosePermanentlyAll</w:t>
            </w:r>
          </w:p>
        </w:tc>
        <w:tc>
          <w:tcPr>
            <w:tcW w:w="950" w:type="pct"/>
          </w:tcPr>
          <w:p w14:paraId="04EA31D3" w14:textId="7E7D1CCD" w:rsidR="001B04F6" w:rsidRDefault="001B04F6" w:rsidP="001B04F6">
            <w:pPr>
              <w:pStyle w:val="GOSTTablenorm"/>
            </w:pPr>
            <w:r w:rsidRPr="00002655">
              <w:t>Сервис массового окончательного закрытия операционного дня системы и операционных дней ТОФК/ЦС по учету, для которых операционный день еще не закрыт окончательно</w:t>
            </w:r>
          </w:p>
        </w:tc>
        <w:tc>
          <w:tcPr>
            <w:tcW w:w="988" w:type="pct"/>
          </w:tcPr>
          <w:p w14:paraId="27862307" w14:textId="3A96C626" w:rsidR="001B04F6" w:rsidRPr="000C2B58" w:rsidRDefault="001B04F6" w:rsidP="001B04F6">
            <w:pPr>
              <w:pStyle w:val="GOSTTablenorm"/>
            </w:pPr>
            <w:r w:rsidRPr="00B9499D">
              <w:rPr>
                <w:lang w:val="en-US"/>
              </w:rPr>
              <w:t>-</w:t>
            </w:r>
          </w:p>
        </w:tc>
        <w:tc>
          <w:tcPr>
            <w:tcW w:w="813" w:type="pct"/>
          </w:tcPr>
          <w:p w14:paraId="5FFA7FEF" w14:textId="270077E5" w:rsidR="001B04F6" w:rsidRPr="000C2B58" w:rsidRDefault="001B04F6" w:rsidP="001B04F6">
            <w:pPr>
              <w:pStyle w:val="GOSTTablenorm"/>
            </w:pPr>
            <w:r w:rsidRPr="00D94D12">
              <w:t>-</w:t>
            </w:r>
          </w:p>
        </w:tc>
        <w:tc>
          <w:tcPr>
            <w:tcW w:w="729" w:type="pct"/>
          </w:tcPr>
          <w:p w14:paraId="280ADD1A" w14:textId="4A2BFB26" w:rsidR="001B04F6" w:rsidRPr="0080146D" w:rsidRDefault="001B04F6" w:rsidP="001B04F6">
            <w:pPr>
              <w:pStyle w:val="GOSTTablenorm"/>
            </w:pPr>
            <w:r w:rsidRPr="0080146D">
              <w:t>ПУИО ЭБ</w:t>
            </w:r>
          </w:p>
        </w:tc>
        <w:tc>
          <w:tcPr>
            <w:tcW w:w="515" w:type="pct"/>
          </w:tcPr>
          <w:p w14:paraId="254059D4" w14:textId="5E9D6E89" w:rsidR="001B04F6" w:rsidRPr="00EF32BE" w:rsidRDefault="001B04F6" w:rsidP="001B04F6">
            <w:pPr>
              <w:pStyle w:val="GOSTTablenorm"/>
              <w:rPr>
                <w:highlight w:val="yellow"/>
              </w:rPr>
            </w:pPr>
            <w:r w:rsidRPr="00EF32BE">
              <w:rPr>
                <w:highlight w:val="yellow"/>
              </w:rPr>
              <w:t xml:space="preserve">Том 1 п. </w:t>
            </w:r>
            <w:r>
              <w:rPr>
                <w:highlight w:val="yellow"/>
              </w:rPr>
              <w:fldChar w:fldCharType="begin"/>
            </w:r>
            <w:r>
              <w:rPr>
                <w:highlight w:val="yellow"/>
              </w:rPr>
              <w:instrText xml:space="preserve"> REF _Ref179190956 \r \h </w:instrText>
            </w:r>
            <w:r>
              <w:rPr>
                <w:highlight w:val="yellow"/>
              </w:rPr>
            </w:r>
            <w:r>
              <w:rPr>
                <w:highlight w:val="yellow"/>
              </w:rPr>
              <w:fldChar w:fldCharType="separate"/>
            </w:r>
            <w:r>
              <w:rPr>
                <w:highlight w:val="yellow"/>
              </w:rPr>
              <w:t>16</w:t>
            </w:r>
            <w:r>
              <w:rPr>
                <w:highlight w:val="yellow"/>
              </w:rPr>
              <w:fldChar w:fldCharType="end"/>
            </w:r>
          </w:p>
        </w:tc>
      </w:tr>
      <w:tr w:rsidR="001B04F6" w:rsidRPr="00B9499D" w14:paraId="6B3876B0" w14:textId="30C2D057" w:rsidTr="00707989">
        <w:tc>
          <w:tcPr>
            <w:tcW w:w="220" w:type="pct"/>
          </w:tcPr>
          <w:p w14:paraId="40A5BED4" w14:textId="77777777" w:rsidR="001B04F6" w:rsidRPr="00670B7E" w:rsidRDefault="001B04F6" w:rsidP="001B04F6">
            <w:pPr>
              <w:pStyle w:val="GOSTTableListNum1"/>
            </w:pPr>
          </w:p>
        </w:tc>
        <w:tc>
          <w:tcPr>
            <w:tcW w:w="785" w:type="pct"/>
          </w:tcPr>
          <w:p w14:paraId="319699B1" w14:textId="3FB83D34" w:rsidR="001B04F6" w:rsidRDefault="001B04F6" w:rsidP="001B04F6">
            <w:pPr>
              <w:pStyle w:val="GOSTTablenorm"/>
              <w:rPr>
                <w:lang w:val="en-US"/>
              </w:rPr>
            </w:pPr>
            <w:r>
              <w:rPr>
                <w:lang w:val="en-US"/>
              </w:rPr>
              <w:t>TradingDaysSysOpenOnRequest</w:t>
            </w:r>
          </w:p>
        </w:tc>
        <w:tc>
          <w:tcPr>
            <w:tcW w:w="950" w:type="pct"/>
          </w:tcPr>
          <w:p w14:paraId="7992EA7F" w14:textId="52153B1A" w:rsidR="001B04F6" w:rsidRDefault="001B04F6" w:rsidP="001B04F6">
            <w:pPr>
              <w:pStyle w:val="GOSTTablenorm"/>
            </w:pPr>
            <w:r w:rsidRPr="00002655">
              <w:t>Сервис открытия операционных дней системы с возможностью проведения отдельных операций</w:t>
            </w:r>
          </w:p>
        </w:tc>
        <w:tc>
          <w:tcPr>
            <w:tcW w:w="988" w:type="pct"/>
          </w:tcPr>
          <w:p w14:paraId="143B0A1E" w14:textId="388CE939" w:rsidR="001B04F6" w:rsidRPr="000C2B58" w:rsidRDefault="001B04F6" w:rsidP="001B04F6">
            <w:pPr>
              <w:pStyle w:val="GOSTTablenorm"/>
            </w:pPr>
            <w:r w:rsidRPr="00B9499D">
              <w:rPr>
                <w:lang w:val="en-US"/>
              </w:rPr>
              <w:t>-</w:t>
            </w:r>
          </w:p>
        </w:tc>
        <w:tc>
          <w:tcPr>
            <w:tcW w:w="813" w:type="pct"/>
          </w:tcPr>
          <w:p w14:paraId="37FFDDAB" w14:textId="38E29413" w:rsidR="001B04F6" w:rsidRPr="000C2B58" w:rsidRDefault="001B04F6" w:rsidP="001B04F6">
            <w:pPr>
              <w:pStyle w:val="GOSTTablenorm"/>
            </w:pPr>
            <w:r w:rsidRPr="00D94D12">
              <w:t>-</w:t>
            </w:r>
          </w:p>
        </w:tc>
        <w:tc>
          <w:tcPr>
            <w:tcW w:w="729" w:type="pct"/>
          </w:tcPr>
          <w:p w14:paraId="6DE7A882" w14:textId="2BE7C370" w:rsidR="001B04F6" w:rsidRPr="0080146D" w:rsidRDefault="001B04F6" w:rsidP="001B04F6">
            <w:pPr>
              <w:pStyle w:val="GOSTTablenorm"/>
            </w:pPr>
            <w:r w:rsidRPr="0080146D">
              <w:t>ПУИО ЭБ</w:t>
            </w:r>
          </w:p>
        </w:tc>
        <w:tc>
          <w:tcPr>
            <w:tcW w:w="515" w:type="pct"/>
          </w:tcPr>
          <w:p w14:paraId="3CBF6788" w14:textId="052D574A" w:rsidR="001B04F6" w:rsidRPr="00EF32BE" w:rsidRDefault="001B04F6" w:rsidP="001B04F6">
            <w:pPr>
              <w:pStyle w:val="GOSTTablenorm"/>
              <w:rPr>
                <w:highlight w:val="yellow"/>
              </w:rPr>
            </w:pPr>
            <w:r w:rsidRPr="00EF32BE">
              <w:rPr>
                <w:highlight w:val="yellow"/>
              </w:rPr>
              <w:t xml:space="preserve">Том 1 п. </w:t>
            </w:r>
            <w:r>
              <w:rPr>
                <w:highlight w:val="yellow"/>
              </w:rPr>
              <w:fldChar w:fldCharType="begin"/>
            </w:r>
            <w:r>
              <w:rPr>
                <w:highlight w:val="yellow"/>
              </w:rPr>
              <w:instrText xml:space="preserve"> REF _Ref179190956 \r \h </w:instrText>
            </w:r>
            <w:r>
              <w:rPr>
                <w:highlight w:val="yellow"/>
              </w:rPr>
            </w:r>
            <w:r>
              <w:rPr>
                <w:highlight w:val="yellow"/>
              </w:rPr>
              <w:fldChar w:fldCharType="separate"/>
            </w:r>
            <w:r>
              <w:rPr>
                <w:highlight w:val="yellow"/>
              </w:rPr>
              <w:t>16</w:t>
            </w:r>
            <w:r>
              <w:rPr>
                <w:highlight w:val="yellow"/>
              </w:rPr>
              <w:fldChar w:fldCharType="end"/>
            </w:r>
          </w:p>
        </w:tc>
      </w:tr>
      <w:tr w:rsidR="001B04F6" w:rsidRPr="00B9499D" w14:paraId="6B95CA28" w14:textId="15F3A2A7" w:rsidTr="00707989">
        <w:tc>
          <w:tcPr>
            <w:tcW w:w="220" w:type="pct"/>
          </w:tcPr>
          <w:p w14:paraId="1FAE3F06" w14:textId="77777777" w:rsidR="001B04F6" w:rsidRPr="00670B7E" w:rsidRDefault="001B04F6" w:rsidP="001B04F6">
            <w:pPr>
              <w:pStyle w:val="GOSTTableListNum1"/>
            </w:pPr>
          </w:p>
        </w:tc>
        <w:tc>
          <w:tcPr>
            <w:tcW w:w="785" w:type="pct"/>
          </w:tcPr>
          <w:p w14:paraId="7AB49441" w14:textId="30AD346D" w:rsidR="001B04F6" w:rsidRDefault="001B04F6" w:rsidP="001B04F6">
            <w:pPr>
              <w:pStyle w:val="GOSTTablenorm"/>
              <w:rPr>
                <w:lang w:val="en-US"/>
              </w:rPr>
            </w:pPr>
            <w:r w:rsidRPr="00141AE4">
              <w:rPr>
                <w:rFonts w:eastAsiaTheme="majorEastAsia"/>
              </w:rPr>
              <w:t>DAS</w:t>
            </w:r>
          </w:p>
        </w:tc>
        <w:tc>
          <w:tcPr>
            <w:tcW w:w="950" w:type="pct"/>
          </w:tcPr>
          <w:p w14:paraId="7CA881F6" w14:textId="3CAE34AD" w:rsidR="001B04F6" w:rsidRPr="00002655" w:rsidRDefault="001B04F6" w:rsidP="001B04F6">
            <w:pPr>
              <w:pStyle w:val="GOSTTablenorm"/>
            </w:pPr>
            <w:r w:rsidRPr="00141AE4">
              <w:rPr>
                <w:rFonts w:eastAsiaTheme="majorEastAsia"/>
              </w:rPr>
              <w:t>Запрос состояния записей уч</w:t>
            </w:r>
            <w:r>
              <w:rPr>
                <w:rFonts w:eastAsiaTheme="majorEastAsia"/>
              </w:rPr>
              <w:t>ета по первичным документам</w:t>
            </w:r>
          </w:p>
        </w:tc>
        <w:tc>
          <w:tcPr>
            <w:tcW w:w="988" w:type="pct"/>
          </w:tcPr>
          <w:p w14:paraId="678EC069" w14:textId="19446FA7" w:rsidR="001B04F6" w:rsidRPr="00670B7E" w:rsidRDefault="001B04F6" w:rsidP="001B04F6">
            <w:pPr>
              <w:pStyle w:val="GOSTTablenorm"/>
            </w:pPr>
            <w:r w:rsidRPr="00B9499D">
              <w:rPr>
                <w:lang w:val="en-US"/>
              </w:rPr>
              <w:t>-</w:t>
            </w:r>
          </w:p>
        </w:tc>
        <w:tc>
          <w:tcPr>
            <w:tcW w:w="813" w:type="pct"/>
          </w:tcPr>
          <w:p w14:paraId="6A787AB2" w14:textId="205C553E" w:rsidR="001B04F6" w:rsidRPr="00670B7E" w:rsidRDefault="001B04F6" w:rsidP="001B04F6">
            <w:pPr>
              <w:pStyle w:val="GOSTTablenorm"/>
            </w:pPr>
            <w:r w:rsidRPr="00D94D12">
              <w:t>-</w:t>
            </w:r>
          </w:p>
        </w:tc>
        <w:tc>
          <w:tcPr>
            <w:tcW w:w="729" w:type="pct"/>
          </w:tcPr>
          <w:p w14:paraId="09476F78" w14:textId="15C47FBD" w:rsidR="001B04F6" w:rsidRDefault="001B04F6" w:rsidP="001B04F6">
            <w:pPr>
              <w:pStyle w:val="GOSTTablenorm"/>
            </w:pPr>
            <w:r w:rsidRPr="00B9499D">
              <w:t xml:space="preserve">ПУР </w:t>
            </w:r>
            <w:del w:id="458" w:author="Сатлер Марина Викторовна" w:date="2024-10-04T16:08:00Z">
              <w:r w:rsidRPr="00B9499D" w:rsidDel="0015202C">
                <w:delText xml:space="preserve">03 </w:delText>
              </w:r>
            </w:del>
            <w:ins w:id="459" w:author="Сатлер Марина Викторовна" w:date="2024-10-04T16:08:00Z">
              <w:r w:rsidRPr="00B9499D">
                <w:t>0</w:t>
              </w:r>
              <w:r>
                <w:t>1</w:t>
              </w:r>
              <w:r w:rsidRPr="00B9499D">
                <w:t xml:space="preserve"> </w:t>
              </w:r>
            </w:ins>
            <w:r w:rsidRPr="00B9499D">
              <w:t>ЭБ</w:t>
            </w:r>
          </w:p>
          <w:p w14:paraId="2B07F6DA" w14:textId="0153F0B4" w:rsidR="001B04F6" w:rsidRPr="0080146D" w:rsidRDefault="001B04F6" w:rsidP="001B04F6">
            <w:pPr>
              <w:pStyle w:val="GOSTTablenorm"/>
            </w:pPr>
            <w:r w:rsidRPr="0080146D">
              <w:t>ПУИО ЭБ</w:t>
            </w:r>
          </w:p>
        </w:tc>
        <w:tc>
          <w:tcPr>
            <w:tcW w:w="515" w:type="pct"/>
          </w:tcPr>
          <w:p w14:paraId="3EB396C4" w14:textId="107ECF33" w:rsidR="001B04F6" w:rsidRPr="00EF32BE" w:rsidRDefault="001B04F6" w:rsidP="001B04F6">
            <w:pPr>
              <w:pStyle w:val="GOSTTablenorm"/>
              <w:rPr>
                <w:highlight w:val="yellow"/>
              </w:rPr>
            </w:pPr>
            <w:ins w:id="460" w:author="Сатлер Марина Викторовна" w:date="2024-10-04T16:09:00Z">
              <w:r w:rsidRPr="0015202C">
                <w:t>Том 8 п.3</w:t>
              </w:r>
            </w:ins>
            <w:del w:id="461" w:author="Сатлер Марина Викторовна" w:date="2024-10-04T16:09:00Z">
              <w:r w:rsidRPr="00EF32BE" w:rsidDel="0015202C">
                <w:rPr>
                  <w:highlight w:val="yellow"/>
                </w:rPr>
                <w:delText xml:space="preserve">Том 1 п. </w:delText>
              </w:r>
              <w:r w:rsidRPr="00EF32BE" w:rsidDel="0015202C">
                <w:rPr>
                  <w:highlight w:val="yellow"/>
                </w:rPr>
                <w:fldChar w:fldCharType="begin"/>
              </w:r>
              <w:r w:rsidRPr="00EF32BE" w:rsidDel="0015202C">
                <w:rPr>
                  <w:highlight w:val="yellow"/>
                </w:rPr>
                <w:delInstrText xml:space="preserve"> REF _Ref137652375 \n \h  \* MERGEFORMAT </w:delInstrText>
              </w:r>
              <w:r w:rsidRPr="00EF32BE" w:rsidDel="0015202C">
                <w:rPr>
                  <w:highlight w:val="yellow"/>
                </w:rPr>
              </w:r>
              <w:r w:rsidRPr="00EF32BE" w:rsidDel="0015202C">
                <w:rPr>
                  <w:highlight w:val="yellow"/>
                </w:rPr>
                <w:fldChar w:fldCharType="separate"/>
              </w:r>
              <w:r w:rsidDel="0015202C">
                <w:rPr>
                  <w:highlight w:val="yellow"/>
                </w:rPr>
                <w:delText>17</w:delText>
              </w:r>
              <w:r w:rsidRPr="00EF32BE" w:rsidDel="0015202C">
                <w:rPr>
                  <w:highlight w:val="yellow"/>
                </w:rPr>
                <w:fldChar w:fldCharType="end"/>
              </w:r>
            </w:del>
          </w:p>
        </w:tc>
      </w:tr>
      <w:tr w:rsidR="001B04F6" w:rsidRPr="00B9499D" w14:paraId="6CB84617" w14:textId="0AABBC97" w:rsidTr="00707989">
        <w:tc>
          <w:tcPr>
            <w:tcW w:w="220" w:type="pct"/>
          </w:tcPr>
          <w:p w14:paraId="30F15491" w14:textId="77777777" w:rsidR="001B04F6" w:rsidRPr="00670B7E" w:rsidRDefault="001B04F6" w:rsidP="001B04F6">
            <w:pPr>
              <w:pStyle w:val="GOSTTableListNum1"/>
            </w:pPr>
          </w:p>
        </w:tc>
        <w:tc>
          <w:tcPr>
            <w:tcW w:w="785" w:type="pct"/>
          </w:tcPr>
          <w:p w14:paraId="35460795" w14:textId="7531C415" w:rsidR="001B04F6" w:rsidRPr="00141AE4" w:rsidRDefault="001B04F6" w:rsidP="001B04F6">
            <w:pPr>
              <w:pStyle w:val="GOSTTablenorm"/>
              <w:rPr>
                <w:rFonts w:eastAsiaTheme="majorEastAsia"/>
              </w:rPr>
            </w:pPr>
            <w:r>
              <w:t>REVISE</w:t>
            </w:r>
          </w:p>
        </w:tc>
        <w:tc>
          <w:tcPr>
            <w:tcW w:w="950" w:type="pct"/>
          </w:tcPr>
          <w:p w14:paraId="5A9DAEDA" w14:textId="479ECFE0" w:rsidR="001B04F6" w:rsidRPr="00141AE4" w:rsidRDefault="001B04F6" w:rsidP="001B04F6">
            <w:pPr>
              <w:pStyle w:val="GOSTTablenorm"/>
              <w:rPr>
                <w:rFonts w:eastAsiaTheme="majorEastAsia"/>
              </w:rPr>
            </w:pPr>
            <w:r>
              <w:t>Отчет «Нес</w:t>
            </w:r>
            <w:r w:rsidRPr="00764350">
              <w:t xml:space="preserve">оответствие ожидаемого и фактического </w:t>
            </w:r>
            <w:r>
              <w:t>состояния</w:t>
            </w:r>
            <w:r w:rsidRPr="00764350">
              <w:t xml:space="preserve"> записей учета </w:t>
            </w:r>
            <w:r>
              <w:t>в витринах данных»</w:t>
            </w:r>
          </w:p>
        </w:tc>
        <w:tc>
          <w:tcPr>
            <w:tcW w:w="988" w:type="pct"/>
          </w:tcPr>
          <w:p w14:paraId="6E49C539" w14:textId="5E6F80EC" w:rsidR="001B04F6" w:rsidRPr="00670B7E" w:rsidRDefault="001B04F6" w:rsidP="001B04F6">
            <w:pPr>
              <w:pStyle w:val="GOSTTablenorm"/>
            </w:pPr>
            <w:r w:rsidRPr="00B9499D">
              <w:rPr>
                <w:lang w:val="en-US"/>
              </w:rPr>
              <w:t>-</w:t>
            </w:r>
          </w:p>
        </w:tc>
        <w:tc>
          <w:tcPr>
            <w:tcW w:w="813" w:type="pct"/>
          </w:tcPr>
          <w:p w14:paraId="1F20085B" w14:textId="365699A5" w:rsidR="001B04F6" w:rsidRPr="00670B7E" w:rsidRDefault="001B04F6" w:rsidP="001B04F6">
            <w:pPr>
              <w:pStyle w:val="GOSTTablenorm"/>
            </w:pPr>
            <w:r w:rsidRPr="00D94D12">
              <w:t>-</w:t>
            </w:r>
          </w:p>
        </w:tc>
        <w:tc>
          <w:tcPr>
            <w:tcW w:w="729" w:type="pct"/>
          </w:tcPr>
          <w:p w14:paraId="2AED4D39" w14:textId="474E689C" w:rsidR="001B04F6" w:rsidRPr="0080146D" w:rsidRDefault="001B04F6" w:rsidP="001B04F6">
            <w:pPr>
              <w:pStyle w:val="GOSTTablenorm"/>
            </w:pPr>
            <w:r w:rsidRPr="0080146D">
              <w:t>ПУИО ЭБ</w:t>
            </w:r>
          </w:p>
        </w:tc>
        <w:tc>
          <w:tcPr>
            <w:tcW w:w="515" w:type="pct"/>
          </w:tcPr>
          <w:p w14:paraId="796EA918" w14:textId="277F1E1F" w:rsidR="001B04F6" w:rsidRPr="00EF32BE" w:rsidRDefault="001B04F6" w:rsidP="001B04F6">
            <w:pPr>
              <w:pStyle w:val="GOSTTablenorm"/>
              <w:rPr>
                <w:highlight w:val="yellow"/>
              </w:rPr>
            </w:pPr>
            <w:ins w:id="462" w:author="Сатлер Марина Викторовна" w:date="2024-10-04T16:10:00Z">
              <w:r w:rsidRPr="00EF32BE">
                <w:rPr>
                  <w:highlight w:val="yellow"/>
                </w:rPr>
                <w:t xml:space="preserve">Том </w:t>
              </w:r>
              <w:r>
                <w:rPr>
                  <w:highlight w:val="yellow"/>
                </w:rPr>
                <w:t>8 п.4</w:t>
              </w:r>
            </w:ins>
            <w:del w:id="463" w:author="Сатлер Марина Викторовна" w:date="2024-10-04T16:10:00Z">
              <w:r w:rsidRPr="00EF32BE" w:rsidDel="0015202C">
                <w:rPr>
                  <w:highlight w:val="yellow"/>
                </w:rPr>
                <w:delText xml:space="preserve">Том 1 п. </w:delText>
              </w:r>
              <w:r w:rsidDel="0015202C">
                <w:rPr>
                  <w:highlight w:val="yellow"/>
                </w:rPr>
                <w:fldChar w:fldCharType="begin"/>
              </w:r>
              <w:r w:rsidDel="0015202C">
                <w:rPr>
                  <w:highlight w:val="yellow"/>
                </w:rPr>
                <w:delInstrText xml:space="preserve"> REF _Ref154665891 \r \h </w:delInstrText>
              </w:r>
              <w:r w:rsidDel="0015202C">
                <w:rPr>
                  <w:highlight w:val="yellow"/>
                </w:rPr>
              </w:r>
              <w:r w:rsidDel="0015202C">
                <w:rPr>
                  <w:highlight w:val="yellow"/>
                </w:rPr>
                <w:fldChar w:fldCharType="separate"/>
              </w:r>
              <w:r w:rsidDel="0015202C">
                <w:rPr>
                  <w:highlight w:val="yellow"/>
                </w:rPr>
                <w:delText>18</w:delText>
              </w:r>
              <w:r w:rsidDel="0015202C">
                <w:rPr>
                  <w:highlight w:val="yellow"/>
                </w:rPr>
                <w:fldChar w:fldCharType="end"/>
              </w:r>
            </w:del>
          </w:p>
        </w:tc>
      </w:tr>
      <w:tr w:rsidR="001B04F6" w:rsidRPr="00B9499D" w14:paraId="20413345" w14:textId="2559FF6C" w:rsidTr="00707989">
        <w:tc>
          <w:tcPr>
            <w:tcW w:w="220" w:type="pct"/>
          </w:tcPr>
          <w:p w14:paraId="6C97523D" w14:textId="77777777" w:rsidR="001B04F6" w:rsidRPr="00670B7E" w:rsidRDefault="001B04F6" w:rsidP="001B04F6">
            <w:pPr>
              <w:pStyle w:val="GOSTTableListNum1"/>
            </w:pPr>
          </w:p>
        </w:tc>
        <w:tc>
          <w:tcPr>
            <w:tcW w:w="785" w:type="pct"/>
          </w:tcPr>
          <w:p w14:paraId="043AE753" w14:textId="77D0C695" w:rsidR="001B04F6" w:rsidRDefault="001B04F6" w:rsidP="001B04F6">
            <w:pPr>
              <w:pStyle w:val="GOSTTablenorm"/>
            </w:pPr>
            <w:r>
              <w:t>NSR</w:t>
            </w:r>
          </w:p>
        </w:tc>
        <w:tc>
          <w:tcPr>
            <w:tcW w:w="950" w:type="pct"/>
          </w:tcPr>
          <w:p w14:paraId="62C903B0" w14:textId="428AEB3E" w:rsidR="001B04F6" w:rsidRDefault="001B04F6" w:rsidP="001B04F6">
            <w:pPr>
              <w:pStyle w:val="GOSTTablenorm"/>
            </w:pPr>
            <w:r>
              <w:t>Отчет «З</w:t>
            </w:r>
            <w:r w:rsidRPr="00764350">
              <w:t>апис</w:t>
            </w:r>
            <w:r>
              <w:t>и</w:t>
            </w:r>
            <w:r w:rsidRPr="00764350">
              <w:t xml:space="preserve"> учета, сформированны</w:t>
            </w:r>
            <w:r>
              <w:t>е</w:t>
            </w:r>
            <w:r w:rsidRPr="00764350">
              <w:t xml:space="preserve"> способом, отличным от направл</w:t>
            </w:r>
            <w:r>
              <w:t>ения стандартного запроса от функциональной подсистемы»</w:t>
            </w:r>
          </w:p>
        </w:tc>
        <w:tc>
          <w:tcPr>
            <w:tcW w:w="988" w:type="pct"/>
          </w:tcPr>
          <w:p w14:paraId="549F5B0A" w14:textId="6ED17B91" w:rsidR="001B04F6" w:rsidRPr="00670B7E" w:rsidRDefault="001B04F6" w:rsidP="001B04F6">
            <w:pPr>
              <w:pStyle w:val="GOSTTablenorm"/>
            </w:pPr>
            <w:r w:rsidRPr="00B9499D">
              <w:rPr>
                <w:lang w:val="en-US"/>
              </w:rPr>
              <w:t>-</w:t>
            </w:r>
          </w:p>
        </w:tc>
        <w:tc>
          <w:tcPr>
            <w:tcW w:w="813" w:type="pct"/>
          </w:tcPr>
          <w:p w14:paraId="00748240" w14:textId="48ED10FA" w:rsidR="001B04F6" w:rsidRPr="00670B7E" w:rsidRDefault="001B04F6" w:rsidP="001B04F6">
            <w:pPr>
              <w:pStyle w:val="GOSTTablenorm"/>
            </w:pPr>
            <w:r w:rsidRPr="00D94D12">
              <w:t>-</w:t>
            </w:r>
          </w:p>
        </w:tc>
        <w:tc>
          <w:tcPr>
            <w:tcW w:w="729" w:type="pct"/>
          </w:tcPr>
          <w:p w14:paraId="10B58F25" w14:textId="0B4B58AF" w:rsidR="001B04F6" w:rsidRPr="0080146D" w:rsidRDefault="001B04F6" w:rsidP="001B04F6">
            <w:pPr>
              <w:pStyle w:val="GOSTTablenorm"/>
            </w:pPr>
            <w:r w:rsidRPr="0080146D">
              <w:t>ПУИО ЭБ</w:t>
            </w:r>
          </w:p>
        </w:tc>
        <w:tc>
          <w:tcPr>
            <w:tcW w:w="515" w:type="pct"/>
          </w:tcPr>
          <w:p w14:paraId="08A895E6" w14:textId="754225A4" w:rsidR="001B04F6" w:rsidRPr="00EF32BE" w:rsidRDefault="001B04F6" w:rsidP="001B04F6">
            <w:pPr>
              <w:pStyle w:val="GOSTTablenorm"/>
              <w:rPr>
                <w:highlight w:val="yellow"/>
              </w:rPr>
            </w:pPr>
            <w:ins w:id="464" w:author="Сатлер Марина Викторовна" w:date="2024-10-04T16:11:00Z">
              <w:r w:rsidRPr="0015202C">
                <w:t>Том 8 п.5</w:t>
              </w:r>
            </w:ins>
            <w:del w:id="465" w:author="Сатлер Марина Викторовна" w:date="2024-10-04T16:11:00Z">
              <w:r w:rsidRPr="00EF32BE" w:rsidDel="0015202C">
                <w:rPr>
                  <w:highlight w:val="yellow"/>
                </w:rPr>
                <w:delText>Том 1 п.</w:delText>
              </w:r>
              <w:r w:rsidDel="0015202C">
                <w:rPr>
                  <w:highlight w:val="yellow"/>
                </w:rPr>
                <w:fldChar w:fldCharType="begin"/>
              </w:r>
              <w:r w:rsidDel="0015202C">
                <w:rPr>
                  <w:highlight w:val="yellow"/>
                </w:rPr>
                <w:delInstrText xml:space="preserve"> REF _Ref154665917 \r \h </w:delInstrText>
              </w:r>
              <w:r w:rsidDel="0015202C">
                <w:rPr>
                  <w:highlight w:val="yellow"/>
                </w:rPr>
              </w:r>
              <w:r w:rsidDel="0015202C">
                <w:rPr>
                  <w:highlight w:val="yellow"/>
                </w:rPr>
                <w:fldChar w:fldCharType="separate"/>
              </w:r>
              <w:r w:rsidDel="0015202C">
                <w:rPr>
                  <w:highlight w:val="yellow"/>
                </w:rPr>
                <w:delText>19</w:delText>
              </w:r>
              <w:r w:rsidDel="0015202C">
                <w:rPr>
                  <w:highlight w:val="yellow"/>
                </w:rPr>
                <w:fldChar w:fldCharType="end"/>
              </w:r>
            </w:del>
          </w:p>
        </w:tc>
      </w:tr>
      <w:tr w:rsidR="001B04F6" w:rsidRPr="00B9499D" w14:paraId="57ED898F" w14:textId="468B4CDB" w:rsidTr="00707989">
        <w:tc>
          <w:tcPr>
            <w:tcW w:w="220" w:type="pct"/>
          </w:tcPr>
          <w:p w14:paraId="5B1D464E" w14:textId="77777777" w:rsidR="001B04F6" w:rsidRPr="00670B7E" w:rsidRDefault="001B04F6" w:rsidP="001B04F6">
            <w:pPr>
              <w:pStyle w:val="GOSTTableListNum1"/>
            </w:pPr>
          </w:p>
        </w:tc>
        <w:tc>
          <w:tcPr>
            <w:tcW w:w="785" w:type="pct"/>
          </w:tcPr>
          <w:p w14:paraId="0D1EFA93" w14:textId="52E7C969" w:rsidR="001B04F6" w:rsidRDefault="001B04F6" w:rsidP="001B04F6">
            <w:pPr>
              <w:pStyle w:val="GOSTTablenorm"/>
            </w:pPr>
            <w:r>
              <w:t>EXCEED</w:t>
            </w:r>
          </w:p>
        </w:tc>
        <w:tc>
          <w:tcPr>
            <w:tcW w:w="950" w:type="pct"/>
          </w:tcPr>
          <w:p w14:paraId="787FA3E1" w14:textId="1851C2AA" w:rsidR="001B04F6" w:rsidRDefault="001B04F6" w:rsidP="001B04F6">
            <w:pPr>
              <w:pStyle w:val="GOSTTablenorm"/>
            </w:pPr>
            <w:r>
              <w:t>Отчет «П</w:t>
            </w:r>
            <w:r w:rsidRPr="00764350">
              <w:t>редварительные записи учета с превышением допустимого срока</w:t>
            </w:r>
            <w:r>
              <w:t>»</w:t>
            </w:r>
          </w:p>
        </w:tc>
        <w:tc>
          <w:tcPr>
            <w:tcW w:w="988" w:type="pct"/>
          </w:tcPr>
          <w:p w14:paraId="53BEDDB5" w14:textId="1BB698F7" w:rsidR="001B04F6" w:rsidRPr="00670B7E" w:rsidRDefault="001B04F6" w:rsidP="001B04F6">
            <w:pPr>
              <w:pStyle w:val="GOSTTablenorm"/>
            </w:pPr>
            <w:r w:rsidRPr="00B9499D">
              <w:rPr>
                <w:lang w:val="en-US"/>
              </w:rPr>
              <w:t>-</w:t>
            </w:r>
          </w:p>
        </w:tc>
        <w:tc>
          <w:tcPr>
            <w:tcW w:w="813" w:type="pct"/>
          </w:tcPr>
          <w:p w14:paraId="5C4C430B" w14:textId="2DD10774" w:rsidR="001B04F6" w:rsidRPr="00670B7E" w:rsidRDefault="001B04F6" w:rsidP="001B04F6">
            <w:pPr>
              <w:pStyle w:val="GOSTTablenorm"/>
            </w:pPr>
            <w:r w:rsidRPr="00D94D12">
              <w:t>-</w:t>
            </w:r>
          </w:p>
        </w:tc>
        <w:tc>
          <w:tcPr>
            <w:tcW w:w="729" w:type="pct"/>
          </w:tcPr>
          <w:p w14:paraId="74B4D21D" w14:textId="5EA5CEFD" w:rsidR="001B04F6" w:rsidRPr="0080146D" w:rsidRDefault="001B04F6" w:rsidP="001B04F6">
            <w:pPr>
              <w:pStyle w:val="GOSTTablenorm"/>
            </w:pPr>
            <w:r w:rsidRPr="0080146D">
              <w:t>ПУИО ЭБ</w:t>
            </w:r>
          </w:p>
        </w:tc>
        <w:tc>
          <w:tcPr>
            <w:tcW w:w="515" w:type="pct"/>
          </w:tcPr>
          <w:p w14:paraId="69103F27" w14:textId="61A5B402" w:rsidR="001B04F6" w:rsidRPr="00EF32BE" w:rsidRDefault="001B04F6" w:rsidP="001B04F6">
            <w:pPr>
              <w:pStyle w:val="GOSTTablenorm"/>
              <w:rPr>
                <w:highlight w:val="yellow"/>
              </w:rPr>
            </w:pPr>
            <w:ins w:id="466" w:author="Сатлер Марина Викторовна" w:date="2024-10-04T16:12:00Z">
              <w:r w:rsidRPr="0015202C">
                <w:t>Том 8 п.6</w:t>
              </w:r>
            </w:ins>
            <w:del w:id="467" w:author="Сатлер Марина Викторовна" w:date="2024-10-04T16:12:00Z">
              <w:r w:rsidRPr="00EF32BE" w:rsidDel="0015202C">
                <w:rPr>
                  <w:highlight w:val="yellow"/>
                </w:rPr>
                <w:delText>Том 1 п.</w:delText>
              </w:r>
              <w:r w:rsidDel="0015202C">
                <w:rPr>
                  <w:highlight w:val="yellow"/>
                </w:rPr>
                <w:fldChar w:fldCharType="begin"/>
              </w:r>
              <w:r w:rsidDel="0015202C">
                <w:rPr>
                  <w:highlight w:val="yellow"/>
                </w:rPr>
                <w:delInstrText xml:space="preserve"> REF _Ref154665933 \r \h </w:delInstrText>
              </w:r>
              <w:r w:rsidDel="0015202C">
                <w:rPr>
                  <w:highlight w:val="yellow"/>
                </w:rPr>
              </w:r>
              <w:r w:rsidDel="0015202C">
                <w:rPr>
                  <w:highlight w:val="yellow"/>
                </w:rPr>
                <w:fldChar w:fldCharType="separate"/>
              </w:r>
              <w:r w:rsidDel="0015202C">
                <w:rPr>
                  <w:highlight w:val="yellow"/>
                </w:rPr>
                <w:delText>20</w:delText>
              </w:r>
              <w:r w:rsidDel="0015202C">
                <w:rPr>
                  <w:highlight w:val="yellow"/>
                </w:rPr>
                <w:fldChar w:fldCharType="end"/>
              </w:r>
            </w:del>
          </w:p>
        </w:tc>
      </w:tr>
      <w:tr w:rsidR="001B04F6" w:rsidRPr="00B9499D" w14:paraId="58B0DB64" w14:textId="77777777" w:rsidTr="00707989">
        <w:tc>
          <w:tcPr>
            <w:tcW w:w="220" w:type="pct"/>
          </w:tcPr>
          <w:p w14:paraId="1AB4D68A" w14:textId="77777777" w:rsidR="001B04F6" w:rsidRPr="00670B7E" w:rsidRDefault="001B04F6" w:rsidP="001B04F6">
            <w:pPr>
              <w:pStyle w:val="GOSTTableListNum1"/>
            </w:pPr>
          </w:p>
        </w:tc>
        <w:tc>
          <w:tcPr>
            <w:tcW w:w="785" w:type="pct"/>
          </w:tcPr>
          <w:p w14:paraId="26971E1D" w14:textId="77777777" w:rsidR="001B04F6" w:rsidRPr="00BC7656" w:rsidRDefault="001B04F6" w:rsidP="001B04F6">
            <w:pPr>
              <w:pStyle w:val="GOSTTablenorm"/>
              <w:rPr>
                <w:bCs/>
                <w:lang w:val="en-US"/>
              </w:rPr>
            </w:pPr>
            <w:ins w:id="468" w:author="Сказецкая Наталья Камилевна" w:date="2024-10-15T19:29:00Z">
              <w:r w:rsidRPr="00423112">
                <w:t>DocRec</w:t>
              </w:r>
            </w:ins>
          </w:p>
        </w:tc>
        <w:tc>
          <w:tcPr>
            <w:tcW w:w="950" w:type="pct"/>
          </w:tcPr>
          <w:p w14:paraId="0E6AF7EF" w14:textId="77777777" w:rsidR="001B04F6" w:rsidRPr="008610D2" w:rsidRDefault="001B04F6" w:rsidP="001B04F6">
            <w:pPr>
              <w:pStyle w:val="GOSTTablenorm"/>
            </w:pPr>
            <w:ins w:id="469" w:author="Сказецкая Наталья Камилевна" w:date="2024-10-15T19:29:00Z">
              <w:r w:rsidRPr="00423112">
                <w:t>Отчет «Подокументарная сверка (поиск удаленных документов)»</w:t>
              </w:r>
            </w:ins>
          </w:p>
        </w:tc>
        <w:tc>
          <w:tcPr>
            <w:tcW w:w="988" w:type="pct"/>
          </w:tcPr>
          <w:p w14:paraId="38B6448C" w14:textId="77777777" w:rsidR="001B04F6" w:rsidRPr="00AB1C45" w:rsidRDefault="001B04F6" w:rsidP="001B04F6">
            <w:pPr>
              <w:pStyle w:val="GOSTTablenorm"/>
            </w:pPr>
            <w:ins w:id="470" w:author="Сказецкая Наталья Камилевна" w:date="2024-10-15T19:29:00Z">
              <w:r w:rsidRPr="00B9499D">
                <w:rPr>
                  <w:lang w:val="en-US"/>
                </w:rPr>
                <w:t>-</w:t>
              </w:r>
            </w:ins>
          </w:p>
        </w:tc>
        <w:tc>
          <w:tcPr>
            <w:tcW w:w="813" w:type="pct"/>
          </w:tcPr>
          <w:p w14:paraId="43707598" w14:textId="77777777" w:rsidR="001B04F6" w:rsidRPr="00D94D12" w:rsidRDefault="001B04F6" w:rsidP="001B04F6">
            <w:pPr>
              <w:pStyle w:val="GOSTTablenorm"/>
            </w:pPr>
            <w:ins w:id="471" w:author="Сказецкая Наталья Камилевна" w:date="2024-10-15T19:29:00Z">
              <w:r w:rsidRPr="00D94D12">
                <w:t>-</w:t>
              </w:r>
            </w:ins>
          </w:p>
        </w:tc>
        <w:tc>
          <w:tcPr>
            <w:tcW w:w="729" w:type="pct"/>
          </w:tcPr>
          <w:p w14:paraId="4C5C0DAD" w14:textId="77777777" w:rsidR="001B04F6" w:rsidRDefault="001B04F6" w:rsidP="001B04F6">
            <w:pPr>
              <w:pStyle w:val="GOSTTablenorm"/>
              <w:suppressAutoHyphens/>
            </w:pPr>
            <w:ins w:id="472" w:author="Сказецкая Наталья Камилевна" w:date="2024-10-15T19:29:00Z">
              <w:r w:rsidRPr="002D66BC">
                <w:t>ПУД ЭБ</w:t>
              </w:r>
            </w:ins>
          </w:p>
        </w:tc>
        <w:tc>
          <w:tcPr>
            <w:tcW w:w="515" w:type="pct"/>
          </w:tcPr>
          <w:p w14:paraId="02858E4D" w14:textId="77777777" w:rsidR="001B04F6" w:rsidRPr="004158B6" w:rsidRDefault="001B04F6" w:rsidP="001B04F6">
            <w:pPr>
              <w:pStyle w:val="GOSTTablenorm"/>
              <w:rPr>
                <w:highlight w:val="yellow"/>
              </w:rPr>
            </w:pPr>
            <w:ins w:id="473" w:author="Сказецкая Наталья Камилевна" w:date="2024-10-15T19:29:00Z">
              <w:r w:rsidRPr="00092A60">
                <w:rPr>
                  <w:highlight w:val="yellow"/>
                </w:rPr>
                <w:t>Том 8 п.</w:t>
              </w:r>
              <w:r>
                <w:rPr>
                  <w:highlight w:val="yellow"/>
                </w:rPr>
                <w:t>9</w:t>
              </w:r>
            </w:ins>
          </w:p>
        </w:tc>
      </w:tr>
      <w:tr w:rsidR="001B04F6" w:rsidRPr="00B9499D" w14:paraId="07FD5DBE" w14:textId="77777777" w:rsidTr="00707989">
        <w:tc>
          <w:tcPr>
            <w:tcW w:w="220" w:type="pct"/>
          </w:tcPr>
          <w:p w14:paraId="13DD66BF" w14:textId="77777777" w:rsidR="001B04F6" w:rsidRPr="00670B7E" w:rsidRDefault="001B04F6" w:rsidP="001B04F6">
            <w:pPr>
              <w:pStyle w:val="GOSTTableListNum1"/>
            </w:pPr>
          </w:p>
        </w:tc>
        <w:tc>
          <w:tcPr>
            <w:tcW w:w="785" w:type="pct"/>
          </w:tcPr>
          <w:p w14:paraId="2FBB6895" w14:textId="77777777" w:rsidR="001B04F6" w:rsidRPr="00BC7656" w:rsidRDefault="001B04F6" w:rsidP="001B04F6">
            <w:pPr>
              <w:pStyle w:val="GOSTTablenorm"/>
              <w:rPr>
                <w:bCs/>
                <w:lang w:val="en-US"/>
              </w:rPr>
            </w:pPr>
            <w:ins w:id="474" w:author="Сказецкая Наталья Камилевна" w:date="2024-10-15T19:29:00Z">
              <w:r w:rsidRPr="00423112">
                <w:t>REPSDM</w:t>
              </w:r>
            </w:ins>
          </w:p>
        </w:tc>
        <w:tc>
          <w:tcPr>
            <w:tcW w:w="950" w:type="pct"/>
          </w:tcPr>
          <w:p w14:paraId="43A7E2A3" w14:textId="77777777" w:rsidR="001B04F6" w:rsidRPr="008610D2" w:rsidRDefault="001B04F6" w:rsidP="001B04F6">
            <w:pPr>
              <w:pStyle w:val="GOSTTablenorm"/>
            </w:pPr>
            <w:ins w:id="475" w:author="Сказецкая Наталья Камилевна" w:date="2024-10-15T19:29:00Z">
              <w:r w:rsidRPr="00423112">
                <w:t>Отчет «Несоответствие состояния записей учета в витринах данных локального Датамарта и Супердатамарта»</w:t>
              </w:r>
            </w:ins>
          </w:p>
        </w:tc>
        <w:tc>
          <w:tcPr>
            <w:tcW w:w="988" w:type="pct"/>
          </w:tcPr>
          <w:p w14:paraId="1AAE5E22" w14:textId="77777777" w:rsidR="001B04F6" w:rsidRPr="00F53794" w:rsidRDefault="001B04F6" w:rsidP="001B04F6">
            <w:pPr>
              <w:pStyle w:val="GOSTTablenorm"/>
            </w:pPr>
            <w:ins w:id="476" w:author="Сказецкая Наталья Камилевна" w:date="2024-10-15T19:29:00Z">
              <w:r w:rsidRPr="00B9499D">
                <w:rPr>
                  <w:lang w:val="en-US"/>
                </w:rPr>
                <w:t>-</w:t>
              </w:r>
            </w:ins>
          </w:p>
        </w:tc>
        <w:tc>
          <w:tcPr>
            <w:tcW w:w="813" w:type="pct"/>
          </w:tcPr>
          <w:p w14:paraId="2E5E0CCE" w14:textId="77777777" w:rsidR="001B04F6" w:rsidRPr="00D94D12" w:rsidRDefault="001B04F6" w:rsidP="001B04F6">
            <w:pPr>
              <w:pStyle w:val="GOSTTablenorm"/>
            </w:pPr>
            <w:ins w:id="477" w:author="Сказецкая Наталья Камилевна" w:date="2024-10-15T19:29:00Z">
              <w:r w:rsidRPr="00D94D12">
                <w:t>-</w:t>
              </w:r>
            </w:ins>
          </w:p>
        </w:tc>
        <w:tc>
          <w:tcPr>
            <w:tcW w:w="729" w:type="pct"/>
          </w:tcPr>
          <w:p w14:paraId="691DF521" w14:textId="48C58E7D" w:rsidR="001B04F6" w:rsidRDefault="001B04F6" w:rsidP="001B04F6">
            <w:pPr>
              <w:pStyle w:val="GOSTTablenorm"/>
              <w:suppressAutoHyphens/>
            </w:pPr>
            <w:ins w:id="478" w:author="Сказецкая Наталья Камилевна" w:date="2024-10-15T19:29:00Z">
              <w:del w:id="479" w:author="Сказецкая Наталья Камилевна" w:date="2024-10-15T19:33:00Z">
                <w:r w:rsidRPr="003A610A" w:rsidDel="00AB1C45">
                  <w:delText>ПУИО</w:delText>
                </w:r>
              </w:del>
            </w:ins>
            <w:ins w:id="480" w:author="Сказецкая Наталья Камилевна" w:date="2024-10-15T19:33:00Z">
              <w:r>
                <w:t>ПУД</w:t>
              </w:r>
            </w:ins>
            <w:ins w:id="481" w:author="Сказецкая Наталья Камилевна" w:date="2024-10-15T19:29:00Z">
              <w:r w:rsidRPr="003A610A">
                <w:t xml:space="preserve"> ЭБ</w:t>
              </w:r>
            </w:ins>
          </w:p>
        </w:tc>
        <w:tc>
          <w:tcPr>
            <w:tcW w:w="515" w:type="pct"/>
          </w:tcPr>
          <w:p w14:paraId="3D51D8F7" w14:textId="77777777" w:rsidR="001B04F6" w:rsidRPr="004158B6" w:rsidRDefault="001B04F6" w:rsidP="001B04F6">
            <w:pPr>
              <w:pStyle w:val="GOSTTablenorm"/>
              <w:rPr>
                <w:highlight w:val="yellow"/>
              </w:rPr>
            </w:pPr>
            <w:ins w:id="482" w:author="Сказецкая Наталья Камилевна" w:date="2024-10-15T19:29:00Z">
              <w:r w:rsidRPr="00092A60">
                <w:rPr>
                  <w:highlight w:val="yellow"/>
                </w:rPr>
                <w:t>Том 8 п.</w:t>
              </w:r>
              <w:r>
                <w:rPr>
                  <w:highlight w:val="yellow"/>
                </w:rPr>
                <w:t>10</w:t>
              </w:r>
            </w:ins>
          </w:p>
        </w:tc>
      </w:tr>
      <w:tr w:rsidR="001B04F6" w:rsidRPr="00B9499D" w14:paraId="01E09D49" w14:textId="77777777" w:rsidTr="00707989">
        <w:tc>
          <w:tcPr>
            <w:tcW w:w="220" w:type="pct"/>
          </w:tcPr>
          <w:p w14:paraId="1E01E59E" w14:textId="77777777" w:rsidR="001B04F6" w:rsidRPr="00670B7E" w:rsidRDefault="001B04F6" w:rsidP="001B04F6">
            <w:pPr>
              <w:pStyle w:val="GOSTTableListNum1"/>
            </w:pPr>
          </w:p>
        </w:tc>
        <w:tc>
          <w:tcPr>
            <w:tcW w:w="785" w:type="pct"/>
          </w:tcPr>
          <w:p w14:paraId="49D29C97" w14:textId="77777777" w:rsidR="001B04F6" w:rsidRPr="00F53794" w:rsidRDefault="001B04F6" w:rsidP="001B04F6">
            <w:pPr>
              <w:pStyle w:val="GOSTTablenorm"/>
              <w:rPr>
                <w:bCs/>
              </w:rPr>
            </w:pPr>
            <w:ins w:id="483" w:author="Сказецкая Наталья Камилевна" w:date="2024-10-15T19:29:00Z">
              <w:r>
                <w:t>NCSDM</w:t>
              </w:r>
            </w:ins>
          </w:p>
        </w:tc>
        <w:tc>
          <w:tcPr>
            <w:tcW w:w="950" w:type="pct"/>
          </w:tcPr>
          <w:p w14:paraId="2FCE1D8E" w14:textId="77777777" w:rsidR="001B04F6" w:rsidRPr="008610D2" w:rsidRDefault="001B04F6" w:rsidP="001B04F6">
            <w:pPr>
              <w:pStyle w:val="GOSTTablenorm"/>
            </w:pPr>
            <w:ins w:id="484" w:author="Сказецкая Наталья Камилевна" w:date="2024-10-15T19:29:00Z">
              <w:r>
                <w:t>Отчет «</w:t>
              </w:r>
              <w:r w:rsidRPr="00A61223">
                <w:t>Неконсистентность данных локального Датамарта и Супердатамарта</w:t>
              </w:r>
              <w:r>
                <w:t>»</w:t>
              </w:r>
            </w:ins>
          </w:p>
        </w:tc>
        <w:tc>
          <w:tcPr>
            <w:tcW w:w="988" w:type="pct"/>
          </w:tcPr>
          <w:p w14:paraId="11509C1E" w14:textId="77777777" w:rsidR="001B04F6" w:rsidRPr="00F53794" w:rsidRDefault="001B04F6" w:rsidP="001B04F6">
            <w:pPr>
              <w:pStyle w:val="GOSTTablenorm"/>
            </w:pPr>
            <w:ins w:id="485" w:author="Сказецкая Наталья Камилевна" w:date="2024-10-15T19:29:00Z">
              <w:r w:rsidRPr="00B9499D">
                <w:rPr>
                  <w:lang w:val="en-US"/>
                </w:rPr>
                <w:t>-</w:t>
              </w:r>
            </w:ins>
          </w:p>
        </w:tc>
        <w:tc>
          <w:tcPr>
            <w:tcW w:w="813" w:type="pct"/>
          </w:tcPr>
          <w:p w14:paraId="5C81E1F8" w14:textId="77777777" w:rsidR="001B04F6" w:rsidRPr="00D94D12" w:rsidRDefault="001B04F6" w:rsidP="001B04F6">
            <w:pPr>
              <w:pStyle w:val="GOSTTablenorm"/>
            </w:pPr>
            <w:ins w:id="486" w:author="Сказецкая Наталья Камилевна" w:date="2024-10-15T19:29:00Z">
              <w:r w:rsidRPr="00D94D12">
                <w:t>-</w:t>
              </w:r>
            </w:ins>
          </w:p>
        </w:tc>
        <w:tc>
          <w:tcPr>
            <w:tcW w:w="729" w:type="pct"/>
          </w:tcPr>
          <w:p w14:paraId="7DC6D456" w14:textId="77777777" w:rsidR="001B04F6" w:rsidRDefault="001B04F6" w:rsidP="001B04F6">
            <w:pPr>
              <w:pStyle w:val="GOSTTablenorm"/>
              <w:suppressAutoHyphens/>
            </w:pPr>
            <w:ins w:id="487" w:author="Сказецкая Наталья Камилевна" w:date="2024-10-15T19:29:00Z">
              <w:r w:rsidRPr="003A610A">
                <w:t>ПУИО ЭБ</w:t>
              </w:r>
            </w:ins>
          </w:p>
        </w:tc>
        <w:tc>
          <w:tcPr>
            <w:tcW w:w="515" w:type="pct"/>
          </w:tcPr>
          <w:p w14:paraId="4FCCE100" w14:textId="77777777" w:rsidR="001B04F6" w:rsidRPr="004158B6" w:rsidRDefault="001B04F6" w:rsidP="001B04F6">
            <w:pPr>
              <w:pStyle w:val="GOSTTablenorm"/>
              <w:rPr>
                <w:highlight w:val="yellow"/>
              </w:rPr>
            </w:pPr>
            <w:ins w:id="488" w:author="Сказецкая Наталья Камилевна" w:date="2024-10-15T19:29:00Z">
              <w:r w:rsidRPr="00092A60">
                <w:rPr>
                  <w:highlight w:val="yellow"/>
                </w:rPr>
                <w:t>Том 8 п.</w:t>
              </w:r>
              <w:r>
                <w:rPr>
                  <w:highlight w:val="yellow"/>
                </w:rPr>
                <w:t>11</w:t>
              </w:r>
            </w:ins>
          </w:p>
        </w:tc>
      </w:tr>
      <w:tr w:rsidR="001B04F6" w:rsidRPr="00B9499D" w14:paraId="17257888" w14:textId="77777777" w:rsidTr="00707989">
        <w:tc>
          <w:tcPr>
            <w:tcW w:w="220" w:type="pct"/>
          </w:tcPr>
          <w:p w14:paraId="20FEBCA8" w14:textId="77777777" w:rsidR="001B04F6" w:rsidRPr="00670B7E" w:rsidRDefault="001B04F6" w:rsidP="001B04F6">
            <w:pPr>
              <w:pStyle w:val="GOSTTableListNum1"/>
            </w:pPr>
          </w:p>
        </w:tc>
        <w:tc>
          <w:tcPr>
            <w:tcW w:w="785" w:type="pct"/>
          </w:tcPr>
          <w:p w14:paraId="67984948" w14:textId="77777777" w:rsidR="001B04F6" w:rsidRPr="00F53794" w:rsidRDefault="001B04F6" w:rsidP="001B04F6">
            <w:pPr>
              <w:pStyle w:val="GOSTTablenorm"/>
              <w:rPr>
                <w:bCs/>
              </w:rPr>
            </w:pPr>
            <w:ins w:id="489" w:author="Сказецкая Наталья Камилевна" w:date="2024-10-15T19:29:00Z">
              <w:r w:rsidRPr="00D56138">
                <w:t>InternalCalc</w:t>
              </w:r>
            </w:ins>
          </w:p>
        </w:tc>
        <w:tc>
          <w:tcPr>
            <w:tcW w:w="950" w:type="pct"/>
          </w:tcPr>
          <w:p w14:paraId="58402E3D" w14:textId="77777777" w:rsidR="001B04F6" w:rsidRPr="008610D2" w:rsidRDefault="001B04F6" w:rsidP="001B04F6">
            <w:pPr>
              <w:pStyle w:val="GOSTTablenorm"/>
            </w:pPr>
            <w:ins w:id="490" w:author="Сказецкая Наталья Камилевна" w:date="2024-10-15T19:29:00Z">
              <w:r>
                <w:t>О</w:t>
              </w:r>
              <w:r w:rsidRPr="00D56138">
                <w:t>тчет «Сверка внутренних расчетов между ТОФК (по счету 3410 «Внутриказначейские расчеты»)»</w:t>
              </w:r>
              <w:r w:rsidRPr="008610D2">
                <w:t xml:space="preserve"> </w:t>
              </w:r>
            </w:ins>
          </w:p>
        </w:tc>
        <w:tc>
          <w:tcPr>
            <w:tcW w:w="988" w:type="pct"/>
          </w:tcPr>
          <w:p w14:paraId="313AC742" w14:textId="77777777" w:rsidR="001B04F6" w:rsidRPr="00F53794" w:rsidRDefault="001B04F6" w:rsidP="001B04F6">
            <w:pPr>
              <w:pStyle w:val="GOSTTablenorm"/>
            </w:pPr>
            <w:ins w:id="491" w:author="Сказецкая Наталья Камилевна" w:date="2024-10-15T19:29:00Z">
              <w:r w:rsidRPr="00B9499D">
                <w:rPr>
                  <w:lang w:val="en-US"/>
                </w:rPr>
                <w:t>-</w:t>
              </w:r>
            </w:ins>
          </w:p>
        </w:tc>
        <w:tc>
          <w:tcPr>
            <w:tcW w:w="813" w:type="pct"/>
          </w:tcPr>
          <w:p w14:paraId="36FAF470" w14:textId="77777777" w:rsidR="001B04F6" w:rsidRPr="00D94D12" w:rsidRDefault="001B04F6" w:rsidP="001B04F6">
            <w:pPr>
              <w:pStyle w:val="GOSTTablenorm"/>
            </w:pPr>
            <w:ins w:id="492" w:author="Сказецкая Наталья Камилевна" w:date="2024-10-15T19:29:00Z">
              <w:r w:rsidRPr="00D94D12">
                <w:t>-</w:t>
              </w:r>
            </w:ins>
          </w:p>
        </w:tc>
        <w:tc>
          <w:tcPr>
            <w:tcW w:w="729" w:type="pct"/>
          </w:tcPr>
          <w:p w14:paraId="54802EC6" w14:textId="77777777" w:rsidR="001B04F6" w:rsidRDefault="001B04F6" w:rsidP="001B04F6">
            <w:pPr>
              <w:pStyle w:val="GOSTTablenorm"/>
              <w:suppressAutoHyphens/>
            </w:pPr>
            <w:ins w:id="493" w:author="Сказецкая Наталья Камилевна" w:date="2024-10-15T19:29:00Z">
              <w:r w:rsidRPr="003A610A">
                <w:t>ПУИО ЭБ</w:t>
              </w:r>
            </w:ins>
          </w:p>
        </w:tc>
        <w:tc>
          <w:tcPr>
            <w:tcW w:w="515" w:type="pct"/>
          </w:tcPr>
          <w:p w14:paraId="548F43B6" w14:textId="77777777" w:rsidR="001B04F6" w:rsidRPr="004158B6" w:rsidRDefault="001B04F6" w:rsidP="001B04F6">
            <w:pPr>
              <w:pStyle w:val="GOSTTablenorm"/>
              <w:rPr>
                <w:highlight w:val="yellow"/>
              </w:rPr>
            </w:pPr>
            <w:ins w:id="494" w:author="Сказецкая Наталья Камилевна" w:date="2024-10-15T19:29:00Z">
              <w:r w:rsidRPr="00092A60">
                <w:rPr>
                  <w:highlight w:val="yellow"/>
                </w:rPr>
                <w:t>Том 8 п.</w:t>
              </w:r>
              <w:r>
                <w:rPr>
                  <w:highlight w:val="yellow"/>
                </w:rPr>
                <w:t>12</w:t>
              </w:r>
            </w:ins>
          </w:p>
        </w:tc>
      </w:tr>
      <w:tr w:rsidR="001B04F6" w:rsidRPr="00B9499D" w14:paraId="0D0B9028" w14:textId="77777777" w:rsidTr="00707989">
        <w:tc>
          <w:tcPr>
            <w:tcW w:w="220" w:type="pct"/>
          </w:tcPr>
          <w:p w14:paraId="138DC3F7" w14:textId="77777777" w:rsidR="001B04F6" w:rsidRPr="00670B7E" w:rsidRDefault="001B04F6" w:rsidP="001B04F6">
            <w:pPr>
              <w:pStyle w:val="GOSTTableListNum1"/>
            </w:pPr>
          </w:p>
        </w:tc>
        <w:tc>
          <w:tcPr>
            <w:tcW w:w="785" w:type="pct"/>
          </w:tcPr>
          <w:p w14:paraId="40A383F1" w14:textId="77777777" w:rsidR="001B04F6" w:rsidRPr="00F53794" w:rsidRDefault="001B04F6" w:rsidP="001B04F6">
            <w:pPr>
              <w:pStyle w:val="GOSTTablenorm"/>
              <w:rPr>
                <w:bCs/>
              </w:rPr>
            </w:pPr>
            <w:ins w:id="495" w:author="Сказецкая Наталья Камилевна" w:date="2024-10-15T19:29:00Z">
              <w:r w:rsidRPr="00D56138">
                <w:t>Inte</w:t>
              </w:r>
              <w:r>
                <w:rPr>
                  <w:lang w:val="en-US"/>
                </w:rPr>
                <w:t>rSys</w:t>
              </w:r>
              <w:r w:rsidRPr="00D56138">
                <w:t>Calc</w:t>
              </w:r>
            </w:ins>
          </w:p>
        </w:tc>
        <w:tc>
          <w:tcPr>
            <w:tcW w:w="950" w:type="pct"/>
          </w:tcPr>
          <w:p w14:paraId="5C098AA4" w14:textId="77777777" w:rsidR="001B04F6" w:rsidRPr="008610D2" w:rsidRDefault="001B04F6" w:rsidP="001B04F6">
            <w:pPr>
              <w:pStyle w:val="GOSTTablenorm"/>
            </w:pPr>
            <w:ins w:id="496" w:author="Сказецкая Наталья Камилевна" w:date="2024-10-15T19:29:00Z">
              <w:r>
                <w:t>О</w:t>
              </w:r>
              <w:r w:rsidRPr="00D56138">
                <w:t>тчет «Сверка в</w:t>
              </w:r>
              <w:r>
                <w:t>заимосвязанных</w:t>
              </w:r>
              <w:r w:rsidRPr="00D56138">
                <w:t xml:space="preserve"> расчетов между</w:t>
              </w:r>
              <w:r>
                <w:t xml:space="preserve"> разными учетными модулями одного</w:t>
              </w:r>
              <w:r w:rsidRPr="00D56138">
                <w:t xml:space="preserve"> ТОФК (по счету 34</w:t>
              </w:r>
              <w:r>
                <w:t>3</w:t>
              </w:r>
              <w:r w:rsidRPr="00D56138">
                <w:t>0 «</w:t>
              </w:r>
              <w:r>
                <w:t>Межсистемные расчеты»)»</w:t>
              </w:r>
            </w:ins>
          </w:p>
        </w:tc>
        <w:tc>
          <w:tcPr>
            <w:tcW w:w="988" w:type="pct"/>
          </w:tcPr>
          <w:p w14:paraId="7518AA77" w14:textId="77777777" w:rsidR="001B04F6" w:rsidRPr="00F53794" w:rsidRDefault="001B04F6" w:rsidP="001B04F6">
            <w:pPr>
              <w:pStyle w:val="GOSTTablenorm"/>
            </w:pPr>
            <w:ins w:id="497" w:author="Сказецкая Наталья Камилевна" w:date="2024-10-15T19:29:00Z">
              <w:r w:rsidRPr="00B9499D">
                <w:rPr>
                  <w:lang w:val="en-US"/>
                </w:rPr>
                <w:t>-</w:t>
              </w:r>
            </w:ins>
          </w:p>
        </w:tc>
        <w:tc>
          <w:tcPr>
            <w:tcW w:w="813" w:type="pct"/>
          </w:tcPr>
          <w:p w14:paraId="4E507EDB" w14:textId="77777777" w:rsidR="001B04F6" w:rsidRPr="00D94D12" w:rsidRDefault="001B04F6" w:rsidP="001B04F6">
            <w:pPr>
              <w:pStyle w:val="GOSTTablenorm"/>
            </w:pPr>
            <w:ins w:id="498" w:author="Сказецкая Наталья Камилевна" w:date="2024-10-15T19:29:00Z">
              <w:r w:rsidRPr="00D94D12">
                <w:t>-</w:t>
              </w:r>
            </w:ins>
          </w:p>
        </w:tc>
        <w:tc>
          <w:tcPr>
            <w:tcW w:w="729" w:type="pct"/>
          </w:tcPr>
          <w:p w14:paraId="011F797E" w14:textId="77777777" w:rsidR="001B04F6" w:rsidRDefault="001B04F6" w:rsidP="001B04F6">
            <w:pPr>
              <w:pStyle w:val="GOSTTablenorm"/>
              <w:suppressAutoHyphens/>
            </w:pPr>
            <w:ins w:id="499" w:author="Сказецкая Наталья Камилевна" w:date="2024-10-15T19:29:00Z">
              <w:r w:rsidRPr="003A610A">
                <w:t>ПУИО ЭБ</w:t>
              </w:r>
            </w:ins>
          </w:p>
        </w:tc>
        <w:tc>
          <w:tcPr>
            <w:tcW w:w="515" w:type="pct"/>
          </w:tcPr>
          <w:p w14:paraId="2F8499C3" w14:textId="77777777" w:rsidR="001B04F6" w:rsidRPr="004158B6" w:rsidRDefault="001B04F6" w:rsidP="001B04F6">
            <w:pPr>
              <w:pStyle w:val="GOSTTablenorm"/>
              <w:rPr>
                <w:highlight w:val="yellow"/>
              </w:rPr>
            </w:pPr>
            <w:ins w:id="500" w:author="Сказецкая Наталья Камилевна" w:date="2024-10-15T19:29:00Z">
              <w:r w:rsidRPr="00092A60">
                <w:rPr>
                  <w:highlight w:val="yellow"/>
                </w:rPr>
                <w:t>Том 8 п.</w:t>
              </w:r>
              <w:r>
                <w:rPr>
                  <w:highlight w:val="yellow"/>
                </w:rPr>
                <w:t>13</w:t>
              </w:r>
            </w:ins>
          </w:p>
        </w:tc>
      </w:tr>
      <w:tr w:rsidR="001B04F6" w:rsidRPr="00B9499D" w14:paraId="3DFF3AAD" w14:textId="2F53B3F4" w:rsidTr="00707989">
        <w:tc>
          <w:tcPr>
            <w:tcW w:w="220" w:type="pct"/>
          </w:tcPr>
          <w:p w14:paraId="3D019F24" w14:textId="77777777" w:rsidR="001B04F6" w:rsidRPr="00670B7E" w:rsidRDefault="001B04F6" w:rsidP="001B04F6">
            <w:pPr>
              <w:pStyle w:val="GOSTTableListNum1"/>
            </w:pPr>
          </w:p>
        </w:tc>
        <w:tc>
          <w:tcPr>
            <w:tcW w:w="785" w:type="pct"/>
          </w:tcPr>
          <w:p w14:paraId="0242FE2D" w14:textId="25D4BB18" w:rsidR="001B04F6" w:rsidRDefault="001B04F6" w:rsidP="001B04F6">
            <w:pPr>
              <w:pStyle w:val="GOSTTablenorm"/>
            </w:pPr>
            <w:r w:rsidRPr="00BF40EA">
              <w:t>UpdateNotAccounting</w:t>
            </w:r>
          </w:p>
        </w:tc>
        <w:tc>
          <w:tcPr>
            <w:tcW w:w="950" w:type="pct"/>
          </w:tcPr>
          <w:p w14:paraId="5F1DAC82" w14:textId="5FD5989B" w:rsidR="001B04F6" w:rsidRDefault="001B04F6" w:rsidP="001B04F6">
            <w:pPr>
              <w:pStyle w:val="GOSTTablenorm"/>
            </w:pPr>
            <w:r>
              <w:t>Запрос на изменение значений аналитических признаков, не участвующих в расчете балансов (свойств записи учета)</w:t>
            </w:r>
          </w:p>
        </w:tc>
        <w:tc>
          <w:tcPr>
            <w:tcW w:w="988" w:type="pct"/>
          </w:tcPr>
          <w:p w14:paraId="106FDEDC" w14:textId="6A1627EA" w:rsidR="001B04F6" w:rsidRPr="00C5191C" w:rsidRDefault="001B04F6" w:rsidP="001B04F6">
            <w:pPr>
              <w:pStyle w:val="GOSTTablenorm"/>
            </w:pPr>
            <w:r w:rsidRPr="00B9499D">
              <w:rPr>
                <w:lang w:val="en-US"/>
              </w:rPr>
              <w:t>-</w:t>
            </w:r>
          </w:p>
        </w:tc>
        <w:tc>
          <w:tcPr>
            <w:tcW w:w="813" w:type="pct"/>
          </w:tcPr>
          <w:p w14:paraId="2EC54A0E" w14:textId="72B5A555" w:rsidR="001B04F6" w:rsidRPr="00C5191C" w:rsidRDefault="001B04F6" w:rsidP="001B04F6">
            <w:pPr>
              <w:pStyle w:val="GOSTTablenorm"/>
            </w:pPr>
            <w:r w:rsidRPr="00D94D12">
              <w:t>-</w:t>
            </w:r>
          </w:p>
        </w:tc>
        <w:tc>
          <w:tcPr>
            <w:tcW w:w="729" w:type="pct"/>
          </w:tcPr>
          <w:p w14:paraId="02D1538F" w14:textId="77777777" w:rsidR="001B04F6" w:rsidRDefault="001B04F6" w:rsidP="001B04F6">
            <w:pPr>
              <w:pStyle w:val="GOSTTablenorm"/>
              <w:rPr>
                <w:ins w:id="501" w:author="Сказецкая Наталья Камилевна" w:date="2024-10-15T19:33:00Z"/>
              </w:rPr>
            </w:pPr>
            <w:ins w:id="502" w:author="Сказецкая Наталья Камилевна" w:date="2024-10-15T19:33:00Z">
              <w:r>
                <w:t>ПУР 01 ЭБ</w:t>
              </w:r>
            </w:ins>
          </w:p>
          <w:p w14:paraId="5204B590" w14:textId="67F6D189" w:rsidR="001B04F6" w:rsidRDefault="001B04F6" w:rsidP="001B04F6">
            <w:pPr>
              <w:pStyle w:val="GOSTTablenorm"/>
            </w:pPr>
            <w:r w:rsidRPr="00B9499D">
              <w:t>ПУР 03 ЭБ</w:t>
            </w:r>
          </w:p>
          <w:p w14:paraId="7172B229" w14:textId="5C12AC4C" w:rsidR="001B04F6" w:rsidRPr="005C6BDA" w:rsidRDefault="001B04F6" w:rsidP="001B04F6">
            <w:pPr>
              <w:pStyle w:val="GOSTTablenorm"/>
            </w:pPr>
            <w:r w:rsidRPr="00B9499D">
              <w:t>ПУР 05 ЭБ</w:t>
            </w:r>
          </w:p>
          <w:p w14:paraId="70DDEA47" w14:textId="77777777" w:rsidR="001B04F6" w:rsidRDefault="001B04F6" w:rsidP="001B04F6">
            <w:pPr>
              <w:pStyle w:val="GOSTTablenorm"/>
              <w:rPr>
                <w:ins w:id="503" w:author="Сказецкая Наталья Камилевна" w:date="2023-08-30T12:49:00Z"/>
              </w:rPr>
            </w:pPr>
            <w:r w:rsidRPr="00C5191C">
              <w:t>ПУИО ЭБ</w:t>
            </w:r>
          </w:p>
          <w:p w14:paraId="6A0D7942" w14:textId="77777777" w:rsidR="001B04F6" w:rsidRPr="000D276B" w:rsidRDefault="001B04F6" w:rsidP="001B04F6">
            <w:pPr>
              <w:pStyle w:val="GOSTTablenorm"/>
              <w:rPr>
                <w:ins w:id="504" w:author="Сказецкая Наталья Камилевна" w:date="2023-09-07T16:40:00Z"/>
              </w:rPr>
            </w:pPr>
            <w:ins w:id="505" w:author="Сказецкая Наталья Камилевна" w:date="2023-08-30T12:49:00Z">
              <w:r w:rsidRPr="00B9499D">
                <w:t>ПУДС ЭБ</w:t>
              </w:r>
            </w:ins>
          </w:p>
          <w:p w14:paraId="7280A3A0" w14:textId="58E82CBC" w:rsidR="001B04F6" w:rsidRDefault="001B04F6" w:rsidP="001B04F6">
            <w:pPr>
              <w:pStyle w:val="GOSTTablenorm"/>
              <w:rPr>
                <w:ins w:id="506" w:author="Сказецкая Наталья Камилевна" w:date="2024-02-13T20:57:00Z"/>
                <w:highlight w:val="yellow"/>
              </w:rPr>
            </w:pPr>
            <w:ins w:id="507" w:author="Сказецкая Наталья Камилевна" w:date="2023-09-07T16:40:00Z">
              <w:r w:rsidRPr="005027E8">
                <w:rPr>
                  <w:highlight w:val="yellow"/>
                </w:rPr>
                <w:t>ПУД ЭБ</w:t>
              </w:r>
            </w:ins>
          </w:p>
          <w:p w14:paraId="5E0900A3" w14:textId="5E793B3B" w:rsidR="001B04F6" w:rsidRPr="005027E8" w:rsidRDefault="001B04F6" w:rsidP="001B04F6">
            <w:pPr>
              <w:pStyle w:val="GOSTTablenorm"/>
              <w:rPr>
                <w:ins w:id="508" w:author="Сказецкая Наталья Камилевна" w:date="2023-09-07T16:40:00Z"/>
                <w:highlight w:val="yellow"/>
              </w:rPr>
            </w:pPr>
            <w:ins w:id="509" w:author="Сказецкая Наталья Камилевна" w:date="2024-02-13T20:57:00Z">
              <w:r>
                <w:rPr>
                  <w:highlight w:val="yellow"/>
                </w:rPr>
                <w:t>ПУР КС ЭБ</w:t>
              </w:r>
            </w:ins>
          </w:p>
          <w:p w14:paraId="61B6D466" w14:textId="7D038DF2" w:rsidR="001B04F6" w:rsidRPr="00C5191C" w:rsidRDefault="001B04F6" w:rsidP="001B04F6">
            <w:pPr>
              <w:pStyle w:val="GOSTTablenorm"/>
            </w:pPr>
            <w:ins w:id="510" w:author="Сказецкая Наталья Камилевна" w:date="2024-02-13T20:57:00Z">
              <w:r>
                <w:rPr>
                  <w:highlight w:val="yellow"/>
                </w:rPr>
                <w:t xml:space="preserve">ПУР </w:t>
              </w:r>
            </w:ins>
            <w:ins w:id="511" w:author="Сказецкая Наталья Камилевна" w:date="2023-09-07T16:40:00Z">
              <w:r w:rsidRPr="005027E8">
                <w:rPr>
                  <w:highlight w:val="yellow"/>
                </w:rPr>
                <w:t>АУ/БУ ЭБ</w:t>
              </w:r>
            </w:ins>
          </w:p>
        </w:tc>
        <w:tc>
          <w:tcPr>
            <w:tcW w:w="515" w:type="pct"/>
          </w:tcPr>
          <w:p w14:paraId="392B69FD" w14:textId="3D083B24" w:rsidR="001B04F6" w:rsidRPr="00EF32BE" w:rsidRDefault="001B04F6" w:rsidP="001B04F6">
            <w:pPr>
              <w:pStyle w:val="GOSTTablenorm"/>
              <w:rPr>
                <w:highlight w:val="yellow"/>
              </w:rPr>
            </w:pPr>
            <w:r w:rsidRPr="00EF32BE">
              <w:rPr>
                <w:highlight w:val="yellow"/>
              </w:rPr>
              <w:t xml:space="preserve">Том 1 п. </w:t>
            </w:r>
            <w:r>
              <w:rPr>
                <w:highlight w:val="yellow"/>
              </w:rPr>
              <w:fldChar w:fldCharType="begin"/>
            </w:r>
            <w:r>
              <w:rPr>
                <w:highlight w:val="yellow"/>
              </w:rPr>
              <w:instrText xml:space="preserve"> REF _Ref154665964 \r \h </w:instrText>
            </w:r>
            <w:r>
              <w:rPr>
                <w:highlight w:val="yellow"/>
              </w:rPr>
            </w:r>
            <w:r>
              <w:rPr>
                <w:highlight w:val="yellow"/>
              </w:rPr>
              <w:fldChar w:fldCharType="separate"/>
            </w:r>
            <w:r>
              <w:rPr>
                <w:highlight w:val="yellow"/>
              </w:rPr>
              <w:t>17</w:t>
            </w:r>
            <w:r>
              <w:rPr>
                <w:highlight w:val="yellow"/>
              </w:rPr>
              <w:fldChar w:fldCharType="end"/>
            </w:r>
          </w:p>
        </w:tc>
      </w:tr>
      <w:tr w:rsidR="001B04F6" w:rsidRPr="00B9499D" w14:paraId="197316F8" w14:textId="518DDA4A" w:rsidTr="00707989">
        <w:tc>
          <w:tcPr>
            <w:tcW w:w="220" w:type="pct"/>
          </w:tcPr>
          <w:p w14:paraId="51ECF124" w14:textId="77777777" w:rsidR="001B04F6" w:rsidRPr="00670B7E" w:rsidRDefault="001B04F6" w:rsidP="001B04F6">
            <w:pPr>
              <w:pStyle w:val="GOSTTableListNum1"/>
            </w:pPr>
          </w:p>
        </w:tc>
        <w:tc>
          <w:tcPr>
            <w:tcW w:w="785" w:type="pct"/>
          </w:tcPr>
          <w:p w14:paraId="09EBD79C" w14:textId="7B1E371F" w:rsidR="001B04F6" w:rsidRPr="008610D2" w:rsidRDefault="001B04F6" w:rsidP="001B04F6">
            <w:pPr>
              <w:pStyle w:val="GOSTTablenorm"/>
            </w:pPr>
            <w:r w:rsidRPr="008610D2">
              <w:rPr>
                <w:bCs/>
                <w:lang w:val="en-US"/>
              </w:rPr>
              <w:t>COMPLY</w:t>
            </w:r>
          </w:p>
        </w:tc>
        <w:tc>
          <w:tcPr>
            <w:tcW w:w="950" w:type="pct"/>
          </w:tcPr>
          <w:p w14:paraId="37BB33DE" w14:textId="328B4BAF" w:rsidR="001B04F6" w:rsidRPr="008610D2" w:rsidRDefault="001B04F6" w:rsidP="001B04F6">
            <w:pPr>
              <w:pStyle w:val="GOSTTablenorm"/>
            </w:pPr>
            <w:r w:rsidRPr="008610D2">
              <w:t>Запрос на изменение записей справочника «Исключения при проверке записей учета»</w:t>
            </w:r>
          </w:p>
        </w:tc>
        <w:tc>
          <w:tcPr>
            <w:tcW w:w="988" w:type="pct"/>
          </w:tcPr>
          <w:p w14:paraId="23C1AE55" w14:textId="71625F62" w:rsidR="001B04F6" w:rsidRPr="008610D2" w:rsidRDefault="001B04F6" w:rsidP="001B04F6">
            <w:pPr>
              <w:pStyle w:val="GOSTTablenorm"/>
            </w:pPr>
            <w:r w:rsidRPr="00B9499D">
              <w:rPr>
                <w:lang w:val="en-US"/>
              </w:rPr>
              <w:t>-</w:t>
            </w:r>
          </w:p>
        </w:tc>
        <w:tc>
          <w:tcPr>
            <w:tcW w:w="813" w:type="pct"/>
          </w:tcPr>
          <w:p w14:paraId="5849AED2" w14:textId="09AB270A" w:rsidR="001B04F6" w:rsidRPr="008610D2" w:rsidRDefault="001B04F6" w:rsidP="001B04F6">
            <w:pPr>
              <w:pStyle w:val="GOSTTablenorm"/>
            </w:pPr>
            <w:r w:rsidRPr="00D94D12">
              <w:t>-</w:t>
            </w:r>
          </w:p>
        </w:tc>
        <w:tc>
          <w:tcPr>
            <w:tcW w:w="729" w:type="pct"/>
          </w:tcPr>
          <w:p w14:paraId="3FB289BF" w14:textId="77777777" w:rsidR="001B04F6" w:rsidRPr="005C6BDA" w:rsidRDefault="001B04F6" w:rsidP="001B04F6">
            <w:pPr>
              <w:pStyle w:val="GOSTTablenorm"/>
              <w:suppressAutoHyphens/>
              <w:rPr>
                <w:ins w:id="512" w:author="Сатлер Марина Викторовна" w:date="2024-10-04T16:13:00Z"/>
              </w:rPr>
            </w:pPr>
            <w:ins w:id="513" w:author="Сатлер Марина Викторовна" w:date="2024-10-04T16:13:00Z">
              <w:r>
                <w:t>ПУР 01</w:t>
              </w:r>
              <w:r w:rsidRPr="00B9499D">
                <w:t xml:space="preserve"> ЭБ</w:t>
              </w:r>
            </w:ins>
          </w:p>
          <w:p w14:paraId="01382EEF" w14:textId="636D34AE" w:rsidR="001B04F6" w:rsidRDefault="001B04F6" w:rsidP="001B04F6">
            <w:pPr>
              <w:pStyle w:val="GOSTTablenorm"/>
            </w:pPr>
            <w:r w:rsidRPr="00B9499D">
              <w:t>ПУР 03 ЭБ</w:t>
            </w:r>
          </w:p>
          <w:p w14:paraId="4F590BAA" w14:textId="730F88EA" w:rsidR="001B04F6" w:rsidRPr="005C6BDA" w:rsidRDefault="001B04F6" w:rsidP="001B04F6">
            <w:pPr>
              <w:pStyle w:val="GOSTTablenorm"/>
            </w:pPr>
            <w:r w:rsidRPr="00B9499D">
              <w:t>ПУР 05 ЭБ</w:t>
            </w:r>
          </w:p>
          <w:p w14:paraId="2614AFF8" w14:textId="77777777" w:rsidR="001B04F6" w:rsidRDefault="001B04F6" w:rsidP="001B04F6">
            <w:pPr>
              <w:pStyle w:val="GOSTTablenorm"/>
            </w:pPr>
            <w:r w:rsidRPr="00C5191C">
              <w:t>ПУИО ЭБ</w:t>
            </w:r>
          </w:p>
          <w:p w14:paraId="1C2FDDC2" w14:textId="77777777" w:rsidR="001B04F6" w:rsidRPr="000D276B" w:rsidRDefault="001B04F6" w:rsidP="001B04F6">
            <w:pPr>
              <w:pStyle w:val="GOSTTablenorm"/>
            </w:pPr>
            <w:r w:rsidRPr="00D96503">
              <w:t>ПУДС ЭБ</w:t>
            </w:r>
          </w:p>
          <w:p w14:paraId="749712BA" w14:textId="58FC12A0" w:rsidR="001B04F6" w:rsidRDefault="001B04F6" w:rsidP="001B04F6">
            <w:pPr>
              <w:pStyle w:val="GOSTTablenorm"/>
              <w:rPr>
                <w:ins w:id="514" w:author="Сказецкая Наталья Камилевна" w:date="2024-02-13T20:59:00Z"/>
                <w:highlight w:val="yellow"/>
              </w:rPr>
            </w:pPr>
            <w:r w:rsidRPr="005027E8">
              <w:rPr>
                <w:highlight w:val="yellow"/>
              </w:rPr>
              <w:t>ПУД ЭБ</w:t>
            </w:r>
          </w:p>
          <w:p w14:paraId="596364DB" w14:textId="28146E8F" w:rsidR="001B04F6" w:rsidRPr="005027E8" w:rsidRDefault="001B04F6" w:rsidP="001B04F6">
            <w:pPr>
              <w:pStyle w:val="GOSTTablenorm"/>
              <w:rPr>
                <w:highlight w:val="yellow"/>
              </w:rPr>
            </w:pPr>
            <w:ins w:id="515" w:author="Сказецкая Наталья Камилевна" w:date="2024-02-13T20:59:00Z">
              <w:r>
                <w:rPr>
                  <w:highlight w:val="yellow"/>
                </w:rPr>
                <w:t>ПУР КС ЭБ</w:t>
              </w:r>
            </w:ins>
          </w:p>
          <w:p w14:paraId="1DC4941E" w14:textId="61632131" w:rsidR="001B04F6" w:rsidRPr="00D96503" w:rsidRDefault="001B04F6" w:rsidP="001B04F6">
            <w:pPr>
              <w:pStyle w:val="GOSTTablenorm"/>
            </w:pPr>
            <w:r>
              <w:rPr>
                <w:highlight w:val="yellow"/>
              </w:rPr>
              <w:t xml:space="preserve">ПУР </w:t>
            </w:r>
            <w:r w:rsidRPr="005027E8">
              <w:rPr>
                <w:highlight w:val="yellow"/>
              </w:rPr>
              <w:t>АУ/БУ ЭБ</w:t>
            </w:r>
          </w:p>
        </w:tc>
        <w:tc>
          <w:tcPr>
            <w:tcW w:w="515" w:type="pct"/>
          </w:tcPr>
          <w:p w14:paraId="49FC1862" w14:textId="0AA9AA71" w:rsidR="001B04F6" w:rsidRPr="00EF32BE" w:rsidRDefault="001B04F6" w:rsidP="001B04F6">
            <w:pPr>
              <w:pStyle w:val="GOSTTablenorm"/>
              <w:rPr>
                <w:highlight w:val="yellow"/>
              </w:rPr>
            </w:pPr>
            <w:ins w:id="516" w:author="Сатлер Марина Викторовна" w:date="2024-10-04T16:13:00Z">
              <w:r w:rsidRPr="004158B6">
                <w:rPr>
                  <w:highlight w:val="yellow"/>
                </w:rPr>
                <w:t>Том 8 п.</w:t>
              </w:r>
              <w:r>
                <w:rPr>
                  <w:highlight w:val="yellow"/>
                </w:rPr>
                <w:t>7</w:t>
              </w:r>
            </w:ins>
            <w:del w:id="517" w:author="Сатлер Марина Викторовна" w:date="2024-10-04T16:13:00Z">
              <w:r w:rsidRPr="00EF32BE" w:rsidDel="0015202C">
                <w:rPr>
                  <w:highlight w:val="yellow"/>
                </w:rPr>
                <w:delText xml:space="preserve">Том 1 п. </w:delText>
              </w:r>
              <w:r w:rsidRPr="00EF32BE" w:rsidDel="0015202C">
                <w:rPr>
                  <w:highlight w:val="yellow"/>
                </w:rPr>
                <w:fldChar w:fldCharType="begin"/>
              </w:r>
              <w:r w:rsidRPr="00EF32BE" w:rsidDel="0015202C">
                <w:rPr>
                  <w:highlight w:val="yellow"/>
                </w:rPr>
                <w:delInstrText xml:space="preserve"> REF _Ref144295375 \n \h  \* MERGEFORMAT </w:delInstrText>
              </w:r>
              <w:r w:rsidRPr="00EF32BE" w:rsidDel="0015202C">
                <w:rPr>
                  <w:highlight w:val="yellow"/>
                </w:rPr>
              </w:r>
              <w:r w:rsidRPr="00EF32BE" w:rsidDel="0015202C">
                <w:rPr>
                  <w:highlight w:val="yellow"/>
                </w:rPr>
                <w:fldChar w:fldCharType="separate"/>
              </w:r>
              <w:r w:rsidDel="0015202C">
                <w:rPr>
                  <w:highlight w:val="yellow"/>
                </w:rPr>
                <w:delText>22</w:delText>
              </w:r>
              <w:r w:rsidRPr="00EF32BE" w:rsidDel="0015202C">
                <w:rPr>
                  <w:highlight w:val="yellow"/>
                </w:rPr>
                <w:fldChar w:fldCharType="end"/>
              </w:r>
            </w:del>
          </w:p>
        </w:tc>
      </w:tr>
      <w:tr w:rsidR="001B04F6" w:rsidRPr="00B9499D" w14:paraId="7A810421" w14:textId="674036B9" w:rsidTr="00707989">
        <w:tc>
          <w:tcPr>
            <w:tcW w:w="220" w:type="pct"/>
          </w:tcPr>
          <w:p w14:paraId="57836AAC" w14:textId="77777777" w:rsidR="001B04F6" w:rsidRPr="00670B7E" w:rsidRDefault="001B04F6" w:rsidP="001B04F6">
            <w:pPr>
              <w:pStyle w:val="GOSTTableListNum1"/>
            </w:pPr>
          </w:p>
        </w:tc>
        <w:tc>
          <w:tcPr>
            <w:tcW w:w="785" w:type="pct"/>
          </w:tcPr>
          <w:p w14:paraId="67A029AA" w14:textId="0B2E1366" w:rsidR="001B04F6" w:rsidRPr="008610D2" w:rsidRDefault="001B04F6" w:rsidP="001B04F6">
            <w:pPr>
              <w:pStyle w:val="GOSTTablenorm"/>
              <w:rPr>
                <w:bCs/>
                <w:lang w:val="en-US"/>
              </w:rPr>
            </w:pPr>
            <w:r w:rsidRPr="00BC7656">
              <w:rPr>
                <w:bCs/>
                <w:lang w:val="en-US"/>
              </w:rPr>
              <w:t>UNLOADING</w:t>
            </w:r>
          </w:p>
        </w:tc>
        <w:tc>
          <w:tcPr>
            <w:tcW w:w="950" w:type="pct"/>
          </w:tcPr>
          <w:p w14:paraId="066B5A9E" w14:textId="46908155" w:rsidR="001B04F6" w:rsidRPr="008610D2" w:rsidRDefault="001B04F6" w:rsidP="001B04F6">
            <w:pPr>
              <w:pStyle w:val="GOSTTablenorm"/>
            </w:pPr>
            <w:r w:rsidRPr="008610D2">
              <w:t xml:space="preserve">Запрос на </w:t>
            </w:r>
            <w:r>
              <w:t>экспорт</w:t>
            </w:r>
            <w:r w:rsidRPr="008610D2">
              <w:t xml:space="preserve"> записей справочника «Исключения при проверке записей учета»</w:t>
            </w:r>
          </w:p>
        </w:tc>
        <w:tc>
          <w:tcPr>
            <w:tcW w:w="988" w:type="pct"/>
          </w:tcPr>
          <w:p w14:paraId="5F801C8A" w14:textId="34E72937" w:rsidR="001B04F6" w:rsidRPr="00B9499D" w:rsidRDefault="001B04F6" w:rsidP="001B04F6">
            <w:pPr>
              <w:pStyle w:val="GOSTTablenorm"/>
              <w:rPr>
                <w:lang w:val="en-US"/>
              </w:rPr>
            </w:pPr>
            <w:r w:rsidRPr="00B9499D">
              <w:rPr>
                <w:lang w:val="en-US"/>
              </w:rPr>
              <w:t>-</w:t>
            </w:r>
          </w:p>
        </w:tc>
        <w:tc>
          <w:tcPr>
            <w:tcW w:w="813" w:type="pct"/>
          </w:tcPr>
          <w:p w14:paraId="50D3BC5D" w14:textId="1911B1AA" w:rsidR="001B04F6" w:rsidRPr="00B9499D" w:rsidRDefault="001B04F6" w:rsidP="001B04F6">
            <w:pPr>
              <w:pStyle w:val="GOSTTablenorm"/>
              <w:rPr>
                <w:lang w:val="en-US"/>
              </w:rPr>
            </w:pPr>
            <w:r w:rsidRPr="00D94D12">
              <w:t>-</w:t>
            </w:r>
          </w:p>
        </w:tc>
        <w:tc>
          <w:tcPr>
            <w:tcW w:w="729" w:type="pct"/>
          </w:tcPr>
          <w:p w14:paraId="56658098" w14:textId="77777777" w:rsidR="001B04F6" w:rsidRPr="007B1DE7" w:rsidRDefault="001B04F6" w:rsidP="001B04F6">
            <w:pPr>
              <w:pStyle w:val="GOSTTablenorm"/>
              <w:suppressAutoHyphens/>
              <w:rPr>
                <w:ins w:id="518" w:author="Сатлер Марина Викторовна" w:date="2024-10-04T16:13:00Z"/>
                <w:lang w:val="en-US"/>
              </w:rPr>
            </w:pPr>
            <w:ins w:id="519" w:author="Сатлер Марина Викторовна" w:date="2024-10-04T16:13:00Z">
              <w:r>
                <w:t>ПУР</w:t>
              </w:r>
              <w:r w:rsidRPr="007B1DE7">
                <w:rPr>
                  <w:lang w:val="en-US"/>
                </w:rPr>
                <w:t xml:space="preserve"> 01 </w:t>
              </w:r>
              <w:r w:rsidRPr="00B9499D">
                <w:t>ЭБ</w:t>
              </w:r>
            </w:ins>
          </w:p>
          <w:p w14:paraId="3C7431FF" w14:textId="77777777" w:rsidR="001B04F6" w:rsidRPr="00A61B20" w:rsidRDefault="001B04F6" w:rsidP="001B04F6">
            <w:pPr>
              <w:pStyle w:val="GOSTTablenorm"/>
              <w:rPr>
                <w:lang w:val="en-US"/>
              </w:rPr>
            </w:pPr>
            <w:r w:rsidRPr="00B9499D">
              <w:t>ПУР</w:t>
            </w:r>
            <w:r w:rsidRPr="00A61B20">
              <w:rPr>
                <w:lang w:val="en-US"/>
              </w:rPr>
              <w:t xml:space="preserve"> 03 </w:t>
            </w:r>
            <w:r w:rsidRPr="00B9499D">
              <w:t>ЭБ</w:t>
            </w:r>
          </w:p>
          <w:p w14:paraId="596F0891" w14:textId="60FC08C8" w:rsidR="001B04F6" w:rsidRPr="00A61B20" w:rsidRDefault="001B04F6" w:rsidP="001B04F6">
            <w:pPr>
              <w:pStyle w:val="GOSTTablenorm"/>
              <w:rPr>
                <w:lang w:val="en-US"/>
              </w:rPr>
            </w:pPr>
            <w:r w:rsidRPr="00B9499D">
              <w:t>ПУР</w:t>
            </w:r>
            <w:r w:rsidRPr="00A61B20">
              <w:rPr>
                <w:lang w:val="en-US"/>
              </w:rPr>
              <w:t xml:space="preserve"> 05 </w:t>
            </w:r>
            <w:r w:rsidRPr="00B9499D">
              <w:t>ЭБ</w:t>
            </w:r>
          </w:p>
          <w:p w14:paraId="06154D48" w14:textId="77777777" w:rsidR="001B04F6" w:rsidRPr="00A61B20" w:rsidRDefault="001B04F6" w:rsidP="001B04F6">
            <w:pPr>
              <w:pStyle w:val="GOSTTablenorm"/>
              <w:rPr>
                <w:lang w:val="en-US"/>
              </w:rPr>
            </w:pPr>
            <w:r w:rsidRPr="00C5191C">
              <w:t>ПУИО</w:t>
            </w:r>
            <w:r w:rsidRPr="00A61B20">
              <w:rPr>
                <w:lang w:val="en-US"/>
              </w:rPr>
              <w:t xml:space="preserve"> </w:t>
            </w:r>
            <w:r w:rsidRPr="00C5191C">
              <w:t>ЭБ</w:t>
            </w:r>
          </w:p>
          <w:p w14:paraId="79DB5F5B" w14:textId="77777777" w:rsidR="001B04F6" w:rsidRPr="00C544EA" w:rsidRDefault="001B04F6" w:rsidP="001B04F6">
            <w:pPr>
              <w:pStyle w:val="GOSTTablenorm"/>
              <w:rPr>
                <w:lang w:val="en-US"/>
              </w:rPr>
            </w:pPr>
            <w:r w:rsidRPr="00D96503">
              <w:t>ПУДС</w:t>
            </w:r>
            <w:r w:rsidRPr="00C544EA">
              <w:rPr>
                <w:lang w:val="en-US"/>
              </w:rPr>
              <w:t xml:space="preserve"> </w:t>
            </w:r>
            <w:r w:rsidRPr="00D96503">
              <w:t>ЭБ</w:t>
            </w:r>
          </w:p>
          <w:p w14:paraId="642DBDF5" w14:textId="19104791" w:rsidR="001B04F6" w:rsidRPr="00C544EA" w:rsidRDefault="001B04F6" w:rsidP="001B04F6">
            <w:pPr>
              <w:pStyle w:val="GOSTTablenorm"/>
              <w:rPr>
                <w:ins w:id="520" w:author="Сказецкая Наталья Камилевна" w:date="2024-02-13T20:59:00Z"/>
                <w:highlight w:val="yellow"/>
                <w:lang w:val="en-US"/>
              </w:rPr>
            </w:pPr>
            <w:r w:rsidRPr="005027E8">
              <w:rPr>
                <w:highlight w:val="yellow"/>
              </w:rPr>
              <w:t>ПУД</w:t>
            </w:r>
            <w:r w:rsidRPr="00C544EA">
              <w:rPr>
                <w:highlight w:val="yellow"/>
                <w:lang w:val="en-US"/>
              </w:rPr>
              <w:t xml:space="preserve"> </w:t>
            </w:r>
            <w:r w:rsidRPr="005027E8">
              <w:rPr>
                <w:highlight w:val="yellow"/>
              </w:rPr>
              <w:t>ЭБ</w:t>
            </w:r>
          </w:p>
          <w:p w14:paraId="20963D33" w14:textId="662787DE" w:rsidR="001B04F6" w:rsidRPr="00313D50" w:rsidRDefault="001B04F6" w:rsidP="001B04F6">
            <w:pPr>
              <w:pStyle w:val="GOSTTablenorm"/>
              <w:rPr>
                <w:highlight w:val="yellow"/>
              </w:rPr>
            </w:pPr>
            <w:ins w:id="521" w:author="Сказецкая Наталья Камилевна" w:date="2024-02-13T20:59:00Z">
              <w:r>
                <w:rPr>
                  <w:highlight w:val="yellow"/>
                </w:rPr>
                <w:t>ПУР</w:t>
              </w:r>
              <w:r w:rsidRPr="00313D50">
                <w:rPr>
                  <w:highlight w:val="yellow"/>
                </w:rPr>
                <w:t xml:space="preserve"> </w:t>
              </w:r>
              <w:r>
                <w:rPr>
                  <w:highlight w:val="yellow"/>
                </w:rPr>
                <w:t>КС</w:t>
              </w:r>
              <w:r w:rsidRPr="00313D50">
                <w:rPr>
                  <w:highlight w:val="yellow"/>
                </w:rPr>
                <w:t xml:space="preserve"> </w:t>
              </w:r>
              <w:r>
                <w:rPr>
                  <w:highlight w:val="yellow"/>
                </w:rPr>
                <w:t>ЭБ</w:t>
              </w:r>
            </w:ins>
          </w:p>
          <w:p w14:paraId="65EE1AA4" w14:textId="7540F825" w:rsidR="001B04F6" w:rsidRPr="00D96503" w:rsidRDefault="001B04F6" w:rsidP="001B04F6">
            <w:pPr>
              <w:pStyle w:val="GOSTTablenorm"/>
            </w:pPr>
            <w:r>
              <w:rPr>
                <w:highlight w:val="yellow"/>
              </w:rPr>
              <w:lastRenderedPageBreak/>
              <w:t>ПУР</w:t>
            </w:r>
            <w:r w:rsidRPr="005027E8">
              <w:rPr>
                <w:highlight w:val="yellow"/>
              </w:rPr>
              <w:t xml:space="preserve"> АУ/БУ ЭБ</w:t>
            </w:r>
          </w:p>
        </w:tc>
        <w:tc>
          <w:tcPr>
            <w:tcW w:w="515" w:type="pct"/>
          </w:tcPr>
          <w:p w14:paraId="25805038" w14:textId="06C0A012" w:rsidR="001B04F6" w:rsidRPr="00EF32BE" w:rsidRDefault="001B04F6" w:rsidP="001B04F6">
            <w:pPr>
              <w:pStyle w:val="GOSTTablenorm"/>
              <w:rPr>
                <w:highlight w:val="yellow"/>
              </w:rPr>
            </w:pPr>
            <w:ins w:id="522" w:author="Сатлер Марина Викторовна" w:date="2024-10-04T16:13:00Z">
              <w:r w:rsidRPr="004158B6">
                <w:rPr>
                  <w:highlight w:val="yellow"/>
                </w:rPr>
                <w:lastRenderedPageBreak/>
                <w:t>Том 8 п.</w:t>
              </w:r>
              <w:r>
                <w:rPr>
                  <w:highlight w:val="yellow"/>
                </w:rPr>
                <w:t>8</w:t>
              </w:r>
            </w:ins>
            <w:del w:id="523" w:author="Сатлер Марина Викторовна" w:date="2024-10-04T16:13:00Z">
              <w:r w:rsidRPr="00EF32BE" w:rsidDel="0015202C">
                <w:rPr>
                  <w:highlight w:val="yellow"/>
                </w:rPr>
                <w:delText xml:space="preserve">Том 1 п. </w:delText>
              </w:r>
              <w:r w:rsidRPr="00EF32BE" w:rsidDel="0015202C">
                <w:rPr>
                  <w:highlight w:val="yellow"/>
                </w:rPr>
                <w:fldChar w:fldCharType="begin"/>
              </w:r>
              <w:r w:rsidRPr="00EF32BE" w:rsidDel="0015202C">
                <w:rPr>
                  <w:highlight w:val="yellow"/>
                </w:rPr>
                <w:delInstrText xml:space="preserve"> REF _Ref144295392 \n \h  \* MERGEFORMAT </w:delInstrText>
              </w:r>
              <w:r w:rsidRPr="00EF32BE" w:rsidDel="0015202C">
                <w:rPr>
                  <w:highlight w:val="yellow"/>
                </w:rPr>
              </w:r>
              <w:r w:rsidRPr="00EF32BE" w:rsidDel="0015202C">
                <w:rPr>
                  <w:highlight w:val="yellow"/>
                </w:rPr>
                <w:fldChar w:fldCharType="separate"/>
              </w:r>
              <w:r w:rsidDel="0015202C">
                <w:rPr>
                  <w:highlight w:val="yellow"/>
                </w:rPr>
                <w:delText>23</w:delText>
              </w:r>
              <w:r w:rsidRPr="00EF32BE" w:rsidDel="0015202C">
                <w:rPr>
                  <w:highlight w:val="yellow"/>
                </w:rPr>
                <w:fldChar w:fldCharType="end"/>
              </w:r>
            </w:del>
          </w:p>
        </w:tc>
      </w:tr>
      <w:tr w:rsidR="001B04F6" w:rsidRPr="00B9499D" w:rsidDel="00AB1C45" w14:paraId="2F6D5470" w14:textId="01859EB6" w:rsidTr="00707989">
        <w:trPr>
          <w:ins w:id="524" w:author="Сатлер Марина Викторовна" w:date="2024-10-04T16:16:00Z"/>
        </w:trPr>
        <w:tc>
          <w:tcPr>
            <w:tcW w:w="220" w:type="pct"/>
          </w:tcPr>
          <w:p w14:paraId="77C3F426" w14:textId="396F4A4B" w:rsidR="001B04F6" w:rsidRPr="00670B7E" w:rsidDel="00AB1C45" w:rsidRDefault="001B04F6" w:rsidP="001B04F6">
            <w:pPr>
              <w:pStyle w:val="GOSTTableListNum1"/>
              <w:rPr>
                <w:ins w:id="525" w:author="Сатлер Марина Викторовна" w:date="2024-10-04T16:16:00Z"/>
              </w:rPr>
            </w:pPr>
            <w:moveFromRangeStart w:id="526" w:author="Сказецкая Наталья Камилевна" w:date="2024-10-15T19:29:00Z" w:name="move179912963"/>
          </w:p>
        </w:tc>
        <w:tc>
          <w:tcPr>
            <w:tcW w:w="785" w:type="pct"/>
          </w:tcPr>
          <w:p w14:paraId="337A4932" w14:textId="7EBEECD7" w:rsidR="001B04F6" w:rsidRPr="00BC7656" w:rsidDel="00AB1C45" w:rsidRDefault="001B04F6" w:rsidP="001B04F6">
            <w:pPr>
              <w:pStyle w:val="GOSTTablenorm"/>
              <w:rPr>
                <w:ins w:id="527" w:author="Сатлер Марина Викторовна" w:date="2024-10-04T16:16:00Z"/>
                <w:bCs/>
                <w:lang w:val="en-US"/>
              </w:rPr>
            </w:pPr>
            <w:commentRangeStart w:id="528"/>
            <w:ins w:id="529" w:author="Сатлер Марина Викторовна" w:date="2024-10-04T16:16:00Z">
              <w:del w:id="530" w:author="Сказецкая Наталья Камилевна" w:date="2024-10-15T19:29:00Z">
                <w:r w:rsidRPr="00423112" w:rsidDel="00AB1C45">
                  <w:delText>DocRec</w:delText>
                </w:r>
              </w:del>
            </w:ins>
            <w:commentRangeEnd w:id="528"/>
            <w:r>
              <w:rPr>
                <w:rStyle w:val="afff4"/>
              </w:rPr>
              <w:commentReference w:id="528"/>
            </w:r>
          </w:p>
        </w:tc>
        <w:tc>
          <w:tcPr>
            <w:tcW w:w="950" w:type="pct"/>
          </w:tcPr>
          <w:p w14:paraId="7556D283" w14:textId="3DDF421A" w:rsidR="001B04F6" w:rsidRPr="008610D2" w:rsidDel="00AB1C45" w:rsidRDefault="001B04F6" w:rsidP="001B04F6">
            <w:pPr>
              <w:pStyle w:val="GOSTTablenorm"/>
              <w:rPr>
                <w:ins w:id="531" w:author="Сатлер Марина Викторовна" w:date="2024-10-04T16:16:00Z"/>
              </w:rPr>
            </w:pPr>
            <w:ins w:id="532" w:author="Сатлер Марина Викторовна" w:date="2024-10-04T16:16:00Z">
              <w:del w:id="533" w:author="Сказецкая Наталья Камилевна" w:date="2024-10-15T19:29:00Z">
                <w:r w:rsidRPr="00423112" w:rsidDel="00AB1C45">
                  <w:delText>Отчет «Подокументарная сверка (поиск удаленных документов)»</w:delText>
                </w:r>
              </w:del>
            </w:ins>
          </w:p>
        </w:tc>
        <w:tc>
          <w:tcPr>
            <w:tcW w:w="988" w:type="pct"/>
          </w:tcPr>
          <w:p w14:paraId="1ED6D325" w14:textId="101F1321" w:rsidR="001B04F6" w:rsidRPr="00AB1C45" w:rsidDel="00AB1C45" w:rsidRDefault="001B04F6" w:rsidP="001B04F6">
            <w:pPr>
              <w:pStyle w:val="GOSTTablenorm"/>
              <w:rPr>
                <w:ins w:id="534" w:author="Сатлер Марина Викторовна" w:date="2024-10-04T16:16:00Z"/>
              </w:rPr>
            </w:pPr>
            <w:ins w:id="535" w:author="Сатлер Марина Викторовна" w:date="2024-10-04T16:17:00Z">
              <w:del w:id="536" w:author="Сказецкая Наталья Камилевна" w:date="2024-10-15T19:29:00Z">
                <w:r w:rsidRPr="00B9499D" w:rsidDel="00AB1C45">
                  <w:rPr>
                    <w:lang w:val="en-US"/>
                  </w:rPr>
                  <w:delText>-</w:delText>
                </w:r>
              </w:del>
            </w:ins>
          </w:p>
        </w:tc>
        <w:tc>
          <w:tcPr>
            <w:tcW w:w="813" w:type="pct"/>
          </w:tcPr>
          <w:p w14:paraId="326EE71E" w14:textId="568C363A" w:rsidR="001B04F6" w:rsidRPr="00D94D12" w:rsidDel="00AB1C45" w:rsidRDefault="001B04F6" w:rsidP="001B04F6">
            <w:pPr>
              <w:pStyle w:val="GOSTTablenorm"/>
              <w:rPr>
                <w:ins w:id="537" w:author="Сатлер Марина Викторовна" w:date="2024-10-04T16:16:00Z"/>
              </w:rPr>
            </w:pPr>
            <w:ins w:id="538" w:author="Сатлер Марина Викторовна" w:date="2024-10-04T16:17:00Z">
              <w:del w:id="539" w:author="Сказецкая Наталья Камилевна" w:date="2024-10-15T19:29:00Z">
                <w:r w:rsidRPr="00D94D12" w:rsidDel="00AB1C45">
                  <w:delText>-</w:delText>
                </w:r>
              </w:del>
            </w:ins>
          </w:p>
        </w:tc>
        <w:tc>
          <w:tcPr>
            <w:tcW w:w="729" w:type="pct"/>
          </w:tcPr>
          <w:p w14:paraId="63A537F9" w14:textId="6919A5CB" w:rsidR="001B04F6" w:rsidDel="00AB1C45" w:rsidRDefault="001B04F6" w:rsidP="001B04F6">
            <w:pPr>
              <w:pStyle w:val="GOSTTablenorm"/>
              <w:suppressAutoHyphens/>
              <w:rPr>
                <w:ins w:id="540" w:author="Сатлер Марина Викторовна" w:date="2024-10-04T16:16:00Z"/>
              </w:rPr>
            </w:pPr>
            <w:ins w:id="541" w:author="Сатлер Марина Викторовна" w:date="2024-10-04T16:17:00Z">
              <w:del w:id="542" w:author="Сказецкая Наталья Камилевна" w:date="2024-10-15T19:29:00Z">
                <w:r w:rsidRPr="002D66BC" w:rsidDel="00AB1C45">
                  <w:delText>ПУД ЭБ</w:delText>
                </w:r>
              </w:del>
            </w:ins>
          </w:p>
        </w:tc>
        <w:tc>
          <w:tcPr>
            <w:tcW w:w="515" w:type="pct"/>
          </w:tcPr>
          <w:p w14:paraId="54612FA3" w14:textId="792AFF00" w:rsidR="001B04F6" w:rsidRPr="004158B6" w:rsidDel="00AB1C45" w:rsidRDefault="001B04F6" w:rsidP="001B04F6">
            <w:pPr>
              <w:pStyle w:val="GOSTTablenorm"/>
              <w:rPr>
                <w:ins w:id="543" w:author="Сатлер Марина Викторовна" w:date="2024-10-04T16:16:00Z"/>
                <w:highlight w:val="yellow"/>
              </w:rPr>
            </w:pPr>
            <w:ins w:id="544" w:author="Сатлер Марина Викторовна" w:date="2024-10-04T16:17:00Z">
              <w:del w:id="545" w:author="Сказецкая Наталья Камилевна" w:date="2024-10-15T19:29:00Z">
                <w:r w:rsidRPr="00092A60" w:rsidDel="00AB1C45">
                  <w:rPr>
                    <w:highlight w:val="yellow"/>
                  </w:rPr>
                  <w:delText>Том 8 п.</w:delText>
                </w:r>
                <w:r w:rsidDel="00AB1C45">
                  <w:rPr>
                    <w:highlight w:val="yellow"/>
                  </w:rPr>
                  <w:delText>9</w:delText>
                </w:r>
              </w:del>
            </w:ins>
          </w:p>
        </w:tc>
      </w:tr>
      <w:tr w:rsidR="001B04F6" w:rsidRPr="00B9499D" w:rsidDel="00AB1C45" w14:paraId="6BF9C635" w14:textId="55750EB4" w:rsidTr="00707989">
        <w:trPr>
          <w:ins w:id="546" w:author="Сатлер Марина Викторовна" w:date="2024-10-04T16:16:00Z"/>
        </w:trPr>
        <w:tc>
          <w:tcPr>
            <w:tcW w:w="220" w:type="pct"/>
          </w:tcPr>
          <w:p w14:paraId="04F5AAC3" w14:textId="7E265B65" w:rsidR="001B04F6" w:rsidRPr="00670B7E" w:rsidDel="00AB1C45" w:rsidRDefault="001B04F6" w:rsidP="001B04F6">
            <w:pPr>
              <w:pStyle w:val="GOSTTableListNum1"/>
              <w:rPr>
                <w:ins w:id="547" w:author="Сатлер Марина Викторовна" w:date="2024-10-04T16:16:00Z"/>
              </w:rPr>
            </w:pPr>
          </w:p>
        </w:tc>
        <w:tc>
          <w:tcPr>
            <w:tcW w:w="785" w:type="pct"/>
          </w:tcPr>
          <w:p w14:paraId="5FA4A2A0" w14:textId="6189B4E1" w:rsidR="001B04F6" w:rsidRPr="00BC7656" w:rsidDel="00AB1C45" w:rsidRDefault="001B04F6" w:rsidP="001B04F6">
            <w:pPr>
              <w:pStyle w:val="GOSTTablenorm"/>
              <w:rPr>
                <w:ins w:id="548" w:author="Сатлер Марина Викторовна" w:date="2024-10-04T16:16:00Z"/>
                <w:bCs/>
                <w:lang w:val="en-US"/>
              </w:rPr>
            </w:pPr>
            <w:ins w:id="549" w:author="Сатлер Марина Викторовна" w:date="2024-10-04T16:16:00Z">
              <w:del w:id="550" w:author="Сказецкая Наталья Камилевна" w:date="2024-10-15T19:29:00Z">
                <w:r w:rsidRPr="00423112" w:rsidDel="00AB1C45">
                  <w:delText>REPSDM</w:delText>
                </w:r>
              </w:del>
            </w:ins>
          </w:p>
        </w:tc>
        <w:tc>
          <w:tcPr>
            <w:tcW w:w="950" w:type="pct"/>
          </w:tcPr>
          <w:p w14:paraId="49FFBF46" w14:textId="0BEFB144" w:rsidR="001B04F6" w:rsidRPr="008610D2" w:rsidDel="00AB1C45" w:rsidRDefault="001B04F6" w:rsidP="001B04F6">
            <w:pPr>
              <w:pStyle w:val="GOSTTablenorm"/>
              <w:rPr>
                <w:ins w:id="551" w:author="Сатлер Марина Викторовна" w:date="2024-10-04T16:16:00Z"/>
              </w:rPr>
            </w:pPr>
            <w:ins w:id="552" w:author="Сатлер Марина Викторовна" w:date="2024-10-04T16:16:00Z">
              <w:del w:id="553" w:author="Сказецкая Наталья Камилевна" w:date="2024-10-15T19:29:00Z">
                <w:r w:rsidRPr="00423112" w:rsidDel="00AB1C45">
                  <w:delText>Отчет «Несоответствие состояния записей учета в витринах данных локального Датамарта и Супердатамарта»</w:delText>
                </w:r>
              </w:del>
            </w:ins>
          </w:p>
        </w:tc>
        <w:tc>
          <w:tcPr>
            <w:tcW w:w="988" w:type="pct"/>
          </w:tcPr>
          <w:p w14:paraId="7359B086" w14:textId="3EF5A289" w:rsidR="001B04F6" w:rsidRPr="007B1DE7" w:rsidDel="00AB1C45" w:rsidRDefault="001B04F6" w:rsidP="001B04F6">
            <w:pPr>
              <w:pStyle w:val="GOSTTablenorm"/>
              <w:rPr>
                <w:ins w:id="554" w:author="Сатлер Марина Викторовна" w:date="2024-10-04T16:16:00Z"/>
              </w:rPr>
            </w:pPr>
            <w:ins w:id="555" w:author="Сатлер Марина Викторовна" w:date="2024-10-04T16:17:00Z">
              <w:del w:id="556" w:author="Сказецкая Наталья Камилевна" w:date="2024-10-15T19:29:00Z">
                <w:r w:rsidRPr="00B9499D" w:rsidDel="00AB1C45">
                  <w:rPr>
                    <w:lang w:val="en-US"/>
                  </w:rPr>
                  <w:delText>-</w:delText>
                </w:r>
              </w:del>
            </w:ins>
          </w:p>
        </w:tc>
        <w:tc>
          <w:tcPr>
            <w:tcW w:w="813" w:type="pct"/>
          </w:tcPr>
          <w:p w14:paraId="52D60B8D" w14:textId="0E6BB501" w:rsidR="001B04F6" w:rsidRPr="00D94D12" w:rsidDel="00AB1C45" w:rsidRDefault="001B04F6" w:rsidP="001B04F6">
            <w:pPr>
              <w:pStyle w:val="GOSTTablenorm"/>
              <w:rPr>
                <w:ins w:id="557" w:author="Сатлер Марина Викторовна" w:date="2024-10-04T16:16:00Z"/>
              </w:rPr>
            </w:pPr>
            <w:ins w:id="558" w:author="Сатлер Марина Викторовна" w:date="2024-10-04T16:17:00Z">
              <w:del w:id="559" w:author="Сказецкая Наталья Камилевна" w:date="2024-10-15T19:29:00Z">
                <w:r w:rsidRPr="00D94D12" w:rsidDel="00AB1C45">
                  <w:delText>-</w:delText>
                </w:r>
              </w:del>
            </w:ins>
          </w:p>
        </w:tc>
        <w:tc>
          <w:tcPr>
            <w:tcW w:w="729" w:type="pct"/>
          </w:tcPr>
          <w:p w14:paraId="7885F843" w14:textId="3B176692" w:rsidR="001B04F6" w:rsidDel="00AB1C45" w:rsidRDefault="001B04F6" w:rsidP="001B04F6">
            <w:pPr>
              <w:pStyle w:val="GOSTTablenorm"/>
              <w:suppressAutoHyphens/>
              <w:rPr>
                <w:ins w:id="560" w:author="Сатлер Марина Викторовна" w:date="2024-10-04T16:16:00Z"/>
              </w:rPr>
            </w:pPr>
            <w:ins w:id="561" w:author="Сатлер Марина Викторовна" w:date="2024-10-04T16:17:00Z">
              <w:del w:id="562" w:author="Сказецкая Наталья Камилевна" w:date="2024-10-15T19:29:00Z">
                <w:r w:rsidRPr="003A610A" w:rsidDel="00AB1C45">
                  <w:delText>ПУИО ЭБ</w:delText>
                </w:r>
              </w:del>
            </w:ins>
          </w:p>
        </w:tc>
        <w:tc>
          <w:tcPr>
            <w:tcW w:w="515" w:type="pct"/>
          </w:tcPr>
          <w:p w14:paraId="46920C97" w14:textId="678431BD" w:rsidR="001B04F6" w:rsidRPr="004158B6" w:rsidDel="00AB1C45" w:rsidRDefault="001B04F6" w:rsidP="001B04F6">
            <w:pPr>
              <w:pStyle w:val="GOSTTablenorm"/>
              <w:rPr>
                <w:ins w:id="563" w:author="Сатлер Марина Викторовна" w:date="2024-10-04T16:16:00Z"/>
                <w:highlight w:val="yellow"/>
              </w:rPr>
            </w:pPr>
            <w:ins w:id="564" w:author="Сатлер Марина Викторовна" w:date="2024-10-04T16:17:00Z">
              <w:del w:id="565" w:author="Сказецкая Наталья Камилевна" w:date="2024-10-15T19:29:00Z">
                <w:r w:rsidRPr="00092A60" w:rsidDel="00AB1C45">
                  <w:rPr>
                    <w:highlight w:val="yellow"/>
                  </w:rPr>
                  <w:delText>Том 8 п.</w:delText>
                </w:r>
                <w:r w:rsidDel="00AB1C45">
                  <w:rPr>
                    <w:highlight w:val="yellow"/>
                  </w:rPr>
                  <w:delText>10</w:delText>
                </w:r>
              </w:del>
            </w:ins>
          </w:p>
        </w:tc>
      </w:tr>
      <w:tr w:rsidR="001B04F6" w:rsidRPr="00B9499D" w:rsidDel="00AB1C45" w14:paraId="769603BE" w14:textId="09F670E4" w:rsidTr="00707989">
        <w:trPr>
          <w:ins w:id="566" w:author="Сатлер Марина Викторовна" w:date="2024-10-04T16:16:00Z"/>
        </w:trPr>
        <w:tc>
          <w:tcPr>
            <w:tcW w:w="220" w:type="pct"/>
          </w:tcPr>
          <w:p w14:paraId="6A13BBE9" w14:textId="06C1F094" w:rsidR="001B04F6" w:rsidRPr="00670B7E" w:rsidDel="00AB1C45" w:rsidRDefault="001B04F6" w:rsidP="001B04F6">
            <w:pPr>
              <w:pStyle w:val="GOSTTableListNum1"/>
              <w:rPr>
                <w:ins w:id="567" w:author="Сатлер Марина Викторовна" w:date="2024-10-04T16:16:00Z"/>
              </w:rPr>
            </w:pPr>
          </w:p>
        </w:tc>
        <w:tc>
          <w:tcPr>
            <w:tcW w:w="785" w:type="pct"/>
          </w:tcPr>
          <w:p w14:paraId="121CB882" w14:textId="2E3EC47C" w:rsidR="001B04F6" w:rsidRPr="007B1DE7" w:rsidDel="00AB1C45" w:rsidRDefault="001B04F6" w:rsidP="001B04F6">
            <w:pPr>
              <w:pStyle w:val="GOSTTablenorm"/>
              <w:rPr>
                <w:ins w:id="568" w:author="Сатлер Марина Викторовна" w:date="2024-10-04T16:16:00Z"/>
                <w:bCs/>
              </w:rPr>
            </w:pPr>
            <w:ins w:id="569" w:author="Сатлер Марина Викторовна" w:date="2024-10-04T16:17:00Z">
              <w:del w:id="570" w:author="Сказецкая Наталья Камилевна" w:date="2024-10-15T19:29:00Z">
                <w:r w:rsidDel="00AB1C45">
                  <w:delText>NCSDM</w:delText>
                </w:r>
              </w:del>
            </w:ins>
          </w:p>
        </w:tc>
        <w:tc>
          <w:tcPr>
            <w:tcW w:w="950" w:type="pct"/>
          </w:tcPr>
          <w:p w14:paraId="72DF050D" w14:textId="2FDB4E25" w:rsidR="001B04F6" w:rsidRPr="008610D2" w:rsidDel="00AB1C45" w:rsidRDefault="001B04F6" w:rsidP="001B04F6">
            <w:pPr>
              <w:pStyle w:val="GOSTTablenorm"/>
              <w:rPr>
                <w:ins w:id="571" w:author="Сатлер Марина Викторовна" w:date="2024-10-04T16:16:00Z"/>
              </w:rPr>
            </w:pPr>
            <w:ins w:id="572" w:author="Сатлер Марина Викторовна" w:date="2024-10-04T16:17:00Z">
              <w:del w:id="573" w:author="Сказецкая Наталья Камилевна" w:date="2024-10-15T19:29:00Z">
                <w:r w:rsidDel="00AB1C45">
                  <w:delText>Отчет «</w:delText>
                </w:r>
                <w:r w:rsidRPr="00A61223" w:rsidDel="00AB1C45">
                  <w:delText>Неконсистентность данных локального Датамарта и Супердатамарта</w:delText>
                </w:r>
                <w:r w:rsidDel="00AB1C45">
                  <w:delText>»</w:delText>
                </w:r>
              </w:del>
            </w:ins>
          </w:p>
        </w:tc>
        <w:tc>
          <w:tcPr>
            <w:tcW w:w="988" w:type="pct"/>
          </w:tcPr>
          <w:p w14:paraId="70D1BBE8" w14:textId="58DB32B7" w:rsidR="001B04F6" w:rsidRPr="007B1DE7" w:rsidDel="00AB1C45" w:rsidRDefault="001B04F6" w:rsidP="001B04F6">
            <w:pPr>
              <w:pStyle w:val="GOSTTablenorm"/>
              <w:rPr>
                <w:ins w:id="574" w:author="Сатлер Марина Викторовна" w:date="2024-10-04T16:16:00Z"/>
              </w:rPr>
            </w:pPr>
            <w:ins w:id="575" w:author="Сатлер Марина Викторовна" w:date="2024-10-04T16:17:00Z">
              <w:del w:id="576" w:author="Сказецкая Наталья Камилевна" w:date="2024-10-15T19:29:00Z">
                <w:r w:rsidRPr="00B9499D" w:rsidDel="00AB1C45">
                  <w:rPr>
                    <w:lang w:val="en-US"/>
                  </w:rPr>
                  <w:delText>-</w:delText>
                </w:r>
              </w:del>
            </w:ins>
          </w:p>
        </w:tc>
        <w:tc>
          <w:tcPr>
            <w:tcW w:w="813" w:type="pct"/>
          </w:tcPr>
          <w:p w14:paraId="39229A9C" w14:textId="5C3F07A3" w:rsidR="001B04F6" w:rsidRPr="00D94D12" w:rsidDel="00AB1C45" w:rsidRDefault="001B04F6" w:rsidP="001B04F6">
            <w:pPr>
              <w:pStyle w:val="GOSTTablenorm"/>
              <w:rPr>
                <w:ins w:id="577" w:author="Сатлер Марина Викторовна" w:date="2024-10-04T16:16:00Z"/>
              </w:rPr>
            </w:pPr>
            <w:ins w:id="578" w:author="Сатлер Марина Викторовна" w:date="2024-10-04T16:17:00Z">
              <w:del w:id="579" w:author="Сказецкая Наталья Камилевна" w:date="2024-10-15T19:29:00Z">
                <w:r w:rsidRPr="00D94D12" w:rsidDel="00AB1C45">
                  <w:delText>-</w:delText>
                </w:r>
              </w:del>
            </w:ins>
          </w:p>
        </w:tc>
        <w:tc>
          <w:tcPr>
            <w:tcW w:w="729" w:type="pct"/>
          </w:tcPr>
          <w:p w14:paraId="7F9218BA" w14:textId="3024253D" w:rsidR="001B04F6" w:rsidDel="00AB1C45" w:rsidRDefault="001B04F6" w:rsidP="001B04F6">
            <w:pPr>
              <w:pStyle w:val="GOSTTablenorm"/>
              <w:suppressAutoHyphens/>
              <w:rPr>
                <w:ins w:id="580" w:author="Сатлер Марина Викторовна" w:date="2024-10-04T16:16:00Z"/>
              </w:rPr>
            </w:pPr>
            <w:ins w:id="581" w:author="Сатлер Марина Викторовна" w:date="2024-10-04T16:17:00Z">
              <w:del w:id="582" w:author="Сказецкая Наталья Камилевна" w:date="2024-10-15T19:29:00Z">
                <w:r w:rsidRPr="003A610A" w:rsidDel="00AB1C45">
                  <w:delText>ПУИО ЭБ</w:delText>
                </w:r>
              </w:del>
            </w:ins>
          </w:p>
        </w:tc>
        <w:tc>
          <w:tcPr>
            <w:tcW w:w="515" w:type="pct"/>
          </w:tcPr>
          <w:p w14:paraId="22CB9168" w14:textId="6B893656" w:rsidR="001B04F6" w:rsidRPr="004158B6" w:rsidDel="00AB1C45" w:rsidRDefault="001B04F6" w:rsidP="001B04F6">
            <w:pPr>
              <w:pStyle w:val="GOSTTablenorm"/>
              <w:rPr>
                <w:ins w:id="583" w:author="Сатлер Марина Викторовна" w:date="2024-10-04T16:16:00Z"/>
                <w:highlight w:val="yellow"/>
              </w:rPr>
            </w:pPr>
            <w:ins w:id="584" w:author="Сатлер Марина Викторовна" w:date="2024-10-04T16:17:00Z">
              <w:del w:id="585" w:author="Сказецкая Наталья Камилевна" w:date="2024-10-15T19:29:00Z">
                <w:r w:rsidRPr="00092A60" w:rsidDel="00AB1C45">
                  <w:rPr>
                    <w:highlight w:val="yellow"/>
                  </w:rPr>
                  <w:delText>Том 8 п.</w:delText>
                </w:r>
                <w:r w:rsidDel="00AB1C45">
                  <w:rPr>
                    <w:highlight w:val="yellow"/>
                  </w:rPr>
                  <w:delText>11</w:delText>
                </w:r>
              </w:del>
            </w:ins>
          </w:p>
        </w:tc>
      </w:tr>
      <w:tr w:rsidR="001B04F6" w:rsidRPr="00B9499D" w:rsidDel="00AB1C45" w14:paraId="49D00AB2" w14:textId="51B350B1" w:rsidTr="00707989">
        <w:trPr>
          <w:ins w:id="586" w:author="Сатлер Марина Викторовна" w:date="2024-10-04T16:16:00Z"/>
        </w:trPr>
        <w:tc>
          <w:tcPr>
            <w:tcW w:w="220" w:type="pct"/>
          </w:tcPr>
          <w:p w14:paraId="2F621CE7" w14:textId="4E5580D1" w:rsidR="001B04F6" w:rsidRPr="00670B7E" w:rsidDel="00AB1C45" w:rsidRDefault="001B04F6" w:rsidP="001B04F6">
            <w:pPr>
              <w:pStyle w:val="GOSTTableListNum1"/>
              <w:rPr>
                <w:ins w:id="587" w:author="Сатлер Марина Викторовна" w:date="2024-10-04T16:16:00Z"/>
              </w:rPr>
            </w:pPr>
          </w:p>
        </w:tc>
        <w:tc>
          <w:tcPr>
            <w:tcW w:w="785" w:type="pct"/>
          </w:tcPr>
          <w:p w14:paraId="61FB966B" w14:textId="29C069CC" w:rsidR="001B04F6" w:rsidRPr="007B1DE7" w:rsidDel="00AB1C45" w:rsidRDefault="001B04F6" w:rsidP="001B04F6">
            <w:pPr>
              <w:pStyle w:val="GOSTTablenorm"/>
              <w:rPr>
                <w:ins w:id="588" w:author="Сатлер Марина Викторовна" w:date="2024-10-04T16:16:00Z"/>
                <w:bCs/>
              </w:rPr>
            </w:pPr>
            <w:ins w:id="589" w:author="Сатлер Марина Викторовна" w:date="2024-10-04T16:17:00Z">
              <w:del w:id="590" w:author="Сказецкая Наталья Камилевна" w:date="2024-10-15T19:29:00Z">
                <w:r w:rsidRPr="00D56138" w:rsidDel="00AB1C45">
                  <w:delText>InternalCalc</w:delText>
                </w:r>
              </w:del>
            </w:ins>
          </w:p>
        </w:tc>
        <w:tc>
          <w:tcPr>
            <w:tcW w:w="950" w:type="pct"/>
          </w:tcPr>
          <w:p w14:paraId="0BC6722C" w14:textId="61BC320F" w:rsidR="001B04F6" w:rsidRPr="008610D2" w:rsidDel="00AB1C45" w:rsidRDefault="001B04F6" w:rsidP="001B04F6">
            <w:pPr>
              <w:pStyle w:val="GOSTTablenorm"/>
              <w:rPr>
                <w:ins w:id="591" w:author="Сатлер Марина Викторовна" w:date="2024-10-04T16:16:00Z"/>
              </w:rPr>
            </w:pPr>
            <w:ins w:id="592" w:author="Сатлер Марина Викторовна" w:date="2024-10-04T16:17:00Z">
              <w:del w:id="593" w:author="Сказецкая Наталья Камилевна" w:date="2024-10-15T19:29:00Z">
                <w:r w:rsidDel="00AB1C45">
                  <w:delText>О</w:delText>
                </w:r>
                <w:r w:rsidRPr="00D56138" w:rsidDel="00AB1C45">
                  <w:delText>тчет «Сверка внутренних расчетов между ТОФК (по счету 3410 «Внутриказначейские расчеты»)»</w:delText>
                </w:r>
                <w:r w:rsidRPr="008610D2" w:rsidDel="00AB1C45">
                  <w:delText xml:space="preserve"> </w:delText>
                </w:r>
              </w:del>
            </w:ins>
          </w:p>
        </w:tc>
        <w:tc>
          <w:tcPr>
            <w:tcW w:w="988" w:type="pct"/>
          </w:tcPr>
          <w:p w14:paraId="5716B9A8" w14:textId="2BB77FDF" w:rsidR="001B04F6" w:rsidRPr="007B1DE7" w:rsidDel="00AB1C45" w:rsidRDefault="001B04F6" w:rsidP="001B04F6">
            <w:pPr>
              <w:pStyle w:val="GOSTTablenorm"/>
              <w:rPr>
                <w:ins w:id="594" w:author="Сатлер Марина Викторовна" w:date="2024-10-04T16:16:00Z"/>
              </w:rPr>
            </w:pPr>
            <w:ins w:id="595" w:author="Сатлер Марина Викторовна" w:date="2024-10-04T16:17:00Z">
              <w:del w:id="596" w:author="Сказецкая Наталья Камилевна" w:date="2024-10-15T19:29:00Z">
                <w:r w:rsidRPr="00B9499D" w:rsidDel="00AB1C45">
                  <w:rPr>
                    <w:lang w:val="en-US"/>
                  </w:rPr>
                  <w:delText>-</w:delText>
                </w:r>
              </w:del>
            </w:ins>
          </w:p>
        </w:tc>
        <w:tc>
          <w:tcPr>
            <w:tcW w:w="813" w:type="pct"/>
          </w:tcPr>
          <w:p w14:paraId="1DDD3A4D" w14:textId="64041DB9" w:rsidR="001B04F6" w:rsidRPr="00D94D12" w:rsidDel="00AB1C45" w:rsidRDefault="001B04F6" w:rsidP="001B04F6">
            <w:pPr>
              <w:pStyle w:val="GOSTTablenorm"/>
              <w:rPr>
                <w:ins w:id="597" w:author="Сатлер Марина Викторовна" w:date="2024-10-04T16:16:00Z"/>
              </w:rPr>
            </w:pPr>
            <w:ins w:id="598" w:author="Сатлер Марина Викторовна" w:date="2024-10-04T16:17:00Z">
              <w:del w:id="599" w:author="Сказецкая Наталья Камилевна" w:date="2024-10-15T19:29:00Z">
                <w:r w:rsidRPr="00D94D12" w:rsidDel="00AB1C45">
                  <w:delText>-</w:delText>
                </w:r>
              </w:del>
            </w:ins>
          </w:p>
        </w:tc>
        <w:tc>
          <w:tcPr>
            <w:tcW w:w="729" w:type="pct"/>
          </w:tcPr>
          <w:p w14:paraId="4B124E66" w14:textId="1304A051" w:rsidR="001B04F6" w:rsidDel="00AB1C45" w:rsidRDefault="001B04F6" w:rsidP="001B04F6">
            <w:pPr>
              <w:pStyle w:val="GOSTTablenorm"/>
              <w:suppressAutoHyphens/>
              <w:rPr>
                <w:ins w:id="600" w:author="Сатлер Марина Викторовна" w:date="2024-10-04T16:16:00Z"/>
              </w:rPr>
            </w:pPr>
            <w:ins w:id="601" w:author="Сатлер Марина Викторовна" w:date="2024-10-04T16:17:00Z">
              <w:del w:id="602" w:author="Сказецкая Наталья Камилевна" w:date="2024-10-15T19:29:00Z">
                <w:r w:rsidRPr="003A610A" w:rsidDel="00AB1C45">
                  <w:delText>ПУИО ЭБ</w:delText>
                </w:r>
              </w:del>
            </w:ins>
          </w:p>
        </w:tc>
        <w:tc>
          <w:tcPr>
            <w:tcW w:w="515" w:type="pct"/>
          </w:tcPr>
          <w:p w14:paraId="18568243" w14:textId="1E30D049" w:rsidR="001B04F6" w:rsidRPr="004158B6" w:rsidDel="00AB1C45" w:rsidRDefault="001B04F6" w:rsidP="001B04F6">
            <w:pPr>
              <w:pStyle w:val="GOSTTablenorm"/>
              <w:rPr>
                <w:ins w:id="603" w:author="Сатлер Марина Викторовна" w:date="2024-10-04T16:16:00Z"/>
                <w:highlight w:val="yellow"/>
              </w:rPr>
            </w:pPr>
            <w:ins w:id="604" w:author="Сатлер Марина Викторовна" w:date="2024-10-04T16:17:00Z">
              <w:del w:id="605" w:author="Сказецкая Наталья Камилевна" w:date="2024-10-15T19:29:00Z">
                <w:r w:rsidRPr="00092A60" w:rsidDel="00AB1C45">
                  <w:rPr>
                    <w:highlight w:val="yellow"/>
                  </w:rPr>
                  <w:delText>Том 8 п.</w:delText>
                </w:r>
                <w:r w:rsidDel="00AB1C45">
                  <w:rPr>
                    <w:highlight w:val="yellow"/>
                  </w:rPr>
                  <w:delText>12</w:delText>
                </w:r>
              </w:del>
            </w:ins>
          </w:p>
        </w:tc>
      </w:tr>
      <w:tr w:rsidR="001B04F6" w:rsidRPr="00B9499D" w:rsidDel="00AB1C45" w14:paraId="4EAD4DA6" w14:textId="3F898511" w:rsidTr="00707989">
        <w:trPr>
          <w:ins w:id="606" w:author="Сатлер Марина Викторовна" w:date="2024-10-04T16:16:00Z"/>
        </w:trPr>
        <w:tc>
          <w:tcPr>
            <w:tcW w:w="220" w:type="pct"/>
          </w:tcPr>
          <w:p w14:paraId="68C8ADE4" w14:textId="672B7DC6" w:rsidR="001B04F6" w:rsidRPr="00670B7E" w:rsidDel="00AB1C45" w:rsidRDefault="001B04F6" w:rsidP="001B04F6">
            <w:pPr>
              <w:pStyle w:val="GOSTTableListNum1"/>
              <w:rPr>
                <w:ins w:id="607" w:author="Сатлер Марина Викторовна" w:date="2024-10-04T16:16:00Z"/>
              </w:rPr>
            </w:pPr>
          </w:p>
        </w:tc>
        <w:tc>
          <w:tcPr>
            <w:tcW w:w="785" w:type="pct"/>
          </w:tcPr>
          <w:p w14:paraId="75C400A8" w14:textId="01C27540" w:rsidR="001B04F6" w:rsidRPr="007B1DE7" w:rsidDel="00AB1C45" w:rsidRDefault="001B04F6" w:rsidP="001B04F6">
            <w:pPr>
              <w:pStyle w:val="GOSTTablenorm"/>
              <w:rPr>
                <w:ins w:id="608" w:author="Сатлер Марина Викторовна" w:date="2024-10-04T16:16:00Z"/>
                <w:bCs/>
              </w:rPr>
            </w:pPr>
            <w:ins w:id="609" w:author="Сатлер Марина Викторовна" w:date="2024-10-04T16:17:00Z">
              <w:del w:id="610" w:author="Сказецкая Наталья Камилевна" w:date="2024-10-15T19:29:00Z">
                <w:r w:rsidRPr="00D56138" w:rsidDel="00AB1C45">
                  <w:delText>Inte</w:delText>
                </w:r>
                <w:r w:rsidDel="00AB1C45">
                  <w:rPr>
                    <w:lang w:val="en-US"/>
                  </w:rPr>
                  <w:delText>rSys</w:delText>
                </w:r>
                <w:r w:rsidRPr="00D56138" w:rsidDel="00AB1C45">
                  <w:delText>Calc</w:delText>
                </w:r>
              </w:del>
            </w:ins>
          </w:p>
        </w:tc>
        <w:tc>
          <w:tcPr>
            <w:tcW w:w="950" w:type="pct"/>
          </w:tcPr>
          <w:p w14:paraId="7B5A1E65" w14:textId="0793EACC" w:rsidR="001B04F6" w:rsidRPr="008610D2" w:rsidDel="00AB1C45" w:rsidRDefault="001B04F6" w:rsidP="001B04F6">
            <w:pPr>
              <w:pStyle w:val="GOSTTablenorm"/>
              <w:rPr>
                <w:ins w:id="611" w:author="Сатлер Марина Викторовна" w:date="2024-10-04T16:16:00Z"/>
              </w:rPr>
            </w:pPr>
            <w:ins w:id="612" w:author="Сатлер Марина Викторовна" w:date="2024-10-04T16:17:00Z">
              <w:del w:id="613" w:author="Сказецкая Наталья Камилевна" w:date="2024-10-15T19:29:00Z">
                <w:r w:rsidDel="00AB1C45">
                  <w:delText>О</w:delText>
                </w:r>
                <w:r w:rsidRPr="00D56138" w:rsidDel="00AB1C45">
                  <w:delText>тчет «Сверка в</w:delText>
                </w:r>
                <w:r w:rsidDel="00AB1C45">
                  <w:delText>заимосвязанных</w:delText>
                </w:r>
                <w:r w:rsidRPr="00D56138" w:rsidDel="00AB1C45">
                  <w:delText xml:space="preserve"> расчетов между</w:delText>
                </w:r>
                <w:r w:rsidDel="00AB1C45">
                  <w:delText xml:space="preserve"> разными учетными модулями одного</w:delText>
                </w:r>
                <w:r w:rsidRPr="00D56138" w:rsidDel="00AB1C45">
                  <w:delText xml:space="preserve"> ТОФК (по счету 34</w:delText>
                </w:r>
                <w:r w:rsidDel="00AB1C45">
                  <w:delText>3</w:delText>
                </w:r>
                <w:r w:rsidRPr="00D56138" w:rsidDel="00AB1C45">
                  <w:delText>0 «</w:delText>
                </w:r>
                <w:r w:rsidDel="00AB1C45">
                  <w:delText>Межсистемные расчеты»)»</w:delText>
                </w:r>
              </w:del>
            </w:ins>
          </w:p>
        </w:tc>
        <w:tc>
          <w:tcPr>
            <w:tcW w:w="988" w:type="pct"/>
          </w:tcPr>
          <w:p w14:paraId="4B4D0226" w14:textId="205A958F" w:rsidR="001B04F6" w:rsidRPr="007B1DE7" w:rsidDel="00AB1C45" w:rsidRDefault="001B04F6" w:rsidP="001B04F6">
            <w:pPr>
              <w:pStyle w:val="GOSTTablenorm"/>
              <w:rPr>
                <w:ins w:id="614" w:author="Сатлер Марина Викторовна" w:date="2024-10-04T16:16:00Z"/>
              </w:rPr>
            </w:pPr>
            <w:ins w:id="615" w:author="Сатлер Марина Викторовна" w:date="2024-10-04T16:17:00Z">
              <w:del w:id="616" w:author="Сказецкая Наталья Камилевна" w:date="2024-10-15T19:29:00Z">
                <w:r w:rsidRPr="00B9499D" w:rsidDel="00AB1C45">
                  <w:rPr>
                    <w:lang w:val="en-US"/>
                  </w:rPr>
                  <w:delText>-</w:delText>
                </w:r>
              </w:del>
            </w:ins>
          </w:p>
        </w:tc>
        <w:tc>
          <w:tcPr>
            <w:tcW w:w="813" w:type="pct"/>
          </w:tcPr>
          <w:p w14:paraId="64585693" w14:textId="7ADF31E0" w:rsidR="001B04F6" w:rsidRPr="00D94D12" w:rsidDel="00AB1C45" w:rsidRDefault="001B04F6" w:rsidP="001B04F6">
            <w:pPr>
              <w:pStyle w:val="GOSTTablenorm"/>
              <w:rPr>
                <w:ins w:id="617" w:author="Сатлер Марина Викторовна" w:date="2024-10-04T16:16:00Z"/>
              </w:rPr>
            </w:pPr>
            <w:ins w:id="618" w:author="Сатлер Марина Викторовна" w:date="2024-10-04T16:17:00Z">
              <w:del w:id="619" w:author="Сказецкая Наталья Камилевна" w:date="2024-10-15T19:29:00Z">
                <w:r w:rsidRPr="00D94D12" w:rsidDel="00AB1C45">
                  <w:delText>-</w:delText>
                </w:r>
              </w:del>
            </w:ins>
          </w:p>
        </w:tc>
        <w:tc>
          <w:tcPr>
            <w:tcW w:w="729" w:type="pct"/>
          </w:tcPr>
          <w:p w14:paraId="2BFE3F63" w14:textId="352BF7DC" w:rsidR="001B04F6" w:rsidDel="00AB1C45" w:rsidRDefault="001B04F6" w:rsidP="001B04F6">
            <w:pPr>
              <w:pStyle w:val="GOSTTablenorm"/>
              <w:suppressAutoHyphens/>
              <w:rPr>
                <w:ins w:id="620" w:author="Сатлер Марина Викторовна" w:date="2024-10-04T16:16:00Z"/>
              </w:rPr>
            </w:pPr>
            <w:ins w:id="621" w:author="Сатлер Марина Викторовна" w:date="2024-10-04T16:17:00Z">
              <w:del w:id="622" w:author="Сказецкая Наталья Камилевна" w:date="2024-10-15T19:29:00Z">
                <w:r w:rsidRPr="003A610A" w:rsidDel="00AB1C45">
                  <w:delText>ПУИО ЭБ</w:delText>
                </w:r>
              </w:del>
            </w:ins>
          </w:p>
        </w:tc>
        <w:tc>
          <w:tcPr>
            <w:tcW w:w="515" w:type="pct"/>
          </w:tcPr>
          <w:p w14:paraId="53D287B7" w14:textId="19006759" w:rsidR="001B04F6" w:rsidRPr="004158B6" w:rsidDel="00AB1C45" w:rsidRDefault="001B04F6" w:rsidP="001B04F6">
            <w:pPr>
              <w:pStyle w:val="GOSTTablenorm"/>
              <w:rPr>
                <w:ins w:id="623" w:author="Сатлер Марина Викторовна" w:date="2024-10-04T16:16:00Z"/>
                <w:highlight w:val="yellow"/>
              </w:rPr>
            </w:pPr>
            <w:ins w:id="624" w:author="Сатлер Марина Викторовна" w:date="2024-10-04T16:17:00Z">
              <w:del w:id="625" w:author="Сказецкая Наталья Камилевна" w:date="2024-10-15T19:29:00Z">
                <w:r w:rsidRPr="00092A60" w:rsidDel="00AB1C45">
                  <w:rPr>
                    <w:highlight w:val="yellow"/>
                  </w:rPr>
                  <w:delText>Том 8 п.</w:delText>
                </w:r>
                <w:r w:rsidDel="00AB1C45">
                  <w:rPr>
                    <w:highlight w:val="yellow"/>
                  </w:rPr>
                  <w:delText>13</w:delText>
                </w:r>
              </w:del>
            </w:ins>
          </w:p>
        </w:tc>
      </w:tr>
      <w:moveFromRangeEnd w:id="526"/>
      <w:tr w:rsidR="001B04F6" w:rsidRPr="00B9499D" w14:paraId="108E0932" w14:textId="77777777" w:rsidTr="00707989">
        <w:tc>
          <w:tcPr>
            <w:tcW w:w="220" w:type="pct"/>
          </w:tcPr>
          <w:p w14:paraId="3F023A0B" w14:textId="77777777" w:rsidR="001B04F6" w:rsidRPr="00670B7E" w:rsidRDefault="001B04F6" w:rsidP="001B04F6">
            <w:pPr>
              <w:pStyle w:val="GOSTTableListNum1"/>
            </w:pPr>
          </w:p>
        </w:tc>
        <w:tc>
          <w:tcPr>
            <w:tcW w:w="785" w:type="pct"/>
          </w:tcPr>
          <w:p w14:paraId="53799AFA" w14:textId="7D5373AD" w:rsidR="001B04F6" w:rsidRPr="00C75A4E" w:rsidRDefault="001B04F6" w:rsidP="001B04F6">
            <w:pPr>
              <w:pStyle w:val="GOSTTablenorm"/>
            </w:pPr>
            <w:r w:rsidRPr="00C75A4E">
              <w:rPr>
                <w:rStyle w:val="aff2"/>
                <w:b w:val="0"/>
                <w:bCs w:val="0"/>
              </w:rPr>
              <w:t>CLOSINGYEAR</w:t>
            </w:r>
          </w:p>
        </w:tc>
        <w:tc>
          <w:tcPr>
            <w:tcW w:w="950" w:type="pct"/>
          </w:tcPr>
          <w:p w14:paraId="7B3B40A2" w14:textId="047BD70E" w:rsidR="001B04F6" w:rsidRPr="008610D2" w:rsidRDefault="001B04F6" w:rsidP="001B04F6">
            <w:pPr>
              <w:pStyle w:val="GOSTTablenorm"/>
            </w:pPr>
            <w:r>
              <w:rPr>
                <w:szCs w:val="22"/>
              </w:rPr>
              <w:t>Запрос на выполнение операции по заключению счетов отчетного финансов</w:t>
            </w:r>
            <w:ins w:id="626" w:author="Сатлер Марина Викторовна" w:date="2025-11-12T15:28:00Z">
              <w:r>
                <w:rPr>
                  <w:szCs w:val="22"/>
                </w:rPr>
                <w:t>о</w:t>
              </w:r>
            </w:ins>
            <w:r>
              <w:rPr>
                <w:szCs w:val="22"/>
              </w:rPr>
              <w:t>го года</w:t>
            </w:r>
          </w:p>
        </w:tc>
        <w:tc>
          <w:tcPr>
            <w:tcW w:w="988" w:type="pct"/>
          </w:tcPr>
          <w:p w14:paraId="2B2B828F" w14:textId="44424389" w:rsidR="001B04F6" w:rsidRPr="00C75A4E" w:rsidRDefault="001B04F6" w:rsidP="001B04F6">
            <w:pPr>
              <w:pStyle w:val="GOSTTablenorm"/>
            </w:pPr>
            <w:r w:rsidRPr="00B9499D">
              <w:rPr>
                <w:lang w:val="en-US"/>
              </w:rPr>
              <w:t>-</w:t>
            </w:r>
          </w:p>
        </w:tc>
        <w:tc>
          <w:tcPr>
            <w:tcW w:w="813" w:type="pct"/>
          </w:tcPr>
          <w:p w14:paraId="3F3C7D98" w14:textId="3D25C712" w:rsidR="001B04F6" w:rsidRPr="00D94D12" w:rsidRDefault="001B04F6" w:rsidP="001B04F6">
            <w:pPr>
              <w:pStyle w:val="GOSTTablenorm"/>
            </w:pPr>
            <w:r w:rsidRPr="00D94D12">
              <w:t>-</w:t>
            </w:r>
          </w:p>
        </w:tc>
        <w:tc>
          <w:tcPr>
            <w:tcW w:w="729" w:type="pct"/>
          </w:tcPr>
          <w:p w14:paraId="0EAAFB4D" w14:textId="203E0594" w:rsidR="001B04F6" w:rsidRPr="00C75A4E" w:rsidRDefault="001B04F6" w:rsidP="001B04F6">
            <w:pPr>
              <w:pStyle w:val="GOSTTablenorm"/>
              <w:rPr>
                <w:highlight w:val="yellow"/>
              </w:rPr>
            </w:pPr>
            <w:r w:rsidRPr="0080146D">
              <w:t>ПУИО ЭБ</w:t>
            </w:r>
          </w:p>
        </w:tc>
        <w:tc>
          <w:tcPr>
            <w:tcW w:w="515" w:type="pct"/>
          </w:tcPr>
          <w:p w14:paraId="50776C99" w14:textId="0668BE4F" w:rsidR="001B04F6" w:rsidRPr="00EF32BE" w:rsidRDefault="001B04F6" w:rsidP="001B04F6">
            <w:pPr>
              <w:pStyle w:val="GOSTTablenorm"/>
              <w:rPr>
                <w:highlight w:val="yellow"/>
              </w:rPr>
            </w:pPr>
            <w:r w:rsidRPr="006134B4">
              <w:rPr>
                <w:highlight w:val="yellow"/>
              </w:rPr>
              <w:t xml:space="preserve">Том 1 п. </w:t>
            </w:r>
            <w:r>
              <w:rPr>
                <w:highlight w:val="yellow"/>
              </w:rPr>
              <w:fldChar w:fldCharType="begin"/>
            </w:r>
            <w:r>
              <w:rPr>
                <w:highlight w:val="yellow"/>
              </w:rPr>
              <w:instrText xml:space="preserve"> REF _Ref154666008 \r \h  \* MERGEFORMAT </w:instrText>
            </w:r>
            <w:r>
              <w:rPr>
                <w:highlight w:val="yellow"/>
              </w:rPr>
            </w:r>
            <w:r>
              <w:rPr>
                <w:highlight w:val="yellow"/>
              </w:rPr>
              <w:fldChar w:fldCharType="separate"/>
            </w:r>
            <w:r>
              <w:rPr>
                <w:highlight w:val="yellow"/>
              </w:rPr>
              <w:t>18</w:t>
            </w:r>
            <w:r>
              <w:rPr>
                <w:highlight w:val="yellow"/>
              </w:rPr>
              <w:fldChar w:fldCharType="end"/>
            </w:r>
          </w:p>
        </w:tc>
      </w:tr>
      <w:tr w:rsidR="001B04F6" w:rsidRPr="00B9499D" w14:paraId="491D44B6" w14:textId="77777777" w:rsidTr="00707989">
        <w:tc>
          <w:tcPr>
            <w:tcW w:w="220" w:type="pct"/>
          </w:tcPr>
          <w:p w14:paraId="3A8BB3BC" w14:textId="77777777" w:rsidR="001B04F6" w:rsidRPr="00670B7E" w:rsidRDefault="001B04F6" w:rsidP="001B04F6">
            <w:pPr>
              <w:pStyle w:val="GOSTTableListNum1"/>
            </w:pPr>
          </w:p>
        </w:tc>
        <w:tc>
          <w:tcPr>
            <w:tcW w:w="785" w:type="pct"/>
          </w:tcPr>
          <w:p w14:paraId="1C7AFAC8" w14:textId="0589B3E7" w:rsidR="001B04F6" w:rsidRPr="00C75A4E" w:rsidRDefault="001B04F6" w:rsidP="001B04F6">
            <w:pPr>
              <w:pStyle w:val="GOSTTablenorm"/>
            </w:pPr>
            <w:r w:rsidRPr="00C75A4E">
              <w:t>OPENINGYEAR</w:t>
            </w:r>
          </w:p>
        </w:tc>
        <w:tc>
          <w:tcPr>
            <w:tcW w:w="950" w:type="pct"/>
          </w:tcPr>
          <w:p w14:paraId="34F38913" w14:textId="575AE208" w:rsidR="001B04F6" w:rsidRPr="008610D2" w:rsidRDefault="001B04F6" w:rsidP="001B04F6">
            <w:pPr>
              <w:pStyle w:val="GOSTTablenorm"/>
            </w:pPr>
            <w:r>
              <w:rPr>
                <w:szCs w:val="22"/>
              </w:rPr>
              <w:t>Запрос на выполнение операции по переносу остатков средств на новый финансовый год</w:t>
            </w:r>
          </w:p>
        </w:tc>
        <w:tc>
          <w:tcPr>
            <w:tcW w:w="988" w:type="pct"/>
          </w:tcPr>
          <w:p w14:paraId="7DDE5D23" w14:textId="6D52D162" w:rsidR="001B04F6" w:rsidRPr="00C75A4E" w:rsidRDefault="001B04F6" w:rsidP="001B04F6">
            <w:pPr>
              <w:pStyle w:val="GOSTTablenorm"/>
            </w:pPr>
            <w:r w:rsidRPr="00B9499D">
              <w:rPr>
                <w:lang w:val="en-US"/>
              </w:rPr>
              <w:t>-</w:t>
            </w:r>
          </w:p>
        </w:tc>
        <w:tc>
          <w:tcPr>
            <w:tcW w:w="813" w:type="pct"/>
          </w:tcPr>
          <w:p w14:paraId="56A8139B" w14:textId="1D378042" w:rsidR="001B04F6" w:rsidRPr="00D94D12" w:rsidRDefault="001B04F6" w:rsidP="001B04F6">
            <w:pPr>
              <w:pStyle w:val="GOSTTablenorm"/>
            </w:pPr>
            <w:r w:rsidRPr="00D94D12">
              <w:t>-</w:t>
            </w:r>
          </w:p>
        </w:tc>
        <w:tc>
          <w:tcPr>
            <w:tcW w:w="729" w:type="pct"/>
          </w:tcPr>
          <w:p w14:paraId="0904FFF2" w14:textId="654842F8" w:rsidR="001B04F6" w:rsidRPr="00C75A4E" w:rsidRDefault="001B04F6" w:rsidP="001B04F6">
            <w:pPr>
              <w:pStyle w:val="GOSTTablenorm"/>
              <w:rPr>
                <w:highlight w:val="yellow"/>
              </w:rPr>
            </w:pPr>
            <w:r w:rsidRPr="0080146D">
              <w:t>ПУИО ЭБ</w:t>
            </w:r>
          </w:p>
        </w:tc>
        <w:tc>
          <w:tcPr>
            <w:tcW w:w="515" w:type="pct"/>
          </w:tcPr>
          <w:p w14:paraId="1FDBAA34" w14:textId="7B59915F" w:rsidR="001B04F6" w:rsidRPr="00EF32BE" w:rsidRDefault="001B04F6" w:rsidP="001B04F6">
            <w:pPr>
              <w:pStyle w:val="GOSTTablenorm"/>
              <w:rPr>
                <w:highlight w:val="yellow"/>
              </w:rPr>
            </w:pPr>
            <w:r w:rsidRPr="006134B4">
              <w:rPr>
                <w:highlight w:val="yellow"/>
              </w:rPr>
              <w:t xml:space="preserve">Том 1 п. </w:t>
            </w:r>
            <w:r>
              <w:rPr>
                <w:highlight w:val="yellow"/>
              </w:rPr>
              <w:fldChar w:fldCharType="begin"/>
            </w:r>
            <w:r>
              <w:rPr>
                <w:highlight w:val="yellow"/>
              </w:rPr>
              <w:instrText xml:space="preserve"> REF _Ref154666025 \r \h  \* MERGEFORMAT </w:instrText>
            </w:r>
            <w:r>
              <w:rPr>
                <w:highlight w:val="yellow"/>
              </w:rPr>
            </w:r>
            <w:r>
              <w:rPr>
                <w:highlight w:val="yellow"/>
              </w:rPr>
              <w:fldChar w:fldCharType="separate"/>
            </w:r>
            <w:r>
              <w:rPr>
                <w:highlight w:val="yellow"/>
              </w:rPr>
              <w:t>18</w:t>
            </w:r>
            <w:r>
              <w:rPr>
                <w:highlight w:val="yellow"/>
              </w:rPr>
              <w:fldChar w:fldCharType="end"/>
            </w:r>
          </w:p>
        </w:tc>
      </w:tr>
      <w:tr w:rsidR="001B04F6" w:rsidRPr="00B9499D" w14:paraId="46888F6F" w14:textId="77777777" w:rsidTr="00707989">
        <w:trPr>
          <w:ins w:id="627" w:author="Сатлер Марина Викторовна" w:date="2025-11-13T11:48:00Z"/>
        </w:trPr>
        <w:tc>
          <w:tcPr>
            <w:tcW w:w="220" w:type="pct"/>
          </w:tcPr>
          <w:p w14:paraId="0E330EB4" w14:textId="77777777" w:rsidR="001B04F6" w:rsidRPr="00670B7E" w:rsidRDefault="001B04F6" w:rsidP="001B04F6">
            <w:pPr>
              <w:pStyle w:val="GOSTTableListNum1"/>
              <w:rPr>
                <w:ins w:id="628" w:author="Сатлер Марина Викторовна" w:date="2025-11-13T11:48:00Z"/>
              </w:rPr>
            </w:pPr>
          </w:p>
        </w:tc>
        <w:tc>
          <w:tcPr>
            <w:tcW w:w="785" w:type="pct"/>
          </w:tcPr>
          <w:p w14:paraId="57C7D227" w14:textId="6ED43690" w:rsidR="001B04F6" w:rsidRPr="00C75A4E" w:rsidRDefault="001B04F6" w:rsidP="001B04F6">
            <w:pPr>
              <w:pStyle w:val="GOSTTablenorm"/>
              <w:rPr>
                <w:ins w:id="629" w:author="Сатлер Марина Викторовна" w:date="2025-11-13T11:48:00Z"/>
              </w:rPr>
            </w:pPr>
            <w:ins w:id="630" w:author="Сатлер Марина Викторовна" w:date="2025-11-13T11:48:00Z">
              <w:r w:rsidRPr="00AA1255">
                <w:rPr>
                  <w:rStyle w:val="aff2"/>
                  <w:b w:val="0"/>
                  <w:bCs w:val="0"/>
                </w:rPr>
                <w:t>EBP_CLOSINGYEAR</w:t>
              </w:r>
            </w:ins>
          </w:p>
        </w:tc>
        <w:tc>
          <w:tcPr>
            <w:tcW w:w="950" w:type="pct"/>
          </w:tcPr>
          <w:p w14:paraId="27D5F5F1" w14:textId="17F44F9F" w:rsidR="001B04F6" w:rsidRDefault="001B04F6" w:rsidP="001B04F6">
            <w:pPr>
              <w:pStyle w:val="GOSTTablenorm"/>
              <w:rPr>
                <w:ins w:id="631" w:author="Сатлер Марина Викторовна" w:date="2025-11-13T11:48:00Z"/>
                <w:szCs w:val="22"/>
              </w:rPr>
            </w:pPr>
            <w:ins w:id="632" w:author="Сатлер Марина Викторовна" w:date="2025-11-13T11:48:00Z">
              <w:r w:rsidRPr="00890A8D">
                <w:t xml:space="preserve">Запрос на выполнение операции по </w:t>
              </w:r>
              <w:r w:rsidRPr="00BA7A4A">
                <w:t>заключению счетов отчетного финансов</w:t>
              </w:r>
              <w:r>
                <w:t>о</w:t>
              </w:r>
              <w:r w:rsidRPr="00BA7A4A">
                <w:t>го года</w:t>
              </w:r>
              <w:r>
                <w:t xml:space="preserve"> по операциям ЕБП</w:t>
              </w:r>
            </w:ins>
          </w:p>
        </w:tc>
        <w:tc>
          <w:tcPr>
            <w:tcW w:w="988" w:type="pct"/>
          </w:tcPr>
          <w:p w14:paraId="5648D4DF" w14:textId="65921539" w:rsidR="001B04F6" w:rsidRPr="003262ED" w:rsidRDefault="001B04F6" w:rsidP="001B04F6">
            <w:pPr>
              <w:pStyle w:val="GOSTTablenorm"/>
              <w:rPr>
                <w:ins w:id="633" w:author="Сатлер Марина Викторовна" w:date="2025-11-13T11:48:00Z"/>
              </w:rPr>
            </w:pPr>
            <w:ins w:id="634" w:author="Сатлер Марина Викторовна" w:date="2025-11-13T11:49:00Z">
              <w:r w:rsidRPr="00B9499D">
                <w:rPr>
                  <w:lang w:val="en-US"/>
                </w:rPr>
                <w:t>-</w:t>
              </w:r>
            </w:ins>
          </w:p>
        </w:tc>
        <w:tc>
          <w:tcPr>
            <w:tcW w:w="813" w:type="pct"/>
          </w:tcPr>
          <w:p w14:paraId="431B634D" w14:textId="30450BB1" w:rsidR="001B04F6" w:rsidRPr="00D94D12" w:rsidRDefault="001B04F6" w:rsidP="001B04F6">
            <w:pPr>
              <w:pStyle w:val="GOSTTablenorm"/>
              <w:rPr>
                <w:ins w:id="635" w:author="Сатлер Марина Викторовна" w:date="2025-11-13T11:48:00Z"/>
              </w:rPr>
            </w:pPr>
            <w:ins w:id="636" w:author="Сатлер Марина Викторовна" w:date="2025-11-13T11:49:00Z">
              <w:r w:rsidRPr="00D94D12">
                <w:t>-</w:t>
              </w:r>
            </w:ins>
          </w:p>
        </w:tc>
        <w:tc>
          <w:tcPr>
            <w:tcW w:w="729" w:type="pct"/>
          </w:tcPr>
          <w:p w14:paraId="0CBD5738" w14:textId="63DE52ED" w:rsidR="001B04F6" w:rsidRPr="0080146D" w:rsidRDefault="001B04F6" w:rsidP="001B04F6">
            <w:pPr>
              <w:pStyle w:val="GOSTTablenorm"/>
              <w:rPr>
                <w:ins w:id="637" w:author="Сатлер Марина Викторовна" w:date="2025-11-13T11:48:00Z"/>
              </w:rPr>
            </w:pPr>
            <w:ins w:id="638" w:author="Сатлер Марина Викторовна" w:date="2025-11-13T11:49:00Z">
              <w:r w:rsidRPr="0080146D">
                <w:t>ПУИО ЭБ</w:t>
              </w:r>
            </w:ins>
          </w:p>
        </w:tc>
        <w:tc>
          <w:tcPr>
            <w:tcW w:w="515" w:type="pct"/>
          </w:tcPr>
          <w:p w14:paraId="56C7B571" w14:textId="097793EF" w:rsidR="001B04F6" w:rsidRPr="006134B4" w:rsidRDefault="001B04F6" w:rsidP="001B04F6">
            <w:pPr>
              <w:pStyle w:val="GOSTTablenorm"/>
              <w:rPr>
                <w:ins w:id="639" w:author="Сатлер Марина Викторовна" w:date="2025-11-13T11:48:00Z"/>
                <w:highlight w:val="yellow"/>
              </w:rPr>
            </w:pPr>
            <w:ins w:id="640" w:author="Сатлер Марина Викторовна" w:date="2025-11-13T11:49:00Z">
              <w:r>
                <w:rPr>
                  <w:highlight w:val="yellow"/>
                </w:rPr>
                <w:t>Том 1 п.</w:t>
              </w:r>
              <w:r>
                <w:rPr>
                  <w:highlight w:val="yellow"/>
                </w:rPr>
                <w:fldChar w:fldCharType="begin"/>
              </w:r>
              <w:r>
                <w:rPr>
                  <w:highlight w:val="yellow"/>
                </w:rPr>
                <w:instrText xml:space="preserve"> REF _Ref213926988 \r \h </w:instrText>
              </w:r>
            </w:ins>
            <w:r>
              <w:rPr>
                <w:highlight w:val="yellow"/>
              </w:rPr>
            </w:r>
            <w:r>
              <w:rPr>
                <w:highlight w:val="yellow"/>
              </w:rPr>
              <w:fldChar w:fldCharType="separate"/>
            </w:r>
            <w:r>
              <w:rPr>
                <w:highlight w:val="yellow"/>
              </w:rPr>
              <w:t>19.1.1</w:t>
            </w:r>
            <w:ins w:id="641" w:author="Сатлер Марина Викторовна" w:date="2025-11-13T11:49:00Z">
              <w:r>
                <w:rPr>
                  <w:highlight w:val="yellow"/>
                </w:rPr>
                <w:fldChar w:fldCharType="end"/>
              </w:r>
            </w:ins>
          </w:p>
        </w:tc>
      </w:tr>
      <w:tr w:rsidR="001B04F6" w:rsidRPr="00B9499D" w14:paraId="71FC822D" w14:textId="77777777" w:rsidTr="00707989">
        <w:trPr>
          <w:ins w:id="642" w:author="Сатлер Марина Викторовна" w:date="2025-11-13T11:48:00Z"/>
        </w:trPr>
        <w:tc>
          <w:tcPr>
            <w:tcW w:w="220" w:type="pct"/>
          </w:tcPr>
          <w:p w14:paraId="5DC68CC2" w14:textId="77777777" w:rsidR="001B04F6" w:rsidRPr="00670B7E" w:rsidRDefault="001B04F6" w:rsidP="001B04F6">
            <w:pPr>
              <w:pStyle w:val="GOSTTableListNum1"/>
              <w:rPr>
                <w:ins w:id="643" w:author="Сатлер Марина Викторовна" w:date="2025-11-13T11:48:00Z"/>
              </w:rPr>
            </w:pPr>
          </w:p>
        </w:tc>
        <w:tc>
          <w:tcPr>
            <w:tcW w:w="785" w:type="pct"/>
          </w:tcPr>
          <w:p w14:paraId="2512E47E" w14:textId="0699A8AB" w:rsidR="001B04F6" w:rsidRPr="00C75A4E" w:rsidRDefault="001B04F6" w:rsidP="001B04F6">
            <w:pPr>
              <w:pStyle w:val="GOSTTablenorm"/>
              <w:rPr>
                <w:ins w:id="644" w:author="Сатлер Марина Викторовна" w:date="2025-11-13T11:48:00Z"/>
              </w:rPr>
            </w:pPr>
            <w:ins w:id="645" w:author="Сатлер Марина Викторовна" w:date="2025-11-13T11:48:00Z">
              <w:r w:rsidRPr="00AA1255">
                <w:t>EBP_OPENINGYEAR</w:t>
              </w:r>
            </w:ins>
          </w:p>
        </w:tc>
        <w:tc>
          <w:tcPr>
            <w:tcW w:w="950" w:type="pct"/>
          </w:tcPr>
          <w:p w14:paraId="60D46C78" w14:textId="21FBF9D1" w:rsidR="001B04F6" w:rsidRDefault="001B04F6" w:rsidP="001B04F6">
            <w:pPr>
              <w:pStyle w:val="GOSTTablenorm"/>
              <w:rPr>
                <w:ins w:id="646" w:author="Сатлер Марина Викторовна" w:date="2025-11-13T11:48:00Z"/>
                <w:szCs w:val="22"/>
              </w:rPr>
            </w:pPr>
            <w:ins w:id="647" w:author="Сатлер Марина Викторовна" w:date="2025-11-13T11:48:00Z">
              <w:r w:rsidRPr="00890A8D">
                <w:t>Запрос на выполнение операции по переносу остатков средств на новый финансовый год</w:t>
              </w:r>
              <w:r>
                <w:t xml:space="preserve"> по операциям ЕБП</w:t>
              </w:r>
            </w:ins>
          </w:p>
        </w:tc>
        <w:tc>
          <w:tcPr>
            <w:tcW w:w="988" w:type="pct"/>
          </w:tcPr>
          <w:p w14:paraId="5052285C" w14:textId="63202ED4" w:rsidR="001B04F6" w:rsidRPr="003262ED" w:rsidRDefault="001B04F6" w:rsidP="001B04F6">
            <w:pPr>
              <w:pStyle w:val="GOSTTablenorm"/>
              <w:rPr>
                <w:ins w:id="648" w:author="Сатлер Марина Викторовна" w:date="2025-11-13T11:48:00Z"/>
              </w:rPr>
            </w:pPr>
            <w:ins w:id="649" w:author="Сатлер Марина Викторовна" w:date="2025-11-13T11:49:00Z">
              <w:r w:rsidRPr="00B9499D">
                <w:rPr>
                  <w:lang w:val="en-US"/>
                </w:rPr>
                <w:t>-</w:t>
              </w:r>
            </w:ins>
          </w:p>
        </w:tc>
        <w:tc>
          <w:tcPr>
            <w:tcW w:w="813" w:type="pct"/>
          </w:tcPr>
          <w:p w14:paraId="7AE3396B" w14:textId="64B167F6" w:rsidR="001B04F6" w:rsidRPr="00D94D12" w:rsidRDefault="001B04F6" w:rsidP="001B04F6">
            <w:pPr>
              <w:pStyle w:val="GOSTTablenorm"/>
              <w:rPr>
                <w:ins w:id="650" w:author="Сатлер Марина Викторовна" w:date="2025-11-13T11:48:00Z"/>
              </w:rPr>
            </w:pPr>
            <w:ins w:id="651" w:author="Сатлер Марина Викторовна" w:date="2025-11-13T11:49:00Z">
              <w:r w:rsidRPr="00D94D12">
                <w:t>-</w:t>
              </w:r>
            </w:ins>
          </w:p>
        </w:tc>
        <w:tc>
          <w:tcPr>
            <w:tcW w:w="729" w:type="pct"/>
          </w:tcPr>
          <w:p w14:paraId="7A1EC291" w14:textId="04EE2642" w:rsidR="001B04F6" w:rsidRPr="0080146D" w:rsidRDefault="001B04F6" w:rsidP="001B04F6">
            <w:pPr>
              <w:pStyle w:val="GOSTTablenorm"/>
              <w:rPr>
                <w:ins w:id="652" w:author="Сатлер Марина Викторовна" w:date="2025-11-13T11:48:00Z"/>
              </w:rPr>
            </w:pPr>
            <w:ins w:id="653" w:author="Сатлер Марина Викторовна" w:date="2025-11-13T11:49:00Z">
              <w:r w:rsidRPr="0080146D">
                <w:t>ПУИО ЭБ</w:t>
              </w:r>
            </w:ins>
          </w:p>
        </w:tc>
        <w:tc>
          <w:tcPr>
            <w:tcW w:w="515" w:type="pct"/>
          </w:tcPr>
          <w:p w14:paraId="091B28E5" w14:textId="11980E64" w:rsidR="001B04F6" w:rsidRPr="006134B4" w:rsidRDefault="001B04F6" w:rsidP="001B04F6">
            <w:pPr>
              <w:pStyle w:val="GOSTTablenorm"/>
              <w:rPr>
                <w:ins w:id="654" w:author="Сатлер Марина Викторовна" w:date="2025-11-13T11:48:00Z"/>
                <w:highlight w:val="yellow"/>
              </w:rPr>
            </w:pPr>
            <w:ins w:id="655" w:author="Сатлер Марина Викторовна" w:date="2025-11-13T11:49:00Z">
              <w:r>
                <w:rPr>
                  <w:highlight w:val="yellow"/>
                </w:rPr>
                <w:t xml:space="preserve">Том 1 </w:t>
              </w:r>
              <w:r>
                <w:rPr>
                  <w:highlight w:val="yellow"/>
                </w:rPr>
                <w:fldChar w:fldCharType="begin"/>
              </w:r>
              <w:r>
                <w:rPr>
                  <w:highlight w:val="yellow"/>
                </w:rPr>
                <w:instrText xml:space="preserve"> REF _Ref213926996 \r \h </w:instrText>
              </w:r>
            </w:ins>
            <w:r>
              <w:rPr>
                <w:highlight w:val="yellow"/>
              </w:rPr>
            </w:r>
            <w:r>
              <w:rPr>
                <w:highlight w:val="yellow"/>
              </w:rPr>
              <w:fldChar w:fldCharType="separate"/>
            </w:r>
            <w:r>
              <w:rPr>
                <w:highlight w:val="yellow"/>
              </w:rPr>
              <w:t>19.1.1</w:t>
            </w:r>
            <w:ins w:id="656" w:author="Сатлер Марина Викторовна" w:date="2025-11-13T11:49:00Z">
              <w:r>
                <w:rPr>
                  <w:highlight w:val="yellow"/>
                </w:rPr>
                <w:fldChar w:fldCharType="end"/>
              </w:r>
            </w:ins>
          </w:p>
        </w:tc>
      </w:tr>
    </w:tbl>
    <w:p w14:paraId="30834271" w14:textId="77777777" w:rsidR="008E680B" w:rsidRPr="008E680B" w:rsidRDefault="008E680B" w:rsidP="00C75A4E">
      <w:pPr>
        <w:ind w:left="567" w:firstLine="0"/>
        <w:sectPr w:rsidR="008E680B" w:rsidRPr="008E680B" w:rsidSect="0047393E">
          <w:headerReference w:type="default" r:id="rId21"/>
          <w:footnotePr>
            <w:pos w:val="beneathText"/>
          </w:footnotePr>
          <w:pgSz w:w="16838" w:h="11906" w:orient="landscape" w:code="9"/>
          <w:pgMar w:top="1701" w:right="567" w:bottom="567" w:left="567" w:header="1134" w:footer="284" w:gutter="0"/>
          <w:cols w:space="708"/>
          <w:docGrid w:linePitch="360"/>
        </w:sectPr>
      </w:pPr>
      <w:bookmarkStart w:id="657" w:name="_Ref112666747"/>
      <w:bookmarkStart w:id="658" w:name="_Ref112666776"/>
      <w:bookmarkStart w:id="659" w:name="_Ref112666815"/>
      <w:bookmarkStart w:id="660" w:name="_Ref112666843"/>
      <w:bookmarkStart w:id="661" w:name="_Ref113906722"/>
      <w:bookmarkStart w:id="662" w:name="_Ref113906768"/>
      <w:bookmarkStart w:id="663" w:name="_Toc117871492"/>
      <w:bookmarkStart w:id="664" w:name="_Toc121319588"/>
    </w:p>
    <w:p w14:paraId="0833F737" w14:textId="4B8B0D1F" w:rsidR="00512B7E" w:rsidRPr="00C75A4E" w:rsidRDefault="109D8E8A">
      <w:pPr>
        <w:pStyle w:val="1"/>
      </w:pPr>
      <w:bookmarkStart w:id="665" w:name="_Toc226556137"/>
      <w:r w:rsidRPr="00BD0F8E">
        <w:lastRenderedPageBreak/>
        <w:t>Схема потоков</w:t>
      </w:r>
      <w:bookmarkEnd w:id="657"/>
      <w:bookmarkEnd w:id="658"/>
      <w:bookmarkEnd w:id="659"/>
      <w:bookmarkEnd w:id="660"/>
      <w:bookmarkEnd w:id="661"/>
      <w:bookmarkEnd w:id="662"/>
      <w:bookmarkEnd w:id="663"/>
      <w:bookmarkEnd w:id="664"/>
      <w:bookmarkEnd w:id="665"/>
    </w:p>
    <w:p w14:paraId="2390638F" w14:textId="31B25092" w:rsidR="0010117D" w:rsidRDefault="0010117D" w:rsidP="0010117D">
      <w:pPr>
        <w:pStyle w:val="GOSTNormal"/>
        <w:rPr>
          <w:szCs w:val="24"/>
        </w:rPr>
      </w:pPr>
      <w:r w:rsidRPr="008E680B">
        <w:t>Основные характеристики информационных потоков в рамках взаимодействия ФП</w:t>
      </w:r>
      <w:r w:rsidR="002F320B" w:rsidRPr="002666F6">
        <w:t xml:space="preserve"> ГИИС</w:t>
      </w:r>
      <w:r w:rsidRPr="000E1E0A">
        <w:t xml:space="preserve"> ЭБ и </w:t>
      </w:r>
      <w:r w:rsidRPr="00C75A4E">
        <w:t>SVAP</w:t>
      </w:r>
      <w:r w:rsidRPr="008E680B">
        <w:t xml:space="preserve"> приведены в</w:t>
      </w:r>
      <w:r>
        <w:rPr>
          <w:szCs w:val="24"/>
        </w:rPr>
        <w:t xml:space="preserve"> </w:t>
      </w:r>
      <w:r w:rsidR="00BD0F8E">
        <w:rPr>
          <w:szCs w:val="24"/>
        </w:rPr>
        <w:t>таблице</w:t>
      </w:r>
      <w:r w:rsidR="00052537">
        <w:rPr>
          <w:szCs w:val="24"/>
        </w:rPr>
        <w:t xml:space="preserve"> </w:t>
      </w:r>
      <w:r w:rsidR="00052537">
        <w:rPr>
          <w:szCs w:val="24"/>
        </w:rPr>
        <w:fldChar w:fldCharType="begin"/>
      </w:r>
      <w:r w:rsidR="00052537">
        <w:rPr>
          <w:szCs w:val="24"/>
        </w:rPr>
        <w:instrText xml:space="preserve"> REF _Ref154514249 \h </w:instrText>
      </w:r>
      <w:r w:rsidR="00052537">
        <w:rPr>
          <w:szCs w:val="24"/>
        </w:rPr>
      </w:r>
      <w:r w:rsidR="00052537">
        <w:rPr>
          <w:szCs w:val="24"/>
        </w:rPr>
        <w:fldChar w:fldCharType="separate"/>
      </w:r>
      <w:r w:rsidR="00F300A9">
        <w:t>3</w:t>
      </w:r>
      <w:r w:rsidR="00052537">
        <w:rPr>
          <w:szCs w:val="24"/>
        </w:rPr>
        <w:fldChar w:fldCharType="end"/>
      </w:r>
      <w:r>
        <w:rPr>
          <w:szCs w:val="24"/>
        </w:rPr>
        <w:t>.</w:t>
      </w:r>
    </w:p>
    <w:p w14:paraId="25F28E16" w14:textId="029C7FDF" w:rsidR="00BD0F8E" w:rsidRDefault="00DB035D" w:rsidP="00C75A4E">
      <w:pPr>
        <w:pStyle w:val="GOSTNameTable"/>
      </w:pPr>
      <w:r>
        <w:fldChar w:fldCharType="begin"/>
      </w:r>
      <w:r>
        <w:instrText xml:space="preserve"> SEQ Таблица \* ARABIC </w:instrText>
      </w:r>
      <w:r>
        <w:fldChar w:fldCharType="separate"/>
      </w:r>
      <w:bookmarkStart w:id="666" w:name="_Ref154514249"/>
      <w:bookmarkStart w:id="667" w:name="_Toc226556217"/>
      <w:r w:rsidR="00F300A9">
        <w:t>3</w:t>
      </w:r>
      <w:bookmarkEnd w:id="666"/>
      <w:r>
        <w:fldChar w:fldCharType="end"/>
      </w:r>
      <w:r w:rsidR="00BD0F8E">
        <w:t xml:space="preserve"> - </w:t>
      </w:r>
      <w:r w:rsidR="00BD0F8E" w:rsidRPr="00C42D0E">
        <w:t>Схема потоков</w:t>
      </w:r>
      <w:bookmarkEnd w:id="667"/>
    </w:p>
    <w:tbl>
      <w:tblPr>
        <w:tblStyle w:val="GOSTTable"/>
        <w:tblW w:w="5000" w:type="pct"/>
        <w:tblLayout w:type="fixed"/>
        <w:tblLook w:val="07E0" w:firstRow="1" w:lastRow="1" w:firstColumn="1" w:lastColumn="1" w:noHBand="1" w:noVBand="1"/>
      </w:tblPr>
      <w:tblGrid>
        <w:gridCol w:w="375"/>
        <w:gridCol w:w="3014"/>
        <w:gridCol w:w="2157"/>
        <w:gridCol w:w="1323"/>
        <w:gridCol w:w="1388"/>
        <w:gridCol w:w="1371"/>
      </w:tblGrid>
      <w:tr w:rsidR="00B14773" w:rsidRPr="00B9499D" w14:paraId="01C93850" w14:textId="77777777" w:rsidTr="00B14773">
        <w:trPr>
          <w:cnfStyle w:val="100000000000" w:firstRow="1" w:lastRow="0" w:firstColumn="0" w:lastColumn="0" w:oddVBand="0" w:evenVBand="0" w:oddHBand="0" w:evenHBand="0" w:firstRowFirstColumn="0" w:firstRowLastColumn="0" w:lastRowFirstColumn="0" w:lastRowLastColumn="0"/>
          <w:trHeight w:val="691"/>
        </w:trPr>
        <w:tc>
          <w:tcPr>
            <w:tcW w:w="1760" w:type="pct"/>
            <w:gridSpan w:val="2"/>
          </w:tcPr>
          <w:p w14:paraId="4C9FA57D" w14:textId="77777777" w:rsidR="00B14773" w:rsidRPr="00BD0F8E" w:rsidRDefault="00B14773">
            <w:pPr>
              <w:pStyle w:val="GOSTTableHead"/>
            </w:pPr>
            <w:r w:rsidRPr="00BD0F8E">
              <w:t>Тип запроса</w:t>
            </w:r>
          </w:p>
        </w:tc>
        <w:tc>
          <w:tcPr>
            <w:tcW w:w="1120" w:type="pct"/>
          </w:tcPr>
          <w:p w14:paraId="239C8235" w14:textId="6842770A" w:rsidR="00B14773" w:rsidRPr="00BD0F8E" w:rsidRDefault="00B14773">
            <w:pPr>
              <w:pStyle w:val="GOSTTableHead"/>
            </w:pPr>
            <w:r w:rsidRPr="00BD0F8E">
              <w:t>Код запроса</w:t>
            </w:r>
          </w:p>
        </w:tc>
        <w:tc>
          <w:tcPr>
            <w:tcW w:w="687" w:type="pct"/>
          </w:tcPr>
          <w:p w14:paraId="463BDDE8" w14:textId="77777777" w:rsidR="00B14773" w:rsidRPr="00BD0F8E" w:rsidRDefault="00B14773">
            <w:pPr>
              <w:pStyle w:val="GOSTTableHead"/>
            </w:pPr>
            <w:r w:rsidRPr="00BD0F8E">
              <w:t>Режим</w:t>
            </w:r>
          </w:p>
        </w:tc>
        <w:tc>
          <w:tcPr>
            <w:tcW w:w="721" w:type="pct"/>
          </w:tcPr>
          <w:p w14:paraId="01BCDF08" w14:textId="3295152D" w:rsidR="00B14773" w:rsidRPr="00BD0F8E" w:rsidRDefault="00B14773">
            <w:pPr>
              <w:pStyle w:val="GOSTTableHead"/>
            </w:pPr>
            <w:r w:rsidRPr="00BD0F8E">
              <w:t>Отвечающий модуль SVAP</w:t>
            </w:r>
          </w:p>
        </w:tc>
        <w:tc>
          <w:tcPr>
            <w:tcW w:w="712" w:type="pct"/>
          </w:tcPr>
          <w:p w14:paraId="45C4EFE7" w14:textId="77777777" w:rsidR="00B14773" w:rsidRPr="00BD0F8E" w:rsidRDefault="00B14773">
            <w:pPr>
              <w:pStyle w:val="GOSTTableHead"/>
            </w:pPr>
            <w:r w:rsidRPr="00BD0F8E">
              <w:t>Допустимое время ответа</w:t>
            </w:r>
          </w:p>
        </w:tc>
      </w:tr>
      <w:tr w:rsidR="00B40938" w:rsidRPr="00B9499D" w14:paraId="32ED9C90" w14:textId="77777777" w:rsidTr="00B14773">
        <w:trPr>
          <w:trHeight w:val="921"/>
        </w:trPr>
        <w:tc>
          <w:tcPr>
            <w:tcW w:w="195" w:type="pct"/>
          </w:tcPr>
          <w:p w14:paraId="74538DE2" w14:textId="4455B9C5" w:rsidR="005027E8" w:rsidRDefault="005027E8" w:rsidP="00106607">
            <w:pPr>
              <w:pStyle w:val="GOSTTablenorm"/>
              <w:numPr>
                <w:ilvl w:val="0"/>
                <w:numId w:val="3"/>
              </w:numPr>
            </w:pPr>
          </w:p>
        </w:tc>
        <w:tc>
          <w:tcPr>
            <w:tcW w:w="1565" w:type="pct"/>
          </w:tcPr>
          <w:p w14:paraId="1F821474" w14:textId="77777777" w:rsidR="005027E8" w:rsidRPr="00B9499D" w:rsidRDefault="005027E8" w:rsidP="002C00BF">
            <w:pPr>
              <w:pStyle w:val="GOSTTablenorm"/>
            </w:pPr>
            <w:r w:rsidRPr="00B9499D">
              <w:t>Проверка состояния запроса</w:t>
            </w:r>
          </w:p>
        </w:tc>
        <w:tc>
          <w:tcPr>
            <w:tcW w:w="1120" w:type="pct"/>
          </w:tcPr>
          <w:p w14:paraId="5C57733E" w14:textId="77777777" w:rsidR="005027E8" w:rsidRPr="003B5C9A" w:rsidRDefault="005027E8" w:rsidP="003B5C9A">
            <w:pPr>
              <w:pStyle w:val="GOSTTablenorm"/>
            </w:pPr>
            <w:r w:rsidRPr="003B5C9A">
              <w:t>STATUS</w:t>
            </w:r>
          </w:p>
        </w:tc>
        <w:tc>
          <w:tcPr>
            <w:tcW w:w="687" w:type="pct"/>
          </w:tcPr>
          <w:p w14:paraId="21ECFED9" w14:textId="77777777" w:rsidR="005027E8" w:rsidRPr="00B9499D" w:rsidRDefault="005027E8" w:rsidP="002C00BF">
            <w:pPr>
              <w:pStyle w:val="GOSTTablenorm"/>
            </w:pPr>
            <w:r w:rsidRPr="00B9499D">
              <w:t>Синхронный/Асинхронный</w:t>
            </w:r>
          </w:p>
        </w:tc>
        <w:tc>
          <w:tcPr>
            <w:tcW w:w="721" w:type="pct"/>
          </w:tcPr>
          <w:p w14:paraId="1BF97ED6" w14:textId="0A6BED7B" w:rsidR="005027E8" w:rsidRPr="00B9499D" w:rsidRDefault="005027E8" w:rsidP="002C00BF">
            <w:pPr>
              <w:pStyle w:val="GOSTTablenorm"/>
              <w:rPr>
                <w:lang w:val="en-US"/>
              </w:rPr>
            </w:pPr>
            <w:r>
              <w:rPr>
                <w:lang w:val="en-US"/>
              </w:rPr>
              <w:t>Datamart</w:t>
            </w:r>
            <w:r w:rsidRPr="00B9499D">
              <w:t>/</w:t>
            </w:r>
            <w:r w:rsidRPr="00B9499D">
              <w:rPr>
                <w:lang w:val="en-US"/>
              </w:rPr>
              <w:t xml:space="preserve"> OLTP</w:t>
            </w:r>
          </w:p>
        </w:tc>
        <w:tc>
          <w:tcPr>
            <w:tcW w:w="712" w:type="pct"/>
          </w:tcPr>
          <w:p w14:paraId="4D838D77" w14:textId="77777777" w:rsidR="005027E8" w:rsidRPr="00B9499D" w:rsidRDefault="005027E8" w:rsidP="002C00BF">
            <w:pPr>
              <w:pStyle w:val="GOSTTablenorm"/>
            </w:pPr>
            <w:r w:rsidRPr="00B9499D">
              <w:t>5 секунд</w:t>
            </w:r>
          </w:p>
        </w:tc>
      </w:tr>
      <w:tr w:rsidR="00B40938" w:rsidRPr="00B9499D" w14:paraId="33324506" w14:textId="77777777" w:rsidTr="00B14773">
        <w:trPr>
          <w:trHeight w:val="921"/>
        </w:trPr>
        <w:tc>
          <w:tcPr>
            <w:tcW w:w="195" w:type="pct"/>
          </w:tcPr>
          <w:p w14:paraId="52F919E8" w14:textId="02F3F26B" w:rsidR="005027E8" w:rsidRDefault="005027E8" w:rsidP="00106607">
            <w:pPr>
              <w:pStyle w:val="GOSTTablenorm"/>
              <w:numPr>
                <w:ilvl w:val="0"/>
                <w:numId w:val="3"/>
              </w:numPr>
            </w:pPr>
          </w:p>
        </w:tc>
        <w:tc>
          <w:tcPr>
            <w:tcW w:w="1565" w:type="pct"/>
          </w:tcPr>
          <w:p w14:paraId="609C19C6" w14:textId="00686C5C" w:rsidR="005027E8" w:rsidRPr="00B9499D" w:rsidRDefault="005027E8" w:rsidP="002C00BF">
            <w:pPr>
              <w:pStyle w:val="GOSTTablenorm"/>
            </w:pPr>
            <w:r w:rsidRPr="00B9499D">
              <w:t>Запрос на подбор / сторнирование / переформирование записей учета</w:t>
            </w:r>
          </w:p>
        </w:tc>
        <w:tc>
          <w:tcPr>
            <w:tcW w:w="1120" w:type="pct"/>
          </w:tcPr>
          <w:p w14:paraId="5F95BC7C" w14:textId="77777777" w:rsidR="005027E8" w:rsidRPr="003B5C9A" w:rsidRDefault="005027E8" w:rsidP="003B5C9A">
            <w:pPr>
              <w:pStyle w:val="GOSTTablenorm"/>
            </w:pPr>
            <w:r w:rsidRPr="003B5C9A">
              <w:t>ACCOUNTING</w:t>
            </w:r>
          </w:p>
        </w:tc>
        <w:tc>
          <w:tcPr>
            <w:tcW w:w="687" w:type="pct"/>
          </w:tcPr>
          <w:p w14:paraId="0E6CCF0C" w14:textId="2439B4C4" w:rsidR="005027E8" w:rsidRPr="00B9499D" w:rsidRDefault="005027E8" w:rsidP="00B40938">
            <w:pPr>
              <w:pStyle w:val="GOSTTablenorm"/>
            </w:pPr>
            <w:r w:rsidRPr="00B9499D">
              <w:t>Синхронный/Асинхронный</w:t>
            </w:r>
          </w:p>
        </w:tc>
        <w:tc>
          <w:tcPr>
            <w:tcW w:w="721" w:type="pct"/>
          </w:tcPr>
          <w:p w14:paraId="7F4FA558" w14:textId="77777777" w:rsidR="005027E8" w:rsidRPr="00B9499D" w:rsidRDefault="005027E8" w:rsidP="002C00BF">
            <w:pPr>
              <w:pStyle w:val="GOSTTablenorm"/>
              <w:rPr>
                <w:lang w:val="en-US"/>
              </w:rPr>
            </w:pPr>
            <w:r w:rsidRPr="00B9499D">
              <w:rPr>
                <w:lang w:val="en-US"/>
              </w:rPr>
              <w:t>OLTP</w:t>
            </w:r>
          </w:p>
        </w:tc>
        <w:tc>
          <w:tcPr>
            <w:tcW w:w="712" w:type="pct"/>
          </w:tcPr>
          <w:p w14:paraId="2D8724B2" w14:textId="77777777" w:rsidR="005027E8" w:rsidRPr="00B9499D" w:rsidRDefault="005027E8" w:rsidP="002C00BF">
            <w:pPr>
              <w:pStyle w:val="GOSTTablenorm"/>
            </w:pPr>
            <w:r w:rsidRPr="00B9499D">
              <w:t>2</w:t>
            </w:r>
            <w:r w:rsidRPr="00B9499D">
              <w:rPr>
                <w:lang w:val="en-US"/>
              </w:rPr>
              <w:t xml:space="preserve"> </w:t>
            </w:r>
            <w:r w:rsidRPr="00B9499D">
              <w:t>секунды</w:t>
            </w:r>
          </w:p>
        </w:tc>
      </w:tr>
      <w:tr w:rsidR="00B40938" w:rsidRPr="005C6BDA" w14:paraId="7E3F3D83" w14:textId="77777777" w:rsidTr="00B14773">
        <w:trPr>
          <w:trHeight w:val="921"/>
        </w:trPr>
        <w:tc>
          <w:tcPr>
            <w:tcW w:w="195" w:type="pct"/>
          </w:tcPr>
          <w:p w14:paraId="0AB858A5" w14:textId="54601B09" w:rsidR="005027E8" w:rsidRDefault="005027E8" w:rsidP="00106607">
            <w:pPr>
              <w:pStyle w:val="GOSTTablenorm"/>
              <w:numPr>
                <w:ilvl w:val="0"/>
                <w:numId w:val="3"/>
              </w:numPr>
            </w:pPr>
          </w:p>
        </w:tc>
        <w:tc>
          <w:tcPr>
            <w:tcW w:w="1565" w:type="pct"/>
          </w:tcPr>
          <w:p w14:paraId="202961A6" w14:textId="5A0DBB34" w:rsidR="005027E8" w:rsidRPr="005C6BDA" w:rsidRDefault="005027E8" w:rsidP="0040371B">
            <w:pPr>
              <w:pStyle w:val="GOSTTablenorm"/>
            </w:pPr>
            <w:r>
              <w:rPr>
                <w:szCs w:val="22"/>
              </w:rPr>
              <w:t>Запрос на сторнирование / отмену записей учета</w:t>
            </w:r>
          </w:p>
        </w:tc>
        <w:tc>
          <w:tcPr>
            <w:tcW w:w="1120" w:type="pct"/>
          </w:tcPr>
          <w:p w14:paraId="6E93EE73" w14:textId="5BD39FCB" w:rsidR="005027E8" w:rsidRPr="003B5C9A" w:rsidRDefault="005027E8" w:rsidP="003B5C9A">
            <w:pPr>
              <w:pStyle w:val="GOSTTablenorm"/>
            </w:pPr>
            <w:r w:rsidRPr="003B5C9A">
              <w:t>REVERSAL</w:t>
            </w:r>
          </w:p>
        </w:tc>
        <w:tc>
          <w:tcPr>
            <w:tcW w:w="687" w:type="pct"/>
          </w:tcPr>
          <w:p w14:paraId="3C2FA71E" w14:textId="54D89AF1" w:rsidR="005027E8" w:rsidRPr="005C6BDA" w:rsidRDefault="005027E8" w:rsidP="00B40938">
            <w:pPr>
              <w:pStyle w:val="GOSTTablenorm"/>
            </w:pPr>
            <w:r w:rsidRPr="005C6BDA">
              <w:t>Синхронный/Асинхронный</w:t>
            </w:r>
          </w:p>
        </w:tc>
        <w:tc>
          <w:tcPr>
            <w:tcW w:w="721" w:type="pct"/>
          </w:tcPr>
          <w:p w14:paraId="0B2AEEC3" w14:textId="5CD23218" w:rsidR="005027E8" w:rsidRPr="005C6BDA" w:rsidRDefault="005027E8" w:rsidP="0040371B">
            <w:pPr>
              <w:pStyle w:val="GOSTTablenorm"/>
              <w:rPr>
                <w:lang w:val="en-US"/>
              </w:rPr>
            </w:pPr>
            <w:r w:rsidRPr="005C6BDA">
              <w:rPr>
                <w:lang w:val="en-US"/>
              </w:rPr>
              <w:t>OLTP</w:t>
            </w:r>
          </w:p>
        </w:tc>
        <w:tc>
          <w:tcPr>
            <w:tcW w:w="712" w:type="pct"/>
          </w:tcPr>
          <w:p w14:paraId="09165F8C" w14:textId="06D8A6E7" w:rsidR="005027E8" w:rsidRPr="005C6BDA" w:rsidRDefault="005027E8" w:rsidP="0040371B">
            <w:pPr>
              <w:pStyle w:val="GOSTTablenorm"/>
            </w:pPr>
            <w:r w:rsidRPr="005C6BDA">
              <w:t>2</w:t>
            </w:r>
            <w:r w:rsidRPr="005C6BDA">
              <w:rPr>
                <w:lang w:val="en-US"/>
              </w:rPr>
              <w:t xml:space="preserve"> </w:t>
            </w:r>
            <w:r w:rsidRPr="005C6BDA">
              <w:t>секунды</w:t>
            </w:r>
          </w:p>
        </w:tc>
      </w:tr>
      <w:tr w:rsidR="00B40938" w:rsidRPr="00B9499D" w14:paraId="04C3FD1B" w14:textId="77777777" w:rsidTr="00B14773">
        <w:trPr>
          <w:trHeight w:val="731"/>
        </w:trPr>
        <w:tc>
          <w:tcPr>
            <w:tcW w:w="195" w:type="pct"/>
          </w:tcPr>
          <w:p w14:paraId="39437383" w14:textId="252F2961" w:rsidR="005027E8" w:rsidRDefault="005027E8" w:rsidP="00106607">
            <w:pPr>
              <w:pStyle w:val="GOSTTablenorm"/>
              <w:numPr>
                <w:ilvl w:val="0"/>
                <w:numId w:val="3"/>
              </w:numPr>
            </w:pPr>
          </w:p>
        </w:tc>
        <w:tc>
          <w:tcPr>
            <w:tcW w:w="1565" w:type="pct"/>
          </w:tcPr>
          <w:p w14:paraId="2A8ECEC6" w14:textId="0CC2138C" w:rsidR="005027E8" w:rsidRPr="00B9499D" w:rsidRDefault="005027E8" w:rsidP="002C00BF">
            <w:pPr>
              <w:pStyle w:val="GOSTTablenorm"/>
            </w:pPr>
            <w:r>
              <w:t>Запрос списка подобранных записей учета по документу</w:t>
            </w:r>
            <w:ins w:id="668" w:author="Сатлер Марина Викторовна" w:date="2026-04-07T11:37:00Z">
              <w:r w:rsidR="00FA0117">
                <w:t xml:space="preserve"> </w:t>
              </w:r>
              <w:r w:rsidR="00FA0117" w:rsidRPr="00FA0117">
                <w:rPr>
                  <w:rPrChange w:id="669" w:author="Сатлер Марина Викторовна" w:date="2026-04-07T11:38:00Z">
                    <w:rPr>
                      <w:lang w:val="en-US"/>
                    </w:rPr>
                  </w:rPrChange>
                </w:rPr>
                <w:t xml:space="preserve">/ </w:t>
              </w:r>
              <w:r w:rsidR="00FA0117" w:rsidRPr="00FA0117">
                <w:rPr>
                  <w:highlight w:val="green"/>
                  <w:rPrChange w:id="670" w:author="Сатлер Марина Викторовна" w:date="2026-04-07T11:38:00Z">
                    <w:rPr/>
                  </w:rPrChange>
                </w:rPr>
                <w:t>по дате отражения в учете</w:t>
              </w:r>
            </w:ins>
          </w:p>
        </w:tc>
        <w:tc>
          <w:tcPr>
            <w:tcW w:w="1120" w:type="pct"/>
          </w:tcPr>
          <w:p w14:paraId="439F425E" w14:textId="77777777" w:rsidR="005027E8" w:rsidRPr="003B5C9A" w:rsidRDefault="005027E8" w:rsidP="003B5C9A">
            <w:pPr>
              <w:pStyle w:val="GOSTTablenorm"/>
            </w:pPr>
            <w:r w:rsidRPr="003B5C9A">
              <w:t>OPLIST</w:t>
            </w:r>
          </w:p>
        </w:tc>
        <w:tc>
          <w:tcPr>
            <w:tcW w:w="687" w:type="pct"/>
          </w:tcPr>
          <w:p w14:paraId="4FC1F214" w14:textId="77777777" w:rsidR="005027E8" w:rsidRPr="00B9499D" w:rsidRDefault="005027E8" w:rsidP="002C00BF">
            <w:pPr>
              <w:pStyle w:val="GOSTTablenorm"/>
            </w:pPr>
            <w:r w:rsidRPr="00B9499D">
              <w:t>Синхронный/Асинхронный</w:t>
            </w:r>
          </w:p>
        </w:tc>
        <w:tc>
          <w:tcPr>
            <w:tcW w:w="721" w:type="pct"/>
          </w:tcPr>
          <w:p w14:paraId="5E70D29D" w14:textId="3D0A722D" w:rsidR="005027E8" w:rsidRPr="00B9499D" w:rsidRDefault="005027E8" w:rsidP="002C00BF">
            <w:pPr>
              <w:pStyle w:val="GOSTTablenorm"/>
              <w:rPr>
                <w:lang w:val="en-US"/>
              </w:rPr>
            </w:pPr>
            <w:r>
              <w:rPr>
                <w:lang w:val="en-US"/>
              </w:rPr>
              <w:t>Datamart</w:t>
            </w:r>
          </w:p>
        </w:tc>
        <w:tc>
          <w:tcPr>
            <w:tcW w:w="712" w:type="pct"/>
          </w:tcPr>
          <w:p w14:paraId="294CB9B6" w14:textId="77777777" w:rsidR="005027E8" w:rsidRPr="00B9499D" w:rsidRDefault="005027E8" w:rsidP="002C00BF">
            <w:pPr>
              <w:pStyle w:val="GOSTTablenorm"/>
            </w:pPr>
            <w:r w:rsidRPr="00B9499D">
              <w:t>2</w:t>
            </w:r>
            <w:r w:rsidRPr="00B9499D">
              <w:rPr>
                <w:lang w:val="en-US"/>
              </w:rPr>
              <w:t xml:space="preserve"> </w:t>
            </w:r>
            <w:r w:rsidRPr="00B9499D">
              <w:t>секунды</w:t>
            </w:r>
          </w:p>
        </w:tc>
      </w:tr>
      <w:tr w:rsidR="00B40938" w:rsidRPr="00B9499D" w14:paraId="01FC38F3" w14:textId="77777777" w:rsidTr="00B14773">
        <w:trPr>
          <w:trHeight w:val="921"/>
        </w:trPr>
        <w:tc>
          <w:tcPr>
            <w:tcW w:w="195" w:type="pct"/>
          </w:tcPr>
          <w:p w14:paraId="49232793" w14:textId="685EE309" w:rsidR="005027E8" w:rsidRDefault="005027E8" w:rsidP="00106607">
            <w:pPr>
              <w:pStyle w:val="GOSTTablenorm"/>
              <w:numPr>
                <w:ilvl w:val="0"/>
                <w:numId w:val="3"/>
              </w:numPr>
            </w:pPr>
          </w:p>
        </w:tc>
        <w:tc>
          <w:tcPr>
            <w:tcW w:w="1565" w:type="pct"/>
          </w:tcPr>
          <w:p w14:paraId="6DD19A32" w14:textId="334E5555" w:rsidR="005027E8" w:rsidRPr="00B9499D" w:rsidRDefault="005027E8" w:rsidP="002C00BF">
            <w:pPr>
              <w:pStyle w:val="GOSTTablenorm"/>
            </w:pPr>
            <w:r w:rsidRPr="00B9499D">
              <w:t>Запрос расчета состояния счетов учета за период</w:t>
            </w:r>
          </w:p>
        </w:tc>
        <w:tc>
          <w:tcPr>
            <w:tcW w:w="1120" w:type="pct"/>
          </w:tcPr>
          <w:p w14:paraId="1D156282" w14:textId="77777777" w:rsidR="005027E8" w:rsidRPr="003B5C9A" w:rsidRDefault="005027E8" w:rsidP="003B5C9A">
            <w:pPr>
              <w:pStyle w:val="GOSTTablenorm"/>
            </w:pPr>
            <w:r w:rsidRPr="003B5C9A">
              <w:t>FSG</w:t>
            </w:r>
          </w:p>
        </w:tc>
        <w:tc>
          <w:tcPr>
            <w:tcW w:w="687" w:type="pct"/>
          </w:tcPr>
          <w:p w14:paraId="5870CFE5" w14:textId="77777777" w:rsidR="005027E8" w:rsidRPr="00B9499D" w:rsidRDefault="005027E8" w:rsidP="002C00BF">
            <w:pPr>
              <w:pStyle w:val="GOSTTablenorm"/>
            </w:pPr>
            <w:r w:rsidRPr="00B9499D">
              <w:t>Синхронный/Асинхронный</w:t>
            </w:r>
          </w:p>
        </w:tc>
        <w:tc>
          <w:tcPr>
            <w:tcW w:w="721" w:type="pct"/>
          </w:tcPr>
          <w:p w14:paraId="7AE466A5" w14:textId="5013E7CE" w:rsidR="005027E8" w:rsidRPr="00B9499D" w:rsidRDefault="005027E8" w:rsidP="002C00BF">
            <w:pPr>
              <w:pStyle w:val="GOSTTablenorm"/>
              <w:rPr>
                <w:lang w:val="en-US"/>
              </w:rPr>
            </w:pPr>
            <w:r>
              <w:rPr>
                <w:lang w:val="en-US"/>
              </w:rPr>
              <w:t>Datamart</w:t>
            </w:r>
          </w:p>
        </w:tc>
        <w:tc>
          <w:tcPr>
            <w:tcW w:w="712" w:type="pct"/>
          </w:tcPr>
          <w:p w14:paraId="2742BBB5" w14:textId="77777777" w:rsidR="005027E8" w:rsidRPr="00B9499D" w:rsidRDefault="005027E8" w:rsidP="002C00BF">
            <w:pPr>
              <w:pStyle w:val="GOSTTablenorm"/>
            </w:pPr>
            <w:r w:rsidRPr="00B9499D">
              <w:t>5 секунд</w:t>
            </w:r>
          </w:p>
        </w:tc>
      </w:tr>
      <w:tr w:rsidR="00B40938" w:rsidRPr="00B9499D" w14:paraId="3D9F9BE7" w14:textId="77777777" w:rsidTr="00B14773">
        <w:trPr>
          <w:trHeight w:val="1151"/>
        </w:trPr>
        <w:tc>
          <w:tcPr>
            <w:tcW w:w="195" w:type="pct"/>
          </w:tcPr>
          <w:p w14:paraId="3904F64D" w14:textId="4942C10E" w:rsidR="005027E8" w:rsidRDefault="005027E8" w:rsidP="00106607">
            <w:pPr>
              <w:pStyle w:val="GOSTTablenorm"/>
              <w:numPr>
                <w:ilvl w:val="0"/>
                <w:numId w:val="3"/>
              </w:numPr>
            </w:pPr>
          </w:p>
        </w:tc>
        <w:tc>
          <w:tcPr>
            <w:tcW w:w="1565" w:type="pct"/>
          </w:tcPr>
          <w:p w14:paraId="4421748E" w14:textId="77777777" w:rsidR="005027E8" w:rsidRPr="00B9499D" w:rsidRDefault="005027E8" w:rsidP="002C00BF">
            <w:pPr>
              <w:pStyle w:val="GOSTTablenorm"/>
            </w:pPr>
            <w:r w:rsidRPr="00B9499D">
              <w:t>Запрос расчета оборотов по счетам учета в разрезе документов</w:t>
            </w:r>
          </w:p>
        </w:tc>
        <w:tc>
          <w:tcPr>
            <w:tcW w:w="1120" w:type="pct"/>
          </w:tcPr>
          <w:p w14:paraId="528140DB" w14:textId="77777777" w:rsidR="005027E8" w:rsidRPr="003B5C9A" w:rsidRDefault="005027E8" w:rsidP="003B5C9A">
            <w:pPr>
              <w:pStyle w:val="GOSTTablenorm"/>
            </w:pPr>
            <w:r w:rsidRPr="003B5C9A">
              <w:t>TURN</w:t>
            </w:r>
          </w:p>
        </w:tc>
        <w:tc>
          <w:tcPr>
            <w:tcW w:w="687" w:type="pct"/>
          </w:tcPr>
          <w:p w14:paraId="43A1F729" w14:textId="77777777" w:rsidR="005027E8" w:rsidRPr="00B9499D" w:rsidRDefault="005027E8" w:rsidP="002C00BF">
            <w:pPr>
              <w:pStyle w:val="GOSTTablenorm"/>
            </w:pPr>
            <w:r w:rsidRPr="00B9499D">
              <w:t>Синхронный/Асинхронный</w:t>
            </w:r>
          </w:p>
        </w:tc>
        <w:tc>
          <w:tcPr>
            <w:tcW w:w="721" w:type="pct"/>
          </w:tcPr>
          <w:p w14:paraId="3793C56C" w14:textId="593999C2" w:rsidR="005027E8" w:rsidRPr="00B9499D" w:rsidRDefault="005027E8" w:rsidP="002C00BF">
            <w:pPr>
              <w:pStyle w:val="GOSTTablenorm"/>
            </w:pPr>
            <w:r>
              <w:rPr>
                <w:lang w:val="en-US"/>
              </w:rPr>
              <w:t>Datamart</w:t>
            </w:r>
          </w:p>
        </w:tc>
        <w:tc>
          <w:tcPr>
            <w:tcW w:w="712" w:type="pct"/>
          </w:tcPr>
          <w:p w14:paraId="3B099ECB" w14:textId="77777777" w:rsidR="005027E8" w:rsidRPr="00B9499D" w:rsidRDefault="005027E8" w:rsidP="002C00BF">
            <w:pPr>
              <w:pStyle w:val="GOSTTablenorm"/>
            </w:pPr>
            <w:r w:rsidRPr="00B9499D">
              <w:t>5 секунд</w:t>
            </w:r>
          </w:p>
        </w:tc>
      </w:tr>
      <w:tr w:rsidR="00B40938" w:rsidRPr="00B9499D" w14:paraId="707229E7" w14:textId="77777777" w:rsidTr="00B14773">
        <w:trPr>
          <w:trHeight w:val="921"/>
        </w:trPr>
        <w:tc>
          <w:tcPr>
            <w:tcW w:w="195" w:type="pct"/>
          </w:tcPr>
          <w:p w14:paraId="68B8DB93" w14:textId="22CA7A45" w:rsidR="005027E8" w:rsidRDefault="005027E8" w:rsidP="00106607">
            <w:pPr>
              <w:pStyle w:val="GOSTTablenorm"/>
              <w:numPr>
                <w:ilvl w:val="0"/>
                <w:numId w:val="3"/>
              </w:numPr>
            </w:pPr>
          </w:p>
        </w:tc>
        <w:tc>
          <w:tcPr>
            <w:tcW w:w="1565" w:type="pct"/>
          </w:tcPr>
          <w:p w14:paraId="2F2CD2BF" w14:textId="77777777" w:rsidR="005027E8" w:rsidRPr="00B9499D" w:rsidRDefault="005027E8" w:rsidP="002C00BF">
            <w:pPr>
              <w:pStyle w:val="GOSTTablenorm"/>
            </w:pPr>
            <w:r w:rsidRPr="00B9499D">
              <w:t>Запрос расчета показателей состояния лицевых счетов</w:t>
            </w:r>
          </w:p>
        </w:tc>
        <w:tc>
          <w:tcPr>
            <w:tcW w:w="1120" w:type="pct"/>
          </w:tcPr>
          <w:p w14:paraId="659DBD74" w14:textId="77777777" w:rsidR="005027E8" w:rsidRPr="003B5C9A" w:rsidRDefault="005027E8" w:rsidP="003B5C9A">
            <w:pPr>
              <w:pStyle w:val="GOSTTablenorm"/>
            </w:pPr>
            <w:r w:rsidRPr="003B5C9A">
              <w:t>PA</w:t>
            </w:r>
          </w:p>
        </w:tc>
        <w:tc>
          <w:tcPr>
            <w:tcW w:w="687" w:type="pct"/>
          </w:tcPr>
          <w:p w14:paraId="6F7A03B3" w14:textId="77777777" w:rsidR="005027E8" w:rsidRPr="00B9499D" w:rsidRDefault="005027E8" w:rsidP="002C00BF">
            <w:pPr>
              <w:pStyle w:val="GOSTTablenorm"/>
            </w:pPr>
            <w:r w:rsidRPr="00B9499D">
              <w:t>Синхронный/Асинхронный</w:t>
            </w:r>
          </w:p>
        </w:tc>
        <w:tc>
          <w:tcPr>
            <w:tcW w:w="721" w:type="pct"/>
          </w:tcPr>
          <w:p w14:paraId="36ECCDD5" w14:textId="0F68F224" w:rsidR="005027E8" w:rsidRPr="00B9499D" w:rsidRDefault="005027E8" w:rsidP="002C00BF">
            <w:pPr>
              <w:pStyle w:val="GOSTTablenorm"/>
            </w:pPr>
            <w:r>
              <w:rPr>
                <w:lang w:val="en-US"/>
              </w:rPr>
              <w:t>Datamart</w:t>
            </w:r>
          </w:p>
        </w:tc>
        <w:tc>
          <w:tcPr>
            <w:tcW w:w="712" w:type="pct"/>
          </w:tcPr>
          <w:p w14:paraId="35A13C1F" w14:textId="77777777" w:rsidR="005027E8" w:rsidRPr="00B9499D" w:rsidRDefault="005027E8" w:rsidP="002C00BF">
            <w:pPr>
              <w:pStyle w:val="GOSTTablenorm"/>
            </w:pPr>
            <w:r w:rsidRPr="00B9499D">
              <w:t>5 секунд</w:t>
            </w:r>
          </w:p>
        </w:tc>
      </w:tr>
      <w:tr w:rsidR="00B40938" w:rsidRPr="00B9499D" w14:paraId="7D2898B4" w14:textId="77777777" w:rsidTr="00B14773">
        <w:trPr>
          <w:trHeight w:val="921"/>
        </w:trPr>
        <w:tc>
          <w:tcPr>
            <w:tcW w:w="195" w:type="pct"/>
          </w:tcPr>
          <w:p w14:paraId="5CFA80C9" w14:textId="2D3794D7" w:rsidR="005027E8" w:rsidRDefault="005027E8" w:rsidP="00106607">
            <w:pPr>
              <w:pStyle w:val="GOSTTablenorm"/>
              <w:numPr>
                <w:ilvl w:val="0"/>
                <w:numId w:val="3"/>
              </w:numPr>
            </w:pPr>
          </w:p>
        </w:tc>
        <w:tc>
          <w:tcPr>
            <w:tcW w:w="1565" w:type="pct"/>
          </w:tcPr>
          <w:p w14:paraId="66BE6D04" w14:textId="77777777" w:rsidR="005027E8" w:rsidRPr="00B9499D" w:rsidRDefault="005027E8" w:rsidP="002C00BF">
            <w:pPr>
              <w:pStyle w:val="GOSTTablenorm"/>
            </w:pPr>
            <w:r w:rsidRPr="00B9499D">
              <w:t>Запрос формирования регистра «Главная книга»</w:t>
            </w:r>
          </w:p>
        </w:tc>
        <w:tc>
          <w:tcPr>
            <w:tcW w:w="1120" w:type="pct"/>
          </w:tcPr>
          <w:p w14:paraId="32691416" w14:textId="77777777" w:rsidR="005027E8" w:rsidRPr="003B5C9A" w:rsidRDefault="005027E8" w:rsidP="003B5C9A">
            <w:pPr>
              <w:pStyle w:val="GOSTTablenorm"/>
            </w:pPr>
            <w:r w:rsidRPr="003B5C9A">
              <w:t>ReportGK</w:t>
            </w:r>
          </w:p>
        </w:tc>
        <w:tc>
          <w:tcPr>
            <w:tcW w:w="687" w:type="pct"/>
          </w:tcPr>
          <w:p w14:paraId="04345D79" w14:textId="77777777" w:rsidR="005027E8" w:rsidRPr="00B9499D" w:rsidRDefault="005027E8" w:rsidP="002C00BF">
            <w:pPr>
              <w:pStyle w:val="GOSTTablenorm"/>
            </w:pPr>
            <w:r w:rsidRPr="00B9499D">
              <w:t>Синхронный/Асинхронный</w:t>
            </w:r>
          </w:p>
        </w:tc>
        <w:tc>
          <w:tcPr>
            <w:tcW w:w="721" w:type="pct"/>
          </w:tcPr>
          <w:p w14:paraId="67F29763" w14:textId="2E427F72" w:rsidR="005027E8" w:rsidRPr="00B9499D" w:rsidRDefault="005027E8" w:rsidP="002C00BF">
            <w:pPr>
              <w:pStyle w:val="GOSTTablenorm"/>
              <w:rPr>
                <w:lang w:val="en-US"/>
              </w:rPr>
            </w:pPr>
            <w:r>
              <w:rPr>
                <w:lang w:val="en-US"/>
              </w:rPr>
              <w:t>Datamart</w:t>
            </w:r>
          </w:p>
        </w:tc>
        <w:tc>
          <w:tcPr>
            <w:tcW w:w="712" w:type="pct"/>
          </w:tcPr>
          <w:p w14:paraId="60A6A627" w14:textId="77777777" w:rsidR="005027E8" w:rsidRPr="00B9499D" w:rsidRDefault="005027E8" w:rsidP="002C00BF">
            <w:pPr>
              <w:pStyle w:val="GOSTTablenorm"/>
            </w:pPr>
            <w:r w:rsidRPr="00B9499D">
              <w:t>5 секунд</w:t>
            </w:r>
          </w:p>
        </w:tc>
      </w:tr>
      <w:tr w:rsidR="00B40938" w:rsidRPr="00B9499D" w14:paraId="1026B801" w14:textId="77777777" w:rsidTr="00B14773">
        <w:trPr>
          <w:trHeight w:val="921"/>
        </w:trPr>
        <w:tc>
          <w:tcPr>
            <w:tcW w:w="195" w:type="pct"/>
          </w:tcPr>
          <w:p w14:paraId="06A3E4D0" w14:textId="2D84BECE" w:rsidR="005027E8" w:rsidRDefault="005027E8" w:rsidP="00106607">
            <w:pPr>
              <w:pStyle w:val="GOSTTablenorm"/>
              <w:numPr>
                <w:ilvl w:val="0"/>
                <w:numId w:val="3"/>
              </w:numPr>
            </w:pPr>
          </w:p>
        </w:tc>
        <w:tc>
          <w:tcPr>
            <w:tcW w:w="1565" w:type="pct"/>
          </w:tcPr>
          <w:p w14:paraId="19773BC9" w14:textId="0721DEA9" w:rsidR="005027E8" w:rsidRPr="00B9499D" w:rsidRDefault="005027E8" w:rsidP="002C00BF">
            <w:pPr>
              <w:pStyle w:val="GOSTTablenorm"/>
            </w:pPr>
            <w:r w:rsidRPr="00B9499D">
              <w:t>Запрос расчета оборотов в разрезе корреспондирующих счетов</w:t>
            </w:r>
          </w:p>
        </w:tc>
        <w:tc>
          <w:tcPr>
            <w:tcW w:w="1120" w:type="pct"/>
          </w:tcPr>
          <w:p w14:paraId="0E3D5461" w14:textId="77777777" w:rsidR="005027E8" w:rsidRPr="003B5C9A" w:rsidRDefault="005027E8" w:rsidP="003B5C9A">
            <w:pPr>
              <w:pStyle w:val="GOSTTablenorm"/>
            </w:pPr>
            <w:r w:rsidRPr="003B5C9A">
              <w:t>COR</w:t>
            </w:r>
          </w:p>
        </w:tc>
        <w:tc>
          <w:tcPr>
            <w:tcW w:w="687" w:type="pct"/>
          </w:tcPr>
          <w:p w14:paraId="61DAD637" w14:textId="77777777" w:rsidR="005027E8" w:rsidRPr="00B9499D" w:rsidRDefault="005027E8" w:rsidP="002C00BF">
            <w:pPr>
              <w:pStyle w:val="GOSTTablenorm"/>
            </w:pPr>
            <w:r w:rsidRPr="00B9499D">
              <w:t>Синхронный/Асинхронный</w:t>
            </w:r>
          </w:p>
        </w:tc>
        <w:tc>
          <w:tcPr>
            <w:tcW w:w="721" w:type="pct"/>
          </w:tcPr>
          <w:p w14:paraId="2358F90A" w14:textId="14BFF2A9" w:rsidR="005027E8" w:rsidRPr="00B9499D" w:rsidRDefault="005027E8" w:rsidP="002C00BF">
            <w:pPr>
              <w:pStyle w:val="GOSTTablenorm"/>
              <w:rPr>
                <w:lang w:val="en-US"/>
              </w:rPr>
            </w:pPr>
            <w:r>
              <w:rPr>
                <w:lang w:val="en-US"/>
              </w:rPr>
              <w:t>Datamart</w:t>
            </w:r>
          </w:p>
        </w:tc>
        <w:tc>
          <w:tcPr>
            <w:tcW w:w="712" w:type="pct"/>
          </w:tcPr>
          <w:p w14:paraId="2756AE2E" w14:textId="77777777" w:rsidR="005027E8" w:rsidRPr="00B9499D" w:rsidRDefault="005027E8" w:rsidP="002C00BF">
            <w:pPr>
              <w:pStyle w:val="GOSTTablenorm"/>
            </w:pPr>
            <w:r w:rsidRPr="00B9499D">
              <w:t>5 секунд</w:t>
            </w:r>
          </w:p>
        </w:tc>
      </w:tr>
      <w:tr w:rsidR="00B40938" w:rsidRPr="00B9499D" w14:paraId="5FC56DA9" w14:textId="77777777" w:rsidTr="00B14773">
        <w:trPr>
          <w:trHeight w:val="921"/>
        </w:trPr>
        <w:tc>
          <w:tcPr>
            <w:tcW w:w="195" w:type="pct"/>
          </w:tcPr>
          <w:p w14:paraId="31324188" w14:textId="7945252E" w:rsidR="005027E8" w:rsidRDefault="005027E8" w:rsidP="00106607">
            <w:pPr>
              <w:pStyle w:val="GOSTTablenorm"/>
              <w:numPr>
                <w:ilvl w:val="0"/>
                <w:numId w:val="3"/>
              </w:numPr>
            </w:pPr>
          </w:p>
        </w:tc>
        <w:tc>
          <w:tcPr>
            <w:tcW w:w="1565" w:type="pct"/>
          </w:tcPr>
          <w:p w14:paraId="7EDF6BDF" w14:textId="36962006" w:rsidR="005027E8" w:rsidRPr="00B9499D" w:rsidRDefault="005027E8" w:rsidP="000B744E">
            <w:pPr>
              <w:pStyle w:val="GOSTTablenorm"/>
            </w:pPr>
            <w:r w:rsidRPr="00AB2587">
              <w:rPr>
                <w:szCs w:val="22"/>
              </w:rPr>
              <w:t xml:space="preserve">Запрос </w:t>
            </w:r>
            <w:r>
              <w:rPr>
                <w:szCs w:val="22"/>
              </w:rPr>
              <w:t>расчета сводных данных по показателям состояния лицевых счетов</w:t>
            </w:r>
          </w:p>
        </w:tc>
        <w:tc>
          <w:tcPr>
            <w:tcW w:w="1120" w:type="pct"/>
          </w:tcPr>
          <w:p w14:paraId="5C3A5706" w14:textId="7EE42BC2" w:rsidR="005027E8" w:rsidRPr="003B5C9A" w:rsidRDefault="005027E8" w:rsidP="003B5C9A">
            <w:pPr>
              <w:pStyle w:val="GOSTTablenorm"/>
            </w:pPr>
            <w:r w:rsidRPr="003B5C9A">
              <w:t>CONS</w:t>
            </w:r>
          </w:p>
        </w:tc>
        <w:tc>
          <w:tcPr>
            <w:tcW w:w="687" w:type="pct"/>
          </w:tcPr>
          <w:p w14:paraId="45297BB0" w14:textId="49C476AE" w:rsidR="005027E8" w:rsidRPr="00B9499D" w:rsidRDefault="005027E8" w:rsidP="00AB2587">
            <w:pPr>
              <w:pStyle w:val="GOSTTablenorm"/>
            </w:pPr>
            <w:r w:rsidRPr="00B9499D">
              <w:t>Синхронный/Асинхронный</w:t>
            </w:r>
          </w:p>
        </w:tc>
        <w:tc>
          <w:tcPr>
            <w:tcW w:w="721" w:type="pct"/>
          </w:tcPr>
          <w:p w14:paraId="637AE81A" w14:textId="7CEFDE7B" w:rsidR="005027E8" w:rsidRPr="00AB2587" w:rsidRDefault="005027E8" w:rsidP="00AB2587">
            <w:pPr>
              <w:pStyle w:val="GOSTTablenorm"/>
            </w:pPr>
            <w:r>
              <w:rPr>
                <w:lang w:val="en-US"/>
              </w:rPr>
              <w:t>Datamart</w:t>
            </w:r>
          </w:p>
        </w:tc>
        <w:tc>
          <w:tcPr>
            <w:tcW w:w="712" w:type="pct"/>
          </w:tcPr>
          <w:p w14:paraId="7D270D20" w14:textId="250FF454" w:rsidR="005027E8" w:rsidRPr="00B9499D" w:rsidRDefault="005027E8" w:rsidP="00AB2587">
            <w:pPr>
              <w:pStyle w:val="GOSTTablenorm"/>
            </w:pPr>
            <w:r w:rsidRPr="00B9499D">
              <w:t>5 секунд</w:t>
            </w:r>
          </w:p>
        </w:tc>
      </w:tr>
      <w:tr w:rsidR="00B40938" w:rsidRPr="00B9499D" w14:paraId="784BA9B7" w14:textId="77777777" w:rsidTr="00B14773">
        <w:trPr>
          <w:trHeight w:val="921"/>
        </w:trPr>
        <w:tc>
          <w:tcPr>
            <w:tcW w:w="195" w:type="pct"/>
          </w:tcPr>
          <w:p w14:paraId="5063E757" w14:textId="3916B7D8" w:rsidR="005027E8" w:rsidRDefault="005027E8" w:rsidP="00106607">
            <w:pPr>
              <w:pStyle w:val="GOSTTablenorm"/>
              <w:numPr>
                <w:ilvl w:val="0"/>
                <w:numId w:val="3"/>
              </w:numPr>
            </w:pPr>
          </w:p>
        </w:tc>
        <w:tc>
          <w:tcPr>
            <w:tcW w:w="1565" w:type="pct"/>
          </w:tcPr>
          <w:p w14:paraId="77E679FB" w14:textId="71B3B596" w:rsidR="005027E8" w:rsidRPr="00AB2587" w:rsidRDefault="005027E8" w:rsidP="00371D61">
            <w:pPr>
              <w:pStyle w:val="GOSTTablenorm"/>
              <w:rPr>
                <w:szCs w:val="22"/>
              </w:rPr>
            </w:pPr>
            <w:r w:rsidRPr="00002655">
              <w:rPr>
                <w:szCs w:val="22"/>
              </w:rPr>
              <w:t>Сервис получения информации об операционных днях ТОФК/ЦС по учету</w:t>
            </w:r>
          </w:p>
        </w:tc>
        <w:tc>
          <w:tcPr>
            <w:tcW w:w="1120" w:type="pct"/>
          </w:tcPr>
          <w:p w14:paraId="5FE27C35" w14:textId="4105C699" w:rsidR="005027E8" w:rsidRPr="003B5C9A" w:rsidRDefault="005027E8" w:rsidP="003B5C9A">
            <w:pPr>
              <w:pStyle w:val="GOSTTablenorm"/>
            </w:pPr>
            <w:r w:rsidRPr="003B5C9A">
              <w:t>TradingDaysSubjectView</w:t>
            </w:r>
          </w:p>
        </w:tc>
        <w:tc>
          <w:tcPr>
            <w:tcW w:w="687" w:type="pct"/>
          </w:tcPr>
          <w:p w14:paraId="0EC3D7FF" w14:textId="0861F416" w:rsidR="005027E8" w:rsidRPr="00B9499D" w:rsidRDefault="005027E8" w:rsidP="00371D61">
            <w:pPr>
              <w:pStyle w:val="GOSTTablenorm"/>
            </w:pPr>
            <w:r w:rsidRPr="00B9499D">
              <w:t>Синхронный/Асинхронный</w:t>
            </w:r>
          </w:p>
        </w:tc>
        <w:tc>
          <w:tcPr>
            <w:tcW w:w="721" w:type="pct"/>
          </w:tcPr>
          <w:p w14:paraId="0A4203D8" w14:textId="05AB5756" w:rsidR="005027E8" w:rsidRPr="00371D61" w:rsidRDefault="005027E8" w:rsidP="00371D61">
            <w:pPr>
              <w:pStyle w:val="GOSTTablenorm"/>
            </w:pPr>
            <w:r>
              <w:rPr>
                <w:lang w:val="en-US"/>
              </w:rPr>
              <w:t>Datamart</w:t>
            </w:r>
          </w:p>
        </w:tc>
        <w:tc>
          <w:tcPr>
            <w:tcW w:w="712" w:type="pct"/>
          </w:tcPr>
          <w:p w14:paraId="219A1D68" w14:textId="7509D15C"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772D8770" w14:textId="77777777" w:rsidTr="00B14773">
        <w:trPr>
          <w:trHeight w:val="921"/>
        </w:trPr>
        <w:tc>
          <w:tcPr>
            <w:tcW w:w="195" w:type="pct"/>
          </w:tcPr>
          <w:p w14:paraId="662FECC8" w14:textId="4E3D8726" w:rsidR="005027E8" w:rsidRDefault="005027E8" w:rsidP="00106607">
            <w:pPr>
              <w:pStyle w:val="GOSTTablenorm"/>
              <w:numPr>
                <w:ilvl w:val="0"/>
                <w:numId w:val="3"/>
              </w:numPr>
            </w:pPr>
          </w:p>
        </w:tc>
        <w:tc>
          <w:tcPr>
            <w:tcW w:w="1565" w:type="pct"/>
          </w:tcPr>
          <w:p w14:paraId="09BAD91B" w14:textId="164A3960" w:rsidR="005027E8" w:rsidRPr="00AB2587" w:rsidRDefault="005027E8" w:rsidP="00371D61">
            <w:pPr>
              <w:pStyle w:val="GOSTTablenorm"/>
              <w:rPr>
                <w:szCs w:val="22"/>
              </w:rPr>
            </w:pPr>
            <w:r w:rsidRPr="00002655">
              <w:rPr>
                <w:szCs w:val="22"/>
              </w:rPr>
              <w:t>Сервис получения информации об операционных днях системы</w:t>
            </w:r>
          </w:p>
        </w:tc>
        <w:tc>
          <w:tcPr>
            <w:tcW w:w="1120" w:type="pct"/>
          </w:tcPr>
          <w:p w14:paraId="60278B97" w14:textId="4FE152FA" w:rsidR="005027E8" w:rsidRPr="003B5C9A" w:rsidRDefault="005027E8" w:rsidP="003B5C9A">
            <w:pPr>
              <w:pStyle w:val="GOSTTablenorm"/>
            </w:pPr>
            <w:r w:rsidRPr="003B5C9A">
              <w:t>TradingDaysSysView</w:t>
            </w:r>
          </w:p>
        </w:tc>
        <w:tc>
          <w:tcPr>
            <w:tcW w:w="687" w:type="pct"/>
          </w:tcPr>
          <w:p w14:paraId="68231531" w14:textId="30DD9C5A" w:rsidR="005027E8" w:rsidRPr="00B9499D" w:rsidRDefault="005027E8" w:rsidP="00371D61">
            <w:pPr>
              <w:pStyle w:val="GOSTTablenorm"/>
            </w:pPr>
            <w:r w:rsidRPr="00B9499D">
              <w:t>Синхронный/Асинхронный</w:t>
            </w:r>
          </w:p>
        </w:tc>
        <w:tc>
          <w:tcPr>
            <w:tcW w:w="721" w:type="pct"/>
          </w:tcPr>
          <w:p w14:paraId="24F0E3E0" w14:textId="19423ED5" w:rsidR="005027E8" w:rsidRPr="00371D61" w:rsidRDefault="005027E8" w:rsidP="00371D61">
            <w:pPr>
              <w:pStyle w:val="GOSTTablenorm"/>
            </w:pPr>
            <w:r>
              <w:rPr>
                <w:lang w:val="en-US"/>
              </w:rPr>
              <w:t>Datamart</w:t>
            </w:r>
          </w:p>
        </w:tc>
        <w:tc>
          <w:tcPr>
            <w:tcW w:w="712" w:type="pct"/>
          </w:tcPr>
          <w:p w14:paraId="4862D181" w14:textId="004D8EBC"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6943966B" w14:textId="77777777" w:rsidTr="00B14773">
        <w:trPr>
          <w:trHeight w:val="921"/>
        </w:trPr>
        <w:tc>
          <w:tcPr>
            <w:tcW w:w="195" w:type="pct"/>
          </w:tcPr>
          <w:p w14:paraId="4392D719" w14:textId="04AF928E" w:rsidR="005027E8" w:rsidRDefault="005027E8" w:rsidP="00106607">
            <w:pPr>
              <w:pStyle w:val="GOSTTablenorm"/>
              <w:numPr>
                <w:ilvl w:val="0"/>
                <w:numId w:val="3"/>
              </w:numPr>
            </w:pPr>
          </w:p>
        </w:tc>
        <w:tc>
          <w:tcPr>
            <w:tcW w:w="1565" w:type="pct"/>
          </w:tcPr>
          <w:p w14:paraId="28B1C176" w14:textId="3887D159" w:rsidR="005027E8" w:rsidRPr="00AB2587" w:rsidRDefault="005027E8" w:rsidP="00371D61">
            <w:pPr>
              <w:pStyle w:val="GOSTTablenorm"/>
              <w:rPr>
                <w:szCs w:val="22"/>
              </w:rPr>
            </w:pPr>
            <w:r w:rsidRPr="00002655">
              <w:rPr>
                <w:szCs w:val="22"/>
              </w:rPr>
              <w:t>Сервис открытия операционного дня ТОФК/ЦС по учету</w:t>
            </w:r>
          </w:p>
        </w:tc>
        <w:tc>
          <w:tcPr>
            <w:tcW w:w="1120" w:type="pct"/>
          </w:tcPr>
          <w:p w14:paraId="46578364" w14:textId="34B7CBF2" w:rsidR="005027E8" w:rsidRPr="003B5C9A" w:rsidRDefault="005027E8" w:rsidP="003B5C9A">
            <w:pPr>
              <w:pStyle w:val="GOSTTablenorm"/>
            </w:pPr>
            <w:r w:rsidRPr="003B5C9A">
              <w:t>TradingDaysSubjectOpen</w:t>
            </w:r>
          </w:p>
        </w:tc>
        <w:tc>
          <w:tcPr>
            <w:tcW w:w="687" w:type="pct"/>
          </w:tcPr>
          <w:p w14:paraId="26585DA9" w14:textId="40C3F08D" w:rsidR="005027E8" w:rsidRPr="00B9499D" w:rsidRDefault="005027E8" w:rsidP="00371D61">
            <w:pPr>
              <w:pStyle w:val="GOSTTablenorm"/>
            </w:pPr>
            <w:r w:rsidRPr="00B9499D">
              <w:t>Синхронный/Асинхронный</w:t>
            </w:r>
          </w:p>
        </w:tc>
        <w:tc>
          <w:tcPr>
            <w:tcW w:w="721" w:type="pct"/>
          </w:tcPr>
          <w:p w14:paraId="270DD711" w14:textId="1D713AE3" w:rsidR="005027E8" w:rsidRPr="00371D61" w:rsidRDefault="005027E8" w:rsidP="00371D61">
            <w:pPr>
              <w:pStyle w:val="GOSTTablenorm"/>
            </w:pPr>
            <w:r>
              <w:rPr>
                <w:lang w:val="en-US"/>
              </w:rPr>
              <w:t>Datamart</w:t>
            </w:r>
          </w:p>
        </w:tc>
        <w:tc>
          <w:tcPr>
            <w:tcW w:w="712" w:type="pct"/>
          </w:tcPr>
          <w:p w14:paraId="59006344" w14:textId="7CB80901"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2CA2A81B" w14:textId="77777777" w:rsidTr="00B14773">
        <w:trPr>
          <w:trHeight w:val="921"/>
        </w:trPr>
        <w:tc>
          <w:tcPr>
            <w:tcW w:w="195" w:type="pct"/>
          </w:tcPr>
          <w:p w14:paraId="59D41662" w14:textId="73431464" w:rsidR="005027E8" w:rsidRDefault="005027E8" w:rsidP="00106607">
            <w:pPr>
              <w:pStyle w:val="GOSTTablenorm"/>
              <w:numPr>
                <w:ilvl w:val="0"/>
                <w:numId w:val="3"/>
              </w:numPr>
            </w:pPr>
          </w:p>
        </w:tc>
        <w:tc>
          <w:tcPr>
            <w:tcW w:w="1565" w:type="pct"/>
          </w:tcPr>
          <w:p w14:paraId="06479AE5" w14:textId="4D770305" w:rsidR="005027E8" w:rsidRPr="00AB2587" w:rsidRDefault="005027E8" w:rsidP="00371D61">
            <w:pPr>
              <w:pStyle w:val="GOSTTablenorm"/>
              <w:rPr>
                <w:szCs w:val="22"/>
              </w:rPr>
            </w:pPr>
            <w:r w:rsidRPr="00002655">
              <w:rPr>
                <w:szCs w:val="22"/>
              </w:rPr>
              <w:t>Сервис открытия операционного дня системы</w:t>
            </w:r>
          </w:p>
        </w:tc>
        <w:tc>
          <w:tcPr>
            <w:tcW w:w="1120" w:type="pct"/>
          </w:tcPr>
          <w:p w14:paraId="040DFA0B" w14:textId="4F0CBA57" w:rsidR="005027E8" w:rsidRPr="003B5C9A" w:rsidRDefault="005027E8" w:rsidP="003B5C9A">
            <w:pPr>
              <w:pStyle w:val="GOSTTablenorm"/>
            </w:pPr>
            <w:r w:rsidRPr="003B5C9A">
              <w:t>TradingDaysSysOpen</w:t>
            </w:r>
          </w:p>
        </w:tc>
        <w:tc>
          <w:tcPr>
            <w:tcW w:w="687" w:type="pct"/>
          </w:tcPr>
          <w:p w14:paraId="273E29FA" w14:textId="37F0327B" w:rsidR="005027E8" w:rsidRPr="00B9499D" w:rsidRDefault="005027E8" w:rsidP="00371D61">
            <w:pPr>
              <w:pStyle w:val="GOSTTablenorm"/>
            </w:pPr>
            <w:r w:rsidRPr="00B9499D">
              <w:t>Синхронный/Асинхронный</w:t>
            </w:r>
          </w:p>
        </w:tc>
        <w:tc>
          <w:tcPr>
            <w:tcW w:w="721" w:type="pct"/>
          </w:tcPr>
          <w:p w14:paraId="16DD1538" w14:textId="1BECD136" w:rsidR="005027E8" w:rsidRPr="00371D61" w:rsidRDefault="005027E8" w:rsidP="00371D61">
            <w:pPr>
              <w:pStyle w:val="GOSTTablenorm"/>
            </w:pPr>
            <w:r>
              <w:rPr>
                <w:lang w:val="en-US"/>
              </w:rPr>
              <w:t>Datamart</w:t>
            </w:r>
          </w:p>
        </w:tc>
        <w:tc>
          <w:tcPr>
            <w:tcW w:w="712" w:type="pct"/>
          </w:tcPr>
          <w:p w14:paraId="3A83BE11" w14:textId="6161717F"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79B24F09" w14:textId="77777777" w:rsidTr="00B14773">
        <w:trPr>
          <w:trHeight w:val="921"/>
        </w:trPr>
        <w:tc>
          <w:tcPr>
            <w:tcW w:w="195" w:type="pct"/>
          </w:tcPr>
          <w:p w14:paraId="1BD79C17" w14:textId="55FE3B5B" w:rsidR="005027E8" w:rsidRDefault="005027E8" w:rsidP="00106607">
            <w:pPr>
              <w:pStyle w:val="GOSTTablenorm"/>
              <w:numPr>
                <w:ilvl w:val="0"/>
                <w:numId w:val="3"/>
              </w:numPr>
            </w:pPr>
          </w:p>
        </w:tc>
        <w:tc>
          <w:tcPr>
            <w:tcW w:w="1565" w:type="pct"/>
          </w:tcPr>
          <w:p w14:paraId="7717D5F8" w14:textId="69BBBFCA" w:rsidR="005027E8" w:rsidRPr="00AB2587" w:rsidRDefault="005027E8" w:rsidP="00371D61">
            <w:pPr>
              <w:pStyle w:val="GOSTTablenorm"/>
              <w:rPr>
                <w:szCs w:val="22"/>
              </w:rPr>
            </w:pPr>
            <w:r w:rsidRPr="00002655">
              <w:rPr>
                <w:szCs w:val="22"/>
              </w:rPr>
              <w:t>Сервис закрытия операционного дня ТОФК/ЦС по учету</w:t>
            </w:r>
          </w:p>
        </w:tc>
        <w:tc>
          <w:tcPr>
            <w:tcW w:w="1120" w:type="pct"/>
          </w:tcPr>
          <w:p w14:paraId="687873D7" w14:textId="0606396B" w:rsidR="005027E8" w:rsidRPr="003B5C9A" w:rsidRDefault="005027E8" w:rsidP="003B5C9A">
            <w:pPr>
              <w:pStyle w:val="GOSTTablenorm"/>
            </w:pPr>
            <w:r w:rsidRPr="003B5C9A">
              <w:t>TradingDaysSubjectClose</w:t>
            </w:r>
          </w:p>
        </w:tc>
        <w:tc>
          <w:tcPr>
            <w:tcW w:w="687" w:type="pct"/>
          </w:tcPr>
          <w:p w14:paraId="7000FCE8" w14:textId="14CD69AF" w:rsidR="005027E8" w:rsidRPr="00B9499D" w:rsidRDefault="005027E8" w:rsidP="00371D61">
            <w:pPr>
              <w:pStyle w:val="GOSTTablenorm"/>
            </w:pPr>
            <w:r w:rsidRPr="00B9499D">
              <w:t>Синхронный/Асинхронный</w:t>
            </w:r>
          </w:p>
        </w:tc>
        <w:tc>
          <w:tcPr>
            <w:tcW w:w="721" w:type="pct"/>
          </w:tcPr>
          <w:p w14:paraId="70F34F82" w14:textId="6722C7AD" w:rsidR="005027E8" w:rsidRPr="00371D61" w:rsidRDefault="005027E8" w:rsidP="00371D61">
            <w:pPr>
              <w:pStyle w:val="GOSTTablenorm"/>
            </w:pPr>
            <w:r>
              <w:rPr>
                <w:lang w:val="en-US"/>
              </w:rPr>
              <w:t>Datamart</w:t>
            </w:r>
          </w:p>
        </w:tc>
        <w:tc>
          <w:tcPr>
            <w:tcW w:w="712" w:type="pct"/>
          </w:tcPr>
          <w:p w14:paraId="413E188D" w14:textId="6A01319D"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3E543E46" w14:textId="77777777" w:rsidTr="00B14773">
        <w:trPr>
          <w:trHeight w:val="921"/>
        </w:trPr>
        <w:tc>
          <w:tcPr>
            <w:tcW w:w="195" w:type="pct"/>
          </w:tcPr>
          <w:p w14:paraId="7FF99EB5" w14:textId="16462033" w:rsidR="005027E8" w:rsidRDefault="005027E8" w:rsidP="00106607">
            <w:pPr>
              <w:pStyle w:val="GOSTTablenorm"/>
              <w:numPr>
                <w:ilvl w:val="0"/>
                <w:numId w:val="3"/>
              </w:numPr>
            </w:pPr>
          </w:p>
        </w:tc>
        <w:tc>
          <w:tcPr>
            <w:tcW w:w="1565" w:type="pct"/>
          </w:tcPr>
          <w:p w14:paraId="488F026E" w14:textId="62B99494" w:rsidR="005027E8" w:rsidRPr="00AB2587" w:rsidRDefault="005027E8" w:rsidP="00371D61">
            <w:pPr>
              <w:pStyle w:val="GOSTTablenorm"/>
              <w:rPr>
                <w:szCs w:val="22"/>
              </w:rPr>
            </w:pPr>
            <w:r w:rsidRPr="00002655">
              <w:rPr>
                <w:szCs w:val="22"/>
              </w:rPr>
              <w:t>Сервис закрытия операционного дня системы, если для указанной даты операционный день закрыт по всем ТОФК/ЦС по учету</w:t>
            </w:r>
          </w:p>
        </w:tc>
        <w:tc>
          <w:tcPr>
            <w:tcW w:w="1120" w:type="pct"/>
          </w:tcPr>
          <w:p w14:paraId="315D2109" w14:textId="149D9BA9" w:rsidR="005027E8" w:rsidRPr="003B5C9A" w:rsidRDefault="005027E8" w:rsidP="003B5C9A">
            <w:pPr>
              <w:pStyle w:val="GOSTTablenorm"/>
            </w:pPr>
            <w:r w:rsidRPr="003B5C9A">
              <w:t>TradingDaysSysClose</w:t>
            </w:r>
          </w:p>
        </w:tc>
        <w:tc>
          <w:tcPr>
            <w:tcW w:w="687" w:type="pct"/>
          </w:tcPr>
          <w:p w14:paraId="5CC91F66" w14:textId="275C1F9D" w:rsidR="005027E8" w:rsidRPr="00B9499D" w:rsidRDefault="005027E8" w:rsidP="00371D61">
            <w:pPr>
              <w:pStyle w:val="GOSTTablenorm"/>
            </w:pPr>
            <w:r w:rsidRPr="00B9499D">
              <w:t>Синхронный/Асинхронный</w:t>
            </w:r>
          </w:p>
        </w:tc>
        <w:tc>
          <w:tcPr>
            <w:tcW w:w="721" w:type="pct"/>
          </w:tcPr>
          <w:p w14:paraId="2AC670AF" w14:textId="3C53277E" w:rsidR="005027E8" w:rsidRPr="00371D61" w:rsidRDefault="005027E8" w:rsidP="00371D61">
            <w:pPr>
              <w:pStyle w:val="GOSTTablenorm"/>
            </w:pPr>
            <w:r>
              <w:rPr>
                <w:lang w:val="en-US"/>
              </w:rPr>
              <w:t>Datamart</w:t>
            </w:r>
          </w:p>
        </w:tc>
        <w:tc>
          <w:tcPr>
            <w:tcW w:w="712" w:type="pct"/>
          </w:tcPr>
          <w:p w14:paraId="19DDC13E" w14:textId="0CDDCCB8"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4ACFA2CA" w14:textId="77777777" w:rsidTr="00B14773">
        <w:trPr>
          <w:trHeight w:val="921"/>
        </w:trPr>
        <w:tc>
          <w:tcPr>
            <w:tcW w:w="195" w:type="pct"/>
          </w:tcPr>
          <w:p w14:paraId="49D2D018" w14:textId="06A70137" w:rsidR="005027E8" w:rsidRDefault="005027E8" w:rsidP="00106607">
            <w:pPr>
              <w:pStyle w:val="GOSTTablenorm"/>
              <w:numPr>
                <w:ilvl w:val="0"/>
                <w:numId w:val="3"/>
              </w:numPr>
            </w:pPr>
          </w:p>
        </w:tc>
        <w:tc>
          <w:tcPr>
            <w:tcW w:w="1565" w:type="pct"/>
          </w:tcPr>
          <w:p w14:paraId="7A986584" w14:textId="0485D6B3" w:rsidR="005027E8" w:rsidRPr="00AB2587" w:rsidRDefault="005027E8" w:rsidP="00371D61">
            <w:pPr>
              <w:pStyle w:val="GOSTTablenorm"/>
              <w:rPr>
                <w:szCs w:val="22"/>
              </w:rPr>
            </w:pPr>
            <w:r w:rsidRPr="00002655">
              <w:rPr>
                <w:szCs w:val="22"/>
              </w:rPr>
              <w:t>Сервис закрытия операционного дня по всем ТОФК/ЦС по учету и операционного дня системы</w:t>
            </w:r>
          </w:p>
        </w:tc>
        <w:tc>
          <w:tcPr>
            <w:tcW w:w="1120" w:type="pct"/>
          </w:tcPr>
          <w:p w14:paraId="437B6407" w14:textId="4CAE6215" w:rsidR="005027E8" w:rsidRPr="003B5C9A" w:rsidRDefault="005027E8" w:rsidP="003B5C9A">
            <w:pPr>
              <w:pStyle w:val="GOSTTablenorm"/>
            </w:pPr>
            <w:r w:rsidRPr="003B5C9A">
              <w:t>TradingDaysSysCloseAll</w:t>
            </w:r>
          </w:p>
        </w:tc>
        <w:tc>
          <w:tcPr>
            <w:tcW w:w="687" w:type="pct"/>
          </w:tcPr>
          <w:p w14:paraId="6FB929BF" w14:textId="143596FD" w:rsidR="005027E8" w:rsidRPr="00B9499D" w:rsidRDefault="005027E8" w:rsidP="00371D61">
            <w:pPr>
              <w:pStyle w:val="GOSTTablenorm"/>
            </w:pPr>
            <w:r w:rsidRPr="00B9499D">
              <w:t>Синхронный/Асинхронный</w:t>
            </w:r>
          </w:p>
        </w:tc>
        <w:tc>
          <w:tcPr>
            <w:tcW w:w="721" w:type="pct"/>
          </w:tcPr>
          <w:p w14:paraId="2D836FFC" w14:textId="0376BE40" w:rsidR="005027E8" w:rsidRPr="00371D61" w:rsidRDefault="005027E8" w:rsidP="00371D61">
            <w:pPr>
              <w:pStyle w:val="GOSTTablenorm"/>
            </w:pPr>
            <w:r>
              <w:rPr>
                <w:lang w:val="en-US"/>
              </w:rPr>
              <w:t>Datamart</w:t>
            </w:r>
            <w:r w:rsidRPr="00B9499D" w:rsidDel="00637DDB">
              <w:rPr>
                <w:lang w:val="en-US"/>
              </w:rPr>
              <w:t xml:space="preserve"> </w:t>
            </w:r>
          </w:p>
        </w:tc>
        <w:tc>
          <w:tcPr>
            <w:tcW w:w="712" w:type="pct"/>
          </w:tcPr>
          <w:p w14:paraId="266BEA18" w14:textId="7EFCCB2F"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5B35CEF8" w14:textId="77777777" w:rsidTr="00B14773">
        <w:trPr>
          <w:trHeight w:val="921"/>
        </w:trPr>
        <w:tc>
          <w:tcPr>
            <w:tcW w:w="195" w:type="pct"/>
          </w:tcPr>
          <w:p w14:paraId="7216E7A6" w14:textId="6310A36D" w:rsidR="005027E8" w:rsidRDefault="005027E8" w:rsidP="00106607">
            <w:pPr>
              <w:pStyle w:val="GOSTTablenorm"/>
              <w:numPr>
                <w:ilvl w:val="0"/>
                <w:numId w:val="3"/>
              </w:numPr>
            </w:pPr>
          </w:p>
        </w:tc>
        <w:tc>
          <w:tcPr>
            <w:tcW w:w="1565" w:type="pct"/>
          </w:tcPr>
          <w:p w14:paraId="1AA4F481" w14:textId="1D8A37D8" w:rsidR="005027E8" w:rsidRPr="00AB2587" w:rsidRDefault="005027E8" w:rsidP="00371D61">
            <w:pPr>
              <w:pStyle w:val="GOSTTablenorm"/>
              <w:rPr>
                <w:szCs w:val="22"/>
              </w:rPr>
            </w:pPr>
            <w:r w:rsidRPr="00002655">
              <w:rPr>
                <w:szCs w:val="22"/>
              </w:rPr>
              <w:t>Сервис массового закрытия операционных дней системы, если для указанной даты операционный день закрыт по всем ТОФК/ЦС по учету</w:t>
            </w:r>
          </w:p>
        </w:tc>
        <w:tc>
          <w:tcPr>
            <w:tcW w:w="1120" w:type="pct"/>
          </w:tcPr>
          <w:p w14:paraId="4544B987" w14:textId="5EFC7A0F" w:rsidR="005027E8" w:rsidRPr="003B5C9A" w:rsidRDefault="005027E8" w:rsidP="003B5C9A">
            <w:pPr>
              <w:pStyle w:val="GOSTTablenorm"/>
            </w:pPr>
            <w:r w:rsidRPr="003B5C9A">
              <w:t>TrDaysSysListClose</w:t>
            </w:r>
          </w:p>
        </w:tc>
        <w:tc>
          <w:tcPr>
            <w:tcW w:w="687" w:type="pct"/>
          </w:tcPr>
          <w:p w14:paraId="788E4083" w14:textId="66EE304A" w:rsidR="005027E8" w:rsidRPr="00B9499D" w:rsidRDefault="005027E8" w:rsidP="00371D61">
            <w:pPr>
              <w:pStyle w:val="GOSTTablenorm"/>
            </w:pPr>
            <w:r w:rsidRPr="00B9499D">
              <w:t>Синхронный/Асинхронный</w:t>
            </w:r>
          </w:p>
        </w:tc>
        <w:tc>
          <w:tcPr>
            <w:tcW w:w="721" w:type="pct"/>
          </w:tcPr>
          <w:p w14:paraId="044DE4F1" w14:textId="7D6D3F0A" w:rsidR="005027E8" w:rsidRPr="00371D61" w:rsidRDefault="005027E8" w:rsidP="00371D61">
            <w:pPr>
              <w:pStyle w:val="GOSTTablenorm"/>
            </w:pPr>
            <w:r>
              <w:rPr>
                <w:lang w:val="en-US"/>
              </w:rPr>
              <w:t>Datamart</w:t>
            </w:r>
          </w:p>
        </w:tc>
        <w:tc>
          <w:tcPr>
            <w:tcW w:w="712" w:type="pct"/>
          </w:tcPr>
          <w:p w14:paraId="3B54B510" w14:textId="368F9536"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3C024898" w14:textId="77777777" w:rsidTr="00B14773">
        <w:trPr>
          <w:trHeight w:val="921"/>
        </w:trPr>
        <w:tc>
          <w:tcPr>
            <w:tcW w:w="195" w:type="pct"/>
          </w:tcPr>
          <w:p w14:paraId="08CCF0FE" w14:textId="0019DC3C" w:rsidR="005027E8" w:rsidRDefault="005027E8" w:rsidP="00106607">
            <w:pPr>
              <w:pStyle w:val="GOSTTablenorm"/>
              <w:numPr>
                <w:ilvl w:val="0"/>
                <w:numId w:val="3"/>
              </w:numPr>
            </w:pPr>
          </w:p>
        </w:tc>
        <w:tc>
          <w:tcPr>
            <w:tcW w:w="1565" w:type="pct"/>
          </w:tcPr>
          <w:p w14:paraId="3A51F821" w14:textId="5A8D1064" w:rsidR="005027E8" w:rsidRPr="00AB2587" w:rsidRDefault="005027E8" w:rsidP="00371D61">
            <w:pPr>
              <w:pStyle w:val="GOSTTablenorm"/>
              <w:rPr>
                <w:szCs w:val="22"/>
              </w:rPr>
            </w:pPr>
            <w:r w:rsidRPr="00002655">
              <w:rPr>
                <w:szCs w:val="22"/>
              </w:rPr>
              <w:t>Сервис массового закрытия операционного дня системы и операционных дней ТОФК/ЦС по учету, для которых операционный день еще не закрыт</w:t>
            </w:r>
          </w:p>
        </w:tc>
        <w:tc>
          <w:tcPr>
            <w:tcW w:w="1120" w:type="pct"/>
          </w:tcPr>
          <w:p w14:paraId="75A8E360" w14:textId="31ED55A3" w:rsidR="005027E8" w:rsidRPr="003B5C9A" w:rsidRDefault="005027E8" w:rsidP="003B5C9A">
            <w:pPr>
              <w:pStyle w:val="GOSTTablenorm"/>
            </w:pPr>
            <w:r w:rsidRPr="003B5C9A">
              <w:t>TrDaysSysListCloseAll</w:t>
            </w:r>
          </w:p>
        </w:tc>
        <w:tc>
          <w:tcPr>
            <w:tcW w:w="687" w:type="pct"/>
          </w:tcPr>
          <w:p w14:paraId="6B27CE76" w14:textId="5ABF728E" w:rsidR="005027E8" w:rsidRPr="00B9499D" w:rsidRDefault="005027E8" w:rsidP="00371D61">
            <w:pPr>
              <w:pStyle w:val="GOSTTablenorm"/>
            </w:pPr>
            <w:r w:rsidRPr="00B9499D">
              <w:t>Синхронный/Асинхронный</w:t>
            </w:r>
          </w:p>
        </w:tc>
        <w:tc>
          <w:tcPr>
            <w:tcW w:w="721" w:type="pct"/>
          </w:tcPr>
          <w:p w14:paraId="712876FB" w14:textId="63185FC3" w:rsidR="005027E8" w:rsidRPr="00371D61" w:rsidRDefault="005027E8" w:rsidP="00371D61">
            <w:pPr>
              <w:pStyle w:val="GOSTTablenorm"/>
            </w:pPr>
            <w:r>
              <w:rPr>
                <w:lang w:val="en-US"/>
              </w:rPr>
              <w:t>Datamart</w:t>
            </w:r>
          </w:p>
        </w:tc>
        <w:tc>
          <w:tcPr>
            <w:tcW w:w="712" w:type="pct"/>
          </w:tcPr>
          <w:p w14:paraId="38696D9A" w14:textId="1198B488"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0FC54A57" w14:textId="77777777" w:rsidTr="00B14773">
        <w:trPr>
          <w:trHeight w:val="921"/>
        </w:trPr>
        <w:tc>
          <w:tcPr>
            <w:tcW w:w="195" w:type="pct"/>
          </w:tcPr>
          <w:p w14:paraId="5A4ACD12" w14:textId="39ECE262" w:rsidR="005027E8" w:rsidRDefault="005027E8" w:rsidP="00106607">
            <w:pPr>
              <w:pStyle w:val="GOSTTablenorm"/>
              <w:numPr>
                <w:ilvl w:val="0"/>
                <w:numId w:val="3"/>
              </w:numPr>
            </w:pPr>
          </w:p>
        </w:tc>
        <w:tc>
          <w:tcPr>
            <w:tcW w:w="1565" w:type="pct"/>
          </w:tcPr>
          <w:p w14:paraId="3EA7C11E" w14:textId="70BAABA2" w:rsidR="005027E8" w:rsidRPr="00AB2587" w:rsidRDefault="005027E8" w:rsidP="00371D61">
            <w:pPr>
              <w:pStyle w:val="GOSTTablenorm"/>
              <w:rPr>
                <w:szCs w:val="22"/>
              </w:rPr>
            </w:pPr>
            <w:r w:rsidRPr="00002655">
              <w:rPr>
                <w:szCs w:val="22"/>
              </w:rPr>
              <w:t>Сервис открытия операционного дня ТОФК/ЦС по учету с возможностью проведения отдельных операций</w:t>
            </w:r>
          </w:p>
        </w:tc>
        <w:tc>
          <w:tcPr>
            <w:tcW w:w="1120" w:type="pct"/>
          </w:tcPr>
          <w:p w14:paraId="44A863D4" w14:textId="3EF89F79" w:rsidR="005027E8" w:rsidRPr="003B5C9A" w:rsidRDefault="005027E8" w:rsidP="003B5C9A">
            <w:pPr>
              <w:pStyle w:val="GOSTTablenorm"/>
            </w:pPr>
            <w:r w:rsidRPr="003B5C9A">
              <w:t>TradingDaysSubjectOpenOnRequest</w:t>
            </w:r>
          </w:p>
        </w:tc>
        <w:tc>
          <w:tcPr>
            <w:tcW w:w="687" w:type="pct"/>
          </w:tcPr>
          <w:p w14:paraId="0B0AA43F" w14:textId="7D9A8C19" w:rsidR="005027E8" w:rsidRPr="00B9499D" w:rsidRDefault="005027E8" w:rsidP="00371D61">
            <w:pPr>
              <w:pStyle w:val="GOSTTablenorm"/>
            </w:pPr>
            <w:r w:rsidRPr="00B9499D">
              <w:t>Синхронный/Асинхронный</w:t>
            </w:r>
          </w:p>
        </w:tc>
        <w:tc>
          <w:tcPr>
            <w:tcW w:w="721" w:type="pct"/>
          </w:tcPr>
          <w:p w14:paraId="324BAB67" w14:textId="0EBB1234" w:rsidR="005027E8" w:rsidRPr="00371D61" w:rsidRDefault="005027E8" w:rsidP="00371D61">
            <w:pPr>
              <w:pStyle w:val="GOSTTablenorm"/>
            </w:pPr>
            <w:r>
              <w:rPr>
                <w:lang w:val="en-US"/>
              </w:rPr>
              <w:t>Datamart</w:t>
            </w:r>
          </w:p>
        </w:tc>
        <w:tc>
          <w:tcPr>
            <w:tcW w:w="712" w:type="pct"/>
          </w:tcPr>
          <w:p w14:paraId="1BFB4FD5" w14:textId="38E5E86C"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523709EB" w14:textId="77777777" w:rsidTr="00B14773">
        <w:trPr>
          <w:trHeight w:val="921"/>
        </w:trPr>
        <w:tc>
          <w:tcPr>
            <w:tcW w:w="195" w:type="pct"/>
          </w:tcPr>
          <w:p w14:paraId="65208049" w14:textId="4E34ACA7" w:rsidR="005027E8" w:rsidRDefault="005027E8" w:rsidP="00106607">
            <w:pPr>
              <w:pStyle w:val="GOSTTablenorm"/>
              <w:numPr>
                <w:ilvl w:val="0"/>
                <w:numId w:val="3"/>
              </w:numPr>
            </w:pPr>
          </w:p>
        </w:tc>
        <w:tc>
          <w:tcPr>
            <w:tcW w:w="1565" w:type="pct"/>
          </w:tcPr>
          <w:p w14:paraId="1EC1B2CA" w14:textId="445767DA" w:rsidR="005027E8" w:rsidRPr="00AB2587" w:rsidRDefault="005027E8" w:rsidP="00371D61">
            <w:pPr>
              <w:pStyle w:val="GOSTTablenorm"/>
              <w:rPr>
                <w:szCs w:val="22"/>
              </w:rPr>
            </w:pPr>
            <w:r w:rsidRPr="00002655">
              <w:rPr>
                <w:szCs w:val="22"/>
              </w:rPr>
              <w:t>Сервис закрытия операционного дня ТОФК/ЦС по учету, открытого с возможностью проведения отдельных операций</w:t>
            </w:r>
          </w:p>
        </w:tc>
        <w:tc>
          <w:tcPr>
            <w:tcW w:w="1120" w:type="pct"/>
          </w:tcPr>
          <w:p w14:paraId="07F4B84B" w14:textId="71334223" w:rsidR="005027E8" w:rsidRPr="003B5C9A" w:rsidRDefault="005027E8" w:rsidP="003B5C9A">
            <w:pPr>
              <w:pStyle w:val="GOSTTablenorm"/>
            </w:pPr>
            <w:r w:rsidRPr="003B5C9A">
              <w:t>TradingDaysSubjectCloseОnRequest</w:t>
            </w:r>
          </w:p>
        </w:tc>
        <w:tc>
          <w:tcPr>
            <w:tcW w:w="687" w:type="pct"/>
          </w:tcPr>
          <w:p w14:paraId="524EBE9B" w14:textId="2CFD851B" w:rsidR="005027E8" w:rsidRPr="00B9499D" w:rsidRDefault="005027E8" w:rsidP="00371D61">
            <w:pPr>
              <w:pStyle w:val="GOSTTablenorm"/>
            </w:pPr>
            <w:r w:rsidRPr="00B9499D">
              <w:t>Синхронный/Асинхронный</w:t>
            </w:r>
          </w:p>
        </w:tc>
        <w:tc>
          <w:tcPr>
            <w:tcW w:w="721" w:type="pct"/>
          </w:tcPr>
          <w:p w14:paraId="31F32457" w14:textId="39B6090B" w:rsidR="005027E8" w:rsidRPr="00371D61" w:rsidRDefault="005027E8" w:rsidP="00371D61">
            <w:pPr>
              <w:pStyle w:val="GOSTTablenorm"/>
            </w:pPr>
            <w:r>
              <w:rPr>
                <w:lang w:val="en-US"/>
              </w:rPr>
              <w:t>Datamart</w:t>
            </w:r>
          </w:p>
        </w:tc>
        <w:tc>
          <w:tcPr>
            <w:tcW w:w="712" w:type="pct"/>
          </w:tcPr>
          <w:p w14:paraId="57C5E3E3" w14:textId="42029700"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1F026AC3" w14:textId="77777777" w:rsidTr="00B14773">
        <w:trPr>
          <w:trHeight w:val="921"/>
        </w:trPr>
        <w:tc>
          <w:tcPr>
            <w:tcW w:w="195" w:type="pct"/>
          </w:tcPr>
          <w:p w14:paraId="3C8DB37C" w14:textId="76D2A00D" w:rsidR="005027E8" w:rsidRDefault="005027E8" w:rsidP="00106607">
            <w:pPr>
              <w:pStyle w:val="GOSTTablenorm"/>
              <w:numPr>
                <w:ilvl w:val="0"/>
                <w:numId w:val="3"/>
              </w:numPr>
            </w:pPr>
          </w:p>
        </w:tc>
        <w:tc>
          <w:tcPr>
            <w:tcW w:w="1565" w:type="pct"/>
          </w:tcPr>
          <w:p w14:paraId="24845BE8" w14:textId="161C0093" w:rsidR="005027E8" w:rsidRPr="00AB2587" w:rsidRDefault="005027E8" w:rsidP="33249EA7">
            <w:pPr>
              <w:pStyle w:val="GOSTTablenorm"/>
            </w:pPr>
            <w:r>
              <w:t>Сервис проверки статуса операционого дня ТОФК/ЦС по учету для возможности работы с документом</w:t>
            </w:r>
          </w:p>
        </w:tc>
        <w:tc>
          <w:tcPr>
            <w:tcW w:w="1120" w:type="pct"/>
          </w:tcPr>
          <w:p w14:paraId="04C69D77" w14:textId="1BEF2D47" w:rsidR="005027E8" w:rsidRPr="003B5C9A" w:rsidRDefault="005027E8" w:rsidP="003B5C9A">
            <w:pPr>
              <w:pStyle w:val="GOSTTablenorm"/>
            </w:pPr>
            <w:r w:rsidRPr="003B5C9A">
              <w:t>CheckTradingDayStatus</w:t>
            </w:r>
          </w:p>
        </w:tc>
        <w:tc>
          <w:tcPr>
            <w:tcW w:w="687" w:type="pct"/>
          </w:tcPr>
          <w:p w14:paraId="52938AF6" w14:textId="14E8378D" w:rsidR="005027E8" w:rsidRPr="00B9499D" w:rsidRDefault="005027E8" w:rsidP="00371D61">
            <w:pPr>
              <w:pStyle w:val="GOSTTablenorm"/>
            </w:pPr>
            <w:r w:rsidRPr="00B9499D">
              <w:t>Синхронный/Асинхронный</w:t>
            </w:r>
          </w:p>
        </w:tc>
        <w:tc>
          <w:tcPr>
            <w:tcW w:w="721" w:type="pct"/>
          </w:tcPr>
          <w:p w14:paraId="0146EA12" w14:textId="1785AEA9" w:rsidR="005027E8" w:rsidRPr="00371D61" w:rsidRDefault="005027E8" w:rsidP="00371D61">
            <w:pPr>
              <w:pStyle w:val="GOSTTablenorm"/>
            </w:pPr>
            <w:r>
              <w:rPr>
                <w:lang w:val="en-US"/>
              </w:rPr>
              <w:t>Datamart</w:t>
            </w:r>
          </w:p>
        </w:tc>
        <w:tc>
          <w:tcPr>
            <w:tcW w:w="712" w:type="pct"/>
          </w:tcPr>
          <w:p w14:paraId="188E5AD5" w14:textId="3E1887B3"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6D04BEE7" w14:textId="77777777" w:rsidTr="00B14773">
        <w:trPr>
          <w:trHeight w:val="921"/>
        </w:trPr>
        <w:tc>
          <w:tcPr>
            <w:tcW w:w="195" w:type="pct"/>
          </w:tcPr>
          <w:p w14:paraId="36E16C46" w14:textId="2FBBDBF8" w:rsidR="005027E8" w:rsidRDefault="005027E8" w:rsidP="00106607">
            <w:pPr>
              <w:pStyle w:val="GOSTTablenorm"/>
              <w:numPr>
                <w:ilvl w:val="0"/>
                <w:numId w:val="3"/>
              </w:numPr>
            </w:pPr>
          </w:p>
        </w:tc>
        <w:tc>
          <w:tcPr>
            <w:tcW w:w="1565" w:type="pct"/>
          </w:tcPr>
          <w:p w14:paraId="3D4826D2" w14:textId="45DAD11D" w:rsidR="005027E8" w:rsidRPr="00AB2587" w:rsidRDefault="005027E8" w:rsidP="00371D61">
            <w:pPr>
              <w:pStyle w:val="GOSTTablenorm"/>
              <w:rPr>
                <w:szCs w:val="22"/>
              </w:rPr>
            </w:pPr>
            <w:r w:rsidRPr="00002655">
              <w:rPr>
                <w:szCs w:val="22"/>
              </w:rPr>
              <w:t>Сервис перевода окончательно закрытого операционного дня ТОФК/ЦС по учету в статус «Закрыт»</w:t>
            </w:r>
          </w:p>
        </w:tc>
        <w:tc>
          <w:tcPr>
            <w:tcW w:w="1120" w:type="pct"/>
          </w:tcPr>
          <w:p w14:paraId="1406096E" w14:textId="0108E706" w:rsidR="005027E8" w:rsidRPr="003B5C9A" w:rsidRDefault="005027E8" w:rsidP="003B5C9A">
            <w:pPr>
              <w:pStyle w:val="GOSTTablenorm"/>
            </w:pPr>
            <w:r w:rsidRPr="003B5C9A">
              <w:t>TDSubjectClosePermanentlyRoll</w:t>
            </w:r>
          </w:p>
        </w:tc>
        <w:tc>
          <w:tcPr>
            <w:tcW w:w="687" w:type="pct"/>
          </w:tcPr>
          <w:p w14:paraId="46A46AD9" w14:textId="2BA7CE6D" w:rsidR="005027E8" w:rsidRPr="00B9499D" w:rsidRDefault="005027E8" w:rsidP="00371D61">
            <w:pPr>
              <w:pStyle w:val="GOSTTablenorm"/>
            </w:pPr>
            <w:r w:rsidRPr="00B9499D">
              <w:t>Синхронный/Асинхронный</w:t>
            </w:r>
          </w:p>
        </w:tc>
        <w:tc>
          <w:tcPr>
            <w:tcW w:w="721" w:type="pct"/>
          </w:tcPr>
          <w:p w14:paraId="2CA3CEEA" w14:textId="7E8A3DB1" w:rsidR="005027E8" w:rsidRPr="00371D61" w:rsidRDefault="005027E8" w:rsidP="00371D61">
            <w:pPr>
              <w:pStyle w:val="GOSTTablenorm"/>
            </w:pPr>
            <w:r>
              <w:rPr>
                <w:lang w:val="en-US"/>
              </w:rPr>
              <w:t>Datamart</w:t>
            </w:r>
          </w:p>
        </w:tc>
        <w:tc>
          <w:tcPr>
            <w:tcW w:w="712" w:type="pct"/>
          </w:tcPr>
          <w:p w14:paraId="2345B6CF" w14:textId="71B65533"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5A80D4BD" w14:textId="77777777" w:rsidTr="00B14773">
        <w:trPr>
          <w:trHeight w:val="921"/>
        </w:trPr>
        <w:tc>
          <w:tcPr>
            <w:tcW w:w="195" w:type="pct"/>
          </w:tcPr>
          <w:p w14:paraId="48A9DE78" w14:textId="22F79B63" w:rsidR="005027E8" w:rsidRDefault="005027E8" w:rsidP="00106607">
            <w:pPr>
              <w:pStyle w:val="GOSTTablenorm"/>
              <w:numPr>
                <w:ilvl w:val="0"/>
                <w:numId w:val="3"/>
              </w:numPr>
            </w:pPr>
          </w:p>
        </w:tc>
        <w:tc>
          <w:tcPr>
            <w:tcW w:w="1565" w:type="pct"/>
          </w:tcPr>
          <w:p w14:paraId="6A1C8CAA" w14:textId="769518A1" w:rsidR="005027E8" w:rsidRPr="00AB2587" w:rsidRDefault="005027E8" w:rsidP="00371D61">
            <w:pPr>
              <w:pStyle w:val="GOSTTablenorm"/>
              <w:rPr>
                <w:szCs w:val="22"/>
              </w:rPr>
            </w:pPr>
            <w:r w:rsidRPr="00002655">
              <w:rPr>
                <w:szCs w:val="22"/>
              </w:rPr>
              <w:t>Сервис перевода окончательно закрытого операционного дня системы в статус «Закрыт»</w:t>
            </w:r>
          </w:p>
        </w:tc>
        <w:tc>
          <w:tcPr>
            <w:tcW w:w="1120" w:type="pct"/>
          </w:tcPr>
          <w:p w14:paraId="644D538F" w14:textId="30E480BB" w:rsidR="005027E8" w:rsidRPr="003B5C9A" w:rsidRDefault="005027E8" w:rsidP="003B5C9A">
            <w:pPr>
              <w:pStyle w:val="GOSTTablenorm"/>
            </w:pPr>
            <w:r w:rsidRPr="003B5C9A">
              <w:t>TDSysClosePermanentlyRoll</w:t>
            </w:r>
          </w:p>
        </w:tc>
        <w:tc>
          <w:tcPr>
            <w:tcW w:w="687" w:type="pct"/>
          </w:tcPr>
          <w:p w14:paraId="058B942E" w14:textId="5FA6F9E5" w:rsidR="005027E8" w:rsidRPr="00B9499D" w:rsidRDefault="005027E8" w:rsidP="00371D61">
            <w:pPr>
              <w:pStyle w:val="GOSTTablenorm"/>
            </w:pPr>
            <w:r w:rsidRPr="00B9499D">
              <w:t>Синхронный/Асинхронный</w:t>
            </w:r>
          </w:p>
        </w:tc>
        <w:tc>
          <w:tcPr>
            <w:tcW w:w="721" w:type="pct"/>
          </w:tcPr>
          <w:p w14:paraId="56C06C85" w14:textId="186DA744" w:rsidR="005027E8" w:rsidRPr="00371D61" w:rsidRDefault="005027E8" w:rsidP="00371D61">
            <w:pPr>
              <w:pStyle w:val="GOSTTablenorm"/>
            </w:pPr>
            <w:r>
              <w:rPr>
                <w:lang w:val="en-US"/>
              </w:rPr>
              <w:t>Datamart</w:t>
            </w:r>
          </w:p>
        </w:tc>
        <w:tc>
          <w:tcPr>
            <w:tcW w:w="712" w:type="pct"/>
          </w:tcPr>
          <w:p w14:paraId="2F1012EB" w14:textId="4D60DCED"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7A90C610" w14:textId="77777777" w:rsidTr="00B14773">
        <w:trPr>
          <w:trHeight w:val="921"/>
        </w:trPr>
        <w:tc>
          <w:tcPr>
            <w:tcW w:w="195" w:type="pct"/>
          </w:tcPr>
          <w:p w14:paraId="7205E87B" w14:textId="45F7B1B5" w:rsidR="005027E8" w:rsidRDefault="005027E8" w:rsidP="00106607">
            <w:pPr>
              <w:pStyle w:val="GOSTTablenorm"/>
              <w:numPr>
                <w:ilvl w:val="0"/>
                <w:numId w:val="3"/>
              </w:numPr>
            </w:pPr>
          </w:p>
        </w:tc>
        <w:tc>
          <w:tcPr>
            <w:tcW w:w="1565" w:type="pct"/>
          </w:tcPr>
          <w:p w14:paraId="1B6E4854" w14:textId="50DEC32F" w:rsidR="005027E8" w:rsidRPr="00AB2587" w:rsidRDefault="005027E8" w:rsidP="00371D61">
            <w:pPr>
              <w:pStyle w:val="GOSTTablenorm"/>
              <w:rPr>
                <w:szCs w:val="22"/>
              </w:rPr>
            </w:pPr>
            <w:r w:rsidRPr="00002655">
              <w:rPr>
                <w:szCs w:val="22"/>
              </w:rPr>
              <w:t>Сервис окончательного закрытия операционного дня ТОФК/ЦС по учету</w:t>
            </w:r>
          </w:p>
        </w:tc>
        <w:tc>
          <w:tcPr>
            <w:tcW w:w="1120" w:type="pct"/>
          </w:tcPr>
          <w:p w14:paraId="70D9870B" w14:textId="1C516B48" w:rsidR="005027E8" w:rsidRPr="003B5C9A" w:rsidRDefault="005027E8" w:rsidP="003B5C9A">
            <w:pPr>
              <w:pStyle w:val="GOSTTablenorm"/>
            </w:pPr>
            <w:r w:rsidRPr="003B5C9A">
              <w:t>TradingDaysSubjectClosePermanently</w:t>
            </w:r>
          </w:p>
        </w:tc>
        <w:tc>
          <w:tcPr>
            <w:tcW w:w="687" w:type="pct"/>
          </w:tcPr>
          <w:p w14:paraId="641EAA9A" w14:textId="23CDBF47" w:rsidR="005027E8" w:rsidRPr="00B9499D" w:rsidRDefault="005027E8" w:rsidP="00371D61">
            <w:pPr>
              <w:pStyle w:val="GOSTTablenorm"/>
            </w:pPr>
            <w:r w:rsidRPr="00B9499D">
              <w:t>Синхронный/Асинхронный</w:t>
            </w:r>
          </w:p>
        </w:tc>
        <w:tc>
          <w:tcPr>
            <w:tcW w:w="721" w:type="pct"/>
          </w:tcPr>
          <w:p w14:paraId="0783CEA9" w14:textId="41B687D6" w:rsidR="005027E8" w:rsidRPr="00371D61" w:rsidRDefault="005027E8" w:rsidP="00371D61">
            <w:pPr>
              <w:pStyle w:val="GOSTTablenorm"/>
            </w:pPr>
            <w:r>
              <w:rPr>
                <w:lang w:val="en-US"/>
              </w:rPr>
              <w:t>Datamart</w:t>
            </w:r>
          </w:p>
        </w:tc>
        <w:tc>
          <w:tcPr>
            <w:tcW w:w="712" w:type="pct"/>
          </w:tcPr>
          <w:p w14:paraId="669BCE68" w14:textId="1450A819"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484F638B" w14:textId="77777777" w:rsidTr="00B14773">
        <w:trPr>
          <w:trHeight w:val="921"/>
        </w:trPr>
        <w:tc>
          <w:tcPr>
            <w:tcW w:w="195" w:type="pct"/>
          </w:tcPr>
          <w:p w14:paraId="074704C5" w14:textId="35A9EE25" w:rsidR="005027E8" w:rsidRDefault="005027E8" w:rsidP="00106607">
            <w:pPr>
              <w:pStyle w:val="GOSTTablenorm"/>
              <w:numPr>
                <w:ilvl w:val="0"/>
                <w:numId w:val="3"/>
              </w:numPr>
            </w:pPr>
          </w:p>
        </w:tc>
        <w:tc>
          <w:tcPr>
            <w:tcW w:w="1565" w:type="pct"/>
          </w:tcPr>
          <w:p w14:paraId="576613FA" w14:textId="0CF2D518" w:rsidR="005027E8" w:rsidRPr="00AB2587" w:rsidRDefault="005027E8" w:rsidP="00371D61">
            <w:pPr>
              <w:pStyle w:val="GOSTTablenorm"/>
              <w:rPr>
                <w:szCs w:val="22"/>
              </w:rPr>
            </w:pPr>
            <w:r w:rsidRPr="00002655">
              <w:rPr>
                <w:szCs w:val="22"/>
              </w:rPr>
              <w:t>Сервис окончательного закрытия операционного дня системы, если для указанной даты операционный день окончательно закрыт по всем ТОФК/ЦС по учету</w:t>
            </w:r>
          </w:p>
        </w:tc>
        <w:tc>
          <w:tcPr>
            <w:tcW w:w="1120" w:type="pct"/>
          </w:tcPr>
          <w:p w14:paraId="021934BE" w14:textId="1EAB678F" w:rsidR="005027E8" w:rsidRPr="003B5C9A" w:rsidRDefault="005027E8" w:rsidP="003B5C9A">
            <w:pPr>
              <w:pStyle w:val="GOSTTablenorm"/>
            </w:pPr>
            <w:r w:rsidRPr="003B5C9A">
              <w:t>TradingDaysSysClosePermanently</w:t>
            </w:r>
          </w:p>
        </w:tc>
        <w:tc>
          <w:tcPr>
            <w:tcW w:w="687" w:type="pct"/>
          </w:tcPr>
          <w:p w14:paraId="1C09051D" w14:textId="272FCEA7" w:rsidR="005027E8" w:rsidRPr="00B9499D" w:rsidRDefault="005027E8" w:rsidP="00371D61">
            <w:pPr>
              <w:pStyle w:val="GOSTTablenorm"/>
            </w:pPr>
            <w:r w:rsidRPr="00B9499D">
              <w:t>Синхронный/Асинхронный</w:t>
            </w:r>
          </w:p>
        </w:tc>
        <w:tc>
          <w:tcPr>
            <w:tcW w:w="721" w:type="pct"/>
          </w:tcPr>
          <w:p w14:paraId="2115E3D5" w14:textId="1285F60F" w:rsidR="005027E8" w:rsidRPr="00371D61" w:rsidRDefault="005027E8" w:rsidP="00371D61">
            <w:pPr>
              <w:pStyle w:val="GOSTTablenorm"/>
            </w:pPr>
            <w:r>
              <w:rPr>
                <w:lang w:val="en-US"/>
              </w:rPr>
              <w:t>Datamart</w:t>
            </w:r>
          </w:p>
        </w:tc>
        <w:tc>
          <w:tcPr>
            <w:tcW w:w="712" w:type="pct"/>
          </w:tcPr>
          <w:p w14:paraId="5FD238FF" w14:textId="3BF5A87F"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5A90775B" w14:textId="77777777" w:rsidTr="00B14773">
        <w:trPr>
          <w:trHeight w:val="921"/>
        </w:trPr>
        <w:tc>
          <w:tcPr>
            <w:tcW w:w="195" w:type="pct"/>
          </w:tcPr>
          <w:p w14:paraId="71F4E8D8" w14:textId="35AD76D9" w:rsidR="005027E8" w:rsidRDefault="005027E8" w:rsidP="00106607">
            <w:pPr>
              <w:pStyle w:val="GOSTTablenorm"/>
              <w:numPr>
                <w:ilvl w:val="0"/>
                <w:numId w:val="3"/>
              </w:numPr>
            </w:pPr>
          </w:p>
        </w:tc>
        <w:tc>
          <w:tcPr>
            <w:tcW w:w="1565" w:type="pct"/>
          </w:tcPr>
          <w:p w14:paraId="28AAAFFA" w14:textId="5AE5A63A" w:rsidR="005027E8" w:rsidRPr="00AB2587" w:rsidRDefault="005027E8" w:rsidP="00371D61">
            <w:pPr>
              <w:pStyle w:val="GOSTTablenorm"/>
              <w:rPr>
                <w:szCs w:val="22"/>
              </w:rPr>
            </w:pPr>
            <w:r w:rsidRPr="00002655">
              <w:rPr>
                <w:szCs w:val="22"/>
              </w:rPr>
              <w:t>Сервис окончательного закрытия операционного дня по всем ТОФК/ЦС по учету и операционного дня системы</w:t>
            </w:r>
          </w:p>
        </w:tc>
        <w:tc>
          <w:tcPr>
            <w:tcW w:w="1120" w:type="pct"/>
          </w:tcPr>
          <w:p w14:paraId="372DD38D" w14:textId="7FA087EC" w:rsidR="005027E8" w:rsidRPr="003B5C9A" w:rsidRDefault="005027E8" w:rsidP="003B5C9A">
            <w:pPr>
              <w:pStyle w:val="GOSTTablenorm"/>
            </w:pPr>
            <w:r w:rsidRPr="003B5C9A">
              <w:t>TradingDaysSysClosePermanentlyAll</w:t>
            </w:r>
          </w:p>
        </w:tc>
        <w:tc>
          <w:tcPr>
            <w:tcW w:w="687" w:type="pct"/>
          </w:tcPr>
          <w:p w14:paraId="741997DE" w14:textId="7017978F" w:rsidR="005027E8" w:rsidRPr="00B9499D" w:rsidRDefault="005027E8" w:rsidP="00371D61">
            <w:pPr>
              <w:pStyle w:val="GOSTTablenorm"/>
            </w:pPr>
            <w:r w:rsidRPr="00B9499D">
              <w:t>Синхронный/Асинхронный</w:t>
            </w:r>
          </w:p>
        </w:tc>
        <w:tc>
          <w:tcPr>
            <w:tcW w:w="721" w:type="pct"/>
          </w:tcPr>
          <w:p w14:paraId="14E42313" w14:textId="383D64B5" w:rsidR="005027E8" w:rsidRPr="00371D61" w:rsidRDefault="005027E8" w:rsidP="00371D61">
            <w:pPr>
              <w:pStyle w:val="GOSTTablenorm"/>
            </w:pPr>
            <w:r>
              <w:rPr>
                <w:lang w:val="en-US"/>
              </w:rPr>
              <w:t>Datamart</w:t>
            </w:r>
          </w:p>
        </w:tc>
        <w:tc>
          <w:tcPr>
            <w:tcW w:w="712" w:type="pct"/>
          </w:tcPr>
          <w:p w14:paraId="0F225A76" w14:textId="7918F8DF"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1F24FD0A" w14:textId="77777777" w:rsidTr="00B14773">
        <w:trPr>
          <w:trHeight w:val="921"/>
        </w:trPr>
        <w:tc>
          <w:tcPr>
            <w:tcW w:w="195" w:type="pct"/>
          </w:tcPr>
          <w:p w14:paraId="4E5F6F2E" w14:textId="414392C8" w:rsidR="005027E8" w:rsidRDefault="005027E8" w:rsidP="00106607">
            <w:pPr>
              <w:pStyle w:val="GOSTTablenorm"/>
              <w:numPr>
                <w:ilvl w:val="0"/>
                <w:numId w:val="3"/>
              </w:numPr>
            </w:pPr>
          </w:p>
        </w:tc>
        <w:tc>
          <w:tcPr>
            <w:tcW w:w="1565" w:type="pct"/>
          </w:tcPr>
          <w:p w14:paraId="733FD2F2" w14:textId="3726D4DD" w:rsidR="005027E8" w:rsidRPr="00AB2587" w:rsidRDefault="005027E8" w:rsidP="00371D61">
            <w:pPr>
              <w:pStyle w:val="GOSTTablenorm"/>
              <w:rPr>
                <w:szCs w:val="22"/>
              </w:rPr>
            </w:pPr>
            <w:r w:rsidRPr="00002655">
              <w:rPr>
                <w:szCs w:val="22"/>
              </w:rPr>
              <w:t>Сервис массового окончательного закрытия операционных дней системы, если для указанной даты операционный день окончательно закрыт по всем ТОФК/ЦС по учету</w:t>
            </w:r>
          </w:p>
        </w:tc>
        <w:tc>
          <w:tcPr>
            <w:tcW w:w="1120" w:type="pct"/>
          </w:tcPr>
          <w:p w14:paraId="728C758A" w14:textId="1A70DA82" w:rsidR="005027E8" w:rsidRPr="003B5C9A" w:rsidRDefault="005027E8" w:rsidP="003B5C9A">
            <w:pPr>
              <w:pStyle w:val="GOSTTablenorm"/>
            </w:pPr>
            <w:r w:rsidRPr="003B5C9A">
              <w:t>TrDaysSysListClosePermanently</w:t>
            </w:r>
          </w:p>
        </w:tc>
        <w:tc>
          <w:tcPr>
            <w:tcW w:w="687" w:type="pct"/>
          </w:tcPr>
          <w:p w14:paraId="11861111" w14:textId="541E404F" w:rsidR="005027E8" w:rsidRPr="00B9499D" w:rsidRDefault="005027E8" w:rsidP="00371D61">
            <w:pPr>
              <w:pStyle w:val="GOSTTablenorm"/>
            </w:pPr>
            <w:r w:rsidRPr="00B9499D">
              <w:t>Синхронный/Асинхронный</w:t>
            </w:r>
          </w:p>
        </w:tc>
        <w:tc>
          <w:tcPr>
            <w:tcW w:w="721" w:type="pct"/>
          </w:tcPr>
          <w:p w14:paraId="5F497C3C" w14:textId="264D43A1" w:rsidR="005027E8" w:rsidRPr="00371D61" w:rsidRDefault="005027E8" w:rsidP="00371D61">
            <w:pPr>
              <w:pStyle w:val="GOSTTablenorm"/>
            </w:pPr>
            <w:r>
              <w:rPr>
                <w:lang w:val="en-US"/>
              </w:rPr>
              <w:t>Datamart</w:t>
            </w:r>
          </w:p>
        </w:tc>
        <w:tc>
          <w:tcPr>
            <w:tcW w:w="712" w:type="pct"/>
          </w:tcPr>
          <w:p w14:paraId="212FF971" w14:textId="67508BB6"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61C3B19C" w14:textId="77777777" w:rsidTr="00B14773">
        <w:trPr>
          <w:trHeight w:val="921"/>
        </w:trPr>
        <w:tc>
          <w:tcPr>
            <w:tcW w:w="195" w:type="pct"/>
          </w:tcPr>
          <w:p w14:paraId="3CC327D9" w14:textId="532285FC" w:rsidR="005027E8" w:rsidRDefault="005027E8" w:rsidP="00106607">
            <w:pPr>
              <w:pStyle w:val="GOSTTablenorm"/>
              <w:numPr>
                <w:ilvl w:val="0"/>
                <w:numId w:val="3"/>
              </w:numPr>
            </w:pPr>
          </w:p>
        </w:tc>
        <w:tc>
          <w:tcPr>
            <w:tcW w:w="1565" w:type="pct"/>
          </w:tcPr>
          <w:p w14:paraId="690C30C9" w14:textId="20C6D0D2" w:rsidR="005027E8" w:rsidRPr="00AB2587" w:rsidRDefault="005027E8" w:rsidP="0027578C">
            <w:pPr>
              <w:pStyle w:val="GOSTTablenorm"/>
              <w:rPr>
                <w:szCs w:val="22"/>
              </w:rPr>
            </w:pPr>
            <w:r w:rsidRPr="00002655">
              <w:rPr>
                <w:szCs w:val="22"/>
              </w:rPr>
              <w:t>Сервис массового окончательного закрытия операционного дня системы и операционных дней ТОФК/ЦС по учету, для которых операционный день еще не закрыт окончательно</w:t>
            </w:r>
          </w:p>
        </w:tc>
        <w:tc>
          <w:tcPr>
            <w:tcW w:w="1120" w:type="pct"/>
          </w:tcPr>
          <w:p w14:paraId="13B88C27" w14:textId="76E9032C" w:rsidR="005027E8" w:rsidRPr="003B5C9A" w:rsidRDefault="005027E8" w:rsidP="003B5C9A">
            <w:pPr>
              <w:pStyle w:val="GOSTTablenorm"/>
            </w:pPr>
            <w:r w:rsidRPr="003B5C9A">
              <w:t>TrDaysSysListClosePermanentlyAll</w:t>
            </w:r>
          </w:p>
        </w:tc>
        <w:tc>
          <w:tcPr>
            <w:tcW w:w="687" w:type="pct"/>
          </w:tcPr>
          <w:p w14:paraId="29E574AF" w14:textId="2795FE2D" w:rsidR="005027E8" w:rsidRPr="00B9499D" w:rsidRDefault="005027E8" w:rsidP="00371D61">
            <w:pPr>
              <w:pStyle w:val="GOSTTablenorm"/>
            </w:pPr>
            <w:r w:rsidRPr="00B9499D">
              <w:t>Синхронный/Асинхронный</w:t>
            </w:r>
          </w:p>
        </w:tc>
        <w:tc>
          <w:tcPr>
            <w:tcW w:w="721" w:type="pct"/>
          </w:tcPr>
          <w:p w14:paraId="62BA201C" w14:textId="7D284316" w:rsidR="005027E8" w:rsidRPr="00371D61" w:rsidRDefault="005027E8" w:rsidP="00371D61">
            <w:pPr>
              <w:pStyle w:val="GOSTTablenorm"/>
            </w:pPr>
            <w:r>
              <w:rPr>
                <w:lang w:val="en-US"/>
              </w:rPr>
              <w:t>Datamart</w:t>
            </w:r>
          </w:p>
        </w:tc>
        <w:tc>
          <w:tcPr>
            <w:tcW w:w="712" w:type="pct"/>
          </w:tcPr>
          <w:p w14:paraId="196EB767" w14:textId="3C5C9393"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2B2C8268" w14:textId="77777777" w:rsidTr="00B14773">
        <w:trPr>
          <w:trHeight w:val="921"/>
        </w:trPr>
        <w:tc>
          <w:tcPr>
            <w:tcW w:w="195" w:type="pct"/>
          </w:tcPr>
          <w:p w14:paraId="6AEE2F14" w14:textId="2DD583EE" w:rsidR="005027E8" w:rsidRDefault="005027E8" w:rsidP="00106607">
            <w:pPr>
              <w:pStyle w:val="GOSTTablenorm"/>
              <w:numPr>
                <w:ilvl w:val="0"/>
                <w:numId w:val="3"/>
              </w:numPr>
            </w:pPr>
          </w:p>
        </w:tc>
        <w:tc>
          <w:tcPr>
            <w:tcW w:w="1565" w:type="pct"/>
          </w:tcPr>
          <w:p w14:paraId="2B818E7B" w14:textId="71758AB7" w:rsidR="005027E8" w:rsidRPr="00AB2587" w:rsidRDefault="005027E8" w:rsidP="00371D61">
            <w:pPr>
              <w:pStyle w:val="GOSTTablenorm"/>
              <w:rPr>
                <w:szCs w:val="22"/>
              </w:rPr>
            </w:pPr>
            <w:r w:rsidRPr="00002655">
              <w:rPr>
                <w:szCs w:val="22"/>
              </w:rPr>
              <w:t>Сервис открытия операционных дней системы с возможностью проведения отдельных операций</w:t>
            </w:r>
          </w:p>
        </w:tc>
        <w:tc>
          <w:tcPr>
            <w:tcW w:w="1120" w:type="pct"/>
          </w:tcPr>
          <w:p w14:paraId="2443D23D" w14:textId="0EE870AE" w:rsidR="005027E8" w:rsidRPr="003B5C9A" w:rsidRDefault="005027E8" w:rsidP="003B5C9A">
            <w:pPr>
              <w:pStyle w:val="GOSTTablenorm"/>
            </w:pPr>
            <w:r w:rsidRPr="003B5C9A">
              <w:t>TradingDaysSysOpenOnRequest</w:t>
            </w:r>
          </w:p>
        </w:tc>
        <w:tc>
          <w:tcPr>
            <w:tcW w:w="687" w:type="pct"/>
          </w:tcPr>
          <w:p w14:paraId="58E5218F" w14:textId="4044D845" w:rsidR="005027E8" w:rsidRPr="00B9499D" w:rsidRDefault="005027E8" w:rsidP="00371D61">
            <w:pPr>
              <w:pStyle w:val="GOSTTablenorm"/>
            </w:pPr>
            <w:r w:rsidRPr="00B9499D">
              <w:t>Синхронный/Асинхронный</w:t>
            </w:r>
          </w:p>
        </w:tc>
        <w:tc>
          <w:tcPr>
            <w:tcW w:w="721" w:type="pct"/>
          </w:tcPr>
          <w:p w14:paraId="69455C04" w14:textId="0CA2ADC3" w:rsidR="005027E8" w:rsidRPr="00371D61" w:rsidRDefault="005027E8" w:rsidP="00371D61">
            <w:pPr>
              <w:pStyle w:val="GOSTTablenorm"/>
            </w:pPr>
            <w:r>
              <w:rPr>
                <w:lang w:val="en-US"/>
              </w:rPr>
              <w:t>Datamart</w:t>
            </w:r>
          </w:p>
        </w:tc>
        <w:tc>
          <w:tcPr>
            <w:tcW w:w="712" w:type="pct"/>
          </w:tcPr>
          <w:p w14:paraId="24E7E2F7" w14:textId="0DC5EB0E" w:rsidR="005027E8" w:rsidRPr="00B9499D" w:rsidRDefault="005027E8" w:rsidP="00371D61">
            <w:pPr>
              <w:pStyle w:val="GOSTTablenorm"/>
            </w:pPr>
            <w:r w:rsidRPr="00B9499D">
              <w:t>2</w:t>
            </w:r>
            <w:r w:rsidRPr="00B9499D">
              <w:rPr>
                <w:lang w:val="en-US"/>
              </w:rPr>
              <w:t xml:space="preserve"> </w:t>
            </w:r>
            <w:r w:rsidRPr="00B9499D">
              <w:t>секунды</w:t>
            </w:r>
          </w:p>
        </w:tc>
      </w:tr>
      <w:tr w:rsidR="00B40938" w:rsidRPr="00B9499D" w14:paraId="383BE8BB" w14:textId="77777777" w:rsidTr="00B14773">
        <w:trPr>
          <w:trHeight w:val="921"/>
        </w:trPr>
        <w:tc>
          <w:tcPr>
            <w:tcW w:w="195" w:type="pct"/>
          </w:tcPr>
          <w:p w14:paraId="449A5168" w14:textId="77777777" w:rsidR="005027E8" w:rsidRDefault="005027E8" w:rsidP="00550FA7">
            <w:pPr>
              <w:pStyle w:val="GOSTTablenorm"/>
              <w:numPr>
                <w:ilvl w:val="0"/>
                <w:numId w:val="3"/>
              </w:numPr>
            </w:pPr>
          </w:p>
        </w:tc>
        <w:tc>
          <w:tcPr>
            <w:tcW w:w="1565" w:type="pct"/>
          </w:tcPr>
          <w:p w14:paraId="6F31E323" w14:textId="1536761B" w:rsidR="005027E8" w:rsidRPr="00002655" w:rsidRDefault="005027E8" w:rsidP="00550FA7">
            <w:pPr>
              <w:pStyle w:val="GOSTTablenorm"/>
              <w:rPr>
                <w:szCs w:val="22"/>
              </w:rPr>
            </w:pPr>
            <w:r w:rsidRPr="00141AE4">
              <w:rPr>
                <w:rFonts w:eastAsiaTheme="majorEastAsia"/>
              </w:rPr>
              <w:t>Запрос состояния записей уч</w:t>
            </w:r>
            <w:r>
              <w:rPr>
                <w:rFonts w:eastAsiaTheme="majorEastAsia"/>
              </w:rPr>
              <w:t>ета по первичным документам</w:t>
            </w:r>
          </w:p>
        </w:tc>
        <w:tc>
          <w:tcPr>
            <w:tcW w:w="1120" w:type="pct"/>
          </w:tcPr>
          <w:p w14:paraId="67E3A62E" w14:textId="34298B1F" w:rsidR="005027E8" w:rsidRDefault="005027E8" w:rsidP="00550FA7">
            <w:pPr>
              <w:pStyle w:val="GOSTTablenorm"/>
              <w:rPr>
                <w:szCs w:val="22"/>
                <w:lang w:val="en-US"/>
              </w:rPr>
            </w:pPr>
            <w:r w:rsidRPr="00141AE4">
              <w:rPr>
                <w:rFonts w:eastAsiaTheme="majorEastAsia"/>
              </w:rPr>
              <w:t>DAS</w:t>
            </w:r>
          </w:p>
        </w:tc>
        <w:tc>
          <w:tcPr>
            <w:tcW w:w="687" w:type="pct"/>
          </w:tcPr>
          <w:p w14:paraId="236B2547" w14:textId="506DC1E8" w:rsidR="005027E8" w:rsidRPr="00B9499D" w:rsidRDefault="005027E8" w:rsidP="00550FA7">
            <w:pPr>
              <w:pStyle w:val="GOSTTablenorm"/>
            </w:pPr>
            <w:r w:rsidRPr="00B9499D">
              <w:t>Синхронный/Асинхронный</w:t>
            </w:r>
          </w:p>
        </w:tc>
        <w:tc>
          <w:tcPr>
            <w:tcW w:w="721" w:type="pct"/>
          </w:tcPr>
          <w:p w14:paraId="6081E437" w14:textId="0F8775F0" w:rsidR="005027E8" w:rsidRPr="002E3C7E" w:rsidRDefault="005027E8" w:rsidP="00550FA7">
            <w:pPr>
              <w:pStyle w:val="GOSTTablenorm"/>
              <w:rPr>
                <w:strike/>
              </w:rPr>
            </w:pPr>
            <w:r>
              <w:rPr>
                <w:lang w:val="en-US"/>
              </w:rPr>
              <w:t>Datamart</w:t>
            </w:r>
          </w:p>
        </w:tc>
        <w:tc>
          <w:tcPr>
            <w:tcW w:w="712" w:type="pct"/>
          </w:tcPr>
          <w:p w14:paraId="721D007F" w14:textId="013F5730" w:rsidR="005027E8" w:rsidRPr="00B9499D" w:rsidRDefault="005027E8" w:rsidP="00550FA7">
            <w:pPr>
              <w:pStyle w:val="GOSTTablenorm"/>
            </w:pPr>
            <w:r w:rsidRPr="00ED39B5">
              <w:t>5 секунд</w:t>
            </w:r>
          </w:p>
        </w:tc>
      </w:tr>
      <w:tr w:rsidR="00B40938" w:rsidRPr="00B9499D" w14:paraId="7C27B5AB" w14:textId="77777777" w:rsidTr="00B14773">
        <w:trPr>
          <w:trHeight w:val="921"/>
        </w:trPr>
        <w:tc>
          <w:tcPr>
            <w:tcW w:w="195" w:type="pct"/>
          </w:tcPr>
          <w:p w14:paraId="7281A272" w14:textId="77777777" w:rsidR="005027E8" w:rsidRDefault="005027E8" w:rsidP="00550FA7">
            <w:pPr>
              <w:pStyle w:val="GOSTTablenorm"/>
              <w:numPr>
                <w:ilvl w:val="0"/>
                <w:numId w:val="3"/>
              </w:numPr>
            </w:pPr>
          </w:p>
        </w:tc>
        <w:tc>
          <w:tcPr>
            <w:tcW w:w="1565" w:type="pct"/>
          </w:tcPr>
          <w:p w14:paraId="7241D6BD" w14:textId="655DA320" w:rsidR="005027E8" w:rsidRPr="00002655" w:rsidRDefault="005027E8" w:rsidP="00550FA7">
            <w:pPr>
              <w:pStyle w:val="GOSTTablenorm"/>
              <w:rPr>
                <w:szCs w:val="22"/>
              </w:rPr>
            </w:pPr>
            <w:r>
              <w:t>Отчет «Нес</w:t>
            </w:r>
            <w:r w:rsidRPr="00764350">
              <w:t xml:space="preserve">оответствие ожидаемого и фактического </w:t>
            </w:r>
            <w:r>
              <w:t>состояния</w:t>
            </w:r>
            <w:r w:rsidRPr="00764350">
              <w:t xml:space="preserve"> записей учета </w:t>
            </w:r>
            <w:r>
              <w:t>в витринах данных»</w:t>
            </w:r>
          </w:p>
        </w:tc>
        <w:tc>
          <w:tcPr>
            <w:tcW w:w="1120" w:type="pct"/>
          </w:tcPr>
          <w:p w14:paraId="62D7FD14" w14:textId="5AD7EB3F" w:rsidR="005027E8" w:rsidRDefault="005027E8" w:rsidP="00550FA7">
            <w:pPr>
              <w:pStyle w:val="GOSTTablenorm"/>
              <w:rPr>
                <w:szCs w:val="22"/>
                <w:lang w:val="en-US"/>
              </w:rPr>
            </w:pPr>
            <w:r>
              <w:t>REVISE</w:t>
            </w:r>
          </w:p>
        </w:tc>
        <w:tc>
          <w:tcPr>
            <w:tcW w:w="687" w:type="pct"/>
          </w:tcPr>
          <w:p w14:paraId="1314E22D" w14:textId="6256D1D4" w:rsidR="005027E8" w:rsidRPr="00B9499D" w:rsidRDefault="005027E8" w:rsidP="00550FA7">
            <w:pPr>
              <w:pStyle w:val="GOSTTablenorm"/>
            </w:pPr>
            <w:r>
              <w:t>С</w:t>
            </w:r>
            <w:r w:rsidRPr="00033D12">
              <w:t>инхронный</w:t>
            </w:r>
          </w:p>
        </w:tc>
        <w:tc>
          <w:tcPr>
            <w:tcW w:w="721" w:type="pct"/>
          </w:tcPr>
          <w:p w14:paraId="2335A022" w14:textId="7B211069" w:rsidR="005027E8" w:rsidRPr="00550FA7" w:rsidRDefault="005027E8" w:rsidP="00550FA7">
            <w:pPr>
              <w:pStyle w:val="GOSTTablenorm"/>
            </w:pPr>
            <w:r>
              <w:rPr>
                <w:lang w:val="en-US"/>
              </w:rPr>
              <w:t>Datamart</w:t>
            </w:r>
            <w:r>
              <w:t xml:space="preserve"> (</w:t>
            </w:r>
            <w:r>
              <w:rPr>
                <w:lang w:val="en-US"/>
              </w:rPr>
              <w:t>ods</w:t>
            </w:r>
            <w:r>
              <w:t>)</w:t>
            </w:r>
          </w:p>
        </w:tc>
        <w:tc>
          <w:tcPr>
            <w:tcW w:w="712" w:type="pct"/>
          </w:tcPr>
          <w:p w14:paraId="5B4CEC47" w14:textId="76007F29" w:rsidR="005027E8" w:rsidRPr="00B9499D" w:rsidRDefault="005027E8" w:rsidP="00550FA7">
            <w:pPr>
              <w:pStyle w:val="GOSTTablenorm"/>
            </w:pPr>
            <w:r w:rsidRPr="00ED39B5">
              <w:t>5 секунд</w:t>
            </w:r>
          </w:p>
        </w:tc>
      </w:tr>
      <w:tr w:rsidR="00B40938" w:rsidRPr="00B9499D" w14:paraId="2884D123" w14:textId="77777777" w:rsidTr="00B14773">
        <w:trPr>
          <w:trHeight w:val="921"/>
        </w:trPr>
        <w:tc>
          <w:tcPr>
            <w:tcW w:w="195" w:type="pct"/>
          </w:tcPr>
          <w:p w14:paraId="4670812F" w14:textId="77777777" w:rsidR="005027E8" w:rsidRDefault="005027E8" w:rsidP="004D419E">
            <w:pPr>
              <w:pStyle w:val="GOSTTablenorm"/>
              <w:numPr>
                <w:ilvl w:val="0"/>
                <w:numId w:val="3"/>
              </w:numPr>
            </w:pPr>
          </w:p>
        </w:tc>
        <w:tc>
          <w:tcPr>
            <w:tcW w:w="1565" w:type="pct"/>
          </w:tcPr>
          <w:p w14:paraId="6518BBD8" w14:textId="695F33A9" w:rsidR="005027E8" w:rsidRPr="00002655" w:rsidRDefault="005027E8" w:rsidP="004D419E">
            <w:pPr>
              <w:pStyle w:val="GOSTTablenorm"/>
              <w:rPr>
                <w:szCs w:val="22"/>
              </w:rPr>
            </w:pPr>
            <w:r>
              <w:t>Отчет «З</w:t>
            </w:r>
            <w:r w:rsidRPr="00764350">
              <w:t>апис</w:t>
            </w:r>
            <w:r>
              <w:t>и</w:t>
            </w:r>
            <w:r w:rsidRPr="00764350">
              <w:t xml:space="preserve"> учета, сформированны</w:t>
            </w:r>
            <w:r>
              <w:t>е</w:t>
            </w:r>
            <w:r w:rsidRPr="00764350">
              <w:t xml:space="preserve"> способом, отличным от направл</w:t>
            </w:r>
            <w:r>
              <w:t>ения стандартного запроса от функциональной подсистемы»</w:t>
            </w:r>
          </w:p>
        </w:tc>
        <w:tc>
          <w:tcPr>
            <w:tcW w:w="1120" w:type="pct"/>
          </w:tcPr>
          <w:p w14:paraId="00EB412A" w14:textId="0739F69D" w:rsidR="005027E8" w:rsidRPr="003F6E79" w:rsidRDefault="005027E8" w:rsidP="004D419E">
            <w:pPr>
              <w:pStyle w:val="GOSTTablenorm"/>
              <w:rPr>
                <w:szCs w:val="22"/>
              </w:rPr>
            </w:pPr>
            <w:r>
              <w:t>NSR</w:t>
            </w:r>
          </w:p>
        </w:tc>
        <w:tc>
          <w:tcPr>
            <w:tcW w:w="687" w:type="pct"/>
          </w:tcPr>
          <w:p w14:paraId="5C2F86C1" w14:textId="7FEB63FF" w:rsidR="005027E8" w:rsidRPr="00B9499D" w:rsidRDefault="005027E8" w:rsidP="004D419E">
            <w:pPr>
              <w:pStyle w:val="GOSTTablenorm"/>
            </w:pPr>
            <w:r w:rsidRPr="00B1229F">
              <w:t>Синхронный</w:t>
            </w:r>
          </w:p>
        </w:tc>
        <w:tc>
          <w:tcPr>
            <w:tcW w:w="721" w:type="pct"/>
          </w:tcPr>
          <w:p w14:paraId="2651712F" w14:textId="4D446D00" w:rsidR="005027E8" w:rsidRPr="00637DDB" w:rsidRDefault="005027E8" w:rsidP="004D419E">
            <w:pPr>
              <w:pStyle w:val="GOSTTablenorm"/>
            </w:pPr>
            <w:r>
              <w:rPr>
                <w:lang w:val="en-US"/>
              </w:rPr>
              <w:t>Datamart</w:t>
            </w:r>
            <w:r>
              <w:t xml:space="preserve"> (</w:t>
            </w:r>
            <w:r>
              <w:rPr>
                <w:lang w:val="en-US"/>
              </w:rPr>
              <w:t>ods</w:t>
            </w:r>
            <w:r>
              <w:t>)</w:t>
            </w:r>
          </w:p>
        </w:tc>
        <w:tc>
          <w:tcPr>
            <w:tcW w:w="712" w:type="pct"/>
          </w:tcPr>
          <w:p w14:paraId="1D6FD990" w14:textId="0D7EA63C" w:rsidR="005027E8" w:rsidRPr="00B9499D" w:rsidRDefault="005027E8" w:rsidP="004D419E">
            <w:pPr>
              <w:pStyle w:val="GOSTTablenorm"/>
            </w:pPr>
            <w:r w:rsidRPr="00ED39B5">
              <w:t>5 секунд</w:t>
            </w:r>
          </w:p>
        </w:tc>
      </w:tr>
      <w:tr w:rsidR="00B40938" w:rsidRPr="00B9499D" w14:paraId="58F152E5" w14:textId="77777777" w:rsidTr="00B14773">
        <w:trPr>
          <w:trHeight w:val="921"/>
        </w:trPr>
        <w:tc>
          <w:tcPr>
            <w:tcW w:w="195" w:type="pct"/>
          </w:tcPr>
          <w:p w14:paraId="666B4E80" w14:textId="77777777" w:rsidR="005027E8" w:rsidRDefault="005027E8" w:rsidP="004D419E">
            <w:pPr>
              <w:pStyle w:val="GOSTTablenorm"/>
              <w:numPr>
                <w:ilvl w:val="0"/>
                <w:numId w:val="3"/>
              </w:numPr>
            </w:pPr>
          </w:p>
        </w:tc>
        <w:tc>
          <w:tcPr>
            <w:tcW w:w="1565" w:type="pct"/>
          </w:tcPr>
          <w:p w14:paraId="3DAF6648" w14:textId="044DC5D8" w:rsidR="005027E8" w:rsidRPr="00002655" w:rsidRDefault="005027E8" w:rsidP="004D419E">
            <w:pPr>
              <w:pStyle w:val="GOSTTablenorm"/>
              <w:rPr>
                <w:szCs w:val="22"/>
              </w:rPr>
            </w:pPr>
            <w:r>
              <w:t>Отчет «П</w:t>
            </w:r>
            <w:r w:rsidRPr="00764350">
              <w:t>редварительные записи учета с превышением допустимого срока</w:t>
            </w:r>
            <w:r>
              <w:t>»</w:t>
            </w:r>
          </w:p>
        </w:tc>
        <w:tc>
          <w:tcPr>
            <w:tcW w:w="1120" w:type="pct"/>
          </w:tcPr>
          <w:p w14:paraId="0CF3B392" w14:textId="5778FD1C" w:rsidR="005027E8" w:rsidRDefault="005027E8" w:rsidP="004D419E">
            <w:pPr>
              <w:pStyle w:val="GOSTTablenorm"/>
              <w:rPr>
                <w:szCs w:val="22"/>
                <w:lang w:val="en-US"/>
              </w:rPr>
            </w:pPr>
            <w:r>
              <w:t>EXCEED</w:t>
            </w:r>
          </w:p>
        </w:tc>
        <w:tc>
          <w:tcPr>
            <w:tcW w:w="687" w:type="pct"/>
          </w:tcPr>
          <w:p w14:paraId="7C3CB297" w14:textId="2BECE044" w:rsidR="005027E8" w:rsidRPr="00B9499D" w:rsidRDefault="005027E8" w:rsidP="004D419E">
            <w:pPr>
              <w:pStyle w:val="GOSTTablenorm"/>
            </w:pPr>
            <w:r w:rsidRPr="00B1229F">
              <w:t>Синхронный</w:t>
            </w:r>
          </w:p>
        </w:tc>
        <w:tc>
          <w:tcPr>
            <w:tcW w:w="721" w:type="pct"/>
          </w:tcPr>
          <w:p w14:paraId="3F9C40CB" w14:textId="1F85C3E8" w:rsidR="005027E8" w:rsidRPr="00637DDB" w:rsidRDefault="005027E8" w:rsidP="004D419E">
            <w:pPr>
              <w:pStyle w:val="GOSTTablenorm"/>
            </w:pPr>
            <w:r>
              <w:rPr>
                <w:lang w:val="en-US"/>
              </w:rPr>
              <w:t>Datamart</w:t>
            </w:r>
            <w:r>
              <w:t xml:space="preserve"> (</w:t>
            </w:r>
            <w:r>
              <w:rPr>
                <w:lang w:val="en-US"/>
              </w:rPr>
              <w:t>ods</w:t>
            </w:r>
            <w:r>
              <w:t>)</w:t>
            </w:r>
          </w:p>
        </w:tc>
        <w:tc>
          <w:tcPr>
            <w:tcW w:w="712" w:type="pct"/>
          </w:tcPr>
          <w:p w14:paraId="686E81FD" w14:textId="4EBC153A" w:rsidR="005027E8" w:rsidRPr="00B9499D" w:rsidRDefault="005027E8" w:rsidP="004D419E">
            <w:pPr>
              <w:pStyle w:val="GOSTTablenorm"/>
            </w:pPr>
            <w:r w:rsidRPr="00ED39B5">
              <w:t>5 секунд</w:t>
            </w:r>
          </w:p>
        </w:tc>
      </w:tr>
      <w:tr w:rsidR="00B40938" w:rsidRPr="00B9499D" w14:paraId="17654136" w14:textId="77777777" w:rsidTr="00B14773">
        <w:trPr>
          <w:trHeight w:val="921"/>
        </w:trPr>
        <w:tc>
          <w:tcPr>
            <w:tcW w:w="195" w:type="pct"/>
          </w:tcPr>
          <w:p w14:paraId="3E03852B" w14:textId="77777777" w:rsidR="005027E8" w:rsidRDefault="005027E8" w:rsidP="00BF40EA">
            <w:pPr>
              <w:pStyle w:val="GOSTTablenorm"/>
              <w:numPr>
                <w:ilvl w:val="0"/>
                <w:numId w:val="3"/>
              </w:numPr>
            </w:pPr>
          </w:p>
        </w:tc>
        <w:tc>
          <w:tcPr>
            <w:tcW w:w="1565" w:type="pct"/>
          </w:tcPr>
          <w:p w14:paraId="2818A6BB" w14:textId="08E47A5A" w:rsidR="005027E8" w:rsidRDefault="005027E8" w:rsidP="00637DDB">
            <w:pPr>
              <w:pStyle w:val="GOSTTablenorm"/>
            </w:pPr>
            <w:r>
              <w:t>Запрос на изменение значений аналитических признаков, не участвующих в расчете балансов (свойств записи учета)</w:t>
            </w:r>
          </w:p>
        </w:tc>
        <w:tc>
          <w:tcPr>
            <w:tcW w:w="1120" w:type="pct"/>
          </w:tcPr>
          <w:p w14:paraId="54C111D3" w14:textId="51B9F957" w:rsidR="005027E8" w:rsidRDefault="005027E8" w:rsidP="00BF40EA">
            <w:pPr>
              <w:pStyle w:val="GOSTTablenorm"/>
            </w:pPr>
            <w:r w:rsidRPr="00BF40EA">
              <w:t>UpdateNotAccounting</w:t>
            </w:r>
          </w:p>
        </w:tc>
        <w:tc>
          <w:tcPr>
            <w:tcW w:w="687" w:type="pct"/>
          </w:tcPr>
          <w:p w14:paraId="0DD5A6D8" w14:textId="7B90B114" w:rsidR="005027E8" w:rsidRPr="00033D12" w:rsidRDefault="005027E8" w:rsidP="00BF40EA">
            <w:pPr>
              <w:pStyle w:val="GOSTTablenorm"/>
            </w:pPr>
            <w:r w:rsidRPr="00033D12">
              <w:t>Синхронный/Асинхронный</w:t>
            </w:r>
          </w:p>
        </w:tc>
        <w:tc>
          <w:tcPr>
            <w:tcW w:w="721" w:type="pct"/>
          </w:tcPr>
          <w:p w14:paraId="586E621E" w14:textId="5335DAEC" w:rsidR="005027E8" w:rsidRPr="00B66638" w:rsidRDefault="005027E8" w:rsidP="00637DDB">
            <w:pPr>
              <w:pStyle w:val="GOSTTablenorm"/>
            </w:pPr>
            <w:r w:rsidRPr="00DC0D98">
              <w:rPr>
                <w:lang w:val="en-US"/>
              </w:rPr>
              <w:t>OL</w:t>
            </w:r>
            <w:r>
              <w:rPr>
                <w:lang w:val="en-US"/>
              </w:rPr>
              <w:t>T</w:t>
            </w:r>
            <w:r w:rsidRPr="00DC0D98">
              <w:rPr>
                <w:lang w:val="en-US"/>
              </w:rPr>
              <w:t>P</w:t>
            </w:r>
          </w:p>
        </w:tc>
        <w:tc>
          <w:tcPr>
            <w:tcW w:w="712" w:type="pct"/>
          </w:tcPr>
          <w:p w14:paraId="1DB6F4D6" w14:textId="16D7208F" w:rsidR="005027E8" w:rsidRPr="00ED39B5" w:rsidRDefault="005027E8" w:rsidP="00BF40EA">
            <w:pPr>
              <w:pStyle w:val="GOSTTablenorm"/>
            </w:pPr>
            <w:r w:rsidRPr="00B9499D">
              <w:t>2</w:t>
            </w:r>
            <w:r w:rsidRPr="00B9499D">
              <w:rPr>
                <w:lang w:val="en-US"/>
              </w:rPr>
              <w:t xml:space="preserve"> </w:t>
            </w:r>
            <w:r w:rsidRPr="00B9499D">
              <w:t>секунды</w:t>
            </w:r>
          </w:p>
        </w:tc>
      </w:tr>
      <w:tr w:rsidR="00B40938" w:rsidRPr="00B9499D" w14:paraId="78497983" w14:textId="77777777" w:rsidTr="00B14773">
        <w:trPr>
          <w:trHeight w:val="921"/>
        </w:trPr>
        <w:tc>
          <w:tcPr>
            <w:tcW w:w="195" w:type="pct"/>
          </w:tcPr>
          <w:p w14:paraId="028EC50B" w14:textId="77777777" w:rsidR="005027E8" w:rsidRDefault="005027E8" w:rsidP="003F6E79">
            <w:pPr>
              <w:pStyle w:val="GOSTTablenorm"/>
              <w:numPr>
                <w:ilvl w:val="0"/>
                <w:numId w:val="3"/>
              </w:numPr>
            </w:pPr>
          </w:p>
        </w:tc>
        <w:tc>
          <w:tcPr>
            <w:tcW w:w="1565" w:type="pct"/>
          </w:tcPr>
          <w:p w14:paraId="3A29DD5C" w14:textId="5AA43E5D" w:rsidR="005027E8" w:rsidRDefault="005027E8" w:rsidP="003F6E79">
            <w:pPr>
              <w:pStyle w:val="GOSTTablenorm"/>
            </w:pPr>
            <w:r w:rsidRPr="008610D2">
              <w:t>Запрос на изменение записей справочника «Исключения при проверке записей учета»</w:t>
            </w:r>
          </w:p>
        </w:tc>
        <w:tc>
          <w:tcPr>
            <w:tcW w:w="1120" w:type="pct"/>
          </w:tcPr>
          <w:p w14:paraId="731DEC43" w14:textId="634323B9" w:rsidR="005027E8" w:rsidRPr="00BF40EA" w:rsidRDefault="005027E8" w:rsidP="003F6E79">
            <w:pPr>
              <w:pStyle w:val="GOSTTablenorm"/>
            </w:pPr>
            <w:r w:rsidRPr="008610D2">
              <w:rPr>
                <w:bCs/>
                <w:szCs w:val="22"/>
                <w:lang w:val="en-US"/>
              </w:rPr>
              <w:t>COMPLY</w:t>
            </w:r>
          </w:p>
        </w:tc>
        <w:tc>
          <w:tcPr>
            <w:tcW w:w="687" w:type="pct"/>
          </w:tcPr>
          <w:p w14:paraId="5DFDAF03" w14:textId="780BB2D3" w:rsidR="005027E8" w:rsidRPr="00033D12" w:rsidRDefault="005027E8" w:rsidP="003F6E79">
            <w:pPr>
              <w:pStyle w:val="GOSTTablenorm"/>
            </w:pPr>
            <w:r w:rsidRPr="000E0D59">
              <w:t>Синхронный/Асинхронный</w:t>
            </w:r>
          </w:p>
        </w:tc>
        <w:tc>
          <w:tcPr>
            <w:tcW w:w="721" w:type="pct"/>
          </w:tcPr>
          <w:p w14:paraId="682FFCD9" w14:textId="13031AC9" w:rsidR="005027E8" w:rsidRPr="00A61B20" w:rsidDel="00637DDB" w:rsidRDefault="00291313" w:rsidP="00291313">
            <w:pPr>
              <w:pStyle w:val="GOSTTablenorm"/>
              <w:rPr>
                <w:lang w:val="en-US"/>
              </w:rPr>
            </w:pPr>
            <w:r w:rsidRPr="00DC0D98">
              <w:rPr>
                <w:lang w:val="en-US"/>
              </w:rPr>
              <w:t>OL</w:t>
            </w:r>
            <w:r>
              <w:rPr>
                <w:lang w:val="en-US"/>
              </w:rPr>
              <w:t>T</w:t>
            </w:r>
            <w:r w:rsidRPr="00DC0D98">
              <w:rPr>
                <w:lang w:val="en-US"/>
              </w:rPr>
              <w:t>P</w:t>
            </w:r>
          </w:p>
        </w:tc>
        <w:tc>
          <w:tcPr>
            <w:tcW w:w="712" w:type="pct"/>
          </w:tcPr>
          <w:p w14:paraId="14040D37" w14:textId="212FA2AF" w:rsidR="005027E8" w:rsidRPr="00B9499D" w:rsidRDefault="005027E8" w:rsidP="003F6E79">
            <w:pPr>
              <w:pStyle w:val="GOSTTablenorm"/>
            </w:pPr>
            <w:r w:rsidRPr="00ED2277">
              <w:t>2</w:t>
            </w:r>
            <w:r w:rsidRPr="003F6E79">
              <w:t xml:space="preserve"> </w:t>
            </w:r>
            <w:r w:rsidRPr="00ED2277">
              <w:t>секунды</w:t>
            </w:r>
          </w:p>
        </w:tc>
      </w:tr>
      <w:tr w:rsidR="00B40938" w:rsidRPr="00B9499D" w14:paraId="3281AA1C" w14:textId="77777777" w:rsidTr="00B14773">
        <w:trPr>
          <w:trHeight w:val="921"/>
        </w:trPr>
        <w:tc>
          <w:tcPr>
            <w:tcW w:w="195" w:type="pct"/>
          </w:tcPr>
          <w:p w14:paraId="2F108AED" w14:textId="77777777" w:rsidR="005027E8" w:rsidRDefault="005027E8" w:rsidP="003F6E79">
            <w:pPr>
              <w:pStyle w:val="GOSTTablenorm"/>
              <w:numPr>
                <w:ilvl w:val="0"/>
                <w:numId w:val="3"/>
              </w:numPr>
            </w:pPr>
          </w:p>
        </w:tc>
        <w:tc>
          <w:tcPr>
            <w:tcW w:w="1565" w:type="pct"/>
          </w:tcPr>
          <w:p w14:paraId="28AE7214" w14:textId="69F968CC" w:rsidR="005027E8" w:rsidRDefault="005027E8" w:rsidP="003F6E79">
            <w:pPr>
              <w:pStyle w:val="GOSTTablenorm"/>
            </w:pPr>
            <w:r w:rsidRPr="008610D2">
              <w:t xml:space="preserve">Запрос на </w:t>
            </w:r>
            <w:r>
              <w:t>экспорт</w:t>
            </w:r>
            <w:r w:rsidRPr="008610D2">
              <w:t xml:space="preserve"> записей справочника «Исключения при проверке записей учета»</w:t>
            </w:r>
          </w:p>
        </w:tc>
        <w:tc>
          <w:tcPr>
            <w:tcW w:w="1120" w:type="pct"/>
          </w:tcPr>
          <w:p w14:paraId="475B23C9" w14:textId="21BE6E9D" w:rsidR="005027E8" w:rsidRPr="00BF40EA" w:rsidRDefault="005027E8" w:rsidP="003F6E79">
            <w:pPr>
              <w:pStyle w:val="GOSTTablenorm"/>
            </w:pPr>
            <w:r w:rsidRPr="00BC7656">
              <w:rPr>
                <w:bCs/>
                <w:szCs w:val="22"/>
                <w:lang w:val="en-US"/>
              </w:rPr>
              <w:t>UNLOADING</w:t>
            </w:r>
          </w:p>
        </w:tc>
        <w:tc>
          <w:tcPr>
            <w:tcW w:w="687" w:type="pct"/>
          </w:tcPr>
          <w:p w14:paraId="0E78AA8B" w14:textId="73D84721" w:rsidR="005027E8" w:rsidRPr="00033D12" w:rsidRDefault="005027E8" w:rsidP="003F6E79">
            <w:pPr>
              <w:pStyle w:val="GOSTTablenorm"/>
            </w:pPr>
            <w:r w:rsidRPr="000E0D59">
              <w:t>Синхронный/Асинхронный</w:t>
            </w:r>
          </w:p>
        </w:tc>
        <w:tc>
          <w:tcPr>
            <w:tcW w:w="721" w:type="pct"/>
          </w:tcPr>
          <w:p w14:paraId="463345C7" w14:textId="4B4CA2D3" w:rsidR="005027E8" w:rsidRPr="00BC7656" w:rsidDel="00637DDB" w:rsidRDefault="005027E8" w:rsidP="003F6E79">
            <w:pPr>
              <w:pStyle w:val="GOSTTablenorm"/>
            </w:pPr>
            <w:r>
              <w:rPr>
                <w:lang w:val="en-US"/>
              </w:rPr>
              <w:t>Datamart</w:t>
            </w:r>
            <w:r>
              <w:t xml:space="preserve"> (</w:t>
            </w:r>
            <w:r>
              <w:rPr>
                <w:lang w:val="en-US"/>
              </w:rPr>
              <w:t>ods</w:t>
            </w:r>
            <w:r>
              <w:t>)</w:t>
            </w:r>
          </w:p>
        </w:tc>
        <w:tc>
          <w:tcPr>
            <w:tcW w:w="712" w:type="pct"/>
          </w:tcPr>
          <w:p w14:paraId="3808AE5F" w14:textId="3B80D06B" w:rsidR="005027E8" w:rsidRPr="00B9499D" w:rsidRDefault="005027E8" w:rsidP="003F6E79">
            <w:pPr>
              <w:pStyle w:val="GOSTTablenorm"/>
            </w:pPr>
            <w:r w:rsidRPr="00ED2277">
              <w:t>2</w:t>
            </w:r>
            <w:r w:rsidRPr="00ED2277">
              <w:rPr>
                <w:lang w:val="en-US"/>
              </w:rPr>
              <w:t xml:space="preserve"> </w:t>
            </w:r>
            <w:r w:rsidRPr="00ED2277">
              <w:t>секунды</w:t>
            </w:r>
          </w:p>
        </w:tc>
      </w:tr>
      <w:tr w:rsidR="00A24A5C" w:rsidRPr="00B9499D" w14:paraId="02B876B6" w14:textId="77777777" w:rsidTr="00B14773">
        <w:trPr>
          <w:trHeight w:val="921"/>
        </w:trPr>
        <w:tc>
          <w:tcPr>
            <w:tcW w:w="195" w:type="pct"/>
          </w:tcPr>
          <w:p w14:paraId="7B1757CE" w14:textId="77777777" w:rsidR="00A24A5C" w:rsidRDefault="00A24A5C" w:rsidP="00A24A5C">
            <w:pPr>
              <w:pStyle w:val="GOSTTablenorm"/>
              <w:numPr>
                <w:ilvl w:val="0"/>
                <w:numId w:val="3"/>
              </w:numPr>
            </w:pPr>
          </w:p>
        </w:tc>
        <w:tc>
          <w:tcPr>
            <w:tcW w:w="1565" w:type="pct"/>
          </w:tcPr>
          <w:p w14:paraId="49907F95" w14:textId="30E367F1" w:rsidR="00A24A5C" w:rsidRPr="008610D2" w:rsidRDefault="00A24A5C" w:rsidP="00A24A5C">
            <w:pPr>
              <w:pStyle w:val="GOSTTablenorm"/>
            </w:pPr>
            <w:ins w:id="671" w:author="Сатлер Марина Викторовна" w:date="2024-10-07T12:21:00Z">
              <w:r w:rsidRPr="00423112">
                <w:t>Отчет «Подокументарная сверка (поиск удаленных документов)»</w:t>
              </w:r>
            </w:ins>
          </w:p>
        </w:tc>
        <w:tc>
          <w:tcPr>
            <w:tcW w:w="1120" w:type="pct"/>
          </w:tcPr>
          <w:p w14:paraId="477B59CF" w14:textId="1F17617E" w:rsidR="00A24A5C" w:rsidRPr="00BC7656" w:rsidRDefault="00A24A5C" w:rsidP="00A24A5C">
            <w:pPr>
              <w:pStyle w:val="GOSTTablenorm"/>
              <w:rPr>
                <w:bCs/>
                <w:szCs w:val="22"/>
                <w:lang w:val="en-US"/>
              </w:rPr>
            </w:pPr>
            <w:ins w:id="672" w:author="Сатлер Марина Викторовна" w:date="2024-10-07T12:21:00Z">
              <w:r w:rsidRPr="00423112">
                <w:t>DocRec</w:t>
              </w:r>
            </w:ins>
          </w:p>
        </w:tc>
        <w:tc>
          <w:tcPr>
            <w:tcW w:w="687" w:type="pct"/>
          </w:tcPr>
          <w:p w14:paraId="62313C81" w14:textId="5F03E98D" w:rsidR="00A24A5C" w:rsidRPr="000E0D59" w:rsidRDefault="00A24A5C" w:rsidP="00A24A5C">
            <w:pPr>
              <w:pStyle w:val="GOSTTablenorm"/>
            </w:pPr>
            <w:ins w:id="673" w:author="Сатлер Марина Викторовна" w:date="2024-10-07T12:21:00Z">
              <w:r w:rsidRPr="00B1229F">
                <w:t>Синхронный</w:t>
              </w:r>
            </w:ins>
          </w:p>
        </w:tc>
        <w:tc>
          <w:tcPr>
            <w:tcW w:w="721" w:type="pct"/>
          </w:tcPr>
          <w:p w14:paraId="15EB06B2" w14:textId="3423AAB4" w:rsidR="00A24A5C" w:rsidRDefault="00A24A5C" w:rsidP="00A24A5C">
            <w:pPr>
              <w:pStyle w:val="GOSTTablenorm"/>
              <w:rPr>
                <w:lang w:val="en-US"/>
              </w:rPr>
            </w:pPr>
            <w:ins w:id="674" w:author="Сатлер Марина Викторовна" w:date="2024-10-07T12:21:00Z">
              <w:r>
                <w:rPr>
                  <w:lang w:val="en-US"/>
                </w:rPr>
                <w:t>Datamart</w:t>
              </w:r>
            </w:ins>
          </w:p>
        </w:tc>
        <w:tc>
          <w:tcPr>
            <w:tcW w:w="712" w:type="pct"/>
          </w:tcPr>
          <w:p w14:paraId="746C885E" w14:textId="5758851E" w:rsidR="00A24A5C" w:rsidRPr="00ED2277" w:rsidRDefault="00A24A5C" w:rsidP="00A24A5C">
            <w:pPr>
              <w:pStyle w:val="GOSTTablenorm"/>
            </w:pPr>
            <w:ins w:id="675" w:author="Сатлер Марина Викторовна" w:date="2024-10-07T12:21:00Z">
              <w:r w:rsidRPr="00ED39B5">
                <w:t>5 секунд</w:t>
              </w:r>
            </w:ins>
          </w:p>
        </w:tc>
      </w:tr>
      <w:tr w:rsidR="00A24A5C" w:rsidRPr="00B9499D" w14:paraId="1F9A8145" w14:textId="77777777" w:rsidTr="00B14773">
        <w:trPr>
          <w:trHeight w:val="921"/>
        </w:trPr>
        <w:tc>
          <w:tcPr>
            <w:tcW w:w="195" w:type="pct"/>
          </w:tcPr>
          <w:p w14:paraId="48293E0C" w14:textId="77777777" w:rsidR="00A24A5C" w:rsidRDefault="00A24A5C" w:rsidP="00A24A5C">
            <w:pPr>
              <w:pStyle w:val="GOSTTablenorm"/>
              <w:numPr>
                <w:ilvl w:val="0"/>
                <w:numId w:val="3"/>
              </w:numPr>
            </w:pPr>
          </w:p>
        </w:tc>
        <w:tc>
          <w:tcPr>
            <w:tcW w:w="1565" w:type="pct"/>
          </w:tcPr>
          <w:p w14:paraId="713E218E" w14:textId="79F7C5E8" w:rsidR="00A24A5C" w:rsidRPr="008610D2" w:rsidRDefault="00A24A5C" w:rsidP="00A24A5C">
            <w:pPr>
              <w:pStyle w:val="GOSTTablenorm"/>
            </w:pPr>
            <w:ins w:id="676" w:author="Сатлер Марина Викторовна" w:date="2024-10-07T12:21:00Z">
              <w:r w:rsidRPr="00423112">
                <w:t>Отчет «Несоответствие состояния записей учета в витринах данных локального Датамарта и Супердатамарта»</w:t>
              </w:r>
            </w:ins>
          </w:p>
        </w:tc>
        <w:tc>
          <w:tcPr>
            <w:tcW w:w="1120" w:type="pct"/>
          </w:tcPr>
          <w:p w14:paraId="779A448F" w14:textId="317058B5" w:rsidR="00A24A5C" w:rsidRPr="00BC7656" w:rsidRDefault="00A24A5C" w:rsidP="00A24A5C">
            <w:pPr>
              <w:pStyle w:val="GOSTTablenorm"/>
              <w:rPr>
                <w:bCs/>
                <w:szCs w:val="22"/>
                <w:lang w:val="en-US"/>
              </w:rPr>
            </w:pPr>
            <w:ins w:id="677" w:author="Сатлер Марина Викторовна" w:date="2024-10-07T12:21:00Z">
              <w:r w:rsidRPr="00423112">
                <w:t>REPSDM</w:t>
              </w:r>
            </w:ins>
          </w:p>
        </w:tc>
        <w:tc>
          <w:tcPr>
            <w:tcW w:w="687" w:type="pct"/>
          </w:tcPr>
          <w:p w14:paraId="74452B71" w14:textId="3E07E24F" w:rsidR="00A24A5C" w:rsidRPr="000E0D59" w:rsidRDefault="00A24A5C" w:rsidP="00A24A5C">
            <w:pPr>
              <w:pStyle w:val="GOSTTablenorm"/>
            </w:pPr>
            <w:ins w:id="678" w:author="Сатлер Марина Викторовна" w:date="2024-10-07T12:21:00Z">
              <w:r w:rsidRPr="00B1229F">
                <w:t>Синхронный</w:t>
              </w:r>
            </w:ins>
          </w:p>
        </w:tc>
        <w:tc>
          <w:tcPr>
            <w:tcW w:w="721" w:type="pct"/>
          </w:tcPr>
          <w:p w14:paraId="1CA073E1" w14:textId="4F81C046" w:rsidR="00A24A5C" w:rsidRDefault="00A24A5C" w:rsidP="00A24A5C">
            <w:pPr>
              <w:pStyle w:val="GOSTTablenorm"/>
              <w:rPr>
                <w:lang w:val="en-US"/>
              </w:rPr>
            </w:pPr>
            <w:ins w:id="679" w:author="Сатлер Марина Викторовна" w:date="2024-10-07T12:21:00Z">
              <w:r>
                <w:rPr>
                  <w:lang w:val="en-US"/>
                </w:rPr>
                <w:t>Datamart</w:t>
              </w:r>
              <w:r>
                <w:t xml:space="preserve"> (</w:t>
              </w:r>
              <w:r>
                <w:rPr>
                  <w:lang w:val="en-US"/>
                </w:rPr>
                <w:t>ods</w:t>
              </w:r>
              <w:r>
                <w:t>)</w:t>
              </w:r>
            </w:ins>
          </w:p>
        </w:tc>
        <w:tc>
          <w:tcPr>
            <w:tcW w:w="712" w:type="pct"/>
          </w:tcPr>
          <w:p w14:paraId="528A52E2" w14:textId="3FBA1386" w:rsidR="00A24A5C" w:rsidRPr="00ED2277" w:rsidRDefault="00A24A5C" w:rsidP="00A24A5C">
            <w:pPr>
              <w:pStyle w:val="GOSTTablenorm"/>
            </w:pPr>
            <w:ins w:id="680" w:author="Сатлер Марина Викторовна" w:date="2024-10-07T12:21:00Z">
              <w:r w:rsidRPr="00ED39B5">
                <w:t>5 секунд</w:t>
              </w:r>
            </w:ins>
          </w:p>
        </w:tc>
      </w:tr>
      <w:tr w:rsidR="00A24A5C" w:rsidRPr="00B9499D" w14:paraId="7D51F942" w14:textId="77777777" w:rsidTr="00B14773">
        <w:trPr>
          <w:trHeight w:val="921"/>
        </w:trPr>
        <w:tc>
          <w:tcPr>
            <w:tcW w:w="195" w:type="pct"/>
          </w:tcPr>
          <w:p w14:paraId="37F760FB" w14:textId="77777777" w:rsidR="00A24A5C" w:rsidRDefault="00A24A5C" w:rsidP="00A24A5C">
            <w:pPr>
              <w:pStyle w:val="GOSTTablenorm"/>
              <w:numPr>
                <w:ilvl w:val="0"/>
                <w:numId w:val="3"/>
              </w:numPr>
            </w:pPr>
          </w:p>
        </w:tc>
        <w:tc>
          <w:tcPr>
            <w:tcW w:w="1565" w:type="pct"/>
          </w:tcPr>
          <w:p w14:paraId="28505753" w14:textId="608BCA34" w:rsidR="00A24A5C" w:rsidRPr="008610D2" w:rsidRDefault="00A24A5C" w:rsidP="00A24A5C">
            <w:pPr>
              <w:pStyle w:val="GOSTTablenorm"/>
            </w:pPr>
            <w:ins w:id="681" w:author="Сатлер Марина Викторовна" w:date="2024-10-07T12:21:00Z">
              <w:r>
                <w:t>Отчет «</w:t>
              </w:r>
              <w:r w:rsidRPr="00A61223">
                <w:t>Неконсистентность данных локального Датамарта и Супердатамарта</w:t>
              </w:r>
              <w:r>
                <w:t>»</w:t>
              </w:r>
            </w:ins>
          </w:p>
        </w:tc>
        <w:tc>
          <w:tcPr>
            <w:tcW w:w="1120" w:type="pct"/>
          </w:tcPr>
          <w:p w14:paraId="2D32D256" w14:textId="6DD91484" w:rsidR="00A24A5C" w:rsidRPr="00BC7656" w:rsidRDefault="00A24A5C" w:rsidP="00A24A5C">
            <w:pPr>
              <w:pStyle w:val="GOSTTablenorm"/>
              <w:rPr>
                <w:bCs/>
                <w:szCs w:val="22"/>
                <w:lang w:val="en-US"/>
              </w:rPr>
            </w:pPr>
            <w:ins w:id="682" w:author="Сатлер Марина Викторовна" w:date="2024-10-07T12:21:00Z">
              <w:r>
                <w:t>NCSDM</w:t>
              </w:r>
            </w:ins>
          </w:p>
        </w:tc>
        <w:tc>
          <w:tcPr>
            <w:tcW w:w="687" w:type="pct"/>
          </w:tcPr>
          <w:p w14:paraId="11BBF627" w14:textId="3BF4EDCF" w:rsidR="00A24A5C" w:rsidRPr="000E0D59" w:rsidRDefault="00A24A5C" w:rsidP="00A24A5C">
            <w:pPr>
              <w:pStyle w:val="GOSTTablenorm"/>
            </w:pPr>
            <w:ins w:id="683" w:author="Сатлер Марина Викторовна" w:date="2024-10-07T12:21:00Z">
              <w:r w:rsidRPr="00B1229F">
                <w:t>Синхронный</w:t>
              </w:r>
            </w:ins>
          </w:p>
        </w:tc>
        <w:tc>
          <w:tcPr>
            <w:tcW w:w="721" w:type="pct"/>
          </w:tcPr>
          <w:p w14:paraId="72DEDF87" w14:textId="3E5400BB" w:rsidR="00A24A5C" w:rsidRDefault="00A24A5C" w:rsidP="00A24A5C">
            <w:pPr>
              <w:pStyle w:val="GOSTTablenorm"/>
              <w:rPr>
                <w:lang w:val="en-US"/>
              </w:rPr>
            </w:pPr>
            <w:ins w:id="684" w:author="Сатлер Марина Викторовна" w:date="2024-10-07T12:21:00Z">
              <w:r>
                <w:rPr>
                  <w:lang w:val="en-US"/>
                </w:rPr>
                <w:t>SuperDatamart</w:t>
              </w:r>
              <w:r>
                <w:t xml:space="preserve"> (</w:t>
              </w:r>
              <w:r>
                <w:rPr>
                  <w:lang w:val="en-US"/>
                </w:rPr>
                <w:t>ods</w:t>
              </w:r>
              <w:r>
                <w:t>)</w:t>
              </w:r>
            </w:ins>
          </w:p>
        </w:tc>
        <w:tc>
          <w:tcPr>
            <w:tcW w:w="712" w:type="pct"/>
          </w:tcPr>
          <w:p w14:paraId="6B322212" w14:textId="37ACDA4E" w:rsidR="00A24A5C" w:rsidRPr="00ED2277" w:rsidRDefault="00A24A5C" w:rsidP="00A24A5C">
            <w:pPr>
              <w:pStyle w:val="GOSTTablenorm"/>
            </w:pPr>
            <w:ins w:id="685" w:author="Сатлер Марина Викторовна" w:date="2024-10-07T12:21:00Z">
              <w:r w:rsidRPr="00ED39B5">
                <w:t>5 секунд</w:t>
              </w:r>
            </w:ins>
          </w:p>
        </w:tc>
      </w:tr>
      <w:tr w:rsidR="00A24A5C" w:rsidRPr="00B9499D" w14:paraId="7BCBDA73" w14:textId="77777777" w:rsidTr="00B14773">
        <w:trPr>
          <w:trHeight w:val="921"/>
        </w:trPr>
        <w:tc>
          <w:tcPr>
            <w:tcW w:w="195" w:type="pct"/>
          </w:tcPr>
          <w:p w14:paraId="2B234AED" w14:textId="77777777" w:rsidR="00A24A5C" w:rsidRDefault="00A24A5C" w:rsidP="00A24A5C">
            <w:pPr>
              <w:pStyle w:val="GOSTTablenorm"/>
              <w:numPr>
                <w:ilvl w:val="0"/>
                <w:numId w:val="3"/>
              </w:numPr>
            </w:pPr>
          </w:p>
        </w:tc>
        <w:tc>
          <w:tcPr>
            <w:tcW w:w="1565" w:type="pct"/>
          </w:tcPr>
          <w:p w14:paraId="03FE42F0" w14:textId="7D3FAA0A" w:rsidR="00A24A5C" w:rsidRPr="008610D2" w:rsidRDefault="00A24A5C" w:rsidP="00A24A5C">
            <w:pPr>
              <w:pStyle w:val="GOSTTablenorm"/>
            </w:pPr>
            <w:ins w:id="686" w:author="Сатлер Марина Викторовна" w:date="2024-10-07T12:21:00Z">
              <w:r>
                <w:t>О</w:t>
              </w:r>
              <w:r w:rsidRPr="00D56138">
                <w:t>тчет «Сверка внутренних расчетов между ТОФК (по счету 3410 «Внутриказначейские расчеты»)»</w:t>
              </w:r>
              <w:r w:rsidRPr="008610D2">
                <w:t xml:space="preserve"> </w:t>
              </w:r>
            </w:ins>
          </w:p>
        </w:tc>
        <w:tc>
          <w:tcPr>
            <w:tcW w:w="1120" w:type="pct"/>
          </w:tcPr>
          <w:p w14:paraId="4C5AA6B0" w14:textId="0E6B3B52" w:rsidR="00A24A5C" w:rsidRPr="00BC7656" w:rsidRDefault="00A24A5C" w:rsidP="00A24A5C">
            <w:pPr>
              <w:pStyle w:val="GOSTTablenorm"/>
              <w:rPr>
                <w:bCs/>
                <w:szCs w:val="22"/>
                <w:lang w:val="en-US"/>
              </w:rPr>
            </w:pPr>
            <w:ins w:id="687" w:author="Сатлер Марина Викторовна" w:date="2024-10-07T12:21:00Z">
              <w:r w:rsidRPr="00D56138">
                <w:t>InternalCalc</w:t>
              </w:r>
            </w:ins>
          </w:p>
        </w:tc>
        <w:tc>
          <w:tcPr>
            <w:tcW w:w="687" w:type="pct"/>
          </w:tcPr>
          <w:p w14:paraId="4CB97BF0" w14:textId="42CF6BAA" w:rsidR="00A24A5C" w:rsidRPr="000E0D59" w:rsidRDefault="00A24A5C" w:rsidP="00A24A5C">
            <w:pPr>
              <w:pStyle w:val="GOSTTablenorm"/>
            </w:pPr>
            <w:ins w:id="688" w:author="Сатлер Марина Викторовна" w:date="2024-10-07T12:21:00Z">
              <w:r w:rsidRPr="00B1229F">
                <w:t>Синхронный</w:t>
              </w:r>
            </w:ins>
          </w:p>
        </w:tc>
        <w:tc>
          <w:tcPr>
            <w:tcW w:w="721" w:type="pct"/>
          </w:tcPr>
          <w:p w14:paraId="02D48367" w14:textId="2A623F69" w:rsidR="00A24A5C" w:rsidRDefault="00A24A5C" w:rsidP="00A24A5C">
            <w:pPr>
              <w:pStyle w:val="GOSTTablenorm"/>
              <w:rPr>
                <w:lang w:val="en-US"/>
              </w:rPr>
            </w:pPr>
            <w:ins w:id="689" w:author="Сатлер Марина Викторовна" w:date="2024-10-07T12:21:00Z">
              <w:r w:rsidRPr="00ED4953">
                <w:rPr>
                  <w:lang w:val="en-US"/>
                </w:rPr>
                <w:t>SuperDatamart</w:t>
              </w:r>
              <w:r w:rsidRPr="00ED4953">
                <w:t xml:space="preserve"> (</w:t>
              </w:r>
              <w:r w:rsidRPr="00ED4953">
                <w:rPr>
                  <w:lang w:val="en-US"/>
                </w:rPr>
                <w:t>ods</w:t>
              </w:r>
              <w:r w:rsidRPr="00ED4953">
                <w:t>)</w:t>
              </w:r>
            </w:ins>
          </w:p>
        </w:tc>
        <w:tc>
          <w:tcPr>
            <w:tcW w:w="712" w:type="pct"/>
          </w:tcPr>
          <w:p w14:paraId="2DC1B866" w14:textId="16277324" w:rsidR="00A24A5C" w:rsidRPr="00ED2277" w:rsidRDefault="00A24A5C" w:rsidP="00A24A5C">
            <w:pPr>
              <w:pStyle w:val="GOSTTablenorm"/>
            </w:pPr>
            <w:ins w:id="690" w:author="Сатлер Марина Викторовна" w:date="2024-10-07T12:21:00Z">
              <w:r w:rsidRPr="00ED39B5">
                <w:t>5 секунд</w:t>
              </w:r>
            </w:ins>
          </w:p>
        </w:tc>
      </w:tr>
      <w:tr w:rsidR="00A24A5C" w:rsidRPr="00B9499D" w14:paraId="745C05D5" w14:textId="77777777" w:rsidTr="00B14773">
        <w:trPr>
          <w:trHeight w:val="921"/>
        </w:trPr>
        <w:tc>
          <w:tcPr>
            <w:tcW w:w="195" w:type="pct"/>
          </w:tcPr>
          <w:p w14:paraId="272114BA" w14:textId="77777777" w:rsidR="00A24A5C" w:rsidRDefault="00A24A5C" w:rsidP="00A24A5C">
            <w:pPr>
              <w:pStyle w:val="GOSTTablenorm"/>
              <w:numPr>
                <w:ilvl w:val="0"/>
                <w:numId w:val="3"/>
              </w:numPr>
            </w:pPr>
          </w:p>
        </w:tc>
        <w:tc>
          <w:tcPr>
            <w:tcW w:w="1565" w:type="pct"/>
          </w:tcPr>
          <w:p w14:paraId="3B24F0E6" w14:textId="0278F74F" w:rsidR="00A24A5C" w:rsidRPr="008610D2" w:rsidRDefault="00A24A5C" w:rsidP="00A24A5C">
            <w:pPr>
              <w:pStyle w:val="GOSTTablenorm"/>
            </w:pPr>
            <w:ins w:id="691" w:author="Сатлер Марина Викторовна" w:date="2024-10-07T12:21:00Z">
              <w:r>
                <w:t>О</w:t>
              </w:r>
              <w:r w:rsidRPr="00D56138">
                <w:t>тчет «Сверка в</w:t>
              </w:r>
              <w:r>
                <w:t>заимосвязанных</w:t>
              </w:r>
              <w:r w:rsidRPr="00D56138">
                <w:t xml:space="preserve"> расчетов между</w:t>
              </w:r>
              <w:r>
                <w:t xml:space="preserve"> разными учетными модулями одного</w:t>
              </w:r>
              <w:r w:rsidRPr="00D56138">
                <w:t xml:space="preserve"> ТОФК (по счету 34</w:t>
              </w:r>
              <w:r>
                <w:t>3</w:t>
              </w:r>
              <w:r w:rsidRPr="00D56138">
                <w:t>0 «</w:t>
              </w:r>
              <w:r>
                <w:t>Межсистемные расчеты»)»</w:t>
              </w:r>
            </w:ins>
          </w:p>
        </w:tc>
        <w:tc>
          <w:tcPr>
            <w:tcW w:w="1120" w:type="pct"/>
          </w:tcPr>
          <w:p w14:paraId="133A6C6B" w14:textId="75B45342" w:rsidR="00A24A5C" w:rsidRPr="00BC7656" w:rsidRDefault="00A24A5C" w:rsidP="00A24A5C">
            <w:pPr>
              <w:pStyle w:val="GOSTTablenorm"/>
              <w:rPr>
                <w:bCs/>
                <w:szCs w:val="22"/>
                <w:lang w:val="en-US"/>
              </w:rPr>
            </w:pPr>
            <w:ins w:id="692" w:author="Сатлер Марина Викторовна" w:date="2024-10-07T12:21:00Z">
              <w:r w:rsidRPr="00D56138">
                <w:t>Inte</w:t>
              </w:r>
              <w:r>
                <w:rPr>
                  <w:lang w:val="en-US"/>
                </w:rPr>
                <w:t>rSys</w:t>
              </w:r>
              <w:r w:rsidRPr="00D56138">
                <w:t>Calc</w:t>
              </w:r>
            </w:ins>
          </w:p>
        </w:tc>
        <w:tc>
          <w:tcPr>
            <w:tcW w:w="687" w:type="pct"/>
          </w:tcPr>
          <w:p w14:paraId="435DF593" w14:textId="21EB08B6" w:rsidR="00A24A5C" w:rsidRPr="000E0D59" w:rsidRDefault="00A24A5C" w:rsidP="00A24A5C">
            <w:pPr>
              <w:pStyle w:val="GOSTTablenorm"/>
            </w:pPr>
            <w:ins w:id="693" w:author="Сатлер Марина Викторовна" w:date="2024-10-07T12:21:00Z">
              <w:r w:rsidRPr="00B1229F">
                <w:t>Синхронный</w:t>
              </w:r>
            </w:ins>
          </w:p>
        </w:tc>
        <w:tc>
          <w:tcPr>
            <w:tcW w:w="721" w:type="pct"/>
          </w:tcPr>
          <w:p w14:paraId="06A2E4CB" w14:textId="50B9F0BA" w:rsidR="00A24A5C" w:rsidRDefault="00A24A5C" w:rsidP="00A24A5C">
            <w:pPr>
              <w:pStyle w:val="GOSTTablenorm"/>
              <w:rPr>
                <w:lang w:val="en-US"/>
              </w:rPr>
            </w:pPr>
            <w:ins w:id="694" w:author="Сатлер Марина Викторовна" w:date="2024-10-07T12:21:00Z">
              <w:r w:rsidRPr="00ED4953">
                <w:rPr>
                  <w:lang w:val="en-US"/>
                </w:rPr>
                <w:t>SuperDatamart</w:t>
              </w:r>
              <w:r w:rsidRPr="00ED4953">
                <w:t xml:space="preserve"> (</w:t>
              </w:r>
              <w:r w:rsidRPr="00ED4953">
                <w:rPr>
                  <w:lang w:val="en-US"/>
                </w:rPr>
                <w:t>ods</w:t>
              </w:r>
              <w:r w:rsidRPr="00ED4953">
                <w:t>)</w:t>
              </w:r>
            </w:ins>
          </w:p>
        </w:tc>
        <w:tc>
          <w:tcPr>
            <w:tcW w:w="712" w:type="pct"/>
          </w:tcPr>
          <w:p w14:paraId="322FF1CD" w14:textId="0854FBC5" w:rsidR="00A24A5C" w:rsidRPr="00ED2277" w:rsidRDefault="00A24A5C" w:rsidP="00A24A5C">
            <w:pPr>
              <w:pStyle w:val="GOSTTablenorm"/>
            </w:pPr>
            <w:ins w:id="695" w:author="Сатлер Марина Викторовна" w:date="2024-10-07T12:21:00Z">
              <w:r w:rsidRPr="00ED39B5">
                <w:t>5 секунд</w:t>
              </w:r>
            </w:ins>
          </w:p>
        </w:tc>
      </w:tr>
      <w:tr w:rsidR="00797CEE" w:rsidRPr="00B9499D" w14:paraId="685AE961" w14:textId="77777777" w:rsidTr="00C75A4E">
        <w:trPr>
          <w:trHeight w:val="921"/>
        </w:trPr>
        <w:tc>
          <w:tcPr>
            <w:tcW w:w="195" w:type="pct"/>
          </w:tcPr>
          <w:p w14:paraId="254BC719" w14:textId="77777777" w:rsidR="00797CEE" w:rsidRDefault="00797CEE" w:rsidP="00797CEE">
            <w:pPr>
              <w:pStyle w:val="GOSTTablenorm"/>
              <w:numPr>
                <w:ilvl w:val="0"/>
                <w:numId w:val="3"/>
              </w:numPr>
            </w:pPr>
          </w:p>
        </w:tc>
        <w:tc>
          <w:tcPr>
            <w:tcW w:w="1565" w:type="pct"/>
          </w:tcPr>
          <w:p w14:paraId="6721E0B2" w14:textId="1DF5DDAC" w:rsidR="00797CEE" w:rsidRPr="008610D2" w:rsidRDefault="00797CEE" w:rsidP="00797CEE">
            <w:pPr>
              <w:pStyle w:val="GOSTTablenorm"/>
            </w:pPr>
            <w:r>
              <w:rPr>
                <w:szCs w:val="22"/>
              </w:rPr>
              <w:t>Запрос на выполнение операции по заключению счетов отчетного финансов</w:t>
            </w:r>
            <w:ins w:id="696" w:author="Сатлер Марина Викторовна" w:date="2025-11-12T15:28:00Z">
              <w:r>
                <w:rPr>
                  <w:szCs w:val="22"/>
                </w:rPr>
                <w:t>о</w:t>
              </w:r>
            </w:ins>
            <w:r>
              <w:rPr>
                <w:szCs w:val="22"/>
              </w:rPr>
              <w:t>го года</w:t>
            </w:r>
          </w:p>
        </w:tc>
        <w:tc>
          <w:tcPr>
            <w:tcW w:w="1120" w:type="pct"/>
          </w:tcPr>
          <w:p w14:paraId="19B60BF8" w14:textId="3ACBA6E6" w:rsidR="00797CEE" w:rsidRPr="00C75A4E" w:rsidRDefault="00797CEE" w:rsidP="00797CEE">
            <w:pPr>
              <w:pStyle w:val="GOSTTablenorm"/>
              <w:rPr>
                <w:bCs/>
                <w:szCs w:val="22"/>
              </w:rPr>
            </w:pPr>
            <w:r w:rsidRPr="003763FE">
              <w:rPr>
                <w:rStyle w:val="aff2"/>
                <w:b w:val="0"/>
                <w:bCs w:val="0"/>
              </w:rPr>
              <w:t>CLOSINGYEAR</w:t>
            </w:r>
          </w:p>
        </w:tc>
        <w:tc>
          <w:tcPr>
            <w:tcW w:w="687" w:type="pct"/>
          </w:tcPr>
          <w:p w14:paraId="77F5F3DE" w14:textId="6B199B1D" w:rsidR="00797CEE" w:rsidRPr="00B40938" w:rsidRDefault="00797CEE" w:rsidP="00797CEE">
            <w:pPr>
              <w:pStyle w:val="GOSTTablenorm"/>
              <w:rPr>
                <w:highlight w:val="yellow"/>
              </w:rPr>
            </w:pPr>
            <w:r w:rsidRPr="00B40938">
              <w:rPr>
                <w:highlight w:val="yellow"/>
              </w:rPr>
              <w:t>Синхронный/Асинхронный</w:t>
            </w:r>
          </w:p>
        </w:tc>
        <w:tc>
          <w:tcPr>
            <w:tcW w:w="721" w:type="pct"/>
          </w:tcPr>
          <w:p w14:paraId="3199967E" w14:textId="5424BD71" w:rsidR="00797CEE" w:rsidRPr="00C75A4E" w:rsidRDefault="00797CEE" w:rsidP="00797CEE">
            <w:pPr>
              <w:pStyle w:val="GOSTTablenorm"/>
            </w:pPr>
            <w:r w:rsidRPr="009972B6">
              <w:rPr>
                <w:lang w:val="en-US"/>
              </w:rPr>
              <w:t>Datamart</w:t>
            </w:r>
            <w:r w:rsidRPr="009972B6">
              <w:t xml:space="preserve"> (</w:t>
            </w:r>
            <w:r w:rsidRPr="009972B6">
              <w:rPr>
                <w:lang w:val="en-US"/>
              </w:rPr>
              <w:t>ods</w:t>
            </w:r>
            <w:r w:rsidRPr="009972B6">
              <w:t>)</w:t>
            </w:r>
          </w:p>
        </w:tc>
        <w:tc>
          <w:tcPr>
            <w:tcW w:w="712" w:type="pct"/>
          </w:tcPr>
          <w:p w14:paraId="6C2F2993" w14:textId="42154F3F" w:rsidR="00797CEE" w:rsidRPr="00C75A4E" w:rsidRDefault="00797CEE" w:rsidP="00797CEE">
            <w:pPr>
              <w:pStyle w:val="GOSTTablenorm"/>
              <w:rPr>
                <w:highlight w:val="yellow"/>
              </w:rPr>
            </w:pPr>
            <w:r w:rsidRPr="00C75A4E">
              <w:rPr>
                <w:highlight w:val="yellow"/>
              </w:rPr>
              <w:t>?</w:t>
            </w:r>
            <w:r>
              <w:rPr>
                <w:highlight w:val="yellow"/>
              </w:rPr>
              <w:t xml:space="preserve"> </w:t>
            </w:r>
            <w:r w:rsidRPr="00ED39B5">
              <w:t>секунд</w:t>
            </w:r>
          </w:p>
        </w:tc>
      </w:tr>
      <w:tr w:rsidR="00797CEE" w:rsidRPr="00B9499D" w14:paraId="2335D955" w14:textId="77777777" w:rsidTr="00C75A4E">
        <w:trPr>
          <w:trHeight w:val="921"/>
        </w:trPr>
        <w:tc>
          <w:tcPr>
            <w:tcW w:w="195" w:type="pct"/>
          </w:tcPr>
          <w:p w14:paraId="71CB8DAC" w14:textId="77777777" w:rsidR="00797CEE" w:rsidRDefault="00797CEE" w:rsidP="00797CEE">
            <w:pPr>
              <w:pStyle w:val="GOSTTablenorm"/>
              <w:numPr>
                <w:ilvl w:val="0"/>
                <w:numId w:val="3"/>
              </w:numPr>
            </w:pPr>
          </w:p>
        </w:tc>
        <w:tc>
          <w:tcPr>
            <w:tcW w:w="1565" w:type="pct"/>
          </w:tcPr>
          <w:p w14:paraId="290706E2" w14:textId="0FD5FBC2" w:rsidR="00797CEE" w:rsidRPr="008610D2" w:rsidRDefault="00797CEE" w:rsidP="00797CEE">
            <w:pPr>
              <w:pStyle w:val="GOSTTablenorm"/>
            </w:pPr>
            <w:r>
              <w:rPr>
                <w:szCs w:val="22"/>
              </w:rPr>
              <w:t>Запрос на выполнение операции по переносу остатков средств на новый финансовый год</w:t>
            </w:r>
          </w:p>
        </w:tc>
        <w:tc>
          <w:tcPr>
            <w:tcW w:w="1120" w:type="pct"/>
          </w:tcPr>
          <w:p w14:paraId="0D9FC846" w14:textId="31CEA3F7" w:rsidR="00797CEE" w:rsidRPr="00C75A4E" w:rsidRDefault="00797CEE" w:rsidP="00797CEE">
            <w:pPr>
              <w:pStyle w:val="GOSTTablenorm"/>
              <w:rPr>
                <w:bCs/>
                <w:szCs w:val="22"/>
              </w:rPr>
            </w:pPr>
            <w:r w:rsidRPr="003763FE">
              <w:t>OPENINGYEAR</w:t>
            </w:r>
          </w:p>
        </w:tc>
        <w:tc>
          <w:tcPr>
            <w:tcW w:w="687" w:type="pct"/>
          </w:tcPr>
          <w:p w14:paraId="45D2D370" w14:textId="50609827" w:rsidR="00797CEE" w:rsidRPr="00B40938" w:rsidRDefault="00797CEE" w:rsidP="00797CEE">
            <w:pPr>
              <w:pStyle w:val="GOSTTablenorm"/>
              <w:rPr>
                <w:highlight w:val="yellow"/>
              </w:rPr>
            </w:pPr>
            <w:r w:rsidRPr="00B40938">
              <w:rPr>
                <w:highlight w:val="yellow"/>
              </w:rPr>
              <w:t>Синхронный/Асинхронный</w:t>
            </w:r>
          </w:p>
        </w:tc>
        <w:tc>
          <w:tcPr>
            <w:tcW w:w="721" w:type="pct"/>
          </w:tcPr>
          <w:p w14:paraId="44063765" w14:textId="20847B1C" w:rsidR="00797CEE" w:rsidRPr="00C75A4E" w:rsidRDefault="00797CEE" w:rsidP="00797CEE">
            <w:pPr>
              <w:pStyle w:val="GOSTTablenorm"/>
            </w:pPr>
            <w:r w:rsidRPr="009972B6">
              <w:rPr>
                <w:lang w:val="en-US"/>
              </w:rPr>
              <w:t>Datamart</w:t>
            </w:r>
            <w:r w:rsidRPr="009972B6">
              <w:t xml:space="preserve"> (</w:t>
            </w:r>
            <w:r w:rsidRPr="009972B6">
              <w:rPr>
                <w:lang w:val="en-US"/>
              </w:rPr>
              <w:t>ods</w:t>
            </w:r>
            <w:r w:rsidRPr="009972B6">
              <w:t>)</w:t>
            </w:r>
          </w:p>
        </w:tc>
        <w:tc>
          <w:tcPr>
            <w:tcW w:w="712" w:type="pct"/>
          </w:tcPr>
          <w:p w14:paraId="3D87F103" w14:textId="4F34C6C9" w:rsidR="00797CEE" w:rsidRPr="00C75A4E" w:rsidRDefault="00797CEE" w:rsidP="00797CEE">
            <w:pPr>
              <w:pStyle w:val="GOSTTablenorm"/>
              <w:rPr>
                <w:highlight w:val="yellow"/>
              </w:rPr>
            </w:pPr>
            <w:r w:rsidRPr="00C75A4E">
              <w:rPr>
                <w:highlight w:val="yellow"/>
              </w:rPr>
              <w:t>?</w:t>
            </w:r>
            <w:r>
              <w:rPr>
                <w:highlight w:val="yellow"/>
              </w:rPr>
              <w:t xml:space="preserve"> </w:t>
            </w:r>
            <w:r w:rsidRPr="00ED39B5">
              <w:t>секунд</w:t>
            </w:r>
          </w:p>
        </w:tc>
      </w:tr>
    </w:tbl>
    <w:p w14:paraId="661AF672" w14:textId="6F00AD60" w:rsidR="00512B7E" w:rsidRPr="00B9499D" w:rsidRDefault="00512B7E" w:rsidP="00512B7E">
      <w:pPr>
        <w:rPr>
          <w:szCs w:val="24"/>
        </w:rPr>
        <w:sectPr w:rsidR="00512B7E" w:rsidRPr="00B9499D" w:rsidSect="00C75A4E">
          <w:headerReference w:type="default" r:id="rId22"/>
          <w:pgSz w:w="11906" w:h="16838" w:code="9"/>
          <w:pgMar w:top="1134" w:right="567" w:bottom="851" w:left="1701" w:header="567" w:footer="284" w:gutter="0"/>
          <w:cols w:space="708"/>
          <w:docGrid w:linePitch="360"/>
        </w:sectPr>
      </w:pPr>
    </w:p>
    <w:p w14:paraId="7ACEBF9D" w14:textId="77777777" w:rsidR="00800848" w:rsidRPr="009C3D84" w:rsidRDefault="00800848">
      <w:pPr>
        <w:pStyle w:val="1"/>
        <w:rPr>
          <w:highlight w:val="green"/>
        </w:rPr>
      </w:pPr>
      <w:bookmarkStart w:id="697" w:name="_Toc150763415"/>
      <w:bookmarkStart w:id="698" w:name="_Toc226556138"/>
      <w:bookmarkStart w:id="699" w:name="_Toc117871493"/>
      <w:bookmarkStart w:id="700" w:name="_Toc121319589"/>
      <w:r w:rsidRPr="009C3D84">
        <w:rPr>
          <w:highlight w:val="green"/>
        </w:rPr>
        <w:lastRenderedPageBreak/>
        <w:t>Описание типов данных, используемых при определении ПАРАМЕТРОВ ЗАПРОСОВ</w:t>
      </w:r>
      <w:bookmarkEnd w:id="697"/>
      <w:bookmarkEnd w:id="698"/>
    </w:p>
    <w:p w14:paraId="70A29B99" w14:textId="521C23CE" w:rsidR="00800848" w:rsidRPr="002666F6" w:rsidRDefault="005B6629">
      <w:pPr>
        <w:pStyle w:val="GOSTNormal"/>
      </w:pPr>
      <w:r w:rsidRPr="00C75A4E">
        <w:rPr>
          <w:highlight w:val="green"/>
        </w:rPr>
        <w:t>В настоящем документе для упрощения и универсализации описания</w:t>
      </w:r>
      <w:r w:rsidRPr="005B6629">
        <w:t xml:space="preserve"> </w:t>
      </w:r>
      <w:r w:rsidR="00800848" w:rsidRPr="008E680B">
        <w:t xml:space="preserve">параметров запросов и ответов в рамках взаимодействия ФП ГИИС ЭБ и </w:t>
      </w:r>
      <w:r w:rsidR="00800848" w:rsidRPr="00C75A4E">
        <w:t>SVAP</w:t>
      </w:r>
      <w:r w:rsidR="00800848" w:rsidRPr="008E680B">
        <w:t xml:space="preserve"> </w:t>
      </w:r>
      <w:r w:rsidRPr="00C75A4E">
        <w:rPr>
          <w:highlight w:val="green"/>
        </w:rPr>
        <w:t xml:space="preserve">используются имена типов данных, </w:t>
      </w:r>
      <w:r w:rsidRPr="00C75A4E">
        <w:rPr>
          <w:szCs w:val="24"/>
          <w:highlight w:val="green"/>
        </w:rPr>
        <w:t>перечисленные</w:t>
      </w:r>
      <w:r w:rsidRPr="00DE70D9">
        <w:rPr>
          <w:szCs w:val="24"/>
        </w:rPr>
        <w:t xml:space="preserve"> </w:t>
      </w:r>
      <w:r w:rsidR="00800848" w:rsidRPr="008E680B">
        <w:t>в</w:t>
      </w:r>
      <w:r w:rsidR="00B14773">
        <w:t xml:space="preserve"> таблице </w:t>
      </w:r>
      <w:r w:rsidR="00B14773">
        <w:fldChar w:fldCharType="begin"/>
      </w:r>
      <w:r w:rsidR="00B14773">
        <w:instrText xml:space="preserve"> REF _Ref154515085 \h </w:instrText>
      </w:r>
      <w:r w:rsidR="00B14773">
        <w:fldChar w:fldCharType="separate"/>
      </w:r>
      <w:r w:rsidR="00F300A9">
        <w:t>4</w:t>
      </w:r>
      <w:r w:rsidR="00B14773">
        <w:fldChar w:fldCharType="end"/>
      </w:r>
      <w:r w:rsidR="00800848" w:rsidRPr="008E680B">
        <w:t>.</w:t>
      </w:r>
    </w:p>
    <w:p w14:paraId="66F89528" w14:textId="02051AD7" w:rsidR="00B14773" w:rsidRDefault="004C7ED7" w:rsidP="00C75A4E">
      <w:pPr>
        <w:pStyle w:val="GOSTNameTable"/>
      </w:pPr>
      <w:r>
        <w:fldChar w:fldCharType="begin"/>
      </w:r>
      <w:r>
        <w:instrText xml:space="preserve"> SEQ Таблица \* ARABIC </w:instrText>
      </w:r>
      <w:r>
        <w:fldChar w:fldCharType="separate"/>
      </w:r>
      <w:bookmarkStart w:id="701" w:name="_Ref154515085"/>
      <w:bookmarkStart w:id="702" w:name="_Toc226556218"/>
      <w:r w:rsidR="00F300A9">
        <w:t>4</w:t>
      </w:r>
      <w:bookmarkEnd w:id="701"/>
      <w:r>
        <w:fldChar w:fldCharType="end"/>
      </w:r>
      <w:r w:rsidR="00B14773">
        <w:t xml:space="preserve"> - </w:t>
      </w:r>
      <w:r w:rsidR="00B14773" w:rsidRPr="00EB4442">
        <w:t>Перечень типов данных</w:t>
      </w:r>
      <w:bookmarkEnd w:id="702"/>
    </w:p>
    <w:tbl>
      <w:tblPr>
        <w:tblStyle w:val="GOSTTable"/>
        <w:tblW w:w="5000" w:type="pct"/>
        <w:tblLayout w:type="fixed"/>
        <w:tblLook w:val="07E0" w:firstRow="1" w:lastRow="1" w:firstColumn="1" w:lastColumn="1" w:noHBand="1" w:noVBand="1"/>
      </w:tblPr>
      <w:tblGrid>
        <w:gridCol w:w="2282"/>
        <w:gridCol w:w="1966"/>
        <w:gridCol w:w="11446"/>
      </w:tblGrid>
      <w:tr w:rsidR="005944F9" w:rsidRPr="00B9499D" w14:paraId="7343099E" w14:textId="77777777" w:rsidTr="005944F9">
        <w:trPr>
          <w:cnfStyle w:val="100000000000" w:firstRow="1" w:lastRow="0" w:firstColumn="0" w:lastColumn="0" w:oddVBand="0" w:evenVBand="0" w:oddHBand="0" w:evenHBand="0" w:firstRowFirstColumn="0" w:firstRowLastColumn="0" w:lastRowFirstColumn="0" w:lastRowLastColumn="0"/>
          <w:trHeight w:val="691"/>
        </w:trPr>
        <w:tc>
          <w:tcPr>
            <w:tcW w:w="2282" w:type="dxa"/>
          </w:tcPr>
          <w:p w14:paraId="5B82F0B3" w14:textId="77777777" w:rsidR="005944F9" w:rsidRPr="00B9499D" w:rsidRDefault="005944F9">
            <w:pPr>
              <w:pStyle w:val="GOSTTableHead"/>
            </w:pPr>
            <w:bookmarkStart w:id="703" w:name="_Toc1125566"/>
            <w:r w:rsidRPr="00766785">
              <w:t>Имя</w:t>
            </w:r>
            <w:bookmarkEnd w:id="703"/>
          </w:p>
        </w:tc>
        <w:tc>
          <w:tcPr>
            <w:tcW w:w="1966" w:type="dxa"/>
          </w:tcPr>
          <w:p w14:paraId="4A2D0124" w14:textId="7B9C0F9A" w:rsidR="005944F9" w:rsidRPr="00766785" w:rsidRDefault="005944F9">
            <w:pPr>
              <w:pStyle w:val="GOSTTableHead"/>
            </w:pPr>
            <w:r w:rsidRPr="00C75A4E">
              <w:rPr>
                <w:highlight w:val="green"/>
              </w:rPr>
              <w:t>Длина</w:t>
            </w:r>
          </w:p>
        </w:tc>
        <w:tc>
          <w:tcPr>
            <w:tcW w:w="11446" w:type="dxa"/>
          </w:tcPr>
          <w:p w14:paraId="4958EB2D" w14:textId="35B05EAE" w:rsidR="005944F9" w:rsidRPr="00B9499D" w:rsidRDefault="005944F9">
            <w:pPr>
              <w:pStyle w:val="GOSTTableHead"/>
            </w:pPr>
            <w:bookmarkStart w:id="704" w:name="_Toc1125565"/>
            <w:r w:rsidRPr="00766785">
              <w:t>Описание типа</w:t>
            </w:r>
            <w:bookmarkEnd w:id="704"/>
          </w:p>
        </w:tc>
      </w:tr>
      <w:tr w:rsidR="005944F9" w:rsidRPr="00B9499D" w14:paraId="08064188" w14:textId="77777777" w:rsidTr="005944F9">
        <w:trPr>
          <w:trHeight w:val="396"/>
        </w:trPr>
        <w:tc>
          <w:tcPr>
            <w:tcW w:w="2282" w:type="dxa"/>
          </w:tcPr>
          <w:p w14:paraId="1A60D2AB" w14:textId="77777777" w:rsidR="005944F9" w:rsidRPr="008A218F" w:rsidRDefault="005944F9">
            <w:pPr>
              <w:pStyle w:val="GOSTTablenorm"/>
            </w:pPr>
            <w:r>
              <w:t>Дата</w:t>
            </w:r>
          </w:p>
        </w:tc>
        <w:tc>
          <w:tcPr>
            <w:tcW w:w="1966" w:type="dxa"/>
          </w:tcPr>
          <w:p w14:paraId="5E3F3F36" w14:textId="62BA5E04" w:rsidR="005944F9" w:rsidRPr="001360A8" w:rsidRDefault="005944F9">
            <w:pPr>
              <w:pStyle w:val="GOSTTablenorm"/>
            </w:pPr>
            <w:ins w:id="705" w:author="Сатлер Марина Викторовна" w:date="2024-01-12T12:21:00Z">
              <w:r w:rsidRPr="00C75A4E">
                <w:rPr>
                  <w:highlight w:val="green"/>
                </w:rPr>
                <w:t>=10</w:t>
              </w:r>
            </w:ins>
          </w:p>
        </w:tc>
        <w:tc>
          <w:tcPr>
            <w:tcW w:w="11446" w:type="dxa"/>
          </w:tcPr>
          <w:p w14:paraId="0F7EA17F" w14:textId="3B91AA4E" w:rsidR="005944F9" w:rsidRPr="00B9499D" w:rsidRDefault="005944F9">
            <w:pPr>
              <w:pStyle w:val="GOSTTablenorm"/>
            </w:pPr>
            <w:r w:rsidRPr="001360A8">
              <w:t>Дата в формате «</w:t>
            </w:r>
            <w:r w:rsidRPr="001D05D7">
              <w:t>YYYY-MM-DD</w:t>
            </w:r>
            <w:r w:rsidRPr="001360A8">
              <w:t>»</w:t>
            </w:r>
          </w:p>
        </w:tc>
      </w:tr>
      <w:tr w:rsidR="005944F9" w:rsidRPr="00B9499D" w14:paraId="5D13CEC8" w14:textId="77777777" w:rsidTr="005944F9">
        <w:trPr>
          <w:trHeight w:val="921"/>
        </w:trPr>
        <w:tc>
          <w:tcPr>
            <w:tcW w:w="2282" w:type="dxa"/>
          </w:tcPr>
          <w:p w14:paraId="4B612222" w14:textId="77777777" w:rsidR="005944F9" w:rsidRPr="00B9499D" w:rsidRDefault="005944F9">
            <w:pPr>
              <w:pStyle w:val="GOSTTablenorm"/>
            </w:pPr>
            <w:r w:rsidRPr="001D05D7">
              <w:t>Дата-время</w:t>
            </w:r>
            <w:r>
              <w:t xml:space="preserve"> (</w:t>
            </w:r>
            <w:r w:rsidRPr="001D05D7">
              <w:rPr>
                <w:lang w:val="en-US"/>
              </w:rPr>
              <w:t>timestamp</w:t>
            </w:r>
            <w:r>
              <w:t>)</w:t>
            </w:r>
          </w:p>
        </w:tc>
        <w:tc>
          <w:tcPr>
            <w:tcW w:w="1966" w:type="dxa"/>
          </w:tcPr>
          <w:p w14:paraId="41C2061F" w14:textId="64FC7D8F" w:rsidR="005944F9" w:rsidRPr="00C75A4E" w:rsidRDefault="002C53D8" w:rsidP="004F4076">
            <w:pPr>
              <w:pStyle w:val="GOSTTablenorm"/>
              <w:rPr>
                <w:highlight w:val="green"/>
              </w:rPr>
            </w:pPr>
            <w:ins w:id="706" w:author="Сатлер Марина Викторовна" w:date="2024-01-12T12:28:00Z">
              <w:r w:rsidRPr="00C75A4E">
                <w:rPr>
                  <w:szCs w:val="22"/>
                  <w:highlight w:val="green"/>
                </w:rPr>
                <w:t>=19</w:t>
              </w:r>
            </w:ins>
          </w:p>
        </w:tc>
        <w:tc>
          <w:tcPr>
            <w:tcW w:w="11446" w:type="dxa"/>
          </w:tcPr>
          <w:p w14:paraId="686746CB" w14:textId="3B68E265" w:rsidR="005944F9" w:rsidRPr="00B9499D" w:rsidRDefault="005944F9">
            <w:pPr>
              <w:pStyle w:val="GOSTTablenorm"/>
            </w:pPr>
            <w:r w:rsidRPr="001360A8">
              <w:t xml:space="preserve">Дата </w:t>
            </w:r>
            <w:r>
              <w:t xml:space="preserve">и время </w:t>
            </w:r>
            <w:r w:rsidRPr="001360A8">
              <w:t>в формате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gramStart"/>
            <w:r w:rsidRPr="001D05D7">
              <w:rPr>
                <w:lang w:val="en-US"/>
              </w:rPr>
              <w:t>hh</w:t>
            </w:r>
            <w:r w:rsidRPr="001D05D7">
              <w:t>:</w:t>
            </w:r>
            <w:r w:rsidRPr="001D05D7">
              <w:rPr>
                <w:lang w:val="en-US"/>
              </w:rPr>
              <w:t>mm</w:t>
            </w:r>
            <w:proofErr w:type="gramEnd"/>
            <w:r w:rsidRPr="001D05D7">
              <w:t>:</w:t>
            </w:r>
            <w:r w:rsidRPr="001D05D7">
              <w:rPr>
                <w:lang w:val="en-US"/>
              </w:rPr>
              <w:t>ss</w:t>
            </w:r>
            <w:r w:rsidRPr="001360A8">
              <w:t>»</w:t>
            </w:r>
            <w:r>
              <w:t xml:space="preserve">. </w:t>
            </w:r>
            <w:r w:rsidRPr="001360A8">
              <w:t>В начале значения данного типа должна присутствовать дата в формате «</w:t>
            </w:r>
            <w:r>
              <w:t>Дата</w:t>
            </w:r>
            <w:r w:rsidRPr="001360A8">
              <w:t>», а затем, через пробел, время в формате «</w:t>
            </w:r>
            <w:r>
              <w:t>Время</w:t>
            </w:r>
            <w:r w:rsidRPr="001360A8">
              <w:t>»</w:t>
            </w:r>
          </w:p>
        </w:tc>
      </w:tr>
      <w:tr w:rsidR="005944F9" w:rsidRPr="00B9499D" w14:paraId="3E7CA91B" w14:textId="77777777" w:rsidTr="005944F9">
        <w:trPr>
          <w:trHeight w:val="921"/>
        </w:trPr>
        <w:tc>
          <w:tcPr>
            <w:tcW w:w="2282" w:type="dxa"/>
          </w:tcPr>
          <w:p w14:paraId="3EA471F5" w14:textId="77777777" w:rsidR="005944F9" w:rsidRPr="0082071A" w:rsidRDefault="005944F9">
            <w:pPr>
              <w:pStyle w:val="GOSTTablenorm"/>
            </w:pPr>
            <w:r>
              <w:t>Массив</w:t>
            </w:r>
          </w:p>
        </w:tc>
        <w:tc>
          <w:tcPr>
            <w:tcW w:w="1966" w:type="dxa"/>
          </w:tcPr>
          <w:p w14:paraId="63160F99" w14:textId="474C908C" w:rsidR="005944F9" w:rsidRPr="00C75A4E" w:rsidRDefault="004A7A9E">
            <w:pPr>
              <w:pStyle w:val="GOSTTablenorm"/>
              <w:rPr>
                <w:highlight w:val="green"/>
              </w:rPr>
            </w:pPr>
            <w:ins w:id="707" w:author="Сатлер Марина Викторовна" w:date="2024-01-12T12:46:00Z">
              <w:r w:rsidRPr="00C75A4E">
                <w:rPr>
                  <w:highlight w:val="green"/>
                </w:rPr>
                <w:t>-</w:t>
              </w:r>
            </w:ins>
          </w:p>
        </w:tc>
        <w:tc>
          <w:tcPr>
            <w:tcW w:w="11446" w:type="dxa"/>
          </w:tcPr>
          <w:p w14:paraId="45B4A722" w14:textId="4B71AD66" w:rsidR="005944F9" w:rsidRPr="00B9499D" w:rsidRDefault="005944F9">
            <w:pPr>
              <w:pStyle w:val="GOSTTablenorm"/>
            </w:pPr>
            <w:r>
              <w:t>У</w:t>
            </w:r>
            <w:r w:rsidRPr="0098209B">
              <w:t xml:space="preserve">порядоченный набор значений, который позволяет хранить список значений. Массив начинается с левой квадратной скобки </w:t>
            </w:r>
            <w:proofErr w:type="gramStart"/>
            <w:r w:rsidRPr="0098209B">
              <w:t>[ и</w:t>
            </w:r>
            <w:proofErr w:type="gramEnd"/>
            <w:r w:rsidRPr="0098209B">
              <w:t xml:space="preserve"> завершается правой квадратной скобкой ]. Его значения разделяются запятой</w:t>
            </w:r>
          </w:p>
        </w:tc>
      </w:tr>
      <w:tr w:rsidR="005944F9" w:rsidRPr="00B9499D" w14:paraId="3BD51E5F" w14:textId="77777777" w:rsidTr="005944F9">
        <w:trPr>
          <w:trHeight w:val="684"/>
        </w:trPr>
        <w:tc>
          <w:tcPr>
            <w:tcW w:w="2282" w:type="dxa"/>
          </w:tcPr>
          <w:p w14:paraId="2003E9F7" w14:textId="77777777" w:rsidR="005944F9" w:rsidRDefault="005944F9">
            <w:pPr>
              <w:pStyle w:val="GOSTTablenorm"/>
            </w:pPr>
            <w:r>
              <w:t>Объект</w:t>
            </w:r>
          </w:p>
        </w:tc>
        <w:tc>
          <w:tcPr>
            <w:tcW w:w="1966" w:type="dxa"/>
          </w:tcPr>
          <w:p w14:paraId="10412DEC" w14:textId="5F522E36" w:rsidR="005944F9" w:rsidRPr="00C75A4E" w:rsidRDefault="004A7A9E" w:rsidP="00451E66">
            <w:pPr>
              <w:pStyle w:val="GOSTTablenorm"/>
              <w:rPr>
                <w:highlight w:val="green"/>
              </w:rPr>
            </w:pPr>
            <w:ins w:id="708" w:author="Сатлер Марина Викторовна" w:date="2024-01-12T12:46:00Z">
              <w:r w:rsidRPr="00C75A4E">
                <w:rPr>
                  <w:highlight w:val="green"/>
                </w:rPr>
                <w:t>-</w:t>
              </w:r>
            </w:ins>
          </w:p>
        </w:tc>
        <w:tc>
          <w:tcPr>
            <w:tcW w:w="11446" w:type="dxa"/>
          </w:tcPr>
          <w:p w14:paraId="513365CC" w14:textId="72B42473" w:rsidR="005944F9" w:rsidRPr="0098209B" w:rsidRDefault="005944F9" w:rsidP="00451E66">
            <w:pPr>
              <w:pStyle w:val="GOSTTablenorm"/>
            </w:pPr>
            <w:r>
              <w:t>Н</w:t>
            </w:r>
            <w:r w:rsidRPr="0098209B">
              <w:t xml:space="preserve">еупорядоченный набор пар </w:t>
            </w:r>
            <w:ins w:id="709" w:author="Сатлер Марина Викторовна" w:date="2023-12-28T19:11:00Z">
              <w:r>
                <w:t>«</w:t>
              </w:r>
            </w:ins>
            <w:r w:rsidRPr="0098209B">
              <w:t>ключ/значение</w:t>
            </w:r>
            <w:ins w:id="710" w:author="Сатлер Марина Викторовна" w:date="2023-12-28T19:11:00Z">
              <w:r>
                <w:t>»</w:t>
              </w:r>
            </w:ins>
            <w:r>
              <w:t xml:space="preserve">. </w:t>
            </w:r>
            <w:r w:rsidRPr="0098209B">
              <w:t>Объекты определяются внутри фигурных скобок </w:t>
            </w:r>
            <w:proofErr w:type="gramStart"/>
            <w:r w:rsidRPr="0098209B">
              <w:t>{ }</w:t>
            </w:r>
            <w:proofErr w:type="gramEnd"/>
          </w:p>
        </w:tc>
      </w:tr>
      <w:tr w:rsidR="005944F9" w:rsidRPr="00B9499D" w14:paraId="15C6B219" w14:textId="77777777" w:rsidTr="005944F9">
        <w:trPr>
          <w:trHeight w:val="658"/>
        </w:trPr>
        <w:tc>
          <w:tcPr>
            <w:tcW w:w="2282" w:type="dxa"/>
          </w:tcPr>
          <w:p w14:paraId="2E0E8A97" w14:textId="77777777" w:rsidR="005944F9" w:rsidRPr="00B9499D" w:rsidRDefault="005944F9">
            <w:pPr>
              <w:pStyle w:val="GOSTTablenorm"/>
            </w:pPr>
            <w:r w:rsidRPr="001D05D7">
              <w:t>Строка</w:t>
            </w:r>
          </w:p>
        </w:tc>
        <w:tc>
          <w:tcPr>
            <w:tcW w:w="1966" w:type="dxa"/>
          </w:tcPr>
          <w:p w14:paraId="13FD59B4" w14:textId="50705E5B" w:rsidR="005944F9" w:rsidRPr="00C75A4E" w:rsidRDefault="005944F9" w:rsidP="004F4076">
            <w:pPr>
              <w:pStyle w:val="GOSTTablenorm"/>
              <w:rPr>
                <w:highlight w:val="green"/>
              </w:rPr>
            </w:pPr>
            <w:r w:rsidRPr="00C75A4E">
              <w:rPr>
                <w:highlight w:val="green"/>
              </w:rPr>
              <w:t>Определяется для каждого параметра</w:t>
            </w:r>
          </w:p>
        </w:tc>
        <w:tc>
          <w:tcPr>
            <w:tcW w:w="11446" w:type="dxa"/>
          </w:tcPr>
          <w:p w14:paraId="4EFE506E" w14:textId="77777777" w:rsidR="005944F9" w:rsidRDefault="005944F9">
            <w:pPr>
              <w:pStyle w:val="GOSTTablenorm"/>
            </w:pPr>
            <w:r w:rsidRPr="001360A8">
              <w:t>Текст, строка символов без пробелов в начале и в конце</w:t>
            </w:r>
            <w:r>
              <w:t xml:space="preserve">. </w:t>
            </w:r>
            <w:r w:rsidRPr="0098209B">
              <w:t>Строки записыва</w:t>
            </w:r>
            <w:r>
              <w:t>ю</w:t>
            </w:r>
            <w:r w:rsidRPr="0098209B">
              <w:t>тся в двойных кавычках</w:t>
            </w:r>
            <w:r w:rsidR="00F35B0C">
              <w:t>.</w:t>
            </w:r>
          </w:p>
          <w:p w14:paraId="7EE79832" w14:textId="36E7FCF8" w:rsidR="00F35B0C" w:rsidRPr="004B034E" w:rsidRDefault="00CD4F25">
            <w:pPr>
              <w:pStyle w:val="GOSTTablenorm"/>
            </w:pPr>
            <w:r w:rsidRPr="00471360">
              <w:rPr>
                <w:highlight w:val="green"/>
              </w:rPr>
              <w:t>Специальные зарезервированные для</w:t>
            </w:r>
            <w:r w:rsidRPr="00C21E53">
              <w:rPr>
                <w:highlight w:val="green"/>
              </w:rPr>
              <w:t xml:space="preserve"> </w:t>
            </w:r>
            <w:r w:rsidRPr="00C21E53">
              <w:rPr>
                <w:highlight w:val="green"/>
                <w:lang w:val="en-US"/>
              </w:rPr>
              <w:t>JSON</w:t>
            </w:r>
            <w:r w:rsidRPr="00471360">
              <w:rPr>
                <w:highlight w:val="green"/>
              </w:rPr>
              <w:t xml:space="preserve"> </w:t>
            </w:r>
            <w:r w:rsidRPr="00C21E53">
              <w:rPr>
                <w:highlight w:val="green"/>
              </w:rPr>
              <w:t>с</w:t>
            </w:r>
            <w:r w:rsidR="00F35B0C" w:rsidRPr="00471360">
              <w:rPr>
                <w:highlight w:val="green"/>
              </w:rPr>
              <w:t xml:space="preserve">имволы </w:t>
            </w:r>
            <w:r w:rsidRPr="00471360">
              <w:rPr>
                <w:highlight w:val="green"/>
              </w:rPr>
              <w:t>требуется заменять на соответствующую</w:t>
            </w:r>
            <w:r w:rsidR="00F35B0C" w:rsidRPr="00471360">
              <w:rPr>
                <w:highlight w:val="green"/>
              </w:rPr>
              <w:t xml:space="preserve"> escape-последовательност</w:t>
            </w:r>
            <w:r w:rsidR="00C21E53" w:rsidRPr="00C21E53">
              <w:rPr>
                <w:highlight w:val="green"/>
              </w:rPr>
              <w:t>ь</w:t>
            </w:r>
            <w:r w:rsidR="00F35B0C" w:rsidRPr="00471360">
              <w:rPr>
                <w:highlight w:val="green"/>
              </w:rPr>
              <w:t>, начинающ</w:t>
            </w:r>
            <w:r w:rsidR="00C21E53" w:rsidRPr="00C21E53">
              <w:rPr>
                <w:highlight w:val="green"/>
              </w:rPr>
              <w:t>уюся</w:t>
            </w:r>
            <w:r w:rsidR="00F35B0C" w:rsidRPr="00471360">
              <w:rPr>
                <w:highlight w:val="green"/>
              </w:rPr>
              <w:t xml:space="preserve"> с обратной косой черты «\» (поддерживаются варианты \', \", \\, \/, \t, \n, \r, \f и \b), </w:t>
            </w:r>
            <w:r w:rsidR="00C21E53" w:rsidRPr="00C21E53">
              <w:rPr>
                <w:highlight w:val="green"/>
              </w:rPr>
              <w:t xml:space="preserve">или на </w:t>
            </w:r>
            <w:r w:rsidR="00F35B0C" w:rsidRPr="00471360">
              <w:rPr>
                <w:highlight w:val="green"/>
              </w:rPr>
              <w:t>шестнадцатеричны</w:t>
            </w:r>
            <w:r w:rsidR="00C21E53" w:rsidRPr="00C21E53">
              <w:rPr>
                <w:highlight w:val="green"/>
              </w:rPr>
              <w:t>й</w:t>
            </w:r>
            <w:r w:rsidR="00F35B0C" w:rsidRPr="00471360">
              <w:rPr>
                <w:highlight w:val="green"/>
              </w:rPr>
              <w:t xml:space="preserve"> код в кодировке Unicode в виде \uFFFF</w:t>
            </w:r>
          </w:p>
        </w:tc>
      </w:tr>
      <w:tr w:rsidR="005944F9" w:rsidRPr="00B9499D" w14:paraId="3277C6D1" w14:textId="77777777" w:rsidTr="005944F9">
        <w:trPr>
          <w:trHeight w:val="921"/>
        </w:trPr>
        <w:tc>
          <w:tcPr>
            <w:tcW w:w="2282" w:type="dxa"/>
          </w:tcPr>
          <w:p w14:paraId="7BF74EA6" w14:textId="048B2576" w:rsidR="005944F9" w:rsidRPr="00C75A4E" w:rsidRDefault="00971799">
            <w:pPr>
              <w:pStyle w:val="GOSTTablenorm"/>
              <w:rPr>
                <w:highlight w:val="green"/>
                <w:lang w:val="en-US"/>
              </w:rPr>
            </w:pPr>
            <w:r w:rsidRPr="00C75A4E">
              <w:lastRenderedPageBreak/>
              <w:t>Сумма</w:t>
            </w:r>
          </w:p>
        </w:tc>
        <w:tc>
          <w:tcPr>
            <w:tcW w:w="1966" w:type="dxa"/>
          </w:tcPr>
          <w:p w14:paraId="01ED1A3C" w14:textId="5F90922D" w:rsidR="005944F9" w:rsidRPr="00C75A4E" w:rsidRDefault="00C01D83" w:rsidP="004F4076">
            <w:pPr>
              <w:pStyle w:val="GOSTTablenorm"/>
              <w:rPr>
                <w:highlight w:val="green"/>
              </w:rPr>
            </w:pPr>
            <w:ins w:id="711" w:author="Сатлер Марина Викторовна" w:date="2024-01-18T12:18:00Z">
              <w:r>
                <w:rPr>
                  <w:highlight w:val="green"/>
                  <w:lang w:val="en-US"/>
                </w:rPr>
                <w:t>&lt;=</w:t>
              </w:r>
            </w:ins>
            <w:ins w:id="712" w:author="Сатлер Марина Викторовна" w:date="2024-01-12T12:26:00Z">
              <w:r w:rsidR="002C53D8" w:rsidRPr="00C75A4E">
                <w:rPr>
                  <w:highlight w:val="green"/>
                  <w:lang w:val="en-US"/>
                </w:rPr>
                <w:t>18.2</w:t>
              </w:r>
            </w:ins>
          </w:p>
        </w:tc>
        <w:tc>
          <w:tcPr>
            <w:tcW w:w="11446" w:type="dxa"/>
          </w:tcPr>
          <w:p w14:paraId="7D8B9C15" w14:textId="045679CB" w:rsidR="000A136B" w:rsidRPr="004F4076" w:rsidRDefault="004A7A9E" w:rsidP="00C75A4E">
            <w:pPr>
              <w:pStyle w:val="GOSTTablenorm"/>
              <w:rPr>
                <w:highlight w:val="green"/>
              </w:rPr>
            </w:pPr>
            <w:r w:rsidRPr="00C75A4E">
              <w:rPr>
                <w:highlight w:val="green"/>
              </w:rPr>
              <w:t>Сумма</w:t>
            </w:r>
            <w:r w:rsidR="00971799">
              <w:rPr>
                <w:highlight w:val="green"/>
              </w:rPr>
              <w:t xml:space="preserve"> в денежных единицах</w:t>
            </w:r>
            <w:r w:rsidRPr="00C75A4E">
              <w:rPr>
                <w:highlight w:val="green"/>
              </w:rPr>
              <w:t>.</w:t>
            </w:r>
          </w:p>
          <w:p w14:paraId="599133A9" w14:textId="40A7E705" w:rsidR="005944F9" w:rsidRPr="00C75A4E" w:rsidRDefault="004A7A9E" w:rsidP="00885F64">
            <w:pPr>
              <w:pStyle w:val="GOSTTablenorm"/>
              <w:rPr>
                <w:highlight w:val="green"/>
              </w:rPr>
            </w:pPr>
            <w:r w:rsidRPr="00C75A4E">
              <w:rPr>
                <w:highlight w:val="green"/>
              </w:rPr>
              <w:t>Представляется действительным числом с десятичным разделителем, содержащим не более 18 знаков до разделителя</w:t>
            </w:r>
            <w:r w:rsidR="00F037ED">
              <w:t xml:space="preserve">, </w:t>
            </w:r>
            <w:r w:rsidR="00F037ED" w:rsidRPr="00750742">
              <w:rPr>
                <w:highlight w:val="green"/>
              </w:rPr>
              <w:t>не включая знак «минус» (для отрицательного числа),</w:t>
            </w:r>
            <w:r w:rsidRPr="00885F64">
              <w:rPr>
                <w:highlight w:val="green"/>
              </w:rPr>
              <w:t xml:space="preserve"> </w:t>
            </w:r>
            <w:r w:rsidRPr="00C75A4E">
              <w:rPr>
                <w:highlight w:val="green"/>
              </w:rPr>
              <w:t>и не более 2 знаков после разделителя (в качестве десятичного разделителя используется символ «.»)</w:t>
            </w:r>
            <w:r w:rsidR="00B536CA">
              <w:rPr>
                <w:highlight w:val="green"/>
              </w:rPr>
              <w:t>.</w:t>
            </w:r>
            <w:r w:rsidR="00B536CA">
              <w:t xml:space="preserve"> </w:t>
            </w:r>
            <w:r w:rsidR="00B536CA" w:rsidRPr="00750742">
              <w:rPr>
                <w:highlight w:val="green"/>
              </w:rPr>
              <w:t xml:space="preserve">Для обязательных к заполнению полей, в случае отсутствия значения, заполняется значением </w:t>
            </w:r>
            <w:r w:rsidR="00D319E5" w:rsidRPr="00750742">
              <w:rPr>
                <w:highlight w:val="green"/>
              </w:rPr>
              <w:t>«</w:t>
            </w:r>
            <w:r w:rsidR="00B536CA" w:rsidRPr="005F2380">
              <w:rPr>
                <w:highlight w:val="green"/>
              </w:rPr>
              <w:t>0</w:t>
            </w:r>
            <w:r w:rsidR="00D319E5" w:rsidRPr="00750742">
              <w:rPr>
                <w:highlight w:val="green"/>
              </w:rPr>
              <w:t>»,</w:t>
            </w:r>
            <w:r w:rsidR="00B536CA" w:rsidRPr="005F2380">
              <w:rPr>
                <w:highlight w:val="green"/>
              </w:rPr>
              <w:t xml:space="preserve"> либо</w:t>
            </w:r>
            <w:r w:rsidR="00B536CA" w:rsidRPr="00750742">
              <w:rPr>
                <w:highlight w:val="green"/>
              </w:rPr>
              <w:t xml:space="preserve"> </w:t>
            </w:r>
            <w:r w:rsidR="00D319E5" w:rsidRPr="00750742">
              <w:rPr>
                <w:highlight w:val="green"/>
              </w:rPr>
              <w:t>«</w:t>
            </w:r>
            <w:r w:rsidR="00B536CA" w:rsidRPr="00750742">
              <w:rPr>
                <w:highlight w:val="green"/>
              </w:rPr>
              <w:t>0</w:t>
            </w:r>
            <w:r w:rsidR="00B536CA" w:rsidRPr="005F2380">
              <w:rPr>
                <w:highlight w:val="green"/>
              </w:rPr>
              <w:t>.</w:t>
            </w:r>
            <w:r w:rsidR="00B536CA" w:rsidRPr="00750742">
              <w:rPr>
                <w:highlight w:val="green"/>
              </w:rPr>
              <w:t>00</w:t>
            </w:r>
            <w:r w:rsidR="00D319E5" w:rsidRPr="00750742">
              <w:rPr>
                <w:highlight w:val="green"/>
              </w:rPr>
              <w:t>»</w:t>
            </w:r>
          </w:p>
        </w:tc>
      </w:tr>
      <w:tr w:rsidR="002C53D8" w:rsidRPr="00B9499D" w14:paraId="2EA513D3" w14:textId="77777777" w:rsidTr="00C75A4E">
        <w:trPr>
          <w:trHeight w:val="826"/>
        </w:trPr>
        <w:tc>
          <w:tcPr>
            <w:tcW w:w="2282" w:type="dxa"/>
          </w:tcPr>
          <w:p w14:paraId="44C253DC" w14:textId="64D31134" w:rsidR="002C53D8" w:rsidRPr="00C75A4E" w:rsidRDefault="00971799">
            <w:pPr>
              <w:pStyle w:val="GOSTTablenorm"/>
              <w:rPr>
                <w:highlight w:val="green"/>
              </w:rPr>
            </w:pPr>
            <w:r>
              <w:rPr>
                <w:highlight w:val="green"/>
              </w:rPr>
              <w:t>Сумма1</w:t>
            </w:r>
          </w:p>
        </w:tc>
        <w:tc>
          <w:tcPr>
            <w:tcW w:w="1966" w:type="dxa"/>
          </w:tcPr>
          <w:p w14:paraId="6E17F6CF" w14:textId="697F9A76" w:rsidR="002C53D8" w:rsidRPr="00C75A4E" w:rsidRDefault="00C01D83" w:rsidP="002C53D8">
            <w:pPr>
              <w:pStyle w:val="GOSTTablenorm"/>
              <w:rPr>
                <w:highlight w:val="green"/>
              </w:rPr>
            </w:pPr>
            <w:r>
              <w:rPr>
                <w:highlight w:val="green"/>
                <w:lang w:val="en-US"/>
              </w:rPr>
              <w:t>&lt;=</w:t>
            </w:r>
            <w:r w:rsidR="004A7A9E">
              <w:rPr>
                <w:highlight w:val="green"/>
                <w:lang w:val="en-US"/>
              </w:rPr>
              <w:t>18.3</w:t>
            </w:r>
          </w:p>
        </w:tc>
        <w:tc>
          <w:tcPr>
            <w:tcW w:w="11446" w:type="dxa"/>
          </w:tcPr>
          <w:p w14:paraId="29839EF6" w14:textId="77777777" w:rsidR="000A136B" w:rsidRPr="004F4076" w:rsidRDefault="004A7A9E" w:rsidP="004F4076">
            <w:pPr>
              <w:pStyle w:val="GOSTTablenorm"/>
              <w:rPr>
                <w:szCs w:val="22"/>
                <w:highlight w:val="green"/>
              </w:rPr>
            </w:pPr>
            <w:r w:rsidRPr="00C75A4E">
              <w:rPr>
                <w:szCs w:val="22"/>
                <w:highlight w:val="green"/>
              </w:rPr>
              <w:t xml:space="preserve">Сумма </w:t>
            </w:r>
            <w:r w:rsidR="00971799" w:rsidRPr="00C75A4E">
              <w:rPr>
                <w:szCs w:val="22"/>
                <w:highlight w:val="green"/>
              </w:rPr>
              <w:t>в тысячах денежных единиц</w:t>
            </w:r>
            <w:r w:rsidRPr="00C75A4E">
              <w:rPr>
                <w:szCs w:val="22"/>
                <w:highlight w:val="green"/>
              </w:rPr>
              <w:t>.</w:t>
            </w:r>
          </w:p>
          <w:p w14:paraId="286465E0" w14:textId="5A68E0F5" w:rsidR="002C53D8" w:rsidRPr="00C75A4E" w:rsidRDefault="004A7A9E" w:rsidP="00885F64">
            <w:pPr>
              <w:pStyle w:val="GOSTTablenorm"/>
              <w:rPr>
                <w:highlight w:val="green"/>
              </w:rPr>
            </w:pPr>
            <w:r w:rsidRPr="00C75A4E">
              <w:rPr>
                <w:highlight w:val="green"/>
              </w:rPr>
              <w:t>Представляется действительным числом с десятичным разделителем, содержащим не более 18 знаков до разделителя</w:t>
            </w:r>
            <w:r w:rsidR="00B536CA">
              <w:rPr>
                <w:highlight w:val="green"/>
              </w:rPr>
              <w:t>,</w:t>
            </w:r>
            <w:r w:rsidR="00B536CA" w:rsidRPr="007460DA">
              <w:rPr>
                <w:highlight w:val="yellow"/>
              </w:rPr>
              <w:t xml:space="preserve"> </w:t>
            </w:r>
            <w:r w:rsidR="00B536CA" w:rsidRPr="00750742">
              <w:rPr>
                <w:highlight w:val="green"/>
              </w:rPr>
              <w:t xml:space="preserve">не включая знак «минус» (для отрицательного числа), </w:t>
            </w:r>
            <w:r w:rsidRPr="00C75A4E">
              <w:rPr>
                <w:highlight w:val="green"/>
              </w:rPr>
              <w:t xml:space="preserve">и не более </w:t>
            </w:r>
            <w:r>
              <w:rPr>
                <w:highlight w:val="green"/>
              </w:rPr>
              <w:t>3</w:t>
            </w:r>
            <w:r w:rsidRPr="00C75A4E">
              <w:rPr>
                <w:highlight w:val="green"/>
              </w:rPr>
              <w:t xml:space="preserve"> знаков после разделителя (в качестве десятичного разделителя используется символ «.»)</w:t>
            </w:r>
            <w:r w:rsidR="00B536CA">
              <w:rPr>
                <w:highlight w:val="green"/>
              </w:rPr>
              <w:t>.</w:t>
            </w:r>
            <w:r w:rsidR="00D319E5">
              <w:rPr>
                <w:highlight w:val="green"/>
              </w:rPr>
              <w:t xml:space="preserve"> </w:t>
            </w:r>
            <w:r w:rsidR="00B536CA" w:rsidRPr="00750742">
              <w:rPr>
                <w:highlight w:val="green"/>
              </w:rPr>
              <w:t xml:space="preserve">Для обязательных к заполнению полей, в случае отсутствия значения, заполняется значением </w:t>
            </w:r>
            <w:r w:rsidR="00D319E5" w:rsidRPr="00750742">
              <w:rPr>
                <w:highlight w:val="green"/>
              </w:rPr>
              <w:t>«</w:t>
            </w:r>
            <w:r w:rsidR="00B536CA" w:rsidRPr="00750742">
              <w:rPr>
                <w:highlight w:val="green"/>
              </w:rPr>
              <w:t>0</w:t>
            </w:r>
            <w:r w:rsidR="00D319E5" w:rsidRPr="00750742">
              <w:rPr>
                <w:highlight w:val="green"/>
              </w:rPr>
              <w:t>»,</w:t>
            </w:r>
            <w:r w:rsidR="00B536CA" w:rsidRPr="00750742">
              <w:rPr>
                <w:highlight w:val="green"/>
              </w:rPr>
              <w:t xml:space="preserve"> либо </w:t>
            </w:r>
            <w:r w:rsidR="00D319E5" w:rsidRPr="00750742">
              <w:rPr>
                <w:highlight w:val="green"/>
              </w:rPr>
              <w:t>«</w:t>
            </w:r>
            <w:r w:rsidR="00B536CA" w:rsidRPr="00750742">
              <w:rPr>
                <w:highlight w:val="green"/>
              </w:rPr>
              <w:t>0.000</w:t>
            </w:r>
            <w:r w:rsidR="00D319E5" w:rsidRPr="00750742">
              <w:rPr>
                <w:highlight w:val="green"/>
              </w:rPr>
              <w:t>»</w:t>
            </w:r>
          </w:p>
        </w:tc>
      </w:tr>
      <w:tr w:rsidR="005944F9" w:rsidRPr="00B9499D" w14:paraId="2EE33B32" w14:textId="77777777" w:rsidTr="005944F9">
        <w:trPr>
          <w:trHeight w:val="390"/>
        </w:trPr>
        <w:tc>
          <w:tcPr>
            <w:tcW w:w="2282" w:type="dxa"/>
          </w:tcPr>
          <w:p w14:paraId="4EDBF0DE" w14:textId="77777777" w:rsidR="005944F9" w:rsidRPr="00B9499D" w:rsidRDefault="005944F9">
            <w:pPr>
              <w:pStyle w:val="GOSTTablenorm"/>
            </w:pPr>
            <w:r w:rsidRPr="001D05D7">
              <w:t>Число</w:t>
            </w:r>
          </w:p>
        </w:tc>
        <w:tc>
          <w:tcPr>
            <w:tcW w:w="1966" w:type="dxa"/>
          </w:tcPr>
          <w:p w14:paraId="20747C47" w14:textId="28EDE422" w:rsidR="005944F9" w:rsidRPr="00C75A4E" w:rsidRDefault="002C53D8">
            <w:pPr>
              <w:pStyle w:val="GOSTTablenorm"/>
              <w:rPr>
                <w:highlight w:val="green"/>
              </w:rPr>
            </w:pPr>
            <w:r w:rsidRPr="00C75A4E">
              <w:rPr>
                <w:highlight w:val="green"/>
              </w:rPr>
              <w:t>Определяется для каждого параметра</w:t>
            </w:r>
          </w:p>
        </w:tc>
        <w:tc>
          <w:tcPr>
            <w:tcW w:w="11446" w:type="dxa"/>
          </w:tcPr>
          <w:p w14:paraId="66B4530E" w14:textId="001428F9" w:rsidR="005944F9" w:rsidRPr="00B9499D" w:rsidRDefault="005944F9">
            <w:pPr>
              <w:pStyle w:val="GOSTTablenorm"/>
            </w:pPr>
            <w:r w:rsidRPr="001360A8">
              <w:t>Целое число</w:t>
            </w:r>
          </w:p>
        </w:tc>
      </w:tr>
      <w:tr w:rsidR="005944F9" w:rsidRPr="00B9499D" w14:paraId="004198B7" w14:textId="77777777" w:rsidTr="00C75A4E">
        <w:trPr>
          <w:trHeight w:val="947"/>
        </w:trPr>
        <w:tc>
          <w:tcPr>
            <w:tcW w:w="2282" w:type="dxa"/>
          </w:tcPr>
          <w:p w14:paraId="6A170BDF" w14:textId="2FD4CE49" w:rsidR="005944F9" w:rsidRPr="00B9499D" w:rsidRDefault="005944F9">
            <w:pPr>
              <w:pStyle w:val="GOSTTablenorm"/>
            </w:pPr>
            <w:r w:rsidRPr="001360A8">
              <w:rPr>
                <w:lang w:val="en-US"/>
              </w:rPr>
              <w:t>GUID</w:t>
            </w:r>
          </w:p>
        </w:tc>
        <w:tc>
          <w:tcPr>
            <w:tcW w:w="1966" w:type="dxa"/>
          </w:tcPr>
          <w:p w14:paraId="6AECAC56" w14:textId="20CD2708" w:rsidR="005944F9" w:rsidRPr="00C75A4E" w:rsidRDefault="005944F9">
            <w:pPr>
              <w:pStyle w:val="GOSTTablenorm"/>
              <w:rPr>
                <w:highlight w:val="green"/>
              </w:rPr>
            </w:pPr>
            <w:ins w:id="713" w:author="Сатлер Марина Викторовна" w:date="2024-01-12T12:22:00Z">
              <w:r w:rsidRPr="00C75A4E">
                <w:rPr>
                  <w:szCs w:val="22"/>
                  <w:highlight w:val="green"/>
                </w:rPr>
                <w:t>=36</w:t>
              </w:r>
            </w:ins>
          </w:p>
        </w:tc>
        <w:tc>
          <w:tcPr>
            <w:tcW w:w="11446" w:type="dxa"/>
          </w:tcPr>
          <w:p w14:paraId="112F64F9" w14:textId="2FD07386" w:rsidR="005944F9" w:rsidRPr="001360A8" w:rsidRDefault="005944F9" w:rsidP="00C75A4E">
            <w:pPr>
              <w:pStyle w:val="GOSTTablenorm"/>
            </w:pPr>
            <w:r w:rsidRPr="001360A8">
              <w:t>Globally Unique Identifier – уникальный 128-битный идентификатор, представляется в виде строки из шестнадцатеричных цифр, разбитых на пять групп по 8, 4, 4, 4 и 12 символов соответственно, разделенных дефисами:</w:t>
            </w:r>
          </w:p>
          <w:p w14:paraId="62415AB4" w14:textId="77777777" w:rsidR="005944F9" w:rsidRPr="00B9499D" w:rsidRDefault="005944F9">
            <w:pPr>
              <w:pStyle w:val="GOSTTablenorm"/>
            </w:pPr>
            <w:r w:rsidRPr="001360A8">
              <w:t>XXXXXXXX-XXXX-XXXX-XXXX-XXXXXXXXXXXX</w:t>
            </w:r>
          </w:p>
        </w:tc>
      </w:tr>
      <w:tr w:rsidR="0036678E" w:rsidRPr="00B9499D" w14:paraId="4E823D36" w14:textId="77777777" w:rsidTr="00C75A4E">
        <w:trPr>
          <w:trHeight w:val="947"/>
        </w:trPr>
        <w:tc>
          <w:tcPr>
            <w:tcW w:w="2282" w:type="dxa"/>
          </w:tcPr>
          <w:p w14:paraId="6DDE2DC5" w14:textId="122EB4DA" w:rsidR="0036678E" w:rsidRPr="00471360" w:rsidRDefault="004B034E" w:rsidP="0036678E">
            <w:pPr>
              <w:pStyle w:val="GOSTTablenorm"/>
              <w:rPr>
                <w:highlight w:val="green"/>
                <w:lang w:val="en-US"/>
              </w:rPr>
            </w:pPr>
            <w:r w:rsidRPr="00C022F8">
              <w:rPr>
                <w:highlight w:val="green"/>
              </w:rPr>
              <w:t>Логический</w:t>
            </w:r>
          </w:p>
        </w:tc>
        <w:tc>
          <w:tcPr>
            <w:tcW w:w="1966" w:type="dxa"/>
          </w:tcPr>
          <w:p w14:paraId="7F8ED76C" w14:textId="7CA27405" w:rsidR="0036678E" w:rsidRPr="0036678E" w:rsidRDefault="006F3F48" w:rsidP="0036678E">
            <w:pPr>
              <w:pStyle w:val="GOSTTablenorm"/>
              <w:rPr>
                <w:szCs w:val="22"/>
                <w:highlight w:val="green"/>
              </w:rPr>
            </w:pPr>
            <w:r>
              <w:rPr>
                <w:szCs w:val="22"/>
                <w:highlight w:val="green"/>
              </w:rPr>
              <w:t>-</w:t>
            </w:r>
          </w:p>
        </w:tc>
        <w:tc>
          <w:tcPr>
            <w:tcW w:w="11446" w:type="dxa"/>
          </w:tcPr>
          <w:p w14:paraId="25EB49FD" w14:textId="30DBD45D" w:rsidR="0036678E" w:rsidRPr="00471360" w:rsidRDefault="0036678E">
            <w:pPr>
              <w:pStyle w:val="GOSTTablenorm"/>
              <w:rPr>
                <w:highlight w:val="green"/>
              </w:rPr>
            </w:pPr>
            <w:r w:rsidRPr="00471360">
              <w:rPr>
                <w:highlight w:val="green"/>
              </w:rPr>
              <w:t>Логический тип</w:t>
            </w:r>
            <w:r w:rsidR="004B034E">
              <w:rPr>
                <w:highlight w:val="green"/>
              </w:rPr>
              <w:t xml:space="preserve"> (</w:t>
            </w:r>
            <w:r w:rsidR="004B034E" w:rsidRPr="00C022F8">
              <w:rPr>
                <w:highlight w:val="green"/>
              </w:rPr>
              <w:t>BOOLEAN</w:t>
            </w:r>
            <w:r w:rsidR="004B034E">
              <w:rPr>
                <w:highlight w:val="green"/>
              </w:rPr>
              <w:t>)</w:t>
            </w:r>
            <w:r w:rsidRPr="00471360">
              <w:rPr>
                <w:highlight w:val="green"/>
              </w:rPr>
              <w:t xml:space="preserve">. Поле может принимать значения: </w:t>
            </w:r>
            <w:r w:rsidR="00F35B0C" w:rsidRPr="006F3F48">
              <w:rPr>
                <w:highlight w:val="green"/>
              </w:rPr>
              <w:t>«</w:t>
            </w:r>
            <w:r w:rsidRPr="00471360">
              <w:rPr>
                <w:highlight w:val="green"/>
              </w:rPr>
              <w:t>true</w:t>
            </w:r>
            <w:r w:rsidR="00F35B0C" w:rsidRPr="006F3F48">
              <w:rPr>
                <w:highlight w:val="green"/>
              </w:rPr>
              <w:t>»</w:t>
            </w:r>
            <w:r w:rsidR="004A164C" w:rsidRPr="006F3F48">
              <w:rPr>
                <w:highlight w:val="green"/>
              </w:rPr>
              <w:t xml:space="preserve"> </w:t>
            </w:r>
            <w:r w:rsidR="004A164C" w:rsidRPr="00471360">
              <w:rPr>
                <w:highlight w:val="green"/>
              </w:rPr>
              <w:t xml:space="preserve">(логическое значение «истина»), </w:t>
            </w:r>
            <w:r w:rsidR="00F35B0C" w:rsidRPr="00471360">
              <w:rPr>
                <w:highlight w:val="green"/>
              </w:rPr>
              <w:t>«</w:t>
            </w:r>
            <w:r w:rsidR="004A164C" w:rsidRPr="00471360">
              <w:rPr>
                <w:highlight w:val="green"/>
              </w:rPr>
              <w:t>false</w:t>
            </w:r>
            <w:r w:rsidR="00F35B0C" w:rsidRPr="00471360">
              <w:rPr>
                <w:highlight w:val="green"/>
              </w:rPr>
              <w:t>»</w:t>
            </w:r>
            <w:r w:rsidR="004A164C" w:rsidRPr="00471360">
              <w:rPr>
                <w:highlight w:val="green"/>
              </w:rPr>
              <w:t xml:space="preserve"> (логическое значение «ложь»)</w:t>
            </w:r>
          </w:p>
        </w:tc>
      </w:tr>
    </w:tbl>
    <w:p w14:paraId="336D5259" w14:textId="2580DD28" w:rsidR="00512B7E" w:rsidRPr="00C75A4E" w:rsidRDefault="00512B7E">
      <w:pPr>
        <w:pStyle w:val="1"/>
      </w:pPr>
      <w:bookmarkStart w:id="714" w:name="_Toc226556139"/>
      <w:r w:rsidRPr="00B14773">
        <w:lastRenderedPageBreak/>
        <w:t>Общие требования</w:t>
      </w:r>
      <w:bookmarkEnd w:id="699"/>
      <w:bookmarkEnd w:id="700"/>
      <w:bookmarkEnd w:id="714"/>
    </w:p>
    <w:p w14:paraId="03FCFF7F" w14:textId="45B3489D" w:rsidR="00512B7E" w:rsidRPr="00C75A4E" w:rsidRDefault="005413EF">
      <w:pPr>
        <w:pStyle w:val="21"/>
      </w:pPr>
      <w:bookmarkStart w:id="715" w:name="_Toc117871494"/>
      <w:bookmarkStart w:id="716" w:name="_Toc121319590"/>
      <w:bookmarkStart w:id="717" w:name="_Ref214528897"/>
      <w:bookmarkStart w:id="718" w:name="_Toc226556140"/>
      <w:r w:rsidRPr="00B14773">
        <w:t>Общие т</w:t>
      </w:r>
      <w:r w:rsidR="00512B7E" w:rsidRPr="00B14773">
        <w:t xml:space="preserve">ребования к </w:t>
      </w:r>
      <w:bookmarkEnd w:id="715"/>
      <w:r w:rsidRPr="00B14773">
        <w:t xml:space="preserve">заголовку </w:t>
      </w:r>
      <w:r w:rsidR="006C1D99" w:rsidRPr="00B14773">
        <w:t>запроса</w:t>
      </w:r>
      <w:r w:rsidRPr="00B14773">
        <w:t xml:space="preserve"> </w:t>
      </w:r>
      <w:commentRangeStart w:id="719"/>
      <w:r w:rsidRPr="00B14773">
        <w:t>(</w:t>
      </w:r>
      <w:r w:rsidRPr="00C75A4E">
        <w:t>header)</w:t>
      </w:r>
      <w:bookmarkEnd w:id="716"/>
      <w:commentRangeEnd w:id="719"/>
      <w:r w:rsidR="00637DDB" w:rsidRPr="00C75A4E">
        <w:rPr>
          <w:rStyle w:val="afff4"/>
          <w:sz w:val="32"/>
          <w:szCs w:val="32"/>
        </w:rPr>
        <w:commentReference w:id="719"/>
      </w:r>
      <w:bookmarkEnd w:id="717"/>
      <w:bookmarkEnd w:id="718"/>
    </w:p>
    <w:p w14:paraId="31688504" w14:textId="0645D4F2" w:rsidR="00B14773" w:rsidRDefault="00DB035D" w:rsidP="00C75A4E">
      <w:pPr>
        <w:pStyle w:val="GOSTNameTable"/>
      </w:pPr>
      <w:r>
        <w:fldChar w:fldCharType="begin"/>
      </w:r>
      <w:r>
        <w:instrText xml:space="preserve"> SEQ Таблица \* ARABIC </w:instrText>
      </w:r>
      <w:r>
        <w:fldChar w:fldCharType="separate"/>
      </w:r>
      <w:bookmarkStart w:id="720" w:name="_Toc226556219"/>
      <w:r w:rsidR="00F300A9">
        <w:t>5</w:t>
      </w:r>
      <w:r>
        <w:fldChar w:fldCharType="end"/>
      </w:r>
      <w:r w:rsidR="00B14773">
        <w:t xml:space="preserve"> - </w:t>
      </w:r>
      <w:r w:rsidR="00B14773" w:rsidRPr="00474903">
        <w:t>Общие требования к структуре заголовка запросов (header)</w:t>
      </w:r>
      <w:bookmarkEnd w:id="720"/>
    </w:p>
    <w:tbl>
      <w:tblPr>
        <w:tblStyle w:val="GOSTTable"/>
        <w:tblW w:w="5000" w:type="pct"/>
        <w:tblLayout w:type="fixed"/>
        <w:tblLook w:val="07E0" w:firstRow="1" w:lastRow="1" w:firstColumn="1" w:lastColumn="1" w:noHBand="1" w:noVBand="1"/>
      </w:tblPr>
      <w:tblGrid>
        <w:gridCol w:w="3452"/>
        <w:gridCol w:w="2367"/>
        <w:gridCol w:w="1588"/>
        <w:gridCol w:w="945"/>
        <w:gridCol w:w="1064"/>
        <w:gridCol w:w="6278"/>
      </w:tblGrid>
      <w:tr w:rsidR="00705CDB" w:rsidRPr="00B9499D" w14:paraId="32401C6D" w14:textId="77777777" w:rsidTr="00C75A4E">
        <w:trPr>
          <w:cnfStyle w:val="100000000000" w:firstRow="1" w:lastRow="0" w:firstColumn="0" w:lastColumn="0" w:oddVBand="0" w:evenVBand="0" w:oddHBand="0" w:evenHBand="0" w:firstRowFirstColumn="0" w:firstRowLastColumn="0" w:lastRowFirstColumn="0" w:lastRowLastColumn="0"/>
          <w:trHeight w:val="839"/>
        </w:trPr>
        <w:tc>
          <w:tcPr>
            <w:tcW w:w="1100" w:type="pct"/>
            <w:hideMark/>
          </w:tcPr>
          <w:p w14:paraId="1BE2527A" w14:textId="77777777" w:rsidR="00512B7E" w:rsidRPr="00B9499D" w:rsidRDefault="00512B7E" w:rsidP="00726940">
            <w:pPr>
              <w:pStyle w:val="GOSTTableHead"/>
            </w:pPr>
            <w:r w:rsidRPr="00B9499D">
              <w:t>Наименование параметра</w:t>
            </w:r>
          </w:p>
        </w:tc>
        <w:tc>
          <w:tcPr>
            <w:tcW w:w="754" w:type="pct"/>
            <w:hideMark/>
          </w:tcPr>
          <w:p w14:paraId="5482D3A8" w14:textId="77777777" w:rsidR="00512B7E" w:rsidRPr="00B9499D" w:rsidRDefault="00512B7E" w:rsidP="00726940">
            <w:pPr>
              <w:pStyle w:val="GOSTTableHead"/>
            </w:pPr>
            <w:r w:rsidRPr="00B9499D">
              <w:t>Название тэга</w:t>
            </w:r>
          </w:p>
        </w:tc>
        <w:tc>
          <w:tcPr>
            <w:tcW w:w="506" w:type="pct"/>
            <w:hideMark/>
          </w:tcPr>
          <w:p w14:paraId="39FEBCDB" w14:textId="77777777" w:rsidR="00512B7E" w:rsidRPr="00B9499D" w:rsidRDefault="00512B7E" w:rsidP="00726940">
            <w:pPr>
              <w:pStyle w:val="GOSTTableHead"/>
              <w:rPr>
                <w:lang w:val="en-US"/>
              </w:rPr>
            </w:pPr>
            <w:r w:rsidRPr="00B9499D">
              <w:t>Тип данных</w:t>
            </w:r>
          </w:p>
        </w:tc>
        <w:tc>
          <w:tcPr>
            <w:tcW w:w="301" w:type="pct"/>
          </w:tcPr>
          <w:p w14:paraId="7C9FFBD1" w14:textId="77777777" w:rsidR="00512B7E" w:rsidRPr="00B9499D" w:rsidRDefault="00512B7E" w:rsidP="00726940">
            <w:pPr>
              <w:pStyle w:val="GOSTTableHead"/>
            </w:pPr>
            <w:r w:rsidRPr="00B9499D">
              <w:t>Обязательность</w:t>
            </w:r>
          </w:p>
        </w:tc>
        <w:tc>
          <w:tcPr>
            <w:tcW w:w="339" w:type="pct"/>
            <w:hideMark/>
          </w:tcPr>
          <w:p w14:paraId="208C6E19" w14:textId="77777777" w:rsidR="00512B7E" w:rsidRPr="00B9499D" w:rsidRDefault="00512B7E" w:rsidP="00726940">
            <w:pPr>
              <w:pStyle w:val="GOSTTableHead"/>
            </w:pPr>
            <w:r w:rsidRPr="00B9499D">
              <w:t>Размерность</w:t>
            </w:r>
          </w:p>
        </w:tc>
        <w:tc>
          <w:tcPr>
            <w:tcW w:w="2000" w:type="pct"/>
          </w:tcPr>
          <w:p w14:paraId="46688195" w14:textId="77777777" w:rsidR="00512B7E" w:rsidRPr="00B9499D" w:rsidRDefault="00512B7E" w:rsidP="00726940">
            <w:pPr>
              <w:pStyle w:val="GOSTTableHead"/>
            </w:pPr>
            <w:r w:rsidRPr="00B9499D">
              <w:t>Описание</w:t>
            </w:r>
          </w:p>
        </w:tc>
      </w:tr>
      <w:tr w:rsidR="00705CDB" w:rsidRPr="00B9499D" w14:paraId="4406410B" w14:textId="77777777" w:rsidTr="00C75A4E">
        <w:tc>
          <w:tcPr>
            <w:tcW w:w="1100" w:type="pct"/>
          </w:tcPr>
          <w:p w14:paraId="608F5FA2" w14:textId="16C92E3F" w:rsidR="00512B7E" w:rsidRPr="00B14773" w:rsidRDefault="00512B7E">
            <w:pPr>
              <w:pStyle w:val="GOSTTablenorm"/>
            </w:pPr>
            <w:r w:rsidRPr="00B14773">
              <w:t>Система-отправитель</w:t>
            </w:r>
            <w:r w:rsidR="004D50D9" w:rsidRPr="00B14773">
              <w:t xml:space="preserve"> запроса</w:t>
            </w:r>
          </w:p>
        </w:tc>
        <w:tc>
          <w:tcPr>
            <w:tcW w:w="754" w:type="pct"/>
          </w:tcPr>
          <w:p w14:paraId="7754A21D" w14:textId="77777777" w:rsidR="00512B7E" w:rsidRPr="00C75A4E" w:rsidRDefault="00512B7E">
            <w:pPr>
              <w:pStyle w:val="GOSTTablenorm"/>
            </w:pPr>
            <w:r w:rsidRPr="00C75A4E">
              <w:t>Source</w:t>
            </w:r>
          </w:p>
        </w:tc>
        <w:tc>
          <w:tcPr>
            <w:tcW w:w="506" w:type="pct"/>
          </w:tcPr>
          <w:p w14:paraId="04DC31B1" w14:textId="77777777" w:rsidR="00512B7E" w:rsidRPr="00C75A4E" w:rsidRDefault="00512B7E">
            <w:pPr>
              <w:pStyle w:val="GOSTTablenorm"/>
            </w:pPr>
            <w:r w:rsidRPr="00B14773">
              <w:t>Строка</w:t>
            </w:r>
          </w:p>
        </w:tc>
        <w:tc>
          <w:tcPr>
            <w:tcW w:w="301" w:type="pct"/>
          </w:tcPr>
          <w:p w14:paraId="0E6B1039" w14:textId="77777777" w:rsidR="00512B7E" w:rsidRPr="00B14773" w:rsidRDefault="00512B7E">
            <w:pPr>
              <w:pStyle w:val="GOSTTablenorm"/>
            </w:pPr>
            <w:r w:rsidRPr="00B14773">
              <w:t>Да</w:t>
            </w:r>
          </w:p>
        </w:tc>
        <w:tc>
          <w:tcPr>
            <w:tcW w:w="339" w:type="pct"/>
          </w:tcPr>
          <w:p w14:paraId="3C5A01AC" w14:textId="77777777" w:rsidR="00512B7E" w:rsidRPr="00C75A4E" w:rsidRDefault="00512B7E">
            <w:pPr>
              <w:pStyle w:val="GOSTTablenorm"/>
            </w:pPr>
            <w:r w:rsidRPr="00B14773">
              <w:t>&lt;=</w:t>
            </w:r>
            <w:r w:rsidRPr="00C75A4E">
              <w:t>10</w:t>
            </w:r>
          </w:p>
        </w:tc>
        <w:tc>
          <w:tcPr>
            <w:tcW w:w="2000" w:type="pct"/>
          </w:tcPr>
          <w:p w14:paraId="3187C24B" w14:textId="77777777" w:rsidR="004E3D5F" w:rsidRDefault="00512B7E" w:rsidP="00726940">
            <w:pPr>
              <w:pStyle w:val="GOSTTablenorm"/>
            </w:pPr>
            <w:r w:rsidRPr="00B9499D">
              <w:t xml:space="preserve">ФП </w:t>
            </w:r>
            <w:r w:rsidR="000B744E">
              <w:t xml:space="preserve">ГИИС ЭБ </w:t>
            </w:r>
            <w:r w:rsidR="00563A60" w:rsidRPr="36854D62">
              <w:t>–</w:t>
            </w:r>
            <w:r w:rsidRPr="00B9499D">
              <w:t xml:space="preserve"> отправитель запроса.</w:t>
            </w:r>
          </w:p>
          <w:p w14:paraId="63FEE857" w14:textId="4035743D" w:rsidR="00512B7E" w:rsidRPr="00B9499D" w:rsidRDefault="00512B7E" w:rsidP="00726940">
            <w:pPr>
              <w:pStyle w:val="GOSTTablenorm"/>
            </w:pPr>
            <w:r w:rsidRPr="00B9499D">
              <w:t>Возможные значения:</w:t>
            </w:r>
          </w:p>
          <w:p w14:paraId="782A4A52" w14:textId="3BFB44A8" w:rsidR="00117260" w:rsidRDefault="00117260" w:rsidP="00117260">
            <w:pPr>
              <w:pStyle w:val="GOSTTableListMark1"/>
            </w:pPr>
            <w:ins w:id="721" w:author="Сатлер Марина Викторовна" w:date="2024-10-04T12:19:00Z">
              <w:r w:rsidRPr="00117260">
                <w:t>EXP0</w:t>
              </w:r>
            </w:ins>
            <w:ins w:id="722" w:author="Сатлер Марина Викторовна" w:date="2024-10-04T12:20:00Z">
              <w:r>
                <w:rPr>
                  <w:lang w:val="en-US"/>
                </w:rPr>
                <w:t>1</w:t>
              </w:r>
            </w:ins>
            <w:ins w:id="723" w:author="Сатлер Марина Викторовна" w:date="2024-10-04T12:19:00Z">
              <w:r w:rsidRPr="00117260">
                <w:t xml:space="preserve"> (ПУР 0</w:t>
              </w:r>
            </w:ins>
            <w:ins w:id="724" w:author="Сатлер Марина Викторовна" w:date="2024-10-04T12:20:00Z">
              <w:r>
                <w:rPr>
                  <w:lang w:val="en-US"/>
                </w:rPr>
                <w:t>1</w:t>
              </w:r>
            </w:ins>
            <w:ins w:id="725" w:author="Сатлер Марина Викторовна" w:date="2024-10-04T12:19:00Z">
              <w:r w:rsidRPr="00117260">
                <w:t xml:space="preserve"> ЭБ);</w:t>
              </w:r>
            </w:ins>
          </w:p>
          <w:p w14:paraId="445F4470" w14:textId="7D7936E7" w:rsidR="005258B5" w:rsidRPr="00117260" w:rsidRDefault="005258B5" w:rsidP="00696CBB">
            <w:pPr>
              <w:pStyle w:val="GOSTTableListMark1"/>
              <w:rPr>
                <w:ins w:id="726" w:author="Сатлер Марина Викторовна" w:date="2024-10-04T12:19:00Z"/>
              </w:rPr>
            </w:pPr>
            <w:r w:rsidRPr="005258B5">
              <w:rPr>
                <w:lang w:val="en-US"/>
              </w:rPr>
              <w:t>EXP</w:t>
            </w:r>
            <w:r w:rsidRPr="00B9499D">
              <w:t>03 (ПУР 03 ЭБ)</w:t>
            </w:r>
            <w:ins w:id="727" w:author="Сатлер Марина Викторовна" w:date="2023-12-27T14:59:00Z">
              <w:r>
                <w:t>;</w:t>
              </w:r>
            </w:ins>
          </w:p>
          <w:p w14:paraId="45244F09" w14:textId="1BC43C6E" w:rsidR="00512B7E" w:rsidRPr="00B9499D" w:rsidRDefault="00512B7E" w:rsidP="00C75A4E">
            <w:pPr>
              <w:pStyle w:val="GOSTTableListMark1"/>
            </w:pPr>
            <w:r w:rsidRPr="00B9499D">
              <w:rPr>
                <w:lang w:val="en-US"/>
              </w:rPr>
              <w:t>EXP</w:t>
            </w:r>
            <w:r w:rsidRPr="00B9499D">
              <w:t>05 (ПУР 05 ЭБ)</w:t>
            </w:r>
            <w:ins w:id="728" w:author="Сатлер Марина Викторовна" w:date="2023-12-27T14:59:00Z">
              <w:r w:rsidR="00FD42B5">
                <w:t>;</w:t>
              </w:r>
            </w:ins>
          </w:p>
          <w:p w14:paraId="14024D73" w14:textId="3F3B3961" w:rsidR="00512B7E" w:rsidRPr="00B9499D" w:rsidRDefault="00512B7E" w:rsidP="00C75A4E">
            <w:pPr>
              <w:pStyle w:val="GOSTTableListMark1"/>
            </w:pPr>
            <w:r w:rsidRPr="00B9499D">
              <w:rPr>
                <w:lang w:val="en-US"/>
              </w:rPr>
              <w:t>FAMABS</w:t>
            </w:r>
            <w:r w:rsidRPr="00B9499D">
              <w:t xml:space="preserve"> (ПУДС ЭБ)</w:t>
            </w:r>
            <w:ins w:id="729" w:author="Сатлер Марина Викторовна" w:date="2023-12-27T14:59:00Z">
              <w:r w:rsidR="00FD42B5">
                <w:t>;</w:t>
              </w:r>
            </w:ins>
          </w:p>
          <w:p w14:paraId="1BD92B7A" w14:textId="5E151D3F" w:rsidR="00512B7E" w:rsidRDefault="00512B7E" w:rsidP="00C75A4E">
            <w:pPr>
              <w:pStyle w:val="GOSTTableListMark1"/>
              <w:rPr>
                <w:ins w:id="730" w:author="Сказецкая Наталья Камилевна" w:date="2023-09-07T16:50:00Z"/>
              </w:rPr>
            </w:pPr>
            <w:r w:rsidRPr="00B9499D">
              <w:rPr>
                <w:lang w:val="en-US"/>
              </w:rPr>
              <w:t>ARP</w:t>
            </w:r>
            <w:r w:rsidRPr="00B9499D">
              <w:t xml:space="preserve"> (ПУИО ЭБ)</w:t>
            </w:r>
            <w:ins w:id="731" w:author="Сатлер Марина Викторовна" w:date="2023-12-27T14:59:00Z">
              <w:r w:rsidR="00FD42B5">
                <w:t>;</w:t>
              </w:r>
            </w:ins>
          </w:p>
          <w:p w14:paraId="5639F16A" w14:textId="6B0FE003" w:rsidR="007105AC" w:rsidRPr="007105AC" w:rsidRDefault="007105AC" w:rsidP="00C75A4E">
            <w:pPr>
              <w:pStyle w:val="GOSTTableListMark1"/>
              <w:rPr>
                <w:ins w:id="732" w:author="Сказецкая Наталья Камилевна" w:date="2023-09-07T16:52:00Z"/>
                <w:highlight w:val="yellow"/>
              </w:rPr>
            </w:pPr>
            <w:commentRangeStart w:id="733"/>
            <w:ins w:id="734" w:author="Сказецкая Наталья Камилевна" w:date="2023-09-07T16:51:00Z">
              <w:r w:rsidRPr="007105AC">
                <w:rPr>
                  <w:highlight w:val="yellow"/>
                </w:rPr>
                <w:t>RMS (ПУД ЭБ)</w:t>
              </w:r>
            </w:ins>
            <w:ins w:id="735" w:author="Сатлер Марина Викторовна" w:date="2023-12-27T14:59:00Z">
              <w:r w:rsidR="00FD42B5">
                <w:rPr>
                  <w:highlight w:val="yellow"/>
                </w:rPr>
                <w:t>;</w:t>
              </w:r>
            </w:ins>
          </w:p>
          <w:p w14:paraId="2ED7A07C" w14:textId="77777777" w:rsidR="00F146C0" w:rsidRPr="00C75A4E" w:rsidRDefault="00F146C0" w:rsidP="00F146C0">
            <w:pPr>
              <w:pStyle w:val="GOSTTableListMark1"/>
              <w:rPr>
                <w:ins w:id="736" w:author="Сатлер Марина Викторовна" w:date="2024-10-04T13:51:00Z"/>
              </w:rPr>
            </w:pPr>
            <w:ins w:id="737" w:author="Сатлер Марина Викторовна" w:date="2024-10-04T13:51:00Z">
              <w:r w:rsidRPr="00696CBB">
                <w:t>TSE (ПУР КС ЭБ)</w:t>
              </w:r>
              <w:r>
                <w:t>;</w:t>
              </w:r>
            </w:ins>
          </w:p>
          <w:p w14:paraId="3761F524" w14:textId="5B3CAB94" w:rsidR="007105AC" w:rsidRPr="00B9499D" w:rsidRDefault="007105AC">
            <w:pPr>
              <w:pStyle w:val="GOSTTableListMark1"/>
            </w:pPr>
            <w:ins w:id="738" w:author="Сказецкая Наталья Камилевна" w:date="2023-09-07T16:52:00Z">
              <w:r w:rsidRPr="007105AC">
                <w:rPr>
                  <w:highlight w:val="yellow"/>
                  <w:lang w:val="en-US"/>
                </w:rPr>
                <w:t>INC</w:t>
              </w:r>
              <w:r w:rsidRPr="007105AC">
                <w:rPr>
                  <w:highlight w:val="yellow"/>
                </w:rPr>
                <w:t xml:space="preserve"> (</w:t>
              </w:r>
            </w:ins>
            <w:ins w:id="739" w:author="Сатлер Марина Викторовна" w:date="2024-10-04T13:36:00Z">
              <w:r w:rsidR="006166A4" w:rsidRPr="007105AC">
                <w:rPr>
                  <w:szCs w:val="22"/>
                  <w:highlight w:val="yellow"/>
                </w:rPr>
                <w:t>ПУР</w:t>
              </w:r>
            </w:ins>
            <w:ins w:id="740" w:author="Сказецкая Наталья Камилевна" w:date="2023-09-07T16:52:00Z">
              <w:del w:id="741" w:author="Сатлер Марина Викторовна" w:date="2024-10-04T13:36:00Z">
                <w:r w:rsidRPr="007105AC" w:rsidDel="006166A4">
                  <w:rPr>
                    <w:szCs w:val="22"/>
                    <w:highlight w:val="yellow"/>
                  </w:rPr>
                  <w:delText>Компонент</w:delText>
                </w:r>
              </w:del>
              <w:r w:rsidRPr="007105AC">
                <w:rPr>
                  <w:szCs w:val="22"/>
                  <w:highlight w:val="yellow"/>
                </w:rPr>
                <w:t xml:space="preserve"> АУ/БУ </w:t>
              </w:r>
              <w:del w:id="742" w:author="Сатлер Марина Викторовна" w:date="2024-10-04T13:36:00Z">
                <w:r w:rsidRPr="007105AC" w:rsidDel="006166A4">
                  <w:rPr>
                    <w:szCs w:val="22"/>
                    <w:highlight w:val="yellow"/>
                  </w:rPr>
                  <w:delText xml:space="preserve">ПУР </w:delText>
                </w:r>
              </w:del>
              <w:r w:rsidRPr="007105AC">
                <w:rPr>
                  <w:szCs w:val="22"/>
                  <w:highlight w:val="yellow"/>
                </w:rPr>
                <w:t>ЭБ)</w:t>
              </w:r>
            </w:ins>
            <w:commentRangeEnd w:id="733"/>
            <w:ins w:id="743" w:author="Сказецкая Наталья Камилевна" w:date="2023-09-07T16:53:00Z">
              <w:r>
                <w:rPr>
                  <w:rStyle w:val="afff4"/>
                </w:rPr>
                <w:commentReference w:id="733"/>
              </w:r>
            </w:ins>
          </w:p>
        </w:tc>
      </w:tr>
      <w:tr w:rsidR="00705CDB" w:rsidRPr="00B9499D" w14:paraId="1DA45698" w14:textId="77777777" w:rsidTr="00C75A4E">
        <w:tc>
          <w:tcPr>
            <w:tcW w:w="1100" w:type="pct"/>
          </w:tcPr>
          <w:p w14:paraId="3EFA0A1A" w14:textId="77777777" w:rsidR="00512B7E" w:rsidRPr="00B14773" w:rsidRDefault="00512B7E">
            <w:pPr>
              <w:pStyle w:val="GOSTTablenorm"/>
            </w:pPr>
            <w:r w:rsidRPr="00B14773">
              <w:t>Дата и время запроса</w:t>
            </w:r>
          </w:p>
        </w:tc>
        <w:tc>
          <w:tcPr>
            <w:tcW w:w="754" w:type="pct"/>
          </w:tcPr>
          <w:p w14:paraId="19626FC0" w14:textId="77777777" w:rsidR="00512B7E" w:rsidRPr="00C75A4E" w:rsidRDefault="00512B7E">
            <w:pPr>
              <w:pStyle w:val="GOSTTablenorm"/>
            </w:pPr>
            <w:r w:rsidRPr="00C75A4E">
              <w:t>ReqDateTime</w:t>
            </w:r>
          </w:p>
        </w:tc>
        <w:tc>
          <w:tcPr>
            <w:tcW w:w="506" w:type="pct"/>
          </w:tcPr>
          <w:p w14:paraId="7065C63B" w14:textId="77777777" w:rsidR="00512B7E" w:rsidRPr="00B14773" w:rsidRDefault="00512B7E">
            <w:pPr>
              <w:pStyle w:val="GOSTTablenorm"/>
            </w:pPr>
            <w:r w:rsidRPr="00B14773">
              <w:t>Дата-время (</w:t>
            </w:r>
            <w:r w:rsidRPr="00C75A4E">
              <w:t>timestamp</w:t>
            </w:r>
            <w:r w:rsidRPr="00B14773">
              <w:t>)</w:t>
            </w:r>
          </w:p>
        </w:tc>
        <w:tc>
          <w:tcPr>
            <w:tcW w:w="301" w:type="pct"/>
          </w:tcPr>
          <w:p w14:paraId="0B72A917" w14:textId="77777777" w:rsidR="00512B7E" w:rsidRPr="00B14773" w:rsidRDefault="00512B7E">
            <w:pPr>
              <w:pStyle w:val="GOSTTablenorm"/>
            </w:pPr>
            <w:r w:rsidRPr="00B14773">
              <w:t>Да</w:t>
            </w:r>
          </w:p>
        </w:tc>
        <w:tc>
          <w:tcPr>
            <w:tcW w:w="339" w:type="pct"/>
          </w:tcPr>
          <w:p w14:paraId="48CDA14F" w14:textId="5CA09219" w:rsidR="00512B7E" w:rsidRPr="00B14773" w:rsidRDefault="00512B7E">
            <w:pPr>
              <w:pStyle w:val="GOSTTablenorm"/>
            </w:pPr>
          </w:p>
        </w:tc>
        <w:tc>
          <w:tcPr>
            <w:tcW w:w="2000" w:type="pct"/>
          </w:tcPr>
          <w:p w14:paraId="13B23842" w14:textId="3D8C51C9" w:rsidR="00512B7E" w:rsidRPr="00B9499D" w:rsidRDefault="00512B7E" w:rsidP="00726940">
            <w:pPr>
              <w:pStyle w:val="GOSTTablenorm"/>
            </w:pPr>
            <w:r w:rsidRPr="00B9499D">
              <w:t>Дата и время формирования запроса ФП</w:t>
            </w:r>
            <w:r w:rsidR="000B744E">
              <w:t xml:space="preserve"> ГИИС ЭБ</w:t>
            </w:r>
            <w:ins w:id="744" w:author="Сказецкая Наталья Камилевна" w:date="2023-06-14T16:29:00Z">
              <w:r w:rsidR="00891CB3">
                <w:t>.</w:t>
              </w:r>
            </w:ins>
          </w:p>
          <w:p w14:paraId="3724E650" w14:textId="77777777" w:rsidR="00512B7E" w:rsidRPr="00B9499D" w:rsidRDefault="00512B7E" w:rsidP="00726940">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705CDB" w:rsidRPr="003B765A" w14:paraId="78AA093E" w14:textId="77777777" w:rsidTr="00C75A4E">
        <w:tc>
          <w:tcPr>
            <w:tcW w:w="1100" w:type="pct"/>
          </w:tcPr>
          <w:p w14:paraId="449ABC4B" w14:textId="77777777" w:rsidR="00512B7E" w:rsidRPr="00B14773" w:rsidRDefault="00512B7E">
            <w:pPr>
              <w:pStyle w:val="GOSTTablenorm"/>
            </w:pPr>
            <w:r w:rsidRPr="00B14773">
              <w:t>Версия формата</w:t>
            </w:r>
          </w:p>
        </w:tc>
        <w:tc>
          <w:tcPr>
            <w:tcW w:w="754" w:type="pct"/>
          </w:tcPr>
          <w:p w14:paraId="7F365020" w14:textId="77777777" w:rsidR="00512B7E" w:rsidRPr="00C75A4E" w:rsidRDefault="00512B7E">
            <w:pPr>
              <w:pStyle w:val="GOSTTablenorm"/>
            </w:pPr>
            <w:r w:rsidRPr="00C75A4E">
              <w:t>Version</w:t>
            </w:r>
          </w:p>
        </w:tc>
        <w:tc>
          <w:tcPr>
            <w:tcW w:w="506" w:type="pct"/>
          </w:tcPr>
          <w:p w14:paraId="61ACD562" w14:textId="77777777" w:rsidR="00512B7E" w:rsidRPr="00C75A4E" w:rsidRDefault="00512B7E">
            <w:pPr>
              <w:pStyle w:val="GOSTTablenorm"/>
            </w:pPr>
            <w:r w:rsidRPr="00B14773">
              <w:t>Строка</w:t>
            </w:r>
          </w:p>
        </w:tc>
        <w:tc>
          <w:tcPr>
            <w:tcW w:w="301" w:type="pct"/>
          </w:tcPr>
          <w:p w14:paraId="3E82F0E3" w14:textId="77777777" w:rsidR="00512B7E" w:rsidRPr="00B14773" w:rsidRDefault="00512B7E">
            <w:pPr>
              <w:pStyle w:val="GOSTTablenorm"/>
            </w:pPr>
            <w:r w:rsidRPr="00B14773">
              <w:t>Да</w:t>
            </w:r>
          </w:p>
        </w:tc>
        <w:tc>
          <w:tcPr>
            <w:tcW w:w="339" w:type="pct"/>
          </w:tcPr>
          <w:p w14:paraId="405FF79A" w14:textId="77777777" w:rsidR="00512B7E" w:rsidRPr="00C75A4E" w:rsidRDefault="00512B7E">
            <w:pPr>
              <w:pStyle w:val="GOSTTablenorm"/>
            </w:pPr>
            <w:r w:rsidRPr="00B14773">
              <w:t>&lt;=</w:t>
            </w:r>
            <w:r w:rsidRPr="00C75A4E">
              <w:t>10</w:t>
            </w:r>
          </w:p>
        </w:tc>
        <w:tc>
          <w:tcPr>
            <w:tcW w:w="2000" w:type="pct"/>
          </w:tcPr>
          <w:p w14:paraId="3CAA9F32" w14:textId="3B546FFA" w:rsidR="00512B7E" w:rsidRPr="003B765A" w:rsidRDefault="109D8E8A" w:rsidP="00726940">
            <w:pPr>
              <w:pStyle w:val="GOSTTablenorm"/>
            </w:pPr>
            <w:r>
              <w:t>Версия формата запроса</w:t>
            </w:r>
          </w:p>
        </w:tc>
      </w:tr>
      <w:tr w:rsidR="00705CDB" w:rsidRPr="003B765A" w14:paraId="329CDF9F" w14:textId="77777777" w:rsidTr="00C75A4E">
        <w:tc>
          <w:tcPr>
            <w:tcW w:w="1100" w:type="pct"/>
          </w:tcPr>
          <w:p w14:paraId="2E3185B0" w14:textId="77777777" w:rsidR="00512B7E" w:rsidRPr="00C75A4E" w:rsidRDefault="00512B7E">
            <w:pPr>
              <w:pStyle w:val="GOSTTablenorm"/>
              <w:rPr>
                <w:b/>
              </w:rPr>
            </w:pPr>
            <w:r w:rsidRPr="00C75A4E">
              <w:rPr>
                <w:b/>
              </w:rPr>
              <w:t>Дополнительные параметры запроса</w:t>
            </w:r>
          </w:p>
        </w:tc>
        <w:tc>
          <w:tcPr>
            <w:tcW w:w="754" w:type="pct"/>
          </w:tcPr>
          <w:p w14:paraId="3CE275A6" w14:textId="77777777" w:rsidR="00512B7E" w:rsidRPr="00C75A4E" w:rsidRDefault="00512B7E">
            <w:pPr>
              <w:pStyle w:val="GOSTTablenorm"/>
              <w:rPr>
                <w:b/>
              </w:rPr>
            </w:pPr>
            <w:r w:rsidRPr="00C75A4E">
              <w:rPr>
                <w:b/>
              </w:rPr>
              <w:t>Params</w:t>
            </w:r>
          </w:p>
        </w:tc>
        <w:tc>
          <w:tcPr>
            <w:tcW w:w="506" w:type="pct"/>
          </w:tcPr>
          <w:p w14:paraId="56C82A6F" w14:textId="77777777" w:rsidR="00512B7E" w:rsidRPr="00B14773" w:rsidRDefault="00512B7E">
            <w:pPr>
              <w:pStyle w:val="GOSTTablenorm"/>
            </w:pPr>
            <w:r w:rsidRPr="00B14773">
              <w:t>Массив</w:t>
            </w:r>
          </w:p>
        </w:tc>
        <w:tc>
          <w:tcPr>
            <w:tcW w:w="301" w:type="pct"/>
          </w:tcPr>
          <w:p w14:paraId="5810C8F4" w14:textId="77777777" w:rsidR="00512B7E" w:rsidRPr="00B14773" w:rsidRDefault="00512B7E">
            <w:pPr>
              <w:pStyle w:val="GOSTTablenorm"/>
            </w:pPr>
            <w:r w:rsidRPr="00B14773">
              <w:t>Нет</w:t>
            </w:r>
          </w:p>
        </w:tc>
        <w:tc>
          <w:tcPr>
            <w:tcW w:w="339" w:type="pct"/>
          </w:tcPr>
          <w:p w14:paraId="16FA104F" w14:textId="77777777" w:rsidR="00512B7E" w:rsidRPr="00C75A4E" w:rsidRDefault="00512B7E">
            <w:pPr>
              <w:pStyle w:val="GOSTTablenorm"/>
            </w:pPr>
            <w:r w:rsidRPr="00C75A4E">
              <w:t>-</w:t>
            </w:r>
          </w:p>
        </w:tc>
        <w:tc>
          <w:tcPr>
            <w:tcW w:w="2000" w:type="pct"/>
          </w:tcPr>
          <w:p w14:paraId="12506E1C" w14:textId="77777777" w:rsidR="00512B7E" w:rsidRPr="003B765A" w:rsidRDefault="00512B7E" w:rsidP="00726940">
            <w:pPr>
              <w:pStyle w:val="GOSTTablenorm"/>
            </w:pPr>
            <w:r w:rsidRPr="003B765A">
              <w:t>Дополнительные параметры запроса</w:t>
            </w:r>
          </w:p>
        </w:tc>
      </w:tr>
      <w:tr w:rsidR="00705CDB" w:rsidRPr="003B765A" w14:paraId="5BD538F2" w14:textId="77777777" w:rsidTr="00C75A4E">
        <w:tc>
          <w:tcPr>
            <w:tcW w:w="1100" w:type="pct"/>
          </w:tcPr>
          <w:p w14:paraId="473B9A1F" w14:textId="77777777" w:rsidR="00512B7E" w:rsidRPr="00B14773" w:rsidRDefault="00512B7E">
            <w:pPr>
              <w:pStyle w:val="GOSTTablenorm"/>
            </w:pPr>
            <w:r w:rsidRPr="00B14773">
              <w:t>Наименование произвольного доп. параметра</w:t>
            </w:r>
          </w:p>
        </w:tc>
        <w:tc>
          <w:tcPr>
            <w:tcW w:w="754" w:type="pct"/>
          </w:tcPr>
          <w:p w14:paraId="54947C6A" w14:textId="77777777" w:rsidR="00512B7E" w:rsidRPr="00C75A4E" w:rsidRDefault="00512B7E">
            <w:pPr>
              <w:pStyle w:val="GOSTTablenorm"/>
            </w:pPr>
            <w:proofErr w:type="gramStart"/>
            <w:r w:rsidRPr="00C75A4E">
              <w:rPr>
                <w:b/>
              </w:rPr>
              <w:t>Params</w:t>
            </w:r>
            <w:r w:rsidRPr="00C75A4E">
              <w:t>:param</w:t>
            </w:r>
            <w:proofErr w:type="gramEnd"/>
          </w:p>
        </w:tc>
        <w:tc>
          <w:tcPr>
            <w:tcW w:w="506" w:type="pct"/>
          </w:tcPr>
          <w:p w14:paraId="5F75D096" w14:textId="77777777" w:rsidR="00512B7E" w:rsidRPr="00B14773" w:rsidRDefault="00512B7E">
            <w:pPr>
              <w:pStyle w:val="GOSTTablenorm"/>
            </w:pPr>
            <w:r w:rsidRPr="00B14773">
              <w:t>Строка</w:t>
            </w:r>
          </w:p>
        </w:tc>
        <w:tc>
          <w:tcPr>
            <w:tcW w:w="301" w:type="pct"/>
          </w:tcPr>
          <w:p w14:paraId="45D001C7" w14:textId="77777777" w:rsidR="00512B7E" w:rsidRPr="00B14773" w:rsidRDefault="00512B7E">
            <w:pPr>
              <w:pStyle w:val="GOSTTablenorm"/>
            </w:pPr>
            <w:r w:rsidRPr="00B14773">
              <w:t>Нет</w:t>
            </w:r>
          </w:p>
        </w:tc>
        <w:tc>
          <w:tcPr>
            <w:tcW w:w="339" w:type="pct"/>
          </w:tcPr>
          <w:p w14:paraId="57E10FB9" w14:textId="1565F804" w:rsidR="00512B7E" w:rsidRPr="00B14773" w:rsidRDefault="00512B7E">
            <w:pPr>
              <w:pStyle w:val="GOSTTablenorm"/>
            </w:pPr>
            <w:r w:rsidRPr="00B14773">
              <w:t>&lt;=</w:t>
            </w:r>
            <w:r w:rsidR="00527791" w:rsidRPr="00B14773">
              <w:t>4</w:t>
            </w:r>
            <w:r w:rsidRPr="00B14773">
              <w:t>0</w:t>
            </w:r>
          </w:p>
        </w:tc>
        <w:tc>
          <w:tcPr>
            <w:tcW w:w="2000" w:type="pct"/>
          </w:tcPr>
          <w:p w14:paraId="702523A4" w14:textId="77777777" w:rsidR="00512B7E" w:rsidRPr="003B765A" w:rsidRDefault="00512B7E" w:rsidP="00726940">
            <w:pPr>
              <w:pStyle w:val="GOSTTablenorm"/>
            </w:pPr>
            <w:r w:rsidRPr="003B765A">
              <w:t>Наименование произвольного дополнительного параметра</w:t>
            </w:r>
          </w:p>
        </w:tc>
      </w:tr>
      <w:tr w:rsidR="00705CDB" w:rsidRPr="003B765A" w14:paraId="53050444" w14:textId="77777777" w:rsidTr="00C75A4E">
        <w:tc>
          <w:tcPr>
            <w:tcW w:w="1100" w:type="pct"/>
          </w:tcPr>
          <w:p w14:paraId="1DF68B2F" w14:textId="77777777" w:rsidR="00512B7E" w:rsidRPr="00B14773" w:rsidRDefault="00512B7E">
            <w:pPr>
              <w:pStyle w:val="GOSTTablenorm"/>
            </w:pPr>
            <w:r w:rsidRPr="00B14773">
              <w:t>Значение произвольного доп. параметра</w:t>
            </w:r>
          </w:p>
        </w:tc>
        <w:tc>
          <w:tcPr>
            <w:tcW w:w="754" w:type="pct"/>
          </w:tcPr>
          <w:p w14:paraId="164659CD" w14:textId="77777777" w:rsidR="00512B7E" w:rsidRPr="00C75A4E" w:rsidRDefault="00512B7E">
            <w:pPr>
              <w:pStyle w:val="GOSTTablenorm"/>
            </w:pPr>
            <w:r w:rsidRPr="00C75A4E">
              <w:rPr>
                <w:b/>
              </w:rPr>
              <w:t>Params:</w:t>
            </w:r>
            <w:r w:rsidRPr="00C75A4E">
              <w:t>value</w:t>
            </w:r>
          </w:p>
        </w:tc>
        <w:tc>
          <w:tcPr>
            <w:tcW w:w="506" w:type="pct"/>
          </w:tcPr>
          <w:p w14:paraId="23EFCB24" w14:textId="77777777" w:rsidR="00512B7E" w:rsidRPr="00C75A4E" w:rsidRDefault="00512B7E">
            <w:pPr>
              <w:pStyle w:val="GOSTTablenorm"/>
            </w:pPr>
            <w:r w:rsidRPr="00B14773">
              <w:t>Строка</w:t>
            </w:r>
          </w:p>
        </w:tc>
        <w:tc>
          <w:tcPr>
            <w:tcW w:w="301" w:type="pct"/>
          </w:tcPr>
          <w:p w14:paraId="4150EA5C" w14:textId="77777777" w:rsidR="00512B7E" w:rsidRPr="00B14773" w:rsidRDefault="00512B7E">
            <w:pPr>
              <w:pStyle w:val="GOSTTablenorm"/>
            </w:pPr>
            <w:r w:rsidRPr="00B14773">
              <w:t>Нет</w:t>
            </w:r>
          </w:p>
        </w:tc>
        <w:tc>
          <w:tcPr>
            <w:tcW w:w="339" w:type="pct"/>
          </w:tcPr>
          <w:p w14:paraId="583BB3CC" w14:textId="77777777" w:rsidR="00512B7E" w:rsidRPr="00C75A4E" w:rsidRDefault="00512B7E">
            <w:pPr>
              <w:pStyle w:val="GOSTTablenorm"/>
            </w:pPr>
            <w:r w:rsidRPr="00B14773">
              <w:t>&lt;=</w:t>
            </w:r>
            <w:r w:rsidRPr="00C75A4E">
              <w:t>1000</w:t>
            </w:r>
          </w:p>
        </w:tc>
        <w:tc>
          <w:tcPr>
            <w:tcW w:w="2000" w:type="pct"/>
          </w:tcPr>
          <w:p w14:paraId="056D73ED" w14:textId="294BE10C" w:rsidR="00512B7E" w:rsidRPr="003B765A" w:rsidRDefault="00512B7E" w:rsidP="00726940">
            <w:pPr>
              <w:pStyle w:val="GOSTTablenorm"/>
            </w:pPr>
            <w:r w:rsidRPr="003B765A">
              <w:t>Значение произвольного дополнительного параметра</w:t>
            </w:r>
          </w:p>
        </w:tc>
      </w:tr>
      <w:tr w:rsidR="00705CDB" w:rsidRPr="003B765A" w14:paraId="4593F0DF" w14:textId="77777777" w:rsidTr="00C75A4E">
        <w:tc>
          <w:tcPr>
            <w:tcW w:w="1100" w:type="pct"/>
          </w:tcPr>
          <w:p w14:paraId="02819540" w14:textId="77777777" w:rsidR="00512B7E" w:rsidRPr="00B14773" w:rsidRDefault="00512B7E">
            <w:pPr>
              <w:pStyle w:val="GOSTTablenorm"/>
            </w:pPr>
            <w:r w:rsidRPr="00B14773">
              <w:lastRenderedPageBreak/>
              <w:t>Глобальный идентификатор запроса</w:t>
            </w:r>
          </w:p>
        </w:tc>
        <w:tc>
          <w:tcPr>
            <w:tcW w:w="754" w:type="pct"/>
          </w:tcPr>
          <w:p w14:paraId="404764FC" w14:textId="1D8802AB" w:rsidR="00512B7E" w:rsidRPr="00C75A4E" w:rsidRDefault="00B568CC">
            <w:pPr>
              <w:pStyle w:val="GOSTTablenorm"/>
            </w:pPr>
            <w:r w:rsidRPr="00C75A4E">
              <w:t>Req</w:t>
            </w:r>
            <w:r w:rsidR="00751219" w:rsidRPr="00C75A4E">
              <w:t>Guid</w:t>
            </w:r>
          </w:p>
        </w:tc>
        <w:tc>
          <w:tcPr>
            <w:tcW w:w="506" w:type="pct"/>
          </w:tcPr>
          <w:p w14:paraId="0DF9DBE3" w14:textId="77777777" w:rsidR="00512B7E" w:rsidRPr="00B14773" w:rsidRDefault="00512B7E">
            <w:pPr>
              <w:pStyle w:val="GOSTTablenorm"/>
            </w:pPr>
            <w:r w:rsidRPr="00C75A4E">
              <w:t>GUID</w:t>
            </w:r>
          </w:p>
        </w:tc>
        <w:tc>
          <w:tcPr>
            <w:tcW w:w="301" w:type="pct"/>
          </w:tcPr>
          <w:p w14:paraId="457550C2" w14:textId="77777777" w:rsidR="00512B7E" w:rsidRPr="00B14773" w:rsidRDefault="00512B7E">
            <w:pPr>
              <w:pStyle w:val="GOSTTablenorm"/>
            </w:pPr>
            <w:r w:rsidRPr="00B14773">
              <w:t>Да</w:t>
            </w:r>
          </w:p>
        </w:tc>
        <w:tc>
          <w:tcPr>
            <w:tcW w:w="339" w:type="pct"/>
          </w:tcPr>
          <w:p w14:paraId="40A7EC48" w14:textId="77777777" w:rsidR="00512B7E" w:rsidRPr="00C75A4E" w:rsidRDefault="00512B7E">
            <w:pPr>
              <w:pStyle w:val="GOSTTablenorm"/>
            </w:pPr>
            <w:r w:rsidRPr="00C75A4E">
              <w:t>=</w:t>
            </w:r>
            <w:r w:rsidRPr="00B14773">
              <w:t>36</w:t>
            </w:r>
          </w:p>
        </w:tc>
        <w:tc>
          <w:tcPr>
            <w:tcW w:w="2000" w:type="pct"/>
          </w:tcPr>
          <w:p w14:paraId="05205CC7" w14:textId="77777777" w:rsidR="00512B7E" w:rsidRPr="003B765A" w:rsidRDefault="00512B7E" w:rsidP="00726940">
            <w:pPr>
              <w:pStyle w:val="GOSTTablenorm"/>
            </w:pPr>
            <w:r w:rsidRPr="003B765A">
              <w:t>Уникальный идентификатор запроса (с тире)</w:t>
            </w:r>
          </w:p>
        </w:tc>
      </w:tr>
      <w:tr w:rsidR="00705CDB" w:rsidRPr="003B765A" w14:paraId="2172B27E" w14:textId="77777777" w:rsidTr="00C75A4E">
        <w:tc>
          <w:tcPr>
            <w:tcW w:w="1100" w:type="pct"/>
          </w:tcPr>
          <w:p w14:paraId="578C65CA" w14:textId="77777777" w:rsidR="00512B7E" w:rsidRPr="00C75A4E" w:rsidRDefault="00512B7E">
            <w:pPr>
              <w:pStyle w:val="GOSTTablenorm"/>
            </w:pPr>
            <w:r w:rsidRPr="00B14773">
              <w:t>Глобальный идентификатор документа</w:t>
            </w:r>
          </w:p>
        </w:tc>
        <w:tc>
          <w:tcPr>
            <w:tcW w:w="754" w:type="pct"/>
          </w:tcPr>
          <w:p w14:paraId="4029DADD" w14:textId="77777777" w:rsidR="00512B7E" w:rsidRPr="00C75A4E" w:rsidRDefault="00512B7E">
            <w:pPr>
              <w:pStyle w:val="GOSTTablenorm"/>
            </w:pPr>
            <w:r w:rsidRPr="00C75A4E">
              <w:t>DocGuid</w:t>
            </w:r>
          </w:p>
        </w:tc>
        <w:tc>
          <w:tcPr>
            <w:tcW w:w="506" w:type="pct"/>
          </w:tcPr>
          <w:p w14:paraId="20BE1A04" w14:textId="77777777" w:rsidR="00512B7E" w:rsidRPr="00B14773" w:rsidRDefault="00512B7E">
            <w:pPr>
              <w:pStyle w:val="GOSTTablenorm"/>
            </w:pPr>
            <w:r w:rsidRPr="00C75A4E">
              <w:t>GUID</w:t>
            </w:r>
          </w:p>
        </w:tc>
        <w:tc>
          <w:tcPr>
            <w:tcW w:w="301" w:type="pct"/>
          </w:tcPr>
          <w:p w14:paraId="37F8DB1A" w14:textId="77777777" w:rsidR="00512B7E" w:rsidRPr="00B14773" w:rsidRDefault="00512B7E">
            <w:pPr>
              <w:pStyle w:val="GOSTTablenorm"/>
            </w:pPr>
            <w:r w:rsidRPr="00B14773">
              <w:t>Нет</w:t>
            </w:r>
          </w:p>
        </w:tc>
        <w:tc>
          <w:tcPr>
            <w:tcW w:w="339" w:type="pct"/>
          </w:tcPr>
          <w:p w14:paraId="60FA5181" w14:textId="77777777" w:rsidR="00512B7E" w:rsidRPr="00B14773" w:rsidRDefault="00512B7E">
            <w:pPr>
              <w:pStyle w:val="GOSTTablenorm"/>
            </w:pPr>
            <w:r w:rsidRPr="00C75A4E">
              <w:t>=</w:t>
            </w:r>
            <w:r w:rsidRPr="00B14773">
              <w:t>36</w:t>
            </w:r>
          </w:p>
        </w:tc>
        <w:tc>
          <w:tcPr>
            <w:tcW w:w="2000" w:type="pct"/>
          </w:tcPr>
          <w:p w14:paraId="2F69CFA3" w14:textId="77777777" w:rsidR="006C1D99" w:rsidRPr="00342B84" w:rsidRDefault="006C1D99" w:rsidP="006C1D99">
            <w:pPr>
              <w:pStyle w:val="GOSTTablenorm"/>
              <w:rPr>
                <w:szCs w:val="22"/>
              </w:rPr>
            </w:pPr>
            <w:r w:rsidRPr="00342B84">
              <w:rPr>
                <w:szCs w:val="22"/>
              </w:rPr>
              <w:t>Уникальный идентификатор документа (с тире). Обязательный для следующих типов запросов:</w:t>
            </w:r>
          </w:p>
          <w:p w14:paraId="094F5D0F" w14:textId="50E1DB76" w:rsidR="006C1D99" w:rsidRPr="00342B84" w:rsidRDefault="006C1D99" w:rsidP="00C75A4E">
            <w:pPr>
              <w:pStyle w:val="GOSTTableListMark1"/>
              <w:rPr>
                <w:lang w:val="en-US"/>
              </w:rPr>
            </w:pPr>
            <w:r w:rsidRPr="00342B84">
              <w:rPr>
                <w:lang w:val="en-US"/>
              </w:rPr>
              <w:t>ACCOUNTING</w:t>
            </w:r>
            <w:r w:rsidR="00705CDB">
              <w:t>;</w:t>
            </w:r>
          </w:p>
          <w:p w14:paraId="44B1CECF" w14:textId="03AD2E57" w:rsidR="006C1D99" w:rsidRPr="00342B84" w:rsidRDefault="006C1D99" w:rsidP="00C75A4E">
            <w:pPr>
              <w:pStyle w:val="GOSTTableListMark1"/>
              <w:rPr>
                <w:lang w:val="en-US"/>
              </w:rPr>
            </w:pPr>
            <w:r w:rsidRPr="00342B84">
              <w:rPr>
                <w:lang w:val="en-US"/>
              </w:rPr>
              <w:t>OPLIST</w:t>
            </w:r>
            <w:r w:rsidR="00705CDB">
              <w:t>;</w:t>
            </w:r>
          </w:p>
          <w:p w14:paraId="1691CC8A" w14:textId="15777184" w:rsidR="00566750" w:rsidRDefault="00566750" w:rsidP="00C75A4E">
            <w:pPr>
              <w:pStyle w:val="GOSTTableListMark1"/>
              <w:rPr>
                <w:ins w:id="745" w:author="Сказецкая Наталья Камилевна" w:date="2023-08-30T17:56:00Z"/>
                <w:lang w:val="en-US"/>
              </w:rPr>
            </w:pPr>
            <w:r w:rsidRPr="00342B84">
              <w:rPr>
                <w:lang w:val="en-US"/>
              </w:rPr>
              <w:t>REVERSAL</w:t>
            </w:r>
            <w:r w:rsidR="00705CDB">
              <w:t>;</w:t>
            </w:r>
          </w:p>
          <w:p w14:paraId="66EE4E73" w14:textId="224A94B8" w:rsidR="00CC0144" w:rsidRPr="00CC0144" w:rsidRDefault="00CC0144" w:rsidP="00C75A4E">
            <w:pPr>
              <w:pStyle w:val="GOSTTableListMark1"/>
              <w:rPr>
                <w:ins w:id="746" w:author="Сказецкая Наталья Камилевна" w:date="2023-08-30T17:58:00Z"/>
                <w:lang w:val="en-US"/>
              </w:rPr>
            </w:pPr>
            <w:ins w:id="747" w:author="Сказецкая Наталья Камилевна" w:date="2023-08-30T17:58:00Z">
              <w:r>
                <w:rPr>
                  <w:lang w:val="en-US"/>
                </w:rPr>
                <w:t>UpdateNotAccounting</w:t>
              </w:r>
            </w:ins>
            <w:ins w:id="748" w:author="Сатлер Марина Викторовна" w:date="2023-12-26T20:45:00Z">
              <w:r w:rsidR="00705CDB">
                <w:t>;</w:t>
              </w:r>
            </w:ins>
          </w:p>
          <w:p w14:paraId="45574157" w14:textId="2238206D" w:rsidR="00CC0144" w:rsidRPr="00342B84" w:rsidRDefault="00CC0144" w:rsidP="00C75A4E">
            <w:pPr>
              <w:pStyle w:val="GOSTTableListMark1"/>
              <w:rPr>
                <w:lang w:val="en-US"/>
              </w:rPr>
            </w:pPr>
            <w:ins w:id="749" w:author="Сказецкая Наталья Камилевна" w:date="2023-08-30T17:59:00Z">
              <w:r>
                <w:rPr>
                  <w:lang w:val="en-US"/>
                </w:rPr>
                <w:t>COMPLY</w:t>
              </w:r>
            </w:ins>
            <w:ins w:id="750" w:author="Сатлер Марина Викторовна" w:date="2023-12-26T20:45:00Z">
              <w:r w:rsidR="00705CDB">
                <w:t>.</w:t>
              </w:r>
            </w:ins>
          </w:p>
          <w:p w14:paraId="7E15B2A0" w14:textId="7457A42D" w:rsidR="00512B7E" w:rsidRPr="0079668F" w:rsidRDefault="006C1D99" w:rsidP="006C1D99">
            <w:pPr>
              <w:pStyle w:val="GOSTTablenorm"/>
              <w:rPr>
                <w:szCs w:val="22"/>
              </w:rPr>
            </w:pPr>
            <w:r w:rsidRPr="00342B84">
              <w:rPr>
                <w:szCs w:val="22"/>
              </w:rPr>
              <w:t>Для остальных типов запросов заполняется при необходимости</w:t>
            </w:r>
          </w:p>
        </w:tc>
      </w:tr>
      <w:tr w:rsidR="000A3376" w:rsidRPr="003B765A" w14:paraId="50532201" w14:textId="77777777" w:rsidTr="00AA0EE4">
        <w:trPr>
          <w:ins w:id="751" w:author="Сказецкая Наталья Камилевна" w:date="2026-04-14T13:33:00Z"/>
        </w:trPr>
        <w:tc>
          <w:tcPr>
            <w:tcW w:w="1100" w:type="pct"/>
          </w:tcPr>
          <w:p w14:paraId="2CA418EF" w14:textId="0B1E89D9" w:rsidR="000A3376" w:rsidRPr="00B14773" w:rsidRDefault="000A3376" w:rsidP="000A3376">
            <w:pPr>
              <w:pStyle w:val="GOSTTablenorm"/>
              <w:rPr>
                <w:ins w:id="752" w:author="Сказецкая Наталья Камилевна" w:date="2026-04-14T13:33:00Z"/>
              </w:rPr>
            </w:pPr>
            <w:commentRangeStart w:id="753"/>
            <w:ins w:id="754" w:author="Сказецкая Наталья Камилевна" w:date="2026-04-14T13:34:00Z">
              <w:r>
                <w:t>Глобальный</w:t>
              </w:r>
            </w:ins>
            <w:commentRangeEnd w:id="753"/>
            <w:ins w:id="755" w:author="Сказецкая Наталья Камилевна" w:date="2026-04-14T14:01:00Z">
              <w:r w:rsidR="00B24BD9">
                <w:rPr>
                  <w:rStyle w:val="afff4"/>
                </w:rPr>
                <w:commentReference w:id="753"/>
              </w:r>
            </w:ins>
            <w:ins w:id="756" w:author="Сказецкая Наталья Камилевна" w:date="2026-04-14T13:34:00Z">
              <w:r>
                <w:t xml:space="preserve"> идентификатор связанного документа</w:t>
              </w:r>
            </w:ins>
          </w:p>
        </w:tc>
        <w:tc>
          <w:tcPr>
            <w:tcW w:w="754" w:type="pct"/>
          </w:tcPr>
          <w:p w14:paraId="2E5D53C1" w14:textId="2D9B034E" w:rsidR="000A3376" w:rsidRPr="00C75A4E" w:rsidRDefault="000A3376" w:rsidP="000A3376">
            <w:pPr>
              <w:pStyle w:val="GOSTTablenorm"/>
              <w:rPr>
                <w:ins w:id="757" w:author="Сказецкая Наталья Камилевна" w:date="2026-04-14T13:33:00Z"/>
              </w:rPr>
            </w:pPr>
            <w:ins w:id="758" w:author="Сказецкая Наталья Камилевна" w:date="2026-04-14T13:34:00Z">
              <w:r>
                <w:t>LinkedDocGuid</w:t>
              </w:r>
            </w:ins>
          </w:p>
        </w:tc>
        <w:tc>
          <w:tcPr>
            <w:tcW w:w="506" w:type="pct"/>
          </w:tcPr>
          <w:p w14:paraId="4D62DF2A" w14:textId="2EDA8707" w:rsidR="000A3376" w:rsidRPr="00C75A4E" w:rsidRDefault="000A3376" w:rsidP="000A3376">
            <w:pPr>
              <w:pStyle w:val="GOSTTablenorm"/>
              <w:rPr>
                <w:ins w:id="759" w:author="Сказецкая Наталья Камилевна" w:date="2026-04-14T13:33:00Z"/>
              </w:rPr>
            </w:pPr>
            <w:ins w:id="760" w:author="Сказецкая Наталья Камилевна" w:date="2026-04-14T13:34:00Z">
              <w:r>
                <w:t>GUID</w:t>
              </w:r>
            </w:ins>
          </w:p>
        </w:tc>
        <w:tc>
          <w:tcPr>
            <w:tcW w:w="301" w:type="pct"/>
          </w:tcPr>
          <w:p w14:paraId="6518361B" w14:textId="107ADA28" w:rsidR="000A3376" w:rsidRPr="00B14773" w:rsidRDefault="000A3376" w:rsidP="000A3376">
            <w:pPr>
              <w:pStyle w:val="GOSTTablenorm"/>
              <w:rPr>
                <w:ins w:id="761" w:author="Сказецкая Наталья Камилевна" w:date="2026-04-14T13:33:00Z"/>
              </w:rPr>
            </w:pPr>
            <w:ins w:id="762" w:author="Сказецкая Наталья Камилевна" w:date="2026-04-14T13:34:00Z">
              <w:r>
                <w:t>Нет</w:t>
              </w:r>
            </w:ins>
          </w:p>
        </w:tc>
        <w:tc>
          <w:tcPr>
            <w:tcW w:w="339" w:type="pct"/>
          </w:tcPr>
          <w:p w14:paraId="6CE0A091" w14:textId="540FF65D" w:rsidR="000A3376" w:rsidRPr="00C75A4E" w:rsidRDefault="000A3376" w:rsidP="000A3376">
            <w:pPr>
              <w:pStyle w:val="GOSTTablenorm"/>
              <w:rPr>
                <w:ins w:id="763" w:author="Сказецкая Наталья Камилевна" w:date="2026-04-14T13:33:00Z"/>
              </w:rPr>
            </w:pPr>
            <w:ins w:id="764" w:author="Сказецкая Наталья Камилевна" w:date="2026-04-14T13:34:00Z">
              <w:r>
                <w:t>=36</w:t>
              </w:r>
            </w:ins>
          </w:p>
        </w:tc>
        <w:tc>
          <w:tcPr>
            <w:tcW w:w="2000" w:type="pct"/>
          </w:tcPr>
          <w:p w14:paraId="036B32B8" w14:textId="77777777" w:rsidR="000A3376" w:rsidRPr="000A3376" w:rsidRDefault="000A3376" w:rsidP="000A3376">
            <w:pPr>
              <w:pStyle w:val="GOSTTablenorm"/>
              <w:rPr>
                <w:ins w:id="765" w:author="Сказецкая Наталья Камилевна" w:date="2026-04-14T13:34:00Z"/>
              </w:rPr>
            </w:pPr>
            <w:ins w:id="766" w:author="Сказецкая Наталья Камилевна" w:date="2026-04-14T13:34:00Z">
              <w:r w:rsidRPr="000A3376">
                <w:t>Уникальный идентификатор документа (с тире).</w:t>
              </w:r>
            </w:ins>
          </w:p>
          <w:p w14:paraId="428563A8" w14:textId="6F9F63A2" w:rsidR="000A3376" w:rsidRPr="000A3376" w:rsidRDefault="000A3376" w:rsidP="000A3376">
            <w:pPr>
              <w:pStyle w:val="GOSTTablenorm"/>
              <w:rPr>
                <w:ins w:id="767" w:author="Сказецкая Наталья Камилевна" w:date="2026-04-14T13:34:00Z"/>
              </w:rPr>
            </w:pPr>
            <w:ins w:id="768" w:author="Сказецкая Наталья Камилевна" w:date="2026-04-14T13:34: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ins>
            <w:ins w:id="769" w:author="Сказецкая Наталья Камилевна" w:date="2026-04-14T13:57:00Z">
              <w:r w:rsidR="00816E40">
                <w:t>параметре</w:t>
              </w:r>
            </w:ins>
            <w:ins w:id="770" w:author="Сказецкая Наталья Камилевна" w:date="2026-04-14T13:34:00Z">
              <w:r w:rsidRPr="000A3376">
                <w:t xml:space="preserve"> </w:t>
              </w:r>
            </w:ins>
            <w:ins w:id="771" w:author="Сказецкая Наталья Камилевна" w:date="2026-04-14T13:59:00Z">
              <w:r w:rsidR="00816E40">
                <w:t>«</w:t>
              </w:r>
              <w:r w:rsidR="00816E40" w:rsidRPr="000A3376">
                <w:t>Глобальный идентификатор документа</w:t>
              </w:r>
              <w:r w:rsidR="00816E40">
                <w:t>» (</w:t>
              </w:r>
            </w:ins>
            <w:ins w:id="772" w:author="Сказецкая Наталья Камилевна" w:date="2026-04-14T13:34:00Z">
              <w:r w:rsidRPr="000A3376">
                <w:t>DocGuid)</w:t>
              </w:r>
            </w:ins>
            <w:ins w:id="773" w:author="Сказецкая Наталья Камилевна" w:date="2026-04-14T13:57:00Z">
              <w:r w:rsidR="00816E40">
                <w:t>.</w:t>
              </w:r>
            </w:ins>
          </w:p>
          <w:p w14:paraId="124D0152" w14:textId="3C621EE2" w:rsidR="000A3376" w:rsidRPr="000A3376" w:rsidRDefault="000A3376" w:rsidP="000A3376">
            <w:pPr>
              <w:pStyle w:val="GOSTTablenorm"/>
              <w:rPr>
                <w:ins w:id="774" w:author="Сказецкая Наталья Камилевна" w:date="2026-04-14T13:34:00Z"/>
              </w:rPr>
            </w:pPr>
            <w:ins w:id="775" w:author="Сказецкая Наталья Камилевна" w:date="2026-04-14T13:34:00Z">
              <w:r w:rsidRPr="000A3376">
                <w:t xml:space="preserve">Тип связанного документа может отличаться от типа документа, указанного в </w:t>
              </w:r>
            </w:ins>
            <w:ins w:id="776" w:author="Сказецкая Наталья Камилевна" w:date="2026-04-14T13:57:00Z">
              <w:r w:rsidR="00816E40">
                <w:t>параметре</w:t>
              </w:r>
            </w:ins>
            <w:ins w:id="777" w:author="Сказецкая Наталья Камилевна" w:date="2026-04-14T13:34:00Z">
              <w:r w:rsidRPr="000A3376">
                <w:t xml:space="preserve"> </w:t>
              </w:r>
            </w:ins>
            <w:ins w:id="778" w:author="Сказецкая Наталья Камилевна" w:date="2026-04-14T13:59:00Z">
              <w:r w:rsidR="00816E40">
                <w:t>«</w:t>
              </w:r>
              <w:r w:rsidR="00816E40" w:rsidRPr="000A3376">
                <w:t>Тип документа</w:t>
              </w:r>
              <w:r w:rsidR="00816E40">
                <w:t>» (</w:t>
              </w:r>
            </w:ins>
            <w:ins w:id="779" w:author="Сказецкая Наталья Камилевна" w:date="2026-04-14T13:34:00Z">
              <w:r w:rsidRPr="000A3376">
                <w:t xml:space="preserve">TypeDoc). </w:t>
              </w:r>
            </w:ins>
          </w:p>
          <w:p w14:paraId="2F385FBC" w14:textId="77777777" w:rsidR="000A3376" w:rsidRPr="000A3376" w:rsidRDefault="000A3376" w:rsidP="000A3376">
            <w:pPr>
              <w:pStyle w:val="GOSTTablenorm"/>
              <w:rPr>
                <w:ins w:id="780" w:author="Сказецкая Наталья Камилевна" w:date="2026-04-14T13:34:00Z"/>
              </w:rPr>
            </w:pPr>
            <w:ins w:id="781" w:author="Сказецкая Наталья Камилевна" w:date="2026-04-14T13:34:00Z">
              <w:r w:rsidRPr="000A3376">
                <w:t>Может заполняться для следующих типов запросов:</w:t>
              </w:r>
            </w:ins>
          </w:p>
          <w:p w14:paraId="5C12F2C4" w14:textId="158B84CE" w:rsidR="000A3376" w:rsidRDefault="000A3376" w:rsidP="000A3376">
            <w:pPr>
              <w:pStyle w:val="GOSTTableListMark1"/>
            </w:pPr>
            <w:ins w:id="782" w:author="Сказецкая Наталья Камилевна" w:date="2026-04-14T13:34:00Z">
              <w:r w:rsidRPr="000A3376">
                <w:rPr>
                  <w:lang w:val="en-US"/>
                </w:rPr>
                <w:t>ACCOUNTING</w:t>
              </w:r>
            </w:ins>
            <w:ins w:id="783" w:author="Сказецкая Наталья Камилевна" w:date="2026-04-14T13:37:00Z">
              <w:r>
                <w:t>;</w:t>
              </w:r>
            </w:ins>
          </w:p>
          <w:p w14:paraId="20BD8AF0" w14:textId="415B0671" w:rsidR="000A3376" w:rsidRPr="000A3376" w:rsidRDefault="000A3376" w:rsidP="000A3376">
            <w:pPr>
              <w:pStyle w:val="GOSTTableListMark1"/>
              <w:rPr>
                <w:ins w:id="784" w:author="Сказецкая Наталья Камилевна" w:date="2026-04-14T13:34:00Z"/>
              </w:rPr>
            </w:pPr>
            <w:ins w:id="785" w:author="Сказецкая Наталья Камилевна" w:date="2026-04-14T13:34:00Z">
              <w:r w:rsidRPr="000A3376">
                <w:t>REVERSAL.</w:t>
              </w:r>
            </w:ins>
          </w:p>
          <w:p w14:paraId="007CD710" w14:textId="1B4400FA" w:rsidR="000A3376" w:rsidRPr="000A3376" w:rsidRDefault="000A3376" w:rsidP="000A3376">
            <w:pPr>
              <w:pStyle w:val="GOSTTablenorm"/>
              <w:rPr>
                <w:ins w:id="786" w:author="Сказецкая Наталья Камилевна" w:date="2026-04-14T13:33:00Z"/>
              </w:rPr>
            </w:pPr>
            <w:ins w:id="787" w:author="Сказецкая Наталья Камилевна" w:date="2026-04-14T13:34:00Z">
              <w:r w:rsidRPr="00B62EDA">
                <w:t>Для остальных типов запросов не заполняется</w:t>
              </w:r>
            </w:ins>
            <w:ins w:id="788" w:author="Сказецкая Наталья Камилевна" w:date="2026-04-14T13:57:00Z">
              <w:r w:rsidR="00816E40">
                <w:t>.</w:t>
              </w:r>
            </w:ins>
          </w:p>
        </w:tc>
      </w:tr>
      <w:tr w:rsidR="000A3376" w:rsidRPr="008B1B76" w14:paraId="67E18F26" w14:textId="77777777" w:rsidTr="00C75A4E">
        <w:tc>
          <w:tcPr>
            <w:tcW w:w="1100" w:type="pct"/>
          </w:tcPr>
          <w:p w14:paraId="483643BF" w14:textId="77777777" w:rsidR="000A3376" w:rsidRPr="00B14773" w:rsidRDefault="000A3376" w:rsidP="000A3376">
            <w:pPr>
              <w:pStyle w:val="GOSTTablenorm"/>
            </w:pPr>
            <w:r w:rsidRPr="00B14773">
              <w:t>Тип запроса</w:t>
            </w:r>
          </w:p>
        </w:tc>
        <w:tc>
          <w:tcPr>
            <w:tcW w:w="754" w:type="pct"/>
          </w:tcPr>
          <w:p w14:paraId="64D1C429" w14:textId="77777777" w:rsidR="000A3376" w:rsidRPr="00C75A4E" w:rsidRDefault="000A3376" w:rsidP="000A3376">
            <w:pPr>
              <w:pStyle w:val="GOSTTablenorm"/>
            </w:pPr>
            <w:r w:rsidRPr="00C75A4E">
              <w:t>RequestType</w:t>
            </w:r>
          </w:p>
        </w:tc>
        <w:tc>
          <w:tcPr>
            <w:tcW w:w="506" w:type="pct"/>
          </w:tcPr>
          <w:p w14:paraId="5E5F4790" w14:textId="77777777" w:rsidR="000A3376" w:rsidRPr="00B14773" w:rsidRDefault="000A3376" w:rsidP="000A3376">
            <w:pPr>
              <w:pStyle w:val="GOSTTablenorm"/>
            </w:pPr>
            <w:r w:rsidRPr="00B14773">
              <w:t>Строка</w:t>
            </w:r>
          </w:p>
        </w:tc>
        <w:tc>
          <w:tcPr>
            <w:tcW w:w="301" w:type="pct"/>
          </w:tcPr>
          <w:p w14:paraId="08494405" w14:textId="77777777" w:rsidR="000A3376" w:rsidRPr="00B14773" w:rsidRDefault="000A3376" w:rsidP="000A3376">
            <w:pPr>
              <w:pStyle w:val="GOSTTablenorm"/>
            </w:pPr>
            <w:r w:rsidRPr="00B14773">
              <w:t>Да</w:t>
            </w:r>
          </w:p>
        </w:tc>
        <w:tc>
          <w:tcPr>
            <w:tcW w:w="339" w:type="pct"/>
          </w:tcPr>
          <w:p w14:paraId="7DC32C16" w14:textId="0A85D96C" w:rsidR="000A3376" w:rsidRPr="00C75A4E" w:rsidRDefault="000A3376" w:rsidP="000A3376">
            <w:pPr>
              <w:pStyle w:val="GOSTTablenorm"/>
            </w:pPr>
            <w:r w:rsidRPr="00B14773">
              <w:t>&lt;=</w:t>
            </w:r>
            <w:del w:id="789" w:author="Сатлер Марина Викторовна" w:date="2024-10-31T11:31:00Z">
              <w:r w:rsidRPr="00B14773" w:rsidDel="00AA6E06">
                <w:delText>1</w:delText>
              </w:r>
              <w:r w:rsidRPr="00C75A4E" w:rsidDel="00AA6E06">
                <w:delText>0</w:delText>
              </w:r>
            </w:del>
            <w:ins w:id="790" w:author="Сатлер Марина Викторовна" w:date="2024-10-31T11:31:00Z">
              <w:r>
                <w:t>5</w:t>
              </w:r>
              <w:r w:rsidRPr="00C75A4E">
                <w:t>0</w:t>
              </w:r>
            </w:ins>
          </w:p>
        </w:tc>
        <w:tc>
          <w:tcPr>
            <w:tcW w:w="2000" w:type="pct"/>
          </w:tcPr>
          <w:p w14:paraId="25EF4973" w14:textId="33C8134B" w:rsidR="000A3376" w:rsidRPr="008B1B76" w:rsidRDefault="000A3376" w:rsidP="000A3376">
            <w:pPr>
              <w:pStyle w:val="GOSTTablenorm"/>
            </w:pPr>
            <w:r>
              <w:t xml:space="preserve">Указывается тип запроса в соответствии с описанием, приведенным </w:t>
            </w:r>
            <w:r w:rsidRPr="00B14773">
              <w:t>в</w:t>
            </w:r>
            <w:r>
              <w:t xml:space="preserve"> таблице </w:t>
            </w:r>
            <w:r>
              <w:fldChar w:fldCharType="begin"/>
            </w:r>
            <w:r>
              <w:instrText xml:space="preserve"> REF _Ref154511746 \h </w:instrText>
            </w:r>
            <w:r>
              <w:fldChar w:fldCharType="separate"/>
            </w:r>
            <w:r>
              <w:rPr>
                <w:noProof/>
              </w:rPr>
              <w:t>2</w:t>
            </w:r>
            <w:r>
              <w:fldChar w:fldCharType="end"/>
            </w:r>
          </w:p>
        </w:tc>
      </w:tr>
      <w:tr w:rsidR="000A3376" w:rsidRPr="008B1B76" w14:paraId="0508895E" w14:textId="77777777" w:rsidTr="00C75A4E">
        <w:tc>
          <w:tcPr>
            <w:tcW w:w="1100" w:type="pct"/>
          </w:tcPr>
          <w:p w14:paraId="533DA4DB" w14:textId="77777777" w:rsidR="000A3376" w:rsidRPr="00B14773" w:rsidRDefault="000A3376" w:rsidP="000A3376">
            <w:pPr>
              <w:pStyle w:val="GOSTTablenorm"/>
            </w:pPr>
            <w:r w:rsidRPr="00B14773">
              <w:t>Этап обработки</w:t>
            </w:r>
          </w:p>
        </w:tc>
        <w:tc>
          <w:tcPr>
            <w:tcW w:w="754" w:type="pct"/>
          </w:tcPr>
          <w:p w14:paraId="7EEA4FA7" w14:textId="77777777" w:rsidR="000A3376" w:rsidRPr="00C75A4E" w:rsidRDefault="000A3376" w:rsidP="000A3376">
            <w:pPr>
              <w:pStyle w:val="GOSTTablenorm"/>
            </w:pPr>
            <w:r w:rsidRPr="00C75A4E">
              <w:t>Stage</w:t>
            </w:r>
          </w:p>
        </w:tc>
        <w:tc>
          <w:tcPr>
            <w:tcW w:w="506" w:type="pct"/>
          </w:tcPr>
          <w:p w14:paraId="7DFEC1A9" w14:textId="77777777" w:rsidR="000A3376" w:rsidRPr="00C75A4E" w:rsidRDefault="000A3376" w:rsidP="000A3376">
            <w:pPr>
              <w:pStyle w:val="GOSTTablenorm"/>
            </w:pPr>
            <w:r w:rsidRPr="00C75A4E">
              <w:t>Строка</w:t>
            </w:r>
          </w:p>
        </w:tc>
        <w:tc>
          <w:tcPr>
            <w:tcW w:w="301" w:type="pct"/>
          </w:tcPr>
          <w:p w14:paraId="3158644F" w14:textId="77777777" w:rsidR="000A3376" w:rsidRPr="00C75A4E" w:rsidRDefault="000A3376" w:rsidP="000A3376">
            <w:pPr>
              <w:pStyle w:val="GOSTTablenorm"/>
            </w:pPr>
            <w:r w:rsidRPr="00C75A4E">
              <w:t>Нет</w:t>
            </w:r>
          </w:p>
        </w:tc>
        <w:tc>
          <w:tcPr>
            <w:tcW w:w="339" w:type="pct"/>
          </w:tcPr>
          <w:p w14:paraId="270D048A" w14:textId="77777777" w:rsidR="000A3376" w:rsidRPr="00C75A4E" w:rsidRDefault="000A3376" w:rsidP="000A3376">
            <w:pPr>
              <w:pStyle w:val="GOSTTablenorm"/>
            </w:pPr>
            <w:r w:rsidRPr="00C75A4E">
              <w:t>&lt;=20</w:t>
            </w:r>
          </w:p>
        </w:tc>
        <w:tc>
          <w:tcPr>
            <w:tcW w:w="2000" w:type="pct"/>
          </w:tcPr>
          <w:p w14:paraId="233E240D" w14:textId="32861356" w:rsidR="000A3376" w:rsidRDefault="000A3376" w:rsidP="000A3376">
            <w:pPr>
              <w:pStyle w:val="GOSTTablenorm"/>
            </w:pPr>
            <w:r w:rsidRPr="008B1B76">
              <w:t>Этап обработки документа, указывается системное наименование настроенного в SVAP этапа обработки.</w:t>
            </w:r>
          </w:p>
          <w:p w14:paraId="3973F3CE" w14:textId="10262AA1" w:rsidR="000A3376" w:rsidRPr="008B1B76" w:rsidRDefault="000A3376" w:rsidP="000A3376">
            <w:pPr>
              <w:pStyle w:val="GOSTTablenorm"/>
            </w:pPr>
            <w:r w:rsidRPr="008B1B76">
              <w:t>Обязательный для следующих типов запросов:</w:t>
            </w:r>
          </w:p>
          <w:p w14:paraId="305CFF3A" w14:textId="12C9DB69" w:rsidR="000A3376" w:rsidRDefault="000A3376" w:rsidP="000A3376">
            <w:pPr>
              <w:pStyle w:val="GOSTTableListMark1"/>
            </w:pPr>
            <w:r w:rsidRPr="008B1B76">
              <w:t>ACCOUNTING</w:t>
            </w:r>
            <w:r>
              <w:t>.</w:t>
            </w:r>
          </w:p>
          <w:p w14:paraId="384951F5" w14:textId="77777777" w:rsidR="000A3376" w:rsidRPr="002922DC" w:rsidRDefault="000A3376" w:rsidP="000A3376">
            <w:pPr>
              <w:pStyle w:val="GOSTTableListMark1"/>
              <w:numPr>
                <w:ilvl w:val="0"/>
                <w:numId w:val="0"/>
              </w:numPr>
              <w:ind w:left="113"/>
              <w:rPr>
                <w:rFonts w:eastAsiaTheme="minorHAnsi"/>
              </w:rPr>
            </w:pPr>
            <w:r>
              <w:lastRenderedPageBreak/>
              <w:t xml:space="preserve">Может заполняться </w:t>
            </w:r>
            <w:r w:rsidRPr="008B1B76">
              <w:t>для следующих типов запросов:</w:t>
            </w:r>
          </w:p>
          <w:p w14:paraId="2EA474C9" w14:textId="64F30EF4" w:rsidR="000A3376" w:rsidRPr="00B14773" w:rsidRDefault="000A3376" w:rsidP="000A3376">
            <w:pPr>
              <w:pStyle w:val="GOSTTableListMark1"/>
            </w:pPr>
            <w:r w:rsidRPr="00C75A4E">
              <w:t>REVERSAL</w:t>
            </w:r>
            <w:r w:rsidRPr="00B14773">
              <w:t>.</w:t>
            </w:r>
          </w:p>
          <w:p w14:paraId="7AB8224B" w14:textId="54E9F68D" w:rsidR="000A3376" w:rsidRPr="008B1B76" w:rsidRDefault="000A3376" w:rsidP="000A3376">
            <w:pPr>
              <w:pStyle w:val="GOSTTableListMark1"/>
              <w:numPr>
                <w:ilvl w:val="0"/>
                <w:numId w:val="0"/>
              </w:numPr>
              <w:tabs>
                <w:tab w:val="clear" w:pos="284"/>
              </w:tabs>
              <w:ind w:left="42"/>
            </w:pPr>
            <w:r w:rsidRPr="008B1B76">
              <w:t>Для остальных типов запросов не заполняется</w:t>
            </w:r>
          </w:p>
        </w:tc>
      </w:tr>
      <w:tr w:rsidR="000A3376" w:rsidRPr="008B1B76" w14:paraId="3565E0C2" w14:textId="77777777" w:rsidTr="00AA0EE4">
        <w:trPr>
          <w:ins w:id="791" w:author="Сказецкая Наталья Камилевна" w:date="2026-04-14T13:33:00Z"/>
        </w:trPr>
        <w:tc>
          <w:tcPr>
            <w:tcW w:w="1100" w:type="pct"/>
          </w:tcPr>
          <w:p w14:paraId="7BA4D78C" w14:textId="2AFED1B8" w:rsidR="000A3376" w:rsidRPr="00B14773" w:rsidRDefault="000A3376" w:rsidP="000A3376">
            <w:pPr>
              <w:pStyle w:val="GOSTTablenorm"/>
              <w:rPr>
                <w:ins w:id="792" w:author="Сказецкая Наталья Камилевна" w:date="2026-04-14T13:33:00Z"/>
              </w:rPr>
            </w:pPr>
            <w:commentRangeStart w:id="793"/>
            <w:ins w:id="794" w:author="Сказецкая Наталья Камилевна" w:date="2026-04-14T13:34:00Z">
              <w:r>
                <w:lastRenderedPageBreak/>
                <w:t>Этап</w:t>
              </w:r>
            </w:ins>
            <w:commentRangeEnd w:id="793"/>
            <w:ins w:id="795" w:author="Сказецкая Наталья Камилевна" w:date="2026-04-14T14:02:00Z">
              <w:r w:rsidR="00B24BD9">
                <w:rPr>
                  <w:rStyle w:val="afff4"/>
                </w:rPr>
                <w:commentReference w:id="793"/>
              </w:r>
            </w:ins>
            <w:ins w:id="796" w:author="Сказецкая Наталья Камилевна" w:date="2026-04-14T13:34:00Z">
              <w:r>
                <w:t xml:space="preserve"> обработки связанного документа</w:t>
              </w:r>
            </w:ins>
          </w:p>
        </w:tc>
        <w:tc>
          <w:tcPr>
            <w:tcW w:w="754" w:type="pct"/>
          </w:tcPr>
          <w:p w14:paraId="7DEE135C" w14:textId="0CC03FE9" w:rsidR="000A3376" w:rsidRPr="00C75A4E" w:rsidRDefault="000A3376" w:rsidP="000A3376">
            <w:pPr>
              <w:pStyle w:val="GOSTTablenorm"/>
              <w:rPr>
                <w:ins w:id="797" w:author="Сказецкая Наталья Камилевна" w:date="2026-04-14T13:33:00Z"/>
              </w:rPr>
            </w:pPr>
            <w:ins w:id="798" w:author="Сказецкая Наталья Камилевна" w:date="2026-04-14T13:34:00Z">
              <w:r>
                <w:t>LinkedDocStage</w:t>
              </w:r>
            </w:ins>
          </w:p>
        </w:tc>
        <w:tc>
          <w:tcPr>
            <w:tcW w:w="506" w:type="pct"/>
          </w:tcPr>
          <w:p w14:paraId="3169BA37" w14:textId="46608CBC" w:rsidR="000A3376" w:rsidRPr="00C75A4E" w:rsidRDefault="000A3376" w:rsidP="000A3376">
            <w:pPr>
              <w:pStyle w:val="GOSTTablenorm"/>
              <w:rPr>
                <w:ins w:id="799" w:author="Сказецкая Наталья Камилевна" w:date="2026-04-14T13:33:00Z"/>
              </w:rPr>
            </w:pPr>
            <w:ins w:id="800" w:author="Сказецкая Наталья Камилевна" w:date="2026-04-14T13:34:00Z">
              <w:r>
                <w:t>Строка</w:t>
              </w:r>
            </w:ins>
          </w:p>
        </w:tc>
        <w:tc>
          <w:tcPr>
            <w:tcW w:w="301" w:type="pct"/>
          </w:tcPr>
          <w:p w14:paraId="4019AB52" w14:textId="0103DFE4" w:rsidR="000A3376" w:rsidRPr="00C75A4E" w:rsidRDefault="000A3376" w:rsidP="000A3376">
            <w:pPr>
              <w:pStyle w:val="GOSTTablenorm"/>
              <w:rPr>
                <w:ins w:id="801" w:author="Сказецкая Наталья Камилевна" w:date="2026-04-14T13:33:00Z"/>
              </w:rPr>
            </w:pPr>
            <w:ins w:id="802" w:author="Сказецкая Наталья Камилевна" w:date="2026-04-14T13:34:00Z">
              <w:r>
                <w:t>Нет</w:t>
              </w:r>
            </w:ins>
          </w:p>
        </w:tc>
        <w:tc>
          <w:tcPr>
            <w:tcW w:w="339" w:type="pct"/>
          </w:tcPr>
          <w:p w14:paraId="33CE2C60" w14:textId="0CB0EE45" w:rsidR="000A3376" w:rsidRPr="00C75A4E" w:rsidRDefault="000A3376" w:rsidP="000A3376">
            <w:pPr>
              <w:pStyle w:val="GOSTTablenorm"/>
              <w:rPr>
                <w:ins w:id="803" w:author="Сказецкая Наталья Камилевна" w:date="2026-04-14T13:33:00Z"/>
              </w:rPr>
            </w:pPr>
            <w:ins w:id="804" w:author="Сказецкая Наталья Камилевна" w:date="2026-04-14T13:34:00Z">
              <w:r>
                <w:t>&lt;=20</w:t>
              </w:r>
            </w:ins>
          </w:p>
        </w:tc>
        <w:tc>
          <w:tcPr>
            <w:tcW w:w="2000" w:type="pct"/>
          </w:tcPr>
          <w:p w14:paraId="7AB188A2" w14:textId="6D85FBD8" w:rsidR="000A3376" w:rsidRPr="00B62EDA" w:rsidRDefault="000A3376" w:rsidP="00AA0EE4">
            <w:pPr>
              <w:pStyle w:val="GOSTTablenorm"/>
              <w:rPr>
                <w:ins w:id="805" w:author="Сказецкая Наталья Камилевна" w:date="2026-04-14T13:34:00Z"/>
              </w:rPr>
            </w:pPr>
            <w:ins w:id="806" w:author="Сказецкая Наталья Камилевна" w:date="2026-04-14T13:34:00Z">
              <w:r w:rsidRPr="00AA0EE4">
                <w:t xml:space="preserve">Этап обработки, который требуется выполнить по связанному документу, идентификатор которого указан в </w:t>
              </w:r>
            </w:ins>
            <w:ins w:id="807" w:author="Сказецкая Наталья Камилевна" w:date="2026-04-14T13:58:00Z">
              <w:r w:rsidR="00816E40">
                <w:t>параметре</w:t>
              </w:r>
            </w:ins>
            <w:ins w:id="808" w:author="Сказецкая Наталья Камилевна" w:date="2026-04-14T13:34:00Z">
              <w:r w:rsidRPr="00AA0EE4">
                <w:t xml:space="preserve"> </w:t>
              </w:r>
            </w:ins>
            <w:ins w:id="809" w:author="Сказецкая Наталья Камилевна" w:date="2026-04-14T13:58:00Z">
              <w:r w:rsidR="00816E40">
                <w:t>«</w:t>
              </w:r>
              <w:r w:rsidR="00816E40" w:rsidRPr="00AD14BB">
                <w:t>Глобальный идентификатор связанного документа</w:t>
              </w:r>
              <w:r w:rsidR="00816E40">
                <w:t>» (</w:t>
              </w:r>
            </w:ins>
            <w:ins w:id="810" w:author="Сказецкая Наталья Камилевна" w:date="2026-04-14T13:34:00Z">
              <w:r w:rsidRPr="00AA0EE4">
                <w:t>LinkedDocGuid</w:t>
              </w:r>
              <w:r>
                <w:t>)</w:t>
              </w:r>
              <w:r w:rsidRPr="00AA0EE4">
                <w:t>.</w:t>
              </w:r>
            </w:ins>
          </w:p>
          <w:p w14:paraId="0E50E9FC" w14:textId="0FCC2E03" w:rsidR="000A3376" w:rsidRPr="00585397" w:rsidRDefault="000A3376" w:rsidP="000A3376">
            <w:pPr>
              <w:pStyle w:val="GOSTTablenorm"/>
              <w:rPr>
                <w:ins w:id="811" w:author="Сказецкая Наталья Камилевна" w:date="2026-04-14T14:13:00Z"/>
                <w:color w:val="000000"/>
              </w:rPr>
            </w:pPr>
            <w:ins w:id="812" w:author="Сказецкая Наталья Камилевна" w:date="2026-04-14T13:34:00Z">
              <w:r w:rsidRPr="00AA0EE4">
                <w:t xml:space="preserve">Обязательно для заполнения, если заполнено параметр </w:t>
              </w:r>
            </w:ins>
            <w:ins w:id="813" w:author="Сказецкая Наталья Камилевна" w:date="2026-04-14T13:58:00Z">
              <w:r w:rsidR="00816E40">
                <w:t>«</w:t>
              </w:r>
            </w:ins>
            <w:ins w:id="814" w:author="Сказецкая Наталья Камилевна" w:date="2026-04-14T13:34:00Z">
              <w:r w:rsidRPr="00AA0EE4">
                <w:t>Глобальный идентификатор связанного документа</w:t>
              </w:r>
            </w:ins>
            <w:ins w:id="815" w:author="Сказецкая Наталья Камилевна" w:date="2026-04-14T13:58:00Z">
              <w:r w:rsidR="00816E40">
                <w:t>»</w:t>
              </w:r>
            </w:ins>
            <w:ins w:id="816" w:author="Сказецкая Наталья Камилевна" w:date="2026-04-14T13:34:00Z">
              <w:r w:rsidRPr="00AA0EE4">
                <w:t xml:space="preserve"> (LinkedDocGuid). В иных случаях не заполняется (если заполнено – игнорируется при обработке)</w:t>
              </w:r>
            </w:ins>
            <w:ins w:id="817" w:author="Сказецкая Наталья Камилевна" w:date="2026-04-14T14:14:00Z">
              <w:r w:rsidR="00585397">
                <w:t>.</w:t>
              </w:r>
            </w:ins>
          </w:p>
          <w:p w14:paraId="77FF746D" w14:textId="77777777" w:rsidR="00585397" w:rsidRPr="000A3376" w:rsidRDefault="00585397" w:rsidP="00585397">
            <w:pPr>
              <w:pStyle w:val="GOSTTablenorm"/>
              <w:rPr>
                <w:ins w:id="818" w:author="Сказецкая Наталья Камилевна" w:date="2026-04-14T14:13:00Z"/>
              </w:rPr>
            </w:pPr>
            <w:ins w:id="819" w:author="Сказецкая Наталья Камилевна" w:date="2026-04-14T14:13:00Z">
              <w:r w:rsidRPr="000A3376">
                <w:t>Может заполняться для следующих типов запросов:</w:t>
              </w:r>
            </w:ins>
          </w:p>
          <w:p w14:paraId="1E2277A1" w14:textId="77777777" w:rsidR="00585397" w:rsidRDefault="00585397" w:rsidP="00585397">
            <w:pPr>
              <w:pStyle w:val="GOSTTableListMark1"/>
              <w:rPr>
                <w:ins w:id="820" w:author="Сказецкая Наталья Камилевна" w:date="2026-04-14T14:13:00Z"/>
              </w:rPr>
            </w:pPr>
            <w:ins w:id="821" w:author="Сказецкая Наталья Камилевна" w:date="2026-04-14T14:13:00Z">
              <w:r w:rsidRPr="000A3376">
                <w:rPr>
                  <w:lang w:val="en-US"/>
                </w:rPr>
                <w:t>ACCOUNTING</w:t>
              </w:r>
              <w:r>
                <w:t>;</w:t>
              </w:r>
            </w:ins>
          </w:p>
          <w:p w14:paraId="07893293" w14:textId="627B08D2" w:rsidR="00585397" w:rsidRPr="00585397" w:rsidRDefault="00585397" w:rsidP="00585397">
            <w:pPr>
              <w:pStyle w:val="GOSTTableListMark1"/>
              <w:rPr>
                <w:ins w:id="822" w:author="Сказецкая Наталья Камилевна" w:date="2026-04-14T13:33:00Z"/>
              </w:rPr>
            </w:pPr>
            <w:ins w:id="823" w:author="Сказецкая Наталья Камилевна" w:date="2026-04-14T14:13:00Z">
              <w:r w:rsidRPr="000A3376">
                <w:t>REVERSAL</w:t>
              </w:r>
            </w:ins>
          </w:p>
        </w:tc>
      </w:tr>
      <w:tr w:rsidR="000A3376" w:rsidRPr="008B1B76" w14:paraId="7AD92A8A" w14:textId="77777777" w:rsidTr="00C75A4E">
        <w:tc>
          <w:tcPr>
            <w:tcW w:w="1100" w:type="pct"/>
          </w:tcPr>
          <w:p w14:paraId="338A80D7" w14:textId="77777777" w:rsidR="000A3376" w:rsidRPr="00B14773" w:rsidRDefault="000A3376" w:rsidP="000A3376">
            <w:pPr>
              <w:pStyle w:val="GOSTTablenorm"/>
            </w:pPr>
            <w:r w:rsidRPr="00B14773">
              <w:t>Уровень контроля</w:t>
            </w:r>
          </w:p>
        </w:tc>
        <w:tc>
          <w:tcPr>
            <w:tcW w:w="754" w:type="pct"/>
          </w:tcPr>
          <w:p w14:paraId="637D7997" w14:textId="77777777" w:rsidR="000A3376" w:rsidRPr="00C75A4E" w:rsidRDefault="000A3376" w:rsidP="000A3376">
            <w:pPr>
              <w:pStyle w:val="GOSTTablenorm"/>
            </w:pPr>
            <w:r w:rsidRPr="00C75A4E">
              <w:t>BalLevContrl</w:t>
            </w:r>
          </w:p>
        </w:tc>
        <w:tc>
          <w:tcPr>
            <w:tcW w:w="506" w:type="pct"/>
          </w:tcPr>
          <w:p w14:paraId="5FAE8C9D" w14:textId="77777777" w:rsidR="000A3376" w:rsidRPr="00B14773" w:rsidRDefault="000A3376" w:rsidP="000A3376">
            <w:pPr>
              <w:pStyle w:val="GOSTTablenorm"/>
            </w:pPr>
            <w:r w:rsidRPr="00B14773">
              <w:t>Число</w:t>
            </w:r>
          </w:p>
        </w:tc>
        <w:tc>
          <w:tcPr>
            <w:tcW w:w="301" w:type="pct"/>
          </w:tcPr>
          <w:p w14:paraId="46555F6B" w14:textId="77777777" w:rsidR="000A3376" w:rsidRPr="00B14773" w:rsidRDefault="000A3376" w:rsidP="000A3376">
            <w:pPr>
              <w:pStyle w:val="GOSTTablenorm"/>
            </w:pPr>
            <w:r w:rsidRPr="00B14773">
              <w:t>Нет</w:t>
            </w:r>
          </w:p>
        </w:tc>
        <w:tc>
          <w:tcPr>
            <w:tcW w:w="339" w:type="pct"/>
          </w:tcPr>
          <w:p w14:paraId="543A536D" w14:textId="77777777" w:rsidR="000A3376" w:rsidRPr="00C75A4E" w:rsidRDefault="000A3376" w:rsidP="000A3376">
            <w:pPr>
              <w:pStyle w:val="GOSTTablenorm"/>
            </w:pPr>
            <w:r w:rsidRPr="00C75A4E">
              <w:t>=1</w:t>
            </w:r>
          </w:p>
        </w:tc>
        <w:tc>
          <w:tcPr>
            <w:tcW w:w="2000" w:type="pct"/>
          </w:tcPr>
          <w:p w14:paraId="5C9F6858" w14:textId="54CF5F41" w:rsidR="000A3376" w:rsidRPr="008B1B76" w:rsidRDefault="000A3376" w:rsidP="000A3376">
            <w:pPr>
              <w:pStyle w:val="GOSTTablenorm"/>
            </w:pPr>
            <w:r w:rsidRPr="008B1B76">
              <w:t>Уровень контроля остатков по счетам.</w:t>
            </w:r>
          </w:p>
          <w:p w14:paraId="6A72D973" w14:textId="77777777" w:rsidR="000A3376" w:rsidRPr="008B1B76" w:rsidRDefault="000A3376" w:rsidP="000A3376">
            <w:pPr>
              <w:pStyle w:val="GOSTTablenorm"/>
            </w:pPr>
            <w:r w:rsidRPr="008B1B76">
              <w:t>Обязательный для следующих типов запросов:</w:t>
            </w:r>
          </w:p>
          <w:p w14:paraId="530CF6AE" w14:textId="5B918F3D" w:rsidR="000A3376" w:rsidRDefault="000A3376" w:rsidP="000A3376">
            <w:pPr>
              <w:pStyle w:val="GOSTTableListMark1"/>
              <w:rPr>
                <w:lang w:val="en-US"/>
              </w:rPr>
            </w:pPr>
            <w:r w:rsidRPr="008B1B76">
              <w:rPr>
                <w:lang w:val="en-US"/>
              </w:rPr>
              <w:t>ACCOUNTING</w:t>
            </w:r>
            <w:ins w:id="824" w:author="Сатлер Марина Викторовна" w:date="2023-12-26T20:37:00Z">
              <w:r>
                <w:t>;</w:t>
              </w:r>
            </w:ins>
          </w:p>
          <w:p w14:paraId="5139BBA3" w14:textId="7A3106E0" w:rsidR="000A3376" w:rsidRPr="008B1B76" w:rsidRDefault="000A3376" w:rsidP="000A3376">
            <w:pPr>
              <w:pStyle w:val="GOSTTableListMark1"/>
            </w:pPr>
            <w:r w:rsidRPr="00566750">
              <w:t>REVERSAL</w:t>
            </w:r>
            <w:ins w:id="825" w:author="Сатлер Марина Викторовна" w:date="2023-12-26T20:37:00Z">
              <w:r>
                <w:t>.</w:t>
              </w:r>
            </w:ins>
          </w:p>
          <w:p w14:paraId="33604C40" w14:textId="77777777" w:rsidR="000A3376" w:rsidRPr="008B1B76" w:rsidRDefault="000A3376" w:rsidP="000A3376">
            <w:pPr>
              <w:pStyle w:val="GOSTTablenorm"/>
            </w:pPr>
            <w:r w:rsidRPr="008B1B76">
              <w:t>Для остальных типов запросов не заполняется.</w:t>
            </w:r>
          </w:p>
          <w:p w14:paraId="105A0154" w14:textId="3D35228D" w:rsidR="000A3376" w:rsidRPr="008B1B76" w:rsidRDefault="000A3376" w:rsidP="000A3376">
            <w:pPr>
              <w:pStyle w:val="GOSTTablenorm"/>
            </w:pPr>
            <w:r w:rsidRPr="008B1B76">
              <w:t xml:space="preserve">Возможные значения (подробное описание см. п. </w:t>
            </w:r>
            <w:r w:rsidRPr="008B1B76">
              <w:fldChar w:fldCharType="begin"/>
            </w:r>
            <w:r w:rsidRPr="008B1B76">
              <w:instrText xml:space="preserve"> REF _Ref118231544 \r \h </w:instrText>
            </w:r>
            <w:r>
              <w:instrText xml:space="preserve"> \* MERGEFORMAT </w:instrText>
            </w:r>
            <w:r w:rsidRPr="008B1B76">
              <w:fldChar w:fldCharType="separate"/>
            </w:r>
            <w:r>
              <w:t>7.4</w:t>
            </w:r>
            <w:r w:rsidRPr="008B1B76">
              <w:fldChar w:fldCharType="end"/>
            </w:r>
            <w:r w:rsidRPr="005C6BDA">
              <w:t>)</w:t>
            </w:r>
            <w:r w:rsidRPr="008B1B76">
              <w:t>:</w:t>
            </w:r>
          </w:p>
          <w:p w14:paraId="67F1B154" w14:textId="0FBD1C28" w:rsidR="000A3376" w:rsidRPr="00B14773" w:rsidRDefault="000A3376" w:rsidP="000A3376">
            <w:pPr>
              <w:pStyle w:val="GOSTTableListMark1"/>
            </w:pPr>
            <w:r w:rsidRPr="00B14773">
              <w:t>«0» – блокирующий контроль;</w:t>
            </w:r>
          </w:p>
          <w:p w14:paraId="3E2CDE19" w14:textId="3166057B" w:rsidR="000A3376" w:rsidRPr="00B14773" w:rsidRDefault="000A3376" w:rsidP="000A3376">
            <w:pPr>
              <w:pStyle w:val="GOSTTableListMark1"/>
            </w:pPr>
            <w:r w:rsidRPr="00B14773">
              <w:t>«1» – предупреждающий контроль;</w:t>
            </w:r>
          </w:p>
          <w:p w14:paraId="1DE907EA" w14:textId="77777777" w:rsidR="000A3376" w:rsidRDefault="000A3376" w:rsidP="000A3376">
            <w:pPr>
              <w:pStyle w:val="GOSTTableListMark1"/>
              <w:rPr>
                <w:ins w:id="826" w:author="Сатлер Марина Викторовна" w:date="2025-11-20T10:58:00Z"/>
              </w:rPr>
            </w:pPr>
            <w:r w:rsidRPr="00B14773">
              <w:t>«2» – без контроля.</w:t>
            </w:r>
          </w:p>
          <w:p w14:paraId="5A514537" w14:textId="334F3AF1" w:rsidR="000A3376" w:rsidRPr="008B1B76" w:rsidRDefault="000A3376" w:rsidP="000A3376">
            <w:pPr>
              <w:pStyle w:val="GOSTTablenorm"/>
            </w:pPr>
            <w:ins w:id="827" w:author="Сатлер Марина Викторовна" w:date="2025-11-20T10:59:00Z">
              <w:r w:rsidRPr="001D48F1">
                <w:rPr>
                  <w:highlight w:val="green"/>
                </w:rPr>
                <w:t>Если параметр «Проверка доступного остатка» (CheckFunds) заполнен, то параметр «Уровень контроля» может принимать значения «0» или «1»</w:t>
              </w:r>
            </w:ins>
          </w:p>
        </w:tc>
      </w:tr>
      <w:tr w:rsidR="000A3376" w:rsidRPr="00B9499D" w14:paraId="252DF0E9" w14:textId="77777777" w:rsidTr="00C75A4E">
        <w:tc>
          <w:tcPr>
            <w:tcW w:w="1100" w:type="pct"/>
          </w:tcPr>
          <w:p w14:paraId="7841EEFC" w14:textId="47AF1B84" w:rsidR="000A3376" w:rsidRPr="00B14773" w:rsidRDefault="000A3376" w:rsidP="000A3376">
            <w:pPr>
              <w:pStyle w:val="GOSTTablenorm"/>
            </w:pPr>
            <w:commentRangeStart w:id="828"/>
            <w:ins w:id="829" w:author="Сатлер Марина Викторовна" w:date="2026-04-08T15:29:00Z">
              <w:r w:rsidRPr="008F77BC">
                <w:rPr>
                  <w:highlight w:val="green"/>
                </w:rPr>
                <w:t>Инициатор события учета</w:t>
              </w:r>
            </w:ins>
            <w:commentRangeEnd w:id="828"/>
            <w:ins w:id="830" w:author="Сатлер Марина Викторовна" w:date="2026-04-08T15:43:00Z">
              <w:r>
                <w:rPr>
                  <w:rStyle w:val="afff4"/>
                </w:rPr>
                <w:commentReference w:id="828"/>
              </w:r>
            </w:ins>
            <w:del w:id="831" w:author="Сатлер Марина Викторовна" w:date="2026-04-08T15:29:00Z">
              <w:r w:rsidRPr="00B14773" w:rsidDel="00A433BF">
                <w:delText>Субъект учета</w:delText>
              </w:r>
            </w:del>
          </w:p>
        </w:tc>
        <w:tc>
          <w:tcPr>
            <w:tcW w:w="754" w:type="pct"/>
          </w:tcPr>
          <w:p w14:paraId="147A2752" w14:textId="77777777" w:rsidR="000A3376" w:rsidRPr="00C75A4E" w:rsidRDefault="000A3376" w:rsidP="000A3376">
            <w:pPr>
              <w:pStyle w:val="GOSTTablenorm"/>
            </w:pPr>
            <w:r w:rsidRPr="00C75A4E">
              <w:t>Subject</w:t>
            </w:r>
          </w:p>
        </w:tc>
        <w:tc>
          <w:tcPr>
            <w:tcW w:w="506" w:type="pct"/>
          </w:tcPr>
          <w:p w14:paraId="2D432C50" w14:textId="77777777" w:rsidR="000A3376" w:rsidRPr="00B14773" w:rsidRDefault="000A3376" w:rsidP="000A3376">
            <w:pPr>
              <w:pStyle w:val="GOSTTablenorm"/>
            </w:pPr>
            <w:r w:rsidRPr="00B14773">
              <w:t>Строка</w:t>
            </w:r>
          </w:p>
        </w:tc>
        <w:tc>
          <w:tcPr>
            <w:tcW w:w="301" w:type="pct"/>
          </w:tcPr>
          <w:p w14:paraId="0507C365" w14:textId="77777777" w:rsidR="000A3376" w:rsidRPr="00B14773" w:rsidRDefault="000A3376" w:rsidP="000A3376">
            <w:pPr>
              <w:pStyle w:val="GOSTTablenorm"/>
            </w:pPr>
            <w:r w:rsidRPr="00B14773">
              <w:t>Нет</w:t>
            </w:r>
          </w:p>
        </w:tc>
        <w:tc>
          <w:tcPr>
            <w:tcW w:w="339" w:type="pct"/>
          </w:tcPr>
          <w:p w14:paraId="15DFB45D" w14:textId="77777777" w:rsidR="000A3376" w:rsidRPr="00C75A4E" w:rsidRDefault="000A3376" w:rsidP="000A3376">
            <w:pPr>
              <w:pStyle w:val="GOSTTablenorm"/>
            </w:pPr>
            <w:r w:rsidRPr="00B14773">
              <w:t>=4</w:t>
            </w:r>
          </w:p>
        </w:tc>
        <w:tc>
          <w:tcPr>
            <w:tcW w:w="2000" w:type="pct"/>
          </w:tcPr>
          <w:p w14:paraId="42170FE1" w14:textId="61D76D6B" w:rsidR="000A3376" w:rsidRPr="00B14773" w:rsidRDefault="000A3376" w:rsidP="000A3376">
            <w:pPr>
              <w:pStyle w:val="GOSTTablenorm"/>
            </w:pPr>
            <w:ins w:id="832" w:author="Сатлер Марина Викторовна" w:date="2026-04-08T15:29:00Z">
              <w:r w:rsidRPr="008F77BC">
                <w:rPr>
                  <w:highlight w:val="green"/>
                </w:rPr>
                <w:t>Инициатор события</w:t>
              </w:r>
              <w:r w:rsidRPr="008F77BC" w:rsidDel="00A433BF">
                <w:rPr>
                  <w:highlight w:val="green"/>
                </w:rPr>
                <w:t xml:space="preserve"> </w:t>
              </w:r>
            </w:ins>
            <w:del w:id="833" w:author="Сатлер Марина Викторовна" w:date="2026-04-08T15:29:00Z">
              <w:r w:rsidRPr="008F77BC" w:rsidDel="00A433BF">
                <w:rPr>
                  <w:highlight w:val="green"/>
                </w:rPr>
                <w:delText xml:space="preserve">Субъект </w:delText>
              </w:r>
            </w:del>
            <w:r w:rsidRPr="008F77BC">
              <w:rPr>
                <w:highlight w:val="green"/>
              </w:rPr>
              <w:t>учета</w:t>
            </w:r>
            <w:r w:rsidRPr="00B14773">
              <w:t xml:space="preserve">, может быть разным для разных этапов обработки документа. </w:t>
            </w:r>
            <w:r w:rsidR="00C1552C" w:rsidRPr="00D626B1">
              <w:t xml:space="preserve">Указывается </w:t>
            </w:r>
            <w:r w:rsidRPr="00D626B1">
              <w:t>код</w:t>
            </w:r>
            <w:r w:rsidRPr="00B14773">
              <w:t xml:space="preserve"> ТОФК</w:t>
            </w:r>
            <w:ins w:id="834" w:author="Сказецкая Наталья Камилевна" w:date="2026-04-15T17:59:00Z">
              <w:r w:rsidR="00C1552C" w:rsidRPr="00D626B1">
                <w:rPr>
                  <w:highlight w:val="green"/>
                </w:rPr>
                <w:t>,</w:t>
              </w:r>
            </w:ins>
            <w:del w:id="835" w:author="Сатлер Марина Викторовна" w:date="2026-04-08T15:30:00Z">
              <w:r w:rsidRPr="00D626B1" w:rsidDel="00A433BF">
                <w:rPr>
                  <w:highlight w:val="green"/>
                </w:rPr>
                <w:delText>/ЦС по учету, в котором проводится операция</w:delText>
              </w:r>
            </w:del>
            <w:ins w:id="836" w:author="Сатлер Марина Викторовна" w:date="2026-04-08T15:30:00Z">
              <w:r w:rsidRPr="00D626B1">
                <w:rPr>
                  <w:highlight w:val="green"/>
                </w:rPr>
                <w:t xml:space="preserve"> </w:t>
              </w:r>
            </w:ins>
            <w:commentRangeStart w:id="837"/>
            <w:ins w:id="838" w:author="Сатлер Марина Викторовна" w:date="2026-04-08T15:31:00Z">
              <w:r w:rsidRPr="00D626B1">
                <w:rPr>
                  <w:highlight w:val="green"/>
                </w:rPr>
                <w:t>и</w:t>
              </w:r>
              <w:r w:rsidRPr="008F77BC">
                <w:rPr>
                  <w:highlight w:val="green"/>
                </w:rPr>
                <w:t xml:space="preserve">нициировавшего </w:t>
              </w:r>
              <w:r w:rsidRPr="008F77BC">
                <w:rPr>
                  <w:highlight w:val="green"/>
                </w:rPr>
                <w:lastRenderedPageBreak/>
                <w:t>событие учета и направившего документ в SVAP (может отличаться от ЦС по учету, ПЦ и ЦС по ЛС)</w:t>
              </w:r>
            </w:ins>
            <w:r w:rsidRPr="008F77BC">
              <w:rPr>
                <w:highlight w:val="green"/>
              </w:rPr>
              <w:t>.</w:t>
            </w:r>
            <w:commentRangeEnd w:id="837"/>
            <w:r>
              <w:rPr>
                <w:rStyle w:val="afff4"/>
              </w:rPr>
              <w:commentReference w:id="837"/>
            </w:r>
          </w:p>
          <w:p w14:paraId="09C8F825" w14:textId="77777777" w:rsidR="000A3376" w:rsidRPr="00B14773" w:rsidRDefault="000A3376" w:rsidP="000A3376">
            <w:pPr>
              <w:pStyle w:val="GOSTTablenorm"/>
            </w:pPr>
            <w:r w:rsidRPr="00B14773">
              <w:t>Обязательный для следующих типов запросов:</w:t>
            </w:r>
          </w:p>
          <w:p w14:paraId="4AC6C9B7" w14:textId="0287903C" w:rsidR="000A3376" w:rsidRDefault="000A3376" w:rsidP="000A3376">
            <w:pPr>
              <w:pStyle w:val="GOSTTableListMark1"/>
              <w:rPr>
                <w:lang w:val="en-US"/>
              </w:rPr>
            </w:pPr>
            <w:r w:rsidRPr="00B9499D">
              <w:rPr>
                <w:lang w:val="en-US"/>
              </w:rPr>
              <w:t>ACCOUNTING</w:t>
            </w:r>
            <w:r>
              <w:t>;</w:t>
            </w:r>
          </w:p>
          <w:p w14:paraId="3140EB16" w14:textId="25B4F1D7" w:rsidR="000A3376" w:rsidRPr="00B10018" w:rsidRDefault="000A3376" w:rsidP="000A3376">
            <w:pPr>
              <w:pStyle w:val="GOSTTableListMark1"/>
              <w:rPr>
                <w:lang w:val="en-US"/>
              </w:rPr>
            </w:pPr>
            <w:r w:rsidRPr="00B10018">
              <w:rPr>
                <w:lang w:val="en-US"/>
              </w:rPr>
              <w:t>COMPLY</w:t>
            </w:r>
            <w:r>
              <w:t>.</w:t>
            </w:r>
          </w:p>
          <w:p w14:paraId="33DA26B7" w14:textId="44680E8A" w:rsidR="000A3376" w:rsidRDefault="000A3376" w:rsidP="000A3376">
            <w:pPr>
              <w:pStyle w:val="GOSTTablenorm"/>
              <w:ind w:left="42"/>
            </w:pPr>
            <w:r>
              <w:t xml:space="preserve">Может заполняться </w:t>
            </w:r>
            <w:r w:rsidRPr="008B1B76">
              <w:t>для следующих типов запросов:</w:t>
            </w:r>
          </w:p>
          <w:p w14:paraId="6BDCC886" w14:textId="5B90D4E4" w:rsidR="000A3376" w:rsidRPr="00B10018" w:rsidRDefault="000A3376" w:rsidP="000A3376">
            <w:pPr>
              <w:pStyle w:val="GOSTTableListMark1"/>
              <w:rPr>
                <w:lang w:val="en-US"/>
              </w:rPr>
            </w:pPr>
            <w:r>
              <w:rPr>
                <w:lang w:val="en-US"/>
              </w:rPr>
              <w:t>UNLOADING</w:t>
            </w:r>
            <w:r>
              <w:t>.</w:t>
            </w:r>
          </w:p>
          <w:p w14:paraId="7FAE5760" w14:textId="77777777" w:rsidR="000A3376" w:rsidRDefault="000A3376" w:rsidP="000A3376">
            <w:pPr>
              <w:pStyle w:val="GOSTTablenorm"/>
              <w:rPr>
                <w:ins w:id="839" w:author="Сатлер Марина Викторовна" w:date="2026-04-08T15:31:00Z"/>
              </w:rPr>
            </w:pPr>
            <w:r w:rsidRPr="00B9499D">
              <w:t>Для остальных типов запросов не заполняется</w:t>
            </w:r>
            <w:ins w:id="840" w:author="Сатлер Марина Викторовна" w:date="2026-04-08T15:31:00Z">
              <w:r>
                <w:t>.</w:t>
              </w:r>
            </w:ins>
          </w:p>
          <w:p w14:paraId="39CDBF3A" w14:textId="423F71EB" w:rsidR="000A3376" w:rsidRPr="00B9499D" w:rsidRDefault="000A3376" w:rsidP="000A3376">
            <w:pPr>
              <w:pStyle w:val="GOSTTablenorm"/>
            </w:pPr>
            <w:commentRangeStart w:id="841"/>
            <w:ins w:id="842" w:author="Сатлер Марина Викторовна" w:date="2026-04-08T15:42:00Z">
              <w:r w:rsidRPr="008F77BC">
                <w:rPr>
                  <w:highlight w:val="green"/>
                </w:rPr>
                <w:t xml:space="preserve">Если в правиле формирования записей учета, подобранном по документу при обработке запроса ACCOUNTING, не задан атрибут документа для заполнения системного свойства записи учета </w:t>
              </w:r>
            </w:ins>
            <w:ins w:id="843" w:author="Сатлер Марина Викторовна" w:date="2026-04-08T15:43:00Z">
              <w:r w:rsidRPr="008F77BC">
                <w:rPr>
                  <w:highlight w:val="green"/>
                </w:rPr>
                <w:t>«</w:t>
              </w:r>
            </w:ins>
            <w:ins w:id="844" w:author="Сатлер Марина Викторовна" w:date="2026-04-08T15:42:00Z">
              <w:r w:rsidRPr="008F77BC">
                <w:rPr>
                  <w:highlight w:val="green"/>
                </w:rPr>
                <w:t>Субъект учета</w:t>
              </w:r>
            </w:ins>
            <w:ins w:id="845" w:author="Сатлер Марина Викторовна" w:date="2026-04-08T15:43:00Z">
              <w:r w:rsidRPr="008F77BC">
                <w:rPr>
                  <w:highlight w:val="green"/>
                </w:rPr>
                <w:t>»</w:t>
              </w:r>
            </w:ins>
            <w:bookmarkStart w:id="846" w:name="_Ref227175294"/>
            <w:ins w:id="847" w:author="Сатлер Марина Викторовна" w:date="2026-04-08T15:53:00Z">
              <w:r>
                <w:rPr>
                  <w:rStyle w:val="af6"/>
                  <w:highlight w:val="green"/>
                </w:rPr>
                <w:footnoteReference w:id="11"/>
              </w:r>
            </w:ins>
            <w:bookmarkEnd w:id="846"/>
            <w:ins w:id="849" w:author="Сатлер Марина Викторовна" w:date="2026-04-08T15:42:00Z">
              <w:r w:rsidRPr="008F77BC">
                <w:rPr>
                  <w:highlight w:val="green"/>
                </w:rPr>
                <w:t xml:space="preserve"> (т.е. в правиле отсутствует аналитический признак с типом маппинга «Субъект учета»), то свойство записи учета </w:t>
              </w:r>
            </w:ins>
            <w:ins w:id="850" w:author="Сатлер Марина Викторовна" w:date="2026-04-08T15:43:00Z">
              <w:r w:rsidRPr="008F77BC">
                <w:rPr>
                  <w:highlight w:val="green"/>
                </w:rPr>
                <w:t>«</w:t>
              </w:r>
            </w:ins>
            <w:ins w:id="851" w:author="Сатлер Марина Викторовна" w:date="2026-04-08T15:42:00Z">
              <w:r w:rsidRPr="008F77BC">
                <w:rPr>
                  <w:highlight w:val="green"/>
                </w:rPr>
                <w:t>Субъект учета</w:t>
              </w:r>
            </w:ins>
            <w:ins w:id="852" w:author="Сатлер Марина Викторовна" w:date="2026-04-08T15:43:00Z">
              <w:r w:rsidRPr="008F77BC">
                <w:rPr>
                  <w:highlight w:val="green"/>
                </w:rPr>
                <w:t>»</w:t>
              </w:r>
            </w:ins>
            <w:ins w:id="853" w:author="Сатлер Марина Викторовна" w:date="2026-04-08T15:42:00Z">
              <w:r w:rsidRPr="008F77BC">
                <w:rPr>
                  <w:highlight w:val="green"/>
                </w:rPr>
                <w:t xml:space="preserve"> по формируемым на основании данного правила записям учета заполняется кодом ТОФК </w:t>
              </w:r>
            </w:ins>
            <w:ins w:id="854" w:author="Сатлер Марина Викторовна" w:date="2026-04-08T15:43:00Z">
              <w:r w:rsidRPr="008F77BC">
                <w:rPr>
                  <w:highlight w:val="green"/>
                </w:rPr>
                <w:t>–</w:t>
              </w:r>
            </w:ins>
            <w:ins w:id="855" w:author="Сатлер Марина Викторовна" w:date="2026-04-08T15:42:00Z">
              <w:r w:rsidRPr="008F77BC">
                <w:rPr>
                  <w:highlight w:val="green"/>
                </w:rPr>
                <w:t xml:space="preserve"> инициатора события учета, переданным в данном параметре</w:t>
              </w:r>
            </w:ins>
            <w:commentRangeEnd w:id="841"/>
            <w:ins w:id="856" w:author="Сатлер Марина Викторовна" w:date="2026-04-08T15:45:00Z">
              <w:r>
                <w:rPr>
                  <w:rStyle w:val="afff4"/>
                </w:rPr>
                <w:commentReference w:id="841"/>
              </w:r>
            </w:ins>
          </w:p>
        </w:tc>
      </w:tr>
      <w:tr w:rsidR="000A3376" w:rsidRPr="008B1B76" w14:paraId="2696A0D3" w14:textId="77777777" w:rsidTr="00C75A4E">
        <w:tc>
          <w:tcPr>
            <w:tcW w:w="1100" w:type="pct"/>
          </w:tcPr>
          <w:p w14:paraId="6E7FD024" w14:textId="77777777" w:rsidR="000A3376" w:rsidRPr="00C75A4E" w:rsidRDefault="000A3376" w:rsidP="000A3376">
            <w:pPr>
              <w:pStyle w:val="GOSTTablenorm"/>
            </w:pPr>
            <w:r w:rsidRPr="00B14773">
              <w:lastRenderedPageBreak/>
              <w:t>Тип документа</w:t>
            </w:r>
          </w:p>
        </w:tc>
        <w:tc>
          <w:tcPr>
            <w:tcW w:w="754" w:type="pct"/>
          </w:tcPr>
          <w:p w14:paraId="3860E971" w14:textId="77777777" w:rsidR="000A3376" w:rsidRPr="00C75A4E" w:rsidRDefault="000A3376" w:rsidP="000A3376">
            <w:pPr>
              <w:pStyle w:val="GOSTTablenorm"/>
            </w:pPr>
            <w:r w:rsidRPr="00B14773">
              <w:t>TypeDoc</w:t>
            </w:r>
          </w:p>
        </w:tc>
        <w:tc>
          <w:tcPr>
            <w:tcW w:w="506" w:type="pct"/>
          </w:tcPr>
          <w:p w14:paraId="78E87155" w14:textId="77777777" w:rsidR="000A3376" w:rsidRPr="00B14773" w:rsidRDefault="000A3376" w:rsidP="000A3376">
            <w:pPr>
              <w:pStyle w:val="GOSTTablenorm"/>
            </w:pPr>
            <w:r w:rsidRPr="00B14773">
              <w:t>Строка</w:t>
            </w:r>
          </w:p>
        </w:tc>
        <w:tc>
          <w:tcPr>
            <w:tcW w:w="301" w:type="pct"/>
          </w:tcPr>
          <w:p w14:paraId="0850CF8E" w14:textId="77777777" w:rsidR="000A3376" w:rsidRPr="00B14773" w:rsidRDefault="000A3376" w:rsidP="000A3376">
            <w:pPr>
              <w:pStyle w:val="GOSTTablenorm"/>
            </w:pPr>
            <w:r w:rsidRPr="00B14773">
              <w:t>Нет</w:t>
            </w:r>
          </w:p>
        </w:tc>
        <w:tc>
          <w:tcPr>
            <w:tcW w:w="339" w:type="pct"/>
          </w:tcPr>
          <w:p w14:paraId="1F372FDD" w14:textId="77777777" w:rsidR="000A3376" w:rsidRPr="00B14773" w:rsidRDefault="000A3376" w:rsidP="000A3376">
            <w:pPr>
              <w:pStyle w:val="GOSTTablenorm"/>
            </w:pPr>
            <w:r w:rsidRPr="00B14773">
              <w:t>&lt;=50</w:t>
            </w:r>
          </w:p>
        </w:tc>
        <w:tc>
          <w:tcPr>
            <w:tcW w:w="2000" w:type="pct"/>
          </w:tcPr>
          <w:p w14:paraId="2333EA62" w14:textId="6F4AFEC7" w:rsidR="000A3376" w:rsidRPr="005C6BDA" w:rsidRDefault="000A3376" w:rsidP="000A3376">
            <w:pPr>
              <w:pStyle w:val="GOSTTablenorm"/>
            </w:pPr>
            <w:r w:rsidRPr="00B9499D">
              <w:t xml:space="preserve">Указывается тип документа в соответствии с описанием, приведенным </w:t>
            </w:r>
            <w:r w:rsidRPr="00B14773">
              <w:t>в</w:t>
            </w:r>
            <w:r>
              <w:t xml:space="preserve"> таблице </w:t>
            </w:r>
            <w:r>
              <w:fldChar w:fldCharType="begin"/>
            </w:r>
            <w:r>
              <w:instrText xml:space="preserve"> REF _Ref154511746 \h </w:instrText>
            </w:r>
            <w:r>
              <w:fldChar w:fldCharType="separate"/>
            </w:r>
            <w:r>
              <w:rPr>
                <w:noProof/>
              </w:rPr>
              <w:t>2</w:t>
            </w:r>
            <w:r>
              <w:fldChar w:fldCharType="end"/>
            </w:r>
            <w:r w:rsidRPr="00C75A4E">
              <w:t>.</w:t>
            </w:r>
          </w:p>
          <w:p w14:paraId="19B374D1" w14:textId="4965EB5F" w:rsidR="000A3376" w:rsidRPr="007105AC" w:rsidDel="007105AC" w:rsidRDefault="000A3376" w:rsidP="000A3376">
            <w:pPr>
              <w:pStyle w:val="GOSTTablenorm"/>
              <w:rPr>
                <w:del w:id="857" w:author="Сказецкая Наталья Камилевна" w:date="2023-09-07T16:54:00Z"/>
                <w:highlight w:val="yellow"/>
              </w:rPr>
            </w:pPr>
            <w:commentRangeStart w:id="858"/>
            <w:del w:id="859" w:author="Сказецкая Наталья Камилевна" w:date="2023-09-07T16:54:00Z">
              <w:r w:rsidRPr="007105AC" w:rsidDel="007105AC">
                <w:rPr>
                  <w:highlight w:val="yellow"/>
                </w:rPr>
                <w:delText>Возможные значения:</w:delText>
              </w:r>
            </w:del>
            <w:commentRangeEnd w:id="858"/>
            <w:r w:rsidRPr="007105AC">
              <w:rPr>
                <w:rStyle w:val="afff4"/>
                <w:highlight w:val="yellow"/>
              </w:rPr>
              <w:commentReference w:id="858"/>
            </w:r>
          </w:p>
          <w:p w14:paraId="149526C8" w14:textId="2E7D4693" w:rsidR="000A3376" w:rsidRPr="007105AC" w:rsidDel="007105AC" w:rsidRDefault="000A3376" w:rsidP="000A3376">
            <w:pPr>
              <w:pStyle w:val="GOSTTableListMark1"/>
              <w:rPr>
                <w:del w:id="860" w:author="Сказецкая Наталья Камилевна" w:date="2023-09-07T16:54:00Z"/>
                <w:highlight w:val="yellow"/>
                <w:lang w:val="en-US"/>
              </w:rPr>
            </w:pPr>
            <w:del w:id="861" w:author="Сказецкая Наталья Камилевна" w:date="2023-09-07T16:54:00Z">
              <w:r w:rsidRPr="007105AC" w:rsidDel="007105AC">
                <w:rPr>
                  <w:highlight w:val="yellow"/>
                  <w:lang w:val="en-US"/>
                </w:rPr>
                <w:delText>MSC_ApplCashFlow</w:delText>
              </w:r>
            </w:del>
          </w:p>
          <w:p w14:paraId="38FD8A9E" w14:textId="59602425" w:rsidR="000A3376" w:rsidRPr="007105AC" w:rsidDel="007105AC" w:rsidRDefault="000A3376" w:rsidP="000A3376">
            <w:pPr>
              <w:pStyle w:val="GOSTTableListMark1"/>
              <w:rPr>
                <w:del w:id="862" w:author="Сказецкая Наталья Камилевна" w:date="2023-09-07T16:54:00Z"/>
                <w:highlight w:val="yellow"/>
                <w:lang w:val="en-US"/>
              </w:rPr>
            </w:pPr>
            <w:del w:id="863" w:author="Сказецкая Наталья Камилевна" w:date="2023-09-07T16:54:00Z">
              <w:r w:rsidRPr="007105AC" w:rsidDel="007105AC">
                <w:rPr>
                  <w:highlight w:val="yellow"/>
                  <w:lang w:val="en-US"/>
                </w:rPr>
                <w:delText>MSC_ApplCashFlowShrt</w:delText>
              </w:r>
            </w:del>
          </w:p>
          <w:p w14:paraId="71BB9F92" w14:textId="311376F7" w:rsidR="000A3376" w:rsidRPr="007105AC" w:rsidDel="007105AC" w:rsidRDefault="000A3376" w:rsidP="000A3376">
            <w:pPr>
              <w:pStyle w:val="GOSTTableListMark1"/>
              <w:rPr>
                <w:del w:id="864" w:author="Сказецкая Наталья Камилевна" w:date="2023-09-07T16:54:00Z"/>
                <w:highlight w:val="yellow"/>
              </w:rPr>
            </w:pPr>
            <w:del w:id="865" w:author="Сказецкая Наталья Камилевна" w:date="2023-09-07T16:54:00Z">
              <w:r w:rsidRPr="007105AC" w:rsidDel="007105AC">
                <w:rPr>
                  <w:highlight w:val="yellow"/>
                  <w:lang w:val="en-US"/>
                </w:rPr>
                <w:delText>MSC_SumApplCashFlowTax</w:delText>
              </w:r>
            </w:del>
          </w:p>
          <w:p w14:paraId="45E58B84" w14:textId="5099828F" w:rsidR="000A3376" w:rsidRPr="007105AC" w:rsidDel="007105AC" w:rsidRDefault="000A3376" w:rsidP="000A3376">
            <w:pPr>
              <w:pStyle w:val="GOSTTableListMark1"/>
              <w:rPr>
                <w:del w:id="866" w:author="Сказецкая Наталья Камилевна" w:date="2023-09-07T16:54:00Z"/>
                <w:highlight w:val="yellow"/>
              </w:rPr>
            </w:pPr>
            <w:del w:id="867" w:author="Сказецкая Наталья Камилевна" w:date="2023-09-07T16:54:00Z">
              <w:r w:rsidRPr="007105AC" w:rsidDel="007105AC">
                <w:rPr>
                  <w:highlight w:val="yellow"/>
                </w:rPr>
                <w:delText>MSC_ApplCash</w:delText>
              </w:r>
            </w:del>
          </w:p>
          <w:p w14:paraId="12261AF3" w14:textId="2A3C61F3" w:rsidR="000A3376" w:rsidRPr="007105AC" w:rsidDel="007105AC" w:rsidRDefault="000A3376" w:rsidP="000A3376">
            <w:pPr>
              <w:pStyle w:val="GOSTTableListMark1"/>
              <w:rPr>
                <w:del w:id="868" w:author="Сказецкая Наталья Камилевна" w:date="2023-09-07T16:54:00Z"/>
                <w:highlight w:val="yellow"/>
              </w:rPr>
            </w:pPr>
            <w:del w:id="869" w:author="Сказецкая Наталья Камилевна" w:date="2023-09-07T16:54:00Z">
              <w:r w:rsidRPr="007105AC" w:rsidDel="007105AC">
                <w:rPr>
                  <w:highlight w:val="yellow"/>
                </w:rPr>
                <w:delText>MSC_PAYM_ORDER_0401060</w:delText>
              </w:r>
            </w:del>
          </w:p>
          <w:p w14:paraId="5AE4A781" w14:textId="67C970EE" w:rsidR="000A3376" w:rsidRPr="007105AC" w:rsidDel="007105AC" w:rsidRDefault="000A3376" w:rsidP="000A3376">
            <w:pPr>
              <w:pStyle w:val="GOSTTableListMark1"/>
              <w:rPr>
                <w:del w:id="870" w:author="Сказецкая Наталья Камилевна" w:date="2023-09-07T16:54:00Z"/>
                <w:highlight w:val="yellow"/>
              </w:rPr>
            </w:pPr>
            <w:del w:id="871" w:author="Сказецкая Наталья Камилевна" w:date="2023-09-07T16:54:00Z">
              <w:r w:rsidRPr="007105AC" w:rsidDel="007105AC">
                <w:rPr>
                  <w:highlight w:val="yellow"/>
                </w:rPr>
                <w:delText>MSC_ApplRefund</w:delText>
              </w:r>
            </w:del>
          </w:p>
          <w:p w14:paraId="10FAE7CB" w14:textId="78A70BE9" w:rsidR="000A3376" w:rsidRPr="007105AC" w:rsidDel="007105AC" w:rsidRDefault="000A3376" w:rsidP="000A3376">
            <w:pPr>
              <w:pStyle w:val="GOSTTableListMark1"/>
              <w:rPr>
                <w:del w:id="872" w:author="Сказецкая Наталья Камилевна" w:date="2023-09-07T16:54:00Z"/>
                <w:highlight w:val="yellow"/>
              </w:rPr>
            </w:pPr>
            <w:del w:id="873" w:author="Сказецкая Наталья Камилевна" w:date="2023-09-07T16:54:00Z">
              <w:r w:rsidRPr="007105AC" w:rsidDel="007105AC">
                <w:rPr>
                  <w:highlight w:val="yellow"/>
                </w:rPr>
                <w:delText>MSC_ApplFundsCard</w:delText>
              </w:r>
            </w:del>
          </w:p>
          <w:p w14:paraId="049B07C1" w14:textId="5BB4BA49" w:rsidR="000A3376" w:rsidRPr="007105AC" w:rsidDel="007105AC" w:rsidRDefault="000A3376" w:rsidP="000A3376">
            <w:pPr>
              <w:pStyle w:val="GOSTTableListMark1"/>
              <w:rPr>
                <w:del w:id="874" w:author="Сказецкая Наталья Камилевна" w:date="2023-09-07T16:54:00Z"/>
                <w:highlight w:val="yellow"/>
              </w:rPr>
            </w:pPr>
            <w:del w:id="875" w:author="Сказецкая Наталья Камилевна" w:date="2023-09-07T16:54:00Z">
              <w:r w:rsidRPr="007105AC" w:rsidDel="007105AC">
                <w:rPr>
                  <w:highlight w:val="yellow"/>
                </w:rPr>
                <w:delText>VLS_ACT_0531766</w:delText>
              </w:r>
            </w:del>
          </w:p>
          <w:p w14:paraId="4A8522A5" w14:textId="2F7FE0C2" w:rsidR="000A3376" w:rsidRPr="007105AC" w:rsidDel="007105AC" w:rsidRDefault="000A3376" w:rsidP="000A3376">
            <w:pPr>
              <w:pStyle w:val="GOSTTableListMark1"/>
              <w:rPr>
                <w:del w:id="876" w:author="Сказецкая Наталья Камилевна" w:date="2023-09-07T16:54:00Z"/>
                <w:highlight w:val="yellow"/>
              </w:rPr>
            </w:pPr>
            <w:del w:id="877" w:author="Сказецкая Наталья Камилевна" w:date="2023-09-07T16:54:00Z">
              <w:r w:rsidRPr="007105AC" w:rsidDel="007105AC">
                <w:rPr>
                  <w:highlight w:val="yellow"/>
                </w:rPr>
                <w:delText>VLS_ACT_0531728</w:delText>
              </w:r>
            </w:del>
          </w:p>
          <w:p w14:paraId="708F023C" w14:textId="048D4356" w:rsidR="000A3376" w:rsidRPr="007105AC" w:rsidDel="007105AC" w:rsidRDefault="000A3376" w:rsidP="000A3376">
            <w:pPr>
              <w:pStyle w:val="GOSTTableListMark1"/>
              <w:rPr>
                <w:del w:id="878" w:author="Сказецкая Наталья Камилевна" w:date="2023-09-07T16:54:00Z"/>
                <w:highlight w:val="yellow"/>
              </w:rPr>
            </w:pPr>
            <w:del w:id="879" w:author="Сказецкая Наталья Камилевна" w:date="2023-09-07T16:54:00Z">
              <w:r w:rsidRPr="007105AC" w:rsidDel="007105AC">
                <w:rPr>
                  <w:highlight w:val="yellow"/>
                </w:rPr>
                <w:delText>MSC_NoticeClarTypePay</w:delText>
              </w:r>
            </w:del>
          </w:p>
          <w:p w14:paraId="5A04800B" w14:textId="1ADED498" w:rsidR="000A3376" w:rsidRPr="007105AC" w:rsidDel="007105AC" w:rsidRDefault="000A3376" w:rsidP="000A3376">
            <w:pPr>
              <w:pStyle w:val="GOSTTableListMark1"/>
              <w:rPr>
                <w:del w:id="880" w:author="Сказецкая Наталья Камилевна" w:date="2023-09-07T16:54:00Z"/>
                <w:highlight w:val="yellow"/>
              </w:rPr>
            </w:pPr>
            <w:del w:id="881" w:author="Сказецкая Наталья Камилевна" w:date="2023-09-07T16:54:00Z">
              <w:r w:rsidRPr="007105AC" w:rsidDel="007105AC">
                <w:rPr>
                  <w:highlight w:val="yellow"/>
                </w:rPr>
                <w:delText>VLS_REPORT_DO</w:delText>
              </w:r>
            </w:del>
          </w:p>
          <w:p w14:paraId="4DDB9136" w14:textId="05EF3E30" w:rsidR="000A3376" w:rsidRPr="007105AC" w:rsidDel="007105AC" w:rsidRDefault="000A3376" w:rsidP="000A3376">
            <w:pPr>
              <w:pStyle w:val="GOSTTableListMark1"/>
              <w:rPr>
                <w:del w:id="882" w:author="Сказецкая Наталья Камилевна" w:date="2023-09-07T16:54:00Z"/>
                <w:highlight w:val="yellow"/>
              </w:rPr>
            </w:pPr>
            <w:del w:id="883" w:author="Сказецкая Наталья Камилевна" w:date="2023-09-07T16:54:00Z">
              <w:r w:rsidRPr="007105AC" w:rsidDel="007105AC">
                <w:rPr>
                  <w:highlight w:val="yellow"/>
                </w:rPr>
                <w:delText>ARP_FAH_0504833</w:delText>
              </w:r>
            </w:del>
          </w:p>
          <w:p w14:paraId="54A50781" w14:textId="1B81F3C4" w:rsidR="000A3376" w:rsidRPr="007105AC" w:rsidDel="007105AC" w:rsidRDefault="000A3376" w:rsidP="000A3376">
            <w:pPr>
              <w:pStyle w:val="GOSTTableListMark1"/>
              <w:rPr>
                <w:del w:id="884" w:author="Сказецкая Наталья Камилевна" w:date="2023-09-07T16:54:00Z"/>
                <w:highlight w:val="yellow"/>
              </w:rPr>
            </w:pPr>
            <w:del w:id="885" w:author="Сказецкая Наталья Камилевна" w:date="2023-09-07T16:54:00Z">
              <w:r w:rsidRPr="007105AC" w:rsidDel="007105AC">
                <w:rPr>
                  <w:highlight w:val="yellow"/>
                </w:rPr>
                <w:delText>ARP_SVAP_MIGRATION</w:delText>
              </w:r>
            </w:del>
          </w:p>
          <w:p w14:paraId="71FC0B94" w14:textId="3EDE8116" w:rsidR="000A3376" w:rsidRPr="005C6BDA" w:rsidDel="007105AC" w:rsidRDefault="000A3376" w:rsidP="000A3376">
            <w:pPr>
              <w:pStyle w:val="GOSTTableListMark1"/>
              <w:rPr>
                <w:del w:id="886" w:author="Сказецкая Наталья Камилевна" w:date="2023-09-07T16:54:00Z"/>
              </w:rPr>
            </w:pPr>
            <w:del w:id="887" w:author="Сказецкая Наталья Камилевна" w:date="2023-09-07T16:54:00Z">
              <w:r w:rsidRPr="007105AC" w:rsidDel="007105AC">
                <w:rPr>
                  <w:szCs w:val="22"/>
                  <w:highlight w:val="yellow"/>
                  <w:lang w:val="en-US"/>
                </w:rPr>
                <w:delText>PUDS</w:delText>
              </w:r>
              <w:r w:rsidRPr="007105AC" w:rsidDel="007105AC">
                <w:rPr>
                  <w:szCs w:val="22"/>
                  <w:highlight w:val="yellow"/>
                </w:rPr>
                <w:delText>_</w:delText>
              </w:r>
              <w:r w:rsidRPr="007105AC" w:rsidDel="007105AC">
                <w:rPr>
                  <w:szCs w:val="22"/>
                  <w:highlight w:val="yellow"/>
                  <w:lang w:val="en-US"/>
                </w:rPr>
                <w:delText>PP</w:delText>
              </w:r>
              <w:r w:rsidDel="007105AC">
                <w:rPr>
                  <w:szCs w:val="22"/>
                  <w:lang w:val="en-US"/>
                </w:rPr>
                <w:delText>S</w:delText>
              </w:r>
            </w:del>
          </w:p>
          <w:p w14:paraId="3955A006" w14:textId="77777777" w:rsidR="000A3376" w:rsidRPr="008B1B76" w:rsidRDefault="000A3376" w:rsidP="000A3376">
            <w:pPr>
              <w:pStyle w:val="GOSTTablenorm"/>
            </w:pPr>
            <w:r w:rsidRPr="008B1B76">
              <w:t>Обязательный для следующих типов запросов:</w:t>
            </w:r>
          </w:p>
          <w:p w14:paraId="06769387" w14:textId="1E656CD2" w:rsidR="000A3376" w:rsidRPr="00637DDB" w:rsidRDefault="000A3376" w:rsidP="000A3376">
            <w:pPr>
              <w:pStyle w:val="GOSTTableListMark1"/>
            </w:pPr>
            <w:r w:rsidRPr="008B1B76">
              <w:rPr>
                <w:lang w:val="en-US"/>
              </w:rPr>
              <w:t>ACCOUNTING</w:t>
            </w:r>
            <w:r>
              <w:t>.</w:t>
            </w:r>
          </w:p>
          <w:p w14:paraId="637BFC9B" w14:textId="40CB5D84" w:rsidR="000A3376" w:rsidRPr="008B1B76" w:rsidRDefault="000A3376" w:rsidP="000A3376">
            <w:pPr>
              <w:pStyle w:val="GOSTTablenorm"/>
            </w:pPr>
            <w:r w:rsidRPr="008B1B76">
              <w:t>Для остальных типов запросов не заполняется</w:t>
            </w:r>
          </w:p>
        </w:tc>
      </w:tr>
      <w:tr w:rsidR="000A3376" w:rsidRPr="00B9499D" w14:paraId="5D01477A" w14:textId="77777777" w:rsidTr="00C75A4E">
        <w:tc>
          <w:tcPr>
            <w:tcW w:w="1100" w:type="pct"/>
          </w:tcPr>
          <w:p w14:paraId="7BA4824F" w14:textId="77777777" w:rsidR="000A3376" w:rsidRPr="00B14773" w:rsidRDefault="000A3376" w:rsidP="000A3376">
            <w:pPr>
              <w:pStyle w:val="GOSTTablenorm"/>
            </w:pPr>
            <w:r w:rsidRPr="00B14773">
              <w:t>Дата отражения операции в учете</w:t>
            </w:r>
          </w:p>
        </w:tc>
        <w:tc>
          <w:tcPr>
            <w:tcW w:w="754" w:type="pct"/>
          </w:tcPr>
          <w:p w14:paraId="712811B9" w14:textId="77777777" w:rsidR="000A3376" w:rsidRPr="00C75A4E" w:rsidRDefault="000A3376" w:rsidP="000A3376">
            <w:pPr>
              <w:pStyle w:val="GOSTTablenorm"/>
            </w:pPr>
            <w:r w:rsidRPr="00C75A4E">
              <w:t>SettlementDate</w:t>
            </w:r>
          </w:p>
        </w:tc>
        <w:tc>
          <w:tcPr>
            <w:tcW w:w="506" w:type="pct"/>
          </w:tcPr>
          <w:p w14:paraId="293CDE52" w14:textId="77777777" w:rsidR="000A3376" w:rsidRPr="00B14773" w:rsidRDefault="000A3376" w:rsidP="000A3376">
            <w:pPr>
              <w:pStyle w:val="GOSTTablenorm"/>
            </w:pPr>
            <w:r w:rsidRPr="00B14773">
              <w:t>Дата</w:t>
            </w:r>
          </w:p>
        </w:tc>
        <w:tc>
          <w:tcPr>
            <w:tcW w:w="301" w:type="pct"/>
          </w:tcPr>
          <w:p w14:paraId="1F29A9DC" w14:textId="77777777" w:rsidR="000A3376" w:rsidRPr="00B14773" w:rsidRDefault="000A3376" w:rsidP="000A3376">
            <w:pPr>
              <w:pStyle w:val="GOSTTablenorm"/>
            </w:pPr>
            <w:r w:rsidRPr="00B14773">
              <w:t>Нет</w:t>
            </w:r>
          </w:p>
        </w:tc>
        <w:tc>
          <w:tcPr>
            <w:tcW w:w="339" w:type="pct"/>
          </w:tcPr>
          <w:p w14:paraId="1C662DFF" w14:textId="3AAE038F" w:rsidR="000A3376" w:rsidRPr="00B14773" w:rsidRDefault="000A3376" w:rsidP="000A3376">
            <w:pPr>
              <w:pStyle w:val="GOSTTablenorm"/>
            </w:pPr>
          </w:p>
        </w:tc>
        <w:tc>
          <w:tcPr>
            <w:tcW w:w="2000" w:type="pct"/>
          </w:tcPr>
          <w:p w14:paraId="5A412E2F" w14:textId="3491B15F" w:rsidR="000A3376" w:rsidRDefault="000A3376" w:rsidP="000A3376">
            <w:pPr>
              <w:pStyle w:val="GOSTTablenorm"/>
              <w:rPr>
                <w:ins w:id="888" w:author="Гилязова Екатерина Викторовна" w:date="2024-01-26T10:55:00Z"/>
              </w:rPr>
            </w:pPr>
            <w:r w:rsidRPr="00B14773">
              <w:t>Дата отражения операции в учете.</w:t>
            </w:r>
          </w:p>
          <w:p w14:paraId="5D46D4D8" w14:textId="77777777" w:rsidR="000A3376" w:rsidRDefault="000A3376" w:rsidP="000A3376">
            <w:pPr>
              <w:pStyle w:val="GOSTTablenorm"/>
              <w:rPr>
                <w:ins w:id="889" w:author="Гилязова Екатерина Викторовна" w:date="2024-01-26T10:55:00Z"/>
              </w:rPr>
            </w:pPr>
            <w:commentRangeStart w:id="890"/>
            <w:ins w:id="891" w:author="Гилязова Екатерина Викторовна" w:date="2024-01-26T10:55:00Z">
              <w:r>
                <w:t>Если «Признак переобработки» (</w:t>
              </w:r>
              <w:r w:rsidRPr="00B9499D">
                <w:rPr>
                  <w:lang w:val="en-US"/>
                </w:rPr>
                <w:t>Reprocessing</w:t>
              </w:r>
              <w:r>
                <w:t>) заполнен значением «1», то значение параметра «Дата отражения операции в учете» (</w:t>
              </w:r>
              <w:r w:rsidRPr="00B9499D">
                <w:rPr>
                  <w:lang w:val="en-US"/>
                </w:rPr>
                <w:t>SettlementDate</w:t>
              </w:r>
              <w:r>
                <w:t xml:space="preserve">) не учитывается при обработке запроса в </w:t>
              </w:r>
              <w:r>
                <w:rPr>
                  <w:lang w:val="en-US"/>
                </w:rPr>
                <w:lastRenderedPageBreak/>
                <w:t>SVAP</w:t>
              </w:r>
              <w:r>
                <w:t>. Переформирование записей учета осуществляется той датой отражения операции в учете, которой они были сформированы ранее.</w:t>
              </w:r>
            </w:ins>
          </w:p>
          <w:p w14:paraId="09FD3EA1" w14:textId="02BE00A4" w:rsidR="000A3376" w:rsidDel="00883730" w:rsidRDefault="000A3376" w:rsidP="000A3376">
            <w:pPr>
              <w:pStyle w:val="GOSTTablenorm"/>
              <w:rPr>
                <w:del w:id="892" w:author="Гилязова Екатерина Викторовна" w:date="2024-01-26T10:59:00Z"/>
              </w:rPr>
            </w:pPr>
            <w:ins w:id="893" w:author="Гилязова Екатерина Викторовна" w:date="2024-01-26T10:55:00Z">
              <w:r w:rsidRPr="00F114EE">
                <w:t>Если</w:t>
              </w:r>
              <w:r>
                <w:t xml:space="preserve"> «</w:t>
              </w:r>
              <w:r w:rsidRPr="00F114EE">
                <w:t>Признак переобработки</w:t>
              </w:r>
              <w:r>
                <w:t>»</w:t>
              </w:r>
              <w:r w:rsidRPr="00F114EE">
                <w:t xml:space="preserve"> (Reprocessing) заполнен значением </w:t>
              </w:r>
              <w:r>
                <w:t>«</w:t>
              </w:r>
              <w:r w:rsidRPr="00F114EE">
                <w:t>2</w:t>
              </w:r>
              <w:r>
                <w:t>»</w:t>
              </w:r>
              <w:r w:rsidRPr="00F114EE">
                <w:t xml:space="preserve">, то </w:t>
              </w:r>
            </w:ins>
            <w:ins w:id="894" w:author="Сказецкая Наталья Камилевна" w:date="2024-01-29T20:41:00Z">
              <w:r>
                <w:t xml:space="preserve">в </w:t>
              </w:r>
            </w:ins>
            <w:ins w:id="895" w:author="Гилязова Екатерина Викторовна" w:date="2024-01-26T10:55:00Z">
              <w:r w:rsidRPr="00F114EE">
                <w:t>значени</w:t>
              </w:r>
            </w:ins>
            <w:ins w:id="896" w:author="Сказецкая Наталья Камилевна" w:date="2024-01-29T20:41:00Z">
              <w:r>
                <w:t>и</w:t>
              </w:r>
            </w:ins>
            <w:ins w:id="897" w:author="Гилязова Екатерина Викторовна" w:date="2024-01-26T10:55:00Z">
              <w:del w:id="898" w:author="Сказецкая Наталья Камилевна" w:date="2024-01-29T20:41:00Z">
                <w:r w:rsidRPr="00F114EE" w:rsidDel="006418CB">
                  <w:delText>е</w:delText>
                </w:r>
              </w:del>
              <w:r w:rsidRPr="00F114EE">
                <w:t xml:space="preserve"> параметра </w:t>
              </w:r>
              <w:r>
                <w:t>«</w:t>
              </w:r>
              <w:r w:rsidRPr="00F114EE">
                <w:t>Дата отражения операции в учете</w:t>
              </w:r>
              <w:r>
                <w:t>»</w:t>
              </w:r>
              <w:r w:rsidRPr="00F114EE">
                <w:t xml:space="preserve"> (SettlementDate)</w:t>
              </w:r>
            </w:ins>
            <w:ins w:id="899" w:author="Гилязова Екатерина Викторовна" w:date="2024-01-26T10:59:00Z">
              <w:r>
                <w:t xml:space="preserve"> </w:t>
              </w:r>
            </w:ins>
            <w:ins w:id="900" w:author="Сказецкая Наталья Камилевна" w:date="2024-01-29T20:41:00Z">
              <w:r>
                <w:rPr>
                  <w:szCs w:val="22"/>
                </w:rPr>
                <w:t xml:space="preserve">указывается </w:t>
              </w:r>
              <w:r w:rsidRPr="002B2C84">
                <w:rPr>
                  <w:szCs w:val="22"/>
                </w:rPr>
                <w:t>дата отражения в учете строк документа, обработанных в первом шаге выполнения переобрабатываемого этапа</w:t>
              </w:r>
            </w:ins>
            <w:ins w:id="901" w:author="Гилязова Екатерина Викторовна" w:date="2024-01-26T10:59:00Z">
              <w:del w:id="902" w:author="Сказецкая Наталья Камилевна" w:date="2024-01-29T20:41:00Z">
                <w:r w:rsidRPr="00FF24C1" w:rsidDel="006418CB">
                  <w:delText>не учитывается при обработке запроса в SVAP</w:delText>
                </w:r>
              </w:del>
              <w:r w:rsidRPr="00FF24C1">
                <w:t>.</w:t>
              </w:r>
              <w:r>
                <w:t xml:space="preserve"> Формирование записей учета для новых строк документа</w:t>
              </w:r>
            </w:ins>
            <w:ins w:id="903" w:author="Сказецкая Наталья Камилевна" w:date="2024-01-29T20:42:00Z">
              <w:r>
                <w:rPr>
                  <w:szCs w:val="22"/>
                </w:rPr>
                <w:t xml:space="preserve"> в рамках очередного шага выполнения переобрабатываемого этапа</w:t>
              </w:r>
            </w:ins>
            <w:ins w:id="904" w:author="Гилязова Екатерина Викторовна" w:date="2024-01-26T10:59:00Z">
              <w:r>
                <w:t xml:space="preserve"> осуществляется той датой отражения операции в учете, которая передана в параметре </w:t>
              </w:r>
            </w:ins>
            <w:ins w:id="905" w:author="Гилязова Екатерина Викторовна" w:date="2024-01-26T11:00:00Z">
              <w:r>
                <w:t>«</w:t>
              </w:r>
            </w:ins>
            <w:ins w:id="906" w:author="Гилязова Екатерина Викторовна" w:date="2024-01-26T10:59:00Z">
              <w:r>
                <w:t>Дата отражения в учете операции по переобрабатываемому этапу</w:t>
              </w:r>
            </w:ins>
            <w:ins w:id="907" w:author="Гилязова Екатерина Викторовна" w:date="2024-01-26T11:00:00Z">
              <w:r>
                <w:t>»</w:t>
              </w:r>
            </w:ins>
            <w:ins w:id="908" w:author="Гилязова Екатерина Викторовна" w:date="2024-01-26T10:59:00Z">
              <w:r>
                <w:t xml:space="preserve"> (ReprocessSttlDate).</w:t>
              </w:r>
            </w:ins>
            <w:commentRangeEnd w:id="890"/>
            <w:ins w:id="909" w:author="Гилязова Екатерина Викторовна" w:date="2024-01-26T11:47:00Z">
              <w:r>
                <w:rPr>
                  <w:rStyle w:val="afff4"/>
                </w:rPr>
                <w:commentReference w:id="890"/>
              </w:r>
            </w:ins>
          </w:p>
          <w:p w14:paraId="578ACCEC" w14:textId="77777777" w:rsidR="000A3376" w:rsidRPr="00B14773" w:rsidRDefault="000A3376" w:rsidP="000A3376">
            <w:pPr>
              <w:pStyle w:val="GOSTTablenorm"/>
              <w:rPr>
                <w:ins w:id="910" w:author="Сатлер Марина Викторовна" w:date="2025-11-20T11:04:00Z"/>
              </w:rPr>
            </w:pPr>
          </w:p>
          <w:p w14:paraId="16FF57A5" w14:textId="77777777" w:rsidR="000A3376" w:rsidRPr="00B14773" w:rsidRDefault="000A3376" w:rsidP="000A3376">
            <w:pPr>
              <w:pStyle w:val="GOSTTablenorm"/>
            </w:pPr>
            <w:r w:rsidRPr="00B14773">
              <w:t>Обязательный для следующих типов запросов:</w:t>
            </w:r>
          </w:p>
          <w:p w14:paraId="5CD21DC5" w14:textId="5E440FDC" w:rsidR="000A3376" w:rsidRDefault="000A3376" w:rsidP="000A3376">
            <w:pPr>
              <w:pStyle w:val="GOSTTableListMark1"/>
              <w:rPr>
                <w:lang w:val="en-US"/>
              </w:rPr>
            </w:pPr>
            <w:r w:rsidRPr="00B9499D">
              <w:rPr>
                <w:lang w:val="en-US"/>
              </w:rPr>
              <w:t>ACCOUNTING</w:t>
            </w:r>
            <w:r>
              <w:t>.</w:t>
            </w:r>
          </w:p>
          <w:p w14:paraId="4EAA0762" w14:textId="77777777" w:rsidR="000A3376" w:rsidRPr="002922DC" w:rsidRDefault="000A3376" w:rsidP="000A3376">
            <w:pPr>
              <w:pStyle w:val="GOSTTableListMark1"/>
              <w:numPr>
                <w:ilvl w:val="0"/>
                <w:numId w:val="0"/>
              </w:numPr>
              <w:ind w:left="113"/>
              <w:rPr>
                <w:rFonts w:eastAsiaTheme="minorHAnsi"/>
              </w:rPr>
            </w:pPr>
            <w:r>
              <w:t xml:space="preserve">Может заполняться </w:t>
            </w:r>
            <w:r w:rsidRPr="008B1B76">
              <w:t>для следующих типов запросов:</w:t>
            </w:r>
          </w:p>
          <w:p w14:paraId="53DFE03B" w14:textId="74214D60" w:rsidR="000A3376" w:rsidRPr="00B14773" w:rsidRDefault="000A3376" w:rsidP="000A3376">
            <w:pPr>
              <w:pStyle w:val="GOSTTableListMark1"/>
            </w:pPr>
            <w:r w:rsidRPr="00C75A4E">
              <w:t>REVERSAL</w:t>
            </w:r>
            <w:r>
              <w:t>.</w:t>
            </w:r>
          </w:p>
          <w:p w14:paraId="03CCFDB0" w14:textId="77777777" w:rsidR="000A3376" w:rsidRPr="00B9499D" w:rsidRDefault="000A3376" w:rsidP="000A3376">
            <w:pPr>
              <w:pStyle w:val="GOSTTablenorm"/>
              <w:rPr>
                <w:rFonts w:eastAsia="Calibri"/>
              </w:rPr>
            </w:pPr>
            <w:r w:rsidRPr="00B9499D">
              <w:t>Для остальных типов запросов не заполняется.</w:t>
            </w:r>
          </w:p>
          <w:p w14:paraId="6A2D0AB9" w14:textId="77777777" w:rsidR="000A3376" w:rsidRPr="00B14773" w:rsidRDefault="000A3376" w:rsidP="000A3376">
            <w:pPr>
              <w:pStyle w:val="GOSTTablenorm"/>
            </w:pPr>
            <w:r w:rsidRPr="00B14773">
              <w:t>Формат YYYY-MM-DD</w:t>
            </w:r>
          </w:p>
        </w:tc>
      </w:tr>
      <w:tr w:rsidR="000A3376" w:rsidRPr="00B9499D" w14:paraId="2FE4CC75" w14:textId="77777777" w:rsidTr="00C75A4E">
        <w:trPr>
          <w:ins w:id="911" w:author="Гилязова Екатерина Викторовна" w:date="2024-01-26T11:01:00Z"/>
        </w:trPr>
        <w:tc>
          <w:tcPr>
            <w:tcW w:w="1100" w:type="pct"/>
          </w:tcPr>
          <w:p w14:paraId="7DB70CBC" w14:textId="49B6438C" w:rsidR="000A3376" w:rsidRPr="00B14773" w:rsidRDefault="000A3376" w:rsidP="000A3376">
            <w:pPr>
              <w:pStyle w:val="GOSTTablenorm"/>
              <w:rPr>
                <w:ins w:id="912" w:author="Гилязова Екатерина Викторовна" w:date="2024-01-26T11:01:00Z"/>
              </w:rPr>
            </w:pPr>
            <w:commentRangeStart w:id="913"/>
            <w:ins w:id="914" w:author="Гилязова Екатерина Викторовна" w:date="2024-01-26T11:02:00Z">
              <w:r w:rsidRPr="00A65380">
                <w:lastRenderedPageBreak/>
                <w:t>Дата отражения в учете операции по переобрабатываемому этапу</w:t>
              </w:r>
            </w:ins>
            <w:commentRangeEnd w:id="913"/>
            <w:ins w:id="915" w:author="Гилязова Екатерина Викторовна" w:date="2024-01-26T11:47:00Z">
              <w:r>
                <w:rPr>
                  <w:rStyle w:val="afff4"/>
                </w:rPr>
                <w:commentReference w:id="913"/>
              </w:r>
            </w:ins>
          </w:p>
        </w:tc>
        <w:tc>
          <w:tcPr>
            <w:tcW w:w="754" w:type="pct"/>
          </w:tcPr>
          <w:p w14:paraId="72708A98" w14:textId="78D77C8F" w:rsidR="000A3376" w:rsidRPr="00C75A4E" w:rsidRDefault="000A3376" w:rsidP="000A3376">
            <w:pPr>
              <w:pStyle w:val="GOSTTablenorm"/>
              <w:rPr>
                <w:ins w:id="916" w:author="Гилязова Екатерина Викторовна" w:date="2024-01-26T11:01:00Z"/>
              </w:rPr>
            </w:pPr>
            <w:ins w:id="917" w:author="Гилязова Екатерина Викторовна" w:date="2024-01-26T11:02:00Z">
              <w:r w:rsidRPr="00A65380">
                <w:t>ReprocessSttlDate</w:t>
              </w:r>
            </w:ins>
          </w:p>
        </w:tc>
        <w:tc>
          <w:tcPr>
            <w:tcW w:w="506" w:type="pct"/>
          </w:tcPr>
          <w:p w14:paraId="6281E4A0" w14:textId="610F63BB" w:rsidR="000A3376" w:rsidRPr="00B14773" w:rsidRDefault="000A3376" w:rsidP="000A3376">
            <w:pPr>
              <w:pStyle w:val="GOSTTablenorm"/>
              <w:rPr>
                <w:ins w:id="918" w:author="Гилязова Екатерина Викторовна" w:date="2024-01-26T11:01:00Z"/>
              </w:rPr>
            </w:pPr>
            <w:ins w:id="919" w:author="Гилязова Екатерина Викторовна" w:date="2024-01-26T11:02:00Z">
              <w:r>
                <w:t>Дата</w:t>
              </w:r>
            </w:ins>
          </w:p>
        </w:tc>
        <w:tc>
          <w:tcPr>
            <w:tcW w:w="301" w:type="pct"/>
          </w:tcPr>
          <w:p w14:paraId="2C2CAE42" w14:textId="32624132" w:rsidR="000A3376" w:rsidRPr="00B14773" w:rsidRDefault="000A3376" w:rsidP="000A3376">
            <w:pPr>
              <w:pStyle w:val="GOSTTablenorm"/>
              <w:rPr>
                <w:ins w:id="920" w:author="Гилязова Екатерина Викторовна" w:date="2024-01-26T11:01:00Z"/>
              </w:rPr>
            </w:pPr>
            <w:ins w:id="921" w:author="Гилязова Екатерина Викторовна" w:date="2024-01-26T11:03:00Z">
              <w:r>
                <w:t>Нет</w:t>
              </w:r>
            </w:ins>
          </w:p>
        </w:tc>
        <w:tc>
          <w:tcPr>
            <w:tcW w:w="339" w:type="pct"/>
          </w:tcPr>
          <w:p w14:paraId="4925F58A" w14:textId="77777777" w:rsidR="000A3376" w:rsidRPr="00B14773" w:rsidRDefault="000A3376" w:rsidP="000A3376">
            <w:pPr>
              <w:pStyle w:val="GOSTTablenorm"/>
              <w:rPr>
                <w:ins w:id="922" w:author="Гилязова Екатерина Викторовна" w:date="2024-01-26T11:01:00Z"/>
              </w:rPr>
            </w:pPr>
          </w:p>
        </w:tc>
        <w:tc>
          <w:tcPr>
            <w:tcW w:w="2000" w:type="pct"/>
          </w:tcPr>
          <w:p w14:paraId="3DDB1BFA" w14:textId="77777777" w:rsidR="000A3376" w:rsidRDefault="000A3376" w:rsidP="000A3376">
            <w:pPr>
              <w:pStyle w:val="GOSTTablenorm"/>
              <w:rPr>
                <w:ins w:id="923" w:author="Гилязова Екатерина Викторовна" w:date="2024-01-26T11:05:00Z"/>
              </w:rPr>
            </w:pPr>
            <w:ins w:id="924" w:author="Гилязова Екатерина Викторовна" w:date="2024-01-26T11:05:00Z">
              <w:r>
                <w:t>Дата отражения в учете операции по переобрабатываемому этапу, указывается в формате YYYY-MM-DD.</w:t>
              </w:r>
            </w:ins>
          </w:p>
          <w:p w14:paraId="5049879F" w14:textId="2CEF464C" w:rsidR="000A3376" w:rsidRPr="00B14773" w:rsidRDefault="000A3376" w:rsidP="000A3376">
            <w:pPr>
              <w:pStyle w:val="GOSTTablenorm"/>
              <w:rPr>
                <w:ins w:id="925" w:author="Гилязова Екатерина Викторовна" w:date="2024-01-26T11:01:00Z"/>
              </w:rPr>
            </w:pPr>
            <w:ins w:id="926" w:author="Гилязова Екатерина Викторовна" w:date="2024-01-26T11:05:00Z">
              <w:r>
                <w:t xml:space="preserve">Обязательно для заполнения, если «Признак переобработки» (Reprocessing) заполнен значением «2», в остальных случаях </w:t>
              </w:r>
              <w:del w:id="927" w:author="Сказецкая Наталья Камилевна" w:date="2024-01-29T20:42:00Z">
                <w:r w:rsidDel="006418CB">
                  <w:delText xml:space="preserve">в запросе </w:delText>
                </w:r>
              </w:del>
              <w:r>
                <w:t>не заполняется</w:t>
              </w:r>
            </w:ins>
          </w:p>
        </w:tc>
      </w:tr>
      <w:tr w:rsidR="000A3376" w:rsidRPr="00B9499D" w14:paraId="794AF452" w14:textId="77777777" w:rsidTr="00C75A4E">
        <w:tc>
          <w:tcPr>
            <w:tcW w:w="1100" w:type="pct"/>
          </w:tcPr>
          <w:p w14:paraId="0094C170" w14:textId="15385AD6" w:rsidR="000A3376" w:rsidRPr="00B14773" w:rsidRDefault="000A3376" w:rsidP="000A3376">
            <w:pPr>
              <w:pStyle w:val="GOSTTablenorm"/>
            </w:pPr>
            <w:r w:rsidRPr="008E680B">
              <w:t>Признак переобработки</w:t>
            </w:r>
          </w:p>
        </w:tc>
        <w:tc>
          <w:tcPr>
            <w:tcW w:w="754" w:type="pct"/>
          </w:tcPr>
          <w:p w14:paraId="65CD8335" w14:textId="2E016E01" w:rsidR="000A3376" w:rsidRPr="00C75A4E" w:rsidRDefault="000A3376" w:rsidP="000A3376">
            <w:pPr>
              <w:pStyle w:val="GOSTTablenorm"/>
            </w:pPr>
            <w:r w:rsidRPr="00C75A4E">
              <w:t>Reprocessing</w:t>
            </w:r>
          </w:p>
        </w:tc>
        <w:tc>
          <w:tcPr>
            <w:tcW w:w="506" w:type="pct"/>
          </w:tcPr>
          <w:p w14:paraId="182F77D3" w14:textId="07E5E0ED" w:rsidR="000A3376" w:rsidRPr="00B14773" w:rsidRDefault="000A3376" w:rsidP="000A3376">
            <w:pPr>
              <w:pStyle w:val="GOSTTablenorm"/>
            </w:pPr>
            <w:r w:rsidRPr="008E680B">
              <w:t>Строка</w:t>
            </w:r>
          </w:p>
        </w:tc>
        <w:tc>
          <w:tcPr>
            <w:tcW w:w="301" w:type="pct"/>
          </w:tcPr>
          <w:p w14:paraId="7014AA59" w14:textId="18F29F4B" w:rsidR="000A3376" w:rsidRPr="00B14773" w:rsidRDefault="000A3376" w:rsidP="000A3376">
            <w:pPr>
              <w:pStyle w:val="GOSTTablenorm"/>
            </w:pPr>
            <w:r w:rsidRPr="008E680B">
              <w:t>Нет</w:t>
            </w:r>
          </w:p>
        </w:tc>
        <w:tc>
          <w:tcPr>
            <w:tcW w:w="339" w:type="pct"/>
          </w:tcPr>
          <w:p w14:paraId="63D80A39" w14:textId="2ED5C6C1" w:rsidR="000A3376" w:rsidRPr="00B14773" w:rsidRDefault="000A3376" w:rsidP="000A3376">
            <w:pPr>
              <w:pStyle w:val="GOSTTablenorm"/>
            </w:pPr>
            <w:r w:rsidRPr="008E680B">
              <w:t>=1</w:t>
            </w:r>
          </w:p>
        </w:tc>
        <w:tc>
          <w:tcPr>
            <w:tcW w:w="2000" w:type="pct"/>
          </w:tcPr>
          <w:p w14:paraId="54BE6911" w14:textId="77777777" w:rsidR="00585397" w:rsidRDefault="000A3376" w:rsidP="00585397">
            <w:pPr>
              <w:pStyle w:val="GOSTTablenorm"/>
            </w:pPr>
            <w:r w:rsidRPr="008E680B">
              <w:t>Указывается признак нео</w:t>
            </w:r>
            <w:r>
              <w:t>бходимости переобработки этапа.</w:t>
            </w:r>
            <w:r w:rsidR="00585397" w:rsidRPr="00585397">
              <w:t xml:space="preserve"> </w:t>
            </w:r>
          </w:p>
          <w:p w14:paraId="5A36B107" w14:textId="6387330D" w:rsidR="000A3376" w:rsidRPr="002666F6" w:rsidRDefault="00585397" w:rsidP="00585397">
            <w:pPr>
              <w:pStyle w:val="GOSTTablenorm"/>
            </w:pPr>
            <w:ins w:id="928" w:author="Сказецкая Наталья Камилевна" w:date="2026-04-14T14:15:00Z">
              <w:r w:rsidRPr="00585397">
                <w:t>Заполняется в запросе, сформированном для переформирования записей учета по ранее выполненному этапу обработки доку</w:t>
              </w:r>
              <w:r w:rsidRPr="00585397">
                <w:lastRenderedPageBreak/>
                <w:t>мента. В запросе, сформированном для подбора и/или сторнирования записей учета в рамках выполнения очередного этапа обработки документа, не заполняется.</w:t>
              </w:r>
            </w:ins>
          </w:p>
          <w:p w14:paraId="7F324E5A" w14:textId="77777777" w:rsidR="000A3376" w:rsidRPr="000E1E0A" w:rsidRDefault="000A3376" w:rsidP="000A3376">
            <w:pPr>
              <w:pStyle w:val="GOSTTablenorm"/>
            </w:pPr>
            <w:r w:rsidRPr="000E1E0A">
              <w:t>Возможные значения:</w:t>
            </w:r>
          </w:p>
          <w:p w14:paraId="18191EE5" w14:textId="77777777" w:rsidR="000A3376" w:rsidRDefault="000A3376" w:rsidP="000A3376">
            <w:pPr>
              <w:pStyle w:val="GOSTTableListMark1"/>
              <w:rPr>
                <w:ins w:id="929" w:author="Гилязова Екатерина Викторовна" w:date="2024-01-26T10:52:00Z"/>
              </w:rPr>
            </w:pPr>
            <w:r>
              <w:t>«</w:t>
            </w:r>
            <w:r w:rsidRPr="00B9499D">
              <w:t>1</w:t>
            </w:r>
            <w:r>
              <w:t>»</w:t>
            </w:r>
            <w:r w:rsidRPr="00B9499D">
              <w:t xml:space="preserve"> – </w:t>
            </w:r>
            <w:ins w:id="930" w:author="Гилязова Екатерина Викторовна" w:date="2024-01-26T10:52:00Z">
              <w:r w:rsidRPr="00F114EE">
                <w:t>переобработка этапа с заменой учетной информации</w:t>
              </w:r>
              <w:r>
                <w:t>;</w:t>
              </w:r>
            </w:ins>
          </w:p>
          <w:p w14:paraId="47F4D9B7" w14:textId="28DCF5C8" w:rsidR="000A3376" w:rsidRDefault="000A3376" w:rsidP="000A3376">
            <w:pPr>
              <w:pStyle w:val="GOSTTableListMark1"/>
            </w:pPr>
            <w:commentRangeStart w:id="931"/>
            <w:ins w:id="932" w:author="Гилязова Екатерина Викторовна" w:date="2024-01-26T10:52:00Z">
              <w:r>
                <w:t xml:space="preserve">«2» </w:t>
              </w:r>
            </w:ins>
            <w:r w:rsidRPr="36854D62">
              <w:t>–</w:t>
            </w:r>
            <w:ins w:id="933" w:author="Гилязова Екатерина Викторовна" w:date="2024-01-26T10:52:00Z">
              <w:r>
                <w:t xml:space="preserve"> </w:t>
              </w:r>
              <w:r w:rsidRPr="00F114EE">
                <w:t>переобработка этапа с добавлением учетной информации</w:t>
              </w:r>
            </w:ins>
            <w:commentRangeEnd w:id="931"/>
            <w:ins w:id="934" w:author="Гилязова Екатерина Викторовна" w:date="2024-01-26T11:47:00Z">
              <w:r>
                <w:rPr>
                  <w:rStyle w:val="afff4"/>
                </w:rPr>
                <w:commentReference w:id="931"/>
              </w:r>
            </w:ins>
            <w:ins w:id="935" w:author="Гилязова Екатерина Викторовна" w:date="2024-01-26T10:52:00Z">
              <w:r>
                <w:t>.</w:t>
              </w:r>
            </w:ins>
            <w:del w:id="936" w:author="Гилязова Екатерина Викторовна" w:date="2024-01-26T10:52:00Z">
              <w:r w:rsidRPr="00B9499D" w:rsidDel="00006957">
                <w:delText>этап требуется переобработать</w:delText>
              </w:r>
            </w:del>
            <w:del w:id="937" w:author="Сатлер Марина Викторовна" w:date="2025-11-20T11:06:00Z">
              <w:r w:rsidDel="00883730">
                <w:delText>.</w:delText>
              </w:r>
            </w:del>
          </w:p>
          <w:p w14:paraId="2A6CB693" w14:textId="77777777" w:rsidR="000A3376" w:rsidRPr="002922DC" w:rsidRDefault="000A3376" w:rsidP="000A3376">
            <w:pPr>
              <w:pStyle w:val="GOSTTableListMark1"/>
              <w:numPr>
                <w:ilvl w:val="0"/>
                <w:numId w:val="0"/>
              </w:numPr>
              <w:ind w:left="283" w:hanging="170"/>
              <w:rPr>
                <w:rFonts w:eastAsiaTheme="minorHAnsi"/>
              </w:rPr>
            </w:pPr>
            <w:r>
              <w:t xml:space="preserve">Может заполняться </w:t>
            </w:r>
            <w:r w:rsidRPr="008B1B76">
              <w:t>для следующих типов запросов:</w:t>
            </w:r>
          </w:p>
          <w:p w14:paraId="27A4DEE0" w14:textId="3CA24FA4" w:rsidR="000A3376" w:rsidRPr="00B14773" w:rsidRDefault="000A3376" w:rsidP="000A3376">
            <w:pPr>
              <w:pStyle w:val="GOSTTableListMark1"/>
            </w:pPr>
            <w:r w:rsidRPr="00C75A4E">
              <w:t>ACCOUNTING</w:t>
            </w:r>
            <w:r>
              <w:t>.</w:t>
            </w:r>
          </w:p>
          <w:p w14:paraId="66FCF414" w14:textId="77777777" w:rsidR="000A3376" w:rsidRDefault="000A3376" w:rsidP="000A3376">
            <w:pPr>
              <w:pStyle w:val="GOSTTablenorm"/>
              <w:rPr>
                <w:ins w:id="938" w:author="Сказецкая Наталья Камилевна" w:date="2026-04-14T14:15:00Z"/>
              </w:rPr>
            </w:pPr>
            <w:r w:rsidRPr="00B9499D">
              <w:t>Для остальны</w:t>
            </w:r>
            <w:r>
              <w:t>х типов запросов не заполняется</w:t>
            </w:r>
            <w:ins w:id="939" w:author="Сатлер Марина Викторовна" w:date="2025-11-20T10:57:00Z">
              <w:r>
                <w:t>.</w:t>
              </w:r>
            </w:ins>
          </w:p>
          <w:p w14:paraId="720D0A24" w14:textId="46C604B8" w:rsidR="00B24BD9" w:rsidRPr="00B24BD9" w:rsidRDefault="000A3376" w:rsidP="000A3376">
            <w:pPr>
              <w:pStyle w:val="GOSTTablenorm"/>
              <w:rPr>
                <w:rFonts w:eastAsia="Calibri"/>
              </w:rPr>
            </w:pPr>
            <w:ins w:id="940" w:author="Сатлер Марина Викторовна" w:date="2025-11-20T10:57:00Z">
              <w:r w:rsidRPr="001D48F1">
                <w:rPr>
                  <w:highlight w:val="green"/>
                </w:rPr>
                <w:t>В запросе с заполненным параметр</w:t>
              </w:r>
            </w:ins>
            <w:r w:rsidR="008C7B2C">
              <w:rPr>
                <w:highlight w:val="green"/>
              </w:rPr>
              <w:t>ом</w:t>
            </w:r>
            <w:ins w:id="941" w:author="Сатлер Марина Викторовна" w:date="2025-11-20T10:57:00Z">
              <w:r w:rsidRPr="001D48F1">
                <w:rPr>
                  <w:highlight w:val="green"/>
                </w:rPr>
                <w:t xml:space="preserve"> </w:t>
              </w:r>
            </w:ins>
            <w:commentRangeStart w:id="942"/>
            <w:ins w:id="943" w:author="Сказецкая Наталья Камилевна" w:date="2026-04-14T14:05:00Z">
              <w:r w:rsidR="00B24BD9">
                <w:t>«</w:t>
              </w:r>
              <w:r w:rsidR="00B24BD9" w:rsidRPr="00AD14BB">
                <w:t xml:space="preserve">Глобальный </w:t>
              </w:r>
            </w:ins>
            <w:commentRangeEnd w:id="942"/>
            <w:r w:rsidR="00B24BD9">
              <w:rPr>
                <w:rStyle w:val="afff4"/>
              </w:rPr>
              <w:commentReference w:id="942"/>
            </w:r>
            <w:ins w:id="944" w:author="Сказецкая Наталья Камилевна" w:date="2026-04-14T14:05:00Z">
              <w:r w:rsidR="00B24BD9" w:rsidRPr="00AD14BB">
                <w:t>идентификатор связанного документа</w:t>
              </w:r>
              <w:r w:rsidR="00B24BD9">
                <w:t>» (</w:t>
              </w:r>
              <w:r w:rsidR="00B24BD9" w:rsidRPr="00AA0EE4">
                <w:t>LinkedDocGuid</w:t>
              </w:r>
              <w:r w:rsidR="00B24BD9">
                <w:t>)</w:t>
              </w:r>
              <w:r w:rsidR="00B24BD9" w:rsidRPr="001D48F1">
                <w:rPr>
                  <w:highlight w:val="green"/>
                </w:rPr>
                <w:t xml:space="preserve"> </w:t>
              </w:r>
              <w:r w:rsidR="00B24BD9">
                <w:rPr>
                  <w:highlight w:val="green"/>
                </w:rPr>
                <w:t xml:space="preserve">или </w:t>
              </w:r>
            </w:ins>
            <w:ins w:id="945" w:author="Сатлер Марина Викторовна" w:date="2025-11-20T10:57:00Z">
              <w:r w:rsidRPr="001D48F1">
                <w:rPr>
                  <w:highlight w:val="green"/>
                </w:rPr>
                <w:t>«Проверка доступного остатка» (CheckFunds)</w:t>
              </w:r>
              <w:r>
                <w:rPr>
                  <w:highlight w:val="green"/>
                </w:rPr>
                <w:t xml:space="preserve"> </w:t>
              </w:r>
              <w:r w:rsidRPr="001D48F1">
                <w:rPr>
                  <w:highlight w:val="green"/>
                </w:rPr>
                <w:t>не заполняется</w:t>
              </w:r>
            </w:ins>
          </w:p>
        </w:tc>
      </w:tr>
      <w:tr w:rsidR="000A3376" w:rsidRPr="00B9499D" w14:paraId="2245B351" w14:textId="77777777" w:rsidTr="00C75A4E">
        <w:trPr>
          <w:ins w:id="946" w:author="Сатлер Марина Викторовна" w:date="2025-11-20T10:57:00Z"/>
        </w:trPr>
        <w:tc>
          <w:tcPr>
            <w:tcW w:w="1100" w:type="pct"/>
          </w:tcPr>
          <w:p w14:paraId="7684D198" w14:textId="76B11FDD" w:rsidR="000A3376" w:rsidRPr="008E680B" w:rsidRDefault="000A3376" w:rsidP="000A3376">
            <w:pPr>
              <w:pStyle w:val="GOSTTablenorm"/>
              <w:rPr>
                <w:ins w:id="947" w:author="Сатлер Марина Викторовна" w:date="2025-11-20T10:57:00Z"/>
              </w:rPr>
            </w:pPr>
            <w:ins w:id="948" w:author="Сатлер Марина Викторовна" w:date="2025-11-20T10:57:00Z">
              <w:r w:rsidRPr="001D48F1">
                <w:rPr>
                  <w:highlight w:val="green"/>
                </w:rPr>
                <w:lastRenderedPageBreak/>
                <w:t>Проверка доступного остатка</w:t>
              </w:r>
            </w:ins>
          </w:p>
        </w:tc>
        <w:tc>
          <w:tcPr>
            <w:tcW w:w="754" w:type="pct"/>
          </w:tcPr>
          <w:p w14:paraId="6069A522" w14:textId="042056B4" w:rsidR="000A3376" w:rsidRPr="00C75A4E" w:rsidRDefault="000A3376" w:rsidP="000A3376">
            <w:pPr>
              <w:pStyle w:val="GOSTTablenorm"/>
              <w:rPr>
                <w:ins w:id="949" w:author="Сатлер Марина Викторовна" w:date="2025-11-20T10:57:00Z"/>
              </w:rPr>
            </w:pPr>
            <w:ins w:id="950" w:author="Сатлер Марина Викторовна" w:date="2025-11-20T10:57:00Z">
              <w:r w:rsidRPr="001D48F1">
                <w:rPr>
                  <w:highlight w:val="green"/>
                  <w:lang w:val="en-US"/>
                </w:rPr>
                <w:t>CheckFunds</w:t>
              </w:r>
            </w:ins>
          </w:p>
        </w:tc>
        <w:tc>
          <w:tcPr>
            <w:tcW w:w="506" w:type="pct"/>
          </w:tcPr>
          <w:p w14:paraId="4FF0FF5D" w14:textId="67AADCC7" w:rsidR="000A3376" w:rsidRPr="008E680B" w:rsidRDefault="000A3376" w:rsidP="000A3376">
            <w:pPr>
              <w:pStyle w:val="GOSTTablenorm"/>
              <w:rPr>
                <w:ins w:id="951" w:author="Сатлер Марина Викторовна" w:date="2025-11-20T10:57:00Z"/>
              </w:rPr>
            </w:pPr>
            <w:ins w:id="952" w:author="Сатлер Марина Викторовна" w:date="2025-11-20T10:57:00Z">
              <w:r w:rsidRPr="001D48F1">
                <w:rPr>
                  <w:highlight w:val="green"/>
                </w:rPr>
                <w:t>Число</w:t>
              </w:r>
            </w:ins>
          </w:p>
        </w:tc>
        <w:tc>
          <w:tcPr>
            <w:tcW w:w="301" w:type="pct"/>
          </w:tcPr>
          <w:p w14:paraId="6B816FD8" w14:textId="20E4B0A3" w:rsidR="000A3376" w:rsidRPr="008E680B" w:rsidRDefault="000A3376" w:rsidP="000A3376">
            <w:pPr>
              <w:pStyle w:val="GOSTTablenorm"/>
              <w:rPr>
                <w:ins w:id="953" w:author="Сатлер Марина Викторовна" w:date="2025-11-20T10:57:00Z"/>
              </w:rPr>
            </w:pPr>
            <w:ins w:id="954" w:author="Сатлер Марина Викторовна" w:date="2025-11-20T10:57:00Z">
              <w:r w:rsidRPr="001D48F1">
                <w:rPr>
                  <w:highlight w:val="green"/>
                </w:rPr>
                <w:t>Нет</w:t>
              </w:r>
            </w:ins>
          </w:p>
        </w:tc>
        <w:tc>
          <w:tcPr>
            <w:tcW w:w="339" w:type="pct"/>
          </w:tcPr>
          <w:p w14:paraId="5FACA23C" w14:textId="005917BD" w:rsidR="000A3376" w:rsidRPr="008E680B" w:rsidRDefault="000A3376" w:rsidP="000A3376">
            <w:pPr>
              <w:pStyle w:val="GOSTTablenorm"/>
              <w:rPr>
                <w:ins w:id="955" w:author="Сатлер Марина Викторовна" w:date="2025-11-20T10:57:00Z"/>
              </w:rPr>
            </w:pPr>
            <w:ins w:id="956" w:author="Сатлер Марина Викторовна" w:date="2025-11-20T10:57:00Z">
              <w:r w:rsidRPr="001D48F1">
                <w:rPr>
                  <w:highlight w:val="green"/>
                </w:rPr>
                <w:t>=1</w:t>
              </w:r>
            </w:ins>
          </w:p>
        </w:tc>
        <w:tc>
          <w:tcPr>
            <w:tcW w:w="2000" w:type="pct"/>
          </w:tcPr>
          <w:p w14:paraId="74F05BD0" w14:textId="77777777" w:rsidR="000A3376" w:rsidRPr="001D48F1" w:rsidRDefault="000A3376" w:rsidP="000A3376">
            <w:pPr>
              <w:pStyle w:val="GOSTTablenorm"/>
              <w:rPr>
                <w:ins w:id="957" w:author="Сатлер Марина Викторовна" w:date="2025-11-20T10:57:00Z"/>
                <w:highlight w:val="green"/>
              </w:rPr>
            </w:pPr>
            <w:ins w:id="958" w:author="Сатлер Марина Викторовна" w:date="2025-11-20T10:57:00Z">
              <w:r w:rsidRPr="001D48F1">
                <w:rPr>
                  <w:highlight w:val="green"/>
                </w:rPr>
                <w:t>Признак необходимости контроля доступного остатка средств без создания записей учета.</w:t>
              </w:r>
            </w:ins>
          </w:p>
          <w:p w14:paraId="43FF3692" w14:textId="77777777" w:rsidR="000A3376" w:rsidRPr="001D48F1" w:rsidRDefault="000A3376" w:rsidP="000A3376">
            <w:pPr>
              <w:pStyle w:val="GOSTTablenorm"/>
              <w:rPr>
                <w:ins w:id="959" w:author="Сатлер Марина Викторовна" w:date="2025-11-20T10:57:00Z"/>
                <w:highlight w:val="green"/>
              </w:rPr>
            </w:pPr>
            <w:ins w:id="960" w:author="Сатлер Марина Викторовна" w:date="2025-11-20T10:57:00Z">
              <w:r w:rsidRPr="001D48F1">
                <w:rPr>
                  <w:highlight w:val="green"/>
                </w:rPr>
                <w:t>Возможные значения:</w:t>
              </w:r>
            </w:ins>
          </w:p>
          <w:p w14:paraId="4AD2F568" w14:textId="77777777" w:rsidR="000A3376" w:rsidRDefault="000A3376" w:rsidP="000A3376">
            <w:pPr>
              <w:pStyle w:val="GOSTTableListMark1"/>
              <w:rPr>
                <w:ins w:id="961" w:author="Сатлер Марина Викторовна" w:date="2025-11-20T11:05:00Z"/>
              </w:rPr>
            </w:pPr>
            <w:ins w:id="962" w:author="Сатлер Марина Викторовна" w:date="2025-11-20T10:57:00Z">
              <w:r w:rsidRPr="001D48F1">
                <w:rPr>
                  <w:highlight w:val="green"/>
                </w:rPr>
                <w:t>«1» – требуется выполнить контроль доступного остатка средств без создания записей учета</w:t>
              </w:r>
            </w:ins>
            <w:ins w:id="963" w:author="Сатлер Марина Викторовна" w:date="2025-11-20T11:05:00Z">
              <w:r>
                <w:t>.</w:t>
              </w:r>
            </w:ins>
          </w:p>
          <w:p w14:paraId="1A1D6D40" w14:textId="77777777" w:rsidR="000A3376" w:rsidRPr="003262ED" w:rsidRDefault="000A3376" w:rsidP="000A3376">
            <w:pPr>
              <w:pStyle w:val="GOSTTableListMark1"/>
              <w:numPr>
                <w:ilvl w:val="0"/>
                <w:numId w:val="0"/>
              </w:numPr>
              <w:ind w:left="283" w:hanging="170"/>
              <w:rPr>
                <w:ins w:id="964" w:author="Сатлер Марина Викторовна" w:date="2025-11-20T11:05:00Z"/>
                <w:rFonts w:eastAsiaTheme="minorHAnsi"/>
                <w:highlight w:val="green"/>
              </w:rPr>
            </w:pPr>
            <w:ins w:id="965" w:author="Сатлер Марина Викторовна" w:date="2025-11-20T11:05:00Z">
              <w:r w:rsidRPr="003262ED">
                <w:rPr>
                  <w:highlight w:val="green"/>
                </w:rPr>
                <w:t>Может заполняться для следующих типов запросов:</w:t>
              </w:r>
            </w:ins>
          </w:p>
          <w:p w14:paraId="75F4FB40" w14:textId="77777777" w:rsidR="000A3376" w:rsidRPr="003262ED" w:rsidRDefault="000A3376" w:rsidP="000A3376">
            <w:pPr>
              <w:pStyle w:val="GOSTTableListMark1"/>
              <w:rPr>
                <w:ins w:id="966" w:author="Сатлер Марина Викторовна" w:date="2025-11-20T11:05:00Z"/>
                <w:highlight w:val="green"/>
              </w:rPr>
            </w:pPr>
            <w:ins w:id="967" w:author="Сатлер Марина Викторовна" w:date="2025-11-20T11:05:00Z">
              <w:r w:rsidRPr="003262ED">
                <w:rPr>
                  <w:highlight w:val="green"/>
                </w:rPr>
                <w:t>ACCOUNTING.</w:t>
              </w:r>
            </w:ins>
          </w:p>
          <w:p w14:paraId="7CD8BFDE" w14:textId="6BC75DE6" w:rsidR="000A3376" w:rsidRPr="008E680B" w:rsidRDefault="000A3376" w:rsidP="000A3376">
            <w:pPr>
              <w:pStyle w:val="GOSTTablenorm"/>
              <w:rPr>
                <w:ins w:id="968" w:author="Сатлер Марина Викторовна" w:date="2025-11-20T10:57:00Z"/>
              </w:rPr>
            </w:pPr>
            <w:ins w:id="969" w:author="Сатлер Марина Викторовна" w:date="2025-11-20T11:05:00Z">
              <w:r w:rsidRPr="003262ED">
                <w:rPr>
                  <w:highlight w:val="green"/>
                </w:rPr>
                <w:t>Для остальных типов запросов не заполняется</w:t>
              </w:r>
            </w:ins>
          </w:p>
        </w:tc>
      </w:tr>
    </w:tbl>
    <w:p w14:paraId="078ED067" w14:textId="7BD00876" w:rsidR="00512B7E" w:rsidRPr="00C75A4E" w:rsidRDefault="005413EF">
      <w:pPr>
        <w:pStyle w:val="21"/>
      </w:pPr>
      <w:bookmarkStart w:id="970" w:name="_Ref112855583"/>
      <w:bookmarkStart w:id="971" w:name="_Toc117871495"/>
      <w:bookmarkStart w:id="972" w:name="_Toc121319591"/>
      <w:bookmarkStart w:id="973" w:name="_Ref154532586"/>
      <w:bookmarkStart w:id="974" w:name="_Toc226556141"/>
      <w:r w:rsidRPr="00705CDB">
        <w:lastRenderedPageBreak/>
        <w:t xml:space="preserve">Общие требования к заголовку </w:t>
      </w:r>
      <w:r w:rsidR="00512B7E" w:rsidRPr="00705CDB">
        <w:t>ответа</w:t>
      </w:r>
      <w:bookmarkEnd w:id="970"/>
      <w:bookmarkEnd w:id="971"/>
      <w:bookmarkEnd w:id="972"/>
      <w:r w:rsidRPr="00705CDB">
        <w:t xml:space="preserve"> (</w:t>
      </w:r>
      <w:r w:rsidRPr="00C75A4E">
        <w:t>header)</w:t>
      </w:r>
      <w:bookmarkEnd w:id="973"/>
      <w:bookmarkEnd w:id="974"/>
    </w:p>
    <w:p w14:paraId="1A00CEB6" w14:textId="53A72C4C" w:rsidR="00705CDB" w:rsidRDefault="00DB035D" w:rsidP="00C75A4E">
      <w:pPr>
        <w:pStyle w:val="GOSTNameTable"/>
      </w:pPr>
      <w:r>
        <w:fldChar w:fldCharType="begin"/>
      </w:r>
      <w:r>
        <w:instrText xml:space="preserve"> SEQ Таблица \* ARABIC </w:instrText>
      </w:r>
      <w:r>
        <w:fldChar w:fldCharType="separate"/>
      </w:r>
      <w:bookmarkStart w:id="975" w:name="_Toc226556220"/>
      <w:r w:rsidR="00F300A9">
        <w:t>6</w:t>
      </w:r>
      <w:r>
        <w:fldChar w:fldCharType="end"/>
      </w:r>
      <w:r w:rsidR="00705CDB">
        <w:t xml:space="preserve"> -</w:t>
      </w:r>
      <w:r w:rsidR="00705CDB" w:rsidRPr="00425BD7">
        <w:t>Общие требования к структуре заголовка ответа на запросы (header)</w:t>
      </w:r>
      <w:bookmarkEnd w:id="975"/>
    </w:p>
    <w:tbl>
      <w:tblPr>
        <w:tblStyle w:val="GOSTTable"/>
        <w:tblW w:w="5000" w:type="pct"/>
        <w:tblLayout w:type="fixed"/>
        <w:tblLook w:val="07E0" w:firstRow="1" w:lastRow="1" w:firstColumn="1" w:lastColumn="1" w:noHBand="1" w:noVBand="1"/>
      </w:tblPr>
      <w:tblGrid>
        <w:gridCol w:w="3412"/>
        <w:gridCol w:w="2423"/>
        <w:gridCol w:w="1563"/>
        <w:gridCol w:w="995"/>
        <w:gridCol w:w="1017"/>
        <w:gridCol w:w="6284"/>
      </w:tblGrid>
      <w:tr w:rsidR="007646F2" w:rsidRPr="008B1B76" w14:paraId="00EED891" w14:textId="77777777" w:rsidTr="00285013">
        <w:trPr>
          <w:cnfStyle w:val="100000000000" w:firstRow="1" w:lastRow="0" w:firstColumn="0" w:lastColumn="0" w:oddVBand="0" w:evenVBand="0" w:oddHBand="0" w:evenHBand="0" w:firstRowFirstColumn="0" w:firstRowLastColumn="0" w:lastRowFirstColumn="0" w:lastRowLastColumn="0"/>
          <w:trHeight w:val="941"/>
        </w:trPr>
        <w:tc>
          <w:tcPr>
            <w:tcW w:w="1087" w:type="pct"/>
            <w:hideMark/>
          </w:tcPr>
          <w:p w14:paraId="0CDDB6B8" w14:textId="77777777" w:rsidR="00512B7E" w:rsidRPr="008B1B76" w:rsidRDefault="00512B7E" w:rsidP="002F6952">
            <w:pPr>
              <w:pStyle w:val="GOSTTableHead"/>
              <w:rPr>
                <w:szCs w:val="22"/>
              </w:rPr>
            </w:pPr>
            <w:r w:rsidRPr="008B1B76">
              <w:rPr>
                <w:szCs w:val="22"/>
              </w:rPr>
              <w:t>Наименование параметра</w:t>
            </w:r>
          </w:p>
        </w:tc>
        <w:tc>
          <w:tcPr>
            <w:tcW w:w="772" w:type="pct"/>
            <w:hideMark/>
          </w:tcPr>
          <w:p w14:paraId="30B76645" w14:textId="77777777" w:rsidR="00512B7E" w:rsidRPr="008B1B76" w:rsidRDefault="00512B7E" w:rsidP="002F6952">
            <w:pPr>
              <w:pStyle w:val="GOSTTableHead"/>
              <w:rPr>
                <w:szCs w:val="22"/>
              </w:rPr>
            </w:pPr>
            <w:r w:rsidRPr="008B1B76">
              <w:rPr>
                <w:szCs w:val="22"/>
              </w:rPr>
              <w:t>Название тэга</w:t>
            </w:r>
          </w:p>
        </w:tc>
        <w:tc>
          <w:tcPr>
            <w:tcW w:w="498" w:type="pct"/>
            <w:hideMark/>
          </w:tcPr>
          <w:p w14:paraId="06DB2C1A" w14:textId="77777777" w:rsidR="00512B7E" w:rsidRPr="008B1B76" w:rsidRDefault="00512B7E" w:rsidP="002F6952">
            <w:pPr>
              <w:pStyle w:val="GOSTTableHead"/>
              <w:rPr>
                <w:szCs w:val="22"/>
              </w:rPr>
            </w:pPr>
            <w:r w:rsidRPr="008B1B76">
              <w:rPr>
                <w:szCs w:val="22"/>
              </w:rPr>
              <w:t>Тип данных</w:t>
            </w:r>
          </w:p>
        </w:tc>
        <w:tc>
          <w:tcPr>
            <w:tcW w:w="317" w:type="pct"/>
          </w:tcPr>
          <w:p w14:paraId="21379C6B" w14:textId="77777777" w:rsidR="00512B7E" w:rsidRPr="008B1B76" w:rsidRDefault="00512B7E" w:rsidP="002F6952">
            <w:pPr>
              <w:pStyle w:val="GOSTTableHead"/>
              <w:rPr>
                <w:szCs w:val="22"/>
              </w:rPr>
            </w:pPr>
            <w:r w:rsidRPr="008B1B76">
              <w:rPr>
                <w:szCs w:val="22"/>
              </w:rPr>
              <w:t>Обязательность</w:t>
            </w:r>
          </w:p>
        </w:tc>
        <w:tc>
          <w:tcPr>
            <w:tcW w:w="324" w:type="pct"/>
          </w:tcPr>
          <w:p w14:paraId="6D786679" w14:textId="77777777" w:rsidR="00512B7E" w:rsidRPr="008B1B76" w:rsidRDefault="00512B7E" w:rsidP="002F6952">
            <w:pPr>
              <w:pStyle w:val="GOSTTableHead"/>
              <w:rPr>
                <w:szCs w:val="22"/>
              </w:rPr>
            </w:pPr>
            <w:r w:rsidRPr="008B1B76">
              <w:rPr>
                <w:szCs w:val="22"/>
              </w:rPr>
              <w:t>Размерность</w:t>
            </w:r>
          </w:p>
        </w:tc>
        <w:tc>
          <w:tcPr>
            <w:tcW w:w="2002" w:type="pct"/>
            <w:hideMark/>
          </w:tcPr>
          <w:p w14:paraId="3F00133D" w14:textId="77777777" w:rsidR="00512B7E" w:rsidRPr="008B1B76" w:rsidRDefault="00512B7E" w:rsidP="002F6952">
            <w:pPr>
              <w:pStyle w:val="GOSTTableHead"/>
              <w:rPr>
                <w:szCs w:val="22"/>
              </w:rPr>
            </w:pPr>
            <w:r w:rsidRPr="008B1B76">
              <w:rPr>
                <w:szCs w:val="22"/>
              </w:rPr>
              <w:t>Описание</w:t>
            </w:r>
          </w:p>
        </w:tc>
      </w:tr>
      <w:tr w:rsidR="007646F2" w:rsidRPr="008B1B76" w14:paraId="721CC2D8" w14:textId="77777777" w:rsidTr="00285013">
        <w:tc>
          <w:tcPr>
            <w:tcW w:w="1087" w:type="pct"/>
          </w:tcPr>
          <w:p w14:paraId="65F6D823" w14:textId="4111A411" w:rsidR="00512B7E" w:rsidRPr="008B1B76" w:rsidRDefault="00512B7E" w:rsidP="002F6952">
            <w:pPr>
              <w:pStyle w:val="GOSTTablenorm"/>
              <w:rPr>
                <w:szCs w:val="22"/>
              </w:rPr>
            </w:pPr>
            <w:r w:rsidRPr="008B1B76">
              <w:rPr>
                <w:szCs w:val="22"/>
              </w:rPr>
              <w:t>Система-отправитель запроса</w:t>
            </w:r>
          </w:p>
        </w:tc>
        <w:tc>
          <w:tcPr>
            <w:tcW w:w="772" w:type="pct"/>
          </w:tcPr>
          <w:p w14:paraId="49CEB006" w14:textId="77777777" w:rsidR="00512B7E" w:rsidRPr="008B1B76" w:rsidRDefault="00512B7E" w:rsidP="002F6952">
            <w:pPr>
              <w:pStyle w:val="GOSTTablenorm"/>
              <w:rPr>
                <w:szCs w:val="22"/>
                <w:lang w:val="en-US"/>
              </w:rPr>
            </w:pPr>
            <w:r w:rsidRPr="008B1B76">
              <w:rPr>
                <w:szCs w:val="22"/>
                <w:lang w:val="en-US"/>
              </w:rPr>
              <w:t>Source</w:t>
            </w:r>
          </w:p>
        </w:tc>
        <w:tc>
          <w:tcPr>
            <w:tcW w:w="498" w:type="pct"/>
          </w:tcPr>
          <w:p w14:paraId="1943BE68" w14:textId="77777777" w:rsidR="00512B7E" w:rsidRPr="008B1B76" w:rsidRDefault="00512B7E" w:rsidP="00726940">
            <w:pPr>
              <w:ind w:firstLine="30"/>
              <w:rPr>
                <w:sz w:val="22"/>
                <w:szCs w:val="22"/>
                <w:lang w:val="en-US"/>
              </w:rPr>
            </w:pPr>
            <w:r w:rsidRPr="008B1B76">
              <w:rPr>
                <w:sz w:val="22"/>
                <w:szCs w:val="22"/>
              </w:rPr>
              <w:t>Строка</w:t>
            </w:r>
          </w:p>
        </w:tc>
        <w:tc>
          <w:tcPr>
            <w:tcW w:w="317" w:type="pct"/>
          </w:tcPr>
          <w:p w14:paraId="56EC68A8" w14:textId="77777777" w:rsidR="00512B7E" w:rsidRPr="008B1B76" w:rsidRDefault="00512B7E" w:rsidP="00726940">
            <w:pPr>
              <w:ind w:firstLine="30"/>
              <w:rPr>
                <w:sz w:val="22"/>
                <w:szCs w:val="22"/>
              </w:rPr>
            </w:pPr>
            <w:r w:rsidRPr="008B1B76">
              <w:rPr>
                <w:sz w:val="22"/>
                <w:szCs w:val="22"/>
              </w:rPr>
              <w:t>Да</w:t>
            </w:r>
          </w:p>
        </w:tc>
        <w:tc>
          <w:tcPr>
            <w:tcW w:w="324" w:type="pct"/>
          </w:tcPr>
          <w:p w14:paraId="4677DCCF" w14:textId="77777777" w:rsidR="00512B7E" w:rsidRPr="008B1B76" w:rsidRDefault="00512B7E" w:rsidP="00726940">
            <w:pPr>
              <w:ind w:firstLine="30"/>
              <w:rPr>
                <w:sz w:val="22"/>
                <w:szCs w:val="22"/>
                <w:lang w:val="en-US"/>
              </w:rPr>
            </w:pPr>
            <w:r w:rsidRPr="008B1B76">
              <w:rPr>
                <w:sz w:val="22"/>
                <w:szCs w:val="22"/>
              </w:rPr>
              <w:t>&lt;=</w:t>
            </w:r>
            <w:r w:rsidRPr="008B1B76">
              <w:rPr>
                <w:sz w:val="22"/>
                <w:szCs w:val="22"/>
                <w:lang w:val="en-US"/>
              </w:rPr>
              <w:t>10</w:t>
            </w:r>
          </w:p>
        </w:tc>
        <w:tc>
          <w:tcPr>
            <w:tcW w:w="2002" w:type="pct"/>
          </w:tcPr>
          <w:p w14:paraId="5F4BB698" w14:textId="77777777" w:rsidR="004E3D5F" w:rsidRDefault="00512B7E" w:rsidP="002F6952">
            <w:pPr>
              <w:pStyle w:val="GOSTTablenorm"/>
              <w:rPr>
                <w:szCs w:val="22"/>
              </w:rPr>
            </w:pPr>
            <w:r w:rsidRPr="008B1B76">
              <w:rPr>
                <w:szCs w:val="22"/>
              </w:rPr>
              <w:t xml:space="preserve">ФП </w:t>
            </w:r>
            <w:r w:rsidR="00342B84">
              <w:rPr>
                <w:szCs w:val="22"/>
              </w:rPr>
              <w:t xml:space="preserve">ГИИС ЭБ </w:t>
            </w:r>
            <w:r w:rsidR="00563A60" w:rsidRPr="36854D62">
              <w:t>–</w:t>
            </w:r>
            <w:r w:rsidRPr="008B1B76">
              <w:rPr>
                <w:szCs w:val="22"/>
              </w:rPr>
              <w:t xml:space="preserve"> отправитель запроса.</w:t>
            </w:r>
          </w:p>
          <w:p w14:paraId="7F5EBAA0" w14:textId="76A8CF64" w:rsidR="00512B7E" w:rsidRPr="008B1B76" w:rsidRDefault="00512B7E" w:rsidP="002F6952">
            <w:pPr>
              <w:pStyle w:val="GOSTTablenorm"/>
              <w:rPr>
                <w:szCs w:val="22"/>
              </w:rPr>
            </w:pPr>
            <w:r w:rsidRPr="008B1B76">
              <w:rPr>
                <w:szCs w:val="22"/>
              </w:rPr>
              <w:t>Возможные значения:</w:t>
            </w:r>
          </w:p>
          <w:p w14:paraId="70AFA214" w14:textId="77777777" w:rsidR="00117260" w:rsidRDefault="00117260" w:rsidP="00117260">
            <w:pPr>
              <w:pStyle w:val="GOSTTableListMark1"/>
            </w:pPr>
            <w:ins w:id="976" w:author="Сатлер Марина Викторовна" w:date="2024-10-04T12:20:00Z">
              <w:r w:rsidRPr="00117260">
                <w:t>EXP0</w:t>
              </w:r>
              <w:r>
                <w:rPr>
                  <w:lang w:val="en-US"/>
                </w:rPr>
                <w:t>1</w:t>
              </w:r>
              <w:r w:rsidRPr="00117260">
                <w:t xml:space="preserve"> (ПУР 0</w:t>
              </w:r>
              <w:r>
                <w:rPr>
                  <w:lang w:val="en-US"/>
                </w:rPr>
                <w:t>1</w:t>
              </w:r>
              <w:r w:rsidRPr="00117260">
                <w:t xml:space="preserve"> ЭБ);</w:t>
              </w:r>
            </w:ins>
          </w:p>
          <w:p w14:paraId="2E3C29B0" w14:textId="3BF580A9" w:rsidR="005258B5" w:rsidRPr="00117260" w:rsidRDefault="005258B5" w:rsidP="00696CBB">
            <w:pPr>
              <w:pStyle w:val="GOSTTableListMark1"/>
              <w:rPr>
                <w:ins w:id="977" w:author="Сатлер Марина Викторовна" w:date="2024-10-04T12:20:00Z"/>
              </w:rPr>
            </w:pPr>
            <w:r w:rsidRPr="005258B5">
              <w:rPr>
                <w:lang w:val="en-US"/>
              </w:rPr>
              <w:t>EXP</w:t>
            </w:r>
            <w:r w:rsidRPr="00B9499D">
              <w:t>03 (ПУР 03 ЭБ)</w:t>
            </w:r>
            <w:ins w:id="978" w:author="Сатлер Марина Викторовна" w:date="2023-12-27T14:59:00Z">
              <w:r>
                <w:t>;</w:t>
              </w:r>
            </w:ins>
          </w:p>
          <w:p w14:paraId="702A8CA0" w14:textId="2D13D27F" w:rsidR="00512B7E" w:rsidRPr="008B1B76" w:rsidRDefault="00512B7E" w:rsidP="00C75A4E">
            <w:pPr>
              <w:pStyle w:val="GOSTTableListMark1"/>
              <w:rPr>
                <w:lang w:val="en-US"/>
              </w:rPr>
            </w:pPr>
            <w:r w:rsidRPr="008B1B76">
              <w:rPr>
                <w:lang w:val="en-US"/>
              </w:rPr>
              <w:t>EXP</w:t>
            </w:r>
            <w:r w:rsidRPr="008B1B76">
              <w:t>05</w:t>
            </w:r>
            <w:r w:rsidRPr="008B1B76">
              <w:rPr>
                <w:lang w:val="en-US"/>
              </w:rPr>
              <w:t xml:space="preserve"> (ПУР</w:t>
            </w:r>
            <w:r w:rsidRPr="008B1B76">
              <w:t xml:space="preserve"> 05</w:t>
            </w:r>
            <w:r w:rsidRPr="008B1B76">
              <w:rPr>
                <w:lang w:val="en-US"/>
              </w:rPr>
              <w:t xml:space="preserve"> ЭБ)</w:t>
            </w:r>
            <w:r w:rsidR="007646F2">
              <w:t>;</w:t>
            </w:r>
          </w:p>
          <w:p w14:paraId="609F4655" w14:textId="64FADC2D" w:rsidR="00512B7E" w:rsidRPr="008B1B76" w:rsidRDefault="00512B7E" w:rsidP="00C75A4E">
            <w:pPr>
              <w:pStyle w:val="GOSTTableListMark1"/>
              <w:rPr>
                <w:lang w:val="en-US"/>
              </w:rPr>
            </w:pPr>
            <w:r w:rsidRPr="008B1B76">
              <w:rPr>
                <w:lang w:val="en-US"/>
              </w:rPr>
              <w:t>FAMABS (ПУДС ЭБ)</w:t>
            </w:r>
            <w:r w:rsidR="007646F2">
              <w:t>;</w:t>
            </w:r>
          </w:p>
          <w:p w14:paraId="7CF63191" w14:textId="06DD8431" w:rsidR="00512B7E" w:rsidRDefault="00512B7E" w:rsidP="00C75A4E">
            <w:pPr>
              <w:pStyle w:val="GOSTTableListMark1"/>
              <w:rPr>
                <w:ins w:id="979" w:author="Сказецкая Наталья Камилевна" w:date="2023-09-07T16:56:00Z"/>
                <w:lang w:val="en-US"/>
              </w:rPr>
            </w:pPr>
            <w:r w:rsidRPr="008B1B76">
              <w:rPr>
                <w:lang w:val="en-US"/>
              </w:rPr>
              <w:t>ARP (ПУИО</w:t>
            </w:r>
            <w:r w:rsidR="004D50D9">
              <w:t xml:space="preserve"> ЭБ</w:t>
            </w:r>
            <w:r w:rsidRPr="008B1B76">
              <w:rPr>
                <w:lang w:val="en-US"/>
              </w:rPr>
              <w:t>)</w:t>
            </w:r>
            <w:r w:rsidR="007646F2">
              <w:t>;</w:t>
            </w:r>
          </w:p>
          <w:p w14:paraId="302F784D" w14:textId="7B24F71B" w:rsidR="007105AC" w:rsidRPr="007105AC" w:rsidRDefault="007105AC" w:rsidP="00C75A4E">
            <w:pPr>
              <w:pStyle w:val="GOSTTableListMark1"/>
              <w:rPr>
                <w:ins w:id="980" w:author="Сказецкая Наталья Камилевна" w:date="2023-09-07T16:56:00Z"/>
                <w:highlight w:val="yellow"/>
              </w:rPr>
            </w:pPr>
            <w:ins w:id="981" w:author="Сказецкая Наталья Камилевна" w:date="2023-09-07T16:56:00Z">
              <w:r w:rsidRPr="007105AC">
                <w:rPr>
                  <w:highlight w:val="yellow"/>
                </w:rPr>
                <w:t>RMS (ПУД ЭБ)</w:t>
              </w:r>
            </w:ins>
            <w:r w:rsidR="007646F2">
              <w:rPr>
                <w:highlight w:val="yellow"/>
              </w:rPr>
              <w:t>;</w:t>
            </w:r>
          </w:p>
          <w:p w14:paraId="213470C4" w14:textId="77777777" w:rsidR="00F146C0" w:rsidRPr="00C75A4E" w:rsidRDefault="00F146C0" w:rsidP="00F146C0">
            <w:pPr>
              <w:pStyle w:val="GOSTTableListMark1"/>
              <w:rPr>
                <w:ins w:id="982" w:author="Сатлер Марина Викторовна" w:date="2024-10-04T13:51:00Z"/>
              </w:rPr>
            </w:pPr>
            <w:ins w:id="983" w:author="Сатлер Марина Викторовна" w:date="2024-10-04T13:51:00Z">
              <w:r w:rsidRPr="00696CBB">
                <w:t>TSE (ПУР КС ЭБ)</w:t>
              </w:r>
              <w:r>
                <w:t>;</w:t>
              </w:r>
            </w:ins>
          </w:p>
          <w:p w14:paraId="595A23D0" w14:textId="63FFEF9B" w:rsidR="007105AC" w:rsidRPr="000D276B" w:rsidRDefault="007105AC">
            <w:pPr>
              <w:pStyle w:val="GOSTTableListMark1"/>
            </w:pPr>
            <w:ins w:id="984" w:author="Сказецкая Наталья Камилевна" w:date="2023-09-07T16:56:00Z">
              <w:r w:rsidRPr="007105AC">
                <w:rPr>
                  <w:highlight w:val="yellow"/>
                  <w:lang w:val="en-US"/>
                </w:rPr>
                <w:t>INC</w:t>
              </w:r>
              <w:r w:rsidRPr="007105AC">
                <w:rPr>
                  <w:highlight w:val="yellow"/>
                </w:rPr>
                <w:t xml:space="preserve"> (</w:t>
              </w:r>
            </w:ins>
            <w:ins w:id="985" w:author="Сатлер Марина Викторовна" w:date="2024-10-04T13:36:00Z">
              <w:r w:rsidR="006166A4" w:rsidRPr="007105AC">
                <w:rPr>
                  <w:highlight w:val="yellow"/>
                </w:rPr>
                <w:t xml:space="preserve">ПУР </w:t>
              </w:r>
            </w:ins>
            <w:ins w:id="986" w:author="Сказецкая Наталья Камилевна" w:date="2023-09-07T16:56:00Z">
              <w:del w:id="987" w:author="Сатлер Марина Викторовна" w:date="2024-10-04T13:36:00Z">
                <w:r w:rsidRPr="007105AC" w:rsidDel="006166A4">
                  <w:rPr>
                    <w:highlight w:val="yellow"/>
                  </w:rPr>
                  <w:delText xml:space="preserve">Компонент </w:delText>
                </w:r>
              </w:del>
              <w:r w:rsidRPr="007105AC">
                <w:rPr>
                  <w:highlight w:val="yellow"/>
                </w:rPr>
                <w:t xml:space="preserve">АУ/БУ </w:t>
              </w:r>
              <w:del w:id="988" w:author="Сатлер Марина Викторовна" w:date="2024-10-04T13:36:00Z">
                <w:r w:rsidRPr="007105AC" w:rsidDel="006166A4">
                  <w:rPr>
                    <w:highlight w:val="yellow"/>
                  </w:rPr>
                  <w:delText xml:space="preserve">ПУР </w:delText>
                </w:r>
              </w:del>
              <w:r w:rsidRPr="007105AC">
                <w:rPr>
                  <w:highlight w:val="yellow"/>
                </w:rPr>
                <w:t>ЭБ)</w:t>
              </w:r>
            </w:ins>
          </w:p>
        </w:tc>
      </w:tr>
      <w:tr w:rsidR="007646F2" w:rsidRPr="008B1B76" w14:paraId="04C31ED3" w14:textId="77777777" w:rsidTr="00285013">
        <w:tc>
          <w:tcPr>
            <w:tcW w:w="1087" w:type="pct"/>
          </w:tcPr>
          <w:p w14:paraId="546BC1F8" w14:textId="72B941B1" w:rsidR="00512B7E" w:rsidRPr="008B1B76" w:rsidRDefault="00512B7E" w:rsidP="002F6952">
            <w:pPr>
              <w:pStyle w:val="GOSTTablenorm"/>
              <w:rPr>
                <w:szCs w:val="22"/>
              </w:rPr>
            </w:pPr>
            <w:r w:rsidRPr="008B1B76">
              <w:rPr>
                <w:szCs w:val="22"/>
              </w:rPr>
              <w:t>Система-получатель</w:t>
            </w:r>
            <w:r w:rsidR="004D50D9">
              <w:rPr>
                <w:szCs w:val="22"/>
              </w:rPr>
              <w:t xml:space="preserve"> ответа</w:t>
            </w:r>
          </w:p>
        </w:tc>
        <w:tc>
          <w:tcPr>
            <w:tcW w:w="772" w:type="pct"/>
          </w:tcPr>
          <w:p w14:paraId="44FD1758" w14:textId="77777777" w:rsidR="00512B7E" w:rsidRPr="008B1B76" w:rsidRDefault="00512B7E" w:rsidP="002F6952">
            <w:pPr>
              <w:pStyle w:val="GOSTTablenorm"/>
              <w:rPr>
                <w:szCs w:val="22"/>
                <w:lang w:val="en-US"/>
              </w:rPr>
            </w:pPr>
            <w:r w:rsidRPr="008B1B76">
              <w:rPr>
                <w:szCs w:val="22"/>
                <w:lang w:val="en-US"/>
              </w:rPr>
              <w:t>Receiver</w:t>
            </w:r>
          </w:p>
        </w:tc>
        <w:tc>
          <w:tcPr>
            <w:tcW w:w="498" w:type="pct"/>
          </w:tcPr>
          <w:p w14:paraId="3C75530D" w14:textId="77777777" w:rsidR="00512B7E" w:rsidRPr="008B1B76" w:rsidRDefault="00512B7E" w:rsidP="00726940">
            <w:pPr>
              <w:ind w:firstLine="30"/>
              <w:rPr>
                <w:sz w:val="22"/>
                <w:szCs w:val="22"/>
              </w:rPr>
            </w:pPr>
            <w:r w:rsidRPr="008B1B76">
              <w:rPr>
                <w:sz w:val="22"/>
                <w:szCs w:val="22"/>
              </w:rPr>
              <w:t>Строка</w:t>
            </w:r>
          </w:p>
        </w:tc>
        <w:tc>
          <w:tcPr>
            <w:tcW w:w="317" w:type="pct"/>
          </w:tcPr>
          <w:p w14:paraId="7BFFE985" w14:textId="77777777" w:rsidR="00512B7E" w:rsidRPr="008B1B76" w:rsidRDefault="00512B7E" w:rsidP="00726940">
            <w:pPr>
              <w:ind w:firstLine="30"/>
              <w:rPr>
                <w:sz w:val="22"/>
                <w:szCs w:val="22"/>
              </w:rPr>
            </w:pPr>
            <w:r w:rsidRPr="008B1B76">
              <w:rPr>
                <w:sz w:val="22"/>
                <w:szCs w:val="22"/>
              </w:rPr>
              <w:t>Да</w:t>
            </w:r>
          </w:p>
        </w:tc>
        <w:tc>
          <w:tcPr>
            <w:tcW w:w="324" w:type="pct"/>
          </w:tcPr>
          <w:p w14:paraId="23AE7E51" w14:textId="77777777" w:rsidR="00512B7E" w:rsidRPr="008B1B76" w:rsidRDefault="00512B7E" w:rsidP="00726940">
            <w:pPr>
              <w:ind w:firstLine="30"/>
              <w:rPr>
                <w:sz w:val="22"/>
                <w:szCs w:val="22"/>
              </w:rPr>
            </w:pPr>
            <w:r w:rsidRPr="008B1B76">
              <w:rPr>
                <w:sz w:val="22"/>
                <w:szCs w:val="22"/>
              </w:rPr>
              <w:t>&lt;=</w:t>
            </w:r>
            <w:r w:rsidRPr="008B1B76">
              <w:rPr>
                <w:sz w:val="22"/>
                <w:szCs w:val="22"/>
                <w:lang w:val="en-US"/>
              </w:rPr>
              <w:t>10</w:t>
            </w:r>
          </w:p>
        </w:tc>
        <w:tc>
          <w:tcPr>
            <w:tcW w:w="2002" w:type="pct"/>
          </w:tcPr>
          <w:p w14:paraId="5487CED1" w14:textId="77777777" w:rsidR="004E3D5F" w:rsidRDefault="00512B7E" w:rsidP="002F6952">
            <w:pPr>
              <w:pStyle w:val="GOSTTablenorm"/>
              <w:rPr>
                <w:szCs w:val="22"/>
              </w:rPr>
            </w:pPr>
            <w:r w:rsidRPr="008B1B76">
              <w:rPr>
                <w:szCs w:val="22"/>
              </w:rPr>
              <w:t>ФП</w:t>
            </w:r>
            <w:r w:rsidR="004D50D9">
              <w:rPr>
                <w:szCs w:val="22"/>
              </w:rPr>
              <w:t xml:space="preserve"> ГИИС ЭБ </w:t>
            </w:r>
            <w:r w:rsidR="00563A60" w:rsidRPr="36854D62">
              <w:t>–</w:t>
            </w:r>
            <w:r w:rsidR="004D50D9">
              <w:rPr>
                <w:szCs w:val="22"/>
              </w:rPr>
              <w:t xml:space="preserve"> </w:t>
            </w:r>
            <w:r w:rsidRPr="008B1B76">
              <w:rPr>
                <w:szCs w:val="22"/>
              </w:rPr>
              <w:t xml:space="preserve">получатель </w:t>
            </w:r>
            <w:r w:rsidR="004D50D9">
              <w:rPr>
                <w:szCs w:val="22"/>
              </w:rPr>
              <w:t>ответа</w:t>
            </w:r>
            <w:r w:rsidRPr="008B1B76">
              <w:rPr>
                <w:szCs w:val="22"/>
              </w:rPr>
              <w:t>.</w:t>
            </w:r>
          </w:p>
          <w:p w14:paraId="7830AB96" w14:textId="7915FB18" w:rsidR="00512B7E" w:rsidRPr="008B1B76" w:rsidRDefault="00512B7E" w:rsidP="002F6952">
            <w:pPr>
              <w:pStyle w:val="GOSTTablenorm"/>
              <w:rPr>
                <w:szCs w:val="22"/>
              </w:rPr>
            </w:pPr>
            <w:r w:rsidRPr="008B1B76">
              <w:rPr>
                <w:szCs w:val="22"/>
              </w:rPr>
              <w:t>Возможные значения:</w:t>
            </w:r>
          </w:p>
          <w:p w14:paraId="1CE9DD5E" w14:textId="77777777" w:rsidR="00117260" w:rsidRDefault="00117260" w:rsidP="00117260">
            <w:pPr>
              <w:pStyle w:val="GOSTTableListMark1"/>
            </w:pPr>
            <w:ins w:id="989" w:author="Сатлер Марина Викторовна" w:date="2024-10-04T12:20:00Z">
              <w:r w:rsidRPr="00117260">
                <w:t>EXP0</w:t>
              </w:r>
              <w:r>
                <w:rPr>
                  <w:lang w:val="en-US"/>
                </w:rPr>
                <w:t>1</w:t>
              </w:r>
              <w:r w:rsidRPr="00117260">
                <w:t xml:space="preserve"> (ПУР 0</w:t>
              </w:r>
              <w:r>
                <w:rPr>
                  <w:lang w:val="en-US"/>
                </w:rPr>
                <w:t>1</w:t>
              </w:r>
              <w:r w:rsidRPr="00117260">
                <w:t xml:space="preserve"> ЭБ);</w:t>
              </w:r>
            </w:ins>
          </w:p>
          <w:p w14:paraId="74BB95C9" w14:textId="77777777" w:rsidR="005258B5" w:rsidRPr="00B9499D" w:rsidRDefault="005258B5" w:rsidP="005258B5">
            <w:pPr>
              <w:pStyle w:val="GOSTTableListMark1"/>
            </w:pPr>
            <w:r w:rsidRPr="00B9499D">
              <w:rPr>
                <w:lang w:val="en-US"/>
              </w:rPr>
              <w:t>EXP</w:t>
            </w:r>
            <w:r w:rsidRPr="00B9499D">
              <w:t>03 (ПУР 03 ЭБ)</w:t>
            </w:r>
            <w:ins w:id="990" w:author="Сатлер Марина Викторовна" w:date="2023-12-27T14:59:00Z">
              <w:r>
                <w:t>;</w:t>
              </w:r>
            </w:ins>
          </w:p>
          <w:p w14:paraId="7E33823D" w14:textId="5428C68F" w:rsidR="00512B7E" w:rsidRPr="008B1B76" w:rsidRDefault="00512B7E" w:rsidP="00C75A4E">
            <w:pPr>
              <w:pStyle w:val="GOSTTableListMark1"/>
              <w:rPr>
                <w:lang w:val="en-US"/>
              </w:rPr>
            </w:pPr>
            <w:r w:rsidRPr="008B1B76">
              <w:rPr>
                <w:lang w:val="en-US"/>
              </w:rPr>
              <w:t>EXP</w:t>
            </w:r>
            <w:r w:rsidRPr="008B1B76">
              <w:t>05</w:t>
            </w:r>
            <w:r w:rsidRPr="008B1B76">
              <w:rPr>
                <w:lang w:val="en-US"/>
              </w:rPr>
              <w:t xml:space="preserve"> (ПУР</w:t>
            </w:r>
            <w:r w:rsidRPr="008B1B76">
              <w:t xml:space="preserve"> 05</w:t>
            </w:r>
            <w:r w:rsidRPr="008B1B76">
              <w:rPr>
                <w:lang w:val="en-US"/>
              </w:rPr>
              <w:t xml:space="preserve"> ЭБ)</w:t>
            </w:r>
            <w:r w:rsidR="007646F2">
              <w:t>;</w:t>
            </w:r>
          </w:p>
          <w:p w14:paraId="568CEBAB" w14:textId="795F69C1" w:rsidR="00512B7E" w:rsidRPr="008B1B76" w:rsidRDefault="00512B7E" w:rsidP="00C75A4E">
            <w:pPr>
              <w:pStyle w:val="GOSTTableListMark1"/>
              <w:rPr>
                <w:lang w:val="en-US"/>
              </w:rPr>
            </w:pPr>
            <w:r w:rsidRPr="008B1B76">
              <w:rPr>
                <w:lang w:val="en-US"/>
              </w:rPr>
              <w:t>FAMABS (ПУДС ЭБ)</w:t>
            </w:r>
            <w:r w:rsidR="007646F2">
              <w:t>;</w:t>
            </w:r>
          </w:p>
          <w:p w14:paraId="71AD2A33" w14:textId="5C68FF55" w:rsidR="00512B7E" w:rsidRPr="007105AC" w:rsidRDefault="00512B7E" w:rsidP="00C75A4E">
            <w:pPr>
              <w:pStyle w:val="GOSTTableListMark1"/>
              <w:rPr>
                <w:ins w:id="991" w:author="Сказецкая Наталья Камилевна" w:date="2023-09-07T16:56:00Z"/>
              </w:rPr>
            </w:pPr>
            <w:r w:rsidRPr="008B1B76">
              <w:rPr>
                <w:lang w:val="en-US"/>
              </w:rPr>
              <w:t>ARP (ПУИО</w:t>
            </w:r>
            <w:r w:rsidR="004D50D9">
              <w:t xml:space="preserve"> ЭБ</w:t>
            </w:r>
            <w:r w:rsidRPr="008B1B76">
              <w:rPr>
                <w:lang w:val="en-US"/>
              </w:rPr>
              <w:t>)</w:t>
            </w:r>
            <w:r w:rsidR="007646F2">
              <w:t>;</w:t>
            </w:r>
          </w:p>
          <w:p w14:paraId="1014C331" w14:textId="43184136" w:rsidR="007105AC" w:rsidRPr="007105AC" w:rsidRDefault="007105AC" w:rsidP="00C75A4E">
            <w:pPr>
              <w:pStyle w:val="GOSTTableListMark1"/>
              <w:rPr>
                <w:ins w:id="992" w:author="Сказецкая Наталья Камилевна" w:date="2023-09-07T16:56:00Z"/>
                <w:highlight w:val="yellow"/>
              </w:rPr>
            </w:pPr>
            <w:ins w:id="993" w:author="Сказецкая Наталья Камилевна" w:date="2023-09-07T16:56:00Z">
              <w:r w:rsidRPr="007105AC">
                <w:rPr>
                  <w:highlight w:val="yellow"/>
                </w:rPr>
                <w:t>RMS (ПУД ЭБ)</w:t>
              </w:r>
            </w:ins>
            <w:r w:rsidR="007646F2">
              <w:rPr>
                <w:highlight w:val="yellow"/>
              </w:rPr>
              <w:t>;</w:t>
            </w:r>
          </w:p>
          <w:p w14:paraId="73D6E01F" w14:textId="77777777" w:rsidR="00F146C0" w:rsidRPr="00C75A4E" w:rsidRDefault="00F146C0" w:rsidP="00F146C0">
            <w:pPr>
              <w:pStyle w:val="GOSTTableListMark1"/>
              <w:rPr>
                <w:ins w:id="994" w:author="Сатлер Марина Викторовна" w:date="2024-10-04T13:51:00Z"/>
              </w:rPr>
            </w:pPr>
            <w:ins w:id="995" w:author="Сатлер Марина Викторовна" w:date="2024-10-04T13:51:00Z">
              <w:r w:rsidRPr="00696CBB">
                <w:t>TSE (ПУР КС ЭБ)</w:t>
              </w:r>
              <w:r>
                <w:t>;</w:t>
              </w:r>
            </w:ins>
          </w:p>
          <w:p w14:paraId="7739F043" w14:textId="3A6ADFEF" w:rsidR="007105AC" w:rsidRPr="008B1B76" w:rsidRDefault="007105AC">
            <w:pPr>
              <w:pStyle w:val="GOSTTableListMark1"/>
            </w:pPr>
            <w:ins w:id="996" w:author="Сказецкая Наталья Камилевна" w:date="2023-09-07T16:56:00Z">
              <w:r w:rsidRPr="007105AC">
                <w:rPr>
                  <w:highlight w:val="yellow"/>
                  <w:lang w:val="en-US"/>
                </w:rPr>
                <w:t>INC</w:t>
              </w:r>
              <w:r w:rsidRPr="007105AC">
                <w:rPr>
                  <w:highlight w:val="yellow"/>
                </w:rPr>
                <w:t xml:space="preserve"> (</w:t>
              </w:r>
            </w:ins>
            <w:ins w:id="997" w:author="Сатлер Марина Викторовна" w:date="2024-10-04T13:36:00Z">
              <w:r w:rsidR="006166A4" w:rsidRPr="007105AC">
                <w:rPr>
                  <w:highlight w:val="yellow"/>
                </w:rPr>
                <w:t xml:space="preserve">ПУР </w:t>
              </w:r>
            </w:ins>
            <w:ins w:id="998" w:author="Сказецкая Наталья Камилевна" w:date="2023-09-07T16:56:00Z">
              <w:del w:id="999" w:author="Сатлер Марина Викторовна" w:date="2024-10-04T13:36:00Z">
                <w:r w:rsidRPr="007105AC" w:rsidDel="006166A4">
                  <w:rPr>
                    <w:highlight w:val="yellow"/>
                  </w:rPr>
                  <w:delText xml:space="preserve">Компонент </w:delText>
                </w:r>
              </w:del>
              <w:r w:rsidRPr="007105AC">
                <w:rPr>
                  <w:highlight w:val="yellow"/>
                </w:rPr>
                <w:t xml:space="preserve">АУ/БУ </w:t>
              </w:r>
              <w:del w:id="1000" w:author="Сатлер Марина Викторовна" w:date="2024-10-04T13:37:00Z">
                <w:r w:rsidRPr="007105AC" w:rsidDel="006166A4">
                  <w:rPr>
                    <w:highlight w:val="yellow"/>
                  </w:rPr>
                  <w:delText xml:space="preserve">ПУР </w:delText>
                </w:r>
              </w:del>
              <w:r w:rsidRPr="007105AC">
                <w:rPr>
                  <w:highlight w:val="yellow"/>
                </w:rPr>
                <w:t>ЭБ)</w:t>
              </w:r>
            </w:ins>
          </w:p>
        </w:tc>
      </w:tr>
      <w:tr w:rsidR="007646F2" w:rsidRPr="008B1B76" w14:paraId="6A566991" w14:textId="77777777" w:rsidTr="00285013">
        <w:tc>
          <w:tcPr>
            <w:tcW w:w="1087" w:type="pct"/>
          </w:tcPr>
          <w:p w14:paraId="4C822818" w14:textId="77777777" w:rsidR="00512B7E" w:rsidRPr="008B1B76" w:rsidRDefault="00512B7E" w:rsidP="002F6952">
            <w:pPr>
              <w:pStyle w:val="GOSTTablenorm"/>
              <w:rPr>
                <w:szCs w:val="22"/>
                <w:lang w:val="en-US"/>
              </w:rPr>
            </w:pPr>
            <w:r w:rsidRPr="008B1B76">
              <w:rPr>
                <w:szCs w:val="22"/>
              </w:rPr>
              <w:t>Дата и время ответа</w:t>
            </w:r>
          </w:p>
        </w:tc>
        <w:tc>
          <w:tcPr>
            <w:tcW w:w="772" w:type="pct"/>
          </w:tcPr>
          <w:p w14:paraId="3848F756" w14:textId="4EC59405" w:rsidR="00512B7E" w:rsidRPr="008B1B76" w:rsidRDefault="00754F9A" w:rsidP="002F6952">
            <w:pPr>
              <w:pStyle w:val="GOSTTablenorm"/>
              <w:rPr>
                <w:szCs w:val="22"/>
                <w:lang w:val="en-US"/>
              </w:rPr>
            </w:pPr>
            <w:r w:rsidRPr="008B1B76">
              <w:rPr>
                <w:szCs w:val="22"/>
                <w:lang w:val="en-US"/>
              </w:rPr>
              <w:t>Ans</w:t>
            </w:r>
            <w:r w:rsidR="00512B7E" w:rsidRPr="008B1B76">
              <w:rPr>
                <w:szCs w:val="22"/>
                <w:lang w:val="en-US"/>
              </w:rPr>
              <w:t>DateTime</w:t>
            </w:r>
          </w:p>
        </w:tc>
        <w:tc>
          <w:tcPr>
            <w:tcW w:w="498" w:type="pct"/>
          </w:tcPr>
          <w:p w14:paraId="6245772E" w14:textId="77777777" w:rsidR="00512B7E" w:rsidRPr="008B1B76" w:rsidRDefault="00512B7E" w:rsidP="00726940">
            <w:pPr>
              <w:ind w:firstLine="30"/>
              <w:rPr>
                <w:sz w:val="22"/>
                <w:szCs w:val="22"/>
              </w:rPr>
            </w:pPr>
            <w:r w:rsidRPr="008B1B76">
              <w:rPr>
                <w:sz w:val="22"/>
                <w:szCs w:val="22"/>
              </w:rPr>
              <w:t>Дата-время (</w:t>
            </w:r>
            <w:r w:rsidRPr="008B1B76">
              <w:rPr>
                <w:sz w:val="22"/>
                <w:szCs w:val="22"/>
                <w:lang w:val="en-US"/>
              </w:rPr>
              <w:t>timestamp</w:t>
            </w:r>
            <w:r w:rsidRPr="008B1B76">
              <w:rPr>
                <w:sz w:val="22"/>
                <w:szCs w:val="22"/>
              </w:rPr>
              <w:t>)</w:t>
            </w:r>
          </w:p>
        </w:tc>
        <w:tc>
          <w:tcPr>
            <w:tcW w:w="317" w:type="pct"/>
          </w:tcPr>
          <w:p w14:paraId="1DFA10DB" w14:textId="77777777" w:rsidR="00512B7E" w:rsidRPr="008B1B76" w:rsidRDefault="00512B7E" w:rsidP="00726940">
            <w:pPr>
              <w:ind w:firstLine="30"/>
              <w:rPr>
                <w:sz w:val="22"/>
                <w:szCs w:val="22"/>
              </w:rPr>
            </w:pPr>
            <w:r w:rsidRPr="008B1B76">
              <w:rPr>
                <w:sz w:val="22"/>
                <w:szCs w:val="22"/>
              </w:rPr>
              <w:t>Да</w:t>
            </w:r>
          </w:p>
        </w:tc>
        <w:tc>
          <w:tcPr>
            <w:tcW w:w="324" w:type="pct"/>
          </w:tcPr>
          <w:p w14:paraId="1D655FAD" w14:textId="60A2AE73" w:rsidR="00512B7E" w:rsidRPr="008B1B76" w:rsidRDefault="00512B7E" w:rsidP="00726940">
            <w:pPr>
              <w:ind w:firstLine="30"/>
              <w:rPr>
                <w:sz w:val="22"/>
                <w:szCs w:val="22"/>
              </w:rPr>
            </w:pPr>
          </w:p>
        </w:tc>
        <w:tc>
          <w:tcPr>
            <w:tcW w:w="2002" w:type="pct"/>
          </w:tcPr>
          <w:p w14:paraId="55143993" w14:textId="565D7059" w:rsidR="00512B7E" w:rsidRPr="004D50D9" w:rsidRDefault="00512B7E" w:rsidP="002F6952">
            <w:pPr>
              <w:pStyle w:val="GOSTTablenorm"/>
              <w:rPr>
                <w:szCs w:val="22"/>
              </w:rPr>
            </w:pPr>
            <w:r w:rsidRPr="008B1B76">
              <w:rPr>
                <w:szCs w:val="22"/>
              </w:rPr>
              <w:t xml:space="preserve">Дата и время формирования ответа в </w:t>
            </w:r>
            <w:r w:rsidRPr="008B1B76">
              <w:rPr>
                <w:szCs w:val="22"/>
                <w:lang w:val="en-US"/>
              </w:rPr>
              <w:t>SVAP</w:t>
            </w:r>
            <w:r w:rsidR="004D50D9">
              <w:rPr>
                <w:szCs w:val="22"/>
              </w:rPr>
              <w:t>.</w:t>
            </w:r>
          </w:p>
          <w:p w14:paraId="03F1B26B" w14:textId="77777777" w:rsidR="00512B7E" w:rsidRPr="008B1B76" w:rsidRDefault="00512B7E" w:rsidP="002F6952">
            <w:pPr>
              <w:pStyle w:val="GOSTTablenorm"/>
              <w:rPr>
                <w:szCs w:val="22"/>
              </w:rPr>
            </w:pPr>
            <w:r w:rsidRPr="008B1B76">
              <w:rPr>
                <w:szCs w:val="22"/>
              </w:rPr>
              <w:t xml:space="preserve">Формат </w:t>
            </w:r>
            <w:r w:rsidRPr="008B1B76">
              <w:rPr>
                <w:szCs w:val="22"/>
                <w:lang w:val="en-US"/>
              </w:rPr>
              <w:t>YYYY</w:t>
            </w:r>
            <w:r w:rsidRPr="008B1B76">
              <w:rPr>
                <w:szCs w:val="22"/>
              </w:rPr>
              <w:t>-</w:t>
            </w:r>
            <w:r w:rsidRPr="008B1B76">
              <w:rPr>
                <w:szCs w:val="22"/>
                <w:lang w:val="en-US"/>
              </w:rPr>
              <w:t>MM</w:t>
            </w:r>
            <w:r w:rsidRPr="008B1B76">
              <w:rPr>
                <w:szCs w:val="22"/>
              </w:rPr>
              <w:t>-</w:t>
            </w:r>
            <w:r w:rsidRPr="008B1B76">
              <w:rPr>
                <w:szCs w:val="22"/>
                <w:lang w:val="en-US"/>
              </w:rPr>
              <w:t>DD</w:t>
            </w:r>
            <w:r w:rsidRPr="008B1B76">
              <w:rPr>
                <w:szCs w:val="22"/>
              </w:rPr>
              <w:t xml:space="preserve"> </w:t>
            </w:r>
            <w:proofErr w:type="gramStart"/>
            <w:r w:rsidRPr="008B1B76">
              <w:rPr>
                <w:szCs w:val="22"/>
                <w:lang w:val="en-US"/>
              </w:rPr>
              <w:t>hh</w:t>
            </w:r>
            <w:r w:rsidRPr="008B1B76">
              <w:rPr>
                <w:szCs w:val="22"/>
              </w:rPr>
              <w:t>:</w:t>
            </w:r>
            <w:r w:rsidRPr="008B1B76">
              <w:rPr>
                <w:szCs w:val="22"/>
                <w:lang w:val="en-US"/>
              </w:rPr>
              <w:t>mm</w:t>
            </w:r>
            <w:proofErr w:type="gramEnd"/>
            <w:r w:rsidRPr="008B1B76">
              <w:rPr>
                <w:szCs w:val="22"/>
              </w:rPr>
              <w:t>:</w:t>
            </w:r>
            <w:r w:rsidRPr="008B1B76">
              <w:rPr>
                <w:szCs w:val="22"/>
                <w:lang w:val="en-US"/>
              </w:rPr>
              <w:t>ss</w:t>
            </w:r>
          </w:p>
        </w:tc>
      </w:tr>
      <w:tr w:rsidR="007646F2" w:rsidRPr="00B9499D" w14:paraId="224AE92F" w14:textId="77777777" w:rsidTr="00285013">
        <w:tc>
          <w:tcPr>
            <w:tcW w:w="1087" w:type="pct"/>
          </w:tcPr>
          <w:p w14:paraId="101CD072" w14:textId="77777777" w:rsidR="00512B7E" w:rsidRPr="008B1B76" w:rsidRDefault="00512B7E" w:rsidP="002F6952">
            <w:pPr>
              <w:pStyle w:val="GOSTTablenorm"/>
              <w:rPr>
                <w:szCs w:val="22"/>
              </w:rPr>
            </w:pPr>
            <w:r w:rsidRPr="008B1B76">
              <w:rPr>
                <w:szCs w:val="22"/>
              </w:rPr>
              <w:t>Версия формата</w:t>
            </w:r>
          </w:p>
        </w:tc>
        <w:tc>
          <w:tcPr>
            <w:tcW w:w="772" w:type="pct"/>
          </w:tcPr>
          <w:p w14:paraId="3C75670D" w14:textId="77777777" w:rsidR="00512B7E" w:rsidRPr="008B1B76" w:rsidRDefault="00512B7E" w:rsidP="002F6952">
            <w:pPr>
              <w:pStyle w:val="GOSTTablenorm"/>
              <w:rPr>
                <w:szCs w:val="22"/>
                <w:lang w:val="en-US"/>
              </w:rPr>
            </w:pPr>
            <w:r w:rsidRPr="008B1B76">
              <w:rPr>
                <w:szCs w:val="22"/>
                <w:lang w:val="en-US"/>
              </w:rPr>
              <w:t>Version</w:t>
            </w:r>
          </w:p>
        </w:tc>
        <w:tc>
          <w:tcPr>
            <w:tcW w:w="498" w:type="pct"/>
          </w:tcPr>
          <w:p w14:paraId="7EFF3C0E" w14:textId="77777777" w:rsidR="00512B7E" w:rsidRPr="008B1B76" w:rsidRDefault="00512B7E" w:rsidP="00726940">
            <w:pPr>
              <w:ind w:firstLine="30"/>
              <w:rPr>
                <w:sz w:val="22"/>
                <w:szCs w:val="22"/>
                <w:lang w:val="en-US"/>
              </w:rPr>
            </w:pPr>
            <w:r w:rsidRPr="008B1B76">
              <w:rPr>
                <w:sz w:val="22"/>
                <w:szCs w:val="22"/>
              </w:rPr>
              <w:t>Строка</w:t>
            </w:r>
          </w:p>
        </w:tc>
        <w:tc>
          <w:tcPr>
            <w:tcW w:w="317" w:type="pct"/>
          </w:tcPr>
          <w:p w14:paraId="20AFD93A" w14:textId="77777777" w:rsidR="00512B7E" w:rsidRPr="008B1B76" w:rsidRDefault="00512B7E" w:rsidP="00726940">
            <w:pPr>
              <w:ind w:firstLine="30"/>
              <w:rPr>
                <w:sz w:val="22"/>
                <w:szCs w:val="22"/>
              </w:rPr>
            </w:pPr>
            <w:r w:rsidRPr="008B1B76">
              <w:rPr>
                <w:sz w:val="22"/>
                <w:szCs w:val="22"/>
              </w:rPr>
              <w:t>Да</w:t>
            </w:r>
          </w:p>
        </w:tc>
        <w:tc>
          <w:tcPr>
            <w:tcW w:w="324" w:type="pct"/>
          </w:tcPr>
          <w:p w14:paraId="152D4E87" w14:textId="77777777" w:rsidR="00512B7E" w:rsidRPr="008B1B76" w:rsidRDefault="00512B7E" w:rsidP="00726940">
            <w:pPr>
              <w:ind w:firstLine="30"/>
              <w:rPr>
                <w:sz w:val="22"/>
                <w:szCs w:val="22"/>
                <w:lang w:val="en-US"/>
              </w:rPr>
            </w:pPr>
            <w:r w:rsidRPr="008B1B76">
              <w:rPr>
                <w:sz w:val="22"/>
                <w:szCs w:val="22"/>
              </w:rPr>
              <w:t>&lt;=</w:t>
            </w:r>
            <w:r w:rsidRPr="008B1B76">
              <w:rPr>
                <w:sz w:val="22"/>
                <w:szCs w:val="22"/>
                <w:lang w:val="en-US"/>
              </w:rPr>
              <w:t>10</w:t>
            </w:r>
          </w:p>
        </w:tc>
        <w:tc>
          <w:tcPr>
            <w:tcW w:w="2002" w:type="pct"/>
          </w:tcPr>
          <w:p w14:paraId="062A5D53" w14:textId="673135B2" w:rsidR="00512B7E" w:rsidRPr="005C6BDA" w:rsidRDefault="00512B7E" w:rsidP="002F6952">
            <w:pPr>
              <w:pStyle w:val="GOSTTablenorm"/>
              <w:rPr>
                <w:szCs w:val="22"/>
              </w:rPr>
            </w:pPr>
            <w:r w:rsidRPr="008B1B76">
              <w:rPr>
                <w:szCs w:val="22"/>
              </w:rPr>
              <w:t>Версия формата ответа</w:t>
            </w:r>
          </w:p>
        </w:tc>
      </w:tr>
      <w:tr w:rsidR="007646F2" w:rsidRPr="00B9499D" w14:paraId="59FA9B04" w14:textId="77777777" w:rsidTr="00285013">
        <w:trPr>
          <w:ins w:id="1001" w:author="Гилязова Екатерина Викторовна" w:date="2023-11-03T15:16:00Z"/>
        </w:trPr>
        <w:tc>
          <w:tcPr>
            <w:tcW w:w="1087" w:type="pct"/>
          </w:tcPr>
          <w:p w14:paraId="49EC5D9C" w14:textId="061DE09C" w:rsidR="005A11B0" w:rsidRPr="00C75A4E" w:rsidRDefault="005A11B0" w:rsidP="005A11B0">
            <w:pPr>
              <w:pStyle w:val="GOSTTablenorm"/>
              <w:rPr>
                <w:ins w:id="1002" w:author="Гилязова Екатерина Викторовна" w:date="2023-11-03T15:16:00Z"/>
                <w:b/>
                <w:szCs w:val="22"/>
              </w:rPr>
            </w:pPr>
            <w:ins w:id="1003" w:author="Гилязова Екатерина Викторовна" w:date="2023-11-03T15:16:00Z">
              <w:r w:rsidRPr="00C75A4E">
                <w:rPr>
                  <w:b/>
                  <w:szCs w:val="22"/>
                </w:rPr>
                <w:lastRenderedPageBreak/>
                <w:t>Дополнительные параметры запроса</w:t>
              </w:r>
            </w:ins>
          </w:p>
        </w:tc>
        <w:tc>
          <w:tcPr>
            <w:tcW w:w="772" w:type="pct"/>
          </w:tcPr>
          <w:p w14:paraId="0BCFFFD8" w14:textId="0EE289DE" w:rsidR="005A11B0" w:rsidRPr="00C75A4E" w:rsidRDefault="005A11B0" w:rsidP="005A11B0">
            <w:pPr>
              <w:pStyle w:val="GOSTTablenorm"/>
              <w:rPr>
                <w:ins w:id="1004" w:author="Гилязова Екатерина Викторовна" w:date="2023-11-03T15:16:00Z"/>
                <w:b/>
                <w:szCs w:val="22"/>
                <w:lang w:val="en-US"/>
              </w:rPr>
            </w:pPr>
            <w:ins w:id="1005" w:author="Гилязова Екатерина Викторовна" w:date="2023-11-03T15:16:00Z">
              <w:r w:rsidRPr="00C75A4E">
                <w:rPr>
                  <w:b/>
                  <w:szCs w:val="22"/>
                  <w:lang w:val="en-US"/>
                </w:rPr>
                <w:t>Params</w:t>
              </w:r>
            </w:ins>
          </w:p>
        </w:tc>
        <w:tc>
          <w:tcPr>
            <w:tcW w:w="498" w:type="pct"/>
          </w:tcPr>
          <w:p w14:paraId="4596B099" w14:textId="23CFC12C" w:rsidR="005A11B0" w:rsidRPr="005A11B0" w:rsidRDefault="005A11B0" w:rsidP="005A11B0">
            <w:pPr>
              <w:ind w:firstLine="30"/>
              <w:rPr>
                <w:ins w:id="1006" w:author="Гилязова Екатерина Викторовна" w:date="2023-11-03T15:16:00Z"/>
                <w:sz w:val="22"/>
                <w:szCs w:val="22"/>
              </w:rPr>
            </w:pPr>
            <w:ins w:id="1007" w:author="Гилязова Екатерина Викторовна" w:date="2023-11-03T15:16:00Z">
              <w:r w:rsidRPr="005A11B0">
                <w:rPr>
                  <w:sz w:val="22"/>
                  <w:szCs w:val="22"/>
                </w:rPr>
                <w:t>Массив</w:t>
              </w:r>
            </w:ins>
          </w:p>
        </w:tc>
        <w:tc>
          <w:tcPr>
            <w:tcW w:w="317" w:type="pct"/>
          </w:tcPr>
          <w:p w14:paraId="4101C116" w14:textId="74327F4F" w:rsidR="005A11B0" w:rsidRPr="005A11B0" w:rsidRDefault="005A11B0" w:rsidP="005A11B0">
            <w:pPr>
              <w:ind w:firstLine="30"/>
              <w:rPr>
                <w:ins w:id="1008" w:author="Гилязова Екатерина Викторовна" w:date="2023-11-03T15:16:00Z"/>
                <w:sz w:val="22"/>
                <w:szCs w:val="22"/>
              </w:rPr>
            </w:pPr>
            <w:ins w:id="1009" w:author="Гилязова Екатерина Викторовна" w:date="2023-11-03T15:16:00Z">
              <w:r w:rsidRPr="005A11B0">
                <w:rPr>
                  <w:sz w:val="22"/>
                  <w:szCs w:val="22"/>
                </w:rPr>
                <w:t>Нет</w:t>
              </w:r>
            </w:ins>
          </w:p>
        </w:tc>
        <w:tc>
          <w:tcPr>
            <w:tcW w:w="324" w:type="pct"/>
          </w:tcPr>
          <w:p w14:paraId="7B594B38" w14:textId="504B0118" w:rsidR="005A11B0" w:rsidRPr="005A11B0" w:rsidRDefault="005A11B0" w:rsidP="005A11B0">
            <w:pPr>
              <w:ind w:firstLine="30"/>
              <w:rPr>
                <w:ins w:id="1010" w:author="Гилязова Екатерина Викторовна" w:date="2023-11-03T15:16:00Z"/>
                <w:sz w:val="22"/>
                <w:szCs w:val="22"/>
              </w:rPr>
            </w:pPr>
            <w:ins w:id="1011" w:author="Гилязова Екатерина Викторовна" w:date="2023-11-03T15:16:00Z">
              <w:r w:rsidRPr="005A11B0">
                <w:rPr>
                  <w:sz w:val="22"/>
                  <w:szCs w:val="22"/>
                  <w:lang w:val="en-US"/>
                </w:rPr>
                <w:t>-</w:t>
              </w:r>
            </w:ins>
          </w:p>
        </w:tc>
        <w:tc>
          <w:tcPr>
            <w:tcW w:w="2002" w:type="pct"/>
          </w:tcPr>
          <w:p w14:paraId="2BA7A891" w14:textId="6875D83F" w:rsidR="005A11B0" w:rsidRPr="005A11B0" w:rsidRDefault="005A11B0" w:rsidP="005A11B0">
            <w:pPr>
              <w:pStyle w:val="GOSTTablenorm"/>
              <w:rPr>
                <w:ins w:id="1012" w:author="Гилязова Екатерина Викторовна" w:date="2023-11-03T15:16:00Z"/>
                <w:szCs w:val="22"/>
              </w:rPr>
            </w:pPr>
            <w:ins w:id="1013" w:author="Гилязова Екатерина Викторовна" w:date="2023-11-03T15:16:00Z">
              <w:r w:rsidRPr="005A11B0">
                <w:rPr>
                  <w:szCs w:val="22"/>
                </w:rPr>
                <w:t>Дополнительные параметры запроса</w:t>
              </w:r>
            </w:ins>
          </w:p>
        </w:tc>
      </w:tr>
      <w:tr w:rsidR="007646F2" w:rsidRPr="00B9499D" w14:paraId="42E3B308" w14:textId="77777777" w:rsidTr="00285013">
        <w:trPr>
          <w:ins w:id="1014" w:author="Гилязова Екатерина Викторовна" w:date="2023-11-03T15:16:00Z"/>
        </w:trPr>
        <w:tc>
          <w:tcPr>
            <w:tcW w:w="1087" w:type="pct"/>
          </w:tcPr>
          <w:p w14:paraId="0675CD97" w14:textId="0BF5E39F" w:rsidR="005A11B0" w:rsidRPr="005A11B0" w:rsidRDefault="005A11B0" w:rsidP="005A11B0">
            <w:pPr>
              <w:pStyle w:val="GOSTTablenorm"/>
              <w:rPr>
                <w:ins w:id="1015" w:author="Гилязова Екатерина Викторовна" w:date="2023-11-03T15:16:00Z"/>
                <w:szCs w:val="22"/>
              </w:rPr>
            </w:pPr>
            <w:ins w:id="1016" w:author="Гилязова Екатерина Викторовна" w:date="2023-11-03T15:16:00Z">
              <w:r w:rsidRPr="005A11B0">
                <w:rPr>
                  <w:szCs w:val="22"/>
                </w:rPr>
                <w:t>Наименование произвольного доп. параметра</w:t>
              </w:r>
            </w:ins>
          </w:p>
        </w:tc>
        <w:tc>
          <w:tcPr>
            <w:tcW w:w="772" w:type="pct"/>
          </w:tcPr>
          <w:p w14:paraId="705CD653" w14:textId="732A1277" w:rsidR="005A11B0" w:rsidRPr="005A11B0" w:rsidRDefault="005A11B0" w:rsidP="005A11B0">
            <w:pPr>
              <w:pStyle w:val="GOSTTablenorm"/>
              <w:rPr>
                <w:ins w:id="1017" w:author="Гилязова Екатерина Викторовна" w:date="2023-11-03T15:16:00Z"/>
                <w:szCs w:val="22"/>
                <w:lang w:val="en-US"/>
              </w:rPr>
            </w:pPr>
            <w:proofErr w:type="gramStart"/>
            <w:ins w:id="1018" w:author="Гилязова Екатерина Викторовна" w:date="2023-11-03T15:16:00Z">
              <w:r w:rsidRPr="00C75A4E">
                <w:rPr>
                  <w:b/>
                </w:rPr>
                <w:t>Params:</w:t>
              </w:r>
              <w:r w:rsidRPr="005A11B0">
                <w:rPr>
                  <w:szCs w:val="22"/>
                  <w:lang w:val="en-US"/>
                </w:rPr>
                <w:t>param</w:t>
              </w:r>
              <w:proofErr w:type="gramEnd"/>
            </w:ins>
          </w:p>
        </w:tc>
        <w:tc>
          <w:tcPr>
            <w:tcW w:w="498" w:type="pct"/>
          </w:tcPr>
          <w:p w14:paraId="34970F07" w14:textId="301358EA" w:rsidR="005A11B0" w:rsidRPr="005A11B0" w:rsidRDefault="005A11B0" w:rsidP="005A11B0">
            <w:pPr>
              <w:ind w:firstLine="30"/>
              <w:rPr>
                <w:ins w:id="1019" w:author="Гилязова Екатерина Викторовна" w:date="2023-11-03T15:16:00Z"/>
                <w:sz w:val="22"/>
                <w:szCs w:val="22"/>
              </w:rPr>
            </w:pPr>
            <w:ins w:id="1020" w:author="Гилязова Екатерина Викторовна" w:date="2023-11-03T15:16:00Z">
              <w:r w:rsidRPr="005A11B0">
                <w:rPr>
                  <w:sz w:val="22"/>
                  <w:szCs w:val="22"/>
                </w:rPr>
                <w:t>Строка</w:t>
              </w:r>
            </w:ins>
          </w:p>
        </w:tc>
        <w:tc>
          <w:tcPr>
            <w:tcW w:w="317" w:type="pct"/>
          </w:tcPr>
          <w:p w14:paraId="222844DB" w14:textId="7146E23F" w:rsidR="005A11B0" w:rsidRPr="005A11B0" w:rsidRDefault="005A11B0" w:rsidP="005A11B0">
            <w:pPr>
              <w:ind w:firstLine="30"/>
              <w:rPr>
                <w:ins w:id="1021" w:author="Гилязова Екатерина Викторовна" w:date="2023-11-03T15:16:00Z"/>
                <w:sz w:val="22"/>
                <w:szCs w:val="22"/>
              </w:rPr>
            </w:pPr>
            <w:ins w:id="1022" w:author="Гилязова Екатерина Викторовна" w:date="2023-11-03T15:16:00Z">
              <w:r w:rsidRPr="005A11B0">
                <w:rPr>
                  <w:sz w:val="22"/>
                  <w:szCs w:val="22"/>
                </w:rPr>
                <w:t>Нет</w:t>
              </w:r>
            </w:ins>
          </w:p>
        </w:tc>
        <w:tc>
          <w:tcPr>
            <w:tcW w:w="324" w:type="pct"/>
          </w:tcPr>
          <w:p w14:paraId="7DE639B5" w14:textId="4762718A" w:rsidR="005A11B0" w:rsidRPr="005A11B0" w:rsidRDefault="005A11B0" w:rsidP="005A11B0">
            <w:pPr>
              <w:ind w:firstLine="30"/>
              <w:rPr>
                <w:ins w:id="1023" w:author="Гилязова Екатерина Викторовна" w:date="2023-11-03T15:16:00Z"/>
                <w:sz w:val="22"/>
                <w:szCs w:val="22"/>
              </w:rPr>
            </w:pPr>
            <w:ins w:id="1024" w:author="Гилязова Екатерина Викторовна" w:date="2023-11-03T15:16:00Z">
              <w:r w:rsidRPr="005A11B0">
                <w:rPr>
                  <w:sz w:val="22"/>
                  <w:szCs w:val="22"/>
                </w:rPr>
                <w:t>&lt;=40</w:t>
              </w:r>
            </w:ins>
          </w:p>
        </w:tc>
        <w:tc>
          <w:tcPr>
            <w:tcW w:w="2002" w:type="pct"/>
          </w:tcPr>
          <w:p w14:paraId="0440BEC8" w14:textId="26AA8F47" w:rsidR="005A11B0" w:rsidRPr="005A11B0" w:rsidRDefault="005A11B0" w:rsidP="005A11B0">
            <w:pPr>
              <w:pStyle w:val="GOSTTablenorm"/>
              <w:rPr>
                <w:ins w:id="1025" w:author="Гилязова Екатерина Викторовна" w:date="2023-11-03T15:16:00Z"/>
                <w:szCs w:val="22"/>
              </w:rPr>
            </w:pPr>
            <w:ins w:id="1026" w:author="Гилязова Екатерина Викторовна" w:date="2023-11-03T15:16:00Z">
              <w:r w:rsidRPr="005A11B0">
                <w:rPr>
                  <w:szCs w:val="22"/>
                </w:rPr>
                <w:t>Наименование произвольного дополнительного параметра</w:t>
              </w:r>
            </w:ins>
          </w:p>
        </w:tc>
      </w:tr>
      <w:tr w:rsidR="007646F2" w:rsidRPr="00B9499D" w14:paraId="7A576F12" w14:textId="77777777" w:rsidTr="00285013">
        <w:trPr>
          <w:ins w:id="1027" w:author="Гилязова Екатерина Викторовна" w:date="2023-11-03T15:16:00Z"/>
        </w:trPr>
        <w:tc>
          <w:tcPr>
            <w:tcW w:w="1087" w:type="pct"/>
          </w:tcPr>
          <w:p w14:paraId="64301A39" w14:textId="78476FF4" w:rsidR="005A11B0" w:rsidRPr="005A11B0" w:rsidRDefault="005A11B0" w:rsidP="005A11B0">
            <w:pPr>
              <w:pStyle w:val="GOSTTablenorm"/>
              <w:rPr>
                <w:ins w:id="1028" w:author="Гилязова Екатерина Викторовна" w:date="2023-11-03T15:16:00Z"/>
                <w:szCs w:val="22"/>
              </w:rPr>
            </w:pPr>
            <w:ins w:id="1029" w:author="Гилязова Екатерина Викторовна" w:date="2023-11-03T15:16:00Z">
              <w:r w:rsidRPr="005A11B0">
                <w:rPr>
                  <w:szCs w:val="22"/>
                </w:rPr>
                <w:t>Значение произвольного доп. параметра</w:t>
              </w:r>
            </w:ins>
          </w:p>
        </w:tc>
        <w:tc>
          <w:tcPr>
            <w:tcW w:w="772" w:type="pct"/>
          </w:tcPr>
          <w:p w14:paraId="246AF7D1" w14:textId="679EE9AF" w:rsidR="005A11B0" w:rsidRPr="005A11B0" w:rsidRDefault="005A11B0" w:rsidP="005A11B0">
            <w:pPr>
              <w:pStyle w:val="GOSTTablenorm"/>
              <w:rPr>
                <w:ins w:id="1030" w:author="Гилязова Екатерина Викторовна" w:date="2023-11-03T15:16:00Z"/>
                <w:szCs w:val="22"/>
                <w:lang w:val="en-US"/>
              </w:rPr>
            </w:pPr>
            <w:ins w:id="1031" w:author="Гилязова Екатерина Викторовна" w:date="2023-11-03T15:16:00Z">
              <w:r w:rsidRPr="00C75A4E">
                <w:rPr>
                  <w:b/>
                </w:rPr>
                <w:t>Params:</w:t>
              </w:r>
              <w:r w:rsidRPr="005A11B0">
                <w:rPr>
                  <w:szCs w:val="22"/>
                  <w:lang w:val="en-US"/>
                </w:rPr>
                <w:t>value</w:t>
              </w:r>
            </w:ins>
          </w:p>
        </w:tc>
        <w:tc>
          <w:tcPr>
            <w:tcW w:w="498" w:type="pct"/>
          </w:tcPr>
          <w:p w14:paraId="36B1D11D" w14:textId="5677DD21" w:rsidR="005A11B0" w:rsidRPr="005A11B0" w:rsidRDefault="005A11B0" w:rsidP="005A11B0">
            <w:pPr>
              <w:ind w:firstLine="30"/>
              <w:rPr>
                <w:ins w:id="1032" w:author="Гилязова Екатерина Викторовна" w:date="2023-11-03T15:16:00Z"/>
                <w:sz w:val="22"/>
                <w:szCs w:val="22"/>
              </w:rPr>
            </w:pPr>
            <w:ins w:id="1033" w:author="Гилязова Екатерина Викторовна" w:date="2023-11-03T15:16:00Z">
              <w:r w:rsidRPr="005A11B0">
                <w:rPr>
                  <w:sz w:val="22"/>
                  <w:szCs w:val="22"/>
                </w:rPr>
                <w:t>Строка</w:t>
              </w:r>
            </w:ins>
          </w:p>
        </w:tc>
        <w:tc>
          <w:tcPr>
            <w:tcW w:w="317" w:type="pct"/>
          </w:tcPr>
          <w:p w14:paraId="5EB00440" w14:textId="4F6B0CCF" w:rsidR="005A11B0" w:rsidRPr="005A11B0" w:rsidRDefault="005A11B0" w:rsidP="005A11B0">
            <w:pPr>
              <w:ind w:firstLine="30"/>
              <w:rPr>
                <w:ins w:id="1034" w:author="Гилязова Екатерина Викторовна" w:date="2023-11-03T15:16:00Z"/>
                <w:sz w:val="22"/>
                <w:szCs w:val="22"/>
              </w:rPr>
            </w:pPr>
            <w:ins w:id="1035" w:author="Гилязова Екатерина Викторовна" w:date="2023-11-03T15:16:00Z">
              <w:r w:rsidRPr="005A11B0">
                <w:rPr>
                  <w:sz w:val="22"/>
                  <w:szCs w:val="22"/>
                </w:rPr>
                <w:t>Нет</w:t>
              </w:r>
            </w:ins>
          </w:p>
        </w:tc>
        <w:tc>
          <w:tcPr>
            <w:tcW w:w="324" w:type="pct"/>
          </w:tcPr>
          <w:p w14:paraId="219FE65D" w14:textId="58D74886" w:rsidR="005A11B0" w:rsidRPr="005A11B0" w:rsidRDefault="005A11B0" w:rsidP="005A11B0">
            <w:pPr>
              <w:ind w:firstLine="30"/>
              <w:rPr>
                <w:ins w:id="1036" w:author="Гилязова Екатерина Викторовна" w:date="2023-11-03T15:16:00Z"/>
                <w:sz w:val="22"/>
                <w:szCs w:val="22"/>
              </w:rPr>
            </w:pPr>
            <w:ins w:id="1037" w:author="Гилязова Екатерина Викторовна" w:date="2023-11-03T15:16:00Z">
              <w:r w:rsidRPr="005A11B0">
                <w:rPr>
                  <w:sz w:val="22"/>
                  <w:szCs w:val="22"/>
                </w:rPr>
                <w:t>&lt;=</w:t>
              </w:r>
              <w:r w:rsidRPr="005A11B0">
                <w:rPr>
                  <w:sz w:val="22"/>
                  <w:szCs w:val="22"/>
                  <w:lang w:val="en-US"/>
                </w:rPr>
                <w:t>1000</w:t>
              </w:r>
            </w:ins>
          </w:p>
        </w:tc>
        <w:tc>
          <w:tcPr>
            <w:tcW w:w="2002" w:type="pct"/>
          </w:tcPr>
          <w:p w14:paraId="0E5552D5" w14:textId="56062906" w:rsidR="005A11B0" w:rsidRPr="005A11B0" w:rsidRDefault="005A11B0" w:rsidP="005A11B0">
            <w:pPr>
              <w:pStyle w:val="GOSTTablenorm"/>
              <w:rPr>
                <w:ins w:id="1038" w:author="Гилязова Екатерина Викторовна" w:date="2023-11-03T15:16:00Z"/>
                <w:szCs w:val="22"/>
              </w:rPr>
            </w:pPr>
            <w:ins w:id="1039" w:author="Гилязова Екатерина Викторовна" w:date="2023-11-03T15:16:00Z">
              <w:r w:rsidRPr="005A11B0">
                <w:rPr>
                  <w:szCs w:val="22"/>
                </w:rPr>
                <w:t>Значение произвольного дополнительного параметра</w:t>
              </w:r>
            </w:ins>
          </w:p>
        </w:tc>
      </w:tr>
      <w:tr w:rsidR="007646F2" w:rsidRPr="00B9499D" w14:paraId="6C62D38E" w14:textId="77777777" w:rsidTr="00285013">
        <w:tc>
          <w:tcPr>
            <w:tcW w:w="1087" w:type="pct"/>
          </w:tcPr>
          <w:p w14:paraId="2EE0741C" w14:textId="77777777" w:rsidR="005A11B0" w:rsidRPr="00B9499D" w:rsidRDefault="005A11B0" w:rsidP="005A11B0">
            <w:pPr>
              <w:pStyle w:val="GOSTTablenorm"/>
              <w:rPr>
                <w:szCs w:val="22"/>
              </w:rPr>
            </w:pPr>
            <w:r w:rsidRPr="00B9499D">
              <w:rPr>
                <w:szCs w:val="22"/>
              </w:rPr>
              <w:t>Глобальный идентификатор запроса</w:t>
            </w:r>
          </w:p>
        </w:tc>
        <w:tc>
          <w:tcPr>
            <w:tcW w:w="772" w:type="pct"/>
          </w:tcPr>
          <w:p w14:paraId="73D32D50" w14:textId="218C986B" w:rsidR="005A11B0" w:rsidRPr="00B9499D" w:rsidRDefault="005A11B0" w:rsidP="005A11B0">
            <w:pPr>
              <w:pStyle w:val="GOSTTablenorm"/>
              <w:rPr>
                <w:szCs w:val="22"/>
                <w:lang w:val="en-US"/>
              </w:rPr>
            </w:pPr>
            <w:r w:rsidRPr="00B9499D">
              <w:rPr>
                <w:szCs w:val="22"/>
                <w:lang w:val="en-US"/>
              </w:rPr>
              <w:t>Req</w:t>
            </w:r>
            <w:r w:rsidRPr="00B9499D">
              <w:rPr>
                <w:szCs w:val="22"/>
              </w:rPr>
              <w:t>G</w:t>
            </w:r>
            <w:r w:rsidRPr="00B9499D">
              <w:rPr>
                <w:szCs w:val="22"/>
                <w:lang w:val="en-US"/>
              </w:rPr>
              <w:t>uid</w:t>
            </w:r>
            <w:r w:rsidRPr="00B9499D">
              <w:rPr>
                <w:sz w:val="20"/>
              </w:rPr>
              <w:t xml:space="preserve"> </w:t>
            </w:r>
          </w:p>
        </w:tc>
        <w:tc>
          <w:tcPr>
            <w:tcW w:w="498" w:type="pct"/>
          </w:tcPr>
          <w:p w14:paraId="077E396C" w14:textId="77777777" w:rsidR="005A11B0" w:rsidRPr="00B9499D" w:rsidRDefault="005A11B0" w:rsidP="005A11B0">
            <w:pPr>
              <w:ind w:firstLine="30"/>
              <w:rPr>
                <w:sz w:val="22"/>
                <w:szCs w:val="22"/>
              </w:rPr>
            </w:pPr>
            <w:r w:rsidRPr="00B9499D">
              <w:rPr>
                <w:sz w:val="22"/>
                <w:szCs w:val="22"/>
                <w:lang w:val="en-US"/>
              </w:rPr>
              <w:t>GUID</w:t>
            </w:r>
          </w:p>
        </w:tc>
        <w:tc>
          <w:tcPr>
            <w:tcW w:w="317" w:type="pct"/>
          </w:tcPr>
          <w:p w14:paraId="106D9252" w14:textId="77777777" w:rsidR="005A11B0" w:rsidRPr="00B9499D" w:rsidRDefault="005A11B0" w:rsidP="005A11B0">
            <w:pPr>
              <w:ind w:firstLine="30"/>
              <w:rPr>
                <w:sz w:val="22"/>
                <w:szCs w:val="22"/>
              </w:rPr>
            </w:pPr>
            <w:r w:rsidRPr="00B9499D">
              <w:rPr>
                <w:sz w:val="22"/>
                <w:szCs w:val="22"/>
              </w:rPr>
              <w:t>Да</w:t>
            </w:r>
          </w:p>
        </w:tc>
        <w:tc>
          <w:tcPr>
            <w:tcW w:w="324" w:type="pct"/>
          </w:tcPr>
          <w:p w14:paraId="5692FC19" w14:textId="77777777" w:rsidR="005A11B0" w:rsidRPr="00B9499D" w:rsidRDefault="005A11B0" w:rsidP="005A11B0">
            <w:pPr>
              <w:ind w:firstLine="30"/>
              <w:rPr>
                <w:sz w:val="22"/>
                <w:szCs w:val="22"/>
                <w:lang w:val="en-US"/>
              </w:rPr>
            </w:pPr>
            <w:r w:rsidRPr="00B9499D">
              <w:rPr>
                <w:sz w:val="22"/>
                <w:szCs w:val="22"/>
                <w:lang w:val="en-US"/>
              </w:rPr>
              <w:t>=</w:t>
            </w:r>
            <w:r w:rsidRPr="00B9499D">
              <w:rPr>
                <w:sz w:val="22"/>
                <w:szCs w:val="22"/>
              </w:rPr>
              <w:t>36</w:t>
            </w:r>
          </w:p>
        </w:tc>
        <w:tc>
          <w:tcPr>
            <w:tcW w:w="2002" w:type="pct"/>
          </w:tcPr>
          <w:p w14:paraId="5FDE40A5" w14:textId="506F32C4" w:rsidR="005A11B0" w:rsidRPr="00B9499D" w:rsidRDefault="005A11B0" w:rsidP="005A11B0">
            <w:pPr>
              <w:pStyle w:val="GOSTTablenorm"/>
              <w:rPr>
                <w:szCs w:val="22"/>
              </w:rPr>
            </w:pPr>
            <w:r w:rsidRPr="00B9499D">
              <w:rPr>
                <w:szCs w:val="22"/>
              </w:rPr>
              <w:t>Уникальный идентификатор запроса (с тире), на который направляется ответ</w:t>
            </w:r>
          </w:p>
        </w:tc>
      </w:tr>
      <w:tr w:rsidR="007646F2" w:rsidRPr="00B9499D" w14:paraId="384FFFD8" w14:textId="77777777" w:rsidTr="00285013">
        <w:tc>
          <w:tcPr>
            <w:tcW w:w="1087" w:type="pct"/>
          </w:tcPr>
          <w:p w14:paraId="5E3380C9" w14:textId="7A92980C" w:rsidR="005A11B0" w:rsidRPr="005C6BDA" w:rsidRDefault="005A11B0" w:rsidP="005A11B0">
            <w:pPr>
              <w:pStyle w:val="GOSTTablenorm"/>
              <w:rPr>
                <w:szCs w:val="22"/>
              </w:rPr>
            </w:pPr>
            <w:r w:rsidRPr="00B9499D">
              <w:rPr>
                <w:szCs w:val="22"/>
              </w:rPr>
              <w:t>Глобальный идентификатор ответа</w:t>
            </w:r>
          </w:p>
        </w:tc>
        <w:tc>
          <w:tcPr>
            <w:tcW w:w="772" w:type="pct"/>
          </w:tcPr>
          <w:p w14:paraId="78E07482" w14:textId="45B2F42A" w:rsidR="005A11B0" w:rsidRPr="00B9499D" w:rsidRDefault="005A11B0" w:rsidP="005A11B0">
            <w:pPr>
              <w:pStyle w:val="GOSTTablenorm"/>
              <w:rPr>
                <w:szCs w:val="22"/>
                <w:lang w:val="en-US"/>
              </w:rPr>
            </w:pPr>
            <w:r w:rsidRPr="00B9499D">
              <w:rPr>
                <w:szCs w:val="22"/>
                <w:lang w:val="en-US"/>
              </w:rPr>
              <w:t>AnsGuid</w:t>
            </w:r>
          </w:p>
        </w:tc>
        <w:tc>
          <w:tcPr>
            <w:tcW w:w="498" w:type="pct"/>
          </w:tcPr>
          <w:p w14:paraId="55E2A918" w14:textId="2D64C788" w:rsidR="005A11B0" w:rsidRPr="00B9499D" w:rsidRDefault="005A11B0" w:rsidP="005A11B0">
            <w:pPr>
              <w:ind w:firstLine="30"/>
              <w:rPr>
                <w:sz w:val="22"/>
                <w:szCs w:val="22"/>
                <w:lang w:val="en-US"/>
              </w:rPr>
            </w:pPr>
            <w:r w:rsidRPr="00B9499D">
              <w:rPr>
                <w:sz w:val="22"/>
                <w:szCs w:val="22"/>
                <w:lang w:val="en-US"/>
              </w:rPr>
              <w:t>GUID</w:t>
            </w:r>
          </w:p>
        </w:tc>
        <w:tc>
          <w:tcPr>
            <w:tcW w:w="317" w:type="pct"/>
          </w:tcPr>
          <w:p w14:paraId="737DDFF2" w14:textId="197B15B3" w:rsidR="005A11B0" w:rsidRPr="00B9499D" w:rsidRDefault="005A11B0" w:rsidP="005A11B0">
            <w:pPr>
              <w:ind w:firstLine="30"/>
              <w:rPr>
                <w:sz w:val="22"/>
                <w:szCs w:val="22"/>
              </w:rPr>
            </w:pPr>
            <w:r w:rsidRPr="00B9499D">
              <w:rPr>
                <w:sz w:val="22"/>
                <w:szCs w:val="22"/>
              </w:rPr>
              <w:t>Да</w:t>
            </w:r>
          </w:p>
        </w:tc>
        <w:tc>
          <w:tcPr>
            <w:tcW w:w="324" w:type="pct"/>
          </w:tcPr>
          <w:p w14:paraId="3F054C23" w14:textId="709CB0FF" w:rsidR="005A11B0" w:rsidRPr="00B9499D" w:rsidRDefault="005A11B0" w:rsidP="005A11B0">
            <w:pPr>
              <w:ind w:firstLine="30"/>
              <w:rPr>
                <w:sz w:val="22"/>
                <w:szCs w:val="22"/>
                <w:lang w:val="en-US"/>
              </w:rPr>
            </w:pPr>
            <w:r w:rsidRPr="00B9499D">
              <w:rPr>
                <w:sz w:val="22"/>
                <w:szCs w:val="22"/>
                <w:lang w:val="en-US"/>
              </w:rPr>
              <w:t>=</w:t>
            </w:r>
            <w:r w:rsidRPr="00B9499D">
              <w:rPr>
                <w:sz w:val="22"/>
                <w:szCs w:val="22"/>
              </w:rPr>
              <w:t>36</w:t>
            </w:r>
          </w:p>
        </w:tc>
        <w:tc>
          <w:tcPr>
            <w:tcW w:w="2002" w:type="pct"/>
          </w:tcPr>
          <w:p w14:paraId="4946B30E" w14:textId="460BDECD" w:rsidR="005A11B0" w:rsidRPr="00B9499D" w:rsidRDefault="005A11B0" w:rsidP="005A11B0">
            <w:pPr>
              <w:pStyle w:val="GOSTTablenorm"/>
              <w:rPr>
                <w:szCs w:val="22"/>
              </w:rPr>
            </w:pPr>
            <w:r w:rsidRPr="00B9499D">
              <w:rPr>
                <w:szCs w:val="22"/>
              </w:rPr>
              <w:t>Уникальный идентификатор ответа (с тире)</w:t>
            </w:r>
          </w:p>
        </w:tc>
      </w:tr>
      <w:tr w:rsidR="007646F2" w:rsidRPr="00B9499D" w14:paraId="109D80F4" w14:textId="77777777" w:rsidTr="00285013">
        <w:tc>
          <w:tcPr>
            <w:tcW w:w="1087" w:type="pct"/>
          </w:tcPr>
          <w:p w14:paraId="265AD1B8" w14:textId="77777777" w:rsidR="005A11B0" w:rsidRPr="00B9499D" w:rsidRDefault="005A11B0" w:rsidP="005A11B0">
            <w:pPr>
              <w:pStyle w:val="GOSTTablenorm"/>
              <w:rPr>
                <w:szCs w:val="22"/>
                <w:lang w:val="en-US"/>
              </w:rPr>
            </w:pPr>
            <w:r w:rsidRPr="00B9499D">
              <w:rPr>
                <w:szCs w:val="22"/>
              </w:rPr>
              <w:t>Глобальный идентификатор документа</w:t>
            </w:r>
          </w:p>
        </w:tc>
        <w:tc>
          <w:tcPr>
            <w:tcW w:w="772" w:type="pct"/>
          </w:tcPr>
          <w:p w14:paraId="052C3F50" w14:textId="77777777" w:rsidR="005A11B0" w:rsidRPr="00B9499D" w:rsidRDefault="005A11B0" w:rsidP="005A11B0">
            <w:pPr>
              <w:pStyle w:val="GOSTTablenorm"/>
              <w:rPr>
                <w:szCs w:val="22"/>
                <w:lang w:val="en-US"/>
              </w:rPr>
            </w:pPr>
            <w:r w:rsidRPr="00B9499D">
              <w:rPr>
                <w:szCs w:val="22"/>
                <w:lang w:val="en-US"/>
              </w:rPr>
              <w:t>DocGuid</w:t>
            </w:r>
          </w:p>
        </w:tc>
        <w:tc>
          <w:tcPr>
            <w:tcW w:w="498" w:type="pct"/>
          </w:tcPr>
          <w:p w14:paraId="0D858DC6" w14:textId="77777777" w:rsidR="005A11B0" w:rsidRPr="00B9499D" w:rsidRDefault="005A11B0" w:rsidP="005A11B0">
            <w:pPr>
              <w:ind w:firstLine="30"/>
              <w:rPr>
                <w:sz w:val="22"/>
                <w:szCs w:val="22"/>
              </w:rPr>
            </w:pPr>
            <w:r w:rsidRPr="00B9499D">
              <w:rPr>
                <w:sz w:val="22"/>
                <w:szCs w:val="22"/>
                <w:lang w:val="en-US"/>
              </w:rPr>
              <w:t>GUID</w:t>
            </w:r>
          </w:p>
        </w:tc>
        <w:tc>
          <w:tcPr>
            <w:tcW w:w="317" w:type="pct"/>
          </w:tcPr>
          <w:p w14:paraId="579C90C3" w14:textId="3425075E" w:rsidR="005A11B0" w:rsidRPr="00B9499D" w:rsidRDefault="005A11B0" w:rsidP="005A11B0">
            <w:pPr>
              <w:ind w:firstLine="30"/>
              <w:rPr>
                <w:sz w:val="22"/>
                <w:szCs w:val="22"/>
              </w:rPr>
            </w:pPr>
            <w:r>
              <w:rPr>
                <w:sz w:val="22"/>
                <w:szCs w:val="22"/>
              </w:rPr>
              <w:t>Нет</w:t>
            </w:r>
          </w:p>
        </w:tc>
        <w:tc>
          <w:tcPr>
            <w:tcW w:w="324" w:type="pct"/>
          </w:tcPr>
          <w:p w14:paraId="2C6A6CA5" w14:textId="77777777" w:rsidR="005A11B0" w:rsidRPr="00B9499D" w:rsidRDefault="005A11B0" w:rsidP="005A11B0">
            <w:pPr>
              <w:ind w:firstLine="30"/>
              <w:rPr>
                <w:sz w:val="22"/>
                <w:szCs w:val="22"/>
              </w:rPr>
            </w:pPr>
            <w:r w:rsidRPr="00B9499D">
              <w:rPr>
                <w:sz w:val="22"/>
                <w:szCs w:val="22"/>
                <w:lang w:val="en-US"/>
              </w:rPr>
              <w:t>=</w:t>
            </w:r>
            <w:r w:rsidRPr="00B9499D">
              <w:rPr>
                <w:sz w:val="22"/>
                <w:szCs w:val="22"/>
              </w:rPr>
              <w:t>36</w:t>
            </w:r>
          </w:p>
        </w:tc>
        <w:tc>
          <w:tcPr>
            <w:tcW w:w="2002" w:type="pct"/>
          </w:tcPr>
          <w:p w14:paraId="762AD391" w14:textId="77777777" w:rsidR="004E3D5F" w:rsidRDefault="005A11B0" w:rsidP="005A11B0">
            <w:pPr>
              <w:pStyle w:val="GOSTTablenorm"/>
              <w:rPr>
                <w:szCs w:val="22"/>
              </w:rPr>
            </w:pPr>
            <w:r w:rsidRPr="00B9499D">
              <w:rPr>
                <w:szCs w:val="22"/>
              </w:rPr>
              <w:t>Уникальный ид</w:t>
            </w:r>
            <w:r w:rsidR="004E3D5F">
              <w:rPr>
                <w:szCs w:val="22"/>
              </w:rPr>
              <w:t>ентификатор документа (с тире).</w:t>
            </w:r>
          </w:p>
          <w:p w14:paraId="6E2DCB7C" w14:textId="5B4EB962" w:rsidR="005A11B0" w:rsidRPr="00B9499D" w:rsidRDefault="005A11B0" w:rsidP="005A11B0">
            <w:pPr>
              <w:pStyle w:val="GOSTTablenorm"/>
              <w:rPr>
                <w:szCs w:val="22"/>
              </w:rPr>
            </w:pPr>
            <w:r w:rsidRPr="00B9499D">
              <w:rPr>
                <w:szCs w:val="22"/>
              </w:rPr>
              <w:t>Обязательный для ответов на следующие типы запросов:</w:t>
            </w:r>
          </w:p>
          <w:p w14:paraId="6DE45479" w14:textId="77777777" w:rsidR="005A11B0" w:rsidRPr="00B9499D" w:rsidRDefault="005A11B0" w:rsidP="00C75A4E">
            <w:pPr>
              <w:pStyle w:val="GOSTTableListMark1"/>
              <w:rPr>
                <w:lang w:val="en-US"/>
              </w:rPr>
            </w:pPr>
            <w:r w:rsidRPr="00B9499D">
              <w:rPr>
                <w:lang w:val="en-US"/>
              </w:rPr>
              <w:t>ACCOUNTING;</w:t>
            </w:r>
          </w:p>
          <w:p w14:paraId="6B898CAE" w14:textId="2DD8AC6A" w:rsidR="005A11B0" w:rsidRPr="009E3E6F" w:rsidRDefault="005A11B0" w:rsidP="00C75A4E">
            <w:pPr>
              <w:pStyle w:val="GOSTTableListMark1"/>
              <w:rPr>
                <w:lang w:val="en-US"/>
              </w:rPr>
            </w:pPr>
            <w:r w:rsidRPr="00B9499D">
              <w:rPr>
                <w:lang w:val="en-US"/>
              </w:rPr>
              <w:t>OPLIST</w:t>
            </w:r>
            <w:r>
              <w:t>;</w:t>
            </w:r>
          </w:p>
          <w:p w14:paraId="0A252B3C" w14:textId="22401369" w:rsidR="005A11B0" w:rsidRDefault="005A11B0" w:rsidP="00C75A4E">
            <w:pPr>
              <w:pStyle w:val="GOSTTableListMark1"/>
              <w:rPr>
                <w:lang w:val="en-US"/>
              </w:rPr>
            </w:pPr>
            <w:r>
              <w:rPr>
                <w:lang w:val="en-US"/>
              </w:rPr>
              <w:t>REVERSAL</w:t>
            </w:r>
            <w:r w:rsidR="007646F2">
              <w:t>;</w:t>
            </w:r>
          </w:p>
          <w:p w14:paraId="093B2E0D" w14:textId="148A8C96" w:rsidR="005A11B0" w:rsidRPr="00CC0144" w:rsidRDefault="005A11B0" w:rsidP="00C75A4E">
            <w:pPr>
              <w:pStyle w:val="GOSTTableListMark1"/>
              <w:rPr>
                <w:lang w:val="en-US"/>
              </w:rPr>
            </w:pPr>
            <w:r>
              <w:rPr>
                <w:lang w:val="en-US"/>
              </w:rPr>
              <w:t>UpdateNotAccounting</w:t>
            </w:r>
            <w:r w:rsidR="007646F2">
              <w:t>;</w:t>
            </w:r>
          </w:p>
          <w:p w14:paraId="6C5B2BC2" w14:textId="1D682AED" w:rsidR="005A11B0" w:rsidRPr="00B10018" w:rsidRDefault="005A11B0" w:rsidP="00C75A4E">
            <w:pPr>
              <w:pStyle w:val="GOSTTableListMark1"/>
              <w:rPr>
                <w:lang w:val="en-US"/>
              </w:rPr>
            </w:pPr>
            <w:r>
              <w:rPr>
                <w:lang w:val="en-US"/>
              </w:rPr>
              <w:t>COMPLY</w:t>
            </w:r>
            <w:r w:rsidRPr="00B10018">
              <w:rPr>
                <w:lang w:val="en-US"/>
              </w:rPr>
              <w:t>.</w:t>
            </w:r>
          </w:p>
          <w:p w14:paraId="09D6CDB0" w14:textId="16E1A1E4" w:rsidR="005A11B0" w:rsidRPr="00B9499D" w:rsidRDefault="005A11B0" w:rsidP="005A11B0">
            <w:pPr>
              <w:pStyle w:val="GOSTTablenorm"/>
              <w:rPr>
                <w:szCs w:val="22"/>
              </w:rPr>
            </w:pPr>
            <w:r w:rsidRPr="00B9499D">
              <w:rPr>
                <w:szCs w:val="22"/>
              </w:rPr>
              <w:t>Для остальных типов запросов заполняется, если был указан в запросе</w:t>
            </w:r>
          </w:p>
        </w:tc>
      </w:tr>
      <w:tr w:rsidR="007646F2" w:rsidRPr="008B1B76" w14:paraId="1259E350" w14:textId="77777777" w:rsidTr="00285013">
        <w:tc>
          <w:tcPr>
            <w:tcW w:w="1087" w:type="pct"/>
          </w:tcPr>
          <w:p w14:paraId="0568C3F8" w14:textId="64036240" w:rsidR="005A11B0" w:rsidRPr="00B9499D" w:rsidRDefault="005A11B0" w:rsidP="005A11B0">
            <w:pPr>
              <w:pStyle w:val="GOSTTablenorm"/>
              <w:rPr>
                <w:szCs w:val="22"/>
              </w:rPr>
            </w:pPr>
            <w:r w:rsidRPr="00B9499D">
              <w:rPr>
                <w:szCs w:val="22"/>
              </w:rPr>
              <w:t>Результат выполнения операции</w:t>
            </w:r>
          </w:p>
        </w:tc>
        <w:tc>
          <w:tcPr>
            <w:tcW w:w="772" w:type="pct"/>
          </w:tcPr>
          <w:p w14:paraId="1F32C4D5" w14:textId="77777777" w:rsidR="005A11B0" w:rsidRPr="00B9499D" w:rsidRDefault="005A11B0" w:rsidP="005A11B0">
            <w:pPr>
              <w:pStyle w:val="GOSTTablenorm"/>
              <w:rPr>
                <w:szCs w:val="22"/>
                <w:lang w:val="en-US"/>
              </w:rPr>
            </w:pPr>
            <w:r w:rsidRPr="00B9499D">
              <w:rPr>
                <w:szCs w:val="22"/>
              </w:rPr>
              <w:t>Result</w:t>
            </w:r>
          </w:p>
        </w:tc>
        <w:tc>
          <w:tcPr>
            <w:tcW w:w="498" w:type="pct"/>
          </w:tcPr>
          <w:p w14:paraId="79B5DAA5" w14:textId="77777777" w:rsidR="005A11B0" w:rsidRPr="00B9499D" w:rsidRDefault="005A11B0" w:rsidP="005A11B0">
            <w:pPr>
              <w:ind w:firstLine="30"/>
              <w:rPr>
                <w:sz w:val="22"/>
                <w:szCs w:val="22"/>
              </w:rPr>
            </w:pPr>
            <w:r w:rsidRPr="00B9499D">
              <w:rPr>
                <w:sz w:val="22"/>
                <w:szCs w:val="22"/>
              </w:rPr>
              <w:t>Строка</w:t>
            </w:r>
          </w:p>
        </w:tc>
        <w:tc>
          <w:tcPr>
            <w:tcW w:w="317" w:type="pct"/>
          </w:tcPr>
          <w:p w14:paraId="5091DFC8" w14:textId="77777777" w:rsidR="005A11B0" w:rsidRPr="00B9499D" w:rsidRDefault="005A11B0" w:rsidP="005A11B0">
            <w:pPr>
              <w:pStyle w:val="GOSTTablenorm"/>
              <w:rPr>
                <w:szCs w:val="22"/>
              </w:rPr>
            </w:pPr>
            <w:r w:rsidRPr="00B9499D">
              <w:rPr>
                <w:szCs w:val="22"/>
              </w:rPr>
              <w:t>Да</w:t>
            </w:r>
          </w:p>
        </w:tc>
        <w:tc>
          <w:tcPr>
            <w:tcW w:w="324" w:type="pct"/>
          </w:tcPr>
          <w:p w14:paraId="0742CE9B" w14:textId="77777777" w:rsidR="005A11B0" w:rsidRPr="00B9499D" w:rsidRDefault="005A11B0" w:rsidP="005A11B0">
            <w:pPr>
              <w:pStyle w:val="GOSTTablenorm"/>
              <w:rPr>
                <w:szCs w:val="22"/>
              </w:rPr>
            </w:pPr>
            <w:r w:rsidRPr="00B9499D">
              <w:rPr>
                <w:szCs w:val="22"/>
              </w:rPr>
              <w:t>=1</w:t>
            </w:r>
          </w:p>
        </w:tc>
        <w:tc>
          <w:tcPr>
            <w:tcW w:w="2002" w:type="pct"/>
          </w:tcPr>
          <w:p w14:paraId="2DED4A15" w14:textId="77777777" w:rsidR="005A11B0" w:rsidRPr="005C6BDA" w:rsidRDefault="005A11B0" w:rsidP="005A11B0">
            <w:pPr>
              <w:pStyle w:val="GOSTTablenorm"/>
            </w:pPr>
            <w:r>
              <w:t>Передаются следующие значения:</w:t>
            </w:r>
          </w:p>
          <w:p w14:paraId="033FD316" w14:textId="037CAA6C" w:rsidR="005A11B0" w:rsidRPr="00B9499D" w:rsidRDefault="007646F2" w:rsidP="00C75A4E">
            <w:pPr>
              <w:pStyle w:val="GOSTTableListMark1"/>
              <w:rPr>
                <w:lang w:val="en-US"/>
              </w:rPr>
            </w:pPr>
            <w:r>
              <w:t>«</w:t>
            </w:r>
            <w:r w:rsidR="005A11B0" w:rsidRPr="00B9499D">
              <w:rPr>
                <w:lang w:val="en-US"/>
              </w:rPr>
              <w:t>S</w:t>
            </w:r>
            <w:r>
              <w:t xml:space="preserve">» </w:t>
            </w:r>
            <w:r w:rsidR="005A11B0" w:rsidRPr="00B9499D">
              <w:rPr>
                <w:lang w:val="en-US"/>
              </w:rPr>
              <w:t xml:space="preserve">– SUCCESS – </w:t>
            </w:r>
            <w:r w:rsidR="005A11B0">
              <w:t>у</w:t>
            </w:r>
            <w:r w:rsidR="005A11B0" w:rsidRPr="00B9499D">
              <w:rPr>
                <w:lang w:val="en-US"/>
              </w:rPr>
              <w:t>спешное завершение</w:t>
            </w:r>
            <w:r w:rsidR="005A11B0" w:rsidRPr="00B9499D">
              <w:t>;</w:t>
            </w:r>
          </w:p>
          <w:p w14:paraId="4291A319" w14:textId="33419E47" w:rsidR="005A11B0" w:rsidRPr="008B1B76" w:rsidRDefault="007646F2" w:rsidP="00C75A4E">
            <w:pPr>
              <w:pStyle w:val="GOSTTableListMark1"/>
            </w:pPr>
            <w:r>
              <w:t>«</w:t>
            </w:r>
            <w:r w:rsidR="005A11B0" w:rsidRPr="00B9499D">
              <w:rPr>
                <w:lang w:val="en-US"/>
              </w:rPr>
              <w:t>W</w:t>
            </w:r>
            <w:r>
              <w:t>»</w:t>
            </w:r>
            <w:r w:rsidR="005A11B0" w:rsidRPr="00B9499D">
              <w:t xml:space="preserve"> – </w:t>
            </w:r>
            <w:r w:rsidR="005A11B0" w:rsidRPr="00B9499D">
              <w:rPr>
                <w:lang w:val="en-US"/>
              </w:rPr>
              <w:t>WARNING</w:t>
            </w:r>
            <w:r w:rsidR="005A11B0" w:rsidRPr="00B9499D">
              <w:t xml:space="preserve"> –</w:t>
            </w:r>
            <w:r w:rsidR="005A11B0" w:rsidRPr="008B1B76">
              <w:t xml:space="preserve"> предупреждение, используется только в ответах на запросы с типом </w:t>
            </w:r>
            <w:r w:rsidR="005A11B0" w:rsidRPr="008B1B76">
              <w:rPr>
                <w:lang w:val="en-US"/>
              </w:rPr>
              <w:t>ACCOUNTING</w:t>
            </w:r>
            <w:r w:rsidR="005A11B0">
              <w:t xml:space="preserve">, </w:t>
            </w:r>
            <w:r w:rsidR="005A11B0" w:rsidRPr="001247A9">
              <w:rPr>
                <w:lang w:val="en-US"/>
              </w:rPr>
              <w:t>REVERSAL</w:t>
            </w:r>
            <w:r w:rsidR="005A11B0" w:rsidRPr="008B1B76">
              <w:t xml:space="preserve"> при предупреждающем уровне контроля</w:t>
            </w:r>
            <w:r w:rsidR="005A11B0">
              <w:t xml:space="preserve"> и в</w:t>
            </w:r>
            <w:r w:rsidR="005A11B0" w:rsidRPr="00A50F1A">
              <w:t xml:space="preserve"> </w:t>
            </w:r>
            <w:r w:rsidR="005A11B0">
              <w:t xml:space="preserve">ответах на запрос </w:t>
            </w:r>
            <w:r w:rsidR="005A11B0">
              <w:rPr>
                <w:lang w:val="en-US"/>
              </w:rPr>
              <w:t>ReportGK</w:t>
            </w:r>
            <w:r w:rsidR="005A11B0">
              <w:t>;</w:t>
            </w:r>
          </w:p>
          <w:p w14:paraId="682AC116" w14:textId="779D365E" w:rsidR="005A11B0" w:rsidRPr="00273086" w:rsidRDefault="007646F2" w:rsidP="00C75A4E">
            <w:pPr>
              <w:pStyle w:val="GOSTTableListMark1"/>
            </w:pPr>
            <w:r>
              <w:t>«</w:t>
            </w:r>
            <w:r w:rsidR="005A11B0" w:rsidRPr="008B1B76">
              <w:rPr>
                <w:lang w:val="en-US"/>
              </w:rPr>
              <w:t>E</w:t>
            </w:r>
            <w:r>
              <w:t>»</w:t>
            </w:r>
            <w:r w:rsidR="005A11B0" w:rsidRPr="00273086">
              <w:t xml:space="preserve"> – </w:t>
            </w:r>
            <w:r w:rsidR="005A11B0" w:rsidRPr="005C6BDA">
              <w:rPr>
                <w:lang w:val="en-US"/>
              </w:rPr>
              <w:t>ERROR</w:t>
            </w:r>
            <w:r w:rsidR="005A11B0" w:rsidRPr="00273086">
              <w:t xml:space="preserve"> – </w:t>
            </w:r>
            <w:r w:rsidR="005A11B0" w:rsidRPr="005C6BDA">
              <w:t>н</w:t>
            </w:r>
            <w:r w:rsidR="005A11B0" w:rsidRPr="00273086">
              <w:t>е успешное завершение</w:t>
            </w:r>
            <w:r w:rsidR="005A11B0" w:rsidRPr="005C6BDA">
              <w:t>;</w:t>
            </w:r>
          </w:p>
          <w:p w14:paraId="0196D444" w14:textId="5E73648D" w:rsidR="005A11B0" w:rsidRPr="008B1B76" w:rsidRDefault="007646F2" w:rsidP="00C75A4E">
            <w:pPr>
              <w:pStyle w:val="GOSTTableListMark1"/>
            </w:pPr>
            <w:r>
              <w:lastRenderedPageBreak/>
              <w:t>«</w:t>
            </w:r>
            <w:r w:rsidR="005A11B0" w:rsidRPr="005C6BDA">
              <w:rPr>
                <w:lang w:val="en-US"/>
              </w:rPr>
              <w:t>Z</w:t>
            </w:r>
            <w:r>
              <w:t>»</w:t>
            </w:r>
            <w:r w:rsidR="005A11B0" w:rsidRPr="008B1B76">
              <w:t xml:space="preserve"> – </w:t>
            </w:r>
            <w:r w:rsidR="005A11B0" w:rsidRPr="008B1B76">
              <w:rPr>
                <w:lang w:val="en-US"/>
              </w:rPr>
              <w:t>ZERRO</w:t>
            </w:r>
            <w:r w:rsidR="005A11B0" w:rsidRPr="008B1B76">
              <w:t xml:space="preserve"> – не удалось подобрать ни одной записи учета для документа, используется только в ответах на запросы с типом </w:t>
            </w:r>
            <w:r w:rsidR="005A11B0" w:rsidRPr="008B1B76">
              <w:rPr>
                <w:lang w:val="en-US"/>
              </w:rPr>
              <w:t>ACCOUNTING</w:t>
            </w:r>
            <w:r w:rsidR="005A11B0" w:rsidRPr="00595AC7">
              <w:t xml:space="preserve">, </w:t>
            </w:r>
            <w:r w:rsidR="005A11B0" w:rsidRPr="00E63DB1">
              <w:rPr>
                <w:lang w:val="en-US"/>
              </w:rPr>
              <w:t>REVERSAL</w:t>
            </w:r>
          </w:p>
        </w:tc>
      </w:tr>
      <w:tr w:rsidR="007646F2" w:rsidRPr="008B1B76" w14:paraId="2AF2C96B" w14:textId="77777777" w:rsidTr="00285013">
        <w:tc>
          <w:tcPr>
            <w:tcW w:w="1087" w:type="pct"/>
          </w:tcPr>
          <w:p w14:paraId="1D7226CB" w14:textId="77777777" w:rsidR="005A11B0" w:rsidRPr="008B1B76" w:rsidRDefault="005A11B0" w:rsidP="005A11B0">
            <w:pPr>
              <w:pStyle w:val="GOSTTablenorm"/>
              <w:rPr>
                <w:szCs w:val="22"/>
              </w:rPr>
            </w:pPr>
            <w:r w:rsidRPr="008B1B76">
              <w:rPr>
                <w:szCs w:val="22"/>
              </w:rPr>
              <w:lastRenderedPageBreak/>
              <w:t>Текст ошибки</w:t>
            </w:r>
          </w:p>
        </w:tc>
        <w:tc>
          <w:tcPr>
            <w:tcW w:w="772" w:type="pct"/>
          </w:tcPr>
          <w:p w14:paraId="3F46F79A" w14:textId="5935A925" w:rsidR="005A11B0" w:rsidRPr="008B1B76" w:rsidRDefault="005A11B0" w:rsidP="005A11B0">
            <w:pPr>
              <w:pStyle w:val="GOSTTablenorm"/>
              <w:rPr>
                <w:szCs w:val="22"/>
                <w:lang w:val="en-US"/>
              </w:rPr>
            </w:pPr>
            <w:r w:rsidRPr="008B1B76">
              <w:rPr>
                <w:szCs w:val="22"/>
                <w:lang w:val="en-US"/>
              </w:rPr>
              <w:t>ResultDescr</w:t>
            </w:r>
          </w:p>
        </w:tc>
        <w:tc>
          <w:tcPr>
            <w:tcW w:w="498" w:type="pct"/>
          </w:tcPr>
          <w:p w14:paraId="20959378" w14:textId="77777777" w:rsidR="005A11B0" w:rsidRPr="008B1B76" w:rsidRDefault="005A11B0" w:rsidP="005A11B0">
            <w:pPr>
              <w:ind w:firstLine="30"/>
              <w:rPr>
                <w:sz w:val="22"/>
                <w:szCs w:val="22"/>
              </w:rPr>
            </w:pPr>
            <w:r w:rsidRPr="008B1B76">
              <w:rPr>
                <w:sz w:val="22"/>
                <w:szCs w:val="22"/>
              </w:rPr>
              <w:t>Строка</w:t>
            </w:r>
          </w:p>
        </w:tc>
        <w:tc>
          <w:tcPr>
            <w:tcW w:w="317" w:type="pct"/>
          </w:tcPr>
          <w:p w14:paraId="25472D86" w14:textId="77777777" w:rsidR="005A11B0" w:rsidRPr="008B1B76" w:rsidRDefault="005A11B0" w:rsidP="005A11B0">
            <w:pPr>
              <w:pStyle w:val="GOSTTablenorm"/>
              <w:rPr>
                <w:szCs w:val="22"/>
              </w:rPr>
            </w:pPr>
            <w:r w:rsidRPr="008B1B76">
              <w:rPr>
                <w:szCs w:val="22"/>
              </w:rPr>
              <w:t>Нет</w:t>
            </w:r>
          </w:p>
        </w:tc>
        <w:tc>
          <w:tcPr>
            <w:tcW w:w="324" w:type="pct"/>
          </w:tcPr>
          <w:p w14:paraId="36AA39BC" w14:textId="77777777" w:rsidR="005A11B0" w:rsidRPr="008B1B76" w:rsidRDefault="005A11B0" w:rsidP="005A11B0">
            <w:pPr>
              <w:pStyle w:val="GOSTTablenorm"/>
              <w:rPr>
                <w:szCs w:val="22"/>
              </w:rPr>
            </w:pPr>
            <w:r w:rsidRPr="008B1B76">
              <w:rPr>
                <w:szCs w:val="22"/>
                <w:lang w:val="en-US"/>
              </w:rPr>
              <w:t>&lt;</w:t>
            </w:r>
            <w:r w:rsidRPr="008B1B76">
              <w:rPr>
                <w:szCs w:val="22"/>
              </w:rPr>
              <w:t>=2000</w:t>
            </w:r>
          </w:p>
        </w:tc>
        <w:tc>
          <w:tcPr>
            <w:tcW w:w="2002" w:type="pct"/>
          </w:tcPr>
          <w:p w14:paraId="66E8318D" w14:textId="43A49754" w:rsidR="005A11B0" w:rsidRPr="00E63DB1" w:rsidRDefault="005A11B0" w:rsidP="005A11B0">
            <w:pPr>
              <w:ind w:firstLine="0"/>
              <w:rPr>
                <w:rStyle w:val="GOSTTablenorm0"/>
              </w:rPr>
            </w:pPr>
            <w:r w:rsidRPr="33249EA7">
              <w:rPr>
                <w:rStyle w:val="GOSTTablenorm0"/>
              </w:rPr>
              <w:t xml:space="preserve">Текст ошибки, используется только в ответах на запросы с типом, отличным от ACCOUNTING, </w:t>
            </w:r>
            <w:r w:rsidRPr="00E63DB1">
              <w:rPr>
                <w:rStyle w:val="GOSTTablenorm0"/>
              </w:rPr>
              <w:t>REVERSAL</w:t>
            </w:r>
            <w:r w:rsidRPr="33249EA7">
              <w:rPr>
                <w:rStyle w:val="GOSTTablenorm0"/>
              </w:rPr>
              <w:t>.</w:t>
            </w:r>
          </w:p>
          <w:p w14:paraId="3B75A2C9" w14:textId="3EA0C86F" w:rsidR="005A11B0" w:rsidRPr="008B1B76" w:rsidRDefault="005A11B0" w:rsidP="005A11B0">
            <w:pPr>
              <w:ind w:firstLine="0"/>
              <w:rPr>
                <w:sz w:val="22"/>
                <w:szCs w:val="22"/>
              </w:rPr>
            </w:pPr>
            <w:r w:rsidRPr="33249EA7">
              <w:rPr>
                <w:rStyle w:val="GOSTTablenorm0"/>
              </w:rPr>
              <w:t>Обязательно з</w:t>
            </w:r>
            <w:r w:rsidRPr="00E63DB1">
              <w:rPr>
                <w:rStyle w:val="GOSTTablenorm0"/>
              </w:rPr>
              <w:t>аполняется, если в параметре «Результат выполнения операции» (Result) передано значение, отличное от «S»</w:t>
            </w:r>
          </w:p>
        </w:tc>
      </w:tr>
      <w:tr w:rsidR="007646F2" w:rsidRPr="008B1B76" w14:paraId="4770C634" w14:textId="77777777" w:rsidTr="00285013">
        <w:tc>
          <w:tcPr>
            <w:tcW w:w="1087" w:type="pct"/>
          </w:tcPr>
          <w:p w14:paraId="3F25E3E4" w14:textId="77777777" w:rsidR="005A11B0" w:rsidRPr="00C75A4E" w:rsidRDefault="005A11B0" w:rsidP="005A11B0">
            <w:pPr>
              <w:pStyle w:val="GOSTTablenorm"/>
              <w:rPr>
                <w:b/>
                <w:szCs w:val="22"/>
              </w:rPr>
            </w:pPr>
            <w:r w:rsidRPr="00C75A4E">
              <w:rPr>
                <w:b/>
                <w:szCs w:val="22"/>
              </w:rPr>
              <w:t>Текст ошибки (дополнительный)</w:t>
            </w:r>
          </w:p>
        </w:tc>
        <w:tc>
          <w:tcPr>
            <w:tcW w:w="772" w:type="pct"/>
          </w:tcPr>
          <w:p w14:paraId="2BA46963" w14:textId="77777777" w:rsidR="005A11B0" w:rsidRPr="00C75A4E" w:rsidRDefault="005A11B0" w:rsidP="005A11B0">
            <w:pPr>
              <w:pStyle w:val="GOSTTablenorm"/>
              <w:rPr>
                <w:b/>
                <w:szCs w:val="22"/>
                <w:lang w:val="en-US"/>
              </w:rPr>
            </w:pPr>
            <w:r w:rsidRPr="00C75A4E">
              <w:rPr>
                <w:b/>
                <w:szCs w:val="22"/>
                <w:lang w:val="en-US"/>
              </w:rPr>
              <w:t>ResultAddDescr</w:t>
            </w:r>
          </w:p>
        </w:tc>
        <w:tc>
          <w:tcPr>
            <w:tcW w:w="498" w:type="pct"/>
          </w:tcPr>
          <w:p w14:paraId="5D6BC059" w14:textId="77777777" w:rsidR="005A11B0" w:rsidRPr="008B1B76" w:rsidRDefault="005A11B0" w:rsidP="005A11B0">
            <w:pPr>
              <w:ind w:firstLine="30"/>
              <w:rPr>
                <w:sz w:val="22"/>
                <w:szCs w:val="22"/>
              </w:rPr>
            </w:pPr>
            <w:r w:rsidRPr="008B1B76">
              <w:rPr>
                <w:sz w:val="22"/>
                <w:szCs w:val="22"/>
              </w:rPr>
              <w:t>Массив</w:t>
            </w:r>
          </w:p>
        </w:tc>
        <w:tc>
          <w:tcPr>
            <w:tcW w:w="317" w:type="pct"/>
          </w:tcPr>
          <w:p w14:paraId="09BEF7D1" w14:textId="77777777" w:rsidR="005A11B0" w:rsidRPr="008B1B76" w:rsidRDefault="005A11B0" w:rsidP="005A11B0">
            <w:pPr>
              <w:pStyle w:val="GOSTTablenorm"/>
              <w:rPr>
                <w:szCs w:val="22"/>
              </w:rPr>
            </w:pPr>
            <w:r w:rsidRPr="008B1B76">
              <w:rPr>
                <w:szCs w:val="22"/>
              </w:rPr>
              <w:t>Нет</w:t>
            </w:r>
          </w:p>
        </w:tc>
        <w:tc>
          <w:tcPr>
            <w:tcW w:w="324" w:type="pct"/>
          </w:tcPr>
          <w:p w14:paraId="7E35CC76" w14:textId="77777777" w:rsidR="005A11B0" w:rsidRPr="008B1B76" w:rsidRDefault="005A11B0" w:rsidP="005A11B0">
            <w:pPr>
              <w:pStyle w:val="GOSTTablenorm"/>
              <w:rPr>
                <w:szCs w:val="22"/>
              </w:rPr>
            </w:pPr>
            <w:r w:rsidRPr="008B1B76">
              <w:rPr>
                <w:szCs w:val="22"/>
              </w:rPr>
              <w:t>-</w:t>
            </w:r>
          </w:p>
        </w:tc>
        <w:tc>
          <w:tcPr>
            <w:tcW w:w="2002" w:type="pct"/>
          </w:tcPr>
          <w:p w14:paraId="5722B3FC" w14:textId="71AB9D92" w:rsidR="005A11B0" w:rsidRPr="008B1B76" w:rsidRDefault="005A11B0" w:rsidP="005A11B0">
            <w:pPr>
              <w:pStyle w:val="GOSTTablenorm"/>
              <w:rPr>
                <w:szCs w:val="22"/>
              </w:rPr>
            </w:pPr>
            <w:r>
              <w:rPr>
                <w:szCs w:val="22"/>
              </w:rPr>
              <w:t>Р</w:t>
            </w:r>
            <w:r w:rsidRPr="008B1B76">
              <w:rPr>
                <w:szCs w:val="22"/>
              </w:rPr>
              <w:t>азвернутый текст ошибки по каждой строке</w:t>
            </w:r>
            <w:r>
              <w:rPr>
                <w:szCs w:val="22"/>
              </w:rPr>
              <w:t xml:space="preserve"> документа</w:t>
            </w:r>
            <w:r w:rsidRPr="008B1B76">
              <w:rPr>
                <w:szCs w:val="22"/>
              </w:rPr>
              <w:t>.</w:t>
            </w:r>
          </w:p>
          <w:p w14:paraId="07364138" w14:textId="59F5BECA" w:rsidR="005A11B0" w:rsidRPr="008B1B76" w:rsidRDefault="005A11B0" w:rsidP="005A11B0">
            <w:pPr>
              <w:pStyle w:val="GOSTTablenorm"/>
            </w:pPr>
            <w:r>
              <w:t>Обязательно заполняется, если в параметре «Результат выполнения операции» (Result) передано значение, отличное от «</w:t>
            </w:r>
            <w:r w:rsidRPr="170E4D90">
              <w:rPr>
                <w:lang w:val="en-US"/>
              </w:rPr>
              <w:t>S</w:t>
            </w:r>
            <w:r>
              <w:t xml:space="preserve">», и только в ответах на запросы с типом ACCOUNTING, </w:t>
            </w:r>
            <w:r w:rsidRPr="170E4D90">
              <w:rPr>
                <w:lang w:val="en-US"/>
              </w:rPr>
              <w:t>REVERSAL</w:t>
            </w:r>
          </w:p>
        </w:tc>
      </w:tr>
      <w:tr w:rsidR="007646F2" w:rsidRPr="008B1B76" w14:paraId="0F30924C" w14:textId="77777777" w:rsidTr="00285013">
        <w:tc>
          <w:tcPr>
            <w:tcW w:w="1087" w:type="pct"/>
          </w:tcPr>
          <w:p w14:paraId="4C708FF5" w14:textId="77777777" w:rsidR="005A11B0" w:rsidRPr="008B1B76" w:rsidRDefault="005A11B0" w:rsidP="005A11B0">
            <w:pPr>
              <w:pStyle w:val="GOSTTablenorm"/>
              <w:rPr>
                <w:szCs w:val="22"/>
              </w:rPr>
            </w:pPr>
            <w:r w:rsidRPr="008B1B76">
              <w:rPr>
                <w:szCs w:val="22"/>
              </w:rPr>
              <w:t>Номер строки</w:t>
            </w:r>
          </w:p>
        </w:tc>
        <w:tc>
          <w:tcPr>
            <w:tcW w:w="772" w:type="pct"/>
          </w:tcPr>
          <w:p w14:paraId="154F8665" w14:textId="77777777" w:rsidR="005A11B0" w:rsidRPr="008B1B76" w:rsidRDefault="005A11B0" w:rsidP="005A11B0">
            <w:pPr>
              <w:pStyle w:val="GOSTTablenorm"/>
              <w:rPr>
                <w:szCs w:val="22"/>
                <w:lang w:val="en-US"/>
              </w:rPr>
            </w:pPr>
            <w:proofErr w:type="gramStart"/>
            <w:r w:rsidRPr="00C75A4E">
              <w:rPr>
                <w:b/>
              </w:rPr>
              <w:t>ResultAddDescr:</w:t>
            </w:r>
            <w:r w:rsidRPr="008B1B76">
              <w:rPr>
                <w:szCs w:val="22"/>
                <w:lang w:val="en-US"/>
              </w:rPr>
              <w:t>StrNum</w:t>
            </w:r>
            <w:proofErr w:type="gramEnd"/>
          </w:p>
        </w:tc>
        <w:tc>
          <w:tcPr>
            <w:tcW w:w="498" w:type="pct"/>
          </w:tcPr>
          <w:p w14:paraId="26E382BF" w14:textId="77777777" w:rsidR="005A11B0" w:rsidRPr="008B1B76" w:rsidRDefault="005A11B0" w:rsidP="005A11B0">
            <w:pPr>
              <w:ind w:firstLine="30"/>
              <w:rPr>
                <w:sz w:val="22"/>
                <w:szCs w:val="22"/>
              </w:rPr>
            </w:pPr>
            <w:r w:rsidRPr="008B1B76">
              <w:rPr>
                <w:sz w:val="22"/>
                <w:szCs w:val="22"/>
              </w:rPr>
              <w:t>Строка</w:t>
            </w:r>
          </w:p>
        </w:tc>
        <w:tc>
          <w:tcPr>
            <w:tcW w:w="317" w:type="pct"/>
          </w:tcPr>
          <w:p w14:paraId="011B99C1" w14:textId="77777777" w:rsidR="005A11B0" w:rsidRPr="008B1B76" w:rsidRDefault="005A11B0" w:rsidP="005A11B0">
            <w:pPr>
              <w:pStyle w:val="GOSTTablenorm"/>
              <w:rPr>
                <w:szCs w:val="22"/>
              </w:rPr>
            </w:pPr>
            <w:r w:rsidRPr="008B1B76">
              <w:rPr>
                <w:szCs w:val="22"/>
              </w:rPr>
              <w:t>Нет</w:t>
            </w:r>
          </w:p>
        </w:tc>
        <w:tc>
          <w:tcPr>
            <w:tcW w:w="324" w:type="pct"/>
          </w:tcPr>
          <w:p w14:paraId="1AE635B7" w14:textId="77777777" w:rsidR="005A11B0" w:rsidRPr="008B1B76" w:rsidRDefault="005A11B0" w:rsidP="005A11B0">
            <w:pPr>
              <w:pStyle w:val="GOSTTablenorm"/>
              <w:rPr>
                <w:szCs w:val="22"/>
                <w:lang w:val="en-US"/>
              </w:rPr>
            </w:pPr>
            <w:r w:rsidRPr="008B1B76">
              <w:rPr>
                <w:szCs w:val="22"/>
                <w:lang w:val="en-US"/>
              </w:rPr>
              <w:t>&lt;=6</w:t>
            </w:r>
          </w:p>
        </w:tc>
        <w:tc>
          <w:tcPr>
            <w:tcW w:w="2002" w:type="pct"/>
          </w:tcPr>
          <w:p w14:paraId="0CA77498" w14:textId="426B06D9" w:rsidR="005A11B0" w:rsidRPr="008B1B76" w:rsidRDefault="005A11B0" w:rsidP="005A11B0">
            <w:pPr>
              <w:pStyle w:val="GOSTTablenorm"/>
              <w:rPr>
                <w:szCs w:val="22"/>
              </w:rPr>
            </w:pPr>
            <w:r w:rsidRPr="008B1B76">
              <w:rPr>
                <w:szCs w:val="22"/>
              </w:rPr>
              <w:t>Номер строки документа, по которому осуществлялась попытка подбора записей учета. Заполняется, если типом документа предусмотрен атрибут «Номер строки»</w:t>
            </w:r>
          </w:p>
        </w:tc>
      </w:tr>
      <w:tr w:rsidR="007646F2" w:rsidRPr="008B1B76" w14:paraId="78AD76DD" w14:textId="77777777" w:rsidTr="00285013">
        <w:tc>
          <w:tcPr>
            <w:tcW w:w="1087" w:type="pct"/>
          </w:tcPr>
          <w:p w14:paraId="556929BD" w14:textId="77777777" w:rsidR="005A11B0" w:rsidRPr="008B1B76" w:rsidRDefault="005A11B0" w:rsidP="005A11B0">
            <w:pPr>
              <w:pStyle w:val="GOSTTablenorm"/>
              <w:rPr>
                <w:szCs w:val="22"/>
              </w:rPr>
            </w:pPr>
            <w:r w:rsidRPr="008B1B76">
              <w:rPr>
                <w:szCs w:val="22"/>
              </w:rPr>
              <w:t>Тип ошибки</w:t>
            </w:r>
          </w:p>
        </w:tc>
        <w:tc>
          <w:tcPr>
            <w:tcW w:w="772" w:type="pct"/>
          </w:tcPr>
          <w:p w14:paraId="3E731BBA" w14:textId="38905F33" w:rsidR="005A11B0" w:rsidRPr="005C6BDA" w:rsidRDefault="005A11B0" w:rsidP="005A11B0">
            <w:pPr>
              <w:pStyle w:val="GOSTTablenorm"/>
              <w:rPr>
                <w:szCs w:val="22"/>
                <w:lang w:val="en-US"/>
              </w:rPr>
            </w:pPr>
            <w:proofErr w:type="gramStart"/>
            <w:r w:rsidRPr="00C75A4E">
              <w:rPr>
                <w:b/>
              </w:rPr>
              <w:t>ResultAddDescr:</w:t>
            </w:r>
            <w:r w:rsidRPr="005C6BDA">
              <w:rPr>
                <w:szCs w:val="22"/>
                <w:lang w:val="en-US"/>
              </w:rPr>
              <w:t>ErrTy</w:t>
            </w:r>
            <w:r>
              <w:rPr>
                <w:szCs w:val="22"/>
                <w:lang w:val="en-US"/>
              </w:rPr>
              <w:t>pe</w:t>
            </w:r>
            <w:proofErr w:type="gramEnd"/>
          </w:p>
        </w:tc>
        <w:tc>
          <w:tcPr>
            <w:tcW w:w="498" w:type="pct"/>
          </w:tcPr>
          <w:p w14:paraId="60FB8B7B" w14:textId="77777777" w:rsidR="005A11B0" w:rsidRPr="00B9499D" w:rsidRDefault="005A11B0" w:rsidP="005A11B0">
            <w:pPr>
              <w:ind w:firstLine="30"/>
              <w:rPr>
                <w:sz w:val="22"/>
                <w:szCs w:val="22"/>
              </w:rPr>
            </w:pPr>
            <w:r w:rsidRPr="00B9499D">
              <w:rPr>
                <w:sz w:val="22"/>
                <w:szCs w:val="22"/>
              </w:rPr>
              <w:t>Строка</w:t>
            </w:r>
          </w:p>
        </w:tc>
        <w:tc>
          <w:tcPr>
            <w:tcW w:w="317" w:type="pct"/>
          </w:tcPr>
          <w:p w14:paraId="2D22D084" w14:textId="1306C4FF" w:rsidR="005A11B0" w:rsidRPr="00B9499D" w:rsidRDefault="005A11B0" w:rsidP="005A11B0">
            <w:pPr>
              <w:pStyle w:val="GOSTTablenorm"/>
              <w:spacing w:line="259" w:lineRule="auto"/>
            </w:pPr>
            <w:r>
              <w:t>Нет</w:t>
            </w:r>
          </w:p>
        </w:tc>
        <w:tc>
          <w:tcPr>
            <w:tcW w:w="324" w:type="pct"/>
          </w:tcPr>
          <w:p w14:paraId="2BA621D6" w14:textId="77777777" w:rsidR="005A11B0" w:rsidRPr="00B9499D" w:rsidRDefault="005A11B0" w:rsidP="005A11B0">
            <w:pPr>
              <w:pStyle w:val="GOSTTablenorm"/>
              <w:rPr>
                <w:szCs w:val="22"/>
              </w:rPr>
            </w:pPr>
            <w:r w:rsidRPr="00B9499D">
              <w:rPr>
                <w:szCs w:val="22"/>
                <w:lang w:val="en-US"/>
              </w:rPr>
              <w:t>&lt;=2</w:t>
            </w:r>
          </w:p>
        </w:tc>
        <w:tc>
          <w:tcPr>
            <w:tcW w:w="2002" w:type="pct"/>
          </w:tcPr>
          <w:p w14:paraId="1F6CC5F7" w14:textId="73DC0F2D" w:rsidR="005A11B0" w:rsidRPr="008B1B76" w:rsidRDefault="005A11B0" w:rsidP="005A11B0">
            <w:pPr>
              <w:pStyle w:val="GOSTTablenorm"/>
              <w:rPr>
                <w:szCs w:val="22"/>
              </w:rPr>
            </w:pPr>
            <w:r w:rsidRPr="00B9499D">
              <w:rPr>
                <w:szCs w:val="22"/>
              </w:rPr>
              <w:t>Тип ошиб</w:t>
            </w:r>
            <w:r w:rsidRPr="008B1B76">
              <w:rPr>
                <w:szCs w:val="22"/>
              </w:rPr>
              <w:t>ки для строки документа.</w:t>
            </w:r>
          </w:p>
          <w:p w14:paraId="2AF3698D" w14:textId="698DF1CC" w:rsidR="005A11B0" w:rsidRPr="008B1B76" w:rsidRDefault="005A11B0" w:rsidP="005A11B0">
            <w:pPr>
              <w:pStyle w:val="GOSTTablenorm"/>
              <w:rPr>
                <w:rStyle w:val="GOSTTablenorm0"/>
                <w:szCs w:val="22"/>
              </w:rPr>
            </w:pPr>
            <w:r w:rsidRPr="008B1B76">
              <w:rPr>
                <w:szCs w:val="22"/>
              </w:rPr>
              <w:t>Возможные значения:</w:t>
            </w:r>
          </w:p>
          <w:p w14:paraId="57251160" w14:textId="4C501048" w:rsidR="005A11B0" w:rsidRPr="008B1B76" w:rsidRDefault="007646F2" w:rsidP="00C75A4E">
            <w:pPr>
              <w:pStyle w:val="GOSTTableListMark1"/>
            </w:pPr>
            <w:r>
              <w:t>«</w:t>
            </w:r>
            <w:r w:rsidR="005A11B0" w:rsidRPr="008B1B76">
              <w:t>01</w:t>
            </w:r>
            <w:r>
              <w:t>»</w:t>
            </w:r>
            <w:r w:rsidR="005A11B0" w:rsidRPr="008B1B76">
              <w:t xml:space="preserve"> – недостаточно средств (блокирующий контроль)</w:t>
            </w:r>
            <w:r>
              <w:t>;</w:t>
            </w:r>
          </w:p>
          <w:p w14:paraId="0D83696C" w14:textId="77777777" w:rsidR="005A11B0" w:rsidRDefault="007646F2" w:rsidP="00C75A4E">
            <w:pPr>
              <w:pStyle w:val="GOSTTableListMark1"/>
              <w:rPr>
                <w:ins w:id="1040" w:author="Иванов Дмитрий Валерьевич" w:date="2024-12-26T12:34:00Z"/>
              </w:rPr>
            </w:pPr>
            <w:r>
              <w:t>«</w:t>
            </w:r>
            <w:r w:rsidR="005A11B0" w:rsidRPr="008B1B76">
              <w:t>02</w:t>
            </w:r>
            <w:r>
              <w:t>»</w:t>
            </w:r>
            <w:r w:rsidR="005A11B0" w:rsidRPr="008B1B76">
              <w:t xml:space="preserve"> – недостаточно средств (предупреждающий контроль)</w:t>
            </w:r>
          </w:p>
          <w:p w14:paraId="1AF6727E" w14:textId="77777777" w:rsidR="00F44623" w:rsidRPr="00114021" w:rsidRDefault="00F44623" w:rsidP="00C75A4E">
            <w:pPr>
              <w:pStyle w:val="GOSTTableListMark1"/>
              <w:rPr>
                <w:ins w:id="1041" w:author="Иванов Дмитрий Валерьевич" w:date="2024-12-27T12:12:00Z"/>
              </w:rPr>
            </w:pPr>
            <w:ins w:id="1042" w:author="Иванов Дмитрий Валерьевич" w:date="2024-12-26T12:34:00Z">
              <w:r w:rsidRPr="00F44623">
                <w:t>«</w:t>
              </w:r>
              <w:r w:rsidRPr="00C64C0B">
                <w:rPr>
                  <w:bCs/>
                </w:rPr>
                <w:t>03</w:t>
              </w:r>
              <w:r w:rsidRPr="00F44623">
                <w:t>»</w:t>
              </w:r>
              <w:r w:rsidRPr="00C64C0B">
                <w:rPr>
                  <w:bCs/>
                </w:rPr>
                <w:t xml:space="preserve"> </w:t>
              </w:r>
            </w:ins>
            <w:ins w:id="1043" w:author="Иванов Дмитрий Валерьевич" w:date="2024-12-26T12:40:00Z">
              <w:r w:rsidR="009E268F" w:rsidRPr="008B1B76">
                <w:t>–</w:t>
              </w:r>
            </w:ins>
            <w:ins w:id="1044" w:author="Иванов Дмитрий Валерьевич" w:date="2024-12-26T12:34:00Z">
              <w:r w:rsidRPr="00C64C0B">
                <w:rPr>
                  <w:bCs/>
                </w:rPr>
                <w:t xml:space="preserve"> не пройден контроль статуса операционного дня</w:t>
              </w:r>
            </w:ins>
          </w:p>
          <w:p w14:paraId="441870D5" w14:textId="4EDF09A7" w:rsidR="00285013" w:rsidRPr="00F44623" w:rsidRDefault="00285013" w:rsidP="00C75A4E">
            <w:pPr>
              <w:pStyle w:val="GOSTTableListMark1"/>
            </w:pPr>
            <w:ins w:id="1045" w:author="Иванов Дмитрий Валерьевич" w:date="2024-12-27T12:12:00Z">
              <w:r w:rsidRPr="00F44623">
                <w:t>«</w:t>
              </w:r>
              <w:r w:rsidRPr="00A72AB5">
                <w:rPr>
                  <w:bCs/>
                </w:rPr>
                <w:t>0</w:t>
              </w:r>
              <w:r>
                <w:rPr>
                  <w:bCs/>
                </w:rPr>
                <w:t>4</w:t>
              </w:r>
              <w:r w:rsidRPr="00F44623">
                <w:t>»</w:t>
              </w:r>
              <w:r w:rsidRPr="00A72AB5">
                <w:rPr>
                  <w:bCs/>
                </w:rPr>
                <w:t xml:space="preserve"> </w:t>
              </w:r>
              <w:r w:rsidRPr="008B1B76">
                <w:t>–</w:t>
              </w:r>
              <w:r w:rsidRPr="00A72AB5">
                <w:rPr>
                  <w:bCs/>
                </w:rPr>
                <w:t xml:space="preserve"> </w:t>
              </w:r>
              <w:r>
                <w:t>н</w:t>
              </w:r>
              <w:r w:rsidRPr="003633E8">
                <w:t>екорректный порядок выполнения этапов обработки</w:t>
              </w:r>
            </w:ins>
          </w:p>
        </w:tc>
      </w:tr>
      <w:tr w:rsidR="007646F2" w:rsidRPr="008B1B76" w14:paraId="4EAFEF4F" w14:textId="77777777" w:rsidTr="00285013">
        <w:tc>
          <w:tcPr>
            <w:tcW w:w="1087" w:type="pct"/>
          </w:tcPr>
          <w:p w14:paraId="31B5F42C" w14:textId="77777777" w:rsidR="005A11B0" w:rsidRPr="008B1B76" w:rsidRDefault="005A11B0" w:rsidP="005A11B0">
            <w:pPr>
              <w:pStyle w:val="GOSTTablenorm"/>
              <w:rPr>
                <w:szCs w:val="22"/>
              </w:rPr>
            </w:pPr>
            <w:r w:rsidRPr="008B1B76">
              <w:rPr>
                <w:szCs w:val="22"/>
              </w:rPr>
              <w:t>Описание ошибки</w:t>
            </w:r>
          </w:p>
        </w:tc>
        <w:tc>
          <w:tcPr>
            <w:tcW w:w="772" w:type="pct"/>
          </w:tcPr>
          <w:p w14:paraId="2C650770" w14:textId="35066017" w:rsidR="005A11B0" w:rsidRPr="00C75A4E" w:rsidRDefault="005A11B0">
            <w:pPr>
              <w:pStyle w:val="GOSTTablenorm"/>
            </w:pPr>
            <w:proofErr w:type="gramStart"/>
            <w:r w:rsidRPr="00C75A4E">
              <w:rPr>
                <w:b/>
              </w:rPr>
              <w:t>ResultAddDescr:</w:t>
            </w:r>
            <w:r w:rsidRPr="00C75A4E">
              <w:t>ErrStr</w:t>
            </w:r>
            <w:proofErr w:type="gramEnd"/>
          </w:p>
        </w:tc>
        <w:tc>
          <w:tcPr>
            <w:tcW w:w="498" w:type="pct"/>
          </w:tcPr>
          <w:p w14:paraId="3ADB2A28" w14:textId="77777777" w:rsidR="005A11B0" w:rsidRPr="008B1B76" w:rsidRDefault="005A11B0" w:rsidP="005A11B0">
            <w:pPr>
              <w:ind w:firstLine="30"/>
              <w:rPr>
                <w:sz w:val="22"/>
                <w:szCs w:val="22"/>
              </w:rPr>
            </w:pPr>
            <w:r w:rsidRPr="008B1B76">
              <w:rPr>
                <w:sz w:val="22"/>
                <w:szCs w:val="22"/>
              </w:rPr>
              <w:t>Строка</w:t>
            </w:r>
          </w:p>
        </w:tc>
        <w:tc>
          <w:tcPr>
            <w:tcW w:w="317" w:type="pct"/>
          </w:tcPr>
          <w:p w14:paraId="04ED0B8A" w14:textId="473FD2AE" w:rsidR="005A11B0" w:rsidRPr="008B1B76" w:rsidRDefault="005A11B0" w:rsidP="005A11B0">
            <w:pPr>
              <w:pStyle w:val="GOSTTablenorm"/>
            </w:pPr>
            <w:r>
              <w:t>Да</w:t>
            </w:r>
          </w:p>
        </w:tc>
        <w:tc>
          <w:tcPr>
            <w:tcW w:w="324" w:type="pct"/>
          </w:tcPr>
          <w:p w14:paraId="14E059CB" w14:textId="77777777" w:rsidR="005A11B0" w:rsidRPr="008B1B76" w:rsidRDefault="005A11B0" w:rsidP="005A11B0">
            <w:pPr>
              <w:pStyle w:val="GOSTTablenorm"/>
              <w:rPr>
                <w:szCs w:val="22"/>
              </w:rPr>
            </w:pPr>
            <w:r w:rsidRPr="008B1B76">
              <w:rPr>
                <w:szCs w:val="22"/>
                <w:lang w:val="en-US"/>
              </w:rPr>
              <w:t>&lt;</w:t>
            </w:r>
            <w:r w:rsidRPr="008B1B76">
              <w:rPr>
                <w:szCs w:val="22"/>
              </w:rPr>
              <w:t>=2000</w:t>
            </w:r>
          </w:p>
        </w:tc>
        <w:tc>
          <w:tcPr>
            <w:tcW w:w="2002" w:type="pct"/>
          </w:tcPr>
          <w:p w14:paraId="7DE17E1C" w14:textId="77777777" w:rsidR="005A11B0" w:rsidRPr="008B1B76" w:rsidRDefault="005A11B0" w:rsidP="005A11B0">
            <w:pPr>
              <w:pStyle w:val="GOSTTablenorm"/>
              <w:rPr>
                <w:b/>
                <w:szCs w:val="22"/>
              </w:rPr>
            </w:pPr>
            <w:r w:rsidRPr="008B1B76">
              <w:rPr>
                <w:szCs w:val="22"/>
              </w:rPr>
              <w:t>Текст ошибки для строки документа</w:t>
            </w:r>
          </w:p>
        </w:tc>
      </w:tr>
      <w:tr w:rsidR="00285013" w:rsidRPr="008B1B76" w14:paraId="1EE9FCDC" w14:textId="77777777" w:rsidTr="00285013">
        <w:trPr>
          <w:ins w:id="1046" w:author="Иванов Дмитрий Валерьевич" w:date="2024-12-27T12:14:00Z"/>
        </w:trPr>
        <w:tc>
          <w:tcPr>
            <w:tcW w:w="1087" w:type="pct"/>
          </w:tcPr>
          <w:p w14:paraId="79B024B1" w14:textId="3DEFF8E2" w:rsidR="00285013" w:rsidRPr="00C75A4E" w:rsidRDefault="00285013" w:rsidP="00285013">
            <w:pPr>
              <w:pStyle w:val="GOSTTablenorm"/>
              <w:rPr>
                <w:ins w:id="1047" w:author="Иванов Дмитрий Валерьевич" w:date="2024-12-27T12:14:00Z"/>
                <w:b/>
              </w:rPr>
            </w:pPr>
            <w:ins w:id="1048" w:author="Иванов Дмитрий Валерьевич" w:date="2024-12-27T12:14:00Z">
              <w:r>
                <w:t>Текущий этап обработки</w:t>
              </w:r>
            </w:ins>
          </w:p>
        </w:tc>
        <w:tc>
          <w:tcPr>
            <w:tcW w:w="772" w:type="pct"/>
          </w:tcPr>
          <w:p w14:paraId="757C84B2" w14:textId="3A2BBB1C" w:rsidR="00285013" w:rsidRPr="00730709" w:rsidRDefault="00285013" w:rsidP="00285013">
            <w:pPr>
              <w:pStyle w:val="GOSTTablenorm"/>
              <w:rPr>
                <w:ins w:id="1049" w:author="Иванов Дмитрий Валерьевич" w:date="2024-12-27T12:14:00Z"/>
                <w:b/>
              </w:rPr>
            </w:pPr>
            <w:proofErr w:type="gramStart"/>
            <w:ins w:id="1050" w:author="Иванов Дмитрий Валерьевич" w:date="2024-12-27T12:14:00Z">
              <w:r w:rsidRPr="00C75A4E">
                <w:rPr>
                  <w:b/>
                </w:rPr>
                <w:t>ResultAddDescr</w:t>
              </w:r>
              <w:r w:rsidRPr="00A15DAF">
                <w:rPr>
                  <w:b/>
                </w:rPr>
                <w:t>:</w:t>
              </w:r>
              <w:r>
                <w:rPr>
                  <w:lang w:val="en-US"/>
                </w:rPr>
                <w:t>CurStage</w:t>
              </w:r>
              <w:proofErr w:type="gramEnd"/>
            </w:ins>
          </w:p>
        </w:tc>
        <w:tc>
          <w:tcPr>
            <w:tcW w:w="498" w:type="pct"/>
          </w:tcPr>
          <w:p w14:paraId="44FB9E2B" w14:textId="3AB6062D" w:rsidR="00285013" w:rsidRPr="003A4732" w:rsidRDefault="00285013" w:rsidP="00285013">
            <w:pPr>
              <w:ind w:firstLine="30"/>
              <w:rPr>
                <w:ins w:id="1051" w:author="Иванов Дмитрий Валерьевич" w:date="2024-12-27T12:14:00Z"/>
                <w:sz w:val="22"/>
              </w:rPr>
            </w:pPr>
            <w:ins w:id="1052" w:author="Иванов Дмитрий Валерьевич" w:date="2024-12-27T12:14:00Z">
              <w:r w:rsidRPr="00B412B2">
                <w:rPr>
                  <w:sz w:val="22"/>
                  <w:szCs w:val="22"/>
                </w:rPr>
                <w:t>Строка</w:t>
              </w:r>
            </w:ins>
          </w:p>
        </w:tc>
        <w:tc>
          <w:tcPr>
            <w:tcW w:w="317" w:type="pct"/>
          </w:tcPr>
          <w:p w14:paraId="03EFBB0E" w14:textId="7417C07D" w:rsidR="00285013" w:rsidRDefault="00285013" w:rsidP="00285013">
            <w:pPr>
              <w:pStyle w:val="GOSTTablenorm"/>
              <w:rPr>
                <w:ins w:id="1053" w:author="Иванов Дмитрий Валерьевич" w:date="2024-12-27T12:14:00Z"/>
              </w:rPr>
            </w:pPr>
            <w:ins w:id="1054" w:author="Иванов Дмитрий Валерьевич" w:date="2024-12-27T12:14:00Z">
              <w:r>
                <w:rPr>
                  <w:szCs w:val="22"/>
                </w:rPr>
                <w:t>Нет</w:t>
              </w:r>
            </w:ins>
          </w:p>
        </w:tc>
        <w:tc>
          <w:tcPr>
            <w:tcW w:w="324" w:type="pct"/>
          </w:tcPr>
          <w:p w14:paraId="1EE7BCFD" w14:textId="4E407AF0" w:rsidR="00285013" w:rsidRDefault="00285013" w:rsidP="00285013">
            <w:pPr>
              <w:pStyle w:val="GOSTTablenorm"/>
              <w:rPr>
                <w:ins w:id="1055" w:author="Иванов Дмитрий Валерьевич" w:date="2024-12-27T12:14:00Z"/>
                <w:szCs w:val="22"/>
                <w:lang w:val="en-US"/>
              </w:rPr>
            </w:pPr>
            <w:ins w:id="1056" w:author="Иванов Дмитрий Валерьевич" w:date="2024-12-27T12:14:00Z">
              <w:r w:rsidRPr="00B412B2">
                <w:rPr>
                  <w:szCs w:val="22"/>
                  <w:lang w:val="en-US"/>
                </w:rPr>
                <w:t>&lt;=20</w:t>
              </w:r>
            </w:ins>
          </w:p>
        </w:tc>
        <w:tc>
          <w:tcPr>
            <w:tcW w:w="2002" w:type="pct"/>
          </w:tcPr>
          <w:p w14:paraId="1AB92906" w14:textId="77777777" w:rsidR="00285013" w:rsidRDefault="00285013" w:rsidP="00285013">
            <w:pPr>
              <w:pStyle w:val="GOSTTablenorm"/>
              <w:rPr>
                <w:ins w:id="1057" w:author="Иванов Дмитрий Валерьевич" w:date="2024-12-27T12:14:00Z"/>
              </w:rPr>
            </w:pPr>
            <w:ins w:id="1058" w:author="Иванов Дмитрий Валерьевич" w:date="2024-12-27T12:14:00Z">
              <w:r>
                <w:t>Текущий (последний, успешно выполненный) этап обработки (</w:t>
              </w:r>
              <w:r>
                <w:rPr>
                  <w:lang w:val="en-US"/>
                </w:rPr>
                <w:t>Stage</w:t>
              </w:r>
              <w:r w:rsidRPr="00A72AB5">
                <w:t>)</w:t>
              </w:r>
              <w:r>
                <w:t xml:space="preserve"> документа</w:t>
              </w:r>
            </w:ins>
          </w:p>
          <w:p w14:paraId="3B49F287" w14:textId="4C678ADE" w:rsidR="00285013" w:rsidRDefault="00285013" w:rsidP="00285013">
            <w:pPr>
              <w:pStyle w:val="GOSTTablenorm"/>
              <w:rPr>
                <w:ins w:id="1059" w:author="Иванов Дмитрий Валерьевич" w:date="2024-12-27T12:14:00Z"/>
              </w:rPr>
            </w:pPr>
            <w:ins w:id="1060" w:author="Иванов Дмитрий Валерьевич" w:date="2024-12-27T12:14:00Z">
              <w:r>
                <w:t xml:space="preserve">Указывается только в случае </w:t>
              </w:r>
              <w:proofErr w:type="gramStart"/>
              <w:r w:rsidRPr="00C75A4E">
                <w:rPr>
                  <w:b/>
                </w:rPr>
                <w:t>ResultAddDescr</w:t>
              </w:r>
              <w:r w:rsidRPr="00A15DAF">
                <w:rPr>
                  <w:b/>
                </w:rPr>
                <w:t>:</w:t>
              </w:r>
              <w:r w:rsidRPr="00C75A4E">
                <w:t>ErrType</w:t>
              </w:r>
              <w:proofErr w:type="gramEnd"/>
              <w:r>
                <w:t xml:space="preserve"> = 04</w:t>
              </w:r>
            </w:ins>
          </w:p>
        </w:tc>
      </w:tr>
      <w:tr w:rsidR="00285013" w:rsidRPr="008B1B76" w14:paraId="38D4EC84" w14:textId="77777777" w:rsidTr="00285013">
        <w:tc>
          <w:tcPr>
            <w:tcW w:w="1087" w:type="pct"/>
          </w:tcPr>
          <w:p w14:paraId="4EF3CE0D" w14:textId="6C11FCF8" w:rsidR="00285013" w:rsidRPr="00C75A4E" w:rsidRDefault="00285013" w:rsidP="00285013">
            <w:pPr>
              <w:pStyle w:val="GOSTTablenorm"/>
              <w:rPr>
                <w:b/>
              </w:rPr>
            </w:pPr>
            <w:r w:rsidRPr="00C75A4E">
              <w:rPr>
                <w:b/>
              </w:rPr>
              <w:lastRenderedPageBreak/>
              <w:t>Детализация параметров ошибки контроля остатка средств</w:t>
            </w:r>
          </w:p>
        </w:tc>
        <w:tc>
          <w:tcPr>
            <w:tcW w:w="772" w:type="pct"/>
          </w:tcPr>
          <w:p w14:paraId="7A3495F8" w14:textId="1FD9714B" w:rsidR="00285013" w:rsidRPr="00730709" w:rsidRDefault="00285013" w:rsidP="00285013">
            <w:pPr>
              <w:pStyle w:val="GOSTTablenorm"/>
            </w:pPr>
            <w:proofErr w:type="gramStart"/>
            <w:r w:rsidRPr="00730709">
              <w:rPr>
                <w:b/>
              </w:rPr>
              <w:t>ResultAddDescr:</w:t>
            </w:r>
            <w:r w:rsidRPr="00730709">
              <w:t>ErrStrParams</w:t>
            </w:r>
            <w:proofErr w:type="gramEnd"/>
          </w:p>
        </w:tc>
        <w:tc>
          <w:tcPr>
            <w:tcW w:w="498" w:type="pct"/>
          </w:tcPr>
          <w:p w14:paraId="4E6A55B6" w14:textId="3C55DF5F" w:rsidR="00285013" w:rsidRPr="008B1B76" w:rsidRDefault="00285013" w:rsidP="00285013">
            <w:pPr>
              <w:ind w:firstLine="30"/>
              <w:rPr>
                <w:sz w:val="22"/>
                <w:szCs w:val="22"/>
              </w:rPr>
            </w:pPr>
            <w:r w:rsidRPr="003A4732">
              <w:rPr>
                <w:sz w:val="22"/>
              </w:rPr>
              <w:t>Объект</w:t>
            </w:r>
          </w:p>
        </w:tc>
        <w:tc>
          <w:tcPr>
            <w:tcW w:w="317" w:type="pct"/>
          </w:tcPr>
          <w:p w14:paraId="60670274" w14:textId="456715E8" w:rsidR="00285013" w:rsidRDefault="00285013" w:rsidP="00285013">
            <w:pPr>
              <w:pStyle w:val="GOSTTablenorm"/>
            </w:pPr>
            <w:r>
              <w:t>Нет</w:t>
            </w:r>
          </w:p>
        </w:tc>
        <w:tc>
          <w:tcPr>
            <w:tcW w:w="324" w:type="pct"/>
          </w:tcPr>
          <w:p w14:paraId="6AD60616" w14:textId="41F56DD0" w:rsidR="00285013" w:rsidRPr="008B1B76" w:rsidRDefault="00285013" w:rsidP="00285013">
            <w:pPr>
              <w:pStyle w:val="GOSTTablenorm"/>
              <w:rPr>
                <w:szCs w:val="22"/>
                <w:lang w:val="en-US"/>
              </w:rPr>
            </w:pPr>
            <w:r>
              <w:rPr>
                <w:szCs w:val="22"/>
                <w:lang w:val="en-US"/>
              </w:rPr>
              <w:t>-</w:t>
            </w:r>
          </w:p>
        </w:tc>
        <w:tc>
          <w:tcPr>
            <w:tcW w:w="2002" w:type="pct"/>
          </w:tcPr>
          <w:p w14:paraId="2FB4740D" w14:textId="0922A9F0" w:rsidR="00285013" w:rsidRPr="008B1B76" w:rsidRDefault="00285013" w:rsidP="00285013">
            <w:pPr>
              <w:pStyle w:val="GOSTTablenorm"/>
              <w:rPr>
                <w:szCs w:val="22"/>
              </w:rPr>
            </w:pPr>
            <w:r>
              <w:t xml:space="preserve">Заполняется обязательно для ошибок, связанных с контролем остатка средств на счете, т.е. в случае когда заполнен параметр </w:t>
            </w:r>
            <w:proofErr w:type="gramStart"/>
            <w:r w:rsidRPr="00B9499D">
              <w:rPr>
                <w:lang w:val="en-US"/>
              </w:rPr>
              <w:t>ResultAddDescr</w:t>
            </w:r>
            <w:r w:rsidRPr="00B9499D">
              <w:t>:</w:t>
            </w:r>
            <w:r w:rsidRPr="005C6BDA">
              <w:rPr>
                <w:lang w:val="en-US"/>
              </w:rPr>
              <w:t>ErrTy</w:t>
            </w:r>
            <w:r>
              <w:rPr>
                <w:lang w:val="en-US"/>
              </w:rPr>
              <w:t>pe</w:t>
            </w:r>
            <w:proofErr w:type="gramEnd"/>
          </w:p>
        </w:tc>
      </w:tr>
      <w:tr w:rsidR="00285013" w:rsidRPr="008B1B76" w14:paraId="690A0302" w14:textId="77777777" w:rsidTr="00285013">
        <w:tc>
          <w:tcPr>
            <w:tcW w:w="1087" w:type="pct"/>
          </w:tcPr>
          <w:p w14:paraId="433CB490" w14:textId="4022504C" w:rsidR="00285013" w:rsidRDefault="00285013" w:rsidP="00285013">
            <w:pPr>
              <w:pStyle w:val="GOSTTablenorm"/>
              <w:jc w:val="left"/>
            </w:pPr>
            <w:r w:rsidRPr="00A12F4A">
              <w:t>Счет превышения остатка</w:t>
            </w:r>
          </w:p>
        </w:tc>
        <w:tc>
          <w:tcPr>
            <w:tcW w:w="772" w:type="pct"/>
          </w:tcPr>
          <w:p w14:paraId="0AE7BED3" w14:textId="7FFDB8B9" w:rsidR="00285013" w:rsidRPr="00052537" w:rsidRDefault="00285013" w:rsidP="00285013">
            <w:pPr>
              <w:pStyle w:val="GOSTTablenorm"/>
            </w:pPr>
            <w:proofErr w:type="gramStart"/>
            <w:r w:rsidRPr="00C75A4E">
              <w:rPr>
                <w:b/>
              </w:rPr>
              <w:t>ResultAddDescr:</w:t>
            </w:r>
            <w:r w:rsidRPr="00C75A4E">
              <w:rPr>
                <w:b/>
                <w:lang w:val="en-US"/>
              </w:rPr>
              <w:t>ErrStrParams</w:t>
            </w:r>
            <w:proofErr w:type="gramEnd"/>
            <w:r w:rsidRPr="00830B65">
              <w:rPr>
                <w:b/>
                <w:lang w:val="en-US"/>
              </w:rPr>
              <w:t>:</w:t>
            </w:r>
            <w:r w:rsidRPr="00052537">
              <w:t>Acc</w:t>
            </w:r>
          </w:p>
        </w:tc>
        <w:tc>
          <w:tcPr>
            <w:tcW w:w="498" w:type="pct"/>
          </w:tcPr>
          <w:p w14:paraId="77905534" w14:textId="6D1D5963" w:rsidR="00285013" w:rsidRPr="003A4732" w:rsidRDefault="00285013" w:rsidP="00285013">
            <w:pPr>
              <w:ind w:firstLine="30"/>
              <w:rPr>
                <w:sz w:val="22"/>
              </w:rPr>
            </w:pPr>
            <w:r>
              <w:rPr>
                <w:sz w:val="22"/>
                <w:szCs w:val="22"/>
              </w:rPr>
              <w:t>Строка</w:t>
            </w:r>
          </w:p>
        </w:tc>
        <w:tc>
          <w:tcPr>
            <w:tcW w:w="317" w:type="pct"/>
          </w:tcPr>
          <w:p w14:paraId="7721A0B3" w14:textId="19FB0A34" w:rsidR="00285013" w:rsidRDefault="00285013" w:rsidP="00285013">
            <w:pPr>
              <w:pStyle w:val="GOSTTablenorm"/>
            </w:pPr>
            <w:r>
              <w:t>Да</w:t>
            </w:r>
          </w:p>
        </w:tc>
        <w:tc>
          <w:tcPr>
            <w:tcW w:w="324" w:type="pct"/>
          </w:tcPr>
          <w:p w14:paraId="601EFA1F" w14:textId="4EC31B45" w:rsidR="00285013" w:rsidRPr="008B1B76" w:rsidRDefault="00285013" w:rsidP="00285013">
            <w:pPr>
              <w:pStyle w:val="GOSTTablenorm"/>
              <w:rPr>
                <w:szCs w:val="22"/>
                <w:lang w:val="en-US"/>
              </w:rPr>
            </w:pPr>
            <w:r>
              <w:rPr>
                <w:lang w:val="en-US"/>
              </w:rPr>
              <w:t>&lt;=500</w:t>
            </w:r>
          </w:p>
        </w:tc>
        <w:tc>
          <w:tcPr>
            <w:tcW w:w="2002" w:type="pct"/>
          </w:tcPr>
          <w:p w14:paraId="1F6E6449" w14:textId="111F818C" w:rsidR="00285013" w:rsidRDefault="00285013" w:rsidP="00285013">
            <w:pPr>
              <w:pStyle w:val="GOSTTablenorm"/>
            </w:pPr>
            <w:r>
              <w:t>Номер счета. Указывается комбинация значений аналитических признаков, входящих в структуру номера счета, через разделитель «.» (точка)</w:t>
            </w:r>
          </w:p>
        </w:tc>
      </w:tr>
      <w:tr w:rsidR="00285013" w:rsidRPr="008B1B76" w14:paraId="29B63D7E" w14:textId="77777777" w:rsidTr="00285013">
        <w:tc>
          <w:tcPr>
            <w:tcW w:w="1087" w:type="pct"/>
          </w:tcPr>
          <w:p w14:paraId="4412654A" w14:textId="4F61CE49" w:rsidR="00285013" w:rsidRPr="00A12F4A" w:rsidRDefault="00285013" w:rsidP="00285013">
            <w:pPr>
              <w:pStyle w:val="GOSTTablenorm"/>
              <w:jc w:val="left"/>
            </w:pPr>
            <w:r w:rsidRPr="00A12F4A">
              <w:t>Сумма операции по строке</w:t>
            </w:r>
          </w:p>
        </w:tc>
        <w:tc>
          <w:tcPr>
            <w:tcW w:w="772" w:type="pct"/>
          </w:tcPr>
          <w:p w14:paraId="10C4A240" w14:textId="5C3F35BF" w:rsidR="00285013" w:rsidRPr="00C75A4E" w:rsidRDefault="00285013" w:rsidP="00285013">
            <w:pPr>
              <w:pStyle w:val="GOSTTablenorm"/>
            </w:pPr>
            <w:proofErr w:type="gramStart"/>
            <w:r w:rsidRPr="00C75A4E">
              <w:rPr>
                <w:b/>
              </w:rPr>
              <w:t>ResultAddDescr:</w:t>
            </w:r>
            <w:r w:rsidRPr="00C75A4E">
              <w:rPr>
                <w:b/>
                <w:lang w:val="en-US"/>
              </w:rPr>
              <w:t>ErrStrParams</w:t>
            </w:r>
            <w:proofErr w:type="gramEnd"/>
            <w:r w:rsidRPr="00830B65">
              <w:rPr>
                <w:b/>
                <w:lang w:val="en-US"/>
              </w:rPr>
              <w:t>:</w:t>
            </w:r>
            <w:r w:rsidRPr="00052537">
              <w:t>Req</w:t>
            </w:r>
            <w:r w:rsidRPr="00C75A4E">
              <w:t>Str</w:t>
            </w:r>
            <w:r w:rsidRPr="00052537">
              <w:t>Amount</w:t>
            </w:r>
          </w:p>
        </w:tc>
        <w:tc>
          <w:tcPr>
            <w:tcW w:w="498" w:type="pct"/>
          </w:tcPr>
          <w:p w14:paraId="629126F9" w14:textId="33A4B1BA" w:rsidR="00285013" w:rsidRDefault="00285013" w:rsidP="00285013">
            <w:pPr>
              <w:ind w:firstLine="30"/>
              <w:rPr>
                <w:sz w:val="22"/>
                <w:szCs w:val="22"/>
              </w:rPr>
            </w:pPr>
            <w:r>
              <w:rPr>
                <w:sz w:val="22"/>
                <w:szCs w:val="22"/>
              </w:rPr>
              <w:t>Сумма</w:t>
            </w:r>
          </w:p>
        </w:tc>
        <w:tc>
          <w:tcPr>
            <w:tcW w:w="317" w:type="pct"/>
          </w:tcPr>
          <w:p w14:paraId="7591015C" w14:textId="5042FE51" w:rsidR="00285013" w:rsidRDefault="00285013" w:rsidP="00285013">
            <w:pPr>
              <w:pStyle w:val="GOSTTablenorm"/>
            </w:pPr>
            <w:r>
              <w:t>Да</w:t>
            </w:r>
          </w:p>
        </w:tc>
        <w:tc>
          <w:tcPr>
            <w:tcW w:w="324" w:type="pct"/>
          </w:tcPr>
          <w:p w14:paraId="56EE1DA2" w14:textId="0BE55249" w:rsidR="00285013" w:rsidRDefault="00285013" w:rsidP="00285013">
            <w:pPr>
              <w:pStyle w:val="GOSTTablenorm"/>
              <w:rPr>
                <w:lang w:val="en-US"/>
              </w:rPr>
            </w:pPr>
          </w:p>
        </w:tc>
        <w:tc>
          <w:tcPr>
            <w:tcW w:w="2002" w:type="pct"/>
          </w:tcPr>
          <w:p w14:paraId="07F3A965" w14:textId="0E034A55" w:rsidR="00285013" w:rsidRDefault="00285013" w:rsidP="00285013">
            <w:pPr>
              <w:pStyle w:val="GOSTTablenorm"/>
            </w:pPr>
            <w:r>
              <w:t>Сумма операции по строке документа, отражаемая по указанному счету</w:t>
            </w:r>
          </w:p>
        </w:tc>
      </w:tr>
      <w:tr w:rsidR="00285013" w:rsidRPr="008B1B76" w14:paraId="6562BE3E" w14:textId="77777777" w:rsidTr="00285013">
        <w:tc>
          <w:tcPr>
            <w:tcW w:w="1087" w:type="pct"/>
          </w:tcPr>
          <w:p w14:paraId="002F8AAE" w14:textId="18294AF6" w:rsidR="00285013" w:rsidRPr="00A12F4A" w:rsidRDefault="00285013" w:rsidP="00285013">
            <w:pPr>
              <w:pStyle w:val="GOSTTablenorm"/>
              <w:jc w:val="left"/>
            </w:pPr>
            <w:r w:rsidRPr="00A12F4A">
              <w:t>Сумма операции по документу</w:t>
            </w:r>
          </w:p>
        </w:tc>
        <w:tc>
          <w:tcPr>
            <w:tcW w:w="772" w:type="pct"/>
          </w:tcPr>
          <w:p w14:paraId="3AE7EA1C" w14:textId="15A61752" w:rsidR="00285013" w:rsidRPr="00C75A4E" w:rsidRDefault="00285013" w:rsidP="00285013">
            <w:pPr>
              <w:pStyle w:val="GOSTTablenorm"/>
            </w:pPr>
            <w:proofErr w:type="gramStart"/>
            <w:r w:rsidRPr="00C75A4E">
              <w:rPr>
                <w:b/>
              </w:rPr>
              <w:t>ResultAddDescr:ErrStrParams</w:t>
            </w:r>
            <w:proofErr w:type="gramEnd"/>
            <w:r w:rsidRPr="00830B65">
              <w:rPr>
                <w:b/>
              </w:rPr>
              <w:t>:</w:t>
            </w:r>
            <w:r w:rsidRPr="00052537">
              <w:t>Req</w:t>
            </w:r>
            <w:r w:rsidRPr="00C75A4E">
              <w:t>Doc</w:t>
            </w:r>
            <w:r w:rsidRPr="00052537">
              <w:t>Amount</w:t>
            </w:r>
          </w:p>
        </w:tc>
        <w:tc>
          <w:tcPr>
            <w:tcW w:w="498" w:type="pct"/>
          </w:tcPr>
          <w:p w14:paraId="6E0D1727" w14:textId="00766756" w:rsidR="00285013" w:rsidRDefault="00285013" w:rsidP="00285013">
            <w:pPr>
              <w:ind w:firstLine="30"/>
              <w:rPr>
                <w:sz w:val="22"/>
                <w:szCs w:val="22"/>
              </w:rPr>
            </w:pPr>
            <w:r>
              <w:rPr>
                <w:sz w:val="22"/>
                <w:szCs w:val="22"/>
              </w:rPr>
              <w:t>Сумма</w:t>
            </w:r>
          </w:p>
        </w:tc>
        <w:tc>
          <w:tcPr>
            <w:tcW w:w="317" w:type="pct"/>
          </w:tcPr>
          <w:p w14:paraId="073E1960" w14:textId="5966FF9F" w:rsidR="00285013" w:rsidRDefault="00285013" w:rsidP="00285013">
            <w:pPr>
              <w:pStyle w:val="GOSTTablenorm"/>
            </w:pPr>
            <w:r>
              <w:t>Да</w:t>
            </w:r>
          </w:p>
        </w:tc>
        <w:tc>
          <w:tcPr>
            <w:tcW w:w="324" w:type="pct"/>
          </w:tcPr>
          <w:p w14:paraId="7460220F" w14:textId="779284EC" w:rsidR="00285013" w:rsidRDefault="00285013" w:rsidP="00285013">
            <w:pPr>
              <w:pStyle w:val="GOSTTablenorm"/>
              <w:rPr>
                <w:lang w:val="en-US"/>
              </w:rPr>
            </w:pPr>
          </w:p>
        </w:tc>
        <w:tc>
          <w:tcPr>
            <w:tcW w:w="2002" w:type="pct"/>
          </w:tcPr>
          <w:p w14:paraId="27077D68" w14:textId="463D41FF" w:rsidR="00285013" w:rsidRDefault="00285013" w:rsidP="00285013">
            <w:pPr>
              <w:pStyle w:val="GOSTTablenorm"/>
            </w:pPr>
            <w:r>
              <w:t>О</w:t>
            </w:r>
            <w:r w:rsidRPr="00A12F4A">
              <w:t>бщая сумма по всем строкам документа, отражаемым по указанному счету</w:t>
            </w:r>
          </w:p>
        </w:tc>
      </w:tr>
      <w:tr w:rsidR="00285013" w:rsidRPr="008B1B76" w14:paraId="4EFF33C5" w14:textId="77777777" w:rsidTr="00285013">
        <w:tc>
          <w:tcPr>
            <w:tcW w:w="1087" w:type="pct"/>
          </w:tcPr>
          <w:p w14:paraId="415E617E" w14:textId="2F71F744" w:rsidR="00285013" w:rsidRPr="00A12F4A" w:rsidRDefault="00285013" w:rsidP="00285013">
            <w:pPr>
              <w:pStyle w:val="GOSTTablenorm"/>
              <w:jc w:val="left"/>
            </w:pPr>
            <w:r>
              <w:t>Сумма доступного остатка</w:t>
            </w:r>
          </w:p>
        </w:tc>
        <w:tc>
          <w:tcPr>
            <w:tcW w:w="772" w:type="pct"/>
          </w:tcPr>
          <w:p w14:paraId="5CCEE50E" w14:textId="6B5E245E" w:rsidR="00285013" w:rsidRPr="00C75A4E" w:rsidRDefault="00285013" w:rsidP="00285013">
            <w:pPr>
              <w:pStyle w:val="GOSTTablenorm"/>
            </w:pPr>
            <w:proofErr w:type="gramStart"/>
            <w:r w:rsidRPr="00C75A4E">
              <w:rPr>
                <w:b/>
              </w:rPr>
              <w:t>ResultAddDescr:ErrStrParams</w:t>
            </w:r>
            <w:proofErr w:type="gramEnd"/>
            <w:r w:rsidRPr="00830B65">
              <w:rPr>
                <w:b/>
              </w:rPr>
              <w:t>:</w:t>
            </w:r>
            <w:r w:rsidRPr="00052537">
              <w:t>AvailAmount</w:t>
            </w:r>
          </w:p>
        </w:tc>
        <w:tc>
          <w:tcPr>
            <w:tcW w:w="498" w:type="pct"/>
          </w:tcPr>
          <w:p w14:paraId="08363277" w14:textId="08D84DEF" w:rsidR="00285013" w:rsidRDefault="00285013" w:rsidP="00285013">
            <w:pPr>
              <w:ind w:firstLine="30"/>
              <w:rPr>
                <w:sz w:val="22"/>
                <w:szCs w:val="22"/>
              </w:rPr>
            </w:pPr>
            <w:r>
              <w:rPr>
                <w:sz w:val="22"/>
                <w:szCs w:val="22"/>
              </w:rPr>
              <w:t>Сумма</w:t>
            </w:r>
          </w:p>
        </w:tc>
        <w:tc>
          <w:tcPr>
            <w:tcW w:w="317" w:type="pct"/>
          </w:tcPr>
          <w:p w14:paraId="223AB3AF" w14:textId="6D327940" w:rsidR="00285013" w:rsidRDefault="00285013" w:rsidP="00285013">
            <w:pPr>
              <w:pStyle w:val="GOSTTablenorm"/>
            </w:pPr>
            <w:r>
              <w:t>Да</w:t>
            </w:r>
          </w:p>
        </w:tc>
        <w:tc>
          <w:tcPr>
            <w:tcW w:w="324" w:type="pct"/>
          </w:tcPr>
          <w:p w14:paraId="410BF9BF" w14:textId="4B0239BC" w:rsidR="00285013" w:rsidRDefault="00285013" w:rsidP="00285013">
            <w:pPr>
              <w:pStyle w:val="GOSTTablenorm"/>
              <w:rPr>
                <w:lang w:val="en-US"/>
              </w:rPr>
            </w:pPr>
          </w:p>
        </w:tc>
        <w:tc>
          <w:tcPr>
            <w:tcW w:w="2002" w:type="pct"/>
          </w:tcPr>
          <w:p w14:paraId="0378DE92" w14:textId="1393713D" w:rsidR="00285013" w:rsidRPr="00A12F4A" w:rsidRDefault="00285013" w:rsidP="00285013">
            <w:pPr>
              <w:pStyle w:val="GOSTTablenorm"/>
            </w:pPr>
            <w:r>
              <w:t>Сумма доступного остатка по счету</w:t>
            </w:r>
          </w:p>
        </w:tc>
      </w:tr>
      <w:tr w:rsidR="00285013" w:rsidRPr="008B1B76" w14:paraId="4B25E529" w14:textId="77777777" w:rsidTr="00285013">
        <w:tc>
          <w:tcPr>
            <w:tcW w:w="1087" w:type="pct"/>
          </w:tcPr>
          <w:p w14:paraId="5923837E" w14:textId="07D524F3" w:rsidR="00285013" w:rsidRDefault="00285013" w:rsidP="00285013">
            <w:pPr>
              <w:pStyle w:val="GOSTTablenorm"/>
              <w:jc w:val="left"/>
            </w:pPr>
            <w:r w:rsidRPr="00A12F4A">
              <w:t>Сумма превышения остатка</w:t>
            </w:r>
          </w:p>
        </w:tc>
        <w:tc>
          <w:tcPr>
            <w:tcW w:w="772" w:type="pct"/>
          </w:tcPr>
          <w:p w14:paraId="4278505D" w14:textId="67743DB0" w:rsidR="00285013" w:rsidRPr="00C75A4E" w:rsidRDefault="00285013" w:rsidP="00285013">
            <w:pPr>
              <w:pStyle w:val="GOSTTablenorm"/>
            </w:pPr>
            <w:proofErr w:type="gramStart"/>
            <w:r w:rsidRPr="00C75A4E">
              <w:rPr>
                <w:b/>
              </w:rPr>
              <w:t>ResultAddDescr:ErrStrParams</w:t>
            </w:r>
            <w:proofErr w:type="gramEnd"/>
            <w:r w:rsidRPr="00830B65">
              <w:rPr>
                <w:b/>
              </w:rPr>
              <w:t>:</w:t>
            </w:r>
            <w:r w:rsidRPr="00052537">
              <w:t>ExcessAmount</w:t>
            </w:r>
          </w:p>
        </w:tc>
        <w:tc>
          <w:tcPr>
            <w:tcW w:w="498" w:type="pct"/>
          </w:tcPr>
          <w:p w14:paraId="1CAFE697" w14:textId="221D433B" w:rsidR="00285013" w:rsidRDefault="00285013" w:rsidP="00285013">
            <w:pPr>
              <w:ind w:firstLine="30"/>
              <w:rPr>
                <w:sz w:val="22"/>
                <w:szCs w:val="22"/>
              </w:rPr>
            </w:pPr>
            <w:r>
              <w:rPr>
                <w:sz w:val="22"/>
                <w:szCs w:val="22"/>
              </w:rPr>
              <w:t>Сумма</w:t>
            </w:r>
          </w:p>
        </w:tc>
        <w:tc>
          <w:tcPr>
            <w:tcW w:w="317" w:type="pct"/>
          </w:tcPr>
          <w:p w14:paraId="232DEA6D" w14:textId="57A8ED13" w:rsidR="00285013" w:rsidRDefault="00285013" w:rsidP="00285013">
            <w:pPr>
              <w:pStyle w:val="GOSTTablenorm"/>
            </w:pPr>
            <w:r>
              <w:t>Да</w:t>
            </w:r>
          </w:p>
        </w:tc>
        <w:tc>
          <w:tcPr>
            <w:tcW w:w="324" w:type="pct"/>
          </w:tcPr>
          <w:p w14:paraId="33871A96" w14:textId="2F6DBFA2" w:rsidR="00285013" w:rsidRDefault="00285013" w:rsidP="00285013">
            <w:pPr>
              <w:pStyle w:val="GOSTTablenorm"/>
              <w:rPr>
                <w:lang w:val="en-US"/>
              </w:rPr>
            </w:pPr>
          </w:p>
        </w:tc>
        <w:tc>
          <w:tcPr>
            <w:tcW w:w="2002" w:type="pct"/>
          </w:tcPr>
          <w:p w14:paraId="6113AECD" w14:textId="21099387" w:rsidR="00285013" w:rsidRDefault="00285013" w:rsidP="00285013">
            <w:pPr>
              <w:pStyle w:val="GOSTTablenorm"/>
            </w:pPr>
            <w:r w:rsidRPr="00A12F4A">
              <w:t xml:space="preserve">Сумма превышения остатка </w:t>
            </w:r>
            <w:r>
              <w:t>по счету</w:t>
            </w:r>
          </w:p>
        </w:tc>
      </w:tr>
      <w:tr w:rsidR="00285013" w:rsidRPr="008B1B76" w14:paraId="2D504E17" w14:textId="77777777" w:rsidTr="00285013">
        <w:tc>
          <w:tcPr>
            <w:tcW w:w="1087" w:type="pct"/>
          </w:tcPr>
          <w:p w14:paraId="2567FE49" w14:textId="7CD08F62" w:rsidR="00285013" w:rsidRPr="00A12F4A" w:rsidRDefault="00285013" w:rsidP="00285013">
            <w:pPr>
              <w:pStyle w:val="GOSTTablenorm"/>
              <w:jc w:val="left"/>
            </w:pPr>
            <w:r w:rsidRPr="00A12F4A">
              <w:t>Дата превышения остатка</w:t>
            </w:r>
          </w:p>
        </w:tc>
        <w:tc>
          <w:tcPr>
            <w:tcW w:w="772" w:type="pct"/>
          </w:tcPr>
          <w:p w14:paraId="2192EC65" w14:textId="716F68EB" w:rsidR="00285013" w:rsidRPr="00C75A4E" w:rsidRDefault="00285013" w:rsidP="00285013">
            <w:pPr>
              <w:pStyle w:val="GOSTTablenorm"/>
            </w:pPr>
            <w:proofErr w:type="gramStart"/>
            <w:r w:rsidRPr="00C75A4E">
              <w:rPr>
                <w:b/>
              </w:rPr>
              <w:t>ResultAddDescr:ErrStrParams</w:t>
            </w:r>
            <w:proofErr w:type="gramEnd"/>
            <w:r w:rsidRPr="00830B65">
              <w:rPr>
                <w:b/>
              </w:rPr>
              <w:t>:</w:t>
            </w:r>
            <w:r w:rsidRPr="00C75A4E">
              <w:t>Date</w:t>
            </w:r>
          </w:p>
        </w:tc>
        <w:tc>
          <w:tcPr>
            <w:tcW w:w="498" w:type="pct"/>
          </w:tcPr>
          <w:p w14:paraId="1C83A92C" w14:textId="3BA6FDA7" w:rsidR="00285013" w:rsidRDefault="00285013" w:rsidP="00285013">
            <w:pPr>
              <w:ind w:firstLine="30"/>
              <w:rPr>
                <w:sz w:val="22"/>
                <w:szCs w:val="22"/>
              </w:rPr>
            </w:pPr>
            <w:r>
              <w:rPr>
                <w:sz w:val="22"/>
                <w:szCs w:val="22"/>
              </w:rPr>
              <w:t xml:space="preserve">Дата </w:t>
            </w:r>
          </w:p>
        </w:tc>
        <w:tc>
          <w:tcPr>
            <w:tcW w:w="317" w:type="pct"/>
          </w:tcPr>
          <w:p w14:paraId="01FDC598" w14:textId="105DB38E" w:rsidR="00285013" w:rsidRDefault="00285013" w:rsidP="00285013">
            <w:pPr>
              <w:pStyle w:val="GOSTTablenorm"/>
            </w:pPr>
            <w:r>
              <w:t>Да</w:t>
            </w:r>
          </w:p>
        </w:tc>
        <w:tc>
          <w:tcPr>
            <w:tcW w:w="324" w:type="pct"/>
          </w:tcPr>
          <w:p w14:paraId="7F920C11" w14:textId="4C6D5D5A" w:rsidR="00285013" w:rsidRDefault="00285013" w:rsidP="00285013">
            <w:pPr>
              <w:pStyle w:val="GOSTTablenorm"/>
              <w:rPr>
                <w:lang w:val="en-US"/>
              </w:rPr>
            </w:pPr>
          </w:p>
        </w:tc>
        <w:tc>
          <w:tcPr>
            <w:tcW w:w="2002" w:type="pct"/>
          </w:tcPr>
          <w:p w14:paraId="75BE17CA" w14:textId="6D5AC76C" w:rsidR="00285013" w:rsidRPr="003A4732" w:rsidRDefault="00285013" w:rsidP="00285013">
            <w:pPr>
              <w:pStyle w:val="GOSTTablenorm"/>
            </w:pPr>
            <w:r>
              <w:t>Дата, в которую остаток по счету может уйти в недопустимый диапазон значений</w:t>
            </w:r>
            <w:r w:rsidRPr="003A4732">
              <w:t>.</w:t>
            </w:r>
          </w:p>
          <w:p w14:paraId="20E5DCB2" w14:textId="18A38BFC" w:rsidR="00285013" w:rsidRPr="00A12F4A" w:rsidRDefault="00285013" w:rsidP="00285013">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p>
        </w:tc>
      </w:tr>
      <w:tr w:rsidR="00285013" w:rsidRPr="008B1B76" w14:paraId="6CD1A29D" w14:textId="77777777" w:rsidTr="00285013">
        <w:tc>
          <w:tcPr>
            <w:tcW w:w="1087" w:type="pct"/>
          </w:tcPr>
          <w:p w14:paraId="3D172D8D" w14:textId="00751A8B" w:rsidR="00285013" w:rsidRPr="00A12F4A" w:rsidRDefault="00285013" w:rsidP="00285013">
            <w:pPr>
              <w:pStyle w:val="GOSTTablenorm"/>
              <w:jc w:val="left"/>
            </w:pPr>
            <w:commentRangeStart w:id="1061"/>
            <w:commentRangeStart w:id="1062"/>
            <w:r>
              <w:t>Код субсчета</w:t>
            </w:r>
            <w:commentRangeEnd w:id="1061"/>
            <w:r>
              <w:rPr>
                <w:rStyle w:val="afff4"/>
              </w:rPr>
              <w:commentReference w:id="1061"/>
            </w:r>
            <w:commentRangeEnd w:id="1062"/>
            <w:r>
              <w:rPr>
                <w:rStyle w:val="afff4"/>
              </w:rPr>
              <w:commentReference w:id="1062"/>
            </w:r>
          </w:p>
        </w:tc>
        <w:tc>
          <w:tcPr>
            <w:tcW w:w="772" w:type="pct"/>
          </w:tcPr>
          <w:p w14:paraId="3D3B429B" w14:textId="5A18F35C" w:rsidR="00285013" w:rsidRPr="00C75A4E" w:rsidRDefault="00285013" w:rsidP="00285013">
            <w:pPr>
              <w:pStyle w:val="GOSTTablenorm"/>
            </w:pPr>
            <w:proofErr w:type="gramStart"/>
            <w:r w:rsidRPr="00C75A4E">
              <w:rPr>
                <w:b/>
              </w:rPr>
              <w:t>ResultAddDescr:ErrStrParams</w:t>
            </w:r>
            <w:proofErr w:type="gramEnd"/>
            <w:r w:rsidRPr="00830B65">
              <w:rPr>
                <w:b/>
              </w:rPr>
              <w:t>:</w:t>
            </w:r>
            <w:r w:rsidRPr="00C75A4E">
              <w:t>S</w:t>
            </w:r>
            <w:r w:rsidRPr="00052537">
              <w:t>ubaccount</w:t>
            </w:r>
            <w:r w:rsidRPr="00C75A4E">
              <w:t>Code</w:t>
            </w:r>
          </w:p>
        </w:tc>
        <w:tc>
          <w:tcPr>
            <w:tcW w:w="498" w:type="pct"/>
          </w:tcPr>
          <w:p w14:paraId="2576F99F" w14:textId="279BCAFA" w:rsidR="00285013" w:rsidRDefault="00285013" w:rsidP="00285013">
            <w:pPr>
              <w:ind w:firstLine="30"/>
              <w:rPr>
                <w:sz w:val="22"/>
                <w:szCs w:val="22"/>
              </w:rPr>
            </w:pPr>
            <w:r>
              <w:rPr>
                <w:sz w:val="22"/>
                <w:szCs w:val="22"/>
              </w:rPr>
              <w:t>Строка</w:t>
            </w:r>
          </w:p>
        </w:tc>
        <w:tc>
          <w:tcPr>
            <w:tcW w:w="317" w:type="pct"/>
          </w:tcPr>
          <w:p w14:paraId="6052FCE9" w14:textId="1EC6939B" w:rsidR="00285013" w:rsidRDefault="00285013" w:rsidP="00285013">
            <w:pPr>
              <w:pStyle w:val="GOSTTablenorm"/>
            </w:pPr>
            <w:r>
              <w:t>Нет</w:t>
            </w:r>
          </w:p>
        </w:tc>
        <w:tc>
          <w:tcPr>
            <w:tcW w:w="324" w:type="pct"/>
          </w:tcPr>
          <w:p w14:paraId="6ABD60AA" w14:textId="431954AC" w:rsidR="00285013" w:rsidRDefault="00285013" w:rsidP="00285013">
            <w:pPr>
              <w:pStyle w:val="GOSTTablenorm"/>
              <w:rPr>
                <w:lang w:val="en-US"/>
              </w:rPr>
            </w:pPr>
            <w:r>
              <w:rPr>
                <w:lang w:val="en-US"/>
              </w:rPr>
              <w:t>&lt;=</w:t>
            </w:r>
            <w:r>
              <w:t>10</w:t>
            </w:r>
          </w:p>
        </w:tc>
        <w:tc>
          <w:tcPr>
            <w:tcW w:w="2002" w:type="pct"/>
          </w:tcPr>
          <w:p w14:paraId="7E325AC8" w14:textId="3DD224E3" w:rsidR="00285013" w:rsidRDefault="00285013" w:rsidP="00285013">
            <w:pPr>
              <w:pStyle w:val="GOSTTablenorm"/>
            </w:pPr>
            <w:r>
              <w:t>Код субсчета (указывается для случаев, когда н</w:t>
            </w:r>
            <w:r w:rsidRPr="00566D90">
              <w:t>е пройден контроль остатков средств</w:t>
            </w:r>
            <w:r>
              <w:t xml:space="preserve"> только для субсчета)</w:t>
            </w:r>
          </w:p>
        </w:tc>
      </w:tr>
      <w:tr w:rsidR="00285013" w:rsidRPr="008B1B76" w14:paraId="27921438" w14:textId="77777777" w:rsidTr="00C75A4E">
        <w:tc>
          <w:tcPr>
            <w:tcW w:w="5000" w:type="pct"/>
            <w:gridSpan w:val="6"/>
          </w:tcPr>
          <w:p w14:paraId="5ABF5D3A" w14:textId="754C330C" w:rsidR="00285013" w:rsidRPr="00C75A4E" w:rsidRDefault="00285013" w:rsidP="00285013">
            <w:pPr>
              <w:pStyle w:val="GOSTTablenorm"/>
              <w:rPr>
                <w:ins w:id="1063" w:author="Сказецкая Наталья Камилевна" w:date="2023-11-14T21:00:00Z"/>
              </w:rPr>
            </w:pPr>
            <w:ins w:id="1064" w:author="Сказецкая Наталья Камилевна" w:date="2023-11-14T20:43:00Z">
              <w:r w:rsidRPr="00C75A4E">
                <w:t xml:space="preserve">При взаимодействии SVAP и ПУД ЭБ </w:t>
              </w:r>
            </w:ins>
            <w:ins w:id="1065" w:author="Сказецкая Наталья Камилевна" w:date="2023-11-14T21:00:00Z">
              <w:r w:rsidRPr="00C75A4E">
                <w:t xml:space="preserve">для обеспечения маршрутизации </w:t>
              </w:r>
            </w:ins>
            <w:ins w:id="1066" w:author="Сказецкая Наталья Камилевна" w:date="2023-11-14T21:03:00Z">
              <w:r w:rsidRPr="00C75A4E">
                <w:t xml:space="preserve">в блоке Params </w:t>
              </w:r>
            </w:ins>
            <w:ins w:id="1067" w:author="Сказецкая Наталья Камилевна" w:date="2023-11-14T21:06:00Z">
              <w:r w:rsidRPr="00C75A4E">
                <w:t xml:space="preserve">заголовка </w:t>
              </w:r>
            </w:ins>
            <w:ins w:id="1068" w:author="Сказецкая Наталья Камилевна" w:date="2023-11-14T21:03:00Z">
              <w:r w:rsidRPr="00C75A4E">
                <w:t>ответа на запрос</w:t>
              </w:r>
            </w:ins>
            <w:ins w:id="1069" w:author="Сказецкая Наталья Камилевна" w:date="2023-11-14T21:52:00Z">
              <w:r w:rsidRPr="00C75A4E">
                <w:t>ы</w:t>
              </w:r>
            </w:ins>
            <w:ins w:id="1070" w:author="Сказецкая Наталья Камилевна" w:date="2023-11-14T21:03:00Z">
              <w:r w:rsidRPr="00C75A4E">
                <w:t xml:space="preserve"> </w:t>
              </w:r>
            </w:ins>
            <w:commentRangeStart w:id="1071"/>
            <w:commentRangeStart w:id="1072"/>
            <w:ins w:id="1073" w:author="Сказецкая Наталья Камилевна" w:date="2023-11-14T21:51:00Z">
              <w:r w:rsidRPr="00C75A4E">
                <w:t>с типом ACCOUNTING и REVERSAL</w:t>
              </w:r>
            </w:ins>
            <w:commentRangeEnd w:id="1071"/>
            <w:ins w:id="1074" w:author="Сказецкая Наталья Камилевна" w:date="2023-11-14T21:52:00Z">
              <w:r w:rsidRPr="008E680B">
                <w:rPr>
                  <w:rStyle w:val="afff4"/>
                  <w:sz w:val="22"/>
                  <w:szCs w:val="20"/>
                </w:rPr>
                <w:commentReference w:id="1071"/>
              </w:r>
            </w:ins>
            <w:commentRangeEnd w:id="1072"/>
            <w:r w:rsidRPr="002666F6">
              <w:rPr>
                <w:rStyle w:val="afff4"/>
                <w:sz w:val="22"/>
                <w:szCs w:val="20"/>
              </w:rPr>
              <w:commentReference w:id="1072"/>
            </w:r>
            <w:ins w:id="1075" w:author="Сказецкая Наталья Камилевна" w:date="2023-11-14T21:51:00Z">
              <w:r w:rsidRPr="00C75A4E">
                <w:t xml:space="preserve"> </w:t>
              </w:r>
            </w:ins>
            <w:ins w:id="1076" w:author="Сказецкая Наталья Камилевна" w:date="2023-11-14T20:44:00Z">
              <w:r w:rsidRPr="00C75A4E">
                <w:t xml:space="preserve">передаются </w:t>
              </w:r>
            </w:ins>
            <w:ins w:id="1077" w:author="Сказецкая Наталья Камилевна" w:date="2023-11-14T21:08:00Z">
              <w:r w:rsidRPr="00C75A4E">
                <w:t>следующие</w:t>
              </w:r>
            </w:ins>
            <w:ins w:id="1078" w:author="Сказецкая Наталья Камилевна" w:date="2023-11-14T21:12:00Z">
              <w:r w:rsidRPr="00C75A4E">
                <w:t xml:space="preserve"> обязательные</w:t>
              </w:r>
            </w:ins>
            <w:ins w:id="1079" w:author="Сказецкая Наталья Камилевна" w:date="2023-11-14T21:08:00Z">
              <w:r w:rsidRPr="00C75A4E">
                <w:t xml:space="preserve"> </w:t>
              </w:r>
            </w:ins>
            <w:ins w:id="1080" w:author="Сказецкая Наталья Камилевна" w:date="2023-11-14T20:44:00Z">
              <w:r w:rsidRPr="00C75A4E">
                <w:t>дополнительные параметры</w:t>
              </w:r>
            </w:ins>
            <w:ins w:id="1081" w:author="Сказецкая Наталья Камилевна" w:date="2023-11-14T21:09:00Z">
              <w:r w:rsidRPr="00C75A4E">
                <w:t xml:space="preserve"> (</w:t>
              </w:r>
            </w:ins>
            <w:ins w:id="1082" w:author="Сказецкая Наталья Камилевна" w:date="2023-11-14T21:12:00Z">
              <w:r w:rsidRPr="00C75A4E">
                <w:t>name</w:t>
              </w:r>
            </w:ins>
            <w:ins w:id="1083" w:author="Сказецкая Наталья Камилевна" w:date="2023-11-14T21:09:00Z">
              <w:r w:rsidRPr="00C75A4E">
                <w:t>)</w:t>
              </w:r>
            </w:ins>
            <w:ins w:id="1084" w:author="Сказецкая Наталья Камилевна" w:date="2023-11-14T21:00:00Z">
              <w:r w:rsidRPr="00C75A4E">
                <w:t>:</w:t>
              </w:r>
            </w:ins>
          </w:p>
          <w:p w14:paraId="2650F2FE" w14:textId="2CBA1081" w:rsidR="00285013" w:rsidRPr="00AA01F8" w:rsidRDefault="00285013" w:rsidP="00285013">
            <w:pPr>
              <w:pStyle w:val="GOSTTableListMark1"/>
              <w:rPr>
                <w:ins w:id="1085" w:author="Сказецкая Наталья Камилевна" w:date="2023-11-14T21:01:00Z"/>
                <w:szCs w:val="24"/>
              </w:rPr>
            </w:pPr>
            <w:ins w:id="1086" w:author="Сказецкая Наталья Камилевна" w:date="2023-11-14T21:01:00Z">
              <w:r w:rsidRPr="00B97742">
                <w:rPr>
                  <w:lang w:val="en-US"/>
                </w:rPr>
                <w:t>Subject</w:t>
              </w:r>
              <w:r w:rsidRPr="00AA01F8">
                <w:rPr>
                  <w:szCs w:val="24"/>
                </w:rPr>
                <w:t xml:space="preserve"> </w:t>
              </w:r>
            </w:ins>
            <w:ins w:id="1087" w:author="Сказецкая Наталья Камилевна" w:date="2023-11-14T21:08:00Z">
              <w:r>
                <w:rPr>
                  <w:szCs w:val="24"/>
                </w:rPr>
                <w:t xml:space="preserve">– в качестве значения </w:t>
              </w:r>
            </w:ins>
            <w:ins w:id="1088" w:author="Сказецкая Наталья Камилевна" w:date="2023-11-14T21:11:00Z">
              <w:r w:rsidRPr="00AA01F8">
                <w:rPr>
                  <w:color w:val="000000"/>
                  <w:szCs w:val="24"/>
                </w:rPr>
                <w:t>(</w:t>
              </w:r>
              <w:r w:rsidRPr="00AA01F8">
                <w:rPr>
                  <w:color w:val="000000"/>
                  <w:szCs w:val="24"/>
                  <w:lang w:val="en-US"/>
                </w:rPr>
                <w:t>value</w:t>
              </w:r>
              <w:r w:rsidRPr="00AA01F8">
                <w:rPr>
                  <w:color w:val="000000"/>
                  <w:szCs w:val="24"/>
                </w:rPr>
                <w:t>)</w:t>
              </w:r>
              <w:r>
                <w:rPr>
                  <w:color w:val="000000"/>
                  <w:szCs w:val="24"/>
                </w:rPr>
                <w:t xml:space="preserve"> </w:t>
              </w:r>
              <w:r>
                <w:t>передается</w:t>
              </w:r>
            </w:ins>
            <w:ins w:id="1089" w:author="Сказецкая Наталья Камилевна" w:date="2023-11-14T21:08:00Z">
              <w:r>
                <w:t xml:space="preserve"> код ТОФК из параметра </w:t>
              </w:r>
              <w:r w:rsidRPr="008B1B76">
                <w:rPr>
                  <w:lang w:val="en-US"/>
                </w:rPr>
                <w:t>Subject</w:t>
              </w:r>
              <w:r>
                <w:t xml:space="preserve"> заголовка запроса, на который направляется ответ</w:t>
              </w:r>
            </w:ins>
            <w:ins w:id="1090" w:author="Сказецкая Наталья Камилевна" w:date="2023-11-14T21:01:00Z">
              <w:r w:rsidRPr="00AA01F8">
                <w:rPr>
                  <w:szCs w:val="24"/>
                </w:rPr>
                <w:t>;</w:t>
              </w:r>
            </w:ins>
          </w:p>
          <w:p w14:paraId="19BDF5F9" w14:textId="57ECA3F7" w:rsidR="00285013" w:rsidRPr="00F37B91" w:rsidRDefault="00285013" w:rsidP="00285013">
            <w:pPr>
              <w:pStyle w:val="GOSTTableListMark1"/>
              <w:rPr>
                <w:szCs w:val="24"/>
              </w:rPr>
            </w:pPr>
            <w:ins w:id="1091" w:author="Сказецкая Наталья Камилевна" w:date="2023-11-14T21:01:00Z">
              <w:r w:rsidRPr="00B97742">
                <w:rPr>
                  <w:lang w:val="en-US"/>
                </w:rPr>
                <w:t>TypeDoc</w:t>
              </w:r>
              <w:r w:rsidRPr="00AA01F8">
                <w:rPr>
                  <w:szCs w:val="24"/>
                </w:rPr>
                <w:t xml:space="preserve"> – </w:t>
              </w:r>
            </w:ins>
            <w:ins w:id="1092" w:author="Сказецкая Наталья Камилевна" w:date="2023-11-14T21:10:00Z">
              <w:r>
                <w:rPr>
                  <w:szCs w:val="24"/>
                </w:rPr>
                <w:t xml:space="preserve">в качестве значения </w:t>
              </w:r>
            </w:ins>
            <w:ins w:id="1093" w:author="Сказецкая Наталья Камилевна" w:date="2023-11-14T21:11:00Z">
              <w:r w:rsidRPr="00AA01F8">
                <w:rPr>
                  <w:color w:val="000000"/>
                  <w:szCs w:val="24"/>
                </w:rPr>
                <w:t>(</w:t>
              </w:r>
              <w:r w:rsidRPr="00AA01F8">
                <w:rPr>
                  <w:color w:val="000000"/>
                  <w:szCs w:val="24"/>
                  <w:lang w:val="en-US"/>
                </w:rPr>
                <w:t>value</w:t>
              </w:r>
              <w:r w:rsidRPr="00AA01F8">
                <w:rPr>
                  <w:color w:val="000000"/>
                  <w:szCs w:val="24"/>
                </w:rPr>
                <w:t>)</w:t>
              </w:r>
              <w:r>
                <w:rPr>
                  <w:color w:val="000000"/>
                  <w:szCs w:val="24"/>
                </w:rPr>
                <w:t xml:space="preserve"> </w:t>
              </w:r>
              <w:r>
                <w:t>передается</w:t>
              </w:r>
            </w:ins>
            <w:ins w:id="1094" w:author="Сказецкая Наталья Камилевна" w:date="2023-11-14T21:10:00Z">
              <w:r>
                <w:t xml:space="preserve"> тип документа из значения параметра </w:t>
              </w:r>
              <w:r w:rsidRPr="00B9499D">
                <w:t>TypeDoc</w:t>
              </w:r>
              <w:r>
                <w:t xml:space="preserve"> заголовка запроса, на который направляется ответ</w:t>
              </w:r>
            </w:ins>
            <w:ins w:id="1095" w:author="Сказецкая Наталья Камилевна" w:date="2023-11-14T21:01:00Z">
              <w:r>
                <w:rPr>
                  <w:szCs w:val="24"/>
                </w:rPr>
                <w:t>.</w:t>
              </w:r>
            </w:ins>
          </w:p>
        </w:tc>
      </w:tr>
    </w:tbl>
    <w:p w14:paraId="18BB2339" w14:textId="5DC59554" w:rsidR="00512B7E" w:rsidRPr="00C75A4E" w:rsidRDefault="109D8E8A">
      <w:pPr>
        <w:pStyle w:val="21"/>
      </w:pPr>
      <w:bookmarkStart w:id="1096" w:name="_Toc117871496"/>
      <w:bookmarkStart w:id="1097" w:name="_Toc121319592"/>
      <w:bookmarkStart w:id="1098" w:name="_Toc226556142"/>
      <w:bookmarkStart w:id="1099" w:name="_Ref226559650"/>
      <w:bookmarkStart w:id="1100" w:name="_Ref112667566"/>
      <w:bookmarkStart w:id="1101" w:name="_Ref114048441"/>
      <w:r w:rsidRPr="007646F2">
        <w:lastRenderedPageBreak/>
        <w:t>Описание соответствия кодов ошибок и результата ответа</w:t>
      </w:r>
      <w:bookmarkEnd w:id="1096"/>
      <w:bookmarkEnd w:id="1097"/>
      <w:bookmarkEnd w:id="1098"/>
      <w:bookmarkEnd w:id="1099"/>
    </w:p>
    <w:p w14:paraId="5E4300B8" w14:textId="5CAB305E" w:rsidR="00512B7E" w:rsidRPr="007646F2" w:rsidRDefault="00512B7E">
      <w:pPr>
        <w:pStyle w:val="GOSTNormal"/>
      </w:pPr>
      <w:r w:rsidRPr="007646F2">
        <w:t xml:space="preserve">Согласно п. </w:t>
      </w:r>
      <w:r w:rsidRPr="002666F6">
        <w:fldChar w:fldCharType="begin"/>
      </w:r>
      <w:r w:rsidRPr="007646F2">
        <w:instrText xml:space="preserve"> REF _Ref112666630 \r \h  \* MERGEFORMAT </w:instrText>
      </w:r>
      <w:r w:rsidRPr="002666F6">
        <w:fldChar w:fldCharType="separate"/>
      </w:r>
      <w:r w:rsidR="00F300A9">
        <w:t>3.1</w:t>
      </w:r>
      <w:r w:rsidRPr="002666F6">
        <w:fldChar w:fldCharType="end"/>
      </w:r>
      <w:r w:rsidRPr="007646F2">
        <w:t xml:space="preserve"> в результате обработки запроса в синхронном режиме может быть возвращено 3 кода ответа:</w:t>
      </w:r>
    </w:p>
    <w:p w14:paraId="4B7F89D4" w14:textId="6142B249" w:rsidR="00512B7E" w:rsidRPr="006F2FFC" w:rsidRDefault="00512B7E" w:rsidP="00C75A4E">
      <w:pPr>
        <w:pStyle w:val="GOSTListmark1"/>
      </w:pPr>
      <w:r w:rsidRPr="006F2FFC">
        <w:t>Код «200» и тело в JSON (запрос обработан)</w:t>
      </w:r>
      <w:r w:rsidR="007646F2">
        <w:t>;</w:t>
      </w:r>
    </w:p>
    <w:p w14:paraId="76D774EF" w14:textId="56BE9028" w:rsidR="00512B7E" w:rsidRPr="006F2FFC" w:rsidRDefault="00512B7E" w:rsidP="00C75A4E">
      <w:pPr>
        <w:pStyle w:val="GOSTListmark1"/>
      </w:pPr>
      <w:r w:rsidRPr="006F2FFC">
        <w:t xml:space="preserve">Код «400» и тело ответа в JSON (запрос обработан с логической ошибкой, причину ошибки SVAP установил и описывает в теле ответа, см. п. </w:t>
      </w:r>
      <w:r w:rsidRPr="006F2FFC">
        <w:fldChar w:fldCharType="begin"/>
      </w:r>
      <w:r w:rsidRPr="006F2FFC">
        <w:instrText xml:space="preserve"> REF _Ref112855583 \r \h  \* MERGEFORMAT </w:instrText>
      </w:r>
      <w:r w:rsidRPr="006F2FFC">
        <w:fldChar w:fldCharType="separate"/>
      </w:r>
      <w:r w:rsidR="00F300A9">
        <w:t>7.2</w:t>
      </w:r>
      <w:r w:rsidRPr="006F2FFC">
        <w:fldChar w:fldCharType="end"/>
      </w:r>
      <w:r w:rsidRPr="006F2FFC">
        <w:t>)</w:t>
      </w:r>
      <w:r w:rsidR="007646F2">
        <w:t>;</w:t>
      </w:r>
    </w:p>
    <w:p w14:paraId="42ADFCBF" w14:textId="22105524" w:rsidR="00512B7E" w:rsidRPr="00273086" w:rsidRDefault="00512B7E" w:rsidP="00C75A4E">
      <w:pPr>
        <w:pStyle w:val="GOSTListmark1"/>
      </w:pPr>
      <w:r w:rsidRPr="006F2FFC">
        <w:t xml:space="preserve">Код «500», без тела </w:t>
      </w:r>
      <w:r w:rsidRPr="00273086">
        <w:t>(запрос не обработан, системная ошибка в SVAP).</w:t>
      </w:r>
    </w:p>
    <w:p w14:paraId="27C5F20C" w14:textId="77777777" w:rsidR="00512B7E" w:rsidRPr="00B9499D" w:rsidRDefault="00512B7E" w:rsidP="00C75A4E">
      <w:pPr>
        <w:pStyle w:val="GOSTNormal"/>
      </w:pPr>
      <w:r w:rsidRPr="005C6BDA">
        <w:t>В случае кода ответа «200» в качестве результата выполнения операции передается</w:t>
      </w:r>
      <w:r w:rsidRPr="00B9499D">
        <w:t>:</w:t>
      </w:r>
    </w:p>
    <w:p w14:paraId="6FE374D9" w14:textId="77AD9176" w:rsidR="00512B7E" w:rsidRPr="00602993" w:rsidRDefault="00512B7E" w:rsidP="00C75A4E">
      <w:pPr>
        <w:pStyle w:val="GOSTListmark1"/>
        <w:rPr>
          <w:lang w:val="en-US"/>
        </w:rPr>
      </w:pPr>
      <w:r w:rsidRPr="00273086">
        <w:t>Для</w:t>
      </w:r>
      <w:r w:rsidRPr="00602993">
        <w:rPr>
          <w:lang w:val="en-US"/>
        </w:rPr>
        <w:t xml:space="preserve"> </w:t>
      </w:r>
      <w:r w:rsidRPr="00273086">
        <w:t>тип</w:t>
      </w:r>
      <w:r w:rsidR="00C4173F">
        <w:t>ов</w:t>
      </w:r>
      <w:r w:rsidRPr="00602993">
        <w:rPr>
          <w:lang w:val="en-US"/>
        </w:rPr>
        <w:t xml:space="preserve"> </w:t>
      </w:r>
      <w:r w:rsidRPr="00273086">
        <w:t>запроса</w:t>
      </w:r>
      <w:r w:rsidRPr="00602993">
        <w:rPr>
          <w:lang w:val="en-US"/>
        </w:rPr>
        <w:t xml:space="preserve"> ACCOUNTING</w:t>
      </w:r>
      <w:r w:rsidR="00C4173F" w:rsidRPr="00602993">
        <w:rPr>
          <w:lang w:val="en-US"/>
        </w:rPr>
        <w:t xml:space="preserve">, </w:t>
      </w:r>
      <w:r w:rsidR="00C4173F">
        <w:rPr>
          <w:lang w:val="en-US"/>
        </w:rPr>
        <w:t>REVERSAL</w:t>
      </w:r>
      <w:r w:rsidRPr="00602993">
        <w:rPr>
          <w:lang w:val="en-US"/>
        </w:rPr>
        <w:t>:</w:t>
      </w:r>
    </w:p>
    <w:p w14:paraId="04069568" w14:textId="1ECA1E83" w:rsidR="00512B7E" w:rsidRPr="00273086" w:rsidRDefault="00512B7E" w:rsidP="00C75A4E">
      <w:pPr>
        <w:pStyle w:val="GOSTListmark2"/>
      </w:pPr>
      <w:bookmarkStart w:id="1102" w:name="_Hlk139355089"/>
      <w:r w:rsidRPr="00273086">
        <w:rPr>
          <w:lang w:val="en-US"/>
        </w:rPr>
        <w:t>S</w:t>
      </w:r>
      <w:r w:rsidRPr="00273086">
        <w:t xml:space="preserve"> – </w:t>
      </w:r>
      <w:r w:rsidRPr="00273086">
        <w:rPr>
          <w:lang w:val="en-US"/>
        </w:rPr>
        <w:t>SUC</w:t>
      </w:r>
      <w:r w:rsidR="00285727" w:rsidRPr="00273086">
        <w:rPr>
          <w:lang w:val="en-US"/>
        </w:rPr>
        <w:t>C</w:t>
      </w:r>
      <w:r w:rsidRPr="00273086">
        <w:rPr>
          <w:lang w:val="en-US"/>
        </w:rPr>
        <w:t>ESS</w:t>
      </w:r>
      <w:r w:rsidRPr="00273086">
        <w:t xml:space="preserve"> – Успешное завершение</w:t>
      </w:r>
      <w:r w:rsidR="00044B0E">
        <w:t xml:space="preserve">, </w:t>
      </w:r>
      <w:r w:rsidR="00044B0E" w:rsidRPr="00273086">
        <w:t>записи учета подобраны</w:t>
      </w:r>
      <w:r w:rsidR="00044B0E">
        <w:t xml:space="preserve"> / сторнированы</w:t>
      </w:r>
      <w:r w:rsidR="00103028">
        <w:t xml:space="preserve"> (только сформированы в </w:t>
      </w:r>
      <w:r w:rsidR="00103028">
        <w:rPr>
          <w:lang w:val="en-US"/>
        </w:rPr>
        <w:t>OLTP</w:t>
      </w:r>
      <w:r w:rsidR="00103028" w:rsidRPr="002018E3">
        <w:t>-</w:t>
      </w:r>
      <w:r w:rsidR="00103028">
        <w:t xml:space="preserve">части </w:t>
      </w:r>
      <w:r w:rsidR="00103028">
        <w:rPr>
          <w:lang w:val="en-US"/>
        </w:rPr>
        <w:t>SVAP</w:t>
      </w:r>
      <w:r w:rsidR="00103028">
        <w:t xml:space="preserve"> для последующего использования в контроле фондов)</w:t>
      </w:r>
      <w:r w:rsidR="00044B0E">
        <w:t>, этап обработки документа выполнен</w:t>
      </w:r>
      <w:r w:rsidR="007F154F">
        <w:t xml:space="preserve"> </w:t>
      </w:r>
      <w:r w:rsidR="008D2EF6">
        <w:t xml:space="preserve">(по результатам </w:t>
      </w:r>
      <w:r w:rsidR="008D2EF6" w:rsidRPr="00602993">
        <w:rPr>
          <w:lang w:val="en-US"/>
        </w:rPr>
        <w:t>ACCOUNTING</w:t>
      </w:r>
      <w:r w:rsidR="008D2EF6">
        <w:t xml:space="preserve">) </w:t>
      </w:r>
      <w:r w:rsidR="007F154F">
        <w:t xml:space="preserve">/ </w:t>
      </w:r>
      <w:r w:rsidR="005C7067">
        <w:t>сторнирован (</w:t>
      </w:r>
      <w:r w:rsidR="007F154F">
        <w:t>отменен</w:t>
      </w:r>
      <w:r w:rsidR="005C7067">
        <w:t>)</w:t>
      </w:r>
      <w:r w:rsidR="008D2EF6">
        <w:t xml:space="preserve"> (по результатам </w:t>
      </w:r>
      <w:r w:rsidR="008D2EF6">
        <w:rPr>
          <w:lang w:val="en-US"/>
        </w:rPr>
        <w:t>REVERSAL</w:t>
      </w:r>
      <w:r w:rsidR="008D2EF6">
        <w:t>)</w:t>
      </w:r>
      <w:r w:rsidR="001165BF">
        <w:t>.</w:t>
      </w:r>
      <w:r w:rsidRPr="00273086">
        <w:t xml:space="preserve"> </w:t>
      </w:r>
      <w:r w:rsidR="001165BF">
        <w:t>П</w:t>
      </w:r>
      <w:r w:rsidR="001165BF" w:rsidRPr="00273086">
        <w:t xml:space="preserve">ри </w:t>
      </w:r>
      <w:r w:rsidRPr="00273086">
        <w:t>этом массив с текстом ошибки не заполняется, т.е. нет логических ошибок и контроль остатков</w:t>
      </w:r>
      <w:r w:rsidR="00013A21" w:rsidRPr="00273086">
        <w:t xml:space="preserve"> средств</w:t>
      </w:r>
      <w:r w:rsidRPr="00273086">
        <w:t xml:space="preserve"> пройден по всем строкам документа, записи учета подобраны</w:t>
      </w:r>
      <w:r w:rsidR="00C4173F">
        <w:t xml:space="preserve"> / отсторнированы</w:t>
      </w:r>
      <w:r w:rsidRPr="00273086">
        <w:t xml:space="preserve"> по всем строкам документа;</w:t>
      </w:r>
    </w:p>
    <w:p w14:paraId="0B9E71E7" w14:textId="6E16FD91" w:rsidR="00512B7E" w:rsidRPr="00273086" w:rsidRDefault="33249EA7" w:rsidP="00C75A4E">
      <w:pPr>
        <w:pStyle w:val="GOSTListmark2"/>
      </w:pPr>
      <w:r>
        <w:t xml:space="preserve">W – WARNING – Предупреждение, при предупреждающем уровне контроля, т.е. записи учета подобраны / отсторнированы (только сформированы в </w:t>
      </w:r>
      <w:r w:rsidRPr="33249EA7">
        <w:rPr>
          <w:lang w:val="en-US"/>
        </w:rPr>
        <w:t>OLTP</w:t>
      </w:r>
      <w:r>
        <w:t xml:space="preserve">-части </w:t>
      </w:r>
      <w:r w:rsidRPr="33249EA7">
        <w:rPr>
          <w:lang w:val="en-US"/>
        </w:rPr>
        <w:t>SVAP</w:t>
      </w:r>
      <w:r>
        <w:t xml:space="preserve"> для последующего использования в контроле фондов), но с превышением остатков средств, этап обработки документа выполнен</w:t>
      </w:r>
      <w:r w:rsidR="007F154F">
        <w:t xml:space="preserve"> </w:t>
      </w:r>
      <w:r w:rsidR="008D2EF6">
        <w:t xml:space="preserve">(по результатам </w:t>
      </w:r>
      <w:r w:rsidR="008D2EF6" w:rsidRPr="00602993">
        <w:rPr>
          <w:lang w:val="en-US"/>
        </w:rPr>
        <w:t>ACCOUNTING</w:t>
      </w:r>
      <w:r w:rsidR="008D2EF6">
        <w:t xml:space="preserve">) </w:t>
      </w:r>
      <w:r w:rsidR="007F154F">
        <w:t xml:space="preserve">/ </w:t>
      </w:r>
      <w:r w:rsidR="005C7067">
        <w:t>сторнирован (</w:t>
      </w:r>
      <w:r w:rsidR="007F154F">
        <w:t>отменен</w:t>
      </w:r>
      <w:r w:rsidR="005C7067">
        <w:t>)</w:t>
      </w:r>
      <w:r w:rsidR="008D2EF6">
        <w:t xml:space="preserve"> (по результатам </w:t>
      </w:r>
      <w:r w:rsidR="008D2EF6">
        <w:rPr>
          <w:lang w:val="en-US"/>
        </w:rPr>
        <w:t>REVERSAL</w:t>
      </w:r>
      <w:r w:rsidR="008D2EF6">
        <w:t>)</w:t>
      </w:r>
      <w:r>
        <w:t>. При этом в тексте ошибки (</w:t>
      </w:r>
      <w:r w:rsidRPr="33249EA7">
        <w:rPr>
          <w:lang w:val="en-US"/>
        </w:rPr>
        <w:t>ResultAddDescr</w:t>
      </w:r>
      <w:r>
        <w:t>) отражается:</w:t>
      </w:r>
    </w:p>
    <w:p w14:paraId="58846A75" w14:textId="39EA44CC" w:rsidR="00512B7E" w:rsidRPr="00273086" w:rsidRDefault="000150AD" w:rsidP="00C75A4E">
      <w:pPr>
        <w:pStyle w:val="GOSTListmark3"/>
      </w:pPr>
      <w:r w:rsidRPr="00273086">
        <w:t xml:space="preserve">Номер строки </w:t>
      </w:r>
      <w:r w:rsidR="00512B7E" w:rsidRPr="00273086">
        <w:t>– указывается номер строки, по которой возникла ошибка</w:t>
      </w:r>
      <w:r w:rsidR="006D4293" w:rsidRPr="00273086">
        <w:t xml:space="preserve"> (при наличии реквизита в документе)</w:t>
      </w:r>
      <w:r w:rsidR="00013A21" w:rsidRPr="00273086">
        <w:t>;</w:t>
      </w:r>
    </w:p>
    <w:p w14:paraId="6AF4E58A" w14:textId="77777777" w:rsidR="00512B7E" w:rsidRPr="00273086" w:rsidRDefault="00512B7E" w:rsidP="00C75A4E">
      <w:pPr>
        <w:pStyle w:val="GOSTListmark3"/>
      </w:pPr>
      <w:r w:rsidRPr="00273086">
        <w:t>Тип ошибки – значение «02»;</w:t>
      </w:r>
    </w:p>
    <w:p w14:paraId="5016D392" w14:textId="77777777" w:rsidR="00512B7E" w:rsidRPr="00273086" w:rsidRDefault="00512B7E" w:rsidP="00C75A4E">
      <w:pPr>
        <w:pStyle w:val="GOSTListmark3"/>
      </w:pPr>
      <w:r w:rsidRPr="00273086">
        <w:t>Описание ошибки – указывается текст предупреждения, содержащий информацию:</w:t>
      </w:r>
    </w:p>
    <w:p w14:paraId="362B7F11" w14:textId="09F50C32" w:rsidR="109D8E8A" w:rsidRDefault="109D8E8A" w:rsidP="00C75A4E">
      <w:pPr>
        <w:pStyle w:val="GOSTListmark5"/>
      </w:pPr>
      <w:r>
        <w:t xml:space="preserve">Дата </w:t>
      </w:r>
      <w:r w:rsidR="004818DC">
        <w:t xml:space="preserve">ввода в действие, </w:t>
      </w:r>
      <w:r w:rsidR="00486F67">
        <w:t>з</w:t>
      </w:r>
      <w:r w:rsidR="004818DC">
        <w:t>а которую было выявлено превышение остатков средств</w:t>
      </w:r>
      <w:r w:rsidR="00486F67">
        <w:t xml:space="preserve"> (сообщение формируется за каждую дату, в которой обнаружено превышение доступного остатка и было движение по счету)</w:t>
      </w:r>
      <w:r>
        <w:t>;</w:t>
      </w:r>
    </w:p>
    <w:p w14:paraId="48AD344E" w14:textId="3F28F61C" w:rsidR="00512B7E" w:rsidRPr="00273086" w:rsidRDefault="00512B7E" w:rsidP="00C75A4E">
      <w:pPr>
        <w:pStyle w:val="GOSTListmark5"/>
      </w:pPr>
      <w:r w:rsidRPr="00273086">
        <w:t>Сумма операции</w:t>
      </w:r>
      <w:r w:rsidR="00013A21" w:rsidRPr="00273086">
        <w:t xml:space="preserve"> по документу (общая сумма по всем строкам документа, отражаемым по указанному счету)</w:t>
      </w:r>
      <w:r w:rsidRPr="00273086">
        <w:t>;</w:t>
      </w:r>
    </w:p>
    <w:p w14:paraId="35D9262F" w14:textId="298CE4A8" w:rsidR="00013A21" w:rsidRPr="00273086" w:rsidRDefault="00013A21" w:rsidP="00C75A4E">
      <w:pPr>
        <w:pStyle w:val="GOSTListmark5"/>
      </w:pPr>
      <w:r w:rsidRPr="00273086">
        <w:t>Сумма операции по строке;</w:t>
      </w:r>
    </w:p>
    <w:p w14:paraId="37BC6C3A" w14:textId="2097AE6D" w:rsidR="00512B7E" w:rsidRPr="00273086" w:rsidRDefault="109D8E8A" w:rsidP="00C75A4E">
      <w:pPr>
        <w:pStyle w:val="GOSTListmark5"/>
      </w:pPr>
      <w:r>
        <w:t>Счет превышения остатка;</w:t>
      </w:r>
    </w:p>
    <w:p w14:paraId="5290C962" w14:textId="77777777" w:rsidR="00512B7E" w:rsidRPr="00273086" w:rsidRDefault="00512B7E" w:rsidP="00C75A4E">
      <w:pPr>
        <w:pStyle w:val="GOSTListmark5"/>
      </w:pPr>
      <w:r w:rsidRPr="00273086">
        <w:t>Сумма превышения остатка;</w:t>
      </w:r>
    </w:p>
    <w:p w14:paraId="7CF8D773" w14:textId="6BEA4924" w:rsidR="008F0263" w:rsidRDefault="109D8E8A" w:rsidP="00C75A4E">
      <w:pPr>
        <w:pStyle w:val="GOSTListmark5"/>
      </w:pPr>
      <w:r>
        <w:t>Сумма доступного остатка</w:t>
      </w:r>
      <w:r w:rsidR="000B16F0">
        <w:t>.</w:t>
      </w:r>
    </w:p>
    <w:p w14:paraId="709E05CF" w14:textId="205D77A1" w:rsidR="00486F67" w:rsidRDefault="33249EA7" w:rsidP="009A5260">
      <w:pPr>
        <w:pStyle w:val="affffd"/>
        <w:spacing w:line="276" w:lineRule="auto"/>
        <w:ind w:left="1800" w:firstLine="0"/>
        <w:jc w:val="both"/>
      </w:pPr>
      <w:r>
        <w:t>Текст ошибки формируется по шаблону: «По счету &lt;счет превышения&gt; недостаточно средств. Сумма по строке: &lt;сумма&gt;</w:t>
      </w:r>
      <w:ins w:id="1103" w:author="Сказецкая Наталья Камилевна" w:date="2023-06-14T19:58:00Z">
        <w:r w:rsidR="00E64C2D">
          <w:t>.</w:t>
        </w:r>
      </w:ins>
      <w:r>
        <w:t xml:space="preserve"> Сумма по документу: &lt;сумма&gt;. Сумма доступного остатка: &lt;сумма&gt;. Сумма превышения: &lt;сумма&gt;. Дата: &lt;дата&gt;</w:t>
      </w:r>
      <w:r w:rsidR="000B16F0">
        <w:t>»</w:t>
      </w:r>
      <w:r w:rsidR="00486F67">
        <w:t>.</w:t>
      </w:r>
    </w:p>
    <w:p w14:paraId="045F570A" w14:textId="77777777" w:rsidR="003C10E0" w:rsidRDefault="003C10E0" w:rsidP="009A5260">
      <w:pPr>
        <w:pStyle w:val="affffd"/>
        <w:spacing w:line="276" w:lineRule="auto"/>
        <w:ind w:left="1800" w:firstLine="0"/>
        <w:jc w:val="both"/>
      </w:pPr>
    </w:p>
    <w:p w14:paraId="38456535" w14:textId="120BFAB7" w:rsidR="00512B7E" w:rsidRPr="00273086" w:rsidRDefault="00512B7E" w:rsidP="00C75A4E">
      <w:pPr>
        <w:pStyle w:val="GOSTListmark1"/>
      </w:pPr>
      <w:r w:rsidRPr="00273086">
        <w:lastRenderedPageBreak/>
        <w:t>Для остальных типов запросов:</w:t>
      </w:r>
    </w:p>
    <w:p w14:paraId="59487CD7" w14:textId="0411BF4A" w:rsidR="00512B7E" w:rsidRDefault="00512B7E" w:rsidP="00C75A4E">
      <w:pPr>
        <w:pStyle w:val="GOSTListmark2"/>
      </w:pPr>
      <w:r w:rsidRPr="00273086">
        <w:rPr>
          <w:lang w:val="en-US"/>
        </w:rPr>
        <w:t>S</w:t>
      </w:r>
      <w:r w:rsidRPr="00273086">
        <w:t xml:space="preserve"> – </w:t>
      </w:r>
      <w:r w:rsidRPr="00273086">
        <w:rPr>
          <w:lang w:val="en-US"/>
        </w:rPr>
        <w:t>SUC</w:t>
      </w:r>
      <w:r w:rsidR="00285727" w:rsidRPr="00273086">
        <w:rPr>
          <w:lang w:val="en-US"/>
        </w:rPr>
        <w:t>C</w:t>
      </w:r>
      <w:r w:rsidRPr="00273086">
        <w:rPr>
          <w:lang w:val="en-US"/>
        </w:rPr>
        <w:t>ESS</w:t>
      </w:r>
      <w:r w:rsidRPr="00273086">
        <w:t xml:space="preserve"> – Успешное завершение, при этом никакой текст ошибки не заполняется</w:t>
      </w:r>
      <w:r w:rsidR="00013A21" w:rsidRPr="00273086">
        <w:t>.</w:t>
      </w:r>
    </w:p>
    <w:p w14:paraId="589ADA05" w14:textId="77777777" w:rsidR="003C10E0" w:rsidRPr="008E680B" w:rsidRDefault="003C10E0" w:rsidP="00C75A4E">
      <w:pPr>
        <w:ind w:left="567" w:firstLine="0"/>
      </w:pPr>
    </w:p>
    <w:p w14:paraId="7BE8F4C6" w14:textId="7CA4A3E9" w:rsidR="007F154F" w:rsidRPr="00273086" w:rsidRDefault="007F154F" w:rsidP="00C75A4E">
      <w:pPr>
        <w:pStyle w:val="GOSTListmark1"/>
      </w:pPr>
      <w:r w:rsidRPr="00273086">
        <w:t xml:space="preserve">Для </w:t>
      </w:r>
      <w:r>
        <w:t xml:space="preserve">запроса с типом </w:t>
      </w:r>
      <w:r>
        <w:rPr>
          <w:lang w:val="en-US"/>
        </w:rPr>
        <w:t>ReportGK</w:t>
      </w:r>
      <w:r w:rsidRPr="00273086">
        <w:t>:</w:t>
      </w:r>
    </w:p>
    <w:p w14:paraId="78D79702" w14:textId="1045D879" w:rsidR="00A00796" w:rsidRPr="00A00796" w:rsidRDefault="007F154F" w:rsidP="00C75A4E">
      <w:pPr>
        <w:pStyle w:val="GOSTListmark2"/>
      </w:pPr>
      <w:commentRangeStart w:id="1104"/>
      <w:r w:rsidRPr="00A00796">
        <w:t xml:space="preserve">W – WARNING </w:t>
      </w:r>
      <w:r w:rsidR="00A00796" w:rsidRPr="00A00796">
        <w:t>–</w:t>
      </w:r>
      <w:r w:rsidRPr="00A00796">
        <w:t xml:space="preserve"> </w:t>
      </w:r>
      <w:r w:rsidR="00A00796" w:rsidRPr="00A00796">
        <w:t>предупреждение</w:t>
      </w:r>
      <w:commentRangeEnd w:id="1104"/>
      <w:r w:rsidR="00637DDB">
        <w:rPr>
          <w:rStyle w:val="afff4"/>
        </w:rPr>
        <w:commentReference w:id="1104"/>
      </w:r>
      <w:r w:rsidR="00A00796" w:rsidRPr="00A00796">
        <w:t>. Возвр</w:t>
      </w:r>
      <w:r w:rsidR="00485312">
        <w:t>а</w:t>
      </w:r>
      <w:r w:rsidR="00A00796" w:rsidRPr="00A00796">
        <w:t>щается в случае, если в системе имеются счета с незаполненными обязательными (согласно настройкам SVAP) аналитическими признаками, которые были проигнорированы при отборе данных и не участвовали в расчете. Например, не заполнен КБК, вид деятельности и т.п.</w:t>
      </w:r>
      <w:bookmarkStart w:id="1105" w:name="_Ref144473852"/>
      <w:ins w:id="1106" w:author="Чиркова Наталия Сергеевна" w:date="2023-12-05T11:00:00Z">
        <w:r w:rsidR="00DC12DB" w:rsidRPr="00DC12DB">
          <w:rPr>
            <w:rStyle w:val="af6"/>
          </w:rPr>
          <w:t xml:space="preserve"> </w:t>
        </w:r>
        <w:bookmarkStart w:id="1107" w:name="_Ref152668088"/>
        <w:r w:rsidR="00DC12DB">
          <w:rPr>
            <w:rStyle w:val="af6"/>
          </w:rPr>
          <w:footnoteReference w:id="12"/>
        </w:r>
      </w:ins>
      <w:bookmarkEnd w:id="1105"/>
      <w:bookmarkEnd w:id="1107"/>
    </w:p>
    <w:p w14:paraId="4CEA3519" w14:textId="77777777" w:rsidR="00512B7E" w:rsidRPr="00B9499D" w:rsidRDefault="00512B7E" w:rsidP="00C75A4E">
      <w:pPr>
        <w:pStyle w:val="GOSTNormal"/>
      </w:pPr>
      <w:r w:rsidRPr="00B9499D">
        <w:t>В случае кода ответа «400» в качестве результата выполнения операции передается:</w:t>
      </w:r>
    </w:p>
    <w:p w14:paraId="5003D6A0" w14:textId="61996727" w:rsidR="00512B7E" w:rsidRPr="00F338CE" w:rsidRDefault="00512B7E" w:rsidP="00C75A4E">
      <w:pPr>
        <w:pStyle w:val="GOSTListmark1"/>
        <w:rPr>
          <w:lang w:val="en-US"/>
        </w:rPr>
      </w:pPr>
      <w:r w:rsidRPr="00273086">
        <w:t>Для</w:t>
      </w:r>
      <w:r w:rsidRPr="00F338CE">
        <w:rPr>
          <w:lang w:val="en-US"/>
        </w:rPr>
        <w:t xml:space="preserve"> </w:t>
      </w:r>
      <w:r w:rsidRPr="00273086">
        <w:t>тип</w:t>
      </w:r>
      <w:r w:rsidR="00C4173F">
        <w:t>ов</w:t>
      </w:r>
      <w:r w:rsidRPr="00F338CE">
        <w:rPr>
          <w:lang w:val="en-US"/>
        </w:rPr>
        <w:t xml:space="preserve"> </w:t>
      </w:r>
      <w:r w:rsidRPr="00273086">
        <w:t>запроса</w:t>
      </w:r>
      <w:r w:rsidRPr="00F338CE">
        <w:rPr>
          <w:lang w:val="en-US"/>
        </w:rPr>
        <w:t xml:space="preserve"> </w:t>
      </w:r>
      <w:r w:rsidRPr="00602993">
        <w:rPr>
          <w:lang w:val="en-US"/>
        </w:rPr>
        <w:t>ACCOUNTING</w:t>
      </w:r>
      <w:r w:rsidR="00C4173F" w:rsidRPr="00F338CE">
        <w:rPr>
          <w:lang w:val="en-US"/>
        </w:rPr>
        <w:t xml:space="preserve">, </w:t>
      </w:r>
      <w:r w:rsidR="00C4173F">
        <w:rPr>
          <w:lang w:val="en-US"/>
        </w:rPr>
        <w:t>REVERSAL</w:t>
      </w:r>
      <w:r w:rsidRPr="00F338CE">
        <w:rPr>
          <w:lang w:val="en-US"/>
        </w:rPr>
        <w:t>:</w:t>
      </w:r>
    </w:p>
    <w:p w14:paraId="3E4D8A19" w14:textId="59CF3210" w:rsidR="00512B7E" w:rsidRPr="00273086" w:rsidRDefault="33249EA7" w:rsidP="00C75A4E">
      <w:pPr>
        <w:pStyle w:val="GOSTListmark2"/>
      </w:pPr>
      <w:r>
        <w:t>E – ERROR – Не успешное завершение, этап обработки документа НЕ выполнен</w:t>
      </w:r>
      <w:r w:rsidR="00E64C2D">
        <w:t xml:space="preserve"> </w:t>
      </w:r>
      <w:r w:rsidR="008D2EF6">
        <w:t xml:space="preserve">(по результатам </w:t>
      </w:r>
      <w:r w:rsidR="008D2EF6" w:rsidRPr="00602993">
        <w:rPr>
          <w:lang w:val="en-US"/>
        </w:rPr>
        <w:t>ACCOUNTING</w:t>
      </w:r>
      <w:r w:rsidR="008D2EF6">
        <w:t xml:space="preserve">) </w:t>
      </w:r>
      <w:r w:rsidR="00E64C2D">
        <w:t xml:space="preserve">/ НЕ </w:t>
      </w:r>
      <w:r w:rsidR="005C7067">
        <w:t xml:space="preserve">сторнирован (НЕ </w:t>
      </w:r>
      <w:r w:rsidR="00E64C2D">
        <w:t>отменен</w:t>
      </w:r>
      <w:r w:rsidR="005C7067">
        <w:t>)</w:t>
      </w:r>
      <w:r w:rsidR="008D2EF6">
        <w:t xml:space="preserve"> (по результатам </w:t>
      </w:r>
      <w:r w:rsidR="008D2EF6">
        <w:rPr>
          <w:lang w:val="en-US"/>
        </w:rPr>
        <w:t>REVERSAL</w:t>
      </w:r>
      <w:r w:rsidR="008D2EF6">
        <w:t>)</w:t>
      </w:r>
      <w:r>
        <w:t>. При этом в тексте ошибки (</w:t>
      </w:r>
      <w:r w:rsidRPr="33249EA7">
        <w:rPr>
          <w:lang w:val="en-US"/>
        </w:rPr>
        <w:t>ResultAddDescr</w:t>
      </w:r>
      <w:r>
        <w:t>):</w:t>
      </w:r>
    </w:p>
    <w:p w14:paraId="3FB7AFFB" w14:textId="21765389" w:rsidR="00512B7E" w:rsidRPr="00273086" w:rsidRDefault="00512B7E" w:rsidP="00C75A4E">
      <w:pPr>
        <w:pStyle w:val="GOSTListmark3"/>
      </w:pPr>
      <w:r w:rsidRPr="00273086">
        <w:t>Если возникла логическая ошибка до выполнения контроля остатков</w:t>
      </w:r>
      <w:r w:rsidR="00013A21" w:rsidRPr="00273086">
        <w:t xml:space="preserve"> средств</w:t>
      </w:r>
      <w:r w:rsidRPr="00273086">
        <w:t>:</w:t>
      </w:r>
    </w:p>
    <w:p w14:paraId="04E7144B" w14:textId="65DBA906" w:rsidR="00512B7E" w:rsidRPr="00273086" w:rsidRDefault="0027578C" w:rsidP="00C75A4E">
      <w:pPr>
        <w:pStyle w:val="GOSTListmark4"/>
      </w:pPr>
      <w:r>
        <w:t xml:space="preserve">Номер строки – </w:t>
      </w:r>
      <w:r w:rsidR="00512B7E" w:rsidRPr="00273086">
        <w:t>не заполняется</w:t>
      </w:r>
    </w:p>
    <w:p w14:paraId="30022823" w14:textId="77777777" w:rsidR="00512B7E" w:rsidRPr="00273086" w:rsidRDefault="00512B7E" w:rsidP="00C75A4E">
      <w:pPr>
        <w:pStyle w:val="GOSTListmark4"/>
      </w:pPr>
      <w:r w:rsidRPr="00273086">
        <w:t>Тип ошибки – не заполняется</w:t>
      </w:r>
    </w:p>
    <w:p w14:paraId="5DCA849B" w14:textId="77777777" w:rsidR="00512B7E" w:rsidRDefault="00512B7E" w:rsidP="00C75A4E">
      <w:pPr>
        <w:pStyle w:val="GOSTListmark4"/>
        <w:rPr>
          <w:ins w:id="1110" w:author="Сатлер Марина Викторовна" w:date="2023-12-26T21:09:00Z"/>
        </w:rPr>
      </w:pPr>
      <w:r w:rsidRPr="00273086">
        <w:t>Описание ошибки – указывается текст логической ошибки (например, заданный параметр запроса не найден или не соответствует размерности, т.е. тип запроса системе известен, но при обработке параметров запроса возникла логическая ошибки);</w:t>
      </w:r>
    </w:p>
    <w:p w14:paraId="1B4E3226" w14:textId="77777777" w:rsidR="003C10E0" w:rsidRPr="008E680B" w:rsidRDefault="003C10E0" w:rsidP="00C75A4E">
      <w:pPr>
        <w:ind w:left="567" w:firstLine="0"/>
      </w:pPr>
    </w:p>
    <w:p w14:paraId="3D4E097F" w14:textId="275AA8D5" w:rsidR="00512B7E" w:rsidRPr="00273086" w:rsidRDefault="00512B7E" w:rsidP="00C75A4E">
      <w:pPr>
        <w:pStyle w:val="GOSTListmark3"/>
      </w:pPr>
      <w:r w:rsidRPr="00273086">
        <w:t>Если не пройден контроль остатк</w:t>
      </w:r>
      <w:r w:rsidR="00013A21" w:rsidRPr="00273086">
        <w:t>ов средств</w:t>
      </w:r>
      <w:r w:rsidRPr="00273086">
        <w:t>:</w:t>
      </w:r>
    </w:p>
    <w:p w14:paraId="75CF2925" w14:textId="792FC3B4" w:rsidR="00512B7E" w:rsidRPr="00273086" w:rsidRDefault="00512B7E" w:rsidP="00C75A4E">
      <w:pPr>
        <w:pStyle w:val="GOSTListmark4"/>
      </w:pPr>
      <w:r w:rsidRPr="00273086">
        <w:t>Номер строки – указывается номер строки, по которой возникла ошибка</w:t>
      </w:r>
      <w:r w:rsidR="00013A21" w:rsidRPr="00273086">
        <w:t xml:space="preserve"> (при наличии реквизита в документе)</w:t>
      </w:r>
      <w:r w:rsidRPr="00273086">
        <w:t>;</w:t>
      </w:r>
    </w:p>
    <w:p w14:paraId="276A72BE" w14:textId="77777777" w:rsidR="00512B7E" w:rsidRPr="00273086" w:rsidRDefault="00512B7E" w:rsidP="00C75A4E">
      <w:pPr>
        <w:pStyle w:val="GOSTListmark4"/>
      </w:pPr>
      <w:r w:rsidRPr="00273086">
        <w:t>Тип ошибки – значение «01»;</w:t>
      </w:r>
    </w:p>
    <w:p w14:paraId="39C0B811" w14:textId="0D835007" w:rsidR="00512B7E" w:rsidRPr="00273086" w:rsidRDefault="00512B7E" w:rsidP="00C75A4E">
      <w:pPr>
        <w:pStyle w:val="GOSTListmark4"/>
      </w:pPr>
      <w:r w:rsidRPr="00273086">
        <w:t>Описание ошибки – указывается текст ошибки, содержащий информацию:</w:t>
      </w:r>
    </w:p>
    <w:p w14:paraId="723F690D" w14:textId="1F1AC8BA" w:rsidR="109D8E8A" w:rsidRDefault="109D8E8A" w:rsidP="00C75A4E">
      <w:pPr>
        <w:pStyle w:val="GOSTListmark5"/>
      </w:pPr>
      <w:r>
        <w:t xml:space="preserve">Дата </w:t>
      </w:r>
      <w:r w:rsidR="00486F67">
        <w:t>ввода в действие, за которую было выявлено превышение остатков средств (сообщение формируется за каждую дату, в которой обнаружено превышение доступного остатка и было движение по счету)</w:t>
      </w:r>
      <w:r>
        <w:t>;</w:t>
      </w:r>
    </w:p>
    <w:p w14:paraId="21E08665" w14:textId="5C0BAD72" w:rsidR="00512B7E" w:rsidRPr="00273086" w:rsidRDefault="00512B7E" w:rsidP="00C75A4E">
      <w:pPr>
        <w:pStyle w:val="GOSTListmark5"/>
      </w:pPr>
      <w:r w:rsidRPr="00273086">
        <w:t>Сумма операции</w:t>
      </w:r>
      <w:r w:rsidR="00013A21" w:rsidRPr="00273086">
        <w:t xml:space="preserve"> по документу (общая сумма по всем строкам документа, отражаемым по указанному счету)</w:t>
      </w:r>
      <w:r w:rsidRPr="00273086">
        <w:t>;</w:t>
      </w:r>
    </w:p>
    <w:p w14:paraId="58CE6ED3" w14:textId="236DD710" w:rsidR="00013A21" w:rsidRPr="00273086" w:rsidRDefault="00013A21" w:rsidP="00C75A4E">
      <w:pPr>
        <w:pStyle w:val="GOSTListmark5"/>
      </w:pPr>
      <w:r w:rsidRPr="00273086">
        <w:t>Сумма операции по строке;</w:t>
      </w:r>
    </w:p>
    <w:p w14:paraId="3D9086F1" w14:textId="01A129BD" w:rsidR="00512B7E" w:rsidRPr="00273086" w:rsidRDefault="109D8E8A" w:rsidP="00C75A4E">
      <w:pPr>
        <w:pStyle w:val="GOSTListmark5"/>
      </w:pPr>
      <w:r>
        <w:t>Счет превышения остатка;</w:t>
      </w:r>
    </w:p>
    <w:p w14:paraId="6C959281" w14:textId="77777777" w:rsidR="00512B7E" w:rsidRPr="00273086" w:rsidRDefault="00512B7E" w:rsidP="00C75A4E">
      <w:pPr>
        <w:pStyle w:val="GOSTListmark5"/>
      </w:pPr>
      <w:r w:rsidRPr="00273086">
        <w:t>Сумма превышения остатка;</w:t>
      </w:r>
    </w:p>
    <w:p w14:paraId="3322731A" w14:textId="3CC323CB" w:rsidR="008F0263" w:rsidRDefault="109D8E8A" w:rsidP="00C75A4E">
      <w:pPr>
        <w:pStyle w:val="GOSTListmark5"/>
      </w:pPr>
      <w:r>
        <w:lastRenderedPageBreak/>
        <w:t>Сумма доступного остатка</w:t>
      </w:r>
      <w:r w:rsidR="000B16F0">
        <w:t>.</w:t>
      </w:r>
    </w:p>
    <w:p w14:paraId="1ED4BC38" w14:textId="5EB2E35F" w:rsidR="109D8E8A" w:rsidRDefault="33249EA7" w:rsidP="002F24D7">
      <w:pPr>
        <w:pStyle w:val="affffd"/>
        <w:spacing w:line="276" w:lineRule="auto"/>
        <w:ind w:left="1800" w:firstLine="0"/>
        <w:jc w:val="both"/>
      </w:pPr>
      <w:r>
        <w:t>Текст ошибки формируется по шаблону: «По счету &lt;счет превышения&gt; недостаточно средств. Сумма по строке: &lt;сумма&gt;</w:t>
      </w:r>
      <w:ins w:id="1111" w:author="Сказецкая Наталья Камилевна" w:date="2023-06-14T19:58:00Z">
        <w:r w:rsidR="00E64C2D">
          <w:t>.</w:t>
        </w:r>
      </w:ins>
      <w:r>
        <w:t xml:space="preserve"> Сумма по документу: &lt;сумма&gt;. Сумма доступного остатка: &lt;сумма&gt;. Сумма превышения: &lt;сумма&gt;. Дата: &lt;дата&gt;»</w:t>
      </w:r>
      <w:r w:rsidR="005039AB">
        <w:t>;</w:t>
      </w:r>
    </w:p>
    <w:p w14:paraId="65482206" w14:textId="77777777" w:rsidR="003C10E0" w:rsidRDefault="003C10E0" w:rsidP="002F24D7">
      <w:pPr>
        <w:pStyle w:val="affffd"/>
        <w:spacing w:line="276" w:lineRule="auto"/>
        <w:ind w:left="1800" w:firstLine="0"/>
        <w:jc w:val="both"/>
      </w:pPr>
    </w:p>
    <w:p w14:paraId="5F3FB3AF" w14:textId="6FC875CE" w:rsidR="005039AB" w:rsidRDefault="005039AB" w:rsidP="00C75A4E">
      <w:pPr>
        <w:pStyle w:val="GOSTListmark1"/>
      </w:pPr>
      <w:r w:rsidRPr="00273086">
        <w:t>Для</w:t>
      </w:r>
      <w:r w:rsidRPr="00F338CE">
        <w:rPr>
          <w:lang w:val="en-US"/>
        </w:rPr>
        <w:t xml:space="preserve"> </w:t>
      </w:r>
      <w:r w:rsidRPr="00273086">
        <w:t>тип</w:t>
      </w:r>
      <w:r w:rsidR="00637DDB">
        <w:t>а</w:t>
      </w:r>
      <w:r w:rsidRPr="00F338CE">
        <w:rPr>
          <w:lang w:val="en-US"/>
        </w:rPr>
        <w:t xml:space="preserve"> </w:t>
      </w:r>
      <w:r w:rsidRPr="00273086">
        <w:t>запроса</w:t>
      </w:r>
      <w:r w:rsidRPr="00F338CE">
        <w:rPr>
          <w:lang w:val="en-US"/>
        </w:rPr>
        <w:t xml:space="preserve"> </w:t>
      </w:r>
      <w:r w:rsidRPr="00602993">
        <w:rPr>
          <w:lang w:val="en-US"/>
        </w:rPr>
        <w:t>ACCOUNTING</w:t>
      </w:r>
      <w:r w:rsidRPr="00F338CE">
        <w:rPr>
          <w:lang w:val="en-US"/>
        </w:rPr>
        <w:t>:</w:t>
      </w:r>
    </w:p>
    <w:p w14:paraId="5EBA0017" w14:textId="6DD54F66" w:rsidR="00512B7E" w:rsidRPr="00273086" w:rsidRDefault="33249EA7" w:rsidP="00C75A4E">
      <w:pPr>
        <w:pStyle w:val="GOSTListmark2"/>
      </w:pPr>
      <w:r>
        <w:t>Z – ZERRO – Не удалось подобрать ни одной записи учета ни по одной строке документа, этап обработки документа НЕ выполнен. При этом в тексте ошибки:</w:t>
      </w:r>
    </w:p>
    <w:p w14:paraId="20A26333" w14:textId="4AE6145D" w:rsidR="00512B7E" w:rsidRPr="00273086" w:rsidRDefault="00512B7E" w:rsidP="00C75A4E">
      <w:pPr>
        <w:pStyle w:val="GOSTListmark3"/>
      </w:pPr>
      <w:r w:rsidRPr="00273086">
        <w:t xml:space="preserve">Номер строки – </w:t>
      </w:r>
      <w:r w:rsidR="007D670D">
        <w:t>не заполняется</w:t>
      </w:r>
      <w:r w:rsidRPr="00273086">
        <w:t>;</w:t>
      </w:r>
    </w:p>
    <w:p w14:paraId="10C46423" w14:textId="77777777" w:rsidR="00512B7E" w:rsidRPr="00273086" w:rsidRDefault="00512B7E" w:rsidP="00C75A4E">
      <w:pPr>
        <w:pStyle w:val="GOSTListmark3"/>
      </w:pPr>
      <w:r w:rsidRPr="00273086">
        <w:t>Тип ошибки – не заполняется;</w:t>
      </w:r>
    </w:p>
    <w:p w14:paraId="59424690" w14:textId="2E416C30" w:rsidR="00512B7E" w:rsidRDefault="00512B7E" w:rsidP="00C75A4E">
      <w:pPr>
        <w:pStyle w:val="GOSTListmark3"/>
      </w:pPr>
      <w:r w:rsidRPr="00273086">
        <w:t xml:space="preserve">Текст ошибки – </w:t>
      </w:r>
      <w:r w:rsidR="007D670D">
        <w:t>указывается текст «Не удалось подобрать ни одной записи учета</w:t>
      </w:r>
      <w:r w:rsidR="00F81BAC">
        <w:t xml:space="preserve"> по документу</w:t>
      </w:r>
      <w:r w:rsidR="007D670D">
        <w:t>»</w:t>
      </w:r>
      <w:r w:rsidRPr="00273086">
        <w:t>;</w:t>
      </w:r>
    </w:p>
    <w:p w14:paraId="7EC5B42F" w14:textId="77777777" w:rsidR="00580C53" w:rsidRPr="008E680B" w:rsidRDefault="00580C53" w:rsidP="00C75A4E">
      <w:pPr>
        <w:ind w:left="567" w:firstLine="0"/>
      </w:pPr>
    </w:p>
    <w:p w14:paraId="5E99F6D3" w14:textId="019E77E6" w:rsidR="00512B7E" w:rsidRPr="00273086" w:rsidRDefault="00512B7E" w:rsidP="00C75A4E">
      <w:pPr>
        <w:pStyle w:val="GOSTListmark1"/>
      </w:pPr>
      <w:r w:rsidRPr="00273086">
        <w:t>Для остальных типов запросов</w:t>
      </w:r>
      <w:ins w:id="1112" w:author="Сатлер Марина Викторовна" w:date="2023-12-26T21:11:00Z">
        <w:r w:rsidR="00580C53">
          <w:t>:</w:t>
        </w:r>
      </w:ins>
    </w:p>
    <w:p w14:paraId="539EE7CD" w14:textId="376A59BE" w:rsidR="00512B7E" w:rsidRPr="00273086" w:rsidRDefault="00512B7E" w:rsidP="00C75A4E">
      <w:pPr>
        <w:pStyle w:val="GOSTListmark2"/>
      </w:pPr>
      <w:r w:rsidRPr="00273086">
        <w:t>E – ERROR – Не успешное завершение, при этом в тексте ошибки (</w:t>
      </w:r>
      <w:r w:rsidRPr="00273086">
        <w:rPr>
          <w:lang w:val="en-US"/>
        </w:rPr>
        <w:t>ResultDescr</w:t>
      </w:r>
      <w:r w:rsidRPr="00273086">
        <w:t>) указывается подробное описание причин возникшей ошибки</w:t>
      </w:r>
      <w:ins w:id="1113" w:author="Сатлер Марина Викторовна" w:date="2023-12-26T21:11:00Z">
        <w:r w:rsidR="00580C53">
          <w:t>.</w:t>
        </w:r>
      </w:ins>
    </w:p>
    <w:p w14:paraId="122F7393" w14:textId="78C0CDAA" w:rsidR="00512B7E" w:rsidRDefault="00512B7E" w:rsidP="00C75A4E">
      <w:pPr>
        <w:pStyle w:val="GOSTNormal"/>
      </w:pPr>
      <w:r w:rsidRPr="00B9499D">
        <w:t xml:space="preserve">Для асинхронного режима логика формирования ответа аналогична синхронному с кодами ответа </w:t>
      </w:r>
      <w:r w:rsidR="004C149B">
        <w:t>«</w:t>
      </w:r>
      <w:r w:rsidRPr="00B9499D">
        <w:t>200</w:t>
      </w:r>
      <w:r w:rsidR="004C149B">
        <w:t>»</w:t>
      </w:r>
      <w:r w:rsidRPr="00B9499D">
        <w:t xml:space="preserve"> и </w:t>
      </w:r>
      <w:r w:rsidR="004C149B">
        <w:t>«</w:t>
      </w:r>
      <w:r w:rsidRPr="00B9499D">
        <w:t>400</w:t>
      </w:r>
      <w:r w:rsidR="004C149B">
        <w:t>»</w:t>
      </w:r>
      <w:r w:rsidRPr="00B9499D">
        <w:t>.</w:t>
      </w:r>
    </w:p>
    <w:p w14:paraId="7E0E82A9" w14:textId="25410774" w:rsidR="00D45B6C" w:rsidRDefault="33249EA7" w:rsidP="00C75A4E">
      <w:pPr>
        <w:pStyle w:val="GOSTNormal"/>
      </w:pPr>
      <w:r>
        <w:t>Шаблоны сообщений об ошибках приведены в таблице</w:t>
      </w:r>
      <w:r w:rsidR="00FD42B5">
        <w:t xml:space="preserve"> </w:t>
      </w:r>
      <w:r w:rsidR="00FD42B5">
        <w:fldChar w:fldCharType="begin"/>
      </w:r>
      <w:r w:rsidR="00FD42B5">
        <w:instrText xml:space="preserve"> REF _Ref154568604 \h </w:instrText>
      </w:r>
      <w:r w:rsidR="00FD42B5">
        <w:fldChar w:fldCharType="separate"/>
      </w:r>
      <w:r w:rsidR="00F300A9">
        <w:t>7</w:t>
      </w:r>
      <w:r w:rsidR="00FD42B5">
        <w:fldChar w:fldCharType="end"/>
      </w:r>
      <w:r>
        <w:t>.</w:t>
      </w:r>
      <w:bookmarkEnd w:id="1102"/>
    </w:p>
    <w:p w14:paraId="0B5F4CC1" w14:textId="2CFA1B0D" w:rsidR="004C149B" w:rsidRDefault="00DB035D" w:rsidP="00C75A4E">
      <w:pPr>
        <w:pStyle w:val="GOSTNameTable"/>
      </w:pPr>
      <w:r>
        <w:fldChar w:fldCharType="begin"/>
      </w:r>
      <w:r>
        <w:instrText xml:space="preserve"> SEQ Таблица \* ARABIC </w:instrText>
      </w:r>
      <w:r>
        <w:fldChar w:fldCharType="separate"/>
      </w:r>
      <w:bookmarkStart w:id="1114" w:name="_Ref154568604"/>
      <w:bookmarkStart w:id="1115" w:name="_Toc226556221"/>
      <w:r w:rsidR="00F300A9">
        <w:t>7</w:t>
      </w:r>
      <w:bookmarkEnd w:id="1114"/>
      <w:r>
        <w:fldChar w:fldCharType="end"/>
      </w:r>
      <w:r w:rsidR="004C149B">
        <w:t xml:space="preserve"> - </w:t>
      </w:r>
      <w:r w:rsidR="004C149B" w:rsidRPr="00FE52E4">
        <w:t>Шаблоны сообщений об ошибках</w:t>
      </w:r>
      <w:bookmarkEnd w:id="1115"/>
    </w:p>
    <w:tbl>
      <w:tblPr>
        <w:tblStyle w:val="GOSTTable"/>
        <w:tblW w:w="5000" w:type="pct"/>
        <w:tblLayout w:type="fixed"/>
        <w:tblLook w:val="07E0" w:firstRow="1" w:lastRow="1" w:firstColumn="1" w:lastColumn="1" w:noHBand="1" w:noVBand="1"/>
      </w:tblPr>
      <w:tblGrid>
        <w:gridCol w:w="757"/>
        <w:gridCol w:w="5556"/>
        <w:gridCol w:w="6744"/>
        <w:gridCol w:w="2637"/>
      </w:tblGrid>
      <w:tr w:rsidR="004C149B" w:rsidRPr="00D70F05" w14:paraId="3431B825" w14:textId="77777777" w:rsidTr="00C75A4E">
        <w:trPr>
          <w:cnfStyle w:val="100000000000" w:firstRow="1" w:lastRow="0" w:firstColumn="0" w:lastColumn="0" w:oddVBand="0" w:evenVBand="0" w:oddHBand="0" w:evenHBand="0" w:firstRowFirstColumn="0" w:firstRowLastColumn="0" w:lastRowFirstColumn="0" w:lastRowLastColumn="0"/>
          <w:trHeight w:val="480"/>
        </w:trPr>
        <w:tc>
          <w:tcPr>
            <w:tcW w:w="6313" w:type="dxa"/>
            <w:gridSpan w:val="2"/>
          </w:tcPr>
          <w:p w14:paraId="2D4FF355" w14:textId="48D6C7FC" w:rsidR="004C149B" w:rsidRPr="00D70F05" w:rsidRDefault="004C149B" w:rsidP="00C75A4E">
            <w:pPr>
              <w:pStyle w:val="GOSTTableHead"/>
              <w:rPr>
                <w:color w:val="000000"/>
              </w:rPr>
            </w:pPr>
            <w:r w:rsidRPr="33249EA7">
              <w:t>Описание ошибки</w:t>
            </w:r>
          </w:p>
        </w:tc>
        <w:tc>
          <w:tcPr>
            <w:tcW w:w="6744" w:type="dxa"/>
            <w:noWrap/>
            <w:hideMark/>
          </w:tcPr>
          <w:p w14:paraId="6F36CD75" w14:textId="77777777" w:rsidR="004C149B" w:rsidRPr="00D70F05" w:rsidRDefault="004C149B" w:rsidP="00C75A4E">
            <w:pPr>
              <w:pStyle w:val="GOSTTableHead"/>
              <w:rPr>
                <w:color w:val="000000"/>
              </w:rPr>
            </w:pPr>
            <w:r w:rsidRPr="33249EA7">
              <w:t>Шаблон сообщения об ошибке</w:t>
            </w:r>
          </w:p>
        </w:tc>
        <w:tc>
          <w:tcPr>
            <w:tcW w:w="2637" w:type="dxa"/>
          </w:tcPr>
          <w:p w14:paraId="2474E995" w14:textId="73FA627C" w:rsidR="004C149B" w:rsidRPr="00D70F05" w:rsidRDefault="004C149B" w:rsidP="00C75A4E">
            <w:pPr>
              <w:pStyle w:val="GOSTTableHead"/>
              <w:rPr>
                <w:color w:val="000000"/>
              </w:rPr>
            </w:pPr>
            <w:r w:rsidRPr="33249EA7">
              <w:t xml:space="preserve">Типы запросов </w:t>
            </w:r>
          </w:p>
        </w:tc>
      </w:tr>
      <w:tr w:rsidR="00CE4726" w:rsidRPr="00D70F05" w14:paraId="08D95BDC" w14:textId="77777777" w:rsidTr="00C75A4E">
        <w:trPr>
          <w:trHeight w:val="456"/>
        </w:trPr>
        <w:tc>
          <w:tcPr>
            <w:tcW w:w="15694" w:type="dxa"/>
            <w:gridSpan w:val="4"/>
          </w:tcPr>
          <w:p w14:paraId="447648F3" w14:textId="1FD31AAE" w:rsidR="00CE4726" w:rsidRPr="00C75A4E" w:rsidRDefault="00CE4726" w:rsidP="00C75A4E">
            <w:pPr>
              <w:pStyle w:val="GOSTTablenorm"/>
              <w:rPr>
                <w:b/>
              </w:rPr>
            </w:pPr>
            <w:r w:rsidRPr="00C75A4E">
              <w:rPr>
                <w:b/>
              </w:rPr>
              <w:t>Общие ошибки</w:t>
            </w:r>
          </w:p>
        </w:tc>
      </w:tr>
      <w:tr w:rsidR="000748ED" w:rsidRPr="00D70F05" w14:paraId="54B51DEB" w14:textId="77777777" w:rsidTr="00C75A4E">
        <w:trPr>
          <w:trHeight w:val="456"/>
        </w:trPr>
        <w:tc>
          <w:tcPr>
            <w:tcW w:w="757" w:type="dxa"/>
          </w:tcPr>
          <w:p w14:paraId="719E382C" w14:textId="77777777" w:rsidR="000748ED" w:rsidRDefault="000748ED" w:rsidP="000748ED">
            <w:pPr>
              <w:pStyle w:val="affffd"/>
              <w:numPr>
                <w:ilvl w:val="0"/>
                <w:numId w:val="2"/>
              </w:numPr>
              <w:spacing w:line="259" w:lineRule="auto"/>
              <w:rPr>
                <w:color w:val="000000" w:themeColor="text1"/>
                <w:sz w:val="22"/>
                <w:szCs w:val="22"/>
              </w:rPr>
            </w:pPr>
          </w:p>
        </w:tc>
        <w:tc>
          <w:tcPr>
            <w:tcW w:w="5556" w:type="dxa"/>
            <w:noWrap/>
          </w:tcPr>
          <w:p w14:paraId="5DDDE4DF" w14:textId="5F46AADE" w:rsidR="000748ED" w:rsidRPr="33249EA7" w:rsidRDefault="000748ED" w:rsidP="00C75A4E">
            <w:pPr>
              <w:pStyle w:val="GOSTTablenorm"/>
            </w:pPr>
            <w:r w:rsidRPr="33249EA7">
              <w:t>В запросе отсутствует или некорректно заполнен параметр «Тип запроса» (</w:t>
            </w:r>
            <w:r w:rsidRPr="33249EA7">
              <w:rPr>
                <w:lang w:val="en-US"/>
              </w:rPr>
              <w:t>RequestType</w:t>
            </w:r>
            <w:r w:rsidRPr="33249EA7">
              <w:t>)</w:t>
            </w:r>
          </w:p>
        </w:tc>
        <w:tc>
          <w:tcPr>
            <w:tcW w:w="6744" w:type="dxa"/>
          </w:tcPr>
          <w:p w14:paraId="24A226A4" w14:textId="3515F458" w:rsidR="000748ED" w:rsidRPr="33249EA7" w:rsidRDefault="000748ED" w:rsidP="00C75A4E">
            <w:pPr>
              <w:pStyle w:val="GOSTTablenorm"/>
            </w:pPr>
            <w:r w:rsidRPr="33249EA7">
              <w:t xml:space="preserve">Неизвестный тип запроса </w:t>
            </w:r>
            <w:r w:rsidRPr="33249EA7">
              <w:rPr>
                <w:lang w:val="en-US"/>
              </w:rPr>
              <w:t>&lt;</w:t>
            </w:r>
            <w:r w:rsidRPr="33249EA7">
              <w:t>значение</w:t>
            </w:r>
            <w:r w:rsidRPr="33249EA7">
              <w:rPr>
                <w:lang w:val="en-US"/>
              </w:rPr>
              <w:t>&gt;</w:t>
            </w:r>
          </w:p>
        </w:tc>
        <w:tc>
          <w:tcPr>
            <w:tcW w:w="2637" w:type="dxa"/>
          </w:tcPr>
          <w:p w14:paraId="7BB11D11" w14:textId="264BAAD0" w:rsidR="000748ED" w:rsidRPr="33249EA7" w:rsidRDefault="000748ED" w:rsidP="00C75A4E">
            <w:pPr>
              <w:pStyle w:val="GOSTTablenorm"/>
              <w:rPr>
                <w:lang w:val="en-US"/>
              </w:rPr>
            </w:pPr>
            <w:r w:rsidRPr="33249EA7">
              <w:t>Все запросы</w:t>
            </w:r>
          </w:p>
        </w:tc>
      </w:tr>
      <w:tr w:rsidR="000748ED" w:rsidRPr="00D70F05" w14:paraId="1A38C168" w14:textId="77777777" w:rsidTr="00C75A4E">
        <w:trPr>
          <w:trHeight w:val="456"/>
        </w:trPr>
        <w:tc>
          <w:tcPr>
            <w:tcW w:w="757" w:type="dxa"/>
          </w:tcPr>
          <w:p w14:paraId="7143A079" w14:textId="77777777" w:rsidR="000748ED" w:rsidRDefault="000748ED" w:rsidP="000748ED">
            <w:pPr>
              <w:pStyle w:val="affffd"/>
              <w:numPr>
                <w:ilvl w:val="0"/>
                <w:numId w:val="2"/>
              </w:numPr>
              <w:spacing w:line="259" w:lineRule="auto"/>
              <w:rPr>
                <w:color w:val="000000" w:themeColor="text1"/>
                <w:sz w:val="22"/>
                <w:szCs w:val="22"/>
              </w:rPr>
            </w:pPr>
          </w:p>
        </w:tc>
        <w:tc>
          <w:tcPr>
            <w:tcW w:w="5556" w:type="dxa"/>
            <w:noWrap/>
          </w:tcPr>
          <w:p w14:paraId="3FE4B50B" w14:textId="3317FA4E" w:rsidR="000748ED" w:rsidRDefault="000748ED" w:rsidP="00C75A4E">
            <w:pPr>
              <w:pStyle w:val="GOSTTablenorm"/>
              <w:rPr>
                <w:color w:val="000000"/>
              </w:rPr>
            </w:pPr>
            <w:r w:rsidRPr="33249EA7">
              <w:t>В запросе отсутствуют один или несколько обязательных параметров</w:t>
            </w:r>
          </w:p>
          <w:p w14:paraId="4A703772" w14:textId="5873DEE9" w:rsidR="000748ED" w:rsidRPr="33249EA7" w:rsidRDefault="000748ED" w:rsidP="00C75A4E">
            <w:pPr>
              <w:pStyle w:val="GOSTTablenorm"/>
            </w:pPr>
            <w:r w:rsidRPr="33249EA7">
              <w:t xml:space="preserve">(например, </w:t>
            </w:r>
            <w:r w:rsidR="004C149B">
              <w:t>«</w:t>
            </w:r>
            <w:r w:rsidRPr="33249EA7">
              <w:t>Дата и время запроса</w:t>
            </w:r>
            <w:r w:rsidR="004C149B">
              <w:t>»</w:t>
            </w:r>
            <w:r w:rsidRPr="33249EA7">
              <w:t xml:space="preserve"> (</w:t>
            </w:r>
            <w:r w:rsidRPr="33249EA7">
              <w:rPr>
                <w:lang w:val="en-US"/>
              </w:rPr>
              <w:t>ReqDateTime</w:t>
            </w:r>
            <w:r w:rsidRPr="33249EA7">
              <w:t xml:space="preserve">) для всех типов запросов или </w:t>
            </w:r>
            <w:r w:rsidR="004C149B">
              <w:t>«</w:t>
            </w:r>
            <w:r w:rsidRPr="33249EA7">
              <w:t>Уровень контроля</w:t>
            </w:r>
            <w:r w:rsidR="004C149B">
              <w:t>»</w:t>
            </w:r>
            <w:r w:rsidRPr="33249EA7">
              <w:t xml:space="preserve"> (</w:t>
            </w:r>
            <w:r w:rsidRPr="33249EA7">
              <w:rPr>
                <w:lang w:val="en-US"/>
              </w:rPr>
              <w:t>BalLevContrl</w:t>
            </w:r>
            <w:r w:rsidRPr="33249EA7">
              <w:t>) для запросов ACCOUNTING и REVERSAL)</w:t>
            </w:r>
          </w:p>
        </w:tc>
        <w:tc>
          <w:tcPr>
            <w:tcW w:w="6744" w:type="dxa"/>
          </w:tcPr>
          <w:p w14:paraId="4E0BE30F" w14:textId="2721D089" w:rsidR="000748ED" w:rsidRPr="33249EA7" w:rsidRDefault="000748ED" w:rsidP="00C75A4E">
            <w:pPr>
              <w:pStyle w:val="GOSTTablenorm"/>
            </w:pPr>
            <w:r w:rsidRPr="33249EA7">
              <w:t>В заголовке запроса отсутствуют обязательные параметры &lt;параметр1&gt;, &lt;параметр2&gt;, &lt;параметр3&gt;</w:t>
            </w:r>
          </w:p>
        </w:tc>
        <w:tc>
          <w:tcPr>
            <w:tcW w:w="2637" w:type="dxa"/>
          </w:tcPr>
          <w:p w14:paraId="39129DB3" w14:textId="5749D6EF" w:rsidR="000748ED" w:rsidRPr="33249EA7" w:rsidRDefault="000748ED" w:rsidP="00C75A4E">
            <w:pPr>
              <w:pStyle w:val="GOSTTablenorm"/>
              <w:rPr>
                <w:lang w:val="en-US"/>
              </w:rPr>
            </w:pPr>
            <w:r w:rsidRPr="33249EA7">
              <w:t>Все запросы</w:t>
            </w:r>
          </w:p>
        </w:tc>
      </w:tr>
      <w:tr w:rsidR="003E3E86" w:rsidRPr="00D70F05" w14:paraId="09415493" w14:textId="77777777" w:rsidTr="00C75A4E">
        <w:trPr>
          <w:trHeight w:val="456"/>
        </w:trPr>
        <w:tc>
          <w:tcPr>
            <w:tcW w:w="757" w:type="dxa"/>
          </w:tcPr>
          <w:p w14:paraId="0729BEB1" w14:textId="77777777" w:rsidR="003E3E86" w:rsidRDefault="003E3E86" w:rsidP="003E3E86">
            <w:pPr>
              <w:pStyle w:val="affffd"/>
              <w:numPr>
                <w:ilvl w:val="0"/>
                <w:numId w:val="2"/>
              </w:numPr>
              <w:spacing w:line="259" w:lineRule="auto"/>
              <w:rPr>
                <w:color w:val="000000" w:themeColor="text1"/>
                <w:sz w:val="22"/>
                <w:szCs w:val="22"/>
              </w:rPr>
            </w:pPr>
          </w:p>
        </w:tc>
        <w:tc>
          <w:tcPr>
            <w:tcW w:w="5556" w:type="dxa"/>
            <w:noWrap/>
          </w:tcPr>
          <w:p w14:paraId="67855248" w14:textId="77777777" w:rsidR="003E3E86" w:rsidRPr="33249EA7" w:rsidRDefault="003E3E86" w:rsidP="00C75A4E">
            <w:pPr>
              <w:pStyle w:val="GOSTTablenorm"/>
            </w:pPr>
            <w:r>
              <w:t>В систему поступил запрос с неуникальным глобальным идентификатором запроса (</w:t>
            </w:r>
            <w:r w:rsidRPr="000D4A71">
              <w:t>ReqGuid</w:t>
            </w:r>
            <w:r>
              <w:t>)</w:t>
            </w:r>
          </w:p>
        </w:tc>
        <w:tc>
          <w:tcPr>
            <w:tcW w:w="6744" w:type="dxa"/>
          </w:tcPr>
          <w:p w14:paraId="00B28707" w14:textId="77777777" w:rsidR="003E3E86" w:rsidRPr="005D5D58" w:rsidRDefault="003E3E86" w:rsidP="00C75A4E">
            <w:pPr>
              <w:pStyle w:val="GOSTTablenorm"/>
            </w:pPr>
            <w:r w:rsidRPr="0099492F">
              <w:t>Запрос с ГУИД &lt;</w:t>
            </w:r>
            <w:r>
              <w:t>глобальный идентификатор</w:t>
            </w:r>
            <w:r w:rsidRPr="0099492F">
              <w:t xml:space="preserve"> запроса&gt; уже был обработан ранее</w:t>
            </w:r>
          </w:p>
        </w:tc>
        <w:tc>
          <w:tcPr>
            <w:tcW w:w="2637" w:type="dxa"/>
          </w:tcPr>
          <w:p w14:paraId="5BF2B61D" w14:textId="77777777" w:rsidR="003E3E86" w:rsidRPr="00474CDD" w:rsidRDefault="003E3E86" w:rsidP="00C75A4E">
            <w:pPr>
              <w:pStyle w:val="GOSTTablenorm"/>
            </w:pPr>
            <w:r w:rsidRPr="00474CDD">
              <w:t xml:space="preserve">Все запросы за исключением запроса </w:t>
            </w:r>
            <w:r w:rsidRPr="00C75A4E">
              <w:t>STATUS</w:t>
            </w:r>
          </w:p>
        </w:tc>
      </w:tr>
      <w:tr w:rsidR="00A168D6" w:rsidRPr="00D70F05" w14:paraId="49F5BD4D" w14:textId="77777777" w:rsidTr="00C75A4E">
        <w:trPr>
          <w:trHeight w:val="456"/>
          <w:ins w:id="1116" w:author="Сказецкая Наталья Камилевна" w:date="2024-02-13T22:13:00Z"/>
        </w:trPr>
        <w:tc>
          <w:tcPr>
            <w:tcW w:w="757" w:type="dxa"/>
          </w:tcPr>
          <w:p w14:paraId="3DA18853" w14:textId="77777777" w:rsidR="00A168D6" w:rsidRDefault="00A168D6" w:rsidP="00A168D6">
            <w:pPr>
              <w:pStyle w:val="affffd"/>
              <w:numPr>
                <w:ilvl w:val="0"/>
                <w:numId w:val="2"/>
              </w:numPr>
              <w:spacing w:line="259" w:lineRule="auto"/>
              <w:rPr>
                <w:ins w:id="1117" w:author="Сказецкая Наталья Камилевна" w:date="2024-02-13T22:13:00Z"/>
                <w:color w:val="000000" w:themeColor="text1"/>
                <w:sz w:val="22"/>
                <w:szCs w:val="22"/>
              </w:rPr>
            </w:pPr>
          </w:p>
        </w:tc>
        <w:tc>
          <w:tcPr>
            <w:tcW w:w="5556" w:type="dxa"/>
            <w:noWrap/>
          </w:tcPr>
          <w:p w14:paraId="78F7A912" w14:textId="60E26BFD" w:rsidR="00A168D6" w:rsidRPr="00481585" w:rsidRDefault="00481585" w:rsidP="00481585">
            <w:pPr>
              <w:pStyle w:val="GOSTTablenorm"/>
              <w:rPr>
                <w:ins w:id="1118" w:author="Сказецкая Наталья Камилевна" w:date="2024-02-13T22:13:00Z"/>
              </w:rPr>
            </w:pPr>
            <w:commentRangeStart w:id="1119"/>
            <w:ins w:id="1120" w:author="Сказецкая Наталья Камилевна" w:date="2024-02-13T22:15:00Z">
              <w:r>
                <w:t xml:space="preserve">В запросе </w:t>
              </w:r>
            </w:ins>
            <w:commentRangeEnd w:id="1119"/>
            <w:ins w:id="1121" w:author="Сказецкая Наталья Камилевна" w:date="2024-02-13T22:19:00Z">
              <w:r>
                <w:rPr>
                  <w:rStyle w:val="afff4"/>
                </w:rPr>
                <w:commentReference w:id="1119"/>
              </w:r>
            </w:ins>
            <w:ins w:id="1122" w:author="Сказецкая Наталья Камилевна" w:date="2024-02-13T22:15:00Z">
              <w:r>
                <w:t>указано значение, не соответсвующее типу данных</w:t>
              </w:r>
            </w:ins>
            <w:ins w:id="1123" w:author="Сказецкая Наталья Камилевна" w:date="2024-02-13T22:16:00Z">
              <w:r>
                <w:t>, установленному форматами обмена</w:t>
              </w:r>
            </w:ins>
            <w:ins w:id="1124" w:author="Сказецкая Наталья Камилевна" w:date="2024-02-13T22:17:00Z">
              <w:r>
                <w:t xml:space="preserve"> для данного параметра запроса</w:t>
              </w:r>
            </w:ins>
          </w:p>
        </w:tc>
        <w:tc>
          <w:tcPr>
            <w:tcW w:w="6744" w:type="dxa"/>
          </w:tcPr>
          <w:p w14:paraId="501E1E56" w14:textId="53CE12A6" w:rsidR="00A168D6" w:rsidRPr="0099492F" w:rsidRDefault="00A168D6" w:rsidP="00A168D6">
            <w:pPr>
              <w:pStyle w:val="GOSTTablenorm"/>
              <w:rPr>
                <w:ins w:id="1125" w:author="Сказецкая Наталья Камилевна" w:date="2024-02-13T22:13:00Z"/>
              </w:rPr>
            </w:pPr>
            <w:ins w:id="1126" w:author="Сказецкая Наталья Камилевна" w:date="2024-02-13T22:13:00Z">
              <w:r w:rsidRPr="00A168D6">
                <w:rPr>
                  <w:szCs w:val="22"/>
                </w:rPr>
                <w:t>Значение параметра &lt;наименование параметра&gt; не соответствует типу данных ТФО [</w:t>
              </w:r>
              <w:r>
                <w:rPr>
                  <w:szCs w:val="22"/>
                </w:rPr>
                <w:t>значение параметра, переданное в запросе</w:t>
              </w:r>
              <w:r w:rsidRPr="00A168D6">
                <w:rPr>
                  <w:szCs w:val="22"/>
                </w:rPr>
                <w:t>]</w:t>
              </w:r>
            </w:ins>
          </w:p>
        </w:tc>
        <w:tc>
          <w:tcPr>
            <w:tcW w:w="2637" w:type="dxa"/>
          </w:tcPr>
          <w:p w14:paraId="2E7E9A64" w14:textId="72689A49" w:rsidR="00A168D6" w:rsidRPr="00474CDD" w:rsidRDefault="00A168D6" w:rsidP="00293C54">
            <w:pPr>
              <w:pStyle w:val="GOSTTablenorm"/>
              <w:rPr>
                <w:ins w:id="1127" w:author="Сказецкая Наталья Камилевна" w:date="2024-02-13T22:13:00Z"/>
              </w:rPr>
            </w:pPr>
            <w:ins w:id="1128" w:author="Сказецкая Наталья Камилевна" w:date="2024-02-13T22:13:00Z">
              <w:r>
                <w:t>Все запросы</w:t>
              </w:r>
            </w:ins>
          </w:p>
        </w:tc>
      </w:tr>
      <w:tr w:rsidR="00CE4726" w:rsidRPr="00D70F05" w14:paraId="64B99EE9" w14:textId="77777777" w:rsidTr="00C75A4E">
        <w:trPr>
          <w:trHeight w:val="456"/>
        </w:trPr>
        <w:tc>
          <w:tcPr>
            <w:tcW w:w="15694" w:type="dxa"/>
            <w:gridSpan w:val="4"/>
          </w:tcPr>
          <w:p w14:paraId="14037C06" w14:textId="1ED0846E" w:rsidR="00CE4726" w:rsidRPr="000748ED" w:rsidRDefault="00CE4726" w:rsidP="00CE4726">
            <w:pPr>
              <w:spacing w:line="259" w:lineRule="auto"/>
              <w:ind w:firstLine="0"/>
              <w:jc w:val="left"/>
              <w:rPr>
                <w:b/>
              </w:rPr>
            </w:pPr>
            <w:r w:rsidRPr="00CE4726">
              <w:rPr>
                <w:b/>
                <w:color w:val="000000" w:themeColor="text1"/>
                <w:sz w:val="22"/>
                <w:szCs w:val="22"/>
              </w:rPr>
              <w:t xml:space="preserve">Ошибки обработки запросов на </w:t>
            </w:r>
            <w:r w:rsidR="005039AB">
              <w:rPr>
                <w:b/>
                <w:color w:val="000000" w:themeColor="text1"/>
                <w:sz w:val="22"/>
                <w:szCs w:val="22"/>
              </w:rPr>
              <w:t>подбор, сторнирование, переформироание, отмену</w:t>
            </w:r>
            <w:r w:rsidRPr="00CE4726">
              <w:rPr>
                <w:b/>
                <w:color w:val="000000" w:themeColor="text1"/>
                <w:sz w:val="22"/>
                <w:szCs w:val="22"/>
              </w:rPr>
              <w:t xml:space="preserve"> и просмотр записей учета по документу</w:t>
            </w:r>
          </w:p>
        </w:tc>
      </w:tr>
      <w:tr w:rsidR="000748ED" w:rsidRPr="00D70F05" w14:paraId="02B455A0" w14:textId="77777777" w:rsidTr="00C75A4E">
        <w:trPr>
          <w:trHeight w:val="456"/>
        </w:trPr>
        <w:tc>
          <w:tcPr>
            <w:tcW w:w="757" w:type="dxa"/>
          </w:tcPr>
          <w:p w14:paraId="0C7302C7" w14:textId="77777777"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333E52A7" w14:textId="3DAB8415" w:rsidR="000748ED" w:rsidRPr="33249EA7" w:rsidRDefault="000748ED" w:rsidP="00C75A4E">
            <w:pPr>
              <w:pStyle w:val="GOSTTablenorm"/>
            </w:pPr>
            <w:r w:rsidRPr="33249EA7">
              <w:t>Не пройден контроль остатков средств</w:t>
            </w:r>
          </w:p>
        </w:tc>
        <w:tc>
          <w:tcPr>
            <w:tcW w:w="6744" w:type="dxa"/>
          </w:tcPr>
          <w:p w14:paraId="78F599A5" w14:textId="085EB815" w:rsidR="000748ED" w:rsidRPr="005366FE" w:rsidRDefault="000748ED" w:rsidP="00C75A4E">
            <w:pPr>
              <w:pStyle w:val="GOSTTablenorm"/>
            </w:pPr>
            <w:r w:rsidRPr="33249EA7">
              <w:t>По счету &lt;счет превышения&gt; недостаточно средств. Сумма по строке: &lt;сумма&gt;. Сумма по документу: &lt;сумма&gt;. Сумма доступного остатка: &lt;сумма&gt;. Сумма превышения: &lt;сумма&gt;. Дата: &lt;дата&gt;</w:t>
            </w:r>
            <w:ins w:id="1129" w:author="Сказецкая Наталья Камилевна" w:date="2026-04-14T16:29:00Z">
              <w:r w:rsidR="00DB0825" w:rsidRPr="00DB0825">
                <w:t xml:space="preserve">. </w:t>
              </w:r>
              <w:commentRangeStart w:id="1130"/>
              <w:r w:rsidR="00DB0825" w:rsidRPr="00DB0825">
                <w:rPr>
                  <w:lang w:val="en-US"/>
                </w:rPr>
                <w:t>GUID</w:t>
              </w:r>
              <w:r w:rsidR="00DB0825" w:rsidRPr="00DB0825">
                <w:t>: &lt;глобальный идентификатор документа&gt;</w:t>
              </w:r>
              <w:commentRangeEnd w:id="1130"/>
              <w:r w:rsidR="00DB0825">
                <w:rPr>
                  <w:rStyle w:val="afff4"/>
                </w:rPr>
                <w:commentReference w:id="1130"/>
              </w:r>
            </w:ins>
          </w:p>
        </w:tc>
        <w:tc>
          <w:tcPr>
            <w:tcW w:w="2637" w:type="dxa"/>
          </w:tcPr>
          <w:p w14:paraId="570F896E" w14:textId="77777777" w:rsidR="000748ED" w:rsidRPr="00D70F05" w:rsidRDefault="000748ED" w:rsidP="00C75A4E">
            <w:pPr>
              <w:pStyle w:val="GOSTTablenorm"/>
              <w:rPr>
                <w:lang w:val="en-US"/>
              </w:rPr>
            </w:pPr>
            <w:r w:rsidRPr="33249EA7">
              <w:rPr>
                <w:lang w:val="en-US"/>
              </w:rPr>
              <w:t>ACCOUNTING;</w:t>
            </w:r>
          </w:p>
          <w:p w14:paraId="01144C00" w14:textId="0A181482" w:rsidR="000748ED" w:rsidRPr="33249EA7" w:rsidRDefault="000748ED" w:rsidP="00C75A4E">
            <w:pPr>
              <w:pStyle w:val="GOSTTablenorm"/>
              <w:rPr>
                <w:lang w:val="en-US"/>
              </w:rPr>
            </w:pPr>
            <w:r w:rsidRPr="33249EA7">
              <w:t>REVERSAL</w:t>
            </w:r>
          </w:p>
        </w:tc>
      </w:tr>
      <w:tr w:rsidR="000748ED" w:rsidRPr="00D70F05" w14:paraId="7FC33704" w14:textId="77777777" w:rsidTr="00C75A4E">
        <w:trPr>
          <w:trHeight w:val="456"/>
        </w:trPr>
        <w:tc>
          <w:tcPr>
            <w:tcW w:w="757" w:type="dxa"/>
          </w:tcPr>
          <w:p w14:paraId="1353888C" w14:textId="64CB91AA"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08D71C69" w14:textId="77777777" w:rsidR="000748ED" w:rsidRPr="00D70F05" w:rsidRDefault="000748ED" w:rsidP="00C75A4E">
            <w:pPr>
              <w:pStyle w:val="GOSTTablenorm"/>
              <w:rPr>
                <w:color w:val="000000"/>
              </w:rPr>
            </w:pPr>
            <w:r w:rsidRPr="33249EA7">
              <w:t>В системе не найден документ, по которому требуется выполнить ту или иную операцию</w:t>
            </w:r>
          </w:p>
        </w:tc>
        <w:tc>
          <w:tcPr>
            <w:tcW w:w="6744" w:type="dxa"/>
          </w:tcPr>
          <w:p w14:paraId="3F699121" w14:textId="77777777" w:rsidR="000748ED" w:rsidRPr="00D70F05" w:rsidRDefault="000748ED" w:rsidP="00C75A4E">
            <w:pPr>
              <w:pStyle w:val="GOSTTablenorm"/>
              <w:rPr>
                <w:color w:val="000000"/>
              </w:rPr>
            </w:pPr>
            <w:r w:rsidRPr="33249EA7">
              <w:t>Документ не найден по внешнему идентификатору &lt;глобальный идентификатор документа&gt;</w:t>
            </w:r>
          </w:p>
        </w:tc>
        <w:tc>
          <w:tcPr>
            <w:tcW w:w="2637" w:type="dxa"/>
          </w:tcPr>
          <w:p w14:paraId="418F2027" w14:textId="444EA3A4" w:rsidR="000748ED" w:rsidRPr="003619D9" w:rsidRDefault="000748ED" w:rsidP="00C75A4E">
            <w:pPr>
              <w:pStyle w:val="GOSTTablenorm"/>
              <w:rPr>
                <w:lang w:val="en-US"/>
              </w:rPr>
            </w:pPr>
            <w:r w:rsidRPr="003619D9">
              <w:rPr>
                <w:lang w:val="en-US"/>
              </w:rPr>
              <w:t>ACCOUNTING;</w:t>
            </w:r>
          </w:p>
          <w:p w14:paraId="6C7D4499" w14:textId="335CF5F4" w:rsidR="000748ED" w:rsidRPr="00D70F05" w:rsidRDefault="000748ED" w:rsidP="00C75A4E">
            <w:pPr>
              <w:pStyle w:val="GOSTTablenorm"/>
            </w:pPr>
            <w:r w:rsidRPr="33249EA7">
              <w:t>REVERSAL;</w:t>
            </w:r>
          </w:p>
          <w:p w14:paraId="4FF1868A" w14:textId="2EF6DEA6" w:rsidR="000748ED" w:rsidRPr="003619D9" w:rsidRDefault="000748ED" w:rsidP="00C75A4E">
            <w:pPr>
              <w:pStyle w:val="GOSTTablenorm"/>
              <w:rPr>
                <w:lang w:val="en-US"/>
              </w:rPr>
            </w:pPr>
            <w:r w:rsidRPr="003619D9">
              <w:rPr>
                <w:lang w:val="en-US"/>
              </w:rPr>
              <w:t>OPLIST</w:t>
            </w:r>
          </w:p>
        </w:tc>
      </w:tr>
      <w:tr w:rsidR="000748ED" w:rsidRPr="00D70F05" w14:paraId="69D93518" w14:textId="77777777" w:rsidTr="00C75A4E">
        <w:trPr>
          <w:trHeight w:val="456"/>
        </w:trPr>
        <w:tc>
          <w:tcPr>
            <w:tcW w:w="757" w:type="dxa"/>
          </w:tcPr>
          <w:p w14:paraId="06AD2818" w14:textId="32B464BB"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7F22A151" w14:textId="77777777" w:rsidR="000748ED" w:rsidRPr="00D70F05" w:rsidRDefault="000748ED" w:rsidP="00C75A4E">
            <w:pPr>
              <w:pStyle w:val="GOSTTablenorm"/>
              <w:rPr>
                <w:color w:val="000000"/>
              </w:rPr>
            </w:pPr>
            <w:r w:rsidRPr="33249EA7">
              <w:t>Некорректный этап обработки в запросе</w:t>
            </w:r>
          </w:p>
        </w:tc>
        <w:tc>
          <w:tcPr>
            <w:tcW w:w="6744" w:type="dxa"/>
          </w:tcPr>
          <w:p w14:paraId="6E938CD8" w14:textId="13A215C5" w:rsidR="000748ED" w:rsidRPr="00DB0825" w:rsidRDefault="000748ED" w:rsidP="00C75A4E">
            <w:pPr>
              <w:pStyle w:val="GOSTTablenorm"/>
              <w:rPr>
                <w:color w:val="000000"/>
              </w:rPr>
            </w:pPr>
            <w:r w:rsidRPr="33249EA7">
              <w:t>Этап обработки &lt;этап&gt; не найден для типа документа &lt;тип документа&gt;</w:t>
            </w:r>
            <w:ins w:id="1131" w:author="Сказецкая Наталья Камилевна" w:date="2026-04-14T16:33:00Z">
              <w:r w:rsidR="00DB0825">
                <w:t xml:space="preserve"> с</w:t>
              </w:r>
            </w:ins>
            <w:ins w:id="1132" w:author="Сказецкая Наталья Камилевна" w:date="2026-04-14T16:31:00Z">
              <w:r w:rsidR="00DB0825">
                <w:t xml:space="preserve"> </w:t>
              </w:r>
              <w:commentRangeStart w:id="1133"/>
              <w:r w:rsidR="00DB0825" w:rsidRPr="00DB0825">
                <w:rPr>
                  <w:lang w:val="en-US"/>
                </w:rPr>
                <w:t>GUID</w:t>
              </w:r>
              <w:r w:rsidR="00DB0825" w:rsidRPr="00DB0825">
                <w:t xml:space="preserve"> &lt;глобальный идентификатор документа&gt;</w:t>
              </w:r>
              <w:commentRangeEnd w:id="1133"/>
              <w:r w:rsidR="00DB0825">
                <w:rPr>
                  <w:rStyle w:val="afff4"/>
                </w:rPr>
                <w:commentReference w:id="1133"/>
              </w:r>
            </w:ins>
          </w:p>
        </w:tc>
        <w:tc>
          <w:tcPr>
            <w:tcW w:w="2637" w:type="dxa"/>
          </w:tcPr>
          <w:p w14:paraId="594E8B83" w14:textId="359280DD" w:rsidR="000748ED" w:rsidRPr="000D4A71" w:rsidRDefault="000748ED" w:rsidP="00C75A4E">
            <w:pPr>
              <w:pStyle w:val="GOSTTablenorm"/>
              <w:rPr>
                <w:lang w:val="en-US"/>
              </w:rPr>
            </w:pPr>
            <w:r w:rsidRPr="000D4A71">
              <w:rPr>
                <w:lang w:val="en-US"/>
              </w:rPr>
              <w:t>ACCOUNTING;</w:t>
            </w:r>
          </w:p>
          <w:p w14:paraId="2D8F3461" w14:textId="336AEE18" w:rsidR="000748ED" w:rsidRPr="000D4A71" w:rsidRDefault="000748ED" w:rsidP="00C75A4E">
            <w:pPr>
              <w:pStyle w:val="GOSTTablenorm"/>
              <w:rPr>
                <w:lang w:val="en-US"/>
              </w:rPr>
            </w:pPr>
            <w:r w:rsidRPr="000D4A71">
              <w:rPr>
                <w:lang w:val="en-US"/>
              </w:rPr>
              <w:t>REVERSAL</w:t>
            </w:r>
          </w:p>
        </w:tc>
      </w:tr>
      <w:tr w:rsidR="000748ED" w:rsidRPr="00D70F05" w14:paraId="0C067978" w14:textId="77777777" w:rsidTr="00C75A4E">
        <w:trPr>
          <w:trHeight w:val="456"/>
        </w:trPr>
        <w:tc>
          <w:tcPr>
            <w:tcW w:w="757" w:type="dxa"/>
          </w:tcPr>
          <w:p w14:paraId="175FCB20" w14:textId="546EE8D2"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4CD6BAFA" w14:textId="77777777" w:rsidR="000748ED" w:rsidRPr="00D70F05" w:rsidRDefault="000748ED" w:rsidP="00C75A4E">
            <w:pPr>
              <w:pStyle w:val="GOSTTablenorm"/>
              <w:rPr>
                <w:color w:val="000000"/>
              </w:rPr>
            </w:pPr>
            <w:r w:rsidRPr="33249EA7">
              <w:t xml:space="preserve">По этапу обработки документа, присланному в составе запроса, есть активные правила, но ни одно из них не подошло по условиям выбора </w:t>
            </w:r>
          </w:p>
        </w:tc>
        <w:tc>
          <w:tcPr>
            <w:tcW w:w="6744" w:type="dxa"/>
          </w:tcPr>
          <w:p w14:paraId="64CFD9D1" w14:textId="4B76B605" w:rsidR="000748ED" w:rsidRPr="00D70F05" w:rsidRDefault="000748ED" w:rsidP="00C75A4E">
            <w:pPr>
              <w:pStyle w:val="GOSTTablenorm"/>
              <w:rPr>
                <w:color w:val="000000"/>
              </w:rPr>
            </w:pPr>
            <w:r w:rsidRPr="33249EA7">
              <w:t>Не удалось подобрать ни одной записи учета по документу</w:t>
            </w:r>
            <w:ins w:id="1134" w:author="Сказецкая Наталья Камилевна" w:date="2026-04-14T16:32:00Z">
              <w:r w:rsidR="00DB0825" w:rsidRPr="00DB0825">
                <w:t xml:space="preserve"> </w:t>
              </w:r>
              <w:commentRangeStart w:id="1135"/>
              <w:r w:rsidR="00DB0825" w:rsidRPr="00DB0825">
                <w:t>&lt;глобальный идентификатор документа&gt;</w:t>
              </w:r>
              <w:commentRangeEnd w:id="1135"/>
              <w:r w:rsidR="00DB0825">
                <w:rPr>
                  <w:rStyle w:val="afff4"/>
                </w:rPr>
                <w:commentReference w:id="1135"/>
              </w:r>
            </w:ins>
          </w:p>
        </w:tc>
        <w:tc>
          <w:tcPr>
            <w:tcW w:w="2637" w:type="dxa"/>
          </w:tcPr>
          <w:p w14:paraId="14E40E54" w14:textId="50667161" w:rsidR="000748ED" w:rsidRPr="00D70F05" w:rsidRDefault="000748ED" w:rsidP="00C75A4E">
            <w:pPr>
              <w:pStyle w:val="GOSTTablenorm"/>
              <w:rPr>
                <w:lang w:val="en-US"/>
              </w:rPr>
            </w:pPr>
            <w:r w:rsidRPr="33249EA7">
              <w:rPr>
                <w:lang w:val="en-US"/>
              </w:rPr>
              <w:t>ACCOUNTING</w:t>
            </w:r>
          </w:p>
        </w:tc>
      </w:tr>
      <w:tr w:rsidR="000748ED" w:rsidRPr="00D70F05" w14:paraId="1E88C866" w14:textId="77777777" w:rsidTr="00C75A4E">
        <w:trPr>
          <w:trHeight w:val="456"/>
        </w:trPr>
        <w:tc>
          <w:tcPr>
            <w:tcW w:w="757" w:type="dxa"/>
          </w:tcPr>
          <w:p w14:paraId="0BCFDEFC" w14:textId="62E37A96"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6F6EB8F9" w14:textId="77777777" w:rsidR="000748ED" w:rsidRPr="00D70F05" w:rsidRDefault="000748ED" w:rsidP="00C75A4E">
            <w:pPr>
              <w:pStyle w:val="GOSTTablenorm"/>
              <w:rPr>
                <w:color w:val="000000"/>
              </w:rPr>
            </w:pPr>
            <w:r w:rsidRPr="33249EA7">
              <w:t>Не соблюдена последовательность выполнения этапов обработки документа, установленная бизнес-процессом (соответствующей цепочкой)</w:t>
            </w:r>
          </w:p>
        </w:tc>
        <w:tc>
          <w:tcPr>
            <w:tcW w:w="6744" w:type="dxa"/>
          </w:tcPr>
          <w:p w14:paraId="05BB1422" w14:textId="01431F21" w:rsidR="000748ED" w:rsidRPr="00D70F05" w:rsidRDefault="000748ED" w:rsidP="00C75A4E">
            <w:pPr>
              <w:pStyle w:val="GOSTTablenorm"/>
              <w:rPr>
                <w:color w:val="000000"/>
              </w:rPr>
            </w:pPr>
            <w:r w:rsidRPr="33249EA7">
              <w:t xml:space="preserve">Этап обработки &lt;выполняемый этап&gt; не может быть выполнен </w:t>
            </w:r>
            <w:ins w:id="1136" w:author="Сказецкая Наталья Камилевна" w:date="2026-04-14T16:33:00Z">
              <w:r w:rsidR="00DB0825">
                <w:t xml:space="preserve">для документа </w:t>
              </w:r>
              <w:r w:rsidR="00DB0825" w:rsidRPr="00DB0825">
                <w:t>&lt;глобальный идентификатор документа&gt;</w:t>
              </w:r>
              <w:r w:rsidR="00DB0825">
                <w:rPr>
                  <w:b/>
                  <w:bCs/>
                </w:rPr>
                <w:t xml:space="preserve"> </w:t>
              </w:r>
            </w:ins>
            <w:r w:rsidRPr="33249EA7">
              <w:t>согласно настройкам бизнес-процесса. Последний выполненный этап - &lt;последний выполненный этап&gt;</w:t>
            </w:r>
          </w:p>
        </w:tc>
        <w:tc>
          <w:tcPr>
            <w:tcW w:w="2637" w:type="dxa"/>
          </w:tcPr>
          <w:p w14:paraId="75001093" w14:textId="051880F1" w:rsidR="000748ED" w:rsidRPr="00D70F05" w:rsidRDefault="000748ED" w:rsidP="00C75A4E">
            <w:pPr>
              <w:pStyle w:val="GOSTTablenorm"/>
              <w:rPr>
                <w:lang w:val="en-US"/>
              </w:rPr>
            </w:pPr>
            <w:r w:rsidRPr="33249EA7">
              <w:rPr>
                <w:lang w:val="en-US"/>
              </w:rPr>
              <w:t>ACCOUNTING</w:t>
            </w:r>
          </w:p>
        </w:tc>
      </w:tr>
      <w:tr w:rsidR="000748ED" w:rsidRPr="00D70F05" w14:paraId="2420F4CD" w14:textId="77777777" w:rsidTr="00C75A4E">
        <w:trPr>
          <w:trHeight w:val="456"/>
        </w:trPr>
        <w:tc>
          <w:tcPr>
            <w:tcW w:w="757" w:type="dxa"/>
          </w:tcPr>
          <w:p w14:paraId="686A9012" w14:textId="3E5A2DAB"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007CA13D" w14:textId="77777777" w:rsidR="000748ED" w:rsidRPr="00D70F05" w:rsidRDefault="000748ED" w:rsidP="00C75A4E">
            <w:pPr>
              <w:pStyle w:val="GOSTTablenorm"/>
              <w:rPr>
                <w:color w:val="000000"/>
              </w:rPr>
            </w:pPr>
            <w:r w:rsidRPr="33249EA7">
              <w:t>Не пройден контроль статуса операционного дня</w:t>
            </w:r>
          </w:p>
        </w:tc>
        <w:tc>
          <w:tcPr>
            <w:tcW w:w="6744" w:type="dxa"/>
          </w:tcPr>
          <w:p w14:paraId="48424CC5" w14:textId="37EF2C77" w:rsidR="000748ED" w:rsidRPr="00D70F05" w:rsidRDefault="000748ED" w:rsidP="0027578C">
            <w:pPr>
              <w:pStyle w:val="GOSTTablenorm"/>
              <w:rPr>
                <w:color w:val="000000"/>
              </w:rPr>
            </w:pPr>
            <w:r w:rsidRPr="33249EA7">
              <w:t xml:space="preserve">Невозможно провести операцию. День &lt;дата&gt; </w:t>
            </w:r>
            <w:commentRangeStart w:id="1137"/>
            <w:ins w:id="1138" w:author="Сказецкая Наталья Камилевна" w:date="2026-04-15T21:05:00Z">
              <w:r w:rsidR="00230FD4" w:rsidRPr="00230FD4">
                <w:rPr>
                  <w:highlight w:val="green"/>
                </w:rPr>
                <w:t xml:space="preserve">для </w:t>
              </w:r>
            </w:ins>
            <w:commentRangeEnd w:id="1137"/>
            <w:ins w:id="1139" w:author="Сказецкая Наталья Камилевна" w:date="2026-04-15T21:13:00Z">
              <w:r w:rsidR="00230FD4">
                <w:rPr>
                  <w:rStyle w:val="afff4"/>
                </w:rPr>
                <w:commentReference w:id="1137"/>
              </w:r>
            </w:ins>
            <w:ins w:id="1140" w:author="Сказецкая Наталья Камилевна" w:date="2026-04-15T21:05:00Z">
              <w:r w:rsidR="00230FD4" w:rsidRPr="00230FD4">
                <w:rPr>
                  <w:highlight w:val="green"/>
                </w:rPr>
                <w:t xml:space="preserve">организаций </w:t>
              </w:r>
            </w:ins>
            <w:del w:id="1141" w:author="Сказецкая Наталья Камилевна" w:date="2026-04-15T21:05:00Z">
              <w:r w:rsidRPr="00230FD4" w:rsidDel="00230FD4">
                <w:rPr>
                  <w:highlight w:val="green"/>
                </w:rPr>
                <w:delText>подразделения &lt;код ТОФК&gt;</w:delText>
              </w:r>
              <w:r w:rsidRPr="33249EA7" w:rsidDel="00230FD4">
                <w:delText xml:space="preserve"> </w:delText>
              </w:r>
            </w:del>
            <w:r w:rsidRPr="33249EA7">
              <w:t>имеет ст</w:t>
            </w:r>
            <w:r w:rsidR="0027578C">
              <w:t>атус</w:t>
            </w:r>
            <w:ins w:id="1142" w:author="Сказецкая Наталья Камилевна" w:date="2026-04-15T21:05:00Z">
              <w:r w:rsidR="00230FD4" w:rsidRPr="00230FD4">
                <w:rPr>
                  <w:highlight w:val="green"/>
                </w:rPr>
                <w:t>:</w:t>
              </w:r>
            </w:ins>
            <w:r w:rsidR="0027578C" w:rsidRPr="00230FD4">
              <w:rPr>
                <w:highlight w:val="green"/>
              </w:rPr>
              <w:t xml:space="preserve"> </w:t>
            </w:r>
            <w:ins w:id="1143" w:author="Сказецкая Наталья Камилевна" w:date="2026-04-15T21:05:00Z">
              <w:r w:rsidR="00230FD4" w:rsidRPr="00230FD4">
                <w:rPr>
                  <w:highlight w:val="green"/>
                </w:rPr>
                <w:t>&lt;код ТОФК1&gt;  -</w:t>
              </w:r>
              <w:r w:rsidR="00230FD4">
                <w:t xml:space="preserve"> </w:t>
              </w:r>
            </w:ins>
            <w:r w:rsidR="0027578C">
              <w:t>&lt;статус операционного дня</w:t>
            </w:r>
            <w:ins w:id="1144" w:author="Сказецкая Наталья Камилевна" w:date="2026-04-15T21:05:00Z">
              <w:r w:rsidR="00230FD4">
                <w:t xml:space="preserve"> </w:t>
              </w:r>
              <w:r w:rsidR="00230FD4" w:rsidRPr="00230FD4">
                <w:rPr>
                  <w:highlight w:val="green"/>
                </w:rPr>
                <w:t>ТОФК1</w:t>
              </w:r>
            </w:ins>
            <w:r w:rsidR="0027578C">
              <w:t>&gt;</w:t>
            </w:r>
            <w:ins w:id="1145" w:author="Сказецкая Наталья Камилевна" w:date="2026-04-15T21:05:00Z">
              <w:r w:rsidR="00230FD4" w:rsidRPr="00230FD4">
                <w:rPr>
                  <w:highlight w:val="green"/>
                </w:rPr>
                <w:t xml:space="preserve">, </w:t>
              </w:r>
            </w:ins>
            <w:ins w:id="1146" w:author="Сказецкая Наталья Камилевна" w:date="2026-04-15T21:06:00Z">
              <w:r w:rsidR="00230FD4" w:rsidRPr="00230FD4">
                <w:rPr>
                  <w:highlight w:val="green"/>
                </w:rPr>
                <w:t xml:space="preserve"> &lt;код ТОФК2&gt;  - &lt;статус операционного дня ТОФК2&gt;, &lt;код ТОФК3&gt;  - &lt;статус операционного дня ТОФК3&gt;</w:t>
              </w:r>
            </w:ins>
          </w:p>
        </w:tc>
        <w:tc>
          <w:tcPr>
            <w:tcW w:w="2637" w:type="dxa"/>
          </w:tcPr>
          <w:p w14:paraId="677D7E84" w14:textId="181743D8" w:rsidR="000748ED" w:rsidRPr="000D4A71" w:rsidRDefault="000748ED" w:rsidP="00C75A4E">
            <w:pPr>
              <w:pStyle w:val="GOSTTablenorm"/>
              <w:rPr>
                <w:lang w:val="en-US"/>
              </w:rPr>
            </w:pPr>
            <w:r w:rsidRPr="000D4A71">
              <w:rPr>
                <w:lang w:val="en-US"/>
              </w:rPr>
              <w:t>ACCOUNTING;</w:t>
            </w:r>
          </w:p>
          <w:p w14:paraId="3287F078" w14:textId="646CEAF3" w:rsidR="000748ED" w:rsidRPr="000D4A71" w:rsidRDefault="000748ED" w:rsidP="00C75A4E">
            <w:pPr>
              <w:pStyle w:val="GOSTTablenorm"/>
              <w:rPr>
                <w:lang w:val="en-US"/>
              </w:rPr>
            </w:pPr>
            <w:r w:rsidRPr="000D4A71">
              <w:rPr>
                <w:lang w:val="en-US"/>
              </w:rPr>
              <w:t>REVERSAL</w:t>
            </w:r>
          </w:p>
        </w:tc>
      </w:tr>
      <w:tr w:rsidR="000748ED" w:rsidRPr="00D70F05" w14:paraId="765EA366" w14:textId="77777777" w:rsidTr="00C75A4E">
        <w:trPr>
          <w:trHeight w:val="456"/>
        </w:trPr>
        <w:tc>
          <w:tcPr>
            <w:tcW w:w="757" w:type="dxa"/>
          </w:tcPr>
          <w:p w14:paraId="470D048E" w14:textId="3570E99C"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1F5C21B5" w14:textId="77777777" w:rsidR="000748ED" w:rsidRPr="00D70F05" w:rsidRDefault="000748ED" w:rsidP="00C75A4E">
            <w:pPr>
              <w:pStyle w:val="GOSTTablenorm"/>
              <w:rPr>
                <w:color w:val="000000"/>
              </w:rPr>
            </w:pPr>
            <w:r w:rsidRPr="33249EA7">
              <w:t>Не удалось определить значение вычисляемого атрибута документа</w:t>
            </w:r>
          </w:p>
        </w:tc>
        <w:tc>
          <w:tcPr>
            <w:tcW w:w="6744" w:type="dxa"/>
          </w:tcPr>
          <w:p w14:paraId="2C85F04D" w14:textId="77777777" w:rsidR="000748ED" w:rsidRPr="00D70F05" w:rsidRDefault="000748ED" w:rsidP="00C75A4E">
            <w:pPr>
              <w:pStyle w:val="GOSTTablenorm"/>
              <w:rPr>
                <w:color w:val="000000"/>
              </w:rPr>
            </w:pPr>
            <w:r w:rsidRPr="33249EA7">
              <w:t xml:space="preserve">Не удалось определить значение атрибута &lt;наименование атрибута&gt; </w:t>
            </w:r>
          </w:p>
        </w:tc>
        <w:tc>
          <w:tcPr>
            <w:tcW w:w="2637" w:type="dxa"/>
          </w:tcPr>
          <w:p w14:paraId="296081C1" w14:textId="5901BF62" w:rsidR="000748ED" w:rsidRPr="000D4A71" w:rsidRDefault="000748ED" w:rsidP="00C75A4E">
            <w:pPr>
              <w:pStyle w:val="GOSTTablenorm"/>
              <w:rPr>
                <w:lang w:val="en-US"/>
              </w:rPr>
            </w:pPr>
            <w:r w:rsidRPr="33249EA7">
              <w:rPr>
                <w:lang w:val="en-US"/>
              </w:rPr>
              <w:t>ACCOUNTING</w:t>
            </w:r>
          </w:p>
        </w:tc>
      </w:tr>
      <w:tr w:rsidR="000748ED" w:rsidRPr="00D70F05" w14:paraId="376C901E" w14:textId="77777777" w:rsidTr="00C75A4E">
        <w:trPr>
          <w:trHeight w:val="456"/>
        </w:trPr>
        <w:tc>
          <w:tcPr>
            <w:tcW w:w="757" w:type="dxa"/>
          </w:tcPr>
          <w:p w14:paraId="19444E58" w14:textId="7C61E0C5"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27AF7B8A" w14:textId="77777777" w:rsidR="000748ED" w:rsidRPr="00D70F05" w:rsidRDefault="000748ED" w:rsidP="00C75A4E">
            <w:pPr>
              <w:pStyle w:val="GOSTTablenorm"/>
              <w:rPr>
                <w:color w:val="000000"/>
              </w:rPr>
            </w:pPr>
            <w:r w:rsidRPr="33249EA7">
              <w:t>В запросе некорректно заполнен параметр «Тип документа» (TypeDoc)</w:t>
            </w:r>
          </w:p>
        </w:tc>
        <w:tc>
          <w:tcPr>
            <w:tcW w:w="6744" w:type="dxa"/>
          </w:tcPr>
          <w:p w14:paraId="12231DCD" w14:textId="77777777" w:rsidR="000748ED" w:rsidRPr="00B46858" w:rsidRDefault="000748ED" w:rsidP="00C75A4E">
            <w:pPr>
              <w:pStyle w:val="GOSTTablenorm"/>
              <w:rPr>
                <w:color w:val="000000"/>
                <w:lang w:val="en-US"/>
              </w:rPr>
            </w:pPr>
            <w:r w:rsidRPr="33249EA7">
              <w:t xml:space="preserve">Неизвестный тип документа </w:t>
            </w:r>
            <w:r w:rsidRPr="33249EA7">
              <w:rPr>
                <w:lang w:val="en-US"/>
              </w:rPr>
              <w:t>&lt;</w:t>
            </w:r>
            <w:r w:rsidRPr="33249EA7">
              <w:t>значение</w:t>
            </w:r>
            <w:r w:rsidRPr="33249EA7">
              <w:rPr>
                <w:lang w:val="en-US"/>
              </w:rPr>
              <w:t>&gt;</w:t>
            </w:r>
          </w:p>
        </w:tc>
        <w:tc>
          <w:tcPr>
            <w:tcW w:w="2637" w:type="dxa"/>
          </w:tcPr>
          <w:p w14:paraId="6964F96F" w14:textId="4F9261FA" w:rsidR="000748ED" w:rsidRPr="00C75A4E" w:rsidRDefault="000748ED" w:rsidP="00C75A4E">
            <w:pPr>
              <w:pStyle w:val="GOSTTablenorm"/>
            </w:pPr>
            <w:r w:rsidRPr="00C75A4E">
              <w:t>ACCOUNTING;</w:t>
            </w:r>
          </w:p>
          <w:p w14:paraId="1231FD85" w14:textId="77777777" w:rsidR="000748ED" w:rsidRPr="00474CDD" w:rsidRDefault="000748ED" w:rsidP="00C75A4E">
            <w:pPr>
              <w:pStyle w:val="GOSTTablenorm"/>
            </w:pPr>
            <w:r w:rsidRPr="00C75A4E">
              <w:t>REVERSAL</w:t>
            </w:r>
            <w:r w:rsidR="003A2588" w:rsidRPr="00474CDD">
              <w:t>;</w:t>
            </w:r>
          </w:p>
          <w:p w14:paraId="683AEB95" w14:textId="19EE0C0F" w:rsidR="003A2588" w:rsidRPr="006154AF" w:rsidRDefault="003A2588" w:rsidP="00C75A4E">
            <w:pPr>
              <w:pStyle w:val="GOSTTablenorm"/>
            </w:pPr>
            <w:r w:rsidRPr="00C75A4E">
              <w:t>TradingDaysSubjectOpenOnRequest</w:t>
            </w:r>
          </w:p>
        </w:tc>
      </w:tr>
      <w:tr w:rsidR="000748ED" w:rsidRPr="00D70F05" w14:paraId="2F02E297" w14:textId="77777777" w:rsidTr="00C75A4E">
        <w:trPr>
          <w:trHeight w:val="456"/>
        </w:trPr>
        <w:tc>
          <w:tcPr>
            <w:tcW w:w="757" w:type="dxa"/>
          </w:tcPr>
          <w:p w14:paraId="528E2F2E" w14:textId="4A237843" w:rsidR="000748ED" w:rsidRDefault="000748ED" w:rsidP="003E3E86">
            <w:pPr>
              <w:pStyle w:val="affffd"/>
              <w:numPr>
                <w:ilvl w:val="0"/>
                <w:numId w:val="2"/>
              </w:numPr>
              <w:spacing w:line="259" w:lineRule="auto"/>
              <w:rPr>
                <w:color w:val="000000" w:themeColor="text1"/>
                <w:sz w:val="22"/>
                <w:szCs w:val="22"/>
              </w:rPr>
            </w:pPr>
          </w:p>
        </w:tc>
        <w:tc>
          <w:tcPr>
            <w:tcW w:w="5556" w:type="dxa"/>
            <w:noWrap/>
          </w:tcPr>
          <w:p w14:paraId="0605C9E0" w14:textId="06E93EFF" w:rsidR="000748ED" w:rsidRPr="00D70F05" w:rsidRDefault="000748ED" w:rsidP="00C75A4E">
            <w:pPr>
              <w:pStyle w:val="GOSTTablenorm"/>
              <w:rPr>
                <w:color w:val="000000"/>
              </w:rPr>
            </w:pPr>
            <w:r w:rsidRPr="33249EA7">
              <w:t>В обрабатываемом документе отсутс</w:t>
            </w:r>
            <w:ins w:id="1147" w:author="Сказецкая Наталья Камилевна" w:date="2023-08-02T00:25:00Z">
              <w:r w:rsidR="00637DDB">
                <w:t>т</w:t>
              </w:r>
            </w:ins>
            <w:r w:rsidRPr="33249EA7">
              <w:t>вует (или имеет некорректное наименование) один из обязательных атрибутов, используемых в правилах формирования записей учета (например, атрибут суммы)</w:t>
            </w:r>
          </w:p>
        </w:tc>
        <w:tc>
          <w:tcPr>
            <w:tcW w:w="6744" w:type="dxa"/>
          </w:tcPr>
          <w:p w14:paraId="271E4E46" w14:textId="332BB2B8" w:rsidR="000748ED" w:rsidRPr="00D70F05" w:rsidRDefault="000748ED" w:rsidP="00C75A4E">
            <w:pPr>
              <w:pStyle w:val="GOSTTablenorm"/>
              <w:rPr>
                <w:color w:val="000000"/>
              </w:rPr>
            </w:pPr>
            <w:r w:rsidRPr="33249EA7">
              <w:t>В документе отсутствуют обязательные атрибуты &lt;наименование атрибута1&gt;, &lt;наименование атрибута2&gt;, используемые в правилах формирования записей учета</w:t>
            </w:r>
          </w:p>
        </w:tc>
        <w:tc>
          <w:tcPr>
            <w:tcW w:w="2637" w:type="dxa"/>
          </w:tcPr>
          <w:p w14:paraId="50AD9A3C" w14:textId="694AEC23" w:rsidR="000748ED" w:rsidRPr="002018E3" w:rsidRDefault="000748ED" w:rsidP="00C75A4E">
            <w:pPr>
              <w:pStyle w:val="GOSTTablenorm"/>
              <w:rPr>
                <w:lang w:val="en-US"/>
              </w:rPr>
            </w:pPr>
            <w:r w:rsidRPr="33249EA7">
              <w:rPr>
                <w:lang w:val="en-US"/>
              </w:rPr>
              <w:t>ACCOUNTING</w:t>
            </w:r>
          </w:p>
        </w:tc>
      </w:tr>
      <w:tr w:rsidR="00DF4D13" w:rsidRPr="00D70F05" w14:paraId="26093529" w14:textId="77777777" w:rsidTr="00C75A4E">
        <w:trPr>
          <w:trHeight w:val="456"/>
          <w:ins w:id="1148" w:author="Сатлер Марина Викторовна" w:date="2026-04-08T16:05:00Z"/>
        </w:trPr>
        <w:tc>
          <w:tcPr>
            <w:tcW w:w="757" w:type="dxa"/>
          </w:tcPr>
          <w:p w14:paraId="63774CD2" w14:textId="77777777" w:rsidR="00DF4D13" w:rsidRDefault="00DF4D13" w:rsidP="00DF4D13">
            <w:pPr>
              <w:pStyle w:val="affffd"/>
              <w:numPr>
                <w:ilvl w:val="0"/>
                <w:numId w:val="2"/>
              </w:numPr>
              <w:spacing w:line="259" w:lineRule="auto"/>
              <w:rPr>
                <w:ins w:id="1149" w:author="Сатлер Марина Викторовна" w:date="2026-04-08T16:05:00Z"/>
                <w:color w:val="000000" w:themeColor="text1"/>
                <w:sz w:val="22"/>
                <w:szCs w:val="22"/>
              </w:rPr>
            </w:pPr>
          </w:p>
        </w:tc>
        <w:tc>
          <w:tcPr>
            <w:tcW w:w="5556" w:type="dxa"/>
            <w:noWrap/>
          </w:tcPr>
          <w:p w14:paraId="72CAF817" w14:textId="5509E0D8" w:rsidR="00DF4D13" w:rsidRPr="33249EA7" w:rsidRDefault="00DF4D13" w:rsidP="00DF4D13">
            <w:pPr>
              <w:pStyle w:val="GOSTTablenorm"/>
              <w:rPr>
                <w:ins w:id="1150" w:author="Сатлер Марина Викторовна" w:date="2026-04-08T16:05:00Z"/>
              </w:rPr>
            </w:pPr>
            <w:ins w:id="1151" w:author="Сатлер Марина Викторовна" w:date="2026-04-08T16:05:00Z">
              <w:r w:rsidRPr="00E64153">
                <w:rPr>
                  <w:highlight w:val="green"/>
                </w:rPr>
                <w:t>В обрабатываемом документе некорректно заполнен атрибут документа, используемый в правиле формирования записей учета в качестве значения для аналитического признака с типом маппинга «Субъект учета»</w:t>
              </w:r>
            </w:ins>
          </w:p>
        </w:tc>
        <w:tc>
          <w:tcPr>
            <w:tcW w:w="6744" w:type="dxa"/>
          </w:tcPr>
          <w:p w14:paraId="6F9C8875" w14:textId="7703A2CB" w:rsidR="00DF4D13" w:rsidRPr="33249EA7" w:rsidRDefault="00DF4D13" w:rsidP="00DF4D13">
            <w:pPr>
              <w:pStyle w:val="GOSTTablenorm"/>
              <w:rPr>
                <w:ins w:id="1152" w:author="Сатлер Марина Викторовна" w:date="2026-04-08T16:05:00Z"/>
              </w:rPr>
            </w:pPr>
            <w:ins w:id="1153" w:author="Сатлер Марина Викторовна" w:date="2026-04-08T16:05:00Z">
              <w:r w:rsidRPr="00E64153">
                <w:rPr>
                  <w:highlight w:val="green"/>
                </w:rPr>
                <w:t>В справочнике организаций не найдено соответствие по значению &lt;значение_атрибута_документа&gt;, полученному в атрибуте документа &lt;атрибут_документа&gt;, используемом в правиле формирования записей учета в качестве Субъекта учета</w:t>
              </w:r>
            </w:ins>
          </w:p>
        </w:tc>
        <w:tc>
          <w:tcPr>
            <w:tcW w:w="2637" w:type="dxa"/>
          </w:tcPr>
          <w:p w14:paraId="632BE551" w14:textId="61894E44" w:rsidR="00DF4D13" w:rsidRPr="33249EA7" w:rsidRDefault="00DF4D13" w:rsidP="00DF4D13">
            <w:pPr>
              <w:pStyle w:val="GOSTTablenorm"/>
              <w:rPr>
                <w:ins w:id="1154" w:author="Сатлер Марина Викторовна" w:date="2026-04-08T16:05:00Z"/>
                <w:lang w:val="en-US"/>
              </w:rPr>
            </w:pPr>
            <w:ins w:id="1155" w:author="Сатлер Марина Викторовна" w:date="2026-04-08T16:05:00Z">
              <w:r w:rsidRPr="00E64153">
                <w:rPr>
                  <w:highlight w:val="green"/>
                </w:rPr>
                <w:t>ACCOUNTING</w:t>
              </w:r>
              <w:commentRangeStart w:id="1156"/>
              <w:commentRangeEnd w:id="1156"/>
              <w:r>
                <w:rPr>
                  <w:rStyle w:val="afff4"/>
                </w:rPr>
                <w:commentReference w:id="1156"/>
              </w:r>
            </w:ins>
          </w:p>
        </w:tc>
      </w:tr>
      <w:tr w:rsidR="00DF4D13" w:rsidRPr="00D70F05" w14:paraId="4F7FB354" w14:textId="77777777" w:rsidTr="00C75A4E">
        <w:trPr>
          <w:trHeight w:val="456"/>
        </w:trPr>
        <w:tc>
          <w:tcPr>
            <w:tcW w:w="757" w:type="dxa"/>
          </w:tcPr>
          <w:p w14:paraId="396E61E4"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5AAE3035" w14:textId="77777777" w:rsidR="00DF4D13" w:rsidRPr="003619D9" w:rsidRDefault="00DF4D13" w:rsidP="00DF4D13">
            <w:pPr>
              <w:pStyle w:val="GOSTTablenorm"/>
            </w:pPr>
            <w:bookmarkStart w:id="1157" w:name="_Hlk227180127"/>
            <w:r w:rsidRPr="33249EA7">
              <w:rPr>
                <w:color w:val="000000" w:themeColor="text1"/>
              </w:rPr>
              <w:t xml:space="preserve">В </w:t>
            </w:r>
            <w:r w:rsidRPr="000D4A71">
              <w:t>запросе некорректно заполнен параметр «</w:t>
            </w:r>
            <w:commentRangeStart w:id="1158"/>
            <w:r w:rsidRPr="000D4A71">
              <w:t>Субъект учета</w:t>
            </w:r>
            <w:commentRangeEnd w:id="1158"/>
            <w:r w:rsidR="00607693">
              <w:rPr>
                <w:rStyle w:val="afff4"/>
              </w:rPr>
              <w:commentReference w:id="1158"/>
            </w:r>
            <w:r w:rsidRPr="000D4A71">
              <w:t>» (Subject)</w:t>
            </w:r>
            <w:bookmarkEnd w:id="1157"/>
          </w:p>
        </w:tc>
        <w:tc>
          <w:tcPr>
            <w:tcW w:w="6744" w:type="dxa"/>
          </w:tcPr>
          <w:p w14:paraId="677C4CEC" w14:textId="77777777" w:rsidR="00DF4D13" w:rsidRPr="003619D9" w:rsidRDefault="00DF4D13" w:rsidP="00DF4D13">
            <w:pPr>
              <w:pStyle w:val="GOSTTablenorm"/>
            </w:pPr>
            <w:bookmarkStart w:id="1159" w:name="_Hlk227180102"/>
            <w:r w:rsidRPr="005D5D58">
              <w:t>Неизвестный субъект учета &lt;значение&gt;</w:t>
            </w:r>
            <w:bookmarkEnd w:id="1159"/>
          </w:p>
        </w:tc>
        <w:tc>
          <w:tcPr>
            <w:tcW w:w="2637" w:type="dxa"/>
          </w:tcPr>
          <w:p w14:paraId="269FFA9D" w14:textId="77777777" w:rsidR="00DF4D13" w:rsidRPr="000D4A71" w:rsidRDefault="00DF4D13" w:rsidP="00DF4D13">
            <w:pPr>
              <w:pStyle w:val="GOSTTablenorm"/>
              <w:rPr>
                <w:lang w:val="en-US"/>
              </w:rPr>
            </w:pPr>
            <w:r w:rsidRPr="000D4A71">
              <w:rPr>
                <w:lang w:val="en-US"/>
              </w:rPr>
              <w:t>ACCOUNTING;</w:t>
            </w:r>
          </w:p>
          <w:p w14:paraId="625E1CB2" w14:textId="77777777" w:rsidR="00DF4D13" w:rsidRPr="000D4A71" w:rsidRDefault="00DF4D13" w:rsidP="00DF4D13">
            <w:pPr>
              <w:pStyle w:val="GOSTTablenorm"/>
              <w:rPr>
                <w:lang w:val="en-US"/>
              </w:rPr>
            </w:pPr>
            <w:r w:rsidRPr="000D4A71">
              <w:rPr>
                <w:lang w:val="en-US"/>
              </w:rPr>
              <w:t>REVERSAL</w:t>
            </w:r>
          </w:p>
        </w:tc>
      </w:tr>
      <w:tr w:rsidR="00DF4D13" w:rsidRPr="00D70F05" w14:paraId="527610C9" w14:textId="77777777" w:rsidTr="00C75A4E">
        <w:trPr>
          <w:trHeight w:val="456"/>
        </w:trPr>
        <w:tc>
          <w:tcPr>
            <w:tcW w:w="757" w:type="dxa"/>
          </w:tcPr>
          <w:p w14:paraId="6B5B73AC"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2E718466" w14:textId="59D1B141" w:rsidR="00DF4D13" w:rsidRPr="005D5D58" w:rsidRDefault="00DF4D13" w:rsidP="00DF4D13">
            <w:pPr>
              <w:pStyle w:val="GOSTTablenorm"/>
              <w:rPr>
                <w:color w:val="000000" w:themeColor="text1"/>
              </w:rPr>
            </w:pPr>
            <w:r w:rsidRPr="003619D9">
              <w:t>Дата отражения в учете операции сторнирования (</w:t>
            </w:r>
            <w:r w:rsidRPr="003619D9">
              <w:rPr>
                <w:lang w:val="en-US"/>
              </w:rPr>
              <w:t>SettlementDate</w:t>
            </w:r>
            <w:r w:rsidRPr="003619D9">
              <w:t>) меньше даты формирования сторнируемых записей учета</w:t>
            </w:r>
          </w:p>
        </w:tc>
        <w:tc>
          <w:tcPr>
            <w:tcW w:w="6744" w:type="dxa"/>
          </w:tcPr>
          <w:p w14:paraId="53F0FAB8" w14:textId="13707600" w:rsidR="00DF4D13" w:rsidRPr="005D5D58" w:rsidRDefault="00DF4D13" w:rsidP="00DF4D13">
            <w:pPr>
              <w:pStyle w:val="GOSTTablenorm"/>
              <w:rPr>
                <w:color w:val="000000" w:themeColor="text1"/>
              </w:rPr>
            </w:pPr>
            <w:r w:rsidRPr="005D5D58">
              <w:rPr>
                <w:color w:val="000000" w:themeColor="text1"/>
              </w:rPr>
              <w:t xml:space="preserve">Указанная в запросе дата </w:t>
            </w:r>
            <w:r w:rsidRPr="003619D9">
              <w:t xml:space="preserve">отражения в учете операции сторнирования </w:t>
            </w:r>
            <w:r w:rsidRPr="005D5D58">
              <w:rPr>
                <w:color w:val="000000" w:themeColor="text1"/>
              </w:rPr>
              <w:t xml:space="preserve">&lt;дата&gt; </w:t>
            </w:r>
            <w:r w:rsidRPr="003619D9">
              <w:t>меньше даты формирования сторнируемых записей учета</w:t>
            </w:r>
          </w:p>
        </w:tc>
        <w:tc>
          <w:tcPr>
            <w:tcW w:w="2637" w:type="dxa"/>
          </w:tcPr>
          <w:p w14:paraId="5ECF517D" w14:textId="0C29BE56" w:rsidR="00DF4D13" w:rsidRPr="000D4A71" w:rsidRDefault="00DF4D13" w:rsidP="00DF4D13">
            <w:pPr>
              <w:pStyle w:val="GOSTTablenorm"/>
              <w:rPr>
                <w:lang w:val="en-US"/>
              </w:rPr>
            </w:pPr>
            <w:r w:rsidRPr="000D4A71">
              <w:rPr>
                <w:lang w:val="en-US"/>
              </w:rPr>
              <w:t>REVERSAL</w:t>
            </w:r>
          </w:p>
        </w:tc>
      </w:tr>
      <w:tr w:rsidR="00DF4D13" w:rsidRPr="00D70F05" w14:paraId="747D524B" w14:textId="77777777" w:rsidTr="00C75A4E">
        <w:trPr>
          <w:trHeight w:val="456"/>
        </w:trPr>
        <w:tc>
          <w:tcPr>
            <w:tcW w:w="757" w:type="dxa"/>
          </w:tcPr>
          <w:p w14:paraId="584AA193"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42257B9D" w14:textId="3B6D607B" w:rsidR="00DF4D13" w:rsidRPr="003619D9" w:rsidRDefault="00DF4D13" w:rsidP="00DF4D13">
            <w:pPr>
              <w:pStyle w:val="GOSTTablenorm"/>
            </w:pPr>
            <w:r w:rsidRPr="003619D9">
              <w:t xml:space="preserve">При обработке запроса с типом </w:t>
            </w:r>
            <w:r w:rsidRPr="003619D9">
              <w:rPr>
                <w:lang w:val="en-US"/>
              </w:rPr>
              <w:t>ACCOUNTING</w:t>
            </w:r>
            <w:r w:rsidRPr="003619D9">
              <w:t xml:space="preserve"> с заполненным параметром «Признак переобработки» (</w:t>
            </w:r>
            <w:r w:rsidRPr="003619D9">
              <w:rPr>
                <w:lang w:val="en-US"/>
              </w:rPr>
              <w:t>Reprocessing</w:t>
            </w:r>
            <w:r w:rsidRPr="003619D9">
              <w:t>) значением, равным «1», не найдено сведений о выполнении этапа обработки документа, который требуется переобработать</w:t>
            </w:r>
            <w:r>
              <w:t xml:space="preserve"> (т.е. этап либо вообще не выполнялся, либо ранее выполненный этап уже отменен/сторнирован)</w:t>
            </w:r>
          </w:p>
        </w:tc>
        <w:tc>
          <w:tcPr>
            <w:tcW w:w="6744" w:type="dxa"/>
          </w:tcPr>
          <w:p w14:paraId="33040F80" w14:textId="37486C05" w:rsidR="00DF4D13" w:rsidRPr="005D5D58" w:rsidRDefault="00DF4D13" w:rsidP="00DF4D13">
            <w:pPr>
              <w:pStyle w:val="GOSTTablenorm"/>
              <w:rPr>
                <w:color w:val="000000" w:themeColor="text1"/>
              </w:rPr>
            </w:pPr>
            <w:r w:rsidRPr="003619D9">
              <w:t xml:space="preserve">Указанный в запросе этап обработки </w:t>
            </w:r>
            <w:r w:rsidRPr="005D5D58">
              <w:rPr>
                <w:color w:val="000000" w:themeColor="text1"/>
              </w:rPr>
              <w:t>&lt;этап&gt;</w:t>
            </w:r>
            <w:r w:rsidRPr="003619D9">
              <w:t xml:space="preserve"> не выполнялся</w:t>
            </w:r>
          </w:p>
        </w:tc>
        <w:tc>
          <w:tcPr>
            <w:tcW w:w="2637" w:type="dxa"/>
          </w:tcPr>
          <w:p w14:paraId="3DD376B2" w14:textId="43D51C0C" w:rsidR="00DF4D13" w:rsidRPr="00474CDD" w:rsidRDefault="00DF4D13" w:rsidP="00DF4D13">
            <w:pPr>
              <w:pStyle w:val="GOSTTablenorm"/>
            </w:pPr>
            <w:r w:rsidRPr="00C75A4E">
              <w:t>ACCOUNTING</w:t>
            </w:r>
            <w:r w:rsidRPr="00474CDD">
              <w:t xml:space="preserve"> (с </w:t>
            </w:r>
            <w:r w:rsidRPr="00C75A4E">
              <w:t>Reprocessing</w:t>
            </w:r>
            <w:r w:rsidRPr="00474CDD">
              <w:t>)</w:t>
            </w:r>
          </w:p>
        </w:tc>
      </w:tr>
      <w:tr w:rsidR="00DF4D13" w:rsidRPr="00D70F05" w14:paraId="6D6E7AF9" w14:textId="77777777" w:rsidTr="00C75A4E">
        <w:trPr>
          <w:trHeight w:val="456"/>
        </w:trPr>
        <w:tc>
          <w:tcPr>
            <w:tcW w:w="757" w:type="dxa"/>
          </w:tcPr>
          <w:p w14:paraId="075A4EA2"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2E8743AA" w14:textId="38D8FA74" w:rsidR="00DF4D13" w:rsidRPr="003619D9" w:rsidRDefault="00DF4D13" w:rsidP="00DF4D13">
            <w:pPr>
              <w:pStyle w:val="GOSTTablenorm"/>
            </w:pPr>
            <w:r w:rsidRPr="00A17DE2">
              <w:t>При обработке запроса с типом REVERSAL с параметром «Способ сторнирования» (</w:t>
            </w:r>
            <w:r>
              <w:rPr>
                <w:lang w:val="en-US"/>
              </w:rPr>
              <w:t>M</w:t>
            </w:r>
            <w:r w:rsidRPr="00A17DE2">
              <w:t>ethod) =</w:t>
            </w:r>
            <w:r>
              <w:t xml:space="preserve"> </w:t>
            </w:r>
            <w:r w:rsidRPr="00A17DE2">
              <w:t xml:space="preserve">2 (отмена), среди </w:t>
            </w:r>
            <w:r w:rsidRPr="00A17DE2">
              <w:lastRenderedPageBreak/>
              <w:t>этапов, которые требуется отменить согласно параметрам запроса, не найдено ни одного неотмененного</w:t>
            </w:r>
          </w:p>
        </w:tc>
        <w:tc>
          <w:tcPr>
            <w:tcW w:w="6744" w:type="dxa"/>
          </w:tcPr>
          <w:p w14:paraId="163BAE0C" w14:textId="07692A38" w:rsidR="00DF4D13" w:rsidRPr="003619D9" w:rsidRDefault="00DF4D13" w:rsidP="00DF4D13">
            <w:pPr>
              <w:pStyle w:val="GOSTTablenorm"/>
            </w:pPr>
            <w:r w:rsidRPr="00F24934">
              <w:lastRenderedPageBreak/>
              <w:t>По документу с внешним идентификатором &lt;глобальный идентификатор документа&gt; этапы для отмены не найдены</w:t>
            </w:r>
          </w:p>
        </w:tc>
        <w:tc>
          <w:tcPr>
            <w:tcW w:w="2637" w:type="dxa"/>
          </w:tcPr>
          <w:p w14:paraId="0A90BB4F" w14:textId="6E22B692" w:rsidR="00DF4D13" w:rsidRPr="00A17DE2" w:rsidRDefault="00DF4D13" w:rsidP="00DF4D13">
            <w:pPr>
              <w:pStyle w:val="GOSTTablenorm"/>
            </w:pPr>
            <w:r w:rsidRPr="00A17DE2">
              <w:t>REVERSAL</w:t>
            </w:r>
            <w:r>
              <w:t xml:space="preserve"> (с </w:t>
            </w:r>
            <w:r>
              <w:rPr>
                <w:lang w:val="en-US"/>
              </w:rPr>
              <w:t>M</w:t>
            </w:r>
            <w:r w:rsidRPr="00A17DE2">
              <w:t>ethod =</w:t>
            </w:r>
            <w:r>
              <w:t xml:space="preserve"> </w:t>
            </w:r>
            <w:r w:rsidRPr="00A17DE2">
              <w:t>2</w:t>
            </w:r>
            <w:r>
              <w:t>)</w:t>
            </w:r>
          </w:p>
        </w:tc>
      </w:tr>
      <w:tr w:rsidR="00DF4D13" w:rsidRPr="00D70F05" w14:paraId="5AE21716" w14:textId="77777777" w:rsidTr="00C75A4E">
        <w:trPr>
          <w:trHeight w:val="456"/>
        </w:trPr>
        <w:tc>
          <w:tcPr>
            <w:tcW w:w="757" w:type="dxa"/>
          </w:tcPr>
          <w:p w14:paraId="1218F9AB"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632EC5D3" w14:textId="56A3B78A" w:rsidR="00DF4D13" w:rsidRPr="00A17DE2" w:rsidRDefault="00DF4D13" w:rsidP="00DF4D13">
            <w:pPr>
              <w:pStyle w:val="GOSTTablenorm"/>
            </w:pPr>
            <w:r w:rsidRPr="00A17DE2">
              <w:t>При обработке запроса с типом REVERSAL с параметром «Способ сторнирования» (</w:t>
            </w:r>
            <w:r>
              <w:rPr>
                <w:lang w:val="en-US"/>
              </w:rPr>
              <w:t>M</w:t>
            </w:r>
            <w:r w:rsidRPr="00A17DE2">
              <w:t xml:space="preserve">ethod) </w:t>
            </w:r>
            <w:r>
              <w:t>= 1</w:t>
            </w:r>
            <w:r w:rsidRPr="00A17DE2">
              <w:t xml:space="preserve"> (</w:t>
            </w:r>
            <w:r>
              <w:t>сторнирование</w:t>
            </w:r>
            <w:r w:rsidRPr="00A17DE2">
              <w:t xml:space="preserve">), среди этапов, которые требуется </w:t>
            </w:r>
            <w:r>
              <w:t>сторнировать</w:t>
            </w:r>
            <w:r w:rsidRPr="00A17DE2">
              <w:t xml:space="preserve"> согласно параметрам запроса, не найдено ни одного </w:t>
            </w:r>
            <w:r>
              <w:t>выполненного</w:t>
            </w:r>
          </w:p>
        </w:tc>
        <w:tc>
          <w:tcPr>
            <w:tcW w:w="6744" w:type="dxa"/>
          </w:tcPr>
          <w:p w14:paraId="14680C0B" w14:textId="6564E1A4" w:rsidR="00DF4D13" w:rsidRPr="00F24934" w:rsidRDefault="00DF4D13" w:rsidP="00DF4D13">
            <w:pPr>
              <w:pStyle w:val="GOSTTablenorm"/>
            </w:pPr>
            <w:r w:rsidRPr="00F24934">
              <w:t xml:space="preserve">По документу с внешним идентификатором &lt;глобальный идентификатор документа&gt; этапы для </w:t>
            </w:r>
            <w:r>
              <w:t>сторнирования</w:t>
            </w:r>
            <w:r w:rsidRPr="00F24934">
              <w:t xml:space="preserve"> не найдены</w:t>
            </w:r>
          </w:p>
        </w:tc>
        <w:tc>
          <w:tcPr>
            <w:tcW w:w="2637" w:type="dxa"/>
          </w:tcPr>
          <w:p w14:paraId="76A2B40C" w14:textId="51800B48" w:rsidR="00DF4D13" w:rsidRPr="00A17DE2" w:rsidRDefault="00DF4D13" w:rsidP="00DF4D13">
            <w:pPr>
              <w:pStyle w:val="GOSTTablenorm"/>
            </w:pPr>
            <w:r w:rsidRPr="00A17DE2">
              <w:t>REVERSAL</w:t>
            </w:r>
            <w:r>
              <w:t xml:space="preserve"> (с </w:t>
            </w:r>
            <w:r>
              <w:rPr>
                <w:lang w:val="en-US"/>
              </w:rPr>
              <w:t>M</w:t>
            </w:r>
            <w:r w:rsidRPr="00A17DE2">
              <w:t>ethod =</w:t>
            </w:r>
            <w:r>
              <w:t xml:space="preserve"> 1)</w:t>
            </w:r>
          </w:p>
        </w:tc>
      </w:tr>
      <w:tr w:rsidR="00DF4D13" w:rsidRPr="00D70F05" w14:paraId="33FC721F" w14:textId="77777777" w:rsidTr="00C75A4E">
        <w:trPr>
          <w:trHeight w:val="456"/>
        </w:trPr>
        <w:tc>
          <w:tcPr>
            <w:tcW w:w="757" w:type="dxa"/>
          </w:tcPr>
          <w:p w14:paraId="7643238A"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08B76843" w14:textId="737C1C8A" w:rsidR="00DF4D13" w:rsidRDefault="00DF4D13" w:rsidP="00DF4D13">
            <w:pPr>
              <w:pStyle w:val="GOSTTablenorm"/>
            </w:pPr>
            <w:r w:rsidRPr="33249EA7">
              <w:t>В обрабатываемом</w:t>
            </w:r>
            <w:r>
              <w:t xml:space="preserve"> многострочном</w:t>
            </w:r>
            <w:r w:rsidRPr="33249EA7">
              <w:t xml:space="preserve"> документе отсутсву</w:t>
            </w:r>
            <w:r>
              <w:t>ю</w:t>
            </w:r>
            <w:r w:rsidRPr="33249EA7">
              <w:t xml:space="preserve">т (или </w:t>
            </w:r>
            <w:r>
              <w:t>заполнены некорректными значениями</w:t>
            </w:r>
            <w:r w:rsidRPr="33249EA7">
              <w:t xml:space="preserve">) </w:t>
            </w:r>
            <w:r>
              <w:t>идентификаторы строк</w:t>
            </w:r>
          </w:p>
        </w:tc>
        <w:tc>
          <w:tcPr>
            <w:tcW w:w="6744" w:type="dxa"/>
          </w:tcPr>
          <w:p w14:paraId="7F278104" w14:textId="3AE11776" w:rsidR="00DF4D13" w:rsidRPr="0099492F" w:rsidRDefault="00DF4D13" w:rsidP="00DF4D13">
            <w:pPr>
              <w:pStyle w:val="GOSTTablenorm"/>
            </w:pPr>
            <w:r w:rsidRPr="008F3CEF">
              <w:t>В документе отсутствуют (заполнены некорректным значением) идентификаторы строк</w:t>
            </w:r>
          </w:p>
        </w:tc>
        <w:tc>
          <w:tcPr>
            <w:tcW w:w="2637" w:type="dxa"/>
          </w:tcPr>
          <w:p w14:paraId="298D7CE0" w14:textId="216949A0" w:rsidR="00DF4D13" w:rsidRDefault="00DF4D13" w:rsidP="00DF4D13">
            <w:pPr>
              <w:pStyle w:val="GOSTTablenorm"/>
            </w:pPr>
            <w:r w:rsidRPr="33249EA7">
              <w:rPr>
                <w:lang w:val="en-US"/>
              </w:rPr>
              <w:t>ACCOUNTING</w:t>
            </w:r>
          </w:p>
        </w:tc>
      </w:tr>
      <w:tr w:rsidR="00DF4D13" w:rsidRPr="00D70F05" w14:paraId="304842BB" w14:textId="77777777" w:rsidTr="00C75A4E">
        <w:trPr>
          <w:trHeight w:val="456"/>
        </w:trPr>
        <w:tc>
          <w:tcPr>
            <w:tcW w:w="757" w:type="dxa"/>
          </w:tcPr>
          <w:p w14:paraId="551413DF"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7E4B3C1B" w14:textId="064C19D7" w:rsidR="00DF4D13" w:rsidRPr="33249EA7" w:rsidRDefault="00DF4D13" w:rsidP="00DF4D13">
            <w:pPr>
              <w:pStyle w:val="GOSTTablenorm"/>
            </w:pPr>
            <w:r>
              <w:t xml:space="preserve">В систему поступил запрос с параметром </w:t>
            </w:r>
            <w:r w:rsidRPr="00EF2783">
              <w:t>Признак переобработки (Reprocessing)</w:t>
            </w:r>
            <w:r>
              <w:t>,</w:t>
            </w:r>
            <w:r w:rsidRPr="00EF2783">
              <w:t xml:space="preserve"> заполнен</w:t>
            </w:r>
            <w:r>
              <w:t>ным</w:t>
            </w:r>
            <w:r w:rsidRPr="00EF2783">
              <w:t xml:space="preserve"> любым значением отличным от «1»</w:t>
            </w:r>
            <w:ins w:id="1160" w:author="Сказецкая Наталья Камилевна" w:date="2024-02-19T17:28:00Z">
              <w:r>
                <w:t xml:space="preserve"> или «2»</w:t>
              </w:r>
            </w:ins>
          </w:p>
        </w:tc>
        <w:tc>
          <w:tcPr>
            <w:tcW w:w="6744" w:type="dxa"/>
          </w:tcPr>
          <w:p w14:paraId="274DDFCE" w14:textId="3D31B365" w:rsidR="00DF4D13" w:rsidRPr="008F3CEF" w:rsidRDefault="00DF4D13" w:rsidP="00DF4D13">
            <w:pPr>
              <w:pStyle w:val="GOSTTablenorm"/>
            </w:pPr>
            <w:r w:rsidRPr="00EF2783">
              <w:t>Параметр Признак переобработки заполнен некорректным значением</w:t>
            </w:r>
          </w:p>
        </w:tc>
        <w:tc>
          <w:tcPr>
            <w:tcW w:w="2637" w:type="dxa"/>
          </w:tcPr>
          <w:p w14:paraId="718FAF62" w14:textId="520AC0D9" w:rsidR="00DF4D13" w:rsidRPr="00474CDD" w:rsidRDefault="00DF4D13" w:rsidP="00DF4D13">
            <w:pPr>
              <w:pStyle w:val="GOSTTablenorm"/>
            </w:pPr>
            <w:r w:rsidRPr="00C75A4E">
              <w:t>ACCOUNTING</w:t>
            </w:r>
            <w:r w:rsidRPr="00474CDD">
              <w:t xml:space="preserve"> (с </w:t>
            </w:r>
            <w:r w:rsidRPr="00C75A4E">
              <w:t>Reprocessing</w:t>
            </w:r>
            <w:r w:rsidRPr="00474CDD">
              <w:t>)</w:t>
            </w:r>
          </w:p>
        </w:tc>
      </w:tr>
      <w:tr w:rsidR="00DF4D13" w:rsidRPr="00D70F05" w14:paraId="5A1DA7F3" w14:textId="77777777" w:rsidTr="00C75A4E">
        <w:trPr>
          <w:trHeight w:val="456"/>
        </w:trPr>
        <w:tc>
          <w:tcPr>
            <w:tcW w:w="757" w:type="dxa"/>
          </w:tcPr>
          <w:p w14:paraId="703163BB"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31CBE2C3" w14:textId="4B0B3C26" w:rsidR="00DF4D13" w:rsidRDefault="00DF4D13" w:rsidP="00DF4D13">
            <w:pPr>
              <w:pStyle w:val="GOSTTablenorm"/>
            </w:pPr>
            <w:r>
              <w:t xml:space="preserve">В систему поступил запрос с корректным параметром </w:t>
            </w:r>
            <w:r w:rsidRPr="00EF2783">
              <w:t>Признак переобработки (Reprocessing)</w:t>
            </w:r>
            <w:r>
              <w:t xml:space="preserve">, но со значением </w:t>
            </w:r>
            <w:r w:rsidRPr="00ED5FC2">
              <w:t>параметр</w:t>
            </w:r>
            <w:r>
              <w:t>а</w:t>
            </w:r>
            <w:r w:rsidRPr="00ED5FC2">
              <w:t xml:space="preserve"> Этап обработки (Stage), </w:t>
            </w:r>
            <w:r>
              <w:t>не соответствующим ни одному из выполненных этапов обработки по документу</w:t>
            </w:r>
          </w:p>
        </w:tc>
        <w:tc>
          <w:tcPr>
            <w:tcW w:w="6744" w:type="dxa"/>
          </w:tcPr>
          <w:p w14:paraId="75C726FB" w14:textId="2F564002" w:rsidR="00DF4D13" w:rsidRPr="00EF2783" w:rsidRDefault="00DF4D13" w:rsidP="00DF4D13">
            <w:pPr>
              <w:pStyle w:val="GOSTTablenorm"/>
            </w:pPr>
            <w:r w:rsidRPr="00ED5FC2">
              <w:t>Указанный в запросе этап обработки &lt;этап&gt; не выполнялся</w:t>
            </w:r>
          </w:p>
        </w:tc>
        <w:tc>
          <w:tcPr>
            <w:tcW w:w="2637" w:type="dxa"/>
          </w:tcPr>
          <w:p w14:paraId="742F6AB5" w14:textId="765E070D" w:rsidR="00DF4D13" w:rsidRPr="00474CDD" w:rsidRDefault="00DF4D13" w:rsidP="00DF4D13">
            <w:pPr>
              <w:pStyle w:val="GOSTTablenorm"/>
            </w:pPr>
            <w:r w:rsidRPr="00C75A4E">
              <w:t>ACCOUNTING</w:t>
            </w:r>
            <w:r w:rsidRPr="00474CDD">
              <w:t xml:space="preserve"> (с </w:t>
            </w:r>
            <w:r w:rsidRPr="00C75A4E">
              <w:t>Reprocessing</w:t>
            </w:r>
            <w:r w:rsidRPr="00474CDD">
              <w:t>)</w:t>
            </w:r>
          </w:p>
        </w:tc>
      </w:tr>
      <w:tr w:rsidR="00DF4D13" w:rsidRPr="00D70F05" w14:paraId="621E657D" w14:textId="77777777" w:rsidTr="00C75A4E">
        <w:trPr>
          <w:trHeight w:val="456"/>
          <w:ins w:id="1161" w:author="Сказецкая Наталья Камилевна" w:date="2024-02-19T17:28:00Z"/>
        </w:trPr>
        <w:tc>
          <w:tcPr>
            <w:tcW w:w="757" w:type="dxa"/>
          </w:tcPr>
          <w:p w14:paraId="557E2DFF" w14:textId="77777777" w:rsidR="00DF4D13" w:rsidRDefault="00DF4D13" w:rsidP="00DF4D13">
            <w:pPr>
              <w:pStyle w:val="affffd"/>
              <w:numPr>
                <w:ilvl w:val="0"/>
                <w:numId w:val="2"/>
              </w:numPr>
              <w:spacing w:line="259" w:lineRule="auto"/>
              <w:rPr>
                <w:ins w:id="1162" w:author="Сказецкая Наталья Камилевна" w:date="2024-02-19T17:28:00Z"/>
                <w:color w:val="000000" w:themeColor="text1"/>
                <w:sz w:val="22"/>
                <w:szCs w:val="22"/>
              </w:rPr>
            </w:pPr>
          </w:p>
        </w:tc>
        <w:tc>
          <w:tcPr>
            <w:tcW w:w="5556" w:type="dxa"/>
            <w:noWrap/>
          </w:tcPr>
          <w:p w14:paraId="64B76188" w14:textId="28BE77A0" w:rsidR="00DF4D13" w:rsidRDefault="00DF4D13" w:rsidP="00DF4D13">
            <w:pPr>
              <w:pStyle w:val="GOSTTablenorm"/>
              <w:rPr>
                <w:ins w:id="1163" w:author="Сказецкая Наталья Камилевна" w:date="2024-02-19T17:28:00Z"/>
              </w:rPr>
            </w:pPr>
            <w:ins w:id="1164" w:author="Сказецкая Наталья Камилевна" w:date="2024-02-19T17:29:00Z">
              <w:r>
                <w:t xml:space="preserve">В систему поступил запрос с параметром </w:t>
              </w:r>
              <w:r w:rsidRPr="00EF2783">
                <w:t>Признак переобработки (Reprocessing)</w:t>
              </w:r>
              <w:r>
                <w:t xml:space="preserve"> = </w:t>
              </w:r>
            </w:ins>
            <w:ins w:id="1165" w:author="Сказецкая Наталья Камилевна" w:date="2024-02-19T17:33:00Z">
              <w:r>
                <w:t>«</w:t>
              </w:r>
            </w:ins>
            <w:ins w:id="1166" w:author="Сказецкая Наталья Камилевна" w:date="2024-02-19T17:29:00Z">
              <w:r>
                <w:t>2</w:t>
              </w:r>
            </w:ins>
            <w:ins w:id="1167" w:author="Сказецкая Наталья Камилевна" w:date="2024-02-19T17:33:00Z">
              <w:r>
                <w:t>»</w:t>
              </w:r>
            </w:ins>
            <w:ins w:id="1168" w:author="Сказецкая Наталья Камилевна" w:date="2024-02-19T17:29:00Z">
              <w:r>
                <w:t xml:space="preserve">, </w:t>
              </w:r>
            </w:ins>
            <w:ins w:id="1169" w:author="Сказецкая Наталья Камилевна" w:date="2024-02-19T17:31:00Z">
              <w:r>
                <w:t>но</w:t>
              </w:r>
            </w:ins>
            <w:ins w:id="1170" w:author="Сказецкая Наталья Камилевна" w:date="2024-02-19T17:32:00Z">
              <w:r>
                <w:t xml:space="preserve"> после этапа, указанного в параметре Этап обработки (Stage)</w:t>
              </w:r>
            </w:ins>
            <w:ins w:id="1171" w:author="Сказецкая Наталья Камилевна" w:date="2024-02-19T17:29:00Z">
              <w:r>
                <w:t>,</w:t>
              </w:r>
            </w:ins>
            <w:ins w:id="1172" w:author="Сказецкая Наталья Камилевна" w:date="2024-02-19T17:30:00Z">
              <w:r>
                <w:t xml:space="preserve"> существуют следующие выполненные этапы обработки документа</w:t>
              </w:r>
            </w:ins>
          </w:p>
        </w:tc>
        <w:tc>
          <w:tcPr>
            <w:tcW w:w="6744" w:type="dxa"/>
          </w:tcPr>
          <w:p w14:paraId="6A258CB3" w14:textId="2557F5D6" w:rsidR="00DF4D13" w:rsidRPr="00ED5FC2" w:rsidRDefault="00DF4D13" w:rsidP="00DF4D13">
            <w:pPr>
              <w:pStyle w:val="GOSTTablenorm"/>
              <w:rPr>
                <w:ins w:id="1173" w:author="Сказецкая Наталья Камилевна" w:date="2024-02-19T17:28:00Z"/>
              </w:rPr>
            </w:pPr>
            <w:ins w:id="1174" w:author="Сказецкая Наталья Камилевна" w:date="2024-02-19T17:28:00Z">
              <w:r w:rsidRPr="00373688">
                <w:t xml:space="preserve">Некорректный порядок выполнения этапов обработки: имеются следующие выполненные этапы &lt;наименование этапа 1, …, наимено-вание этапа n&gt;, что для запроса с параметром </w:t>
              </w:r>
              <w:r>
                <w:t>Reprocessing = «2» недопустимо</w:t>
              </w:r>
            </w:ins>
          </w:p>
        </w:tc>
        <w:tc>
          <w:tcPr>
            <w:tcW w:w="2637" w:type="dxa"/>
          </w:tcPr>
          <w:p w14:paraId="3D939741" w14:textId="6AFB6EF0" w:rsidR="00DF4D13" w:rsidRPr="00C75A4E" w:rsidRDefault="00DF4D13" w:rsidP="00DF4D13">
            <w:pPr>
              <w:pStyle w:val="GOSTTablenorm"/>
              <w:rPr>
                <w:ins w:id="1175" w:author="Сказецкая Наталья Камилевна" w:date="2024-02-19T17:28:00Z"/>
              </w:rPr>
            </w:pPr>
            <w:ins w:id="1176" w:author="Сказецкая Наталья Камилевна" w:date="2024-02-19T17:28:00Z">
              <w:r w:rsidRPr="00C75A4E">
                <w:t>ACCOUNTING</w:t>
              </w:r>
              <w:r w:rsidRPr="00474CDD">
                <w:t xml:space="preserve"> (с </w:t>
              </w:r>
              <w:commentRangeStart w:id="1177"/>
              <w:r w:rsidRPr="00C75A4E">
                <w:t>Reprocessing</w:t>
              </w:r>
            </w:ins>
            <w:ins w:id="1178" w:author="Сказецкая Наталья Камилевна" w:date="2024-02-19T17:29:00Z">
              <w:r>
                <w:t xml:space="preserve"> = 2</w:t>
              </w:r>
            </w:ins>
            <w:ins w:id="1179" w:author="Сказецкая Наталья Камилевна" w:date="2024-02-19T17:28:00Z">
              <w:r w:rsidRPr="00474CDD">
                <w:t>)</w:t>
              </w:r>
            </w:ins>
            <w:commentRangeEnd w:id="1177"/>
            <w:ins w:id="1180" w:author="Сказецкая Наталья Камилевна" w:date="2024-02-19T17:37:00Z">
              <w:r>
                <w:rPr>
                  <w:rStyle w:val="afff4"/>
                </w:rPr>
                <w:commentReference w:id="1177"/>
              </w:r>
            </w:ins>
          </w:p>
        </w:tc>
      </w:tr>
      <w:tr w:rsidR="00DF4D13" w:rsidRPr="00D70F05" w14:paraId="4FE160FA" w14:textId="77777777" w:rsidTr="00C75A4E">
        <w:trPr>
          <w:trHeight w:val="456"/>
          <w:ins w:id="1181" w:author="Сказецкая Наталья Камилевна" w:date="2024-02-19T17:41:00Z"/>
        </w:trPr>
        <w:tc>
          <w:tcPr>
            <w:tcW w:w="757" w:type="dxa"/>
          </w:tcPr>
          <w:p w14:paraId="40604FDD" w14:textId="77777777" w:rsidR="00DF4D13" w:rsidRDefault="00DF4D13" w:rsidP="00DF4D13">
            <w:pPr>
              <w:pStyle w:val="affffd"/>
              <w:numPr>
                <w:ilvl w:val="0"/>
                <w:numId w:val="2"/>
              </w:numPr>
              <w:spacing w:line="259" w:lineRule="auto"/>
              <w:rPr>
                <w:ins w:id="1182" w:author="Сказецкая Наталья Камилевна" w:date="2024-02-19T17:41:00Z"/>
                <w:color w:val="000000" w:themeColor="text1"/>
                <w:sz w:val="22"/>
                <w:szCs w:val="22"/>
              </w:rPr>
            </w:pPr>
          </w:p>
        </w:tc>
        <w:tc>
          <w:tcPr>
            <w:tcW w:w="5556" w:type="dxa"/>
            <w:noWrap/>
          </w:tcPr>
          <w:p w14:paraId="49E4A461" w14:textId="1192D0EF" w:rsidR="00DF4D13" w:rsidRDefault="00DF4D13" w:rsidP="00DF4D13">
            <w:pPr>
              <w:pStyle w:val="GOSTTablenorm"/>
              <w:rPr>
                <w:ins w:id="1183" w:author="Сказецкая Наталья Камилевна" w:date="2024-02-19T17:41:00Z"/>
              </w:rPr>
            </w:pPr>
            <w:ins w:id="1184" w:author="Сказецкая Наталья Камилевна" w:date="2024-02-19T17:41:00Z">
              <w:r>
                <w:t xml:space="preserve">В систему поступил запрос с параметром </w:t>
              </w:r>
              <w:r w:rsidRPr="00EF2783">
                <w:t>Признак переобработки (Reprocessing)</w:t>
              </w:r>
              <w:r>
                <w:t xml:space="preserve"> = «2»,</w:t>
              </w:r>
            </w:ins>
            <w:ins w:id="1185" w:author="Сказецкая Наталья Камилевна" w:date="2024-02-19T17:42:00Z">
              <w:r>
                <w:t xml:space="preserve"> в котором отсутствует блок D</w:t>
              </w:r>
              <w:r w:rsidRPr="00C90CDA">
                <w:t>ocument</w:t>
              </w:r>
            </w:ins>
          </w:p>
        </w:tc>
        <w:tc>
          <w:tcPr>
            <w:tcW w:w="6744" w:type="dxa"/>
          </w:tcPr>
          <w:p w14:paraId="638307EF" w14:textId="165ED769" w:rsidR="00DF4D13" w:rsidRPr="00373688" w:rsidRDefault="00DF4D13" w:rsidP="00DF4D13">
            <w:pPr>
              <w:pStyle w:val="GOSTTablenorm"/>
              <w:rPr>
                <w:ins w:id="1186" w:author="Сказецкая Наталья Камилевна" w:date="2024-02-19T17:41:00Z"/>
              </w:rPr>
            </w:pPr>
            <w:ins w:id="1187" w:author="Сказецкая Наталья Камилевна" w:date="2024-02-19T17:41:00Z">
              <w:r w:rsidRPr="00C90CDA">
                <w:t xml:space="preserve">Переформирование невозможно. В запросе отсутствует блок </w:t>
              </w:r>
              <w:r>
                <w:t>D</w:t>
              </w:r>
              <w:r w:rsidRPr="00C90CDA">
                <w:t>ocument</w:t>
              </w:r>
            </w:ins>
          </w:p>
        </w:tc>
        <w:tc>
          <w:tcPr>
            <w:tcW w:w="2637" w:type="dxa"/>
          </w:tcPr>
          <w:p w14:paraId="34D44ED7" w14:textId="77369718" w:rsidR="00DF4D13" w:rsidRPr="00C75A4E" w:rsidRDefault="00DF4D13" w:rsidP="00DF4D13">
            <w:pPr>
              <w:pStyle w:val="GOSTTablenorm"/>
              <w:rPr>
                <w:ins w:id="1188" w:author="Сказецкая Наталья Камилевна" w:date="2024-02-19T17:41:00Z"/>
              </w:rPr>
            </w:pPr>
            <w:ins w:id="1189" w:author="Сказецкая Наталья Камилевна" w:date="2024-02-19T17:42:00Z">
              <w:r w:rsidRPr="00C75A4E">
                <w:t>ACCOUNTING</w:t>
              </w:r>
              <w:r w:rsidRPr="00474CDD">
                <w:t xml:space="preserve"> (с </w:t>
              </w:r>
              <w:r w:rsidRPr="00C75A4E">
                <w:t>Reprocessing</w:t>
              </w:r>
              <w:r>
                <w:t xml:space="preserve"> = 2</w:t>
              </w:r>
              <w:r w:rsidRPr="00474CDD">
                <w:t>)</w:t>
              </w:r>
            </w:ins>
          </w:p>
        </w:tc>
      </w:tr>
      <w:tr w:rsidR="00DF4D13" w:rsidRPr="00D70F05" w14:paraId="575D7F6B" w14:textId="77777777" w:rsidTr="00C75A4E">
        <w:trPr>
          <w:trHeight w:val="456"/>
          <w:ins w:id="1190" w:author="Сатлер Марина Викторовна" w:date="2025-10-09T12:01:00Z"/>
        </w:trPr>
        <w:tc>
          <w:tcPr>
            <w:tcW w:w="757" w:type="dxa"/>
          </w:tcPr>
          <w:p w14:paraId="6CA01B12" w14:textId="77777777" w:rsidR="00DF4D13" w:rsidRDefault="00DF4D13" w:rsidP="00DF4D13">
            <w:pPr>
              <w:pStyle w:val="affffd"/>
              <w:numPr>
                <w:ilvl w:val="0"/>
                <w:numId w:val="2"/>
              </w:numPr>
              <w:spacing w:line="259" w:lineRule="auto"/>
              <w:rPr>
                <w:ins w:id="1191" w:author="Сатлер Марина Викторовна" w:date="2025-10-09T12:01:00Z"/>
                <w:color w:val="000000" w:themeColor="text1"/>
                <w:sz w:val="22"/>
                <w:szCs w:val="22"/>
              </w:rPr>
            </w:pPr>
          </w:p>
        </w:tc>
        <w:tc>
          <w:tcPr>
            <w:tcW w:w="5556" w:type="dxa"/>
            <w:noWrap/>
          </w:tcPr>
          <w:p w14:paraId="553B8231" w14:textId="66919980" w:rsidR="00DF4D13" w:rsidRPr="003262ED" w:rsidRDefault="00DF4D13" w:rsidP="00DF4D13">
            <w:pPr>
              <w:pStyle w:val="GOSTTablenorm"/>
              <w:rPr>
                <w:ins w:id="1192" w:author="Сатлер Марина Викторовна" w:date="2025-10-09T12:01:00Z"/>
                <w:highlight w:val="green"/>
              </w:rPr>
            </w:pPr>
            <w:ins w:id="1193" w:author="Сатлер Марина Викторовна" w:date="2025-10-09T12:01:00Z">
              <w:r w:rsidRPr="003262ED">
                <w:rPr>
                  <w:highlight w:val="green"/>
                </w:rPr>
                <w:t xml:space="preserve">В систему поступил запрос с параметром </w:t>
              </w:r>
            </w:ins>
            <w:ins w:id="1194" w:author="Сатлер Марина Викторовна" w:date="2025-10-09T12:07:00Z">
              <w:r w:rsidRPr="003262ED">
                <w:rPr>
                  <w:highlight w:val="green"/>
                </w:rPr>
                <w:t>«</w:t>
              </w:r>
            </w:ins>
            <w:ins w:id="1195" w:author="Сатлер Марина Викторовна" w:date="2025-10-09T12:01:00Z">
              <w:r w:rsidRPr="003262ED">
                <w:rPr>
                  <w:highlight w:val="green"/>
                </w:rPr>
                <w:t>Проверка доступного остатка</w:t>
              </w:r>
            </w:ins>
            <w:ins w:id="1196" w:author="Сатлер Марина Викторовна" w:date="2025-10-09T12:07:00Z">
              <w:r w:rsidRPr="003262ED">
                <w:rPr>
                  <w:highlight w:val="green"/>
                </w:rPr>
                <w:t>»</w:t>
              </w:r>
            </w:ins>
            <w:ins w:id="1197" w:author="Сатлер Марина Викторовна" w:date="2025-10-09T12:01:00Z">
              <w:r>
                <w:rPr>
                  <w:highlight w:val="green"/>
                </w:rPr>
                <w:t xml:space="preserve"> (CheckFunds)</w:t>
              </w:r>
            </w:ins>
            <w:ins w:id="1198" w:author="Сатлер Марина Викторовна" w:date="2025-10-09T12:19:00Z">
              <w:r>
                <w:rPr>
                  <w:highlight w:val="green"/>
                </w:rPr>
                <w:t xml:space="preserve"> </w:t>
              </w:r>
            </w:ins>
            <w:ins w:id="1199" w:author="Сатлер Марина Викторовна" w:date="2025-10-09T12:01:00Z">
              <w:r>
                <w:rPr>
                  <w:highlight w:val="green"/>
                </w:rPr>
                <w:t xml:space="preserve">с </w:t>
              </w:r>
              <w:r w:rsidRPr="003262ED">
                <w:rPr>
                  <w:highlight w:val="green"/>
                </w:rPr>
                <w:t>заполненным значением отличным от «1»</w:t>
              </w:r>
            </w:ins>
          </w:p>
        </w:tc>
        <w:tc>
          <w:tcPr>
            <w:tcW w:w="6744" w:type="dxa"/>
          </w:tcPr>
          <w:p w14:paraId="66FE66FE" w14:textId="6C39614C" w:rsidR="00DF4D13" w:rsidRPr="003262ED" w:rsidRDefault="00DF4D13" w:rsidP="00DF4D13">
            <w:pPr>
              <w:pStyle w:val="GOSTTablenorm"/>
              <w:rPr>
                <w:ins w:id="1200" w:author="Сатлер Марина Викторовна" w:date="2025-10-09T12:01:00Z"/>
                <w:highlight w:val="green"/>
              </w:rPr>
            </w:pPr>
            <w:ins w:id="1201" w:author="Сатлер Марина Викторовна" w:date="2025-10-09T12:01:00Z">
              <w:r w:rsidRPr="003262ED">
                <w:rPr>
                  <w:highlight w:val="green"/>
                </w:rPr>
                <w:t xml:space="preserve">Параметр </w:t>
              </w:r>
            </w:ins>
            <w:ins w:id="1202" w:author="Сатлер Марина Викторовна" w:date="2025-10-09T12:07:00Z">
              <w:r w:rsidRPr="003262ED">
                <w:rPr>
                  <w:highlight w:val="green"/>
                </w:rPr>
                <w:t>«</w:t>
              </w:r>
            </w:ins>
            <w:ins w:id="1203" w:author="Сатлер Марина Викторовна" w:date="2025-10-09T12:01:00Z">
              <w:r w:rsidRPr="003262ED">
                <w:rPr>
                  <w:highlight w:val="green"/>
                </w:rPr>
                <w:t>Проверка доступного остатка</w:t>
              </w:r>
            </w:ins>
            <w:ins w:id="1204" w:author="Сатлер Марина Викторовна" w:date="2025-10-09T12:07:00Z">
              <w:r w:rsidRPr="003262ED">
                <w:rPr>
                  <w:highlight w:val="green"/>
                </w:rPr>
                <w:t>»</w:t>
              </w:r>
            </w:ins>
            <w:ins w:id="1205" w:author="Сатлер Марина Викторовна" w:date="2025-10-09T12:01:00Z">
              <w:r w:rsidRPr="003262ED">
                <w:rPr>
                  <w:highlight w:val="green"/>
                </w:rPr>
                <w:t xml:space="preserve"> (CheckFunds) заполнен некорректным значением</w:t>
              </w:r>
            </w:ins>
          </w:p>
        </w:tc>
        <w:tc>
          <w:tcPr>
            <w:tcW w:w="2637" w:type="dxa"/>
          </w:tcPr>
          <w:p w14:paraId="48C20C45" w14:textId="534D053F" w:rsidR="00DF4D13" w:rsidRPr="003262ED" w:rsidRDefault="00DF4D13" w:rsidP="00DF4D13">
            <w:pPr>
              <w:pStyle w:val="GOSTTablenorm"/>
              <w:rPr>
                <w:ins w:id="1206" w:author="Сатлер Марина Викторовна" w:date="2025-10-09T12:01:00Z"/>
                <w:highlight w:val="green"/>
              </w:rPr>
            </w:pPr>
            <w:ins w:id="1207" w:author="Сатлер Марина Викторовна" w:date="2025-10-09T12:02:00Z">
              <w:r w:rsidRPr="003262ED">
                <w:rPr>
                  <w:highlight w:val="green"/>
                </w:rPr>
                <w:t>ACCOUNTING</w:t>
              </w:r>
            </w:ins>
          </w:p>
        </w:tc>
      </w:tr>
      <w:tr w:rsidR="00DF4D13" w:rsidRPr="00D70F05" w14:paraId="0FE21C63" w14:textId="77777777" w:rsidTr="00C75A4E">
        <w:trPr>
          <w:trHeight w:val="456"/>
          <w:ins w:id="1208" w:author="Сатлер Марина Викторовна" w:date="2025-10-09T12:01:00Z"/>
        </w:trPr>
        <w:tc>
          <w:tcPr>
            <w:tcW w:w="757" w:type="dxa"/>
          </w:tcPr>
          <w:p w14:paraId="383ABCA1" w14:textId="77777777" w:rsidR="00DF4D13" w:rsidRDefault="00DF4D13" w:rsidP="00DF4D13">
            <w:pPr>
              <w:pStyle w:val="affffd"/>
              <w:numPr>
                <w:ilvl w:val="0"/>
                <w:numId w:val="2"/>
              </w:numPr>
              <w:spacing w:line="259" w:lineRule="auto"/>
              <w:rPr>
                <w:ins w:id="1209" w:author="Сатлер Марина Викторовна" w:date="2025-10-09T12:01:00Z"/>
                <w:color w:val="000000" w:themeColor="text1"/>
                <w:sz w:val="22"/>
                <w:szCs w:val="22"/>
              </w:rPr>
            </w:pPr>
          </w:p>
        </w:tc>
        <w:tc>
          <w:tcPr>
            <w:tcW w:w="5556" w:type="dxa"/>
            <w:noWrap/>
          </w:tcPr>
          <w:p w14:paraId="40632F1A" w14:textId="5FA494C3" w:rsidR="00DF4D13" w:rsidRPr="003262ED" w:rsidRDefault="00DF4D13" w:rsidP="00DF4D13">
            <w:pPr>
              <w:pStyle w:val="GOSTTablenorm"/>
              <w:rPr>
                <w:ins w:id="1210" w:author="Сатлер Марина Викторовна" w:date="2025-10-09T12:01:00Z"/>
                <w:highlight w:val="green"/>
              </w:rPr>
            </w:pPr>
            <w:ins w:id="1211" w:author="Сатлер Марина Викторовна" w:date="2025-10-09T12:02:00Z">
              <w:r w:rsidRPr="003262ED">
                <w:rPr>
                  <w:highlight w:val="green"/>
                </w:rPr>
                <w:t xml:space="preserve">В систему поступил запрос с параметром </w:t>
              </w:r>
            </w:ins>
            <w:ins w:id="1212" w:author="Сатлер Марина Викторовна" w:date="2025-10-09T12:07:00Z">
              <w:r w:rsidRPr="003262ED">
                <w:rPr>
                  <w:highlight w:val="green"/>
                </w:rPr>
                <w:t>«</w:t>
              </w:r>
            </w:ins>
            <w:ins w:id="1213" w:author="Сатлер Марина Викторовна" w:date="2025-10-09T12:02:00Z">
              <w:r w:rsidRPr="003262ED">
                <w:rPr>
                  <w:highlight w:val="green"/>
                </w:rPr>
                <w:t>Проверка доступного остатка</w:t>
              </w:r>
            </w:ins>
            <w:ins w:id="1214" w:author="Сатлер Марина Викторовна" w:date="2025-10-09T12:07:00Z">
              <w:r w:rsidRPr="003262ED">
                <w:rPr>
                  <w:highlight w:val="green"/>
                </w:rPr>
                <w:t>»</w:t>
              </w:r>
            </w:ins>
            <w:ins w:id="1215" w:author="Сатлер Марина Викторовна" w:date="2025-10-09T12:02:00Z">
              <w:r w:rsidRPr="003262ED">
                <w:rPr>
                  <w:highlight w:val="green"/>
                </w:rPr>
                <w:t xml:space="preserve"> (CheckFunds)</w:t>
              </w:r>
              <w:proofErr w:type="gramStart"/>
              <w:r w:rsidRPr="003262ED">
                <w:rPr>
                  <w:highlight w:val="green"/>
                </w:rPr>
                <w:t>=</w:t>
              </w:r>
            </w:ins>
            <w:ins w:id="1216" w:author="Сатлер Марина Викторовна" w:date="2025-10-09T12:45:00Z">
              <w:r>
                <w:rPr>
                  <w:highlight w:val="green"/>
                </w:rPr>
                <w:t>«</w:t>
              </w:r>
            </w:ins>
            <w:proofErr w:type="gramEnd"/>
            <w:ins w:id="1217" w:author="Сатлер Марина Викторовна" w:date="2025-10-09T12:02:00Z">
              <w:r w:rsidRPr="003262ED">
                <w:rPr>
                  <w:highlight w:val="green"/>
                </w:rPr>
                <w:t>1</w:t>
              </w:r>
            </w:ins>
            <w:ins w:id="1218" w:author="Сатлер Марина Викторовна" w:date="2025-10-09T12:45:00Z">
              <w:r>
                <w:rPr>
                  <w:highlight w:val="green"/>
                </w:rPr>
                <w:t>»</w:t>
              </w:r>
            </w:ins>
            <w:ins w:id="1219" w:author="Сатлер Марина Викторовна" w:date="2025-10-09T12:02:00Z">
              <w:r w:rsidRPr="003262ED">
                <w:rPr>
                  <w:highlight w:val="green"/>
                </w:rPr>
                <w:t xml:space="preserve"> и одновременно заполненным параметром </w:t>
              </w:r>
            </w:ins>
            <w:ins w:id="1220" w:author="Сатлер Марина Викторовна" w:date="2025-10-09T12:08:00Z">
              <w:r w:rsidRPr="003262ED">
                <w:rPr>
                  <w:highlight w:val="green"/>
                </w:rPr>
                <w:t>«</w:t>
              </w:r>
            </w:ins>
            <w:ins w:id="1221" w:author="Сатлер Марина Викторовна" w:date="2025-10-09T12:02:00Z">
              <w:r w:rsidRPr="003262ED">
                <w:rPr>
                  <w:highlight w:val="green"/>
                </w:rPr>
                <w:t>Признак переобработки</w:t>
              </w:r>
            </w:ins>
            <w:ins w:id="1222" w:author="Сатлер Марина Викторовна" w:date="2025-10-09T12:08:00Z">
              <w:r w:rsidRPr="003262ED">
                <w:rPr>
                  <w:highlight w:val="green"/>
                </w:rPr>
                <w:t>»</w:t>
              </w:r>
            </w:ins>
            <w:ins w:id="1223" w:author="Сатлер Марина Викторовна" w:date="2025-10-09T12:02:00Z">
              <w:r w:rsidRPr="003262ED">
                <w:rPr>
                  <w:highlight w:val="green"/>
                </w:rPr>
                <w:t xml:space="preserve"> (Reprocessing)</w:t>
              </w:r>
            </w:ins>
          </w:p>
        </w:tc>
        <w:tc>
          <w:tcPr>
            <w:tcW w:w="6744" w:type="dxa"/>
          </w:tcPr>
          <w:p w14:paraId="3812BE47" w14:textId="5825E0AD" w:rsidR="00DF4D13" w:rsidRPr="003262ED" w:rsidRDefault="00DF4D13" w:rsidP="00DF4D13">
            <w:pPr>
              <w:pStyle w:val="GOSTTablenorm"/>
              <w:rPr>
                <w:ins w:id="1224" w:author="Сатлер Марина Викторовна" w:date="2025-10-09T12:01:00Z"/>
                <w:highlight w:val="green"/>
              </w:rPr>
            </w:pPr>
            <w:ins w:id="1225" w:author="Сатлер Марина Викторовна" w:date="2025-10-09T12:02:00Z">
              <w:r w:rsidRPr="003262ED">
                <w:rPr>
                  <w:highlight w:val="green"/>
                </w:rPr>
                <w:t xml:space="preserve">Одновременное заполнение в запросе параметров </w:t>
              </w:r>
            </w:ins>
            <w:ins w:id="1226" w:author="Сатлер Марина Викторовна" w:date="2025-10-09T12:08:00Z">
              <w:r w:rsidRPr="003262ED">
                <w:rPr>
                  <w:highlight w:val="green"/>
                </w:rPr>
                <w:t>«</w:t>
              </w:r>
            </w:ins>
            <w:ins w:id="1227" w:author="Сатлер Марина Викторовна" w:date="2025-10-09T12:02:00Z">
              <w:r w:rsidRPr="003262ED">
                <w:rPr>
                  <w:highlight w:val="green"/>
                </w:rPr>
                <w:t>Проверка доступного остатка</w:t>
              </w:r>
            </w:ins>
            <w:ins w:id="1228" w:author="Сатлер Марина Викторовна" w:date="2025-10-09T12:08:00Z">
              <w:r w:rsidRPr="003262ED">
                <w:rPr>
                  <w:highlight w:val="green"/>
                </w:rPr>
                <w:t>»</w:t>
              </w:r>
            </w:ins>
            <w:ins w:id="1229" w:author="Сатлер Марина Викторовна" w:date="2025-10-09T12:02:00Z">
              <w:r w:rsidRPr="003262ED">
                <w:rPr>
                  <w:highlight w:val="green"/>
                </w:rPr>
                <w:t xml:space="preserve"> (CheckFunds) и </w:t>
              </w:r>
            </w:ins>
            <w:ins w:id="1230" w:author="Сатлер Марина Викторовна" w:date="2025-10-09T12:08:00Z">
              <w:r w:rsidRPr="003262ED">
                <w:rPr>
                  <w:highlight w:val="green"/>
                </w:rPr>
                <w:t>«</w:t>
              </w:r>
            </w:ins>
            <w:ins w:id="1231" w:author="Сатлер Марина Викторовна" w:date="2025-10-09T12:02:00Z">
              <w:r w:rsidRPr="003262ED">
                <w:rPr>
                  <w:highlight w:val="green"/>
                </w:rPr>
                <w:t>Признак переобработки</w:t>
              </w:r>
            </w:ins>
            <w:ins w:id="1232" w:author="Сатлер Марина Викторовна" w:date="2025-10-09T12:08:00Z">
              <w:r w:rsidRPr="003262ED">
                <w:rPr>
                  <w:highlight w:val="green"/>
                </w:rPr>
                <w:t>»</w:t>
              </w:r>
            </w:ins>
            <w:ins w:id="1233" w:author="Сатлер Марина Викторовна" w:date="2025-10-09T12:02:00Z">
              <w:r w:rsidRPr="003262ED">
                <w:rPr>
                  <w:highlight w:val="green"/>
                </w:rPr>
                <w:t xml:space="preserve"> (Reprocessing) недопустимо</w:t>
              </w:r>
            </w:ins>
          </w:p>
        </w:tc>
        <w:tc>
          <w:tcPr>
            <w:tcW w:w="2637" w:type="dxa"/>
          </w:tcPr>
          <w:p w14:paraId="421A8EB9" w14:textId="3092B626" w:rsidR="00DF4D13" w:rsidRPr="003262ED" w:rsidRDefault="00DF4D13" w:rsidP="00DF4D13">
            <w:pPr>
              <w:pStyle w:val="GOSTTablenorm"/>
              <w:rPr>
                <w:ins w:id="1234" w:author="Сатлер Марина Викторовна" w:date="2025-10-09T12:01:00Z"/>
                <w:highlight w:val="green"/>
              </w:rPr>
            </w:pPr>
            <w:ins w:id="1235" w:author="Сатлер Марина Викторовна" w:date="2025-10-09T12:02:00Z">
              <w:r w:rsidRPr="003262ED">
                <w:rPr>
                  <w:highlight w:val="green"/>
                </w:rPr>
                <w:t>ACCOUNTING</w:t>
              </w:r>
            </w:ins>
          </w:p>
        </w:tc>
      </w:tr>
      <w:tr w:rsidR="00DF4D13" w:rsidRPr="00D70F05" w14:paraId="66EDD83C" w14:textId="77777777" w:rsidTr="00C75A4E">
        <w:trPr>
          <w:trHeight w:val="456"/>
          <w:ins w:id="1236" w:author="Сатлер Марина Викторовна" w:date="2025-10-09T12:02:00Z"/>
        </w:trPr>
        <w:tc>
          <w:tcPr>
            <w:tcW w:w="757" w:type="dxa"/>
          </w:tcPr>
          <w:p w14:paraId="00982BCE" w14:textId="77777777" w:rsidR="00DF4D13" w:rsidRDefault="00DF4D13" w:rsidP="00DF4D13">
            <w:pPr>
              <w:pStyle w:val="affffd"/>
              <w:numPr>
                <w:ilvl w:val="0"/>
                <w:numId w:val="2"/>
              </w:numPr>
              <w:spacing w:line="259" w:lineRule="auto"/>
              <w:rPr>
                <w:ins w:id="1237" w:author="Сатлер Марина Викторовна" w:date="2025-10-09T12:02:00Z"/>
                <w:color w:val="000000" w:themeColor="text1"/>
                <w:sz w:val="22"/>
                <w:szCs w:val="22"/>
              </w:rPr>
            </w:pPr>
          </w:p>
        </w:tc>
        <w:tc>
          <w:tcPr>
            <w:tcW w:w="5556" w:type="dxa"/>
            <w:noWrap/>
          </w:tcPr>
          <w:p w14:paraId="68D51D4E" w14:textId="26548F74" w:rsidR="00DF4D13" w:rsidRPr="003262ED" w:rsidRDefault="00DF4D13" w:rsidP="00DF4D13">
            <w:pPr>
              <w:pStyle w:val="GOSTTablenorm"/>
              <w:rPr>
                <w:ins w:id="1238" w:author="Сатлер Марина Викторовна" w:date="2025-10-09T12:02:00Z"/>
                <w:highlight w:val="green"/>
              </w:rPr>
            </w:pPr>
            <w:ins w:id="1239" w:author="Сатлер Марина Викторовна" w:date="2025-10-09T12:02:00Z">
              <w:r w:rsidRPr="003262ED">
                <w:rPr>
                  <w:highlight w:val="green"/>
                </w:rPr>
                <w:t xml:space="preserve">В систему поступил запрос с параметром </w:t>
              </w:r>
            </w:ins>
            <w:ins w:id="1240" w:author="Сатлер Марина Викторовна" w:date="2025-10-09T12:08:00Z">
              <w:r w:rsidRPr="003262ED">
                <w:rPr>
                  <w:highlight w:val="green"/>
                </w:rPr>
                <w:t>«</w:t>
              </w:r>
            </w:ins>
            <w:ins w:id="1241" w:author="Сатлер Марина Викторовна" w:date="2025-10-09T12:02:00Z">
              <w:r w:rsidRPr="003262ED">
                <w:rPr>
                  <w:highlight w:val="green"/>
                </w:rPr>
                <w:t>Проверка доступного остатка</w:t>
              </w:r>
            </w:ins>
            <w:ins w:id="1242" w:author="Сатлер Марина Викторовна" w:date="2025-10-09T12:08:00Z">
              <w:r w:rsidRPr="003262ED">
                <w:rPr>
                  <w:highlight w:val="green"/>
                </w:rPr>
                <w:t>»</w:t>
              </w:r>
            </w:ins>
            <w:ins w:id="1243" w:author="Сатлер Марина Викторовна" w:date="2025-10-09T12:02:00Z">
              <w:r w:rsidRPr="003262ED">
                <w:rPr>
                  <w:highlight w:val="green"/>
                </w:rPr>
                <w:t xml:space="preserve"> (CheckFunds)</w:t>
              </w:r>
              <w:proofErr w:type="gramStart"/>
              <w:r w:rsidRPr="003262ED">
                <w:rPr>
                  <w:highlight w:val="green"/>
                </w:rPr>
                <w:t>=</w:t>
              </w:r>
            </w:ins>
            <w:ins w:id="1244" w:author="Сатлер Марина Викторовна" w:date="2025-10-09T12:45:00Z">
              <w:r>
                <w:rPr>
                  <w:highlight w:val="green"/>
                </w:rPr>
                <w:t>«</w:t>
              </w:r>
            </w:ins>
            <w:proofErr w:type="gramEnd"/>
            <w:ins w:id="1245" w:author="Сатлер Марина Викторовна" w:date="2025-10-09T12:02:00Z">
              <w:r w:rsidRPr="003262ED">
                <w:rPr>
                  <w:highlight w:val="green"/>
                </w:rPr>
                <w:t>1</w:t>
              </w:r>
            </w:ins>
            <w:ins w:id="1246" w:author="Сатлер Марина Викторовна" w:date="2025-10-09T12:45:00Z">
              <w:r>
                <w:rPr>
                  <w:highlight w:val="green"/>
                </w:rPr>
                <w:t>»</w:t>
              </w:r>
            </w:ins>
            <w:ins w:id="1247" w:author="Сатлер Марина Викторовна" w:date="2025-10-09T12:02:00Z">
              <w:r w:rsidRPr="003262ED">
                <w:rPr>
                  <w:highlight w:val="green"/>
                </w:rPr>
                <w:t xml:space="preserve"> и параметром </w:t>
              </w:r>
            </w:ins>
            <w:ins w:id="1248" w:author="Сатлер Марина Викторовна" w:date="2025-10-09T12:08:00Z">
              <w:r w:rsidRPr="003262ED">
                <w:rPr>
                  <w:highlight w:val="green"/>
                </w:rPr>
                <w:t>«</w:t>
              </w:r>
            </w:ins>
            <w:ins w:id="1249" w:author="Сатлер Марина Викторовна" w:date="2025-10-09T12:02:00Z">
              <w:r w:rsidRPr="003262ED">
                <w:rPr>
                  <w:highlight w:val="green"/>
                </w:rPr>
                <w:t>Уровень контроля</w:t>
              </w:r>
            </w:ins>
            <w:ins w:id="1250" w:author="Сатлер Марина Викторовна" w:date="2025-10-09T12:08:00Z">
              <w:r w:rsidRPr="003262ED">
                <w:rPr>
                  <w:highlight w:val="green"/>
                </w:rPr>
                <w:t>»</w:t>
              </w:r>
            </w:ins>
            <w:ins w:id="1251" w:author="Сатлер Марина Викторовна" w:date="2025-10-09T12:02:00Z">
              <w:r w:rsidRPr="003262ED">
                <w:rPr>
                  <w:highlight w:val="green"/>
                </w:rPr>
                <w:t xml:space="preserve"> (BallEvCtrl) со значением не равным </w:t>
              </w:r>
            </w:ins>
            <w:ins w:id="1252" w:author="Сатлер Марина Викторовна" w:date="2025-10-09T12:44:00Z">
              <w:r>
                <w:rPr>
                  <w:highlight w:val="green"/>
                </w:rPr>
                <w:t>«</w:t>
              </w:r>
            </w:ins>
            <w:ins w:id="1253" w:author="Сатлер Марина Викторовна" w:date="2025-10-09T12:02:00Z">
              <w:r w:rsidRPr="003262ED">
                <w:rPr>
                  <w:highlight w:val="green"/>
                </w:rPr>
                <w:t>0</w:t>
              </w:r>
            </w:ins>
            <w:ins w:id="1254" w:author="Сатлер Марина Викторовна" w:date="2025-10-09T12:44:00Z">
              <w:r>
                <w:rPr>
                  <w:highlight w:val="green"/>
                </w:rPr>
                <w:t>»</w:t>
              </w:r>
            </w:ins>
            <w:ins w:id="1255" w:author="Сатлер Марина Викторовна" w:date="2025-10-09T12:09:00Z">
              <w:r w:rsidRPr="003262ED">
                <w:rPr>
                  <w:highlight w:val="green"/>
                </w:rPr>
                <w:t xml:space="preserve"> </w:t>
              </w:r>
            </w:ins>
            <w:ins w:id="1256" w:author="Сатлер Марина Викторовна" w:date="2025-10-09T12:43:00Z">
              <w:r w:rsidRPr="00194018">
                <w:rPr>
                  <w:highlight w:val="green"/>
                </w:rPr>
                <w:t xml:space="preserve">(блокирующий контроль) или </w:t>
              </w:r>
              <w:r>
                <w:rPr>
                  <w:highlight w:val="green"/>
                </w:rPr>
                <w:t xml:space="preserve">не равным </w:t>
              </w:r>
            </w:ins>
            <w:ins w:id="1257" w:author="Сатлер Марина Викторовна" w:date="2025-10-09T12:44:00Z">
              <w:r>
                <w:rPr>
                  <w:highlight w:val="green"/>
                </w:rPr>
                <w:t>«</w:t>
              </w:r>
            </w:ins>
            <w:ins w:id="1258" w:author="Сатлер Марина Викторовна" w:date="2025-10-09T12:43:00Z">
              <w:r w:rsidRPr="00194018">
                <w:rPr>
                  <w:highlight w:val="green"/>
                </w:rPr>
                <w:t>1</w:t>
              </w:r>
            </w:ins>
            <w:ins w:id="1259" w:author="Сатлер Марина Викторовна" w:date="2025-10-09T12:44:00Z">
              <w:r>
                <w:rPr>
                  <w:highlight w:val="green"/>
                </w:rPr>
                <w:t>»</w:t>
              </w:r>
            </w:ins>
            <w:ins w:id="1260" w:author="Сатлер Марина Викторовна" w:date="2025-10-09T12:43:00Z">
              <w:r w:rsidRPr="00194018">
                <w:rPr>
                  <w:highlight w:val="green"/>
                </w:rPr>
                <w:t xml:space="preserve"> (предупреждающий контроль).</w:t>
              </w:r>
            </w:ins>
          </w:p>
        </w:tc>
        <w:tc>
          <w:tcPr>
            <w:tcW w:w="6744" w:type="dxa"/>
          </w:tcPr>
          <w:p w14:paraId="52D21E44" w14:textId="6C1E565C" w:rsidR="00DF4D13" w:rsidRPr="003262ED" w:rsidRDefault="00DF4D13" w:rsidP="00DF4D13">
            <w:pPr>
              <w:pStyle w:val="GOSTTablenorm"/>
              <w:rPr>
                <w:ins w:id="1261" w:author="Сатлер Марина Викторовна" w:date="2025-10-09T12:02:00Z"/>
                <w:highlight w:val="green"/>
              </w:rPr>
            </w:pPr>
            <w:ins w:id="1262" w:author="Сатлер Марина Викторовна" w:date="2025-10-09T12:03:00Z">
              <w:r w:rsidRPr="003262ED">
                <w:rPr>
                  <w:highlight w:val="green"/>
                </w:rPr>
                <w:t xml:space="preserve">В запросах, в которых присутствует параметр </w:t>
              </w:r>
            </w:ins>
            <w:proofErr w:type="gramStart"/>
            <w:ins w:id="1263" w:author="Сатлер Марина Викторовна" w:date="2025-10-09T12:09:00Z">
              <w:r w:rsidRPr="003262ED">
                <w:rPr>
                  <w:highlight w:val="green"/>
                </w:rPr>
                <w:t>«»</w:t>
              </w:r>
            </w:ins>
            <w:ins w:id="1264" w:author="Сатлер Марина Викторовна" w:date="2025-10-09T12:03:00Z">
              <w:r w:rsidRPr="003262ED">
                <w:rPr>
                  <w:highlight w:val="green"/>
                </w:rPr>
                <w:t>Проверка</w:t>
              </w:r>
              <w:proofErr w:type="gramEnd"/>
              <w:r w:rsidRPr="003262ED">
                <w:rPr>
                  <w:highlight w:val="green"/>
                </w:rPr>
                <w:t xml:space="preserve"> доступного остатка</w:t>
              </w:r>
            </w:ins>
            <w:ins w:id="1265" w:author="Сатлер Марина Викторовна" w:date="2025-10-09T12:09:00Z">
              <w:r w:rsidRPr="003262ED">
                <w:rPr>
                  <w:highlight w:val="green"/>
                </w:rPr>
                <w:t>»</w:t>
              </w:r>
            </w:ins>
            <w:ins w:id="1266" w:author="Сатлер Марина Викторовна" w:date="2025-10-09T12:03:00Z">
              <w:r w:rsidRPr="003262ED">
                <w:rPr>
                  <w:highlight w:val="green"/>
                </w:rPr>
                <w:t xml:space="preserve"> (CheckFunds), параметр </w:t>
              </w:r>
            </w:ins>
            <w:ins w:id="1267" w:author="Сатлер Марина Викторовна" w:date="2025-10-09T12:09:00Z">
              <w:r w:rsidRPr="003262ED">
                <w:rPr>
                  <w:highlight w:val="green"/>
                </w:rPr>
                <w:t>«</w:t>
              </w:r>
            </w:ins>
            <w:ins w:id="1268" w:author="Сатлер Марина Викторовна" w:date="2025-10-09T12:03:00Z">
              <w:r w:rsidRPr="003262ED">
                <w:rPr>
                  <w:highlight w:val="green"/>
                </w:rPr>
                <w:t>Уровень контроля</w:t>
              </w:r>
            </w:ins>
            <w:ins w:id="1269" w:author="Сатлер Марина Викторовна" w:date="2025-10-09T12:09:00Z">
              <w:r w:rsidRPr="003262ED">
                <w:rPr>
                  <w:highlight w:val="green"/>
                </w:rPr>
                <w:t>»</w:t>
              </w:r>
            </w:ins>
            <w:ins w:id="1270" w:author="Сатлер Марина Викторовна" w:date="2025-10-09T12:03:00Z">
              <w:r w:rsidRPr="003262ED">
                <w:rPr>
                  <w:highlight w:val="green"/>
                </w:rPr>
                <w:t xml:space="preserve"> (BalLevContrl) может принимать значение 0 (блокирующий контроль) или 1 (предупреждающий контроль).</w:t>
              </w:r>
            </w:ins>
          </w:p>
        </w:tc>
        <w:tc>
          <w:tcPr>
            <w:tcW w:w="2637" w:type="dxa"/>
          </w:tcPr>
          <w:p w14:paraId="61DFEF57" w14:textId="12EDECF8" w:rsidR="00DF4D13" w:rsidRPr="003262ED" w:rsidRDefault="00DF4D13" w:rsidP="00DF4D13">
            <w:pPr>
              <w:pStyle w:val="GOSTTablenorm"/>
              <w:rPr>
                <w:ins w:id="1271" w:author="Сатлер Марина Викторовна" w:date="2025-10-09T12:02:00Z"/>
                <w:highlight w:val="green"/>
              </w:rPr>
            </w:pPr>
            <w:ins w:id="1272" w:author="Сатлер Марина Викторовна" w:date="2025-10-09T12:02:00Z">
              <w:r w:rsidRPr="003262ED">
                <w:rPr>
                  <w:highlight w:val="green"/>
                </w:rPr>
                <w:t>ACCOUNTING</w:t>
              </w:r>
            </w:ins>
          </w:p>
        </w:tc>
      </w:tr>
      <w:tr w:rsidR="00DF4D13" w:rsidRPr="00D70F05" w14:paraId="2A41C056" w14:textId="77777777" w:rsidTr="00C75A4E">
        <w:trPr>
          <w:trHeight w:val="456"/>
        </w:trPr>
        <w:tc>
          <w:tcPr>
            <w:tcW w:w="757" w:type="dxa"/>
          </w:tcPr>
          <w:p w14:paraId="01FFEA1F"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51C54E73" w14:textId="5245052D" w:rsidR="00DF4D13" w:rsidRPr="001E797E" w:rsidRDefault="00DF4D13" w:rsidP="00DF4D13">
            <w:pPr>
              <w:pStyle w:val="GOSTTablenorm"/>
            </w:pPr>
            <w:r>
              <w:rPr>
                <w:color w:val="000000" w:themeColor="text1"/>
              </w:rPr>
              <w:t xml:space="preserve">Не пройден </w:t>
            </w:r>
            <w:r>
              <w:t>к</w:t>
            </w:r>
            <w:r w:rsidRPr="001E797E">
              <w:t>онтроль на недопустимость сторнирования записей учета по документам определенных типов датой, отличной от даты их отражения в учете</w:t>
            </w:r>
          </w:p>
        </w:tc>
        <w:tc>
          <w:tcPr>
            <w:tcW w:w="6744" w:type="dxa"/>
          </w:tcPr>
          <w:p w14:paraId="195F6B8C" w14:textId="132388DE" w:rsidR="00DF4D13" w:rsidRPr="006B016B" w:rsidRDefault="00DF4D13" w:rsidP="00DF4D13">
            <w:pPr>
              <w:pStyle w:val="GOSTTablenorm"/>
            </w:pPr>
            <w:r w:rsidRPr="001E797E">
              <w:t xml:space="preserve">Дата отражения в учете сторнирующих записей учета &lt;дата отражения операции в учете, указанная в запросе&gt; по </w:t>
            </w:r>
            <w:del w:id="1273" w:author="Сказецкая Наталья Камилевна" w:date="2026-04-14T16:37:00Z">
              <w:r w:rsidRPr="001E797E" w:rsidDel="00DB0825">
                <w:delText xml:space="preserve">данному </w:delText>
              </w:r>
            </w:del>
            <w:r w:rsidRPr="001E797E">
              <w:t>типу документ</w:t>
            </w:r>
            <w:ins w:id="1274" w:author="Сказецкая Наталья Камилевна" w:date="2026-04-14T16:38:00Z">
              <w:r w:rsidR="00DB0825">
                <w:t>а</w:t>
              </w:r>
            </w:ins>
            <w:del w:id="1275" w:author="Сказецкая Наталья Камилевна" w:date="2026-04-14T16:38:00Z">
              <w:r w:rsidRPr="001E797E" w:rsidDel="00DB0825">
                <w:delText>ов</w:delText>
              </w:r>
            </w:del>
            <w:r w:rsidRPr="001E797E">
              <w:t xml:space="preserve"> </w:t>
            </w:r>
            <w:ins w:id="1276" w:author="Сказецкая Наталья Камилевна" w:date="2026-04-14T16:38:00Z">
              <w:r w:rsidR="00DB0825">
                <w:t xml:space="preserve">с </w:t>
              </w:r>
              <w:commentRangeStart w:id="1277"/>
              <w:r w:rsidR="00DB0825" w:rsidRPr="00DB0825">
                <w:rPr>
                  <w:lang w:val="en-US"/>
                </w:rPr>
                <w:t>GUID</w:t>
              </w:r>
              <w:r w:rsidR="00DB0825" w:rsidRPr="00DB0825">
                <w:t xml:space="preserve"> &lt;глобальный идентификатор документа&gt;</w:t>
              </w:r>
              <w:commentRangeEnd w:id="1277"/>
              <w:r w:rsidR="00DB0825">
                <w:rPr>
                  <w:rStyle w:val="afff4"/>
                </w:rPr>
                <w:commentReference w:id="1277"/>
              </w:r>
              <w:r w:rsidR="00DB0825" w:rsidRPr="001E797E">
                <w:t xml:space="preserve"> </w:t>
              </w:r>
            </w:ins>
            <w:r w:rsidRPr="001E797E">
              <w:t>[для этапа &lt;наименование этапа&gt;]</w:t>
            </w:r>
            <w:commentRangeStart w:id="1278"/>
            <w:r>
              <w:rPr>
                <w:rStyle w:val="af6"/>
                <w:szCs w:val="22"/>
              </w:rPr>
              <w:footnoteReference w:id="13"/>
            </w:r>
            <w:r w:rsidRPr="001E797E">
              <w:t xml:space="preserve"> </w:t>
            </w:r>
            <w:commentRangeEnd w:id="1278"/>
            <w:r>
              <w:rPr>
                <w:rStyle w:val="afff4"/>
              </w:rPr>
              <w:commentReference w:id="1278"/>
            </w:r>
            <w:r w:rsidRPr="001E797E">
              <w:t>не должна отличаться от даты отражения в учете сторнируемых записей учета &lt;дата отражения в учете сторнируемой операции&gt;</w:t>
            </w:r>
          </w:p>
        </w:tc>
        <w:tc>
          <w:tcPr>
            <w:tcW w:w="2637" w:type="dxa"/>
          </w:tcPr>
          <w:p w14:paraId="07E46A93" w14:textId="77777777" w:rsidR="00DF4D13" w:rsidRPr="000D4A71" w:rsidRDefault="00DF4D13" w:rsidP="00DF4D13">
            <w:pPr>
              <w:pStyle w:val="GOSTTablenorm"/>
              <w:rPr>
                <w:lang w:val="en-US"/>
              </w:rPr>
            </w:pPr>
            <w:r w:rsidRPr="000D4A71">
              <w:rPr>
                <w:lang w:val="en-US"/>
              </w:rPr>
              <w:t>ACCOUNTING;</w:t>
            </w:r>
          </w:p>
          <w:p w14:paraId="7CAD9533" w14:textId="60D93C0D" w:rsidR="00DF4D13" w:rsidRPr="00C426A8" w:rsidRDefault="00DF4D13" w:rsidP="00DF4D13">
            <w:pPr>
              <w:pStyle w:val="GOSTTablenorm"/>
              <w:rPr>
                <w:lang w:val="en-US"/>
              </w:rPr>
            </w:pPr>
            <w:r w:rsidRPr="000D4A71">
              <w:rPr>
                <w:lang w:val="en-US"/>
              </w:rPr>
              <w:t>REVERSAL</w:t>
            </w:r>
          </w:p>
        </w:tc>
      </w:tr>
      <w:tr w:rsidR="00DF4D13" w:rsidRPr="00D70F05" w14:paraId="08970F88" w14:textId="77777777" w:rsidTr="00C75A4E">
        <w:trPr>
          <w:trHeight w:val="456"/>
        </w:trPr>
        <w:tc>
          <w:tcPr>
            <w:tcW w:w="757" w:type="dxa"/>
          </w:tcPr>
          <w:p w14:paraId="2DE8CB67"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56CFE8B6" w14:textId="19CB6CD4" w:rsidR="00DF4D13" w:rsidRPr="00637DDB" w:rsidRDefault="00DF4D13" w:rsidP="00DF4D13">
            <w:pPr>
              <w:pStyle w:val="GOSTTablenorm"/>
              <w:rPr>
                <w:color w:val="000000" w:themeColor="text1"/>
              </w:rPr>
            </w:pPr>
            <w:r>
              <w:rPr>
                <w:color w:val="000000" w:themeColor="text1"/>
              </w:rPr>
              <w:t>Не пройдена проверка соответствия аналитических и бухгалтерских записей учета</w:t>
            </w:r>
            <w:ins w:id="1279" w:author="Сказецкая Наталья Камилевна" w:date="2023-08-02T00:02:00Z">
              <w:r>
                <w:rPr>
                  <w:color w:val="000000" w:themeColor="text1"/>
                </w:rPr>
                <w:t>.</w:t>
              </w:r>
            </w:ins>
            <w:commentRangeStart w:id="1280"/>
            <w:commentRangeEnd w:id="1280"/>
            <w:r>
              <w:rPr>
                <w:rStyle w:val="afff4"/>
              </w:rPr>
              <w:commentReference w:id="1280"/>
            </w:r>
            <w:r>
              <w:rPr>
                <w:color w:val="000000" w:themeColor="text1"/>
              </w:rPr>
              <w:t xml:space="preserve"> По дебету для записи аналитического учета не найдена соответствующая бухгалтерская запись учета согласно правилам сопоставления</w:t>
            </w:r>
            <w:bookmarkStart w:id="1281" w:name="_Ref141827017"/>
            <w:r>
              <w:rPr>
                <w:rStyle w:val="af6"/>
                <w:color w:val="000000" w:themeColor="text1"/>
                <w:szCs w:val="22"/>
              </w:rPr>
              <w:footnoteReference w:id="14"/>
            </w:r>
            <w:bookmarkEnd w:id="1281"/>
          </w:p>
        </w:tc>
        <w:tc>
          <w:tcPr>
            <w:tcW w:w="6744" w:type="dxa"/>
          </w:tcPr>
          <w:p w14:paraId="011F7419" w14:textId="3D806D3B" w:rsidR="00DF4D13" w:rsidRPr="001E797E" w:rsidRDefault="00DF4D13" w:rsidP="00DF4D13">
            <w:pPr>
              <w:pStyle w:val="GOSTTablenorm"/>
            </w:pPr>
            <w:r w:rsidRPr="005C27DC">
              <w:t xml:space="preserve">«По строке &lt;номер строки&gt; документа </w:t>
            </w:r>
            <w:commentRangeStart w:id="1282"/>
            <w:ins w:id="1283" w:author="Сказецкая Наталья Камилевна" w:date="2026-04-14T16:39:00Z">
              <w:r w:rsidR="00E02415" w:rsidRPr="00DB0825">
                <w:t>&lt;глобальный идентификатор документа&gt;</w:t>
              </w:r>
              <w:commentRangeEnd w:id="1282"/>
              <w:r w:rsidR="00E02415">
                <w:rPr>
                  <w:rStyle w:val="afff4"/>
                </w:rPr>
                <w:commentReference w:id="1282"/>
              </w:r>
              <w:r w:rsidR="00E02415">
                <w:t xml:space="preserve"> </w:t>
              </w:r>
            </w:ins>
            <w:r w:rsidRPr="005C27DC">
              <w:t xml:space="preserve">для записи учета </w:t>
            </w:r>
            <w:proofErr w:type="gramStart"/>
            <w:r w:rsidRPr="005C27DC">
              <w:t>&lt; Дт</w:t>
            </w:r>
            <w:proofErr w:type="gramEnd"/>
            <w:r w:rsidRPr="005C27DC">
              <w:t xml:space="preserve"> и Кт</w:t>
            </w:r>
            <w:r>
              <w:t xml:space="preserve"> проверяемой записи</w:t>
            </w:r>
            <w:r w:rsidRPr="005C27DC">
              <w:t>&gt; в Книге учета &lt;Книга учета</w:t>
            </w:r>
            <w:r>
              <w:t xml:space="preserve"> проверяемой записи</w:t>
            </w:r>
            <w:r w:rsidRPr="005C27DC">
              <w:t>&gt; не найдено соответствие по дебету &lt;</w:t>
            </w:r>
            <w:r>
              <w:t>Дт</w:t>
            </w:r>
            <w:r w:rsidRPr="005C27DC">
              <w:t xml:space="preserve"> парной записи&gt; в Книге учета &lt;Книга учета</w:t>
            </w:r>
            <w:r>
              <w:t xml:space="preserve"> парной записи</w:t>
            </w:r>
            <w:r w:rsidRPr="005C27DC">
              <w:t>&gt;»</w:t>
            </w:r>
          </w:p>
        </w:tc>
        <w:tc>
          <w:tcPr>
            <w:tcW w:w="2637" w:type="dxa"/>
          </w:tcPr>
          <w:p w14:paraId="2EB59EBA" w14:textId="37A2689E" w:rsidR="00DF4D13" w:rsidRPr="00185DD2" w:rsidRDefault="00DF4D13" w:rsidP="00DF4D13">
            <w:pPr>
              <w:pStyle w:val="GOSTTablenorm"/>
            </w:pPr>
            <w:r>
              <w:rPr>
                <w:lang w:val="en-US"/>
              </w:rPr>
              <w:t>ACCOUNTING</w:t>
            </w:r>
          </w:p>
        </w:tc>
      </w:tr>
      <w:tr w:rsidR="00DF4D13" w:rsidRPr="00D70F05" w14:paraId="4E1E2A9A" w14:textId="77777777" w:rsidTr="00C75A4E">
        <w:trPr>
          <w:trHeight w:val="456"/>
        </w:trPr>
        <w:tc>
          <w:tcPr>
            <w:tcW w:w="757" w:type="dxa"/>
          </w:tcPr>
          <w:p w14:paraId="7DE6B4B2"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16AF0555" w14:textId="184E8EA7" w:rsidR="00DF4D13" w:rsidRDefault="00DF4D13" w:rsidP="00DF4D13">
            <w:pPr>
              <w:pStyle w:val="GOSTTablenorm"/>
              <w:rPr>
                <w:color w:val="000000" w:themeColor="text1"/>
              </w:rPr>
            </w:pPr>
            <w:r>
              <w:rPr>
                <w:color w:val="000000" w:themeColor="text1"/>
              </w:rPr>
              <w:t>Не пройдена проверка соответствия аналитических и бухгалтерских записей учета</w:t>
            </w:r>
            <w:ins w:id="1284" w:author="Сказецкая Наталья Камилевна" w:date="2023-08-02T00:13:00Z">
              <w:r>
                <w:rPr>
                  <w:color w:val="000000" w:themeColor="text1"/>
                </w:rPr>
                <w:t>.</w:t>
              </w:r>
            </w:ins>
            <w:r>
              <w:rPr>
                <w:color w:val="000000" w:themeColor="text1"/>
              </w:rPr>
              <w:t xml:space="preserve"> По кредиту для записи аналитического учета не найдена соответствующая бухгалтерская запись учета согласно правилам сопоставления</w:t>
            </w:r>
            <w:r w:rsidRPr="00637DDB">
              <w:rPr>
                <w:rStyle w:val="af6"/>
              </w:rPr>
              <w:fldChar w:fldCharType="begin"/>
            </w:r>
            <w:r w:rsidRPr="00637DDB">
              <w:rPr>
                <w:rStyle w:val="af6"/>
              </w:rPr>
              <w:instrText xml:space="preserve"> NOTEREF _Ref141827017 \h </w:instrText>
            </w:r>
            <w:r>
              <w:rPr>
                <w:rStyle w:val="af6"/>
              </w:rPr>
              <w:instrText xml:space="preserve"> \* MERGEFORMAT </w:instrText>
            </w:r>
            <w:r w:rsidRPr="00637DDB">
              <w:rPr>
                <w:rStyle w:val="af6"/>
              </w:rPr>
            </w:r>
            <w:r w:rsidRPr="00637DDB">
              <w:rPr>
                <w:rStyle w:val="af6"/>
              </w:rPr>
              <w:fldChar w:fldCharType="separate"/>
            </w:r>
            <w:r>
              <w:rPr>
                <w:rStyle w:val="af6"/>
              </w:rPr>
              <w:t>13</w:t>
            </w:r>
            <w:r w:rsidRPr="00637DDB">
              <w:rPr>
                <w:rStyle w:val="af6"/>
              </w:rPr>
              <w:fldChar w:fldCharType="end"/>
            </w:r>
          </w:p>
        </w:tc>
        <w:tc>
          <w:tcPr>
            <w:tcW w:w="6744" w:type="dxa"/>
          </w:tcPr>
          <w:p w14:paraId="536C3A4F" w14:textId="627028D2" w:rsidR="00DF4D13" w:rsidRPr="001E797E" w:rsidRDefault="00DF4D13" w:rsidP="00DF4D13">
            <w:pPr>
              <w:pStyle w:val="GOSTTablenorm"/>
            </w:pPr>
            <w:r w:rsidRPr="005C27DC">
              <w:t>«</w:t>
            </w:r>
            <w:r w:rsidRPr="00185DD2">
              <w:t xml:space="preserve">По строке &lt;номер строки&gt; документа </w:t>
            </w:r>
            <w:commentRangeStart w:id="1285"/>
            <w:ins w:id="1286" w:author="Сказецкая Наталья Камилевна" w:date="2026-04-14T16:40:00Z">
              <w:r w:rsidR="00E02415" w:rsidRPr="00DB0825">
                <w:t>&lt;глобальный идентификатор документа&gt;</w:t>
              </w:r>
              <w:commentRangeEnd w:id="1285"/>
              <w:r w:rsidR="00E02415">
                <w:rPr>
                  <w:rStyle w:val="afff4"/>
                </w:rPr>
                <w:commentReference w:id="1285"/>
              </w:r>
              <w:r w:rsidR="00E02415">
                <w:t xml:space="preserve"> </w:t>
              </w:r>
            </w:ins>
            <w:r w:rsidRPr="00185DD2">
              <w:t xml:space="preserve">для записи учета </w:t>
            </w:r>
            <w:proofErr w:type="gramStart"/>
            <w:r w:rsidRPr="00185DD2">
              <w:t>&lt; Дт</w:t>
            </w:r>
            <w:proofErr w:type="gramEnd"/>
            <w:r w:rsidRPr="00185DD2">
              <w:t xml:space="preserve"> и Кт</w:t>
            </w:r>
            <w:r>
              <w:t xml:space="preserve"> проверяемой записи</w:t>
            </w:r>
            <w:r w:rsidRPr="00185DD2">
              <w:t>&gt; в Книге учета &lt;Книга учета</w:t>
            </w:r>
            <w:r>
              <w:t xml:space="preserve"> проверяемой записи</w:t>
            </w:r>
            <w:r w:rsidRPr="00185DD2">
              <w:t>&gt; не найдено соответствие по кредиту &lt;</w:t>
            </w:r>
            <w:r>
              <w:t>Кт</w:t>
            </w:r>
            <w:r w:rsidRPr="00185DD2">
              <w:t xml:space="preserve"> парной записи&gt; в Книге учета &lt;Книга учета</w:t>
            </w:r>
            <w:r>
              <w:t xml:space="preserve"> парной записи</w:t>
            </w:r>
            <w:r w:rsidRPr="00185DD2">
              <w:t>&gt;»</w:t>
            </w:r>
          </w:p>
        </w:tc>
        <w:tc>
          <w:tcPr>
            <w:tcW w:w="2637" w:type="dxa"/>
          </w:tcPr>
          <w:p w14:paraId="7A05DDE2" w14:textId="10B388B5" w:rsidR="00DF4D13" w:rsidRPr="00185DD2" w:rsidRDefault="00DF4D13" w:rsidP="00DF4D13">
            <w:pPr>
              <w:pStyle w:val="GOSTTablenorm"/>
            </w:pPr>
            <w:r>
              <w:rPr>
                <w:lang w:val="en-US"/>
              </w:rPr>
              <w:t>ACCOUNTING</w:t>
            </w:r>
          </w:p>
        </w:tc>
      </w:tr>
      <w:tr w:rsidR="00DF4D13" w:rsidRPr="00D70F05" w14:paraId="2B68B493" w14:textId="77777777" w:rsidTr="00C75A4E">
        <w:trPr>
          <w:trHeight w:val="456"/>
        </w:trPr>
        <w:tc>
          <w:tcPr>
            <w:tcW w:w="757" w:type="dxa"/>
          </w:tcPr>
          <w:p w14:paraId="7800C14A"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50041A76" w14:textId="351BD5B7" w:rsidR="00DF4D13" w:rsidRDefault="00DF4D13" w:rsidP="00DF4D13">
            <w:pPr>
              <w:pStyle w:val="GOSTTablenorm"/>
              <w:rPr>
                <w:color w:val="000000" w:themeColor="text1"/>
              </w:rPr>
            </w:pPr>
            <w:r>
              <w:rPr>
                <w:color w:val="000000" w:themeColor="text1"/>
              </w:rPr>
              <w:t>Не пройдена проверка соответствия аналитических и бухгалтерских записей учета. Для записи бухгалтерского учета не найдена соответствующая аналитическая запись учета согласно правилам сопоставления</w:t>
            </w:r>
            <w:r w:rsidRPr="00637DDB">
              <w:rPr>
                <w:rStyle w:val="af6"/>
              </w:rPr>
              <w:fldChar w:fldCharType="begin"/>
            </w:r>
            <w:r w:rsidRPr="00637DDB">
              <w:rPr>
                <w:rStyle w:val="af6"/>
              </w:rPr>
              <w:instrText xml:space="preserve"> NOTEREF _Ref141827017 \h  \* MERGEFORMAT </w:instrText>
            </w:r>
            <w:r w:rsidRPr="00637DDB">
              <w:rPr>
                <w:rStyle w:val="af6"/>
              </w:rPr>
            </w:r>
            <w:r w:rsidRPr="00637DDB">
              <w:rPr>
                <w:rStyle w:val="af6"/>
              </w:rPr>
              <w:fldChar w:fldCharType="separate"/>
            </w:r>
            <w:r>
              <w:rPr>
                <w:rStyle w:val="af6"/>
              </w:rPr>
              <w:t>13</w:t>
            </w:r>
            <w:r w:rsidRPr="00637DDB">
              <w:rPr>
                <w:rStyle w:val="af6"/>
              </w:rPr>
              <w:fldChar w:fldCharType="end"/>
            </w:r>
          </w:p>
        </w:tc>
        <w:tc>
          <w:tcPr>
            <w:tcW w:w="6744" w:type="dxa"/>
          </w:tcPr>
          <w:p w14:paraId="4877EDF8" w14:textId="3DF5C6E9" w:rsidR="00DF4D13" w:rsidRPr="005C27DC" w:rsidRDefault="00DF4D13" w:rsidP="00DF4D13">
            <w:pPr>
              <w:pStyle w:val="GOSTTablenorm"/>
            </w:pPr>
            <w:r w:rsidRPr="005C27DC">
              <w:t>«</w:t>
            </w:r>
            <w:r w:rsidRPr="00185DD2">
              <w:t xml:space="preserve">По строке &lt;номер строки&gt; документа </w:t>
            </w:r>
            <w:commentRangeStart w:id="1287"/>
            <w:ins w:id="1288" w:author="Сказецкая Наталья Камилевна" w:date="2026-04-14T16:40:00Z">
              <w:r w:rsidR="00E02415" w:rsidRPr="00DB0825">
                <w:t>&lt;глобальный идентификатор документа&gt;</w:t>
              </w:r>
              <w:commentRangeEnd w:id="1287"/>
              <w:r w:rsidR="00E02415">
                <w:rPr>
                  <w:rStyle w:val="afff4"/>
                </w:rPr>
                <w:commentReference w:id="1287"/>
              </w:r>
              <w:r w:rsidR="00E02415">
                <w:t xml:space="preserve"> </w:t>
              </w:r>
            </w:ins>
            <w:r w:rsidRPr="00185DD2">
              <w:t xml:space="preserve">для записи учета </w:t>
            </w:r>
            <w:proofErr w:type="gramStart"/>
            <w:r w:rsidRPr="00185DD2">
              <w:t>&lt; Дт</w:t>
            </w:r>
            <w:proofErr w:type="gramEnd"/>
            <w:r w:rsidRPr="00185DD2">
              <w:t xml:space="preserve"> и Кт</w:t>
            </w:r>
            <w:r>
              <w:t xml:space="preserve"> проверяемой записи</w:t>
            </w:r>
            <w:r w:rsidRPr="00185DD2">
              <w:t>&gt; в Книге учета &lt;Книга учета</w:t>
            </w:r>
            <w:r>
              <w:t xml:space="preserve"> проверяемой записи</w:t>
            </w:r>
            <w:r w:rsidRPr="00185DD2">
              <w:t>&gt; не найдено соответствие в Книге учета &lt;Книга учета</w:t>
            </w:r>
            <w:r>
              <w:t xml:space="preserve"> парной записи</w:t>
            </w:r>
            <w:r w:rsidRPr="00185DD2">
              <w:t>&gt;»</w:t>
            </w:r>
          </w:p>
        </w:tc>
        <w:tc>
          <w:tcPr>
            <w:tcW w:w="2637" w:type="dxa"/>
          </w:tcPr>
          <w:p w14:paraId="3BF11969" w14:textId="6C944F4F" w:rsidR="00DF4D13" w:rsidRPr="005C27DC" w:rsidRDefault="00DF4D13" w:rsidP="00DF4D13">
            <w:pPr>
              <w:pStyle w:val="GOSTTablenorm"/>
            </w:pPr>
            <w:r>
              <w:rPr>
                <w:lang w:val="en-US"/>
              </w:rPr>
              <w:t>ACCOUNTING</w:t>
            </w:r>
          </w:p>
        </w:tc>
      </w:tr>
      <w:tr w:rsidR="00DF4D13" w:rsidRPr="00D70F05" w14:paraId="566422DC" w14:textId="77777777" w:rsidTr="00C75A4E">
        <w:trPr>
          <w:trHeight w:val="456"/>
        </w:trPr>
        <w:tc>
          <w:tcPr>
            <w:tcW w:w="757" w:type="dxa"/>
          </w:tcPr>
          <w:p w14:paraId="7825D7D4"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5ED5C731" w14:textId="07E28F7F" w:rsidR="00DF4D13" w:rsidRDefault="00DF4D13" w:rsidP="00DF4D13">
            <w:pPr>
              <w:pStyle w:val="GOSTTablenorm"/>
            </w:pPr>
            <w:r>
              <w:t>Не пройдена проверка соответствия аналитических и бухгалтерских записей учета. Для записи бухгалтерского учета не настроены правила сопоставления</w:t>
            </w:r>
            <w:r w:rsidRPr="00637DDB">
              <w:rPr>
                <w:rStyle w:val="af6"/>
              </w:rPr>
              <w:fldChar w:fldCharType="begin"/>
            </w:r>
            <w:r w:rsidRPr="00637DDB">
              <w:rPr>
                <w:rStyle w:val="af6"/>
              </w:rPr>
              <w:instrText xml:space="preserve"> NOTEREF _Ref141827017 \h </w:instrText>
            </w:r>
            <w:r>
              <w:rPr>
                <w:rStyle w:val="af6"/>
              </w:rPr>
              <w:instrText xml:space="preserve"> \* MERGEFORMAT </w:instrText>
            </w:r>
            <w:r w:rsidRPr="00637DDB">
              <w:rPr>
                <w:rStyle w:val="af6"/>
              </w:rPr>
            </w:r>
            <w:r w:rsidRPr="00637DDB">
              <w:rPr>
                <w:rStyle w:val="af6"/>
              </w:rPr>
              <w:fldChar w:fldCharType="separate"/>
            </w:r>
            <w:r>
              <w:rPr>
                <w:rStyle w:val="af6"/>
              </w:rPr>
              <w:t>13</w:t>
            </w:r>
            <w:r w:rsidRPr="00637DDB">
              <w:rPr>
                <w:rStyle w:val="af6"/>
              </w:rPr>
              <w:fldChar w:fldCharType="end"/>
            </w:r>
          </w:p>
        </w:tc>
        <w:tc>
          <w:tcPr>
            <w:tcW w:w="6744" w:type="dxa"/>
          </w:tcPr>
          <w:p w14:paraId="4A478149" w14:textId="7606C712" w:rsidR="00DF4D13" w:rsidRPr="005C27DC" w:rsidRDefault="00DF4D13" w:rsidP="00DF4D13">
            <w:pPr>
              <w:pStyle w:val="GOSTTablenorm"/>
            </w:pPr>
            <w:r w:rsidRPr="00637DDB">
              <w:t xml:space="preserve">«По строке &lt;номер строки&gt; документа </w:t>
            </w:r>
            <w:commentRangeStart w:id="1289"/>
            <w:ins w:id="1290" w:author="Сказецкая Наталья Камилевна" w:date="2026-04-14T16:40:00Z">
              <w:r w:rsidR="00E02415" w:rsidRPr="00DB0825">
                <w:t>&lt;глобальный идентификатор документа&gt;</w:t>
              </w:r>
              <w:commentRangeEnd w:id="1289"/>
              <w:r w:rsidR="00E02415">
                <w:rPr>
                  <w:rStyle w:val="afff4"/>
                </w:rPr>
                <w:commentReference w:id="1289"/>
              </w:r>
              <w:r w:rsidR="00E02415">
                <w:t xml:space="preserve"> </w:t>
              </w:r>
            </w:ins>
            <w:r w:rsidRPr="00637DDB">
              <w:t>для записи учета &lt;Дт и Кт проверяемой записи&gt; в Книге учета &lt;Книга учета проверяемой записи&gt; не найдено соответствие в аналитическом учете</w:t>
            </w:r>
            <w:r>
              <w:t>»</w:t>
            </w:r>
          </w:p>
        </w:tc>
        <w:tc>
          <w:tcPr>
            <w:tcW w:w="2637" w:type="dxa"/>
          </w:tcPr>
          <w:p w14:paraId="3437A93C" w14:textId="62006001" w:rsidR="00DF4D13" w:rsidRPr="00637DDB" w:rsidRDefault="00DF4D13" w:rsidP="00DF4D13">
            <w:pPr>
              <w:pStyle w:val="GOSTTablenorm"/>
            </w:pPr>
            <w:r>
              <w:rPr>
                <w:lang w:val="en-US"/>
              </w:rPr>
              <w:t>ACCOUNTING</w:t>
            </w:r>
          </w:p>
        </w:tc>
      </w:tr>
      <w:tr w:rsidR="00DF4D13" w:rsidRPr="00D70F05" w14:paraId="09545083" w14:textId="77777777" w:rsidTr="00C75A4E">
        <w:trPr>
          <w:trHeight w:val="456"/>
        </w:trPr>
        <w:tc>
          <w:tcPr>
            <w:tcW w:w="757" w:type="dxa"/>
          </w:tcPr>
          <w:p w14:paraId="0FF1A92F"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44F427AC" w14:textId="381CEFB9" w:rsidR="00DF4D13" w:rsidRDefault="00DF4D13" w:rsidP="00DF4D13">
            <w:pPr>
              <w:pStyle w:val="GOSTTablenorm"/>
            </w:pPr>
            <w:r>
              <w:t>Не пройдена проверка соответствия аналитических и бухгалтерских записей учета. Недопустимая корреспонденция счетов: для одного из корреспондирующих аналитических счетов предполагается соответствие со счетом бухгалтерского учета, а для второго – не предполагается</w:t>
            </w:r>
            <w:r w:rsidRPr="00637DDB">
              <w:rPr>
                <w:rStyle w:val="af6"/>
              </w:rPr>
              <w:fldChar w:fldCharType="begin"/>
            </w:r>
            <w:r w:rsidRPr="00637DDB">
              <w:rPr>
                <w:rStyle w:val="af6"/>
              </w:rPr>
              <w:instrText xml:space="preserve"> NOTEREF _Ref141827017 \h </w:instrText>
            </w:r>
            <w:r>
              <w:rPr>
                <w:rStyle w:val="af6"/>
              </w:rPr>
              <w:instrText xml:space="preserve"> \* MERGEFORMAT </w:instrText>
            </w:r>
            <w:r w:rsidRPr="00637DDB">
              <w:rPr>
                <w:rStyle w:val="af6"/>
              </w:rPr>
            </w:r>
            <w:r w:rsidRPr="00637DDB">
              <w:rPr>
                <w:rStyle w:val="af6"/>
              </w:rPr>
              <w:fldChar w:fldCharType="separate"/>
            </w:r>
            <w:r>
              <w:rPr>
                <w:rStyle w:val="af6"/>
              </w:rPr>
              <w:t>13</w:t>
            </w:r>
            <w:r w:rsidRPr="00637DDB">
              <w:rPr>
                <w:rStyle w:val="af6"/>
              </w:rPr>
              <w:fldChar w:fldCharType="end"/>
            </w:r>
            <w:r w:rsidRPr="00637DDB">
              <w:rPr>
                <w:rStyle w:val="af6"/>
              </w:rPr>
              <w:t xml:space="preserve"> </w:t>
            </w:r>
          </w:p>
        </w:tc>
        <w:tc>
          <w:tcPr>
            <w:tcW w:w="6744" w:type="dxa"/>
          </w:tcPr>
          <w:p w14:paraId="65A2C2C8" w14:textId="2ACB08EA" w:rsidR="00DF4D13" w:rsidRPr="001E797E" w:rsidRDefault="00DF4D13" w:rsidP="00DF4D13">
            <w:pPr>
              <w:pStyle w:val="GOSTTablenorm"/>
            </w:pPr>
            <w:r w:rsidRPr="00185DD2">
              <w:t xml:space="preserve">«По строке &lt;номер строки&gt; документа </w:t>
            </w:r>
            <w:commentRangeStart w:id="1291"/>
            <w:ins w:id="1292" w:author="Сказецкая Наталья Камилевна" w:date="2026-04-14T16:41:00Z">
              <w:r w:rsidR="00E02415" w:rsidRPr="00DB0825">
                <w:t>&lt;глобальный идентификатор документа&gt;</w:t>
              </w:r>
              <w:commentRangeEnd w:id="1291"/>
              <w:r w:rsidR="00E02415">
                <w:rPr>
                  <w:rStyle w:val="afff4"/>
                </w:rPr>
                <w:commentReference w:id="1291"/>
              </w:r>
            </w:ins>
            <w:r w:rsidRPr="00185DD2">
              <w:t>для записи учета &lt;Дт и Кт</w:t>
            </w:r>
            <w:r>
              <w:t xml:space="preserve"> проверяемой записи</w:t>
            </w:r>
            <w:r w:rsidRPr="00185DD2">
              <w:t>&gt; в Книге учета &lt;Книга учета</w:t>
            </w:r>
            <w:r>
              <w:t xml:space="preserve"> проверяемой записи</w:t>
            </w:r>
            <w:r w:rsidRPr="00185DD2">
              <w:t>&gt; недопустимая корреспонденция счетов. Проверьте правила формирования/сторнирования записей учета и/или справочник соответствия записей учета»</w:t>
            </w:r>
          </w:p>
        </w:tc>
        <w:tc>
          <w:tcPr>
            <w:tcW w:w="2637" w:type="dxa"/>
          </w:tcPr>
          <w:p w14:paraId="30174F92" w14:textId="529036BC" w:rsidR="00DF4D13" w:rsidRPr="005C27DC" w:rsidRDefault="00DF4D13" w:rsidP="00DF4D13">
            <w:pPr>
              <w:pStyle w:val="GOSTTablenorm"/>
            </w:pPr>
            <w:r>
              <w:rPr>
                <w:lang w:val="en-US"/>
              </w:rPr>
              <w:t>ACCOUNTING</w:t>
            </w:r>
          </w:p>
        </w:tc>
      </w:tr>
      <w:tr w:rsidR="00DF4D13" w:rsidRPr="00D70F05" w14:paraId="16982644" w14:textId="77777777" w:rsidTr="00C75A4E">
        <w:trPr>
          <w:trHeight w:val="800"/>
        </w:trPr>
        <w:tc>
          <w:tcPr>
            <w:tcW w:w="757" w:type="dxa"/>
          </w:tcPr>
          <w:p w14:paraId="42EDF759"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3E36EC85" w14:textId="23DF53E0" w:rsidR="00DF4D13" w:rsidRPr="00812EEC" w:rsidRDefault="00DF4D13" w:rsidP="00DF4D13">
            <w:pPr>
              <w:pStyle w:val="GOSTTablenorm"/>
            </w:pPr>
            <w:r>
              <w:t>В</w:t>
            </w:r>
            <w:r w:rsidRPr="00AB2B08">
              <w:t xml:space="preserve"> </w:t>
            </w:r>
            <w:ins w:id="1293" w:author="Сказецкая Наталья Камилевна" w:date="2023-08-02T00:27:00Z">
              <w:r>
                <w:t>с</w:t>
              </w:r>
            </w:ins>
            <w:r w:rsidRPr="00AB2B08">
              <w:t xml:space="preserve">истеме не обнаружено записей учета без признака отмены, сформированных на основании </w:t>
            </w:r>
            <w:r>
              <w:t>указанного в запросе</w:t>
            </w:r>
            <w:r w:rsidRPr="00AB2B08">
              <w:t xml:space="preserve"> документ</w:t>
            </w:r>
            <w:r>
              <w:t>а</w:t>
            </w:r>
          </w:p>
        </w:tc>
        <w:tc>
          <w:tcPr>
            <w:tcW w:w="6744" w:type="dxa"/>
          </w:tcPr>
          <w:p w14:paraId="5C1C8654" w14:textId="1556DBF9" w:rsidR="00DF4D13" w:rsidRPr="001E797E" w:rsidRDefault="00DF4D13" w:rsidP="00DF4D13">
            <w:pPr>
              <w:pStyle w:val="GOSTTablenorm"/>
            </w:pPr>
            <w:r w:rsidRPr="00960A86">
              <w:t>Отсутствуют неотмененные записи учета по документу с внешним идентификатором &lt;глобальный идентификатор документа&gt;</w:t>
            </w:r>
          </w:p>
        </w:tc>
        <w:tc>
          <w:tcPr>
            <w:tcW w:w="2637" w:type="dxa"/>
          </w:tcPr>
          <w:p w14:paraId="159BD71D" w14:textId="66FBC38B" w:rsidR="00DF4D13" w:rsidRPr="00C426A8" w:rsidRDefault="00DF4D13" w:rsidP="00DF4D13">
            <w:pPr>
              <w:pStyle w:val="GOSTTablenorm"/>
              <w:rPr>
                <w:lang w:val="en-US"/>
              </w:rPr>
            </w:pPr>
            <w:r>
              <w:rPr>
                <w:lang w:val="en-US"/>
              </w:rPr>
              <w:t>UpdateNotAccounting</w:t>
            </w:r>
          </w:p>
        </w:tc>
      </w:tr>
      <w:tr w:rsidR="00DF4D13" w:rsidRPr="00D70F05" w14:paraId="440BC2DC" w14:textId="77777777" w:rsidTr="00C75A4E">
        <w:trPr>
          <w:trHeight w:val="800"/>
        </w:trPr>
        <w:tc>
          <w:tcPr>
            <w:tcW w:w="757" w:type="dxa"/>
          </w:tcPr>
          <w:p w14:paraId="6C49313A"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4EF27102" w14:textId="4A2A316B" w:rsidR="00DF4D13" w:rsidRPr="00AB2B08" w:rsidRDefault="00DF4D13" w:rsidP="00DF4D13">
            <w:pPr>
              <w:pStyle w:val="GOSTTablenorm"/>
            </w:pPr>
            <w:r>
              <w:t>В параметре «</w:t>
            </w:r>
            <w:r w:rsidRPr="00960A86">
              <w:t>UpdateAttribute:name</w:t>
            </w:r>
            <w:r>
              <w:t xml:space="preserve">» передано значение </w:t>
            </w:r>
            <w:r w:rsidRPr="00960A86">
              <w:t>аналитическ</w:t>
            </w:r>
            <w:r>
              <w:t>ого</w:t>
            </w:r>
            <w:r w:rsidRPr="00960A86">
              <w:t xml:space="preserve"> признака</w:t>
            </w:r>
            <w:r>
              <w:t>, участвующего в расчете балансов</w:t>
            </w:r>
            <w:ins w:id="1294" w:author="Сказецкая Наталья Камилевна" w:date="2026-04-14T22:15:00Z">
              <w:r w:rsidR="00A90972">
                <w:t xml:space="preserve"> </w:t>
              </w:r>
              <w:r w:rsidR="00A90972" w:rsidRPr="00A90972">
                <w:rPr>
                  <w:highlight w:val="green"/>
                </w:rPr>
                <w:t>(т.е. входящего в системный срез)</w:t>
              </w:r>
            </w:ins>
          </w:p>
        </w:tc>
        <w:tc>
          <w:tcPr>
            <w:tcW w:w="6744" w:type="dxa"/>
          </w:tcPr>
          <w:p w14:paraId="45E64C24" w14:textId="002844AD" w:rsidR="00DF4D13" w:rsidRPr="001E797E" w:rsidRDefault="00DF4D13" w:rsidP="00DF4D13">
            <w:pPr>
              <w:pStyle w:val="GOSTTablenorm"/>
            </w:pPr>
            <w:commentRangeStart w:id="1295"/>
            <w:r w:rsidRPr="008E1323">
              <w:t>Следующие</w:t>
            </w:r>
            <w:commentRangeEnd w:id="1295"/>
            <w:r>
              <w:rPr>
                <w:rStyle w:val="afff4"/>
              </w:rPr>
              <w:commentReference w:id="1295"/>
            </w:r>
            <w:r w:rsidRPr="008E1323">
              <w:t xml:space="preserve"> аналитические признаки являются агрегируемыми и не могут быть изменены [&lt;системное наименование аналитического признака&gt;]</w:t>
            </w:r>
          </w:p>
        </w:tc>
        <w:tc>
          <w:tcPr>
            <w:tcW w:w="2637" w:type="dxa"/>
          </w:tcPr>
          <w:p w14:paraId="2F03E8EE" w14:textId="0792728A" w:rsidR="00DF4D13" w:rsidRPr="00960A86" w:rsidRDefault="00DF4D13" w:rsidP="00DF4D13">
            <w:pPr>
              <w:pStyle w:val="GOSTTablenorm"/>
              <w:rPr>
                <w:lang w:val="en-US"/>
              </w:rPr>
            </w:pPr>
            <w:r>
              <w:rPr>
                <w:lang w:val="en-US"/>
              </w:rPr>
              <w:t>UpdateNotAccounting</w:t>
            </w:r>
          </w:p>
        </w:tc>
      </w:tr>
      <w:tr w:rsidR="00DF4D13" w:rsidRPr="00D70F05" w14:paraId="55AC90CA" w14:textId="77777777" w:rsidTr="00C75A4E">
        <w:trPr>
          <w:trHeight w:val="800"/>
          <w:ins w:id="1296" w:author="Сатлер Марина Викторовна" w:date="2026-01-23T09:24:00Z"/>
        </w:trPr>
        <w:tc>
          <w:tcPr>
            <w:tcW w:w="757" w:type="dxa"/>
          </w:tcPr>
          <w:p w14:paraId="59959950" w14:textId="77777777" w:rsidR="00DF4D13" w:rsidRDefault="00DF4D13" w:rsidP="00DF4D13">
            <w:pPr>
              <w:pStyle w:val="affffd"/>
              <w:numPr>
                <w:ilvl w:val="0"/>
                <w:numId w:val="2"/>
              </w:numPr>
              <w:spacing w:line="259" w:lineRule="auto"/>
              <w:rPr>
                <w:ins w:id="1297" w:author="Сатлер Марина Викторовна" w:date="2026-01-23T09:24:00Z"/>
                <w:color w:val="000000" w:themeColor="text1"/>
                <w:sz w:val="22"/>
                <w:szCs w:val="22"/>
              </w:rPr>
            </w:pPr>
          </w:p>
        </w:tc>
        <w:tc>
          <w:tcPr>
            <w:tcW w:w="5556" w:type="dxa"/>
            <w:noWrap/>
          </w:tcPr>
          <w:p w14:paraId="5B277E42" w14:textId="6EA0CB35" w:rsidR="00DF4D13" w:rsidRPr="00A90972" w:rsidRDefault="00A90972" w:rsidP="00DF4D13">
            <w:pPr>
              <w:pStyle w:val="GOSTTablenorm"/>
              <w:rPr>
                <w:ins w:id="1298" w:author="Сатлер Марина Викторовна" w:date="2026-01-23T09:24:00Z"/>
                <w:highlight w:val="green"/>
              </w:rPr>
            </w:pPr>
            <w:ins w:id="1299" w:author="Сказецкая Наталья Камилевна" w:date="2026-04-14T22:13:00Z">
              <w:r w:rsidRPr="00A90972">
                <w:rPr>
                  <w:highlight w:val="green"/>
                </w:rPr>
                <w:t>В параметре «UpdateAttribute:name» передано значение аналитического признака</w:t>
              </w:r>
            </w:ins>
            <w:commentRangeStart w:id="1300"/>
            <w:ins w:id="1301" w:author="Сатлер Марина Викторовна" w:date="2026-01-23T09:32:00Z">
              <w:r w:rsidR="00DF4D13" w:rsidRPr="00A90972">
                <w:rPr>
                  <w:highlight w:val="green"/>
                </w:rPr>
                <w:t>, входящ</w:t>
              </w:r>
            </w:ins>
            <w:ins w:id="1302" w:author="Сказецкая Наталья Камилевна" w:date="2026-04-14T22:14:00Z">
              <w:r w:rsidRPr="00A90972">
                <w:rPr>
                  <w:highlight w:val="green"/>
                </w:rPr>
                <w:t>его</w:t>
              </w:r>
            </w:ins>
            <w:ins w:id="1303" w:author="Сатлер Марина Викторовна" w:date="2026-01-23T09:32:00Z">
              <w:r w:rsidR="00DF4D13" w:rsidRPr="00A90972">
                <w:rPr>
                  <w:highlight w:val="green"/>
                </w:rPr>
                <w:t xml:space="preserve"> в состав </w:t>
              </w:r>
            </w:ins>
            <w:ins w:id="1304" w:author="Сказецкая Наталья Камилевна" w:date="2026-04-14T22:14:00Z">
              <w:r w:rsidRPr="00A90972">
                <w:rPr>
                  <w:highlight w:val="green"/>
                </w:rPr>
                <w:t xml:space="preserve">специального </w:t>
              </w:r>
            </w:ins>
            <w:ins w:id="1305" w:author="Сатлер Марина Викторовна" w:date="2026-01-23T09:32:00Z">
              <w:r w:rsidR="00DF4D13" w:rsidRPr="00A90972">
                <w:rPr>
                  <w:highlight w:val="green"/>
                </w:rPr>
                <w:t xml:space="preserve">среза, статус которого не равен </w:t>
              </w:r>
            </w:ins>
            <w:ins w:id="1306" w:author="Сатлер Марина Викторовна" w:date="2026-01-23T09:37:00Z">
              <w:r w:rsidR="00DF4D13" w:rsidRPr="00A90972">
                <w:rPr>
                  <w:highlight w:val="green"/>
                </w:rPr>
                <w:t>«</w:t>
              </w:r>
            </w:ins>
            <w:ins w:id="1307" w:author="Сатлер Марина Викторовна" w:date="2026-01-23T09:32:00Z">
              <w:r w:rsidR="00DF4D13" w:rsidRPr="00A90972">
                <w:rPr>
                  <w:highlight w:val="green"/>
                </w:rPr>
                <w:t>0-Конфигурирование</w:t>
              </w:r>
            </w:ins>
            <w:ins w:id="1308" w:author="Сатлер Марина Викторовна" w:date="2026-01-23T09:37:00Z">
              <w:r w:rsidR="00DF4D13" w:rsidRPr="00A90972">
                <w:rPr>
                  <w:highlight w:val="green"/>
                </w:rPr>
                <w:t>»</w:t>
              </w:r>
            </w:ins>
          </w:p>
        </w:tc>
        <w:tc>
          <w:tcPr>
            <w:tcW w:w="6744" w:type="dxa"/>
          </w:tcPr>
          <w:p w14:paraId="15238EE8" w14:textId="1ACF2BB4" w:rsidR="00DF4D13" w:rsidRPr="00A90972" w:rsidRDefault="00DF4D13" w:rsidP="00DF4D13">
            <w:pPr>
              <w:pStyle w:val="GOSTTablenorm"/>
              <w:rPr>
                <w:ins w:id="1309" w:author="Сатлер Марина Викторовна" w:date="2026-01-23T09:24:00Z"/>
                <w:highlight w:val="green"/>
              </w:rPr>
            </w:pPr>
            <w:ins w:id="1310" w:author="Сатлер Марина Викторовна" w:date="2026-01-23T09:25:00Z">
              <w:r w:rsidRPr="00A90972">
                <w:rPr>
                  <w:highlight w:val="green"/>
                </w:rPr>
                <w:t>Следующие атрибуты включены в пользовательские срезы и не могут быть изменены [</w:t>
              </w:r>
            </w:ins>
            <w:ins w:id="1311" w:author="Сатлер Марина Викторовна" w:date="2026-01-23T09:31:00Z">
              <w:r w:rsidRPr="00A90972">
                <w:rPr>
                  <w:highlight w:val="green"/>
                </w:rPr>
                <w:t xml:space="preserve">перечень (через запятую) </w:t>
              </w:r>
            </w:ins>
            <w:ins w:id="1312" w:author="Сказецкая Наталья Камилевна" w:date="2026-04-14T22:18:00Z">
              <w:r w:rsidR="00A90972">
                <w:rPr>
                  <w:highlight w:val="green"/>
                </w:rPr>
                <w:t>системных</w:t>
              </w:r>
            </w:ins>
            <w:ins w:id="1313" w:author="Сатлер Марина Викторовна" w:date="2026-01-23T09:31:00Z">
              <w:r w:rsidRPr="00A90972">
                <w:rPr>
                  <w:highlight w:val="green"/>
                </w:rPr>
                <w:t xml:space="preserve"> наименований аналитических признаков</w:t>
              </w:r>
            </w:ins>
            <w:ins w:id="1314" w:author="Сатлер Марина Викторовна" w:date="2026-01-23T09:25:00Z">
              <w:r w:rsidRPr="00A90972">
                <w:rPr>
                  <w:highlight w:val="green"/>
                </w:rPr>
                <w:t>]</w:t>
              </w:r>
            </w:ins>
          </w:p>
        </w:tc>
        <w:tc>
          <w:tcPr>
            <w:tcW w:w="2637" w:type="dxa"/>
          </w:tcPr>
          <w:p w14:paraId="102E2776" w14:textId="46F8CEAA" w:rsidR="00DF4D13" w:rsidRPr="00A90972" w:rsidRDefault="00DF4D13" w:rsidP="00DF4D13">
            <w:pPr>
              <w:pStyle w:val="GOSTTablenorm"/>
              <w:rPr>
                <w:ins w:id="1315" w:author="Сатлер Марина Викторовна" w:date="2026-01-23T09:24:00Z"/>
                <w:highlight w:val="green"/>
                <w:lang w:val="en-US"/>
              </w:rPr>
            </w:pPr>
            <w:ins w:id="1316" w:author="Сатлер Марина Викторовна" w:date="2026-01-23T09:24:00Z">
              <w:r w:rsidRPr="00A90972">
                <w:rPr>
                  <w:highlight w:val="green"/>
                  <w:lang w:val="en-US"/>
                </w:rPr>
                <w:t>UpdateNotAccounting</w:t>
              </w:r>
            </w:ins>
            <w:commentRangeEnd w:id="1300"/>
            <w:ins w:id="1317" w:author="Сатлер Марина Викторовна" w:date="2026-01-23T10:00:00Z">
              <w:r w:rsidRPr="00A90972">
                <w:rPr>
                  <w:rStyle w:val="afff4"/>
                  <w:highlight w:val="green"/>
                </w:rPr>
                <w:commentReference w:id="1300"/>
              </w:r>
            </w:ins>
          </w:p>
        </w:tc>
      </w:tr>
      <w:tr w:rsidR="00DF4D13" w:rsidRPr="00D70F05" w14:paraId="0AA3D92A" w14:textId="77777777" w:rsidTr="00C75A4E">
        <w:trPr>
          <w:trHeight w:val="456"/>
        </w:trPr>
        <w:tc>
          <w:tcPr>
            <w:tcW w:w="15694" w:type="dxa"/>
            <w:gridSpan w:val="4"/>
          </w:tcPr>
          <w:p w14:paraId="25B422B2" w14:textId="5392C1DC" w:rsidR="00DF4D13" w:rsidRPr="003E3E86" w:rsidRDefault="00DF4D13" w:rsidP="00DF4D13">
            <w:pPr>
              <w:pStyle w:val="GOSTTablenorm"/>
              <w:ind w:left="0"/>
              <w:jc w:val="left"/>
            </w:pPr>
            <w:r>
              <w:rPr>
                <w:b/>
              </w:rPr>
              <w:lastRenderedPageBreak/>
              <w:t>Ошибки обработки запросов по</w:t>
            </w:r>
            <w:r w:rsidRPr="000748ED">
              <w:rPr>
                <w:b/>
              </w:rPr>
              <w:t xml:space="preserve"> </w:t>
            </w:r>
            <w:r>
              <w:rPr>
                <w:b/>
              </w:rPr>
              <w:t xml:space="preserve">управлению </w:t>
            </w:r>
            <w:commentRangeStart w:id="1318"/>
            <w:r>
              <w:rPr>
                <w:b/>
              </w:rPr>
              <w:t>операционными днями</w:t>
            </w:r>
            <w:commentRangeEnd w:id="1318"/>
            <w:r>
              <w:rPr>
                <w:rStyle w:val="afff4"/>
              </w:rPr>
              <w:commentReference w:id="1318"/>
            </w:r>
          </w:p>
        </w:tc>
      </w:tr>
      <w:tr w:rsidR="00DF4D13" w:rsidRPr="00D70F05" w14:paraId="6FFAC336" w14:textId="77777777" w:rsidTr="00C75A4E">
        <w:trPr>
          <w:trHeight w:val="800"/>
        </w:trPr>
        <w:tc>
          <w:tcPr>
            <w:tcW w:w="757" w:type="dxa"/>
          </w:tcPr>
          <w:p w14:paraId="4A90E31D"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3365B284" w14:textId="77777777" w:rsidR="00DF4D13" w:rsidRPr="00152C8C" w:rsidRDefault="00DF4D13" w:rsidP="00DF4D13">
            <w:pPr>
              <w:pStyle w:val="GOSTTablenorm"/>
            </w:pPr>
            <w:r w:rsidRPr="00152C8C">
              <w:t xml:space="preserve">В систему поступил запрос на закрытие/окончательное закрытие операционного дня Системы, при этом операционный день одного или нескольких ТОФК/ЦС учета не закрыт/не закрыт окончательно </w:t>
            </w:r>
          </w:p>
        </w:tc>
        <w:tc>
          <w:tcPr>
            <w:tcW w:w="6744" w:type="dxa"/>
          </w:tcPr>
          <w:p w14:paraId="5F7E49C4" w14:textId="5DCEC36B" w:rsidR="00DF4D13" w:rsidRPr="00A21E8C" w:rsidRDefault="00DF4D13" w:rsidP="00DF4D13">
            <w:pPr>
              <w:pStyle w:val="GOSTTablenorm"/>
            </w:pPr>
            <w:commentRangeStart w:id="1319"/>
            <w:commentRangeEnd w:id="1319"/>
            <w:r>
              <w:rPr>
                <w:rStyle w:val="afff4"/>
              </w:rPr>
              <w:commentReference w:id="1319"/>
            </w:r>
            <w:del w:id="1320" w:author="Сказецкая Наталья Камилевна" w:date="2023-08-02T16:49:00Z">
              <w:r w:rsidRPr="00FA1740" w:rsidDel="00152C8C">
                <w:delText>&lt;</w:delText>
              </w:r>
            </w:del>
            <w:r w:rsidRPr="00905F41">
              <w:t>Конфликт статусов между ОД системы и ОД ТОФК/ЦС за [</w:t>
            </w:r>
            <w:r>
              <w:t>дата операционного дня</w:t>
            </w:r>
            <w:r w:rsidRPr="00905F41">
              <w:t>].</w:t>
            </w:r>
            <w:r>
              <w:t xml:space="preserve"> </w:t>
            </w:r>
            <w:r w:rsidRPr="00905F41">
              <w:t xml:space="preserve">Статус ОД </w:t>
            </w:r>
            <w:proofErr w:type="gramStart"/>
            <w:r w:rsidRPr="00905F41">
              <w:t>системы:[</w:t>
            </w:r>
            <w:proofErr w:type="gramEnd"/>
            <w:r>
              <w:t>статус операционного дня Системы</w:t>
            </w:r>
            <w:r w:rsidRPr="00905F41">
              <w:t>].</w:t>
            </w:r>
            <w:commentRangeStart w:id="1321"/>
            <w:commentRangeEnd w:id="1321"/>
            <w:r>
              <w:rPr>
                <w:rStyle w:val="afff4"/>
              </w:rPr>
              <w:commentReference w:id="1321"/>
            </w:r>
            <w:r>
              <w:t>Несоответствующий</w:t>
            </w:r>
            <w:r w:rsidRPr="00905F41">
              <w:t xml:space="preserve"> статус у следующих ТОФК/ЦС по учету:[</w:t>
            </w:r>
            <w:r>
              <w:t>коды ТОФК/ЦС по учету</w:t>
            </w:r>
            <w:r w:rsidRPr="00905F41">
              <w:t>]</w:t>
            </w:r>
            <w:del w:id="1322" w:author="Сказецкая Наталья Камилевна" w:date="2023-08-02T16:50:00Z">
              <w:r w:rsidRPr="00BE116C" w:rsidDel="00152C8C">
                <w:delText>&gt;</w:delText>
              </w:r>
            </w:del>
          </w:p>
        </w:tc>
        <w:tc>
          <w:tcPr>
            <w:tcW w:w="2637" w:type="dxa"/>
          </w:tcPr>
          <w:p w14:paraId="0AE0DFEA" w14:textId="29EF6A39" w:rsidR="00DF4D13" w:rsidRPr="00474CDD" w:rsidRDefault="00DF4D13" w:rsidP="00DF4D13">
            <w:pPr>
              <w:pStyle w:val="GOSTTablenorm"/>
            </w:pPr>
            <w:r w:rsidRPr="00474CDD">
              <w:t>TradingDaysSysClose,</w:t>
            </w:r>
            <w:r w:rsidRPr="00C75A4E">
              <w:t xml:space="preserve"> </w:t>
            </w:r>
            <w:r w:rsidRPr="00474CDD">
              <w:t>TradingDaysSysClosePermanently, TradingDaysSysClosePermanentlyAll, TrDaysSysListClosePermanently</w:t>
            </w:r>
          </w:p>
        </w:tc>
      </w:tr>
      <w:tr w:rsidR="00DF4D13" w:rsidRPr="001B04F6" w14:paraId="2D4795C9" w14:textId="77777777" w:rsidTr="00C75A4E">
        <w:trPr>
          <w:trHeight w:val="800"/>
        </w:trPr>
        <w:tc>
          <w:tcPr>
            <w:tcW w:w="757" w:type="dxa"/>
          </w:tcPr>
          <w:p w14:paraId="021FD918"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1AD8258B" w14:textId="2B916727" w:rsidR="00DF4D13" w:rsidRPr="00152C8C" w:rsidRDefault="00DF4D13" w:rsidP="00DF4D13">
            <w:pPr>
              <w:pStyle w:val="GOSTTablenorm"/>
            </w:pPr>
            <w:r w:rsidRPr="00152C8C">
              <w:t>В систему поступил запрос на окончательное закрытие операционного дня</w:t>
            </w:r>
            <w:r>
              <w:t xml:space="preserve"> </w:t>
            </w:r>
            <w:r w:rsidRPr="00152C8C">
              <w:t>Системы или ТОФК/ЦС учета, при этом предыдущие операционные дни не в статусе «Закрыт окончательно»</w:t>
            </w:r>
          </w:p>
        </w:tc>
        <w:tc>
          <w:tcPr>
            <w:tcW w:w="6744" w:type="dxa"/>
          </w:tcPr>
          <w:p w14:paraId="71250556" w14:textId="71099281" w:rsidR="00DF4D13" w:rsidRPr="001E797E" w:rsidRDefault="00DF4D13" w:rsidP="00DF4D13">
            <w:pPr>
              <w:pStyle w:val="GOSTTablenorm"/>
            </w:pPr>
            <w:r w:rsidRPr="005C1062">
              <w:t xml:space="preserve">При окончательном закрытии статус предыдущих дней должен быть </w:t>
            </w:r>
            <w:r>
              <w:t>«</w:t>
            </w:r>
            <w:r w:rsidRPr="005C1062">
              <w:t>Закрыт окончательно</w:t>
            </w:r>
            <w:r>
              <w:t xml:space="preserve">» </w:t>
            </w:r>
            <w:r w:rsidRPr="005C1062">
              <w:t xml:space="preserve">или </w:t>
            </w:r>
            <w:r>
              <w:t>«</w:t>
            </w:r>
            <w:r w:rsidRPr="005C1062">
              <w:t>Не открывался</w:t>
            </w:r>
            <w:r>
              <w:t>»</w:t>
            </w:r>
          </w:p>
        </w:tc>
        <w:tc>
          <w:tcPr>
            <w:tcW w:w="2637" w:type="dxa"/>
          </w:tcPr>
          <w:p w14:paraId="344A9BCB" w14:textId="538B4758" w:rsidR="00DF4D13" w:rsidRPr="00827418" w:rsidRDefault="00DF4D13" w:rsidP="00607693">
            <w:pPr>
              <w:pStyle w:val="GOSTTablenorm"/>
              <w:rPr>
                <w:lang w:val="en-US"/>
              </w:rPr>
            </w:pPr>
            <w:r w:rsidRPr="00827418">
              <w:rPr>
                <w:lang w:val="en-US"/>
              </w:rPr>
              <w:t>TradingDaysSysClose, TradingDaysSubjectClosePermanently, TradingDaysSysClosePermanentlyAll, TrDaysSysListClosePermanently, TrDaysSysListClosePermanentlyAll</w:t>
            </w:r>
          </w:p>
        </w:tc>
      </w:tr>
      <w:tr w:rsidR="00DF4D13" w:rsidRPr="00D70F05" w14:paraId="31D682E6" w14:textId="77777777" w:rsidTr="00C75A4E">
        <w:trPr>
          <w:trHeight w:val="555"/>
        </w:trPr>
        <w:tc>
          <w:tcPr>
            <w:tcW w:w="757" w:type="dxa"/>
          </w:tcPr>
          <w:p w14:paraId="0C6D458B" w14:textId="77777777" w:rsidR="00DF4D13" w:rsidRPr="000655F2" w:rsidRDefault="00DF4D13" w:rsidP="00DF4D13">
            <w:pPr>
              <w:pStyle w:val="affffd"/>
              <w:numPr>
                <w:ilvl w:val="0"/>
                <w:numId w:val="2"/>
              </w:numPr>
              <w:spacing w:line="259" w:lineRule="auto"/>
              <w:rPr>
                <w:color w:val="000000" w:themeColor="text1"/>
                <w:sz w:val="22"/>
                <w:szCs w:val="22"/>
                <w:lang w:val="en-US"/>
              </w:rPr>
            </w:pPr>
          </w:p>
        </w:tc>
        <w:tc>
          <w:tcPr>
            <w:tcW w:w="5556" w:type="dxa"/>
            <w:noWrap/>
          </w:tcPr>
          <w:p w14:paraId="571199DF" w14:textId="4378B684" w:rsidR="00DF4D13" w:rsidRDefault="00DF4D13" w:rsidP="00DF4D13">
            <w:pPr>
              <w:pStyle w:val="GOSTTablenorm"/>
              <w:rPr>
                <w:highlight w:val="yellow"/>
              </w:rPr>
            </w:pPr>
            <w:r w:rsidRPr="00FA1740">
              <w:t>В с</w:t>
            </w:r>
            <w:r>
              <w:t>истему поступил запрос по переводу окончательно закрытого операционного дня Системы/ТОФК/ЦС учета в статус «Закрыт», при этом имеются операционные дни, следующие за указанным, в статусе «Закрыт окончательно»</w:t>
            </w:r>
          </w:p>
        </w:tc>
        <w:tc>
          <w:tcPr>
            <w:tcW w:w="6744" w:type="dxa"/>
          </w:tcPr>
          <w:p w14:paraId="5948D893" w14:textId="51569EEB" w:rsidR="00DF4D13" w:rsidRPr="001E797E" w:rsidRDefault="00DF4D13" w:rsidP="00DF4D13">
            <w:pPr>
              <w:pStyle w:val="GOSTTablenorm"/>
            </w:pPr>
            <w:r w:rsidRPr="005C1062">
              <w:t xml:space="preserve">Выполнение операции недопустимо! Имеются дни в статусе </w:t>
            </w:r>
            <w:r>
              <w:t>«</w:t>
            </w:r>
            <w:r w:rsidRPr="005C1062">
              <w:t>Закрыт окончательно</w:t>
            </w:r>
            <w:r>
              <w:t>»</w:t>
            </w:r>
            <w:r w:rsidRPr="005C1062">
              <w:t>, идущие после указанного в запросе дня [</w:t>
            </w:r>
            <w:r>
              <w:t>дата операционного дня</w:t>
            </w:r>
            <w:r w:rsidRPr="005C1062">
              <w:t>]</w:t>
            </w:r>
          </w:p>
        </w:tc>
        <w:tc>
          <w:tcPr>
            <w:tcW w:w="2637" w:type="dxa"/>
          </w:tcPr>
          <w:p w14:paraId="5AA97410" w14:textId="62CD9AD4" w:rsidR="00DF4D13" w:rsidRPr="00CC7EDD" w:rsidRDefault="00DF4D13" w:rsidP="00DF4D13">
            <w:pPr>
              <w:pStyle w:val="GOSTTablenorm"/>
            </w:pPr>
            <w:r w:rsidRPr="005C1062">
              <w:t>TDSubjectClosePermanentlyRol</w:t>
            </w:r>
            <w:r>
              <w:rPr>
                <w:lang w:val="en-US"/>
              </w:rPr>
              <w:t>l</w:t>
            </w:r>
          </w:p>
        </w:tc>
      </w:tr>
      <w:tr w:rsidR="00DF4D13" w:rsidRPr="00D70F05" w14:paraId="5C76316B" w14:textId="77777777" w:rsidTr="00C75A4E">
        <w:trPr>
          <w:trHeight w:val="800"/>
        </w:trPr>
        <w:tc>
          <w:tcPr>
            <w:tcW w:w="757" w:type="dxa"/>
          </w:tcPr>
          <w:p w14:paraId="72C2760D" w14:textId="77777777" w:rsidR="00DF4D13" w:rsidRPr="000655F2" w:rsidRDefault="00DF4D13" w:rsidP="00DF4D13">
            <w:pPr>
              <w:pStyle w:val="affffd"/>
              <w:numPr>
                <w:ilvl w:val="0"/>
                <w:numId w:val="2"/>
              </w:numPr>
              <w:spacing w:line="259" w:lineRule="auto"/>
              <w:rPr>
                <w:color w:val="000000" w:themeColor="text1"/>
                <w:sz w:val="22"/>
                <w:szCs w:val="22"/>
                <w:lang w:val="en-US"/>
              </w:rPr>
            </w:pPr>
          </w:p>
        </w:tc>
        <w:tc>
          <w:tcPr>
            <w:tcW w:w="5556" w:type="dxa"/>
            <w:noWrap/>
          </w:tcPr>
          <w:p w14:paraId="2937B31B" w14:textId="04333864" w:rsidR="00DF4D13" w:rsidRPr="00FA1740" w:rsidRDefault="00DF4D13" w:rsidP="00DF4D13">
            <w:pPr>
              <w:pStyle w:val="GOSTTablenorm"/>
            </w:pPr>
            <w:r w:rsidRPr="00FA1740">
              <w:t>В с</w:t>
            </w:r>
            <w:r>
              <w:t>истему поступил запрос по переводу операционного дня Системы или ТОФК/ЦС учета в недопустимый согласно статусной модели статус</w:t>
            </w:r>
          </w:p>
        </w:tc>
        <w:tc>
          <w:tcPr>
            <w:tcW w:w="6744" w:type="dxa"/>
          </w:tcPr>
          <w:p w14:paraId="58DED951" w14:textId="5501B0DE" w:rsidR="00DF4D13" w:rsidRPr="005C1062" w:rsidRDefault="00DF4D13" w:rsidP="00DF4D13">
            <w:pPr>
              <w:pStyle w:val="GOSTTablenorm"/>
            </w:pPr>
            <w:r w:rsidRPr="00E03A41">
              <w:t>Изменение статуса для [Операционный день] с [</w:t>
            </w:r>
            <w:r>
              <w:t>статус операционного дня</w:t>
            </w:r>
            <w:r w:rsidRPr="00E03A41">
              <w:t>] на [</w:t>
            </w:r>
            <w:r>
              <w:t>статус операционного дня</w:t>
            </w:r>
            <w:r w:rsidRPr="00E03A41">
              <w:t>] запрещено."</w:t>
            </w:r>
          </w:p>
        </w:tc>
        <w:tc>
          <w:tcPr>
            <w:tcW w:w="2637" w:type="dxa"/>
          </w:tcPr>
          <w:p w14:paraId="7843CF57" w14:textId="3CEB1C6D" w:rsidR="00DF4D13" w:rsidRPr="00474CDD" w:rsidRDefault="00DF4D13" w:rsidP="00DF4D13">
            <w:pPr>
              <w:pStyle w:val="GOSTTablenorm"/>
            </w:pPr>
            <w:r w:rsidRPr="00474CDD">
              <w:t>Все запросы по управлению операционными днями</w:t>
            </w:r>
          </w:p>
        </w:tc>
      </w:tr>
      <w:tr w:rsidR="00DF4D13" w:rsidRPr="00D70F05" w14:paraId="26820245" w14:textId="77777777" w:rsidTr="00C75A4E">
        <w:trPr>
          <w:trHeight w:val="456"/>
        </w:trPr>
        <w:tc>
          <w:tcPr>
            <w:tcW w:w="15694" w:type="dxa"/>
            <w:gridSpan w:val="4"/>
          </w:tcPr>
          <w:p w14:paraId="6180D541" w14:textId="77777777" w:rsidR="00DF4D13" w:rsidRPr="003E3E86" w:rsidRDefault="00DF4D13" w:rsidP="00DF4D13">
            <w:pPr>
              <w:pStyle w:val="GOSTTablenorm"/>
              <w:ind w:left="0"/>
              <w:jc w:val="left"/>
              <w:rPr>
                <w:b/>
              </w:rPr>
            </w:pPr>
            <w:r w:rsidRPr="003E3E86">
              <w:rPr>
                <w:b/>
              </w:rPr>
              <w:t>Ошибки обработки запросов по формированию диагностических отчетов</w:t>
            </w:r>
          </w:p>
        </w:tc>
      </w:tr>
      <w:tr w:rsidR="00DF4D13" w:rsidRPr="00D70F05" w14:paraId="1E30C376" w14:textId="77777777" w:rsidTr="00C75A4E">
        <w:trPr>
          <w:trHeight w:val="456"/>
        </w:trPr>
        <w:tc>
          <w:tcPr>
            <w:tcW w:w="757" w:type="dxa"/>
          </w:tcPr>
          <w:p w14:paraId="13BD71DE"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65C5FE87" w14:textId="4A4E97F9" w:rsidR="00DF4D13" w:rsidRDefault="00DF4D13" w:rsidP="00DF4D13">
            <w:pPr>
              <w:pStyle w:val="GOSTTablenorm"/>
            </w:pPr>
            <w:r>
              <w:t>В систему поступил запрос на формирование диагностического отчета за дату операционного дня, который не Закрыт или не Закрыт окончательно</w:t>
            </w:r>
          </w:p>
        </w:tc>
        <w:tc>
          <w:tcPr>
            <w:tcW w:w="6744" w:type="dxa"/>
          </w:tcPr>
          <w:p w14:paraId="77C279AD" w14:textId="0B63A991" w:rsidR="00DF4D13" w:rsidRPr="001E797E" w:rsidRDefault="00DF4D13" w:rsidP="00DF4D13">
            <w:pPr>
              <w:pStyle w:val="GOSTTablenorm"/>
            </w:pPr>
            <w:r w:rsidRPr="00C426A8">
              <w:t xml:space="preserve">Операционный день &lt;указывается дата опердня&gt;, находится в статусе, отличном от </w:t>
            </w:r>
            <w:r>
              <w:t>«Закрыт», «Закрыт окончательно»</w:t>
            </w:r>
            <w:r w:rsidRPr="00C426A8">
              <w:t>. Для выполнения диагностики доведите операцио</w:t>
            </w:r>
            <w:r>
              <w:t>нный день до указанных статусов</w:t>
            </w:r>
          </w:p>
        </w:tc>
        <w:tc>
          <w:tcPr>
            <w:tcW w:w="2637" w:type="dxa"/>
          </w:tcPr>
          <w:p w14:paraId="7AC2CC9E" w14:textId="43DCFF74" w:rsidR="00DF4D13" w:rsidRPr="00C426A8" w:rsidRDefault="00DF4D13" w:rsidP="00DF4D13">
            <w:pPr>
              <w:pStyle w:val="GOSTTablenorm"/>
              <w:rPr>
                <w:lang w:val="en-US"/>
              </w:rPr>
            </w:pPr>
            <w:r>
              <w:rPr>
                <w:lang w:val="en-US"/>
              </w:rPr>
              <w:t>REVISE</w:t>
            </w:r>
          </w:p>
        </w:tc>
      </w:tr>
      <w:tr w:rsidR="00DF4D13" w:rsidRPr="00D70F05" w14:paraId="5B8F8338" w14:textId="77777777" w:rsidTr="00C75A4E">
        <w:trPr>
          <w:trHeight w:val="456"/>
        </w:trPr>
        <w:tc>
          <w:tcPr>
            <w:tcW w:w="757" w:type="dxa"/>
          </w:tcPr>
          <w:p w14:paraId="0E92EB01"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354E313C" w14:textId="4AC7A569" w:rsidR="00DF4D13" w:rsidRPr="001369E6" w:rsidRDefault="00DF4D13" w:rsidP="00DF4D13">
            <w:pPr>
              <w:pStyle w:val="GOSTTablenorm"/>
              <w:rPr>
                <w:highlight w:val="lightGray"/>
              </w:rPr>
            </w:pPr>
            <w:commentRangeStart w:id="1323"/>
            <w:commentRangeStart w:id="1324"/>
            <w:r w:rsidRPr="001369E6">
              <w:rPr>
                <w:highlight w:val="lightGray"/>
              </w:rPr>
              <w:t xml:space="preserve">В </w:t>
            </w:r>
            <w:commentRangeEnd w:id="1323"/>
            <w:r w:rsidRPr="001369E6">
              <w:rPr>
                <w:rStyle w:val="afff4"/>
                <w:highlight w:val="lightGray"/>
              </w:rPr>
              <w:commentReference w:id="1323"/>
            </w:r>
            <w:commentRangeEnd w:id="1324"/>
            <w:r w:rsidRPr="001369E6">
              <w:rPr>
                <w:rStyle w:val="afff4"/>
                <w:highlight w:val="lightGray"/>
              </w:rPr>
              <w:commentReference w:id="1324"/>
            </w:r>
            <w:r w:rsidRPr="001369E6">
              <w:rPr>
                <w:highlight w:val="lightGray"/>
              </w:rPr>
              <w:t>систему поступил запрос на формирование диагностического отчета за дату операционного дня и по субъекту учета, по которому данная диагностика уже запущена и не завершена</w:t>
            </w:r>
          </w:p>
        </w:tc>
        <w:tc>
          <w:tcPr>
            <w:tcW w:w="6744" w:type="dxa"/>
          </w:tcPr>
          <w:p w14:paraId="13C39EE8" w14:textId="4D9AF896" w:rsidR="00DF4D13" w:rsidRPr="001369E6" w:rsidRDefault="00DF4D13" w:rsidP="00DF4D13">
            <w:pPr>
              <w:pStyle w:val="GOSTTablenorm"/>
              <w:rPr>
                <w:highlight w:val="lightGray"/>
              </w:rPr>
            </w:pPr>
            <w:r w:rsidRPr="001369E6">
              <w:rPr>
                <w:highlight w:val="lightGray"/>
              </w:rPr>
              <w:t>В данный момент диагностика уже осуществляется, дождитесь окончания ее выполнения </w:t>
            </w:r>
            <w:r w:rsidRPr="001369E6">
              <w:rPr>
                <w:iCs/>
                <w:highlight w:val="lightGray"/>
              </w:rPr>
              <w:t>(время начала &lt;дата-время начала диагностики&gt;, GUID запроса &lt;ReqGuid&gt;, GUID документа &lt;DocGuid&gt;)</w:t>
            </w:r>
          </w:p>
        </w:tc>
        <w:tc>
          <w:tcPr>
            <w:tcW w:w="2637" w:type="dxa"/>
          </w:tcPr>
          <w:p w14:paraId="52B3ECC7" w14:textId="19453EEA" w:rsidR="00DF4D13" w:rsidRPr="001369E6" w:rsidRDefault="00DF4D13" w:rsidP="00DF4D13">
            <w:pPr>
              <w:pStyle w:val="GOSTTablenorm"/>
              <w:rPr>
                <w:highlight w:val="lightGray"/>
              </w:rPr>
            </w:pPr>
            <w:r w:rsidRPr="001369E6">
              <w:rPr>
                <w:highlight w:val="lightGray"/>
                <w:lang w:val="en-US"/>
              </w:rPr>
              <w:t>REVISE</w:t>
            </w:r>
          </w:p>
        </w:tc>
      </w:tr>
      <w:tr w:rsidR="00DF4D13" w:rsidRPr="00D70F05" w14:paraId="38687550" w14:textId="77777777" w:rsidTr="00C75A4E">
        <w:trPr>
          <w:trHeight w:val="456"/>
        </w:trPr>
        <w:tc>
          <w:tcPr>
            <w:tcW w:w="15694" w:type="dxa"/>
            <w:gridSpan w:val="4"/>
          </w:tcPr>
          <w:p w14:paraId="3462411B" w14:textId="5F09C62F" w:rsidR="00DF4D13" w:rsidRPr="00273491" w:rsidRDefault="00DF4D13" w:rsidP="00DF4D13">
            <w:pPr>
              <w:pStyle w:val="GOSTTablenorm"/>
              <w:ind w:left="0"/>
              <w:jc w:val="left"/>
            </w:pPr>
            <w:r w:rsidRPr="00273491">
              <w:rPr>
                <w:b/>
              </w:rPr>
              <w:t>Прочие ошибки</w:t>
            </w:r>
          </w:p>
        </w:tc>
      </w:tr>
      <w:tr w:rsidR="00DF4D13" w:rsidRPr="00D70F05" w14:paraId="0682865E" w14:textId="77777777" w:rsidTr="00C75A4E">
        <w:trPr>
          <w:trHeight w:val="456"/>
        </w:trPr>
        <w:tc>
          <w:tcPr>
            <w:tcW w:w="757" w:type="dxa"/>
          </w:tcPr>
          <w:p w14:paraId="281D423B"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058288A9" w14:textId="40D4A98A" w:rsidR="00DF4D13" w:rsidRPr="00C228AC" w:rsidRDefault="00DF4D13" w:rsidP="00DF4D13">
            <w:pPr>
              <w:pStyle w:val="GOSTTablenorm"/>
            </w:pPr>
            <w:r>
              <w:t>В системе имеются счета с незаполненными обязательными (</w:t>
            </w:r>
            <w:commentRangeStart w:id="1325"/>
            <w:commentRangeStart w:id="1326"/>
            <w:r>
              <w:t xml:space="preserve">согласно </w:t>
            </w:r>
            <w:proofErr w:type="gramStart"/>
            <w:r>
              <w:t>настройкам</w:t>
            </w:r>
            <w:proofErr w:type="gramEnd"/>
            <w:r>
              <w:t xml:space="preserve"> </w:t>
            </w:r>
            <w:r>
              <w:rPr>
                <w:lang w:val="en-US"/>
              </w:rPr>
              <w:t>SVAP</w:t>
            </w:r>
            <w:commentRangeEnd w:id="1325"/>
            <w:r>
              <w:rPr>
                <w:rStyle w:val="afff4"/>
              </w:rPr>
              <w:commentReference w:id="1325"/>
            </w:r>
            <w:commentRangeEnd w:id="1326"/>
            <w:r>
              <w:rPr>
                <w:rStyle w:val="afff4"/>
              </w:rPr>
              <w:commentReference w:id="1326"/>
            </w:r>
            <w:r w:rsidRPr="00C228AC">
              <w:t>)</w:t>
            </w:r>
            <w:r>
              <w:t xml:space="preserve"> аналитическими признаками, которые были проигнорированы при отборе данных и не участвовали в расчете</w:t>
            </w:r>
            <w:r w:rsidRPr="00885C3F">
              <w:t xml:space="preserve"> (</w:t>
            </w:r>
            <w:r>
              <w:t xml:space="preserve">см. сноску </w:t>
            </w:r>
            <w:r>
              <w:fldChar w:fldCharType="begin"/>
            </w:r>
            <w:r>
              <w:instrText xml:space="preserve"> NOTEREF _Ref144473852 \h  \* MERGEFORMAT </w:instrText>
            </w:r>
            <w:r>
              <w:fldChar w:fldCharType="separate"/>
            </w:r>
            <w:r>
              <w:t>11</w:t>
            </w:r>
            <w:r>
              <w:fldChar w:fldCharType="end"/>
            </w:r>
            <w:r w:rsidRPr="00885C3F">
              <w:t>)</w:t>
            </w:r>
          </w:p>
        </w:tc>
        <w:tc>
          <w:tcPr>
            <w:tcW w:w="6744" w:type="dxa"/>
          </w:tcPr>
          <w:p w14:paraId="7BC169D9" w14:textId="7F53F131" w:rsidR="00DF4D13" w:rsidRPr="00C228AC" w:rsidRDefault="00DF4D13" w:rsidP="00DF4D13">
            <w:pPr>
              <w:pStyle w:val="GOSTTablenorm"/>
            </w:pPr>
            <w:r>
              <w:t>В отчете имеется одна или несколько некорректных строк: системное наименование аналитического признака</w:t>
            </w:r>
            <w:ins w:id="1327" w:author="Сказецкая Наталья Камилевна" w:date="2023-08-02T00:41:00Z">
              <w:r>
                <w:t xml:space="preserve"> 1</w:t>
              </w:r>
            </w:ins>
            <w:r>
              <w:t xml:space="preserve"> = </w:t>
            </w:r>
            <w:r w:rsidRPr="00C228AC">
              <w:t>&lt;</w:t>
            </w:r>
            <w:r>
              <w:t>значение аналитического признака</w:t>
            </w:r>
            <w:ins w:id="1328" w:author="Сказецкая Наталья Камилевна" w:date="2023-08-02T00:41:00Z">
              <w:r>
                <w:t xml:space="preserve"> 1</w:t>
              </w:r>
            </w:ins>
            <w:r w:rsidRPr="00C228AC">
              <w:t>&gt;</w:t>
            </w:r>
            <w:r>
              <w:t xml:space="preserve">, …, системное наименование аналитического признака </w:t>
            </w:r>
            <w:r>
              <w:rPr>
                <w:lang w:val="en-US"/>
              </w:rPr>
              <w:t>N</w:t>
            </w:r>
            <w:r>
              <w:t xml:space="preserve"> = </w:t>
            </w:r>
            <w:r w:rsidRPr="00C228AC">
              <w:t>&lt;</w:t>
            </w:r>
            <w:r>
              <w:t xml:space="preserve">значение аналитического признака </w:t>
            </w:r>
            <w:r>
              <w:rPr>
                <w:lang w:val="en-US"/>
              </w:rPr>
              <w:t>N</w:t>
            </w:r>
            <w:r w:rsidRPr="00C228AC">
              <w:t>&gt;</w:t>
            </w:r>
          </w:p>
        </w:tc>
        <w:tc>
          <w:tcPr>
            <w:tcW w:w="2637" w:type="dxa"/>
          </w:tcPr>
          <w:p w14:paraId="46069B59" w14:textId="070AFBFF" w:rsidR="00DF4D13" w:rsidRPr="00C228AC" w:rsidRDefault="00DF4D13" w:rsidP="00DF4D13">
            <w:pPr>
              <w:pStyle w:val="GOSTTablenorm"/>
              <w:rPr>
                <w:lang w:val="en-US"/>
              </w:rPr>
            </w:pPr>
            <w:r>
              <w:rPr>
                <w:lang w:val="en-US"/>
              </w:rPr>
              <w:t>ReportGK</w:t>
            </w:r>
          </w:p>
        </w:tc>
      </w:tr>
      <w:tr w:rsidR="00DF4D13" w:rsidRPr="00D96503" w14:paraId="0A3492A7" w14:textId="77777777" w:rsidTr="00C75A4E">
        <w:trPr>
          <w:trHeight w:val="456"/>
        </w:trPr>
        <w:tc>
          <w:tcPr>
            <w:tcW w:w="757" w:type="dxa"/>
          </w:tcPr>
          <w:p w14:paraId="0FB654B8"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60DCCB97" w14:textId="40107AB6" w:rsidR="00DF4D13" w:rsidRDefault="00DF4D13" w:rsidP="00DF4D13">
            <w:pPr>
              <w:pStyle w:val="GOSTTablenorm"/>
              <w:rPr>
                <w:color w:val="000000" w:themeColor="text1"/>
                <w:szCs w:val="22"/>
              </w:rPr>
            </w:pPr>
            <w:r>
              <w:t>П</w:t>
            </w:r>
            <w:r w:rsidRPr="00C95BC9">
              <w:t>о техническим причинам</w:t>
            </w:r>
            <w:r>
              <w:t xml:space="preserve"> не удалось сформировать файл с данными отчета в формате </w:t>
            </w:r>
            <w:r w:rsidRPr="00C95BC9">
              <w:t>ODS</w:t>
            </w:r>
          </w:p>
        </w:tc>
        <w:tc>
          <w:tcPr>
            <w:tcW w:w="6744" w:type="dxa"/>
          </w:tcPr>
          <w:p w14:paraId="117B5B44" w14:textId="20BC0ED0" w:rsidR="00DF4D13" w:rsidRDefault="00DF4D13" w:rsidP="00DF4D13">
            <w:pPr>
              <w:pStyle w:val="GOSTTablenorm"/>
              <w:rPr>
                <w:szCs w:val="22"/>
              </w:rPr>
            </w:pPr>
            <w:r w:rsidRPr="00E14DEC">
              <w:t>Не удалось сформировать отчет &lt;Тип запроса&gt; по причине: &lt;техническая информация об ошибке&gt;</w:t>
            </w:r>
          </w:p>
        </w:tc>
        <w:tc>
          <w:tcPr>
            <w:tcW w:w="2637" w:type="dxa"/>
          </w:tcPr>
          <w:p w14:paraId="48784582" w14:textId="77777777" w:rsidR="00DF4D13" w:rsidRPr="00C75A4E" w:rsidRDefault="00DF4D13" w:rsidP="00DF4D13">
            <w:pPr>
              <w:pStyle w:val="GOSTTablenorm"/>
            </w:pPr>
            <w:r w:rsidRPr="00C75A4E">
              <w:t>REVISE</w:t>
            </w:r>
          </w:p>
          <w:p w14:paraId="490F6192" w14:textId="77777777" w:rsidR="00DF4D13" w:rsidRPr="00C75A4E" w:rsidRDefault="00DF4D13" w:rsidP="00DF4D13">
            <w:pPr>
              <w:pStyle w:val="GOSTTablenorm"/>
            </w:pPr>
            <w:r w:rsidRPr="00C75A4E">
              <w:t>NSR</w:t>
            </w:r>
          </w:p>
          <w:p w14:paraId="6E1EFF12" w14:textId="77777777" w:rsidR="00DF4D13" w:rsidRPr="00C75A4E" w:rsidRDefault="00DF4D13" w:rsidP="00DF4D13">
            <w:pPr>
              <w:pStyle w:val="GOSTTablenorm"/>
            </w:pPr>
            <w:r w:rsidRPr="00C75A4E">
              <w:t>EXCEED</w:t>
            </w:r>
          </w:p>
          <w:p w14:paraId="4468F966" w14:textId="4586AE34" w:rsidR="00DF4D13" w:rsidRPr="00C75A4E" w:rsidRDefault="00DF4D13" w:rsidP="00DF4D13">
            <w:pPr>
              <w:pStyle w:val="GOSTTablenorm"/>
            </w:pPr>
            <w:r w:rsidRPr="00C75A4E">
              <w:t>UNLOADING</w:t>
            </w:r>
          </w:p>
        </w:tc>
      </w:tr>
      <w:tr w:rsidR="00DF4D13" w:rsidRPr="00D96503" w14:paraId="5A959C3E" w14:textId="77777777" w:rsidTr="00C75A4E">
        <w:trPr>
          <w:trHeight w:val="456"/>
        </w:trPr>
        <w:tc>
          <w:tcPr>
            <w:tcW w:w="757" w:type="dxa"/>
          </w:tcPr>
          <w:p w14:paraId="3B47FBB4" w14:textId="77777777" w:rsidR="00DF4D13" w:rsidRDefault="00DF4D13" w:rsidP="00DF4D13">
            <w:pPr>
              <w:pStyle w:val="affffd"/>
              <w:numPr>
                <w:ilvl w:val="0"/>
                <w:numId w:val="2"/>
              </w:numPr>
              <w:spacing w:line="259" w:lineRule="auto"/>
              <w:rPr>
                <w:color w:val="000000" w:themeColor="text1"/>
                <w:sz w:val="22"/>
                <w:szCs w:val="22"/>
              </w:rPr>
            </w:pPr>
          </w:p>
        </w:tc>
        <w:tc>
          <w:tcPr>
            <w:tcW w:w="5556" w:type="dxa"/>
            <w:noWrap/>
          </w:tcPr>
          <w:p w14:paraId="538FE9A7" w14:textId="22C57F93" w:rsidR="00DF4D13" w:rsidRDefault="00DF4D13" w:rsidP="00DF4D13">
            <w:pPr>
              <w:pStyle w:val="GOSTTablenorm"/>
            </w:pPr>
            <w:r>
              <w:t>Выполнение запроса завершено успешно, но никакие данные не были отобраны (пустая выборка), и в запросе параметр «Формировать при отсутствии данных» имеет значение «0»</w:t>
            </w:r>
          </w:p>
        </w:tc>
        <w:tc>
          <w:tcPr>
            <w:tcW w:w="6744" w:type="dxa"/>
          </w:tcPr>
          <w:p w14:paraId="53038D86" w14:textId="072AF4AA" w:rsidR="00DF4D13" w:rsidRPr="00E14DEC" w:rsidRDefault="00DF4D13" w:rsidP="00DF4D13">
            <w:pPr>
              <w:pStyle w:val="GOSTTablenorm"/>
            </w:pPr>
            <w:r w:rsidRPr="00D96503">
              <w:rPr>
                <w:szCs w:val="22"/>
              </w:rPr>
              <w:t>Отчет не содержит данных</w:t>
            </w:r>
          </w:p>
        </w:tc>
        <w:tc>
          <w:tcPr>
            <w:tcW w:w="2637" w:type="dxa"/>
          </w:tcPr>
          <w:p w14:paraId="749779CD" w14:textId="77777777" w:rsidR="00DF4D13" w:rsidRPr="002666F6" w:rsidRDefault="00DF4D13" w:rsidP="00DF4D13">
            <w:pPr>
              <w:pStyle w:val="GOSTTablenorm"/>
              <w:rPr>
                <w:lang w:val="en-US"/>
              </w:rPr>
            </w:pPr>
            <w:r w:rsidRPr="002666F6">
              <w:rPr>
                <w:lang w:val="en-US"/>
              </w:rPr>
              <w:t>FSG</w:t>
            </w:r>
          </w:p>
          <w:p w14:paraId="7228B697" w14:textId="77777777" w:rsidR="00DF4D13" w:rsidRPr="008E680B" w:rsidRDefault="00DF4D13" w:rsidP="00DF4D13">
            <w:pPr>
              <w:pStyle w:val="GOSTTablenorm"/>
              <w:rPr>
                <w:lang w:val="en-US"/>
              </w:rPr>
            </w:pPr>
            <w:r w:rsidRPr="008E680B">
              <w:rPr>
                <w:lang w:val="en-US"/>
              </w:rPr>
              <w:t>TURN</w:t>
            </w:r>
          </w:p>
          <w:p w14:paraId="1EF1A848" w14:textId="77777777" w:rsidR="00DF4D13" w:rsidRPr="008E680B" w:rsidRDefault="00DF4D13" w:rsidP="00DF4D13">
            <w:pPr>
              <w:pStyle w:val="GOSTTablenorm"/>
              <w:rPr>
                <w:lang w:val="en-US"/>
              </w:rPr>
            </w:pPr>
            <w:r w:rsidRPr="008E680B">
              <w:rPr>
                <w:lang w:val="en-US"/>
              </w:rPr>
              <w:t>PA</w:t>
            </w:r>
          </w:p>
          <w:p w14:paraId="37D19B83" w14:textId="77777777" w:rsidR="00DF4D13" w:rsidRPr="008E680B" w:rsidRDefault="00DF4D13" w:rsidP="00DF4D13">
            <w:pPr>
              <w:pStyle w:val="GOSTTablenorm"/>
              <w:rPr>
                <w:lang w:val="en-US"/>
              </w:rPr>
            </w:pPr>
            <w:r w:rsidRPr="008E680B">
              <w:rPr>
                <w:lang w:val="en-US"/>
              </w:rPr>
              <w:t>ReportGK</w:t>
            </w:r>
          </w:p>
          <w:p w14:paraId="7F47C3C2" w14:textId="77777777" w:rsidR="00DF4D13" w:rsidRPr="008E680B" w:rsidRDefault="00DF4D13" w:rsidP="00DF4D13">
            <w:pPr>
              <w:pStyle w:val="GOSTTablenorm"/>
              <w:rPr>
                <w:lang w:val="en-US"/>
              </w:rPr>
            </w:pPr>
            <w:r w:rsidRPr="008E680B">
              <w:rPr>
                <w:lang w:val="en-US"/>
              </w:rPr>
              <w:t>COR</w:t>
            </w:r>
          </w:p>
          <w:p w14:paraId="654687AF" w14:textId="7F2DDB24" w:rsidR="00DF4D13" w:rsidRPr="008E680B" w:rsidRDefault="00DF4D13" w:rsidP="00DF4D13">
            <w:pPr>
              <w:pStyle w:val="GOSTTablenorm"/>
              <w:rPr>
                <w:lang w:val="en-US"/>
              </w:rPr>
            </w:pPr>
            <w:r w:rsidRPr="008E680B">
              <w:rPr>
                <w:lang w:val="en-US"/>
              </w:rPr>
              <w:t>CONS</w:t>
            </w:r>
          </w:p>
          <w:p w14:paraId="6601F302" w14:textId="020DC4E0" w:rsidR="00DF4D13" w:rsidRPr="00C75A4E" w:rsidRDefault="00DF4D13" w:rsidP="00DF4D13">
            <w:pPr>
              <w:pStyle w:val="GOSTTablenorm"/>
            </w:pPr>
            <w:r w:rsidRPr="00C75A4E">
              <w:t>REVISE</w:t>
            </w:r>
          </w:p>
          <w:p w14:paraId="73D477E7" w14:textId="77777777" w:rsidR="00DF4D13" w:rsidRPr="00C75A4E" w:rsidRDefault="00DF4D13" w:rsidP="00DF4D13">
            <w:pPr>
              <w:pStyle w:val="GOSTTablenorm"/>
            </w:pPr>
            <w:r w:rsidRPr="00C75A4E">
              <w:t>NSR</w:t>
            </w:r>
          </w:p>
          <w:p w14:paraId="71BD9018" w14:textId="77777777" w:rsidR="00DF4D13" w:rsidRPr="00C75A4E" w:rsidRDefault="00DF4D13" w:rsidP="00DF4D13">
            <w:pPr>
              <w:pStyle w:val="GOSTTablenorm"/>
            </w:pPr>
            <w:r w:rsidRPr="00C75A4E">
              <w:t>EXCEED</w:t>
            </w:r>
          </w:p>
          <w:p w14:paraId="4A59300F" w14:textId="6FAF96DF" w:rsidR="00DF4D13" w:rsidRPr="00C75A4E" w:rsidRDefault="00DF4D13" w:rsidP="00DF4D13">
            <w:pPr>
              <w:pStyle w:val="GOSTTablenorm"/>
            </w:pPr>
            <w:r w:rsidRPr="00C75A4E">
              <w:t>UNLOADING</w:t>
            </w:r>
          </w:p>
        </w:tc>
      </w:tr>
      <w:tr w:rsidR="00DF4D13" w:rsidRPr="00D96503" w14:paraId="511E73E3" w14:textId="77777777" w:rsidTr="00C75A4E">
        <w:trPr>
          <w:trHeight w:val="456"/>
          <w:ins w:id="1329" w:author="Сказецкая Наталья Камилевна" w:date="2024-02-01T14:51:00Z"/>
        </w:trPr>
        <w:tc>
          <w:tcPr>
            <w:tcW w:w="757" w:type="dxa"/>
          </w:tcPr>
          <w:p w14:paraId="6C378B1D" w14:textId="77777777" w:rsidR="00DF4D13" w:rsidRDefault="00DF4D13" w:rsidP="00DF4D13">
            <w:pPr>
              <w:pStyle w:val="affffd"/>
              <w:numPr>
                <w:ilvl w:val="0"/>
                <w:numId w:val="2"/>
              </w:numPr>
              <w:spacing w:line="259" w:lineRule="auto"/>
              <w:rPr>
                <w:ins w:id="1330" w:author="Сказецкая Наталья Камилевна" w:date="2024-02-01T14:51:00Z"/>
                <w:color w:val="000000" w:themeColor="text1"/>
                <w:sz w:val="22"/>
                <w:szCs w:val="22"/>
              </w:rPr>
            </w:pPr>
          </w:p>
        </w:tc>
        <w:tc>
          <w:tcPr>
            <w:tcW w:w="5556" w:type="dxa"/>
            <w:noWrap/>
          </w:tcPr>
          <w:p w14:paraId="29E0BA11" w14:textId="516B0741" w:rsidR="00DF4D13" w:rsidRDefault="00DF4D13" w:rsidP="00DF4D13">
            <w:pPr>
              <w:pStyle w:val="GOSTTablenorm"/>
              <w:rPr>
                <w:ins w:id="1331" w:author="Сказецкая Наталья Камилевна" w:date="2024-02-01T14:51:00Z"/>
              </w:rPr>
            </w:pPr>
            <w:commentRangeStart w:id="1332"/>
            <w:ins w:id="1333" w:author="Сказецкая Наталья Камилевна" w:date="2024-02-01T14:52:00Z">
              <w:r>
                <w:t>В</w:t>
              </w:r>
              <w:r w:rsidRPr="006223D8">
                <w:t xml:space="preserve"> запросе </w:t>
              </w:r>
            </w:ins>
            <w:commentRangeEnd w:id="1332"/>
            <w:ins w:id="1334" w:author="Сказецкая Наталья Камилевна" w:date="2024-02-01T15:02:00Z">
              <w:r>
                <w:rPr>
                  <w:rStyle w:val="afff4"/>
                </w:rPr>
                <w:commentReference w:id="1332"/>
              </w:r>
            </w:ins>
            <w:ins w:id="1335" w:author="Сказецкая Наталья Камилевна" w:date="2024-02-01T14:52:00Z">
              <w:r w:rsidRPr="006223D8">
                <w:t>передан парам</w:t>
              </w:r>
              <w:r w:rsidRPr="006223D8">
                <w:rPr>
                  <w:color w:val="000000"/>
                </w:rPr>
                <w:t xml:space="preserve">етр </w:t>
              </w:r>
            </w:ins>
            <w:ins w:id="1336" w:author="Сказецкая Наталья Камилевна" w:date="2024-02-01T14:53:00Z">
              <w:r>
                <w:rPr>
                  <w:color w:val="000000"/>
                </w:rPr>
                <w:t>«</w:t>
              </w:r>
              <w:r w:rsidRPr="00B9499D">
                <w:rPr>
                  <w:szCs w:val="22"/>
                </w:rPr>
                <w:t>Признак необходимости отображения данных в разрезе документов</w:t>
              </w:r>
              <w:r>
                <w:rPr>
                  <w:color w:val="000000"/>
                </w:rPr>
                <w:t xml:space="preserve">» </w:t>
              </w:r>
            </w:ins>
            <w:ins w:id="1337" w:author="Сказецкая Наталья Камилевна" w:date="2024-02-01T14:52:00Z">
              <w:r>
                <w:rPr>
                  <w:color w:val="000000"/>
                </w:rPr>
                <w:lastRenderedPageBreak/>
                <w:t>GroupByDocs</w:t>
              </w:r>
              <w:r w:rsidRPr="006223D8">
                <w:rPr>
                  <w:color w:val="000000"/>
                </w:rPr>
                <w:t xml:space="preserve"> = 0 </w:t>
              </w:r>
            </w:ins>
            <w:ins w:id="1338" w:author="Сказецкая Наталья Камилевна" w:date="2024-02-01T14:53:00Z">
              <w:r>
                <w:rPr>
                  <w:color w:val="000000"/>
                </w:rPr>
                <w:t>(</w:t>
              </w:r>
            </w:ins>
            <w:ins w:id="1339" w:author="Сказецкая Наталья Камилевна" w:date="2024-02-01T14:54:00Z">
              <w:r>
                <w:rPr>
                  <w:color w:val="000000"/>
                </w:rPr>
                <w:t>необходимы только</w:t>
              </w:r>
            </w:ins>
            <w:ins w:id="1340" w:author="Сказецкая Наталья Камилевна" w:date="2024-02-01T14:53:00Z">
              <w:r>
                <w:rPr>
                  <w:color w:val="000000"/>
                </w:rPr>
                <w:t xml:space="preserve"> атрибуты счетов) </w:t>
              </w:r>
            </w:ins>
            <w:ins w:id="1341" w:author="Сказецкая Наталья Камилевна" w:date="2024-02-01T14:52:00Z">
              <w:r w:rsidRPr="006223D8">
                <w:rPr>
                  <w:color w:val="000000"/>
                </w:rPr>
                <w:t xml:space="preserve">и заполнен параметр </w:t>
              </w:r>
            </w:ins>
            <w:ins w:id="1342" w:author="Сказецкая Наталья Камилевна" w:date="2024-02-01T14:55:00Z">
              <w:r>
                <w:rPr>
                  <w:color w:val="000000"/>
                </w:rPr>
                <w:t>«</w:t>
              </w:r>
              <w:r>
                <w:t>Параметры отображения реквизитов документа»</w:t>
              </w:r>
              <w:r>
                <w:rPr>
                  <w:color w:val="000000"/>
                </w:rPr>
                <w:t xml:space="preserve"> (</w:t>
              </w:r>
            </w:ins>
            <w:ins w:id="1343" w:author="Сказецкая Наталья Камилевна" w:date="2024-02-01T14:52:00Z">
              <w:r>
                <w:rPr>
                  <w:color w:val="000000"/>
                </w:rPr>
                <w:t>ParamsDoc</w:t>
              </w:r>
            </w:ins>
            <w:ins w:id="1344" w:author="Сказецкая Наталья Камилевна" w:date="2024-02-01T14:55:00Z">
              <w:r>
                <w:rPr>
                  <w:color w:val="000000"/>
                </w:rPr>
                <w:t>)</w:t>
              </w:r>
            </w:ins>
          </w:p>
        </w:tc>
        <w:tc>
          <w:tcPr>
            <w:tcW w:w="6744" w:type="dxa"/>
          </w:tcPr>
          <w:p w14:paraId="2D4EF29F" w14:textId="2DDD807C" w:rsidR="00DF4D13" w:rsidRPr="00D96503" w:rsidRDefault="00DF4D13" w:rsidP="00DF4D13">
            <w:pPr>
              <w:pStyle w:val="GOSTTablenorm"/>
              <w:rPr>
                <w:ins w:id="1345" w:author="Сказецкая Наталья Камилевна" w:date="2024-02-01T14:51:00Z"/>
                <w:szCs w:val="22"/>
              </w:rPr>
            </w:pPr>
            <w:ins w:id="1346" w:author="Сказецкая Наталья Камилевна" w:date="2024-02-01T14:52:00Z">
              <w:r w:rsidRPr="006223D8">
                <w:rPr>
                  <w:color w:val="000000"/>
                </w:rPr>
                <w:lastRenderedPageBreak/>
                <w:t xml:space="preserve">Невозможно обработать запрос. </w:t>
              </w:r>
              <w:r>
                <w:rPr>
                  <w:color w:val="000000"/>
                </w:rPr>
                <w:t>В запросе присутствует лишнее поле: ParamsDoc</w:t>
              </w:r>
            </w:ins>
          </w:p>
        </w:tc>
        <w:tc>
          <w:tcPr>
            <w:tcW w:w="2637" w:type="dxa"/>
          </w:tcPr>
          <w:p w14:paraId="48BE8C70" w14:textId="4175660F" w:rsidR="00DF4D13" w:rsidRPr="002666F6" w:rsidRDefault="00DF4D13" w:rsidP="00DF4D13">
            <w:pPr>
              <w:pStyle w:val="GOSTTablenorm"/>
              <w:rPr>
                <w:ins w:id="1347" w:author="Сказецкая Наталья Камилевна" w:date="2024-02-01T14:51:00Z"/>
                <w:lang w:val="en-US"/>
              </w:rPr>
            </w:pPr>
            <w:ins w:id="1348" w:author="Сказецкая Наталья Камилевна" w:date="2024-02-01T14:51:00Z">
              <w:r>
                <w:rPr>
                  <w:lang w:val="en-US"/>
                </w:rPr>
                <w:t>COR</w:t>
              </w:r>
            </w:ins>
          </w:p>
        </w:tc>
      </w:tr>
      <w:tr w:rsidR="00F468F0" w:rsidRPr="00D96503" w14:paraId="57C0372B" w14:textId="77777777" w:rsidTr="00F468F0">
        <w:trPr>
          <w:trHeight w:val="456"/>
          <w:ins w:id="1349" w:author="Сказецкая Наталья Камилевна" w:date="2026-04-14T22:06:00Z"/>
        </w:trPr>
        <w:tc>
          <w:tcPr>
            <w:tcW w:w="757" w:type="dxa"/>
          </w:tcPr>
          <w:p w14:paraId="6632A8B8" w14:textId="77777777" w:rsidR="00F468F0" w:rsidRDefault="00F468F0" w:rsidP="00F468F0">
            <w:pPr>
              <w:pStyle w:val="affffd"/>
              <w:numPr>
                <w:ilvl w:val="0"/>
                <w:numId w:val="2"/>
              </w:numPr>
              <w:spacing w:line="259" w:lineRule="auto"/>
              <w:rPr>
                <w:ins w:id="1350" w:author="Сказецкая Наталья Камилевна" w:date="2026-04-14T22:06:00Z"/>
                <w:color w:val="000000" w:themeColor="text1"/>
                <w:sz w:val="22"/>
                <w:szCs w:val="22"/>
              </w:rPr>
            </w:pPr>
          </w:p>
        </w:tc>
        <w:tc>
          <w:tcPr>
            <w:tcW w:w="5556" w:type="dxa"/>
            <w:noWrap/>
          </w:tcPr>
          <w:p w14:paraId="407F84F1" w14:textId="13BD97AB" w:rsidR="00F468F0" w:rsidRPr="00F468F0" w:rsidRDefault="00F468F0" w:rsidP="00F468F0">
            <w:pPr>
              <w:pStyle w:val="GOSTTablenorm"/>
              <w:rPr>
                <w:ins w:id="1351" w:author="Сказецкая Наталья Камилевна" w:date="2026-04-14T22:06:00Z"/>
              </w:rPr>
            </w:pPr>
            <w:commentRangeStart w:id="1352"/>
            <w:ins w:id="1353" w:author="Сказецкая Наталья Камилевна" w:date="2026-04-14T22:06:00Z">
              <w:r w:rsidRPr="00FE21AB">
                <w:rPr>
                  <w:color w:val="172B4D"/>
                </w:rPr>
                <w:t xml:space="preserve">В систему </w:t>
              </w:r>
            </w:ins>
            <w:commentRangeEnd w:id="1352"/>
            <w:ins w:id="1354" w:author="Сказецкая Наталья Камилевна" w:date="2026-04-14T22:08:00Z">
              <w:r>
                <w:rPr>
                  <w:rStyle w:val="afff4"/>
                </w:rPr>
                <w:commentReference w:id="1352"/>
              </w:r>
            </w:ins>
            <w:ins w:id="1355" w:author="Сказецкая Наталья Камилевна" w:date="2026-04-14T22:06:00Z">
              <w:r w:rsidRPr="00FE21AB">
                <w:rPr>
                  <w:color w:val="172B4D"/>
                </w:rPr>
                <w:t xml:space="preserve">поступил запрос с параметром </w:t>
              </w:r>
            </w:ins>
            <w:ins w:id="1356" w:author="Сказецкая Наталья Камилевна" w:date="2026-04-14T22:07:00Z">
              <w:r>
                <w:rPr>
                  <w:color w:val="172B4D"/>
                </w:rPr>
                <w:t>«</w:t>
              </w:r>
            </w:ins>
            <w:ins w:id="1357" w:author="Сказецкая Наталья Камилевна" w:date="2026-04-14T22:06:00Z">
              <w:r w:rsidRPr="00FE21AB">
                <w:rPr>
                  <w:color w:val="172B4D"/>
                </w:rPr>
                <w:t>Идентификатор среза</w:t>
              </w:r>
            </w:ins>
            <w:ins w:id="1358" w:author="Сказецкая Наталья Камилевна" w:date="2026-04-14T22:07:00Z">
              <w:r>
                <w:rPr>
                  <w:color w:val="172B4D"/>
                </w:rPr>
                <w:t>»</w:t>
              </w:r>
            </w:ins>
            <w:ins w:id="1359" w:author="Сказецкая Наталья Камилевна" w:date="2026-04-14T22:06:00Z">
              <w:r w:rsidRPr="00FE21AB">
                <w:rPr>
                  <w:color w:val="172B4D"/>
                </w:rPr>
                <w:t xml:space="preserve"> (</w:t>
              </w:r>
              <w:r>
                <w:rPr>
                  <w:color w:val="172B4D"/>
                </w:rPr>
                <w:t>SliceId</w:t>
              </w:r>
              <w:r w:rsidRPr="00FE21AB">
                <w:rPr>
                  <w:color w:val="172B4D"/>
                </w:rPr>
                <w:t xml:space="preserve">), по которому не найден настроенный срез в справочнике </w:t>
              </w:r>
            </w:ins>
            <w:ins w:id="1360" w:author="Сказецкая Наталья Камилевна" w:date="2026-04-14T22:07:00Z">
              <w:r>
                <w:rPr>
                  <w:color w:val="172B4D"/>
                </w:rPr>
                <w:t>«</w:t>
              </w:r>
            </w:ins>
            <w:ins w:id="1361" w:author="Сказецкая Наталья Камилевна" w:date="2026-04-14T22:06:00Z">
              <w:r w:rsidRPr="00FE21AB">
                <w:rPr>
                  <w:color w:val="172B4D"/>
                </w:rPr>
                <w:t>Настройка срезов</w:t>
              </w:r>
            </w:ins>
            <w:ins w:id="1362" w:author="Сказецкая Наталья Камилевна" w:date="2026-04-14T22:07:00Z">
              <w:r>
                <w:rPr>
                  <w:color w:val="172B4D"/>
                </w:rPr>
                <w:t>»</w:t>
              </w:r>
            </w:ins>
            <w:ins w:id="1363" w:author="Сказецкая Наталья Камилевна" w:date="2026-04-14T22:06:00Z">
              <w:r w:rsidRPr="00FE21AB">
                <w:rPr>
                  <w:color w:val="172B4D"/>
                </w:rPr>
                <w:t xml:space="preserve"> </w:t>
              </w:r>
            </w:ins>
            <w:ins w:id="1364" w:author="Сказецкая Наталья Камилевна" w:date="2026-04-14T22:07:00Z">
              <w:r>
                <w:rPr>
                  <w:color w:val="172B4D"/>
                </w:rPr>
                <w:t xml:space="preserve">в </w:t>
              </w:r>
              <w:r>
                <w:rPr>
                  <w:color w:val="172B4D"/>
                  <w:lang w:val="en-US"/>
                </w:rPr>
                <w:t>SVAP</w:t>
              </w:r>
            </w:ins>
          </w:p>
        </w:tc>
        <w:tc>
          <w:tcPr>
            <w:tcW w:w="6744" w:type="dxa"/>
          </w:tcPr>
          <w:p w14:paraId="771BF32E" w14:textId="333CA9AB" w:rsidR="00F468F0" w:rsidRPr="006223D8" w:rsidRDefault="00F468F0" w:rsidP="00F468F0">
            <w:pPr>
              <w:pStyle w:val="GOSTTablenorm"/>
              <w:rPr>
                <w:ins w:id="1365" w:author="Сказецкая Наталья Камилевна" w:date="2026-04-14T22:06:00Z"/>
                <w:color w:val="000000"/>
              </w:rPr>
            </w:pPr>
            <w:ins w:id="1366" w:author="Сказецкая Наталья Камилевна" w:date="2026-04-14T22:06:00Z">
              <w:r w:rsidRPr="00FE21AB">
                <w:rPr>
                  <w:color w:val="172B4D"/>
                </w:rPr>
                <w:t xml:space="preserve">Срез с идентификатором </w:t>
              </w:r>
              <w:r>
                <w:rPr>
                  <w:color w:val="172B4D"/>
                </w:rPr>
                <w:t>SliceId</w:t>
              </w:r>
              <w:proofErr w:type="gramStart"/>
              <w:r w:rsidRPr="00FE21AB">
                <w:rPr>
                  <w:color w:val="172B4D"/>
                </w:rPr>
                <w:t>=</w:t>
              </w:r>
            </w:ins>
            <w:ins w:id="1367" w:author="Сказецкая Наталья Камилевна" w:date="2026-04-14T22:08:00Z">
              <w:r w:rsidRPr="00E14DEC">
                <w:t>&lt;</w:t>
              </w:r>
              <w:proofErr w:type="gramEnd"/>
              <w:r>
                <w:t>Идентификатор среза</w:t>
              </w:r>
              <w:r w:rsidRPr="00E14DEC">
                <w:t>&gt;</w:t>
              </w:r>
            </w:ins>
            <w:ins w:id="1368" w:author="Сказецкая Наталья Камилевна" w:date="2026-04-14T22:06:00Z">
              <w:r w:rsidRPr="00FE21AB">
                <w:rPr>
                  <w:color w:val="172B4D"/>
                </w:rPr>
                <w:t>, переданным в запросе, не найден</w:t>
              </w:r>
            </w:ins>
          </w:p>
        </w:tc>
        <w:tc>
          <w:tcPr>
            <w:tcW w:w="2637" w:type="dxa"/>
          </w:tcPr>
          <w:p w14:paraId="064D1F8E" w14:textId="7A058900" w:rsidR="00F468F0" w:rsidRDefault="00F468F0" w:rsidP="00F468F0">
            <w:pPr>
              <w:pStyle w:val="GOSTTablenorm"/>
              <w:rPr>
                <w:ins w:id="1369" w:author="Сказецкая Наталья Камилевна" w:date="2026-04-14T22:06:00Z"/>
                <w:lang w:val="en-US"/>
              </w:rPr>
            </w:pPr>
            <w:ins w:id="1370" w:author="Сказецкая Наталья Камилевна" w:date="2026-04-14T22:06:00Z">
              <w:r>
                <w:t>PA, CONS, FSG</w:t>
              </w:r>
            </w:ins>
          </w:p>
        </w:tc>
      </w:tr>
    </w:tbl>
    <w:p w14:paraId="61A1CC8B" w14:textId="591C3280" w:rsidR="00D45B6C" w:rsidRPr="00D96503" w:rsidRDefault="00D45B6C" w:rsidP="00512B7E">
      <w:pPr>
        <w:spacing w:before="120" w:after="120"/>
        <w:ind w:firstLine="357"/>
      </w:pPr>
    </w:p>
    <w:p w14:paraId="3B388330" w14:textId="5A8F84E4" w:rsidR="00823D75" w:rsidRPr="008B1B76" w:rsidRDefault="004A24B5" w:rsidP="00823D75">
      <w:pPr>
        <w:pStyle w:val="21"/>
      </w:pPr>
      <w:bookmarkStart w:id="1371" w:name="_Описание_результатов_обработки"/>
      <w:bookmarkStart w:id="1372" w:name="_Toc120288141"/>
      <w:bookmarkStart w:id="1373" w:name="_Ref118231544"/>
      <w:bookmarkStart w:id="1374" w:name="_Toc121319593"/>
      <w:bookmarkStart w:id="1375" w:name="_Ref154528201"/>
      <w:bookmarkStart w:id="1376" w:name="_Toc226556143"/>
      <w:bookmarkStart w:id="1377" w:name="_Ref117782878"/>
      <w:bookmarkStart w:id="1378" w:name="_Toc117871497"/>
      <w:bookmarkEnd w:id="1371"/>
      <w:r w:rsidRPr="00B9499D">
        <w:t>Описание результатов</w:t>
      </w:r>
      <w:r w:rsidRPr="008B1B76">
        <w:t xml:space="preserve"> обработки Запроса на подбор / сторнирование / переформирование записей учета</w:t>
      </w:r>
      <w:r>
        <w:t>, Запроса на сторнирование / отмену записей учета</w:t>
      </w:r>
      <w:r w:rsidRPr="008B1B76">
        <w:t xml:space="preserve"> в зависимости от уровня контроля</w:t>
      </w:r>
      <w:bookmarkEnd w:id="1372"/>
      <w:bookmarkEnd w:id="1373"/>
      <w:bookmarkEnd w:id="1374"/>
      <w:bookmarkEnd w:id="1375"/>
      <w:bookmarkEnd w:id="1376"/>
    </w:p>
    <w:p w14:paraId="58A10BC1" w14:textId="77444BC0" w:rsidR="00211747" w:rsidRPr="008E680B" w:rsidRDefault="004A24B5" w:rsidP="00C75A4E">
      <w:pPr>
        <w:pStyle w:val="GOSTNormal"/>
      </w:pPr>
      <w:r w:rsidRPr="008B1B76">
        <w:t>Описание результатов обработки Запроса на подбор /</w:t>
      </w:r>
      <w:r w:rsidR="001165BF">
        <w:t xml:space="preserve"> </w:t>
      </w:r>
      <w:r w:rsidRPr="008B1B76">
        <w:t>сторнирование</w:t>
      </w:r>
      <w:r w:rsidRPr="005C6BDA">
        <w:t xml:space="preserve"> </w:t>
      </w:r>
      <w:r>
        <w:t>/</w:t>
      </w:r>
      <w:r w:rsidR="001165BF">
        <w:t xml:space="preserve"> </w:t>
      </w:r>
      <w:r w:rsidRPr="008B1B76">
        <w:t>переформирование</w:t>
      </w:r>
      <w:r>
        <w:t xml:space="preserve"> записей учета</w:t>
      </w:r>
      <w:r w:rsidRPr="008B1B76">
        <w:t xml:space="preserve"> (тип ACC</w:t>
      </w:r>
      <w:r>
        <w:rPr>
          <w:lang w:val="en-US"/>
        </w:rPr>
        <w:t>O</w:t>
      </w:r>
      <w:r w:rsidRPr="008B1B76">
        <w:t>UNTING)</w:t>
      </w:r>
      <w:r>
        <w:t>,</w:t>
      </w:r>
      <w:r w:rsidRPr="008B1B76">
        <w:t xml:space="preserve"> </w:t>
      </w:r>
      <w:r>
        <w:t>Запроса на сторнирование / отмену записей учета</w:t>
      </w:r>
      <w:r w:rsidRPr="008B1B76">
        <w:t xml:space="preserve"> </w:t>
      </w:r>
      <w:r>
        <w:t xml:space="preserve">(тип </w:t>
      </w:r>
      <w:r>
        <w:rPr>
          <w:lang w:val="en-US"/>
        </w:rPr>
        <w:t>REVERSAL</w:t>
      </w:r>
      <w:r>
        <w:t xml:space="preserve">) </w:t>
      </w:r>
      <w:r w:rsidRPr="008B1B76">
        <w:t>в случае превышения остатка средств</w:t>
      </w:r>
      <w:r w:rsidR="00823D75" w:rsidRPr="008B1B76">
        <w:t xml:space="preserve"> - в зависимости от уровня контроля, указанного в запросе (BalLevContrl), и от уровня контроля проверяемого счета, настроенного в справочнике «План счетов» в SVAP - </w:t>
      </w:r>
      <w:r w:rsidR="00823D75" w:rsidRPr="004C149B">
        <w:t>приведено в</w:t>
      </w:r>
      <w:r w:rsidR="004C149B" w:rsidRPr="009D2890">
        <w:t xml:space="preserve"> таблице</w:t>
      </w:r>
      <w:r w:rsidR="004C149B">
        <w:rPr>
          <w:sz w:val="20"/>
        </w:rPr>
        <w:t xml:space="preserve"> </w:t>
      </w:r>
      <w:r w:rsidR="004C149B">
        <w:rPr>
          <w:sz w:val="20"/>
        </w:rPr>
        <w:fldChar w:fldCharType="begin"/>
      </w:r>
      <w:r w:rsidR="004C149B">
        <w:rPr>
          <w:sz w:val="20"/>
        </w:rPr>
        <w:instrText xml:space="preserve"> REF _Ref154519128 \h </w:instrText>
      </w:r>
      <w:r w:rsidR="004C149B">
        <w:rPr>
          <w:sz w:val="20"/>
        </w:rPr>
      </w:r>
      <w:r w:rsidR="004C149B">
        <w:rPr>
          <w:sz w:val="20"/>
        </w:rPr>
        <w:fldChar w:fldCharType="separate"/>
      </w:r>
      <w:r w:rsidR="00F300A9">
        <w:t>8</w:t>
      </w:r>
      <w:r w:rsidR="004C149B">
        <w:rPr>
          <w:sz w:val="20"/>
        </w:rPr>
        <w:fldChar w:fldCharType="end"/>
      </w:r>
      <w:r w:rsidR="00823D75" w:rsidRPr="005C6BDA">
        <w:rPr>
          <w:sz w:val="20"/>
        </w:rPr>
        <w:t>.</w:t>
      </w:r>
    </w:p>
    <w:p w14:paraId="1C700E80" w14:textId="1F5F238A" w:rsidR="004C149B" w:rsidRDefault="00DB035D" w:rsidP="00C75A4E">
      <w:pPr>
        <w:pStyle w:val="GOSTNameTable"/>
      </w:pPr>
      <w:r>
        <w:fldChar w:fldCharType="begin"/>
      </w:r>
      <w:r>
        <w:instrText xml:space="preserve"> SEQ Таблица \* ARABIC </w:instrText>
      </w:r>
      <w:r>
        <w:fldChar w:fldCharType="separate"/>
      </w:r>
      <w:bookmarkStart w:id="1379" w:name="_Ref154519128"/>
      <w:bookmarkStart w:id="1380" w:name="_Toc226556222"/>
      <w:r w:rsidR="00F300A9">
        <w:t>8</w:t>
      </w:r>
      <w:bookmarkEnd w:id="1379"/>
      <w:r>
        <w:fldChar w:fldCharType="end"/>
      </w:r>
      <w:r w:rsidR="004C149B">
        <w:t xml:space="preserve"> - </w:t>
      </w:r>
      <w:r w:rsidR="004C149B" w:rsidRPr="00906B40">
        <w:t>Результаты обработки запросов с типом ACCOUNTING, REVERSAL в зависимости от уровня контроля, указанного в запросе, и уровня контроля проверяемого счета</w:t>
      </w:r>
      <w:bookmarkEnd w:id="13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3424"/>
        <w:gridCol w:w="4206"/>
        <w:gridCol w:w="6234"/>
        <w:gridCol w:w="1830"/>
      </w:tblGrid>
      <w:tr w:rsidR="009206FE" w:rsidRPr="008B1B76" w14:paraId="1C07ED2C" w14:textId="77777777" w:rsidTr="00C75A4E">
        <w:trPr>
          <w:trHeight w:val="480"/>
          <w:tblHeader/>
        </w:trPr>
        <w:tc>
          <w:tcPr>
            <w:tcW w:w="1091" w:type="pct"/>
            <w:shd w:val="clear" w:color="auto" w:fill="D9D9D9" w:themeFill="background1" w:themeFillShade="D9"/>
            <w:noWrap/>
            <w:vAlign w:val="center"/>
            <w:hideMark/>
          </w:tcPr>
          <w:p w14:paraId="2405E3D2" w14:textId="7FFE9433" w:rsidR="00823D75" w:rsidRPr="008B1B76" w:rsidRDefault="170E4D90" w:rsidP="00C75A4E">
            <w:pPr>
              <w:pStyle w:val="GOSTTableHead"/>
              <w:rPr>
                <w:color w:val="000000"/>
              </w:rPr>
            </w:pPr>
            <w:r w:rsidRPr="170E4D90">
              <w:t xml:space="preserve">Уровень контроля счета в настройках </w:t>
            </w:r>
            <w:r w:rsidRPr="170E4D90">
              <w:rPr>
                <w:lang w:val="en-US"/>
              </w:rPr>
              <w:t>SVAP</w:t>
            </w:r>
            <w:commentRangeStart w:id="1381"/>
            <w:commentRangeStart w:id="1382"/>
            <w:commentRangeStart w:id="1383"/>
            <w:commentRangeEnd w:id="1381"/>
            <w:r w:rsidR="00823D75">
              <w:commentReference w:id="1381"/>
            </w:r>
            <w:commentRangeEnd w:id="1382"/>
            <w:r w:rsidR="00767947">
              <w:rPr>
                <w:rStyle w:val="afff4"/>
              </w:rPr>
              <w:commentReference w:id="1382"/>
            </w:r>
            <w:commentRangeEnd w:id="1383"/>
            <w:r w:rsidR="003D023F">
              <w:rPr>
                <w:rStyle w:val="afff4"/>
              </w:rPr>
              <w:commentReference w:id="1383"/>
            </w:r>
          </w:p>
        </w:tc>
        <w:tc>
          <w:tcPr>
            <w:tcW w:w="1340" w:type="pct"/>
            <w:shd w:val="clear" w:color="auto" w:fill="D9D9D9" w:themeFill="background1" w:themeFillShade="D9"/>
            <w:noWrap/>
            <w:vAlign w:val="center"/>
            <w:hideMark/>
          </w:tcPr>
          <w:p w14:paraId="1101C1B7" w14:textId="77777777" w:rsidR="00823D75" w:rsidRPr="008B1B76" w:rsidRDefault="00823D75" w:rsidP="00C75A4E">
            <w:pPr>
              <w:pStyle w:val="GOSTTableHead"/>
              <w:rPr>
                <w:color w:val="000000"/>
              </w:rPr>
            </w:pPr>
            <w:r w:rsidRPr="008B1B76">
              <w:rPr>
                <w:color w:val="000000"/>
              </w:rPr>
              <w:t>Уровень контроля в запросе</w:t>
            </w:r>
          </w:p>
        </w:tc>
        <w:tc>
          <w:tcPr>
            <w:tcW w:w="1986" w:type="pct"/>
            <w:shd w:val="clear" w:color="auto" w:fill="D9D9D9" w:themeFill="background1" w:themeFillShade="D9"/>
            <w:noWrap/>
            <w:vAlign w:val="center"/>
            <w:hideMark/>
          </w:tcPr>
          <w:p w14:paraId="0B713578" w14:textId="77777777" w:rsidR="00823D75" w:rsidRPr="008B1B76" w:rsidRDefault="00823D75" w:rsidP="00C75A4E">
            <w:pPr>
              <w:pStyle w:val="GOSTTableHead"/>
              <w:rPr>
                <w:color w:val="000000"/>
              </w:rPr>
            </w:pPr>
            <w:r w:rsidRPr="008B1B76">
              <w:rPr>
                <w:color w:val="000000"/>
              </w:rPr>
              <w:t>Результат контроля в случае превышения остатка средств</w:t>
            </w:r>
          </w:p>
        </w:tc>
        <w:tc>
          <w:tcPr>
            <w:tcW w:w="583" w:type="pct"/>
            <w:shd w:val="clear" w:color="auto" w:fill="D9D9D9" w:themeFill="background1" w:themeFillShade="D9"/>
          </w:tcPr>
          <w:p w14:paraId="111CE19D" w14:textId="246936B5" w:rsidR="00823D75" w:rsidRPr="008B1B76" w:rsidRDefault="00823D75" w:rsidP="00C75A4E">
            <w:pPr>
              <w:pStyle w:val="GOSTTableHead"/>
              <w:rPr>
                <w:color w:val="000000"/>
              </w:rPr>
            </w:pPr>
            <w:r w:rsidRPr="008B1B76">
              <w:rPr>
                <w:color w:val="000000"/>
              </w:rPr>
              <w:t xml:space="preserve">Значение в </w:t>
            </w:r>
            <w:r w:rsidR="002117A6">
              <w:rPr>
                <w:color w:val="000000"/>
              </w:rPr>
              <w:t>тэге</w:t>
            </w:r>
            <w:r w:rsidRPr="008B1B76">
              <w:rPr>
                <w:color w:val="000000"/>
              </w:rPr>
              <w:t xml:space="preserve"> Result</w:t>
            </w:r>
          </w:p>
        </w:tc>
      </w:tr>
      <w:tr w:rsidR="009206FE" w:rsidRPr="008B1B76" w14:paraId="0FB0B1A0" w14:textId="77777777" w:rsidTr="00C75A4E">
        <w:trPr>
          <w:trHeight w:val="456"/>
        </w:trPr>
        <w:tc>
          <w:tcPr>
            <w:tcW w:w="1091" w:type="pct"/>
            <w:vMerge w:val="restart"/>
            <w:shd w:val="clear" w:color="auto" w:fill="auto"/>
            <w:noWrap/>
            <w:vAlign w:val="center"/>
            <w:hideMark/>
          </w:tcPr>
          <w:p w14:paraId="7722801B" w14:textId="77777777" w:rsidR="00823D75" w:rsidRPr="008B1B76" w:rsidRDefault="00823D75" w:rsidP="00C75A4E">
            <w:pPr>
              <w:pStyle w:val="GOSTTablenorm"/>
            </w:pPr>
            <w:r w:rsidRPr="008B1B76">
              <w:t>Блокирующий</w:t>
            </w:r>
          </w:p>
        </w:tc>
        <w:tc>
          <w:tcPr>
            <w:tcW w:w="1340" w:type="pct"/>
            <w:shd w:val="clear" w:color="auto" w:fill="auto"/>
            <w:noWrap/>
            <w:vAlign w:val="center"/>
            <w:hideMark/>
          </w:tcPr>
          <w:p w14:paraId="019984D2" w14:textId="77777777" w:rsidR="00823D75" w:rsidRPr="008B1B76" w:rsidRDefault="00823D75" w:rsidP="00C75A4E">
            <w:pPr>
              <w:pStyle w:val="GOSTTablenorm"/>
            </w:pPr>
            <w:r w:rsidRPr="008B1B76">
              <w:t>Блокирующий</w:t>
            </w:r>
          </w:p>
        </w:tc>
        <w:tc>
          <w:tcPr>
            <w:tcW w:w="1986" w:type="pct"/>
            <w:shd w:val="clear" w:color="auto" w:fill="auto"/>
            <w:vAlign w:val="center"/>
            <w:hideMark/>
          </w:tcPr>
          <w:p w14:paraId="57A9C451" w14:textId="07B44874" w:rsidR="00211747" w:rsidRPr="008B1B76" w:rsidRDefault="00823D75" w:rsidP="00C75A4E">
            <w:pPr>
              <w:pStyle w:val="GOSTTablenorm"/>
            </w:pPr>
            <w:r w:rsidRPr="008B1B76">
              <w:t>Отказ в проведении операции.</w:t>
            </w:r>
          </w:p>
          <w:p w14:paraId="79892D40" w14:textId="7BF52C60" w:rsidR="00823D75" w:rsidRPr="008B1B76" w:rsidRDefault="00823D75" w:rsidP="00C75A4E">
            <w:pPr>
              <w:pStyle w:val="GOSTTablenorm"/>
            </w:pPr>
            <w:r w:rsidRPr="008B1B76">
              <w:t>Сообщение о превышении остатка</w:t>
            </w:r>
            <w:r w:rsidR="00211747" w:rsidRPr="008B1B76">
              <w:t xml:space="preserve"> средств</w:t>
            </w:r>
          </w:p>
        </w:tc>
        <w:tc>
          <w:tcPr>
            <w:tcW w:w="583" w:type="pct"/>
          </w:tcPr>
          <w:p w14:paraId="1E99DC9A" w14:textId="77777777" w:rsidR="00823D75" w:rsidRPr="008B1B76" w:rsidRDefault="00823D75" w:rsidP="00C75A4E">
            <w:pPr>
              <w:pStyle w:val="GOSTTablenorm"/>
              <w:rPr>
                <w:lang w:val="en-US"/>
              </w:rPr>
            </w:pPr>
            <w:r w:rsidRPr="008B1B76">
              <w:rPr>
                <w:lang w:val="en-US"/>
              </w:rPr>
              <w:t>E</w:t>
            </w:r>
          </w:p>
        </w:tc>
      </w:tr>
      <w:tr w:rsidR="009206FE" w:rsidRPr="008B1B76" w14:paraId="03064A17" w14:textId="77777777" w:rsidTr="00C75A4E">
        <w:trPr>
          <w:trHeight w:val="456"/>
        </w:trPr>
        <w:tc>
          <w:tcPr>
            <w:tcW w:w="1091" w:type="pct"/>
            <w:vMerge/>
            <w:vAlign w:val="center"/>
            <w:hideMark/>
          </w:tcPr>
          <w:p w14:paraId="089B0B04" w14:textId="77777777" w:rsidR="00823D75" w:rsidRPr="008B1B76" w:rsidRDefault="00823D75" w:rsidP="00C75A4E">
            <w:pPr>
              <w:pStyle w:val="GOSTTablenorm"/>
            </w:pPr>
          </w:p>
        </w:tc>
        <w:tc>
          <w:tcPr>
            <w:tcW w:w="1340" w:type="pct"/>
            <w:shd w:val="clear" w:color="auto" w:fill="auto"/>
            <w:noWrap/>
            <w:vAlign w:val="center"/>
            <w:hideMark/>
          </w:tcPr>
          <w:p w14:paraId="3F023B4C" w14:textId="77777777" w:rsidR="00823D75" w:rsidRPr="008B1B76" w:rsidRDefault="00823D75" w:rsidP="00C75A4E">
            <w:pPr>
              <w:pStyle w:val="GOSTTablenorm"/>
            </w:pPr>
            <w:r w:rsidRPr="008B1B76">
              <w:t>Предупреждающий</w:t>
            </w:r>
          </w:p>
        </w:tc>
        <w:tc>
          <w:tcPr>
            <w:tcW w:w="1986" w:type="pct"/>
            <w:shd w:val="clear" w:color="auto" w:fill="auto"/>
            <w:vAlign w:val="center"/>
            <w:hideMark/>
          </w:tcPr>
          <w:p w14:paraId="53A997D8" w14:textId="3676622A" w:rsidR="00823D75" w:rsidRPr="008B1B76" w:rsidRDefault="00787E8B" w:rsidP="00C75A4E">
            <w:pPr>
              <w:pStyle w:val="GOSTTablenorm"/>
            </w:pPr>
            <w:r>
              <w:t>Операция проводится.</w:t>
            </w:r>
          </w:p>
          <w:p w14:paraId="2C330D04" w14:textId="14437BE8" w:rsidR="00823D75" w:rsidRPr="008B1B76" w:rsidRDefault="00823D75" w:rsidP="00C75A4E">
            <w:pPr>
              <w:pStyle w:val="GOSTTablenorm"/>
            </w:pPr>
            <w:r w:rsidRPr="008B1B76">
              <w:t>Сообщение о превышении остатка</w:t>
            </w:r>
            <w:r w:rsidR="00211747" w:rsidRPr="008B1B76">
              <w:t xml:space="preserve"> средств</w:t>
            </w:r>
          </w:p>
        </w:tc>
        <w:tc>
          <w:tcPr>
            <w:tcW w:w="583" w:type="pct"/>
          </w:tcPr>
          <w:p w14:paraId="3D871A3C" w14:textId="77777777" w:rsidR="00823D75" w:rsidRPr="008B1B76" w:rsidRDefault="00823D75" w:rsidP="00C75A4E">
            <w:pPr>
              <w:pStyle w:val="GOSTTablenorm"/>
              <w:rPr>
                <w:lang w:val="en-US"/>
              </w:rPr>
            </w:pPr>
            <w:r w:rsidRPr="008B1B76">
              <w:rPr>
                <w:lang w:val="en-US"/>
              </w:rPr>
              <w:t>W</w:t>
            </w:r>
          </w:p>
        </w:tc>
      </w:tr>
      <w:tr w:rsidR="009206FE" w:rsidRPr="008B1B76" w14:paraId="0FF45858" w14:textId="77777777" w:rsidTr="00C75A4E">
        <w:trPr>
          <w:trHeight w:val="456"/>
        </w:trPr>
        <w:tc>
          <w:tcPr>
            <w:tcW w:w="1091" w:type="pct"/>
            <w:vMerge/>
            <w:vAlign w:val="center"/>
            <w:hideMark/>
          </w:tcPr>
          <w:p w14:paraId="2355031D" w14:textId="77777777" w:rsidR="00823D75" w:rsidRPr="008B1B76" w:rsidRDefault="00823D75" w:rsidP="00C75A4E">
            <w:pPr>
              <w:pStyle w:val="GOSTTablenorm"/>
            </w:pPr>
          </w:p>
        </w:tc>
        <w:tc>
          <w:tcPr>
            <w:tcW w:w="1340" w:type="pct"/>
            <w:shd w:val="clear" w:color="auto" w:fill="auto"/>
            <w:noWrap/>
            <w:vAlign w:val="center"/>
            <w:hideMark/>
          </w:tcPr>
          <w:p w14:paraId="0F653034" w14:textId="77777777" w:rsidR="00823D75" w:rsidRPr="008B1B76" w:rsidRDefault="00823D75" w:rsidP="00C75A4E">
            <w:pPr>
              <w:pStyle w:val="GOSTTablenorm"/>
            </w:pPr>
            <w:r w:rsidRPr="008B1B76">
              <w:t>Без контроля</w:t>
            </w:r>
          </w:p>
        </w:tc>
        <w:tc>
          <w:tcPr>
            <w:tcW w:w="1986" w:type="pct"/>
            <w:shd w:val="clear" w:color="auto" w:fill="auto"/>
            <w:vAlign w:val="center"/>
            <w:hideMark/>
          </w:tcPr>
          <w:p w14:paraId="37F6FC01" w14:textId="41CD549A" w:rsidR="00823D75" w:rsidRPr="008B1B76" w:rsidRDefault="00787E8B" w:rsidP="00C75A4E">
            <w:pPr>
              <w:pStyle w:val="GOSTTablenorm"/>
            </w:pPr>
            <w:r>
              <w:t>Операция проводится.</w:t>
            </w:r>
          </w:p>
          <w:p w14:paraId="192E8649" w14:textId="11661515" w:rsidR="00823D75" w:rsidRPr="008B1B76" w:rsidRDefault="00823D75" w:rsidP="00C75A4E">
            <w:pPr>
              <w:pStyle w:val="GOSTTablenorm"/>
            </w:pPr>
            <w:r w:rsidRPr="008B1B76">
              <w:t>Без сообщений</w:t>
            </w:r>
          </w:p>
        </w:tc>
        <w:tc>
          <w:tcPr>
            <w:tcW w:w="583" w:type="pct"/>
          </w:tcPr>
          <w:p w14:paraId="28E262C8" w14:textId="77777777" w:rsidR="00823D75" w:rsidRPr="008B1B76" w:rsidRDefault="00823D75" w:rsidP="00C75A4E">
            <w:pPr>
              <w:pStyle w:val="GOSTTablenorm"/>
              <w:rPr>
                <w:lang w:val="en-US"/>
              </w:rPr>
            </w:pPr>
            <w:r w:rsidRPr="008B1B76">
              <w:rPr>
                <w:lang w:val="en-US"/>
              </w:rPr>
              <w:t>S</w:t>
            </w:r>
          </w:p>
        </w:tc>
      </w:tr>
      <w:tr w:rsidR="009206FE" w:rsidRPr="008B1B76" w14:paraId="1005E71A" w14:textId="77777777" w:rsidTr="00C75A4E">
        <w:trPr>
          <w:trHeight w:val="456"/>
        </w:trPr>
        <w:tc>
          <w:tcPr>
            <w:tcW w:w="1091" w:type="pct"/>
            <w:vMerge w:val="restart"/>
            <w:shd w:val="clear" w:color="auto" w:fill="auto"/>
            <w:noWrap/>
            <w:vAlign w:val="center"/>
            <w:hideMark/>
          </w:tcPr>
          <w:p w14:paraId="2BEDD899" w14:textId="77777777" w:rsidR="00823D75" w:rsidRPr="008B1B76" w:rsidRDefault="00823D75" w:rsidP="00C75A4E">
            <w:pPr>
              <w:pStyle w:val="GOSTTablenorm"/>
            </w:pPr>
            <w:r w:rsidRPr="008B1B76">
              <w:t>Предупреждающий</w:t>
            </w:r>
          </w:p>
        </w:tc>
        <w:tc>
          <w:tcPr>
            <w:tcW w:w="1340" w:type="pct"/>
            <w:shd w:val="clear" w:color="auto" w:fill="auto"/>
            <w:noWrap/>
            <w:vAlign w:val="center"/>
            <w:hideMark/>
          </w:tcPr>
          <w:p w14:paraId="5E9B3B00" w14:textId="77777777" w:rsidR="00823D75" w:rsidRPr="008B1B76" w:rsidRDefault="00823D75" w:rsidP="00C75A4E">
            <w:pPr>
              <w:pStyle w:val="GOSTTablenorm"/>
            </w:pPr>
            <w:r w:rsidRPr="008B1B76">
              <w:t>Блокирующий</w:t>
            </w:r>
          </w:p>
        </w:tc>
        <w:tc>
          <w:tcPr>
            <w:tcW w:w="1986" w:type="pct"/>
            <w:shd w:val="clear" w:color="auto" w:fill="auto"/>
            <w:vAlign w:val="center"/>
            <w:hideMark/>
          </w:tcPr>
          <w:p w14:paraId="04334B8A" w14:textId="0DD323CC" w:rsidR="00823D75" w:rsidRPr="008B1B76" w:rsidRDefault="00787E8B" w:rsidP="00C75A4E">
            <w:pPr>
              <w:pStyle w:val="GOSTTablenorm"/>
            </w:pPr>
            <w:r>
              <w:t>Операция проводится.</w:t>
            </w:r>
          </w:p>
          <w:p w14:paraId="3EE5AD1F" w14:textId="67F08689" w:rsidR="00823D75" w:rsidRPr="008B1B76" w:rsidRDefault="00823D75" w:rsidP="00C75A4E">
            <w:pPr>
              <w:pStyle w:val="GOSTTablenorm"/>
            </w:pPr>
            <w:r w:rsidRPr="008B1B76">
              <w:t>Сообщение о превышении остатка</w:t>
            </w:r>
            <w:r w:rsidR="00211747" w:rsidRPr="008B1B76">
              <w:t xml:space="preserve"> средств</w:t>
            </w:r>
          </w:p>
        </w:tc>
        <w:tc>
          <w:tcPr>
            <w:tcW w:w="583" w:type="pct"/>
          </w:tcPr>
          <w:p w14:paraId="0C2F5CC0" w14:textId="77777777" w:rsidR="00823D75" w:rsidRPr="008B1B76" w:rsidRDefault="00823D75" w:rsidP="00C75A4E">
            <w:pPr>
              <w:pStyle w:val="GOSTTablenorm"/>
            </w:pPr>
            <w:r w:rsidRPr="008B1B76">
              <w:rPr>
                <w:lang w:val="en-US"/>
              </w:rPr>
              <w:t>W</w:t>
            </w:r>
          </w:p>
        </w:tc>
      </w:tr>
      <w:tr w:rsidR="009206FE" w:rsidRPr="008B1B76" w14:paraId="5ACE4ED8" w14:textId="77777777" w:rsidTr="00C75A4E">
        <w:trPr>
          <w:trHeight w:val="456"/>
        </w:trPr>
        <w:tc>
          <w:tcPr>
            <w:tcW w:w="1091" w:type="pct"/>
            <w:vMerge/>
            <w:vAlign w:val="center"/>
            <w:hideMark/>
          </w:tcPr>
          <w:p w14:paraId="4D7F9082" w14:textId="77777777" w:rsidR="00823D75" w:rsidRPr="008B1B76" w:rsidRDefault="00823D75" w:rsidP="00C75A4E">
            <w:pPr>
              <w:pStyle w:val="GOSTTablenorm"/>
            </w:pPr>
          </w:p>
        </w:tc>
        <w:tc>
          <w:tcPr>
            <w:tcW w:w="1340" w:type="pct"/>
            <w:shd w:val="clear" w:color="auto" w:fill="auto"/>
            <w:noWrap/>
            <w:vAlign w:val="center"/>
            <w:hideMark/>
          </w:tcPr>
          <w:p w14:paraId="31D7B0AE" w14:textId="77777777" w:rsidR="00823D75" w:rsidRPr="008B1B76" w:rsidRDefault="00823D75" w:rsidP="00C75A4E">
            <w:pPr>
              <w:pStyle w:val="GOSTTablenorm"/>
            </w:pPr>
            <w:r w:rsidRPr="008B1B76">
              <w:t>Предупреждающий</w:t>
            </w:r>
          </w:p>
        </w:tc>
        <w:tc>
          <w:tcPr>
            <w:tcW w:w="1986" w:type="pct"/>
            <w:shd w:val="clear" w:color="auto" w:fill="auto"/>
            <w:vAlign w:val="center"/>
            <w:hideMark/>
          </w:tcPr>
          <w:p w14:paraId="3AA1DACE" w14:textId="7F61A4BD" w:rsidR="00823D75" w:rsidRPr="008B1B76" w:rsidRDefault="00787E8B" w:rsidP="00C75A4E">
            <w:pPr>
              <w:pStyle w:val="GOSTTablenorm"/>
            </w:pPr>
            <w:r>
              <w:t>Операция проводится.</w:t>
            </w:r>
          </w:p>
          <w:p w14:paraId="6E53D146" w14:textId="203D3A41" w:rsidR="00823D75" w:rsidRPr="008B1B76" w:rsidRDefault="00823D75" w:rsidP="00C75A4E">
            <w:pPr>
              <w:pStyle w:val="GOSTTablenorm"/>
            </w:pPr>
            <w:r w:rsidRPr="008B1B76">
              <w:lastRenderedPageBreak/>
              <w:t>Сообщение о превышении остатка</w:t>
            </w:r>
            <w:r w:rsidR="00211747" w:rsidRPr="008B1B76">
              <w:t xml:space="preserve"> средств</w:t>
            </w:r>
          </w:p>
        </w:tc>
        <w:tc>
          <w:tcPr>
            <w:tcW w:w="583" w:type="pct"/>
          </w:tcPr>
          <w:p w14:paraId="20904C5D" w14:textId="77777777" w:rsidR="00823D75" w:rsidRPr="008B1B76" w:rsidRDefault="00823D75" w:rsidP="00C75A4E">
            <w:pPr>
              <w:pStyle w:val="GOSTTablenorm"/>
            </w:pPr>
            <w:r w:rsidRPr="008B1B76">
              <w:rPr>
                <w:lang w:val="en-US"/>
              </w:rPr>
              <w:lastRenderedPageBreak/>
              <w:t>W</w:t>
            </w:r>
          </w:p>
        </w:tc>
      </w:tr>
      <w:tr w:rsidR="009206FE" w:rsidRPr="008B1B76" w14:paraId="637B3E49" w14:textId="77777777" w:rsidTr="00C75A4E">
        <w:trPr>
          <w:trHeight w:val="456"/>
        </w:trPr>
        <w:tc>
          <w:tcPr>
            <w:tcW w:w="1091" w:type="pct"/>
            <w:vMerge/>
            <w:vAlign w:val="center"/>
            <w:hideMark/>
          </w:tcPr>
          <w:p w14:paraId="37B3A41D" w14:textId="77777777" w:rsidR="00823D75" w:rsidRPr="008B1B76" w:rsidRDefault="00823D75" w:rsidP="00C75A4E">
            <w:pPr>
              <w:pStyle w:val="GOSTTablenorm"/>
            </w:pPr>
          </w:p>
        </w:tc>
        <w:tc>
          <w:tcPr>
            <w:tcW w:w="1340" w:type="pct"/>
            <w:shd w:val="clear" w:color="auto" w:fill="auto"/>
            <w:noWrap/>
            <w:vAlign w:val="center"/>
            <w:hideMark/>
          </w:tcPr>
          <w:p w14:paraId="01ABB8BE" w14:textId="77777777" w:rsidR="00823D75" w:rsidRPr="008B1B76" w:rsidRDefault="00823D75" w:rsidP="00C75A4E">
            <w:pPr>
              <w:pStyle w:val="GOSTTablenorm"/>
            </w:pPr>
            <w:r w:rsidRPr="008B1B76">
              <w:t>Без контроля</w:t>
            </w:r>
          </w:p>
        </w:tc>
        <w:tc>
          <w:tcPr>
            <w:tcW w:w="1986" w:type="pct"/>
            <w:shd w:val="clear" w:color="auto" w:fill="auto"/>
            <w:vAlign w:val="center"/>
            <w:hideMark/>
          </w:tcPr>
          <w:p w14:paraId="33DAFA16" w14:textId="26F63BA8" w:rsidR="00823D75" w:rsidRPr="008B1B76" w:rsidRDefault="00823D75" w:rsidP="00C75A4E">
            <w:pPr>
              <w:pStyle w:val="GOSTTablenorm"/>
            </w:pPr>
            <w:r w:rsidRPr="008B1B76">
              <w:t>Операц</w:t>
            </w:r>
            <w:r w:rsidR="00787E8B">
              <w:t>ия проводится.</w:t>
            </w:r>
          </w:p>
          <w:p w14:paraId="72B8E626" w14:textId="4C34CA2F" w:rsidR="00823D75" w:rsidRPr="008B1B76" w:rsidRDefault="00823D75" w:rsidP="00C75A4E">
            <w:pPr>
              <w:pStyle w:val="GOSTTablenorm"/>
            </w:pPr>
            <w:r w:rsidRPr="008B1B76">
              <w:t>Без сообщений</w:t>
            </w:r>
          </w:p>
        </w:tc>
        <w:tc>
          <w:tcPr>
            <w:tcW w:w="583" w:type="pct"/>
          </w:tcPr>
          <w:p w14:paraId="3A622D93" w14:textId="77777777" w:rsidR="00823D75" w:rsidRPr="008B1B76" w:rsidRDefault="00823D75" w:rsidP="00C75A4E">
            <w:pPr>
              <w:pStyle w:val="GOSTTablenorm"/>
              <w:rPr>
                <w:lang w:val="en-US"/>
              </w:rPr>
            </w:pPr>
            <w:r w:rsidRPr="008B1B76">
              <w:rPr>
                <w:lang w:val="en-US"/>
              </w:rPr>
              <w:t>S</w:t>
            </w:r>
          </w:p>
        </w:tc>
      </w:tr>
      <w:tr w:rsidR="009206FE" w:rsidRPr="008B1B76" w14:paraId="22C4A0A5" w14:textId="77777777" w:rsidTr="00C75A4E">
        <w:trPr>
          <w:trHeight w:val="456"/>
        </w:trPr>
        <w:tc>
          <w:tcPr>
            <w:tcW w:w="1091" w:type="pct"/>
            <w:vMerge w:val="restart"/>
            <w:shd w:val="clear" w:color="auto" w:fill="auto"/>
            <w:noWrap/>
            <w:vAlign w:val="center"/>
            <w:hideMark/>
          </w:tcPr>
          <w:p w14:paraId="0A116737" w14:textId="77777777" w:rsidR="00823D75" w:rsidRPr="008B1B76" w:rsidRDefault="00823D75" w:rsidP="00C75A4E">
            <w:pPr>
              <w:pStyle w:val="GOSTTablenorm"/>
            </w:pPr>
            <w:r w:rsidRPr="008B1B76">
              <w:t>Без контроля</w:t>
            </w:r>
          </w:p>
        </w:tc>
        <w:tc>
          <w:tcPr>
            <w:tcW w:w="1340" w:type="pct"/>
            <w:shd w:val="clear" w:color="auto" w:fill="auto"/>
            <w:noWrap/>
            <w:vAlign w:val="center"/>
            <w:hideMark/>
          </w:tcPr>
          <w:p w14:paraId="58B163A6" w14:textId="77777777" w:rsidR="00823D75" w:rsidRPr="008B1B76" w:rsidRDefault="00823D75" w:rsidP="00C75A4E">
            <w:pPr>
              <w:pStyle w:val="GOSTTablenorm"/>
            </w:pPr>
            <w:r w:rsidRPr="008B1B76">
              <w:t>Блокирующий</w:t>
            </w:r>
          </w:p>
        </w:tc>
        <w:tc>
          <w:tcPr>
            <w:tcW w:w="1986" w:type="pct"/>
            <w:shd w:val="clear" w:color="auto" w:fill="auto"/>
            <w:vAlign w:val="center"/>
            <w:hideMark/>
          </w:tcPr>
          <w:p w14:paraId="2848B9C3" w14:textId="04CE342E" w:rsidR="00823D75" w:rsidRPr="008B1B76" w:rsidRDefault="00787E8B" w:rsidP="00C75A4E">
            <w:pPr>
              <w:pStyle w:val="GOSTTablenorm"/>
            </w:pPr>
            <w:r>
              <w:t>Операция проводится.</w:t>
            </w:r>
          </w:p>
          <w:p w14:paraId="090B3B3F" w14:textId="0D388436" w:rsidR="00823D75" w:rsidRPr="008B1B76" w:rsidRDefault="00823D75" w:rsidP="00C75A4E">
            <w:pPr>
              <w:pStyle w:val="GOSTTablenorm"/>
            </w:pPr>
            <w:r w:rsidRPr="008B1B76">
              <w:t>Без сообщений</w:t>
            </w:r>
          </w:p>
        </w:tc>
        <w:tc>
          <w:tcPr>
            <w:tcW w:w="583" w:type="pct"/>
          </w:tcPr>
          <w:p w14:paraId="0EEC855B" w14:textId="77777777" w:rsidR="00823D75" w:rsidRPr="008B1B76" w:rsidRDefault="00823D75" w:rsidP="00C75A4E">
            <w:pPr>
              <w:pStyle w:val="GOSTTablenorm"/>
            </w:pPr>
            <w:r w:rsidRPr="008B1B76">
              <w:rPr>
                <w:lang w:val="en-US"/>
              </w:rPr>
              <w:t>S</w:t>
            </w:r>
          </w:p>
        </w:tc>
      </w:tr>
      <w:tr w:rsidR="009206FE" w:rsidRPr="008B1B76" w14:paraId="572AF69E" w14:textId="77777777" w:rsidTr="00C75A4E">
        <w:trPr>
          <w:trHeight w:val="456"/>
        </w:trPr>
        <w:tc>
          <w:tcPr>
            <w:tcW w:w="1091" w:type="pct"/>
            <w:vMerge/>
            <w:vAlign w:val="center"/>
            <w:hideMark/>
          </w:tcPr>
          <w:p w14:paraId="6C539056" w14:textId="77777777" w:rsidR="00823D75" w:rsidRPr="008B1B76" w:rsidRDefault="00823D75" w:rsidP="00C75A4E">
            <w:pPr>
              <w:pStyle w:val="GOSTTablenorm"/>
            </w:pPr>
          </w:p>
        </w:tc>
        <w:tc>
          <w:tcPr>
            <w:tcW w:w="1340" w:type="pct"/>
            <w:shd w:val="clear" w:color="auto" w:fill="auto"/>
            <w:noWrap/>
            <w:vAlign w:val="center"/>
            <w:hideMark/>
          </w:tcPr>
          <w:p w14:paraId="5CD52E7F" w14:textId="77777777" w:rsidR="00823D75" w:rsidRPr="008B1B76" w:rsidRDefault="00823D75" w:rsidP="00C75A4E">
            <w:pPr>
              <w:pStyle w:val="GOSTTablenorm"/>
            </w:pPr>
            <w:r w:rsidRPr="008B1B76">
              <w:t>Предупреждающий</w:t>
            </w:r>
          </w:p>
        </w:tc>
        <w:tc>
          <w:tcPr>
            <w:tcW w:w="1986" w:type="pct"/>
            <w:shd w:val="clear" w:color="auto" w:fill="auto"/>
            <w:vAlign w:val="center"/>
            <w:hideMark/>
          </w:tcPr>
          <w:p w14:paraId="7965B6B1" w14:textId="399B1C2F" w:rsidR="00823D75" w:rsidRPr="008B1B76" w:rsidRDefault="00787E8B" w:rsidP="00C75A4E">
            <w:pPr>
              <w:pStyle w:val="GOSTTablenorm"/>
            </w:pPr>
            <w:r>
              <w:t>Операция проводится.</w:t>
            </w:r>
          </w:p>
          <w:p w14:paraId="4E1EAE78" w14:textId="799611DF" w:rsidR="00823D75" w:rsidRPr="008B1B76" w:rsidRDefault="00823D75" w:rsidP="00C75A4E">
            <w:pPr>
              <w:pStyle w:val="GOSTTablenorm"/>
            </w:pPr>
            <w:r w:rsidRPr="008B1B76">
              <w:t>Без сообщений</w:t>
            </w:r>
          </w:p>
        </w:tc>
        <w:tc>
          <w:tcPr>
            <w:tcW w:w="583" w:type="pct"/>
          </w:tcPr>
          <w:p w14:paraId="0A180957" w14:textId="77777777" w:rsidR="00823D75" w:rsidRPr="008B1B76" w:rsidRDefault="00823D75" w:rsidP="00C75A4E">
            <w:pPr>
              <w:pStyle w:val="GOSTTablenorm"/>
            </w:pPr>
            <w:r w:rsidRPr="008B1B76">
              <w:rPr>
                <w:lang w:val="en-US"/>
              </w:rPr>
              <w:t>S</w:t>
            </w:r>
          </w:p>
        </w:tc>
      </w:tr>
      <w:tr w:rsidR="009206FE" w:rsidRPr="008B1B76" w14:paraId="1FDC51C3" w14:textId="77777777" w:rsidTr="00C75A4E">
        <w:trPr>
          <w:trHeight w:val="456"/>
        </w:trPr>
        <w:tc>
          <w:tcPr>
            <w:tcW w:w="1091" w:type="pct"/>
            <w:vMerge/>
            <w:vAlign w:val="center"/>
            <w:hideMark/>
          </w:tcPr>
          <w:p w14:paraId="2643E517" w14:textId="77777777" w:rsidR="00823D75" w:rsidRPr="008B1B76" w:rsidRDefault="00823D75" w:rsidP="00C75A4E">
            <w:pPr>
              <w:pStyle w:val="GOSTTablenorm"/>
            </w:pPr>
          </w:p>
        </w:tc>
        <w:tc>
          <w:tcPr>
            <w:tcW w:w="1340" w:type="pct"/>
            <w:shd w:val="clear" w:color="auto" w:fill="auto"/>
            <w:noWrap/>
            <w:vAlign w:val="center"/>
            <w:hideMark/>
          </w:tcPr>
          <w:p w14:paraId="15B86718" w14:textId="77777777" w:rsidR="00823D75" w:rsidRPr="008B1B76" w:rsidRDefault="00823D75" w:rsidP="00C75A4E">
            <w:pPr>
              <w:pStyle w:val="GOSTTablenorm"/>
            </w:pPr>
            <w:r w:rsidRPr="008B1B76">
              <w:t>Без контроля</w:t>
            </w:r>
          </w:p>
        </w:tc>
        <w:tc>
          <w:tcPr>
            <w:tcW w:w="1986" w:type="pct"/>
            <w:shd w:val="clear" w:color="auto" w:fill="auto"/>
            <w:vAlign w:val="center"/>
            <w:hideMark/>
          </w:tcPr>
          <w:p w14:paraId="5445AA88" w14:textId="438B184E" w:rsidR="00211747" w:rsidRPr="008B1B76" w:rsidRDefault="00787E8B" w:rsidP="00C75A4E">
            <w:pPr>
              <w:pStyle w:val="GOSTTablenorm"/>
            </w:pPr>
            <w:r>
              <w:t>Операция проводится.</w:t>
            </w:r>
          </w:p>
          <w:p w14:paraId="5E57BEFC" w14:textId="65B8B21E" w:rsidR="00823D75" w:rsidRPr="008B1B76" w:rsidRDefault="00823D75" w:rsidP="00C75A4E">
            <w:pPr>
              <w:pStyle w:val="GOSTTablenorm"/>
            </w:pPr>
            <w:r w:rsidRPr="008B1B76">
              <w:t>Без сообщений</w:t>
            </w:r>
          </w:p>
        </w:tc>
        <w:tc>
          <w:tcPr>
            <w:tcW w:w="583" w:type="pct"/>
          </w:tcPr>
          <w:p w14:paraId="6746BD62" w14:textId="77777777" w:rsidR="00823D75" w:rsidRPr="008B1B76" w:rsidRDefault="00823D75" w:rsidP="00C75A4E">
            <w:pPr>
              <w:pStyle w:val="GOSTTablenorm"/>
            </w:pPr>
            <w:r w:rsidRPr="008B1B76">
              <w:rPr>
                <w:lang w:val="en-US"/>
              </w:rPr>
              <w:t>S</w:t>
            </w:r>
          </w:p>
        </w:tc>
      </w:tr>
    </w:tbl>
    <w:p w14:paraId="1FBE335C" w14:textId="0BE5F5BC" w:rsidR="0075097C" w:rsidRPr="00787E8B" w:rsidRDefault="0075097C" w:rsidP="00787E8B">
      <w:pPr>
        <w:pStyle w:val="21"/>
      </w:pPr>
      <w:bookmarkStart w:id="1384" w:name="_Toc121319594"/>
      <w:bookmarkStart w:id="1385" w:name="_Toc226556144"/>
      <w:bookmarkStart w:id="1386" w:name="_Ref120788128"/>
      <w:r w:rsidRPr="00787E8B">
        <w:t>Правила указания версии формата</w:t>
      </w:r>
      <w:bookmarkEnd w:id="1384"/>
      <w:bookmarkEnd w:id="1385"/>
    </w:p>
    <w:p w14:paraId="45492854" w14:textId="22862160" w:rsidR="00854B28" w:rsidRPr="00787E8B" w:rsidRDefault="33249EA7" w:rsidP="00787E8B">
      <w:pPr>
        <w:pStyle w:val="GOSTNormal"/>
      </w:pPr>
      <w:r w:rsidRPr="00787E8B">
        <w:t>При заполнении поля «Version» в заголовке (header) запроса и ответа на запрос необходимо указывать значение версии Требований к взаимодействию расчетно-финансовой платформы SmartVista Accounting Platform с функциональными подсистемами, указанной на титульном листе данного документа.</w:t>
      </w:r>
    </w:p>
    <w:p w14:paraId="32469AE7" w14:textId="77777777" w:rsidR="00854B28" w:rsidRDefault="00854B28" w:rsidP="00854B28">
      <w:pPr>
        <w:pStyle w:val="GOSTNormal"/>
      </w:pPr>
    </w:p>
    <w:p w14:paraId="7CE8A39D" w14:textId="2C89F437" w:rsidR="00854B28" w:rsidRPr="00854B28" w:rsidRDefault="00854B28" w:rsidP="00854B28">
      <w:pPr>
        <w:pStyle w:val="GOSTNormal"/>
      </w:pPr>
      <w:r w:rsidRPr="00854B28">
        <w:rPr>
          <w:b/>
        </w:rPr>
        <w:t>Пример</w:t>
      </w:r>
      <w:r w:rsidR="00787E8B">
        <w:t>:</w:t>
      </w:r>
    </w:p>
    <w:p w14:paraId="1010E81E" w14:textId="6309FC92" w:rsidR="00854B28" w:rsidRPr="009E3E6F" w:rsidRDefault="33249EA7" w:rsidP="33249EA7">
      <w:pPr>
        <w:pStyle w:val="GOSTNormal"/>
        <w:rPr>
          <w:i/>
          <w:iCs/>
        </w:rPr>
      </w:pPr>
      <w:r w:rsidRPr="33249EA7">
        <w:rPr>
          <w:i/>
          <w:iCs/>
        </w:rPr>
        <w:t>Если на титульном листе указно «Требования к взаимодействию расчетно-финансовой платформы SmartVista Accounting Platform с функциональными подсистемами. Версия 2.4», то в поле Version заголовка запроса требуется передвать значение «2.4», при этом в поле Version заголовка ответа на запрос должно передаваться также значение «2.4».</w:t>
      </w:r>
    </w:p>
    <w:p w14:paraId="447AB619" w14:textId="77777777" w:rsidR="009E3E6F" w:rsidRDefault="009E3E6F" w:rsidP="00854B28">
      <w:pPr>
        <w:pStyle w:val="GOSTNormal"/>
      </w:pPr>
    </w:p>
    <w:p w14:paraId="1F4FCC15" w14:textId="6C19ADFB" w:rsidR="00854B28" w:rsidRPr="00787E8B" w:rsidRDefault="007A388D">
      <w:pPr>
        <w:pStyle w:val="GOSTNormal"/>
      </w:pPr>
      <w:r w:rsidRPr="00787E8B" w:rsidDel="33249EA7">
        <w:t xml:space="preserve">При </w:t>
      </w:r>
      <w:r w:rsidR="00AD14F2" w:rsidRPr="008E680B">
        <w:t xml:space="preserve">повторной </w:t>
      </w:r>
      <w:r w:rsidRPr="00787E8B" w:rsidDel="33249EA7">
        <w:t xml:space="preserve">обработке запроса </w:t>
      </w:r>
      <w:r w:rsidRPr="00C75A4E" w:rsidDel="33249EA7">
        <w:t>ACCOUNTING</w:t>
      </w:r>
      <w:r w:rsidR="00AD14F2" w:rsidRPr="00787E8B">
        <w:t xml:space="preserve"> </w:t>
      </w:r>
      <w:r w:rsidR="007B56D1" w:rsidRPr="00787E8B">
        <w:t xml:space="preserve">(см. п. </w:t>
      </w:r>
      <w:r w:rsidR="007B56D1" w:rsidRPr="002666F6">
        <w:fldChar w:fldCharType="begin"/>
      </w:r>
      <w:r w:rsidR="007B56D1" w:rsidRPr="00787E8B">
        <w:instrText xml:space="preserve"> REF _Ref115365129 \r \h </w:instrText>
      </w:r>
      <w:r w:rsidR="00787E8B">
        <w:instrText xml:space="preserve"> \* MERGEFORMAT </w:instrText>
      </w:r>
      <w:r w:rsidR="007B56D1" w:rsidRPr="002666F6">
        <w:fldChar w:fldCharType="separate"/>
      </w:r>
      <w:r w:rsidR="00F300A9">
        <w:t>9</w:t>
      </w:r>
      <w:r w:rsidR="007B56D1" w:rsidRPr="002666F6">
        <w:fldChar w:fldCharType="end"/>
      </w:r>
      <w:r w:rsidR="007B56D1" w:rsidRPr="00787E8B">
        <w:t>)</w:t>
      </w:r>
      <w:r w:rsidR="006A0CE4" w:rsidRPr="00787E8B">
        <w:t xml:space="preserve"> и </w:t>
      </w:r>
      <w:r w:rsidR="006A0CE4" w:rsidRPr="00C75A4E">
        <w:t>REVERSAL</w:t>
      </w:r>
      <w:r w:rsidR="006A0CE4" w:rsidRPr="00787E8B">
        <w:t xml:space="preserve"> (см. п. </w:t>
      </w:r>
      <w:r w:rsidR="006A0CE4" w:rsidRPr="002666F6">
        <w:fldChar w:fldCharType="begin"/>
      </w:r>
      <w:r w:rsidR="006A0CE4" w:rsidRPr="00787E8B">
        <w:instrText xml:space="preserve"> REF _Ref125554846 \n \h </w:instrText>
      </w:r>
      <w:r w:rsidR="00787E8B">
        <w:instrText xml:space="preserve"> \* MERGEFORMAT </w:instrText>
      </w:r>
      <w:r w:rsidR="006A0CE4" w:rsidRPr="002666F6">
        <w:fldChar w:fldCharType="separate"/>
      </w:r>
      <w:r w:rsidR="00F300A9">
        <w:t>10</w:t>
      </w:r>
      <w:r w:rsidR="006A0CE4" w:rsidRPr="002666F6">
        <w:fldChar w:fldCharType="end"/>
      </w:r>
      <w:r w:rsidR="006A0CE4" w:rsidRPr="00787E8B">
        <w:t>)</w:t>
      </w:r>
      <w:r w:rsidRPr="00787E8B">
        <w:t>,</w:t>
      </w:r>
      <w:r w:rsidRPr="00787E8B" w:rsidDel="33249EA7">
        <w:t xml:space="preserve"> если номер версии будет изменен в течение 24 часов после </w:t>
      </w:r>
      <w:r w:rsidR="007B56D1" w:rsidRPr="00787E8B">
        <w:t xml:space="preserve">первой </w:t>
      </w:r>
      <w:r w:rsidRPr="00787E8B" w:rsidDel="33249EA7">
        <w:t xml:space="preserve">отправки </w:t>
      </w:r>
      <w:r w:rsidR="006A0CE4" w:rsidRPr="00787E8B">
        <w:t xml:space="preserve">указанного </w:t>
      </w:r>
      <w:proofErr w:type="gramStart"/>
      <w:r w:rsidRPr="00787E8B" w:rsidDel="33249EA7">
        <w:t>запроса ,</w:t>
      </w:r>
      <w:proofErr w:type="gramEnd"/>
      <w:r w:rsidRPr="00787E8B" w:rsidDel="33249EA7">
        <w:t xml:space="preserve"> то в ответе вернется номер версии ранее сформированного ответа, действовавшей на момент его первичного формирования и отправки.</w:t>
      </w:r>
    </w:p>
    <w:p w14:paraId="62426B6C" w14:textId="15BAAE3F" w:rsidR="007A388D" w:rsidRDefault="007A388D" w:rsidP="00854B28">
      <w:pPr>
        <w:pStyle w:val="GOSTNormal"/>
      </w:pPr>
    </w:p>
    <w:p w14:paraId="60634019" w14:textId="77777777" w:rsidR="007A388D" w:rsidRPr="00854B28" w:rsidRDefault="007A388D" w:rsidP="007A388D">
      <w:pPr>
        <w:pStyle w:val="GOSTNormal"/>
      </w:pPr>
      <w:r w:rsidRPr="33249EA7" w:rsidDel="33249EA7">
        <w:rPr>
          <w:b/>
          <w:bCs/>
        </w:rPr>
        <w:t>Пример</w:t>
      </w:r>
      <w:r w:rsidDel="33249EA7">
        <w:t xml:space="preserve">: </w:t>
      </w:r>
    </w:p>
    <w:p w14:paraId="5CB6D3C7" w14:textId="777DA3FE" w:rsidR="00030501" w:rsidRDefault="007A388D" w:rsidP="33249EA7">
      <w:pPr>
        <w:pStyle w:val="GOSTNormal"/>
        <w:rPr>
          <w:i/>
          <w:iCs/>
        </w:rPr>
      </w:pPr>
      <w:r w:rsidRPr="33249EA7" w:rsidDel="33249EA7">
        <w:rPr>
          <w:i/>
          <w:iCs/>
        </w:rPr>
        <w:t>30.11.2022 в 10:00:00 из ФП ГИИС ЭБ в SVAP направлен запрос с типом ACCOUNTING, в поле Version заголовка запроса указано значение «2.</w:t>
      </w:r>
      <w:r w:rsidR="007B56D1">
        <w:rPr>
          <w:i/>
          <w:iCs/>
        </w:rPr>
        <w:t>3</w:t>
      </w:r>
      <w:r w:rsidRPr="33249EA7" w:rsidDel="33249EA7">
        <w:rPr>
          <w:i/>
          <w:iCs/>
        </w:rPr>
        <w:t>». 30.11.2022 в 10:00:02 из SVAP в ФП ГИИС ЭБ направлен ответ на запрос с типом ACCOUNTING, в поле Version заголовка ответа на запрос указано значение «2.</w:t>
      </w:r>
      <w:r w:rsidR="007B56D1">
        <w:rPr>
          <w:i/>
          <w:iCs/>
        </w:rPr>
        <w:t>3</w:t>
      </w:r>
      <w:r w:rsidRPr="33249EA7" w:rsidDel="33249EA7">
        <w:rPr>
          <w:i/>
          <w:iCs/>
        </w:rPr>
        <w:t>».</w:t>
      </w:r>
    </w:p>
    <w:p w14:paraId="0150FEC3" w14:textId="530B20EA" w:rsidR="00030501" w:rsidRDefault="00030501" w:rsidP="33249EA7">
      <w:pPr>
        <w:pStyle w:val="GOSTNormal"/>
        <w:rPr>
          <w:i/>
          <w:iCs/>
        </w:rPr>
      </w:pPr>
      <w:r w:rsidRPr="33249EA7" w:rsidDel="33249EA7">
        <w:rPr>
          <w:i/>
          <w:iCs/>
        </w:rPr>
        <w:lastRenderedPageBreak/>
        <w:t>С 01.12.2022 вступила в действие версия 2.4 документа «Требования к взаимодействию расчетно-финансовой платформы SmartVista Accounting Platform с функциональными подсистемами».</w:t>
      </w:r>
    </w:p>
    <w:p w14:paraId="1D4B2BEC" w14:textId="5BA3165D" w:rsidR="00030501" w:rsidRDefault="00030501" w:rsidP="33249EA7">
      <w:pPr>
        <w:pStyle w:val="GOSTNormal"/>
        <w:rPr>
          <w:i/>
          <w:iCs/>
        </w:rPr>
      </w:pPr>
      <w:r w:rsidRPr="33249EA7" w:rsidDel="33249EA7">
        <w:rPr>
          <w:i/>
          <w:iCs/>
        </w:rPr>
        <w:t xml:space="preserve">01.12.2022 в 07:00:00 из ФП ГИИС ЭБ в SVAP </w:t>
      </w:r>
      <w:r w:rsidR="007B56D1">
        <w:rPr>
          <w:i/>
          <w:iCs/>
        </w:rPr>
        <w:t xml:space="preserve">повторно </w:t>
      </w:r>
      <w:r w:rsidRPr="33249EA7" w:rsidDel="33249EA7">
        <w:rPr>
          <w:i/>
          <w:iCs/>
        </w:rPr>
        <w:t xml:space="preserve">направлен запрос с типом </w:t>
      </w:r>
      <w:r w:rsidR="007B56D1" w:rsidRPr="33249EA7">
        <w:rPr>
          <w:lang w:val="en-US"/>
        </w:rPr>
        <w:t>ACCOUNTING</w:t>
      </w:r>
      <w:r w:rsidR="00143816">
        <w:t>,</w:t>
      </w:r>
      <w:r w:rsidR="007B56D1" w:rsidRPr="33249EA7" w:rsidDel="007B56D1">
        <w:rPr>
          <w:i/>
          <w:iCs/>
        </w:rPr>
        <w:t xml:space="preserve"> </w:t>
      </w:r>
      <w:r w:rsidR="007B56D1">
        <w:rPr>
          <w:i/>
          <w:iCs/>
        </w:rPr>
        <w:t xml:space="preserve">ранее уже </w:t>
      </w:r>
      <w:r w:rsidRPr="33249EA7">
        <w:rPr>
          <w:i/>
          <w:iCs/>
        </w:rPr>
        <w:t>направл</w:t>
      </w:r>
      <w:r w:rsidR="007B56D1">
        <w:rPr>
          <w:i/>
          <w:iCs/>
        </w:rPr>
        <w:t>енный</w:t>
      </w:r>
      <w:r w:rsidRPr="33249EA7" w:rsidDel="33249EA7">
        <w:rPr>
          <w:i/>
          <w:iCs/>
        </w:rPr>
        <w:t xml:space="preserve"> 30.11.2022 в 10:00:00. В поле Version заголовка запроса с типом </w:t>
      </w:r>
      <w:r w:rsidR="007B56D1" w:rsidRPr="33249EA7">
        <w:rPr>
          <w:lang w:val="en-US"/>
        </w:rPr>
        <w:t>ACCOUNTING</w:t>
      </w:r>
      <w:r w:rsidR="007B56D1" w:rsidRPr="33249EA7" w:rsidDel="007B56D1">
        <w:rPr>
          <w:i/>
          <w:iCs/>
        </w:rPr>
        <w:t xml:space="preserve"> </w:t>
      </w:r>
      <w:r w:rsidRPr="33249EA7" w:rsidDel="33249EA7">
        <w:rPr>
          <w:i/>
          <w:iCs/>
        </w:rPr>
        <w:t xml:space="preserve">указано значение </w:t>
      </w:r>
      <w:r w:rsidR="006A0CE4">
        <w:rPr>
          <w:i/>
          <w:iCs/>
        </w:rPr>
        <w:t xml:space="preserve">«2.3» или </w:t>
      </w:r>
      <w:r w:rsidRPr="33249EA7" w:rsidDel="33249EA7">
        <w:rPr>
          <w:i/>
          <w:iCs/>
        </w:rPr>
        <w:t xml:space="preserve">«2.4». 01.12.2022 в 07:00:01 из SVAP в ФП ГИИС ЭБ направлен ответ на запрос с типом </w:t>
      </w:r>
      <w:r w:rsidR="007B56D1" w:rsidRPr="33249EA7">
        <w:rPr>
          <w:lang w:val="en-US"/>
        </w:rPr>
        <w:t>ACCOUNTING</w:t>
      </w:r>
      <w:r w:rsidRPr="33249EA7" w:rsidDel="33249EA7">
        <w:rPr>
          <w:i/>
          <w:iCs/>
        </w:rPr>
        <w:t xml:space="preserve">, содержащий данные сформированного 30.11.2022 в 10:00:02 ответа на запрос ACCOUNTING. В поле Version заголовка ответа на запрос с типом </w:t>
      </w:r>
      <w:r w:rsidR="007B56D1" w:rsidRPr="33249EA7">
        <w:rPr>
          <w:lang w:val="en-US"/>
        </w:rPr>
        <w:t>ACCOUNTING</w:t>
      </w:r>
      <w:r w:rsidR="007B56D1" w:rsidRPr="33249EA7" w:rsidDel="007B56D1">
        <w:rPr>
          <w:i/>
          <w:iCs/>
        </w:rPr>
        <w:t xml:space="preserve"> </w:t>
      </w:r>
      <w:r w:rsidRPr="33249EA7" w:rsidDel="33249EA7">
        <w:rPr>
          <w:i/>
          <w:iCs/>
        </w:rPr>
        <w:t>будет указано значение «2.3», т.к. на момент</w:t>
      </w:r>
      <w:r w:rsidRPr="33249EA7">
        <w:rPr>
          <w:i/>
          <w:iCs/>
        </w:rPr>
        <w:t xml:space="preserve"> </w:t>
      </w:r>
      <w:r w:rsidR="007B56D1">
        <w:rPr>
          <w:i/>
          <w:iCs/>
        </w:rPr>
        <w:t>первичного</w:t>
      </w:r>
      <w:r w:rsidRPr="33249EA7" w:rsidDel="33249EA7">
        <w:rPr>
          <w:i/>
          <w:iCs/>
        </w:rPr>
        <w:t xml:space="preserve"> формирования ответа на запрос с типом ACCOUNTING действовала версия 2.3 форматов обмена.</w:t>
      </w:r>
    </w:p>
    <w:p w14:paraId="0D1243B6" w14:textId="4EBC15DA" w:rsidR="00454FF0" w:rsidRPr="00CA1745" w:rsidRDefault="33249EA7">
      <w:pPr>
        <w:pStyle w:val="21"/>
      </w:pPr>
      <w:bookmarkStart w:id="1387" w:name="_Статусы_записей_учета"/>
      <w:bookmarkStart w:id="1388" w:name="_Ref122452736"/>
      <w:bookmarkStart w:id="1389" w:name="_Ref154527877"/>
      <w:bookmarkStart w:id="1390" w:name="_Ref154530660"/>
      <w:bookmarkStart w:id="1391" w:name="_Toc226556145"/>
      <w:bookmarkStart w:id="1392" w:name="_Toc121319595"/>
      <w:bookmarkEnd w:id="1387"/>
      <w:r w:rsidRPr="00CA1745">
        <w:t>Статусы записей учета</w:t>
      </w:r>
      <w:bookmarkEnd w:id="1388"/>
      <w:r w:rsidR="00084875" w:rsidRPr="00CA1745">
        <w:t xml:space="preserve"> и этапов обработки документ</w:t>
      </w:r>
      <w:r w:rsidR="005E064F" w:rsidRPr="00CA1745">
        <w:t>а</w:t>
      </w:r>
      <w:bookmarkEnd w:id="1389"/>
      <w:bookmarkEnd w:id="1390"/>
      <w:bookmarkEnd w:id="1391"/>
    </w:p>
    <w:p w14:paraId="6701D71B" w14:textId="682196CB" w:rsidR="33249EA7" w:rsidRPr="00D877B1" w:rsidRDefault="33249EA7">
      <w:pPr>
        <w:pStyle w:val="GOSTNormal"/>
      </w:pPr>
      <w:r w:rsidRPr="00D877B1">
        <w:t>Описание статусов записей учета в SVAP приведено в таблице</w:t>
      </w:r>
      <w:r w:rsidR="00CA1745">
        <w:t xml:space="preserve"> </w:t>
      </w:r>
      <w:r w:rsidR="00CA1745">
        <w:fldChar w:fldCharType="begin"/>
      </w:r>
      <w:r w:rsidR="00CA1745">
        <w:instrText xml:space="preserve"> REF _Ref154520695 \h </w:instrText>
      </w:r>
      <w:r w:rsidR="00CA1745">
        <w:fldChar w:fldCharType="separate"/>
      </w:r>
      <w:r w:rsidR="00F300A9">
        <w:t>9</w:t>
      </w:r>
      <w:r w:rsidR="00CA1745">
        <w:fldChar w:fldCharType="end"/>
      </w:r>
      <w:r w:rsidRPr="00D877B1">
        <w:t>.</w:t>
      </w:r>
    </w:p>
    <w:p w14:paraId="6A7C6865" w14:textId="5C5ED15F" w:rsidR="33249EA7" w:rsidRDefault="00A05B56" w:rsidP="00C75A4E">
      <w:pPr>
        <w:pStyle w:val="GOSTNormal"/>
      </w:pPr>
      <w:r w:rsidRPr="00D877B1">
        <w:t>При отмене этапов с помощью запроса REVARSAL методом сторнирования (Method) = 2 (отмена), у сторнируемой записи учета статус не изменяется, сторнирующая запись учета создается в статусе, аналогичном статусу сторнируемой записи учета, для обеих записей учета (сторнируемой и сторнирующей) проставляется признак «Отменена» (значение «1»). При обработке запроса REVERSAL записи учета, у которых проставлен признак «Отменена» (значение «1»), игнорируются.</w:t>
      </w:r>
    </w:p>
    <w:p w14:paraId="4F6D9716" w14:textId="122AF73B" w:rsidR="00D877B1" w:rsidRDefault="00DB035D" w:rsidP="00C75A4E">
      <w:pPr>
        <w:pStyle w:val="GOSTNameTable"/>
      </w:pPr>
      <w:r>
        <w:fldChar w:fldCharType="begin"/>
      </w:r>
      <w:r>
        <w:instrText xml:space="preserve"> SEQ Таблица \* ARABIC </w:instrText>
      </w:r>
      <w:r>
        <w:fldChar w:fldCharType="separate"/>
      </w:r>
      <w:bookmarkStart w:id="1393" w:name="_Ref154520695"/>
      <w:bookmarkStart w:id="1394" w:name="_Toc226556223"/>
      <w:r w:rsidR="00F300A9">
        <w:t>9</w:t>
      </w:r>
      <w:bookmarkEnd w:id="1393"/>
      <w:r>
        <w:fldChar w:fldCharType="end"/>
      </w:r>
      <w:r w:rsidR="00D877B1">
        <w:t xml:space="preserve"> - </w:t>
      </w:r>
      <w:r w:rsidR="00D877B1" w:rsidRPr="006B4210">
        <w:t>Статусы записей учета</w:t>
      </w:r>
      <w:bookmarkEnd w:id="1394"/>
    </w:p>
    <w:tbl>
      <w:tblPr>
        <w:tblStyle w:val="GOSTTable"/>
        <w:tblW w:w="5000" w:type="pct"/>
        <w:tblLook w:val="07E0" w:firstRow="1" w:lastRow="1" w:firstColumn="1" w:lastColumn="1" w:noHBand="1" w:noVBand="1"/>
      </w:tblPr>
      <w:tblGrid>
        <w:gridCol w:w="1127"/>
        <w:gridCol w:w="2140"/>
        <w:gridCol w:w="5609"/>
        <w:gridCol w:w="6818"/>
      </w:tblGrid>
      <w:tr w:rsidR="00BB12BA" w:rsidRPr="00454FF0" w14:paraId="280302AE" w14:textId="25709C23" w:rsidTr="00C75A4E">
        <w:trPr>
          <w:cnfStyle w:val="100000000000" w:firstRow="1" w:lastRow="0" w:firstColumn="0" w:lastColumn="0" w:oddVBand="0" w:evenVBand="0" w:oddHBand="0" w:evenHBand="0" w:firstRowFirstColumn="0" w:firstRowLastColumn="0" w:lastRowFirstColumn="0" w:lastRowLastColumn="0"/>
          <w:trHeight w:val="813"/>
        </w:trPr>
        <w:tc>
          <w:tcPr>
            <w:tcW w:w="1025" w:type="dxa"/>
          </w:tcPr>
          <w:p w14:paraId="1B42883C" w14:textId="0F69941D" w:rsidR="00BB12BA" w:rsidRPr="00454FF0" w:rsidRDefault="00BB12BA" w:rsidP="00C75A4E">
            <w:pPr>
              <w:pStyle w:val="GOSTTableHead"/>
            </w:pPr>
            <w:r>
              <w:t>Код</w:t>
            </w:r>
            <w:r w:rsidRPr="33249EA7">
              <w:t xml:space="preserve"> статуса</w:t>
            </w:r>
          </w:p>
        </w:tc>
        <w:tc>
          <w:tcPr>
            <w:tcW w:w="1947" w:type="dxa"/>
          </w:tcPr>
          <w:p w14:paraId="37E709B3" w14:textId="209CB7C3" w:rsidR="00BB12BA" w:rsidRPr="00454FF0" w:rsidRDefault="00BB12BA" w:rsidP="00C75A4E">
            <w:pPr>
              <w:pStyle w:val="GOSTTableHead"/>
            </w:pPr>
            <w:r w:rsidRPr="33249EA7">
              <w:t>Наименование статуса</w:t>
            </w:r>
          </w:p>
        </w:tc>
        <w:tc>
          <w:tcPr>
            <w:tcW w:w="5103" w:type="dxa"/>
          </w:tcPr>
          <w:p w14:paraId="62711A18" w14:textId="0E89420C" w:rsidR="00BB12BA" w:rsidRPr="00454FF0" w:rsidRDefault="00BB12BA" w:rsidP="00C75A4E">
            <w:pPr>
              <w:pStyle w:val="GOSTTableHead"/>
            </w:pPr>
            <w:r w:rsidRPr="33249EA7">
              <w:t>Описание статуса</w:t>
            </w:r>
          </w:p>
        </w:tc>
        <w:tc>
          <w:tcPr>
            <w:tcW w:w="6202" w:type="dxa"/>
          </w:tcPr>
          <w:p w14:paraId="6C22A9F4" w14:textId="50687040" w:rsidR="00BB12BA" w:rsidRPr="33249EA7" w:rsidRDefault="00BB12BA" w:rsidP="00C75A4E">
            <w:pPr>
              <w:pStyle w:val="GOSTTableHead"/>
            </w:pPr>
            <w:r>
              <w:t>Сценарии перехода на статус</w:t>
            </w:r>
          </w:p>
        </w:tc>
      </w:tr>
      <w:tr w:rsidR="00736A7A" w14:paraId="174EC514" w14:textId="08DEDB2C" w:rsidTr="00C75A4E">
        <w:tc>
          <w:tcPr>
            <w:tcW w:w="1025" w:type="dxa"/>
            <w:vMerge w:val="restart"/>
          </w:tcPr>
          <w:p w14:paraId="3264BB7C" w14:textId="524B0830" w:rsidR="00736A7A" w:rsidRPr="00864FB0" w:rsidRDefault="00736A7A" w:rsidP="00C75A4E">
            <w:pPr>
              <w:pStyle w:val="GOSTTablenorm"/>
              <w:rPr>
                <w:lang w:val="en-US"/>
              </w:rPr>
            </w:pPr>
            <w:r>
              <w:t>0</w:t>
            </w:r>
          </w:p>
        </w:tc>
        <w:tc>
          <w:tcPr>
            <w:tcW w:w="1947" w:type="dxa"/>
            <w:vMerge w:val="restart"/>
          </w:tcPr>
          <w:p w14:paraId="5D79453C" w14:textId="100B1430" w:rsidR="00736A7A" w:rsidRDefault="00736A7A" w:rsidP="00C75A4E">
            <w:pPr>
              <w:pStyle w:val="GOSTTablenorm"/>
            </w:pPr>
            <w:r w:rsidRPr="109D8E8A">
              <w:rPr>
                <w:lang w:val="en-US"/>
              </w:rPr>
              <w:t>Проведена</w:t>
            </w:r>
          </w:p>
        </w:tc>
        <w:tc>
          <w:tcPr>
            <w:tcW w:w="5103" w:type="dxa"/>
          </w:tcPr>
          <w:p w14:paraId="1061E9B0" w14:textId="63C7775D" w:rsidR="00736A7A" w:rsidRPr="00D24179" w:rsidRDefault="00736A7A" w:rsidP="00C75A4E">
            <w:pPr>
              <w:pStyle w:val="GOSTTablenorm"/>
            </w:pPr>
            <w:r>
              <w:t>Запись сформирована и отражена в учете</w:t>
            </w:r>
          </w:p>
        </w:tc>
        <w:tc>
          <w:tcPr>
            <w:tcW w:w="6202" w:type="dxa"/>
          </w:tcPr>
          <w:p w14:paraId="4B463F1E" w14:textId="77777777" w:rsidR="00761209" w:rsidRDefault="00736A7A" w:rsidP="00C75A4E">
            <w:pPr>
              <w:pStyle w:val="GOSTTablenorm"/>
            </w:pPr>
            <w:r w:rsidRPr="00C6404A">
              <w:t>Статус присваивается</w:t>
            </w:r>
            <w:r w:rsidR="00761209">
              <w:t>:</w:t>
            </w:r>
          </w:p>
          <w:p w14:paraId="1162F6FB" w14:textId="3978DE24" w:rsidR="00736A7A" w:rsidRPr="008F36FA" w:rsidRDefault="00736A7A">
            <w:pPr>
              <w:pStyle w:val="GOSTTableListMark1"/>
            </w:pPr>
            <w:r w:rsidRPr="008F36FA">
              <w:t>записям учета, созданным по результатам обработки запроса ACCOUNTING на основании настроенных правил</w:t>
            </w:r>
            <w:r w:rsidR="00761209" w:rsidRPr="008F36FA">
              <w:t>;</w:t>
            </w:r>
          </w:p>
          <w:p w14:paraId="688ADF41" w14:textId="428E81D9" w:rsidR="00761209" w:rsidRDefault="00761209">
            <w:pPr>
              <w:pStyle w:val="GOSTTableListMark1"/>
            </w:pPr>
            <w:r w:rsidRPr="008F36FA">
              <w:t>записям учета в статусе «Сторнирована (через правило)» по результатам обработки запроса REVARSAL параметром Method = 1 (сторнирование) или Method = 2 (отмена) при откате этапа обработки документа, на котором осуществлялось сторнирование данной записи</w:t>
            </w:r>
          </w:p>
        </w:tc>
      </w:tr>
      <w:tr w:rsidR="00736A7A" w14:paraId="373A5E4F" w14:textId="77777777" w:rsidTr="00C75A4E">
        <w:tc>
          <w:tcPr>
            <w:tcW w:w="1025" w:type="dxa"/>
            <w:vMerge/>
          </w:tcPr>
          <w:p w14:paraId="12AD1255" w14:textId="77777777" w:rsidR="00736A7A" w:rsidRDefault="00736A7A" w:rsidP="00736A7A">
            <w:pPr>
              <w:pStyle w:val="GOSTNormal"/>
              <w:spacing w:before="0" w:after="0"/>
              <w:ind w:firstLine="0"/>
              <w:jc w:val="center"/>
              <w:rPr>
                <w:sz w:val="22"/>
                <w:szCs w:val="22"/>
              </w:rPr>
            </w:pPr>
          </w:p>
        </w:tc>
        <w:tc>
          <w:tcPr>
            <w:tcW w:w="1947" w:type="dxa"/>
            <w:vMerge/>
          </w:tcPr>
          <w:p w14:paraId="14A508BE" w14:textId="77777777" w:rsidR="00736A7A" w:rsidRPr="00736A7A" w:rsidRDefault="00736A7A" w:rsidP="00736A7A">
            <w:pPr>
              <w:pStyle w:val="GOSTNormal"/>
              <w:spacing w:before="0" w:after="0"/>
              <w:ind w:firstLine="0"/>
              <w:jc w:val="center"/>
              <w:rPr>
                <w:sz w:val="22"/>
                <w:szCs w:val="22"/>
              </w:rPr>
            </w:pPr>
          </w:p>
        </w:tc>
        <w:tc>
          <w:tcPr>
            <w:tcW w:w="5103" w:type="dxa"/>
          </w:tcPr>
          <w:p w14:paraId="1A4D2DE7" w14:textId="0ECD56E4" w:rsidR="00736A7A" w:rsidRDefault="00736A7A" w:rsidP="00C75A4E">
            <w:pPr>
              <w:pStyle w:val="GOSTTablenorm"/>
            </w:pPr>
            <w:r w:rsidRPr="00C6404A">
              <w:t>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«Проведена»), при откате выполненного этапа обработки документа методом отмены</w:t>
            </w:r>
          </w:p>
        </w:tc>
        <w:tc>
          <w:tcPr>
            <w:tcW w:w="6202" w:type="dxa"/>
          </w:tcPr>
          <w:p w14:paraId="1DE6B855" w14:textId="28E74429" w:rsidR="00736A7A" w:rsidRPr="00C6404A" w:rsidRDefault="00736A7A" w:rsidP="0027578C">
            <w:pPr>
              <w:pStyle w:val="GOSTTablenorm"/>
            </w:pPr>
            <w:r w:rsidRPr="00C6404A">
              <w:t>Статус присваивается сторнирующим записям учета, созданным по результатам обработки запроса REVARSAL c Method = 2 (отмена)</w:t>
            </w:r>
            <w:r w:rsidR="00761209" w:rsidRPr="00007F2E">
              <w:t xml:space="preserve"> и запроса с типом ACCOUNTING c признаком переобработки Reprocessing = 1</w:t>
            </w:r>
            <w:r w:rsidRPr="00C6404A">
              <w:t>, с одновременным проставлением признака «Отменена»</w:t>
            </w:r>
          </w:p>
        </w:tc>
      </w:tr>
      <w:tr w:rsidR="00736A7A" w14:paraId="18A4A64A" w14:textId="32A3AA43" w:rsidTr="00C75A4E">
        <w:tc>
          <w:tcPr>
            <w:tcW w:w="1025" w:type="dxa"/>
            <w:vMerge w:val="restart"/>
          </w:tcPr>
          <w:p w14:paraId="6466FF1B" w14:textId="65F1F83E" w:rsidR="00736A7A" w:rsidRDefault="00736A7A" w:rsidP="00C75A4E">
            <w:pPr>
              <w:pStyle w:val="GOSTTablenorm"/>
            </w:pPr>
            <w:r>
              <w:t>1</w:t>
            </w:r>
          </w:p>
        </w:tc>
        <w:tc>
          <w:tcPr>
            <w:tcW w:w="1947" w:type="dxa"/>
            <w:vMerge w:val="restart"/>
          </w:tcPr>
          <w:p w14:paraId="5E55A352" w14:textId="6EE00446" w:rsidR="00736A7A" w:rsidRPr="109D8E8A" w:rsidRDefault="00736A7A" w:rsidP="00C75A4E">
            <w:pPr>
              <w:pStyle w:val="GOSTTablenorm"/>
              <w:rPr>
                <w:lang w:val="en-US"/>
              </w:rPr>
            </w:pPr>
            <w:r w:rsidRPr="00067562">
              <w:t>Сторнирована</w:t>
            </w:r>
            <w:r>
              <w:t xml:space="preserve"> (через правило)</w:t>
            </w:r>
          </w:p>
        </w:tc>
        <w:tc>
          <w:tcPr>
            <w:tcW w:w="5103" w:type="dxa"/>
          </w:tcPr>
          <w:p w14:paraId="16676BF0" w14:textId="76B1EB95" w:rsidR="00736A7A" w:rsidRPr="00D24179" w:rsidRDefault="00736A7A" w:rsidP="00C75A4E">
            <w:pPr>
              <w:pStyle w:val="GOSTTablenorm"/>
            </w:pPr>
            <w:r>
              <w:t>Сформированная ранее запись учета в статусе «Проведена» сторнирована при выполнении следующих этапов обработки документа</w:t>
            </w:r>
          </w:p>
        </w:tc>
        <w:tc>
          <w:tcPr>
            <w:tcW w:w="6202" w:type="dxa"/>
          </w:tcPr>
          <w:p w14:paraId="4BC7AA86" w14:textId="4426454B" w:rsidR="00736A7A" w:rsidRDefault="00736A7A" w:rsidP="00C75A4E">
            <w:pPr>
              <w:pStyle w:val="GOSTTablenorm"/>
            </w:pPr>
            <w:r>
              <w:t>С</w:t>
            </w:r>
            <w:r w:rsidRPr="00067562">
              <w:t>татус присваивается записям учета</w:t>
            </w:r>
            <w:r>
              <w:t xml:space="preserve"> в статусе «Проведена»</w:t>
            </w:r>
            <w:r w:rsidRPr="00067562">
              <w:t>, сторнируемым по</w:t>
            </w:r>
            <w:r>
              <w:t xml:space="preserve"> результатам обработки запроса </w:t>
            </w:r>
            <w:r w:rsidRPr="00C6404A">
              <w:t>ACCOUNTING</w:t>
            </w:r>
            <w:r w:rsidRPr="00DC2199">
              <w:t xml:space="preserve"> на основании настроенных правил сторнирования</w:t>
            </w:r>
          </w:p>
        </w:tc>
      </w:tr>
      <w:tr w:rsidR="00736A7A" w14:paraId="6B47E638" w14:textId="77777777" w:rsidTr="00C75A4E">
        <w:tc>
          <w:tcPr>
            <w:tcW w:w="1025" w:type="dxa"/>
            <w:vMerge/>
          </w:tcPr>
          <w:p w14:paraId="2046B68F" w14:textId="77777777" w:rsidR="00736A7A" w:rsidRDefault="00736A7A" w:rsidP="00C75A4E">
            <w:pPr>
              <w:pStyle w:val="GOSTTablenorm"/>
            </w:pPr>
          </w:p>
        </w:tc>
        <w:tc>
          <w:tcPr>
            <w:tcW w:w="1947" w:type="dxa"/>
            <w:vMerge/>
          </w:tcPr>
          <w:p w14:paraId="53D65C16" w14:textId="77777777" w:rsidR="00736A7A" w:rsidRPr="00067562" w:rsidRDefault="00736A7A" w:rsidP="00C75A4E">
            <w:pPr>
              <w:pStyle w:val="GOSTTablenorm"/>
            </w:pPr>
          </w:p>
        </w:tc>
        <w:tc>
          <w:tcPr>
            <w:tcW w:w="5103" w:type="dxa"/>
          </w:tcPr>
          <w:p w14:paraId="619788CD" w14:textId="7E0298F0" w:rsidR="00736A7A" w:rsidRDefault="00736A7A" w:rsidP="00C75A4E">
            <w:pPr>
              <w:pStyle w:val="GOSTTablenorm"/>
            </w:pPr>
            <w:r w:rsidRPr="00736A7A">
              <w:t xml:space="preserve">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«Сторнирована (через правило)»), при откате выполненного этапа обработки документа методом отмены </w:t>
            </w:r>
          </w:p>
        </w:tc>
        <w:tc>
          <w:tcPr>
            <w:tcW w:w="6202" w:type="dxa"/>
          </w:tcPr>
          <w:p w14:paraId="0D6809AD" w14:textId="4B2EAEE9" w:rsidR="00736A7A" w:rsidRDefault="00736A7A" w:rsidP="0027578C">
            <w:pPr>
              <w:pStyle w:val="GOSTTablenorm"/>
            </w:pPr>
            <w:r w:rsidRPr="00736A7A">
              <w:t>Статус присваивается сторнирующим записям учета, созданным по результатам обработки запроса REVARSAL c Method = 2 (отмена)</w:t>
            </w:r>
            <w:r w:rsidR="00761209" w:rsidRPr="00007F2E">
              <w:t xml:space="preserve"> и запроса с типом ACCOUNTING c признаком переобработки Reprocessing = 1</w:t>
            </w:r>
            <w:r w:rsidRPr="00736A7A">
              <w:t>, с одновременным проставлением признака «Отменена»</w:t>
            </w:r>
          </w:p>
        </w:tc>
      </w:tr>
      <w:tr w:rsidR="00736A7A" w14:paraId="3CEFCE59" w14:textId="45E5BCE2" w:rsidTr="00C75A4E">
        <w:tc>
          <w:tcPr>
            <w:tcW w:w="1025" w:type="dxa"/>
            <w:vMerge w:val="restart"/>
          </w:tcPr>
          <w:p w14:paraId="50505750" w14:textId="302167F6" w:rsidR="00736A7A" w:rsidRDefault="00736A7A" w:rsidP="00C75A4E">
            <w:pPr>
              <w:pStyle w:val="GOSTTablenorm"/>
            </w:pPr>
            <w:r>
              <w:t>2</w:t>
            </w:r>
          </w:p>
        </w:tc>
        <w:tc>
          <w:tcPr>
            <w:tcW w:w="1947" w:type="dxa"/>
            <w:vMerge w:val="restart"/>
          </w:tcPr>
          <w:p w14:paraId="35327F8A" w14:textId="060F11EB" w:rsidR="00736A7A" w:rsidRPr="004B3B96" w:rsidRDefault="00736A7A" w:rsidP="00C75A4E">
            <w:pPr>
              <w:pStyle w:val="GOSTTablenorm"/>
            </w:pPr>
            <w:r w:rsidRPr="170E4D90">
              <w:t>Сторнирующая</w:t>
            </w:r>
            <w:r>
              <w:t xml:space="preserve"> (через правило)</w:t>
            </w:r>
          </w:p>
        </w:tc>
        <w:tc>
          <w:tcPr>
            <w:tcW w:w="5103" w:type="dxa"/>
          </w:tcPr>
          <w:p w14:paraId="6D53A50D" w14:textId="2EE6C3CA" w:rsidR="00736A7A" w:rsidRPr="00D24179" w:rsidRDefault="00736A7A" w:rsidP="00C75A4E">
            <w:pPr>
              <w:pStyle w:val="GOSTTablenorm"/>
            </w:pPr>
            <w:r>
              <w:t>Сформирована и отражена в учете дополнительная запись, создаваемая для сторнирования другой, ранее проведенной записи учета (которая в свою очередь переходит из статуса «Проведена» в статус «Сторнирована (через правило)»), при выполнении следующих этапов обработки документа</w:t>
            </w:r>
          </w:p>
        </w:tc>
        <w:tc>
          <w:tcPr>
            <w:tcW w:w="6202" w:type="dxa"/>
          </w:tcPr>
          <w:p w14:paraId="198BFAA7" w14:textId="39F0B81E" w:rsidR="00736A7A" w:rsidRDefault="00736A7A" w:rsidP="0027578C">
            <w:pPr>
              <w:pStyle w:val="GOSTTablenorm"/>
            </w:pPr>
            <w:r>
              <w:t>А</w:t>
            </w:r>
            <w:r w:rsidRPr="170E4D90">
              <w:t xml:space="preserve">налог </w:t>
            </w:r>
            <w:r>
              <w:t xml:space="preserve">статуса </w:t>
            </w:r>
            <w:r w:rsidRPr="170E4D90">
              <w:t xml:space="preserve">«Проведена» для сторнирующих записей учета, которые были сформированы </w:t>
            </w:r>
            <w:r>
              <w:t xml:space="preserve">по результатам обработки запроса </w:t>
            </w:r>
            <w:r>
              <w:rPr>
                <w:lang w:val="en-US"/>
              </w:rPr>
              <w:t>ACCOUNTING</w:t>
            </w:r>
            <w:r w:rsidRPr="00DC2199">
              <w:t xml:space="preserve"> на основании настроенных правил сторнирования</w:t>
            </w:r>
          </w:p>
        </w:tc>
      </w:tr>
      <w:tr w:rsidR="00736A7A" w14:paraId="68483747" w14:textId="77777777" w:rsidTr="00C75A4E">
        <w:tc>
          <w:tcPr>
            <w:tcW w:w="1025" w:type="dxa"/>
            <w:vMerge/>
          </w:tcPr>
          <w:p w14:paraId="1E922F5E" w14:textId="77777777" w:rsidR="00736A7A" w:rsidRDefault="00736A7A" w:rsidP="00736A7A">
            <w:pPr>
              <w:pStyle w:val="GOSTNormal"/>
              <w:spacing w:before="0" w:after="0"/>
              <w:ind w:firstLine="0"/>
              <w:jc w:val="center"/>
              <w:rPr>
                <w:sz w:val="22"/>
                <w:szCs w:val="22"/>
              </w:rPr>
            </w:pPr>
          </w:p>
        </w:tc>
        <w:tc>
          <w:tcPr>
            <w:tcW w:w="1947" w:type="dxa"/>
            <w:vMerge/>
          </w:tcPr>
          <w:p w14:paraId="692FDB59" w14:textId="77777777" w:rsidR="00736A7A" w:rsidRPr="170E4D90" w:rsidRDefault="00736A7A" w:rsidP="00736A7A">
            <w:pPr>
              <w:pStyle w:val="GOSTNormal"/>
              <w:spacing w:before="0" w:after="0"/>
              <w:ind w:firstLine="0"/>
              <w:jc w:val="center"/>
              <w:rPr>
                <w:sz w:val="22"/>
                <w:szCs w:val="22"/>
              </w:rPr>
            </w:pPr>
          </w:p>
        </w:tc>
        <w:tc>
          <w:tcPr>
            <w:tcW w:w="5103" w:type="dxa"/>
          </w:tcPr>
          <w:p w14:paraId="6BFED9FE" w14:textId="4B4229FE" w:rsidR="00736A7A" w:rsidRDefault="00736A7A" w:rsidP="00C75A4E">
            <w:pPr>
              <w:pStyle w:val="GOSTTablenorm"/>
            </w:pPr>
            <w:r w:rsidRPr="00736A7A">
              <w:t>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«Сторнирующая (через правило)»), при откате выполненного этапа обработки документа методом отмены</w:t>
            </w:r>
          </w:p>
        </w:tc>
        <w:tc>
          <w:tcPr>
            <w:tcW w:w="6202" w:type="dxa"/>
          </w:tcPr>
          <w:p w14:paraId="2AFDDE5C" w14:textId="58F90E90" w:rsidR="00736A7A" w:rsidRDefault="00736A7A" w:rsidP="0027578C">
            <w:pPr>
              <w:pStyle w:val="GOSTTablenorm"/>
            </w:pPr>
            <w:r w:rsidRPr="00736A7A">
              <w:t>Статус присваивается сторнирующим записям учета, созданным по результатам обработки запроса REVARSAL c Method = 2 (отмена)</w:t>
            </w:r>
            <w:r w:rsidR="00761209" w:rsidRPr="00007F2E">
              <w:t xml:space="preserve"> и запроса с типом ACCOUNTING c признаком переобработки Reprocessing = 1</w:t>
            </w:r>
            <w:r w:rsidRPr="00736A7A">
              <w:t>, с одновременным проставлением признака «Отменена»</w:t>
            </w:r>
          </w:p>
        </w:tc>
      </w:tr>
      <w:tr w:rsidR="00761209" w14:paraId="7A2B0151" w14:textId="34774E67" w:rsidTr="00C75A4E">
        <w:tc>
          <w:tcPr>
            <w:tcW w:w="1025" w:type="dxa"/>
            <w:vMerge w:val="restart"/>
          </w:tcPr>
          <w:p w14:paraId="2E9B6F86" w14:textId="399ECC44" w:rsidR="00761209" w:rsidRPr="00736A7A" w:rsidRDefault="00761209" w:rsidP="00C75A4E">
            <w:pPr>
              <w:pStyle w:val="GOSTTablenorm"/>
              <w:rPr>
                <w:lang w:val="en-US"/>
              </w:rPr>
            </w:pPr>
            <w:r>
              <w:rPr>
                <w:lang w:val="en-US"/>
              </w:rPr>
              <w:lastRenderedPageBreak/>
              <w:t>3</w:t>
            </w:r>
          </w:p>
        </w:tc>
        <w:tc>
          <w:tcPr>
            <w:tcW w:w="1947" w:type="dxa"/>
            <w:vMerge w:val="restart"/>
          </w:tcPr>
          <w:p w14:paraId="401F3BE8" w14:textId="423794F6" w:rsidR="00761209" w:rsidRPr="00067562" w:rsidRDefault="00761209" w:rsidP="00C75A4E">
            <w:pPr>
              <w:pStyle w:val="GOSTTablenorm"/>
            </w:pPr>
            <w:r w:rsidRPr="00434318">
              <w:t>Сторнирующая сторнирующую</w:t>
            </w:r>
          </w:p>
        </w:tc>
        <w:tc>
          <w:tcPr>
            <w:tcW w:w="5103" w:type="dxa"/>
          </w:tcPr>
          <w:p w14:paraId="094A1597" w14:textId="768B1FAC" w:rsidR="00761209" w:rsidRPr="33249EA7" w:rsidRDefault="00761209" w:rsidP="00C75A4E">
            <w:pPr>
              <w:pStyle w:val="GOSTTablenorm"/>
            </w:pPr>
            <w:r>
              <w:t>Сформирована и отражена в учете дополнительная запись, создаваемая для сторнирования другой, ранее проведенной записи учета (которая в свою очередь переходит из статуса «Сторнирующая (через правило)» в статус «Сторнированная</w:t>
            </w:r>
            <w:r w:rsidRPr="00434318">
              <w:t xml:space="preserve"> сторнирующая</w:t>
            </w:r>
            <w:r>
              <w:t>»), при откате выполненного этапа обработки документа методом сторнирования</w:t>
            </w:r>
          </w:p>
        </w:tc>
        <w:tc>
          <w:tcPr>
            <w:tcW w:w="6202" w:type="dxa"/>
          </w:tcPr>
          <w:p w14:paraId="60078EEC" w14:textId="39A30AA9" w:rsidR="00761209" w:rsidRDefault="00761209" w:rsidP="00C75A4E">
            <w:pPr>
              <w:pStyle w:val="GOSTTablenorm"/>
            </w:pPr>
            <w:r>
              <w:t>А</w:t>
            </w:r>
            <w:r w:rsidRPr="170E4D90">
              <w:t xml:space="preserve">налог </w:t>
            </w:r>
            <w:r>
              <w:t xml:space="preserve">статуса </w:t>
            </w:r>
            <w:r w:rsidRPr="170E4D90">
              <w:t xml:space="preserve">«Проведена» для сторнирующих записей учета, которые были сформированы в рамках обработки запроса </w:t>
            </w:r>
            <w:r w:rsidRPr="00DC2199">
              <w:t>REVARSAL</w:t>
            </w:r>
            <w:r w:rsidRPr="170E4D90">
              <w:t xml:space="preserve"> </w:t>
            </w:r>
            <w:r w:rsidRPr="00DC2199">
              <w:t>c</w:t>
            </w:r>
            <w:r w:rsidRPr="170E4D90">
              <w:t xml:space="preserve"> </w:t>
            </w:r>
            <w:r w:rsidRPr="00DC2199">
              <w:t>Method = 1 (сторнирование)</w:t>
            </w:r>
          </w:p>
        </w:tc>
      </w:tr>
      <w:tr w:rsidR="00761209" w14:paraId="5AF789EB" w14:textId="77777777" w:rsidTr="00C75A4E">
        <w:tc>
          <w:tcPr>
            <w:tcW w:w="1025" w:type="dxa"/>
            <w:vMerge/>
          </w:tcPr>
          <w:p w14:paraId="0BC71923" w14:textId="77777777" w:rsidR="00761209" w:rsidDel="00736A7A" w:rsidRDefault="00761209" w:rsidP="00C75A4E">
            <w:pPr>
              <w:pStyle w:val="GOSTTablenorm"/>
            </w:pPr>
          </w:p>
        </w:tc>
        <w:tc>
          <w:tcPr>
            <w:tcW w:w="1947" w:type="dxa"/>
            <w:vMerge/>
          </w:tcPr>
          <w:p w14:paraId="701C19D8" w14:textId="77777777" w:rsidR="00761209" w:rsidRPr="00434318" w:rsidRDefault="00761209" w:rsidP="00C75A4E">
            <w:pPr>
              <w:pStyle w:val="GOSTTablenorm"/>
            </w:pPr>
          </w:p>
        </w:tc>
        <w:tc>
          <w:tcPr>
            <w:tcW w:w="5103" w:type="dxa"/>
          </w:tcPr>
          <w:p w14:paraId="01187446" w14:textId="3EE0686F" w:rsidR="00761209" w:rsidRDefault="00761209" w:rsidP="00C75A4E">
            <w:pPr>
              <w:pStyle w:val="GOSTTablenorm"/>
            </w:pPr>
            <w:r w:rsidRPr="005371FE">
              <w:t>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«Сторнирующая сторнирующую»), при откате выполненного этапа обработки документа методом отмены</w:t>
            </w:r>
          </w:p>
        </w:tc>
        <w:tc>
          <w:tcPr>
            <w:tcW w:w="6202" w:type="dxa"/>
          </w:tcPr>
          <w:p w14:paraId="22315E33" w14:textId="4168C300" w:rsidR="00761209" w:rsidRDefault="00761209" w:rsidP="0027578C">
            <w:pPr>
              <w:pStyle w:val="GOSTTablenorm"/>
            </w:pPr>
            <w:r w:rsidRPr="005371FE">
              <w:t>Статус присваивается сторнирующим записям учета, созданным по результатам обработки запроса REVARSAL c Method = 2 (отмена)</w:t>
            </w:r>
            <w:r w:rsidRPr="00007F2E">
              <w:t xml:space="preserve"> и запроса с типом ACCOUNTING c признаком переобработки Reprocessing = 1</w:t>
            </w:r>
            <w:r w:rsidRPr="005371FE">
              <w:t>, с одновременным проставлением признака «Отменена»</w:t>
            </w:r>
          </w:p>
        </w:tc>
      </w:tr>
      <w:tr w:rsidR="00736A7A" w14:paraId="744F3AE9" w14:textId="1D02D4D8" w:rsidTr="00C75A4E">
        <w:tc>
          <w:tcPr>
            <w:tcW w:w="1025" w:type="dxa"/>
            <w:vMerge w:val="restart"/>
          </w:tcPr>
          <w:p w14:paraId="5EDE7ADB" w14:textId="1C0F2FD6" w:rsidR="00736A7A" w:rsidRDefault="00736A7A" w:rsidP="00C75A4E">
            <w:pPr>
              <w:pStyle w:val="GOSTTablenorm"/>
            </w:pPr>
            <w:r>
              <w:rPr>
                <w:lang w:val="en-US"/>
              </w:rPr>
              <w:t>4</w:t>
            </w:r>
          </w:p>
        </w:tc>
        <w:tc>
          <w:tcPr>
            <w:tcW w:w="1947" w:type="dxa"/>
            <w:vMerge w:val="restart"/>
          </w:tcPr>
          <w:p w14:paraId="181C1C45" w14:textId="1B048560" w:rsidR="00736A7A" w:rsidRPr="00067562" w:rsidRDefault="00736A7A" w:rsidP="00C75A4E">
            <w:pPr>
              <w:pStyle w:val="GOSTTablenorm"/>
            </w:pPr>
            <w:r w:rsidRPr="00434318">
              <w:t>Сторнированная сторнирующая</w:t>
            </w:r>
          </w:p>
        </w:tc>
        <w:tc>
          <w:tcPr>
            <w:tcW w:w="5103" w:type="dxa"/>
          </w:tcPr>
          <w:p w14:paraId="09754E73" w14:textId="381A7C53" w:rsidR="00736A7A" w:rsidRPr="33249EA7" w:rsidRDefault="00736A7A" w:rsidP="00C75A4E">
            <w:pPr>
              <w:pStyle w:val="GOSTTablenorm"/>
            </w:pPr>
            <w:r>
              <w:t>Сформированная ранее запись учета в статусе «Сторнирующая (через правило)» сторнирована при откате выполненного этапа обработки д</w:t>
            </w:r>
            <w:r w:rsidR="005371FE">
              <w:t>окумента методом сторнирования</w:t>
            </w:r>
          </w:p>
        </w:tc>
        <w:tc>
          <w:tcPr>
            <w:tcW w:w="6202" w:type="dxa"/>
          </w:tcPr>
          <w:p w14:paraId="10AC2588" w14:textId="44BE25C5" w:rsidR="00736A7A" w:rsidRDefault="005371FE" w:rsidP="00C75A4E">
            <w:pPr>
              <w:pStyle w:val="GOSTTablenorm"/>
            </w:pPr>
            <w:r>
              <w:t>С</w:t>
            </w:r>
            <w:r w:rsidRPr="00067562">
              <w:t>татус присваивается записям учета</w:t>
            </w:r>
            <w:r>
              <w:t xml:space="preserve"> в статусе «Сторнирующая (через правило)»</w:t>
            </w:r>
            <w:r w:rsidRPr="00067562">
              <w:t xml:space="preserve">, сторнируемым по результатам обработки запроса </w:t>
            </w:r>
            <w:r w:rsidRPr="00DC2199">
              <w:t>REVARSAL</w:t>
            </w:r>
            <w:r w:rsidRPr="00067562">
              <w:t xml:space="preserve"> </w:t>
            </w:r>
            <w:r w:rsidRPr="00DC2199">
              <w:t>c</w:t>
            </w:r>
            <w:r w:rsidRPr="00067562">
              <w:t xml:space="preserve"> </w:t>
            </w:r>
            <w:r w:rsidRPr="00DC2199">
              <w:t>Method = 1 (сторнирование)</w:t>
            </w:r>
          </w:p>
        </w:tc>
      </w:tr>
      <w:tr w:rsidR="005371FE" w14:paraId="7A090CDD" w14:textId="77777777" w:rsidTr="00C75A4E">
        <w:tc>
          <w:tcPr>
            <w:tcW w:w="1025" w:type="dxa"/>
            <w:vMerge/>
          </w:tcPr>
          <w:p w14:paraId="64D4B4A5" w14:textId="77777777" w:rsidR="005371FE" w:rsidRPr="00471360" w:rsidRDefault="005371FE" w:rsidP="00C75A4E">
            <w:pPr>
              <w:pStyle w:val="GOSTTablenorm"/>
            </w:pPr>
          </w:p>
        </w:tc>
        <w:tc>
          <w:tcPr>
            <w:tcW w:w="1947" w:type="dxa"/>
            <w:vMerge/>
          </w:tcPr>
          <w:p w14:paraId="4F230185" w14:textId="77777777" w:rsidR="005371FE" w:rsidRPr="00434318" w:rsidRDefault="005371FE" w:rsidP="00C75A4E">
            <w:pPr>
              <w:pStyle w:val="GOSTTablenorm"/>
            </w:pPr>
          </w:p>
        </w:tc>
        <w:tc>
          <w:tcPr>
            <w:tcW w:w="5103" w:type="dxa"/>
          </w:tcPr>
          <w:p w14:paraId="0CFE3485" w14:textId="0964EF0C" w:rsidR="005371FE" w:rsidRDefault="005371FE" w:rsidP="00C75A4E">
            <w:pPr>
              <w:pStyle w:val="GOSTTablenorm"/>
            </w:pPr>
            <w:r w:rsidRPr="005371FE">
              <w:t>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«Сторнированная сторнирующая»), при откате выполненного этапа обработки документа методом отмены</w:t>
            </w:r>
          </w:p>
        </w:tc>
        <w:tc>
          <w:tcPr>
            <w:tcW w:w="6202" w:type="dxa"/>
          </w:tcPr>
          <w:p w14:paraId="0F3186B2" w14:textId="47E630F7" w:rsidR="005371FE" w:rsidRDefault="005371FE" w:rsidP="0027578C">
            <w:pPr>
              <w:pStyle w:val="GOSTTablenorm"/>
            </w:pPr>
            <w:r w:rsidRPr="005371FE">
              <w:t>Статус присваивается сторнирующим записям учета, созданным по результатам обработки запроса REVARSAL c Method = 2 (отмена)</w:t>
            </w:r>
            <w:r w:rsidR="00761209" w:rsidRPr="00007F2E">
              <w:t xml:space="preserve"> и запроса с типом ACCOUNTING c признаком переобработки Reprocessing = 1</w:t>
            </w:r>
            <w:r w:rsidRPr="005371FE">
              <w:t>, с одновременным проставлением признака «Отменена»</w:t>
            </w:r>
          </w:p>
        </w:tc>
      </w:tr>
      <w:tr w:rsidR="00736A7A" w14:paraId="28C7ACDB" w14:textId="37289BB0" w:rsidTr="00C75A4E">
        <w:tc>
          <w:tcPr>
            <w:tcW w:w="1025" w:type="dxa"/>
            <w:vMerge w:val="restart"/>
          </w:tcPr>
          <w:p w14:paraId="46D94A34" w14:textId="0DAAE423" w:rsidR="00736A7A" w:rsidRPr="00736A7A" w:rsidRDefault="00736A7A" w:rsidP="00C75A4E">
            <w:pPr>
              <w:pStyle w:val="GOSTTablenorm"/>
              <w:rPr>
                <w:lang w:val="en-US"/>
              </w:rPr>
            </w:pPr>
            <w:r>
              <w:rPr>
                <w:lang w:val="en-US"/>
              </w:rPr>
              <w:t>5</w:t>
            </w:r>
          </w:p>
        </w:tc>
        <w:tc>
          <w:tcPr>
            <w:tcW w:w="1947" w:type="dxa"/>
            <w:vMerge w:val="restart"/>
          </w:tcPr>
          <w:p w14:paraId="190083E3" w14:textId="7A98D6CA" w:rsidR="00736A7A" w:rsidRPr="00067562" w:rsidRDefault="00736A7A" w:rsidP="00C75A4E">
            <w:pPr>
              <w:pStyle w:val="GOSTTablenorm"/>
            </w:pPr>
            <w:r w:rsidRPr="00434318">
              <w:t>Сторнирована (через запрос)</w:t>
            </w:r>
          </w:p>
        </w:tc>
        <w:tc>
          <w:tcPr>
            <w:tcW w:w="5103" w:type="dxa"/>
          </w:tcPr>
          <w:p w14:paraId="43D04A85" w14:textId="69AE623A" w:rsidR="00736A7A" w:rsidRPr="33249EA7" w:rsidRDefault="00736A7A" w:rsidP="00C75A4E">
            <w:pPr>
              <w:pStyle w:val="GOSTTablenorm"/>
            </w:pPr>
            <w:r>
              <w:t>Сформированная ранее запись учета в статусе «Проведена» сторнирована при откате выполненного этапа обработки д</w:t>
            </w:r>
            <w:r w:rsidR="005371FE">
              <w:t>окумента методом сторнирования</w:t>
            </w:r>
          </w:p>
        </w:tc>
        <w:tc>
          <w:tcPr>
            <w:tcW w:w="6202" w:type="dxa"/>
          </w:tcPr>
          <w:p w14:paraId="2BE97B24" w14:textId="58CB45C2" w:rsidR="00736A7A" w:rsidRDefault="005371FE" w:rsidP="00C75A4E">
            <w:pPr>
              <w:pStyle w:val="GOSTTablenorm"/>
            </w:pPr>
            <w:r>
              <w:t>С</w:t>
            </w:r>
            <w:r w:rsidRPr="00067562">
              <w:t>татус присваивается записям учета</w:t>
            </w:r>
            <w:r>
              <w:t xml:space="preserve"> в статусе «Проведена»</w:t>
            </w:r>
            <w:r w:rsidRPr="00067562">
              <w:t xml:space="preserve">, сторнируемым по результатам обработки запроса </w:t>
            </w:r>
            <w:r w:rsidRPr="00DC2199">
              <w:t>REVARSAL</w:t>
            </w:r>
            <w:r w:rsidRPr="00067562">
              <w:t xml:space="preserve"> </w:t>
            </w:r>
            <w:r w:rsidRPr="00DC2199">
              <w:t>c</w:t>
            </w:r>
            <w:r w:rsidRPr="00067562">
              <w:t xml:space="preserve"> </w:t>
            </w:r>
            <w:r w:rsidRPr="00DC2199">
              <w:t>Method = 1 (сторнирование)</w:t>
            </w:r>
          </w:p>
        </w:tc>
      </w:tr>
      <w:tr w:rsidR="005371FE" w14:paraId="773AC349" w14:textId="77777777" w:rsidTr="00C75A4E">
        <w:tc>
          <w:tcPr>
            <w:tcW w:w="1025" w:type="dxa"/>
            <w:vMerge/>
          </w:tcPr>
          <w:p w14:paraId="462A639E" w14:textId="77777777" w:rsidR="005371FE" w:rsidDel="00736A7A" w:rsidRDefault="005371FE" w:rsidP="00C75A4E">
            <w:pPr>
              <w:pStyle w:val="GOSTTablenorm"/>
            </w:pPr>
          </w:p>
        </w:tc>
        <w:tc>
          <w:tcPr>
            <w:tcW w:w="1947" w:type="dxa"/>
            <w:vMerge/>
          </w:tcPr>
          <w:p w14:paraId="633C7B77" w14:textId="77777777" w:rsidR="005371FE" w:rsidRPr="00434318" w:rsidRDefault="005371FE" w:rsidP="00C75A4E">
            <w:pPr>
              <w:pStyle w:val="GOSTTablenorm"/>
            </w:pPr>
          </w:p>
        </w:tc>
        <w:tc>
          <w:tcPr>
            <w:tcW w:w="5103" w:type="dxa"/>
          </w:tcPr>
          <w:p w14:paraId="2259609F" w14:textId="324466B1" w:rsidR="005371FE" w:rsidRDefault="005371FE" w:rsidP="00C75A4E">
            <w:pPr>
              <w:pStyle w:val="GOSTTablenorm"/>
            </w:pPr>
            <w:r w:rsidRPr="005371FE">
              <w:t>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«Сторнирована (через запрос)»), при откате выполненного этапа обработки документа методом отмены</w:t>
            </w:r>
          </w:p>
        </w:tc>
        <w:tc>
          <w:tcPr>
            <w:tcW w:w="6202" w:type="dxa"/>
          </w:tcPr>
          <w:p w14:paraId="59DC65D0" w14:textId="6D33C12F" w:rsidR="005371FE" w:rsidRDefault="005371FE" w:rsidP="0027578C">
            <w:pPr>
              <w:pStyle w:val="GOSTTablenorm"/>
            </w:pPr>
            <w:r w:rsidRPr="005371FE">
              <w:t>Статус присваивается сторнирующим записям учета, созданным по результатам обработки запроса REVARSAL c Method = 2 (отмена)</w:t>
            </w:r>
            <w:r w:rsidR="00761209" w:rsidRPr="00007F2E">
              <w:t xml:space="preserve"> и запроса с типом ACCOUNTING c признаком переобработки Reprocessing = 1</w:t>
            </w:r>
            <w:r w:rsidRPr="005371FE">
              <w:t>, с одновременным проставлением признака «Отменена»</w:t>
            </w:r>
          </w:p>
        </w:tc>
      </w:tr>
      <w:tr w:rsidR="00736A7A" w14:paraId="486A9AA4" w14:textId="3725E381" w:rsidTr="00C75A4E">
        <w:tc>
          <w:tcPr>
            <w:tcW w:w="1025" w:type="dxa"/>
            <w:vMerge w:val="restart"/>
          </w:tcPr>
          <w:p w14:paraId="0F3F0D8D" w14:textId="6FFEB973" w:rsidR="00736A7A" w:rsidRPr="00736A7A" w:rsidRDefault="00736A7A" w:rsidP="00C75A4E">
            <w:pPr>
              <w:pStyle w:val="GOSTTablenorm"/>
              <w:rPr>
                <w:lang w:val="en-US"/>
              </w:rPr>
            </w:pPr>
            <w:r>
              <w:rPr>
                <w:lang w:val="en-US"/>
              </w:rPr>
              <w:t>6</w:t>
            </w:r>
          </w:p>
        </w:tc>
        <w:tc>
          <w:tcPr>
            <w:tcW w:w="1947" w:type="dxa"/>
            <w:vMerge w:val="restart"/>
          </w:tcPr>
          <w:p w14:paraId="00F79259" w14:textId="7F75FBDF" w:rsidR="00736A7A" w:rsidRPr="00067562" w:rsidRDefault="00736A7A" w:rsidP="00C75A4E">
            <w:pPr>
              <w:pStyle w:val="GOSTTablenorm"/>
            </w:pPr>
            <w:r w:rsidRPr="00434318">
              <w:t>Сторнирующая (через запрос)</w:t>
            </w:r>
          </w:p>
        </w:tc>
        <w:tc>
          <w:tcPr>
            <w:tcW w:w="5103" w:type="dxa"/>
          </w:tcPr>
          <w:p w14:paraId="34B615AF" w14:textId="3D6DEED3" w:rsidR="00736A7A" w:rsidRPr="33249EA7" w:rsidRDefault="00736A7A" w:rsidP="00C75A4E">
            <w:pPr>
              <w:pStyle w:val="GOSTTablenorm"/>
            </w:pPr>
            <w:r>
              <w:t>Сформирована и отражена в учете дополнительная запись, создаваемая для сторнирования другой, ранее проведенной записи учета (которая в свою очередь переходит из статуса «Проведена» в статус «</w:t>
            </w:r>
            <w:r w:rsidRPr="00434318">
              <w:t>Сторнирована (через запрос)</w:t>
            </w:r>
            <w:r>
              <w:t xml:space="preserve">»), при откате выполненного этапа обработки </w:t>
            </w:r>
            <w:r w:rsidR="005371FE">
              <w:t>документа методом сторнирования</w:t>
            </w:r>
            <w:r>
              <w:t xml:space="preserve"> </w:t>
            </w:r>
          </w:p>
        </w:tc>
        <w:tc>
          <w:tcPr>
            <w:tcW w:w="6202" w:type="dxa"/>
          </w:tcPr>
          <w:p w14:paraId="43959405" w14:textId="78527A86" w:rsidR="00736A7A" w:rsidRDefault="005371FE" w:rsidP="00C75A4E">
            <w:pPr>
              <w:pStyle w:val="GOSTTablenorm"/>
            </w:pPr>
            <w:r>
              <w:t>А</w:t>
            </w:r>
            <w:r w:rsidRPr="170E4D90">
              <w:t xml:space="preserve">налог </w:t>
            </w:r>
            <w:r>
              <w:t xml:space="preserve">статуса </w:t>
            </w:r>
            <w:r w:rsidRPr="170E4D90">
              <w:t xml:space="preserve">«Проведена» для сторнирующих записей учета, которые были сформированы в рамках обработки запроса </w:t>
            </w:r>
            <w:r w:rsidRPr="00DC2199">
              <w:t>REVARSAL</w:t>
            </w:r>
            <w:r w:rsidRPr="170E4D90">
              <w:t xml:space="preserve"> </w:t>
            </w:r>
            <w:r w:rsidRPr="00DC2199">
              <w:t>c</w:t>
            </w:r>
            <w:r w:rsidRPr="170E4D90">
              <w:t xml:space="preserve"> </w:t>
            </w:r>
            <w:r w:rsidRPr="00DC2199">
              <w:t>Method = 1 (сторнирование)</w:t>
            </w:r>
          </w:p>
        </w:tc>
      </w:tr>
      <w:tr w:rsidR="005371FE" w14:paraId="73EC5EFF" w14:textId="77777777" w:rsidTr="00C75A4E">
        <w:tc>
          <w:tcPr>
            <w:tcW w:w="1025" w:type="dxa"/>
            <w:vMerge/>
          </w:tcPr>
          <w:p w14:paraId="132FAFF2" w14:textId="77777777" w:rsidR="005371FE" w:rsidDel="00736A7A" w:rsidRDefault="005371FE" w:rsidP="00C75A4E">
            <w:pPr>
              <w:pStyle w:val="GOSTTablenorm"/>
            </w:pPr>
          </w:p>
        </w:tc>
        <w:tc>
          <w:tcPr>
            <w:tcW w:w="1947" w:type="dxa"/>
            <w:vMerge/>
          </w:tcPr>
          <w:p w14:paraId="277D9BED" w14:textId="77777777" w:rsidR="005371FE" w:rsidRPr="00434318" w:rsidRDefault="005371FE" w:rsidP="00C75A4E">
            <w:pPr>
              <w:pStyle w:val="GOSTTablenorm"/>
            </w:pPr>
          </w:p>
        </w:tc>
        <w:tc>
          <w:tcPr>
            <w:tcW w:w="5103" w:type="dxa"/>
          </w:tcPr>
          <w:p w14:paraId="18D391BE" w14:textId="61442581" w:rsidR="005371FE" w:rsidRDefault="005371FE" w:rsidP="00C75A4E">
            <w:pPr>
              <w:pStyle w:val="GOSTTablenorm"/>
            </w:pPr>
            <w:r w:rsidRPr="005371FE">
              <w:t>Сформирована и отражена в учете дополнительная запись, создаваемая для сторнирования другой, ранее проведенной записи учета (для которой в свою очередь проставляется признак «Отменена» без изменения статуса «Сторнирующая (через запрос)»), при откате выполненного этапа обработки документа методом отмены</w:t>
            </w:r>
          </w:p>
        </w:tc>
        <w:tc>
          <w:tcPr>
            <w:tcW w:w="6202" w:type="dxa"/>
          </w:tcPr>
          <w:p w14:paraId="078AD3CF" w14:textId="62857A1C" w:rsidR="005371FE" w:rsidRDefault="005371FE" w:rsidP="0027578C">
            <w:pPr>
              <w:pStyle w:val="GOSTTablenorm"/>
            </w:pPr>
            <w:r w:rsidRPr="005371FE">
              <w:t>Статус присваивается сторнирующим записям учета, созданным по результатам обработки запроса REVARSAL c Method = 2 (отмена)</w:t>
            </w:r>
            <w:r w:rsidR="00761209" w:rsidRPr="00007F2E">
              <w:t xml:space="preserve"> и запроса с типом ACCOUNTING c признаком переобработки Reprocessing = 1</w:t>
            </w:r>
            <w:r w:rsidRPr="005371FE">
              <w:t>, с одновременным проставлением признака «Отменена»</w:t>
            </w:r>
          </w:p>
        </w:tc>
      </w:tr>
    </w:tbl>
    <w:p w14:paraId="557D79E0" w14:textId="56550A63" w:rsidR="008B0E57" w:rsidRDefault="008B0E57" w:rsidP="00A50F1A">
      <w:pPr>
        <w:pStyle w:val="GOSTNormal"/>
        <w:spacing w:after="120"/>
      </w:pPr>
      <w:r w:rsidRPr="008F36FA">
        <w:t>Схема статусной модели записей учета в SVAP приведена на</w:t>
      </w:r>
      <w:r w:rsidR="008F36FA">
        <w:t xml:space="preserve"> рисунке </w:t>
      </w:r>
      <w:r w:rsidR="008F36FA">
        <w:fldChar w:fldCharType="begin"/>
      </w:r>
      <w:r w:rsidR="008F36FA">
        <w:instrText xml:space="preserve"> REF _Ref154521141 \h </w:instrText>
      </w:r>
      <w:r w:rsidR="008F36FA">
        <w:fldChar w:fldCharType="separate"/>
      </w:r>
      <w:r w:rsidR="00F300A9">
        <w:t>1</w:t>
      </w:r>
      <w:r w:rsidR="008F36FA">
        <w:fldChar w:fldCharType="end"/>
      </w:r>
      <w:r>
        <w:t>.</w:t>
      </w:r>
    </w:p>
    <w:p w14:paraId="6E7ABC8A" w14:textId="22A4EB24" w:rsidR="008B0E57" w:rsidRDefault="008B0E57" w:rsidP="00A50F1A">
      <w:pPr>
        <w:pStyle w:val="GOSTNormal"/>
        <w:keepNext/>
        <w:spacing w:before="240" w:after="240"/>
        <w:jc w:val="center"/>
      </w:pPr>
    </w:p>
    <w:p w14:paraId="20448FF0" w14:textId="77777777" w:rsidR="008F36FA" w:rsidRDefault="000E6431">
      <w:pPr>
        <w:pStyle w:val="GOSTFigure"/>
      </w:pPr>
      <w:r>
        <w:rPr>
          <w:noProof/>
        </w:rPr>
        <w:drawing>
          <wp:inline distT="0" distB="0" distL="0" distR="0" wp14:anchorId="13FC68A5" wp14:editId="5329188A">
            <wp:extent cx="6798733" cy="4426891"/>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11238" cy="4435034"/>
                    </a:xfrm>
                    <a:prstGeom prst="rect">
                      <a:avLst/>
                    </a:prstGeom>
                    <a:noFill/>
                    <a:ln>
                      <a:noFill/>
                    </a:ln>
                  </pic:spPr>
                </pic:pic>
              </a:graphicData>
            </a:graphic>
          </wp:inline>
        </w:drawing>
      </w:r>
    </w:p>
    <w:p w14:paraId="18C08EE2" w14:textId="61DD2CB0" w:rsidR="005371FE" w:rsidRDefault="00DB035D" w:rsidP="00C75A4E">
      <w:pPr>
        <w:pStyle w:val="GOSTFigName"/>
      </w:pPr>
      <w:r>
        <w:fldChar w:fldCharType="begin"/>
      </w:r>
      <w:r>
        <w:instrText xml:space="preserve"> SEQ Рисунок \* ARABIC </w:instrText>
      </w:r>
      <w:r>
        <w:fldChar w:fldCharType="separate"/>
      </w:r>
      <w:bookmarkStart w:id="1395" w:name="_Ref154521141"/>
      <w:bookmarkStart w:id="1396" w:name="_Toc226556254"/>
      <w:r w:rsidR="00F300A9">
        <w:t>1</w:t>
      </w:r>
      <w:bookmarkEnd w:id="1395"/>
      <w:r>
        <w:fldChar w:fldCharType="end"/>
      </w:r>
      <w:r w:rsidR="008F36FA">
        <w:t xml:space="preserve"> - </w:t>
      </w:r>
      <w:r w:rsidR="008F36FA" w:rsidRPr="001C2840">
        <w:t>Схема статусной модели записей учета в SVAP</w:t>
      </w:r>
      <w:bookmarkEnd w:id="1396"/>
    </w:p>
    <w:p w14:paraId="248508F3" w14:textId="6796F9C4" w:rsidR="00A05B56" w:rsidRDefault="00A05B56" w:rsidP="00A05B56"/>
    <w:p w14:paraId="12406D6B" w14:textId="779F6BCA" w:rsidR="005E064F" w:rsidRDefault="005E064F" w:rsidP="00C75A4E">
      <w:pPr>
        <w:ind w:left="567" w:firstLine="0"/>
      </w:pPr>
      <w:r w:rsidRPr="008F36FA">
        <w:t>Описание статусов этапов обработки документа в SVAP приведено в</w:t>
      </w:r>
      <w:r w:rsidR="008F36FA">
        <w:t xml:space="preserve"> таблице </w:t>
      </w:r>
      <w:r w:rsidR="008F36FA">
        <w:fldChar w:fldCharType="begin"/>
      </w:r>
      <w:r w:rsidR="008F36FA">
        <w:instrText xml:space="preserve"> REF _Ref154521221 \h </w:instrText>
      </w:r>
      <w:r w:rsidR="008F36FA">
        <w:fldChar w:fldCharType="separate"/>
      </w:r>
      <w:r w:rsidR="00F300A9">
        <w:t>10</w:t>
      </w:r>
      <w:r w:rsidR="008F36FA">
        <w:fldChar w:fldCharType="end"/>
      </w:r>
      <w:r>
        <w:t>.</w:t>
      </w:r>
      <w:bookmarkStart w:id="1397" w:name="_Ref126943451"/>
      <w:bookmarkStart w:id="1398" w:name="_Ref126944353"/>
    </w:p>
    <w:p w14:paraId="4BBACB9B" w14:textId="7CDCC649" w:rsidR="008F36FA" w:rsidRDefault="00DB035D" w:rsidP="00C75A4E">
      <w:pPr>
        <w:pStyle w:val="GOSTNameTable"/>
      </w:pPr>
      <w:r>
        <w:lastRenderedPageBreak/>
        <w:fldChar w:fldCharType="begin"/>
      </w:r>
      <w:r>
        <w:instrText xml:space="preserve"> SEQ Таблица \* ARABIC </w:instrText>
      </w:r>
      <w:r>
        <w:fldChar w:fldCharType="separate"/>
      </w:r>
      <w:bookmarkStart w:id="1399" w:name="_Ref154521221"/>
      <w:bookmarkStart w:id="1400" w:name="_Toc226556224"/>
      <w:r w:rsidR="00F300A9">
        <w:t>10</w:t>
      </w:r>
      <w:bookmarkEnd w:id="1399"/>
      <w:r>
        <w:fldChar w:fldCharType="end"/>
      </w:r>
      <w:r w:rsidR="008F36FA">
        <w:t xml:space="preserve"> - </w:t>
      </w:r>
      <w:r w:rsidR="008F36FA" w:rsidRPr="00683F48">
        <w:t>Статусы этапов обработки документа</w:t>
      </w:r>
      <w:bookmarkEnd w:id="1400"/>
    </w:p>
    <w:tbl>
      <w:tblPr>
        <w:tblStyle w:val="GOSTTable"/>
        <w:tblW w:w="5000" w:type="pct"/>
        <w:tblLook w:val="07E0" w:firstRow="1" w:lastRow="1" w:firstColumn="1" w:lastColumn="1" w:noHBand="1" w:noVBand="1"/>
      </w:tblPr>
      <w:tblGrid>
        <w:gridCol w:w="1409"/>
        <w:gridCol w:w="2482"/>
        <w:gridCol w:w="5609"/>
        <w:gridCol w:w="6194"/>
      </w:tblGrid>
      <w:tr w:rsidR="005E064F" w:rsidRPr="00454FF0" w14:paraId="5DA0D0E3" w14:textId="77777777" w:rsidTr="00C75A4E">
        <w:trPr>
          <w:cnfStyle w:val="100000000000" w:firstRow="1" w:lastRow="0" w:firstColumn="0" w:lastColumn="0" w:oddVBand="0" w:evenVBand="0" w:oddHBand="0" w:evenHBand="0" w:firstRowFirstColumn="0" w:firstRowLastColumn="0" w:lastRowFirstColumn="0" w:lastRowLastColumn="0"/>
          <w:trHeight w:val="813"/>
        </w:trPr>
        <w:tc>
          <w:tcPr>
            <w:tcW w:w="1281" w:type="dxa"/>
          </w:tcPr>
          <w:p w14:paraId="4CB262E9" w14:textId="77777777" w:rsidR="005E064F" w:rsidRPr="00454FF0" w:rsidRDefault="005E064F" w:rsidP="00C75A4E">
            <w:pPr>
              <w:pStyle w:val="GOSTTableHead"/>
            </w:pPr>
            <w:r>
              <w:t>Код</w:t>
            </w:r>
            <w:r w:rsidRPr="33249EA7">
              <w:t xml:space="preserve"> статуса</w:t>
            </w:r>
          </w:p>
        </w:tc>
        <w:tc>
          <w:tcPr>
            <w:tcW w:w="2258" w:type="dxa"/>
          </w:tcPr>
          <w:p w14:paraId="72895198" w14:textId="77777777" w:rsidR="005E064F" w:rsidRPr="00454FF0" w:rsidRDefault="005E064F" w:rsidP="00C75A4E">
            <w:pPr>
              <w:pStyle w:val="GOSTTableHead"/>
            </w:pPr>
            <w:r w:rsidRPr="33249EA7">
              <w:t>Наименование статуса</w:t>
            </w:r>
          </w:p>
        </w:tc>
        <w:tc>
          <w:tcPr>
            <w:tcW w:w="5103" w:type="dxa"/>
          </w:tcPr>
          <w:p w14:paraId="190C22F7" w14:textId="77777777" w:rsidR="005E064F" w:rsidRPr="00454FF0" w:rsidRDefault="005E064F" w:rsidP="00C75A4E">
            <w:pPr>
              <w:pStyle w:val="GOSTTableHead"/>
            </w:pPr>
            <w:r w:rsidRPr="33249EA7">
              <w:t>Описание статуса</w:t>
            </w:r>
          </w:p>
        </w:tc>
        <w:tc>
          <w:tcPr>
            <w:tcW w:w="5635" w:type="dxa"/>
          </w:tcPr>
          <w:p w14:paraId="01A62331" w14:textId="77777777" w:rsidR="005E064F" w:rsidRPr="33249EA7" w:rsidRDefault="005E064F" w:rsidP="00C75A4E">
            <w:pPr>
              <w:pStyle w:val="GOSTTableHead"/>
            </w:pPr>
            <w:r>
              <w:t>Сценарии перехода на статус</w:t>
            </w:r>
          </w:p>
        </w:tc>
      </w:tr>
      <w:tr w:rsidR="003E76E6" w14:paraId="130434C0" w14:textId="77777777" w:rsidTr="00C75A4E">
        <w:tc>
          <w:tcPr>
            <w:tcW w:w="1281" w:type="dxa"/>
          </w:tcPr>
          <w:p w14:paraId="554DC979" w14:textId="7898B879" w:rsidR="003E76E6" w:rsidRDefault="003E76E6" w:rsidP="00C75A4E">
            <w:pPr>
              <w:pStyle w:val="GOSTTablenorm"/>
            </w:pPr>
            <w:r w:rsidRPr="003E76E6">
              <w:t>WPRC</w:t>
            </w:r>
          </w:p>
        </w:tc>
        <w:tc>
          <w:tcPr>
            <w:tcW w:w="2258" w:type="dxa"/>
          </w:tcPr>
          <w:p w14:paraId="24370897" w14:textId="62B149A9" w:rsidR="003E76E6" w:rsidRDefault="003E76E6" w:rsidP="00C75A4E">
            <w:pPr>
              <w:pStyle w:val="GOSTTablenorm"/>
            </w:pPr>
            <w:r w:rsidRPr="003E76E6">
              <w:t>Ожидает обработки</w:t>
            </w:r>
          </w:p>
        </w:tc>
        <w:tc>
          <w:tcPr>
            <w:tcW w:w="5103" w:type="dxa"/>
          </w:tcPr>
          <w:p w14:paraId="6E515654" w14:textId="11076B55" w:rsidR="003E76E6" w:rsidRPr="00FF7C2B" w:rsidRDefault="00FF7C2B" w:rsidP="00C75A4E">
            <w:pPr>
              <w:pStyle w:val="GOSTTablenorm"/>
            </w:pPr>
            <w:r>
              <w:t>Этап ожидает обработки в системе</w:t>
            </w:r>
          </w:p>
        </w:tc>
        <w:tc>
          <w:tcPr>
            <w:tcW w:w="5635" w:type="dxa"/>
          </w:tcPr>
          <w:p w14:paraId="4169CDAD" w14:textId="7A55A4BF" w:rsidR="003E76E6" w:rsidRPr="00FF7C2B" w:rsidRDefault="00FF7C2B" w:rsidP="00C75A4E">
            <w:pPr>
              <w:pStyle w:val="GOSTTablenorm"/>
            </w:pPr>
            <w:r>
              <w:t xml:space="preserve">Статус присваивается при поступлении запроса </w:t>
            </w:r>
            <w:r>
              <w:rPr>
                <w:lang w:val="en-US"/>
              </w:rPr>
              <w:t>ACCOUNTING</w:t>
            </w:r>
          </w:p>
        </w:tc>
      </w:tr>
      <w:tr w:rsidR="005E064F" w14:paraId="39E54468" w14:textId="77777777" w:rsidTr="00C75A4E">
        <w:tc>
          <w:tcPr>
            <w:tcW w:w="1281" w:type="dxa"/>
          </w:tcPr>
          <w:p w14:paraId="7D7A763E" w14:textId="2C6FE1D5" w:rsidR="005E064F" w:rsidRDefault="003E76E6" w:rsidP="00C75A4E">
            <w:pPr>
              <w:pStyle w:val="GOSTTablenorm"/>
            </w:pPr>
            <w:r w:rsidRPr="003E76E6">
              <w:t>PRSD</w:t>
            </w:r>
          </w:p>
        </w:tc>
        <w:tc>
          <w:tcPr>
            <w:tcW w:w="2258" w:type="dxa"/>
          </w:tcPr>
          <w:p w14:paraId="5E1735C3" w14:textId="79ED9CD8" w:rsidR="005E064F" w:rsidRPr="109D8E8A" w:rsidRDefault="003E76E6" w:rsidP="00C75A4E">
            <w:pPr>
              <w:pStyle w:val="GOSTTablenorm"/>
              <w:rPr>
                <w:lang w:val="en-US"/>
              </w:rPr>
            </w:pPr>
            <w:r w:rsidRPr="003E76E6">
              <w:t>Обработан</w:t>
            </w:r>
          </w:p>
        </w:tc>
        <w:tc>
          <w:tcPr>
            <w:tcW w:w="5103" w:type="dxa"/>
          </w:tcPr>
          <w:p w14:paraId="3B7662D1" w14:textId="64F71463" w:rsidR="003E76E6" w:rsidRPr="00D24179" w:rsidRDefault="00D456DD" w:rsidP="00C75A4E">
            <w:pPr>
              <w:pStyle w:val="GOSTTablenorm"/>
            </w:pPr>
            <w:r w:rsidRPr="005E064F">
              <w:t xml:space="preserve">Этап доступен для сторнирования (через запрос </w:t>
            </w:r>
            <w:r>
              <w:t xml:space="preserve">REVERSAL с параметром </w:t>
            </w:r>
            <w:r>
              <w:rPr>
                <w:lang w:val="en-US"/>
              </w:rPr>
              <w:t>M</w:t>
            </w:r>
            <w:r w:rsidRPr="005E064F">
              <w:t>ethod = 1)</w:t>
            </w:r>
            <w:r>
              <w:t xml:space="preserve"> и</w:t>
            </w:r>
            <w:r w:rsidRPr="005E064F">
              <w:t xml:space="preserve"> для отмены (через запрос </w:t>
            </w:r>
            <w:r>
              <w:t xml:space="preserve">REVERSAL с параметром </w:t>
            </w:r>
            <w:r>
              <w:rPr>
                <w:lang w:val="en-US"/>
              </w:rPr>
              <w:t>M</w:t>
            </w:r>
            <w:r w:rsidRPr="005E064F">
              <w:t>ethod = 2)</w:t>
            </w:r>
          </w:p>
        </w:tc>
        <w:tc>
          <w:tcPr>
            <w:tcW w:w="5635" w:type="dxa"/>
          </w:tcPr>
          <w:p w14:paraId="47B9B1C2" w14:textId="6964E96C" w:rsidR="005E064F" w:rsidRPr="0027518D" w:rsidRDefault="00FF7C2B" w:rsidP="00C75A4E">
            <w:pPr>
              <w:pStyle w:val="GOSTTablenorm"/>
            </w:pPr>
            <w:r>
              <w:t>Статус присваивается по результатам успешно</w:t>
            </w:r>
            <w:r w:rsidR="004D5AEB">
              <w:t>го</w:t>
            </w:r>
            <w:r>
              <w:t xml:space="preserve"> </w:t>
            </w:r>
            <w:r w:rsidR="004D5AEB">
              <w:t>выполнения</w:t>
            </w:r>
            <w:r>
              <w:t xml:space="preserve"> этапа </w:t>
            </w:r>
            <w:r w:rsidR="00DC2CF2">
              <w:t xml:space="preserve">обработки </w:t>
            </w:r>
            <w:r>
              <w:t>документа запрос</w:t>
            </w:r>
            <w:r w:rsidR="004D5AEB">
              <w:t>ом</w:t>
            </w:r>
            <w:r>
              <w:t xml:space="preserve"> </w:t>
            </w:r>
            <w:r>
              <w:rPr>
                <w:lang w:val="en-US"/>
              </w:rPr>
              <w:t>ACCOUNTING</w:t>
            </w:r>
            <w:r w:rsidR="0027518D">
              <w:t xml:space="preserve"> </w:t>
            </w:r>
            <w:r w:rsidR="00FB25A8">
              <w:t>без превышения остатка средств по счету</w:t>
            </w:r>
          </w:p>
        </w:tc>
      </w:tr>
      <w:tr w:rsidR="005E064F" w14:paraId="2DD62F39" w14:textId="77777777" w:rsidTr="00C75A4E">
        <w:tc>
          <w:tcPr>
            <w:tcW w:w="1281" w:type="dxa"/>
          </w:tcPr>
          <w:p w14:paraId="2B7E16F5" w14:textId="50F642F7" w:rsidR="005E064F" w:rsidRDefault="003E76E6" w:rsidP="00C75A4E">
            <w:pPr>
              <w:pStyle w:val="GOSTTablenorm"/>
            </w:pPr>
            <w:r w:rsidRPr="003E76E6">
              <w:t>PRSW</w:t>
            </w:r>
          </w:p>
        </w:tc>
        <w:tc>
          <w:tcPr>
            <w:tcW w:w="2258" w:type="dxa"/>
          </w:tcPr>
          <w:p w14:paraId="1F43924B" w14:textId="1AE204C7" w:rsidR="005E064F" w:rsidRPr="00067562" w:rsidRDefault="003E76E6" w:rsidP="00C75A4E">
            <w:pPr>
              <w:pStyle w:val="GOSTTablenorm"/>
            </w:pPr>
            <w:r w:rsidRPr="003E76E6">
              <w:t>Обработан с предупреждениями</w:t>
            </w:r>
          </w:p>
        </w:tc>
        <w:tc>
          <w:tcPr>
            <w:tcW w:w="5103" w:type="dxa"/>
          </w:tcPr>
          <w:p w14:paraId="7E500030" w14:textId="1309B3A2" w:rsidR="003E76E6" w:rsidRDefault="00D456DD" w:rsidP="00C75A4E">
            <w:pPr>
              <w:pStyle w:val="GOSTTablenorm"/>
            </w:pPr>
            <w:r w:rsidRPr="005E064F">
              <w:t xml:space="preserve">Этап доступен для сторнирования (через запрос </w:t>
            </w:r>
            <w:r>
              <w:t xml:space="preserve">REVERSAL с параметром </w:t>
            </w:r>
            <w:r>
              <w:rPr>
                <w:lang w:val="en-US"/>
              </w:rPr>
              <w:t>M</w:t>
            </w:r>
            <w:r w:rsidRPr="005E064F">
              <w:t>ethod = 1)</w:t>
            </w:r>
            <w:r>
              <w:t xml:space="preserve"> и</w:t>
            </w:r>
            <w:r w:rsidRPr="005E064F">
              <w:t xml:space="preserve"> для отмены (через запрос </w:t>
            </w:r>
            <w:r>
              <w:t xml:space="preserve">REVERSAL с параметром </w:t>
            </w:r>
            <w:r>
              <w:rPr>
                <w:lang w:val="en-US"/>
              </w:rPr>
              <w:t>M</w:t>
            </w:r>
            <w:r w:rsidRPr="005E064F">
              <w:t>ethod = 2)</w:t>
            </w:r>
          </w:p>
        </w:tc>
        <w:tc>
          <w:tcPr>
            <w:tcW w:w="5635" w:type="dxa"/>
          </w:tcPr>
          <w:p w14:paraId="5E243370" w14:textId="2B16637E" w:rsidR="005E064F" w:rsidRPr="0027518D" w:rsidRDefault="00FF7C2B" w:rsidP="00C75A4E">
            <w:pPr>
              <w:pStyle w:val="GOSTTablenorm"/>
            </w:pPr>
            <w:r>
              <w:t xml:space="preserve">Статус присваивается по результатам </w:t>
            </w:r>
            <w:r w:rsidR="004D5AEB">
              <w:t>успешного выполнения</w:t>
            </w:r>
            <w:r>
              <w:t xml:space="preserve"> этапа </w:t>
            </w:r>
            <w:r w:rsidR="00DC2CF2">
              <w:t xml:space="preserve">обработки </w:t>
            </w:r>
            <w:r>
              <w:t xml:space="preserve">документа запросом </w:t>
            </w:r>
            <w:r w:rsidRPr="00FB25A8">
              <w:t>ACCOUNTING</w:t>
            </w:r>
            <w:r w:rsidR="004D5AEB">
              <w:t xml:space="preserve"> </w:t>
            </w:r>
            <w:commentRangeStart w:id="1401"/>
            <w:commentRangeStart w:id="1402"/>
            <w:r w:rsidR="004D5AEB" w:rsidRPr="00FB25A8">
              <w:t>с уровнем контроля</w:t>
            </w:r>
            <w:r w:rsidR="0027518D" w:rsidRPr="00FB25A8">
              <w:t xml:space="preserve"> </w:t>
            </w:r>
            <w:commentRangeEnd w:id="1401"/>
            <w:r w:rsidR="00FB25A8">
              <w:rPr>
                <w:rStyle w:val="afff4"/>
              </w:rPr>
              <w:commentReference w:id="1401"/>
            </w:r>
            <w:commentRangeEnd w:id="1402"/>
            <w:r w:rsidR="004200FC">
              <w:rPr>
                <w:rStyle w:val="afff4"/>
              </w:rPr>
              <w:commentReference w:id="1402"/>
            </w:r>
            <w:r w:rsidR="0076783E" w:rsidRPr="00FB25A8">
              <w:t xml:space="preserve">BalLevContrl = </w:t>
            </w:r>
            <w:r w:rsidR="0076783E">
              <w:t>1 (</w:t>
            </w:r>
            <w:r w:rsidR="00FB25A8" w:rsidRPr="00FB25A8">
              <w:t>предупрежающий</w:t>
            </w:r>
            <w:r w:rsidR="0076783E">
              <w:t xml:space="preserve"> контроль)</w:t>
            </w:r>
            <w:r w:rsidR="00FB25A8" w:rsidRPr="00FB25A8">
              <w:t xml:space="preserve"> или </w:t>
            </w:r>
            <w:r w:rsidR="0076783E">
              <w:t>2 (</w:t>
            </w:r>
            <w:r w:rsidR="00FB25A8" w:rsidRPr="00FB25A8">
              <w:t>без контроля</w:t>
            </w:r>
            <w:r w:rsidR="006557A9" w:rsidRPr="00FB25A8">
              <w:t>)</w:t>
            </w:r>
            <w:r w:rsidR="00FB25A8" w:rsidRPr="00FB25A8">
              <w:t xml:space="preserve"> в случае наличия превышения остатка</w:t>
            </w:r>
            <w:r w:rsidR="00FB25A8">
              <w:t xml:space="preserve"> средств по счету</w:t>
            </w:r>
          </w:p>
        </w:tc>
      </w:tr>
      <w:tr w:rsidR="003E76E6" w14:paraId="731C4113" w14:textId="77777777" w:rsidTr="00C75A4E">
        <w:tc>
          <w:tcPr>
            <w:tcW w:w="1281" w:type="dxa"/>
          </w:tcPr>
          <w:p w14:paraId="4D6E0896" w14:textId="306964BE" w:rsidR="003E76E6" w:rsidRPr="003E76E6" w:rsidRDefault="003E76E6" w:rsidP="00C75A4E">
            <w:pPr>
              <w:pStyle w:val="GOSTTablenorm"/>
            </w:pPr>
            <w:r w:rsidRPr="003E76E6">
              <w:t>ERRR</w:t>
            </w:r>
          </w:p>
        </w:tc>
        <w:tc>
          <w:tcPr>
            <w:tcW w:w="2258" w:type="dxa"/>
          </w:tcPr>
          <w:p w14:paraId="114C422E" w14:textId="3E553C3F" w:rsidR="003E76E6" w:rsidRPr="003E76E6" w:rsidRDefault="003E76E6" w:rsidP="00C75A4E">
            <w:pPr>
              <w:pStyle w:val="GOSTTablenorm"/>
            </w:pPr>
            <w:r w:rsidRPr="003E76E6">
              <w:t>Ошибка обработки</w:t>
            </w:r>
          </w:p>
        </w:tc>
        <w:tc>
          <w:tcPr>
            <w:tcW w:w="5103" w:type="dxa"/>
          </w:tcPr>
          <w:p w14:paraId="35939077" w14:textId="77BB5979" w:rsidR="003E76E6" w:rsidRDefault="00D456DD" w:rsidP="00C75A4E">
            <w:pPr>
              <w:pStyle w:val="GOSTTablenorm"/>
            </w:pPr>
            <w:r>
              <w:t>Этап обработан не был</w:t>
            </w:r>
          </w:p>
        </w:tc>
        <w:tc>
          <w:tcPr>
            <w:tcW w:w="5635" w:type="dxa"/>
          </w:tcPr>
          <w:p w14:paraId="7919F015" w14:textId="17DBD0C4" w:rsidR="003E76E6" w:rsidRDefault="004D5AEB" w:rsidP="00C75A4E">
            <w:pPr>
              <w:pStyle w:val="GOSTTablenorm"/>
            </w:pPr>
            <w:r>
              <w:t>Статус присваивается</w:t>
            </w:r>
            <w:r w:rsidR="00DC2CF2">
              <w:t xml:space="preserve">, когда этап обработки документа запросом </w:t>
            </w:r>
            <w:r w:rsidR="00DC2CF2">
              <w:rPr>
                <w:lang w:val="en-US"/>
              </w:rPr>
              <w:t>ACCOUNTING</w:t>
            </w:r>
            <w:r w:rsidR="00DC2CF2">
              <w:t xml:space="preserve"> не был выполнен</w:t>
            </w:r>
          </w:p>
        </w:tc>
      </w:tr>
      <w:tr w:rsidR="005E064F" w14:paraId="123D67E1" w14:textId="77777777" w:rsidTr="00C75A4E">
        <w:tc>
          <w:tcPr>
            <w:tcW w:w="1281" w:type="dxa"/>
          </w:tcPr>
          <w:p w14:paraId="0CDE67E4" w14:textId="2B8A239C" w:rsidR="005E064F" w:rsidRDefault="003E76E6" w:rsidP="00C75A4E">
            <w:pPr>
              <w:pStyle w:val="GOSTTablenorm"/>
            </w:pPr>
            <w:r w:rsidRPr="003E76E6">
              <w:t>PRRD</w:t>
            </w:r>
          </w:p>
        </w:tc>
        <w:tc>
          <w:tcPr>
            <w:tcW w:w="2258" w:type="dxa"/>
          </w:tcPr>
          <w:p w14:paraId="4B44428F" w14:textId="77777777" w:rsidR="005E064F" w:rsidRDefault="005E064F" w:rsidP="00C75A4E">
            <w:pPr>
              <w:pStyle w:val="GOSTTablenorm"/>
            </w:pPr>
            <w:r>
              <w:t>Сторнирован</w:t>
            </w:r>
          </w:p>
        </w:tc>
        <w:tc>
          <w:tcPr>
            <w:tcW w:w="5103" w:type="dxa"/>
          </w:tcPr>
          <w:p w14:paraId="14BA52A6" w14:textId="61428893" w:rsidR="005E064F" w:rsidRDefault="005E064F" w:rsidP="00C75A4E">
            <w:pPr>
              <w:pStyle w:val="GOSTTablenorm"/>
            </w:pPr>
            <w:r w:rsidRPr="005E064F">
              <w:t xml:space="preserve">Этап недоступен для повторного сторнирования (через запрос </w:t>
            </w:r>
            <w:r w:rsidR="00BB2C36">
              <w:t xml:space="preserve">REVERSAL с параметром </w:t>
            </w:r>
            <w:r w:rsidR="00BB2C36">
              <w:rPr>
                <w:lang w:val="en-US"/>
              </w:rPr>
              <w:t>M</w:t>
            </w:r>
            <w:r w:rsidRPr="005E064F">
              <w:t xml:space="preserve">ethod = 1), но остается доступен для отмены (через запрос </w:t>
            </w:r>
            <w:r w:rsidR="00BB2C36">
              <w:t xml:space="preserve">REVERSAL с параметром </w:t>
            </w:r>
            <w:r w:rsidR="00BB2C36">
              <w:rPr>
                <w:lang w:val="en-US"/>
              </w:rPr>
              <w:t>M</w:t>
            </w:r>
            <w:r w:rsidRPr="005E064F">
              <w:t>ethod = 2)</w:t>
            </w:r>
          </w:p>
        </w:tc>
        <w:tc>
          <w:tcPr>
            <w:tcW w:w="5635" w:type="dxa"/>
          </w:tcPr>
          <w:p w14:paraId="4B0176F5" w14:textId="067955DC" w:rsidR="005E064F" w:rsidRDefault="005E064F" w:rsidP="00C75A4E">
            <w:pPr>
              <w:pStyle w:val="GOSTTablenorm"/>
            </w:pPr>
            <w:r w:rsidRPr="005E064F">
              <w:t xml:space="preserve">Статус присваивается по результатам сторнирования через запрос REVERSAL с параметром Method = 1 </w:t>
            </w:r>
            <w:r w:rsidR="0076783E">
              <w:t>без превышения остатка средств по счету</w:t>
            </w:r>
          </w:p>
        </w:tc>
      </w:tr>
      <w:tr w:rsidR="005E064F" w14:paraId="3F4BE4D3" w14:textId="77777777" w:rsidTr="00C75A4E">
        <w:tc>
          <w:tcPr>
            <w:tcW w:w="1281" w:type="dxa"/>
          </w:tcPr>
          <w:p w14:paraId="58C6D22B" w14:textId="6D2253AD" w:rsidR="005E064F" w:rsidRDefault="003E76E6" w:rsidP="00C75A4E">
            <w:pPr>
              <w:pStyle w:val="GOSTTablenorm"/>
            </w:pPr>
            <w:r w:rsidRPr="003E76E6">
              <w:t>PRRW</w:t>
            </w:r>
          </w:p>
        </w:tc>
        <w:tc>
          <w:tcPr>
            <w:tcW w:w="2258" w:type="dxa"/>
          </w:tcPr>
          <w:p w14:paraId="5E7994A2" w14:textId="77777777" w:rsidR="005E064F" w:rsidRDefault="005E064F" w:rsidP="00C75A4E">
            <w:pPr>
              <w:pStyle w:val="GOSTTablenorm"/>
            </w:pPr>
            <w:r>
              <w:t>Сторнирован с предупреждением</w:t>
            </w:r>
          </w:p>
        </w:tc>
        <w:tc>
          <w:tcPr>
            <w:tcW w:w="5103" w:type="dxa"/>
          </w:tcPr>
          <w:p w14:paraId="794802F5" w14:textId="045539B4" w:rsidR="005E064F" w:rsidRDefault="005E064F" w:rsidP="00C75A4E">
            <w:pPr>
              <w:pStyle w:val="GOSTTablenorm"/>
            </w:pPr>
            <w:r w:rsidRPr="005E064F">
              <w:t xml:space="preserve">Этап недоступен для повторного сторнирования (через запрос </w:t>
            </w:r>
            <w:r w:rsidR="00BB2C36">
              <w:t xml:space="preserve">REVERSAL с параметром </w:t>
            </w:r>
            <w:r w:rsidR="00BB2C36">
              <w:rPr>
                <w:lang w:val="en-US"/>
              </w:rPr>
              <w:t>M</w:t>
            </w:r>
            <w:r w:rsidRPr="005E064F">
              <w:t xml:space="preserve">ethod = 1), но остается доступен для отмены (через запрос </w:t>
            </w:r>
            <w:r w:rsidR="00BB2C36">
              <w:t xml:space="preserve">REVERSAL с параметром </w:t>
            </w:r>
            <w:r w:rsidR="00BB2C36">
              <w:rPr>
                <w:lang w:val="en-US"/>
              </w:rPr>
              <w:t>M</w:t>
            </w:r>
            <w:r w:rsidRPr="005E064F">
              <w:t>ethod = 2)</w:t>
            </w:r>
          </w:p>
        </w:tc>
        <w:tc>
          <w:tcPr>
            <w:tcW w:w="5635" w:type="dxa"/>
          </w:tcPr>
          <w:p w14:paraId="5AA677B9" w14:textId="6F1D953B" w:rsidR="005E064F" w:rsidRPr="0027518D" w:rsidRDefault="005E064F" w:rsidP="00C75A4E">
            <w:pPr>
              <w:pStyle w:val="GOSTTablenorm"/>
            </w:pPr>
            <w:r w:rsidRPr="005E064F">
              <w:t xml:space="preserve">Статус присваивается по результатам сторнирования через запрос REVERSAL с параметром Method = 1 </w:t>
            </w:r>
            <w:r w:rsidR="0076783E" w:rsidRPr="00FB25A8">
              <w:t xml:space="preserve">с уровнем контроля BalLevContrl = </w:t>
            </w:r>
            <w:r w:rsidR="0076783E">
              <w:t>1 (</w:t>
            </w:r>
            <w:r w:rsidR="0076783E" w:rsidRPr="00FB25A8">
              <w:t>предупрежающий</w:t>
            </w:r>
            <w:r w:rsidR="0076783E">
              <w:t xml:space="preserve"> контроль)</w:t>
            </w:r>
            <w:r w:rsidR="0076783E" w:rsidRPr="00FB25A8">
              <w:t xml:space="preserve"> или </w:t>
            </w:r>
            <w:r w:rsidR="0076783E">
              <w:t>2 (</w:t>
            </w:r>
            <w:r w:rsidR="0076783E" w:rsidRPr="00FB25A8">
              <w:t>без контроля) в случае наличия превышения остатка</w:t>
            </w:r>
            <w:r w:rsidR="0076783E">
              <w:t xml:space="preserve"> средств по счету</w:t>
            </w:r>
          </w:p>
        </w:tc>
      </w:tr>
      <w:tr w:rsidR="005E064F" w14:paraId="3371F9AC" w14:textId="77777777" w:rsidTr="00C75A4E">
        <w:tc>
          <w:tcPr>
            <w:tcW w:w="1281" w:type="dxa"/>
          </w:tcPr>
          <w:p w14:paraId="5D964CB7" w14:textId="620CFD7C" w:rsidR="005E064F" w:rsidRDefault="003E76E6" w:rsidP="00C75A4E">
            <w:pPr>
              <w:pStyle w:val="GOSTTablenorm"/>
            </w:pPr>
            <w:r w:rsidRPr="003E76E6">
              <w:t>PRCN</w:t>
            </w:r>
          </w:p>
        </w:tc>
        <w:tc>
          <w:tcPr>
            <w:tcW w:w="2258" w:type="dxa"/>
          </w:tcPr>
          <w:p w14:paraId="6A09EF0E" w14:textId="77777777" w:rsidR="005E064F" w:rsidRDefault="005E064F" w:rsidP="00C75A4E">
            <w:pPr>
              <w:pStyle w:val="GOSTTablenorm"/>
            </w:pPr>
            <w:r>
              <w:t>Отменен</w:t>
            </w:r>
          </w:p>
        </w:tc>
        <w:tc>
          <w:tcPr>
            <w:tcW w:w="5103" w:type="dxa"/>
          </w:tcPr>
          <w:p w14:paraId="1A24DF7A" w14:textId="3E00992F" w:rsidR="005E064F" w:rsidRDefault="005E064F" w:rsidP="00C75A4E">
            <w:pPr>
              <w:pStyle w:val="GOSTTablenorm"/>
            </w:pPr>
            <w:r w:rsidRPr="005E064F">
              <w:t xml:space="preserve">Этап недоступен для сторнирования или отмены (через запрос </w:t>
            </w:r>
            <w:r w:rsidR="00BB2C36">
              <w:t xml:space="preserve">REVERSAL с параметром </w:t>
            </w:r>
            <w:r w:rsidR="00BB2C36">
              <w:rPr>
                <w:lang w:val="en-US"/>
              </w:rPr>
              <w:t>M</w:t>
            </w:r>
            <w:r w:rsidRPr="005E064F">
              <w:t>ethod = 1 или = 2)</w:t>
            </w:r>
          </w:p>
        </w:tc>
        <w:tc>
          <w:tcPr>
            <w:tcW w:w="5635" w:type="dxa"/>
          </w:tcPr>
          <w:p w14:paraId="139E1AAC" w14:textId="2C597EFC" w:rsidR="005E064F" w:rsidRDefault="005E064F" w:rsidP="00C75A4E">
            <w:pPr>
              <w:pStyle w:val="GOSTTablenorm"/>
            </w:pPr>
            <w:r w:rsidRPr="005E064F">
              <w:t>Статус присваивается по результатам отмены через запрос REVERSAL с параметром Method = 2</w:t>
            </w:r>
            <w:r w:rsidR="00700912">
              <w:t xml:space="preserve"> </w:t>
            </w:r>
            <w:r w:rsidR="00700912" w:rsidRPr="00007F2E">
              <w:t>и запроса с типом ACCOUNTING c признаком переобработки Reprocessing = 1</w:t>
            </w:r>
            <w:r w:rsidR="0027518D">
              <w:t xml:space="preserve"> </w:t>
            </w:r>
            <w:r w:rsidR="0076783E">
              <w:t>без превышения остатка средств по счету</w:t>
            </w:r>
          </w:p>
        </w:tc>
      </w:tr>
      <w:tr w:rsidR="005E064F" w14:paraId="3F69E3A0" w14:textId="77777777" w:rsidTr="00C75A4E">
        <w:tc>
          <w:tcPr>
            <w:tcW w:w="1281" w:type="dxa"/>
          </w:tcPr>
          <w:p w14:paraId="36841660" w14:textId="2D4CA073" w:rsidR="005E064F" w:rsidRDefault="003E76E6" w:rsidP="00C75A4E">
            <w:pPr>
              <w:pStyle w:val="GOSTTablenorm"/>
            </w:pPr>
            <w:r w:rsidRPr="003E76E6">
              <w:t>PRCW</w:t>
            </w:r>
          </w:p>
        </w:tc>
        <w:tc>
          <w:tcPr>
            <w:tcW w:w="2258" w:type="dxa"/>
          </w:tcPr>
          <w:p w14:paraId="045B2105" w14:textId="77777777" w:rsidR="005E064F" w:rsidRDefault="005E064F" w:rsidP="00C75A4E">
            <w:pPr>
              <w:pStyle w:val="GOSTTablenorm"/>
            </w:pPr>
            <w:r>
              <w:t>Отменен с предупреждением</w:t>
            </w:r>
          </w:p>
        </w:tc>
        <w:tc>
          <w:tcPr>
            <w:tcW w:w="5103" w:type="dxa"/>
          </w:tcPr>
          <w:p w14:paraId="370E5C83" w14:textId="4391C123" w:rsidR="005E064F" w:rsidRDefault="005E064F" w:rsidP="00C75A4E">
            <w:pPr>
              <w:pStyle w:val="GOSTTablenorm"/>
            </w:pPr>
            <w:r w:rsidRPr="005E064F">
              <w:t xml:space="preserve">Этап недоступен для сторнирования или отмены (через запрос </w:t>
            </w:r>
            <w:r w:rsidR="00BB2C36">
              <w:t xml:space="preserve">REVERSAL с параметром </w:t>
            </w:r>
            <w:r w:rsidR="00BB2C36">
              <w:rPr>
                <w:lang w:val="en-US"/>
              </w:rPr>
              <w:t>M</w:t>
            </w:r>
            <w:r w:rsidRPr="005E064F">
              <w:t>ethod = 1 или = 2)</w:t>
            </w:r>
          </w:p>
        </w:tc>
        <w:tc>
          <w:tcPr>
            <w:tcW w:w="5635" w:type="dxa"/>
          </w:tcPr>
          <w:p w14:paraId="3CFFE10F" w14:textId="34C63EA9" w:rsidR="005E064F" w:rsidRPr="0027518D" w:rsidRDefault="005E064F" w:rsidP="00C75A4E">
            <w:pPr>
              <w:pStyle w:val="GOSTTablenorm"/>
            </w:pPr>
            <w:r w:rsidRPr="005E064F">
              <w:t>Статус присваивается по результатам отмены через запрос REVERSAL с параметром Method = 2</w:t>
            </w:r>
            <w:r w:rsidR="00700912">
              <w:t xml:space="preserve"> </w:t>
            </w:r>
            <w:r w:rsidR="00700912" w:rsidRPr="00007F2E">
              <w:t xml:space="preserve">и запроса с типом </w:t>
            </w:r>
            <w:r w:rsidR="00700912" w:rsidRPr="00007F2E">
              <w:lastRenderedPageBreak/>
              <w:t>ACCOUNTING c признаком переобработки Reprocessing = 1</w:t>
            </w:r>
            <w:r w:rsidR="0027518D">
              <w:t xml:space="preserve"> </w:t>
            </w:r>
            <w:r w:rsidR="0076783E" w:rsidRPr="00FB25A8">
              <w:t xml:space="preserve">с уровнем контроля BalLevContrl = </w:t>
            </w:r>
            <w:r w:rsidR="0076783E">
              <w:t>1 (</w:t>
            </w:r>
            <w:r w:rsidR="0076783E" w:rsidRPr="00FB25A8">
              <w:t>предупрежающий</w:t>
            </w:r>
            <w:r w:rsidR="0076783E">
              <w:t xml:space="preserve"> контроль)</w:t>
            </w:r>
            <w:r w:rsidR="0076783E" w:rsidRPr="00FB25A8">
              <w:t xml:space="preserve"> или </w:t>
            </w:r>
            <w:r w:rsidR="0076783E">
              <w:t>2 (</w:t>
            </w:r>
            <w:r w:rsidR="0076783E" w:rsidRPr="00FB25A8">
              <w:t>без контроля) в случае наличия превышения остатка</w:t>
            </w:r>
            <w:r w:rsidR="0076783E">
              <w:t xml:space="preserve"> средств по счету</w:t>
            </w:r>
          </w:p>
        </w:tc>
      </w:tr>
    </w:tbl>
    <w:p w14:paraId="5C4E4F89" w14:textId="77777777" w:rsidR="005E064F" w:rsidRDefault="005E064F" w:rsidP="005E064F"/>
    <w:p w14:paraId="24B5FF24" w14:textId="5EDCDBA9" w:rsidR="005E064F" w:rsidRDefault="005E064F" w:rsidP="00C75A4E">
      <w:pPr>
        <w:pStyle w:val="GOSTNormal"/>
      </w:pPr>
      <w:r w:rsidRPr="006557A9">
        <w:t>Схема статусной модели этапов обработки документа в SVAP приведена на</w:t>
      </w:r>
      <w:r w:rsidR="00626A2D">
        <w:t xml:space="preserve"> рисунке </w:t>
      </w:r>
      <w:r w:rsidR="00626A2D">
        <w:fldChar w:fldCharType="begin"/>
      </w:r>
      <w:r w:rsidR="00626A2D">
        <w:instrText xml:space="preserve"> REF _Ref154521381 \h  \* MERGEFORMAT </w:instrText>
      </w:r>
      <w:r w:rsidR="00626A2D">
        <w:fldChar w:fldCharType="separate"/>
      </w:r>
      <w:r w:rsidR="00F300A9">
        <w:rPr>
          <w:noProof/>
        </w:rPr>
        <w:t>2</w:t>
      </w:r>
      <w:r w:rsidR="00626A2D">
        <w:fldChar w:fldCharType="end"/>
      </w:r>
      <w:r w:rsidRPr="006557A9">
        <w:t>.</w:t>
      </w:r>
    </w:p>
    <w:p w14:paraId="30221C8A" w14:textId="77777777" w:rsidR="00626A2D" w:rsidRDefault="00F62EF4">
      <w:pPr>
        <w:pStyle w:val="GOSTFigure"/>
      </w:pPr>
      <w:bookmarkStart w:id="1403" w:name="_Ref138082145"/>
      <w:r>
        <w:rPr>
          <w:noProof/>
        </w:rPr>
        <w:drawing>
          <wp:inline distT="0" distB="0" distL="0" distR="0" wp14:anchorId="7FF212B4" wp14:editId="511DEE42">
            <wp:extent cx="5105400" cy="24969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15853" cy="2502084"/>
                    </a:xfrm>
                    <a:prstGeom prst="rect">
                      <a:avLst/>
                    </a:prstGeom>
                    <a:noFill/>
                    <a:ln>
                      <a:noFill/>
                    </a:ln>
                  </pic:spPr>
                </pic:pic>
              </a:graphicData>
            </a:graphic>
          </wp:inline>
        </w:drawing>
      </w:r>
    </w:p>
    <w:p w14:paraId="6A4801B1" w14:textId="4961783C" w:rsidR="00ED5C26" w:rsidRDefault="00DB035D" w:rsidP="00C75A4E">
      <w:pPr>
        <w:pStyle w:val="GOSTFigName"/>
      </w:pPr>
      <w:r>
        <w:fldChar w:fldCharType="begin"/>
      </w:r>
      <w:r>
        <w:instrText xml:space="preserve"> SEQ Рисунок \* ARABIC </w:instrText>
      </w:r>
      <w:r>
        <w:fldChar w:fldCharType="separate"/>
      </w:r>
      <w:bookmarkStart w:id="1404" w:name="_Ref154521381"/>
      <w:bookmarkStart w:id="1405" w:name="_Toc226556255"/>
      <w:r w:rsidR="00F300A9">
        <w:t>2</w:t>
      </w:r>
      <w:bookmarkEnd w:id="1404"/>
      <w:r>
        <w:fldChar w:fldCharType="end"/>
      </w:r>
      <w:r w:rsidR="00626A2D">
        <w:t xml:space="preserve"> - </w:t>
      </w:r>
      <w:r w:rsidR="00626A2D" w:rsidRPr="00246BC4">
        <w:t>Схема статусной модели этапов обработки документа в SVAP</w:t>
      </w:r>
      <w:bookmarkEnd w:id="1405"/>
    </w:p>
    <w:p w14:paraId="2A23556A" w14:textId="77777777" w:rsidR="00A50F1A" w:rsidRPr="009C3D84" w:rsidRDefault="00A50F1A">
      <w:pPr>
        <w:pStyle w:val="21"/>
        <w:rPr>
          <w:highlight w:val="green"/>
        </w:rPr>
      </w:pPr>
      <w:bookmarkStart w:id="1406" w:name="_Toc154608952"/>
      <w:bookmarkStart w:id="1407" w:name="_Toc154609940"/>
      <w:bookmarkStart w:id="1408" w:name="_Toc154738203"/>
      <w:bookmarkStart w:id="1409" w:name="_Toc154739147"/>
      <w:bookmarkStart w:id="1410" w:name="_Toc155696066"/>
      <w:bookmarkStart w:id="1411" w:name="_Ref143780994"/>
      <w:bookmarkStart w:id="1412" w:name="_Ref143782035"/>
      <w:bookmarkStart w:id="1413" w:name="_Ref143783737"/>
      <w:bookmarkStart w:id="1414" w:name="_Ref144124054"/>
      <w:bookmarkStart w:id="1415" w:name="_Ref144134247"/>
      <w:bookmarkStart w:id="1416" w:name="_Ref144143380"/>
      <w:bookmarkStart w:id="1417" w:name="_Ref144143416"/>
      <w:bookmarkStart w:id="1418" w:name="_Toc226556146"/>
      <w:bookmarkEnd w:id="1403"/>
      <w:bookmarkEnd w:id="1406"/>
      <w:bookmarkEnd w:id="1407"/>
      <w:bookmarkEnd w:id="1408"/>
      <w:bookmarkEnd w:id="1409"/>
      <w:bookmarkEnd w:id="1410"/>
      <w:r w:rsidRPr="009C3D84">
        <w:rPr>
          <w:highlight w:val="green"/>
        </w:rPr>
        <w:t>Операторы сравнения</w:t>
      </w:r>
      <w:bookmarkEnd w:id="1397"/>
      <w:bookmarkEnd w:id="1411"/>
      <w:bookmarkEnd w:id="1412"/>
      <w:bookmarkEnd w:id="1413"/>
      <w:bookmarkEnd w:id="1414"/>
      <w:bookmarkEnd w:id="1415"/>
      <w:bookmarkEnd w:id="1416"/>
      <w:bookmarkEnd w:id="1417"/>
      <w:bookmarkEnd w:id="1418"/>
    </w:p>
    <w:p w14:paraId="4CA10BA5" w14:textId="1C51E7EC" w:rsidR="00A50F1A" w:rsidRDefault="00A50F1A" w:rsidP="00C75A4E">
      <w:pPr>
        <w:pStyle w:val="GOSTNormal"/>
      </w:pPr>
      <w:r w:rsidRPr="00626A2D">
        <w:t xml:space="preserve">Для запросов к </w:t>
      </w:r>
      <w:r w:rsidR="006154AF" w:rsidRPr="00C75A4E">
        <w:t>Datamart</w:t>
      </w:r>
      <w:r w:rsidR="006154AF" w:rsidRPr="00626A2D">
        <w:t xml:space="preserve"> </w:t>
      </w:r>
      <w:r w:rsidRPr="00626A2D">
        <w:t>в качестве оператора сравнения (</w:t>
      </w:r>
      <w:proofErr w:type="gramStart"/>
      <w:r w:rsidRPr="00C75A4E">
        <w:t>FilterParams</w:t>
      </w:r>
      <w:r w:rsidRPr="00626A2D">
        <w:t>:</w:t>
      </w:r>
      <w:r w:rsidRPr="00C75A4E">
        <w:t>operation</w:t>
      </w:r>
      <w:proofErr w:type="gramEnd"/>
      <w:r w:rsidRPr="00626A2D">
        <w:t xml:space="preserve">) в блоке параметров </w:t>
      </w:r>
      <w:r w:rsidRPr="00C75A4E">
        <w:t>FilterParams</w:t>
      </w:r>
      <w:r w:rsidRPr="00626A2D">
        <w:t xml:space="preserve"> могут быть использованы операторы</w:t>
      </w:r>
      <w:r w:rsidR="003A331C" w:rsidRPr="00626A2D">
        <w:t>, приведенные в</w:t>
      </w:r>
      <w:r w:rsidR="004F4123">
        <w:t xml:space="preserve"> таблице </w:t>
      </w:r>
      <w:r w:rsidR="004F4123">
        <w:fldChar w:fldCharType="begin"/>
      </w:r>
      <w:r w:rsidR="004F4123">
        <w:instrText xml:space="preserve"> REF _Ref154532076 \h </w:instrText>
      </w:r>
      <w:r w:rsidR="00CD6979">
        <w:instrText xml:space="preserve"> \* MERGEFORMAT </w:instrText>
      </w:r>
      <w:r w:rsidR="004F4123">
        <w:fldChar w:fldCharType="separate"/>
      </w:r>
      <w:r w:rsidR="00F300A9">
        <w:rPr>
          <w:noProof/>
        </w:rPr>
        <w:t>11</w:t>
      </w:r>
      <w:r w:rsidR="004F4123">
        <w:fldChar w:fldCharType="end"/>
      </w:r>
      <w:r w:rsidR="003A331C" w:rsidRPr="00626A2D">
        <w:t>.</w:t>
      </w:r>
    </w:p>
    <w:bookmarkStart w:id="1419" w:name="_Ref154536500"/>
    <w:p w14:paraId="283CB5CE" w14:textId="59ECBDE2" w:rsidR="00626A2D" w:rsidRDefault="00626A2D" w:rsidP="00C75A4E">
      <w:pPr>
        <w:pStyle w:val="GOSTNameTable"/>
      </w:pPr>
      <w:r>
        <w:lastRenderedPageBreak/>
        <w:fldChar w:fldCharType="begin"/>
      </w:r>
      <w:r>
        <w:instrText xml:space="preserve"> SEQ Таблица \* ARABIC </w:instrText>
      </w:r>
      <w:r>
        <w:fldChar w:fldCharType="separate"/>
      </w:r>
      <w:bookmarkStart w:id="1420" w:name="_Ref154532076"/>
      <w:bookmarkStart w:id="1421" w:name="_Toc226556225"/>
      <w:r w:rsidR="00F300A9">
        <w:t>11</w:t>
      </w:r>
      <w:bookmarkEnd w:id="1420"/>
      <w:r>
        <w:fldChar w:fldCharType="end"/>
      </w:r>
      <w:r>
        <w:t xml:space="preserve"> - </w:t>
      </w:r>
      <w:r w:rsidRPr="00C952A4">
        <w:t>Операторы сравнения</w:t>
      </w:r>
      <w:bookmarkEnd w:id="1419"/>
      <w:bookmarkEnd w:id="1421"/>
    </w:p>
    <w:tbl>
      <w:tblPr>
        <w:tblStyle w:val="GOSTTable"/>
        <w:tblW w:w="5000" w:type="pct"/>
        <w:tblLook w:val="07E0" w:firstRow="1" w:lastRow="1" w:firstColumn="1" w:lastColumn="1" w:noHBand="1" w:noVBand="1"/>
      </w:tblPr>
      <w:tblGrid>
        <w:gridCol w:w="3532"/>
        <w:gridCol w:w="12162"/>
      </w:tblGrid>
      <w:tr w:rsidR="00A50F1A" w:rsidRPr="003A331C" w14:paraId="47E64558" w14:textId="77777777" w:rsidTr="00C75A4E">
        <w:trPr>
          <w:cnfStyle w:val="100000000000" w:firstRow="1" w:lastRow="0" w:firstColumn="0" w:lastColumn="0" w:oddVBand="0" w:evenVBand="0" w:oddHBand="0" w:evenHBand="0" w:firstRowFirstColumn="0" w:firstRowLastColumn="0" w:lastRowFirstColumn="0" w:lastRowLastColumn="0"/>
          <w:trHeight w:val="964"/>
        </w:trPr>
        <w:tc>
          <w:tcPr>
            <w:tcW w:w="3213" w:type="dxa"/>
          </w:tcPr>
          <w:p w14:paraId="59489746" w14:textId="77777777" w:rsidR="00A50F1A" w:rsidRPr="003A331C" w:rsidRDefault="00A50F1A" w:rsidP="00C75A4E">
            <w:pPr>
              <w:pStyle w:val="GOSTTableHead"/>
            </w:pPr>
            <w:r w:rsidRPr="003A331C">
              <w:t xml:space="preserve">Значение оператора, передоваемое в поле </w:t>
            </w:r>
            <w:proofErr w:type="gramStart"/>
            <w:r w:rsidRPr="003A331C">
              <w:t>FilterParams:operation</w:t>
            </w:r>
            <w:proofErr w:type="gramEnd"/>
          </w:p>
        </w:tc>
        <w:tc>
          <w:tcPr>
            <w:tcW w:w="11064" w:type="dxa"/>
          </w:tcPr>
          <w:p w14:paraId="50E04C91" w14:textId="77777777" w:rsidR="00A50F1A" w:rsidRPr="003A331C" w:rsidRDefault="00A50F1A" w:rsidP="00C75A4E">
            <w:pPr>
              <w:pStyle w:val="GOSTTableHead"/>
            </w:pPr>
            <w:r w:rsidRPr="003A331C">
              <w:t>Описание</w:t>
            </w:r>
          </w:p>
        </w:tc>
      </w:tr>
      <w:tr w:rsidR="00A50F1A" w14:paraId="553E668C" w14:textId="77777777" w:rsidTr="00C75A4E">
        <w:tc>
          <w:tcPr>
            <w:tcW w:w="3213" w:type="dxa"/>
          </w:tcPr>
          <w:p w14:paraId="67FF25AC" w14:textId="77777777" w:rsidR="00A50F1A" w:rsidRPr="008E680B" w:rsidRDefault="00A50F1A" w:rsidP="00C75A4E">
            <w:pPr>
              <w:pStyle w:val="GOSTTablenorm"/>
            </w:pPr>
            <w:r w:rsidRPr="008E680B">
              <w:t>&lt;</w:t>
            </w:r>
          </w:p>
        </w:tc>
        <w:tc>
          <w:tcPr>
            <w:tcW w:w="11064" w:type="dxa"/>
          </w:tcPr>
          <w:p w14:paraId="4255161E" w14:textId="02FCF653" w:rsidR="00A50F1A" w:rsidRPr="00626A2D" w:rsidRDefault="00A50F1A">
            <w:pPr>
              <w:pStyle w:val="GOSTTablenorm"/>
            </w:pPr>
            <w:r w:rsidRPr="00626A2D">
              <w:t>Меньше</w:t>
            </w:r>
          </w:p>
        </w:tc>
      </w:tr>
      <w:tr w:rsidR="00A50F1A" w14:paraId="45D5B013" w14:textId="77777777" w:rsidTr="00C75A4E">
        <w:tc>
          <w:tcPr>
            <w:tcW w:w="3213" w:type="dxa"/>
          </w:tcPr>
          <w:p w14:paraId="55F0E70B" w14:textId="77777777" w:rsidR="00A50F1A" w:rsidRPr="008E680B" w:rsidRDefault="00A50F1A" w:rsidP="00C75A4E">
            <w:pPr>
              <w:pStyle w:val="GOSTTablenorm"/>
            </w:pPr>
            <w:r w:rsidRPr="008E680B">
              <w:t>&gt;</w:t>
            </w:r>
          </w:p>
        </w:tc>
        <w:tc>
          <w:tcPr>
            <w:tcW w:w="11064" w:type="dxa"/>
          </w:tcPr>
          <w:p w14:paraId="15DC7734" w14:textId="3D82853A" w:rsidR="00A50F1A" w:rsidRPr="00626A2D" w:rsidRDefault="00A50F1A">
            <w:pPr>
              <w:pStyle w:val="GOSTTablenorm"/>
            </w:pPr>
            <w:r w:rsidRPr="00626A2D">
              <w:t>Больше</w:t>
            </w:r>
          </w:p>
        </w:tc>
      </w:tr>
      <w:tr w:rsidR="00A50F1A" w14:paraId="43AE714B" w14:textId="77777777" w:rsidTr="00C75A4E">
        <w:tc>
          <w:tcPr>
            <w:tcW w:w="3213" w:type="dxa"/>
          </w:tcPr>
          <w:p w14:paraId="31D0ACDC" w14:textId="77777777" w:rsidR="00A50F1A" w:rsidRPr="008E680B" w:rsidRDefault="00A50F1A" w:rsidP="00C75A4E">
            <w:pPr>
              <w:pStyle w:val="GOSTTablenorm"/>
            </w:pPr>
            <w:r w:rsidRPr="008E680B">
              <w:t>&lt;=</w:t>
            </w:r>
          </w:p>
        </w:tc>
        <w:tc>
          <w:tcPr>
            <w:tcW w:w="11064" w:type="dxa"/>
          </w:tcPr>
          <w:p w14:paraId="2D84333D" w14:textId="533DC8F4" w:rsidR="00A50F1A" w:rsidRPr="00626A2D" w:rsidRDefault="00A50F1A">
            <w:pPr>
              <w:pStyle w:val="GOSTTablenorm"/>
            </w:pPr>
            <w:r w:rsidRPr="00626A2D">
              <w:t>Меньше либо равно</w:t>
            </w:r>
          </w:p>
        </w:tc>
      </w:tr>
      <w:tr w:rsidR="00A50F1A" w14:paraId="3C176F46" w14:textId="77777777" w:rsidTr="00C75A4E">
        <w:tc>
          <w:tcPr>
            <w:tcW w:w="3213" w:type="dxa"/>
          </w:tcPr>
          <w:p w14:paraId="163D24B0" w14:textId="77777777" w:rsidR="00A50F1A" w:rsidRPr="008E680B" w:rsidRDefault="00A50F1A" w:rsidP="00C75A4E">
            <w:pPr>
              <w:pStyle w:val="GOSTTablenorm"/>
            </w:pPr>
            <w:r w:rsidRPr="008E680B">
              <w:t>&gt;=</w:t>
            </w:r>
          </w:p>
        </w:tc>
        <w:tc>
          <w:tcPr>
            <w:tcW w:w="11064" w:type="dxa"/>
          </w:tcPr>
          <w:p w14:paraId="42B530A1" w14:textId="0453230B" w:rsidR="00A50F1A" w:rsidRPr="00626A2D" w:rsidRDefault="00A50F1A">
            <w:pPr>
              <w:pStyle w:val="GOSTTablenorm"/>
            </w:pPr>
            <w:r w:rsidRPr="00626A2D">
              <w:t>Больше либо равно</w:t>
            </w:r>
          </w:p>
        </w:tc>
      </w:tr>
      <w:tr w:rsidR="00A50F1A" w14:paraId="3A9C9CA0" w14:textId="77777777" w:rsidTr="00C75A4E">
        <w:tc>
          <w:tcPr>
            <w:tcW w:w="3213" w:type="dxa"/>
          </w:tcPr>
          <w:p w14:paraId="6A14A1A6" w14:textId="77777777" w:rsidR="00A50F1A" w:rsidRPr="008E680B" w:rsidRDefault="00A50F1A" w:rsidP="00C75A4E">
            <w:pPr>
              <w:pStyle w:val="GOSTTablenorm"/>
            </w:pPr>
            <w:r w:rsidRPr="008E680B">
              <w:t>not=</w:t>
            </w:r>
          </w:p>
        </w:tc>
        <w:tc>
          <w:tcPr>
            <w:tcW w:w="11064" w:type="dxa"/>
          </w:tcPr>
          <w:p w14:paraId="348A599D" w14:textId="4B18218F" w:rsidR="00A50F1A" w:rsidRPr="00626A2D" w:rsidRDefault="00A50F1A">
            <w:pPr>
              <w:pStyle w:val="GOSTTablenorm"/>
            </w:pPr>
            <w:r w:rsidRPr="00626A2D">
              <w:t>Не равно, при этом в поле «Значение аналитического признака» (</w:t>
            </w:r>
            <w:r w:rsidRPr="00C75A4E">
              <w:t>FilterParams</w:t>
            </w:r>
            <w:r w:rsidRPr="00626A2D">
              <w:t>:</w:t>
            </w:r>
            <w:r w:rsidRPr="00C75A4E">
              <w:t>value</w:t>
            </w:r>
            <w:r w:rsidRPr="00626A2D">
              <w:t xml:space="preserve">) может быть передан массив значений через «,» (запятую), что будет означать применение аналога оператора </w:t>
            </w:r>
            <w:r w:rsidRPr="00C75A4E">
              <w:t>IN</w:t>
            </w:r>
            <w:r w:rsidRPr="00626A2D">
              <w:t xml:space="preserve">. </w:t>
            </w:r>
            <w:r w:rsidR="00AC1D5F" w:rsidRPr="00626A2D">
              <w:t xml:space="preserve">В отбор не включаются данные, когда аналитический признак </w:t>
            </w:r>
            <w:r w:rsidR="00F05F65" w:rsidRPr="00626A2D">
              <w:t xml:space="preserve">не выбран ни в одном правиле либо из комбо выбрано </w:t>
            </w:r>
            <w:r w:rsidR="00626A2D" w:rsidRPr="00626A2D">
              <w:t>«</w:t>
            </w:r>
            <w:r w:rsidR="00F05F65" w:rsidRPr="00626A2D">
              <w:t>пустое значение</w:t>
            </w:r>
            <w:r w:rsidR="00626A2D" w:rsidRPr="00626A2D">
              <w:t>»</w:t>
            </w:r>
            <w:r w:rsidR="00F05F65" w:rsidRPr="00626A2D" w:rsidDel="00F05F65">
              <w:t xml:space="preserve"> </w:t>
            </w:r>
            <w:r w:rsidR="00AC1D5F" w:rsidRPr="00626A2D">
              <w:t>(см. п.</w:t>
            </w:r>
            <w:r w:rsidR="00CD6979">
              <w:t xml:space="preserve"> </w:t>
            </w:r>
            <w:r w:rsidR="00CD6979">
              <w:fldChar w:fldCharType="begin"/>
            </w:r>
            <w:r w:rsidR="00CD6979">
              <w:instrText xml:space="preserve"> REF _Ref141901080 \r \h </w:instrText>
            </w:r>
            <w:r w:rsidR="00CD6979">
              <w:fldChar w:fldCharType="separate"/>
            </w:r>
            <w:r w:rsidR="00F300A9">
              <w:t>7.8</w:t>
            </w:r>
            <w:r w:rsidR="00CD6979">
              <w:fldChar w:fldCharType="end"/>
            </w:r>
            <w:r w:rsidR="00AC1D5F" w:rsidRPr="00626A2D">
              <w:t>)</w:t>
            </w:r>
          </w:p>
        </w:tc>
      </w:tr>
      <w:tr w:rsidR="00A50F1A" w14:paraId="797E34A4" w14:textId="77777777" w:rsidTr="00C75A4E">
        <w:tc>
          <w:tcPr>
            <w:tcW w:w="3213" w:type="dxa"/>
          </w:tcPr>
          <w:p w14:paraId="25316FA2" w14:textId="77777777" w:rsidR="00A50F1A" w:rsidRPr="008E680B" w:rsidRDefault="00A50F1A" w:rsidP="00C75A4E">
            <w:pPr>
              <w:pStyle w:val="GOSTTablenorm"/>
            </w:pPr>
            <w:r w:rsidRPr="008E680B">
              <w:t>=</w:t>
            </w:r>
          </w:p>
        </w:tc>
        <w:tc>
          <w:tcPr>
            <w:tcW w:w="11064" w:type="dxa"/>
          </w:tcPr>
          <w:p w14:paraId="74945498" w14:textId="04740DC7" w:rsidR="00A50F1A" w:rsidRPr="00626A2D" w:rsidRDefault="00A50F1A">
            <w:pPr>
              <w:pStyle w:val="GOSTTablenorm"/>
            </w:pPr>
            <w:r w:rsidRPr="00626A2D">
              <w:t>Равно, при этом в поле «Значение аналитического признака» (</w:t>
            </w:r>
            <w:r w:rsidRPr="00C75A4E">
              <w:t>FilterParams</w:t>
            </w:r>
            <w:r w:rsidRPr="00626A2D">
              <w:t>:</w:t>
            </w:r>
            <w:r w:rsidRPr="00C75A4E">
              <w:t>value</w:t>
            </w:r>
            <w:r w:rsidRPr="00626A2D">
              <w:t xml:space="preserve">) может быть передан массив значений через «,» (запятую), что будет означать применение аналога оператора </w:t>
            </w:r>
            <w:r w:rsidRPr="00C75A4E">
              <w:t>IN</w:t>
            </w:r>
          </w:p>
        </w:tc>
      </w:tr>
      <w:tr w:rsidR="00A50F1A" w14:paraId="1E3F20E8" w14:textId="77777777" w:rsidTr="00C75A4E">
        <w:tc>
          <w:tcPr>
            <w:tcW w:w="3213" w:type="dxa"/>
          </w:tcPr>
          <w:p w14:paraId="79B6674B" w14:textId="77777777" w:rsidR="00A50F1A" w:rsidRPr="008E680B" w:rsidRDefault="00A50F1A" w:rsidP="00C75A4E">
            <w:pPr>
              <w:pStyle w:val="GOSTTablenorm"/>
            </w:pPr>
            <w:r w:rsidRPr="008E680B">
              <w:t>between</w:t>
            </w:r>
          </w:p>
        </w:tc>
        <w:tc>
          <w:tcPr>
            <w:tcW w:w="11064" w:type="dxa"/>
          </w:tcPr>
          <w:p w14:paraId="65A5A1DA" w14:textId="18B60752" w:rsidR="00A50F1A" w:rsidRPr="00626A2D" w:rsidRDefault="00A50F1A" w:rsidP="004F4076">
            <w:pPr>
              <w:pStyle w:val="GOSTTablenorm"/>
            </w:pPr>
            <w:r w:rsidRPr="00626A2D">
              <w:t>Применимо для признаков с типом данных «Число»</w:t>
            </w:r>
            <w:r w:rsidR="00127F5B" w:rsidRPr="00626A2D">
              <w:t>, «Сумма»</w:t>
            </w:r>
            <w:r w:rsidR="000C5012">
              <w:t xml:space="preserve">, </w:t>
            </w:r>
            <w:r w:rsidR="000C5012" w:rsidRPr="00C75A4E">
              <w:rPr>
                <w:highlight w:val="green"/>
              </w:rPr>
              <w:t>«Сумма1»</w:t>
            </w:r>
            <w:r w:rsidRPr="00626A2D">
              <w:t xml:space="preserve"> или «Дата», отбор данных в пределах указанного диапазона, </w:t>
            </w:r>
            <w:r w:rsidR="00E47933" w:rsidRPr="00626A2D">
              <w:t xml:space="preserve">включая его крайние значения. При </w:t>
            </w:r>
            <w:r w:rsidRPr="00626A2D">
              <w:t>этом в поле «Значение аналитического признака» (</w:t>
            </w:r>
            <w:r w:rsidRPr="00C75A4E">
              <w:t>FilterParams</w:t>
            </w:r>
            <w:r w:rsidRPr="00626A2D">
              <w:t>:</w:t>
            </w:r>
            <w:r w:rsidRPr="00C75A4E">
              <w:t xml:space="preserve">value) </w:t>
            </w:r>
            <w:commentRangeStart w:id="1422"/>
            <w:r w:rsidRPr="00626A2D">
              <w:t>должно быть передано 2 значения через «,» (</w:t>
            </w:r>
            <w:r w:rsidR="00127F5B" w:rsidRPr="00626A2D">
              <w:t xml:space="preserve">например: </w:t>
            </w:r>
            <w:ins w:id="1423" w:author="Сатлер Марина Викторовна" w:date="2024-01-12T13:23:00Z">
              <w:r w:rsidR="00DD2344" w:rsidRPr="00626A2D">
                <w:t>’</w:t>
              </w:r>
            </w:ins>
            <w:r w:rsidR="00127F5B" w:rsidRPr="00626A2D">
              <w:t>значение1’,’значение2’</w:t>
            </w:r>
            <w:del w:id="1424" w:author="Сказецкая Наталья Камилевна" w:date="2023-08-02T20:07:00Z">
              <w:r w:rsidR="00127F5B" w:rsidRPr="00626A2D" w:rsidDel="00E47933">
                <w:delText>…’значение</w:delText>
              </w:r>
              <w:r w:rsidR="00127F5B" w:rsidRPr="00C75A4E" w:rsidDel="00E47933">
                <w:delText>N’</w:delText>
              </w:r>
              <w:commentRangeEnd w:id="1422"/>
              <w:r w:rsidR="003A331C" w:rsidRPr="00BA7A4A" w:rsidDel="00E47933">
                <w:rPr>
                  <w:rStyle w:val="afff4"/>
                  <w:sz w:val="22"/>
                  <w:szCs w:val="20"/>
                </w:rPr>
                <w:commentReference w:id="1422"/>
              </w:r>
            </w:del>
            <w:r w:rsidR="00127F5B" w:rsidRPr="00626A2D">
              <w:t xml:space="preserve">, при этом для типа «Сумма» значения передаются в виде </w:t>
            </w:r>
            <w:r w:rsidR="00127F5B" w:rsidRPr="00C75A4E">
              <w:t>X</w:t>
            </w:r>
            <w:r w:rsidR="00127F5B" w:rsidRPr="00626A2D">
              <w:t>.</w:t>
            </w:r>
            <w:r w:rsidR="00127F5B" w:rsidRPr="00C75A4E">
              <w:t>XX</w:t>
            </w:r>
            <w:r w:rsidR="00127F5B" w:rsidRPr="00626A2D">
              <w:t>, где Х – целая часть, а ХХ – дробная часть</w:t>
            </w:r>
            <w:r w:rsidR="00E47933" w:rsidRPr="00626A2D">
              <w:t xml:space="preserve"> </w:t>
            </w:r>
            <w:r w:rsidR="00B162B2" w:rsidRPr="00626A2D">
              <w:t xml:space="preserve">денежной единицы </w:t>
            </w:r>
            <w:r w:rsidR="00E47933" w:rsidRPr="00626A2D">
              <w:t>(</w:t>
            </w:r>
            <w:r w:rsidR="00B162B2" w:rsidRPr="00626A2D">
              <w:t xml:space="preserve">например, </w:t>
            </w:r>
            <w:r w:rsidR="00E47933" w:rsidRPr="00626A2D">
              <w:t xml:space="preserve">для сумм в валюте РФ - </w:t>
            </w:r>
            <w:r w:rsidR="00127F5B" w:rsidRPr="00626A2D">
              <w:t xml:space="preserve">в </w:t>
            </w:r>
            <w:r w:rsidR="00E47933" w:rsidRPr="00626A2D">
              <w:t xml:space="preserve">рублях и </w:t>
            </w:r>
            <w:r w:rsidR="00127F5B" w:rsidRPr="00626A2D">
              <w:t>копейках</w:t>
            </w:r>
            <w:r w:rsidR="00E47933" w:rsidRPr="00626A2D">
              <w:t>)</w:t>
            </w:r>
            <w:r w:rsidRPr="004F4076">
              <w:t>),</w:t>
            </w:r>
            <w:r w:rsidRPr="00626A2D">
              <w:t xml:space="preserve"> остальные значения будут игнорироваться</w:t>
            </w:r>
          </w:p>
        </w:tc>
      </w:tr>
      <w:tr w:rsidR="00A50F1A" w14:paraId="0F3B6165" w14:textId="77777777" w:rsidTr="00C75A4E">
        <w:tc>
          <w:tcPr>
            <w:tcW w:w="3213" w:type="dxa"/>
          </w:tcPr>
          <w:p w14:paraId="76DE2FA8" w14:textId="77777777" w:rsidR="00A50F1A" w:rsidRPr="008E680B" w:rsidRDefault="00A50F1A" w:rsidP="00C75A4E">
            <w:pPr>
              <w:pStyle w:val="GOSTTablenorm"/>
            </w:pPr>
            <w:r w:rsidRPr="008E680B">
              <w:t>like</w:t>
            </w:r>
          </w:p>
        </w:tc>
        <w:tc>
          <w:tcPr>
            <w:tcW w:w="11064" w:type="dxa"/>
          </w:tcPr>
          <w:p w14:paraId="44D735E5" w14:textId="1A438F89" w:rsidR="00A50F1A" w:rsidRPr="00626A2D" w:rsidRDefault="00A50F1A">
            <w:pPr>
              <w:pStyle w:val="GOSTTablenorm"/>
            </w:pPr>
            <w:r w:rsidRPr="00626A2D">
              <w:t>Содержит, при этом в поле «Значение аналитического признака» (</w:t>
            </w:r>
            <w:proofErr w:type="gramStart"/>
            <w:r w:rsidRPr="00C75A4E">
              <w:t>FilterParams</w:t>
            </w:r>
            <w:r w:rsidRPr="00626A2D">
              <w:t>:</w:t>
            </w:r>
            <w:r w:rsidRPr="00C75A4E">
              <w:t>value</w:t>
            </w:r>
            <w:proofErr w:type="gramEnd"/>
            <w:r w:rsidRPr="00626A2D">
              <w:t xml:space="preserve">) может быть передан массив значений через «,» (запятую), что будет означать применение аналога оператора </w:t>
            </w:r>
            <w:r w:rsidRPr="00C75A4E">
              <w:t>LIKE</w:t>
            </w:r>
            <w:r w:rsidRPr="00626A2D">
              <w:t xml:space="preserve"> (</w:t>
            </w:r>
            <w:r w:rsidR="00DD2344" w:rsidRPr="00626A2D">
              <w:t>’</w:t>
            </w:r>
            <w:r w:rsidRPr="00626A2D">
              <w:t>значение1’,’значение2’…’значение</w:t>
            </w:r>
            <w:r w:rsidRPr="00C75A4E">
              <w:t>N</w:t>
            </w:r>
            <w:r w:rsidRPr="00626A2D">
              <w:t>’)</w:t>
            </w:r>
          </w:p>
        </w:tc>
      </w:tr>
      <w:tr w:rsidR="00C36A48" w14:paraId="623C9C59" w14:textId="77777777" w:rsidTr="00C75A4E">
        <w:tc>
          <w:tcPr>
            <w:tcW w:w="3213" w:type="dxa"/>
          </w:tcPr>
          <w:p w14:paraId="4B111B3B" w14:textId="6E41F1F5" w:rsidR="00C36A48" w:rsidRPr="008E680B" w:rsidRDefault="00C36A48" w:rsidP="00C75A4E">
            <w:pPr>
              <w:pStyle w:val="GOSTTablenorm"/>
            </w:pPr>
            <w:r w:rsidRPr="008E680B">
              <w:t>not like</w:t>
            </w:r>
          </w:p>
        </w:tc>
        <w:tc>
          <w:tcPr>
            <w:tcW w:w="11064" w:type="dxa"/>
          </w:tcPr>
          <w:p w14:paraId="6A4E8B23" w14:textId="2CE63DD5" w:rsidR="00C36A48" w:rsidRPr="00626A2D" w:rsidRDefault="00C36A48">
            <w:pPr>
              <w:pStyle w:val="GOSTTablenorm"/>
            </w:pPr>
            <w:r w:rsidRPr="00626A2D">
              <w:t>Не содержит, при этом в поле «Значение аналитического признака» (</w:t>
            </w:r>
            <w:proofErr w:type="gramStart"/>
            <w:r w:rsidRPr="00626A2D">
              <w:t>FilterParams:value</w:t>
            </w:r>
            <w:proofErr w:type="gramEnd"/>
            <w:r w:rsidRPr="00626A2D">
              <w:t>) может быть передан массив значений через «,» (запятую), что будет означать применение аналога оператора NOT LIKE (</w:t>
            </w:r>
            <w:r w:rsidR="00DD2344" w:rsidRPr="00626A2D">
              <w:t>’</w:t>
            </w:r>
            <w:r w:rsidRPr="00626A2D">
              <w:t>значение1’,’значение2’…’значениеN’)</w:t>
            </w:r>
          </w:p>
        </w:tc>
      </w:tr>
      <w:tr w:rsidR="00A50F1A" w14:paraId="25001B0A" w14:textId="77777777" w:rsidTr="00C75A4E">
        <w:tc>
          <w:tcPr>
            <w:tcW w:w="3213" w:type="dxa"/>
          </w:tcPr>
          <w:p w14:paraId="741412F1" w14:textId="23E1AFB6" w:rsidR="00A50F1A" w:rsidRPr="00C64C0B" w:rsidRDefault="00AF439E" w:rsidP="00C75A4E">
            <w:pPr>
              <w:pStyle w:val="GOSTTablenorm"/>
              <w:rPr>
                <w:lang w:val="en-US"/>
              </w:rPr>
            </w:pPr>
            <w:r w:rsidRPr="00C75A4E">
              <w:t>not exist</w:t>
            </w:r>
            <w:ins w:id="1425" w:author="Иванов Дмитрий Валерьевич" w:date="2024-12-27T17:44:00Z">
              <w:r w:rsidR="005859DD">
                <w:rPr>
                  <w:lang w:val="en-US"/>
                </w:rPr>
                <w:t>s</w:t>
              </w:r>
            </w:ins>
          </w:p>
        </w:tc>
        <w:tc>
          <w:tcPr>
            <w:tcW w:w="11064" w:type="dxa"/>
          </w:tcPr>
          <w:p w14:paraId="41278AAE" w14:textId="2DA63C4F" w:rsidR="00A50F1A" w:rsidRPr="00626A2D" w:rsidRDefault="00A50F1A">
            <w:pPr>
              <w:pStyle w:val="GOSTTablenorm"/>
            </w:pPr>
            <w:r w:rsidRPr="00626A2D">
              <w:t xml:space="preserve">Проверка </w:t>
            </w:r>
            <w:commentRangeStart w:id="1426"/>
            <w:commentRangeStart w:id="1427"/>
            <w:commentRangeStart w:id="1428"/>
            <w:commentRangeStart w:id="1429"/>
            <w:r w:rsidRPr="00626A2D">
              <w:t xml:space="preserve">на пустое значение, когда аналитический признак отсутствует в записи учета/счете учета, например, когда на форме правила аналитическому признаку не был сопостален ни один из атрибутов документа </w:t>
            </w:r>
            <w:commentRangeEnd w:id="1426"/>
            <w:r w:rsidR="00EC4A97" w:rsidRPr="008E680B">
              <w:rPr>
                <w:rStyle w:val="afff4"/>
                <w:sz w:val="22"/>
                <w:szCs w:val="20"/>
              </w:rPr>
              <w:commentReference w:id="1426"/>
            </w:r>
            <w:commentRangeEnd w:id="1427"/>
            <w:r w:rsidR="00C36A48" w:rsidRPr="008E680B">
              <w:rPr>
                <w:rStyle w:val="afff4"/>
                <w:sz w:val="22"/>
                <w:szCs w:val="20"/>
              </w:rPr>
              <w:commentReference w:id="1427"/>
            </w:r>
            <w:commentRangeEnd w:id="1428"/>
            <w:r w:rsidR="00AC1D5F" w:rsidRPr="008E680B">
              <w:rPr>
                <w:rStyle w:val="afff4"/>
                <w:sz w:val="22"/>
                <w:szCs w:val="20"/>
              </w:rPr>
              <w:commentReference w:id="1428"/>
            </w:r>
            <w:commentRangeEnd w:id="1429"/>
            <w:r w:rsidR="001637FF" w:rsidRPr="008E680B">
              <w:rPr>
                <w:rStyle w:val="afff4"/>
                <w:sz w:val="22"/>
                <w:szCs w:val="20"/>
              </w:rPr>
              <w:commentReference w:id="1429"/>
            </w:r>
            <w:r w:rsidRPr="00626A2D">
              <w:t>(</w:t>
            </w:r>
            <w:r w:rsidR="00E700FF" w:rsidRPr="00626A2D">
              <w:t>выбрано «</w:t>
            </w:r>
            <w:r w:rsidRPr="00626A2D">
              <w:t>пустое значение</w:t>
            </w:r>
            <w:r w:rsidR="00E700FF" w:rsidRPr="00626A2D">
              <w:t>»</w:t>
            </w:r>
            <w:r w:rsidR="00AF439E" w:rsidRPr="00626A2D">
              <w:t>)</w:t>
            </w:r>
            <w:r w:rsidR="00E700FF" w:rsidRPr="00626A2D">
              <w:t xml:space="preserve"> или новые аналитические признаки, которые появились в системе позднее и на момент формирования записей учета вообще не использовались в правилах</w:t>
            </w:r>
            <w:r w:rsidRPr="00626A2D">
              <w:t xml:space="preserve">) (см. п. </w:t>
            </w:r>
            <w:ins w:id="1430" w:author="Сатлер Марина Викторовна" w:date="2023-12-27T01:17:00Z">
              <w:r w:rsidR="00CD6979">
                <w:fldChar w:fldCharType="begin"/>
              </w:r>
              <w:r w:rsidR="00CD6979">
                <w:instrText xml:space="preserve"> REF _Ref141901080 \r \h </w:instrText>
              </w:r>
            </w:ins>
            <w:r w:rsidR="00CD6979">
              <w:fldChar w:fldCharType="separate"/>
            </w:r>
            <w:r w:rsidR="00F300A9">
              <w:t>7.8</w:t>
            </w:r>
            <w:ins w:id="1431" w:author="Сатлер Марина Викторовна" w:date="2023-12-27T01:17:00Z">
              <w:r w:rsidR="00CD6979">
                <w:fldChar w:fldCharType="end"/>
              </w:r>
            </w:ins>
            <w:r w:rsidR="00626A2D" w:rsidRPr="00626A2D">
              <w:t>)</w:t>
            </w:r>
          </w:p>
        </w:tc>
      </w:tr>
      <w:tr w:rsidR="00E700FF" w14:paraId="390E60F7" w14:textId="77777777" w:rsidTr="00C75A4E">
        <w:tc>
          <w:tcPr>
            <w:tcW w:w="3213" w:type="dxa"/>
          </w:tcPr>
          <w:p w14:paraId="514D22FF" w14:textId="5562838E" w:rsidR="00E700FF" w:rsidRPr="00AF439E" w:rsidRDefault="00E700FF" w:rsidP="00626A2D">
            <w:pPr>
              <w:pStyle w:val="GOSTTablenorm"/>
              <w:rPr>
                <w:lang w:val="en-US"/>
              </w:rPr>
            </w:pPr>
            <w:r>
              <w:rPr>
                <w:lang w:val="en-US"/>
              </w:rPr>
              <w:lastRenderedPageBreak/>
              <w:t>empty</w:t>
            </w:r>
          </w:p>
        </w:tc>
        <w:tc>
          <w:tcPr>
            <w:tcW w:w="11064" w:type="dxa"/>
          </w:tcPr>
          <w:p w14:paraId="17447A23" w14:textId="711F01EB" w:rsidR="00E700FF" w:rsidRDefault="00AF439E">
            <w:pPr>
              <w:pStyle w:val="GOSTTablenorm"/>
            </w:pPr>
            <w:r w:rsidRPr="00AF439E">
              <w:t xml:space="preserve">Проверка на значение NULL, когда </w:t>
            </w:r>
            <w:r>
              <w:t>на форме правила</w:t>
            </w:r>
            <w:r w:rsidRPr="00AF439E">
              <w:t xml:space="preserve"> </w:t>
            </w:r>
            <w:r>
              <w:t>аналитическому</w:t>
            </w:r>
            <w:r w:rsidRPr="00AF439E">
              <w:t xml:space="preserve"> признак</w:t>
            </w:r>
            <w:r>
              <w:t>у сопоставлен атрибут</w:t>
            </w:r>
            <w:r w:rsidRPr="00AF439E">
              <w:t xml:space="preserve"> документа, но значение данно</w:t>
            </w:r>
            <w:r>
              <w:t>го атрибута оказалось пустым (</w:t>
            </w:r>
            <w:r w:rsidRPr="00AF439E">
              <w:t>не пришло в составе данных документа или SVIP не удалось определить)</w:t>
            </w:r>
            <w:r>
              <w:t xml:space="preserve"> (см. п. </w:t>
            </w:r>
            <w:ins w:id="1432" w:author="Сатлер Марина Викторовна" w:date="2023-12-27T01:17:00Z">
              <w:r w:rsidR="00CD6979">
                <w:fldChar w:fldCharType="begin"/>
              </w:r>
              <w:r w:rsidR="00CD6979">
                <w:instrText xml:space="preserve"> REF _Ref141901080 \r \h </w:instrText>
              </w:r>
            </w:ins>
            <w:r w:rsidR="00CD6979">
              <w:fldChar w:fldCharType="separate"/>
            </w:r>
            <w:r w:rsidR="00F300A9">
              <w:t>7.8</w:t>
            </w:r>
            <w:ins w:id="1433" w:author="Сатлер Марина Викторовна" w:date="2023-12-27T01:17:00Z">
              <w:r w:rsidR="00CD6979">
                <w:fldChar w:fldCharType="end"/>
              </w:r>
            </w:ins>
            <w:r>
              <w:t>)</w:t>
            </w:r>
          </w:p>
        </w:tc>
      </w:tr>
      <w:tr w:rsidR="00A50F1A" w14:paraId="2E58CF4C" w14:textId="77777777" w:rsidTr="00C75A4E">
        <w:tc>
          <w:tcPr>
            <w:tcW w:w="3213" w:type="dxa"/>
          </w:tcPr>
          <w:p w14:paraId="101A22B5" w14:textId="77777777" w:rsidR="00A50F1A" w:rsidRPr="005225CD" w:rsidRDefault="00A50F1A" w:rsidP="00626A2D">
            <w:pPr>
              <w:pStyle w:val="GOSTTablenorm"/>
            </w:pPr>
            <w:r w:rsidRPr="005225CD">
              <w:rPr>
                <w:lang w:val="en-US"/>
              </w:rPr>
              <w:t>not</w:t>
            </w:r>
            <w:r w:rsidRPr="005225CD">
              <w:t xml:space="preserve"> </w:t>
            </w:r>
            <w:r w:rsidRPr="005225CD">
              <w:rPr>
                <w:lang w:val="en-US"/>
              </w:rPr>
              <w:t>empty</w:t>
            </w:r>
          </w:p>
        </w:tc>
        <w:tc>
          <w:tcPr>
            <w:tcW w:w="11064" w:type="dxa"/>
          </w:tcPr>
          <w:p w14:paraId="55B22596" w14:textId="1433E7C6" w:rsidR="00A50F1A" w:rsidRDefault="00A50F1A">
            <w:pPr>
              <w:pStyle w:val="GOSTTablenorm"/>
            </w:pPr>
            <w:r>
              <w:t>П</w:t>
            </w:r>
            <w:r w:rsidRPr="005225CD">
              <w:t>роверка на непу</w:t>
            </w:r>
            <w:r>
              <w:t>с</w:t>
            </w:r>
            <w:r w:rsidRPr="005225CD">
              <w:t>тое значение</w:t>
            </w:r>
            <w:r>
              <w:t xml:space="preserve">, когда аналитический признак присуствует в записи учета/счете учета, т.е. на форме правила аналитическому признаку был сопоставлен атрибут документа и его значение </w:t>
            </w:r>
            <w:r w:rsidR="00EC4A97">
              <w:t xml:space="preserve">любое, кроме </w:t>
            </w:r>
            <w:r w:rsidR="00EC4A97">
              <w:rPr>
                <w:lang w:val="en-US"/>
              </w:rPr>
              <w:t>NULL</w:t>
            </w:r>
            <w:r>
              <w:t xml:space="preserve"> (см. п. </w:t>
            </w:r>
            <w:ins w:id="1434" w:author="Сатлер Марина Викторовна" w:date="2023-12-27T01:18:00Z">
              <w:r w:rsidR="00CD6979">
                <w:fldChar w:fldCharType="begin"/>
              </w:r>
              <w:r w:rsidR="00CD6979">
                <w:instrText xml:space="preserve"> REF _Ref141901080 \r \h </w:instrText>
              </w:r>
            </w:ins>
            <w:r w:rsidR="00CD6979">
              <w:fldChar w:fldCharType="separate"/>
            </w:r>
            <w:r w:rsidR="00F300A9">
              <w:t>7.8</w:t>
            </w:r>
            <w:ins w:id="1435" w:author="Сатлер Марина Викторовна" w:date="2023-12-27T01:18:00Z">
              <w:r w:rsidR="00CD6979">
                <w:fldChar w:fldCharType="end"/>
              </w:r>
            </w:ins>
            <w:r w:rsidR="00626A2D">
              <w:t>)</w:t>
            </w:r>
          </w:p>
        </w:tc>
      </w:tr>
      <w:tr w:rsidR="00A50F1A" w14:paraId="6FC8293A" w14:textId="77777777" w:rsidTr="00C75A4E">
        <w:tc>
          <w:tcPr>
            <w:tcW w:w="3213" w:type="dxa"/>
          </w:tcPr>
          <w:p w14:paraId="20156E5A" w14:textId="77777777" w:rsidR="00A50F1A" w:rsidRPr="005225CD" w:rsidRDefault="00A50F1A" w:rsidP="00626A2D">
            <w:pPr>
              <w:pStyle w:val="GOSTTablenorm"/>
            </w:pPr>
            <w:r w:rsidRPr="36854D62">
              <w:rPr>
                <w:lang w:val="en-US"/>
              </w:rPr>
              <w:t>length</w:t>
            </w:r>
          </w:p>
        </w:tc>
        <w:tc>
          <w:tcPr>
            <w:tcW w:w="11064" w:type="dxa"/>
          </w:tcPr>
          <w:p w14:paraId="71374111" w14:textId="1E776479" w:rsidR="00A50F1A" w:rsidRPr="00C75A4E" w:rsidRDefault="00A50F1A" w:rsidP="00626A2D">
            <w:pPr>
              <w:pStyle w:val="GOSTTablenorm"/>
            </w:pPr>
            <w:r>
              <w:t>О</w:t>
            </w:r>
            <w:r w:rsidRPr="36854D62">
              <w:t>пределение длины значения строкового аналитического признака, при этом в поле «Значение аналитического признака» (</w:t>
            </w:r>
            <w:r w:rsidRPr="36854D62">
              <w:rPr>
                <w:lang w:val="en-US"/>
              </w:rPr>
              <w:t>FilterParams</w:t>
            </w:r>
            <w:r w:rsidRPr="36854D62">
              <w:t>:</w:t>
            </w:r>
            <w:r w:rsidRPr="36854D62">
              <w:rPr>
                <w:lang w:val="en-US"/>
              </w:rPr>
              <w:t>value</w:t>
            </w:r>
            <w:r w:rsidRPr="36854D62">
              <w:t>) передается значение, равное необходимой длине (количество символов) значения аналитического признака</w:t>
            </w:r>
            <w:r>
              <w:t>. П</w:t>
            </w:r>
            <w:r w:rsidRPr="36854D62">
              <w:t>ри этом в поле «Значение аналитического признака» (</w:t>
            </w:r>
            <w:r w:rsidRPr="36854D62">
              <w:rPr>
                <w:lang w:val="en-US"/>
              </w:rPr>
              <w:t>FilterParams</w:t>
            </w:r>
            <w:r w:rsidRPr="36854D62">
              <w:t>:</w:t>
            </w:r>
            <w:r w:rsidRPr="36854D62">
              <w:rPr>
                <w:lang w:val="en-US"/>
              </w:rPr>
              <w:t>value</w:t>
            </w:r>
            <w:r w:rsidRPr="36854D62">
              <w:t>) может быть передан массив значений через «,» (запятую), что будет означать применение аналога оператора</w:t>
            </w:r>
            <w:r>
              <w:t xml:space="preserve"> </w:t>
            </w:r>
            <w:r>
              <w:rPr>
                <w:lang w:val="en-US"/>
              </w:rPr>
              <w:t>IN</w:t>
            </w:r>
          </w:p>
        </w:tc>
      </w:tr>
      <w:tr w:rsidR="00A50F1A" w14:paraId="740D7BEC" w14:textId="77777777" w:rsidTr="00C75A4E">
        <w:tc>
          <w:tcPr>
            <w:tcW w:w="3213" w:type="dxa"/>
          </w:tcPr>
          <w:p w14:paraId="6CE2803E" w14:textId="77777777" w:rsidR="00A50F1A" w:rsidRPr="005225CD" w:rsidRDefault="00A50F1A" w:rsidP="00626A2D">
            <w:pPr>
              <w:pStyle w:val="GOSTTablenorm"/>
            </w:pPr>
            <w:r w:rsidRPr="36854D62">
              <w:rPr>
                <w:lang w:val="en-US"/>
              </w:rPr>
              <w:t>substr</w:t>
            </w:r>
          </w:p>
        </w:tc>
        <w:tc>
          <w:tcPr>
            <w:tcW w:w="11064" w:type="dxa"/>
          </w:tcPr>
          <w:p w14:paraId="485EB333" w14:textId="65562AB4" w:rsidR="00A50F1A" w:rsidRDefault="00A50F1A" w:rsidP="00626A2D">
            <w:pPr>
              <w:pStyle w:val="GOSTTablenorm"/>
            </w:pPr>
            <w:r>
              <w:t>О</w:t>
            </w:r>
            <w:r w:rsidRPr="36854D62">
              <w:t>пределенные позиции строкового параметра содержат, при этом в «Значение аналитического признака» (</w:t>
            </w:r>
            <w:r w:rsidRPr="36854D62">
              <w:rPr>
                <w:lang w:val="en-US"/>
              </w:rPr>
              <w:t>FilterParams</w:t>
            </w:r>
            <w:r w:rsidRPr="36854D62">
              <w:t>:</w:t>
            </w:r>
            <w:r w:rsidRPr="36854D62">
              <w:rPr>
                <w:lang w:val="en-US"/>
              </w:rPr>
              <w:t>value</w:t>
            </w:r>
            <w:r w:rsidRPr="36854D62">
              <w:t>) передается значение вида: &lt;'%', 5, 10&gt;, где ‘%’ – это искомое значение, а ‘5, 10’ – начальная и конечная позиция строкового значения, отсчет позиции ведется с 1</w:t>
            </w:r>
          </w:p>
        </w:tc>
      </w:tr>
    </w:tbl>
    <w:p w14:paraId="38079A68" w14:textId="77777777" w:rsidR="007F263F" w:rsidRDefault="007F263F" w:rsidP="007E706A">
      <w:pPr>
        <w:rPr>
          <w:b/>
        </w:rPr>
      </w:pPr>
    </w:p>
    <w:p w14:paraId="5503D31C" w14:textId="5BEA6898" w:rsidR="007E706A" w:rsidRDefault="007E706A" w:rsidP="007E706A">
      <w:r w:rsidRPr="007E706A">
        <w:rPr>
          <w:b/>
        </w:rPr>
        <w:t>ПРИМЕЧАНИЕ</w:t>
      </w:r>
      <w:r>
        <w:t xml:space="preserve">: </w:t>
      </w:r>
      <w:r w:rsidRPr="00626A2D">
        <w:rPr>
          <w:rStyle w:val="GOSTNormal0"/>
        </w:rPr>
        <w:t xml:space="preserve">Если в параметре FilterParams запросов, использующих операторы сравнения, задан один и тот же аналитический признак с применением одинаковых или разных операторов сравнения, то отбор данных будет осуществляться с применением логического «ИЛИ», например: в FilterParams </w:t>
      </w:r>
      <w:r w:rsidR="007F263F" w:rsidRPr="00626A2D">
        <w:rPr>
          <w:rStyle w:val="GOSTNormal0"/>
        </w:rPr>
        <w:t xml:space="preserve">два раза указан </w:t>
      </w:r>
      <w:r w:rsidRPr="00626A2D">
        <w:rPr>
          <w:rStyle w:val="GOSTNormal0"/>
        </w:rPr>
        <w:t>аналитический признак «pa»</w:t>
      </w:r>
      <w:r w:rsidR="007F263F" w:rsidRPr="00626A2D">
        <w:rPr>
          <w:rStyle w:val="GOSTNormal0"/>
        </w:rPr>
        <w:t xml:space="preserve"> (системное имя признака «Лицевой счет»)</w:t>
      </w:r>
      <w:r w:rsidRPr="00626A2D">
        <w:rPr>
          <w:rStyle w:val="GOSTNormal0"/>
        </w:rPr>
        <w:t xml:space="preserve"> </w:t>
      </w:r>
      <w:r w:rsidR="007F263F" w:rsidRPr="00626A2D">
        <w:rPr>
          <w:rStyle w:val="GOSTNormal0"/>
        </w:rPr>
        <w:t xml:space="preserve">с оператором сравнения </w:t>
      </w:r>
      <w:r w:rsidRPr="00626A2D">
        <w:rPr>
          <w:rStyle w:val="GOSTNormal0"/>
        </w:rPr>
        <w:t>like</w:t>
      </w:r>
      <w:r w:rsidR="007F263F" w:rsidRPr="00626A2D">
        <w:rPr>
          <w:rStyle w:val="GOSTNormal0"/>
        </w:rPr>
        <w:t xml:space="preserve"> и значением</w:t>
      </w:r>
      <w:r w:rsidRPr="00626A2D">
        <w:rPr>
          <w:rStyle w:val="GOSTNormal0"/>
        </w:rPr>
        <w:t xml:space="preserve"> </w:t>
      </w:r>
      <w:r w:rsidR="00474CDD">
        <w:rPr>
          <w:rStyle w:val="GOSTNormal0"/>
        </w:rPr>
        <w:t>«</w:t>
      </w:r>
      <w:r w:rsidRPr="00626A2D">
        <w:rPr>
          <w:rStyle w:val="GOSTNormal0"/>
        </w:rPr>
        <w:t>05%</w:t>
      </w:r>
      <w:r w:rsidR="00474CDD">
        <w:rPr>
          <w:rStyle w:val="GOSTNormal0"/>
        </w:rPr>
        <w:t>»</w:t>
      </w:r>
      <w:r w:rsidR="007F263F" w:rsidRPr="00626A2D">
        <w:rPr>
          <w:rStyle w:val="GOSTNormal0"/>
        </w:rPr>
        <w:t xml:space="preserve"> и оператором сравнения</w:t>
      </w:r>
      <w:r w:rsidRPr="00626A2D">
        <w:rPr>
          <w:rStyle w:val="GOSTNormal0"/>
        </w:rPr>
        <w:t xml:space="preserve"> like</w:t>
      </w:r>
      <w:r w:rsidR="007F263F" w:rsidRPr="00626A2D">
        <w:rPr>
          <w:rStyle w:val="GOSTNormal0"/>
        </w:rPr>
        <w:t xml:space="preserve"> и значенимем «01%»</w:t>
      </w:r>
      <w:r w:rsidRPr="00626A2D">
        <w:rPr>
          <w:rStyle w:val="GOSTNormal0"/>
        </w:rPr>
        <w:t xml:space="preserve">, это </w:t>
      </w:r>
      <w:r w:rsidR="007F263F" w:rsidRPr="00626A2D">
        <w:rPr>
          <w:rStyle w:val="GOSTNormal0"/>
        </w:rPr>
        <w:t>означает, что при отборе данных будут отбираться записи учета/счета учета, у которых аналитический принак «pa» начинается на «01» или «05».</w:t>
      </w:r>
    </w:p>
    <w:p w14:paraId="05F611F4" w14:textId="4770FF6D" w:rsidR="00391D52" w:rsidRPr="00626A2D" w:rsidRDefault="00391D52" w:rsidP="00626A2D">
      <w:pPr>
        <w:pStyle w:val="21"/>
      </w:pPr>
      <w:bookmarkStart w:id="1436" w:name="_Ref141901080"/>
      <w:bookmarkStart w:id="1437" w:name="_Ref144124021"/>
      <w:bookmarkStart w:id="1438" w:name="_Toc226556147"/>
      <w:r w:rsidRPr="00626A2D">
        <w:t>Особенности хранения SVAP пустых значений аналитических признаков</w:t>
      </w:r>
      <w:bookmarkEnd w:id="1398"/>
      <w:bookmarkEnd w:id="1436"/>
      <w:bookmarkEnd w:id="1437"/>
      <w:bookmarkEnd w:id="1438"/>
    </w:p>
    <w:p w14:paraId="6F2E467B" w14:textId="45680BF5" w:rsidR="00D73D9D" w:rsidRPr="00626A2D" w:rsidRDefault="00D73D9D" w:rsidP="00626A2D">
      <w:pPr>
        <w:pStyle w:val="GOSTNormal"/>
      </w:pPr>
      <w:r w:rsidRPr="00626A2D">
        <w:t>В SVAP</w:t>
      </w:r>
      <w:r w:rsidR="00626A2D" w:rsidRPr="00626A2D">
        <w:t xml:space="preserve"> могут существовать три вида «</w:t>
      </w:r>
      <w:r w:rsidRPr="00626A2D">
        <w:t>пустых значений</w:t>
      </w:r>
      <w:r w:rsidR="00626A2D" w:rsidRPr="00626A2D">
        <w:t>»</w:t>
      </w:r>
      <w:r w:rsidRPr="00626A2D">
        <w:t>:</w:t>
      </w:r>
    </w:p>
    <w:p w14:paraId="77285392" w14:textId="4F77DC86" w:rsidR="00D73D9D" w:rsidRDefault="00D73D9D" w:rsidP="00C53B03">
      <w:pPr>
        <w:pStyle w:val="GOSTListmark1"/>
      </w:pPr>
      <w:r>
        <w:t xml:space="preserve">пустое значение </w:t>
      </w:r>
      <w:r w:rsidR="00396495">
        <w:t>– это когда</w:t>
      </w:r>
      <w:r>
        <w:t xml:space="preserve"> </w:t>
      </w:r>
      <w:r w:rsidR="00396495">
        <w:t>аналитическ</w:t>
      </w:r>
      <w:r w:rsidR="00A54CBD">
        <w:t>ий</w:t>
      </w:r>
      <w:r w:rsidR="00396495">
        <w:t xml:space="preserve"> признак </w:t>
      </w:r>
      <w:r>
        <w:t xml:space="preserve">отсутствует, возникает в случаях, либо когда аналитический </w:t>
      </w:r>
      <w:r w:rsidR="00396495">
        <w:t>признак</w:t>
      </w:r>
      <w:r>
        <w:t xml:space="preserve"> вообще не был </w:t>
      </w:r>
      <w:r w:rsidR="00396495">
        <w:t>сопоставлен атрибуту документа</w:t>
      </w:r>
      <w:r>
        <w:t xml:space="preserve"> в правиле (выбрано из комбо </w:t>
      </w:r>
      <w:r w:rsidR="00474CDD">
        <w:t>«</w:t>
      </w:r>
      <w:r>
        <w:t>пустое значение</w:t>
      </w:r>
      <w:r w:rsidR="00474CDD">
        <w:t>»</w:t>
      </w:r>
      <w:r>
        <w:t xml:space="preserve">), либо с вновь добавляемыми </w:t>
      </w:r>
      <w:r w:rsidR="00F8610A">
        <w:t>признаками</w:t>
      </w:r>
      <w:r>
        <w:t>, которые есть в системе</w:t>
      </w:r>
      <w:r w:rsidR="00396495">
        <w:t>,</w:t>
      </w:r>
      <w:r>
        <w:t xml:space="preserve"> но не </w:t>
      </w:r>
      <w:r w:rsidR="00396495">
        <w:t xml:space="preserve">сопоставлены атрибуту документа </w:t>
      </w:r>
      <w:r>
        <w:t>ни в одном правиле;</w:t>
      </w:r>
    </w:p>
    <w:p w14:paraId="781DF1FF" w14:textId="53ECD175" w:rsidR="00D73D9D" w:rsidRDefault="00D73D9D" w:rsidP="00C53B03">
      <w:pPr>
        <w:pStyle w:val="GOSTListmark1"/>
      </w:pPr>
      <w:r>
        <w:t>NULL</w:t>
      </w:r>
      <w:r w:rsidR="00396495">
        <w:t xml:space="preserve"> –</w:t>
      </w:r>
      <w:r>
        <w:t xml:space="preserve"> </w:t>
      </w:r>
      <w:r w:rsidR="00396495">
        <w:t xml:space="preserve">сохраняется в качестве значения аналитического признака, </w:t>
      </w:r>
      <w:r>
        <w:t>в случае если в правиле аналит</w:t>
      </w:r>
      <w:r w:rsidR="00396495">
        <w:t>ический признак</w:t>
      </w:r>
      <w:r>
        <w:t xml:space="preserve"> </w:t>
      </w:r>
      <w:r w:rsidR="00396495">
        <w:t>сопоставлен</w:t>
      </w:r>
      <w:r>
        <w:t xml:space="preserve"> </w:t>
      </w:r>
      <w:r w:rsidR="00396495">
        <w:t>с</w:t>
      </w:r>
      <w:r>
        <w:t xml:space="preserve"> атрибут</w:t>
      </w:r>
      <w:r w:rsidR="00396495">
        <w:t>ом</w:t>
      </w:r>
      <w:r>
        <w:t xml:space="preserve"> документа, но по </w:t>
      </w:r>
      <w:proofErr w:type="gramStart"/>
      <w:r>
        <w:t>каким то</w:t>
      </w:r>
      <w:proofErr w:type="gramEnd"/>
      <w:r>
        <w:t xml:space="preserve"> причинам значение оказалось пустым (</w:t>
      </w:r>
      <w:r w:rsidR="00396495">
        <w:t xml:space="preserve">либо </w:t>
      </w:r>
      <w:r>
        <w:t>не пришло</w:t>
      </w:r>
      <w:r w:rsidR="00396495">
        <w:t xml:space="preserve"> в составе документа</w:t>
      </w:r>
      <w:r>
        <w:t xml:space="preserve">, </w:t>
      </w:r>
      <w:r w:rsidR="00396495">
        <w:t xml:space="preserve">либо </w:t>
      </w:r>
      <w:r w:rsidR="00396495">
        <w:rPr>
          <w:lang w:val="en-US"/>
        </w:rPr>
        <w:t>SVIP</w:t>
      </w:r>
      <w:r>
        <w:t xml:space="preserve"> не смог определить)</w:t>
      </w:r>
      <w:r w:rsidR="00C53B03">
        <w:t>;</w:t>
      </w:r>
    </w:p>
    <w:p w14:paraId="35F02C0A" w14:textId="473B7D45" w:rsidR="00D73D9D" w:rsidRDefault="00C53B03" w:rsidP="00C53B03">
      <w:pPr>
        <w:pStyle w:val="GOSTListmark1"/>
      </w:pPr>
      <w:r>
        <w:lastRenderedPageBreak/>
        <w:t>«</w:t>
      </w:r>
      <w:r w:rsidR="00D73D9D">
        <w:t>-</w:t>
      </w:r>
      <w:r>
        <w:t>»</w:t>
      </w:r>
      <w:r w:rsidR="00D73D9D">
        <w:t xml:space="preserve"> (прочерк)</w:t>
      </w:r>
      <w:r w:rsidR="00396495" w:rsidRPr="00396495">
        <w:t xml:space="preserve"> </w:t>
      </w:r>
      <w:r w:rsidR="00396495">
        <w:t>–</w:t>
      </w:r>
      <w:r w:rsidR="00396495" w:rsidRPr="00396495">
        <w:t xml:space="preserve"> </w:t>
      </w:r>
      <w:r w:rsidR="00396495">
        <w:t xml:space="preserve">визуальное представление значения аналитического признака, передаваемое в качестве значения в ответах, формируемых на запросы к </w:t>
      </w:r>
      <w:r w:rsidR="00D07DE3">
        <w:rPr>
          <w:lang w:val="en-US"/>
        </w:rPr>
        <w:t>Datamart</w:t>
      </w:r>
      <w:r w:rsidR="00396495">
        <w:t xml:space="preserve">, в случае если аналитический признак имеет значение </w:t>
      </w:r>
      <w:r w:rsidR="00D73D9D">
        <w:t>NULL и</w:t>
      </w:r>
      <w:r w:rsidR="00396495">
        <w:t xml:space="preserve">ли отсуствует (пустое значение), при этом является аналитическим признаком входящим в </w:t>
      </w:r>
      <w:r w:rsidR="007643D7">
        <w:t xml:space="preserve">структуру </w:t>
      </w:r>
      <w:r w:rsidR="00396495">
        <w:t>номер</w:t>
      </w:r>
      <w:r w:rsidR="007643D7">
        <w:t>а</w:t>
      </w:r>
      <w:r w:rsidR="00396495">
        <w:t xml:space="preserve"> счета учета.</w:t>
      </w:r>
    </w:p>
    <w:p w14:paraId="49360B33" w14:textId="77777777" w:rsidR="00F92DC8" w:rsidRDefault="00F92DC8" w:rsidP="00396495">
      <w:pPr>
        <w:pStyle w:val="GOSTNormal"/>
        <w:ind w:left="1287" w:firstLine="0"/>
        <w:rPr>
          <w:b/>
        </w:rPr>
      </w:pPr>
    </w:p>
    <w:p w14:paraId="651A70C4" w14:textId="62DA2C56" w:rsidR="00396495" w:rsidRPr="00C53B03" w:rsidRDefault="00396495" w:rsidP="00C53B03">
      <w:pPr>
        <w:pStyle w:val="GOSTNormal"/>
      </w:pPr>
      <w:r w:rsidRPr="00C53B03">
        <w:rPr>
          <w:b/>
        </w:rPr>
        <w:t>ПРИМЕЧАНИЕ</w:t>
      </w:r>
      <w:r w:rsidRPr="00C53B03">
        <w:t xml:space="preserve">: фильтрация значений аналитических признаков, входящих в </w:t>
      </w:r>
      <w:r w:rsidR="007643D7" w:rsidRPr="00C53B03">
        <w:t xml:space="preserve">структуру </w:t>
      </w:r>
      <w:r w:rsidRPr="00C53B03">
        <w:t>номера счета, при формировании з</w:t>
      </w:r>
      <w:r w:rsidR="00F92DC8" w:rsidRPr="00C53B03">
        <w:t>а</w:t>
      </w:r>
      <w:r w:rsidRPr="00C53B03">
        <w:t xml:space="preserve">просов к </w:t>
      </w:r>
      <w:r w:rsidR="00D07DE3" w:rsidRPr="00C53B03">
        <w:t>Datamart</w:t>
      </w:r>
      <w:r w:rsidRPr="00C53B03">
        <w:t xml:space="preserve">, осуществляется </w:t>
      </w:r>
      <w:r w:rsidR="00F92DC8" w:rsidRPr="00C53B03">
        <w:t>аналогично/одинаково фильтрации значений аналитических признаков, не</w:t>
      </w:r>
      <w:ins w:id="1439" w:author="Сказецкая Наталья Камилевна" w:date="2023-06-16T16:29:00Z">
        <w:r w:rsidR="007643D7" w:rsidRPr="00C53B03">
          <w:t xml:space="preserve"> </w:t>
        </w:r>
      </w:ins>
      <w:r w:rsidR="00F92DC8" w:rsidRPr="00C53B03">
        <w:t xml:space="preserve">входящих в номер счета. Т.е. значение любого аналитического </w:t>
      </w:r>
      <w:r w:rsidR="007643D7" w:rsidRPr="00C53B03">
        <w:t xml:space="preserve">признака </w:t>
      </w:r>
      <w:r w:rsidR="00F92DC8" w:rsidRPr="00C53B03">
        <w:t>может иметь значение: конкретное значение, пустое значение, NULL. Но при формировании ответа:</w:t>
      </w:r>
    </w:p>
    <w:p w14:paraId="0B7D798A" w14:textId="19225F66" w:rsidR="00F92DC8" w:rsidRDefault="00F92DC8" w:rsidP="00C53B03">
      <w:pPr>
        <w:pStyle w:val="GOSTListmark1"/>
      </w:pPr>
      <w:r w:rsidRPr="00F92DC8">
        <w:t>Если аналити</w:t>
      </w:r>
      <w:r>
        <w:t xml:space="preserve">ческий признак входит в </w:t>
      </w:r>
      <w:r w:rsidR="007643D7">
        <w:t xml:space="preserve">структуру </w:t>
      </w:r>
      <w:r>
        <w:t>номера счета учета и имеет пустое значение или значение «</w:t>
      </w:r>
      <w:r>
        <w:rPr>
          <w:lang w:val="en-US"/>
        </w:rPr>
        <w:t>NULL</w:t>
      </w:r>
      <w:r>
        <w:t>», то в ответе будет передан «-» (прочерк);</w:t>
      </w:r>
    </w:p>
    <w:p w14:paraId="4863E176" w14:textId="20C6E04C" w:rsidR="00F92DC8" w:rsidRDefault="00F92DC8" w:rsidP="00C53B03">
      <w:pPr>
        <w:pStyle w:val="GOSTListmark1"/>
      </w:pPr>
      <w:r>
        <w:t xml:space="preserve">Если аналитический признак не входит в </w:t>
      </w:r>
      <w:r w:rsidR="007643D7">
        <w:t xml:space="preserve">структуру </w:t>
      </w:r>
      <w:r>
        <w:t>номера счета учета и имеет пустое значение или значение «</w:t>
      </w:r>
      <w:r>
        <w:rPr>
          <w:lang w:val="en-US"/>
        </w:rPr>
        <w:t>NULL</w:t>
      </w:r>
      <w:r>
        <w:t>», то в ответе:</w:t>
      </w:r>
    </w:p>
    <w:p w14:paraId="02235C98" w14:textId="766DAFBC" w:rsidR="00F92DC8" w:rsidRPr="00E24466" w:rsidRDefault="00F92DC8">
      <w:pPr>
        <w:pStyle w:val="GOSTListmark2"/>
      </w:pPr>
      <w:r w:rsidRPr="00E24466">
        <w:t>Если «пустое значение», то аналитический признак отсут</w:t>
      </w:r>
      <w:r w:rsidR="00D44CF1" w:rsidRPr="00E24466">
        <w:t>ст</w:t>
      </w:r>
      <w:r w:rsidRPr="00E24466">
        <w:t>вует в ответе;</w:t>
      </w:r>
    </w:p>
    <w:p w14:paraId="049BA0D5" w14:textId="4199650B" w:rsidR="00454FF0" w:rsidRPr="00454FF0" w:rsidDel="008B0E57" w:rsidRDefault="00F92DC8" w:rsidP="00C75A4E">
      <w:pPr>
        <w:pStyle w:val="GOSTListmark2"/>
      </w:pPr>
      <w:r w:rsidRPr="00E24466">
        <w:t>Если «</w:t>
      </w:r>
      <w:r w:rsidRPr="00C75A4E">
        <w:t>NULL</w:t>
      </w:r>
      <w:r w:rsidRPr="00E24466">
        <w:t>», то в ответе содержится аналитический признак и его значение – «</w:t>
      </w:r>
      <w:r w:rsidRPr="00C75A4E">
        <w:t>NULL</w:t>
      </w:r>
      <w:r w:rsidRPr="00E24466">
        <w:t>».</w:t>
      </w:r>
    </w:p>
    <w:p w14:paraId="4171888C" w14:textId="184731E2" w:rsidR="00512B7E" w:rsidRPr="00C53B03" w:rsidRDefault="00512B7E" w:rsidP="00C53B03">
      <w:pPr>
        <w:pStyle w:val="1"/>
      </w:pPr>
      <w:bookmarkStart w:id="1440" w:name="_Ref144995645"/>
      <w:bookmarkStart w:id="1441" w:name="_Toc226556148"/>
      <w:r w:rsidRPr="00C53B03">
        <w:lastRenderedPageBreak/>
        <w:t>Проверка состояния запроса</w:t>
      </w:r>
      <w:bookmarkEnd w:id="1100"/>
      <w:bookmarkEnd w:id="1101"/>
      <w:bookmarkEnd w:id="1377"/>
      <w:bookmarkEnd w:id="1378"/>
      <w:bookmarkEnd w:id="1386"/>
      <w:bookmarkEnd w:id="1392"/>
      <w:r w:rsidR="00B90268" w:rsidRPr="00C53B03">
        <w:t xml:space="preserve"> (STATUS)</w:t>
      </w:r>
      <w:bookmarkEnd w:id="1440"/>
      <w:bookmarkEnd w:id="1441"/>
    </w:p>
    <w:p w14:paraId="3B903AE7" w14:textId="2850DF75" w:rsidR="00512B7E" w:rsidRPr="005C6BDA" w:rsidRDefault="33249EA7" w:rsidP="00C53B03">
      <w:pPr>
        <w:pStyle w:val="GOSTNormal"/>
      </w:pPr>
      <w:r>
        <w:t xml:space="preserve">Запрос «Проверка состояния запроса» (тип </w:t>
      </w:r>
      <w:r w:rsidRPr="33249EA7">
        <w:rPr>
          <w:lang w:val="en-US"/>
        </w:rPr>
        <w:t>STATUS</w:t>
      </w:r>
      <w:r>
        <w:t>) применяется в случае, если ФП ГИИС ЭБ не получила от SVAP ответа на ранее отправленный запрос (включая запросы по управлению операционными днями) в асинхронном режиме. В</w:t>
      </w:r>
      <w:r w:rsidRPr="00D30A6B">
        <w:rPr>
          <w:szCs w:val="24"/>
        </w:rPr>
        <w:t xml:space="preserve"> ответе </w:t>
      </w:r>
      <w:r w:rsidRPr="33249EA7">
        <w:rPr>
          <w:szCs w:val="24"/>
        </w:rPr>
        <w:t xml:space="preserve">на запрос </w:t>
      </w:r>
      <w:r w:rsidRPr="00D30A6B">
        <w:rPr>
          <w:szCs w:val="24"/>
        </w:rPr>
        <w:t xml:space="preserve">передается </w:t>
      </w:r>
      <w:r w:rsidRPr="33249EA7">
        <w:rPr>
          <w:szCs w:val="24"/>
        </w:rPr>
        <w:t xml:space="preserve">информация о </w:t>
      </w:r>
      <w:r w:rsidRPr="00D30A6B">
        <w:rPr>
          <w:szCs w:val="24"/>
        </w:rPr>
        <w:t>статус</w:t>
      </w:r>
      <w:r w:rsidRPr="33249EA7">
        <w:rPr>
          <w:szCs w:val="24"/>
        </w:rPr>
        <w:t>е</w:t>
      </w:r>
      <w:r w:rsidRPr="00D30A6B">
        <w:rPr>
          <w:szCs w:val="24"/>
        </w:rPr>
        <w:t xml:space="preserve"> обработки </w:t>
      </w:r>
      <w:r w:rsidRPr="33249EA7">
        <w:rPr>
          <w:szCs w:val="24"/>
        </w:rPr>
        <w:t xml:space="preserve">проверяемого </w:t>
      </w:r>
      <w:r w:rsidRPr="00D30A6B">
        <w:rPr>
          <w:szCs w:val="24"/>
        </w:rPr>
        <w:t>запроса</w:t>
      </w:r>
      <w:r w:rsidRPr="33249EA7">
        <w:rPr>
          <w:szCs w:val="24"/>
        </w:rPr>
        <w:t>, а также</w:t>
      </w:r>
      <w:r w:rsidRPr="00D30A6B">
        <w:rPr>
          <w:szCs w:val="24"/>
        </w:rPr>
        <w:t xml:space="preserve"> </w:t>
      </w:r>
      <w:r w:rsidRPr="33249EA7">
        <w:rPr>
          <w:szCs w:val="24"/>
        </w:rPr>
        <w:t>GUID и время отправки</w:t>
      </w:r>
      <w:r w:rsidRPr="00D30A6B">
        <w:rPr>
          <w:szCs w:val="24"/>
        </w:rPr>
        <w:t xml:space="preserve"> ранее отправленного ответа</w:t>
      </w:r>
      <w:r w:rsidRPr="33249EA7">
        <w:rPr>
          <w:szCs w:val="24"/>
        </w:rPr>
        <w:t>, если ответ отправлялся.</w:t>
      </w:r>
      <w:r w:rsidR="00201303">
        <w:rPr>
          <w:szCs w:val="24"/>
        </w:rPr>
        <w:t xml:space="preserve"> Информация об обработанных </w:t>
      </w:r>
      <w:r w:rsidR="00201303">
        <w:t xml:space="preserve">SVAP запросах хранится не менее 18 месяцев. </w:t>
      </w:r>
      <w:r>
        <w:t>Поиск ранее отправленного запроса осуществляется по ключу идемпотентности «Глобальный идентификатор проверяемого запроса» (</w:t>
      </w:r>
      <w:r w:rsidRPr="33249EA7">
        <w:rPr>
          <w:lang w:val="en-US"/>
        </w:rPr>
        <w:t>CheckReqGuid</w:t>
      </w:r>
      <w:r>
        <w:t>).</w:t>
      </w:r>
    </w:p>
    <w:p w14:paraId="273073CE" w14:textId="55E121A2" w:rsidR="00695614" w:rsidRPr="008B1B76" w:rsidRDefault="33249EA7" w:rsidP="00C53B03">
      <w:pPr>
        <w:pStyle w:val="GOSTNormal"/>
      </w:pPr>
      <w:r>
        <w:t>Использование запроса «Проверка состояния запроса» для проверки статуса выполнения запроса с типом «</w:t>
      </w:r>
      <w:r w:rsidRPr="33249EA7">
        <w:rPr>
          <w:lang w:val="en-US"/>
        </w:rPr>
        <w:t>STATUS</w:t>
      </w:r>
      <w:r>
        <w:t>» не предусмотрено, в качестве ответа будет всегда возвращаться ошибка (E – ERROR – Не успешное завершение).</w:t>
      </w:r>
    </w:p>
    <w:p w14:paraId="51A5121C" w14:textId="48C0218B" w:rsidR="00695614" w:rsidRPr="008B1B76" w:rsidRDefault="00875453" w:rsidP="00C53B03">
      <w:pPr>
        <w:pStyle w:val="GOSTNormal"/>
      </w:pPr>
      <w:r w:rsidRPr="00875453">
        <w:t>Для запроса с типом «STATUS» допустимо направление запроса с GUID запроса (ReqGuid), который ранее уже поступал.</w:t>
      </w:r>
      <w:r>
        <w:t xml:space="preserve"> В этом случае запрос с типом </w:t>
      </w:r>
      <w:r w:rsidRPr="00875453">
        <w:t>«STATUS»</w:t>
      </w:r>
      <w:r>
        <w:t xml:space="preserve"> будет обработан штатным образом.</w:t>
      </w:r>
    </w:p>
    <w:p w14:paraId="4BCBBE3B" w14:textId="77777777" w:rsidR="00512B7E" w:rsidRPr="00C53B03" w:rsidRDefault="00512B7E" w:rsidP="00C53B03">
      <w:pPr>
        <w:pStyle w:val="21"/>
      </w:pPr>
      <w:bookmarkStart w:id="1442" w:name="_Toc117871498"/>
      <w:bookmarkStart w:id="1443" w:name="_Toc121319596"/>
      <w:bookmarkStart w:id="1444" w:name="_Toc226556149"/>
      <w:r w:rsidRPr="00C53B03">
        <w:t>Параметры запроса</w:t>
      </w:r>
      <w:bookmarkEnd w:id="1442"/>
      <w:bookmarkEnd w:id="1443"/>
      <w:bookmarkEnd w:id="1444"/>
    </w:p>
    <w:p w14:paraId="27353BB2" w14:textId="47FFDC2C" w:rsidR="00C53B03" w:rsidRDefault="00561A39" w:rsidP="00C53B03">
      <w:pPr>
        <w:pStyle w:val="GOSTNameTable"/>
      </w:pPr>
      <w:r>
        <w:fldChar w:fldCharType="begin"/>
      </w:r>
      <w:r>
        <w:instrText xml:space="preserve"> SEQ Таблица \* ARABIC </w:instrText>
      </w:r>
      <w:r>
        <w:fldChar w:fldCharType="separate"/>
      </w:r>
      <w:bookmarkStart w:id="1445" w:name="_Toc226556226"/>
      <w:r w:rsidR="00F300A9">
        <w:t>12</w:t>
      </w:r>
      <w:r>
        <w:fldChar w:fldCharType="end"/>
      </w:r>
      <w:r w:rsidR="00C53B03">
        <w:t xml:space="preserve"> - </w:t>
      </w:r>
      <w:r w:rsidR="00C53B03" w:rsidRPr="001A6C4D">
        <w:t>Парам</w:t>
      </w:r>
      <w:r w:rsidR="00FB0E41">
        <w:t>етры запроса «</w:t>
      </w:r>
      <w:r w:rsidR="00C53B03" w:rsidRPr="001A6C4D">
        <w:t>П</w:t>
      </w:r>
      <w:r w:rsidR="00FB0E41">
        <w:t>роверка состояния запроса»</w:t>
      </w:r>
      <w:bookmarkEnd w:id="1445"/>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C53B03" w:rsidRPr="00B9499D" w14:paraId="06E1C11C" w14:textId="77777777" w:rsidTr="00DA4823">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624DB0FA" w14:textId="77777777" w:rsidR="00512B7E" w:rsidRPr="00B9499D" w:rsidRDefault="00512B7E" w:rsidP="00302C66">
            <w:pPr>
              <w:pStyle w:val="GOSTTableHead"/>
            </w:pPr>
            <w:r w:rsidRPr="00B9499D">
              <w:t>Наименование параметра</w:t>
            </w:r>
          </w:p>
        </w:tc>
        <w:tc>
          <w:tcPr>
            <w:tcW w:w="750" w:type="pct"/>
            <w:hideMark/>
          </w:tcPr>
          <w:p w14:paraId="598B54F7" w14:textId="77777777" w:rsidR="00512B7E" w:rsidRPr="00B9499D" w:rsidRDefault="00512B7E" w:rsidP="00302C66">
            <w:pPr>
              <w:pStyle w:val="GOSTTableHead"/>
            </w:pPr>
            <w:r w:rsidRPr="00B9499D">
              <w:t>Название тэга</w:t>
            </w:r>
          </w:p>
        </w:tc>
        <w:tc>
          <w:tcPr>
            <w:tcW w:w="500" w:type="pct"/>
            <w:hideMark/>
          </w:tcPr>
          <w:p w14:paraId="51476205" w14:textId="77777777" w:rsidR="00512B7E" w:rsidRPr="00B9499D" w:rsidRDefault="00512B7E" w:rsidP="00302C66">
            <w:pPr>
              <w:pStyle w:val="GOSTTableHead"/>
              <w:rPr>
                <w:szCs w:val="22"/>
                <w:lang w:val="en-US"/>
              </w:rPr>
            </w:pPr>
            <w:r w:rsidRPr="00B9499D">
              <w:rPr>
                <w:szCs w:val="22"/>
              </w:rPr>
              <w:t>Тип данных</w:t>
            </w:r>
          </w:p>
        </w:tc>
        <w:tc>
          <w:tcPr>
            <w:tcW w:w="300" w:type="pct"/>
          </w:tcPr>
          <w:p w14:paraId="3A882EF0" w14:textId="77777777" w:rsidR="00512B7E" w:rsidRPr="00B9499D" w:rsidRDefault="00512B7E" w:rsidP="00302C66">
            <w:pPr>
              <w:pStyle w:val="GOSTTableHead"/>
              <w:rPr>
                <w:szCs w:val="22"/>
              </w:rPr>
            </w:pPr>
            <w:r w:rsidRPr="00B9499D">
              <w:rPr>
                <w:szCs w:val="22"/>
              </w:rPr>
              <w:t>Обязательность</w:t>
            </w:r>
          </w:p>
        </w:tc>
        <w:tc>
          <w:tcPr>
            <w:tcW w:w="315" w:type="pct"/>
            <w:hideMark/>
          </w:tcPr>
          <w:p w14:paraId="157D6DDB" w14:textId="77777777" w:rsidR="00512B7E" w:rsidRPr="00B9499D" w:rsidRDefault="00512B7E" w:rsidP="00302C66">
            <w:pPr>
              <w:pStyle w:val="GOSTTableHead"/>
              <w:rPr>
                <w:szCs w:val="22"/>
              </w:rPr>
            </w:pPr>
            <w:r w:rsidRPr="00B9499D">
              <w:rPr>
                <w:szCs w:val="22"/>
              </w:rPr>
              <w:t>Размерность</w:t>
            </w:r>
          </w:p>
        </w:tc>
        <w:tc>
          <w:tcPr>
            <w:tcW w:w="2046" w:type="pct"/>
          </w:tcPr>
          <w:p w14:paraId="07EC14AC" w14:textId="77777777" w:rsidR="00512B7E" w:rsidRPr="00B9499D" w:rsidRDefault="00512B7E" w:rsidP="00302C66">
            <w:pPr>
              <w:pStyle w:val="GOSTTableHead"/>
              <w:rPr>
                <w:szCs w:val="22"/>
              </w:rPr>
            </w:pPr>
            <w:r w:rsidRPr="00B9499D">
              <w:rPr>
                <w:szCs w:val="22"/>
              </w:rPr>
              <w:t>Описание</w:t>
            </w:r>
          </w:p>
        </w:tc>
      </w:tr>
      <w:tr w:rsidR="00512B7E" w:rsidRPr="00B9499D" w14:paraId="0668B06F" w14:textId="77777777" w:rsidTr="00DA4823">
        <w:tc>
          <w:tcPr>
            <w:tcW w:w="300" w:type="pct"/>
            <w:gridSpan w:val="6"/>
          </w:tcPr>
          <w:p w14:paraId="1DBA129C" w14:textId="77777777" w:rsidR="00512B7E" w:rsidRPr="00B9499D" w:rsidRDefault="00512B7E" w:rsidP="00726940">
            <w:pPr>
              <w:ind w:firstLine="30"/>
              <w:jc w:val="center"/>
              <w:rPr>
                <w:b/>
                <w:sz w:val="22"/>
                <w:szCs w:val="22"/>
              </w:rPr>
            </w:pPr>
            <w:r w:rsidRPr="00B9499D">
              <w:rPr>
                <w:b/>
                <w:sz w:val="22"/>
                <w:szCs w:val="22"/>
              </w:rPr>
              <w:t>Перечень параметров запроса (</w:t>
            </w:r>
            <w:r w:rsidRPr="00B9499D">
              <w:rPr>
                <w:b/>
                <w:sz w:val="22"/>
                <w:szCs w:val="22"/>
                <w:lang w:val="en-US"/>
              </w:rPr>
              <w:t>header</w:t>
            </w:r>
            <w:r w:rsidRPr="00B9499D">
              <w:rPr>
                <w:b/>
                <w:sz w:val="22"/>
                <w:szCs w:val="22"/>
              </w:rPr>
              <w:t>)</w:t>
            </w:r>
          </w:p>
        </w:tc>
      </w:tr>
      <w:tr w:rsidR="00C53B03" w:rsidRPr="00B9499D" w14:paraId="25DC4556" w14:textId="77777777" w:rsidTr="00DA4823">
        <w:tc>
          <w:tcPr>
            <w:tcW w:w="1100" w:type="pct"/>
          </w:tcPr>
          <w:p w14:paraId="794549EB" w14:textId="756325F4" w:rsidR="00512B7E" w:rsidRPr="00B9499D" w:rsidRDefault="7D0ACBF4" w:rsidP="002F6952">
            <w:pPr>
              <w:pStyle w:val="GOSTTablenorm"/>
            </w:pPr>
            <w:r>
              <w:t>Система-отправитель запроса</w:t>
            </w:r>
          </w:p>
        </w:tc>
        <w:tc>
          <w:tcPr>
            <w:tcW w:w="750" w:type="pct"/>
          </w:tcPr>
          <w:p w14:paraId="7231B407" w14:textId="77777777" w:rsidR="00512B7E" w:rsidRPr="00B9499D" w:rsidRDefault="00512B7E" w:rsidP="002F6952">
            <w:pPr>
              <w:pStyle w:val="GOSTTablenorm"/>
              <w:rPr>
                <w:lang w:val="en-US"/>
              </w:rPr>
            </w:pPr>
            <w:r w:rsidRPr="00B9499D">
              <w:rPr>
                <w:lang w:val="en-US"/>
              </w:rPr>
              <w:t>Source</w:t>
            </w:r>
          </w:p>
        </w:tc>
        <w:tc>
          <w:tcPr>
            <w:tcW w:w="500" w:type="pct"/>
          </w:tcPr>
          <w:p w14:paraId="77D473E4" w14:textId="77777777" w:rsidR="00512B7E" w:rsidRPr="00B9499D" w:rsidRDefault="00512B7E" w:rsidP="00726940">
            <w:pPr>
              <w:ind w:firstLine="30"/>
              <w:rPr>
                <w:sz w:val="22"/>
                <w:szCs w:val="22"/>
                <w:lang w:val="en-US"/>
              </w:rPr>
            </w:pPr>
            <w:r w:rsidRPr="00B9499D">
              <w:rPr>
                <w:sz w:val="22"/>
                <w:szCs w:val="22"/>
              </w:rPr>
              <w:t>Строка</w:t>
            </w:r>
          </w:p>
        </w:tc>
        <w:tc>
          <w:tcPr>
            <w:tcW w:w="300" w:type="pct"/>
          </w:tcPr>
          <w:p w14:paraId="2C6EDBB4" w14:textId="77777777" w:rsidR="00512B7E" w:rsidRPr="00B9499D" w:rsidRDefault="00512B7E" w:rsidP="00726940">
            <w:pPr>
              <w:ind w:firstLine="30"/>
              <w:rPr>
                <w:sz w:val="22"/>
                <w:szCs w:val="22"/>
              </w:rPr>
            </w:pPr>
            <w:r w:rsidRPr="00B9499D">
              <w:rPr>
                <w:sz w:val="22"/>
                <w:szCs w:val="22"/>
              </w:rPr>
              <w:t>Да</w:t>
            </w:r>
          </w:p>
        </w:tc>
        <w:tc>
          <w:tcPr>
            <w:tcW w:w="315" w:type="pct"/>
          </w:tcPr>
          <w:p w14:paraId="33EF5531" w14:textId="77777777" w:rsidR="00512B7E" w:rsidRPr="00B9499D" w:rsidRDefault="00512B7E" w:rsidP="002F6952">
            <w:pPr>
              <w:pStyle w:val="GOSTTablenorm"/>
              <w:rPr>
                <w:lang w:val="en-US"/>
              </w:rPr>
            </w:pPr>
            <w:r w:rsidRPr="00B9499D">
              <w:t>&lt;=</w:t>
            </w:r>
            <w:r w:rsidRPr="00B9499D">
              <w:rPr>
                <w:lang w:val="en-US"/>
              </w:rPr>
              <w:t>10</w:t>
            </w:r>
          </w:p>
        </w:tc>
        <w:tc>
          <w:tcPr>
            <w:tcW w:w="2046" w:type="pct"/>
          </w:tcPr>
          <w:p w14:paraId="37A67E29" w14:textId="77777777" w:rsidR="004E3D5F" w:rsidRDefault="7D0ACBF4" w:rsidP="002F6952">
            <w:pPr>
              <w:pStyle w:val="GOSTTablenorm"/>
            </w:pPr>
            <w:r>
              <w:t xml:space="preserve">ФП ГИИС ЭБ </w:t>
            </w:r>
            <w:r w:rsidR="00563A60" w:rsidRPr="36854D62">
              <w:t>–</w:t>
            </w:r>
            <w:r w:rsidR="004E3D5F">
              <w:t xml:space="preserve"> отправитель запроса.</w:t>
            </w:r>
          </w:p>
          <w:p w14:paraId="7FA4199B" w14:textId="0942B30E" w:rsidR="00512B7E" w:rsidRPr="00B9499D" w:rsidRDefault="7D0ACBF4" w:rsidP="002F6952">
            <w:pPr>
              <w:pStyle w:val="GOSTTablenorm"/>
            </w:pPr>
            <w:r>
              <w:t>Возможные значения:</w:t>
            </w:r>
          </w:p>
          <w:p w14:paraId="69E246D1" w14:textId="77777777" w:rsidR="005258B5" w:rsidRDefault="00512B7E" w:rsidP="005258B5">
            <w:pPr>
              <w:pStyle w:val="GOSTTableListMark1"/>
            </w:pPr>
            <w:r w:rsidRPr="00B9499D">
              <w:rPr>
                <w:lang w:val="en-US"/>
              </w:rPr>
              <w:t>EXP</w:t>
            </w:r>
            <w:r w:rsidRPr="00B9499D">
              <w:t>03</w:t>
            </w:r>
            <w:r w:rsidRPr="005258B5">
              <w:t xml:space="preserve"> (ПУР</w:t>
            </w:r>
            <w:r w:rsidRPr="00B9499D">
              <w:t xml:space="preserve"> 03</w:t>
            </w:r>
            <w:r w:rsidRPr="005258B5">
              <w:t xml:space="preserve"> ЭБ)</w:t>
            </w:r>
            <w:r w:rsidR="00FD42B5">
              <w:t>;</w:t>
            </w:r>
          </w:p>
          <w:p w14:paraId="3CFEF32A" w14:textId="28C3AE99" w:rsidR="005258B5" w:rsidRPr="005258B5" w:rsidRDefault="005258B5" w:rsidP="005258B5">
            <w:pPr>
              <w:pStyle w:val="GOSTTableListMark1"/>
            </w:pPr>
            <w:r w:rsidRPr="00B9499D">
              <w:rPr>
                <w:lang w:val="en-US"/>
              </w:rPr>
              <w:t>EXP</w:t>
            </w:r>
            <w:r w:rsidRPr="00B9499D">
              <w:t>05</w:t>
            </w:r>
            <w:r w:rsidRPr="005258B5">
              <w:t xml:space="preserve"> (ПУР</w:t>
            </w:r>
            <w:r w:rsidRPr="00B9499D">
              <w:t xml:space="preserve"> 05</w:t>
            </w:r>
            <w:r w:rsidRPr="005258B5">
              <w:t xml:space="preserve"> ЭБ)</w:t>
            </w:r>
            <w:r>
              <w:t>;</w:t>
            </w:r>
          </w:p>
          <w:p w14:paraId="42D9BB88" w14:textId="413C4C37" w:rsidR="00512B7E" w:rsidRPr="00B9499D" w:rsidRDefault="00512B7E" w:rsidP="00C53B03">
            <w:pPr>
              <w:pStyle w:val="GOSTTableListMark1"/>
              <w:rPr>
                <w:lang w:val="en-US"/>
              </w:rPr>
            </w:pPr>
            <w:r w:rsidRPr="00B9499D">
              <w:rPr>
                <w:lang w:val="en-US"/>
              </w:rPr>
              <w:t>FAMABS (ПУДС ЭБ)</w:t>
            </w:r>
            <w:r w:rsidR="00FD42B5">
              <w:t>;</w:t>
            </w:r>
          </w:p>
          <w:p w14:paraId="5C3FC567" w14:textId="05E0F7E0" w:rsidR="00512B7E" w:rsidRDefault="00512B7E" w:rsidP="00C53B03">
            <w:pPr>
              <w:pStyle w:val="GOSTTableListMark1"/>
              <w:rPr>
                <w:ins w:id="1446" w:author="Сказецкая Наталья Камилевна" w:date="2023-09-07T16:58:00Z"/>
                <w:lang w:val="en-US"/>
              </w:rPr>
            </w:pPr>
            <w:r w:rsidRPr="00B9499D">
              <w:rPr>
                <w:lang w:val="en-US"/>
              </w:rPr>
              <w:t>ARP (ПУИО</w:t>
            </w:r>
            <w:r w:rsidRPr="00B9499D">
              <w:t xml:space="preserve"> ЭБ</w:t>
            </w:r>
            <w:r w:rsidRPr="00B9499D">
              <w:rPr>
                <w:lang w:val="en-US"/>
              </w:rPr>
              <w:t>)</w:t>
            </w:r>
            <w:r w:rsidR="00FD42B5">
              <w:t>;</w:t>
            </w:r>
          </w:p>
          <w:p w14:paraId="4994D864" w14:textId="77777777" w:rsidR="004069D6" w:rsidRPr="00C75A4E" w:rsidRDefault="004069D6" w:rsidP="00C53B03">
            <w:pPr>
              <w:pStyle w:val="GOSTTableListMark1"/>
              <w:rPr>
                <w:ins w:id="1447" w:author="Сказецкая Наталья Камилевна" w:date="2023-09-07T16:58:00Z"/>
              </w:rPr>
            </w:pPr>
            <w:commentRangeStart w:id="1448"/>
            <w:commentRangeStart w:id="1449"/>
            <w:ins w:id="1450" w:author="Сказецкая Наталья Камилевна" w:date="2023-09-07T16:58:00Z">
              <w:r w:rsidRPr="00C75A4E">
                <w:t>RMS (ПУД ЭБ)</w:t>
              </w:r>
            </w:ins>
            <w:r w:rsidR="00FD42B5" w:rsidRPr="00C75A4E">
              <w:t>;</w:t>
            </w:r>
          </w:p>
          <w:p w14:paraId="252460BB" w14:textId="77777777" w:rsidR="00696CBB" w:rsidRPr="00C75A4E" w:rsidRDefault="00696CBB" w:rsidP="00696CBB">
            <w:pPr>
              <w:pStyle w:val="GOSTTableListMark1"/>
              <w:rPr>
                <w:ins w:id="1451" w:author="Сатлер Марина Викторовна" w:date="2024-10-04T13:48:00Z"/>
              </w:rPr>
            </w:pPr>
            <w:ins w:id="1452" w:author="Сатлер Марина Викторовна" w:date="2024-10-04T13:48:00Z">
              <w:r w:rsidRPr="00696CBB">
                <w:t>TSE (ПУР КС ЭБ)</w:t>
              </w:r>
              <w:r>
                <w:t>;</w:t>
              </w:r>
            </w:ins>
          </w:p>
          <w:p w14:paraId="35FC29CC" w14:textId="241E4E01" w:rsidR="004069D6" w:rsidRPr="00371009" w:rsidRDefault="004069D6" w:rsidP="00FA4C31">
            <w:pPr>
              <w:pStyle w:val="GOSTTableListMark1"/>
            </w:pPr>
            <w:ins w:id="1453" w:author="Сказецкая Наталья Камилевна" w:date="2023-09-07T16:58:00Z">
              <w:r w:rsidRPr="00C75A4E">
                <w:rPr>
                  <w:lang w:val="en-US"/>
                </w:rPr>
                <w:t>INC</w:t>
              </w:r>
              <w:r w:rsidRPr="00C75A4E">
                <w:t xml:space="preserve"> (</w:t>
              </w:r>
            </w:ins>
            <w:ins w:id="1454" w:author="Сатлер Марина Викторовна" w:date="2024-10-04T13:39:00Z">
              <w:r w:rsidR="00B44B92" w:rsidRPr="00C75A4E">
                <w:t xml:space="preserve">ПУР </w:t>
              </w:r>
            </w:ins>
            <w:ins w:id="1455" w:author="Сказецкая Наталья Камилевна" w:date="2023-09-07T16:58:00Z">
              <w:del w:id="1456" w:author="Сатлер Марина Викторовна" w:date="2024-10-04T13:39:00Z">
                <w:r w:rsidRPr="00C75A4E" w:rsidDel="00B44B92">
                  <w:delText xml:space="preserve">Компонент </w:delText>
                </w:r>
              </w:del>
              <w:r w:rsidRPr="00C75A4E">
                <w:t xml:space="preserve">АУ/БУ </w:t>
              </w:r>
              <w:del w:id="1457" w:author="Сатлер Марина Викторовна" w:date="2024-10-04T13:38:00Z">
                <w:r w:rsidRPr="00C75A4E" w:rsidDel="00B44B92">
                  <w:delText xml:space="preserve">ПУР </w:delText>
                </w:r>
              </w:del>
              <w:r w:rsidRPr="00C75A4E">
                <w:t>ЭБ)</w:t>
              </w:r>
              <w:commentRangeEnd w:id="1448"/>
              <w:r w:rsidRPr="00F2056A">
                <w:rPr>
                  <w:rStyle w:val="afff4"/>
                </w:rPr>
                <w:commentReference w:id="1448"/>
              </w:r>
            </w:ins>
            <w:commentRangeEnd w:id="1449"/>
            <w:r w:rsidR="0029172F">
              <w:rPr>
                <w:rStyle w:val="afff4"/>
              </w:rPr>
              <w:commentReference w:id="1449"/>
            </w:r>
          </w:p>
        </w:tc>
      </w:tr>
      <w:tr w:rsidR="00C53B03" w:rsidRPr="00B9499D" w14:paraId="73229295" w14:textId="77777777" w:rsidTr="00DA4823">
        <w:tc>
          <w:tcPr>
            <w:tcW w:w="1100" w:type="pct"/>
          </w:tcPr>
          <w:p w14:paraId="0E5CC000" w14:textId="77777777" w:rsidR="00512B7E" w:rsidRPr="00B9499D" w:rsidRDefault="00512B7E" w:rsidP="002F6952">
            <w:pPr>
              <w:pStyle w:val="GOSTTablenorm"/>
            </w:pPr>
            <w:r w:rsidRPr="00B9499D">
              <w:lastRenderedPageBreak/>
              <w:t>Дата и время запроса</w:t>
            </w:r>
          </w:p>
        </w:tc>
        <w:tc>
          <w:tcPr>
            <w:tcW w:w="750" w:type="pct"/>
          </w:tcPr>
          <w:p w14:paraId="173E659E" w14:textId="77777777" w:rsidR="00512B7E" w:rsidRPr="00B9499D" w:rsidRDefault="00512B7E" w:rsidP="002F6952">
            <w:pPr>
              <w:pStyle w:val="GOSTTablenorm"/>
              <w:rPr>
                <w:lang w:val="en-US"/>
              </w:rPr>
            </w:pPr>
            <w:r w:rsidRPr="00B9499D">
              <w:rPr>
                <w:lang w:val="en-US"/>
              </w:rPr>
              <w:t>ReqDateTime</w:t>
            </w:r>
          </w:p>
        </w:tc>
        <w:tc>
          <w:tcPr>
            <w:tcW w:w="500" w:type="pct"/>
          </w:tcPr>
          <w:p w14:paraId="4FCD18EB" w14:textId="77777777" w:rsidR="00512B7E" w:rsidRPr="00B9499D" w:rsidRDefault="00512B7E" w:rsidP="00726940">
            <w:pPr>
              <w:ind w:firstLine="30"/>
              <w:rPr>
                <w:sz w:val="22"/>
                <w:szCs w:val="22"/>
              </w:rPr>
            </w:pPr>
            <w:r w:rsidRPr="00B9499D">
              <w:rPr>
                <w:sz w:val="22"/>
                <w:szCs w:val="22"/>
              </w:rPr>
              <w:t>Дата-время (</w:t>
            </w:r>
            <w:r w:rsidRPr="00B9499D">
              <w:rPr>
                <w:sz w:val="22"/>
                <w:szCs w:val="22"/>
                <w:lang w:val="en-US"/>
              </w:rPr>
              <w:t>timestamp</w:t>
            </w:r>
            <w:r w:rsidRPr="00B9499D">
              <w:rPr>
                <w:sz w:val="22"/>
                <w:szCs w:val="22"/>
              </w:rPr>
              <w:t>)</w:t>
            </w:r>
          </w:p>
        </w:tc>
        <w:tc>
          <w:tcPr>
            <w:tcW w:w="300" w:type="pct"/>
          </w:tcPr>
          <w:p w14:paraId="0A41C3E5" w14:textId="77777777" w:rsidR="00512B7E" w:rsidRPr="00B9499D" w:rsidRDefault="00512B7E" w:rsidP="00726940">
            <w:pPr>
              <w:ind w:firstLine="30"/>
              <w:rPr>
                <w:sz w:val="22"/>
                <w:szCs w:val="22"/>
              </w:rPr>
            </w:pPr>
            <w:r w:rsidRPr="00B9499D">
              <w:rPr>
                <w:sz w:val="22"/>
                <w:szCs w:val="22"/>
              </w:rPr>
              <w:t>Да</w:t>
            </w:r>
          </w:p>
        </w:tc>
        <w:tc>
          <w:tcPr>
            <w:tcW w:w="315" w:type="pct"/>
          </w:tcPr>
          <w:p w14:paraId="1804D779" w14:textId="51AEA36B" w:rsidR="00512B7E" w:rsidRPr="00B9499D" w:rsidRDefault="00512B7E" w:rsidP="00726940">
            <w:pPr>
              <w:ind w:firstLine="30"/>
              <w:rPr>
                <w:sz w:val="22"/>
                <w:szCs w:val="22"/>
              </w:rPr>
            </w:pPr>
          </w:p>
        </w:tc>
        <w:tc>
          <w:tcPr>
            <w:tcW w:w="2046" w:type="pct"/>
          </w:tcPr>
          <w:p w14:paraId="0CCB080A" w14:textId="2A6A5743" w:rsidR="00512B7E" w:rsidRPr="00B9499D" w:rsidRDefault="7D0ACBF4" w:rsidP="002F6952">
            <w:pPr>
              <w:pStyle w:val="GOSTTablenorm"/>
            </w:pPr>
            <w:r>
              <w:t>Дата и время формирования запроса ФП ГИИС ЭБ.</w:t>
            </w:r>
          </w:p>
          <w:p w14:paraId="64001B42" w14:textId="77777777" w:rsidR="00512B7E" w:rsidRPr="00B9499D" w:rsidRDefault="00512B7E" w:rsidP="002F6952">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C53B03" w:rsidRPr="00B9499D" w14:paraId="211DE96E" w14:textId="77777777" w:rsidTr="00DA4823">
        <w:tc>
          <w:tcPr>
            <w:tcW w:w="1100" w:type="pct"/>
          </w:tcPr>
          <w:p w14:paraId="105E55A5" w14:textId="77777777" w:rsidR="00512B7E" w:rsidRPr="00B9499D" w:rsidRDefault="00512B7E" w:rsidP="002F6952">
            <w:pPr>
              <w:pStyle w:val="GOSTTablenorm"/>
            </w:pPr>
            <w:r w:rsidRPr="00B9499D">
              <w:t>Версия формата запроса</w:t>
            </w:r>
          </w:p>
        </w:tc>
        <w:tc>
          <w:tcPr>
            <w:tcW w:w="750" w:type="pct"/>
          </w:tcPr>
          <w:p w14:paraId="0E0843A1" w14:textId="77777777" w:rsidR="00512B7E" w:rsidRPr="00B9499D" w:rsidRDefault="00512B7E" w:rsidP="002F6952">
            <w:pPr>
              <w:pStyle w:val="GOSTTablenorm"/>
              <w:rPr>
                <w:lang w:val="en-US"/>
              </w:rPr>
            </w:pPr>
            <w:r w:rsidRPr="00B9499D">
              <w:rPr>
                <w:lang w:val="en-US"/>
              </w:rPr>
              <w:t>Version</w:t>
            </w:r>
          </w:p>
        </w:tc>
        <w:tc>
          <w:tcPr>
            <w:tcW w:w="500" w:type="pct"/>
          </w:tcPr>
          <w:p w14:paraId="6E17432A" w14:textId="77777777" w:rsidR="00512B7E" w:rsidRPr="00B9499D" w:rsidRDefault="00512B7E" w:rsidP="00726940">
            <w:pPr>
              <w:ind w:firstLine="30"/>
              <w:rPr>
                <w:sz w:val="22"/>
                <w:szCs w:val="22"/>
                <w:lang w:val="en-US"/>
              </w:rPr>
            </w:pPr>
            <w:r w:rsidRPr="00B9499D">
              <w:rPr>
                <w:sz w:val="22"/>
                <w:szCs w:val="22"/>
              </w:rPr>
              <w:t>Строка</w:t>
            </w:r>
          </w:p>
        </w:tc>
        <w:tc>
          <w:tcPr>
            <w:tcW w:w="300" w:type="pct"/>
          </w:tcPr>
          <w:p w14:paraId="0D788DA2" w14:textId="77777777" w:rsidR="00512B7E" w:rsidRPr="00B9499D" w:rsidRDefault="00512B7E" w:rsidP="00726940">
            <w:pPr>
              <w:ind w:firstLine="30"/>
              <w:rPr>
                <w:sz w:val="22"/>
                <w:szCs w:val="22"/>
              </w:rPr>
            </w:pPr>
            <w:r w:rsidRPr="00B9499D">
              <w:rPr>
                <w:sz w:val="22"/>
                <w:szCs w:val="22"/>
              </w:rPr>
              <w:t>Да</w:t>
            </w:r>
          </w:p>
        </w:tc>
        <w:tc>
          <w:tcPr>
            <w:tcW w:w="315" w:type="pct"/>
          </w:tcPr>
          <w:p w14:paraId="64DE3E91" w14:textId="77777777" w:rsidR="00512B7E" w:rsidRPr="00B9499D" w:rsidRDefault="00512B7E" w:rsidP="002F6952">
            <w:pPr>
              <w:pStyle w:val="GOSTTablenorm"/>
              <w:rPr>
                <w:lang w:val="en-US"/>
              </w:rPr>
            </w:pPr>
            <w:r w:rsidRPr="00B9499D">
              <w:t>&lt;=</w:t>
            </w:r>
            <w:r w:rsidRPr="00B9499D">
              <w:rPr>
                <w:lang w:val="en-US"/>
              </w:rPr>
              <w:t>10</w:t>
            </w:r>
          </w:p>
        </w:tc>
        <w:tc>
          <w:tcPr>
            <w:tcW w:w="2046" w:type="pct"/>
          </w:tcPr>
          <w:p w14:paraId="3D131BCA" w14:textId="495D5064" w:rsidR="00512B7E" w:rsidRPr="00B9499D" w:rsidRDefault="00512B7E" w:rsidP="002F6952">
            <w:pPr>
              <w:pStyle w:val="GOSTTablenorm"/>
            </w:pPr>
            <w:r w:rsidRPr="00B9499D">
              <w:t>Версия формата запроса</w:t>
            </w:r>
          </w:p>
        </w:tc>
      </w:tr>
      <w:tr w:rsidR="00C53B03" w:rsidRPr="00B9499D" w14:paraId="477D1401" w14:textId="77777777" w:rsidTr="00DA4823">
        <w:tc>
          <w:tcPr>
            <w:tcW w:w="1100" w:type="pct"/>
          </w:tcPr>
          <w:p w14:paraId="1390DAA9" w14:textId="77777777" w:rsidR="00512B7E" w:rsidRPr="00B9499D" w:rsidRDefault="00512B7E" w:rsidP="002F6952">
            <w:pPr>
              <w:pStyle w:val="GOSTTablenorm"/>
            </w:pPr>
            <w:r w:rsidRPr="00B9499D">
              <w:t>Глобальный идентификатор запроса</w:t>
            </w:r>
          </w:p>
        </w:tc>
        <w:tc>
          <w:tcPr>
            <w:tcW w:w="750" w:type="pct"/>
          </w:tcPr>
          <w:p w14:paraId="372133A0" w14:textId="3CA48B56" w:rsidR="00512B7E" w:rsidRPr="00B9499D" w:rsidRDefault="00B568CC" w:rsidP="002F6952">
            <w:pPr>
              <w:pStyle w:val="GOSTTablenorm"/>
              <w:rPr>
                <w:lang w:val="en-US"/>
              </w:rPr>
            </w:pPr>
            <w:r w:rsidRPr="00B9499D">
              <w:rPr>
                <w:lang w:val="en-US"/>
              </w:rPr>
              <w:t>Req</w:t>
            </w:r>
            <w:r w:rsidR="00512B7E" w:rsidRPr="00B9499D">
              <w:rPr>
                <w:lang w:val="en-US"/>
              </w:rPr>
              <w:t>Guid</w:t>
            </w:r>
          </w:p>
        </w:tc>
        <w:tc>
          <w:tcPr>
            <w:tcW w:w="500" w:type="pct"/>
          </w:tcPr>
          <w:p w14:paraId="0FC65DBD" w14:textId="77777777" w:rsidR="00512B7E" w:rsidRPr="00B9499D" w:rsidRDefault="00512B7E" w:rsidP="00726940">
            <w:pPr>
              <w:ind w:firstLine="30"/>
              <w:rPr>
                <w:sz w:val="22"/>
                <w:szCs w:val="22"/>
              </w:rPr>
            </w:pPr>
            <w:r w:rsidRPr="00B9499D">
              <w:rPr>
                <w:sz w:val="22"/>
                <w:szCs w:val="22"/>
                <w:lang w:val="en-US"/>
              </w:rPr>
              <w:t>GUID</w:t>
            </w:r>
          </w:p>
        </w:tc>
        <w:tc>
          <w:tcPr>
            <w:tcW w:w="300" w:type="pct"/>
          </w:tcPr>
          <w:p w14:paraId="4806E29E" w14:textId="77777777" w:rsidR="00512B7E" w:rsidRPr="00B9499D" w:rsidRDefault="00512B7E" w:rsidP="00726940">
            <w:pPr>
              <w:ind w:firstLine="30"/>
              <w:rPr>
                <w:sz w:val="22"/>
                <w:szCs w:val="22"/>
              </w:rPr>
            </w:pPr>
            <w:r w:rsidRPr="00B9499D">
              <w:rPr>
                <w:sz w:val="22"/>
                <w:szCs w:val="22"/>
              </w:rPr>
              <w:t>Да</w:t>
            </w:r>
          </w:p>
        </w:tc>
        <w:tc>
          <w:tcPr>
            <w:tcW w:w="315" w:type="pct"/>
          </w:tcPr>
          <w:p w14:paraId="4B30A1C3" w14:textId="77777777" w:rsidR="00512B7E" w:rsidRPr="00B9499D" w:rsidRDefault="00512B7E" w:rsidP="002F6952">
            <w:pPr>
              <w:pStyle w:val="GOSTTablenorm"/>
              <w:rPr>
                <w:lang w:val="en-US"/>
              </w:rPr>
            </w:pPr>
            <w:r w:rsidRPr="00B9499D">
              <w:rPr>
                <w:lang w:val="en-US"/>
              </w:rPr>
              <w:t>=</w:t>
            </w:r>
            <w:r w:rsidRPr="00B9499D">
              <w:t>36</w:t>
            </w:r>
          </w:p>
        </w:tc>
        <w:tc>
          <w:tcPr>
            <w:tcW w:w="2046" w:type="pct"/>
          </w:tcPr>
          <w:p w14:paraId="23BA91EE" w14:textId="08E6D7D3" w:rsidR="00512B7E" w:rsidRPr="00B9499D" w:rsidRDefault="00512B7E" w:rsidP="002F6952">
            <w:pPr>
              <w:pStyle w:val="GOSTTablenorm"/>
            </w:pPr>
            <w:r w:rsidRPr="00B9499D">
              <w:t xml:space="preserve">Уникальный идентификатор </w:t>
            </w:r>
            <w:r w:rsidR="00695614" w:rsidRPr="00B9499D">
              <w:rPr>
                <w:szCs w:val="22"/>
              </w:rPr>
              <w:t xml:space="preserve">текущего </w:t>
            </w:r>
            <w:r w:rsidRPr="00B9499D">
              <w:t>запроса (с тире)</w:t>
            </w:r>
          </w:p>
        </w:tc>
      </w:tr>
      <w:tr w:rsidR="00C53B03" w:rsidRPr="00B9499D" w14:paraId="444A2051" w14:textId="77777777" w:rsidTr="00DA4823">
        <w:tc>
          <w:tcPr>
            <w:tcW w:w="1100" w:type="pct"/>
          </w:tcPr>
          <w:p w14:paraId="7D4A9A37" w14:textId="0F4451F6" w:rsidR="00746518" w:rsidRPr="00B9499D" w:rsidRDefault="00746518" w:rsidP="00746518">
            <w:pPr>
              <w:pStyle w:val="GOSTTablenorm"/>
            </w:pPr>
            <w:r w:rsidRPr="003B765A">
              <w:t>Глобальный идентификатор документа</w:t>
            </w:r>
          </w:p>
        </w:tc>
        <w:tc>
          <w:tcPr>
            <w:tcW w:w="750" w:type="pct"/>
          </w:tcPr>
          <w:p w14:paraId="320B2E3C" w14:textId="4B090808" w:rsidR="00746518" w:rsidRPr="00746518" w:rsidRDefault="00746518" w:rsidP="00746518">
            <w:pPr>
              <w:pStyle w:val="GOSTTablenorm"/>
            </w:pPr>
            <w:r w:rsidRPr="00746518">
              <w:t>DocGuid</w:t>
            </w:r>
          </w:p>
        </w:tc>
        <w:tc>
          <w:tcPr>
            <w:tcW w:w="500" w:type="pct"/>
          </w:tcPr>
          <w:p w14:paraId="71F9902E" w14:textId="3486078E" w:rsidR="00746518" w:rsidRPr="00746518" w:rsidRDefault="00746518" w:rsidP="00746518">
            <w:pPr>
              <w:ind w:firstLine="30"/>
              <w:rPr>
                <w:sz w:val="22"/>
              </w:rPr>
            </w:pPr>
            <w:r w:rsidRPr="00746518">
              <w:rPr>
                <w:sz w:val="22"/>
              </w:rPr>
              <w:t>GUID</w:t>
            </w:r>
          </w:p>
        </w:tc>
        <w:tc>
          <w:tcPr>
            <w:tcW w:w="300" w:type="pct"/>
          </w:tcPr>
          <w:p w14:paraId="0E1D337E" w14:textId="14DC949A" w:rsidR="00746518" w:rsidRPr="00746518" w:rsidRDefault="00746518" w:rsidP="00746518">
            <w:pPr>
              <w:ind w:firstLine="30"/>
              <w:rPr>
                <w:sz w:val="22"/>
              </w:rPr>
            </w:pPr>
            <w:r w:rsidRPr="00746518">
              <w:rPr>
                <w:sz w:val="22"/>
              </w:rPr>
              <w:t>Нет</w:t>
            </w:r>
          </w:p>
        </w:tc>
        <w:tc>
          <w:tcPr>
            <w:tcW w:w="315" w:type="pct"/>
          </w:tcPr>
          <w:p w14:paraId="114D2924" w14:textId="6D3D8C65" w:rsidR="00746518" w:rsidRPr="00746518" w:rsidRDefault="00746518" w:rsidP="00746518">
            <w:pPr>
              <w:pStyle w:val="GOSTTablenorm"/>
            </w:pPr>
            <w:r w:rsidRPr="00746518">
              <w:t>=</w:t>
            </w:r>
            <w:r w:rsidRPr="003B765A">
              <w:t>36</w:t>
            </w:r>
          </w:p>
        </w:tc>
        <w:tc>
          <w:tcPr>
            <w:tcW w:w="2046" w:type="pct"/>
          </w:tcPr>
          <w:p w14:paraId="582FFEAD" w14:textId="454F5ADC" w:rsidR="00746518" w:rsidRPr="00B9499D" w:rsidRDefault="00746518" w:rsidP="00746518">
            <w:pPr>
              <w:pStyle w:val="GOSTTablenorm"/>
            </w:pPr>
            <w:r w:rsidRPr="00F61B73">
              <w:rPr>
                <w:szCs w:val="22"/>
              </w:rPr>
              <w:t>Уникальный идентификатор документа/отчета/виджета (</w:t>
            </w:r>
            <w:r>
              <w:rPr>
                <w:szCs w:val="22"/>
              </w:rPr>
              <w:t>с тире), инициировавшего запрос</w:t>
            </w:r>
          </w:p>
        </w:tc>
      </w:tr>
      <w:tr w:rsidR="00C53B03" w:rsidRPr="00B9499D" w14:paraId="2FFADEF1" w14:textId="77777777" w:rsidTr="00DA4823">
        <w:tc>
          <w:tcPr>
            <w:tcW w:w="1100" w:type="pct"/>
          </w:tcPr>
          <w:p w14:paraId="24753B37" w14:textId="77777777" w:rsidR="00746518" w:rsidRPr="00B9499D" w:rsidRDefault="00746518" w:rsidP="00746518">
            <w:pPr>
              <w:pStyle w:val="GOSTTablenorm"/>
            </w:pPr>
            <w:r w:rsidRPr="00B9499D">
              <w:t>Тип запроса</w:t>
            </w:r>
          </w:p>
        </w:tc>
        <w:tc>
          <w:tcPr>
            <w:tcW w:w="750" w:type="pct"/>
          </w:tcPr>
          <w:p w14:paraId="406D6015" w14:textId="77777777" w:rsidR="00746518" w:rsidRPr="00B9499D" w:rsidRDefault="00746518" w:rsidP="00746518">
            <w:pPr>
              <w:pStyle w:val="GOSTTablenorm"/>
              <w:rPr>
                <w:lang w:val="en-US"/>
              </w:rPr>
            </w:pPr>
            <w:r w:rsidRPr="00B9499D">
              <w:rPr>
                <w:lang w:val="en-US"/>
              </w:rPr>
              <w:t>RequestType</w:t>
            </w:r>
          </w:p>
        </w:tc>
        <w:tc>
          <w:tcPr>
            <w:tcW w:w="500" w:type="pct"/>
          </w:tcPr>
          <w:p w14:paraId="3F0BDAD3" w14:textId="77777777" w:rsidR="00746518" w:rsidRPr="00B9499D" w:rsidRDefault="00746518" w:rsidP="00746518">
            <w:pPr>
              <w:ind w:firstLine="30"/>
              <w:rPr>
                <w:sz w:val="22"/>
                <w:szCs w:val="22"/>
                <w:lang w:val="en-US"/>
              </w:rPr>
            </w:pPr>
            <w:r w:rsidRPr="00B9499D">
              <w:rPr>
                <w:sz w:val="22"/>
                <w:szCs w:val="22"/>
              </w:rPr>
              <w:t>Строка</w:t>
            </w:r>
          </w:p>
        </w:tc>
        <w:tc>
          <w:tcPr>
            <w:tcW w:w="300" w:type="pct"/>
          </w:tcPr>
          <w:p w14:paraId="44D69849" w14:textId="77777777" w:rsidR="00746518" w:rsidRPr="00B9499D" w:rsidRDefault="00746518" w:rsidP="00746518">
            <w:pPr>
              <w:ind w:firstLine="30"/>
              <w:rPr>
                <w:sz w:val="22"/>
                <w:szCs w:val="22"/>
              </w:rPr>
            </w:pPr>
            <w:r w:rsidRPr="00B9499D">
              <w:rPr>
                <w:sz w:val="22"/>
                <w:szCs w:val="22"/>
              </w:rPr>
              <w:t>Да</w:t>
            </w:r>
          </w:p>
        </w:tc>
        <w:tc>
          <w:tcPr>
            <w:tcW w:w="315" w:type="pct"/>
          </w:tcPr>
          <w:p w14:paraId="779CF4DE" w14:textId="5A97D4D4" w:rsidR="00746518" w:rsidRPr="00B9499D" w:rsidRDefault="00746518">
            <w:pPr>
              <w:pStyle w:val="GOSTTablenorm"/>
              <w:rPr>
                <w:lang w:val="en-US"/>
              </w:rPr>
            </w:pPr>
            <w:r w:rsidRPr="00B9499D">
              <w:t>&lt;=</w:t>
            </w:r>
            <w:del w:id="1458" w:author="Сатлер Марина Викторовна" w:date="2024-10-31T11:31:00Z">
              <w:r w:rsidRPr="00B9499D" w:rsidDel="00AA6E06">
                <w:rPr>
                  <w:lang w:val="en-US"/>
                </w:rPr>
                <w:delText>10</w:delText>
              </w:r>
            </w:del>
            <w:ins w:id="1459" w:author="Сатлер Марина Викторовна" w:date="2024-10-31T11:31:00Z">
              <w:r w:rsidR="00AA6E06">
                <w:t>5</w:t>
              </w:r>
              <w:r w:rsidR="00AA6E06" w:rsidRPr="00B9499D">
                <w:rPr>
                  <w:lang w:val="en-US"/>
                </w:rPr>
                <w:t>0</w:t>
              </w:r>
            </w:ins>
          </w:p>
        </w:tc>
        <w:tc>
          <w:tcPr>
            <w:tcW w:w="2046" w:type="pct"/>
          </w:tcPr>
          <w:p w14:paraId="5B6AEC5F" w14:textId="77777777" w:rsidR="00746518" w:rsidRPr="00B9499D" w:rsidRDefault="00746518" w:rsidP="00746518">
            <w:pPr>
              <w:pStyle w:val="GOSTTablenorm"/>
            </w:pPr>
            <w:r w:rsidRPr="00B9499D">
              <w:t>Передается значение «</w:t>
            </w:r>
            <w:r w:rsidRPr="00B9499D">
              <w:rPr>
                <w:lang w:val="en-US"/>
              </w:rPr>
              <w:t>STATUS</w:t>
            </w:r>
            <w:r w:rsidRPr="00B9499D">
              <w:t>»</w:t>
            </w:r>
          </w:p>
        </w:tc>
      </w:tr>
      <w:tr w:rsidR="00746518" w:rsidRPr="00B9499D" w14:paraId="406BA52B" w14:textId="77777777" w:rsidTr="00DA4823">
        <w:tc>
          <w:tcPr>
            <w:tcW w:w="300" w:type="pct"/>
            <w:gridSpan w:val="6"/>
          </w:tcPr>
          <w:p w14:paraId="464782A4" w14:textId="37EF56D2" w:rsidR="00746518" w:rsidRPr="00B9499D" w:rsidRDefault="00746518" w:rsidP="00746518">
            <w:pPr>
              <w:pStyle w:val="GOSTTableHead"/>
            </w:pPr>
            <w:r w:rsidRPr="00B9499D">
              <w:t>Перечень параметров запроса (</w:t>
            </w:r>
            <w:r w:rsidRPr="00B9499D">
              <w:rPr>
                <w:szCs w:val="22"/>
                <w:lang w:val="en-US"/>
              </w:rPr>
              <w:t>document</w:t>
            </w:r>
            <w:r w:rsidRPr="00B9499D">
              <w:t>)</w:t>
            </w:r>
          </w:p>
        </w:tc>
      </w:tr>
      <w:tr w:rsidR="00C53B03" w:rsidRPr="00B9499D" w14:paraId="720B91E0" w14:textId="77777777" w:rsidTr="00DA4823">
        <w:tc>
          <w:tcPr>
            <w:tcW w:w="1100" w:type="pct"/>
          </w:tcPr>
          <w:p w14:paraId="7CAC496B" w14:textId="77777777" w:rsidR="00746518" w:rsidRPr="00B9499D" w:rsidRDefault="00746518" w:rsidP="00746518">
            <w:pPr>
              <w:pStyle w:val="GOSTTablenorm"/>
            </w:pPr>
            <w:r w:rsidRPr="00B9499D">
              <w:t>Глобальный идентификатор проверяемого запроса</w:t>
            </w:r>
          </w:p>
        </w:tc>
        <w:tc>
          <w:tcPr>
            <w:tcW w:w="750" w:type="pct"/>
          </w:tcPr>
          <w:p w14:paraId="7889962A" w14:textId="209AE583" w:rsidR="00746518" w:rsidRPr="00B9499D" w:rsidRDefault="00746518" w:rsidP="00746518">
            <w:pPr>
              <w:pStyle w:val="GOSTTablenorm"/>
              <w:rPr>
                <w:lang w:val="en-US"/>
              </w:rPr>
            </w:pPr>
            <w:r w:rsidRPr="00B9499D">
              <w:rPr>
                <w:lang w:val="en-US"/>
              </w:rPr>
              <w:t>CheckReqGuid</w:t>
            </w:r>
          </w:p>
        </w:tc>
        <w:tc>
          <w:tcPr>
            <w:tcW w:w="500" w:type="pct"/>
          </w:tcPr>
          <w:p w14:paraId="5152B2AE" w14:textId="77777777" w:rsidR="00746518" w:rsidRPr="00B9499D" w:rsidRDefault="00746518" w:rsidP="00746518">
            <w:pPr>
              <w:ind w:firstLine="30"/>
              <w:rPr>
                <w:sz w:val="22"/>
                <w:szCs w:val="22"/>
                <w:lang w:val="en-US"/>
              </w:rPr>
            </w:pPr>
            <w:r w:rsidRPr="00B9499D">
              <w:rPr>
                <w:sz w:val="22"/>
                <w:szCs w:val="22"/>
                <w:lang w:val="en-US"/>
              </w:rPr>
              <w:t>GUID</w:t>
            </w:r>
          </w:p>
        </w:tc>
        <w:tc>
          <w:tcPr>
            <w:tcW w:w="300" w:type="pct"/>
          </w:tcPr>
          <w:p w14:paraId="6C9DACED" w14:textId="6E9BD0D2" w:rsidR="00746518" w:rsidRPr="00B9499D" w:rsidRDefault="00746518" w:rsidP="00746518">
            <w:pPr>
              <w:ind w:firstLine="30"/>
              <w:rPr>
                <w:sz w:val="22"/>
                <w:szCs w:val="22"/>
              </w:rPr>
            </w:pPr>
            <w:r w:rsidRPr="00B9499D">
              <w:rPr>
                <w:sz w:val="22"/>
                <w:szCs w:val="22"/>
              </w:rPr>
              <w:t>Да</w:t>
            </w:r>
          </w:p>
        </w:tc>
        <w:tc>
          <w:tcPr>
            <w:tcW w:w="315" w:type="pct"/>
          </w:tcPr>
          <w:p w14:paraId="77FFF9A1" w14:textId="77777777" w:rsidR="00746518" w:rsidRPr="00B9499D" w:rsidRDefault="00746518" w:rsidP="00746518">
            <w:pPr>
              <w:pStyle w:val="GOSTTablenorm"/>
              <w:rPr>
                <w:lang w:val="en-US"/>
              </w:rPr>
            </w:pPr>
            <w:r w:rsidRPr="00B9499D">
              <w:rPr>
                <w:lang w:val="en-US"/>
              </w:rPr>
              <w:t>=</w:t>
            </w:r>
            <w:r w:rsidRPr="00B9499D">
              <w:t>36</w:t>
            </w:r>
          </w:p>
        </w:tc>
        <w:tc>
          <w:tcPr>
            <w:tcW w:w="2046" w:type="pct"/>
          </w:tcPr>
          <w:p w14:paraId="3218874E" w14:textId="181D1D18" w:rsidR="00746518" w:rsidRPr="00B9499D" w:rsidRDefault="00746518" w:rsidP="00746518">
            <w:pPr>
              <w:pStyle w:val="GOSTTablenorm"/>
            </w:pPr>
            <w:r w:rsidRPr="00B9499D">
              <w:t>Уникальный идентификатор запроса (с тире), информация о состоянии которого запрашивается</w:t>
            </w:r>
          </w:p>
        </w:tc>
      </w:tr>
      <w:tr w:rsidR="00C53B03" w:rsidRPr="00B9499D" w14:paraId="3D871A4B" w14:textId="77777777" w:rsidTr="00DA4823">
        <w:tc>
          <w:tcPr>
            <w:tcW w:w="1100" w:type="pct"/>
          </w:tcPr>
          <w:p w14:paraId="40E836B6" w14:textId="77777777" w:rsidR="00746518" w:rsidRPr="00B9499D" w:rsidRDefault="00746518" w:rsidP="00746518">
            <w:pPr>
              <w:pStyle w:val="GOSTTablenorm"/>
            </w:pPr>
            <w:r w:rsidRPr="00B9499D">
              <w:t>Глобальный идентификатор документа</w:t>
            </w:r>
          </w:p>
        </w:tc>
        <w:tc>
          <w:tcPr>
            <w:tcW w:w="750" w:type="pct"/>
          </w:tcPr>
          <w:p w14:paraId="2787B32B" w14:textId="3B6EFA7E" w:rsidR="00746518" w:rsidRPr="00B9499D" w:rsidRDefault="00746518" w:rsidP="00746518">
            <w:pPr>
              <w:pStyle w:val="GOSTTablenorm"/>
            </w:pPr>
            <w:r w:rsidRPr="00B9499D">
              <w:rPr>
                <w:szCs w:val="22"/>
                <w:lang w:val="en-US"/>
              </w:rPr>
              <w:t>CheckDocGuid</w:t>
            </w:r>
          </w:p>
        </w:tc>
        <w:tc>
          <w:tcPr>
            <w:tcW w:w="500" w:type="pct"/>
          </w:tcPr>
          <w:p w14:paraId="1BF1444D" w14:textId="77777777" w:rsidR="00746518" w:rsidRPr="00B9499D" w:rsidRDefault="00746518" w:rsidP="00746518">
            <w:pPr>
              <w:ind w:firstLine="30"/>
              <w:rPr>
                <w:sz w:val="22"/>
                <w:szCs w:val="22"/>
              </w:rPr>
            </w:pPr>
            <w:r w:rsidRPr="00B9499D">
              <w:rPr>
                <w:sz w:val="22"/>
                <w:szCs w:val="22"/>
                <w:lang w:val="en-US"/>
              </w:rPr>
              <w:t>GUID</w:t>
            </w:r>
          </w:p>
        </w:tc>
        <w:tc>
          <w:tcPr>
            <w:tcW w:w="300" w:type="pct"/>
          </w:tcPr>
          <w:p w14:paraId="11D602FC" w14:textId="77777777" w:rsidR="00746518" w:rsidRPr="00B9499D" w:rsidRDefault="00746518" w:rsidP="00746518">
            <w:pPr>
              <w:ind w:firstLine="30"/>
              <w:rPr>
                <w:sz w:val="22"/>
                <w:szCs w:val="22"/>
              </w:rPr>
            </w:pPr>
            <w:r w:rsidRPr="00B9499D">
              <w:rPr>
                <w:sz w:val="22"/>
                <w:szCs w:val="22"/>
              </w:rPr>
              <w:t>Нет</w:t>
            </w:r>
          </w:p>
        </w:tc>
        <w:tc>
          <w:tcPr>
            <w:tcW w:w="315" w:type="pct"/>
          </w:tcPr>
          <w:p w14:paraId="5A3D3C30" w14:textId="77777777" w:rsidR="00746518" w:rsidRPr="00B9499D" w:rsidRDefault="00746518" w:rsidP="00746518">
            <w:pPr>
              <w:pStyle w:val="GOSTTablenorm"/>
            </w:pPr>
            <w:r w:rsidRPr="00B9499D">
              <w:t>=36</w:t>
            </w:r>
          </w:p>
        </w:tc>
        <w:tc>
          <w:tcPr>
            <w:tcW w:w="2046" w:type="pct"/>
          </w:tcPr>
          <w:p w14:paraId="7A3AD194" w14:textId="2FF1EA8D" w:rsidR="00746518" w:rsidRPr="00B9499D" w:rsidRDefault="00746518" w:rsidP="00746518">
            <w:pPr>
              <w:pStyle w:val="GOSTTablenorm"/>
            </w:pPr>
            <w:r w:rsidRPr="00B9499D">
              <w:t>Уникальный идентификатор документа, информация о состоянии которого запрашивается</w:t>
            </w:r>
          </w:p>
        </w:tc>
      </w:tr>
    </w:tbl>
    <w:p w14:paraId="7A65D851" w14:textId="363055D3" w:rsidR="00512B7E" w:rsidRPr="00FB0E41" w:rsidRDefault="00512B7E" w:rsidP="00FB0E41">
      <w:pPr>
        <w:pStyle w:val="31"/>
      </w:pPr>
      <w:bookmarkStart w:id="1460" w:name="_Toc117871499"/>
      <w:bookmarkStart w:id="1461" w:name="_Toc121319597"/>
      <w:bookmarkStart w:id="1462" w:name="_Toc226556150"/>
      <w:r w:rsidRPr="00FB0E41">
        <w:t>Пример запроса</w:t>
      </w:r>
      <w:bookmarkEnd w:id="1460"/>
      <w:bookmarkEnd w:id="1461"/>
      <w:bookmarkEnd w:id="1462"/>
    </w:p>
    <w:p w14:paraId="0962125C" w14:textId="77777777" w:rsidR="00E93CF9" w:rsidRPr="00FB0E41" w:rsidRDefault="00E93CF9" w:rsidP="00C75A4E">
      <w:pPr>
        <w:pStyle w:val="GOSTScript"/>
      </w:pPr>
      <w:r w:rsidRPr="00FB0E41">
        <w:t>{</w:t>
      </w:r>
    </w:p>
    <w:p w14:paraId="12670866" w14:textId="77777777" w:rsidR="00465909" w:rsidRPr="00FB0E41" w:rsidRDefault="00465909" w:rsidP="00C75A4E">
      <w:pPr>
        <w:pStyle w:val="GOSTScript"/>
      </w:pPr>
      <w:r w:rsidRPr="00FB0E41">
        <w:tab/>
        <w:t>"header": {</w:t>
      </w:r>
    </w:p>
    <w:p w14:paraId="15B9F4A5" w14:textId="77777777" w:rsidR="00E93CF9" w:rsidRPr="00FB0E41" w:rsidRDefault="00E93CF9" w:rsidP="00C75A4E">
      <w:pPr>
        <w:pStyle w:val="GOSTScript"/>
      </w:pPr>
      <w:r w:rsidRPr="00FB0E41">
        <w:tab/>
      </w:r>
      <w:r w:rsidRPr="00FB0E41">
        <w:tab/>
        <w:t>"Source": "EXP05",</w:t>
      </w:r>
    </w:p>
    <w:p w14:paraId="19EB0B47" w14:textId="77777777" w:rsidR="00E93CF9" w:rsidRPr="00FB0E41" w:rsidRDefault="00E93CF9" w:rsidP="00C75A4E">
      <w:pPr>
        <w:pStyle w:val="GOSTScript"/>
      </w:pPr>
      <w:r w:rsidRPr="00FB0E41">
        <w:tab/>
      </w:r>
      <w:r w:rsidRPr="00FB0E41">
        <w:tab/>
        <w:t>"ReqDateTime": "2022-08-29 10:37:22",</w:t>
      </w:r>
    </w:p>
    <w:p w14:paraId="691C5225" w14:textId="77777777" w:rsidR="00E93CF9" w:rsidRPr="00FB0E41" w:rsidRDefault="00E93CF9" w:rsidP="00C75A4E">
      <w:pPr>
        <w:pStyle w:val="GOSTScript"/>
      </w:pPr>
      <w:r w:rsidRPr="00FB0E41">
        <w:tab/>
      </w:r>
      <w:r w:rsidRPr="00FB0E41">
        <w:tab/>
        <w:t>"Version": "1.0",</w:t>
      </w:r>
    </w:p>
    <w:p w14:paraId="7E884DD9" w14:textId="77777777" w:rsidR="00E93CF9" w:rsidRPr="004F4076" w:rsidRDefault="00E93CF9" w:rsidP="00C75A4E">
      <w:pPr>
        <w:pStyle w:val="GOSTScript"/>
      </w:pPr>
      <w:r w:rsidRPr="00FB0E41">
        <w:tab/>
      </w:r>
      <w:r w:rsidRPr="00FB0E41">
        <w:tab/>
      </w:r>
      <w:r w:rsidRPr="005F6365">
        <w:t>"ReqGuid": "b0d4ce5d-2757-4699-948c-cfa7</w:t>
      </w:r>
      <w:r w:rsidRPr="005944F9">
        <w:t>2ba94f10",</w:t>
      </w:r>
    </w:p>
    <w:p w14:paraId="4E1F7A10" w14:textId="77777777" w:rsidR="00E93CF9" w:rsidRPr="003B0425" w:rsidRDefault="00E93CF9" w:rsidP="00C75A4E">
      <w:pPr>
        <w:pStyle w:val="GOSTScript"/>
      </w:pPr>
      <w:r w:rsidRPr="004F4076">
        <w:tab/>
      </w:r>
      <w:r w:rsidRPr="004F4076">
        <w:tab/>
        <w:t>"RequestType": "STATUS</w:t>
      </w:r>
      <w:r w:rsidR="00465909" w:rsidRPr="004F4076">
        <w:t>"</w:t>
      </w:r>
    </w:p>
    <w:p w14:paraId="289A97F2" w14:textId="77777777" w:rsidR="00465909" w:rsidRPr="003B0425" w:rsidRDefault="00465909" w:rsidP="00C75A4E">
      <w:pPr>
        <w:pStyle w:val="GOSTScript"/>
      </w:pPr>
      <w:r w:rsidRPr="003B0425">
        <w:tab/>
        <w:t>},</w:t>
      </w:r>
    </w:p>
    <w:p w14:paraId="4DC3FA7A" w14:textId="77777777" w:rsidR="00465909" w:rsidRPr="003B0425" w:rsidRDefault="00465909" w:rsidP="00C75A4E">
      <w:pPr>
        <w:pStyle w:val="GOSTScript"/>
      </w:pPr>
      <w:r w:rsidRPr="003B0425">
        <w:tab/>
        <w:t>"document": {</w:t>
      </w:r>
    </w:p>
    <w:p w14:paraId="726CF2CF" w14:textId="77777777" w:rsidR="00E93CF9" w:rsidRPr="003B0425" w:rsidRDefault="00E93CF9" w:rsidP="00C75A4E">
      <w:pPr>
        <w:pStyle w:val="GOSTScript"/>
      </w:pPr>
      <w:r w:rsidRPr="003B0425">
        <w:tab/>
      </w:r>
      <w:r w:rsidRPr="003B0425">
        <w:tab/>
        <w:t>"CheckReqGuid": "b0d4ce5d-2757-4699-948c-cfa72ba94f20",</w:t>
      </w:r>
    </w:p>
    <w:p w14:paraId="58ABDCE5" w14:textId="77777777" w:rsidR="00E93CF9" w:rsidRPr="00FB0E41" w:rsidRDefault="00E93CF9" w:rsidP="00C75A4E">
      <w:pPr>
        <w:pStyle w:val="GOSTScript"/>
      </w:pPr>
      <w:r w:rsidRPr="003B0425">
        <w:tab/>
      </w:r>
      <w:r w:rsidRPr="003B0425">
        <w:tab/>
      </w:r>
      <w:r w:rsidRPr="00FB0E41">
        <w:t>"CheckDocGuid": "b0d4ce5d-2757-4699-948c-cfa72ba94f30</w:t>
      </w:r>
      <w:r w:rsidR="00465909" w:rsidRPr="00FB0E41">
        <w:t>"</w:t>
      </w:r>
    </w:p>
    <w:p w14:paraId="54461408" w14:textId="77777777" w:rsidR="00465909" w:rsidRPr="00FB0E41" w:rsidRDefault="00465909" w:rsidP="00C75A4E">
      <w:pPr>
        <w:pStyle w:val="GOSTScript"/>
      </w:pPr>
      <w:r w:rsidRPr="00FB0E41">
        <w:tab/>
        <w:t>}</w:t>
      </w:r>
    </w:p>
    <w:p w14:paraId="1236F333" w14:textId="6606B3D3" w:rsidR="33249EA7" w:rsidRPr="00FB0E41" w:rsidRDefault="33249EA7" w:rsidP="00C75A4E">
      <w:pPr>
        <w:pStyle w:val="GOSTScript"/>
      </w:pPr>
      <w:r w:rsidRPr="00FB0E41">
        <w:lastRenderedPageBreak/>
        <w:t>}</w:t>
      </w:r>
    </w:p>
    <w:p w14:paraId="4332120C" w14:textId="7A28A5C3" w:rsidR="00302C66" w:rsidRPr="005C6BDA" w:rsidRDefault="00512B7E" w:rsidP="00A03E1C">
      <w:pPr>
        <w:pStyle w:val="21"/>
      </w:pPr>
      <w:bookmarkStart w:id="1463" w:name="_Toc117871500"/>
      <w:bookmarkStart w:id="1464" w:name="_Toc121319598"/>
      <w:bookmarkStart w:id="1465" w:name="_Toc226556151"/>
      <w:r w:rsidRPr="00FB0E41">
        <w:t>Параметры ответа</w:t>
      </w:r>
      <w:bookmarkEnd w:id="1463"/>
      <w:bookmarkEnd w:id="1464"/>
      <w:bookmarkEnd w:id="1465"/>
    </w:p>
    <w:p w14:paraId="58CBB896" w14:textId="4C5EB15A" w:rsidR="00FB0E41" w:rsidRDefault="00561A39" w:rsidP="00FB0E41">
      <w:pPr>
        <w:pStyle w:val="GOSTNameTable"/>
      </w:pPr>
      <w:r>
        <w:fldChar w:fldCharType="begin"/>
      </w:r>
      <w:r>
        <w:instrText xml:space="preserve"> SEQ Таблица \* ARABIC </w:instrText>
      </w:r>
      <w:r>
        <w:fldChar w:fldCharType="separate"/>
      </w:r>
      <w:bookmarkStart w:id="1466" w:name="_Toc226556227"/>
      <w:r w:rsidR="00F300A9">
        <w:t>13</w:t>
      </w:r>
      <w:r>
        <w:fldChar w:fldCharType="end"/>
      </w:r>
      <w:r w:rsidR="00FB0E41">
        <w:t xml:space="preserve"> - </w:t>
      </w:r>
      <w:r w:rsidR="00FB0E41" w:rsidRPr="00C401D5">
        <w:t>Параметры ответа на запрос «Проверка состояния запроса»</w:t>
      </w:r>
      <w:bookmarkEnd w:id="1466"/>
    </w:p>
    <w:tbl>
      <w:tblPr>
        <w:tblStyle w:val="GOSTTable"/>
        <w:tblW w:w="5000" w:type="pct"/>
        <w:tblLayout w:type="fixed"/>
        <w:tblLook w:val="07E0" w:firstRow="1" w:lastRow="1" w:firstColumn="1" w:lastColumn="1" w:noHBand="1" w:noVBand="1"/>
      </w:tblPr>
      <w:tblGrid>
        <w:gridCol w:w="3389"/>
        <w:gridCol w:w="2407"/>
        <w:gridCol w:w="1604"/>
        <w:gridCol w:w="939"/>
        <w:gridCol w:w="986"/>
        <w:gridCol w:w="6369"/>
      </w:tblGrid>
      <w:tr w:rsidR="00FB0E41" w:rsidRPr="00B9499D" w14:paraId="23B2A9DF" w14:textId="77777777" w:rsidTr="00FB0E41">
        <w:trPr>
          <w:cnfStyle w:val="100000000000" w:firstRow="1" w:lastRow="0" w:firstColumn="0" w:lastColumn="0" w:oddVBand="0" w:evenVBand="0" w:oddHBand="0" w:evenHBand="0" w:firstRowFirstColumn="0" w:firstRowLastColumn="0" w:lastRowFirstColumn="0" w:lastRowLastColumn="0"/>
          <w:trHeight w:val="840"/>
        </w:trPr>
        <w:tc>
          <w:tcPr>
            <w:tcW w:w="1080" w:type="pct"/>
            <w:hideMark/>
          </w:tcPr>
          <w:p w14:paraId="1D6C4042" w14:textId="77777777" w:rsidR="00512B7E" w:rsidRPr="00B9499D" w:rsidRDefault="00512B7E" w:rsidP="00302C66">
            <w:pPr>
              <w:pStyle w:val="GOSTTableHead"/>
            </w:pPr>
            <w:r w:rsidRPr="00B9499D">
              <w:t>Наименование параметра</w:t>
            </w:r>
          </w:p>
        </w:tc>
        <w:tc>
          <w:tcPr>
            <w:tcW w:w="767" w:type="pct"/>
            <w:hideMark/>
          </w:tcPr>
          <w:p w14:paraId="5CE9D979" w14:textId="77777777" w:rsidR="00512B7E" w:rsidRPr="00B9499D" w:rsidRDefault="00512B7E" w:rsidP="00302C66">
            <w:pPr>
              <w:pStyle w:val="GOSTTableHead"/>
            </w:pPr>
            <w:r w:rsidRPr="00B9499D">
              <w:t>Название тэга</w:t>
            </w:r>
          </w:p>
        </w:tc>
        <w:tc>
          <w:tcPr>
            <w:tcW w:w="511" w:type="pct"/>
            <w:hideMark/>
          </w:tcPr>
          <w:p w14:paraId="1248EB53" w14:textId="77777777" w:rsidR="00512B7E" w:rsidRPr="00B9499D" w:rsidRDefault="00512B7E" w:rsidP="00302C66">
            <w:pPr>
              <w:pStyle w:val="GOSTTableHead"/>
            </w:pPr>
            <w:r w:rsidRPr="00B9499D">
              <w:t>Тип данных</w:t>
            </w:r>
          </w:p>
        </w:tc>
        <w:tc>
          <w:tcPr>
            <w:tcW w:w="299" w:type="pct"/>
          </w:tcPr>
          <w:p w14:paraId="12788601" w14:textId="77777777" w:rsidR="00512B7E" w:rsidRPr="00B9499D" w:rsidRDefault="00512B7E" w:rsidP="00302C66">
            <w:pPr>
              <w:pStyle w:val="GOSTTableHead"/>
            </w:pPr>
            <w:r w:rsidRPr="00B9499D">
              <w:t>Обязательность</w:t>
            </w:r>
          </w:p>
        </w:tc>
        <w:tc>
          <w:tcPr>
            <w:tcW w:w="314" w:type="pct"/>
          </w:tcPr>
          <w:p w14:paraId="34B98657" w14:textId="77777777" w:rsidR="00512B7E" w:rsidRPr="00B9499D" w:rsidRDefault="00512B7E" w:rsidP="00302C66">
            <w:pPr>
              <w:pStyle w:val="GOSTTableHead"/>
            </w:pPr>
            <w:r w:rsidRPr="00B9499D">
              <w:t>Размерность</w:t>
            </w:r>
          </w:p>
        </w:tc>
        <w:tc>
          <w:tcPr>
            <w:tcW w:w="2028" w:type="pct"/>
            <w:hideMark/>
          </w:tcPr>
          <w:p w14:paraId="4C63975D" w14:textId="77777777" w:rsidR="00512B7E" w:rsidRPr="00B9499D" w:rsidRDefault="00512B7E" w:rsidP="00302C66">
            <w:pPr>
              <w:pStyle w:val="GOSTTableHead"/>
            </w:pPr>
            <w:r w:rsidRPr="00B9499D">
              <w:t>Описание</w:t>
            </w:r>
          </w:p>
        </w:tc>
      </w:tr>
      <w:tr w:rsidR="00512B7E" w:rsidRPr="00B9499D" w14:paraId="5B42E2D8" w14:textId="77777777" w:rsidTr="00FB0E41">
        <w:tc>
          <w:tcPr>
            <w:tcW w:w="5000" w:type="pct"/>
            <w:gridSpan w:val="6"/>
          </w:tcPr>
          <w:p w14:paraId="182B96BF" w14:textId="77777777" w:rsidR="00512B7E" w:rsidRPr="00B9499D" w:rsidRDefault="00512B7E" w:rsidP="002F6952">
            <w:pPr>
              <w:pStyle w:val="GOSTTableHead"/>
            </w:pPr>
            <w:r w:rsidRPr="00B9499D">
              <w:t>Перечень параметров ответа (</w:t>
            </w:r>
            <w:r w:rsidRPr="00B9499D">
              <w:rPr>
                <w:lang w:val="en-US"/>
              </w:rPr>
              <w:t>header</w:t>
            </w:r>
            <w:r w:rsidRPr="00B9499D">
              <w:t>)</w:t>
            </w:r>
          </w:p>
        </w:tc>
      </w:tr>
      <w:tr w:rsidR="00FB0E41" w:rsidRPr="00B9499D" w14:paraId="1372D980" w14:textId="77777777" w:rsidTr="00FB0E41">
        <w:tc>
          <w:tcPr>
            <w:tcW w:w="1080" w:type="pct"/>
          </w:tcPr>
          <w:p w14:paraId="300560EC" w14:textId="77777777" w:rsidR="00512B7E" w:rsidRPr="00B9499D" w:rsidRDefault="00512B7E" w:rsidP="002F6952">
            <w:pPr>
              <w:pStyle w:val="GOSTTablenorm"/>
            </w:pPr>
            <w:r w:rsidRPr="00B9499D">
              <w:t>Система-отправитель запроса</w:t>
            </w:r>
          </w:p>
        </w:tc>
        <w:tc>
          <w:tcPr>
            <w:tcW w:w="767" w:type="pct"/>
          </w:tcPr>
          <w:p w14:paraId="5963F927" w14:textId="77777777" w:rsidR="00512B7E" w:rsidRPr="00B9499D" w:rsidRDefault="00512B7E" w:rsidP="002F6952">
            <w:pPr>
              <w:pStyle w:val="GOSTTablenorm"/>
              <w:rPr>
                <w:lang w:val="en-US"/>
              </w:rPr>
            </w:pPr>
            <w:r w:rsidRPr="00B9499D">
              <w:rPr>
                <w:lang w:val="en-US"/>
              </w:rPr>
              <w:t>Source</w:t>
            </w:r>
          </w:p>
        </w:tc>
        <w:tc>
          <w:tcPr>
            <w:tcW w:w="511" w:type="pct"/>
          </w:tcPr>
          <w:p w14:paraId="6B5A2894" w14:textId="77777777" w:rsidR="00512B7E" w:rsidRPr="00B9499D" w:rsidRDefault="00512B7E" w:rsidP="00726940">
            <w:pPr>
              <w:ind w:firstLine="30"/>
              <w:rPr>
                <w:sz w:val="22"/>
                <w:szCs w:val="22"/>
                <w:lang w:val="en-US"/>
              </w:rPr>
            </w:pPr>
            <w:r w:rsidRPr="00B9499D">
              <w:rPr>
                <w:sz w:val="22"/>
                <w:szCs w:val="22"/>
              </w:rPr>
              <w:t>Строка</w:t>
            </w:r>
          </w:p>
        </w:tc>
        <w:tc>
          <w:tcPr>
            <w:tcW w:w="299" w:type="pct"/>
          </w:tcPr>
          <w:p w14:paraId="7CD3A6AE" w14:textId="77777777" w:rsidR="00512B7E" w:rsidRPr="00B9499D" w:rsidRDefault="00512B7E" w:rsidP="00726940">
            <w:pPr>
              <w:ind w:firstLine="30"/>
              <w:rPr>
                <w:sz w:val="22"/>
                <w:szCs w:val="22"/>
              </w:rPr>
            </w:pPr>
            <w:r w:rsidRPr="00B9499D">
              <w:rPr>
                <w:sz w:val="22"/>
                <w:szCs w:val="22"/>
              </w:rPr>
              <w:t>Да</w:t>
            </w:r>
          </w:p>
        </w:tc>
        <w:tc>
          <w:tcPr>
            <w:tcW w:w="314" w:type="pct"/>
          </w:tcPr>
          <w:p w14:paraId="5EAE5739" w14:textId="77777777" w:rsidR="00512B7E" w:rsidRPr="00F2056A" w:rsidRDefault="00512B7E" w:rsidP="00726940">
            <w:pPr>
              <w:ind w:firstLine="30"/>
              <w:rPr>
                <w:sz w:val="22"/>
                <w:szCs w:val="22"/>
                <w:lang w:val="en-US"/>
              </w:rPr>
            </w:pPr>
            <w:r w:rsidRPr="00F2056A">
              <w:rPr>
                <w:sz w:val="22"/>
                <w:szCs w:val="22"/>
              </w:rPr>
              <w:t>&lt;=</w:t>
            </w:r>
            <w:r w:rsidRPr="00F2056A">
              <w:rPr>
                <w:sz w:val="22"/>
                <w:szCs w:val="22"/>
                <w:lang w:val="en-US"/>
              </w:rPr>
              <w:t>10</w:t>
            </w:r>
          </w:p>
        </w:tc>
        <w:tc>
          <w:tcPr>
            <w:tcW w:w="2028" w:type="pct"/>
          </w:tcPr>
          <w:p w14:paraId="31DA324A" w14:textId="77777777" w:rsidR="004E3D5F" w:rsidRDefault="7D0ACBF4" w:rsidP="00370C9D">
            <w:pPr>
              <w:ind w:firstLine="0"/>
              <w:rPr>
                <w:sz w:val="22"/>
              </w:rPr>
            </w:pPr>
            <w:r w:rsidRPr="00F2056A">
              <w:rPr>
                <w:sz w:val="22"/>
              </w:rPr>
              <w:t xml:space="preserve">ФП ГИИС ЭБ </w:t>
            </w:r>
            <w:r w:rsidR="00563A60" w:rsidRPr="36854D62">
              <w:t>–</w:t>
            </w:r>
            <w:r w:rsidR="004E3D5F">
              <w:rPr>
                <w:sz w:val="22"/>
              </w:rPr>
              <w:t xml:space="preserve"> отправитель запроса.</w:t>
            </w:r>
          </w:p>
          <w:p w14:paraId="28FB7EEB" w14:textId="5EDBD07D" w:rsidR="00512B7E" w:rsidRPr="00F2056A" w:rsidRDefault="7D0ACBF4" w:rsidP="00370C9D">
            <w:pPr>
              <w:ind w:firstLine="0"/>
              <w:rPr>
                <w:sz w:val="22"/>
              </w:rPr>
            </w:pPr>
            <w:r w:rsidRPr="00F2056A">
              <w:rPr>
                <w:sz w:val="22"/>
              </w:rPr>
              <w:t>Возможные значения:</w:t>
            </w:r>
          </w:p>
          <w:p w14:paraId="1A7CAD1D" w14:textId="26E7D0BB" w:rsidR="00512B7E" w:rsidRPr="005258B5" w:rsidRDefault="7D0ACBF4" w:rsidP="00FB0E41">
            <w:pPr>
              <w:pStyle w:val="GOSTTableListMark1"/>
              <w:rPr>
                <w:lang w:val="en-US"/>
              </w:rPr>
            </w:pPr>
            <w:r w:rsidRPr="00F2056A">
              <w:rPr>
                <w:lang w:val="en-US"/>
              </w:rPr>
              <w:t>EXP</w:t>
            </w:r>
            <w:r w:rsidRPr="00F2056A">
              <w:t>03</w:t>
            </w:r>
            <w:r w:rsidRPr="00F2056A">
              <w:rPr>
                <w:lang w:val="en-US"/>
              </w:rPr>
              <w:t xml:space="preserve"> (ПУР</w:t>
            </w:r>
            <w:r w:rsidRPr="00F2056A">
              <w:t xml:space="preserve"> 03</w:t>
            </w:r>
            <w:r w:rsidRPr="00F2056A">
              <w:rPr>
                <w:lang w:val="en-US"/>
              </w:rPr>
              <w:t xml:space="preserve"> ЭБ)</w:t>
            </w:r>
            <w:r w:rsidR="00FD42B5" w:rsidRPr="00F2056A">
              <w:t>;</w:t>
            </w:r>
          </w:p>
          <w:p w14:paraId="738B74DF" w14:textId="480F742A" w:rsidR="005258B5" w:rsidRPr="00F2056A" w:rsidRDefault="005258B5" w:rsidP="00FB0E41">
            <w:pPr>
              <w:pStyle w:val="GOSTTableListMark1"/>
              <w:rPr>
                <w:lang w:val="en-US"/>
              </w:rPr>
            </w:pPr>
            <w:r w:rsidRPr="00F2056A">
              <w:rPr>
                <w:lang w:val="en-US"/>
              </w:rPr>
              <w:t>EXP</w:t>
            </w:r>
            <w:r w:rsidRPr="00F2056A">
              <w:t>05</w:t>
            </w:r>
            <w:r w:rsidRPr="00F2056A">
              <w:rPr>
                <w:lang w:val="en-US"/>
              </w:rPr>
              <w:t xml:space="preserve"> (ПУР</w:t>
            </w:r>
            <w:r w:rsidRPr="00F2056A">
              <w:t xml:space="preserve"> 05</w:t>
            </w:r>
            <w:r w:rsidRPr="00F2056A">
              <w:rPr>
                <w:lang w:val="en-US"/>
              </w:rPr>
              <w:t xml:space="preserve"> ЭБ)</w:t>
            </w:r>
            <w:r w:rsidRPr="00F2056A">
              <w:t>;</w:t>
            </w:r>
          </w:p>
          <w:p w14:paraId="50BED909" w14:textId="263F5A45" w:rsidR="00512B7E" w:rsidRPr="00F2056A" w:rsidRDefault="7D0ACBF4" w:rsidP="00FB0E41">
            <w:pPr>
              <w:pStyle w:val="GOSTTableListMark1"/>
            </w:pPr>
            <w:r w:rsidRPr="00F2056A">
              <w:rPr>
                <w:lang w:val="en-US"/>
              </w:rPr>
              <w:t>FAMABS (ПУДС ЭБ)</w:t>
            </w:r>
            <w:r w:rsidR="00FD42B5" w:rsidRPr="00F2056A">
              <w:t>;</w:t>
            </w:r>
          </w:p>
          <w:p w14:paraId="7B138F2D" w14:textId="6776D5B7" w:rsidR="00512B7E" w:rsidRPr="00F2056A" w:rsidRDefault="109D8E8A" w:rsidP="00FB0E41">
            <w:pPr>
              <w:pStyle w:val="GOSTTableListMark1"/>
              <w:rPr>
                <w:ins w:id="1467" w:author="Сказецкая Наталья Камилевна" w:date="2023-09-07T16:58:00Z"/>
              </w:rPr>
            </w:pPr>
            <w:r w:rsidRPr="00F2056A">
              <w:rPr>
                <w:lang w:val="en-US"/>
              </w:rPr>
              <w:t>ARP (ПУИО</w:t>
            </w:r>
            <w:r w:rsidRPr="00F2056A">
              <w:t xml:space="preserve"> ЭБ</w:t>
            </w:r>
            <w:r w:rsidRPr="00F2056A">
              <w:rPr>
                <w:lang w:val="en-US"/>
              </w:rPr>
              <w:t>)</w:t>
            </w:r>
            <w:r w:rsidR="00FD42B5" w:rsidRPr="00F2056A">
              <w:t>;</w:t>
            </w:r>
          </w:p>
          <w:p w14:paraId="0780FCB1" w14:textId="54F1C6B7" w:rsidR="004069D6" w:rsidRPr="00C75A4E" w:rsidRDefault="004069D6" w:rsidP="00FB0E41">
            <w:pPr>
              <w:pStyle w:val="GOSTTableListMark1"/>
              <w:rPr>
                <w:ins w:id="1468" w:author="Сказецкая Наталья Камилевна" w:date="2023-09-07T16:58:00Z"/>
              </w:rPr>
            </w:pPr>
            <w:commentRangeStart w:id="1469"/>
            <w:ins w:id="1470" w:author="Сказецкая Наталья Камилевна" w:date="2023-09-07T16:58:00Z">
              <w:r w:rsidRPr="00C75A4E">
                <w:t>RMS (ПУД ЭБ)</w:t>
              </w:r>
            </w:ins>
            <w:ins w:id="1471" w:author="Сатлер Марина Викторовна" w:date="2023-12-27T15:02:00Z">
              <w:r w:rsidR="00FD42B5" w:rsidRPr="00C75A4E">
                <w:t>;</w:t>
              </w:r>
            </w:ins>
          </w:p>
          <w:p w14:paraId="2EE27609" w14:textId="77777777" w:rsidR="00696CBB" w:rsidRPr="00C75A4E" w:rsidRDefault="00696CBB" w:rsidP="00696CBB">
            <w:pPr>
              <w:pStyle w:val="GOSTTableListMark1"/>
              <w:rPr>
                <w:ins w:id="1472" w:author="Сатлер Марина Викторовна" w:date="2024-10-04T13:48:00Z"/>
              </w:rPr>
            </w:pPr>
            <w:ins w:id="1473" w:author="Сатлер Марина Викторовна" w:date="2024-10-04T13:48:00Z">
              <w:r w:rsidRPr="00696CBB">
                <w:t>TSE (ПУР КС ЭБ)</w:t>
              </w:r>
              <w:r>
                <w:t>;</w:t>
              </w:r>
            </w:ins>
          </w:p>
          <w:p w14:paraId="44AF483B" w14:textId="61F04067" w:rsidR="004069D6" w:rsidRPr="00F2056A" w:rsidRDefault="004069D6" w:rsidP="00FA4C31">
            <w:pPr>
              <w:pStyle w:val="GOSTTableListMark1"/>
            </w:pPr>
            <w:ins w:id="1474" w:author="Сказецкая Наталья Камилевна" w:date="2023-09-07T16:58:00Z">
              <w:r w:rsidRPr="00C75A4E">
                <w:rPr>
                  <w:lang w:val="en-US"/>
                </w:rPr>
                <w:t>INC</w:t>
              </w:r>
              <w:r w:rsidRPr="00C75A4E">
                <w:t xml:space="preserve"> (</w:t>
              </w:r>
            </w:ins>
            <w:ins w:id="1475" w:author="Сатлер Марина Викторовна" w:date="2024-10-04T13:39:00Z">
              <w:r w:rsidR="00B44B92" w:rsidRPr="00C75A4E">
                <w:t xml:space="preserve">ПУР </w:t>
              </w:r>
            </w:ins>
            <w:ins w:id="1476" w:author="Сказецкая Наталья Камилевна" w:date="2023-09-07T16:58:00Z">
              <w:del w:id="1477" w:author="Сатлер Марина Викторовна" w:date="2024-10-04T13:39:00Z">
                <w:r w:rsidRPr="00C75A4E" w:rsidDel="00B44B92">
                  <w:delText xml:space="preserve">Компонент </w:delText>
                </w:r>
              </w:del>
              <w:r w:rsidRPr="00C75A4E">
                <w:t xml:space="preserve">АУ/БУ </w:t>
              </w:r>
              <w:del w:id="1478" w:author="Сатлер Марина Викторовна" w:date="2024-10-04T13:39:00Z">
                <w:r w:rsidRPr="00C75A4E" w:rsidDel="00B44B92">
                  <w:delText xml:space="preserve">ПУР </w:delText>
                </w:r>
              </w:del>
              <w:r w:rsidRPr="00C75A4E">
                <w:t>ЭБ)</w:t>
              </w:r>
              <w:commentRangeEnd w:id="1469"/>
              <w:r w:rsidRPr="00F2056A">
                <w:rPr>
                  <w:rStyle w:val="afff4"/>
                </w:rPr>
                <w:commentReference w:id="1469"/>
              </w:r>
            </w:ins>
          </w:p>
        </w:tc>
      </w:tr>
      <w:tr w:rsidR="00FB0E41" w:rsidRPr="00B9499D" w14:paraId="2968EEAC" w14:textId="77777777" w:rsidTr="00FB0E41">
        <w:tc>
          <w:tcPr>
            <w:tcW w:w="1080" w:type="pct"/>
          </w:tcPr>
          <w:p w14:paraId="380EC3B7" w14:textId="1AC8036C" w:rsidR="00512B7E" w:rsidRPr="00B9499D" w:rsidRDefault="7D0ACBF4" w:rsidP="002F6952">
            <w:pPr>
              <w:pStyle w:val="GOSTTablenorm"/>
            </w:pPr>
            <w:r>
              <w:t>Система-получатель ответа</w:t>
            </w:r>
          </w:p>
        </w:tc>
        <w:tc>
          <w:tcPr>
            <w:tcW w:w="767" w:type="pct"/>
          </w:tcPr>
          <w:p w14:paraId="29771082" w14:textId="77777777" w:rsidR="00512B7E" w:rsidRPr="00B9499D" w:rsidRDefault="00512B7E" w:rsidP="002F6952">
            <w:pPr>
              <w:pStyle w:val="GOSTTablenorm"/>
              <w:rPr>
                <w:lang w:val="en-US"/>
              </w:rPr>
            </w:pPr>
            <w:r w:rsidRPr="00B9499D">
              <w:rPr>
                <w:lang w:val="en-US"/>
              </w:rPr>
              <w:t>Receiver</w:t>
            </w:r>
          </w:p>
        </w:tc>
        <w:tc>
          <w:tcPr>
            <w:tcW w:w="511" w:type="pct"/>
          </w:tcPr>
          <w:p w14:paraId="57C11A93" w14:textId="77777777" w:rsidR="00512B7E" w:rsidRPr="00B9499D" w:rsidRDefault="00512B7E" w:rsidP="00726940">
            <w:pPr>
              <w:ind w:firstLine="30"/>
              <w:rPr>
                <w:sz w:val="22"/>
                <w:szCs w:val="22"/>
              </w:rPr>
            </w:pPr>
            <w:r w:rsidRPr="00B9499D">
              <w:rPr>
                <w:sz w:val="22"/>
                <w:szCs w:val="22"/>
              </w:rPr>
              <w:t>Строка</w:t>
            </w:r>
          </w:p>
        </w:tc>
        <w:tc>
          <w:tcPr>
            <w:tcW w:w="299" w:type="pct"/>
          </w:tcPr>
          <w:p w14:paraId="262560F5" w14:textId="77777777" w:rsidR="00512B7E" w:rsidRPr="00B9499D" w:rsidRDefault="00512B7E" w:rsidP="00726940">
            <w:pPr>
              <w:ind w:firstLine="30"/>
              <w:rPr>
                <w:sz w:val="22"/>
                <w:szCs w:val="22"/>
              </w:rPr>
            </w:pPr>
            <w:r w:rsidRPr="00B9499D">
              <w:rPr>
                <w:sz w:val="22"/>
                <w:szCs w:val="22"/>
              </w:rPr>
              <w:t>Да</w:t>
            </w:r>
          </w:p>
        </w:tc>
        <w:tc>
          <w:tcPr>
            <w:tcW w:w="314" w:type="pct"/>
          </w:tcPr>
          <w:p w14:paraId="03054B88" w14:textId="77777777" w:rsidR="00512B7E" w:rsidRPr="00F2056A" w:rsidRDefault="00512B7E" w:rsidP="00726940">
            <w:pPr>
              <w:ind w:firstLine="30"/>
              <w:rPr>
                <w:sz w:val="22"/>
                <w:szCs w:val="22"/>
              </w:rPr>
            </w:pPr>
            <w:r w:rsidRPr="00F2056A">
              <w:rPr>
                <w:sz w:val="22"/>
                <w:szCs w:val="22"/>
              </w:rPr>
              <w:t>&lt;=</w:t>
            </w:r>
            <w:r w:rsidRPr="00F2056A">
              <w:rPr>
                <w:sz w:val="22"/>
                <w:szCs w:val="22"/>
                <w:lang w:val="en-US"/>
              </w:rPr>
              <w:t>10</w:t>
            </w:r>
          </w:p>
        </w:tc>
        <w:tc>
          <w:tcPr>
            <w:tcW w:w="2028" w:type="pct"/>
          </w:tcPr>
          <w:p w14:paraId="2E287922" w14:textId="77777777" w:rsidR="004E3D5F" w:rsidRDefault="33249EA7" w:rsidP="00370C9D">
            <w:pPr>
              <w:ind w:firstLine="0"/>
              <w:rPr>
                <w:sz w:val="22"/>
              </w:rPr>
            </w:pPr>
            <w:r w:rsidRPr="00F2056A">
              <w:rPr>
                <w:sz w:val="22"/>
              </w:rPr>
              <w:t xml:space="preserve">ФП ГИИС ЭБ </w:t>
            </w:r>
            <w:r w:rsidR="00563A60" w:rsidRPr="36854D62">
              <w:t>–</w:t>
            </w:r>
            <w:r w:rsidR="004E3D5F">
              <w:rPr>
                <w:sz w:val="22"/>
              </w:rPr>
              <w:t xml:space="preserve"> получатель ответа.</w:t>
            </w:r>
          </w:p>
          <w:p w14:paraId="2CAF189C" w14:textId="0638051A" w:rsidR="00512B7E" w:rsidRPr="00F2056A" w:rsidRDefault="33249EA7" w:rsidP="00370C9D">
            <w:pPr>
              <w:ind w:firstLine="0"/>
              <w:rPr>
                <w:sz w:val="22"/>
              </w:rPr>
            </w:pPr>
            <w:r w:rsidRPr="00F2056A">
              <w:rPr>
                <w:sz w:val="22"/>
              </w:rPr>
              <w:t>Возможные значения:</w:t>
            </w:r>
          </w:p>
          <w:p w14:paraId="0BAAC99A" w14:textId="5D85C671" w:rsidR="00512B7E" w:rsidRPr="005258B5" w:rsidRDefault="7D0ACBF4" w:rsidP="00FB0E41">
            <w:pPr>
              <w:pStyle w:val="GOSTTableListMark1"/>
              <w:rPr>
                <w:lang w:val="en-US"/>
              </w:rPr>
            </w:pPr>
            <w:r w:rsidRPr="00F2056A">
              <w:rPr>
                <w:lang w:val="en-US"/>
              </w:rPr>
              <w:t>EXP</w:t>
            </w:r>
            <w:r w:rsidRPr="00F2056A">
              <w:t>03</w:t>
            </w:r>
            <w:r w:rsidRPr="00F2056A">
              <w:rPr>
                <w:lang w:val="en-US"/>
              </w:rPr>
              <w:t xml:space="preserve"> (ПУР</w:t>
            </w:r>
            <w:r w:rsidRPr="00F2056A">
              <w:t xml:space="preserve"> 03</w:t>
            </w:r>
            <w:r w:rsidRPr="00F2056A">
              <w:rPr>
                <w:lang w:val="en-US"/>
              </w:rPr>
              <w:t xml:space="preserve"> ЭБ)</w:t>
            </w:r>
            <w:r w:rsidR="00FD42B5" w:rsidRPr="00F2056A">
              <w:t>;</w:t>
            </w:r>
          </w:p>
          <w:p w14:paraId="13E8517E" w14:textId="528B0745" w:rsidR="005258B5" w:rsidRPr="00F2056A" w:rsidRDefault="005258B5" w:rsidP="00FB0E41">
            <w:pPr>
              <w:pStyle w:val="GOSTTableListMark1"/>
              <w:rPr>
                <w:lang w:val="en-US"/>
              </w:rPr>
            </w:pPr>
            <w:r w:rsidRPr="00F2056A">
              <w:rPr>
                <w:lang w:val="en-US"/>
              </w:rPr>
              <w:t>EXP</w:t>
            </w:r>
            <w:r w:rsidRPr="00F2056A">
              <w:t>05</w:t>
            </w:r>
            <w:r w:rsidRPr="00F2056A">
              <w:rPr>
                <w:lang w:val="en-US"/>
              </w:rPr>
              <w:t xml:space="preserve"> (ПУР</w:t>
            </w:r>
            <w:r w:rsidRPr="00F2056A">
              <w:t xml:space="preserve"> 05</w:t>
            </w:r>
            <w:r w:rsidRPr="00F2056A">
              <w:rPr>
                <w:lang w:val="en-US"/>
              </w:rPr>
              <w:t xml:space="preserve"> ЭБ)</w:t>
            </w:r>
            <w:r w:rsidRPr="00F2056A">
              <w:t>;</w:t>
            </w:r>
          </w:p>
          <w:p w14:paraId="49A36ED0" w14:textId="701AD529" w:rsidR="00512B7E" w:rsidRPr="00F2056A" w:rsidRDefault="7D0ACBF4" w:rsidP="00FB0E41">
            <w:pPr>
              <w:pStyle w:val="GOSTTableListMark1"/>
            </w:pPr>
            <w:r w:rsidRPr="00F2056A">
              <w:rPr>
                <w:lang w:val="en-US"/>
              </w:rPr>
              <w:t>FAMABS (ПУДС ЭБ)</w:t>
            </w:r>
            <w:r w:rsidR="00FD42B5" w:rsidRPr="00F2056A">
              <w:t>;</w:t>
            </w:r>
          </w:p>
          <w:p w14:paraId="383C84A5" w14:textId="50706640" w:rsidR="00512B7E" w:rsidRPr="00F2056A" w:rsidRDefault="109D8E8A" w:rsidP="00FB0E41">
            <w:pPr>
              <w:pStyle w:val="GOSTTableListMark1"/>
              <w:rPr>
                <w:ins w:id="1479" w:author="Сказецкая Наталья Камилевна" w:date="2023-09-07T16:58:00Z"/>
              </w:rPr>
            </w:pPr>
            <w:r w:rsidRPr="00F2056A">
              <w:rPr>
                <w:lang w:val="en-US"/>
              </w:rPr>
              <w:t>ARP (ПУИО</w:t>
            </w:r>
            <w:r w:rsidRPr="00F2056A">
              <w:t xml:space="preserve"> ЭБ</w:t>
            </w:r>
            <w:r w:rsidRPr="00F2056A">
              <w:rPr>
                <w:lang w:val="en-US"/>
              </w:rPr>
              <w:t>)</w:t>
            </w:r>
            <w:r w:rsidR="00FD42B5" w:rsidRPr="00F2056A">
              <w:t>;</w:t>
            </w:r>
          </w:p>
          <w:p w14:paraId="6F3892B2" w14:textId="030F95DF" w:rsidR="004069D6" w:rsidRPr="00C75A4E" w:rsidRDefault="004069D6" w:rsidP="00FB0E41">
            <w:pPr>
              <w:pStyle w:val="GOSTTableListMark1"/>
              <w:rPr>
                <w:ins w:id="1480" w:author="Сказецкая Наталья Камилевна" w:date="2023-09-07T16:58:00Z"/>
              </w:rPr>
            </w:pPr>
            <w:commentRangeStart w:id="1481"/>
            <w:ins w:id="1482" w:author="Сказецкая Наталья Камилевна" w:date="2023-09-07T16:58:00Z">
              <w:r w:rsidRPr="00C75A4E">
                <w:t>RMS (ПУД ЭБ)</w:t>
              </w:r>
            </w:ins>
            <w:ins w:id="1483" w:author="Сатлер Марина Викторовна" w:date="2023-12-27T15:02:00Z">
              <w:r w:rsidR="00FD42B5" w:rsidRPr="00C75A4E">
                <w:t>;</w:t>
              </w:r>
            </w:ins>
          </w:p>
          <w:p w14:paraId="40D70545" w14:textId="77777777" w:rsidR="00696CBB" w:rsidRPr="00C75A4E" w:rsidRDefault="00696CBB" w:rsidP="00696CBB">
            <w:pPr>
              <w:pStyle w:val="GOSTTableListMark1"/>
              <w:rPr>
                <w:ins w:id="1484" w:author="Сатлер Марина Викторовна" w:date="2024-10-04T13:48:00Z"/>
              </w:rPr>
            </w:pPr>
            <w:ins w:id="1485" w:author="Сатлер Марина Викторовна" w:date="2024-10-04T13:48:00Z">
              <w:r w:rsidRPr="00696CBB">
                <w:t>TSE (ПУР КС ЭБ)</w:t>
              </w:r>
              <w:r>
                <w:t>;</w:t>
              </w:r>
            </w:ins>
          </w:p>
          <w:p w14:paraId="1A96E201" w14:textId="743440FC" w:rsidR="004069D6" w:rsidRPr="00F2056A" w:rsidRDefault="004069D6" w:rsidP="00FA4C31">
            <w:pPr>
              <w:pStyle w:val="GOSTTableListMark1"/>
            </w:pPr>
            <w:ins w:id="1486" w:author="Сказецкая Наталья Камилевна" w:date="2023-09-07T16:58:00Z">
              <w:r w:rsidRPr="00C75A4E">
                <w:rPr>
                  <w:lang w:val="en-US"/>
                </w:rPr>
                <w:t>INC</w:t>
              </w:r>
              <w:r w:rsidRPr="00C75A4E">
                <w:t xml:space="preserve"> (</w:t>
              </w:r>
            </w:ins>
            <w:ins w:id="1487" w:author="Сатлер Марина Викторовна" w:date="2024-10-04T13:39:00Z">
              <w:r w:rsidR="00B44B92" w:rsidRPr="00C75A4E">
                <w:t xml:space="preserve">ПУР </w:t>
              </w:r>
            </w:ins>
            <w:ins w:id="1488" w:author="Сказецкая Наталья Камилевна" w:date="2023-09-07T16:58:00Z">
              <w:del w:id="1489" w:author="Сатлер Марина Викторовна" w:date="2024-10-04T13:39:00Z">
                <w:r w:rsidRPr="00C75A4E" w:rsidDel="00B44B92">
                  <w:delText xml:space="preserve">Компонент </w:delText>
                </w:r>
              </w:del>
              <w:r w:rsidRPr="00C75A4E">
                <w:t xml:space="preserve">АУ/БУ </w:t>
              </w:r>
              <w:del w:id="1490" w:author="Сатлер Марина Викторовна" w:date="2024-10-04T13:39:00Z">
                <w:r w:rsidRPr="00C75A4E" w:rsidDel="00B44B92">
                  <w:delText xml:space="preserve">ПУР </w:delText>
                </w:r>
              </w:del>
              <w:r w:rsidRPr="00C75A4E">
                <w:t>ЭБ)</w:t>
              </w:r>
              <w:commentRangeEnd w:id="1481"/>
              <w:r w:rsidRPr="00F2056A">
                <w:rPr>
                  <w:rStyle w:val="afff4"/>
                </w:rPr>
                <w:commentReference w:id="1481"/>
              </w:r>
            </w:ins>
          </w:p>
        </w:tc>
      </w:tr>
      <w:tr w:rsidR="00FB0E41" w:rsidRPr="00B9499D" w14:paraId="4214CB38" w14:textId="77777777" w:rsidTr="00FB0E41">
        <w:tc>
          <w:tcPr>
            <w:tcW w:w="1080" w:type="pct"/>
          </w:tcPr>
          <w:p w14:paraId="3998F9B4" w14:textId="61BBDA27" w:rsidR="00512B7E" w:rsidRPr="00B9499D" w:rsidRDefault="00512B7E" w:rsidP="002F6952">
            <w:pPr>
              <w:pStyle w:val="GOSTTablenorm"/>
              <w:rPr>
                <w:lang w:val="en-US"/>
              </w:rPr>
            </w:pPr>
            <w:r w:rsidRPr="00B9499D">
              <w:t>Дата и время ответа</w:t>
            </w:r>
          </w:p>
        </w:tc>
        <w:tc>
          <w:tcPr>
            <w:tcW w:w="767" w:type="pct"/>
          </w:tcPr>
          <w:p w14:paraId="3CB0313A" w14:textId="63DFD491" w:rsidR="00512B7E" w:rsidRPr="00B9499D" w:rsidRDefault="00E93CF9" w:rsidP="002F6952">
            <w:pPr>
              <w:pStyle w:val="GOSTTablenorm"/>
              <w:rPr>
                <w:lang w:val="en-US"/>
              </w:rPr>
            </w:pPr>
            <w:r w:rsidRPr="00B9499D">
              <w:rPr>
                <w:lang w:val="en-US"/>
              </w:rPr>
              <w:t>Ans</w:t>
            </w:r>
            <w:r w:rsidR="00512B7E" w:rsidRPr="00B9499D">
              <w:rPr>
                <w:lang w:val="en-US"/>
              </w:rPr>
              <w:t>DateTime</w:t>
            </w:r>
          </w:p>
        </w:tc>
        <w:tc>
          <w:tcPr>
            <w:tcW w:w="511" w:type="pct"/>
          </w:tcPr>
          <w:p w14:paraId="4E5D58CF" w14:textId="77777777" w:rsidR="00512B7E" w:rsidRPr="00B9499D" w:rsidRDefault="00512B7E" w:rsidP="00726940">
            <w:pPr>
              <w:ind w:firstLine="30"/>
              <w:rPr>
                <w:sz w:val="22"/>
                <w:szCs w:val="22"/>
              </w:rPr>
            </w:pPr>
            <w:r w:rsidRPr="00B9499D">
              <w:rPr>
                <w:sz w:val="22"/>
                <w:szCs w:val="22"/>
              </w:rPr>
              <w:t>Дата-время (</w:t>
            </w:r>
            <w:r w:rsidRPr="00B9499D">
              <w:rPr>
                <w:sz w:val="22"/>
                <w:szCs w:val="22"/>
                <w:lang w:val="en-US"/>
              </w:rPr>
              <w:t>timestamp</w:t>
            </w:r>
            <w:r w:rsidRPr="00B9499D">
              <w:rPr>
                <w:sz w:val="22"/>
                <w:szCs w:val="22"/>
              </w:rPr>
              <w:t>)</w:t>
            </w:r>
          </w:p>
        </w:tc>
        <w:tc>
          <w:tcPr>
            <w:tcW w:w="299" w:type="pct"/>
          </w:tcPr>
          <w:p w14:paraId="6E24D5C3" w14:textId="77777777" w:rsidR="00512B7E" w:rsidRPr="00B9499D" w:rsidRDefault="00512B7E" w:rsidP="00726940">
            <w:pPr>
              <w:ind w:firstLine="30"/>
              <w:rPr>
                <w:sz w:val="22"/>
                <w:szCs w:val="22"/>
              </w:rPr>
            </w:pPr>
            <w:r w:rsidRPr="00B9499D">
              <w:rPr>
                <w:sz w:val="22"/>
                <w:szCs w:val="22"/>
              </w:rPr>
              <w:t>Да</w:t>
            </w:r>
          </w:p>
        </w:tc>
        <w:tc>
          <w:tcPr>
            <w:tcW w:w="314" w:type="pct"/>
          </w:tcPr>
          <w:p w14:paraId="16298E82" w14:textId="33C01C2F" w:rsidR="00512B7E" w:rsidRPr="00B9499D" w:rsidRDefault="00512B7E" w:rsidP="00726940">
            <w:pPr>
              <w:ind w:firstLine="30"/>
              <w:rPr>
                <w:sz w:val="22"/>
                <w:szCs w:val="22"/>
              </w:rPr>
            </w:pPr>
          </w:p>
        </w:tc>
        <w:tc>
          <w:tcPr>
            <w:tcW w:w="2028" w:type="pct"/>
          </w:tcPr>
          <w:p w14:paraId="2C1E78A3" w14:textId="77777777" w:rsidR="005D4BB6" w:rsidRPr="00B9499D" w:rsidRDefault="00512B7E" w:rsidP="002F6952">
            <w:pPr>
              <w:pStyle w:val="GOSTTablenorm"/>
            </w:pPr>
            <w:r w:rsidRPr="00B9499D">
              <w:t xml:space="preserve">Дата и время формирования ответа </w:t>
            </w:r>
            <w:r w:rsidRPr="00B9499D">
              <w:rPr>
                <w:lang w:val="en-US"/>
              </w:rPr>
              <w:t>SVAP</w:t>
            </w:r>
            <w:r w:rsidR="005D4BB6" w:rsidRPr="00B9499D">
              <w:t>.</w:t>
            </w:r>
          </w:p>
          <w:p w14:paraId="534CBDA8" w14:textId="77777777" w:rsidR="00512B7E" w:rsidRPr="00B9499D" w:rsidRDefault="005D4BB6" w:rsidP="002F6952">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FB0E41" w:rsidRPr="00B9499D" w14:paraId="53C1F8A1" w14:textId="77777777" w:rsidTr="00FB0E41">
        <w:tc>
          <w:tcPr>
            <w:tcW w:w="1080" w:type="pct"/>
          </w:tcPr>
          <w:p w14:paraId="32C5007B" w14:textId="77777777" w:rsidR="00512B7E" w:rsidRPr="00B9499D" w:rsidRDefault="00512B7E" w:rsidP="002F6952">
            <w:pPr>
              <w:pStyle w:val="GOSTTablenorm"/>
            </w:pPr>
            <w:r w:rsidRPr="00B9499D">
              <w:lastRenderedPageBreak/>
              <w:t>Версия формата</w:t>
            </w:r>
          </w:p>
        </w:tc>
        <w:tc>
          <w:tcPr>
            <w:tcW w:w="767" w:type="pct"/>
          </w:tcPr>
          <w:p w14:paraId="4AB0400E" w14:textId="77777777" w:rsidR="00512B7E" w:rsidRPr="00B9499D" w:rsidRDefault="00512B7E" w:rsidP="002F6952">
            <w:pPr>
              <w:pStyle w:val="GOSTTablenorm"/>
              <w:rPr>
                <w:lang w:val="en-US"/>
              </w:rPr>
            </w:pPr>
            <w:r w:rsidRPr="00B9499D">
              <w:rPr>
                <w:lang w:val="en-US"/>
              </w:rPr>
              <w:t>Version</w:t>
            </w:r>
          </w:p>
        </w:tc>
        <w:tc>
          <w:tcPr>
            <w:tcW w:w="511" w:type="pct"/>
          </w:tcPr>
          <w:p w14:paraId="66963CF7" w14:textId="77777777" w:rsidR="00512B7E" w:rsidRPr="00B9499D" w:rsidRDefault="00512B7E" w:rsidP="00726940">
            <w:pPr>
              <w:ind w:firstLine="30"/>
              <w:rPr>
                <w:sz w:val="22"/>
                <w:szCs w:val="22"/>
                <w:lang w:val="en-US"/>
              </w:rPr>
            </w:pPr>
            <w:r w:rsidRPr="00B9499D">
              <w:rPr>
                <w:sz w:val="22"/>
                <w:szCs w:val="22"/>
              </w:rPr>
              <w:t>Строка</w:t>
            </w:r>
          </w:p>
        </w:tc>
        <w:tc>
          <w:tcPr>
            <w:tcW w:w="299" w:type="pct"/>
          </w:tcPr>
          <w:p w14:paraId="2CADAE71" w14:textId="77777777" w:rsidR="00512B7E" w:rsidRPr="00B9499D" w:rsidRDefault="00512B7E" w:rsidP="00726940">
            <w:pPr>
              <w:ind w:firstLine="30"/>
              <w:rPr>
                <w:sz w:val="22"/>
                <w:szCs w:val="22"/>
              </w:rPr>
            </w:pPr>
            <w:r w:rsidRPr="00B9499D">
              <w:rPr>
                <w:sz w:val="22"/>
                <w:szCs w:val="22"/>
              </w:rPr>
              <w:t>Да</w:t>
            </w:r>
          </w:p>
        </w:tc>
        <w:tc>
          <w:tcPr>
            <w:tcW w:w="314" w:type="pct"/>
          </w:tcPr>
          <w:p w14:paraId="1E09EF4F" w14:textId="77777777" w:rsidR="00512B7E" w:rsidRPr="00B9499D" w:rsidRDefault="00512B7E" w:rsidP="002F6952">
            <w:pPr>
              <w:pStyle w:val="GOSTTablenorm"/>
              <w:rPr>
                <w:lang w:val="en-US"/>
              </w:rPr>
            </w:pPr>
            <w:r w:rsidRPr="00B9499D">
              <w:t>&lt;=</w:t>
            </w:r>
            <w:r w:rsidRPr="00B9499D">
              <w:rPr>
                <w:lang w:val="en-US"/>
              </w:rPr>
              <w:t>10</w:t>
            </w:r>
          </w:p>
        </w:tc>
        <w:tc>
          <w:tcPr>
            <w:tcW w:w="2028" w:type="pct"/>
          </w:tcPr>
          <w:p w14:paraId="7E2E5D65" w14:textId="77777777" w:rsidR="00512B7E" w:rsidRPr="00B9499D" w:rsidRDefault="00512B7E" w:rsidP="002F6952">
            <w:pPr>
              <w:pStyle w:val="GOSTTablenorm"/>
            </w:pPr>
            <w:r w:rsidRPr="00B9499D">
              <w:t>Версия формата ответа</w:t>
            </w:r>
          </w:p>
        </w:tc>
      </w:tr>
      <w:tr w:rsidR="00FB0E41" w:rsidRPr="00B9499D" w14:paraId="06EE177B" w14:textId="77777777" w:rsidTr="00FB0E41">
        <w:tc>
          <w:tcPr>
            <w:tcW w:w="1080" w:type="pct"/>
          </w:tcPr>
          <w:p w14:paraId="536C2BF4" w14:textId="77777777" w:rsidR="00512B7E" w:rsidRPr="00B9499D" w:rsidRDefault="00512B7E" w:rsidP="002F6952">
            <w:pPr>
              <w:pStyle w:val="GOSTTablenorm"/>
            </w:pPr>
            <w:r w:rsidRPr="00B9499D">
              <w:t>Глобальный идентификатор запроса</w:t>
            </w:r>
          </w:p>
        </w:tc>
        <w:tc>
          <w:tcPr>
            <w:tcW w:w="767" w:type="pct"/>
          </w:tcPr>
          <w:p w14:paraId="77DF05F4" w14:textId="1B94717B" w:rsidR="00512B7E" w:rsidRPr="00B9499D" w:rsidRDefault="00B568CC" w:rsidP="002F6952">
            <w:pPr>
              <w:pStyle w:val="GOSTTablenorm"/>
              <w:rPr>
                <w:lang w:val="en-US"/>
              </w:rPr>
            </w:pPr>
            <w:r w:rsidRPr="00B9499D">
              <w:rPr>
                <w:lang w:val="en-US"/>
              </w:rPr>
              <w:t>Req</w:t>
            </w:r>
            <w:r w:rsidR="00512B7E" w:rsidRPr="00B9499D">
              <w:t>G</w:t>
            </w:r>
            <w:r w:rsidRPr="00B9499D">
              <w:rPr>
                <w:lang w:val="en-US"/>
              </w:rPr>
              <w:t>uid</w:t>
            </w:r>
          </w:p>
        </w:tc>
        <w:tc>
          <w:tcPr>
            <w:tcW w:w="511" w:type="pct"/>
          </w:tcPr>
          <w:p w14:paraId="41F46B6F" w14:textId="77777777" w:rsidR="00512B7E" w:rsidRPr="00B9499D" w:rsidRDefault="00512B7E" w:rsidP="00726940">
            <w:pPr>
              <w:ind w:firstLine="30"/>
              <w:rPr>
                <w:sz w:val="22"/>
                <w:szCs w:val="22"/>
              </w:rPr>
            </w:pPr>
            <w:r w:rsidRPr="00B9499D">
              <w:rPr>
                <w:sz w:val="22"/>
                <w:szCs w:val="22"/>
                <w:lang w:val="en-US"/>
              </w:rPr>
              <w:t>GUID</w:t>
            </w:r>
          </w:p>
        </w:tc>
        <w:tc>
          <w:tcPr>
            <w:tcW w:w="299" w:type="pct"/>
          </w:tcPr>
          <w:p w14:paraId="58CA5CA9" w14:textId="77777777" w:rsidR="00512B7E" w:rsidRPr="00B9499D" w:rsidRDefault="00512B7E" w:rsidP="00726940">
            <w:pPr>
              <w:ind w:firstLine="30"/>
              <w:rPr>
                <w:sz w:val="22"/>
                <w:szCs w:val="22"/>
              </w:rPr>
            </w:pPr>
            <w:r w:rsidRPr="00B9499D">
              <w:rPr>
                <w:sz w:val="22"/>
                <w:szCs w:val="22"/>
              </w:rPr>
              <w:t>Да</w:t>
            </w:r>
          </w:p>
        </w:tc>
        <w:tc>
          <w:tcPr>
            <w:tcW w:w="314" w:type="pct"/>
          </w:tcPr>
          <w:p w14:paraId="6651A957" w14:textId="77777777" w:rsidR="00512B7E" w:rsidRPr="00B9499D" w:rsidRDefault="00512B7E" w:rsidP="002F6952">
            <w:pPr>
              <w:pStyle w:val="GOSTTablenorm"/>
              <w:rPr>
                <w:lang w:val="en-US"/>
              </w:rPr>
            </w:pPr>
            <w:r w:rsidRPr="00B9499D">
              <w:rPr>
                <w:lang w:val="en-US"/>
              </w:rPr>
              <w:t>=</w:t>
            </w:r>
            <w:r w:rsidRPr="00B9499D">
              <w:t>36</w:t>
            </w:r>
          </w:p>
        </w:tc>
        <w:tc>
          <w:tcPr>
            <w:tcW w:w="2028" w:type="pct"/>
          </w:tcPr>
          <w:p w14:paraId="65DA68A9" w14:textId="3EA41848" w:rsidR="00512B7E" w:rsidRPr="00B9499D" w:rsidRDefault="33249EA7" w:rsidP="002F6952">
            <w:pPr>
              <w:pStyle w:val="GOSTTablenorm"/>
            </w:pPr>
            <w:r>
              <w:t>Уникальный идентификатор запроса (с тире), на который направляется ответ</w:t>
            </w:r>
          </w:p>
        </w:tc>
      </w:tr>
      <w:tr w:rsidR="00FB0E41" w:rsidRPr="00B9499D" w14:paraId="5E6290AE" w14:textId="77777777" w:rsidTr="00FB0E41">
        <w:tc>
          <w:tcPr>
            <w:tcW w:w="1080" w:type="pct"/>
          </w:tcPr>
          <w:p w14:paraId="552F7244" w14:textId="40A89764" w:rsidR="008846C1" w:rsidRPr="00B9499D" w:rsidRDefault="008846C1" w:rsidP="008846C1">
            <w:pPr>
              <w:pStyle w:val="GOSTTablenorm"/>
            </w:pPr>
            <w:r w:rsidRPr="00B9499D">
              <w:rPr>
                <w:szCs w:val="22"/>
              </w:rPr>
              <w:t>Глобальный идентификатор ответа</w:t>
            </w:r>
          </w:p>
        </w:tc>
        <w:tc>
          <w:tcPr>
            <w:tcW w:w="767" w:type="pct"/>
          </w:tcPr>
          <w:p w14:paraId="183F7226" w14:textId="1EC4A81A" w:rsidR="008846C1" w:rsidRPr="00B9499D" w:rsidRDefault="008846C1" w:rsidP="008846C1">
            <w:pPr>
              <w:pStyle w:val="GOSTTablenorm"/>
              <w:rPr>
                <w:lang w:val="en-US"/>
              </w:rPr>
            </w:pPr>
            <w:r w:rsidRPr="00B9499D">
              <w:rPr>
                <w:szCs w:val="22"/>
                <w:lang w:val="en-US"/>
              </w:rPr>
              <w:t>AnsGuid</w:t>
            </w:r>
          </w:p>
        </w:tc>
        <w:tc>
          <w:tcPr>
            <w:tcW w:w="511" w:type="pct"/>
          </w:tcPr>
          <w:p w14:paraId="550ACE4E" w14:textId="7971BFF0" w:rsidR="008846C1" w:rsidRPr="00B9499D" w:rsidRDefault="008846C1" w:rsidP="008846C1">
            <w:pPr>
              <w:ind w:firstLine="30"/>
              <w:rPr>
                <w:sz w:val="22"/>
                <w:szCs w:val="22"/>
                <w:lang w:val="en-US"/>
              </w:rPr>
            </w:pPr>
            <w:r w:rsidRPr="00B9499D">
              <w:rPr>
                <w:sz w:val="22"/>
                <w:szCs w:val="22"/>
                <w:lang w:val="en-US"/>
              </w:rPr>
              <w:t>GUID</w:t>
            </w:r>
          </w:p>
        </w:tc>
        <w:tc>
          <w:tcPr>
            <w:tcW w:w="299" w:type="pct"/>
          </w:tcPr>
          <w:p w14:paraId="1A997083" w14:textId="1BDD59DE" w:rsidR="008846C1" w:rsidRPr="00B9499D" w:rsidRDefault="008846C1" w:rsidP="008846C1">
            <w:pPr>
              <w:ind w:firstLine="30"/>
              <w:rPr>
                <w:sz w:val="22"/>
                <w:szCs w:val="22"/>
              </w:rPr>
            </w:pPr>
            <w:r w:rsidRPr="00B9499D">
              <w:rPr>
                <w:sz w:val="22"/>
                <w:szCs w:val="22"/>
              </w:rPr>
              <w:t>Да</w:t>
            </w:r>
          </w:p>
        </w:tc>
        <w:tc>
          <w:tcPr>
            <w:tcW w:w="314" w:type="pct"/>
          </w:tcPr>
          <w:p w14:paraId="0B7E13D4" w14:textId="15CD60E8" w:rsidR="008846C1" w:rsidRPr="00B9499D" w:rsidRDefault="008846C1" w:rsidP="008846C1">
            <w:pPr>
              <w:pStyle w:val="GOSTTablenorm"/>
              <w:rPr>
                <w:lang w:val="en-US"/>
              </w:rPr>
            </w:pPr>
            <w:r w:rsidRPr="00B9499D">
              <w:rPr>
                <w:szCs w:val="22"/>
                <w:lang w:val="en-US"/>
              </w:rPr>
              <w:t>=</w:t>
            </w:r>
            <w:r w:rsidRPr="00B9499D">
              <w:rPr>
                <w:szCs w:val="22"/>
              </w:rPr>
              <w:t>36</w:t>
            </w:r>
          </w:p>
        </w:tc>
        <w:tc>
          <w:tcPr>
            <w:tcW w:w="2028" w:type="pct"/>
          </w:tcPr>
          <w:p w14:paraId="7ECB755E" w14:textId="030B7429" w:rsidR="008846C1" w:rsidRPr="00B9499D" w:rsidRDefault="008846C1" w:rsidP="008846C1">
            <w:pPr>
              <w:pStyle w:val="GOSTTablenorm"/>
            </w:pPr>
            <w:r w:rsidRPr="00B9499D">
              <w:rPr>
                <w:szCs w:val="22"/>
              </w:rPr>
              <w:t>Уникальный идентификатор ответа (с тире)</w:t>
            </w:r>
          </w:p>
        </w:tc>
      </w:tr>
      <w:tr w:rsidR="00FB0E41" w:rsidRPr="00B9499D" w14:paraId="531F29C9" w14:textId="77777777" w:rsidTr="00FB0E41">
        <w:tc>
          <w:tcPr>
            <w:tcW w:w="1080" w:type="pct"/>
          </w:tcPr>
          <w:p w14:paraId="2017AB14" w14:textId="7587F6C9" w:rsidR="00746518" w:rsidRPr="00B9499D" w:rsidRDefault="00746518" w:rsidP="00746518">
            <w:pPr>
              <w:pStyle w:val="GOSTTablenorm"/>
              <w:rPr>
                <w:szCs w:val="22"/>
              </w:rPr>
            </w:pPr>
            <w:r w:rsidRPr="00B9499D">
              <w:rPr>
                <w:szCs w:val="22"/>
              </w:rPr>
              <w:t>Глобальный идентификатор документа</w:t>
            </w:r>
          </w:p>
        </w:tc>
        <w:tc>
          <w:tcPr>
            <w:tcW w:w="767" w:type="pct"/>
          </w:tcPr>
          <w:p w14:paraId="470AD50A" w14:textId="7C1370DB" w:rsidR="00746518" w:rsidRPr="00B9499D" w:rsidRDefault="00746518" w:rsidP="00746518">
            <w:pPr>
              <w:pStyle w:val="GOSTTablenorm"/>
              <w:rPr>
                <w:szCs w:val="22"/>
                <w:lang w:val="en-US"/>
              </w:rPr>
            </w:pPr>
            <w:r w:rsidRPr="00B9499D">
              <w:rPr>
                <w:szCs w:val="22"/>
                <w:lang w:val="en-US"/>
              </w:rPr>
              <w:t>DocGuid</w:t>
            </w:r>
          </w:p>
        </w:tc>
        <w:tc>
          <w:tcPr>
            <w:tcW w:w="511" w:type="pct"/>
          </w:tcPr>
          <w:p w14:paraId="059BB202" w14:textId="10DD7ADF" w:rsidR="00746518" w:rsidRPr="00B9499D" w:rsidRDefault="00746518" w:rsidP="00746518">
            <w:pPr>
              <w:ind w:firstLine="30"/>
              <w:rPr>
                <w:sz w:val="22"/>
                <w:szCs w:val="22"/>
                <w:lang w:val="en-US"/>
              </w:rPr>
            </w:pPr>
            <w:r w:rsidRPr="00B9499D">
              <w:rPr>
                <w:sz w:val="22"/>
                <w:szCs w:val="22"/>
                <w:lang w:val="en-US"/>
              </w:rPr>
              <w:t>GUID</w:t>
            </w:r>
          </w:p>
        </w:tc>
        <w:tc>
          <w:tcPr>
            <w:tcW w:w="299" w:type="pct"/>
          </w:tcPr>
          <w:p w14:paraId="4108B43E" w14:textId="1BBF737D" w:rsidR="00746518" w:rsidRPr="00B9499D" w:rsidRDefault="00746518" w:rsidP="00746518">
            <w:pPr>
              <w:ind w:firstLine="30"/>
              <w:rPr>
                <w:sz w:val="22"/>
                <w:szCs w:val="22"/>
              </w:rPr>
            </w:pPr>
            <w:r w:rsidRPr="00B9499D">
              <w:rPr>
                <w:sz w:val="22"/>
                <w:szCs w:val="22"/>
              </w:rPr>
              <w:t>Нет</w:t>
            </w:r>
          </w:p>
        </w:tc>
        <w:tc>
          <w:tcPr>
            <w:tcW w:w="314" w:type="pct"/>
          </w:tcPr>
          <w:p w14:paraId="05F78D3D" w14:textId="1ABE37E9" w:rsidR="00746518" w:rsidRPr="00B9499D" w:rsidRDefault="00746518" w:rsidP="00746518">
            <w:pPr>
              <w:pStyle w:val="GOSTTablenorm"/>
              <w:rPr>
                <w:szCs w:val="22"/>
                <w:lang w:val="en-US"/>
              </w:rPr>
            </w:pPr>
            <w:r w:rsidRPr="00B9499D">
              <w:rPr>
                <w:szCs w:val="22"/>
                <w:lang w:val="en-US"/>
              </w:rPr>
              <w:t>=</w:t>
            </w:r>
            <w:r w:rsidRPr="00B9499D">
              <w:rPr>
                <w:szCs w:val="22"/>
              </w:rPr>
              <w:t>36</w:t>
            </w:r>
          </w:p>
        </w:tc>
        <w:tc>
          <w:tcPr>
            <w:tcW w:w="2028" w:type="pct"/>
          </w:tcPr>
          <w:p w14:paraId="3D624ACC" w14:textId="77777777" w:rsidR="00611710" w:rsidRDefault="00746518" w:rsidP="00746518">
            <w:pPr>
              <w:pStyle w:val="GOSTTablenorm"/>
              <w:rPr>
                <w:szCs w:val="22"/>
              </w:rPr>
            </w:pPr>
            <w:r>
              <w:t>Уникальный идентификатор документа/отчета/виджета (с тире),</w:t>
            </w:r>
            <w:r w:rsidR="00611710">
              <w:rPr>
                <w:szCs w:val="22"/>
              </w:rPr>
              <w:t xml:space="preserve"> инициировавшего запрос.</w:t>
            </w:r>
          </w:p>
          <w:p w14:paraId="04F2010E" w14:textId="0B65044A" w:rsidR="00746518" w:rsidRPr="00B9499D" w:rsidRDefault="00746518" w:rsidP="00746518">
            <w:pPr>
              <w:pStyle w:val="GOSTTablenorm"/>
              <w:rPr>
                <w:szCs w:val="22"/>
              </w:rPr>
            </w:pPr>
            <w:r w:rsidRPr="109D8E8A">
              <w:rPr>
                <w:szCs w:val="22"/>
              </w:rPr>
              <w:t>Заполня</w:t>
            </w:r>
            <w:r>
              <w:rPr>
                <w:szCs w:val="22"/>
              </w:rPr>
              <w:t>ется, если был указан в запросе</w:t>
            </w:r>
          </w:p>
        </w:tc>
      </w:tr>
      <w:tr w:rsidR="00FB0E41" w:rsidRPr="00B9499D" w14:paraId="1F82D241" w14:textId="77777777" w:rsidTr="00FB0E41">
        <w:tc>
          <w:tcPr>
            <w:tcW w:w="1080" w:type="pct"/>
          </w:tcPr>
          <w:p w14:paraId="7707755D" w14:textId="7EDC4B9F" w:rsidR="00746518" w:rsidRPr="00B9499D" w:rsidRDefault="00746518" w:rsidP="00746518">
            <w:pPr>
              <w:pStyle w:val="GOSTTablenorm"/>
              <w:rPr>
                <w:szCs w:val="22"/>
              </w:rPr>
            </w:pPr>
            <w:r w:rsidRPr="00B9499D">
              <w:t>Результат выполнения операции</w:t>
            </w:r>
          </w:p>
        </w:tc>
        <w:tc>
          <w:tcPr>
            <w:tcW w:w="767" w:type="pct"/>
          </w:tcPr>
          <w:p w14:paraId="742E6D03" w14:textId="77777777" w:rsidR="00746518" w:rsidRPr="00B9499D" w:rsidRDefault="00746518" w:rsidP="00746518">
            <w:pPr>
              <w:pStyle w:val="GOSTTablenorm"/>
              <w:rPr>
                <w:szCs w:val="22"/>
                <w:lang w:val="en-US"/>
              </w:rPr>
            </w:pPr>
            <w:r w:rsidRPr="00B9499D">
              <w:t>Result</w:t>
            </w:r>
          </w:p>
        </w:tc>
        <w:tc>
          <w:tcPr>
            <w:tcW w:w="511" w:type="pct"/>
          </w:tcPr>
          <w:p w14:paraId="34191296" w14:textId="77777777" w:rsidR="00746518" w:rsidRPr="00B9499D" w:rsidRDefault="00746518" w:rsidP="00746518">
            <w:pPr>
              <w:ind w:firstLine="30"/>
              <w:rPr>
                <w:sz w:val="22"/>
                <w:szCs w:val="22"/>
              </w:rPr>
            </w:pPr>
            <w:r w:rsidRPr="00B9499D">
              <w:rPr>
                <w:sz w:val="22"/>
                <w:szCs w:val="22"/>
              </w:rPr>
              <w:t>Строка</w:t>
            </w:r>
          </w:p>
        </w:tc>
        <w:tc>
          <w:tcPr>
            <w:tcW w:w="299" w:type="pct"/>
          </w:tcPr>
          <w:p w14:paraId="40EAE021" w14:textId="77777777" w:rsidR="00746518" w:rsidRPr="00B9499D" w:rsidRDefault="00746518" w:rsidP="00746518">
            <w:pPr>
              <w:pStyle w:val="GOSTTablenorm"/>
            </w:pPr>
            <w:r w:rsidRPr="00B9499D">
              <w:t>Да</w:t>
            </w:r>
          </w:p>
        </w:tc>
        <w:tc>
          <w:tcPr>
            <w:tcW w:w="314" w:type="pct"/>
          </w:tcPr>
          <w:p w14:paraId="0DA53173" w14:textId="77777777" w:rsidR="00746518" w:rsidRPr="00B9499D" w:rsidRDefault="00746518" w:rsidP="00746518">
            <w:pPr>
              <w:pStyle w:val="GOSTTablenorm"/>
            </w:pPr>
            <w:r w:rsidRPr="00B9499D">
              <w:t>=1</w:t>
            </w:r>
          </w:p>
        </w:tc>
        <w:tc>
          <w:tcPr>
            <w:tcW w:w="2028" w:type="pct"/>
          </w:tcPr>
          <w:p w14:paraId="1566CBFE" w14:textId="77777777" w:rsidR="00746518" w:rsidRPr="00B9499D" w:rsidRDefault="00746518" w:rsidP="00746518">
            <w:pPr>
              <w:pStyle w:val="GOSTTablenorm"/>
            </w:pPr>
            <w:r w:rsidRPr="00B9499D">
              <w:t>Передаются следующие значения:</w:t>
            </w:r>
          </w:p>
          <w:p w14:paraId="23AC8021" w14:textId="685670C6" w:rsidR="00746518" w:rsidRPr="00B9499D" w:rsidRDefault="00FB0E41" w:rsidP="00FB0E41">
            <w:pPr>
              <w:pStyle w:val="GOSTTableListMark1"/>
              <w:rPr>
                <w:lang w:val="en-US"/>
              </w:rPr>
            </w:pPr>
            <w:r>
              <w:t>«</w:t>
            </w:r>
            <w:r w:rsidR="00746518" w:rsidRPr="7D0ACBF4">
              <w:rPr>
                <w:lang w:val="en-US"/>
              </w:rPr>
              <w:t>S</w:t>
            </w:r>
            <w:r>
              <w:t xml:space="preserve">» </w:t>
            </w:r>
            <w:r>
              <w:rPr>
                <w:lang w:val="en-US"/>
              </w:rPr>
              <w:t>– SUCCESS – успешное завершение</w:t>
            </w:r>
            <w:r>
              <w:t>;</w:t>
            </w:r>
          </w:p>
          <w:p w14:paraId="6E6E7B73" w14:textId="1DA1EEE4" w:rsidR="00746518" w:rsidRPr="00B9499D" w:rsidRDefault="00FB0E41" w:rsidP="00FB0E41">
            <w:pPr>
              <w:pStyle w:val="GOSTTableListMark1"/>
              <w:rPr>
                <w:szCs w:val="22"/>
              </w:rPr>
            </w:pPr>
            <w:r>
              <w:t>«</w:t>
            </w:r>
            <w:r w:rsidR="00746518" w:rsidRPr="7D0ACBF4">
              <w:rPr>
                <w:lang w:val="en-US"/>
              </w:rPr>
              <w:t>E</w:t>
            </w:r>
            <w:r>
              <w:t>»</w:t>
            </w:r>
            <w:r w:rsidR="00746518" w:rsidRPr="7D0ACBF4">
              <w:t xml:space="preserve"> – </w:t>
            </w:r>
            <w:r w:rsidR="00746518" w:rsidRPr="7D0ACBF4">
              <w:rPr>
                <w:lang w:val="en-US"/>
              </w:rPr>
              <w:t>ERROR</w:t>
            </w:r>
            <w:r w:rsidR="00746518" w:rsidRPr="7D0ACBF4">
              <w:t xml:space="preserve"> – не успешное завершение</w:t>
            </w:r>
          </w:p>
        </w:tc>
      </w:tr>
      <w:tr w:rsidR="00FB0E41" w:rsidRPr="00B9499D" w14:paraId="3F90C087" w14:textId="77777777" w:rsidTr="00FB0E41">
        <w:tc>
          <w:tcPr>
            <w:tcW w:w="1080" w:type="pct"/>
          </w:tcPr>
          <w:p w14:paraId="78C8DB9B" w14:textId="77777777" w:rsidR="00746518" w:rsidRPr="00B9499D" w:rsidRDefault="00746518" w:rsidP="00746518">
            <w:pPr>
              <w:pStyle w:val="GOSTTablenorm"/>
            </w:pPr>
            <w:r w:rsidRPr="00B9499D">
              <w:t>Текст ошибки</w:t>
            </w:r>
          </w:p>
        </w:tc>
        <w:tc>
          <w:tcPr>
            <w:tcW w:w="767" w:type="pct"/>
          </w:tcPr>
          <w:p w14:paraId="4C9DBAE6" w14:textId="77777777" w:rsidR="00746518" w:rsidRPr="00B9499D" w:rsidRDefault="00746518" w:rsidP="00746518">
            <w:pPr>
              <w:pStyle w:val="GOSTTablenorm"/>
              <w:rPr>
                <w:lang w:val="en-US"/>
              </w:rPr>
            </w:pPr>
            <w:r w:rsidRPr="00B9499D">
              <w:rPr>
                <w:lang w:val="en-US"/>
              </w:rPr>
              <w:t>ResultDescr</w:t>
            </w:r>
          </w:p>
        </w:tc>
        <w:tc>
          <w:tcPr>
            <w:tcW w:w="511" w:type="pct"/>
          </w:tcPr>
          <w:p w14:paraId="5A17F17B" w14:textId="77777777" w:rsidR="00746518" w:rsidRPr="00B9499D" w:rsidRDefault="00746518" w:rsidP="00746518">
            <w:pPr>
              <w:ind w:firstLine="30"/>
              <w:rPr>
                <w:sz w:val="22"/>
                <w:szCs w:val="22"/>
              </w:rPr>
            </w:pPr>
            <w:r w:rsidRPr="00B9499D">
              <w:rPr>
                <w:sz w:val="22"/>
                <w:szCs w:val="22"/>
              </w:rPr>
              <w:t>Строка</w:t>
            </w:r>
          </w:p>
        </w:tc>
        <w:tc>
          <w:tcPr>
            <w:tcW w:w="299" w:type="pct"/>
          </w:tcPr>
          <w:p w14:paraId="6397D30C" w14:textId="77777777" w:rsidR="00746518" w:rsidRPr="00B9499D" w:rsidRDefault="00746518" w:rsidP="00746518">
            <w:pPr>
              <w:pStyle w:val="GOSTTablenorm"/>
            </w:pPr>
            <w:r w:rsidRPr="00B9499D">
              <w:t>Нет</w:t>
            </w:r>
          </w:p>
        </w:tc>
        <w:tc>
          <w:tcPr>
            <w:tcW w:w="314" w:type="pct"/>
          </w:tcPr>
          <w:p w14:paraId="52886B9E" w14:textId="77777777" w:rsidR="00746518" w:rsidRPr="00B9499D" w:rsidRDefault="00746518" w:rsidP="00746518">
            <w:pPr>
              <w:pStyle w:val="GOSTTablenorm"/>
            </w:pPr>
            <w:r w:rsidRPr="00B9499D">
              <w:rPr>
                <w:lang w:val="en-US"/>
              </w:rPr>
              <w:t>&lt;</w:t>
            </w:r>
            <w:r w:rsidRPr="00B9499D">
              <w:t>=2000</w:t>
            </w:r>
          </w:p>
        </w:tc>
        <w:tc>
          <w:tcPr>
            <w:tcW w:w="2028" w:type="pct"/>
          </w:tcPr>
          <w:p w14:paraId="56957AB1" w14:textId="2F6D4FE8" w:rsidR="00746518" w:rsidRPr="00B9499D" w:rsidRDefault="00746518" w:rsidP="00746518">
            <w:pPr>
              <w:pStyle w:val="GOSTTablenorm"/>
            </w:pPr>
            <w:r w:rsidRPr="00B9499D">
              <w:t>Текст ошибки, содержит развернутый текст ошибки (в Result передано значение, отличное от «</w:t>
            </w:r>
            <w:r w:rsidRPr="00B9499D">
              <w:rPr>
                <w:lang w:val="en-US"/>
              </w:rPr>
              <w:t>S</w:t>
            </w:r>
            <w:r w:rsidR="009E5CC6">
              <w:t>»)</w:t>
            </w:r>
          </w:p>
        </w:tc>
      </w:tr>
      <w:tr w:rsidR="00746518" w:rsidRPr="00B9499D" w14:paraId="63A06A25" w14:textId="77777777" w:rsidTr="00FB0E41">
        <w:tc>
          <w:tcPr>
            <w:tcW w:w="5000" w:type="pct"/>
            <w:gridSpan w:val="6"/>
          </w:tcPr>
          <w:p w14:paraId="2F36C7EC" w14:textId="7B6E0E10" w:rsidR="00746518" w:rsidRPr="00B9499D" w:rsidRDefault="00746518" w:rsidP="00746518">
            <w:pPr>
              <w:pStyle w:val="GOSTTableHead"/>
            </w:pPr>
            <w:r w:rsidRPr="00B9499D">
              <w:t>Перечень параметров ответа (</w:t>
            </w:r>
            <w:r w:rsidRPr="00B9499D">
              <w:rPr>
                <w:szCs w:val="22"/>
                <w:lang w:val="en-US"/>
              </w:rPr>
              <w:t>document</w:t>
            </w:r>
            <w:r w:rsidRPr="00B9499D">
              <w:t>)</w:t>
            </w:r>
          </w:p>
        </w:tc>
      </w:tr>
      <w:tr w:rsidR="00FB0E41" w:rsidRPr="008B1B76" w14:paraId="576F6898" w14:textId="77777777" w:rsidTr="00FB0E41">
        <w:tc>
          <w:tcPr>
            <w:tcW w:w="1080" w:type="pct"/>
          </w:tcPr>
          <w:p w14:paraId="7E4D7E5E" w14:textId="451E9895" w:rsidR="00746518" w:rsidRPr="00B9499D" w:rsidRDefault="00746518" w:rsidP="00746518">
            <w:pPr>
              <w:pStyle w:val="GOSTTablenorm"/>
            </w:pPr>
            <w:r w:rsidRPr="00B9499D">
              <w:t xml:space="preserve">Глобальный идентификатор </w:t>
            </w:r>
            <w:r w:rsidRPr="00B9499D">
              <w:rPr>
                <w:szCs w:val="22"/>
              </w:rPr>
              <w:t xml:space="preserve">проверяемого </w:t>
            </w:r>
            <w:r w:rsidRPr="00B9499D">
              <w:t>запроса</w:t>
            </w:r>
          </w:p>
        </w:tc>
        <w:tc>
          <w:tcPr>
            <w:tcW w:w="767" w:type="pct"/>
          </w:tcPr>
          <w:p w14:paraId="7DF5CB90" w14:textId="2ABC7A72" w:rsidR="00746518" w:rsidRPr="00B9499D" w:rsidRDefault="00746518" w:rsidP="00746518">
            <w:pPr>
              <w:pStyle w:val="GOSTTablenorm"/>
            </w:pPr>
            <w:r w:rsidRPr="00B9499D">
              <w:rPr>
                <w:lang w:val="en-US"/>
              </w:rPr>
              <w:t>CheckReqGuid</w:t>
            </w:r>
          </w:p>
        </w:tc>
        <w:tc>
          <w:tcPr>
            <w:tcW w:w="511" w:type="pct"/>
          </w:tcPr>
          <w:p w14:paraId="598F5769" w14:textId="77777777" w:rsidR="00746518" w:rsidRPr="00B9499D" w:rsidRDefault="00746518" w:rsidP="00746518">
            <w:pPr>
              <w:ind w:firstLine="30"/>
              <w:rPr>
                <w:sz w:val="22"/>
                <w:szCs w:val="22"/>
              </w:rPr>
            </w:pPr>
            <w:r w:rsidRPr="00B9499D">
              <w:rPr>
                <w:sz w:val="22"/>
                <w:szCs w:val="22"/>
                <w:lang w:val="en-US"/>
              </w:rPr>
              <w:t>GUID</w:t>
            </w:r>
          </w:p>
        </w:tc>
        <w:tc>
          <w:tcPr>
            <w:tcW w:w="299" w:type="pct"/>
          </w:tcPr>
          <w:p w14:paraId="6B1939F9" w14:textId="5DE1A331" w:rsidR="00746518" w:rsidRPr="00B9499D" w:rsidRDefault="00746518" w:rsidP="00746518">
            <w:pPr>
              <w:pStyle w:val="GOSTTablenorm"/>
            </w:pPr>
            <w:r w:rsidRPr="00B9499D">
              <w:rPr>
                <w:szCs w:val="22"/>
              </w:rPr>
              <w:t>Да</w:t>
            </w:r>
          </w:p>
        </w:tc>
        <w:tc>
          <w:tcPr>
            <w:tcW w:w="314" w:type="pct"/>
          </w:tcPr>
          <w:p w14:paraId="41D1F5B3" w14:textId="77777777" w:rsidR="00746518" w:rsidRPr="00B9499D" w:rsidRDefault="00746518" w:rsidP="00746518">
            <w:pPr>
              <w:ind w:firstLine="30"/>
              <w:rPr>
                <w:sz w:val="22"/>
                <w:szCs w:val="22"/>
              </w:rPr>
            </w:pPr>
            <w:r w:rsidRPr="00B9499D">
              <w:rPr>
                <w:sz w:val="22"/>
                <w:szCs w:val="22"/>
                <w:lang w:val="en-US"/>
              </w:rPr>
              <w:t>=</w:t>
            </w:r>
            <w:r w:rsidRPr="00B9499D">
              <w:rPr>
                <w:sz w:val="22"/>
                <w:szCs w:val="22"/>
              </w:rPr>
              <w:t>36</w:t>
            </w:r>
          </w:p>
        </w:tc>
        <w:tc>
          <w:tcPr>
            <w:tcW w:w="2028" w:type="pct"/>
          </w:tcPr>
          <w:p w14:paraId="2ECBB1C4" w14:textId="091391A6" w:rsidR="00746518" w:rsidRPr="008B1B76" w:rsidRDefault="00746518" w:rsidP="00746518">
            <w:pPr>
              <w:pStyle w:val="GOSTTablenorm"/>
            </w:pPr>
            <w:r w:rsidRPr="00B9499D">
              <w:t xml:space="preserve">Уникальный идентификатор запроса (с тире), информация о состоянии которого </w:t>
            </w:r>
            <w:r w:rsidRPr="008B1B76">
              <w:rPr>
                <w:szCs w:val="22"/>
              </w:rPr>
              <w:t>предоставляется</w:t>
            </w:r>
          </w:p>
        </w:tc>
      </w:tr>
      <w:tr w:rsidR="00FB0E41" w:rsidRPr="00B9499D" w14:paraId="36A9194A" w14:textId="77777777" w:rsidTr="00FB0E41">
        <w:tc>
          <w:tcPr>
            <w:tcW w:w="1080" w:type="pct"/>
          </w:tcPr>
          <w:p w14:paraId="1227FDD8" w14:textId="7ADBADA5" w:rsidR="00746518" w:rsidRPr="008B1B76" w:rsidRDefault="00746518" w:rsidP="00746518">
            <w:pPr>
              <w:pStyle w:val="GOSTTablenorm"/>
              <w:rPr>
                <w:szCs w:val="22"/>
              </w:rPr>
            </w:pPr>
            <w:r w:rsidRPr="008B1B76">
              <w:rPr>
                <w:szCs w:val="22"/>
              </w:rPr>
              <w:t>Глобальный идентификатор документа</w:t>
            </w:r>
          </w:p>
        </w:tc>
        <w:tc>
          <w:tcPr>
            <w:tcW w:w="767" w:type="pct"/>
          </w:tcPr>
          <w:p w14:paraId="2341F4A7" w14:textId="58A19AB6" w:rsidR="00746518" w:rsidRPr="008B1B76" w:rsidRDefault="00746518" w:rsidP="00746518">
            <w:pPr>
              <w:pStyle w:val="GOSTTablenorm"/>
              <w:rPr>
                <w:szCs w:val="22"/>
                <w:lang w:val="en-US"/>
              </w:rPr>
            </w:pPr>
            <w:r w:rsidRPr="008B1B76">
              <w:rPr>
                <w:szCs w:val="22"/>
                <w:lang w:val="en-US"/>
              </w:rPr>
              <w:t>CheckDocGuid</w:t>
            </w:r>
          </w:p>
        </w:tc>
        <w:tc>
          <w:tcPr>
            <w:tcW w:w="511" w:type="pct"/>
          </w:tcPr>
          <w:p w14:paraId="34537273" w14:textId="4AB9170D" w:rsidR="00746518" w:rsidRPr="008B1B76" w:rsidRDefault="00746518" w:rsidP="00746518">
            <w:pPr>
              <w:ind w:firstLine="30"/>
              <w:rPr>
                <w:sz w:val="22"/>
                <w:szCs w:val="22"/>
                <w:lang w:val="en-US"/>
              </w:rPr>
            </w:pPr>
            <w:r w:rsidRPr="008B1B76">
              <w:rPr>
                <w:sz w:val="22"/>
                <w:szCs w:val="22"/>
                <w:lang w:val="en-US"/>
              </w:rPr>
              <w:t>GUID</w:t>
            </w:r>
          </w:p>
        </w:tc>
        <w:tc>
          <w:tcPr>
            <w:tcW w:w="299" w:type="pct"/>
          </w:tcPr>
          <w:p w14:paraId="005A8012" w14:textId="39B62CE2" w:rsidR="00746518" w:rsidRPr="008B1B76" w:rsidRDefault="00746518" w:rsidP="00746518">
            <w:pPr>
              <w:pStyle w:val="GOSTTablenorm"/>
              <w:rPr>
                <w:szCs w:val="22"/>
              </w:rPr>
            </w:pPr>
            <w:r w:rsidRPr="008B1B76">
              <w:rPr>
                <w:szCs w:val="22"/>
              </w:rPr>
              <w:t>Нет</w:t>
            </w:r>
          </w:p>
        </w:tc>
        <w:tc>
          <w:tcPr>
            <w:tcW w:w="314" w:type="pct"/>
          </w:tcPr>
          <w:p w14:paraId="2AEFE14C" w14:textId="1CE4A7CE" w:rsidR="00746518" w:rsidRPr="008B1B76" w:rsidRDefault="00746518" w:rsidP="00746518">
            <w:pPr>
              <w:ind w:firstLine="30"/>
              <w:rPr>
                <w:sz w:val="22"/>
                <w:szCs w:val="22"/>
                <w:lang w:val="en-US"/>
              </w:rPr>
            </w:pPr>
            <w:r w:rsidRPr="008B1B76">
              <w:rPr>
                <w:sz w:val="22"/>
                <w:szCs w:val="22"/>
              </w:rPr>
              <w:t>=36</w:t>
            </w:r>
          </w:p>
        </w:tc>
        <w:tc>
          <w:tcPr>
            <w:tcW w:w="2028" w:type="pct"/>
          </w:tcPr>
          <w:p w14:paraId="53DB9DE2" w14:textId="77777777" w:rsidR="00611710" w:rsidRDefault="00746518" w:rsidP="00746518">
            <w:pPr>
              <w:pStyle w:val="GOSTTablenorm"/>
              <w:rPr>
                <w:szCs w:val="22"/>
              </w:rPr>
            </w:pPr>
            <w:r w:rsidRPr="008B1B76">
              <w:rPr>
                <w:szCs w:val="22"/>
              </w:rPr>
              <w:t>Уникальный идентификатор документа, информация о состоянии которого предоставляется</w:t>
            </w:r>
            <w:r w:rsidR="00611710">
              <w:rPr>
                <w:szCs w:val="22"/>
              </w:rPr>
              <w:t>.</w:t>
            </w:r>
          </w:p>
          <w:p w14:paraId="4FA2E146" w14:textId="23BE3A9F" w:rsidR="00746518" w:rsidRPr="00B9499D" w:rsidRDefault="00746518" w:rsidP="00746518">
            <w:pPr>
              <w:pStyle w:val="GOSTTablenorm"/>
              <w:rPr>
                <w:szCs w:val="22"/>
              </w:rPr>
            </w:pPr>
            <w:r w:rsidRPr="00B9499D">
              <w:rPr>
                <w:szCs w:val="22"/>
              </w:rPr>
              <w:t>Заполняется, если был указан в запросе</w:t>
            </w:r>
          </w:p>
        </w:tc>
      </w:tr>
      <w:tr w:rsidR="00FB0E41" w:rsidRPr="00B9499D" w14:paraId="4CBD2FD6" w14:textId="77777777" w:rsidTr="00FB0E41">
        <w:tc>
          <w:tcPr>
            <w:tcW w:w="1080" w:type="pct"/>
          </w:tcPr>
          <w:p w14:paraId="680C787E" w14:textId="2B44D9D2" w:rsidR="00746518" w:rsidRPr="005C6BDA" w:rsidRDefault="00746518" w:rsidP="00746518">
            <w:pPr>
              <w:pStyle w:val="GOSTTablenorm"/>
            </w:pPr>
            <w:r w:rsidRPr="00B9499D">
              <w:t>Статус</w:t>
            </w:r>
            <w:r w:rsidRPr="00273086">
              <w:t xml:space="preserve"> </w:t>
            </w:r>
            <w:r w:rsidRPr="005C6BDA">
              <w:t>проверяемого запроса</w:t>
            </w:r>
          </w:p>
        </w:tc>
        <w:tc>
          <w:tcPr>
            <w:tcW w:w="767" w:type="pct"/>
          </w:tcPr>
          <w:p w14:paraId="41775B7B" w14:textId="77777777" w:rsidR="00746518" w:rsidRPr="00273086" w:rsidRDefault="00746518" w:rsidP="00746518">
            <w:pPr>
              <w:pStyle w:val="GOSTTablenorm"/>
            </w:pPr>
            <w:r w:rsidRPr="00B9499D">
              <w:rPr>
                <w:lang w:val="en-US"/>
              </w:rPr>
              <w:t>Status</w:t>
            </w:r>
          </w:p>
        </w:tc>
        <w:tc>
          <w:tcPr>
            <w:tcW w:w="511" w:type="pct"/>
          </w:tcPr>
          <w:p w14:paraId="1AFD5221" w14:textId="473A1290" w:rsidR="00746518" w:rsidRPr="005C6BDA" w:rsidRDefault="00746518" w:rsidP="00746518">
            <w:pPr>
              <w:ind w:firstLine="30"/>
              <w:rPr>
                <w:sz w:val="22"/>
                <w:szCs w:val="22"/>
              </w:rPr>
            </w:pPr>
            <w:r w:rsidRPr="005C6BDA">
              <w:rPr>
                <w:sz w:val="22"/>
                <w:szCs w:val="22"/>
              </w:rPr>
              <w:t>Строка</w:t>
            </w:r>
          </w:p>
        </w:tc>
        <w:tc>
          <w:tcPr>
            <w:tcW w:w="299" w:type="pct"/>
          </w:tcPr>
          <w:p w14:paraId="03448AAB" w14:textId="5F8E4D15" w:rsidR="00746518" w:rsidRPr="00B9499D" w:rsidRDefault="00746518" w:rsidP="00746518">
            <w:pPr>
              <w:ind w:firstLine="30"/>
              <w:rPr>
                <w:sz w:val="22"/>
                <w:szCs w:val="22"/>
              </w:rPr>
            </w:pPr>
            <w:r w:rsidRPr="00B9499D">
              <w:rPr>
                <w:sz w:val="22"/>
                <w:szCs w:val="22"/>
              </w:rPr>
              <w:t>Да</w:t>
            </w:r>
          </w:p>
        </w:tc>
        <w:tc>
          <w:tcPr>
            <w:tcW w:w="314" w:type="pct"/>
          </w:tcPr>
          <w:p w14:paraId="77886AF4" w14:textId="1094A1EE" w:rsidR="00746518" w:rsidRPr="00B9499D" w:rsidRDefault="00746518" w:rsidP="00746518">
            <w:pPr>
              <w:ind w:firstLine="30"/>
              <w:rPr>
                <w:sz w:val="22"/>
                <w:szCs w:val="22"/>
              </w:rPr>
            </w:pPr>
            <w:r w:rsidRPr="00B9499D">
              <w:rPr>
                <w:sz w:val="22"/>
                <w:szCs w:val="22"/>
              </w:rPr>
              <w:t>=1</w:t>
            </w:r>
          </w:p>
        </w:tc>
        <w:tc>
          <w:tcPr>
            <w:tcW w:w="2028" w:type="pct"/>
          </w:tcPr>
          <w:p w14:paraId="63D87CCB" w14:textId="77777777" w:rsidR="00611710" w:rsidRDefault="00746518" w:rsidP="00746518">
            <w:pPr>
              <w:pStyle w:val="GOSTTablenorm"/>
            </w:pPr>
            <w:r>
              <w:t>Содержит информацию о</w:t>
            </w:r>
            <w:r w:rsidR="00611710">
              <w:t xml:space="preserve"> проверяемом запросе/документе.</w:t>
            </w:r>
          </w:p>
          <w:p w14:paraId="477C129F" w14:textId="00414AA0" w:rsidR="00746518" w:rsidRPr="00B9499D" w:rsidRDefault="00746518" w:rsidP="00746518">
            <w:pPr>
              <w:pStyle w:val="GOSTTablenorm"/>
            </w:pPr>
            <w:r>
              <w:t>Возможные значения:</w:t>
            </w:r>
          </w:p>
          <w:p w14:paraId="6DD8911C" w14:textId="2AD733E5" w:rsidR="00746518" w:rsidRPr="00B9499D" w:rsidRDefault="00746518" w:rsidP="00FB0E41">
            <w:pPr>
              <w:pStyle w:val="GOSTTableListMark1"/>
            </w:pPr>
            <w:r w:rsidRPr="33249EA7">
              <w:t xml:space="preserve">«1» </w:t>
            </w:r>
            <w:r w:rsidR="00563A60" w:rsidRPr="36854D62">
              <w:t>–</w:t>
            </w:r>
            <w:r w:rsidRPr="33249EA7">
              <w:t xml:space="preserve"> Запрос найден и обработан (ответ отправлялся);</w:t>
            </w:r>
          </w:p>
          <w:p w14:paraId="752CCFAF" w14:textId="08EF1416" w:rsidR="00746518" w:rsidRPr="00B9499D" w:rsidRDefault="00746518" w:rsidP="00FB0E41">
            <w:pPr>
              <w:pStyle w:val="GOSTTableListMark1"/>
            </w:pPr>
            <w:r w:rsidRPr="33249EA7">
              <w:t xml:space="preserve">«2» </w:t>
            </w:r>
            <w:r w:rsidR="00563A60" w:rsidRPr="36854D62">
              <w:t>–</w:t>
            </w:r>
            <w:r w:rsidRPr="33249EA7">
              <w:t xml:space="preserve"> Запрос найден и находится в процессе обработки (ответ еще не направлялся, но будет отправлен по завершению обработки);</w:t>
            </w:r>
          </w:p>
          <w:p w14:paraId="414F7B44" w14:textId="42121AF4" w:rsidR="00746518" w:rsidRDefault="00746518" w:rsidP="00FB0E41">
            <w:pPr>
              <w:pStyle w:val="GOSTTableListMark1"/>
            </w:pPr>
            <w:bookmarkStart w:id="1491" w:name="_Hlk123826825"/>
            <w:r w:rsidRPr="00B9499D">
              <w:lastRenderedPageBreak/>
              <w:t xml:space="preserve">«3» </w:t>
            </w:r>
            <w:r w:rsidR="00563A60" w:rsidRPr="36854D62">
              <w:t>–</w:t>
            </w:r>
            <w:r w:rsidRPr="00B9499D">
              <w:t xml:space="preserve"> Запрос найден, ошибка обработки (запрос был обработан или обработка прервалась и ответ не был направлен по техническим причинам</w:t>
            </w:r>
            <w:r>
              <w:t>)</w:t>
            </w:r>
            <w:bookmarkEnd w:id="1491"/>
            <w:r>
              <w:t>;</w:t>
            </w:r>
          </w:p>
          <w:p w14:paraId="53285121" w14:textId="76ACDB8A" w:rsidR="00746518" w:rsidRPr="00B9499D" w:rsidRDefault="00746518" w:rsidP="00FB0E41">
            <w:pPr>
              <w:pStyle w:val="GOSTTableListMark1"/>
            </w:pPr>
            <w:r w:rsidRPr="00B9499D">
              <w:t>«</w:t>
            </w:r>
            <w:r>
              <w:t>4</w:t>
            </w:r>
            <w:r w:rsidRPr="00B9499D">
              <w:t xml:space="preserve">» </w:t>
            </w:r>
            <w:r w:rsidR="00563A60" w:rsidRPr="36854D62">
              <w:t>–</w:t>
            </w:r>
            <w:r w:rsidRPr="00B9499D">
              <w:t xml:space="preserve"> Запрос </w:t>
            </w:r>
            <w:r>
              <w:t xml:space="preserve">не </w:t>
            </w:r>
            <w:r w:rsidRPr="00B9499D">
              <w:t>найден</w:t>
            </w:r>
            <w:r>
              <w:t xml:space="preserve"> </w:t>
            </w:r>
            <w:r w:rsidRPr="007B2E78">
              <w:t>(запрос или не поступал на обработку</w:t>
            </w:r>
            <w:r>
              <w:t>,</w:t>
            </w:r>
            <w:r w:rsidRPr="007B2E78">
              <w:t xml:space="preserve"> или истек срок хранения информации о результатах обработки запроса)</w:t>
            </w:r>
          </w:p>
        </w:tc>
      </w:tr>
      <w:tr w:rsidR="00FB0E41" w:rsidRPr="00B9499D" w14:paraId="16EC13E6" w14:textId="77777777" w:rsidTr="00FB0E41">
        <w:tc>
          <w:tcPr>
            <w:tcW w:w="1080" w:type="pct"/>
          </w:tcPr>
          <w:p w14:paraId="4314D878" w14:textId="03385915" w:rsidR="00746518" w:rsidRPr="00B9499D" w:rsidRDefault="00746518" w:rsidP="00746518">
            <w:pPr>
              <w:pStyle w:val="GOSTTablenorm"/>
            </w:pPr>
            <w:r w:rsidRPr="00B9499D">
              <w:rPr>
                <w:szCs w:val="22"/>
              </w:rPr>
              <w:lastRenderedPageBreak/>
              <w:t>Глобальный идентификатор ранее направленного</w:t>
            </w:r>
            <w:r w:rsidRPr="00273086">
              <w:t xml:space="preserve"> </w:t>
            </w:r>
            <w:r w:rsidRPr="00B9499D">
              <w:rPr>
                <w:szCs w:val="22"/>
              </w:rPr>
              <w:t>ответа</w:t>
            </w:r>
          </w:p>
        </w:tc>
        <w:tc>
          <w:tcPr>
            <w:tcW w:w="767" w:type="pct"/>
          </w:tcPr>
          <w:p w14:paraId="11C15BBF" w14:textId="5B8957AD" w:rsidR="00746518" w:rsidRPr="00B9499D" w:rsidRDefault="00746518" w:rsidP="00746518">
            <w:pPr>
              <w:pStyle w:val="GOSTTablenorm"/>
              <w:rPr>
                <w:lang w:val="en-US"/>
              </w:rPr>
            </w:pPr>
            <w:r w:rsidRPr="00B9499D">
              <w:rPr>
                <w:szCs w:val="22"/>
                <w:lang w:val="en-US"/>
              </w:rPr>
              <w:t>CheckAnsGuid</w:t>
            </w:r>
          </w:p>
        </w:tc>
        <w:tc>
          <w:tcPr>
            <w:tcW w:w="511" w:type="pct"/>
          </w:tcPr>
          <w:p w14:paraId="41E9744C" w14:textId="22E21AA8" w:rsidR="00746518" w:rsidRPr="00B9499D" w:rsidRDefault="00746518" w:rsidP="00746518">
            <w:pPr>
              <w:ind w:firstLine="30"/>
              <w:rPr>
                <w:sz w:val="22"/>
                <w:szCs w:val="22"/>
              </w:rPr>
            </w:pPr>
            <w:r w:rsidRPr="00B9499D">
              <w:rPr>
                <w:sz w:val="22"/>
                <w:szCs w:val="22"/>
                <w:lang w:val="en-US"/>
              </w:rPr>
              <w:t>GUID</w:t>
            </w:r>
          </w:p>
        </w:tc>
        <w:tc>
          <w:tcPr>
            <w:tcW w:w="299" w:type="pct"/>
          </w:tcPr>
          <w:p w14:paraId="341F4D25" w14:textId="2A747309" w:rsidR="00746518" w:rsidRPr="00B9499D" w:rsidRDefault="00746518" w:rsidP="00746518">
            <w:pPr>
              <w:ind w:firstLine="30"/>
              <w:rPr>
                <w:sz w:val="22"/>
                <w:szCs w:val="22"/>
              </w:rPr>
            </w:pPr>
            <w:r w:rsidRPr="005C6BDA">
              <w:rPr>
                <w:sz w:val="22"/>
                <w:szCs w:val="22"/>
              </w:rPr>
              <w:t>Нет</w:t>
            </w:r>
          </w:p>
        </w:tc>
        <w:tc>
          <w:tcPr>
            <w:tcW w:w="314" w:type="pct"/>
          </w:tcPr>
          <w:p w14:paraId="2FDF4D7F" w14:textId="4F22C828" w:rsidR="00746518" w:rsidRPr="00B9499D" w:rsidRDefault="00746518" w:rsidP="00746518">
            <w:pPr>
              <w:ind w:firstLine="30"/>
              <w:rPr>
                <w:sz w:val="22"/>
                <w:szCs w:val="22"/>
              </w:rPr>
            </w:pPr>
            <w:r w:rsidRPr="00B9499D">
              <w:rPr>
                <w:szCs w:val="22"/>
                <w:lang w:val="en-US"/>
              </w:rPr>
              <w:t>=</w:t>
            </w:r>
            <w:r w:rsidRPr="00B9499D">
              <w:rPr>
                <w:szCs w:val="22"/>
              </w:rPr>
              <w:t>36</w:t>
            </w:r>
          </w:p>
        </w:tc>
        <w:tc>
          <w:tcPr>
            <w:tcW w:w="2028" w:type="pct"/>
          </w:tcPr>
          <w:p w14:paraId="24ACDECD" w14:textId="1A918292" w:rsidR="00746518" w:rsidRPr="00B9499D" w:rsidRDefault="00746518" w:rsidP="00746518">
            <w:pPr>
              <w:pStyle w:val="GOSTTablenorm"/>
            </w:pPr>
            <w:r w:rsidRPr="00B9499D">
              <w:rPr>
                <w:szCs w:val="22"/>
              </w:rPr>
              <w:t>Уникальный идентификатор ранее направленного ответа (с тире). Заполняется, только при Статусе пр</w:t>
            </w:r>
            <w:r w:rsidR="00FB0E41">
              <w:rPr>
                <w:szCs w:val="22"/>
              </w:rPr>
              <w:t>оверяемого запроса (Status) = 1</w:t>
            </w:r>
          </w:p>
        </w:tc>
      </w:tr>
      <w:tr w:rsidR="00FB0E41" w:rsidRPr="00B9499D" w14:paraId="38A63406" w14:textId="77777777" w:rsidTr="00FB0E41">
        <w:tc>
          <w:tcPr>
            <w:tcW w:w="1080" w:type="pct"/>
          </w:tcPr>
          <w:p w14:paraId="10E0FE36" w14:textId="6EAA286C" w:rsidR="00746518" w:rsidRPr="00B9499D" w:rsidRDefault="00746518" w:rsidP="00746518">
            <w:pPr>
              <w:pStyle w:val="GOSTTablenorm"/>
            </w:pPr>
            <w:r w:rsidRPr="00B9499D">
              <w:t xml:space="preserve">Дата и время </w:t>
            </w:r>
            <w:r w:rsidRPr="00B9499D">
              <w:rPr>
                <w:szCs w:val="22"/>
              </w:rPr>
              <w:t>направления</w:t>
            </w:r>
            <w:r w:rsidRPr="00B9499D">
              <w:t xml:space="preserve"> ответа</w:t>
            </w:r>
          </w:p>
        </w:tc>
        <w:tc>
          <w:tcPr>
            <w:tcW w:w="767" w:type="pct"/>
          </w:tcPr>
          <w:p w14:paraId="22850C73" w14:textId="10DD9845" w:rsidR="00746518" w:rsidRPr="00B9499D" w:rsidRDefault="00746518" w:rsidP="00746518">
            <w:pPr>
              <w:pStyle w:val="GOSTTablenorm"/>
              <w:rPr>
                <w:szCs w:val="22"/>
              </w:rPr>
            </w:pPr>
            <w:r w:rsidRPr="00B9499D">
              <w:rPr>
                <w:szCs w:val="22"/>
                <w:lang w:val="en-US"/>
              </w:rPr>
              <w:t>AnsDateTime</w:t>
            </w:r>
          </w:p>
        </w:tc>
        <w:tc>
          <w:tcPr>
            <w:tcW w:w="511" w:type="pct"/>
          </w:tcPr>
          <w:p w14:paraId="653B5F68" w14:textId="20274B3C" w:rsidR="00746518" w:rsidRPr="00B9499D" w:rsidRDefault="00746518" w:rsidP="00746518">
            <w:pPr>
              <w:ind w:firstLine="30"/>
              <w:rPr>
                <w:sz w:val="22"/>
                <w:szCs w:val="22"/>
              </w:rPr>
            </w:pPr>
            <w:r w:rsidRPr="00B9499D">
              <w:rPr>
                <w:sz w:val="22"/>
                <w:szCs w:val="22"/>
              </w:rPr>
              <w:t>Дата-время (timestamp)</w:t>
            </w:r>
          </w:p>
        </w:tc>
        <w:tc>
          <w:tcPr>
            <w:tcW w:w="299" w:type="pct"/>
          </w:tcPr>
          <w:p w14:paraId="31C80B7F" w14:textId="1E7E112B" w:rsidR="00746518" w:rsidRPr="00B9499D" w:rsidRDefault="00746518" w:rsidP="00746518">
            <w:pPr>
              <w:ind w:firstLine="30"/>
              <w:rPr>
                <w:sz w:val="22"/>
                <w:szCs w:val="22"/>
              </w:rPr>
            </w:pPr>
            <w:r w:rsidRPr="00B9499D">
              <w:rPr>
                <w:sz w:val="22"/>
                <w:szCs w:val="22"/>
              </w:rPr>
              <w:t>Нет</w:t>
            </w:r>
          </w:p>
        </w:tc>
        <w:tc>
          <w:tcPr>
            <w:tcW w:w="314" w:type="pct"/>
          </w:tcPr>
          <w:p w14:paraId="626DE47F" w14:textId="2B183B08" w:rsidR="00746518" w:rsidRPr="00B9499D" w:rsidRDefault="00746518" w:rsidP="00746518">
            <w:pPr>
              <w:ind w:firstLine="30"/>
              <w:rPr>
                <w:sz w:val="22"/>
                <w:szCs w:val="22"/>
              </w:rPr>
            </w:pPr>
          </w:p>
        </w:tc>
        <w:tc>
          <w:tcPr>
            <w:tcW w:w="2028" w:type="pct"/>
          </w:tcPr>
          <w:p w14:paraId="7E1377D5" w14:textId="606F3E3C" w:rsidR="00746518" w:rsidRPr="00B9499D" w:rsidRDefault="00746518" w:rsidP="00746518">
            <w:pPr>
              <w:pStyle w:val="GOSTTablenorm"/>
              <w:rPr>
                <w:szCs w:val="22"/>
              </w:rPr>
            </w:pPr>
            <w:r w:rsidRPr="00B9499D">
              <w:rPr>
                <w:szCs w:val="22"/>
              </w:rPr>
              <w:t>Дата и время формирования в SVAP ответа, ранее направленного по проверяемому запросу.</w:t>
            </w:r>
          </w:p>
          <w:p w14:paraId="4BE925FB" w14:textId="627DBA49" w:rsidR="00746518" w:rsidRPr="00B9499D" w:rsidRDefault="00746518" w:rsidP="00746518">
            <w:pPr>
              <w:pStyle w:val="GOSTTablenorm"/>
              <w:rPr>
                <w:szCs w:val="22"/>
              </w:rPr>
            </w:pPr>
            <w:r w:rsidRPr="00B9499D">
              <w:rPr>
                <w:szCs w:val="22"/>
              </w:rPr>
              <w:t>Заполняется, только при Статусе проверяемого запроса (Status) = 1.</w:t>
            </w:r>
          </w:p>
          <w:p w14:paraId="2CE3C26A" w14:textId="4A62F4E9" w:rsidR="00746518" w:rsidRPr="00B9499D" w:rsidRDefault="00746518" w:rsidP="00746518">
            <w:pPr>
              <w:pStyle w:val="GOSTTablenorm"/>
              <w:rPr>
                <w:szCs w:val="22"/>
              </w:rPr>
            </w:pPr>
            <w:r w:rsidRPr="00B9499D">
              <w:rPr>
                <w:szCs w:val="22"/>
              </w:rPr>
              <w:t xml:space="preserve">Формат YYYY-MM-DD </w:t>
            </w:r>
            <w:proofErr w:type="gramStart"/>
            <w:r w:rsidRPr="00B9499D">
              <w:rPr>
                <w:szCs w:val="22"/>
              </w:rPr>
              <w:t>hh:mm</w:t>
            </w:r>
            <w:proofErr w:type="gramEnd"/>
            <w:r w:rsidRPr="00B9499D">
              <w:rPr>
                <w:szCs w:val="22"/>
              </w:rPr>
              <w:t>:ss</w:t>
            </w:r>
          </w:p>
        </w:tc>
      </w:tr>
    </w:tbl>
    <w:p w14:paraId="23D10E8A" w14:textId="1CEA9F7C" w:rsidR="00512B7E" w:rsidRPr="00FB0E41" w:rsidRDefault="00512B7E" w:rsidP="00FB0E41">
      <w:pPr>
        <w:pStyle w:val="31"/>
      </w:pPr>
      <w:bookmarkStart w:id="1492" w:name="_Toc117871501"/>
      <w:bookmarkStart w:id="1493" w:name="_Toc121319599"/>
      <w:bookmarkStart w:id="1494" w:name="_Toc226556152"/>
      <w:bookmarkStart w:id="1495" w:name="_Ref112667384"/>
      <w:r w:rsidRPr="00FB0E41">
        <w:t>Пример ответа</w:t>
      </w:r>
      <w:bookmarkEnd w:id="1492"/>
      <w:bookmarkEnd w:id="1493"/>
      <w:bookmarkEnd w:id="1494"/>
    </w:p>
    <w:p w14:paraId="5554920A" w14:textId="292158D1" w:rsidR="00E93CF9" w:rsidRPr="00FB0E41" w:rsidRDefault="00E93CF9" w:rsidP="00C75A4E">
      <w:pPr>
        <w:pStyle w:val="GOSTScript"/>
      </w:pPr>
      <w:r w:rsidRPr="00FB0E41">
        <w:t>{</w:t>
      </w:r>
    </w:p>
    <w:p w14:paraId="28737E39" w14:textId="26F12E8E" w:rsidR="00E93CF9" w:rsidRPr="00FB0E41" w:rsidRDefault="00E93CF9" w:rsidP="00C75A4E">
      <w:pPr>
        <w:pStyle w:val="GOSTScript"/>
      </w:pPr>
      <w:r w:rsidRPr="00FB0E41">
        <w:tab/>
        <w:t>"</w:t>
      </w:r>
      <w:r w:rsidRPr="008B1B76">
        <w:t>header</w:t>
      </w:r>
      <w:r w:rsidRPr="00FB0E41">
        <w:t>": {</w:t>
      </w:r>
    </w:p>
    <w:p w14:paraId="71BE1C75" w14:textId="1570B065" w:rsidR="00E93CF9" w:rsidRPr="00FB0E41" w:rsidRDefault="00E93CF9" w:rsidP="00C75A4E">
      <w:pPr>
        <w:pStyle w:val="GOSTScript"/>
      </w:pPr>
      <w:r w:rsidRPr="00FB0E41">
        <w:tab/>
      </w:r>
      <w:r w:rsidRPr="00FB0E41">
        <w:tab/>
        <w:t>"</w:t>
      </w:r>
      <w:r w:rsidRPr="008B1B76">
        <w:t>Source</w:t>
      </w:r>
      <w:r w:rsidRPr="00FB0E41">
        <w:t>": "</w:t>
      </w:r>
      <w:r w:rsidR="170E4D90" w:rsidRPr="170E4D90">
        <w:t>EXP</w:t>
      </w:r>
      <w:r w:rsidR="170E4D90" w:rsidRPr="00FB0E41">
        <w:t>05</w:t>
      </w:r>
      <w:r w:rsidRPr="00FB0E41">
        <w:t>",</w:t>
      </w:r>
    </w:p>
    <w:p w14:paraId="2556A6D9" w14:textId="77777777" w:rsidR="00E93CF9" w:rsidRPr="00FB0E41" w:rsidRDefault="00E93CF9" w:rsidP="00C75A4E">
      <w:pPr>
        <w:pStyle w:val="GOSTScript"/>
      </w:pPr>
      <w:r w:rsidRPr="00FB0E41">
        <w:tab/>
      </w:r>
      <w:r w:rsidRPr="00FB0E41">
        <w:tab/>
        <w:t>"</w:t>
      </w:r>
      <w:r w:rsidRPr="008B1B76">
        <w:t>Receiver</w:t>
      </w:r>
      <w:r w:rsidRPr="00FB0E41">
        <w:t>": "</w:t>
      </w:r>
      <w:r w:rsidRPr="008B1B76">
        <w:t>EXP</w:t>
      </w:r>
      <w:r w:rsidRPr="00FB0E41">
        <w:t>05",</w:t>
      </w:r>
    </w:p>
    <w:p w14:paraId="084B8D81" w14:textId="05305336" w:rsidR="00E93CF9" w:rsidRPr="00FB0E41" w:rsidRDefault="00E93CF9" w:rsidP="00C75A4E">
      <w:pPr>
        <w:pStyle w:val="GOSTScript"/>
      </w:pPr>
      <w:r w:rsidRPr="00FB0E41">
        <w:tab/>
      </w:r>
      <w:r w:rsidRPr="00FB0E41">
        <w:tab/>
        <w:t>"</w:t>
      </w:r>
      <w:r w:rsidRPr="008B1B76">
        <w:t>AnsDateTime</w:t>
      </w:r>
      <w:r w:rsidRPr="00FB0E41">
        <w:t>": "2022-08-</w:t>
      </w:r>
      <w:r w:rsidR="00CB0FEA" w:rsidRPr="00FB0E41">
        <w:t xml:space="preserve">01 </w:t>
      </w:r>
      <w:r w:rsidRPr="00FB0E41">
        <w:t>12:21:15",</w:t>
      </w:r>
    </w:p>
    <w:p w14:paraId="558049F4" w14:textId="77777777" w:rsidR="00E93CF9" w:rsidRPr="00FB0E41" w:rsidRDefault="00E93CF9" w:rsidP="00C75A4E">
      <w:pPr>
        <w:pStyle w:val="GOSTScript"/>
      </w:pPr>
      <w:r w:rsidRPr="00FB0E41">
        <w:tab/>
      </w:r>
      <w:r w:rsidRPr="00FB0E41">
        <w:tab/>
        <w:t>"</w:t>
      </w:r>
      <w:r w:rsidRPr="008B1B76">
        <w:t>Version</w:t>
      </w:r>
      <w:r w:rsidRPr="00FB0E41">
        <w:t>": "1.0",</w:t>
      </w:r>
    </w:p>
    <w:p w14:paraId="35A20968" w14:textId="77777777" w:rsidR="00E93CF9" w:rsidRPr="00FB0E41" w:rsidRDefault="00E93CF9" w:rsidP="00C75A4E">
      <w:pPr>
        <w:pStyle w:val="GOSTScript"/>
      </w:pPr>
      <w:r w:rsidRPr="00FB0E41">
        <w:tab/>
      </w:r>
      <w:r w:rsidRPr="00FB0E41">
        <w:tab/>
        <w:t>"</w:t>
      </w:r>
      <w:r w:rsidRPr="008B1B76">
        <w:t>ReqGuid</w:t>
      </w:r>
      <w:r w:rsidRPr="00FB0E41">
        <w:t>": "</w:t>
      </w:r>
      <w:r w:rsidRPr="008B1B76">
        <w:t>g</w:t>
      </w:r>
      <w:r w:rsidRPr="00FB0E41">
        <w:t>5</w:t>
      </w:r>
      <w:r w:rsidRPr="008B1B76">
        <w:t>t</w:t>
      </w:r>
      <w:r w:rsidRPr="00FB0E41">
        <w:t>4</w:t>
      </w:r>
      <w:r w:rsidRPr="008B1B76">
        <w:t>ce</w:t>
      </w:r>
      <w:r w:rsidRPr="00FB0E41">
        <w:t>5</w:t>
      </w:r>
      <w:r w:rsidRPr="008B1B76">
        <w:t>d</w:t>
      </w:r>
      <w:r w:rsidRPr="00FB0E41">
        <w:t>-1473-9737-903</w:t>
      </w:r>
      <w:r w:rsidRPr="008B1B76">
        <w:t>v</w:t>
      </w:r>
      <w:r w:rsidRPr="00FB0E41">
        <w:t>-</w:t>
      </w:r>
      <w:r w:rsidRPr="008B1B76">
        <w:t>cfa</w:t>
      </w:r>
      <w:r w:rsidRPr="00FB0E41">
        <w:t>72</w:t>
      </w:r>
      <w:r w:rsidRPr="008B1B76">
        <w:t>ba</w:t>
      </w:r>
      <w:r w:rsidRPr="00FB0E41">
        <w:t>94</w:t>
      </w:r>
      <w:r w:rsidRPr="008B1B76">
        <w:t>f</w:t>
      </w:r>
      <w:r w:rsidRPr="00FB0E41">
        <w:t>10",</w:t>
      </w:r>
    </w:p>
    <w:p w14:paraId="244FA69C" w14:textId="77777777" w:rsidR="00E93CF9" w:rsidRPr="00FB0E41" w:rsidRDefault="00E93CF9" w:rsidP="00C75A4E">
      <w:pPr>
        <w:pStyle w:val="GOSTScript"/>
      </w:pPr>
      <w:r w:rsidRPr="00FB0E41">
        <w:tab/>
      </w:r>
      <w:r w:rsidRPr="00FB0E41">
        <w:tab/>
        <w:t>"</w:t>
      </w:r>
      <w:r w:rsidRPr="008B1B76">
        <w:t>AnsGuid</w:t>
      </w:r>
      <w:r w:rsidRPr="00FB0E41">
        <w:t>": "</w:t>
      </w:r>
      <w:r w:rsidRPr="008B1B76">
        <w:t>g</w:t>
      </w:r>
      <w:r w:rsidRPr="00FB0E41">
        <w:t>5</w:t>
      </w:r>
      <w:r w:rsidRPr="008B1B76">
        <w:t>t</w:t>
      </w:r>
      <w:r w:rsidRPr="00FB0E41">
        <w:t>4</w:t>
      </w:r>
      <w:r w:rsidRPr="008B1B76">
        <w:t>ce</w:t>
      </w:r>
      <w:r w:rsidRPr="00FB0E41">
        <w:t>5</w:t>
      </w:r>
      <w:r w:rsidRPr="008B1B76">
        <w:t>d</w:t>
      </w:r>
      <w:r w:rsidRPr="00FB0E41">
        <w:t>-1473-9737-903</w:t>
      </w:r>
      <w:r w:rsidRPr="008B1B76">
        <w:t>v</w:t>
      </w:r>
      <w:r w:rsidRPr="00FB0E41">
        <w:t>-</w:t>
      </w:r>
      <w:r w:rsidRPr="008B1B76">
        <w:t>cfa</w:t>
      </w:r>
      <w:r w:rsidRPr="00FB0E41">
        <w:t>72</w:t>
      </w:r>
      <w:r w:rsidRPr="008B1B76">
        <w:t>ba</w:t>
      </w:r>
      <w:r w:rsidRPr="00FB0E41">
        <w:t>94</w:t>
      </w:r>
      <w:r w:rsidRPr="008B1B76">
        <w:t>f</w:t>
      </w:r>
      <w:r w:rsidRPr="00FB0E41">
        <w:t>40",</w:t>
      </w:r>
    </w:p>
    <w:p w14:paraId="1EB7819F" w14:textId="77777777" w:rsidR="00E93CF9" w:rsidRPr="00FB0E41" w:rsidRDefault="00E93CF9" w:rsidP="00C75A4E">
      <w:pPr>
        <w:pStyle w:val="GOSTScript"/>
      </w:pPr>
      <w:r w:rsidRPr="00FB0E41">
        <w:tab/>
      </w:r>
      <w:r w:rsidRPr="00FB0E41">
        <w:tab/>
        <w:t>"</w:t>
      </w:r>
      <w:r w:rsidRPr="008B1B76">
        <w:t>Result</w:t>
      </w:r>
      <w:r w:rsidRPr="00FB0E41">
        <w:t>": "</w:t>
      </w:r>
      <w:r w:rsidRPr="008B1B76">
        <w:t>S</w:t>
      </w:r>
      <w:r w:rsidRPr="00FB0E41">
        <w:t>"</w:t>
      </w:r>
    </w:p>
    <w:p w14:paraId="00F4672A" w14:textId="0D93C36C" w:rsidR="00E93CF9" w:rsidRPr="00FB0E41" w:rsidRDefault="00E93CF9" w:rsidP="00C75A4E">
      <w:pPr>
        <w:pStyle w:val="GOSTScript"/>
      </w:pPr>
      <w:r w:rsidRPr="00FB0E41">
        <w:tab/>
        <w:t>},</w:t>
      </w:r>
    </w:p>
    <w:p w14:paraId="3B2664CA" w14:textId="78BCC4CC" w:rsidR="00E93CF9" w:rsidRPr="00FB0E41" w:rsidRDefault="00E93CF9" w:rsidP="00C75A4E">
      <w:pPr>
        <w:pStyle w:val="GOSTScript"/>
      </w:pPr>
      <w:r w:rsidRPr="00FB0E41">
        <w:tab/>
        <w:t>"</w:t>
      </w:r>
      <w:r w:rsidRPr="008B1B76">
        <w:t>document</w:t>
      </w:r>
      <w:r w:rsidRPr="00FB0E41">
        <w:t>": {</w:t>
      </w:r>
    </w:p>
    <w:p w14:paraId="4AF56B81" w14:textId="52382C7D" w:rsidR="00E93CF9" w:rsidRPr="00FB0E41" w:rsidRDefault="00E93CF9" w:rsidP="00C75A4E">
      <w:pPr>
        <w:pStyle w:val="GOSTScript"/>
      </w:pPr>
      <w:r w:rsidRPr="00FB0E41">
        <w:tab/>
      </w:r>
      <w:r w:rsidR="001F6AEA" w:rsidRPr="00FB0E41">
        <w:tab/>
      </w:r>
      <w:r w:rsidRPr="00FB0E41">
        <w:t>"</w:t>
      </w:r>
      <w:r w:rsidRPr="008B1B76">
        <w:t>CheckReqGuid</w:t>
      </w:r>
      <w:r w:rsidRPr="00FB0E41">
        <w:t>": "</w:t>
      </w:r>
      <w:r w:rsidRPr="008B1B76">
        <w:t>b</w:t>
      </w:r>
      <w:r w:rsidRPr="00FB0E41">
        <w:t>0</w:t>
      </w:r>
      <w:r w:rsidRPr="008B1B76">
        <w:t>d</w:t>
      </w:r>
      <w:r w:rsidRPr="00FB0E41">
        <w:t>4</w:t>
      </w:r>
      <w:r w:rsidRPr="008B1B76">
        <w:t>ce</w:t>
      </w:r>
      <w:r w:rsidRPr="00FB0E41">
        <w:t>5</w:t>
      </w:r>
      <w:r w:rsidRPr="008B1B76">
        <w:t>d</w:t>
      </w:r>
      <w:r w:rsidRPr="00FB0E41">
        <w:t>-2757-4699-948</w:t>
      </w:r>
      <w:r w:rsidRPr="008B1B76">
        <w:t>c</w:t>
      </w:r>
      <w:r w:rsidRPr="00FB0E41">
        <w:t>-</w:t>
      </w:r>
      <w:r w:rsidRPr="008B1B76">
        <w:t>cfa</w:t>
      </w:r>
      <w:r w:rsidRPr="00FB0E41">
        <w:t>72</w:t>
      </w:r>
      <w:r w:rsidRPr="008B1B76">
        <w:t>ba</w:t>
      </w:r>
      <w:r w:rsidRPr="00FB0E41">
        <w:t>94</w:t>
      </w:r>
      <w:r w:rsidRPr="008B1B76">
        <w:t>f</w:t>
      </w:r>
      <w:r w:rsidRPr="00FB0E41">
        <w:t>20",</w:t>
      </w:r>
    </w:p>
    <w:p w14:paraId="442A1C2A" w14:textId="500F9FDC" w:rsidR="00E93CF9" w:rsidRPr="00FB0E41" w:rsidRDefault="00E93CF9" w:rsidP="00C75A4E">
      <w:pPr>
        <w:pStyle w:val="GOSTScript"/>
      </w:pPr>
      <w:r w:rsidRPr="00FB0E41">
        <w:tab/>
      </w:r>
      <w:r w:rsidR="001F6AEA" w:rsidRPr="00FB0E41">
        <w:tab/>
      </w:r>
      <w:r w:rsidRPr="00FB0E41">
        <w:t>"</w:t>
      </w:r>
      <w:r w:rsidRPr="008B1B76">
        <w:t>CheckDocGuid</w:t>
      </w:r>
      <w:r w:rsidRPr="00FB0E41">
        <w:t>": "</w:t>
      </w:r>
      <w:r w:rsidRPr="008B1B76">
        <w:t>b</w:t>
      </w:r>
      <w:r w:rsidRPr="00FB0E41">
        <w:t>0</w:t>
      </w:r>
      <w:r w:rsidRPr="008B1B76">
        <w:t>d</w:t>
      </w:r>
      <w:r w:rsidRPr="00FB0E41">
        <w:t>4</w:t>
      </w:r>
      <w:r w:rsidRPr="008B1B76">
        <w:t>ce</w:t>
      </w:r>
      <w:r w:rsidRPr="00FB0E41">
        <w:t>5</w:t>
      </w:r>
      <w:r w:rsidRPr="008B1B76">
        <w:t>d</w:t>
      </w:r>
      <w:r w:rsidRPr="00FB0E41">
        <w:t>-2757-4699-948</w:t>
      </w:r>
      <w:r w:rsidRPr="008B1B76">
        <w:t>c</w:t>
      </w:r>
      <w:r w:rsidRPr="00FB0E41">
        <w:t>-</w:t>
      </w:r>
      <w:r w:rsidRPr="008B1B76">
        <w:t>cfa</w:t>
      </w:r>
      <w:r w:rsidRPr="00FB0E41">
        <w:t>72</w:t>
      </w:r>
      <w:r w:rsidRPr="008B1B76">
        <w:t>ba</w:t>
      </w:r>
      <w:r w:rsidRPr="00FB0E41">
        <w:t>94</w:t>
      </w:r>
      <w:r w:rsidRPr="008B1B76">
        <w:t>f</w:t>
      </w:r>
      <w:r w:rsidRPr="00FB0E41">
        <w:t>30",</w:t>
      </w:r>
    </w:p>
    <w:p w14:paraId="1E874B1B" w14:textId="1D1CDBF5" w:rsidR="00E93CF9" w:rsidRPr="00FB0E41" w:rsidRDefault="00E93CF9" w:rsidP="00C75A4E">
      <w:pPr>
        <w:pStyle w:val="GOSTScript"/>
      </w:pPr>
      <w:r w:rsidRPr="00FB0E41">
        <w:lastRenderedPageBreak/>
        <w:tab/>
      </w:r>
      <w:r w:rsidR="001F6AEA" w:rsidRPr="00FB0E41">
        <w:tab/>
      </w:r>
      <w:r w:rsidRPr="00FB0E41">
        <w:t>"</w:t>
      </w:r>
      <w:r w:rsidRPr="008B1B76">
        <w:t>Status</w:t>
      </w:r>
      <w:r w:rsidRPr="00FB0E41">
        <w:t>": "1"</w:t>
      </w:r>
      <w:r w:rsidR="00273089">
        <w:t>,</w:t>
      </w:r>
    </w:p>
    <w:p w14:paraId="4759081A" w14:textId="4EAC80CD" w:rsidR="00E93CF9" w:rsidRPr="00FB0E41" w:rsidRDefault="00E93CF9" w:rsidP="00C75A4E">
      <w:pPr>
        <w:pStyle w:val="GOSTScript"/>
      </w:pPr>
      <w:r w:rsidRPr="00FB0E41">
        <w:tab/>
      </w:r>
      <w:r w:rsidR="001F6AEA" w:rsidRPr="00FB0E41">
        <w:tab/>
      </w:r>
      <w:r w:rsidRPr="00FB0E41">
        <w:t>"</w:t>
      </w:r>
      <w:r w:rsidRPr="008B1B76">
        <w:t>CheckAnsGuid</w:t>
      </w:r>
      <w:r w:rsidRPr="00FB0E41">
        <w:t>": "</w:t>
      </w:r>
      <w:r w:rsidRPr="008B1B76">
        <w:t>g</w:t>
      </w:r>
      <w:r w:rsidRPr="00FB0E41">
        <w:t>5</w:t>
      </w:r>
      <w:r w:rsidRPr="008B1B76">
        <w:t>t</w:t>
      </w:r>
      <w:r w:rsidRPr="00FB0E41">
        <w:t>4</w:t>
      </w:r>
      <w:r w:rsidRPr="008B1B76">
        <w:t>ce</w:t>
      </w:r>
      <w:r w:rsidRPr="00FB0E41">
        <w:t>5</w:t>
      </w:r>
      <w:r w:rsidRPr="008B1B76">
        <w:t>d</w:t>
      </w:r>
      <w:r w:rsidRPr="00FB0E41">
        <w:t>-1473-9737-903</w:t>
      </w:r>
      <w:r w:rsidRPr="008B1B76">
        <w:t>v</w:t>
      </w:r>
      <w:r w:rsidRPr="00FB0E41">
        <w:t>-</w:t>
      </w:r>
      <w:r w:rsidRPr="008B1B76">
        <w:t>cfa</w:t>
      </w:r>
      <w:r w:rsidRPr="00FB0E41">
        <w:t>72</w:t>
      </w:r>
      <w:r w:rsidRPr="008B1B76">
        <w:t>ba</w:t>
      </w:r>
      <w:r w:rsidRPr="00FB0E41">
        <w:t>94</w:t>
      </w:r>
      <w:r w:rsidRPr="008B1B76">
        <w:t>f</w:t>
      </w:r>
      <w:r w:rsidRPr="00FB0E41">
        <w:t>00",</w:t>
      </w:r>
    </w:p>
    <w:p w14:paraId="3D989740" w14:textId="2D9337EE" w:rsidR="00E93CF9" w:rsidRPr="00FB0E41" w:rsidRDefault="00E93CF9" w:rsidP="00C75A4E">
      <w:pPr>
        <w:pStyle w:val="GOSTScript"/>
      </w:pPr>
      <w:r w:rsidRPr="00FB0E41">
        <w:tab/>
      </w:r>
      <w:r w:rsidR="001F6AEA" w:rsidRPr="00FB0E41">
        <w:tab/>
      </w:r>
      <w:r w:rsidRPr="00FB0E41">
        <w:t>"</w:t>
      </w:r>
      <w:r w:rsidRPr="008B1B76">
        <w:t>AnsDateTime</w:t>
      </w:r>
      <w:r w:rsidRPr="00FB0E41">
        <w:t>": "2022-</w:t>
      </w:r>
      <w:r w:rsidR="00CB0FEA" w:rsidRPr="00FB0E41">
        <w:t>07</w:t>
      </w:r>
      <w:r w:rsidRPr="00FB0E41">
        <w:t>-</w:t>
      </w:r>
      <w:r w:rsidR="00CB0FEA" w:rsidRPr="00FB0E41">
        <w:t xml:space="preserve">31 </w:t>
      </w:r>
      <w:r w:rsidRPr="00FB0E41">
        <w:t>20:27:12",</w:t>
      </w:r>
    </w:p>
    <w:p w14:paraId="21EF48DF" w14:textId="7CD6B9A5" w:rsidR="00E93CF9" w:rsidRPr="003B770B" w:rsidRDefault="00E93CF9" w:rsidP="00C75A4E">
      <w:pPr>
        <w:pStyle w:val="GOSTScript"/>
      </w:pPr>
      <w:r w:rsidRPr="00FB0E41">
        <w:tab/>
      </w:r>
      <w:r w:rsidRPr="003B770B">
        <w:t>}</w:t>
      </w:r>
    </w:p>
    <w:p w14:paraId="3FB011CF" w14:textId="3749D346" w:rsidR="001F6AEA" w:rsidRPr="003B770B" w:rsidRDefault="00E93CF9" w:rsidP="00C75A4E">
      <w:pPr>
        <w:pStyle w:val="GOSTScript"/>
      </w:pPr>
      <w:r w:rsidRPr="003B770B">
        <w:t>}</w:t>
      </w:r>
    </w:p>
    <w:p w14:paraId="26277DC1" w14:textId="44B2046B" w:rsidR="00512B7E" w:rsidRPr="00FB0E41" w:rsidRDefault="00512B7E" w:rsidP="00FB0E41">
      <w:pPr>
        <w:pStyle w:val="1"/>
      </w:pPr>
      <w:bookmarkStart w:id="1496" w:name="_Ref115365129"/>
      <w:bookmarkStart w:id="1497" w:name="_Toc117871502"/>
      <w:bookmarkStart w:id="1498" w:name="_Toc121319600"/>
      <w:bookmarkStart w:id="1499" w:name="_Toc226556153"/>
      <w:r w:rsidRPr="00FB0E41">
        <w:lastRenderedPageBreak/>
        <w:t>Запрос на подбор / сторнирование</w:t>
      </w:r>
      <w:r w:rsidR="00E50CD6" w:rsidRPr="00FB0E41">
        <w:t xml:space="preserve"> / </w:t>
      </w:r>
      <w:r w:rsidR="005432FA" w:rsidRPr="00FB0E41">
        <w:t>переформирование</w:t>
      </w:r>
      <w:r w:rsidR="00E50CD6" w:rsidRPr="00FB0E41">
        <w:t xml:space="preserve"> </w:t>
      </w:r>
      <w:r w:rsidRPr="00FB0E41">
        <w:t>записей учета</w:t>
      </w:r>
      <w:bookmarkEnd w:id="1495"/>
      <w:bookmarkEnd w:id="1496"/>
      <w:bookmarkEnd w:id="1497"/>
      <w:bookmarkEnd w:id="1498"/>
      <w:r w:rsidRPr="00FB0E41">
        <w:t xml:space="preserve"> </w:t>
      </w:r>
      <w:r w:rsidR="00B90268" w:rsidRPr="00FB0E41">
        <w:t>(ACCOUNTING)</w:t>
      </w:r>
      <w:bookmarkEnd w:id="1499"/>
    </w:p>
    <w:p w14:paraId="14AB27DF" w14:textId="5D203A49" w:rsidR="00725312" w:rsidRPr="00FB0E41" w:rsidRDefault="003D78E5" w:rsidP="00FB0E41">
      <w:pPr>
        <w:pStyle w:val="GOSTNormal"/>
      </w:pPr>
      <w:r w:rsidRPr="00FB0E41">
        <w:t xml:space="preserve">Запрос на подбор / сторнирование / переформирование записей учета </w:t>
      </w:r>
      <w:r w:rsidR="00725312" w:rsidRPr="00FB0E41">
        <w:t xml:space="preserve">(тип ACCOUNTING) </w:t>
      </w:r>
      <w:r w:rsidRPr="00FB0E41">
        <w:t>применяется для передачи (обновления) данных документа, по которому требуется сформировать записи учета,</w:t>
      </w:r>
      <w:r w:rsidR="00725312" w:rsidRPr="00FB0E41">
        <w:t xml:space="preserve"> и выполнения операций подбора, сторнирования</w:t>
      </w:r>
      <w:r w:rsidR="00725312" w:rsidRPr="009D2890">
        <w:rPr>
          <w:rStyle w:val="af6"/>
        </w:rPr>
        <w:fldChar w:fldCharType="begin"/>
      </w:r>
      <w:r w:rsidR="00725312" w:rsidRPr="009D2890">
        <w:rPr>
          <w:rStyle w:val="af6"/>
        </w:rPr>
        <w:instrText xml:space="preserve"> NOTEREF _Ref119493598 \h  \* MERGEFORMAT </w:instrText>
      </w:r>
      <w:r w:rsidR="00725312" w:rsidRPr="009D2890">
        <w:rPr>
          <w:rStyle w:val="af6"/>
        </w:rPr>
      </w:r>
      <w:r w:rsidR="00725312" w:rsidRPr="009D2890">
        <w:rPr>
          <w:rStyle w:val="af6"/>
        </w:rPr>
        <w:fldChar w:fldCharType="separate"/>
      </w:r>
      <w:r w:rsidR="00F300A9">
        <w:rPr>
          <w:rStyle w:val="af6"/>
        </w:rPr>
        <w:t>4</w:t>
      </w:r>
      <w:r w:rsidR="00725312" w:rsidRPr="009D2890">
        <w:rPr>
          <w:rStyle w:val="af6"/>
        </w:rPr>
        <w:fldChar w:fldCharType="end"/>
      </w:r>
      <w:r w:rsidR="00725312" w:rsidRPr="00FB0E41">
        <w:t xml:space="preserve"> и переформирования</w:t>
      </w:r>
      <w:r w:rsidR="00725312" w:rsidRPr="009D2890">
        <w:rPr>
          <w:rStyle w:val="af6"/>
        </w:rPr>
        <w:fldChar w:fldCharType="begin"/>
      </w:r>
      <w:r w:rsidR="00725312" w:rsidRPr="009D2890">
        <w:rPr>
          <w:rStyle w:val="af6"/>
        </w:rPr>
        <w:instrText xml:space="preserve"> NOTEREF _Ref119510342 \h  \* MERGEFORMAT </w:instrText>
      </w:r>
      <w:r w:rsidR="00725312" w:rsidRPr="009D2890">
        <w:rPr>
          <w:rStyle w:val="af6"/>
        </w:rPr>
      </w:r>
      <w:r w:rsidR="00725312" w:rsidRPr="009D2890">
        <w:rPr>
          <w:rStyle w:val="af6"/>
        </w:rPr>
        <w:fldChar w:fldCharType="separate"/>
      </w:r>
      <w:r w:rsidR="00F300A9">
        <w:rPr>
          <w:rStyle w:val="af6"/>
        </w:rPr>
        <w:t>5</w:t>
      </w:r>
      <w:r w:rsidR="00725312" w:rsidRPr="009D2890">
        <w:rPr>
          <w:rStyle w:val="af6"/>
        </w:rPr>
        <w:fldChar w:fldCharType="end"/>
      </w:r>
      <w:r w:rsidR="00725312" w:rsidRPr="00FB0E41">
        <w:t xml:space="preserve"> записей учета.</w:t>
      </w:r>
    </w:p>
    <w:p w14:paraId="541022BD" w14:textId="3868EAD2" w:rsidR="00512B7E" w:rsidRPr="00FB0E41" w:rsidRDefault="00512B7E" w:rsidP="00FB0E41">
      <w:pPr>
        <w:pStyle w:val="GOSTNormal"/>
      </w:pPr>
      <w:r w:rsidRPr="00FB0E41">
        <w:t>На основании передаваемых</w:t>
      </w:r>
      <w:r w:rsidR="00D85D26" w:rsidRPr="00FB0E41">
        <w:t xml:space="preserve"> из ФП</w:t>
      </w:r>
      <w:r w:rsidR="002F320B" w:rsidRPr="00FB0E41">
        <w:t xml:space="preserve"> ГИИС</w:t>
      </w:r>
      <w:r w:rsidR="00D85D26" w:rsidRPr="00FB0E41">
        <w:t xml:space="preserve"> ЭБ</w:t>
      </w:r>
      <w:r w:rsidRPr="00FB0E41">
        <w:t xml:space="preserve"> параметров запроса SVIP присваивает значения атрибутам документов. В некоторые атрибуты документов значения, содержащиеся в параметрах запроса, записываются в неизменном виде, в другие – после преобразования</w:t>
      </w:r>
      <w:r w:rsidR="0036171A" w:rsidRPr="00860237">
        <w:rPr>
          <w:rStyle w:val="af6"/>
        </w:rPr>
        <w:footnoteReference w:id="15"/>
      </w:r>
      <w:r w:rsidRPr="00FB0E41">
        <w:t>.</w:t>
      </w:r>
      <w:del w:id="1500" w:author="Сказецкая Наталья Камилевна" w:date="2023-09-07T17:31:00Z">
        <w:r w:rsidRPr="00FB0E41" w:rsidDel="000C367F">
          <w:rPr>
            <w:highlight w:val="yellow"/>
          </w:rPr>
          <w:delText xml:space="preserve">Полный перечень атрибутов документов, их связь с параметрами запросов, алгоритмы преобразований представлены в </w:delText>
        </w:r>
        <w:r w:rsidR="005027E8" w:rsidRPr="00FB0E41" w:rsidDel="000C367F">
          <w:rPr>
            <w:highlight w:val="yellow"/>
          </w:rPr>
          <w:fldChar w:fldCharType="begin"/>
        </w:r>
        <w:r w:rsidR="005027E8" w:rsidRPr="00FB0E41" w:rsidDel="000C367F">
          <w:rPr>
            <w:highlight w:val="yellow"/>
          </w:rPr>
          <w:delInstrText xml:space="preserve"> HYPERLINK \l "_Приложение_1_Перечень" </w:delInstrText>
        </w:r>
        <w:r w:rsidR="005027E8" w:rsidRPr="00FB0E41" w:rsidDel="000C367F">
          <w:rPr>
            <w:highlight w:val="yellow"/>
          </w:rPr>
          <w:fldChar w:fldCharType="separate"/>
        </w:r>
        <w:r w:rsidR="007F3639" w:rsidRPr="00FB0E41" w:rsidDel="000C367F">
          <w:rPr>
            <w:rStyle w:val="ad"/>
            <w:color w:val="auto"/>
            <w:highlight w:val="yellow"/>
            <w:u w:val="none"/>
          </w:rPr>
          <w:delText>Приложении</w:delText>
        </w:r>
        <w:r w:rsidR="005027E8" w:rsidRPr="00FB0E41" w:rsidDel="000C367F">
          <w:rPr>
            <w:rStyle w:val="ad"/>
            <w:color w:val="auto"/>
            <w:highlight w:val="yellow"/>
            <w:u w:val="none"/>
          </w:rPr>
          <w:fldChar w:fldCharType="end"/>
        </w:r>
        <w:r w:rsidR="007F3639" w:rsidRPr="00FB0E41" w:rsidDel="000C367F">
          <w:rPr>
            <w:highlight w:val="yellow"/>
          </w:rPr>
          <w:delText xml:space="preserve"> 1</w:delText>
        </w:r>
        <w:r w:rsidRPr="00FB0E41" w:rsidDel="000C367F">
          <w:rPr>
            <w:highlight w:val="yellow"/>
          </w:rPr>
          <w:delText xml:space="preserve"> к настоящему документу.</w:delText>
        </w:r>
      </w:del>
    </w:p>
    <w:p w14:paraId="45FBB57A" w14:textId="3B305D3C" w:rsidR="00DD08B7" w:rsidRPr="00DD08B7" w:rsidRDefault="00DD08B7" w:rsidP="00DD08B7">
      <w:pPr>
        <w:pStyle w:val="GOSTNormal"/>
        <w:rPr>
          <w:ins w:id="1501" w:author="Сказецкая Наталья Камилевна" w:date="2026-04-14T14:52:00Z"/>
        </w:rPr>
      </w:pPr>
      <w:commentRangeStart w:id="1502"/>
      <w:ins w:id="1503" w:author="Сказецкая Наталья Камилевна" w:date="2026-04-14T14:52:00Z">
        <w:r>
          <w:t>Запрос</w:t>
        </w:r>
        <w:commentRangeEnd w:id="1502"/>
        <w:r>
          <w:rPr>
            <w:rStyle w:val="afff4"/>
          </w:rPr>
          <w:commentReference w:id="1502"/>
        </w:r>
        <w:r>
          <w:t xml:space="preserve"> </w:t>
        </w:r>
      </w:ins>
      <w:ins w:id="1504" w:author="Сказецкая Наталья Камилевна" w:date="2026-04-14T14:53:00Z">
        <w:r w:rsidRPr="00FB0E41">
          <w:t>ACCOUNTING</w:t>
        </w:r>
        <w:r>
          <w:t xml:space="preserve"> </w:t>
        </w:r>
      </w:ins>
      <w:ins w:id="1505" w:author="Сказецкая Наталья Камилевна" w:date="2026-04-14T14:52:00Z">
        <w:r>
          <w:t xml:space="preserve">позволяет в рамках одного события учета (одной транзакцией) выполнить операции по основному документу (указанному </w:t>
        </w:r>
        <w:r w:rsidRPr="000A3376">
          <w:rPr>
            <w:sz w:val="22"/>
          </w:rPr>
          <w:t xml:space="preserve">в </w:t>
        </w:r>
        <w:r>
          <w:t>параметре</w:t>
        </w:r>
        <w:r w:rsidRPr="000A3376">
          <w:rPr>
            <w:sz w:val="22"/>
          </w:rPr>
          <w:t xml:space="preserve"> DocGuid</w:t>
        </w:r>
        <w:r>
          <w:rPr>
            <w:sz w:val="22"/>
          </w:rPr>
          <w:t>) и</w:t>
        </w:r>
        <w:r>
          <w:t xml:space="preserve"> по второму, связанному документу (в случае, если данные связанного документа были переданы при выполнении предыдущих этапов его обработки и в рамках текущего запроса не требуется повторная их передача/обновление). Для этого в запросе</w:t>
        </w:r>
      </w:ins>
      <w:ins w:id="1506" w:author="Сказецкая Наталья Камилевна" w:date="2026-04-14T14:54:00Z">
        <w:r w:rsidRPr="00BF0BCD">
          <w:t xml:space="preserve"> </w:t>
        </w:r>
        <w:r w:rsidRPr="00FB0E41">
          <w:t>ACCOUNTING</w:t>
        </w:r>
      </w:ins>
      <w:ins w:id="1507" w:author="Сказецкая Наталья Камилевна" w:date="2026-04-14T14:52:00Z">
        <w:r>
          <w:t xml:space="preserve"> передается </w:t>
        </w:r>
        <w:r>
          <w:rPr>
            <w:lang w:val="en-US"/>
          </w:rPr>
          <w:t>GUID</w:t>
        </w:r>
        <w:r w:rsidRPr="00AC7C51">
          <w:t xml:space="preserve"> </w:t>
        </w:r>
        <w:r>
          <w:t xml:space="preserve">связанного документа (LinkedDocGuid) и этап обработки, который необходимо выполнить по связанному документу (LinkedDocStage). </w:t>
        </w:r>
        <w:r>
          <w:rPr>
            <w:color w:val="172B4D"/>
            <w:szCs w:val="24"/>
          </w:rPr>
          <w:t>При обработке такого запроса</w:t>
        </w:r>
        <w:r w:rsidRPr="00573BEE">
          <w:rPr>
            <w:color w:val="172B4D"/>
            <w:szCs w:val="24"/>
          </w:rPr>
          <w:t xml:space="preserve"> превышение доступного остатка по счету </w:t>
        </w:r>
        <w:r>
          <w:rPr>
            <w:color w:val="172B4D"/>
            <w:szCs w:val="24"/>
          </w:rPr>
          <w:t>оценивается</w:t>
        </w:r>
        <w:r w:rsidRPr="00573BEE">
          <w:rPr>
            <w:color w:val="172B4D"/>
            <w:szCs w:val="24"/>
          </w:rPr>
          <w:t xml:space="preserve"> по совокупности выполнения операций основного и связанного документов</w:t>
        </w:r>
        <w:r>
          <w:rPr>
            <w:color w:val="172B4D"/>
            <w:szCs w:val="24"/>
          </w:rPr>
          <w:t>.</w:t>
        </w:r>
      </w:ins>
      <w:ins w:id="1508" w:author="Сказецкая Наталья Камилевна" w:date="2026-04-14T15:15:00Z">
        <w:r w:rsidR="00BF0BCD">
          <w:rPr>
            <w:color w:val="172B4D"/>
            <w:szCs w:val="24"/>
          </w:rPr>
          <w:t xml:space="preserve"> Функциональность может применяться, например, для </w:t>
        </w:r>
      </w:ins>
      <w:ins w:id="1509" w:author="Сказецкая Наталья Камилевна" w:date="2026-04-14T15:16:00Z">
        <w:r w:rsidR="00BF0BCD">
          <w:rPr>
            <w:color w:val="172B4D"/>
            <w:szCs w:val="24"/>
          </w:rPr>
          <w:t>сторнирования записей учета на предыдущей версии документа при постановке на учет новой версии</w:t>
        </w:r>
      </w:ins>
      <w:ins w:id="1510" w:author="Сказецкая Наталья Камилевна" w:date="2026-04-14T15:17:00Z">
        <w:r w:rsidR="00BF0BCD">
          <w:rPr>
            <w:color w:val="172B4D"/>
            <w:szCs w:val="24"/>
          </w:rPr>
          <w:t xml:space="preserve"> документа</w:t>
        </w:r>
      </w:ins>
      <w:ins w:id="1511" w:author="Сказецкая Наталья Камилевна" w:date="2026-04-14T15:16:00Z">
        <w:r w:rsidR="00BF0BCD">
          <w:rPr>
            <w:color w:val="172B4D"/>
            <w:szCs w:val="24"/>
          </w:rPr>
          <w:t xml:space="preserve"> или для сторнирования предварительных записей учета на одном документе при формировании окончательн</w:t>
        </w:r>
      </w:ins>
      <w:ins w:id="1512" w:author="Сказецкая Наталья Камилевна" w:date="2026-04-14T15:17:00Z">
        <w:r w:rsidR="00BF0BCD">
          <w:rPr>
            <w:color w:val="172B4D"/>
            <w:szCs w:val="24"/>
          </w:rPr>
          <w:t>ых записей учета по тому же счету на другом документе.</w:t>
        </w:r>
      </w:ins>
    </w:p>
    <w:p w14:paraId="0A690871" w14:textId="08ABE84E" w:rsidR="002D12EE" w:rsidRPr="00FB0E41" w:rsidRDefault="002D12EE" w:rsidP="00FB0E41">
      <w:pPr>
        <w:pStyle w:val="GOSTNormal"/>
      </w:pPr>
      <w:r w:rsidRPr="00FB0E41">
        <w:t xml:space="preserve">При первичном поступлении в SVAP запроса на подбор / сторнирование </w:t>
      </w:r>
      <w:r w:rsidR="005432FA" w:rsidRPr="00FB0E41">
        <w:t>/ переформирование</w:t>
      </w:r>
      <w:r w:rsidRPr="00FB0E41">
        <w:t xml:space="preserve"> записей учета (первичность определяется по уникальности GUID запроса (</w:t>
      </w:r>
      <w:r w:rsidR="003A7A61" w:rsidRPr="00FB0E41">
        <w:t>Req</w:t>
      </w:r>
      <w:r w:rsidRPr="00FB0E41">
        <w:t>Guid) и GUID документа (DocGuid) в заголовке запроса) в SVAP осуществляется создание документа на основании значений атрибутов, переданных SVIP.</w:t>
      </w:r>
    </w:p>
    <w:p w14:paraId="2A648E90" w14:textId="2387CCEA" w:rsidR="0079668F" w:rsidRPr="00FB0E41" w:rsidRDefault="33249EA7" w:rsidP="00FB0E41">
      <w:pPr>
        <w:pStyle w:val="GOSTNormal"/>
      </w:pPr>
      <w:r w:rsidRPr="00FB0E41">
        <w:t xml:space="preserve">При повторном поступлении в SVAP запроса на подбор / сторнирование / переформирование записей учета с тем же GUID запроса (ReqGuid) в ответ возвращается тот же ответ, что был сформирован при обработке первого запроса с данным GUID запроса. Для этого в SVAP обеспечивается хранение сформированных ответов на запросы с типом ACCOUNTING </w:t>
      </w:r>
      <w:r w:rsidR="00733362" w:rsidRPr="00FB0E41">
        <w:t>не менее</w:t>
      </w:r>
      <w:r w:rsidRPr="00FB0E41">
        <w:t xml:space="preserve"> 24 часов. По истечении </w:t>
      </w:r>
      <w:r w:rsidR="00733362" w:rsidRPr="00FB0E41">
        <w:t>срока хранения</w:t>
      </w:r>
      <w:r w:rsidRPr="00FB0E41">
        <w:t xml:space="preserve"> в ответе будет всегда возвращаться ошибка (E – ERROR – Не успешное завершение).</w:t>
      </w:r>
    </w:p>
    <w:p w14:paraId="6EBDE7AD" w14:textId="77777777" w:rsidR="0079668F" w:rsidRPr="00FB0E41" w:rsidRDefault="0079668F" w:rsidP="00FB0E41">
      <w:pPr>
        <w:pStyle w:val="GOSTNormal"/>
      </w:pPr>
      <w:r w:rsidRPr="00FB0E41">
        <w:t>При повторном поступлении в SVAP запроса на подбор / сторнирование / переформирование записей учета с тем же GUID документа (DocGuid), но с уникальным GUID запроса (ReqGuid):</w:t>
      </w:r>
    </w:p>
    <w:p w14:paraId="066DCEFD" w14:textId="0E1BE720" w:rsidR="0079668F" w:rsidRPr="00B9499D" w:rsidRDefault="33249EA7" w:rsidP="00FB0E41">
      <w:pPr>
        <w:pStyle w:val="GOSTListmark1"/>
      </w:pPr>
      <w:r>
        <w:t>осуществляется обновление реквизитов документа в случае наличия в запросе блока Document и инициация выполнения стадии обработки документа, указанной в заголовке запроса в параметре Этап обработки (Stage);</w:t>
      </w:r>
    </w:p>
    <w:p w14:paraId="3DAA6C31" w14:textId="7F401246" w:rsidR="0079668F" w:rsidRDefault="33249EA7" w:rsidP="00FB0E41">
      <w:pPr>
        <w:pStyle w:val="GOSTListmark1"/>
      </w:pPr>
      <w:r>
        <w:lastRenderedPageBreak/>
        <w:t>в случае отсутствия в запросе блока Document осуществляется инициация выполнения стадии обработки документа, указанной в заголовке запроса в параметре Этап обработки (Stage).</w:t>
      </w:r>
    </w:p>
    <w:p w14:paraId="080D11AF" w14:textId="1A2A4728" w:rsidR="009C0018" w:rsidRDefault="170E4D90" w:rsidP="00FB0E41">
      <w:pPr>
        <w:pStyle w:val="GOSTNormal"/>
        <w:rPr>
          <w:ins w:id="1513" w:author="Сказецкая Наталья Камилевна" w:date="2024-02-19T16:31:00Z"/>
        </w:rPr>
      </w:pPr>
      <w:r w:rsidRPr="00FB0E41">
        <w:t>В запросе с типом ACCOUNTING, сформированном для подбора и/или сторнирования записей учета в рамках выполнения очередного этапа обработки документа, параметр «Признак переобработки» (Reprocessing) не заполняется.</w:t>
      </w:r>
    </w:p>
    <w:p w14:paraId="145E67C0" w14:textId="62F876DC" w:rsidR="009C0018" w:rsidRDefault="170E4D90" w:rsidP="009C0018">
      <w:pPr>
        <w:pStyle w:val="GOSTNormal"/>
        <w:rPr>
          <w:ins w:id="1514" w:author="Сказецкая Наталья Камилевна" w:date="2024-02-19T16:32:00Z"/>
        </w:rPr>
      </w:pPr>
      <w:r w:rsidRPr="00FB0E41">
        <w:t xml:space="preserve">В запросе с типом ACCOUNTING, сформированном для переформирования записей учета по ранее выполненному этапу обработки документа, в обязательном порядке должен быть заполнен параметр «Признак переобработки» (Reprocessing). </w:t>
      </w:r>
      <w:ins w:id="1515" w:author="Сказецкая Наталья Камилевна" w:date="2024-02-19T16:32:00Z">
        <w:r w:rsidR="009C0018">
          <w:t>Переобработка возможна по двум вариантам:</w:t>
        </w:r>
      </w:ins>
    </w:p>
    <w:p w14:paraId="04BEEF52" w14:textId="772EE47A" w:rsidR="009C0018" w:rsidRDefault="009C0018" w:rsidP="00D64BF8">
      <w:pPr>
        <w:pStyle w:val="GOSTListmark1"/>
        <w:rPr>
          <w:ins w:id="1516" w:author="Сказецкая Наталья Камилевна" w:date="2024-02-19T16:32:00Z"/>
        </w:rPr>
      </w:pPr>
      <w:ins w:id="1517" w:author="Сказецкая Наталья Камилевна" w:date="2024-02-19T16:32:00Z">
        <w:r>
          <w:t>«1» - переобработка этапа с заменой учетной информации – применяется для исправления ранее сформированных записей учета по скорректированным данным документа или скорректированным правилам подбора записей учета без необходимости отменять/сторнировать все последующие выполненные этапы;</w:t>
        </w:r>
      </w:ins>
    </w:p>
    <w:p w14:paraId="6D198482" w14:textId="76B4621F" w:rsidR="009C0018" w:rsidRDefault="009C0018" w:rsidP="00D64BF8">
      <w:pPr>
        <w:pStyle w:val="GOSTListmark1"/>
        <w:rPr>
          <w:ins w:id="1518" w:author="Сказецкая Наталья Камилевна" w:date="2024-02-19T16:32:00Z"/>
        </w:rPr>
      </w:pPr>
      <w:ins w:id="1519" w:author="Сказецкая Наталья Камилевна" w:date="2024-02-19T16:33:00Z">
        <w:r>
          <w:t>«</w:t>
        </w:r>
      </w:ins>
      <w:ins w:id="1520" w:author="Сказецкая Наталья Камилевна" w:date="2024-02-19T16:32:00Z">
        <w:r>
          <w:t>2</w:t>
        </w:r>
      </w:ins>
      <w:ins w:id="1521" w:author="Сказецкая Наталья Камилевна" w:date="2024-02-19T16:33:00Z">
        <w:r>
          <w:t>»</w:t>
        </w:r>
      </w:ins>
      <w:ins w:id="1522" w:author="Сказецкая Наталья Камилевна" w:date="2024-02-19T16:32:00Z">
        <w:r>
          <w:t xml:space="preserve"> - переобработка этапа с добавлением учетной информации – применяется для выполнения одного этапа обработки документа в несколько </w:t>
        </w:r>
      </w:ins>
      <w:ins w:id="1523" w:author="Сказецкая Наталья Камилевна" w:date="2024-02-19T16:33:00Z">
        <w:r>
          <w:t>шагов</w:t>
        </w:r>
      </w:ins>
      <w:ins w:id="1524" w:author="Сказецкая Наталья Камилевна" w:date="2024-02-19T16:34:00Z">
        <w:r>
          <w:t xml:space="preserve"> (частями)</w:t>
        </w:r>
      </w:ins>
      <w:ins w:id="1525" w:author="Сказецкая Наталья Камилевна" w:date="2024-02-19T16:32:00Z">
        <w:r>
          <w:t>, в т.ч. разными датами. Например</w:t>
        </w:r>
        <w:r w:rsidRPr="006E09C4">
          <w:t xml:space="preserve">, в ПУД ЭБ исполнение Распоряжения на возврат средств </w:t>
        </w:r>
        <w:r>
          <w:t>может происходить</w:t>
        </w:r>
        <w:r w:rsidRPr="006E09C4">
          <w:t xml:space="preserve"> частями</w:t>
        </w:r>
        <w:r>
          <w:t xml:space="preserve"> по мере появления средств на счете плательщика (в блоке с информацией об исполнении документа каждая строка</w:t>
        </w:r>
        <w:r w:rsidRPr="006E09C4">
          <w:t xml:space="preserve"> соответствует</w:t>
        </w:r>
        <w:r w:rsidRPr="00911CB4">
          <w:t xml:space="preserve"> одному расчетному документу, на основании которого осуществлялось </w:t>
        </w:r>
        <w:r>
          <w:t xml:space="preserve">перечисление </w:t>
        </w:r>
      </w:ins>
      <w:ins w:id="1526" w:author="Сказецкая Наталья Камилевна" w:date="2024-02-19T16:35:00Z">
        <w:r>
          <w:t xml:space="preserve">очередной части </w:t>
        </w:r>
      </w:ins>
      <w:ins w:id="1527" w:author="Сказецкая Наталья Камилевна" w:date="2024-02-19T16:32:00Z">
        <w:r>
          <w:t>средств). Переход к следующему этапу обработки документа должен осуществляться только после того, как все части переобрабатываемого этапа выполнены, этап полностью завершен.</w:t>
        </w:r>
      </w:ins>
    </w:p>
    <w:p w14:paraId="4E057B0D" w14:textId="4A2E4BAA" w:rsidR="0079668F" w:rsidRPr="00FB0E41" w:rsidRDefault="170E4D90" w:rsidP="00FB0E41">
      <w:pPr>
        <w:pStyle w:val="GOSTNormal"/>
      </w:pPr>
      <w:r w:rsidRPr="00FB0E41">
        <w:t>Если данный параметр отсутсвует или не заполнен, SVAP обрабатывает поступивший запрос как запрос на подбор / сторнирование записей учета. Если параметр «Признак переобработки» (Reprocessing) заполнен, SVAP обрабатывает поступивший запрос как запрос на переформирование записей учета по следующему алгоритму:</w:t>
      </w:r>
    </w:p>
    <w:p w14:paraId="434E871A" w14:textId="6CEA7E27" w:rsidR="0079668F" w:rsidRPr="00B9499D" w:rsidRDefault="0079668F" w:rsidP="00FB0E41">
      <w:pPr>
        <w:pStyle w:val="GOSTListmark1"/>
      </w:pPr>
      <w:r w:rsidRPr="00B9499D">
        <w:t xml:space="preserve">при заполнении параметра </w:t>
      </w:r>
      <w:r>
        <w:t>«</w:t>
      </w:r>
      <w:r w:rsidRPr="00B9499D">
        <w:t>Признак переобработки</w:t>
      </w:r>
      <w:r>
        <w:t>»</w:t>
      </w:r>
      <w:r w:rsidRPr="00B9499D">
        <w:t xml:space="preserve"> (</w:t>
      </w:r>
      <w:r w:rsidRPr="00B9499D">
        <w:rPr>
          <w:szCs w:val="22"/>
          <w:lang w:val="en-US"/>
        </w:rPr>
        <w:t>Reprocessing</w:t>
      </w:r>
      <w:r w:rsidRPr="00B9499D">
        <w:t>) любым значением</w:t>
      </w:r>
      <w:r>
        <w:t>,</w:t>
      </w:r>
      <w:r w:rsidRPr="00B9499D">
        <w:t xml:space="preserve"> отличным от «1»</w:t>
      </w:r>
      <w:ins w:id="1528" w:author="Сказецкая Наталья Камилевна" w:date="2024-02-19T16:42:00Z">
        <w:r w:rsidR="001E150F">
          <w:t xml:space="preserve"> или «2»</w:t>
        </w:r>
      </w:ins>
      <w:r>
        <w:t>,</w:t>
      </w:r>
      <w:r w:rsidRPr="00B9499D">
        <w:t xml:space="preserve"> запрос на переформирование записей учета отклоняется и возвращается ошибка (E – ERROR – Не успешное завершение)</w:t>
      </w:r>
      <w:r>
        <w:t>;</w:t>
      </w:r>
    </w:p>
    <w:p w14:paraId="36A1C112" w14:textId="74350ACE" w:rsidR="0079668F" w:rsidRPr="00B9499D" w:rsidRDefault="170E4D90" w:rsidP="00FB0E41">
      <w:pPr>
        <w:pStyle w:val="GOSTListmark1"/>
      </w:pPr>
      <w:r>
        <w:t>при заполнении параметра «Признак переобработки» (</w:t>
      </w:r>
      <w:r w:rsidRPr="170E4D90">
        <w:rPr>
          <w:lang w:val="en-US"/>
        </w:rPr>
        <w:t>Reprocessing</w:t>
      </w:r>
      <w:r>
        <w:t>) значением, равным «1»</w:t>
      </w:r>
      <w:ins w:id="1529" w:author="Сказецкая Наталья Камилевна" w:date="2024-02-19T16:42:00Z">
        <w:r w:rsidR="001E150F">
          <w:t xml:space="preserve"> (переобработка этапа с заменой учетной информации)</w:t>
        </w:r>
      </w:ins>
      <w:r>
        <w:t>, запрос на переформирование записей учета обрабатывается в следующем порядке:</w:t>
      </w:r>
    </w:p>
    <w:p w14:paraId="76789418" w14:textId="1E2F777E" w:rsidR="0079668F" w:rsidRPr="00B412B2" w:rsidRDefault="33249EA7" w:rsidP="00FB0E41">
      <w:pPr>
        <w:pStyle w:val="GOSTListnum"/>
        <w:numPr>
          <w:ilvl w:val="0"/>
          <w:numId w:val="216"/>
        </w:numPr>
      </w:pPr>
      <w:r>
        <w:t>Осуществляется проверка, был ли обработан документ, который требуется переобработать, по параметру GUID документа (</w:t>
      </w:r>
      <w:r w:rsidRPr="00FB0E41">
        <w:rPr>
          <w:lang w:val="en-US"/>
        </w:rPr>
        <w:t>DocGuid</w:t>
      </w:r>
      <w:r>
        <w:t xml:space="preserve">). Если документ не найден - возвращается ошибка (E – ERROR – Не успешное завершение. </w:t>
      </w:r>
      <w:r w:rsidR="00983517" w:rsidRPr="000728A5">
        <w:t>Документ не найден по внешнему идентификатору &lt;глобальный идентификатор документа&gt;)</w:t>
      </w:r>
      <w:r>
        <w:t>.</w:t>
      </w:r>
    </w:p>
    <w:p w14:paraId="0AD664A4" w14:textId="70F4D200" w:rsidR="0079668F" w:rsidRDefault="0079668F" w:rsidP="00FB0E41">
      <w:pPr>
        <w:pStyle w:val="GOSTListnum"/>
      </w:pPr>
      <w:r w:rsidRPr="00B412B2">
        <w:t>Осуществляется проверка</w:t>
      </w:r>
      <w:r>
        <w:t>,</w:t>
      </w:r>
      <w:r w:rsidRPr="00B412B2">
        <w:t xml:space="preserve"> был ли выполнен этап обработки документа, который требуется переобработать, по параметру Этап обработки (Stage)</w:t>
      </w:r>
      <w:r>
        <w:t>.</w:t>
      </w:r>
      <w:r w:rsidRPr="00B412B2">
        <w:t xml:space="preserve"> </w:t>
      </w:r>
      <w:r>
        <w:t>Е</w:t>
      </w:r>
      <w:r w:rsidRPr="00B412B2">
        <w:t xml:space="preserve">сли данный этап не выполнялся </w:t>
      </w:r>
      <w:ins w:id="1530" w:author="Сказецкая Наталья Камилевна" w:date="2024-02-19T16:50:00Z">
        <w:r w:rsidR="001E150F">
          <w:t xml:space="preserve">или выполнялся, а затем был отменен/сторнирован (статус этапа отличен от «Обработан», «Обработан с предупреждениями») </w:t>
        </w:r>
      </w:ins>
      <w:r w:rsidRPr="00B412B2">
        <w:t>- возвращается ошибка (E – ERROR – Не успешное завершение</w:t>
      </w:r>
      <w:r>
        <w:t xml:space="preserve">. </w:t>
      </w:r>
      <w:r w:rsidRPr="00BA41FD">
        <w:t>Указанный в запросе этап обработки</w:t>
      </w:r>
      <w:r w:rsidR="00983517">
        <w:t xml:space="preserve"> </w:t>
      </w:r>
      <w:r w:rsidR="00983517" w:rsidRPr="000728A5">
        <w:t>&lt;этап&gt;</w:t>
      </w:r>
      <w:r w:rsidRPr="00BA41FD">
        <w:t xml:space="preserve"> не выполнялся</w:t>
      </w:r>
      <w:r w:rsidRPr="00B412B2">
        <w:t>)</w:t>
      </w:r>
      <w:r>
        <w:t>.</w:t>
      </w:r>
    </w:p>
    <w:p w14:paraId="5DDFAE3C" w14:textId="7B294268" w:rsidR="0079668F" w:rsidRDefault="0079668F" w:rsidP="00FB0E41">
      <w:pPr>
        <w:pStyle w:val="GOSTListnum"/>
      </w:pPr>
      <w:r>
        <w:t xml:space="preserve">Осуществляется проверка статуса операционного дня, в котором были сформированы записи учета по этапу обработки документа, который требуется переобработать. Если операционный день закрыт для проведния операций </w:t>
      </w:r>
      <w:r w:rsidRPr="00B412B2">
        <w:t>- возвращается ошибка (E – ERROR – Не успешное завершение</w:t>
      </w:r>
      <w:r>
        <w:t xml:space="preserve">. </w:t>
      </w:r>
      <w:r w:rsidR="00983517" w:rsidRPr="000728A5">
        <w:t>Невозможно провести операцию. День &lt;дата&gt; подразделения &lt;код ТОФК&gt; имеет статус &lt;статус операционного дня&gt;</w:t>
      </w:r>
      <w:r w:rsidRPr="00B412B2">
        <w:t>)</w:t>
      </w:r>
      <w:r>
        <w:t>.</w:t>
      </w:r>
    </w:p>
    <w:p w14:paraId="692C18A6" w14:textId="78E58C16" w:rsidR="0079668F" w:rsidRDefault="0079668F" w:rsidP="00FB0E41">
      <w:pPr>
        <w:pStyle w:val="GOSTListnum"/>
      </w:pPr>
      <w:r>
        <w:lastRenderedPageBreak/>
        <w:t xml:space="preserve">Осуществляется переформирование записей учета по этапу обработки документа (сторнирование </w:t>
      </w:r>
      <w:ins w:id="1531" w:author="Сказецкая Наталья Камилевна" w:date="2024-02-19T16:53:00Z">
        <w:r w:rsidR="002F7C4B">
          <w:t xml:space="preserve">методом «Отмена» </w:t>
        </w:r>
      </w:ins>
      <w:r>
        <w:t>сформированных по этапу обработки документа записей учета и формирование новых записей учета в соответствии с параметрами запроса)</w:t>
      </w:r>
      <w:r w:rsidRPr="00B412B2">
        <w:t xml:space="preserve">. </w:t>
      </w:r>
      <w:r w:rsidRPr="00BA41FD">
        <w:t>Переформирование записей учета осуществляется той же датой</w:t>
      </w:r>
      <w:r>
        <w:t xml:space="preserve"> отражения в учете</w:t>
      </w:r>
      <w:r w:rsidRPr="00BA41FD">
        <w:t xml:space="preserve">, которой </w:t>
      </w:r>
      <w:r>
        <w:t xml:space="preserve">ранее </w:t>
      </w:r>
      <w:r w:rsidRPr="00BA41FD">
        <w:t>были сформированы записи учета по этапу обработки документа, который требуется переобработать.</w:t>
      </w:r>
    </w:p>
    <w:p w14:paraId="5BBA84E0" w14:textId="3AEDB529" w:rsidR="0079668F" w:rsidRDefault="0079668F" w:rsidP="00FB0E41">
      <w:pPr>
        <w:pStyle w:val="GOSTListnum"/>
        <w:rPr>
          <w:ins w:id="1532" w:author="Сказецкая Наталья Камилевна" w:date="2024-02-19T16:52:00Z"/>
        </w:rPr>
      </w:pPr>
      <w:r w:rsidRPr="00B412B2">
        <w:t>Дополнительно SVAP автоматически проанализирует и переобработает последующие этапы, если в них было сторнирование переобрабатываемого этапа. Этапы будут переоборабота</w:t>
      </w:r>
      <w:r>
        <w:t>н</w:t>
      </w:r>
      <w:r w:rsidRPr="00B412B2">
        <w:t xml:space="preserve">ы той же датой </w:t>
      </w:r>
      <w:r>
        <w:t xml:space="preserve">отражения в </w:t>
      </w:r>
      <w:r w:rsidRPr="00B412B2">
        <w:t>учет</w:t>
      </w:r>
      <w:r>
        <w:t>е</w:t>
      </w:r>
      <w:r w:rsidRPr="00B412B2">
        <w:t xml:space="preserve">, которой </w:t>
      </w:r>
      <w:r>
        <w:t xml:space="preserve">они </w:t>
      </w:r>
      <w:r w:rsidRPr="00B412B2">
        <w:t xml:space="preserve">были </w:t>
      </w:r>
      <w:r>
        <w:t>сформированы</w:t>
      </w:r>
      <w:r w:rsidRPr="00B412B2">
        <w:t xml:space="preserve"> ранее.</w:t>
      </w:r>
      <w:r>
        <w:t xml:space="preserve"> При этом будет осуществлена проверка статуса соответствующих операционных дней и в случае, если хотя бы один из операционных дней закрыт для проведения операций – запрос на переформирование записей учета не будет выполнен и будет возвращена ошибка </w:t>
      </w:r>
      <w:r w:rsidRPr="00B412B2">
        <w:t>(E – ERROR – Не успешное завершение</w:t>
      </w:r>
      <w:r>
        <w:t xml:space="preserve">. </w:t>
      </w:r>
      <w:r w:rsidR="00983517" w:rsidRPr="003E6A2E">
        <w:t>Невозможно провести операцию. День &lt;дата&gt; подразделения &lt;код ТОФК&gt; имеет статус &lt;статус операционного дня&gt;</w:t>
      </w:r>
      <w:r w:rsidRPr="00B412B2">
        <w:t>)</w:t>
      </w:r>
      <w:r>
        <w:t>.</w:t>
      </w:r>
    </w:p>
    <w:p w14:paraId="0C5CD0A6" w14:textId="77777777" w:rsidR="002F7C4B" w:rsidRPr="00B9499D" w:rsidRDefault="002F7C4B" w:rsidP="002F7C4B">
      <w:pPr>
        <w:pStyle w:val="GOSTListmark1"/>
        <w:rPr>
          <w:ins w:id="1533" w:author="Сказецкая Наталья Камилевна" w:date="2024-02-19T16:52:00Z"/>
        </w:rPr>
      </w:pPr>
      <w:ins w:id="1534" w:author="Сказецкая Наталья Камилевна" w:date="2024-02-19T16:52:00Z">
        <w:r>
          <w:t>при заполнении параметра «Признак переобработки» (</w:t>
        </w:r>
        <w:r w:rsidRPr="170E4D90">
          <w:rPr>
            <w:lang w:val="en-US"/>
          </w:rPr>
          <w:t>Reprocessing</w:t>
        </w:r>
        <w:r>
          <w:t>) значением, равным «2» (переобработка этапа с добавлением учетной информации), запрос на переформирование записей учета обрабатывается в следующем порядке:</w:t>
        </w:r>
      </w:ins>
    </w:p>
    <w:p w14:paraId="5FBD1A7D" w14:textId="77777777" w:rsidR="002F7C4B" w:rsidRPr="00B412B2" w:rsidRDefault="002F7C4B" w:rsidP="002F7C4B">
      <w:pPr>
        <w:pStyle w:val="GOSTNormal"/>
        <w:numPr>
          <w:ilvl w:val="0"/>
          <w:numId w:val="285"/>
        </w:numPr>
        <w:rPr>
          <w:ins w:id="1535" w:author="Сказецкая Наталья Камилевна" w:date="2024-02-19T16:52:00Z"/>
        </w:rPr>
      </w:pPr>
      <w:ins w:id="1536" w:author="Сказецкая Наталья Камилевна" w:date="2024-02-19T16:52:00Z">
        <w:r>
          <w:t>Осуществляется проверка, был ли обработан документ, который требуется переобработать, по параметру GUID документа (</w:t>
        </w:r>
        <w:r w:rsidRPr="33249EA7">
          <w:rPr>
            <w:lang w:val="en-US"/>
          </w:rPr>
          <w:t>DocGuid</w:t>
        </w:r>
        <w:r>
          <w:t xml:space="preserve">). Если документ не найден - возвращается ошибка (E – ERROR – Не успешное завершение. </w:t>
        </w:r>
        <w:r w:rsidRPr="000728A5">
          <w:t>Документ не найден по внешнему идентификатору &lt;глобальный идентификатор документа&gt;)</w:t>
        </w:r>
        <w:r>
          <w:t>.</w:t>
        </w:r>
      </w:ins>
    </w:p>
    <w:p w14:paraId="74AE115D" w14:textId="182BDFD1" w:rsidR="002F7C4B" w:rsidRDefault="002F7C4B" w:rsidP="002F7C4B">
      <w:pPr>
        <w:pStyle w:val="GOSTNormal"/>
        <w:numPr>
          <w:ilvl w:val="0"/>
          <w:numId w:val="285"/>
        </w:numPr>
        <w:rPr>
          <w:ins w:id="1537" w:author="Сказецкая Наталья Камилевна" w:date="2024-02-19T16:52:00Z"/>
        </w:rPr>
      </w:pPr>
      <w:ins w:id="1538" w:author="Сказецкая Наталья Камилевна" w:date="2024-02-19T16:52:00Z">
        <w:r w:rsidRPr="00B412B2">
          <w:t>Осуществляется проверка</w:t>
        </w:r>
        <w:r>
          <w:t>,</w:t>
        </w:r>
        <w:r w:rsidRPr="00B412B2">
          <w:t xml:space="preserve"> был ли выполнен этап обработки документа, который требуется переобработать, по параметру Этап обработки (Stage)</w:t>
        </w:r>
        <w:r>
          <w:t>.</w:t>
        </w:r>
        <w:r w:rsidRPr="00B412B2">
          <w:t xml:space="preserve"> </w:t>
        </w:r>
        <w:r>
          <w:t>Е</w:t>
        </w:r>
        <w:r w:rsidRPr="00B412B2">
          <w:t xml:space="preserve">сли данный этап не выполнялся </w:t>
        </w:r>
        <w:r>
          <w:t xml:space="preserve">или выполнялся, а затем был отменен/сторнирован (статус этапа отличен от «Обработан», «Обработан с предупреждениями») </w:t>
        </w:r>
        <w:r w:rsidRPr="00B412B2">
          <w:t>- возвращается ошибка (E – ERROR – Не успешное завершение</w:t>
        </w:r>
        <w:r>
          <w:t xml:space="preserve">. </w:t>
        </w:r>
        <w:r w:rsidRPr="00BA41FD">
          <w:t>Указанный в запросе этап обработки</w:t>
        </w:r>
        <w:r>
          <w:t xml:space="preserve"> </w:t>
        </w:r>
        <w:r w:rsidRPr="000728A5">
          <w:t>&lt;этап&gt;</w:t>
        </w:r>
        <w:r w:rsidRPr="00BA41FD">
          <w:t xml:space="preserve"> не выполнялся</w:t>
        </w:r>
        <w:r w:rsidRPr="00B412B2">
          <w:t>)</w:t>
        </w:r>
        <w:r>
          <w:t>.</w:t>
        </w:r>
      </w:ins>
    </w:p>
    <w:p w14:paraId="54DD0276" w14:textId="77777777" w:rsidR="002F7C4B" w:rsidRDefault="002F7C4B" w:rsidP="002F7C4B">
      <w:pPr>
        <w:pStyle w:val="GOSTNormal"/>
        <w:numPr>
          <w:ilvl w:val="0"/>
          <w:numId w:val="285"/>
        </w:numPr>
        <w:rPr>
          <w:ins w:id="1539" w:author="Сказецкая Наталья Камилевна" w:date="2024-02-19T16:52:00Z"/>
        </w:rPr>
      </w:pPr>
      <w:ins w:id="1540" w:author="Сказецкая Наталья Камилевна" w:date="2024-02-19T16:52:00Z">
        <w:r>
          <w:t xml:space="preserve">Осуществляется проверка на наличие выполненных этапов, следующих за переобрабатываемым этапом. В случае наличия после переобрабатываемого этапа этапов в статусе «Обработан» или «Обработан с предупреждением» возвращается ошибка </w:t>
        </w:r>
        <w:r w:rsidRPr="00EF545E">
          <w:t>(</w:t>
        </w:r>
        <w:r>
          <w:t>E</w:t>
        </w:r>
        <w:r w:rsidRPr="00EF545E">
          <w:t xml:space="preserve"> – </w:t>
        </w:r>
        <w:r>
          <w:t>ERROR</w:t>
        </w:r>
        <w:r w:rsidRPr="00EF545E">
          <w:t xml:space="preserve"> – Не успешное завершение</w:t>
        </w:r>
        <w:r>
          <w:t xml:space="preserve">. Некорректный порядок выполнения этапов обработки: имеются следующие выполненные этапы </w:t>
        </w:r>
        <w:r w:rsidRPr="002F7C4B">
          <w:t>&lt;</w:t>
        </w:r>
        <w:r w:rsidRPr="002F7C4B">
          <w:rPr>
            <w:i/>
          </w:rPr>
          <w:t>наименование этапа 1, …, наименование этапа n</w:t>
        </w:r>
        <w:r w:rsidRPr="002F7C4B">
          <w:t>&gt;</w:t>
        </w:r>
        <w:r>
          <w:t>, что для запроса с параметром</w:t>
        </w:r>
        <w:r w:rsidRPr="008710DF">
          <w:t xml:space="preserve"> </w:t>
        </w:r>
        <w:r w:rsidRPr="00911CB4">
          <w:t>Reprocessing</w:t>
        </w:r>
        <w:r>
          <w:t xml:space="preserve"> = «2» недопустимо).</w:t>
        </w:r>
      </w:ins>
    </w:p>
    <w:p w14:paraId="3DB45570" w14:textId="77777777" w:rsidR="002F7C4B" w:rsidRDefault="002F7C4B" w:rsidP="002F7C4B">
      <w:pPr>
        <w:pStyle w:val="GOSTNormal"/>
        <w:numPr>
          <w:ilvl w:val="0"/>
          <w:numId w:val="285"/>
        </w:numPr>
        <w:rPr>
          <w:ins w:id="1541" w:author="Сказецкая Наталья Камилевна" w:date="2024-02-19T16:52:00Z"/>
        </w:rPr>
      </w:pPr>
      <w:ins w:id="1542" w:author="Сказецкая Наталья Камилевна" w:date="2024-02-19T16:52:00Z">
        <w:r>
          <w:t>Осуществляется проверка статуса операционного дня, указанного в параметре «</w:t>
        </w:r>
        <w:r w:rsidRPr="00C90CDA">
          <w:t>Дата отражения операции в учете</w:t>
        </w:r>
        <w:r>
          <w:t>» (</w:t>
        </w:r>
        <w:r w:rsidRPr="00C90CDA">
          <w:t>SettlementDate</w:t>
        </w:r>
        <w:r>
          <w:t xml:space="preserve">), в котором требуется сформировать дополнительные записи учета по этапу обработки документа, подлежащему переобработке. Если операционный день закрыт для проведения операций </w:t>
        </w:r>
        <w:r w:rsidRPr="00B412B2">
          <w:t>- возвращается ошибка (E – ERROR – Не успешное завершение</w:t>
        </w:r>
        <w:r>
          <w:t xml:space="preserve">. </w:t>
        </w:r>
        <w:r w:rsidRPr="000728A5">
          <w:t>Невозможно провести операцию. День &lt;дата&gt; подразделения &lt;код ТОФК&gt; имеет статус &lt;статус операционного дня&gt;</w:t>
        </w:r>
        <w:r w:rsidRPr="00B412B2">
          <w:t>)</w:t>
        </w:r>
        <w:r>
          <w:t>.</w:t>
        </w:r>
      </w:ins>
    </w:p>
    <w:p w14:paraId="4A3E8B18" w14:textId="77777777" w:rsidR="002F7C4B" w:rsidRDefault="002F7C4B" w:rsidP="002F7C4B">
      <w:pPr>
        <w:numPr>
          <w:ilvl w:val="0"/>
          <w:numId w:val="285"/>
        </w:numPr>
        <w:spacing w:before="100" w:beforeAutospacing="1" w:after="100" w:afterAutospacing="1"/>
        <w:jc w:val="left"/>
        <w:rPr>
          <w:ins w:id="1543" w:author="Сказецкая Наталья Камилевна" w:date="2024-02-19T16:52:00Z"/>
        </w:rPr>
      </w:pPr>
      <w:ins w:id="1544" w:author="Сказецкая Наталья Камилевна" w:date="2024-02-19T16:52:00Z">
        <w:r w:rsidRPr="00C90CDA">
          <w:t xml:space="preserve">Осуществляется проверка наличия в запросе на переформирование записей учета (Reprocessing) блока </w:t>
        </w:r>
        <w:r>
          <w:t>D</w:t>
        </w:r>
        <w:r w:rsidRPr="00C90CDA">
          <w:t xml:space="preserve">ocument. </w:t>
        </w:r>
      </w:ins>
    </w:p>
    <w:p w14:paraId="5C6AF6A7" w14:textId="77777777" w:rsidR="002F7C4B" w:rsidRPr="00C90CDA" w:rsidRDefault="002F7C4B" w:rsidP="002F7C4B">
      <w:pPr>
        <w:numPr>
          <w:ilvl w:val="1"/>
          <w:numId w:val="285"/>
        </w:numPr>
        <w:spacing w:before="100" w:beforeAutospacing="1" w:after="100" w:afterAutospacing="1"/>
        <w:jc w:val="left"/>
        <w:rPr>
          <w:ins w:id="1545" w:author="Сказецкая Наталья Камилевна" w:date="2024-02-19T16:52:00Z"/>
        </w:rPr>
      </w:pPr>
      <w:ins w:id="1546" w:author="Сказецкая Наталья Камилевна" w:date="2024-02-19T16:52:00Z">
        <w:r w:rsidRPr="00C90CDA">
          <w:t xml:space="preserve">В случае отсутствия </w:t>
        </w:r>
        <w:r>
          <w:t>блока D</w:t>
        </w:r>
        <w:r w:rsidRPr="00C90CDA">
          <w:t xml:space="preserve">ocument возвращается ошибка (E – ERROR – Не успешное завершение. Переформирование невозможно. В запросе отсутствует блок </w:t>
        </w:r>
        <w:r>
          <w:t>D</w:t>
        </w:r>
        <w:r w:rsidRPr="00C90CDA">
          <w:t>ocument);</w:t>
        </w:r>
      </w:ins>
    </w:p>
    <w:p w14:paraId="0E8543D5" w14:textId="77777777" w:rsidR="002F7C4B" w:rsidRPr="00C90CDA" w:rsidRDefault="002F7C4B" w:rsidP="002F7C4B">
      <w:pPr>
        <w:numPr>
          <w:ilvl w:val="1"/>
          <w:numId w:val="285"/>
        </w:numPr>
        <w:spacing w:before="100" w:beforeAutospacing="1" w:after="100" w:afterAutospacing="1"/>
        <w:jc w:val="left"/>
        <w:rPr>
          <w:ins w:id="1547" w:author="Сказецкая Наталья Камилевна" w:date="2024-02-19T16:52:00Z"/>
        </w:rPr>
      </w:pPr>
      <w:ins w:id="1548" w:author="Сказецкая Наталья Камилевна" w:date="2024-02-19T16:52:00Z">
        <w:r>
          <w:lastRenderedPageBreak/>
          <w:t>Если з</w:t>
        </w:r>
        <w:r w:rsidRPr="00C90CDA">
          <w:t xml:space="preserve">апрос на переформирование записей учета (Reprocessing) поступил с блоком </w:t>
        </w:r>
        <w:r>
          <w:t>D</w:t>
        </w:r>
        <w:r w:rsidRPr="00C90CDA">
          <w:t>ocument</w:t>
        </w:r>
        <w:r>
          <w:t>, то</w:t>
        </w:r>
        <w:r w:rsidRPr="00C90CDA">
          <w:t xml:space="preserve"> переформирование записей учета будет </w:t>
        </w:r>
        <w:r>
          <w:t>выполнено</w:t>
        </w:r>
        <w:r w:rsidRPr="00C90CDA">
          <w:t xml:space="preserve"> после обновления данных по документу (UPSERT) по следующему алгоритму:</w:t>
        </w:r>
      </w:ins>
    </w:p>
    <w:p w14:paraId="2987E9B8" w14:textId="14D28913" w:rsidR="002F7C4B" w:rsidRPr="00C90CDA" w:rsidRDefault="002F7C4B" w:rsidP="002F7C4B">
      <w:pPr>
        <w:numPr>
          <w:ilvl w:val="2"/>
          <w:numId w:val="285"/>
        </w:numPr>
        <w:spacing w:before="100" w:beforeAutospacing="1" w:after="100" w:afterAutospacing="1"/>
        <w:jc w:val="left"/>
        <w:rPr>
          <w:ins w:id="1549" w:author="Сказецкая Наталья Камилевна" w:date="2024-02-19T16:52:00Z"/>
        </w:rPr>
      </w:pPr>
      <w:ins w:id="1550" w:author="Сказецкая Наталья Камилевна" w:date="2024-02-19T16:52:00Z">
        <w:r w:rsidRPr="00C90CDA">
          <w:t xml:space="preserve">Осуществляется проверка </w:t>
        </w:r>
        <w:r>
          <w:t>на наличие новых</w:t>
        </w:r>
        <w:r w:rsidRPr="00C90CDA">
          <w:t xml:space="preserve"> id строк документа. Если запрос содержит новые id строк, то осуществляется обновление данных по документу (UPSERT) и формирование записей учета по переданному этапу обработки документа</w:t>
        </w:r>
        <w:r>
          <w:t xml:space="preserve"> по строкам с новыми id</w:t>
        </w:r>
        <w:r w:rsidRPr="00C90CDA">
          <w:t xml:space="preserve">. </w:t>
        </w:r>
      </w:ins>
      <w:ins w:id="1551" w:author="Сказецкая Наталья Камилевна" w:date="2024-02-19T17:02:00Z">
        <w:r>
          <w:t>Отражение в учете</w:t>
        </w:r>
      </w:ins>
      <w:ins w:id="1552" w:author="Сказецкая Наталья Камилевна" w:date="2024-02-19T16:52:00Z">
        <w:r w:rsidRPr="00C90CDA">
          <w:t xml:space="preserve"> записей учета </w:t>
        </w:r>
      </w:ins>
      <w:ins w:id="1553" w:author="Сказецкая Наталья Камилевна" w:date="2024-02-19T17:16:00Z">
        <w:r w:rsidR="008253D8">
          <w:t xml:space="preserve">по новым строкам </w:t>
        </w:r>
      </w:ins>
      <w:ins w:id="1554" w:author="Сказецкая Наталья Камилевна" w:date="2024-02-19T16:52:00Z">
        <w:r w:rsidRPr="00C90CDA">
          <w:t xml:space="preserve">осуществляется </w:t>
        </w:r>
      </w:ins>
      <w:ins w:id="1555" w:author="Сказецкая Наталья Камилевна" w:date="2024-02-19T17:03:00Z">
        <w:r w:rsidR="009D61FE">
          <w:t xml:space="preserve">датой, </w:t>
        </w:r>
      </w:ins>
      <w:ins w:id="1556" w:author="Сказецкая Наталья Камилевна" w:date="2024-02-19T16:52:00Z">
        <w:r w:rsidR="008253D8">
          <w:t>переданной</w:t>
        </w:r>
        <w:r>
          <w:t xml:space="preserve"> </w:t>
        </w:r>
      </w:ins>
      <w:ins w:id="1557" w:author="Сказецкая Наталья Камилевна" w:date="2024-02-19T17:03:00Z">
        <w:r w:rsidR="009D61FE">
          <w:t>в параметре «Д</w:t>
        </w:r>
      </w:ins>
      <w:ins w:id="1558" w:author="Сказецкая Наталья Камилевна" w:date="2024-02-19T16:52:00Z">
        <w:r w:rsidR="009D61FE">
          <w:t>ата</w:t>
        </w:r>
        <w:r>
          <w:t xml:space="preserve"> отражения </w:t>
        </w:r>
      </w:ins>
      <w:ins w:id="1559" w:author="Сказецкая Наталья Камилевна" w:date="2024-02-19T17:02:00Z">
        <w:r>
          <w:t xml:space="preserve">в учете </w:t>
        </w:r>
      </w:ins>
      <w:ins w:id="1560" w:author="Сказецкая Наталья Камилевна" w:date="2024-02-19T16:52:00Z">
        <w:r>
          <w:t xml:space="preserve">операции </w:t>
        </w:r>
      </w:ins>
      <w:ins w:id="1561" w:author="Сказецкая Наталья Камилевна" w:date="2024-02-19T17:02:00Z">
        <w:r>
          <w:t>по переобрабатываемому этапу</w:t>
        </w:r>
      </w:ins>
      <w:ins w:id="1562" w:author="Сказецкая Наталья Камилевна" w:date="2024-02-19T17:03:00Z">
        <w:r w:rsidR="009D61FE">
          <w:t>» (</w:t>
        </w:r>
        <w:r w:rsidR="009D61FE" w:rsidRPr="00A65380">
          <w:t>ReprocessSttlDate</w:t>
        </w:r>
        <w:r w:rsidR="009D61FE">
          <w:t>)</w:t>
        </w:r>
      </w:ins>
      <w:ins w:id="1563" w:author="Сказецкая Наталья Камилевна" w:date="2024-02-19T17:04:00Z">
        <w:r w:rsidR="009D61FE">
          <w:t>.</w:t>
        </w:r>
      </w:ins>
      <w:ins w:id="1564" w:author="Сказецкая Наталья Камилевна" w:date="2024-02-19T17:24:00Z">
        <w:r w:rsidR="008253D8">
          <w:t xml:space="preserve"> </w:t>
        </w:r>
        <w:commentRangeStart w:id="1565"/>
        <w:r w:rsidR="008253D8">
          <w:t>При этом в параметре «</w:t>
        </w:r>
        <w:r w:rsidR="008253D8" w:rsidRPr="00F114EE">
          <w:t>Дата отражения операции в учете</w:t>
        </w:r>
        <w:r w:rsidR="008253D8">
          <w:t>»</w:t>
        </w:r>
        <w:r w:rsidR="008253D8" w:rsidRPr="00F114EE">
          <w:t xml:space="preserve"> (SettlementDate)</w:t>
        </w:r>
        <w:r w:rsidR="008253D8">
          <w:t xml:space="preserve"> должна </w:t>
        </w:r>
        <w:r w:rsidR="008253D8">
          <w:rPr>
            <w:szCs w:val="22"/>
          </w:rPr>
          <w:t xml:space="preserve">быть указана </w:t>
        </w:r>
        <w:r w:rsidR="008253D8" w:rsidRPr="002B2C84">
          <w:rPr>
            <w:szCs w:val="22"/>
          </w:rPr>
          <w:t>дата отражения в учете строк документа, обработанных в первом шаге выполнения переобрабатываемого этапа</w:t>
        </w:r>
        <w:r w:rsidR="008253D8">
          <w:rPr>
            <w:szCs w:val="22"/>
          </w:rPr>
          <w:t>.</w:t>
        </w:r>
      </w:ins>
      <w:commentRangeEnd w:id="1565"/>
      <w:ins w:id="1566" w:author="Сказецкая Наталья Камилевна" w:date="2024-02-19T17:25:00Z">
        <w:r w:rsidR="008253D8">
          <w:rPr>
            <w:rStyle w:val="afff4"/>
          </w:rPr>
          <w:commentReference w:id="1565"/>
        </w:r>
      </w:ins>
    </w:p>
    <w:p w14:paraId="4C4BC607" w14:textId="2FC41AFE" w:rsidR="002F7C4B" w:rsidRPr="00B412B2" w:rsidRDefault="002F7C4B" w:rsidP="008253D8">
      <w:pPr>
        <w:numPr>
          <w:ilvl w:val="2"/>
          <w:numId w:val="285"/>
        </w:numPr>
        <w:spacing w:before="100" w:beforeAutospacing="1" w:after="100" w:afterAutospacing="1"/>
        <w:jc w:val="left"/>
      </w:pPr>
      <w:ins w:id="1567" w:author="Сказецкая Наталья Камилевна" w:date="2024-02-19T16:52:00Z">
        <w:r>
          <w:t xml:space="preserve">По ранее направленным строкам документа, </w:t>
        </w:r>
        <w:r w:rsidRPr="00911CB4">
          <w:t xml:space="preserve">записи учета не </w:t>
        </w:r>
        <w:r w:rsidRPr="001D10ED">
          <w:t>переобрабатываются</w:t>
        </w:r>
        <w:r w:rsidRPr="000453BF">
          <w:t xml:space="preserve">. </w:t>
        </w:r>
        <w:r>
          <w:t>Н</w:t>
        </w:r>
        <w:r w:rsidRPr="000453BF">
          <w:t xml:space="preserve">еизменность данных, содержащихся в ранее направленных строках документа, </w:t>
        </w:r>
        <w:r>
          <w:t>обеспечивается</w:t>
        </w:r>
        <w:r w:rsidRPr="000453BF">
          <w:t xml:space="preserve"> на стороне ФП ГИИС </w:t>
        </w:r>
        <w:r>
          <w:t>ЭБ</w:t>
        </w:r>
        <w:r w:rsidRPr="000453BF">
          <w:t>.</w:t>
        </w:r>
      </w:ins>
    </w:p>
    <w:p w14:paraId="5E6A2246" w14:textId="76907C45" w:rsidR="00512B7E" w:rsidRDefault="00512B7E" w:rsidP="00130A4D">
      <w:pPr>
        <w:pStyle w:val="21"/>
        <w:rPr>
          <w:ins w:id="1568" w:author="Сказецкая Наталья Камилевна" w:date="2023-09-07T17:28:00Z"/>
        </w:rPr>
      </w:pPr>
      <w:bookmarkStart w:id="1569" w:name="_Toc117871503"/>
      <w:bookmarkStart w:id="1570" w:name="_Toc121319601"/>
      <w:bookmarkStart w:id="1571" w:name="_Toc226556154"/>
      <w:r w:rsidRPr="00B412B2">
        <w:t>Параметры запроса</w:t>
      </w:r>
      <w:bookmarkEnd w:id="1569"/>
      <w:bookmarkEnd w:id="1570"/>
      <w:bookmarkEnd w:id="1571"/>
    </w:p>
    <w:p w14:paraId="1FFC5A34" w14:textId="264F6502" w:rsidR="000C367F" w:rsidRPr="00FB0E41" w:rsidRDefault="000C367F" w:rsidP="00FB0E41">
      <w:pPr>
        <w:pStyle w:val="GOSTNormal"/>
      </w:pPr>
      <w:ins w:id="1572" w:author="Сказецкая Наталья Камилевна" w:date="2023-09-07T17:28:00Z">
        <w:r w:rsidRPr="00FB0E41">
          <w:rPr>
            <w:highlight w:val="yellow"/>
          </w:rPr>
          <w:t xml:space="preserve">Описание параметров </w:t>
        </w:r>
      </w:ins>
      <w:ins w:id="1573" w:author="Сказецкая Наталья Камилевна" w:date="2023-09-07T17:29:00Z">
        <w:r w:rsidRPr="00FB0E41">
          <w:rPr>
            <w:highlight w:val="yellow"/>
          </w:rPr>
          <w:t>Запроса на подбор / сторнирование / переформирование записей учета (тип ACCOUNTING)</w:t>
        </w:r>
      </w:ins>
      <w:ins w:id="1574" w:author="Сказецкая Наталья Камилевна" w:date="2023-09-07T17:30:00Z">
        <w:r w:rsidRPr="00FB0E41">
          <w:rPr>
            <w:highlight w:val="yellow"/>
          </w:rPr>
          <w:t>, перечень атрибутов документов, их связь с параметрами запросов, алгоритмы преобразований</w:t>
        </w:r>
      </w:ins>
      <w:ins w:id="1575" w:author="Сказецкая Наталья Камилевна" w:date="2023-09-07T17:29:00Z">
        <w:r w:rsidRPr="00FB0E41">
          <w:rPr>
            <w:highlight w:val="yellow"/>
          </w:rPr>
          <w:t xml:space="preserve"> приведены в томах 2 - </w:t>
        </w:r>
      </w:ins>
      <w:r w:rsidR="00F54F3B">
        <w:rPr>
          <w:highlight w:val="yellow"/>
        </w:rPr>
        <w:t>6</w:t>
      </w:r>
      <w:ins w:id="1576" w:author="Сказецкая Наталья Камилевна" w:date="2023-09-07T17:28:00Z">
        <w:r w:rsidRPr="00FB0E41">
          <w:rPr>
            <w:highlight w:val="yellow"/>
          </w:rPr>
          <w:t>.</w:t>
        </w:r>
      </w:ins>
    </w:p>
    <w:p w14:paraId="44CC1628" w14:textId="77777777" w:rsidR="00512B7E" w:rsidRPr="00FB0E41" w:rsidRDefault="00512B7E" w:rsidP="00FB0E41">
      <w:pPr>
        <w:pStyle w:val="21"/>
      </w:pPr>
      <w:bookmarkStart w:id="1577" w:name="_Toc117871505"/>
      <w:bookmarkStart w:id="1578" w:name="_Ref119077797"/>
      <w:bookmarkStart w:id="1579" w:name="_Toc121319603"/>
      <w:bookmarkStart w:id="1580" w:name="_Toc226556155"/>
      <w:r w:rsidRPr="00FB0E41">
        <w:t>Параметры ответа</w:t>
      </w:r>
      <w:bookmarkEnd w:id="1577"/>
      <w:bookmarkEnd w:id="1578"/>
      <w:bookmarkEnd w:id="1579"/>
      <w:bookmarkEnd w:id="1580"/>
    </w:p>
    <w:p w14:paraId="1A0507A8" w14:textId="7C3E0A57" w:rsidR="00553EC3" w:rsidRDefault="00561A39" w:rsidP="00553EC3">
      <w:pPr>
        <w:pStyle w:val="GOSTNameTable"/>
      </w:pPr>
      <w:r>
        <w:fldChar w:fldCharType="begin"/>
      </w:r>
      <w:r>
        <w:instrText xml:space="preserve"> SEQ Таблица \* ARABIC </w:instrText>
      </w:r>
      <w:r>
        <w:fldChar w:fldCharType="separate"/>
      </w:r>
      <w:bookmarkStart w:id="1581" w:name="_Toc226556228"/>
      <w:r w:rsidR="00F300A9">
        <w:t>14</w:t>
      </w:r>
      <w:r>
        <w:fldChar w:fldCharType="end"/>
      </w:r>
      <w:r w:rsidR="00553EC3">
        <w:t xml:space="preserve"> - </w:t>
      </w:r>
      <w:r w:rsidR="00553EC3" w:rsidRPr="006A2BBE">
        <w:t>Параметры ответа на «Запрос на подбор / сторнирование / переформирование записей учета»</w:t>
      </w:r>
      <w:bookmarkEnd w:id="1581"/>
    </w:p>
    <w:tbl>
      <w:tblPr>
        <w:tblStyle w:val="GOSTTable"/>
        <w:tblW w:w="5000" w:type="pct"/>
        <w:tblLayout w:type="fixed"/>
        <w:tblLook w:val="07E0" w:firstRow="1" w:lastRow="1" w:firstColumn="1" w:lastColumn="1" w:noHBand="1" w:noVBand="1"/>
      </w:tblPr>
      <w:tblGrid>
        <w:gridCol w:w="3453"/>
        <w:gridCol w:w="2354"/>
        <w:gridCol w:w="1569"/>
        <w:gridCol w:w="942"/>
        <w:gridCol w:w="891"/>
        <w:gridCol w:w="6485"/>
      </w:tblGrid>
      <w:tr w:rsidR="00553EC3" w:rsidRPr="00B9499D" w14:paraId="4E1D8EC4" w14:textId="77777777" w:rsidTr="00553EC3">
        <w:trPr>
          <w:cnfStyle w:val="100000000000" w:firstRow="1" w:lastRow="0" w:firstColumn="0" w:lastColumn="0" w:oddVBand="0" w:evenVBand="0" w:oddHBand="0" w:evenHBand="0" w:firstRowFirstColumn="0" w:firstRowLastColumn="0" w:lastRowFirstColumn="0" w:lastRowLastColumn="0"/>
          <w:trHeight w:val="683"/>
        </w:trPr>
        <w:tc>
          <w:tcPr>
            <w:tcW w:w="1100" w:type="pct"/>
            <w:hideMark/>
          </w:tcPr>
          <w:p w14:paraId="647ADFCF" w14:textId="77777777" w:rsidR="00512B7E" w:rsidRPr="00B9499D" w:rsidRDefault="00512B7E" w:rsidP="002F6952">
            <w:pPr>
              <w:pStyle w:val="GOSTTableHead"/>
            </w:pPr>
            <w:r w:rsidRPr="00B9499D">
              <w:t>Наименование параметра</w:t>
            </w:r>
          </w:p>
        </w:tc>
        <w:tc>
          <w:tcPr>
            <w:tcW w:w="750" w:type="pct"/>
            <w:hideMark/>
          </w:tcPr>
          <w:p w14:paraId="58E8FBE3" w14:textId="77777777" w:rsidR="00512B7E" w:rsidRPr="00B9499D" w:rsidRDefault="00512B7E" w:rsidP="002F6952">
            <w:pPr>
              <w:pStyle w:val="GOSTTableHead"/>
            </w:pPr>
            <w:r w:rsidRPr="00B9499D">
              <w:t>Название тэга</w:t>
            </w:r>
          </w:p>
        </w:tc>
        <w:tc>
          <w:tcPr>
            <w:tcW w:w="500" w:type="pct"/>
            <w:hideMark/>
          </w:tcPr>
          <w:p w14:paraId="7D141EAF" w14:textId="77777777" w:rsidR="00512B7E" w:rsidRPr="00B9499D" w:rsidRDefault="00512B7E" w:rsidP="002F6952">
            <w:pPr>
              <w:pStyle w:val="GOSTTableHead"/>
            </w:pPr>
            <w:r w:rsidRPr="00B9499D">
              <w:t>Тип данных</w:t>
            </w:r>
          </w:p>
        </w:tc>
        <w:tc>
          <w:tcPr>
            <w:tcW w:w="300" w:type="pct"/>
          </w:tcPr>
          <w:p w14:paraId="07EA1D02" w14:textId="77777777" w:rsidR="00512B7E" w:rsidRPr="00B9499D" w:rsidRDefault="00512B7E" w:rsidP="002F6952">
            <w:pPr>
              <w:pStyle w:val="GOSTTableHead"/>
            </w:pPr>
            <w:r w:rsidRPr="00B9499D">
              <w:t>Обязательность</w:t>
            </w:r>
          </w:p>
        </w:tc>
        <w:tc>
          <w:tcPr>
            <w:tcW w:w="284" w:type="pct"/>
          </w:tcPr>
          <w:p w14:paraId="3B678BE6" w14:textId="77777777" w:rsidR="00512B7E" w:rsidRPr="00B9499D" w:rsidRDefault="00512B7E" w:rsidP="002F6952">
            <w:pPr>
              <w:pStyle w:val="GOSTTableHead"/>
            </w:pPr>
            <w:r w:rsidRPr="00B9499D">
              <w:t>Размерность</w:t>
            </w:r>
          </w:p>
        </w:tc>
        <w:tc>
          <w:tcPr>
            <w:tcW w:w="2066" w:type="pct"/>
            <w:hideMark/>
          </w:tcPr>
          <w:p w14:paraId="0E6EDCE9" w14:textId="77777777" w:rsidR="00512B7E" w:rsidRPr="00B9499D" w:rsidRDefault="00512B7E" w:rsidP="002F6952">
            <w:pPr>
              <w:pStyle w:val="GOSTTableHead"/>
            </w:pPr>
            <w:r w:rsidRPr="00B9499D">
              <w:t>Описание</w:t>
            </w:r>
          </w:p>
        </w:tc>
      </w:tr>
      <w:tr w:rsidR="00512B7E" w:rsidRPr="00B9499D" w14:paraId="572D876F" w14:textId="77777777" w:rsidTr="00553EC3">
        <w:tc>
          <w:tcPr>
            <w:tcW w:w="5000" w:type="pct"/>
            <w:gridSpan w:val="6"/>
          </w:tcPr>
          <w:p w14:paraId="5EFAD0EA" w14:textId="77777777" w:rsidR="00512B7E" w:rsidRPr="00B9499D" w:rsidRDefault="00512B7E" w:rsidP="002F6952">
            <w:pPr>
              <w:pStyle w:val="GOSTTableHead"/>
            </w:pPr>
            <w:r w:rsidRPr="00B9499D">
              <w:t>Перечень параметров ответа (</w:t>
            </w:r>
            <w:r w:rsidRPr="00B9499D">
              <w:rPr>
                <w:lang w:val="en-US"/>
              </w:rPr>
              <w:t>header</w:t>
            </w:r>
            <w:r w:rsidRPr="00B9499D">
              <w:t>)</w:t>
            </w:r>
          </w:p>
        </w:tc>
      </w:tr>
      <w:tr w:rsidR="00553EC3" w:rsidRPr="00B9499D" w14:paraId="620DE6E7" w14:textId="77777777" w:rsidTr="00553EC3">
        <w:tc>
          <w:tcPr>
            <w:tcW w:w="1100" w:type="pct"/>
          </w:tcPr>
          <w:p w14:paraId="08B192C8" w14:textId="77777777" w:rsidR="00512B7E" w:rsidRPr="00B9499D" w:rsidRDefault="00512B7E" w:rsidP="002F6952">
            <w:pPr>
              <w:pStyle w:val="GOSTTablenorm"/>
            </w:pPr>
            <w:r w:rsidRPr="00B9499D">
              <w:t>Система-отправитель запроса</w:t>
            </w:r>
          </w:p>
        </w:tc>
        <w:tc>
          <w:tcPr>
            <w:tcW w:w="750" w:type="pct"/>
          </w:tcPr>
          <w:p w14:paraId="1F58B3E3" w14:textId="77777777" w:rsidR="00512B7E" w:rsidRPr="00B9499D" w:rsidRDefault="00512B7E" w:rsidP="002F6952">
            <w:pPr>
              <w:pStyle w:val="GOSTTablenorm"/>
              <w:rPr>
                <w:lang w:val="en-US"/>
              </w:rPr>
            </w:pPr>
            <w:r w:rsidRPr="00B9499D">
              <w:rPr>
                <w:lang w:val="en-US"/>
              </w:rPr>
              <w:t>Source</w:t>
            </w:r>
          </w:p>
        </w:tc>
        <w:tc>
          <w:tcPr>
            <w:tcW w:w="500" w:type="pct"/>
          </w:tcPr>
          <w:p w14:paraId="28F9CBE8" w14:textId="77777777" w:rsidR="00512B7E" w:rsidRPr="00B9499D" w:rsidRDefault="00512B7E" w:rsidP="00726940">
            <w:pPr>
              <w:ind w:firstLine="30"/>
              <w:rPr>
                <w:sz w:val="22"/>
                <w:szCs w:val="22"/>
                <w:lang w:val="en-US"/>
              </w:rPr>
            </w:pPr>
            <w:r w:rsidRPr="00B9499D">
              <w:rPr>
                <w:sz w:val="22"/>
                <w:szCs w:val="22"/>
              </w:rPr>
              <w:t>Строка</w:t>
            </w:r>
          </w:p>
        </w:tc>
        <w:tc>
          <w:tcPr>
            <w:tcW w:w="300" w:type="pct"/>
          </w:tcPr>
          <w:p w14:paraId="12103EDA" w14:textId="77777777" w:rsidR="00512B7E" w:rsidRPr="00B9499D" w:rsidRDefault="00512B7E" w:rsidP="00726940">
            <w:pPr>
              <w:ind w:firstLine="30"/>
              <w:rPr>
                <w:sz w:val="22"/>
                <w:szCs w:val="22"/>
              </w:rPr>
            </w:pPr>
            <w:r w:rsidRPr="00B9499D">
              <w:rPr>
                <w:sz w:val="22"/>
                <w:szCs w:val="22"/>
              </w:rPr>
              <w:t>Да</w:t>
            </w:r>
          </w:p>
        </w:tc>
        <w:tc>
          <w:tcPr>
            <w:tcW w:w="284" w:type="pct"/>
          </w:tcPr>
          <w:p w14:paraId="1447F42F" w14:textId="77777777" w:rsidR="00512B7E" w:rsidRPr="00B9499D" w:rsidRDefault="00512B7E" w:rsidP="00726940">
            <w:pPr>
              <w:ind w:firstLine="30"/>
              <w:rPr>
                <w:sz w:val="22"/>
                <w:szCs w:val="22"/>
                <w:lang w:val="en-US"/>
              </w:rPr>
            </w:pPr>
            <w:r w:rsidRPr="00B9499D">
              <w:rPr>
                <w:sz w:val="22"/>
                <w:szCs w:val="22"/>
              </w:rPr>
              <w:t>&lt;=</w:t>
            </w:r>
            <w:r w:rsidRPr="00B9499D">
              <w:rPr>
                <w:sz w:val="22"/>
                <w:szCs w:val="22"/>
                <w:lang w:val="en-US"/>
              </w:rPr>
              <w:t>10</w:t>
            </w:r>
          </w:p>
        </w:tc>
        <w:tc>
          <w:tcPr>
            <w:tcW w:w="2066" w:type="pct"/>
          </w:tcPr>
          <w:p w14:paraId="23205522" w14:textId="77777777" w:rsidR="00611710" w:rsidRDefault="170E4D90" w:rsidP="002F6952">
            <w:pPr>
              <w:pStyle w:val="GOSTTablenorm"/>
            </w:pPr>
            <w:r w:rsidRPr="00F2056A">
              <w:t xml:space="preserve">ФП ГИИС ЭБ </w:t>
            </w:r>
            <w:r w:rsidR="00563A60" w:rsidRPr="36854D62">
              <w:t>–</w:t>
            </w:r>
            <w:r w:rsidRPr="00F2056A">
              <w:t xml:space="preserve"> отправитель запроса.</w:t>
            </w:r>
          </w:p>
          <w:p w14:paraId="276F7163" w14:textId="2A6EC2EF" w:rsidR="00512B7E" w:rsidRPr="00F2056A" w:rsidRDefault="170E4D90" w:rsidP="002F6952">
            <w:pPr>
              <w:pStyle w:val="GOSTTablenorm"/>
            </w:pPr>
            <w:r w:rsidRPr="00F2056A">
              <w:t>Возможные значения:</w:t>
            </w:r>
          </w:p>
          <w:p w14:paraId="52DE1B9D" w14:textId="77777777" w:rsidR="00117260" w:rsidRPr="00117260" w:rsidRDefault="00117260" w:rsidP="00117260">
            <w:pPr>
              <w:pStyle w:val="GOSTTableListMark1"/>
              <w:rPr>
                <w:ins w:id="1582" w:author="Сатлер Марина Викторовна" w:date="2024-10-04T12:20:00Z"/>
              </w:rPr>
            </w:pPr>
            <w:ins w:id="1583" w:author="Сатлер Марина Викторовна" w:date="2024-10-04T12:20:00Z">
              <w:r w:rsidRPr="00117260">
                <w:t>EXP0</w:t>
              </w:r>
              <w:r>
                <w:rPr>
                  <w:lang w:val="en-US"/>
                </w:rPr>
                <w:t>1</w:t>
              </w:r>
              <w:r w:rsidRPr="00117260">
                <w:t xml:space="preserve"> (ПУР 0</w:t>
              </w:r>
              <w:r>
                <w:rPr>
                  <w:lang w:val="en-US"/>
                </w:rPr>
                <w:t>1</w:t>
              </w:r>
              <w:r w:rsidRPr="00117260">
                <w:t xml:space="preserve"> ЭБ);</w:t>
              </w:r>
            </w:ins>
          </w:p>
          <w:p w14:paraId="1AB3ECEF" w14:textId="669A0FB2" w:rsidR="00512B7E" w:rsidRPr="005258B5" w:rsidRDefault="00512B7E" w:rsidP="00553EC3">
            <w:pPr>
              <w:pStyle w:val="GOSTTableListMark1"/>
              <w:rPr>
                <w:lang w:val="en-US"/>
              </w:rPr>
            </w:pPr>
            <w:r w:rsidRPr="00F2056A">
              <w:rPr>
                <w:lang w:val="en-US"/>
              </w:rPr>
              <w:t>EXP</w:t>
            </w:r>
            <w:r w:rsidRPr="00F2056A">
              <w:t>03</w:t>
            </w:r>
            <w:r w:rsidRPr="00F2056A">
              <w:rPr>
                <w:lang w:val="en-US"/>
              </w:rPr>
              <w:t xml:space="preserve"> (ПУР</w:t>
            </w:r>
            <w:r w:rsidRPr="00F2056A">
              <w:t>03</w:t>
            </w:r>
            <w:r w:rsidRPr="00F2056A">
              <w:rPr>
                <w:lang w:val="en-US"/>
              </w:rPr>
              <w:t xml:space="preserve"> ЭБ)</w:t>
            </w:r>
            <w:r w:rsidR="00FD42B5" w:rsidRPr="00F2056A">
              <w:t>;</w:t>
            </w:r>
          </w:p>
          <w:p w14:paraId="117EEC69" w14:textId="77777777" w:rsidR="005258B5" w:rsidRPr="00F2056A" w:rsidRDefault="005258B5" w:rsidP="005258B5">
            <w:pPr>
              <w:pStyle w:val="GOSTTableListMark1"/>
              <w:rPr>
                <w:lang w:val="en-US"/>
              </w:rPr>
            </w:pPr>
            <w:r w:rsidRPr="00F2056A">
              <w:rPr>
                <w:lang w:val="en-US"/>
              </w:rPr>
              <w:t>EXP</w:t>
            </w:r>
            <w:r w:rsidRPr="00F2056A">
              <w:t>05</w:t>
            </w:r>
            <w:r w:rsidRPr="00F2056A">
              <w:rPr>
                <w:lang w:val="en-US"/>
              </w:rPr>
              <w:t xml:space="preserve"> (ПУР</w:t>
            </w:r>
            <w:r w:rsidRPr="00F2056A">
              <w:t>05</w:t>
            </w:r>
            <w:r w:rsidRPr="00F2056A">
              <w:rPr>
                <w:lang w:val="en-US"/>
              </w:rPr>
              <w:t xml:space="preserve"> ЭБ)</w:t>
            </w:r>
            <w:r w:rsidRPr="00F2056A">
              <w:t>;</w:t>
            </w:r>
          </w:p>
          <w:p w14:paraId="03955895" w14:textId="3F5903AF" w:rsidR="00512B7E" w:rsidRPr="00F2056A" w:rsidRDefault="00512B7E" w:rsidP="00553EC3">
            <w:pPr>
              <w:pStyle w:val="GOSTTableListMark1"/>
              <w:rPr>
                <w:lang w:val="en-US"/>
              </w:rPr>
            </w:pPr>
            <w:r w:rsidRPr="00F2056A">
              <w:rPr>
                <w:lang w:val="en-US"/>
              </w:rPr>
              <w:t>FAMABS (ПУДС ЭБ)</w:t>
            </w:r>
            <w:r w:rsidR="00FD42B5" w:rsidRPr="00F2056A">
              <w:t>;</w:t>
            </w:r>
          </w:p>
          <w:p w14:paraId="0E745EAC" w14:textId="54EF2DEF" w:rsidR="00512B7E" w:rsidRPr="00F2056A" w:rsidRDefault="170E4D90" w:rsidP="00553EC3">
            <w:pPr>
              <w:pStyle w:val="GOSTTableListMark1"/>
              <w:rPr>
                <w:ins w:id="1584" w:author="Сказецкая Наталья Камилевна" w:date="2023-09-07T17:37:00Z"/>
                <w:lang w:val="en-US"/>
              </w:rPr>
            </w:pPr>
            <w:r w:rsidRPr="00F2056A">
              <w:rPr>
                <w:lang w:val="en-US"/>
              </w:rPr>
              <w:t>ARP (ПУИО ЭБ)</w:t>
            </w:r>
            <w:r w:rsidR="00FD42B5" w:rsidRPr="00F2056A">
              <w:t>;</w:t>
            </w:r>
          </w:p>
          <w:p w14:paraId="1FA75631" w14:textId="76C21019" w:rsidR="004829B3" w:rsidRPr="00C75A4E" w:rsidRDefault="004829B3" w:rsidP="00553EC3">
            <w:pPr>
              <w:pStyle w:val="GOSTTableListMark1"/>
              <w:rPr>
                <w:ins w:id="1585" w:author="Сказецкая Наталья Камилевна" w:date="2023-09-07T17:37:00Z"/>
              </w:rPr>
            </w:pPr>
            <w:commentRangeStart w:id="1586"/>
            <w:ins w:id="1587" w:author="Сказецкая Наталья Камилевна" w:date="2023-09-07T17:37:00Z">
              <w:r w:rsidRPr="00F2056A">
                <w:rPr>
                  <w:lang w:val="en-US"/>
                </w:rPr>
                <w:t>RMS</w:t>
              </w:r>
              <w:r w:rsidRPr="00C75A4E">
                <w:t xml:space="preserve"> (ПУД ЭБ)</w:t>
              </w:r>
            </w:ins>
            <w:ins w:id="1588" w:author="Сатлер Марина Викторовна" w:date="2023-12-27T15:03:00Z">
              <w:r w:rsidR="00FD42B5" w:rsidRPr="00C75A4E">
                <w:t>;</w:t>
              </w:r>
            </w:ins>
          </w:p>
          <w:p w14:paraId="5B5FA4B6" w14:textId="77777777" w:rsidR="00AC202F" w:rsidRDefault="00F146C0">
            <w:pPr>
              <w:pStyle w:val="GOSTTableListMark1"/>
              <w:rPr>
                <w:ins w:id="1589" w:author="Щанов Александр Валентинович" w:date="2026-04-20T08:01:00Z"/>
              </w:rPr>
            </w:pPr>
            <w:ins w:id="1590" w:author="Сатлер Марина Викторовна" w:date="2024-10-04T13:51:00Z">
              <w:r w:rsidRPr="00696CBB">
                <w:lastRenderedPageBreak/>
                <w:t>TSE (ПУР КС ЭБ)</w:t>
              </w:r>
            </w:ins>
            <w:ins w:id="1591" w:author="Щанов Александр Валентинович" w:date="2026-04-20T08:01:00Z">
              <w:r w:rsidR="00AC202F">
                <w:t>;</w:t>
              </w:r>
            </w:ins>
          </w:p>
          <w:p w14:paraId="1373F1BF" w14:textId="64A1F3BC" w:rsidR="004829B3" w:rsidRPr="00F2056A" w:rsidRDefault="00AC202F">
            <w:pPr>
              <w:pStyle w:val="GOSTTableListMark1"/>
            </w:pPr>
            <w:ins w:id="1592" w:author="Щанов Александр Валентинович" w:date="2026-04-20T08:01:00Z">
              <w:r>
                <w:rPr>
                  <w:lang w:val="en-US"/>
                </w:rPr>
                <w:t>INC (</w:t>
              </w:r>
              <w:r>
                <w:t>ПУР АУ/БУ</w:t>
              </w:r>
              <w:r>
                <w:rPr>
                  <w:lang w:val="en-US"/>
                </w:rPr>
                <w:t>)</w:t>
              </w:r>
            </w:ins>
            <w:ins w:id="1593" w:author="Сказецкая Наталья Камилевна" w:date="2023-09-07T17:37:00Z">
              <w:del w:id="1594" w:author="Сатлер Марина Викторовна" w:date="2024-10-04T13:56:00Z">
                <w:r w:rsidR="004829B3" w:rsidRPr="00C75A4E" w:rsidDel="00FA4C31">
                  <w:rPr>
                    <w:lang w:val="en-US"/>
                  </w:rPr>
                  <w:delText>INC</w:delText>
                </w:r>
                <w:r w:rsidR="004829B3" w:rsidRPr="00C75A4E" w:rsidDel="00FA4C31">
                  <w:delText xml:space="preserve"> (</w:delText>
                </w:r>
              </w:del>
              <w:del w:id="1595" w:author="Сатлер Марина Викторовна" w:date="2024-10-04T13:39:00Z">
                <w:r w:rsidR="004829B3" w:rsidRPr="00C75A4E" w:rsidDel="00B44B92">
                  <w:delText xml:space="preserve">Компонент </w:delText>
                </w:r>
              </w:del>
              <w:del w:id="1596" w:author="Сатлер Марина Викторовна" w:date="2024-10-04T13:56:00Z">
                <w:r w:rsidR="004829B3" w:rsidRPr="00C75A4E" w:rsidDel="00FA4C31">
                  <w:delText xml:space="preserve">АУ/БУ </w:delText>
                </w:r>
              </w:del>
              <w:del w:id="1597" w:author="Сатлер Марина Викторовна" w:date="2024-10-04T13:39:00Z">
                <w:r w:rsidR="004829B3" w:rsidRPr="00C75A4E" w:rsidDel="00B44B92">
                  <w:delText xml:space="preserve">ПУР </w:delText>
                </w:r>
              </w:del>
              <w:del w:id="1598" w:author="Сатлер Марина Викторовна" w:date="2024-10-04T13:56:00Z">
                <w:r w:rsidR="004829B3" w:rsidRPr="00C75A4E" w:rsidDel="00FA4C31">
                  <w:delText>ЭБ)</w:delText>
                </w:r>
                <w:commentRangeEnd w:id="1586"/>
                <w:r w:rsidR="004829B3" w:rsidRPr="00F2056A" w:rsidDel="00FA4C31">
                  <w:rPr>
                    <w:rStyle w:val="afff4"/>
                  </w:rPr>
                  <w:commentReference w:id="1586"/>
                </w:r>
              </w:del>
            </w:ins>
          </w:p>
        </w:tc>
      </w:tr>
      <w:tr w:rsidR="00553EC3" w:rsidRPr="00B9499D" w14:paraId="2421211E" w14:textId="77777777" w:rsidTr="00553EC3">
        <w:tc>
          <w:tcPr>
            <w:tcW w:w="1100" w:type="pct"/>
          </w:tcPr>
          <w:p w14:paraId="4A6026CD" w14:textId="59D04D14" w:rsidR="00512B7E" w:rsidRPr="00B9499D" w:rsidRDefault="170E4D90" w:rsidP="002F6952">
            <w:pPr>
              <w:pStyle w:val="GOSTTablenorm"/>
            </w:pPr>
            <w:r>
              <w:lastRenderedPageBreak/>
              <w:t>Система-получатель ответа</w:t>
            </w:r>
          </w:p>
        </w:tc>
        <w:tc>
          <w:tcPr>
            <w:tcW w:w="750" w:type="pct"/>
          </w:tcPr>
          <w:p w14:paraId="65BD5C1D" w14:textId="77777777" w:rsidR="00512B7E" w:rsidRPr="00B9499D" w:rsidRDefault="00512B7E" w:rsidP="002F6952">
            <w:pPr>
              <w:pStyle w:val="GOSTTablenorm"/>
              <w:rPr>
                <w:lang w:val="en-US"/>
              </w:rPr>
            </w:pPr>
            <w:bookmarkStart w:id="1599" w:name="_Hlk112860696"/>
            <w:r w:rsidRPr="00B9499D">
              <w:rPr>
                <w:lang w:val="en-US"/>
              </w:rPr>
              <w:t>Receiver</w:t>
            </w:r>
            <w:bookmarkEnd w:id="1599"/>
          </w:p>
        </w:tc>
        <w:tc>
          <w:tcPr>
            <w:tcW w:w="500" w:type="pct"/>
          </w:tcPr>
          <w:p w14:paraId="2C83B5FA" w14:textId="77777777" w:rsidR="00512B7E" w:rsidRPr="00B9499D" w:rsidRDefault="00512B7E" w:rsidP="00726940">
            <w:pPr>
              <w:ind w:firstLine="30"/>
              <w:rPr>
                <w:sz w:val="22"/>
                <w:szCs w:val="22"/>
              </w:rPr>
            </w:pPr>
            <w:r w:rsidRPr="00B9499D">
              <w:rPr>
                <w:sz w:val="22"/>
                <w:szCs w:val="22"/>
              </w:rPr>
              <w:t>Строка</w:t>
            </w:r>
          </w:p>
        </w:tc>
        <w:tc>
          <w:tcPr>
            <w:tcW w:w="300" w:type="pct"/>
          </w:tcPr>
          <w:p w14:paraId="53E911CF" w14:textId="77777777" w:rsidR="00512B7E" w:rsidRPr="00B9499D" w:rsidRDefault="00512B7E" w:rsidP="00726940">
            <w:pPr>
              <w:ind w:firstLine="30"/>
              <w:rPr>
                <w:sz w:val="22"/>
                <w:szCs w:val="22"/>
              </w:rPr>
            </w:pPr>
            <w:r w:rsidRPr="00B9499D">
              <w:rPr>
                <w:sz w:val="22"/>
                <w:szCs w:val="22"/>
              </w:rPr>
              <w:t>Да</w:t>
            </w:r>
          </w:p>
        </w:tc>
        <w:tc>
          <w:tcPr>
            <w:tcW w:w="284" w:type="pct"/>
          </w:tcPr>
          <w:p w14:paraId="2F5D11CF" w14:textId="77777777" w:rsidR="00512B7E" w:rsidRPr="00B9499D" w:rsidRDefault="00512B7E" w:rsidP="002F6952">
            <w:pPr>
              <w:pStyle w:val="GOSTTablenorm"/>
            </w:pPr>
            <w:r w:rsidRPr="00B9499D">
              <w:t>&lt;=</w:t>
            </w:r>
            <w:r w:rsidRPr="00B9499D">
              <w:rPr>
                <w:lang w:val="en-US"/>
              </w:rPr>
              <w:t>10</w:t>
            </w:r>
          </w:p>
        </w:tc>
        <w:tc>
          <w:tcPr>
            <w:tcW w:w="2066" w:type="pct"/>
          </w:tcPr>
          <w:p w14:paraId="05A2C914" w14:textId="77777777" w:rsidR="00611710" w:rsidRDefault="170E4D90" w:rsidP="002F6952">
            <w:pPr>
              <w:pStyle w:val="GOSTTablenorm"/>
            </w:pPr>
            <w:r w:rsidRPr="00F2056A">
              <w:t xml:space="preserve">ФП ГИИС ЭБ </w:t>
            </w:r>
            <w:r w:rsidR="00563A60" w:rsidRPr="36854D62">
              <w:t>–</w:t>
            </w:r>
            <w:r w:rsidRPr="00F2056A">
              <w:t xml:space="preserve"> получатель ответа.</w:t>
            </w:r>
          </w:p>
          <w:p w14:paraId="20810359" w14:textId="5108A78E" w:rsidR="00512B7E" w:rsidRPr="00F2056A" w:rsidRDefault="170E4D90" w:rsidP="002F6952">
            <w:pPr>
              <w:pStyle w:val="GOSTTablenorm"/>
            </w:pPr>
            <w:r w:rsidRPr="00F2056A">
              <w:t>Возможные значения:</w:t>
            </w:r>
          </w:p>
          <w:p w14:paraId="2DD64647" w14:textId="77777777" w:rsidR="00117260" w:rsidRPr="00117260" w:rsidRDefault="00117260" w:rsidP="00117260">
            <w:pPr>
              <w:pStyle w:val="GOSTTableListMark1"/>
              <w:rPr>
                <w:ins w:id="1600" w:author="Сатлер Марина Викторовна" w:date="2024-10-04T12:20:00Z"/>
              </w:rPr>
            </w:pPr>
            <w:ins w:id="1601" w:author="Сатлер Марина Викторовна" w:date="2024-10-04T12:20:00Z">
              <w:r w:rsidRPr="00117260">
                <w:t>EXP0</w:t>
              </w:r>
              <w:r>
                <w:rPr>
                  <w:lang w:val="en-US"/>
                </w:rPr>
                <w:t>1</w:t>
              </w:r>
              <w:r w:rsidRPr="00117260">
                <w:t xml:space="preserve"> (ПУР 0</w:t>
              </w:r>
              <w:r>
                <w:rPr>
                  <w:lang w:val="en-US"/>
                </w:rPr>
                <w:t>1</w:t>
              </w:r>
              <w:r w:rsidRPr="00117260">
                <w:t xml:space="preserve"> ЭБ);</w:t>
              </w:r>
            </w:ins>
          </w:p>
          <w:p w14:paraId="56986768" w14:textId="605C9933" w:rsidR="00512B7E" w:rsidRPr="005258B5" w:rsidRDefault="00512B7E" w:rsidP="00553EC3">
            <w:pPr>
              <w:pStyle w:val="GOSTTableListMark1"/>
              <w:rPr>
                <w:lang w:val="en-US"/>
              </w:rPr>
            </w:pPr>
            <w:r w:rsidRPr="00F2056A">
              <w:rPr>
                <w:lang w:val="en-US"/>
              </w:rPr>
              <w:t>EXP</w:t>
            </w:r>
            <w:r w:rsidRPr="00F2056A">
              <w:t>03</w:t>
            </w:r>
            <w:r w:rsidRPr="00F2056A">
              <w:rPr>
                <w:lang w:val="en-US"/>
              </w:rPr>
              <w:t xml:space="preserve"> (ПУР</w:t>
            </w:r>
            <w:r w:rsidRPr="00F2056A">
              <w:t>03</w:t>
            </w:r>
            <w:r w:rsidRPr="00F2056A">
              <w:rPr>
                <w:lang w:val="en-US"/>
              </w:rPr>
              <w:t xml:space="preserve"> ЭБ)</w:t>
            </w:r>
            <w:r w:rsidR="00FD42B5" w:rsidRPr="00F2056A">
              <w:t>;</w:t>
            </w:r>
          </w:p>
          <w:p w14:paraId="2BDC910B" w14:textId="4185BB62" w:rsidR="005258B5" w:rsidRPr="005258B5" w:rsidRDefault="005258B5" w:rsidP="00696CBB">
            <w:pPr>
              <w:pStyle w:val="GOSTTableListMark1"/>
              <w:rPr>
                <w:lang w:val="en-US"/>
              </w:rPr>
            </w:pPr>
            <w:r w:rsidRPr="005258B5">
              <w:rPr>
                <w:lang w:val="en-US"/>
              </w:rPr>
              <w:t>EXP</w:t>
            </w:r>
            <w:r w:rsidRPr="00F2056A">
              <w:t>05</w:t>
            </w:r>
            <w:r w:rsidRPr="005258B5">
              <w:rPr>
                <w:lang w:val="en-US"/>
              </w:rPr>
              <w:t xml:space="preserve"> (ПУР</w:t>
            </w:r>
            <w:r w:rsidRPr="00F2056A">
              <w:t>05</w:t>
            </w:r>
            <w:r w:rsidRPr="005258B5">
              <w:rPr>
                <w:lang w:val="en-US"/>
              </w:rPr>
              <w:t xml:space="preserve"> ЭБ)</w:t>
            </w:r>
            <w:r w:rsidRPr="00F2056A">
              <w:t>;</w:t>
            </w:r>
          </w:p>
          <w:p w14:paraId="2FC3F047" w14:textId="5B6E1F94" w:rsidR="00512B7E" w:rsidRPr="00F2056A" w:rsidRDefault="00512B7E" w:rsidP="00553EC3">
            <w:pPr>
              <w:pStyle w:val="GOSTTableListMark1"/>
              <w:rPr>
                <w:lang w:val="en-US"/>
              </w:rPr>
            </w:pPr>
            <w:r w:rsidRPr="00F2056A">
              <w:rPr>
                <w:lang w:val="en-US"/>
              </w:rPr>
              <w:t>FAMABS (ПУДС ЭБ)</w:t>
            </w:r>
            <w:r w:rsidR="00FD42B5" w:rsidRPr="00F2056A">
              <w:t>;</w:t>
            </w:r>
          </w:p>
          <w:p w14:paraId="1EE1BCC2" w14:textId="2ABE59BE" w:rsidR="00512B7E" w:rsidRPr="00F2056A" w:rsidRDefault="170E4D90" w:rsidP="00553EC3">
            <w:pPr>
              <w:pStyle w:val="GOSTTableListMark1"/>
              <w:rPr>
                <w:ins w:id="1602" w:author="Сказецкая Наталья Камилевна" w:date="2023-09-07T17:38:00Z"/>
                <w:lang w:val="en-US"/>
              </w:rPr>
            </w:pPr>
            <w:r w:rsidRPr="00F2056A">
              <w:rPr>
                <w:lang w:val="en-US"/>
              </w:rPr>
              <w:t>ARP (ПУИО ЭБ)</w:t>
            </w:r>
            <w:r w:rsidR="00FD42B5" w:rsidRPr="00F2056A">
              <w:t>;</w:t>
            </w:r>
          </w:p>
          <w:p w14:paraId="3DD2F9FF" w14:textId="638593DB" w:rsidR="004829B3" w:rsidRPr="00C75A4E" w:rsidRDefault="004829B3" w:rsidP="00553EC3">
            <w:pPr>
              <w:pStyle w:val="GOSTTableListMark1"/>
              <w:rPr>
                <w:ins w:id="1603" w:author="Сказецкая Наталья Камилевна" w:date="2023-09-07T17:38:00Z"/>
              </w:rPr>
            </w:pPr>
            <w:commentRangeStart w:id="1604"/>
            <w:ins w:id="1605" w:author="Сказецкая Наталья Камилевна" w:date="2023-09-07T17:38:00Z">
              <w:r w:rsidRPr="00F2056A">
                <w:rPr>
                  <w:lang w:val="en-US"/>
                </w:rPr>
                <w:t>RMS</w:t>
              </w:r>
              <w:r w:rsidRPr="00C75A4E">
                <w:t xml:space="preserve"> (ПУД ЭБ)</w:t>
              </w:r>
            </w:ins>
            <w:ins w:id="1606" w:author="Сатлер Марина Викторовна" w:date="2023-12-27T15:03:00Z">
              <w:r w:rsidR="00FD42B5" w:rsidRPr="00C75A4E">
                <w:t>;</w:t>
              </w:r>
            </w:ins>
          </w:p>
          <w:p w14:paraId="71D07959" w14:textId="77777777" w:rsidR="00AC202F" w:rsidRDefault="00F146C0">
            <w:pPr>
              <w:pStyle w:val="GOSTTableListMark1"/>
              <w:rPr>
                <w:ins w:id="1607" w:author="Щанов Александр Валентинович" w:date="2026-04-20T08:01:00Z"/>
              </w:rPr>
            </w:pPr>
            <w:ins w:id="1608" w:author="Сатлер Марина Викторовна" w:date="2024-10-04T13:51:00Z">
              <w:r w:rsidRPr="00696CBB">
                <w:t>TSE (ПУР КС ЭБ)</w:t>
              </w:r>
            </w:ins>
            <w:ins w:id="1609" w:author="Щанов Александр Валентинович" w:date="2026-04-20T08:01:00Z">
              <w:r w:rsidR="00AC202F">
                <w:t>;</w:t>
              </w:r>
            </w:ins>
          </w:p>
          <w:p w14:paraId="0AE59210" w14:textId="64778EE5" w:rsidR="004829B3" w:rsidRPr="00F2056A" w:rsidRDefault="00AC202F">
            <w:pPr>
              <w:pStyle w:val="GOSTTableListMark1"/>
            </w:pPr>
            <w:ins w:id="1610" w:author="Щанов Александр Валентинович" w:date="2026-04-20T08:01:00Z">
              <w:r>
                <w:rPr>
                  <w:lang w:val="en-US"/>
                </w:rPr>
                <w:t>INC (</w:t>
              </w:r>
              <w:r>
                <w:t>ПУР АУ/БУ</w:t>
              </w:r>
              <w:r>
                <w:rPr>
                  <w:lang w:val="en-US"/>
                </w:rPr>
                <w:t>)</w:t>
              </w:r>
            </w:ins>
            <w:bookmarkStart w:id="1611" w:name="_GoBack"/>
            <w:bookmarkEnd w:id="1611"/>
            <w:ins w:id="1612" w:author="Сказецкая Наталья Камилевна" w:date="2023-09-07T17:38:00Z">
              <w:del w:id="1613" w:author="Сатлер Марина Викторовна" w:date="2024-10-04T13:56:00Z">
                <w:r w:rsidR="004829B3" w:rsidRPr="00C75A4E" w:rsidDel="00FA4C31">
                  <w:rPr>
                    <w:lang w:val="en-US"/>
                  </w:rPr>
                  <w:delText>INC</w:delText>
                </w:r>
                <w:r w:rsidR="004829B3" w:rsidRPr="00C75A4E" w:rsidDel="00FA4C31">
                  <w:delText xml:space="preserve"> (</w:delText>
                </w:r>
              </w:del>
              <w:del w:id="1614" w:author="Сатлер Марина Викторовна" w:date="2024-10-04T13:39:00Z">
                <w:r w:rsidR="004829B3" w:rsidRPr="00C75A4E" w:rsidDel="00B44B92">
                  <w:delText xml:space="preserve">Компонент </w:delText>
                </w:r>
              </w:del>
              <w:del w:id="1615" w:author="Сатлер Марина Викторовна" w:date="2024-10-04T13:56:00Z">
                <w:r w:rsidR="004829B3" w:rsidRPr="00C75A4E" w:rsidDel="00FA4C31">
                  <w:delText xml:space="preserve">АУ/БУ </w:delText>
                </w:r>
              </w:del>
              <w:del w:id="1616" w:author="Сатлер Марина Викторовна" w:date="2024-10-04T13:39:00Z">
                <w:r w:rsidR="004829B3" w:rsidRPr="00C75A4E" w:rsidDel="00B44B92">
                  <w:delText xml:space="preserve">ПУР </w:delText>
                </w:r>
              </w:del>
              <w:del w:id="1617" w:author="Сатлер Марина Викторовна" w:date="2024-10-04T13:56:00Z">
                <w:r w:rsidR="004829B3" w:rsidRPr="00C75A4E" w:rsidDel="00FA4C31">
                  <w:delText>ЭБ)</w:delText>
                </w:r>
                <w:commentRangeEnd w:id="1604"/>
                <w:r w:rsidR="004829B3" w:rsidRPr="00F2056A" w:rsidDel="00FA4C31">
                  <w:rPr>
                    <w:rStyle w:val="afff4"/>
                  </w:rPr>
                  <w:commentReference w:id="1604"/>
                </w:r>
              </w:del>
            </w:ins>
          </w:p>
        </w:tc>
      </w:tr>
      <w:tr w:rsidR="00553EC3" w:rsidRPr="00B9499D" w14:paraId="1B7D3533" w14:textId="77777777" w:rsidTr="00553EC3">
        <w:tc>
          <w:tcPr>
            <w:tcW w:w="1100" w:type="pct"/>
          </w:tcPr>
          <w:p w14:paraId="2600434F" w14:textId="77777777" w:rsidR="00512B7E" w:rsidRPr="00B9499D" w:rsidRDefault="00512B7E" w:rsidP="002F6952">
            <w:pPr>
              <w:pStyle w:val="GOSTTablenorm"/>
              <w:rPr>
                <w:lang w:val="en-US"/>
              </w:rPr>
            </w:pPr>
            <w:r w:rsidRPr="00B9499D">
              <w:t>Дата и время ответа</w:t>
            </w:r>
          </w:p>
        </w:tc>
        <w:tc>
          <w:tcPr>
            <w:tcW w:w="750" w:type="pct"/>
          </w:tcPr>
          <w:p w14:paraId="7322E525" w14:textId="62006715" w:rsidR="00512B7E" w:rsidRPr="00B9499D" w:rsidRDefault="00754F9A" w:rsidP="002F6952">
            <w:pPr>
              <w:pStyle w:val="GOSTTablenorm"/>
              <w:rPr>
                <w:lang w:val="en-US"/>
              </w:rPr>
            </w:pPr>
            <w:r w:rsidRPr="00B9499D">
              <w:rPr>
                <w:lang w:val="en-US"/>
              </w:rPr>
              <w:t>Ans</w:t>
            </w:r>
            <w:r w:rsidR="00512B7E" w:rsidRPr="00B9499D">
              <w:rPr>
                <w:lang w:val="en-US"/>
              </w:rPr>
              <w:t>DateTime</w:t>
            </w:r>
          </w:p>
        </w:tc>
        <w:tc>
          <w:tcPr>
            <w:tcW w:w="500" w:type="pct"/>
          </w:tcPr>
          <w:p w14:paraId="1CBDA62B" w14:textId="77777777" w:rsidR="00512B7E" w:rsidRPr="00B9499D" w:rsidRDefault="00512B7E" w:rsidP="00726940">
            <w:pPr>
              <w:ind w:firstLine="30"/>
              <w:rPr>
                <w:sz w:val="22"/>
                <w:szCs w:val="22"/>
              </w:rPr>
            </w:pPr>
            <w:r w:rsidRPr="00B9499D">
              <w:rPr>
                <w:sz w:val="22"/>
                <w:szCs w:val="22"/>
              </w:rPr>
              <w:t>Дата-время (</w:t>
            </w:r>
            <w:r w:rsidRPr="00B9499D">
              <w:rPr>
                <w:sz w:val="22"/>
                <w:szCs w:val="22"/>
                <w:lang w:val="en-US"/>
              </w:rPr>
              <w:t>timestamp</w:t>
            </w:r>
            <w:r w:rsidRPr="00B9499D">
              <w:rPr>
                <w:sz w:val="22"/>
                <w:szCs w:val="22"/>
              </w:rPr>
              <w:t>)</w:t>
            </w:r>
          </w:p>
        </w:tc>
        <w:tc>
          <w:tcPr>
            <w:tcW w:w="300" w:type="pct"/>
          </w:tcPr>
          <w:p w14:paraId="329C7E7D" w14:textId="77777777" w:rsidR="00512B7E" w:rsidRPr="00B9499D" w:rsidRDefault="00512B7E" w:rsidP="00726940">
            <w:pPr>
              <w:ind w:firstLine="30"/>
              <w:rPr>
                <w:sz w:val="22"/>
                <w:szCs w:val="22"/>
              </w:rPr>
            </w:pPr>
            <w:r w:rsidRPr="00B9499D">
              <w:rPr>
                <w:sz w:val="22"/>
                <w:szCs w:val="22"/>
              </w:rPr>
              <w:t>Да</w:t>
            </w:r>
          </w:p>
        </w:tc>
        <w:tc>
          <w:tcPr>
            <w:tcW w:w="284" w:type="pct"/>
          </w:tcPr>
          <w:p w14:paraId="38AD4419" w14:textId="25FF9465" w:rsidR="00512B7E" w:rsidRPr="00B9499D" w:rsidRDefault="00512B7E" w:rsidP="00726940">
            <w:pPr>
              <w:ind w:firstLine="30"/>
              <w:rPr>
                <w:sz w:val="22"/>
                <w:szCs w:val="22"/>
              </w:rPr>
            </w:pPr>
          </w:p>
        </w:tc>
        <w:tc>
          <w:tcPr>
            <w:tcW w:w="2066" w:type="pct"/>
          </w:tcPr>
          <w:p w14:paraId="6A1A3FE2" w14:textId="418A8BA3" w:rsidR="00512B7E" w:rsidRPr="00B9499D" w:rsidRDefault="170E4D90" w:rsidP="002F6952">
            <w:pPr>
              <w:pStyle w:val="GOSTTablenorm"/>
            </w:pPr>
            <w:r>
              <w:t xml:space="preserve">Дата и время формирования ответа </w:t>
            </w:r>
            <w:r w:rsidRPr="170E4D90">
              <w:rPr>
                <w:lang w:val="en-US"/>
              </w:rPr>
              <w:t>SVAP</w:t>
            </w:r>
            <w:r w:rsidRPr="003B770B">
              <w:t>.</w:t>
            </w:r>
          </w:p>
          <w:p w14:paraId="0C11A1EA" w14:textId="77777777" w:rsidR="00512B7E" w:rsidRPr="00B9499D" w:rsidRDefault="00512B7E" w:rsidP="002F6952">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553EC3" w:rsidRPr="00B9499D" w14:paraId="46610930" w14:textId="77777777" w:rsidTr="00553EC3">
        <w:tc>
          <w:tcPr>
            <w:tcW w:w="1100" w:type="pct"/>
          </w:tcPr>
          <w:p w14:paraId="2D6E98EE" w14:textId="77777777" w:rsidR="00512B7E" w:rsidRPr="00B9499D" w:rsidRDefault="00512B7E" w:rsidP="002F6952">
            <w:pPr>
              <w:pStyle w:val="GOSTTablenorm"/>
            </w:pPr>
            <w:r w:rsidRPr="00B9499D">
              <w:t>Версия формата</w:t>
            </w:r>
          </w:p>
        </w:tc>
        <w:tc>
          <w:tcPr>
            <w:tcW w:w="750" w:type="pct"/>
          </w:tcPr>
          <w:p w14:paraId="06EDAD2B" w14:textId="77777777" w:rsidR="00512B7E" w:rsidRPr="00B9499D" w:rsidRDefault="00512B7E" w:rsidP="002F6952">
            <w:pPr>
              <w:pStyle w:val="GOSTTablenorm"/>
              <w:rPr>
                <w:lang w:val="en-US"/>
              </w:rPr>
            </w:pPr>
            <w:r w:rsidRPr="00B9499D">
              <w:rPr>
                <w:lang w:val="en-US"/>
              </w:rPr>
              <w:t>Version</w:t>
            </w:r>
          </w:p>
        </w:tc>
        <w:tc>
          <w:tcPr>
            <w:tcW w:w="500" w:type="pct"/>
          </w:tcPr>
          <w:p w14:paraId="671901C4" w14:textId="77777777" w:rsidR="00512B7E" w:rsidRPr="00B9499D" w:rsidRDefault="00512B7E" w:rsidP="00726940">
            <w:pPr>
              <w:ind w:firstLine="30"/>
              <w:rPr>
                <w:sz w:val="22"/>
                <w:szCs w:val="22"/>
                <w:lang w:val="en-US"/>
              </w:rPr>
            </w:pPr>
            <w:r w:rsidRPr="00B9499D">
              <w:rPr>
                <w:sz w:val="22"/>
                <w:szCs w:val="22"/>
              </w:rPr>
              <w:t>Строка</w:t>
            </w:r>
          </w:p>
        </w:tc>
        <w:tc>
          <w:tcPr>
            <w:tcW w:w="300" w:type="pct"/>
          </w:tcPr>
          <w:p w14:paraId="4565B06B" w14:textId="77777777" w:rsidR="00512B7E" w:rsidRPr="00B9499D" w:rsidRDefault="00512B7E" w:rsidP="00726940">
            <w:pPr>
              <w:ind w:firstLine="30"/>
              <w:rPr>
                <w:sz w:val="22"/>
                <w:szCs w:val="22"/>
              </w:rPr>
            </w:pPr>
            <w:r w:rsidRPr="00B9499D">
              <w:rPr>
                <w:sz w:val="22"/>
                <w:szCs w:val="22"/>
              </w:rPr>
              <w:t>Да</w:t>
            </w:r>
          </w:p>
        </w:tc>
        <w:tc>
          <w:tcPr>
            <w:tcW w:w="284" w:type="pct"/>
          </w:tcPr>
          <w:p w14:paraId="692DC825" w14:textId="77777777" w:rsidR="00512B7E" w:rsidRPr="00B9499D" w:rsidRDefault="00512B7E" w:rsidP="002F6952">
            <w:pPr>
              <w:pStyle w:val="GOSTTablenorm"/>
              <w:rPr>
                <w:lang w:val="en-US"/>
              </w:rPr>
            </w:pPr>
            <w:r w:rsidRPr="00B9499D">
              <w:t>&lt;=</w:t>
            </w:r>
            <w:r w:rsidRPr="00B9499D">
              <w:rPr>
                <w:lang w:val="en-US"/>
              </w:rPr>
              <w:t>10</w:t>
            </w:r>
          </w:p>
        </w:tc>
        <w:tc>
          <w:tcPr>
            <w:tcW w:w="2066" w:type="pct"/>
          </w:tcPr>
          <w:p w14:paraId="1C641407" w14:textId="77777777" w:rsidR="00512B7E" w:rsidRPr="00B9499D" w:rsidRDefault="00512B7E" w:rsidP="00726940">
            <w:pPr>
              <w:ind w:firstLine="30"/>
              <w:rPr>
                <w:sz w:val="22"/>
                <w:szCs w:val="22"/>
              </w:rPr>
            </w:pPr>
            <w:r w:rsidRPr="00B9499D">
              <w:rPr>
                <w:sz w:val="22"/>
                <w:szCs w:val="22"/>
              </w:rPr>
              <w:t>Версия формата ответа</w:t>
            </w:r>
          </w:p>
        </w:tc>
      </w:tr>
      <w:tr w:rsidR="00553EC3" w:rsidRPr="00B9499D" w14:paraId="1ADCA883" w14:textId="77777777" w:rsidTr="00553EC3">
        <w:tc>
          <w:tcPr>
            <w:tcW w:w="1100" w:type="pct"/>
          </w:tcPr>
          <w:p w14:paraId="13AA5C91" w14:textId="77777777" w:rsidR="00512B7E" w:rsidRPr="00B9499D" w:rsidRDefault="00512B7E" w:rsidP="002F6952">
            <w:pPr>
              <w:pStyle w:val="GOSTTablenorm"/>
            </w:pPr>
            <w:r w:rsidRPr="00B9499D">
              <w:t>Глобальный идентификатор запроса</w:t>
            </w:r>
          </w:p>
        </w:tc>
        <w:tc>
          <w:tcPr>
            <w:tcW w:w="750" w:type="pct"/>
          </w:tcPr>
          <w:p w14:paraId="09ADF042" w14:textId="0D18F2CE" w:rsidR="00512B7E" w:rsidRPr="00B9499D" w:rsidRDefault="00B568CC" w:rsidP="002F6952">
            <w:pPr>
              <w:pStyle w:val="GOSTTablenorm"/>
              <w:rPr>
                <w:lang w:val="en-US"/>
              </w:rPr>
            </w:pPr>
            <w:r w:rsidRPr="00B9499D">
              <w:rPr>
                <w:lang w:val="en-US"/>
              </w:rPr>
              <w:t>Req</w:t>
            </w:r>
            <w:r w:rsidR="00512B7E" w:rsidRPr="00B9499D">
              <w:t>G</w:t>
            </w:r>
            <w:r w:rsidRPr="00B9499D">
              <w:rPr>
                <w:lang w:val="en-US"/>
              </w:rPr>
              <w:t>uid</w:t>
            </w:r>
          </w:p>
        </w:tc>
        <w:tc>
          <w:tcPr>
            <w:tcW w:w="500" w:type="pct"/>
          </w:tcPr>
          <w:p w14:paraId="70E6D5B0" w14:textId="77777777" w:rsidR="00512B7E" w:rsidRPr="00B9499D" w:rsidRDefault="00512B7E" w:rsidP="00726940">
            <w:pPr>
              <w:ind w:firstLine="30"/>
              <w:rPr>
                <w:sz w:val="22"/>
                <w:szCs w:val="22"/>
              </w:rPr>
            </w:pPr>
            <w:r w:rsidRPr="00B9499D">
              <w:rPr>
                <w:sz w:val="22"/>
                <w:szCs w:val="22"/>
                <w:lang w:val="en-US"/>
              </w:rPr>
              <w:t>GUID</w:t>
            </w:r>
          </w:p>
        </w:tc>
        <w:tc>
          <w:tcPr>
            <w:tcW w:w="300" w:type="pct"/>
          </w:tcPr>
          <w:p w14:paraId="62A0A63D" w14:textId="77777777" w:rsidR="00512B7E" w:rsidRPr="00B9499D" w:rsidRDefault="00512B7E" w:rsidP="00726940">
            <w:pPr>
              <w:ind w:firstLine="30"/>
              <w:rPr>
                <w:sz w:val="22"/>
                <w:szCs w:val="22"/>
              </w:rPr>
            </w:pPr>
            <w:r w:rsidRPr="00B9499D">
              <w:rPr>
                <w:sz w:val="22"/>
                <w:szCs w:val="22"/>
              </w:rPr>
              <w:t>Да</w:t>
            </w:r>
          </w:p>
        </w:tc>
        <w:tc>
          <w:tcPr>
            <w:tcW w:w="284" w:type="pct"/>
          </w:tcPr>
          <w:p w14:paraId="4816622E" w14:textId="77777777" w:rsidR="00512B7E" w:rsidRPr="00B9499D" w:rsidRDefault="00512B7E" w:rsidP="002F6952">
            <w:pPr>
              <w:pStyle w:val="GOSTTablenorm"/>
              <w:rPr>
                <w:lang w:val="en-US"/>
              </w:rPr>
            </w:pPr>
            <w:r w:rsidRPr="00B9499D">
              <w:rPr>
                <w:lang w:val="en-US"/>
              </w:rPr>
              <w:t>=</w:t>
            </w:r>
            <w:r w:rsidRPr="00B9499D">
              <w:t>36</w:t>
            </w:r>
          </w:p>
        </w:tc>
        <w:tc>
          <w:tcPr>
            <w:tcW w:w="2066" w:type="pct"/>
          </w:tcPr>
          <w:p w14:paraId="1DC14765" w14:textId="3C662336" w:rsidR="00512B7E" w:rsidRPr="00B9499D" w:rsidRDefault="33249EA7" w:rsidP="002F6952">
            <w:pPr>
              <w:pStyle w:val="GOSTTablenorm"/>
            </w:pPr>
            <w:r>
              <w:t>Уникальный идентификатор запроса (с тире), на который направляется ответ</w:t>
            </w:r>
          </w:p>
        </w:tc>
      </w:tr>
      <w:tr w:rsidR="00553EC3" w:rsidRPr="00B9499D" w14:paraId="4E1CF653" w14:textId="77777777" w:rsidTr="00553EC3">
        <w:tc>
          <w:tcPr>
            <w:tcW w:w="1100" w:type="pct"/>
          </w:tcPr>
          <w:p w14:paraId="0274A0A4" w14:textId="2737B85D" w:rsidR="008846C1" w:rsidRPr="00B9499D" w:rsidRDefault="008846C1" w:rsidP="008846C1">
            <w:pPr>
              <w:pStyle w:val="GOSTTablenorm"/>
              <w:rPr>
                <w:szCs w:val="22"/>
              </w:rPr>
            </w:pPr>
            <w:r w:rsidRPr="00B9499D">
              <w:rPr>
                <w:szCs w:val="22"/>
              </w:rPr>
              <w:t>Глобальный идентификатор ответа</w:t>
            </w:r>
          </w:p>
        </w:tc>
        <w:tc>
          <w:tcPr>
            <w:tcW w:w="750" w:type="pct"/>
          </w:tcPr>
          <w:p w14:paraId="4F43615C" w14:textId="1FA880E2" w:rsidR="008846C1" w:rsidRPr="00B9499D" w:rsidRDefault="008846C1" w:rsidP="008846C1">
            <w:pPr>
              <w:pStyle w:val="GOSTTablenorm"/>
              <w:rPr>
                <w:szCs w:val="22"/>
                <w:lang w:val="en-US"/>
              </w:rPr>
            </w:pPr>
            <w:r w:rsidRPr="00B9499D">
              <w:rPr>
                <w:szCs w:val="22"/>
                <w:lang w:val="en-US"/>
              </w:rPr>
              <w:t>AnsGuid</w:t>
            </w:r>
          </w:p>
        </w:tc>
        <w:tc>
          <w:tcPr>
            <w:tcW w:w="500" w:type="pct"/>
          </w:tcPr>
          <w:p w14:paraId="66FADF96" w14:textId="1E652151" w:rsidR="008846C1" w:rsidRPr="00B9499D" w:rsidRDefault="008846C1" w:rsidP="008846C1">
            <w:pPr>
              <w:ind w:firstLine="30"/>
              <w:rPr>
                <w:sz w:val="22"/>
                <w:szCs w:val="22"/>
                <w:lang w:val="en-US"/>
              </w:rPr>
            </w:pPr>
            <w:r w:rsidRPr="00B9499D">
              <w:rPr>
                <w:sz w:val="22"/>
                <w:szCs w:val="22"/>
                <w:lang w:val="en-US"/>
              </w:rPr>
              <w:t>GUID</w:t>
            </w:r>
          </w:p>
        </w:tc>
        <w:tc>
          <w:tcPr>
            <w:tcW w:w="300" w:type="pct"/>
          </w:tcPr>
          <w:p w14:paraId="4160742E" w14:textId="28BBD148" w:rsidR="008846C1" w:rsidRPr="00B9499D" w:rsidRDefault="008846C1" w:rsidP="008846C1">
            <w:pPr>
              <w:ind w:firstLine="30"/>
              <w:rPr>
                <w:sz w:val="22"/>
                <w:szCs w:val="22"/>
              </w:rPr>
            </w:pPr>
            <w:r w:rsidRPr="00B9499D">
              <w:rPr>
                <w:sz w:val="22"/>
                <w:szCs w:val="22"/>
              </w:rPr>
              <w:t>Да</w:t>
            </w:r>
          </w:p>
        </w:tc>
        <w:tc>
          <w:tcPr>
            <w:tcW w:w="284" w:type="pct"/>
          </w:tcPr>
          <w:p w14:paraId="2C55D7C3" w14:textId="48587B1E" w:rsidR="008846C1" w:rsidRPr="00B9499D" w:rsidRDefault="008846C1" w:rsidP="008846C1">
            <w:pPr>
              <w:pStyle w:val="GOSTTablenorm"/>
              <w:rPr>
                <w:szCs w:val="22"/>
                <w:lang w:val="en-US"/>
              </w:rPr>
            </w:pPr>
            <w:r w:rsidRPr="00B9499D">
              <w:rPr>
                <w:szCs w:val="22"/>
                <w:lang w:val="en-US"/>
              </w:rPr>
              <w:t>=</w:t>
            </w:r>
            <w:r w:rsidRPr="00B9499D">
              <w:rPr>
                <w:szCs w:val="22"/>
              </w:rPr>
              <w:t>36</w:t>
            </w:r>
          </w:p>
        </w:tc>
        <w:tc>
          <w:tcPr>
            <w:tcW w:w="2066" w:type="pct"/>
          </w:tcPr>
          <w:p w14:paraId="74431F84" w14:textId="0577FE13" w:rsidR="008846C1" w:rsidRPr="00B9499D" w:rsidRDefault="008846C1" w:rsidP="008846C1">
            <w:pPr>
              <w:pStyle w:val="GOSTTablenorm"/>
              <w:rPr>
                <w:szCs w:val="22"/>
              </w:rPr>
            </w:pPr>
            <w:r w:rsidRPr="00B9499D">
              <w:rPr>
                <w:szCs w:val="22"/>
              </w:rPr>
              <w:t>Уникальный идентификатор ответа (с тире)</w:t>
            </w:r>
          </w:p>
        </w:tc>
      </w:tr>
      <w:tr w:rsidR="00553EC3" w:rsidRPr="00B9499D" w14:paraId="5845DD79" w14:textId="77777777" w:rsidTr="00553EC3">
        <w:tc>
          <w:tcPr>
            <w:tcW w:w="1100" w:type="pct"/>
          </w:tcPr>
          <w:p w14:paraId="1E39739F" w14:textId="77777777" w:rsidR="008846C1" w:rsidRPr="00B9499D" w:rsidRDefault="008846C1" w:rsidP="008846C1">
            <w:pPr>
              <w:pStyle w:val="GOSTTablenorm"/>
              <w:rPr>
                <w:lang w:val="en-US"/>
              </w:rPr>
            </w:pPr>
            <w:r w:rsidRPr="00B9499D">
              <w:t>Глобальный идентификатор документа</w:t>
            </w:r>
          </w:p>
        </w:tc>
        <w:tc>
          <w:tcPr>
            <w:tcW w:w="750" w:type="pct"/>
          </w:tcPr>
          <w:p w14:paraId="1D155FEC" w14:textId="77777777" w:rsidR="008846C1" w:rsidRPr="00B9499D" w:rsidRDefault="008846C1" w:rsidP="008846C1">
            <w:pPr>
              <w:pStyle w:val="GOSTTablenorm"/>
              <w:rPr>
                <w:lang w:val="en-US"/>
              </w:rPr>
            </w:pPr>
            <w:r w:rsidRPr="00B9499D">
              <w:rPr>
                <w:lang w:val="en-US"/>
              </w:rPr>
              <w:t>DocGuid</w:t>
            </w:r>
          </w:p>
        </w:tc>
        <w:tc>
          <w:tcPr>
            <w:tcW w:w="500" w:type="pct"/>
          </w:tcPr>
          <w:p w14:paraId="580DAD4F" w14:textId="77777777" w:rsidR="008846C1" w:rsidRPr="00B9499D" w:rsidRDefault="008846C1" w:rsidP="008846C1">
            <w:pPr>
              <w:ind w:firstLine="30"/>
              <w:rPr>
                <w:sz w:val="22"/>
                <w:szCs w:val="22"/>
              </w:rPr>
            </w:pPr>
            <w:r w:rsidRPr="00B9499D">
              <w:rPr>
                <w:sz w:val="22"/>
                <w:szCs w:val="22"/>
                <w:lang w:val="en-US"/>
              </w:rPr>
              <w:t>GUID</w:t>
            </w:r>
          </w:p>
        </w:tc>
        <w:tc>
          <w:tcPr>
            <w:tcW w:w="300" w:type="pct"/>
          </w:tcPr>
          <w:p w14:paraId="1FBEA1F8" w14:textId="77777777" w:rsidR="008846C1" w:rsidRPr="00B9499D" w:rsidRDefault="008846C1" w:rsidP="008846C1">
            <w:pPr>
              <w:ind w:firstLine="30"/>
              <w:rPr>
                <w:sz w:val="22"/>
                <w:szCs w:val="22"/>
              </w:rPr>
            </w:pPr>
            <w:r w:rsidRPr="00B9499D">
              <w:rPr>
                <w:sz w:val="22"/>
                <w:szCs w:val="22"/>
              </w:rPr>
              <w:t>Да</w:t>
            </w:r>
          </w:p>
        </w:tc>
        <w:tc>
          <w:tcPr>
            <w:tcW w:w="284" w:type="pct"/>
          </w:tcPr>
          <w:p w14:paraId="6F585AA4" w14:textId="77777777" w:rsidR="008846C1" w:rsidRPr="00B9499D" w:rsidRDefault="008846C1" w:rsidP="008846C1">
            <w:pPr>
              <w:ind w:firstLine="30"/>
              <w:rPr>
                <w:sz w:val="22"/>
                <w:szCs w:val="22"/>
              </w:rPr>
            </w:pPr>
            <w:r w:rsidRPr="00B9499D">
              <w:rPr>
                <w:sz w:val="22"/>
                <w:szCs w:val="22"/>
                <w:lang w:val="en-US"/>
              </w:rPr>
              <w:t>=</w:t>
            </w:r>
            <w:r w:rsidRPr="00B9499D">
              <w:rPr>
                <w:sz w:val="22"/>
                <w:szCs w:val="22"/>
              </w:rPr>
              <w:t>36</w:t>
            </w:r>
          </w:p>
        </w:tc>
        <w:tc>
          <w:tcPr>
            <w:tcW w:w="2066" w:type="pct"/>
          </w:tcPr>
          <w:p w14:paraId="2B9A4495" w14:textId="6D5B1D10" w:rsidR="008846C1" w:rsidRPr="00B9499D" w:rsidRDefault="008846C1" w:rsidP="008846C1">
            <w:pPr>
              <w:pStyle w:val="GOSTTablenorm"/>
            </w:pPr>
            <w:r w:rsidRPr="00B9499D">
              <w:t>Уникальный идентификатор документа (с тире</w:t>
            </w:r>
            <w:r w:rsidRPr="00B9499D">
              <w:rPr>
                <w:szCs w:val="22"/>
              </w:rPr>
              <w:t>)</w:t>
            </w:r>
          </w:p>
        </w:tc>
      </w:tr>
      <w:tr w:rsidR="00553EC3" w:rsidRPr="00B9499D" w14:paraId="445D2C87" w14:textId="77777777" w:rsidTr="00553EC3">
        <w:tc>
          <w:tcPr>
            <w:tcW w:w="1100" w:type="pct"/>
          </w:tcPr>
          <w:p w14:paraId="0B4E4087" w14:textId="77777777" w:rsidR="008846C1" w:rsidRPr="00B9499D" w:rsidRDefault="008846C1" w:rsidP="008846C1">
            <w:pPr>
              <w:pStyle w:val="GOSTTablenorm"/>
              <w:rPr>
                <w:szCs w:val="22"/>
              </w:rPr>
            </w:pPr>
            <w:r w:rsidRPr="00B9499D">
              <w:t>Результат выполнения операции</w:t>
            </w:r>
          </w:p>
        </w:tc>
        <w:tc>
          <w:tcPr>
            <w:tcW w:w="750" w:type="pct"/>
          </w:tcPr>
          <w:p w14:paraId="540E3F27" w14:textId="77777777" w:rsidR="008846C1" w:rsidRPr="00C75A4E" w:rsidRDefault="008846C1">
            <w:pPr>
              <w:pStyle w:val="GOSTTablenorm"/>
            </w:pPr>
            <w:r w:rsidRPr="00ED0029">
              <w:t>Result</w:t>
            </w:r>
          </w:p>
        </w:tc>
        <w:tc>
          <w:tcPr>
            <w:tcW w:w="500" w:type="pct"/>
          </w:tcPr>
          <w:p w14:paraId="41999947" w14:textId="77777777" w:rsidR="008846C1" w:rsidRPr="00B9499D" w:rsidRDefault="008846C1" w:rsidP="008846C1">
            <w:pPr>
              <w:ind w:firstLine="30"/>
              <w:rPr>
                <w:sz w:val="22"/>
                <w:szCs w:val="22"/>
              </w:rPr>
            </w:pPr>
            <w:r w:rsidRPr="00B9499D">
              <w:rPr>
                <w:sz w:val="22"/>
                <w:szCs w:val="22"/>
              </w:rPr>
              <w:t>Строка</w:t>
            </w:r>
          </w:p>
        </w:tc>
        <w:tc>
          <w:tcPr>
            <w:tcW w:w="300" w:type="pct"/>
          </w:tcPr>
          <w:p w14:paraId="3C9A1807" w14:textId="77777777" w:rsidR="008846C1" w:rsidRPr="00B9499D" w:rsidRDefault="008846C1" w:rsidP="008846C1">
            <w:pPr>
              <w:pStyle w:val="GOSTTablenorm"/>
            </w:pPr>
            <w:r w:rsidRPr="00B9499D">
              <w:t>Да</w:t>
            </w:r>
          </w:p>
        </w:tc>
        <w:tc>
          <w:tcPr>
            <w:tcW w:w="284" w:type="pct"/>
          </w:tcPr>
          <w:p w14:paraId="7E989935" w14:textId="77777777" w:rsidR="008846C1" w:rsidRPr="00B9499D" w:rsidRDefault="008846C1" w:rsidP="008846C1">
            <w:pPr>
              <w:pStyle w:val="GOSTTablenorm"/>
            </w:pPr>
            <w:r w:rsidRPr="00B9499D">
              <w:t>=1</w:t>
            </w:r>
          </w:p>
        </w:tc>
        <w:tc>
          <w:tcPr>
            <w:tcW w:w="2066" w:type="pct"/>
          </w:tcPr>
          <w:p w14:paraId="3F3A9033" w14:textId="77777777" w:rsidR="008846C1" w:rsidRPr="00B9499D" w:rsidRDefault="008846C1" w:rsidP="008846C1">
            <w:pPr>
              <w:pStyle w:val="GOSTTablenorm"/>
            </w:pPr>
            <w:r w:rsidRPr="00B9499D">
              <w:t>Передаются следующие значения:</w:t>
            </w:r>
          </w:p>
          <w:p w14:paraId="44BAB770" w14:textId="6B932A67" w:rsidR="008846C1" w:rsidRPr="00B9499D" w:rsidRDefault="00553EC3" w:rsidP="00553EC3">
            <w:pPr>
              <w:pStyle w:val="GOSTTableListMark1"/>
              <w:rPr>
                <w:lang w:val="en-US"/>
              </w:rPr>
            </w:pPr>
            <w:r>
              <w:t>«</w:t>
            </w:r>
            <w:r>
              <w:rPr>
                <w:lang w:val="en-US"/>
              </w:rPr>
              <w:t>S</w:t>
            </w:r>
            <w:r>
              <w:t>»</w:t>
            </w:r>
            <w:r w:rsidR="170E4D90" w:rsidRPr="170E4D90">
              <w:rPr>
                <w:lang w:val="en-US"/>
              </w:rPr>
              <w:t xml:space="preserve"> </w:t>
            </w:r>
            <w:r w:rsidR="00563A60" w:rsidRPr="36854D62">
              <w:t>–</w:t>
            </w:r>
            <w:r>
              <w:rPr>
                <w:lang w:val="en-US"/>
              </w:rPr>
              <w:t xml:space="preserve"> SUCCESS – успешное завершение</w:t>
            </w:r>
            <w:r>
              <w:t>;</w:t>
            </w:r>
          </w:p>
          <w:p w14:paraId="4A1C2565" w14:textId="6F0E8998" w:rsidR="008846C1" w:rsidRPr="00B9499D" w:rsidRDefault="00553EC3" w:rsidP="00553EC3">
            <w:pPr>
              <w:pStyle w:val="GOSTTableListMark1"/>
              <w:rPr>
                <w:lang w:val="en-US"/>
              </w:rPr>
            </w:pPr>
            <w:r>
              <w:t>«</w:t>
            </w:r>
            <w:r w:rsidR="170E4D90" w:rsidRPr="170E4D90">
              <w:rPr>
                <w:lang w:val="en-US"/>
              </w:rPr>
              <w:t>W</w:t>
            </w:r>
            <w:r>
              <w:t>»</w:t>
            </w:r>
            <w:r w:rsidR="170E4D90" w:rsidRPr="170E4D90">
              <w:rPr>
                <w:lang w:val="en-US"/>
              </w:rPr>
              <w:t xml:space="preserve"> – WARNING </w:t>
            </w:r>
            <w:r>
              <w:rPr>
                <w:lang w:val="en-US"/>
              </w:rPr>
              <w:t>–</w:t>
            </w:r>
            <w:r w:rsidR="170E4D90" w:rsidRPr="170E4D90">
              <w:rPr>
                <w:lang w:val="en-US"/>
              </w:rPr>
              <w:t xml:space="preserve"> предупреждение</w:t>
            </w:r>
            <w:r>
              <w:t>;</w:t>
            </w:r>
          </w:p>
          <w:p w14:paraId="34D36823" w14:textId="1BC172CC" w:rsidR="008846C1" w:rsidRPr="00FF3275" w:rsidRDefault="00553EC3" w:rsidP="00553EC3">
            <w:pPr>
              <w:pStyle w:val="GOSTTableListMark1"/>
            </w:pPr>
            <w:r>
              <w:t>«</w:t>
            </w:r>
            <w:r w:rsidR="170E4D90" w:rsidRPr="170E4D90">
              <w:rPr>
                <w:lang w:val="en-US"/>
              </w:rPr>
              <w:t>E</w:t>
            </w:r>
            <w:r>
              <w:t>»</w:t>
            </w:r>
            <w:r w:rsidR="170E4D90" w:rsidRPr="00FF3275">
              <w:t xml:space="preserve"> – </w:t>
            </w:r>
            <w:r w:rsidR="170E4D90" w:rsidRPr="170E4D90">
              <w:rPr>
                <w:lang w:val="en-US"/>
              </w:rPr>
              <w:t>ERROR</w:t>
            </w:r>
            <w:r w:rsidR="170E4D90" w:rsidRPr="00FF3275">
              <w:t xml:space="preserve"> – не успешное завершение</w:t>
            </w:r>
            <w:r>
              <w:t>;</w:t>
            </w:r>
          </w:p>
          <w:p w14:paraId="2D4ED564" w14:textId="532EB591" w:rsidR="008846C1" w:rsidRPr="00B9499D" w:rsidRDefault="00553EC3" w:rsidP="00553EC3">
            <w:pPr>
              <w:pStyle w:val="GOSTTableListMark1"/>
            </w:pPr>
            <w:r>
              <w:t>«</w:t>
            </w:r>
            <w:r w:rsidR="170E4D90" w:rsidRPr="170E4D90">
              <w:rPr>
                <w:lang w:val="en-US"/>
              </w:rPr>
              <w:t>Z</w:t>
            </w:r>
            <w:r>
              <w:t>»</w:t>
            </w:r>
            <w:r w:rsidR="170E4D90" w:rsidRPr="170E4D90">
              <w:t xml:space="preserve"> – </w:t>
            </w:r>
            <w:r w:rsidR="170E4D90" w:rsidRPr="170E4D90">
              <w:rPr>
                <w:lang w:val="en-US"/>
              </w:rPr>
              <w:t>ZERRO</w:t>
            </w:r>
            <w:r w:rsidR="170E4D90" w:rsidRPr="170E4D90">
              <w:t xml:space="preserve"> – не удалось подобрать ни одной проводки для документа</w:t>
            </w:r>
          </w:p>
        </w:tc>
      </w:tr>
      <w:tr w:rsidR="00553EC3" w:rsidRPr="00B9499D" w14:paraId="0F6A0DDB" w14:textId="77777777" w:rsidTr="00553EC3">
        <w:tc>
          <w:tcPr>
            <w:tcW w:w="1100" w:type="pct"/>
          </w:tcPr>
          <w:p w14:paraId="458210A8" w14:textId="77777777" w:rsidR="008846C1" w:rsidRPr="00C75A4E" w:rsidRDefault="008846C1" w:rsidP="008846C1">
            <w:pPr>
              <w:pStyle w:val="GOSTTablenorm"/>
              <w:rPr>
                <w:b/>
              </w:rPr>
            </w:pPr>
            <w:r w:rsidRPr="00C75A4E">
              <w:rPr>
                <w:b/>
              </w:rPr>
              <w:lastRenderedPageBreak/>
              <w:t>Текст ошибки (дополнительный)</w:t>
            </w:r>
          </w:p>
        </w:tc>
        <w:tc>
          <w:tcPr>
            <w:tcW w:w="750" w:type="pct"/>
          </w:tcPr>
          <w:p w14:paraId="29C5E02A" w14:textId="77777777" w:rsidR="008846C1" w:rsidRPr="00C75A4E" w:rsidRDefault="008846C1">
            <w:pPr>
              <w:pStyle w:val="GOSTTablenorm"/>
              <w:rPr>
                <w:b/>
              </w:rPr>
            </w:pPr>
            <w:r w:rsidRPr="00C75A4E">
              <w:rPr>
                <w:b/>
              </w:rPr>
              <w:t>ResultAddDescr</w:t>
            </w:r>
          </w:p>
        </w:tc>
        <w:tc>
          <w:tcPr>
            <w:tcW w:w="500" w:type="pct"/>
          </w:tcPr>
          <w:p w14:paraId="27356AA6" w14:textId="77777777" w:rsidR="008846C1" w:rsidRPr="00B9499D" w:rsidRDefault="008846C1" w:rsidP="008846C1">
            <w:pPr>
              <w:ind w:firstLine="30"/>
              <w:rPr>
                <w:sz w:val="22"/>
                <w:szCs w:val="22"/>
              </w:rPr>
            </w:pPr>
            <w:r w:rsidRPr="00B9499D">
              <w:rPr>
                <w:sz w:val="22"/>
                <w:szCs w:val="22"/>
              </w:rPr>
              <w:t>Массив</w:t>
            </w:r>
          </w:p>
        </w:tc>
        <w:tc>
          <w:tcPr>
            <w:tcW w:w="300" w:type="pct"/>
          </w:tcPr>
          <w:p w14:paraId="47492F68" w14:textId="77777777" w:rsidR="008846C1" w:rsidRPr="00B9499D" w:rsidRDefault="008846C1" w:rsidP="008846C1">
            <w:pPr>
              <w:pStyle w:val="GOSTTablenorm"/>
            </w:pPr>
            <w:r w:rsidRPr="00B9499D">
              <w:t>Нет</w:t>
            </w:r>
          </w:p>
        </w:tc>
        <w:tc>
          <w:tcPr>
            <w:tcW w:w="284" w:type="pct"/>
          </w:tcPr>
          <w:p w14:paraId="5DAC7F19" w14:textId="77777777" w:rsidR="008846C1" w:rsidRPr="00B9499D" w:rsidRDefault="008846C1" w:rsidP="008846C1">
            <w:pPr>
              <w:pStyle w:val="GOSTTablenorm"/>
            </w:pPr>
            <w:r w:rsidRPr="00B9499D">
              <w:t>-</w:t>
            </w:r>
          </w:p>
        </w:tc>
        <w:tc>
          <w:tcPr>
            <w:tcW w:w="2066" w:type="pct"/>
          </w:tcPr>
          <w:p w14:paraId="3D94C583" w14:textId="47753509" w:rsidR="008846C1" w:rsidRPr="00B9499D" w:rsidRDefault="170E4D90" w:rsidP="008846C1">
            <w:pPr>
              <w:pStyle w:val="GOSTTablenorm"/>
            </w:pPr>
            <w:r>
              <w:t>Содержит развернутый текст ошибки (обязательно заполняется, если в Result передано значение, отличное от «</w:t>
            </w:r>
            <w:r w:rsidRPr="170E4D90">
              <w:rPr>
                <w:lang w:val="en-US"/>
              </w:rPr>
              <w:t>S</w:t>
            </w:r>
            <w:r w:rsidR="00BD78ED">
              <w:t>»)</w:t>
            </w:r>
          </w:p>
        </w:tc>
      </w:tr>
      <w:tr w:rsidR="00553EC3" w:rsidRPr="00B9499D" w14:paraId="3EA5D9D7" w14:textId="77777777" w:rsidTr="00553EC3">
        <w:tc>
          <w:tcPr>
            <w:tcW w:w="1100" w:type="pct"/>
          </w:tcPr>
          <w:p w14:paraId="72A2472C" w14:textId="77777777" w:rsidR="008846C1" w:rsidRPr="00B9499D" w:rsidRDefault="008846C1" w:rsidP="008846C1">
            <w:pPr>
              <w:pStyle w:val="GOSTTablenorm"/>
            </w:pPr>
            <w:r w:rsidRPr="00B9499D">
              <w:t>Номер строки</w:t>
            </w:r>
          </w:p>
        </w:tc>
        <w:tc>
          <w:tcPr>
            <w:tcW w:w="750" w:type="pct"/>
          </w:tcPr>
          <w:p w14:paraId="5691612A" w14:textId="77777777" w:rsidR="008846C1" w:rsidRPr="00C75A4E" w:rsidRDefault="008846C1">
            <w:pPr>
              <w:pStyle w:val="GOSTTablenorm"/>
            </w:pPr>
            <w:proofErr w:type="gramStart"/>
            <w:r w:rsidRPr="00C75A4E">
              <w:rPr>
                <w:b/>
              </w:rPr>
              <w:t>ResultAddDescr</w:t>
            </w:r>
            <w:r w:rsidRPr="00A15DAF">
              <w:rPr>
                <w:b/>
              </w:rPr>
              <w:t>:</w:t>
            </w:r>
            <w:r w:rsidRPr="00C75A4E">
              <w:t>StrNum</w:t>
            </w:r>
            <w:proofErr w:type="gramEnd"/>
          </w:p>
        </w:tc>
        <w:tc>
          <w:tcPr>
            <w:tcW w:w="500" w:type="pct"/>
          </w:tcPr>
          <w:p w14:paraId="22495D9A" w14:textId="77777777" w:rsidR="008846C1" w:rsidRPr="00B9499D" w:rsidRDefault="008846C1" w:rsidP="008846C1">
            <w:pPr>
              <w:ind w:firstLine="30"/>
              <w:rPr>
                <w:sz w:val="22"/>
                <w:szCs w:val="22"/>
              </w:rPr>
            </w:pPr>
            <w:r w:rsidRPr="00B9499D">
              <w:rPr>
                <w:sz w:val="22"/>
                <w:szCs w:val="22"/>
              </w:rPr>
              <w:t>Строка</w:t>
            </w:r>
          </w:p>
        </w:tc>
        <w:tc>
          <w:tcPr>
            <w:tcW w:w="300" w:type="pct"/>
          </w:tcPr>
          <w:p w14:paraId="7398B283" w14:textId="77777777" w:rsidR="008846C1" w:rsidRPr="00B9499D" w:rsidRDefault="008846C1" w:rsidP="008846C1">
            <w:pPr>
              <w:pStyle w:val="GOSTTablenorm"/>
            </w:pPr>
            <w:r w:rsidRPr="00B9499D">
              <w:t>Нет</w:t>
            </w:r>
          </w:p>
        </w:tc>
        <w:tc>
          <w:tcPr>
            <w:tcW w:w="284" w:type="pct"/>
          </w:tcPr>
          <w:p w14:paraId="44053610" w14:textId="77777777" w:rsidR="008846C1" w:rsidRPr="00B9499D" w:rsidRDefault="008846C1" w:rsidP="008846C1">
            <w:pPr>
              <w:pStyle w:val="GOSTTablenorm"/>
              <w:rPr>
                <w:lang w:val="en-US"/>
              </w:rPr>
            </w:pPr>
            <w:r w:rsidRPr="00B9499D">
              <w:rPr>
                <w:lang w:val="en-US"/>
              </w:rPr>
              <w:t>&lt;=6</w:t>
            </w:r>
          </w:p>
        </w:tc>
        <w:tc>
          <w:tcPr>
            <w:tcW w:w="2066" w:type="pct"/>
          </w:tcPr>
          <w:p w14:paraId="16F7E200" w14:textId="1E9C0A89" w:rsidR="008846C1" w:rsidRPr="00B9499D" w:rsidRDefault="33249EA7" w:rsidP="008846C1">
            <w:pPr>
              <w:pStyle w:val="GOSTTablenorm"/>
            </w:pPr>
            <w:r>
              <w:t>Номер строки документа, по которой осуществлялась попытка подбора записей учета</w:t>
            </w:r>
          </w:p>
        </w:tc>
      </w:tr>
      <w:tr w:rsidR="00553EC3" w:rsidRPr="00B9499D" w14:paraId="015717BD" w14:textId="77777777" w:rsidTr="00553EC3">
        <w:tc>
          <w:tcPr>
            <w:tcW w:w="1100" w:type="pct"/>
          </w:tcPr>
          <w:p w14:paraId="7BA2DDA6" w14:textId="77777777" w:rsidR="008846C1" w:rsidRPr="00B9499D" w:rsidRDefault="008846C1" w:rsidP="008846C1">
            <w:pPr>
              <w:pStyle w:val="GOSTTablenorm"/>
            </w:pPr>
            <w:r w:rsidRPr="00B9499D">
              <w:t>Тип ошибки</w:t>
            </w:r>
          </w:p>
        </w:tc>
        <w:tc>
          <w:tcPr>
            <w:tcW w:w="750" w:type="pct"/>
          </w:tcPr>
          <w:p w14:paraId="321E33A0" w14:textId="651F2D86" w:rsidR="008846C1" w:rsidRPr="00C75A4E" w:rsidRDefault="008846C1">
            <w:pPr>
              <w:pStyle w:val="GOSTTablenorm"/>
            </w:pPr>
            <w:proofErr w:type="gramStart"/>
            <w:r w:rsidRPr="00C75A4E">
              <w:rPr>
                <w:b/>
              </w:rPr>
              <w:t>ResultAddDescr</w:t>
            </w:r>
            <w:r w:rsidRPr="00A15DAF">
              <w:rPr>
                <w:b/>
              </w:rPr>
              <w:t>:</w:t>
            </w:r>
            <w:r w:rsidRPr="00C75A4E">
              <w:t>ErrTy</w:t>
            </w:r>
            <w:r w:rsidR="00465909" w:rsidRPr="00C75A4E">
              <w:t>pe</w:t>
            </w:r>
            <w:proofErr w:type="gramEnd"/>
          </w:p>
        </w:tc>
        <w:tc>
          <w:tcPr>
            <w:tcW w:w="500" w:type="pct"/>
          </w:tcPr>
          <w:p w14:paraId="4BAF4097" w14:textId="77777777" w:rsidR="008846C1" w:rsidRPr="00B9499D" w:rsidRDefault="008846C1" w:rsidP="008846C1">
            <w:pPr>
              <w:ind w:firstLine="30"/>
              <w:rPr>
                <w:sz w:val="22"/>
                <w:szCs w:val="22"/>
              </w:rPr>
            </w:pPr>
            <w:r w:rsidRPr="00B9499D">
              <w:rPr>
                <w:sz w:val="22"/>
                <w:szCs w:val="22"/>
              </w:rPr>
              <w:t>Строка</w:t>
            </w:r>
          </w:p>
        </w:tc>
        <w:tc>
          <w:tcPr>
            <w:tcW w:w="300" w:type="pct"/>
          </w:tcPr>
          <w:p w14:paraId="1D4DB4ED" w14:textId="77777777" w:rsidR="008846C1" w:rsidRPr="00B9499D" w:rsidRDefault="008846C1" w:rsidP="008846C1">
            <w:pPr>
              <w:pStyle w:val="GOSTTablenorm"/>
            </w:pPr>
            <w:r w:rsidRPr="00B9499D">
              <w:t>Нет</w:t>
            </w:r>
          </w:p>
        </w:tc>
        <w:tc>
          <w:tcPr>
            <w:tcW w:w="284" w:type="pct"/>
          </w:tcPr>
          <w:p w14:paraId="4922BA4B" w14:textId="77777777" w:rsidR="008846C1" w:rsidRPr="00B9499D" w:rsidRDefault="008846C1" w:rsidP="008846C1">
            <w:pPr>
              <w:pStyle w:val="GOSTTablenorm"/>
            </w:pPr>
            <w:r w:rsidRPr="00B9499D">
              <w:rPr>
                <w:lang w:val="en-US"/>
              </w:rPr>
              <w:t>&lt;=2</w:t>
            </w:r>
          </w:p>
        </w:tc>
        <w:tc>
          <w:tcPr>
            <w:tcW w:w="2066" w:type="pct"/>
          </w:tcPr>
          <w:p w14:paraId="26ACBEAC" w14:textId="77777777" w:rsidR="00611710" w:rsidRDefault="008846C1" w:rsidP="008846C1">
            <w:pPr>
              <w:pStyle w:val="GOSTTablenorm"/>
            </w:pPr>
            <w:r w:rsidRPr="00B9499D">
              <w:t>Тип ошибки.</w:t>
            </w:r>
          </w:p>
          <w:p w14:paraId="5451B30D" w14:textId="4C1B9683" w:rsidR="008846C1" w:rsidRPr="00B9499D" w:rsidRDefault="008846C1" w:rsidP="008846C1">
            <w:pPr>
              <w:pStyle w:val="GOSTTablenorm"/>
            </w:pPr>
            <w:r w:rsidRPr="00B9499D">
              <w:t>Возможные значения:</w:t>
            </w:r>
          </w:p>
          <w:p w14:paraId="5D4ED176" w14:textId="3B7C69A2" w:rsidR="008846C1" w:rsidRPr="00B9499D" w:rsidRDefault="00553EC3" w:rsidP="00553EC3">
            <w:pPr>
              <w:pStyle w:val="GOSTTableListMark1"/>
            </w:pPr>
            <w:r>
              <w:t>«</w:t>
            </w:r>
            <w:r w:rsidR="008846C1" w:rsidRPr="00B9499D">
              <w:t>01</w:t>
            </w:r>
            <w:r>
              <w:t>»</w:t>
            </w:r>
            <w:r w:rsidR="008846C1" w:rsidRPr="00B9499D">
              <w:t xml:space="preserve"> – недостаточно средств (блокирующий контроль)</w:t>
            </w:r>
            <w:r>
              <w:t>;</w:t>
            </w:r>
          </w:p>
          <w:p w14:paraId="2080620D" w14:textId="77777777" w:rsidR="008846C1" w:rsidRDefault="00553EC3" w:rsidP="00553EC3">
            <w:pPr>
              <w:pStyle w:val="GOSTTableListMark1"/>
              <w:rPr>
                <w:ins w:id="1618" w:author="Иванов Дмитрий Валерьевич" w:date="2024-12-27T11:34:00Z"/>
              </w:rPr>
            </w:pPr>
            <w:r>
              <w:t>«</w:t>
            </w:r>
            <w:r w:rsidR="008846C1" w:rsidRPr="00B9499D">
              <w:t>02</w:t>
            </w:r>
            <w:r>
              <w:t>»</w:t>
            </w:r>
            <w:r w:rsidR="008846C1" w:rsidRPr="00B9499D">
              <w:t xml:space="preserve"> – недостаточно средств (предупреждающий контроль)</w:t>
            </w:r>
          </w:p>
          <w:p w14:paraId="590E5CE0" w14:textId="77777777" w:rsidR="00B11F5E" w:rsidRPr="00114021" w:rsidRDefault="00B11F5E" w:rsidP="00553EC3">
            <w:pPr>
              <w:pStyle w:val="GOSTTableListMark1"/>
              <w:rPr>
                <w:ins w:id="1619" w:author="Иванов Дмитрий Валерьевич" w:date="2024-12-27T11:53:00Z"/>
              </w:rPr>
            </w:pPr>
            <w:ins w:id="1620" w:author="Иванов Дмитрий Валерьевич" w:date="2024-12-27T11:34:00Z">
              <w:r w:rsidRPr="00F44623">
                <w:t>«</w:t>
              </w:r>
              <w:r w:rsidRPr="00A72AB5">
                <w:rPr>
                  <w:bCs/>
                </w:rPr>
                <w:t>03</w:t>
              </w:r>
              <w:r w:rsidRPr="00F44623">
                <w:t>»</w:t>
              </w:r>
              <w:r w:rsidRPr="00A72AB5">
                <w:rPr>
                  <w:bCs/>
                </w:rPr>
                <w:t xml:space="preserve"> </w:t>
              </w:r>
              <w:r w:rsidRPr="008B1B76">
                <w:t>–</w:t>
              </w:r>
              <w:r w:rsidRPr="00A72AB5">
                <w:rPr>
                  <w:bCs/>
                </w:rPr>
                <w:t xml:space="preserve"> не пройден контроль статуса операционного дня</w:t>
              </w:r>
            </w:ins>
          </w:p>
          <w:p w14:paraId="63A663FF" w14:textId="4B4138AA" w:rsidR="00285013" w:rsidRPr="00B9499D" w:rsidRDefault="00285013">
            <w:pPr>
              <w:pStyle w:val="GOSTTableListMark1"/>
            </w:pPr>
            <w:ins w:id="1621" w:author="Иванов Дмитрий Валерьевич" w:date="2024-12-27T11:53:00Z">
              <w:r w:rsidRPr="00F44623">
                <w:t>«</w:t>
              </w:r>
              <w:r w:rsidRPr="00A72AB5">
                <w:rPr>
                  <w:bCs/>
                </w:rPr>
                <w:t>0</w:t>
              </w:r>
            </w:ins>
            <w:ins w:id="1622" w:author="Иванов Дмитрий Валерьевич" w:date="2024-12-27T11:54:00Z">
              <w:r>
                <w:rPr>
                  <w:bCs/>
                </w:rPr>
                <w:t>4</w:t>
              </w:r>
            </w:ins>
            <w:ins w:id="1623" w:author="Иванов Дмитрий Валерьевич" w:date="2024-12-27T11:53:00Z">
              <w:r w:rsidRPr="00F44623">
                <w:t>»</w:t>
              </w:r>
              <w:r w:rsidRPr="00A72AB5">
                <w:rPr>
                  <w:bCs/>
                </w:rPr>
                <w:t xml:space="preserve"> </w:t>
              </w:r>
              <w:r w:rsidRPr="008B1B76">
                <w:t>–</w:t>
              </w:r>
              <w:r w:rsidRPr="00A72AB5">
                <w:rPr>
                  <w:bCs/>
                </w:rPr>
                <w:t xml:space="preserve"> </w:t>
              </w:r>
            </w:ins>
            <w:ins w:id="1624" w:author="Иванов Дмитрий Валерьевич" w:date="2024-12-27T11:54:00Z">
              <w:r>
                <w:t>н</w:t>
              </w:r>
              <w:r w:rsidRPr="003633E8">
                <w:t>екорректный порядок выполнения этапов обработки</w:t>
              </w:r>
            </w:ins>
          </w:p>
        </w:tc>
      </w:tr>
      <w:tr w:rsidR="00285013" w:rsidRPr="00B9499D" w14:paraId="69EB7742" w14:textId="77777777" w:rsidTr="00553EC3">
        <w:tc>
          <w:tcPr>
            <w:tcW w:w="1100" w:type="pct"/>
          </w:tcPr>
          <w:p w14:paraId="053668EF" w14:textId="77777777" w:rsidR="00285013" w:rsidRPr="00B9499D" w:rsidRDefault="00285013" w:rsidP="00285013">
            <w:pPr>
              <w:pStyle w:val="GOSTTablenorm"/>
            </w:pPr>
            <w:r w:rsidRPr="00B9499D">
              <w:t>Описание ошибка</w:t>
            </w:r>
          </w:p>
        </w:tc>
        <w:tc>
          <w:tcPr>
            <w:tcW w:w="750" w:type="pct"/>
          </w:tcPr>
          <w:p w14:paraId="13643FF1" w14:textId="77777777" w:rsidR="00285013" w:rsidRPr="00C75A4E" w:rsidRDefault="00285013" w:rsidP="00285013">
            <w:pPr>
              <w:pStyle w:val="GOSTTablenorm"/>
            </w:pPr>
            <w:proofErr w:type="gramStart"/>
            <w:r w:rsidRPr="00C75A4E">
              <w:rPr>
                <w:b/>
              </w:rPr>
              <w:t>ResultAddDescr</w:t>
            </w:r>
            <w:r w:rsidRPr="00A15DAF">
              <w:rPr>
                <w:b/>
              </w:rPr>
              <w:t>:</w:t>
            </w:r>
            <w:r w:rsidRPr="00C75A4E">
              <w:t>ErrStr</w:t>
            </w:r>
            <w:proofErr w:type="gramEnd"/>
          </w:p>
        </w:tc>
        <w:tc>
          <w:tcPr>
            <w:tcW w:w="500" w:type="pct"/>
          </w:tcPr>
          <w:p w14:paraId="07F5B87C" w14:textId="77777777" w:rsidR="00285013" w:rsidRPr="00B9499D" w:rsidRDefault="00285013" w:rsidP="00285013">
            <w:pPr>
              <w:ind w:firstLine="30"/>
              <w:rPr>
                <w:sz w:val="22"/>
                <w:szCs w:val="22"/>
              </w:rPr>
            </w:pPr>
            <w:r w:rsidRPr="00B9499D">
              <w:rPr>
                <w:sz w:val="22"/>
                <w:szCs w:val="22"/>
              </w:rPr>
              <w:t>Строка</w:t>
            </w:r>
          </w:p>
        </w:tc>
        <w:tc>
          <w:tcPr>
            <w:tcW w:w="300" w:type="pct"/>
          </w:tcPr>
          <w:p w14:paraId="78B31C88" w14:textId="1F3659CF" w:rsidR="00285013" w:rsidRPr="00B9499D" w:rsidRDefault="00285013" w:rsidP="00285013">
            <w:pPr>
              <w:pStyle w:val="GOSTTablenorm"/>
            </w:pPr>
            <w:r>
              <w:t>Да</w:t>
            </w:r>
          </w:p>
        </w:tc>
        <w:tc>
          <w:tcPr>
            <w:tcW w:w="284" w:type="pct"/>
          </w:tcPr>
          <w:p w14:paraId="0A5A753E" w14:textId="77777777" w:rsidR="00285013" w:rsidRPr="00B9499D" w:rsidRDefault="00285013" w:rsidP="00285013">
            <w:pPr>
              <w:pStyle w:val="GOSTTablenorm"/>
            </w:pPr>
            <w:r w:rsidRPr="00B9499D">
              <w:rPr>
                <w:lang w:val="en-US"/>
              </w:rPr>
              <w:t>&lt;</w:t>
            </w:r>
            <w:r w:rsidRPr="00B9499D">
              <w:t>=2000</w:t>
            </w:r>
          </w:p>
        </w:tc>
        <w:tc>
          <w:tcPr>
            <w:tcW w:w="2066" w:type="pct"/>
          </w:tcPr>
          <w:p w14:paraId="4B507D80" w14:textId="77777777" w:rsidR="00285013" w:rsidRPr="00B9499D" w:rsidRDefault="00285013" w:rsidP="00285013">
            <w:pPr>
              <w:pStyle w:val="GOSTTablenorm"/>
            </w:pPr>
            <w:r w:rsidRPr="00B9499D">
              <w:t>Текст ошибки для строки</w:t>
            </w:r>
          </w:p>
        </w:tc>
      </w:tr>
      <w:tr w:rsidR="00285013" w:rsidRPr="00B9499D" w14:paraId="336541C8" w14:textId="77777777" w:rsidTr="00553EC3">
        <w:trPr>
          <w:ins w:id="1625" w:author="Иванов Дмитрий Валерьевич" w:date="2024-12-27T12:14:00Z"/>
        </w:trPr>
        <w:tc>
          <w:tcPr>
            <w:tcW w:w="1100" w:type="pct"/>
          </w:tcPr>
          <w:p w14:paraId="2F504FA3" w14:textId="375C2D7A" w:rsidR="00285013" w:rsidRPr="00830B65" w:rsidRDefault="00285013" w:rsidP="00285013">
            <w:pPr>
              <w:pStyle w:val="GOSTTablenorm"/>
              <w:rPr>
                <w:ins w:id="1626" w:author="Иванов Дмитрий Валерьевич" w:date="2024-12-27T12:14:00Z"/>
                <w:b/>
              </w:rPr>
            </w:pPr>
            <w:ins w:id="1627" w:author="Иванов Дмитрий Валерьевич" w:date="2024-12-27T12:14:00Z">
              <w:r>
                <w:t>Текущий этап обработки</w:t>
              </w:r>
            </w:ins>
          </w:p>
        </w:tc>
        <w:tc>
          <w:tcPr>
            <w:tcW w:w="750" w:type="pct"/>
          </w:tcPr>
          <w:p w14:paraId="370BFA34" w14:textId="66496295" w:rsidR="00285013" w:rsidRPr="00C75A4E" w:rsidRDefault="00285013" w:rsidP="00285013">
            <w:pPr>
              <w:pStyle w:val="GOSTTablenorm"/>
              <w:rPr>
                <w:ins w:id="1628" w:author="Иванов Дмитрий Валерьевич" w:date="2024-12-27T12:14:00Z"/>
                <w:b/>
              </w:rPr>
            </w:pPr>
            <w:proofErr w:type="gramStart"/>
            <w:ins w:id="1629" w:author="Иванов Дмитрий Валерьевич" w:date="2024-12-27T12:14:00Z">
              <w:r w:rsidRPr="00C75A4E">
                <w:rPr>
                  <w:b/>
                </w:rPr>
                <w:t>ResultAddDescr</w:t>
              </w:r>
              <w:r w:rsidRPr="00A15DAF">
                <w:rPr>
                  <w:b/>
                </w:rPr>
                <w:t>:</w:t>
              </w:r>
              <w:r>
                <w:rPr>
                  <w:lang w:val="en-US"/>
                </w:rPr>
                <w:t>CurStage</w:t>
              </w:r>
              <w:proofErr w:type="gramEnd"/>
            </w:ins>
          </w:p>
        </w:tc>
        <w:tc>
          <w:tcPr>
            <w:tcW w:w="500" w:type="pct"/>
          </w:tcPr>
          <w:p w14:paraId="618A7C7F" w14:textId="2857CFFD" w:rsidR="00285013" w:rsidRPr="003A4732" w:rsidRDefault="00285013" w:rsidP="00285013">
            <w:pPr>
              <w:ind w:firstLine="30"/>
              <w:rPr>
                <w:ins w:id="1630" w:author="Иванов Дмитрий Валерьевич" w:date="2024-12-27T12:14:00Z"/>
                <w:sz w:val="22"/>
              </w:rPr>
            </w:pPr>
            <w:ins w:id="1631" w:author="Иванов Дмитрий Валерьевич" w:date="2024-12-27T12:14:00Z">
              <w:r w:rsidRPr="00B412B2">
                <w:rPr>
                  <w:sz w:val="22"/>
                  <w:szCs w:val="22"/>
                </w:rPr>
                <w:t>Строка</w:t>
              </w:r>
            </w:ins>
          </w:p>
        </w:tc>
        <w:tc>
          <w:tcPr>
            <w:tcW w:w="300" w:type="pct"/>
          </w:tcPr>
          <w:p w14:paraId="18D70BA6" w14:textId="4BD2D8ED" w:rsidR="00285013" w:rsidRDefault="00285013" w:rsidP="00285013">
            <w:pPr>
              <w:pStyle w:val="GOSTTablenorm"/>
              <w:rPr>
                <w:ins w:id="1632" w:author="Иванов Дмитрий Валерьевич" w:date="2024-12-27T12:14:00Z"/>
              </w:rPr>
            </w:pPr>
            <w:ins w:id="1633" w:author="Иванов Дмитрий Валерьевич" w:date="2024-12-27T12:14:00Z">
              <w:r>
                <w:rPr>
                  <w:szCs w:val="22"/>
                </w:rPr>
                <w:t>Нет</w:t>
              </w:r>
            </w:ins>
          </w:p>
        </w:tc>
        <w:tc>
          <w:tcPr>
            <w:tcW w:w="284" w:type="pct"/>
          </w:tcPr>
          <w:p w14:paraId="0CE6AE48" w14:textId="72D8E8E4" w:rsidR="00285013" w:rsidRDefault="00285013" w:rsidP="00285013">
            <w:pPr>
              <w:pStyle w:val="GOSTTablenorm"/>
              <w:rPr>
                <w:ins w:id="1634" w:author="Иванов Дмитрий Валерьевич" w:date="2024-12-27T12:14:00Z"/>
              </w:rPr>
            </w:pPr>
            <w:ins w:id="1635" w:author="Иванов Дмитрий Валерьевич" w:date="2024-12-27T12:14:00Z">
              <w:r w:rsidRPr="00B412B2">
                <w:rPr>
                  <w:szCs w:val="22"/>
                  <w:lang w:val="en-US"/>
                </w:rPr>
                <w:t>&lt;=20</w:t>
              </w:r>
            </w:ins>
          </w:p>
        </w:tc>
        <w:tc>
          <w:tcPr>
            <w:tcW w:w="2066" w:type="pct"/>
          </w:tcPr>
          <w:p w14:paraId="066B6925" w14:textId="07CE9AB2" w:rsidR="00285013" w:rsidRDefault="00285013" w:rsidP="00285013">
            <w:pPr>
              <w:pStyle w:val="GOSTTablenorm"/>
              <w:rPr>
                <w:ins w:id="1636" w:author="Иванов Дмитрий Валерьевич" w:date="2024-12-27T12:14:00Z"/>
              </w:rPr>
            </w:pPr>
            <w:ins w:id="1637" w:author="Иванов Дмитрий Валерьевич" w:date="2024-12-27T12:14:00Z">
              <w:r>
                <w:t>Текущий (последний, успешно выполненный) этап обработки (</w:t>
              </w:r>
              <w:r>
                <w:rPr>
                  <w:lang w:val="en-US"/>
                </w:rPr>
                <w:t>Stage</w:t>
              </w:r>
              <w:r w:rsidRPr="00A72AB5">
                <w:t>)</w:t>
              </w:r>
              <w:r>
                <w:t xml:space="preserve"> документа</w:t>
              </w:r>
            </w:ins>
            <w:r w:rsidR="00563A60">
              <w:t>.</w:t>
            </w:r>
          </w:p>
          <w:p w14:paraId="08B8C4DF" w14:textId="61AD5CB9" w:rsidR="00285013" w:rsidRDefault="00285013" w:rsidP="00285013">
            <w:pPr>
              <w:pStyle w:val="GOSTTablenorm"/>
              <w:rPr>
                <w:ins w:id="1638" w:author="Иванов Дмитрий Валерьевич" w:date="2024-12-27T12:14:00Z"/>
              </w:rPr>
            </w:pPr>
            <w:ins w:id="1639" w:author="Иванов Дмитрий Валерьевич" w:date="2024-12-27T12:14:00Z">
              <w:r>
                <w:t xml:space="preserve">Указывается только в случае </w:t>
              </w:r>
              <w:proofErr w:type="gramStart"/>
              <w:r w:rsidRPr="00C75A4E">
                <w:rPr>
                  <w:b/>
                </w:rPr>
                <w:t>ResultAddDescr</w:t>
              </w:r>
              <w:r w:rsidRPr="00A15DAF">
                <w:rPr>
                  <w:b/>
                </w:rPr>
                <w:t>:</w:t>
              </w:r>
              <w:r w:rsidRPr="00C75A4E">
                <w:t>ErrType</w:t>
              </w:r>
              <w:proofErr w:type="gramEnd"/>
              <w:r>
                <w:t xml:space="preserve"> = 04</w:t>
              </w:r>
            </w:ins>
          </w:p>
        </w:tc>
      </w:tr>
      <w:tr w:rsidR="00285013" w:rsidRPr="00B9499D" w14:paraId="61F71864" w14:textId="77777777" w:rsidTr="00553EC3">
        <w:tc>
          <w:tcPr>
            <w:tcW w:w="1100" w:type="pct"/>
          </w:tcPr>
          <w:p w14:paraId="1532272F" w14:textId="0E7D4678" w:rsidR="00285013" w:rsidRPr="00830B65" w:rsidRDefault="00285013" w:rsidP="00285013">
            <w:pPr>
              <w:pStyle w:val="GOSTTablenorm"/>
              <w:rPr>
                <w:b/>
              </w:rPr>
            </w:pPr>
            <w:r w:rsidRPr="00830B65">
              <w:rPr>
                <w:b/>
              </w:rPr>
              <w:t>Детализация параметров ошибки контроля остатка средств</w:t>
            </w:r>
          </w:p>
        </w:tc>
        <w:tc>
          <w:tcPr>
            <w:tcW w:w="750" w:type="pct"/>
          </w:tcPr>
          <w:p w14:paraId="4015EDAC" w14:textId="0104983C" w:rsidR="00285013" w:rsidRPr="00C75A4E" w:rsidRDefault="00285013" w:rsidP="00285013">
            <w:pPr>
              <w:pStyle w:val="GOSTTablenorm"/>
              <w:rPr>
                <w:b/>
              </w:rPr>
            </w:pPr>
            <w:proofErr w:type="gramStart"/>
            <w:r w:rsidRPr="00C75A4E">
              <w:rPr>
                <w:b/>
              </w:rPr>
              <w:t>ResultAddDescr:ErrStrParams</w:t>
            </w:r>
            <w:proofErr w:type="gramEnd"/>
          </w:p>
        </w:tc>
        <w:tc>
          <w:tcPr>
            <w:tcW w:w="500" w:type="pct"/>
          </w:tcPr>
          <w:p w14:paraId="244BB0C9" w14:textId="34A3DF2E" w:rsidR="00285013" w:rsidRPr="00B9499D" w:rsidRDefault="00285013" w:rsidP="00285013">
            <w:pPr>
              <w:ind w:firstLine="30"/>
              <w:rPr>
                <w:sz w:val="22"/>
                <w:szCs w:val="22"/>
              </w:rPr>
            </w:pPr>
            <w:r w:rsidRPr="003A4732">
              <w:rPr>
                <w:sz w:val="22"/>
              </w:rPr>
              <w:t>Объект</w:t>
            </w:r>
          </w:p>
        </w:tc>
        <w:tc>
          <w:tcPr>
            <w:tcW w:w="300" w:type="pct"/>
          </w:tcPr>
          <w:p w14:paraId="06C9C592" w14:textId="0DB5B2B8" w:rsidR="00285013" w:rsidRDefault="00285013" w:rsidP="00285013">
            <w:pPr>
              <w:pStyle w:val="GOSTTablenorm"/>
            </w:pPr>
            <w:r>
              <w:t>Нет</w:t>
            </w:r>
          </w:p>
        </w:tc>
        <w:tc>
          <w:tcPr>
            <w:tcW w:w="284" w:type="pct"/>
          </w:tcPr>
          <w:p w14:paraId="05AD2E83" w14:textId="68621DAE" w:rsidR="00285013" w:rsidRPr="00C75A4E" w:rsidRDefault="00285013" w:rsidP="00285013">
            <w:pPr>
              <w:pStyle w:val="GOSTTablenorm"/>
            </w:pPr>
            <w:r>
              <w:t>-</w:t>
            </w:r>
          </w:p>
        </w:tc>
        <w:tc>
          <w:tcPr>
            <w:tcW w:w="2066" w:type="pct"/>
          </w:tcPr>
          <w:p w14:paraId="5FDDFB1B" w14:textId="7705132D" w:rsidR="00285013" w:rsidRPr="00B9499D" w:rsidRDefault="00285013" w:rsidP="00285013">
            <w:pPr>
              <w:pStyle w:val="GOSTTablenorm"/>
            </w:pPr>
            <w:r>
              <w:t xml:space="preserve">Заполняется обязательно для ошибок, связанных с контролем остатка средств на счете, т.е. в случае когда заполнен параметр </w:t>
            </w:r>
            <w:proofErr w:type="gramStart"/>
            <w:r w:rsidRPr="00B9499D">
              <w:rPr>
                <w:lang w:val="en-US"/>
              </w:rPr>
              <w:t>ResultAddDescr</w:t>
            </w:r>
            <w:r w:rsidRPr="00B9499D">
              <w:t>:</w:t>
            </w:r>
            <w:r w:rsidRPr="005C6BDA">
              <w:rPr>
                <w:lang w:val="en-US"/>
              </w:rPr>
              <w:t>ErrTy</w:t>
            </w:r>
            <w:r>
              <w:rPr>
                <w:lang w:val="en-US"/>
              </w:rPr>
              <w:t>pe</w:t>
            </w:r>
            <w:proofErr w:type="gramEnd"/>
          </w:p>
        </w:tc>
      </w:tr>
      <w:tr w:rsidR="00285013" w:rsidRPr="00B9499D" w14:paraId="2A2D72B6" w14:textId="77777777" w:rsidTr="00553EC3">
        <w:tc>
          <w:tcPr>
            <w:tcW w:w="1100" w:type="pct"/>
          </w:tcPr>
          <w:p w14:paraId="7146326D" w14:textId="2C968876" w:rsidR="00285013" w:rsidRDefault="00285013" w:rsidP="00285013">
            <w:pPr>
              <w:pStyle w:val="GOSTTablenorm"/>
            </w:pPr>
            <w:r w:rsidRPr="00A12F4A">
              <w:t>Счет превышения остатка</w:t>
            </w:r>
          </w:p>
        </w:tc>
        <w:tc>
          <w:tcPr>
            <w:tcW w:w="750" w:type="pct"/>
          </w:tcPr>
          <w:p w14:paraId="2D0964D4" w14:textId="6BBCA0D4" w:rsidR="00285013" w:rsidRPr="00ED0029" w:rsidRDefault="00285013" w:rsidP="00285013">
            <w:pPr>
              <w:pStyle w:val="GOSTTablenorm"/>
            </w:pPr>
            <w:proofErr w:type="gramStart"/>
            <w:r w:rsidRPr="00C75A4E">
              <w:rPr>
                <w:b/>
              </w:rPr>
              <w:t>ResultAddDescr:ErrStrParams</w:t>
            </w:r>
            <w:proofErr w:type="gramEnd"/>
            <w:r w:rsidRPr="00830B65">
              <w:rPr>
                <w:b/>
              </w:rPr>
              <w:t>:</w:t>
            </w:r>
            <w:r w:rsidRPr="00ED0029">
              <w:t>Acc</w:t>
            </w:r>
          </w:p>
        </w:tc>
        <w:tc>
          <w:tcPr>
            <w:tcW w:w="500" w:type="pct"/>
          </w:tcPr>
          <w:p w14:paraId="5C6DDBC6" w14:textId="16E4B593" w:rsidR="00285013" w:rsidRPr="003A4732" w:rsidRDefault="00285013" w:rsidP="00285013">
            <w:pPr>
              <w:ind w:firstLine="30"/>
              <w:rPr>
                <w:sz w:val="22"/>
              </w:rPr>
            </w:pPr>
            <w:r>
              <w:rPr>
                <w:sz w:val="22"/>
                <w:szCs w:val="22"/>
              </w:rPr>
              <w:t>Строка</w:t>
            </w:r>
          </w:p>
        </w:tc>
        <w:tc>
          <w:tcPr>
            <w:tcW w:w="300" w:type="pct"/>
          </w:tcPr>
          <w:p w14:paraId="7D95350F" w14:textId="5F168F8C" w:rsidR="00285013" w:rsidRDefault="00285013" w:rsidP="00285013">
            <w:pPr>
              <w:pStyle w:val="GOSTTablenorm"/>
            </w:pPr>
            <w:r>
              <w:t>Да</w:t>
            </w:r>
          </w:p>
        </w:tc>
        <w:tc>
          <w:tcPr>
            <w:tcW w:w="284" w:type="pct"/>
          </w:tcPr>
          <w:p w14:paraId="6021837F" w14:textId="7F8DC675" w:rsidR="00285013" w:rsidRPr="00B9499D" w:rsidRDefault="00285013" w:rsidP="00285013">
            <w:pPr>
              <w:pStyle w:val="GOSTTablenorm"/>
              <w:rPr>
                <w:lang w:val="en-US"/>
              </w:rPr>
            </w:pPr>
            <w:r>
              <w:rPr>
                <w:lang w:val="en-US"/>
              </w:rPr>
              <w:t>&lt;=500</w:t>
            </w:r>
          </w:p>
        </w:tc>
        <w:tc>
          <w:tcPr>
            <w:tcW w:w="2066" w:type="pct"/>
          </w:tcPr>
          <w:p w14:paraId="00BE9381" w14:textId="5227BBB0" w:rsidR="00285013" w:rsidRDefault="00285013" w:rsidP="00285013">
            <w:pPr>
              <w:pStyle w:val="GOSTTablenorm"/>
            </w:pPr>
            <w:r>
              <w:t>Номер счета. Указывается комбинация значений аналитических признаков, входящих в структуру номера счета, через разделитель «.» (точка)</w:t>
            </w:r>
          </w:p>
        </w:tc>
      </w:tr>
      <w:tr w:rsidR="00285013" w:rsidRPr="00B9499D" w14:paraId="7AF3766F" w14:textId="77777777" w:rsidTr="00553EC3">
        <w:tc>
          <w:tcPr>
            <w:tcW w:w="1100" w:type="pct"/>
          </w:tcPr>
          <w:p w14:paraId="7CE0ADC6" w14:textId="69136C5E" w:rsidR="00285013" w:rsidRPr="00A12F4A" w:rsidRDefault="00285013" w:rsidP="00285013">
            <w:pPr>
              <w:pStyle w:val="GOSTTablenorm"/>
            </w:pPr>
            <w:r w:rsidRPr="00A12F4A">
              <w:t>Сумма операции по строке</w:t>
            </w:r>
          </w:p>
        </w:tc>
        <w:tc>
          <w:tcPr>
            <w:tcW w:w="750" w:type="pct"/>
          </w:tcPr>
          <w:p w14:paraId="52778428" w14:textId="390E115B"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Req</w:t>
            </w:r>
            <w:r w:rsidRPr="00C75A4E">
              <w:t>Str</w:t>
            </w:r>
            <w:r w:rsidRPr="00ED0029">
              <w:t>Amount</w:t>
            </w:r>
          </w:p>
        </w:tc>
        <w:tc>
          <w:tcPr>
            <w:tcW w:w="500" w:type="pct"/>
          </w:tcPr>
          <w:p w14:paraId="4E15DCDB" w14:textId="63C99D05" w:rsidR="00285013" w:rsidRDefault="00285013" w:rsidP="00285013">
            <w:pPr>
              <w:ind w:firstLine="30"/>
              <w:rPr>
                <w:sz w:val="22"/>
                <w:szCs w:val="22"/>
              </w:rPr>
            </w:pPr>
            <w:r>
              <w:rPr>
                <w:sz w:val="22"/>
                <w:szCs w:val="22"/>
              </w:rPr>
              <w:t>Сумма</w:t>
            </w:r>
          </w:p>
        </w:tc>
        <w:tc>
          <w:tcPr>
            <w:tcW w:w="300" w:type="pct"/>
          </w:tcPr>
          <w:p w14:paraId="37C68DBC" w14:textId="4899C379" w:rsidR="00285013" w:rsidRDefault="00285013" w:rsidP="00285013">
            <w:pPr>
              <w:pStyle w:val="GOSTTablenorm"/>
            </w:pPr>
            <w:r>
              <w:t>Да</w:t>
            </w:r>
          </w:p>
        </w:tc>
        <w:tc>
          <w:tcPr>
            <w:tcW w:w="284" w:type="pct"/>
          </w:tcPr>
          <w:p w14:paraId="57382669" w14:textId="4EE2BB8B" w:rsidR="00285013" w:rsidRDefault="00285013" w:rsidP="00285013">
            <w:pPr>
              <w:pStyle w:val="GOSTTablenorm"/>
              <w:rPr>
                <w:lang w:val="en-US"/>
              </w:rPr>
            </w:pPr>
          </w:p>
        </w:tc>
        <w:tc>
          <w:tcPr>
            <w:tcW w:w="2066" w:type="pct"/>
          </w:tcPr>
          <w:p w14:paraId="20265E11" w14:textId="3D6E1097" w:rsidR="00285013" w:rsidRDefault="00285013" w:rsidP="00285013">
            <w:pPr>
              <w:pStyle w:val="GOSTTablenorm"/>
            </w:pPr>
            <w:r>
              <w:t>Сумма операции по строке документа, отражаемая по указанному счету</w:t>
            </w:r>
          </w:p>
        </w:tc>
      </w:tr>
      <w:tr w:rsidR="00285013" w:rsidRPr="00B9499D" w14:paraId="105D1A85" w14:textId="77777777" w:rsidTr="00553EC3">
        <w:tc>
          <w:tcPr>
            <w:tcW w:w="1100" w:type="pct"/>
          </w:tcPr>
          <w:p w14:paraId="0544C2D5" w14:textId="5ECF18D0" w:rsidR="00285013" w:rsidRPr="00A12F4A" w:rsidRDefault="00285013" w:rsidP="00285013">
            <w:pPr>
              <w:pStyle w:val="GOSTTablenorm"/>
            </w:pPr>
            <w:r w:rsidRPr="00A12F4A">
              <w:t>Сумма операции по документу</w:t>
            </w:r>
          </w:p>
        </w:tc>
        <w:tc>
          <w:tcPr>
            <w:tcW w:w="750" w:type="pct"/>
          </w:tcPr>
          <w:p w14:paraId="39F312A3" w14:textId="4453E994"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Req</w:t>
            </w:r>
            <w:r w:rsidRPr="00C75A4E">
              <w:t>Doc</w:t>
            </w:r>
            <w:r w:rsidRPr="00ED0029">
              <w:t>Amount</w:t>
            </w:r>
          </w:p>
        </w:tc>
        <w:tc>
          <w:tcPr>
            <w:tcW w:w="500" w:type="pct"/>
          </w:tcPr>
          <w:p w14:paraId="3D1EC5F7" w14:textId="3FEAACEF" w:rsidR="00285013" w:rsidRDefault="00285013" w:rsidP="00285013">
            <w:pPr>
              <w:ind w:firstLine="30"/>
              <w:rPr>
                <w:sz w:val="22"/>
                <w:szCs w:val="22"/>
              </w:rPr>
            </w:pPr>
            <w:r>
              <w:rPr>
                <w:sz w:val="22"/>
                <w:szCs w:val="22"/>
              </w:rPr>
              <w:t>Сумма</w:t>
            </w:r>
          </w:p>
        </w:tc>
        <w:tc>
          <w:tcPr>
            <w:tcW w:w="300" w:type="pct"/>
          </w:tcPr>
          <w:p w14:paraId="609D6AE5" w14:textId="28F93427" w:rsidR="00285013" w:rsidRDefault="00285013" w:rsidP="00285013">
            <w:pPr>
              <w:pStyle w:val="GOSTTablenorm"/>
            </w:pPr>
            <w:r>
              <w:t>Да</w:t>
            </w:r>
          </w:p>
        </w:tc>
        <w:tc>
          <w:tcPr>
            <w:tcW w:w="284" w:type="pct"/>
          </w:tcPr>
          <w:p w14:paraId="121ACF0D" w14:textId="6B4197B7" w:rsidR="00285013" w:rsidRDefault="00285013" w:rsidP="00285013">
            <w:pPr>
              <w:pStyle w:val="GOSTTablenorm"/>
              <w:rPr>
                <w:lang w:val="en-US"/>
              </w:rPr>
            </w:pPr>
          </w:p>
        </w:tc>
        <w:tc>
          <w:tcPr>
            <w:tcW w:w="2066" w:type="pct"/>
          </w:tcPr>
          <w:p w14:paraId="2985E2DE" w14:textId="379D01F3" w:rsidR="00285013" w:rsidRDefault="00285013" w:rsidP="00285013">
            <w:pPr>
              <w:pStyle w:val="GOSTTablenorm"/>
            </w:pPr>
            <w:r>
              <w:t>О</w:t>
            </w:r>
            <w:r w:rsidRPr="00A12F4A">
              <w:t>бщая сумма по всем строкам документа, отражаемым по указанному счету</w:t>
            </w:r>
          </w:p>
        </w:tc>
      </w:tr>
      <w:tr w:rsidR="00285013" w:rsidRPr="00B9499D" w14:paraId="11364697" w14:textId="77777777" w:rsidTr="00553EC3">
        <w:tc>
          <w:tcPr>
            <w:tcW w:w="1100" w:type="pct"/>
          </w:tcPr>
          <w:p w14:paraId="5329AB69" w14:textId="6A3EC82C" w:rsidR="00285013" w:rsidRPr="00A12F4A" w:rsidRDefault="00285013" w:rsidP="00285013">
            <w:pPr>
              <w:pStyle w:val="GOSTTablenorm"/>
            </w:pPr>
            <w:r>
              <w:lastRenderedPageBreak/>
              <w:t>Сумма доступного остатка</w:t>
            </w:r>
          </w:p>
        </w:tc>
        <w:tc>
          <w:tcPr>
            <w:tcW w:w="750" w:type="pct"/>
          </w:tcPr>
          <w:p w14:paraId="00A1C699" w14:textId="3523CA21"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AvailAmount</w:t>
            </w:r>
          </w:p>
        </w:tc>
        <w:tc>
          <w:tcPr>
            <w:tcW w:w="500" w:type="pct"/>
          </w:tcPr>
          <w:p w14:paraId="594C7AD3" w14:textId="56732615" w:rsidR="00285013" w:rsidRDefault="00285013" w:rsidP="00285013">
            <w:pPr>
              <w:ind w:firstLine="30"/>
              <w:rPr>
                <w:sz w:val="22"/>
                <w:szCs w:val="22"/>
              </w:rPr>
            </w:pPr>
            <w:r>
              <w:rPr>
                <w:sz w:val="22"/>
                <w:szCs w:val="22"/>
              </w:rPr>
              <w:t>Сумма</w:t>
            </w:r>
          </w:p>
        </w:tc>
        <w:tc>
          <w:tcPr>
            <w:tcW w:w="300" w:type="pct"/>
          </w:tcPr>
          <w:p w14:paraId="6610E70A" w14:textId="1A88DF14" w:rsidR="00285013" w:rsidRDefault="00285013" w:rsidP="00285013">
            <w:pPr>
              <w:pStyle w:val="GOSTTablenorm"/>
            </w:pPr>
            <w:r>
              <w:t>Да</w:t>
            </w:r>
          </w:p>
        </w:tc>
        <w:tc>
          <w:tcPr>
            <w:tcW w:w="284" w:type="pct"/>
          </w:tcPr>
          <w:p w14:paraId="317C4FA3" w14:textId="4E66279D" w:rsidR="00285013" w:rsidRDefault="00285013" w:rsidP="00285013">
            <w:pPr>
              <w:pStyle w:val="GOSTTablenorm"/>
              <w:rPr>
                <w:lang w:val="en-US"/>
              </w:rPr>
            </w:pPr>
          </w:p>
        </w:tc>
        <w:tc>
          <w:tcPr>
            <w:tcW w:w="2066" w:type="pct"/>
          </w:tcPr>
          <w:p w14:paraId="0907F45D" w14:textId="0A1AAC67" w:rsidR="00285013" w:rsidRPr="00A12F4A" w:rsidRDefault="00285013" w:rsidP="00285013">
            <w:pPr>
              <w:pStyle w:val="GOSTTablenorm"/>
            </w:pPr>
            <w:r>
              <w:t>Сумма доступного остатка по счету</w:t>
            </w:r>
          </w:p>
        </w:tc>
      </w:tr>
      <w:tr w:rsidR="00285013" w:rsidRPr="00B9499D" w14:paraId="351C9E5B" w14:textId="77777777" w:rsidTr="00553EC3">
        <w:tc>
          <w:tcPr>
            <w:tcW w:w="1100" w:type="pct"/>
          </w:tcPr>
          <w:p w14:paraId="6DD69BFD" w14:textId="25F3D437" w:rsidR="00285013" w:rsidRDefault="00285013" w:rsidP="00285013">
            <w:pPr>
              <w:pStyle w:val="GOSTTablenorm"/>
            </w:pPr>
            <w:r w:rsidRPr="00A12F4A">
              <w:t>Сумма превышения остатка</w:t>
            </w:r>
          </w:p>
        </w:tc>
        <w:tc>
          <w:tcPr>
            <w:tcW w:w="750" w:type="pct"/>
          </w:tcPr>
          <w:p w14:paraId="5D2B2D7F" w14:textId="62D1B5CF"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ExcessAmount</w:t>
            </w:r>
          </w:p>
        </w:tc>
        <w:tc>
          <w:tcPr>
            <w:tcW w:w="500" w:type="pct"/>
          </w:tcPr>
          <w:p w14:paraId="5C7D5340" w14:textId="0A866EE5" w:rsidR="00285013" w:rsidRDefault="00285013" w:rsidP="00285013">
            <w:pPr>
              <w:ind w:firstLine="30"/>
              <w:rPr>
                <w:sz w:val="22"/>
                <w:szCs w:val="22"/>
              </w:rPr>
            </w:pPr>
            <w:r>
              <w:rPr>
                <w:sz w:val="22"/>
                <w:szCs w:val="22"/>
              </w:rPr>
              <w:t>Сумма</w:t>
            </w:r>
          </w:p>
        </w:tc>
        <w:tc>
          <w:tcPr>
            <w:tcW w:w="300" w:type="pct"/>
          </w:tcPr>
          <w:p w14:paraId="4EEFB097" w14:textId="6258F259" w:rsidR="00285013" w:rsidRDefault="00285013" w:rsidP="00285013">
            <w:pPr>
              <w:pStyle w:val="GOSTTablenorm"/>
            </w:pPr>
            <w:r>
              <w:t>Да</w:t>
            </w:r>
          </w:p>
        </w:tc>
        <w:tc>
          <w:tcPr>
            <w:tcW w:w="284" w:type="pct"/>
          </w:tcPr>
          <w:p w14:paraId="5C5671BD" w14:textId="400A8DAC" w:rsidR="00285013" w:rsidRDefault="00285013" w:rsidP="00285013">
            <w:pPr>
              <w:pStyle w:val="GOSTTablenorm"/>
              <w:rPr>
                <w:lang w:val="en-US"/>
              </w:rPr>
            </w:pPr>
          </w:p>
        </w:tc>
        <w:tc>
          <w:tcPr>
            <w:tcW w:w="2066" w:type="pct"/>
          </w:tcPr>
          <w:p w14:paraId="7B56342D" w14:textId="4ACEB246" w:rsidR="00285013" w:rsidRDefault="00285013" w:rsidP="00285013">
            <w:pPr>
              <w:pStyle w:val="GOSTTablenorm"/>
            </w:pPr>
            <w:r w:rsidRPr="00A12F4A">
              <w:t xml:space="preserve">Сумма превышения остатка </w:t>
            </w:r>
            <w:r>
              <w:t>по счету</w:t>
            </w:r>
          </w:p>
        </w:tc>
      </w:tr>
      <w:tr w:rsidR="00285013" w:rsidRPr="00B9499D" w14:paraId="3ABB6DB3" w14:textId="77777777" w:rsidTr="00553EC3">
        <w:tc>
          <w:tcPr>
            <w:tcW w:w="1100" w:type="pct"/>
          </w:tcPr>
          <w:p w14:paraId="54B19967" w14:textId="436C47F7" w:rsidR="00285013" w:rsidRPr="00A12F4A" w:rsidRDefault="00285013" w:rsidP="00285013">
            <w:pPr>
              <w:pStyle w:val="GOSTTablenorm"/>
            </w:pPr>
            <w:r w:rsidRPr="00A12F4A">
              <w:t>Дата превышения остатка</w:t>
            </w:r>
          </w:p>
        </w:tc>
        <w:tc>
          <w:tcPr>
            <w:tcW w:w="750" w:type="pct"/>
          </w:tcPr>
          <w:p w14:paraId="3C56D44B" w14:textId="2238B5C5" w:rsidR="00285013" w:rsidRPr="00C75A4E" w:rsidRDefault="00285013" w:rsidP="00285013">
            <w:pPr>
              <w:pStyle w:val="GOSTTablenorm"/>
            </w:pPr>
            <w:proofErr w:type="gramStart"/>
            <w:r w:rsidRPr="00C75A4E">
              <w:rPr>
                <w:b/>
              </w:rPr>
              <w:t>ResultAddDescr:ErrStrParams</w:t>
            </w:r>
            <w:proofErr w:type="gramEnd"/>
            <w:r w:rsidRPr="00830B65">
              <w:rPr>
                <w:b/>
              </w:rPr>
              <w:t>:</w:t>
            </w:r>
            <w:r w:rsidRPr="00C75A4E">
              <w:t>Date</w:t>
            </w:r>
          </w:p>
        </w:tc>
        <w:tc>
          <w:tcPr>
            <w:tcW w:w="500" w:type="pct"/>
          </w:tcPr>
          <w:p w14:paraId="6A1B0CD9" w14:textId="3B07CBD7" w:rsidR="00285013" w:rsidRDefault="00285013" w:rsidP="00285013">
            <w:pPr>
              <w:ind w:firstLine="30"/>
              <w:rPr>
                <w:sz w:val="22"/>
                <w:szCs w:val="22"/>
              </w:rPr>
            </w:pPr>
            <w:r>
              <w:rPr>
                <w:sz w:val="22"/>
                <w:szCs w:val="22"/>
              </w:rPr>
              <w:t>Дата</w:t>
            </w:r>
          </w:p>
        </w:tc>
        <w:tc>
          <w:tcPr>
            <w:tcW w:w="300" w:type="pct"/>
          </w:tcPr>
          <w:p w14:paraId="2AC8C53D" w14:textId="1832CE9E" w:rsidR="00285013" w:rsidRDefault="00285013" w:rsidP="00285013">
            <w:pPr>
              <w:pStyle w:val="GOSTTablenorm"/>
            </w:pPr>
            <w:r>
              <w:t>Да</w:t>
            </w:r>
          </w:p>
        </w:tc>
        <w:tc>
          <w:tcPr>
            <w:tcW w:w="284" w:type="pct"/>
          </w:tcPr>
          <w:p w14:paraId="734377EB" w14:textId="33CA29C9" w:rsidR="00285013" w:rsidRPr="00C75A4E" w:rsidRDefault="00285013" w:rsidP="00285013">
            <w:pPr>
              <w:pStyle w:val="GOSTTablenorm"/>
            </w:pPr>
          </w:p>
        </w:tc>
        <w:tc>
          <w:tcPr>
            <w:tcW w:w="2066" w:type="pct"/>
          </w:tcPr>
          <w:p w14:paraId="702D3945" w14:textId="790B79D8" w:rsidR="00285013" w:rsidRPr="003A4732" w:rsidRDefault="00285013" w:rsidP="00285013">
            <w:pPr>
              <w:pStyle w:val="GOSTTablenorm"/>
            </w:pPr>
            <w:r>
              <w:t>Дата, в которую остаток по счету может уйти в недопустимый диапазон значений</w:t>
            </w:r>
            <w:r w:rsidRPr="003A4732">
              <w:t>.</w:t>
            </w:r>
          </w:p>
          <w:p w14:paraId="7E5C6C80" w14:textId="11FAFCE9" w:rsidR="00285013" w:rsidRPr="00A12F4A" w:rsidRDefault="00285013" w:rsidP="00285013">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p>
        </w:tc>
      </w:tr>
      <w:tr w:rsidR="00285013" w:rsidRPr="00B9499D" w14:paraId="1469FEEE" w14:textId="77777777" w:rsidTr="00553EC3">
        <w:tc>
          <w:tcPr>
            <w:tcW w:w="1100" w:type="pct"/>
          </w:tcPr>
          <w:p w14:paraId="39EDC8CE" w14:textId="3B4C0DB8" w:rsidR="00285013" w:rsidRPr="00A12F4A" w:rsidRDefault="00285013" w:rsidP="00285013">
            <w:pPr>
              <w:pStyle w:val="GOSTTablenorm"/>
            </w:pPr>
            <w:r>
              <w:t>Код субсчета</w:t>
            </w:r>
          </w:p>
        </w:tc>
        <w:tc>
          <w:tcPr>
            <w:tcW w:w="750" w:type="pct"/>
          </w:tcPr>
          <w:p w14:paraId="723D592E" w14:textId="74A20BCC" w:rsidR="00285013" w:rsidRPr="00C75A4E" w:rsidRDefault="00285013" w:rsidP="00285013">
            <w:pPr>
              <w:pStyle w:val="GOSTTablenorm"/>
            </w:pPr>
            <w:proofErr w:type="gramStart"/>
            <w:r w:rsidRPr="00C75A4E">
              <w:rPr>
                <w:b/>
              </w:rPr>
              <w:t>ResultAddDescr:ErrStrParams</w:t>
            </w:r>
            <w:proofErr w:type="gramEnd"/>
            <w:r w:rsidRPr="00830B65">
              <w:rPr>
                <w:b/>
              </w:rPr>
              <w:t>:</w:t>
            </w:r>
            <w:r w:rsidRPr="00C75A4E">
              <w:t>S</w:t>
            </w:r>
            <w:r w:rsidRPr="00ED0029">
              <w:t>ubaccount</w:t>
            </w:r>
            <w:r w:rsidRPr="00C75A4E">
              <w:t>Code</w:t>
            </w:r>
          </w:p>
        </w:tc>
        <w:tc>
          <w:tcPr>
            <w:tcW w:w="500" w:type="pct"/>
          </w:tcPr>
          <w:p w14:paraId="36932B74" w14:textId="610BFB93" w:rsidR="00285013" w:rsidRPr="00566D90" w:rsidRDefault="00285013" w:rsidP="00285013">
            <w:pPr>
              <w:ind w:firstLine="30"/>
              <w:rPr>
                <w:sz w:val="22"/>
                <w:szCs w:val="22"/>
              </w:rPr>
            </w:pPr>
            <w:r>
              <w:rPr>
                <w:sz w:val="22"/>
                <w:szCs w:val="22"/>
              </w:rPr>
              <w:t>Строка</w:t>
            </w:r>
          </w:p>
        </w:tc>
        <w:tc>
          <w:tcPr>
            <w:tcW w:w="300" w:type="pct"/>
          </w:tcPr>
          <w:p w14:paraId="46F6D0CA" w14:textId="044DF5CC" w:rsidR="00285013" w:rsidRDefault="00285013" w:rsidP="00285013">
            <w:pPr>
              <w:pStyle w:val="GOSTTablenorm"/>
            </w:pPr>
            <w:r>
              <w:t>Нет</w:t>
            </w:r>
          </w:p>
        </w:tc>
        <w:tc>
          <w:tcPr>
            <w:tcW w:w="284" w:type="pct"/>
          </w:tcPr>
          <w:p w14:paraId="05B4B273" w14:textId="58CC8F31" w:rsidR="00285013" w:rsidRPr="009A5260" w:rsidRDefault="00285013" w:rsidP="00285013">
            <w:pPr>
              <w:pStyle w:val="GOSTTablenorm"/>
            </w:pPr>
            <w:r>
              <w:rPr>
                <w:lang w:val="en-US"/>
              </w:rPr>
              <w:t>&lt;=</w:t>
            </w:r>
            <w:r>
              <w:t>10</w:t>
            </w:r>
          </w:p>
        </w:tc>
        <w:tc>
          <w:tcPr>
            <w:tcW w:w="2066" w:type="pct"/>
          </w:tcPr>
          <w:p w14:paraId="002E89D2" w14:textId="57B4DC6E" w:rsidR="00285013" w:rsidRDefault="00285013" w:rsidP="00285013">
            <w:pPr>
              <w:pStyle w:val="GOSTTablenorm"/>
            </w:pPr>
            <w:r>
              <w:t>Код субсчета (указывается для случаев, когда н</w:t>
            </w:r>
            <w:r w:rsidRPr="00566D90">
              <w:t>е пройден контроль остатков средств</w:t>
            </w:r>
            <w:r>
              <w:t xml:space="preserve"> только для субсчета)</w:t>
            </w:r>
          </w:p>
        </w:tc>
      </w:tr>
    </w:tbl>
    <w:p w14:paraId="1D01728C" w14:textId="77777777" w:rsidR="00512B7E" w:rsidRPr="00C75A4E" w:rsidRDefault="00512B7E">
      <w:pPr>
        <w:pStyle w:val="31"/>
      </w:pPr>
      <w:bookmarkStart w:id="1640" w:name="_Toc117871506"/>
      <w:bookmarkStart w:id="1641" w:name="_Toc121319604"/>
      <w:bookmarkStart w:id="1642" w:name="_Toc226556156"/>
      <w:bookmarkStart w:id="1643" w:name="_Ref112667438"/>
      <w:r w:rsidRPr="00553EC3">
        <w:t>Пример ответа</w:t>
      </w:r>
      <w:bookmarkEnd w:id="1640"/>
      <w:bookmarkEnd w:id="1641"/>
      <w:bookmarkEnd w:id="1642"/>
    </w:p>
    <w:p w14:paraId="5B942A51" w14:textId="02B5B7B2" w:rsidR="00512B7E" w:rsidRPr="00C75A4E" w:rsidRDefault="33249EA7" w:rsidP="00C75A4E">
      <w:pPr>
        <w:pStyle w:val="GOSTNormal"/>
        <w:rPr>
          <w:u w:val="single"/>
        </w:rPr>
      </w:pPr>
      <w:r w:rsidRPr="00C75A4E">
        <w:rPr>
          <w:u w:val="single"/>
        </w:rPr>
        <w:t>Пример ответа, когда запрос обработан успешно</w:t>
      </w:r>
      <w:r w:rsidR="00553EC3" w:rsidRPr="00C75A4E">
        <w:rPr>
          <w:u w:val="single"/>
        </w:rPr>
        <w:t>:</w:t>
      </w:r>
    </w:p>
    <w:p w14:paraId="4CF935D0" w14:textId="77777777" w:rsidR="00785CCC" w:rsidRPr="00785CCC" w:rsidRDefault="00785CCC" w:rsidP="00C75A4E">
      <w:pPr>
        <w:pStyle w:val="GOSTScript"/>
      </w:pPr>
      <w:r w:rsidRPr="00785CCC">
        <w:t>{</w:t>
      </w:r>
    </w:p>
    <w:p w14:paraId="0F923E63" w14:textId="77777777" w:rsidR="00785CCC" w:rsidRPr="00785CCC" w:rsidRDefault="00785CCC" w:rsidP="00C75A4E">
      <w:pPr>
        <w:pStyle w:val="GOSTScript"/>
      </w:pPr>
      <w:r w:rsidRPr="00785CCC">
        <w:tab/>
        <w:t>"header": {</w:t>
      </w:r>
    </w:p>
    <w:p w14:paraId="78701CED" w14:textId="77777777" w:rsidR="00785CCC" w:rsidRPr="00785CCC" w:rsidRDefault="00785CCC" w:rsidP="00C75A4E">
      <w:pPr>
        <w:pStyle w:val="GOSTScript"/>
      </w:pPr>
      <w:r w:rsidRPr="00785CCC">
        <w:tab/>
      </w:r>
      <w:r w:rsidRPr="00785CCC">
        <w:tab/>
        <w:t>"Source": "EXP05",</w:t>
      </w:r>
    </w:p>
    <w:p w14:paraId="00129C73" w14:textId="77777777" w:rsidR="00785CCC" w:rsidRPr="00785CCC" w:rsidRDefault="00785CCC" w:rsidP="00C75A4E">
      <w:pPr>
        <w:pStyle w:val="GOSTScript"/>
      </w:pPr>
      <w:r w:rsidRPr="00785CCC">
        <w:tab/>
      </w:r>
      <w:r w:rsidRPr="00785CCC">
        <w:tab/>
        <w:t>"Receiver": "EXP05",</w:t>
      </w:r>
    </w:p>
    <w:p w14:paraId="65088E10" w14:textId="77777777" w:rsidR="00785CCC" w:rsidRPr="00785CCC" w:rsidRDefault="00785CCC" w:rsidP="00C75A4E">
      <w:pPr>
        <w:pStyle w:val="GOSTScript"/>
      </w:pPr>
      <w:r w:rsidRPr="00785CCC">
        <w:tab/>
      </w:r>
      <w:r w:rsidRPr="00785CCC">
        <w:tab/>
        <w:t>"AnsDateTime": "2022-08-31 14:37:22",</w:t>
      </w:r>
    </w:p>
    <w:p w14:paraId="143EF50D" w14:textId="77777777" w:rsidR="00785CCC" w:rsidRPr="00785CCC" w:rsidRDefault="00785CCC" w:rsidP="00C75A4E">
      <w:pPr>
        <w:pStyle w:val="GOSTScript"/>
      </w:pPr>
      <w:r w:rsidRPr="00785CCC">
        <w:tab/>
      </w:r>
      <w:r w:rsidRPr="00785CCC">
        <w:tab/>
        <w:t>"Version": "1.0",</w:t>
      </w:r>
    </w:p>
    <w:p w14:paraId="4E4BB0CA" w14:textId="77777777" w:rsidR="00785CCC" w:rsidRPr="00785CCC" w:rsidRDefault="00785CCC" w:rsidP="00C75A4E">
      <w:pPr>
        <w:pStyle w:val="GOSTScript"/>
      </w:pPr>
      <w:r w:rsidRPr="00785CCC">
        <w:tab/>
      </w:r>
      <w:r w:rsidRPr="00785CCC">
        <w:tab/>
        <w:t>"ReqGuid": "g5t4ce5d-1473-9737-903v-cfa72ba94f99",</w:t>
      </w:r>
    </w:p>
    <w:p w14:paraId="48CA10A5" w14:textId="77777777" w:rsidR="00785CCC" w:rsidRPr="00785CCC" w:rsidRDefault="00785CCC" w:rsidP="00C75A4E">
      <w:pPr>
        <w:pStyle w:val="GOSTScript"/>
      </w:pPr>
      <w:r w:rsidRPr="00785CCC">
        <w:tab/>
      </w:r>
      <w:r w:rsidRPr="00785CCC">
        <w:tab/>
        <w:t>"AnsGuid": "g5t4ce5d-1473-9737-903v-cfa72ba94f00",</w:t>
      </w:r>
    </w:p>
    <w:p w14:paraId="0AED6CED" w14:textId="77777777" w:rsidR="00785CCC" w:rsidRPr="00785CCC" w:rsidRDefault="00785CCC" w:rsidP="00C75A4E">
      <w:pPr>
        <w:pStyle w:val="GOSTScript"/>
      </w:pPr>
      <w:r w:rsidRPr="00785CCC">
        <w:tab/>
      </w:r>
      <w:r w:rsidRPr="00785CCC">
        <w:tab/>
        <w:t>"DocGuid": "0bd88a7c-e513-46ff-ac39-71029ff82014",</w:t>
      </w:r>
    </w:p>
    <w:p w14:paraId="5178718D" w14:textId="77777777" w:rsidR="00785CCC" w:rsidRPr="00C75A4E" w:rsidRDefault="00785CCC" w:rsidP="00C75A4E">
      <w:pPr>
        <w:pStyle w:val="GOSTScript"/>
        <w:rPr>
          <w:lang w:val="ru-RU"/>
        </w:rPr>
      </w:pPr>
      <w:r w:rsidRPr="00785CCC">
        <w:tab/>
      </w:r>
      <w:r w:rsidRPr="00785CCC">
        <w:tab/>
      </w:r>
      <w:r w:rsidRPr="00C75A4E">
        <w:rPr>
          <w:lang w:val="ru-RU"/>
        </w:rPr>
        <w:t>"</w:t>
      </w:r>
      <w:r w:rsidRPr="00785CCC">
        <w:t>Result</w:t>
      </w:r>
      <w:r w:rsidRPr="00C75A4E">
        <w:rPr>
          <w:lang w:val="ru-RU"/>
        </w:rPr>
        <w:t>": "</w:t>
      </w:r>
      <w:r w:rsidRPr="00785CCC">
        <w:t>S</w:t>
      </w:r>
      <w:r w:rsidRPr="00C75A4E">
        <w:rPr>
          <w:lang w:val="ru-RU"/>
        </w:rPr>
        <w:t>"</w:t>
      </w:r>
    </w:p>
    <w:p w14:paraId="14A90392" w14:textId="77777777" w:rsidR="00785CCC" w:rsidRPr="00C75A4E" w:rsidRDefault="00785CCC" w:rsidP="00C75A4E">
      <w:pPr>
        <w:pStyle w:val="GOSTScript"/>
        <w:rPr>
          <w:lang w:val="ru-RU"/>
        </w:rPr>
      </w:pPr>
      <w:r w:rsidRPr="00C75A4E">
        <w:rPr>
          <w:lang w:val="ru-RU"/>
        </w:rPr>
        <w:tab/>
        <w:t>}</w:t>
      </w:r>
    </w:p>
    <w:p w14:paraId="2AAC90E6" w14:textId="32FAA73F" w:rsidR="33249EA7" w:rsidRPr="00C75A4E" w:rsidRDefault="00785CCC" w:rsidP="00C75A4E">
      <w:pPr>
        <w:pStyle w:val="GOSTScript"/>
        <w:rPr>
          <w:lang w:val="ru-RU"/>
        </w:rPr>
      </w:pPr>
      <w:r w:rsidRPr="00C75A4E">
        <w:rPr>
          <w:lang w:val="ru-RU"/>
        </w:rPr>
        <w:t>}</w:t>
      </w:r>
    </w:p>
    <w:p w14:paraId="54EEDFFF" w14:textId="77777777" w:rsidR="00785CCC" w:rsidRDefault="00785CCC" w:rsidP="00785CCC">
      <w:pPr>
        <w:pStyle w:val="GOSTNormal"/>
      </w:pPr>
    </w:p>
    <w:p w14:paraId="2B27B4A0" w14:textId="521ECD45" w:rsidR="00512B7E" w:rsidRPr="00C75A4E" w:rsidRDefault="33249EA7" w:rsidP="00C75A4E">
      <w:pPr>
        <w:pStyle w:val="GOSTNormal"/>
        <w:rPr>
          <w:u w:val="single"/>
        </w:rPr>
      </w:pPr>
      <w:r w:rsidRPr="00C75A4E">
        <w:rPr>
          <w:u w:val="single"/>
        </w:rPr>
        <w:t>Пример ответа, когда запрос не был обработан успешно (не пройден контроль остатков средств)</w:t>
      </w:r>
      <w:r w:rsidR="00553EC3" w:rsidRPr="00C75A4E">
        <w:rPr>
          <w:u w:val="single"/>
        </w:rPr>
        <w:t>:</w:t>
      </w:r>
    </w:p>
    <w:p w14:paraId="698E377D" w14:textId="77777777" w:rsidR="00CD7CF5" w:rsidRPr="00CD7CF5" w:rsidRDefault="00CD7CF5" w:rsidP="00C75A4E">
      <w:pPr>
        <w:pStyle w:val="GOSTScript"/>
      </w:pPr>
      <w:r w:rsidRPr="00CD7CF5">
        <w:lastRenderedPageBreak/>
        <w:t>{</w:t>
      </w:r>
    </w:p>
    <w:p w14:paraId="0FF399EB" w14:textId="77777777" w:rsidR="00CD7CF5" w:rsidRPr="00CD7CF5" w:rsidRDefault="00CD7CF5" w:rsidP="00C75A4E">
      <w:pPr>
        <w:pStyle w:val="GOSTScript"/>
      </w:pPr>
      <w:r w:rsidRPr="00CD7CF5">
        <w:tab/>
        <w:t>"header": {</w:t>
      </w:r>
    </w:p>
    <w:p w14:paraId="0F64883E" w14:textId="77777777" w:rsidR="00CD7CF5" w:rsidRPr="00CD7CF5" w:rsidRDefault="00CD7CF5" w:rsidP="00C75A4E">
      <w:pPr>
        <w:pStyle w:val="GOSTScript"/>
      </w:pPr>
      <w:r w:rsidRPr="00CD7CF5">
        <w:tab/>
      </w:r>
      <w:r w:rsidRPr="00CD7CF5">
        <w:tab/>
        <w:t>"Source": "EXP05",</w:t>
      </w:r>
    </w:p>
    <w:p w14:paraId="1ECB6B06" w14:textId="77777777" w:rsidR="00CD7CF5" w:rsidRPr="00CD7CF5" w:rsidRDefault="00CD7CF5" w:rsidP="00C75A4E">
      <w:pPr>
        <w:pStyle w:val="GOSTScript"/>
      </w:pPr>
      <w:r w:rsidRPr="00CD7CF5">
        <w:tab/>
      </w:r>
      <w:r w:rsidRPr="00CD7CF5">
        <w:tab/>
        <w:t>"Receiver": "EXP05",</w:t>
      </w:r>
    </w:p>
    <w:p w14:paraId="7CD57701" w14:textId="77777777" w:rsidR="00CD7CF5" w:rsidRPr="00CD7CF5" w:rsidRDefault="00CD7CF5" w:rsidP="00C75A4E">
      <w:pPr>
        <w:pStyle w:val="GOSTScript"/>
      </w:pPr>
      <w:r w:rsidRPr="00CD7CF5">
        <w:tab/>
      </w:r>
      <w:r w:rsidRPr="00CD7CF5">
        <w:tab/>
        <w:t>"AnsDateTime": "2022-08-31 12:21:15",</w:t>
      </w:r>
    </w:p>
    <w:p w14:paraId="2443598D" w14:textId="77777777" w:rsidR="00CD7CF5" w:rsidRPr="00CD7CF5" w:rsidRDefault="00CD7CF5" w:rsidP="00C75A4E">
      <w:pPr>
        <w:pStyle w:val="GOSTScript"/>
      </w:pPr>
      <w:r w:rsidRPr="00CD7CF5">
        <w:tab/>
      </w:r>
      <w:r w:rsidRPr="00CD7CF5">
        <w:tab/>
        <w:t>"Version": "1.0",</w:t>
      </w:r>
    </w:p>
    <w:p w14:paraId="46CF372F" w14:textId="77777777" w:rsidR="00CD7CF5" w:rsidRPr="00CD7CF5" w:rsidRDefault="00CD7CF5" w:rsidP="00C75A4E">
      <w:pPr>
        <w:pStyle w:val="GOSTScript"/>
      </w:pPr>
      <w:r w:rsidRPr="00CD7CF5">
        <w:tab/>
      </w:r>
      <w:r w:rsidRPr="00CD7CF5">
        <w:tab/>
        <w:t>"ReqGuid": "g5t4ce5d-1473-9737-903v-cfa72ba94f99",</w:t>
      </w:r>
    </w:p>
    <w:p w14:paraId="1684F26C" w14:textId="77777777" w:rsidR="00CD7CF5" w:rsidRPr="00CD7CF5" w:rsidRDefault="00CD7CF5" w:rsidP="00C75A4E">
      <w:pPr>
        <w:pStyle w:val="GOSTScript"/>
      </w:pPr>
      <w:r w:rsidRPr="00CD7CF5">
        <w:tab/>
      </w:r>
      <w:r w:rsidRPr="00CD7CF5">
        <w:tab/>
        <w:t>"AnsGuid": "g5t4ce5d-1473-9737-903v-cfa72ba94f00",</w:t>
      </w:r>
    </w:p>
    <w:p w14:paraId="0554E5BD" w14:textId="77777777" w:rsidR="00CD7CF5" w:rsidRPr="00CD7CF5" w:rsidRDefault="00CD7CF5" w:rsidP="00C75A4E">
      <w:pPr>
        <w:pStyle w:val="GOSTScript"/>
      </w:pPr>
      <w:r w:rsidRPr="00CD7CF5">
        <w:tab/>
      </w:r>
      <w:r w:rsidRPr="00CD7CF5">
        <w:tab/>
        <w:t>"DocGuid": "0bd88a7c-e513-46ff-ac39-71029ff82014",</w:t>
      </w:r>
    </w:p>
    <w:p w14:paraId="24FE4899" w14:textId="77777777" w:rsidR="00CD7CF5" w:rsidRPr="00CD7CF5" w:rsidRDefault="00CD7CF5" w:rsidP="00C75A4E">
      <w:pPr>
        <w:pStyle w:val="GOSTScript"/>
      </w:pPr>
      <w:r w:rsidRPr="00CD7CF5">
        <w:tab/>
      </w:r>
      <w:r w:rsidRPr="00CD7CF5">
        <w:tab/>
        <w:t>"Result": "E",</w:t>
      </w:r>
    </w:p>
    <w:p w14:paraId="4A33CD41" w14:textId="77777777" w:rsidR="00CD7CF5" w:rsidRPr="00CD7CF5" w:rsidRDefault="00CD7CF5" w:rsidP="00C75A4E">
      <w:pPr>
        <w:pStyle w:val="GOSTScript"/>
      </w:pPr>
      <w:r w:rsidRPr="00CD7CF5">
        <w:tab/>
      </w:r>
      <w:r w:rsidRPr="00CD7CF5">
        <w:tab/>
        <w:t>"ResultAddDescr": [</w:t>
      </w:r>
    </w:p>
    <w:p w14:paraId="40560EE1" w14:textId="77777777" w:rsidR="00CD7CF5" w:rsidRPr="00CD7CF5" w:rsidRDefault="00CD7CF5" w:rsidP="00C75A4E">
      <w:pPr>
        <w:pStyle w:val="GOSTScript"/>
      </w:pPr>
      <w:r w:rsidRPr="00CD7CF5">
        <w:tab/>
      </w:r>
      <w:r w:rsidRPr="00CD7CF5">
        <w:tab/>
      </w:r>
      <w:r w:rsidRPr="00CD7CF5">
        <w:tab/>
        <w:t>{</w:t>
      </w:r>
    </w:p>
    <w:p w14:paraId="4085A687" w14:textId="77777777" w:rsidR="00CD7CF5" w:rsidRPr="00CD7CF5" w:rsidRDefault="00CD7CF5" w:rsidP="00C75A4E">
      <w:pPr>
        <w:pStyle w:val="GOSTScript"/>
      </w:pPr>
      <w:r w:rsidRPr="00CD7CF5">
        <w:tab/>
      </w:r>
      <w:r w:rsidRPr="00CD7CF5">
        <w:tab/>
      </w:r>
      <w:r w:rsidRPr="00CD7CF5">
        <w:tab/>
      </w:r>
      <w:r w:rsidRPr="00CD7CF5">
        <w:tab/>
        <w:t>"StrNum": "16",</w:t>
      </w:r>
    </w:p>
    <w:p w14:paraId="62526C3F" w14:textId="77777777" w:rsidR="00CD7CF5" w:rsidRPr="00CD7CF5" w:rsidRDefault="00CD7CF5" w:rsidP="00C75A4E">
      <w:pPr>
        <w:pStyle w:val="GOSTScript"/>
      </w:pPr>
      <w:r w:rsidRPr="00CD7CF5">
        <w:tab/>
      </w:r>
      <w:r w:rsidRPr="00CD7CF5">
        <w:tab/>
      </w:r>
      <w:r w:rsidRPr="00CD7CF5">
        <w:tab/>
      </w:r>
      <w:r w:rsidRPr="00CD7CF5">
        <w:tab/>
        <w:t>"ErrType": "01",</w:t>
      </w:r>
    </w:p>
    <w:p w14:paraId="0F0F999C" w14:textId="50117287" w:rsidR="00CD7CF5" w:rsidRPr="00C75A4E" w:rsidRDefault="00CD7CF5" w:rsidP="00C75A4E">
      <w:pPr>
        <w:pStyle w:val="GOSTScript"/>
        <w:rPr>
          <w:lang w:val="ru-RU"/>
        </w:rPr>
      </w:pPr>
      <w:r w:rsidRPr="00CD7CF5">
        <w:tab/>
      </w:r>
      <w:r w:rsidRPr="00CD7CF5">
        <w:tab/>
      </w:r>
      <w:r w:rsidRPr="00CD7CF5">
        <w:tab/>
      </w:r>
      <w:r w:rsidRPr="00CD7CF5">
        <w:tab/>
      </w:r>
      <w:r w:rsidRPr="00113001">
        <w:rPr>
          <w:lang w:val="ru-RU"/>
        </w:rPr>
        <w:t>"</w:t>
      </w:r>
      <w:r>
        <w:t>ErrStr</w:t>
      </w:r>
      <w:r w:rsidRPr="00113001">
        <w:rPr>
          <w:lang w:val="ru-RU"/>
        </w:rPr>
        <w:t>": "</w:t>
      </w:r>
      <w:r w:rsidRPr="00C75A4E">
        <w:rPr>
          <w:lang w:val="ru-RU"/>
        </w:rPr>
        <w:t>По</w:t>
      </w:r>
      <w:r w:rsidRPr="00113001">
        <w:rPr>
          <w:lang w:val="ru-RU"/>
        </w:rPr>
        <w:t xml:space="preserve"> </w:t>
      </w:r>
      <w:r w:rsidRPr="00C75A4E">
        <w:rPr>
          <w:lang w:val="ru-RU"/>
        </w:rPr>
        <w:t>счету</w:t>
      </w:r>
      <w:r w:rsidRPr="00113001">
        <w:rPr>
          <w:lang w:val="ru-RU"/>
        </w:rPr>
        <w:t xml:space="preserve"> 99010001.-.30.</w:t>
      </w:r>
      <w:r w:rsidRPr="00C75A4E">
        <w:rPr>
          <w:lang w:val="ru-RU"/>
        </w:rPr>
        <w:t>СРЕД</w:t>
      </w:r>
      <w:r w:rsidRPr="00113001">
        <w:rPr>
          <w:lang w:val="ru-RU"/>
        </w:rPr>
        <w:t xml:space="preserve">.6200.1.05621481690.-.0023.-.-.- </w:t>
      </w:r>
      <w:r w:rsidRPr="00C75A4E">
        <w:rPr>
          <w:lang w:val="ru-RU"/>
        </w:rPr>
        <w:t>.- .-.- недостаточно средств. Сумма по строке: 9.25, Сумма по документу: 9.25. Сумма доступного остатка: 0. Сумма превышения: 9.25, Дата : 2022-08-31",</w:t>
      </w:r>
    </w:p>
    <w:p w14:paraId="6484BEA6" w14:textId="77777777" w:rsidR="00CD7CF5" w:rsidRPr="00816E40" w:rsidRDefault="00CD7CF5" w:rsidP="00C75A4E">
      <w:pPr>
        <w:pStyle w:val="GOSTScript"/>
        <w:rPr>
          <w:rPrChange w:id="1644" w:author="Сказецкая Наталья Камилевна" w:date="2026-04-14T13:59:00Z">
            <w:rPr>
              <w:lang w:val="ru-RU"/>
            </w:rPr>
          </w:rPrChange>
        </w:rPr>
      </w:pPr>
      <w:r w:rsidRPr="00C75A4E">
        <w:rPr>
          <w:lang w:val="ru-RU"/>
        </w:rPr>
        <w:tab/>
      </w:r>
      <w:r w:rsidRPr="00C75A4E">
        <w:rPr>
          <w:lang w:val="ru-RU"/>
        </w:rPr>
        <w:tab/>
      </w:r>
      <w:r w:rsidRPr="00C75A4E">
        <w:rPr>
          <w:lang w:val="ru-RU"/>
        </w:rPr>
        <w:tab/>
      </w:r>
      <w:r w:rsidRPr="00C75A4E">
        <w:rPr>
          <w:lang w:val="ru-RU"/>
        </w:rPr>
        <w:tab/>
      </w:r>
      <w:r w:rsidRPr="00816E40">
        <w:rPr>
          <w:rPrChange w:id="1645" w:author="Сказецкая Наталья Камилевна" w:date="2026-04-14T13:59:00Z">
            <w:rPr>
              <w:lang w:val="ru-RU"/>
            </w:rPr>
          </w:rPrChange>
        </w:rPr>
        <w:t>"</w:t>
      </w:r>
      <w:r w:rsidRPr="00CD7CF5">
        <w:t>ErrStrParams</w:t>
      </w:r>
      <w:r w:rsidRPr="00816E40">
        <w:rPr>
          <w:rPrChange w:id="1646" w:author="Сказецкая Наталья Камилевна" w:date="2026-04-14T13:59:00Z">
            <w:rPr>
              <w:lang w:val="ru-RU"/>
            </w:rPr>
          </w:rPrChange>
        </w:rPr>
        <w:t>": {</w:t>
      </w:r>
    </w:p>
    <w:p w14:paraId="5392E35C" w14:textId="77777777" w:rsidR="00CD7CF5" w:rsidRPr="00816E40" w:rsidRDefault="00CD7CF5" w:rsidP="00C75A4E">
      <w:pPr>
        <w:pStyle w:val="GOSTScript"/>
        <w:rPr>
          <w:rPrChange w:id="1647" w:author="Сказецкая Наталья Камилевна" w:date="2026-04-14T13:59:00Z">
            <w:rPr>
              <w:lang w:val="ru-RU"/>
            </w:rPr>
          </w:rPrChange>
        </w:rPr>
      </w:pPr>
      <w:r w:rsidRPr="00816E40">
        <w:rPr>
          <w:rPrChange w:id="1648" w:author="Сказецкая Наталья Камилевна" w:date="2026-04-14T13:59:00Z">
            <w:rPr>
              <w:lang w:val="ru-RU"/>
            </w:rPr>
          </w:rPrChange>
        </w:rPr>
        <w:tab/>
      </w:r>
      <w:r w:rsidRPr="00816E40">
        <w:rPr>
          <w:rPrChange w:id="1649" w:author="Сказецкая Наталья Камилевна" w:date="2026-04-14T13:59:00Z">
            <w:rPr>
              <w:lang w:val="ru-RU"/>
            </w:rPr>
          </w:rPrChange>
        </w:rPr>
        <w:tab/>
      </w:r>
      <w:r w:rsidRPr="00816E40">
        <w:rPr>
          <w:rPrChange w:id="1650" w:author="Сказецкая Наталья Камилевна" w:date="2026-04-14T13:59:00Z">
            <w:rPr>
              <w:lang w:val="ru-RU"/>
            </w:rPr>
          </w:rPrChange>
        </w:rPr>
        <w:tab/>
      </w:r>
      <w:r w:rsidRPr="00816E40">
        <w:rPr>
          <w:rPrChange w:id="1651" w:author="Сказецкая Наталья Камилевна" w:date="2026-04-14T13:59:00Z">
            <w:rPr>
              <w:lang w:val="ru-RU"/>
            </w:rPr>
          </w:rPrChange>
        </w:rPr>
        <w:tab/>
      </w:r>
      <w:r w:rsidRPr="00816E40">
        <w:rPr>
          <w:rPrChange w:id="1652" w:author="Сказецкая Наталья Камилевна" w:date="2026-04-14T13:59:00Z">
            <w:rPr>
              <w:lang w:val="ru-RU"/>
            </w:rPr>
          </w:rPrChange>
        </w:rPr>
        <w:tab/>
        <w:t>"</w:t>
      </w:r>
      <w:r w:rsidRPr="00CD7CF5">
        <w:t>Acc</w:t>
      </w:r>
      <w:r w:rsidRPr="00816E40">
        <w:rPr>
          <w:rPrChange w:id="1653" w:author="Сказецкая Наталья Камилевна" w:date="2026-04-14T13:59:00Z">
            <w:rPr>
              <w:lang w:val="ru-RU"/>
            </w:rPr>
          </w:rPrChange>
        </w:rPr>
        <w:t>": "99010001.-.30.</w:t>
      </w:r>
      <w:r w:rsidRPr="00C75A4E">
        <w:rPr>
          <w:lang w:val="ru-RU"/>
        </w:rPr>
        <w:t>СРЕД</w:t>
      </w:r>
      <w:r w:rsidRPr="00816E40">
        <w:rPr>
          <w:rPrChange w:id="1654" w:author="Сказецкая Наталья Камилевна" w:date="2026-04-14T13:59:00Z">
            <w:rPr>
              <w:lang w:val="ru-RU"/>
            </w:rPr>
          </w:rPrChange>
        </w:rPr>
        <w:t>.6200.1.05621481690.-.0023.-.-.- .- .-.- ",</w:t>
      </w:r>
    </w:p>
    <w:p w14:paraId="45292055" w14:textId="77777777" w:rsidR="00CD7CF5" w:rsidRPr="00816E40" w:rsidRDefault="00CD7CF5" w:rsidP="00C75A4E">
      <w:pPr>
        <w:pStyle w:val="GOSTScript"/>
        <w:rPr>
          <w:rPrChange w:id="1655" w:author="Сказецкая Наталья Камилевна" w:date="2026-04-14T13:59:00Z">
            <w:rPr>
              <w:lang w:val="ru-RU"/>
            </w:rPr>
          </w:rPrChange>
        </w:rPr>
      </w:pPr>
      <w:r w:rsidRPr="00816E40">
        <w:rPr>
          <w:rPrChange w:id="1656" w:author="Сказецкая Наталья Камилевна" w:date="2026-04-14T13:59:00Z">
            <w:rPr>
              <w:lang w:val="ru-RU"/>
            </w:rPr>
          </w:rPrChange>
        </w:rPr>
        <w:tab/>
      </w:r>
      <w:r w:rsidRPr="00816E40">
        <w:rPr>
          <w:rPrChange w:id="1657" w:author="Сказецкая Наталья Камилевна" w:date="2026-04-14T13:59:00Z">
            <w:rPr>
              <w:lang w:val="ru-RU"/>
            </w:rPr>
          </w:rPrChange>
        </w:rPr>
        <w:tab/>
      </w:r>
      <w:r w:rsidRPr="00816E40">
        <w:rPr>
          <w:rPrChange w:id="1658" w:author="Сказецкая Наталья Камилевна" w:date="2026-04-14T13:59:00Z">
            <w:rPr>
              <w:lang w:val="ru-RU"/>
            </w:rPr>
          </w:rPrChange>
        </w:rPr>
        <w:tab/>
      </w:r>
      <w:r w:rsidRPr="00816E40">
        <w:rPr>
          <w:rPrChange w:id="1659" w:author="Сказецкая Наталья Камилевна" w:date="2026-04-14T13:59:00Z">
            <w:rPr>
              <w:lang w:val="ru-RU"/>
            </w:rPr>
          </w:rPrChange>
        </w:rPr>
        <w:tab/>
      </w:r>
      <w:r w:rsidRPr="00816E40">
        <w:rPr>
          <w:rPrChange w:id="1660" w:author="Сказецкая Наталья Камилевна" w:date="2026-04-14T13:59:00Z">
            <w:rPr>
              <w:lang w:val="ru-RU"/>
            </w:rPr>
          </w:rPrChange>
        </w:rPr>
        <w:tab/>
        <w:t>"</w:t>
      </w:r>
      <w:r w:rsidRPr="00CD7CF5">
        <w:t>ReqStrAmount</w:t>
      </w:r>
      <w:r w:rsidRPr="00816E40">
        <w:rPr>
          <w:rPrChange w:id="1661" w:author="Сказецкая Наталья Камилевна" w:date="2026-04-14T13:59:00Z">
            <w:rPr>
              <w:lang w:val="ru-RU"/>
            </w:rPr>
          </w:rPrChange>
        </w:rPr>
        <w:t>": 9.25,</w:t>
      </w:r>
    </w:p>
    <w:p w14:paraId="55CA2389" w14:textId="77777777" w:rsidR="00CD7CF5" w:rsidRPr="00816E40" w:rsidRDefault="00CD7CF5" w:rsidP="00C75A4E">
      <w:pPr>
        <w:pStyle w:val="GOSTScript"/>
        <w:rPr>
          <w:rPrChange w:id="1662" w:author="Сказецкая Наталья Камилевна" w:date="2026-04-14T13:59:00Z">
            <w:rPr>
              <w:lang w:val="ru-RU"/>
            </w:rPr>
          </w:rPrChange>
        </w:rPr>
      </w:pPr>
      <w:r w:rsidRPr="00816E40">
        <w:rPr>
          <w:rPrChange w:id="1663" w:author="Сказецкая Наталья Камилевна" w:date="2026-04-14T13:59:00Z">
            <w:rPr>
              <w:lang w:val="ru-RU"/>
            </w:rPr>
          </w:rPrChange>
        </w:rPr>
        <w:tab/>
      </w:r>
      <w:r w:rsidRPr="00816E40">
        <w:rPr>
          <w:rPrChange w:id="1664" w:author="Сказецкая Наталья Камилевна" w:date="2026-04-14T13:59:00Z">
            <w:rPr>
              <w:lang w:val="ru-RU"/>
            </w:rPr>
          </w:rPrChange>
        </w:rPr>
        <w:tab/>
      </w:r>
      <w:r w:rsidRPr="00816E40">
        <w:rPr>
          <w:rPrChange w:id="1665" w:author="Сказецкая Наталья Камилевна" w:date="2026-04-14T13:59:00Z">
            <w:rPr>
              <w:lang w:val="ru-RU"/>
            </w:rPr>
          </w:rPrChange>
        </w:rPr>
        <w:tab/>
      </w:r>
      <w:r w:rsidRPr="00816E40">
        <w:rPr>
          <w:rPrChange w:id="1666" w:author="Сказецкая Наталья Камилевна" w:date="2026-04-14T13:59:00Z">
            <w:rPr>
              <w:lang w:val="ru-RU"/>
            </w:rPr>
          </w:rPrChange>
        </w:rPr>
        <w:tab/>
      </w:r>
      <w:r w:rsidRPr="00816E40">
        <w:rPr>
          <w:rPrChange w:id="1667" w:author="Сказецкая Наталья Камилевна" w:date="2026-04-14T13:59:00Z">
            <w:rPr>
              <w:lang w:val="ru-RU"/>
            </w:rPr>
          </w:rPrChange>
        </w:rPr>
        <w:tab/>
        <w:t>"</w:t>
      </w:r>
      <w:r w:rsidRPr="00CD7CF5">
        <w:t>ReqDocAmount</w:t>
      </w:r>
      <w:r w:rsidRPr="00816E40">
        <w:rPr>
          <w:rPrChange w:id="1668" w:author="Сказецкая Наталья Камилевна" w:date="2026-04-14T13:59:00Z">
            <w:rPr>
              <w:lang w:val="ru-RU"/>
            </w:rPr>
          </w:rPrChange>
        </w:rPr>
        <w:t>": 9.25,</w:t>
      </w:r>
    </w:p>
    <w:p w14:paraId="46C2239F" w14:textId="77777777" w:rsidR="00CD7CF5" w:rsidRPr="00816E40" w:rsidRDefault="00CD7CF5" w:rsidP="00C75A4E">
      <w:pPr>
        <w:pStyle w:val="GOSTScript"/>
        <w:rPr>
          <w:rPrChange w:id="1669" w:author="Сказецкая Наталья Камилевна" w:date="2026-04-14T13:59:00Z">
            <w:rPr>
              <w:lang w:val="ru-RU"/>
            </w:rPr>
          </w:rPrChange>
        </w:rPr>
      </w:pPr>
      <w:r w:rsidRPr="00816E40">
        <w:rPr>
          <w:rPrChange w:id="1670" w:author="Сказецкая Наталья Камилевна" w:date="2026-04-14T13:59:00Z">
            <w:rPr>
              <w:lang w:val="ru-RU"/>
            </w:rPr>
          </w:rPrChange>
        </w:rPr>
        <w:tab/>
      </w:r>
      <w:r w:rsidRPr="00816E40">
        <w:rPr>
          <w:rPrChange w:id="1671" w:author="Сказецкая Наталья Камилевна" w:date="2026-04-14T13:59:00Z">
            <w:rPr>
              <w:lang w:val="ru-RU"/>
            </w:rPr>
          </w:rPrChange>
        </w:rPr>
        <w:tab/>
      </w:r>
      <w:r w:rsidRPr="00816E40">
        <w:rPr>
          <w:rPrChange w:id="1672" w:author="Сказецкая Наталья Камилевна" w:date="2026-04-14T13:59:00Z">
            <w:rPr>
              <w:lang w:val="ru-RU"/>
            </w:rPr>
          </w:rPrChange>
        </w:rPr>
        <w:tab/>
      </w:r>
      <w:r w:rsidRPr="00816E40">
        <w:rPr>
          <w:rPrChange w:id="1673" w:author="Сказецкая Наталья Камилевна" w:date="2026-04-14T13:59:00Z">
            <w:rPr>
              <w:lang w:val="ru-RU"/>
            </w:rPr>
          </w:rPrChange>
        </w:rPr>
        <w:tab/>
      </w:r>
      <w:r w:rsidRPr="00816E40">
        <w:rPr>
          <w:rPrChange w:id="1674" w:author="Сказецкая Наталья Камилевна" w:date="2026-04-14T13:59:00Z">
            <w:rPr>
              <w:lang w:val="ru-RU"/>
            </w:rPr>
          </w:rPrChange>
        </w:rPr>
        <w:tab/>
        <w:t>"</w:t>
      </w:r>
      <w:r w:rsidRPr="00CD7CF5">
        <w:t>AvailAmount</w:t>
      </w:r>
      <w:r w:rsidRPr="00816E40">
        <w:rPr>
          <w:rPrChange w:id="1675" w:author="Сказецкая Наталья Камилевна" w:date="2026-04-14T13:59:00Z">
            <w:rPr>
              <w:lang w:val="ru-RU"/>
            </w:rPr>
          </w:rPrChange>
        </w:rPr>
        <w:t>": 0,</w:t>
      </w:r>
    </w:p>
    <w:p w14:paraId="20DD7756" w14:textId="77777777" w:rsidR="00CD7CF5" w:rsidRPr="00816E40" w:rsidRDefault="00CD7CF5" w:rsidP="00C75A4E">
      <w:pPr>
        <w:pStyle w:val="GOSTScript"/>
        <w:rPr>
          <w:rPrChange w:id="1676" w:author="Сказецкая Наталья Камилевна" w:date="2026-04-14T13:59:00Z">
            <w:rPr>
              <w:lang w:val="ru-RU"/>
            </w:rPr>
          </w:rPrChange>
        </w:rPr>
      </w:pPr>
      <w:r w:rsidRPr="00816E40">
        <w:rPr>
          <w:rPrChange w:id="1677" w:author="Сказецкая Наталья Камилевна" w:date="2026-04-14T13:59:00Z">
            <w:rPr>
              <w:lang w:val="ru-RU"/>
            </w:rPr>
          </w:rPrChange>
        </w:rPr>
        <w:tab/>
      </w:r>
      <w:r w:rsidRPr="00816E40">
        <w:rPr>
          <w:rPrChange w:id="1678" w:author="Сказецкая Наталья Камилевна" w:date="2026-04-14T13:59:00Z">
            <w:rPr>
              <w:lang w:val="ru-RU"/>
            </w:rPr>
          </w:rPrChange>
        </w:rPr>
        <w:tab/>
      </w:r>
      <w:r w:rsidRPr="00816E40">
        <w:rPr>
          <w:rPrChange w:id="1679" w:author="Сказецкая Наталья Камилевна" w:date="2026-04-14T13:59:00Z">
            <w:rPr>
              <w:lang w:val="ru-RU"/>
            </w:rPr>
          </w:rPrChange>
        </w:rPr>
        <w:tab/>
      </w:r>
      <w:r w:rsidRPr="00816E40">
        <w:rPr>
          <w:rPrChange w:id="1680" w:author="Сказецкая Наталья Камилевна" w:date="2026-04-14T13:59:00Z">
            <w:rPr>
              <w:lang w:val="ru-RU"/>
            </w:rPr>
          </w:rPrChange>
        </w:rPr>
        <w:tab/>
      </w:r>
      <w:r w:rsidRPr="00816E40">
        <w:rPr>
          <w:rPrChange w:id="1681" w:author="Сказецкая Наталья Камилевна" w:date="2026-04-14T13:59:00Z">
            <w:rPr>
              <w:lang w:val="ru-RU"/>
            </w:rPr>
          </w:rPrChange>
        </w:rPr>
        <w:tab/>
        <w:t>"</w:t>
      </w:r>
      <w:r w:rsidRPr="00CD7CF5">
        <w:t>ExcessAmount</w:t>
      </w:r>
      <w:r w:rsidRPr="00816E40">
        <w:rPr>
          <w:rPrChange w:id="1682" w:author="Сказецкая Наталья Камилевна" w:date="2026-04-14T13:59:00Z">
            <w:rPr>
              <w:lang w:val="ru-RU"/>
            </w:rPr>
          </w:rPrChange>
        </w:rPr>
        <w:t>": 9.25,</w:t>
      </w:r>
    </w:p>
    <w:p w14:paraId="6B37D949" w14:textId="77777777" w:rsidR="00CD7CF5" w:rsidRPr="00816E40" w:rsidRDefault="00CD7CF5" w:rsidP="00C75A4E">
      <w:pPr>
        <w:pStyle w:val="GOSTScript"/>
        <w:rPr>
          <w:rPrChange w:id="1683" w:author="Сказецкая Наталья Камилевна" w:date="2026-04-14T13:59:00Z">
            <w:rPr>
              <w:lang w:val="ru-RU"/>
            </w:rPr>
          </w:rPrChange>
        </w:rPr>
      </w:pPr>
      <w:r w:rsidRPr="00816E40">
        <w:rPr>
          <w:rPrChange w:id="1684" w:author="Сказецкая Наталья Камилевна" w:date="2026-04-14T13:59:00Z">
            <w:rPr>
              <w:lang w:val="ru-RU"/>
            </w:rPr>
          </w:rPrChange>
        </w:rPr>
        <w:tab/>
      </w:r>
      <w:r w:rsidRPr="00816E40">
        <w:rPr>
          <w:rPrChange w:id="1685" w:author="Сказецкая Наталья Камилевна" w:date="2026-04-14T13:59:00Z">
            <w:rPr>
              <w:lang w:val="ru-RU"/>
            </w:rPr>
          </w:rPrChange>
        </w:rPr>
        <w:tab/>
      </w:r>
      <w:r w:rsidRPr="00816E40">
        <w:rPr>
          <w:rPrChange w:id="1686" w:author="Сказецкая Наталья Камилевна" w:date="2026-04-14T13:59:00Z">
            <w:rPr>
              <w:lang w:val="ru-RU"/>
            </w:rPr>
          </w:rPrChange>
        </w:rPr>
        <w:tab/>
      </w:r>
      <w:r w:rsidRPr="00816E40">
        <w:rPr>
          <w:rPrChange w:id="1687" w:author="Сказецкая Наталья Камилевна" w:date="2026-04-14T13:59:00Z">
            <w:rPr>
              <w:lang w:val="ru-RU"/>
            </w:rPr>
          </w:rPrChange>
        </w:rPr>
        <w:tab/>
      </w:r>
      <w:r w:rsidRPr="00816E40">
        <w:rPr>
          <w:rPrChange w:id="1688" w:author="Сказецкая Наталья Камилевна" w:date="2026-04-14T13:59:00Z">
            <w:rPr>
              <w:lang w:val="ru-RU"/>
            </w:rPr>
          </w:rPrChange>
        </w:rPr>
        <w:tab/>
        <w:t>"</w:t>
      </w:r>
      <w:r w:rsidRPr="008E680B">
        <w:t>Date</w:t>
      </w:r>
      <w:r w:rsidRPr="00816E40">
        <w:rPr>
          <w:rPrChange w:id="1689" w:author="Сказецкая Наталья Камилевна" w:date="2026-04-14T13:59:00Z">
            <w:rPr>
              <w:lang w:val="ru-RU"/>
            </w:rPr>
          </w:rPrChange>
        </w:rPr>
        <w:t>": "2022-08-31"</w:t>
      </w:r>
    </w:p>
    <w:p w14:paraId="5897A474" w14:textId="77777777" w:rsidR="00CD7CF5" w:rsidRPr="00816E40" w:rsidRDefault="00CD7CF5" w:rsidP="00C75A4E">
      <w:pPr>
        <w:pStyle w:val="GOSTScript"/>
        <w:rPr>
          <w:rPrChange w:id="1690" w:author="Сказецкая Наталья Камилевна" w:date="2026-04-14T13:59:00Z">
            <w:rPr>
              <w:lang w:val="ru-RU"/>
            </w:rPr>
          </w:rPrChange>
        </w:rPr>
      </w:pPr>
      <w:r w:rsidRPr="00816E40">
        <w:rPr>
          <w:rPrChange w:id="1691" w:author="Сказецкая Наталья Камилевна" w:date="2026-04-14T13:59:00Z">
            <w:rPr>
              <w:lang w:val="ru-RU"/>
            </w:rPr>
          </w:rPrChange>
        </w:rPr>
        <w:tab/>
      </w:r>
      <w:r w:rsidRPr="00816E40">
        <w:rPr>
          <w:rPrChange w:id="1692" w:author="Сказецкая Наталья Камилевна" w:date="2026-04-14T13:59:00Z">
            <w:rPr>
              <w:lang w:val="ru-RU"/>
            </w:rPr>
          </w:rPrChange>
        </w:rPr>
        <w:tab/>
      </w:r>
      <w:r w:rsidRPr="00816E40">
        <w:rPr>
          <w:rPrChange w:id="1693" w:author="Сказецкая Наталья Камилевна" w:date="2026-04-14T13:59:00Z">
            <w:rPr>
              <w:lang w:val="ru-RU"/>
            </w:rPr>
          </w:rPrChange>
        </w:rPr>
        <w:tab/>
      </w:r>
      <w:r w:rsidRPr="00816E40">
        <w:rPr>
          <w:rPrChange w:id="1694" w:author="Сказецкая Наталья Камилевна" w:date="2026-04-14T13:59:00Z">
            <w:rPr>
              <w:lang w:val="ru-RU"/>
            </w:rPr>
          </w:rPrChange>
        </w:rPr>
        <w:tab/>
        <w:t>}</w:t>
      </w:r>
    </w:p>
    <w:p w14:paraId="4C8CD560" w14:textId="77777777" w:rsidR="00CD7CF5" w:rsidRPr="00816E40" w:rsidRDefault="00CD7CF5" w:rsidP="00C75A4E">
      <w:pPr>
        <w:pStyle w:val="GOSTScript"/>
        <w:rPr>
          <w:rPrChange w:id="1695" w:author="Сказецкая Наталья Камилевна" w:date="2026-04-14T13:59:00Z">
            <w:rPr>
              <w:lang w:val="ru-RU"/>
            </w:rPr>
          </w:rPrChange>
        </w:rPr>
      </w:pPr>
      <w:r w:rsidRPr="00816E40">
        <w:rPr>
          <w:rPrChange w:id="1696" w:author="Сказецкая Наталья Камилевна" w:date="2026-04-14T13:59:00Z">
            <w:rPr>
              <w:lang w:val="ru-RU"/>
            </w:rPr>
          </w:rPrChange>
        </w:rPr>
        <w:tab/>
      </w:r>
      <w:r w:rsidRPr="00816E40">
        <w:rPr>
          <w:rPrChange w:id="1697" w:author="Сказецкая Наталья Камилевна" w:date="2026-04-14T13:59:00Z">
            <w:rPr>
              <w:lang w:val="ru-RU"/>
            </w:rPr>
          </w:rPrChange>
        </w:rPr>
        <w:tab/>
      </w:r>
      <w:r w:rsidRPr="00816E40">
        <w:rPr>
          <w:rPrChange w:id="1698" w:author="Сказецкая Наталья Камилевна" w:date="2026-04-14T13:59:00Z">
            <w:rPr>
              <w:lang w:val="ru-RU"/>
            </w:rPr>
          </w:rPrChange>
        </w:rPr>
        <w:tab/>
        <w:t>},</w:t>
      </w:r>
    </w:p>
    <w:p w14:paraId="51E2988B" w14:textId="77777777" w:rsidR="00CD7CF5" w:rsidRPr="00816E40" w:rsidRDefault="00CD7CF5" w:rsidP="00C75A4E">
      <w:pPr>
        <w:pStyle w:val="GOSTScript"/>
        <w:rPr>
          <w:rPrChange w:id="1699" w:author="Сказецкая Наталья Камилевна" w:date="2026-04-14T13:59:00Z">
            <w:rPr>
              <w:lang w:val="ru-RU"/>
            </w:rPr>
          </w:rPrChange>
        </w:rPr>
      </w:pPr>
      <w:r w:rsidRPr="00816E40">
        <w:rPr>
          <w:rPrChange w:id="1700" w:author="Сказецкая Наталья Камилевна" w:date="2026-04-14T13:59:00Z">
            <w:rPr>
              <w:lang w:val="ru-RU"/>
            </w:rPr>
          </w:rPrChange>
        </w:rPr>
        <w:tab/>
      </w:r>
      <w:r w:rsidRPr="00816E40">
        <w:rPr>
          <w:rPrChange w:id="1701" w:author="Сказецкая Наталья Камилевна" w:date="2026-04-14T13:59:00Z">
            <w:rPr>
              <w:lang w:val="ru-RU"/>
            </w:rPr>
          </w:rPrChange>
        </w:rPr>
        <w:tab/>
      </w:r>
      <w:r w:rsidRPr="00816E40">
        <w:rPr>
          <w:rPrChange w:id="1702" w:author="Сказецкая Наталья Камилевна" w:date="2026-04-14T13:59:00Z">
            <w:rPr>
              <w:lang w:val="ru-RU"/>
            </w:rPr>
          </w:rPrChange>
        </w:rPr>
        <w:tab/>
        <w:t>{</w:t>
      </w:r>
    </w:p>
    <w:p w14:paraId="7D02F013" w14:textId="77777777" w:rsidR="00CD7CF5" w:rsidRPr="00816E40" w:rsidRDefault="00CD7CF5" w:rsidP="00C75A4E">
      <w:pPr>
        <w:pStyle w:val="GOSTScript"/>
        <w:rPr>
          <w:rPrChange w:id="1703" w:author="Сказецкая Наталья Камилевна" w:date="2026-04-14T13:59:00Z">
            <w:rPr>
              <w:lang w:val="ru-RU"/>
            </w:rPr>
          </w:rPrChange>
        </w:rPr>
      </w:pPr>
      <w:r w:rsidRPr="00816E40">
        <w:rPr>
          <w:rPrChange w:id="1704" w:author="Сказецкая Наталья Камилевна" w:date="2026-04-14T13:59:00Z">
            <w:rPr>
              <w:lang w:val="ru-RU"/>
            </w:rPr>
          </w:rPrChange>
        </w:rPr>
        <w:tab/>
      </w:r>
      <w:r w:rsidRPr="00816E40">
        <w:rPr>
          <w:rPrChange w:id="1705" w:author="Сказецкая Наталья Камилевна" w:date="2026-04-14T13:59:00Z">
            <w:rPr>
              <w:lang w:val="ru-RU"/>
            </w:rPr>
          </w:rPrChange>
        </w:rPr>
        <w:tab/>
      </w:r>
      <w:r w:rsidRPr="00816E40">
        <w:rPr>
          <w:rPrChange w:id="1706" w:author="Сказецкая Наталья Камилевна" w:date="2026-04-14T13:59:00Z">
            <w:rPr>
              <w:lang w:val="ru-RU"/>
            </w:rPr>
          </w:rPrChange>
        </w:rPr>
        <w:tab/>
      </w:r>
      <w:r w:rsidRPr="00816E40">
        <w:rPr>
          <w:rPrChange w:id="1707" w:author="Сказецкая Наталья Камилевна" w:date="2026-04-14T13:59:00Z">
            <w:rPr>
              <w:lang w:val="ru-RU"/>
            </w:rPr>
          </w:rPrChange>
        </w:rPr>
        <w:tab/>
        <w:t>"</w:t>
      </w:r>
      <w:r w:rsidRPr="008E680B">
        <w:t>StrNum</w:t>
      </w:r>
      <w:r w:rsidRPr="00816E40">
        <w:rPr>
          <w:rPrChange w:id="1708" w:author="Сказецкая Наталья Камилевна" w:date="2026-04-14T13:59:00Z">
            <w:rPr>
              <w:lang w:val="ru-RU"/>
            </w:rPr>
          </w:rPrChange>
        </w:rPr>
        <w:t>": "22",</w:t>
      </w:r>
    </w:p>
    <w:p w14:paraId="74C0F219" w14:textId="77777777" w:rsidR="00CD7CF5" w:rsidRPr="00816E40" w:rsidRDefault="00CD7CF5" w:rsidP="00C75A4E">
      <w:pPr>
        <w:pStyle w:val="GOSTScript"/>
        <w:rPr>
          <w:rPrChange w:id="1709" w:author="Сказецкая Наталья Камилевна" w:date="2026-04-14T13:59:00Z">
            <w:rPr>
              <w:lang w:val="ru-RU"/>
            </w:rPr>
          </w:rPrChange>
        </w:rPr>
      </w:pPr>
      <w:r w:rsidRPr="00816E40">
        <w:rPr>
          <w:rPrChange w:id="1710" w:author="Сказецкая Наталья Камилевна" w:date="2026-04-14T13:59:00Z">
            <w:rPr>
              <w:lang w:val="ru-RU"/>
            </w:rPr>
          </w:rPrChange>
        </w:rPr>
        <w:tab/>
      </w:r>
      <w:r w:rsidRPr="00816E40">
        <w:rPr>
          <w:rPrChange w:id="1711" w:author="Сказецкая Наталья Камилевна" w:date="2026-04-14T13:59:00Z">
            <w:rPr>
              <w:lang w:val="ru-RU"/>
            </w:rPr>
          </w:rPrChange>
        </w:rPr>
        <w:tab/>
      </w:r>
      <w:r w:rsidRPr="00816E40">
        <w:rPr>
          <w:rPrChange w:id="1712" w:author="Сказецкая Наталья Камилевна" w:date="2026-04-14T13:59:00Z">
            <w:rPr>
              <w:lang w:val="ru-RU"/>
            </w:rPr>
          </w:rPrChange>
        </w:rPr>
        <w:tab/>
      </w:r>
      <w:r w:rsidRPr="00816E40">
        <w:rPr>
          <w:rPrChange w:id="1713" w:author="Сказецкая Наталья Камилевна" w:date="2026-04-14T13:59:00Z">
            <w:rPr>
              <w:lang w:val="ru-RU"/>
            </w:rPr>
          </w:rPrChange>
        </w:rPr>
        <w:tab/>
        <w:t>"</w:t>
      </w:r>
      <w:r w:rsidRPr="008E680B">
        <w:t>ErrType</w:t>
      </w:r>
      <w:r w:rsidRPr="00816E40">
        <w:rPr>
          <w:rPrChange w:id="1714" w:author="Сказецкая Наталья Камилевна" w:date="2026-04-14T13:59:00Z">
            <w:rPr>
              <w:lang w:val="ru-RU"/>
            </w:rPr>
          </w:rPrChange>
        </w:rPr>
        <w:t>": "01",</w:t>
      </w:r>
    </w:p>
    <w:p w14:paraId="2914AA2F" w14:textId="69068ACD" w:rsidR="00CD7CF5" w:rsidRPr="00816E40" w:rsidRDefault="00CD7CF5" w:rsidP="00C75A4E">
      <w:pPr>
        <w:pStyle w:val="GOSTScript"/>
        <w:rPr>
          <w:lang w:val="ru-RU"/>
          <w:rPrChange w:id="1715" w:author="Сказецкая Наталья Камилевна" w:date="2026-04-14T14:00:00Z">
            <w:rPr/>
          </w:rPrChange>
        </w:rPr>
      </w:pPr>
      <w:r w:rsidRPr="00816E40">
        <w:rPr>
          <w:rPrChange w:id="1716" w:author="Сказецкая Наталья Камилевна" w:date="2026-04-14T13:59:00Z">
            <w:rPr>
              <w:lang w:val="ru-RU"/>
            </w:rPr>
          </w:rPrChange>
        </w:rPr>
        <w:tab/>
      </w:r>
      <w:r w:rsidRPr="00816E40">
        <w:rPr>
          <w:rPrChange w:id="1717" w:author="Сказецкая Наталья Камилевна" w:date="2026-04-14T13:59:00Z">
            <w:rPr>
              <w:lang w:val="ru-RU"/>
            </w:rPr>
          </w:rPrChange>
        </w:rPr>
        <w:tab/>
      </w:r>
      <w:r w:rsidRPr="00816E40">
        <w:rPr>
          <w:rPrChange w:id="1718" w:author="Сказецкая Наталья Камилевна" w:date="2026-04-14T13:59:00Z">
            <w:rPr>
              <w:lang w:val="ru-RU"/>
            </w:rPr>
          </w:rPrChange>
        </w:rPr>
        <w:tab/>
      </w:r>
      <w:r w:rsidRPr="00816E40">
        <w:rPr>
          <w:rPrChange w:id="1719" w:author="Сказецкая Наталья Камилевна" w:date="2026-04-14T13:59:00Z">
            <w:rPr>
              <w:lang w:val="ru-RU"/>
            </w:rPr>
          </w:rPrChange>
        </w:rPr>
        <w:tab/>
      </w:r>
      <w:r w:rsidRPr="0076010A">
        <w:rPr>
          <w:lang w:val="ru-RU"/>
        </w:rPr>
        <w:t>"</w:t>
      </w:r>
      <w:r w:rsidRPr="008E680B">
        <w:t>ErrStr</w:t>
      </w:r>
      <w:r w:rsidRPr="0076010A">
        <w:rPr>
          <w:lang w:val="ru-RU"/>
        </w:rPr>
        <w:t>": "</w:t>
      </w:r>
      <w:r w:rsidRPr="00C75A4E">
        <w:rPr>
          <w:lang w:val="ru-RU"/>
        </w:rPr>
        <w:t>По</w:t>
      </w:r>
      <w:r w:rsidRPr="0076010A">
        <w:rPr>
          <w:lang w:val="ru-RU"/>
        </w:rPr>
        <w:t xml:space="preserve"> </w:t>
      </w:r>
      <w:r w:rsidRPr="00C75A4E">
        <w:rPr>
          <w:lang w:val="ru-RU"/>
        </w:rPr>
        <w:t>счету</w:t>
      </w:r>
      <w:r w:rsidRPr="0076010A">
        <w:rPr>
          <w:lang w:val="ru-RU"/>
        </w:rPr>
        <w:t xml:space="preserve"> 99010001.-.30.</w:t>
      </w:r>
      <w:r w:rsidRPr="00C75A4E">
        <w:rPr>
          <w:lang w:val="ru-RU"/>
        </w:rPr>
        <w:t>СРЕД</w:t>
      </w:r>
      <w:r w:rsidRPr="0076010A">
        <w:rPr>
          <w:lang w:val="ru-RU"/>
        </w:rPr>
        <w:t xml:space="preserve">.6200.1.05621000010.-.0023.-.-.- </w:t>
      </w:r>
      <w:r w:rsidRPr="00C75A4E">
        <w:rPr>
          <w:lang w:val="ru-RU"/>
        </w:rPr>
        <w:t>.- .-.- недостаточно средств. Сумма по строке: 50.17, Сумма по документу: 50.17. Сумма доступного остатка: 0. Сумма</w:t>
      </w:r>
      <w:r w:rsidRPr="00816E40">
        <w:rPr>
          <w:lang w:val="ru-RU"/>
          <w:rPrChange w:id="1720" w:author="Сказецкая Наталья Камилевна" w:date="2026-04-14T14:00:00Z">
            <w:rPr/>
          </w:rPrChange>
        </w:rPr>
        <w:t xml:space="preserve"> </w:t>
      </w:r>
      <w:r w:rsidRPr="00C75A4E">
        <w:rPr>
          <w:lang w:val="ru-RU"/>
        </w:rPr>
        <w:t>превышения</w:t>
      </w:r>
      <w:r w:rsidRPr="00816E40">
        <w:rPr>
          <w:lang w:val="ru-RU"/>
          <w:rPrChange w:id="1721" w:author="Сказецкая Наталья Камилевна" w:date="2026-04-14T14:00:00Z">
            <w:rPr/>
          </w:rPrChange>
        </w:rPr>
        <w:t xml:space="preserve">: 50.17, </w:t>
      </w:r>
      <w:r w:rsidRPr="00C75A4E">
        <w:rPr>
          <w:lang w:val="ru-RU"/>
        </w:rPr>
        <w:t>Дата</w:t>
      </w:r>
      <w:r w:rsidRPr="00816E40">
        <w:rPr>
          <w:lang w:val="ru-RU"/>
          <w:rPrChange w:id="1722" w:author="Сказецкая Наталья Камилевна" w:date="2026-04-14T14:00:00Z">
            <w:rPr/>
          </w:rPrChange>
        </w:rPr>
        <w:t xml:space="preserve"> : 2022-08-31",</w:t>
      </w:r>
    </w:p>
    <w:p w14:paraId="18D1A5B8" w14:textId="77777777" w:rsidR="00CD7CF5" w:rsidRPr="004F2863" w:rsidRDefault="00CD7CF5" w:rsidP="00C75A4E">
      <w:pPr>
        <w:pStyle w:val="GOSTScript"/>
      </w:pPr>
      <w:r w:rsidRPr="00816E40">
        <w:rPr>
          <w:lang w:val="ru-RU"/>
          <w:rPrChange w:id="1723" w:author="Сказецкая Наталья Камилевна" w:date="2026-04-14T14:00:00Z">
            <w:rPr/>
          </w:rPrChange>
        </w:rPr>
        <w:tab/>
      </w:r>
      <w:r w:rsidRPr="00816E40">
        <w:rPr>
          <w:lang w:val="ru-RU"/>
          <w:rPrChange w:id="1724" w:author="Сказецкая Наталья Камилевна" w:date="2026-04-14T14:00:00Z">
            <w:rPr/>
          </w:rPrChange>
        </w:rPr>
        <w:tab/>
      </w:r>
      <w:r w:rsidRPr="00816E40">
        <w:rPr>
          <w:lang w:val="ru-RU"/>
          <w:rPrChange w:id="1725" w:author="Сказецкая Наталья Камилевна" w:date="2026-04-14T14:00:00Z">
            <w:rPr/>
          </w:rPrChange>
        </w:rPr>
        <w:tab/>
      </w:r>
      <w:r w:rsidRPr="00816E40">
        <w:rPr>
          <w:lang w:val="ru-RU"/>
          <w:rPrChange w:id="1726" w:author="Сказецкая Наталья Камилевна" w:date="2026-04-14T14:00:00Z">
            <w:rPr/>
          </w:rPrChange>
        </w:rPr>
        <w:tab/>
      </w:r>
      <w:r w:rsidRPr="004F2863">
        <w:t>"</w:t>
      </w:r>
      <w:r w:rsidRPr="00CD7CF5">
        <w:t>ErrStrParams</w:t>
      </w:r>
      <w:r w:rsidRPr="004F2863">
        <w:t>": {</w:t>
      </w:r>
    </w:p>
    <w:p w14:paraId="3DCF32C0" w14:textId="77777777" w:rsidR="00CD7CF5" w:rsidRPr="004F2863" w:rsidRDefault="00CD7CF5" w:rsidP="00C75A4E">
      <w:pPr>
        <w:pStyle w:val="GOSTScript"/>
      </w:pPr>
      <w:r w:rsidRPr="004F2863">
        <w:tab/>
      </w:r>
      <w:r w:rsidRPr="004F2863">
        <w:tab/>
      </w:r>
      <w:r w:rsidRPr="004F2863">
        <w:tab/>
      </w:r>
      <w:r w:rsidRPr="004F2863">
        <w:tab/>
      </w:r>
      <w:r w:rsidRPr="004F2863">
        <w:tab/>
        <w:t>"</w:t>
      </w:r>
      <w:r w:rsidRPr="00CD7CF5">
        <w:t>Acc</w:t>
      </w:r>
      <w:r w:rsidRPr="004F2863">
        <w:t>": "99010001.-.30.</w:t>
      </w:r>
      <w:r w:rsidRPr="00C75A4E">
        <w:rPr>
          <w:lang w:val="ru-RU"/>
        </w:rPr>
        <w:t>СРЕД</w:t>
      </w:r>
      <w:r w:rsidRPr="004F2863">
        <w:t>.6200.1.05621481690.-.0023.-.-.- .- .-.- ",</w:t>
      </w:r>
    </w:p>
    <w:p w14:paraId="50DABE59" w14:textId="77777777" w:rsidR="00CD7CF5" w:rsidRPr="004F2863" w:rsidRDefault="00CD7CF5" w:rsidP="00C75A4E">
      <w:pPr>
        <w:pStyle w:val="GOSTScript"/>
      </w:pPr>
      <w:r w:rsidRPr="004F2863">
        <w:tab/>
      </w:r>
      <w:r w:rsidRPr="004F2863">
        <w:tab/>
      </w:r>
      <w:r w:rsidRPr="004F2863">
        <w:tab/>
      </w:r>
      <w:r w:rsidRPr="004F2863">
        <w:tab/>
      </w:r>
      <w:r w:rsidRPr="004F2863">
        <w:tab/>
        <w:t>"</w:t>
      </w:r>
      <w:r w:rsidRPr="00CD7CF5">
        <w:t>ReqStrAmount</w:t>
      </w:r>
      <w:r w:rsidRPr="004F2863">
        <w:t>": 50.17,</w:t>
      </w:r>
    </w:p>
    <w:p w14:paraId="72C54AEC" w14:textId="77777777" w:rsidR="00CD7CF5" w:rsidRPr="004F2863" w:rsidRDefault="00CD7CF5" w:rsidP="00C75A4E">
      <w:pPr>
        <w:pStyle w:val="GOSTScript"/>
      </w:pPr>
      <w:r w:rsidRPr="004F2863">
        <w:tab/>
      </w:r>
      <w:r w:rsidRPr="004F2863">
        <w:tab/>
      </w:r>
      <w:r w:rsidRPr="004F2863">
        <w:tab/>
      </w:r>
      <w:r w:rsidRPr="004F2863">
        <w:tab/>
      </w:r>
      <w:r w:rsidRPr="004F2863">
        <w:tab/>
        <w:t>"</w:t>
      </w:r>
      <w:r w:rsidRPr="00CD7CF5">
        <w:t>ReqDocAmount</w:t>
      </w:r>
      <w:r w:rsidRPr="004F2863">
        <w:t>": 50.17,</w:t>
      </w:r>
    </w:p>
    <w:p w14:paraId="15D843D6" w14:textId="77777777" w:rsidR="00CD7CF5" w:rsidRPr="00816E40" w:rsidRDefault="00CD7CF5" w:rsidP="00C75A4E">
      <w:pPr>
        <w:pStyle w:val="GOSTScript"/>
        <w:rPr>
          <w:lang w:val="ru-RU"/>
        </w:rPr>
      </w:pPr>
      <w:r w:rsidRPr="004F2863">
        <w:tab/>
      </w:r>
      <w:r w:rsidRPr="004F2863">
        <w:tab/>
      </w:r>
      <w:r w:rsidRPr="004F2863">
        <w:tab/>
      </w:r>
      <w:r w:rsidRPr="004F2863">
        <w:tab/>
      </w:r>
      <w:r w:rsidRPr="004F2863">
        <w:tab/>
      </w:r>
      <w:r w:rsidRPr="00816E40">
        <w:rPr>
          <w:lang w:val="ru-RU"/>
        </w:rPr>
        <w:t>"</w:t>
      </w:r>
      <w:r w:rsidRPr="00CD7CF5">
        <w:t>AvailAmount</w:t>
      </w:r>
      <w:r w:rsidRPr="00816E40">
        <w:rPr>
          <w:lang w:val="ru-RU"/>
        </w:rPr>
        <w:t>": 0,</w:t>
      </w:r>
    </w:p>
    <w:p w14:paraId="24AF2536" w14:textId="77777777" w:rsidR="00CD7CF5" w:rsidRPr="00816E40" w:rsidRDefault="00CD7CF5" w:rsidP="00C75A4E">
      <w:pPr>
        <w:pStyle w:val="GOSTScript"/>
        <w:rPr>
          <w:lang w:val="ru-RU"/>
        </w:rPr>
      </w:pPr>
      <w:r w:rsidRPr="00816E40">
        <w:rPr>
          <w:lang w:val="ru-RU"/>
        </w:rPr>
        <w:tab/>
      </w:r>
      <w:r w:rsidRPr="00816E40">
        <w:rPr>
          <w:lang w:val="ru-RU"/>
        </w:rPr>
        <w:tab/>
      </w:r>
      <w:r w:rsidRPr="00816E40">
        <w:rPr>
          <w:lang w:val="ru-RU"/>
        </w:rPr>
        <w:tab/>
      </w:r>
      <w:r w:rsidRPr="00816E40">
        <w:rPr>
          <w:lang w:val="ru-RU"/>
        </w:rPr>
        <w:tab/>
      </w:r>
      <w:r w:rsidRPr="00816E40">
        <w:rPr>
          <w:lang w:val="ru-RU"/>
        </w:rPr>
        <w:tab/>
        <w:t>"</w:t>
      </w:r>
      <w:r w:rsidRPr="00CD7CF5">
        <w:t>ExcessAmount</w:t>
      </w:r>
      <w:r w:rsidRPr="00816E40">
        <w:rPr>
          <w:lang w:val="ru-RU"/>
        </w:rPr>
        <w:t>": 50.17,</w:t>
      </w:r>
    </w:p>
    <w:p w14:paraId="6E33527E" w14:textId="77777777" w:rsidR="00CD7CF5" w:rsidRPr="00816E40" w:rsidRDefault="00CD7CF5" w:rsidP="00C75A4E">
      <w:pPr>
        <w:pStyle w:val="GOSTScript"/>
        <w:rPr>
          <w:lang w:val="ru-RU"/>
          <w:rPrChange w:id="1727" w:author="Сказецкая Наталья Камилевна" w:date="2026-04-14T14:00:00Z">
            <w:rPr/>
          </w:rPrChange>
        </w:rPr>
      </w:pPr>
      <w:r w:rsidRPr="00816E40">
        <w:rPr>
          <w:lang w:val="ru-RU"/>
        </w:rPr>
        <w:tab/>
      </w:r>
      <w:r w:rsidRPr="00816E40">
        <w:rPr>
          <w:lang w:val="ru-RU"/>
        </w:rPr>
        <w:tab/>
      </w:r>
      <w:r w:rsidRPr="00816E40">
        <w:rPr>
          <w:lang w:val="ru-RU"/>
        </w:rPr>
        <w:tab/>
      </w:r>
      <w:r w:rsidRPr="00816E40">
        <w:rPr>
          <w:lang w:val="ru-RU"/>
        </w:rPr>
        <w:tab/>
      </w:r>
      <w:r w:rsidRPr="00816E40">
        <w:rPr>
          <w:lang w:val="ru-RU"/>
        </w:rPr>
        <w:tab/>
      </w:r>
      <w:r w:rsidRPr="00816E40">
        <w:rPr>
          <w:lang w:val="ru-RU"/>
          <w:rPrChange w:id="1728" w:author="Сказецкая Наталья Камилевна" w:date="2026-04-14T14:00:00Z">
            <w:rPr/>
          </w:rPrChange>
        </w:rPr>
        <w:t>"</w:t>
      </w:r>
      <w:r w:rsidRPr="005944F9">
        <w:t>Date</w:t>
      </w:r>
      <w:r w:rsidRPr="00816E40">
        <w:rPr>
          <w:lang w:val="ru-RU"/>
          <w:rPrChange w:id="1729" w:author="Сказецкая Наталья Камилевна" w:date="2026-04-14T14:00:00Z">
            <w:rPr/>
          </w:rPrChange>
        </w:rPr>
        <w:t>": "2022-08-31"</w:t>
      </w:r>
    </w:p>
    <w:p w14:paraId="41F0AFB9" w14:textId="77777777" w:rsidR="00CD7CF5" w:rsidRPr="00C75A4E" w:rsidRDefault="00CD7CF5" w:rsidP="00C75A4E">
      <w:pPr>
        <w:pStyle w:val="GOSTScript"/>
        <w:rPr>
          <w:lang w:val="ru-RU"/>
        </w:rPr>
      </w:pPr>
      <w:r w:rsidRPr="00816E40">
        <w:rPr>
          <w:lang w:val="ru-RU"/>
          <w:rPrChange w:id="1730" w:author="Сказецкая Наталья Камилевна" w:date="2026-04-14T14:00:00Z">
            <w:rPr/>
          </w:rPrChange>
        </w:rPr>
        <w:tab/>
      </w:r>
      <w:r w:rsidRPr="00816E40">
        <w:rPr>
          <w:lang w:val="ru-RU"/>
          <w:rPrChange w:id="1731" w:author="Сказецкая Наталья Камилевна" w:date="2026-04-14T14:00:00Z">
            <w:rPr/>
          </w:rPrChange>
        </w:rPr>
        <w:tab/>
      </w:r>
      <w:r w:rsidRPr="00816E40">
        <w:rPr>
          <w:lang w:val="ru-RU"/>
          <w:rPrChange w:id="1732" w:author="Сказецкая Наталья Камилевна" w:date="2026-04-14T14:00:00Z">
            <w:rPr/>
          </w:rPrChange>
        </w:rPr>
        <w:tab/>
      </w:r>
      <w:r w:rsidRPr="00816E40">
        <w:rPr>
          <w:lang w:val="ru-RU"/>
          <w:rPrChange w:id="1733" w:author="Сказецкая Наталья Камилевна" w:date="2026-04-14T14:00:00Z">
            <w:rPr/>
          </w:rPrChange>
        </w:rPr>
        <w:tab/>
      </w:r>
      <w:r w:rsidRPr="00C75A4E">
        <w:rPr>
          <w:lang w:val="ru-RU"/>
        </w:rPr>
        <w:t>}</w:t>
      </w:r>
    </w:p>
    <w:p w14:paraId="4992211A" w14:textId="77777777" w:rsidR="00CD7CF5" w:rsidRPr="00C75A4E" w:rsidRDefault="00CD7CF5" w:rsidP="00C75A4E">
      <w:pPr>
        <w:pStyle w:val="GOSTScript"/>
        <w:rPr>
          <w:lang w:val="ru-RU"/>
        </w:rPr>
      </w:pPr>
      <w:r w:rsidRPr="00C75A4E">
        <w:rPr>
          <w:lang w:val="ru-RU"/>
        </w:rPr>
        <w:lastRenderedPageBreak/>
        <w:tab/>
      </w:r>
      <w:r w:rsidRPr="00C75A4E">
        <w:rPr>
          <w:lang w:val="ru-RU"/>
        </w:rPr>
        <w:tab/>
      </w:r>
      <w:r w:rsidRPr="00C75A4E">
        <w:rPr>
          <w:lang w:val="ru-RU"/>
        </w:rPr>
        <w:tab/>
        <w:t>}</w:t>
      </w:r>
    </w:p>
    <w:p w14:paraId="060CB492" w14:textId="77777777" w:rsidR="00CD7CF5" w:rsidRPr="00C75A4E" w:rsidRDefault="00CD7CF5" w:rsidP="00C75A4E">
      <w:pPr>
        <w:pStyle w:val="GOSTScript"/>
        <w:rPr>
          <w:lang w:val="ru-RU"/>
        </w:rPr>
      </w:pPr>
      <w:r w:rsidRPr="00C75A4E">
        <w:rPr>
          <w:lang w:val="ru-RU"/>
        </w:rPr>
        <w:tab/>
      </w:r>
      <w:r w:rsidRPr="00C75A4E">
        <w:rPr>
          <w:lang w:val="ru-RU"/>
        </w:rPr>
        <w:tab/>
        <w:t>]</w:t>
      </w:r>
    </w:p>
    <w:p w14:paraId="3077FB83" w14:textId="77777777" w:rsidR="00CD7CF5" w:rsidRPr="00C75A4E" w:rsidRDefault="00CD7CF5" w:rsidP="00C75A4E">
      <w:pPr>
        <w:pStyle w:val="GOSTScript"/>
        <w:rPr>
          <w:lang w:val="ru-RU"/>
        </w:rPr>
      </w:pPr>
      <w:r w:rsidRPr="00C75A4E">
        <w:rPr>
          <w:lang w:val="ru-RU"/>
        </w:rPr>
        <w:tab/>
        <w:t>}</w:t>
      </w:r>
    </w:p>
    <w:p w14:paraId="16DF0FAA" w14:textId="05F8AC75" w:rsidR="002D541C" w:rsidRPr="00C75A4E" w:rsidRDefault="00CD7CF5" w:rsidP="00C75A4E">
      <w:pPr>
        <w:pStyle w:val="GOSTScript"/>
        <w:rPr>
          <w:lang w:val="ru-RU"/>
        </w:rPr>
      </w:pPr>
      <w:r w:rsidRPr="00C75A4E">
        <w:rPr>
          <w:lang w:val="ru-RU"/>
        </w:rPr>
        <w:t>}</w:t>
      </w:r>
    </w:p>
    <w:p w14:paraId="2FFCAC24" w14:textId="77777777" w:rsidR="00CD7CF5" w:rsidRPr="00C75A4E" w:rsidRDefault="00CD7CF5" w:rsidP="00CD7CF5">
      <w:pPr>
        <w:pStyle w:val="GOSTNormal"/>
      </w:pPr>
    </w:p>
    <w:p w14:paraId="142C3CA4" w14:textId="123DD44F" w:rsidR="00805392" w:rsidRPr="00C75A4E" w:rsidRDefault="33249EA7" w:rsidP="00C75A4E">
      <w:pPr>
        <w:pStyle w:val="GOSTNormal"/>
      </w:pPr>
      <w:r w:rsidRPr="00C75A4E">
        <w:rPr>
          <w:u w:val="single"/>
        </w:rPr>
        <w:t>Пример ответа, когда запрос не был обработан успешно (не удалось подобрать ни одной записи учета)</w:t>
      </w:r>
      <w:r w:rsidR="00CD7CF5" w:rsidRPr="00C75A4E">
        <w:rPr>
          <w:u w:val="single"/>
        </w:rPr>
        <w:t>:</w:t>
      </w:r>
    </w:p>
    <w:p w14:paraId="3158E84F" w14:textId="77777777" w:rsidR="00CD7CF5" w:rsidRPr="005F6365" w:rsidRDefault="00CD7CF5" w:rsidP="00C75A4E">
      <w:pPr>
        <w:pStyle w:val="GOSTScript"/>
      </w:pPr>
      <w:r w:rsidRPr="005F6365">
        <w:t>{</w:t>
      </w:r>
    </w:p>
    <w:p w14:paraId="3AD4FAA3" w14:textId="77777777" w:rsidR="00CD7CF5" w:rsidRPr="004F4076" w:rsidRDefault="00CD7CF5" w:rsidP="00C75A4E">
      <w:pPr>
        <w:pStyle w:val="GOSTScript"/>
      </w:pPr>
      <w:r w:rsidRPr="005944F9">
        <w:tab/>
        <w:t>"header": {</w:t>
      </w:r>
    </w:p>
    <w:p w14:paraId="17A01430" w14:textId="77777777" w:rsidR="00CD7CF5" w:rsidRPr="004F4076" w:rsidRDefault="00CD7CF5" w:rsidP="00C75A4E">
      <w:pPr>
        <w:pStyle w:val="GOSTScript"/>
      </w:pPr>
      <w:r w:rsidRPr="004F4076">
        <w:tab/>
      </w:r>
      <w:r w:rsidRPr="004F4076">
        <w:tab/>
        <w:t>"Source": "EXP05",</w:t>
      </w:r>
    </w:p>
    <w:p w14:paraId="73332829" w14:textId="77777777" w:rsidR="00CD7CF5" w:rsidRDefault="00CD7CF5" w:rsidP="00C75A4E">
      <w:pPr>
        <w:pStyle w:val="GOSTScript"/>
      </w:pPr>
      <w:r w:rsidRPr="003B0425">
        <w:tab/>
      </w:r>
      <w:r w:rsidRPr="003B0425">
        <w:tab/>
        <w:t>"Receiver": "EXP05",</w:t>
      </w:r>
    </w:p>
    <w:p w14:paraId="0C7B95CB" w14:textId="188CD541" w:rsidR="00785CCC" w:rsidRPr="00B9499D" w:rsidRDefault="00785CCC" w:rsidP="00C75A4E">
      <w:pPr>
        <w:pStyle w:val="GOSTScript"/>
      </w:pPr>
      <w:r w:rsidRPr="005F6365">
        <w:tab/>
      </w:r>
      <w:r w:rsidRPr="005F6365">
        <w:tab/>
      </w:r>
      <w:r w:rsidRPr="00B9499D">
        <w:t>"AnsDateTime": "2022-08-31 1</w:t>
      </w:r>
      <w:r>
        <w:t>7</w:t>
      </w:r>
      <w:r w:rsidRPr="00B9499D">
        <w:t>:37:22",</w:t>
      </w:r>
    </w:p>
    <w:p w14:paraId="0C98ABFA" w14:textId="77777777" w:rsidR="00CD7CF5" w:rsidRPr="008E680B" w:rsidRDefault="00CD7CF5" w:rsidP="00C75A4E">
      <w:pPr>
        <w:pStyle w:val="GOSTScript"/>
      </w:pPr>
      <w:r w:rsidRPr="005F6365">
        <w:tab/>
      </w:r>
      <w:r w:rsidRPr="005F6365">
        <w:tab/>
      </w:r>
      <w:r w:rsidRPr="008E680B">
        <w:t>"Version": "1.0",</w:t>
      </w:r>
    </w:p>
    <w:p w14:paraId="580A4BB1" w14:textId="77777777" w:rsidR="00CD7CF5" w:rsidRDefault="00CD7CF5" w:rsidP="00C75A4E">
      <w:pPr>
        <w:pStyle w:val="GOSTScript"/>
      </w:pPr>
      <w:r w:rsidRPr="008E680B">
        <w:tab/>
      </w:r>
      <w:r w:rsidRPr="008E680B">
        <w:tab/>
      </w:r>
      <w:r w:rsidRPr="005F6365">
        <w:t>"ReqGuid": "0614405-5821-4854-b351-72001d98bc0f",</w:t>
      </w:r>
    </w:p>
    <w:p w14:paraId="4D265261" w14:textId="77777777" w:rsidR="00785CCC" w:rsidRPr="004F4076" w:rsidRDefault="00785CCC" w:rsidP="00C75A4E">
      <w:pPr>
        <w:pStyle w:val="GOSTScript"/>
      </w:pPr>
      <w:r w:rsidRPr="005F6365">
        <w:tab/>
      </w:r>
      <w:r w:rsidRPr="005F6365">
        <w:tab/>
      </w:r>
      <w:r w:rsidRPr="005944F9">
        <w:t>"AnsGuid": "b4c21bec-7c9d-11ed-9d1a-005056b8d25b",</w:t>
      </w:r>
    </w:p>
    <w:p w14:paraId="1E06B625" w14:textId="77777777" w:rsidR="00CD7CF5" w:rsidRPr="004F4076" w:rsidRDefault="00CD7CF5" w:rsidP="00C75A4E">
      <w:pPr>
        <w:pStyle w:val="GOSTScript"/>
      </w:pPr>
      <w:r w:rsidRPr="004F4076">
        <w:tab/>
      </w:r>
      <w:r w:rsidRPr="004F4076">
        <w:tab/>
        <w:t>"DocGuid": "7044150-2830-3582-a035-00e2f947e8fb",</w:t>
      </w:r>
    </w:p>
    <w:p w14:paraId="7AD21092" w14:textId="77777777" w:rsidR="00CD7CF5" w:rsidRPr="003B0425" w:rsidRDefault="00CD7CF5" w:rsidP="00C75A4E">
      <w:pPr>
        <w:pStyle w:val="GOSTScript"/>
      </w:pPr>
      <w:r w:rsidRPr="003B0425">
        <w:tab/>
      </w:r>
      <w:r w:rsidRPr="003B0425">
        <w:tab/>
        <w:t>"Result": "Z",</w:t>
      </w:r>
    </w:p>
    <w:p w14:paraId="67D2A58E" w14:textId="7EDBE264" w:rsidR="00CD7CF5" w:rsidRPr="00C75A4E" w:rsidRDefault="00CD7CF5" w:rsidP="00C75A4E">
      <w:pPr>
        <w:pStyle w:val="GOSTScript"/>
        <w:rPr>
          <w:lang w:val="ru-RU"/>
        </w:rPr>
      </w:pPr>
      <w:r w:rsidRPr="003B0425">
        <w:tab/>
      </w:r>
      <w:r w:rsidRPr="003B0425">
        <w:tab/>
      </w:r>
      <w:r w:rsidRPr="00C75A4E">
        <w:rPr>
          <w:lang w:val="ru-RU"/>
        </w:rPr>
        <w:t>"</w:t>
      </w:r>
      <w:r>
        <w:t>ResultA</w:t>
      </w:r>
      <w:r w:rsidR="00B35387">
        <w:t>dd</w:t>
      </w:r>
      <w:r>
        <w:t>Descr</w:t>
      </w:r>
      <w:r w:rsidRPr="00C75A4E">
        <w:rPr>
          <w:lang w:val="ru-RU"/>
        </w:rPr>
        <w:t>": [</w:t>
      </w:r>
    </w:p>
    <w:p w14:paraId="17261460" w14:textId="77777777" w:rsidR="00CD7CF5" w:rsidRPr="00C75A4E" w:rsidRDefault="00CD7CF5" w:rsidP="00C75A4E">
      <w:pPr>
        <w:pStyle w:val="GOSTScript"/>
        <w:rPr>
          <w:lang w:val="ru-RU"/>
        </w:rPr>
      </w:pPr>
      <w:r w:rsidRPr="00C75A4E">
        <w:rPr>
          <w:lang w:val="ru-RU"/>
        </w:rPr>
        <w:tab/>
      </w:r>
      <w:r w:rsidRPr="00C75A4E">
        <w:rPr>
          <w:lang w:val="ru-RU"/>
        </w:rPr>
        <w:tab/>
      </w:r>
      <w:r w:rsidRPr="00C75A4E">
        <w:rPr>
          <w:lang w:val="ru-RU"/>
        </w:rPr>
        <w:tab/>
        <w:t>{</w:t>
      </w:r>
    </w:p>
    <w:p w14:paraId="2AE86DE9" w14:textId="77777777" w:rsidR="00CD7CF5" w:rsidRPr="00C75A4E" w:rsidRDefault="00CD7CF5"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ErrStr</w:t>
      </w:r>
      <w:r w:rsidRPr="00C75A4E">
        <w:rPr>
          <w:lang w:val="ru-RU"/>
        </w:rPr>
        <w:t>": "Не удалось подобрать ни одной записи учета по документу"</w:t>
      </w:r>
    </w:p>
    <w:p w14:paraId="31CD3E9D" w14:textId="77777777" w:rsidR="00CD7CF5" w:rsidRPr="00C75A4E" w:rsidRDefault="00CD7CF5" w:rsidP="00C75A4E">
      <w:pPr>
        <w:pStyle w:val="GOSTScript"/>
        <w:rPr>
          <w:lang w:val="ru-RU"/>
        </w:rPr>
      </w:pPr>
      <w:r w:rsidRPr="00C75A4E">
        <w:rPr>
          <w:lang w:val="ru-RU"/>
        </w:rPr>
        <w:tab/>
      </w:r>
      <w:r w:rsidRPr="00C75A4E">
        <w:rPr>
          <w:lang w:val="ru-RU"/>
        </w:rPr>
        <w:tab/>
      </w:r>
      <w:r w:rsidRPr="00C75A4E">
        <w:rPr>
          <w:lang w:val="ru-RU"/>
        </w:rPr>
        <w:tab/>
        <w:t>}</w:t>
      </w:r>
    </w:p>
    <w:p w14:paraId="29E7E501" w14:textId="77777777" w:rsidR="00CD7CF5" w:rsidRPr="00C75A4E" w:rsidRDefault="00CD7CF5" w:rsidP="00C75A4E">
      <w:pPr>
        <w:pStyle w:val="GOSTScript"/>
        <w:rPr>
          <w:lang w:val="ru-RU"/>
        </w:rPr>
      </w:pPr>
      <w:r w:rsidRPr="00C75A4E">
        <w:rPr>
          <w:lang w:val="ru-RU"/>
        </w:rPr>
        <w:tab/>
      </w:r>
      <w:r w:rsidRPr="00C75A4E">
        <w:rPr>
          <w:lang w:val="ru-RU"/>
        </w:rPr>
        <w:tab/>
        <w:t>]</w:t>
      </w:r>
    </w:p>
    <w:p w14:paraId="40491448" w14:textId="77777777" w:rsidR="00CD7CF5" w:rsidRPr="00C75A4E" w:rsidRDefault="00CD7CF5" w:rsidP="00C75A4E">
      <w:pPr>
        <w:pStyle w:val="GOSTScript"/>
        <w:rPr>
          <w:lang w:val="ru-RU"/>
        </w:rPr>
      </w:pPr>
      <w:r w:rsidRPr="00C75A4E">
        <w:rPr>
          <w:lang w:val="ru-RU"/>
        </w:rPr>
        <w:tab/>
        <w:t>}</w:t>
      </w:r>
    </w:p>
    <w:p w14:paraId="4C3FE8E8" w14:textId="77777777" w:rsidR="00CD7CF5" w:rsidRPr="00C75A4E" w:rsidRDefault="00CD7CF5" w:rsidP="00C75A4E">
      <w:pPr>
        <w:pStyle w:val="GOSTScript"/>
        <w:rPr>
          <w:lang w:val="ru-RU"/>
        </w:rPr>
      </w:pPr>
      <w:r w:rsidRPr="00C75A4E">
        <w:rPr>
          <w:lang w:val="ru-RU"/>
        </w:rPr>
        <w:t>}</w:t>
      </w:r>
    </w:p>
    <w:p w14:paraId="58FB91CF" w14:textId="6D8A5A02" w:rsidR="33249EA7" w:rsidRPr="00CD7CF5" w:rsidRDefault="33249EA7" w:rsidP="00C75A4E">
      <w:pPr>
        <w:pStyle w:val="GOSTNormal"/>
      </w:pPr>
    </w:p>
    <w:p w14:paraId="1CB3BFEB" w14:textId="6359CCAC" w:rsidR="004A0AA3" w:rsidRDefault="33249EA7" w:rsidP="00C75A4E">
      <w:pPr>
        <w:pStyle w:val="GOSTNormal"/>
        <w:rPr>
          <w:u w:val="single"/>
        </w:rPr>
      </w:pPr>
      <w:r w:rsidRPr="00C75A4E">
        <w:rPr>
          <w:u w:val="single"/>
        </w:rPr>
        <w:t>Пример ответа, когда запрос не был обработан успешно (логическая ошибка до выполнения контроля остатков средств)</w:t>
      </w:r>
      <w:r w:rsidR="008E15A9">
        <w:rPr>
          <w:u w:val="single"/>
        </w:rPr>
        <w:t>:</w:t>
      </w:r>
    </w:p>
    <w:p w14:paraId="662CE5C8" w14:textId="77777777" w:rsidR="00A26E7F" w:rsidRPr="00A26E7F" w:rsidRDefault="00A26E7F" w:rsidP="00C75A4E">
      <w:pPr>
        <w:pStyle w:val="GOSTScript"/>
      </w:pPr>
      <w:r w:rsidRPr="00A26E7F">
        <w:t>{</w:t>
      </w:r>
    </w:p>
    <w:p w14:paraId="6378116E" w14:textId="77777777" w:rsidR="00A26E7F" w:rsidRPr="00A26E7F" w:rsidRDefault="00A26E7F" w:rsidP="00C75A4E">
      <w:pPr>
        <w:pStyle w:val="GOSTScript"/>
      </w:pPr>
      <w:r w:rsidRPr="00A26E7F">
        <w:tab/>
        <w:t>"header": {</w:t>
      </w:r>
    </w:p>
    <w:p w14:paraId="104198C2" w14:textId="77777777" w:rsidR="00A26E7F" w:rsidRPr="00A26E7F" w:rsidRDefault="00A26E7F" w:rsidP="00C75A4E">
      <w:pPr>
        <w:pStyle w:val="GOSTScript"/>
      </w:pPr>
      <w:r w:rsidRPr="00A26E7F">
        <w:tab/>
      </w:r>
      <w:r w:rsidRPr="00A26E7F">
        <w:tab/>
        <w:t>"Source": "EXP05",</w:t>
      </w:r>
    </w:p>
    <w:p w14:paraId="3F8DFE41" w14:textId="77777777" w:rsidR="00A26E7F" w:rsidRPr="00A26E7F" w:rsidRDefault="00A26E7F" w:rsidP="00C75A4E">
      <w:pPr>
        <w:pStyle w:val="GOSTScript"/>
      </w:pPr>
      <w:r w:rsidRPr="00A26E7F">
        <w:tab/>
      </w:r>
      <w:r w:rsidRPr="00A26E7F">
        <w:tab/>
        <w:t>"Receiver": "EXP05",</w:t>
      </w:r>
    </w:p>
    <w:p w14:paraId="455FCACC" w14:textId="77777777" w:rsidR="00A26E7F" w:rsidRPr="00A26E7F" w:rsidRDefault="00A26E7F" w:rsidP="00C75A4E">
      <w:pPr>
        <w:pStyle w:val="GOSTScript"/>
      </w:pPr>
      <w:r w:rsidRPr="00A26E7F">
        <w:tab/>
      </w:r>
      <w:r w:rsidRPr="00A26E7F">
        <w:tab/>
        <w:t>"AnsDateTime": "2022-08-31 14:37:22",</w:t>
      </w:r>
    </w:p>
    <w:p w14:paraId="06F3BD05" w14:textId="77777777" w:rsidR="00A26E7F" w:rsidRPr="00A26E7F" w:rsidRDefault="00A26E7F" w:rsidP="00C75A4E">
      <w:pPr>
        <w:pStyle w:val="GOSTScript"/>
      </w:pPr>
      <w:r w:rsidRPr="00A26E7F">
        <w:tab/>
      </w:r>
      <w:r w:rsidRPr="00A26E7F">
        <w:tab/>
        <w:t>"Version": "1.0",</w:t>
      </w:r>
    </w:p>
    <w:p w14:paraId="4FA7122D" w14:textId="77777777" w:rsidR="00A26E7F" w:rsidRPr="00A26E7F" w:rsidRDefault="00A26E7F" w:rsidP="00C75A4E">
      <w:pPr>
        <w:pStyle w:val="GOSTScript"/>
      </w:pPr>
      <w:r w:rsidRPr="00A26E7F">
        <w:tab/>
      </w:r>
      <w:r w:rsidRPr="00A26E7F">
        <w:tab/>
        <w:t>"ReqGuid": "0614405-5821-4854-b351-72001d98bc0f",</w:t>
      </w:r>
    </w:p>
    <w:p w14:paraId="57712C60" w14:textId="77777777" w:rsidR="00A26E7F" w:rsidRPr="00A26E7F" w:rsidRDefault="00A26E7F" w:rsidP="00C75A4E">
      <w:pPr>
        <w:pStyle w:val="GOSTScript"/>
      </w:pPr>
      <w:r w:rsidRPr="00A26E7F">
        <w:tab/>
      </w:r>
      <w:r w:rsidRPr="00A26E7F">
        <w:tab/>
        <w:t>"AnsGuid": "b4c21bec-7c9d-11ed-9d1a-005056b8d25b",</w:t>
      </w:r>
    </w:p>
    <w:p w14:paraId="2BC04B86" w14:textId="77777777" w:rsidR="00A26E7F" w:rsidRPr="00A26E7F" w:rsidRDefault="00A26E7F" w:rsidP="00C75A4E">
      <w:pPr>
        <w:pStyle w:val="GOSTScript"/>
      </w:pPr>
      <w:r w:rsidRPr="00A26E7F">
        <w:tab/>
      </w:r>
      <w:r w:rsidRPr="00A26E7F">
        <w:tab/>
        <w:t>"DocGuid": "7044150-2830-3582-a035-00e2f947e8fb",</w:t>
      </w:r>
    </w:p>
    <w:p w14:paraId="0B1E15B2" w14:textId="77777777" w:rsidR="00A26E7F" w:rsidRPr="00A26E7F" w:rsidRDefault="00A26E7F" w:rsidP="00C75A4E">
      <w:pPr>
        <w:pStyle w:val="GOSTScript"/>
      </w:pPr>
      <w:r w:rsidRPr="00A26E7F">
        <w:tab/>
      </w:r>
      <w:r w:rsidRPr="00A26E7F">
        <w:tab/>
        <w:t>"Result": "E",</w:t>
      </w:r>
    </w:p>
    <w:p w14:paraId="1C33021E" w14:textId="77777777" w:rsidR="00A26E7F" w:rsidRPr="00C75A4E" w:rsidRDefault="00A26E7F" w:rsidP="00C75A4E">
      <w:pPr>
        <w:pStyle w:val="GOSTScript"/>
        <w:rPr>
          <w:lang w:val="ru-RU"/>
        </w:rPr>
      </w:pPr>
      <w:r w:rsidRPr="00A26E7F">
        <w:lastRenderedPageBreak/>
        <w:tab/>
      </w:r>
      <w:r w:rsidRPr="00A26E7F">
        <w:tab/>
      </w:r>
      <w:r w:rsidRPr="00C75A4E">
        <w:rPr>
          <w:lang w:val="ru-RU"/>
        </w:rPr>
        <w:t>"</w:t>
      </w:r>
      <w:r w:rsidRPr="00A26E7F">
        <w:t>ResultAddDescr</w:t>
      </w:r>
      <w:r w:rsidRPr="00C75A4E">
        <w:rPr>
          <w:lang w:val="ru-RU"/>
        </w:rPr>
        <w:t>": [</w:t>
      </w:r>
    </w:p>
    <w:p w14:paraId="6BE4F211" w14:textId="77777777" w:rsidR="00A26E7F" w:rsidRPr="00C75A4E" w:rsidRDefault="00A26E7F" w:rsidP="00C75A4E">
      <w:pPr>
        <w:pStyle w:val="GOSTScript"/>
        <w:rPr>
          <w:lang w:val="ru-RU"/>
        </w:rPr>
      </w:pPr>
      <w:r w:rsidRPr="00C75A4E">
        <w:rPr>
          <w:lang w:val="ru-RU"/>
        </w:rPr>
        <w:tab/>
      </w:r>
      <w:r w:rsidRPr="00C75A4E">
        <w:rPr>
          <w:lang w:val="ru-RU"/>
        </w:rPr>
        <w:tab/>
      </w:r>
      <w:r w:rsidRPr="00C75A4E">
        <w:rPr>
          <w:lang w:val="ru-RU"/>
        </w:rPr>
        <w:tab/>
        <w:t>{</w:t>
      </w:r>
    </w:p>
    <w:p w14:paraId="492766B8" w14:textId="77777777" w:rsidR="00A26E7F" w:rsidRPr="00C75A4E" w:rsidRDefault="00A26E7F"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A26E7F">
        <w:t>ErrStr</w:t>
      </w:r>
      <w:r w:rsidRPr="00C75A4E">
        <w:rPr>
          <w:lang w:val="ru-RU"/>
        </w:rPr>
        <w:t>": "Неизвестный тип запроса"</w:t>
      </w:r>
    </w:p>
    <w:p w14:paraId="079C7418" w14:textId="77777777" w:rsidR="00A26E7F" w:rsidRPr="00A26E7F" w:rsidRDefault="00A26E7F" w:rsidP="00C75A4E">
      <w:pPr>
        <w:pStyle w:val="GOSTScript"/>
      </w:pPr>
      <w:r w:rsidRPr="00C75A4E">
        <w:rPr>
          <w:lang w:val="ru-RU"/>
        </w:rPr>
        <w:tab/>
      </w:r>
      <w:r w:rsidRPr="00C75A4E">
        <w:rPr>
          <w:lang w:val="ru-RU"/>
        </w:rPr>
        <w:tab/>
      </w:r>
      <w:r w:rsidRPr="00C75A4E">
        <w:rPr>
          <w:lang w:val="ru-RU"/>
        </w:rPr>
        <w:tab/>
      </w:r>
      <w:r w:rsidRPr="00A26E7F">
        <w:t>}</w:t>
      </w:r>
    </w:p>
    <w:p w14:paraId="181E68A1" w14:textId="77777777" w:rsidR="00A26E7F" w:rsidRPr="00A26E7F" w:rsidRDefault="00A26E7F" w:rsidP="00C75A4E">
      <w:pPr>
        <w:pStyle w:val="GOSTScript"/>
      </w:pPr>
      <w:r w:rsidRPr="00A26E7F">
        <w:tab/>
      </w:r>
      <w:r w:rsidRPr="00A26E7F">
        <w:tab/>
        <w:t>]</w:t>
      </w:r>
    </w:p>
    <w:p w14:paraId="61A0ACE5" w14:textId="77777777" w:rsidR="00A26E7F" w:rsidRPr="00A26E7F" w:rsidRDefault="00A26E7F" w:rsidP="00C75A4E">
      <w:pPr>
        <w:pStyle w:val="GOSTScript"/>
      </w:pPr>
      <w:r w:rsidRPr="00A26E7F">
        <w:tab/>
        <w:t>}</w:t>
      </w:r>
    </w:p>
    <w:p w14:paraId="73342F3B" w14:textId="71A784CD" w:rsidR="00B35387" w:rsidRPr="00CD7CF5" w:rsidRDefault="00A26E7F" w:rsidP="00C75A4E">
      <w:pPr>
        <w:pStyle w:val="GOSTScript"/>
      </w:pPr>
      <w:r w:rsidRPr="00A26E7F">
        <w:t>}</w:t>
      </w:r>
    </w:p>
    <w:p w14:paraId="325BAA67" w14:textId="204B09C0" w:rsidR="002D541C" w:rsidRPr="00A54ED0" w:rsidRDefault="002D541C">
      <w:pPr>
        <w:pStyle w:val="1"/>
      </w:pPr>
      <w:bookmarkStart w:id="1734" w:name="_Запрос_на_сторнирование"/>
      <w:bookmarkStart w:id="1735" w:name="_Toc121319605"/>
      <w:bookmarkStart w:id="1736" w:name="_Ref125554846"/>
      <w:bookmarkStart w:id="1737" w:name="_Ref178936402"/>
      <w:bookmarkStart w:id="1738" w:name="_Toc226556157"/>
      <w:bookmarkEnd w:id="1734"/>
      <w:r w:rsidRPr="00A54ED0">
        <w:lastRenderedPageBreak/>
        <w:t>Запрос на сторнирование / отмену записей учета</w:t>
      </w:r>
      <w:bookmarkEnd w:id="1735"/>
      <w:bookmarkEnd w:id="1736"/>
      <w:r w:rsidR="00B90268" w:rsidRPr="00A54ED0">
        <w:t xml:space="preserve"> (REVERSAL)</w:t>
      </w:r>
      <w:bookmarkEnd w:id="1737"/>
      <w:bookmarkEnd w:id="1738"/>
    </w:p>
    <w:p w14:paraId="2A28FE2C" w14:textId="31D8A9F5" w:rsidR="00D85285" w:rsidRDefault="33249EA7">
      <w:pPr>
        <w:pStyle w:val="GOSTNormal"/>
      </w:pPr>
      <w:r>
        <w:t>Запрос на сторнирование / отмену записей учета (тип REVERSAL) применяется для сторнирования</w:t>
      </w:r>
      <w:r w:rsidR="170E4D90">
        <w:fldChar w:fldCharType="begin"/>
      </w:r>
      <w:r w:rsidR="170E4D90">
        <w:instrText xml:space="preserve"> NOTEREF _Ref122009767 \f \h </w:instrText>
      </w:r>
      <w:r w:rsidR="00CD7CF5">
        <w:instrText xml:space="preserve"> \* MERGEFORMAT </w:instrText>
      </w:r>
      <w:r w:rsidR="170E4D90">
        <w:fldChar w:fldCharType="separate"/>
      </w:r>
      <w:r w:rsidR="00F300A9" w:rsidRPr="00F300A9">
        <w:rPr>
          <w:rStyle w:val="af6"/>
        </w:rPr>
        <w:t>6</w:t>
      </w:r>
      <w:r w:rsidR="170E4D90">
        <w:fldChar w:fldCharType="end"/>
      </w:r>
      <w:r>
        <w:t xml:space="preserve"> или отмены</w:t>
      </w:r>
      <w:r w:rsidR="170E4D90">
        <w:fldChar w:fldCharType="begin"/>
      </w:r>
      <w:r w:rsidR="170E4D90">
        <w:instrText xml:space="preserve"> NOTEREF _Ref122009885 \f \h </w:instrText>
      </w:r>
      <w:r w:rsidR="00CD7CF5">
        <w:instrText xml:space="preserve"> \* MERGEFORMAT </w:instrText>
      </w:r>
      <w:r w:rsidR="170E4D90">
        <w:fldChar w:fldCharType="separate"/>
      </w:r>
      <w:r w:rsidR="00F300A9" w:rsidRPr="00F300A9">
        <w:rPr>
          <w:rStyle w:val="af6"/>
        </w:rPr>
        <w:t>7</w:t>
      </w:r>
      <w:r w:rsidR="170E4D90">
        <w:fldChar w:fldCharType="end"/>
      </w:r>
      <w:r>
        <w:t xml:space="preserve"> ранее сформированных записей учета по документу в целом или по последнему этапу (набору завершающих этапов) его обработки в случае, если указанные этапы требуют отката (возможно</w:t>
      </w:r>
      <w:r w:rsidR="00595AC7">
        <w:t>,</w:t>
      </w:r>
      <w:r>
        <w:t xml:space="preserve"> с последующей повторной обработкой). Технически обе операции (сторнирование и отмена) осуществляются одинаково – через формирование сторнирующих записей учета. Разница только в статусе сторнирующих и сторнированных записей учета, сформированных в базе данных по итогам обработки запроса</w:t>
      </w:r>
      <w:r w:rsidR="00595AC7">
        <w:t>, и в проставлении</w:t>
      </w:r>
      <w:ins w:id="1739" w:author="Вадим Михайлов" w:date="2023-06-28T10:22:00Z">
        <w:r w:rsidR="00CE4E67">
          <w:t xml:space="preserve"> </w:t>
        </w:r>
      </w:ins>
      <w:r w:rsidR="00CE4E67">
        <w:t>на</w:t>
      </w:r>
      <w:r w:rsidR="00595AC7">
        <w:t xml:space="preserve"> записях учета технического признака «Отменена» в случае операции отмены</w:t>
      </w:r>
      <w:r>
        <w:t>. Через статусную модель</w:t>
      </w:r>
      <w:r w:rsidR="00E937A4">
        <w:t xml:space="preserve"> и признак «Отменена»</w:t>
      </w:r>
      <w:r>
        <w:t xml:space="preserve"> записей учета могут быть определены принципы отбора записей учета в выборки по запросам (например, включать в выборки сторнированные записи и не включать отмененные). Описание статусов записей учета приведено в разделе</w:t>
      </w:r>
      <w:r w:rsidR="00CD7CF5">
        <w:t xml:space="preserve"> </w:t>
      </w:r>
      <w:r w:rsidR="00CD7CF5">
        <w:fldChar w:fldCharType="begin"/>
      </w:r>
      <w:r w:rsidR="00CD7CF5">
        <w:instrText xml:space="preserve"> REF _Ref154527877 \r \h  \* MERGEFORMAT </w:instrText>
      </w:r>
      <w:r w:rsidR="00CD7CF5">
        <w:fldChar w:fldCharType="separate"/>
      </w:r>
      <w:r w:rsidR="00F300A9">
        <w:t>7.6</w:t>
      </w:r>
      <w:r w:rsidR="00CD7CF5">
        <w:fldChar w:fldCharType="end"/>
      </w:r>
      <w:r w:rsidR="00CD7CF5">
        <w:t>.</w:t>
      </w:r>
    </w:p>
    <w:p w14:paraId="01ABAE03" w14:textId="77777777" w:rsidR="00D85285" w:rsidRPr="00CD7CF5" w:rsidRDefault="00D85285">
      <w:pPr>
        <w:pStyle w:val="GOSTNormal"/>
      </w:pPr>
      <w:r w:rsidRPr="00CD7CF5">
        <w:t>Помимо способа сторнирования (сторнирование и отмена) данный тип запроса предполагает выбор одного из трех вариантов сторнирования:</w:t>
      </w:r>
    </w:p>
    <w:p w14:paraId="323F5C44" w14:textId="0DEB66F4" w:rsidR="00D85285" w:rsidRDefault="33249EA7" w:rsidP="00C75A4E">
      <w:pPr>
        <w:pStyle w:val="GOSTListmark1"/>
      </w:pPr>
      <w:r>
        <w:t xml:space="preserve">сторнирование всех выполненных этапов обработки по документу - все сформированные записи учета по документу будут последовательно сторнированы от последнего выполненного этапа к первому. В случае срабатывания блокирующего контроля операция будет отменена и сторнирующие записи учета удалены </w:t>
      </w:r>
      <w:commentRangeStart w:id="1740"/>
      <w:commentRangeStart w:id="1741"/>
      <w:r>
        <w:t>(включая этапы, которые удалось сторнировать без ошибок)</w:t>
      </w:r>
      <w:commentRangeEnd w:id="1740"/>
      <w:r w:rsidR="00595AC7">
        <w:rPr>
          <w:rStyle w:val="afff4"/>
        </w:rPr>
        <w:commentReference w:id="1740"/>
      </w:r>
      <w:commentRangeEnd w:id="1741"/>
      <w:r w:rsidR="007B316A">
        <w:rPr>
          <w:rStyle w:val="afff4"/>
        </w:rPr>
        <w:commentReference w:id="1741"/>
      </w:r>
      <w:r>
        <w:t>;</w:t>
      </w:r>
    </w:p>
    <w:p w14:paraId="43C378DE" w14:textId="77777777" w:rsidR="00D85285" w:rsidRDefault="00D85285" w:rsidP="00C75A4E">
      <w:pPr>
        <w:pStyle w:val="GOSTListmark1"/>
      </w:pPr>
      <w:r>
        <w:t>сторнирование последнего выполненного этапа по документу - все записи учета по документу, сформированные в рамках последнего выполненного этапа будут сторнированы. В случае срабатывания блокирующего контроля операция будет отменена и сторнирующие записи учета удалены;</w:t>
      </w:r>
    </w:p>
    <w:p w14:paraId="3D00B72A" w14:textId="77777777" w:rsidR="00D85285" w:rsidRDefault="00D85285" w:rsidP="00C75A4E">
      <w:pPr>
        <w:pStyle w:val="GOSTListmark1"/>
      </w:pPr>
      <w:r>
        <w:t>сторнирование всех выполненных этапов по документу до этапа, указанного в параметре запроса «Этап обработки» (Stage), включая этот этап - все сформированные записи учета по документу будут последовательно сторнированы от последнего выполненного этапа до указанного в запросе (включительно). В случае срабатывания блокирующего контроля операция будет отменена и сторнирующие записи учета удалены (включая этапы, которые удалось сторнировать без ошибок).</w:t>
      </w:r>
    </w:p>
    <w:p w14:paraId="6F9564B3" w14:textId="4890F929" w:rsidR="00B429DB" w:rsidRPr="00CD7CF5" w:rsidRDefault="00B429DB">
      <w:pPr>
        <w:pStyle w:val="GOSTNormal"/>
      </w:pPr>
      <w:r w:rsidRPr="00CD7CF5">
        <w:t xml:space="preserve">При обработке запроса REVERSAL записи учета, у которых </w:t>
      </w:r>
      <w:r w:rsidR="00E937A4" w:rsidRPr="00CD7CF5">
        <w:t xml:space="preserve">уже </w:t>
      </w:r>
      <w:r w:rsidRPr="00CD7CF5">
        <w:t>проставлен признак «Отменена» (значение «1»)</w:t>
      </w:r>
      <w:r w:rsidR="004A72B8" w:rsidRPr="00CD7CF5">
        <w:t>,</w:t>
      </w:r>
      <w:r w:rsidRPr="00CD7CF5">
        <w:t xml:space="preserve"> игнорируются.</w:t>
      </w:r>
    </w:p>
    <w:p w14:paraId="67B4D895" w14:textId="5C61E103" w:rsidR="00056A58" w:rsidRPr="00056A58" w:rsidRDefault="00056A58">
      <w:pPr>
        <w:pStyle w:val="GOSTNormal"/>
      </w:pPr>
      <w:commentRangeStart w:id="1742"/>
      <w:ins w:id="1743" w:author="Сказецкая Наталья Камилевна" w:date="2026-04-14T14:31:00Z">
        <w:r>
          <w:t>Запрос</w:t>
        </w:r>
      </w:ins>
      <w:commentRangeEnd w:id="1742"/>
      <w:ins w:id="1744" w:author="Сказецкая Наталья Камилевна" w:date="2026-04-14T14:47:00Z">
        <w:r w:rsidR="00AC7C51">
          <w:rPr>
            <w:rStyle w:val="afff4"/>
          </w:rPr>
          <w:commentReference w:id="1742"/>
        </w:r>
      </w:ins>
      <w:ins w:id="1745" w:author="Сказецкая Наталья Камилевна" w:date="2026-04-14T14:31:00Z">
        <w:r>
          <w:t xml:space="preserve"> </w:t>
        </w:r>
      </w:ins>
      <w:ins w:id="1746" w:author="Сказецкая Наталья Камилевна" w:date="2026-04-14T14:53:00Z">
        <w:r w:rsidR="00DD08B7">
          <w:t xml:space="preserve">REVERSAL </w:t>
        </w:r>
      </w:ins>
      <w:ins w:id="1747" w:author="Сказецкая Наталья Камилевна" w:date="2026-04-14T14:31:00Z">
        <w:r>
          <w:t xml:space="preserve">позволяет в рамках одного события учета </w:t>
        </w:r>
      </w:ins>
      <w:ins w:id="1748" w:author="Сказецкая Наталья Камилевна" w:date="2026-04-14T14:32:00Z">
        <w:r>
          <w:t xml:space="preserve">(одной транзакцией) выполнить </w:t>
        </w:r>
      </w:ins>
      <w:ins w:id="1749" w:author="Сказецкая Наталья Камилевна" w:date="2026-04-14T14:37:00Z">
        <w:r>
          <w:t>операции по</w:t>
        </w:r>
      </w:ins>
      <w:ins w:id="1750" w:author="Сказецкая Наталья Камилевна" w:date="2026-04-14T14:36:00Z">
        <w:r>
          <w:t xml:space="preserve"> основно</w:t>
        </w:r>
      </w:ins>
      <w:ins w:id="1751" w:author="Сказецкая Наталья Камилевна" w:date="2026-04-14T14:37:00Z">
        <w:r>
          <w:t>му</w:t>
        </w:r>
      </w:ins>
      <w:ins w:id="1752" w:author="Сказецкая Наталья Камилевна" w:date="2026-04-14T14:36:00Z">
        <w:r>
          <w:t xml:space="preserve"> документ</w:t>
        </w:r>
      </w:ins>
      <w:ins w:id="1753" w:author="Сказецкая Наталья Камилевна" w:date="2026-04-14T14:38:00Z">
        <w:r>
          <w:t xml:space="preserve">у </w:t>
        </w:r>
      </w:ins>
      <w:ins w:id="1754" w:author="Сказецкая Наталья Камилевна" w:date="2026-04-14T14:36:00Z">
        <w:r>
          <w:t>(указанно</w:t>
        </w:r>
      </w:ins>
      <w:ins w:id="1755" w:author="Сказецкая Наталья Камилевна" w:date="2026-04-14T14:37:00Z">
        <w:r>
          <w:t>му</w:t>
        </w:r>
      </w:ins>
      <w:ins w:id="1756" w:author="Сказецкая Наталья Камилевна" w:date="2026-04-14T14:36:00Z">
        <w:r>
          <w:t xml:space="preserve"> </w:t>
        </w:r>
        <w:r w:rsidRPr="000A3376">
          <w:rPr>
            <w:sz w:val="22"/>
          </w:rPr>
          <w:t xml:space="preserve">в </w:t>
        </w:r>
        <w:r>
          <w:t>параметре</w:t>
        </w:r>
        <w:r w:rsidRPr="000A3376">
          <w:rPr>
            <w:sz w:val="22"/>
          </w:rPr>
          <w:t xml:space="preserve"> DocGuid</w:t>
        </w:r>
      </w:ins>
      <w:ins w:id="1757" w:author="Сказецкая Наталья Камилевна" w:date="2026-04-14T14:37:00Z">
        <w:r>
          <w:rPr>
            <w:sz w:val="22"/>
          </w:rPr>
          <w:t>) и</w:t>
        </w:r>
      </w:ins>
      <w:ins w:id="1758" w:author="Сказецкая Наталья Камилевна" w:date="2026-04-14T14:36:00Z">
        <w:r>
          <w:t xml:space="preserve"> </w:t>
        </w:r>
      </w:ins>
      <w:ins w:id="1759" w:author="Сказецкая Наталья Камилевна" w:date="2026-04-14T14:37:00Z">
        <w:r>
          <w:t xml:space="preserve">по </w:t>
        </w:r>
      </w:ins>
      <w:ins w:id="1760" w:author="Сказецкая Наталья Камилевна" w:date="2026-04-14T14:38:00Z">
        <w:r>
          <w:t>второму, связанному документу</w:t>
        </w:r>
      </w:ins>
      <w:ins w:id="1761" w:author="Сказецкая Наталья Камилевна" w:date="2026-04-14T14:34:00Z">
        <w:r>
          <w:t xml:space="preserve"> </w:t>
        </w:r>
      </w:ins>
      <w:ins w:id="1762" w:author="Сказецкая Наталья Камилевна" w:date="2026-04-14T14:41:00Z">
        <w:r w:rsidR="00AC7C51">
          <w:t>(</w:t>
        </w:r>
      </w:ins>
      <w:ins w:id="1763" w:author="Сказецкая Наталья Камилевна" w:date="2026-04-14T14:34:00Z">
        <w:r>
          <w:t>в случае, если данные связанного документа был</w:t>
        </w:r>
      </w:ins>
      <w:ins w:id="1764" w:author="Сказецкая Наталья Камилевна" w:date="2026-04-14T14:35:00Z">
        <w:r>
          <w:t xml:space="preserve">и переданы при выполнении предыдущих этапов его обработки и </w:t>
        </w:r>
      </w:ins>
      <w:ins w:id="1765" w:author="Сказецкая Наталья Камилевна" w:date="2026-04-14T14:46:00Z">
        <w:r w:rsidR="00AC7C51">
          <w:t xml:space="preserve">в рамках текущего запроса </w:t>
        </w:r>
      </w:ins>
      <w:ins w:id="1766" w:author="Сказецкая Наталья Камилевна" w:date="2026-04-14T14:35:00Z">
        <w:r>
          <w:t>не требуется повторная их передача/обновление</w:t>
        </w:r>
      </w:ins>
      <w:ins w:id="1767" w:author="Сказецкая Наталья Камилевна" w:date="2026-04-14T14:41:00Z">
        <w:r w:rsidR="00AC7C51">
          <w:t>)</w:t>
        </w:r>
      </w:ins>
      <w:ins w:id="1768" w:author="Сказецкая Наталья Камилевна" w:date="2026-04-14T14:35:00Z">
        <w:r>
          <w:t>.</w:t>
        </w:r>
      </w:ins>
      <w:ins w:id="1769" w:author="Сказецкая Наталья Камилевна" w:date="2026-04-14T14:34:00Z">
        <w:r>
          <w:t xml:space="preserve"> </w:t>
        </w:r>
      </w:ins>
      <w:ins w:id="1770" w:author="Сказецкая Наталья Камилевна" w:date="2026-04-14T14:40:00Z">
        <w:r>
          <w:t xml:space="preserve">Для этого в запросе </w:t>
        </w:r>
      </w:ins>
      <w:ins w:id="1771" w:author="Сказецкая Наталья Камилевна" w:date="2026-04-14T14:55:00Z">
        <w:r w:rsidR="00DD08B7">
          <w:t xml:space="preserve">REVERSAL </w:t>
        </w:r>
      </w:ins>
      <w:ins w:id="1772" w:author="Сказецкая Наталья Камилевна" w:date="2026-04-14T14:40:00Z">
        <w:r>
          <w:t xml:space="preserve">передается </w:t>
        </w:r>
        <w:r>
          <w:rPr>
            <w:lang w:val="en-US"/>
          </w:rPr>
          <w:t>GUID</w:t>
        </w:r>
        <w:r w:rsidRPr="00AC7C51">
          <w:t xml:space="preserve"> </w:t>
        </w:r>
        <w:r>
          <w:t>связанного докум</w:t>
        </w:r>
      </w:ins>
      <w:ins w:id="1773" w:author="Сказецкая Наталья Камилевна" w:date="2026-04-14T14:41:00Z">
        <w:r>
          <w:t>ента</w:t>
        </w:r>
      </w:ins>
      <w:ins w:id="1774" w:author="Сказецкая Наталья Камилевна" w:date="2026-04-14T14:43:00Z">
        <w:r w:rsidR="00AC7C51">
          <w:t xml:space="preserve"> (LinkedDocGuid)</w:t>
        </w:r>
      </w:ins>
      <w:ins w:id="1775" w:author="Сказецкая Наталья Камилевна" w:date="2026-04-14T14:41:00Z">
        <w:r w:rsidR="00AC7C51">
          <w:t xml:space="preserve"> и этап обработки, который не</w:t>
        </w:r>
      </w:ins>
      <w:ins w:id="1776" w:author="Сказецкая Наталья Камилевна" w:date="2026-04-14T14:42:00Z">
        <w:r w:rsidR="00AC7C51">
          <w:t>обходимо выполнить по связанному документу (</w:t>
        </w:r>
      </w:ins>
      <w:ins w:id="1777" w:author="Сказецкая Наталья Камилевна" w:date="2026-04-14T14:44:00Z">
        <w:r w:rsidR="00AC7C51">
          <w:t>LinkedDocStage</w:t>
        </w:r>
      </w:ins>
      <w:ins w:id="1778" w:author="Сказецкая Наталья Камилевна" w:date="2026-04-14T14:42:00Z">
        <w:r w:rsidR="00AC7C51">
          <w:t>).</w:t>
        </w:r>
      </w:ins>
      <w:ins w:id="1779" w:author="Сказецкая Наталья Камилевна" w:date="2026-04-14T14:41:00Z">
        <w:r>
          <w:t xml:space="preserve"> </w:t>
        </w:r>
      </w:ins>
      <w:ins w:id="1780" w:author="Сказецкая Наталья Камилевна" w:date="2026-04-14T14:42:00Z">
        <w:r w:rsidR="00AC7C51">
          <w:rPr>
            <w:color w:val="172B4D"/>
            <w:szCs w:val="24"/>
          </w:rPr>
          <w:t xml:space="preserve">При </w:t>
        </w:r>
      </w:ins>
      <w:ins w:id="1781" w:author="Сказецкая Наталья Камилевна" w:date="2026-04-14T14:43:00Z">
        <w:r w:rsidR="00AC7C51">
          <w:rPr>
            <w:color w:val="172B4D"/>
            <w:szCs w:val="24"/>
          </w:rPr>
          <w:t>обработке такого запроса</w:t>
        </w:r>
      </w:ins>
      <w:ins w:id="1782" w:author="Сказецкая Наталья Камилевна" w:date="2026-04-14T14:39:00Z">
        <w:r w:rsidRPr="00573BEE">
          <w:rPr>
            <w:color w:val="172B4D"/>
            <w:szCs w:val="24"/>
          </w:rPr>
          <w:t xml:space="preserve"> превышение доступного остатка по счету </w:t>
        </w:r>
        <w:r>
          <w:rPr>
            <w:color w:val="172B4D"/>
            <w:szCs w:val="24"/>
          </w:rPr>
          <w:t>оценивается</w:t>
        </w:r>
        <w:r w:rsidRPr="00573BEE">
          <w:rPr>
            <w:color w:val="172B4D"/>
            <w:szCs w:val="24"/>
          </w:rPr>
          <w:t xml:space="preserve"> по совокупности выполнения операций основного и связанного документов</w:t>
        </w:r>
        <w:r>
          <w:rPr>
            <w:color w:val="172B4D"/>
            <w:szCs w:val="24"/>
          </w:rPr>
          <w:t>.</w:t>
        </w:r>
      </w:ins>
    </w:p>
    <w:p w14:paraId="5F7F89EB" w14:textId="03DA45CF" w:rsidR="00D85285" w:rsidRPr="00CD7CF5" w:rsidRDefault="00FC3960">
      <w:pPr>
        <w:pStyle w:val="GOSTNormal"/>
      </w:pPr>
      <w:r w:rsidRPr="00CD7CF5">
        <w:t>При повторном поступлении в SVAP запроса с типом «REVERSAL» с тем же GUID запроса (ReqGuid) в ответ возвращается тот же ответ, что был сформирован при обработке первого запроса с данным GUID запроса. Для этого в SVAP обеспечивается хранение сформированных ответов на запросы с типом «</w:t>
      </w:r>
      <w:r w:rsidR="005669C9" w:rsidRPr="00CD7CF5">
        <w:t>REVERSAL</w:t>
      </w:r>
      <w:r w:rsidRPr="00CD7CF5">
        <w:t xml:space="preserve">» </w:t>
      </w:r>
      <w:r w:rsidR="00733362" w:rsidRPr="00CD7CF5">
        <w:t>не менее</w:t>
      </w:r>
      <w:r w:rsidRPr="00CD7CF5">
        <w:t xml:space="preserve"> 24 часов.</w:t>
      </w:r>
      <w:r w:rsidR="005669C9" w:rsidRPr="00CD7CF5">
        <w:t xml:space="preserve"> </w:t>
      </w:r>
      <w:r w:rsidR="00BF7E9A" w:rsidRPr="00CD7CF5">
        <w:t xml:space="preserve">По истечении </w:t>
      </w:r>
      <w:r w:rsidR="00733362" w:rsidRPr="00CD7CF5">
        <w:t>срока хранения</w:t>
      </w:r>
      <w:r w:rsidR="00BF7E9A" w:rsidRPr="00CD7CF5">
        <w:t xml:space="preserve"> </w:t>
      </w:r>
      <w:r w:rsidR="00D85285" w:rsidRPr="00CD7CF5">
        <w:t>в ответе будет всегда возвращаться ошибка (E – ERROR – Не успешное завершение). Другие возможные варианты не успешной обработки запроса:</w:t>
      </w:r>
    </w:p>
    <w:p w14:paraId="3ADAD709" w14:textId="77777777" w:rsidR="001450C4" w:rsidRDefault="001450C4" w:rsidP="00C75A4E">
      <w:pPr>
        <w:pStyle w:val="GOSTListmark1"/>
      </w:pPr>
      <w:r>
        <w:lastRenderedPageBreak/>
        <w:t xml:space="preserve">в </w:t>
      </w:r>
      <w:r>
        <w:rPr>
          <w:lang w:val="en-US"/>
        </w:rPr>
        <w:t>SVAP</w:t>
      </w:r>
      <w:r>
        <w:t xml:space="preserve"> не обрабатывался документ с </w:t>
      </w:r>
      <w:r w:rsidRPr="006935C2">
        <w:t>Глобальны</w:t>
      </w:r>
      <w:r>
        <w:t>м</w:t>
      </w:r>
      <w:r w:rsidRPr="006935C2">
        <w:t xml:space="preserve"> идентификатор</w:t>
      </w:r>
      <w:r>
        <w:t>ом</w:t>
      </w:r>
      <w:r w:rsidRPr="006935C2">
        <w:t xml:space="preserve"> </w:t>
      </w:r>
      <w:r>
        <w:t>документа (</w:t>
      </w:r>
      <w:r>
        <w:rPr>
          <w:lang w:val="en-US"/>
        </w:rPr>
        <w:t>Doc</w:t>
      </w:r>
      <w:r w:rsidRPr="006935C2">
        <w:rPr>
          <w:lang w:val="en-US"/>
        </w:rPr>
        <w:t>Guid</w:t>
      </w:r>
      <w:r>
        <w:t>), указанным в запросе;</w:t>
      </w:r>
    </w:p>
    <w:p w14:paraId="787845DD" w14:textId="525C9B55" w:rsidR="001450C4" w:rsidRDefault="33249EA7" w:rsidP="00C75A4E">
      <w:pPr>
        <w:pStyle w:val="GOSTListmark1"/>
      </w:pPr>
      <w:r>
        <w:t>документ с Глобальным идентификатором документа (</w:t>
      </w:r>
      <w:r w:rsidRPr="33249EA7">
        <w:rPr>
          <w:lang w:val="en-US"/>
        </w:rPr>
        <w:t>DocGuid</w:t>
      </w:r>
      <w:r>
        <w:t>), указанным в запросе, не был обработан по этапу обработки, указанному в параметре Этап обработки (</w:t>
      </w:r>
      <w:r w:rsidRPr="004A72B8">
        <w:t>Stage</w:t>
      </w:r>
      <w:r>
        <w:t>);</w:t>
      </w:r>
    </w:p>
    <w:p w14:paraId="45BFE019" w14:textId="3C3C4001" w:rsidR="004A72B8" w:rsidRDefault="004A72B8" w:rsidP="00C75A4E">
      <w:pPr>
        <w:pStyle w:val="GOSTListmark1"/>
      </w:pPr>
      <w:r w:rsidRPr="004A72B8">
        <w:t>среди этапов, которые требуется отменить / сторнировать согласно параметрам запроса, не найдено ни одного неотмененного</w:t>
      </w:r>
      <w:r>
        <w:t>;</w:t>
      </w:r>
    </w:p>
    <w:p w14:paraId="2387E989" w14:textId="33DCDD02" w:rsidR="001450C4" w:rsidRDefault="001450C4" w:rsidP="00C75A4E">
      <w:pPr>
        <w:pStyle w:val="GOSTListmark1"/>
      </w:pPr>
      <w:r>
        <w:t>при попытке сторнирования записей учета сработал блокирующий уровень контроля остатка средств</w:t>
      </w:r>
      <w:r w:rsidR="00CC59BF">
        <w:t>;</w:t>
      </w:r>
    </w:p>
    <w:p w14:paraId="0B23163E" w14:textId="7D9FC6D2" w:rsidR="00CC59BF" w:rsidRDefault="33249EA7" w:rsidP="00C75A4E">
      <w:pPr>
        <w:pStyle w:val="GOSTListmark1"/>
      </w:pPr>
      <w:r>
        <w:t>дата отражения в учете операции сторнирования (</w:t>
      </w:r>
      <w:r w:rsidRPr="33249EA7">
        <w:rPr>
          <w:lang w:val="en-US"/>
        </w:rPr>
        <w:t>SettlementDate</w:t>
      </w:r>
      <w:r>
        <w:t>) меньше даты формирования сторнируемых записей учета.</w:t>
      </w:r>
    </w:p>
    <w:p w14:paraId="58336E74" w14:textId="2B1B09AA" w:rsidR="00A54ED0" w:rsidRPr="008E680B" w:rsidRDefault="00A03E1C" w:rsidP="00C75A4E">
      <w:pPr>
        <w:pStyle w:val="21"/>
      </w:pPr>
      <w:bookmarkStart w:id="1783" w:name="_Toc226556158"/>
      <w:bookmarkStart w:id="1784" w:name="_Ref226559542"/>
      <w:r w:rsidRPr="003763FE">
        <w:t>П</w:t>
      </w:r>
      <w:r>
        <w:t>а</w:t>
      </w:r>
      <w:r w:rsidRPr="003763FE">
        <w:t>раметры запроса</w:t>
      </w:r>
      <w:bookmarkEnd w:id="1783"/>
      <w:bookmarkEnd w:id="1784"/>
    </w:p>
    <w:p w14:paraId="18A6CFCC" w14:textId="509B9D4A" w:rsidR="00CD7CF5" w:rsidRDefault="00C51529" w:rsidP="00C75A4E">
      <w:pPr>
        <w:pStyle w:val="GOSTNameTable"/>
      </w:pPr>
      <w:r>
        <w:fldChar w:fldCharType="begin"/>
      </w:r>
      <w:r>
        <w:instrText xml:space="preserve"> SEQ Таблица \* ARABIC </w:instrText>
      </w:r>
      <w:r>
        <w:fldChar w:fldCharType="separate"/>
      </w:r>
      <w:bookmarkStart w:id="1785" w:name="_Toc226556229"/>
      <w:r w:rsidR="00F300A9">
        <w:t>15</w:t>
      </w:r>
      <w:r>
        <w:fldChar w:fldCharType="end"/>
      </w:r>
      <w:r w:rsidR="00CD7CF5">
        <w:t xml:space="preserve"> - </w:t>
      </w:r>
      <w:r w:rsidR="00CD7CF5" w:rsidRPr="002809F7">
        <w:t>Параметры запроса на сторнирование / отмену записей учета</w:t>
      </w:r>
      <w:bookmarkEnd w:id="1785"/>
    </w:p>
    <w:tbl>
      <w:tblPr>
        <w:tblStyle w:val="GOSTTable"/>
        <w:tblW w:w="5000" w:type="pct"/>
        <w:tblLayout w:type="fixed"/>
        <w:tblLook w:val="07E0" w:firstRow="1" w:lastRow="1" w:firstColumn="1" w:lastColumn="1" w:noHBand="1" w:noVBand="1"/>
      </w:tblPr>
      <w:tblGrid>
        <w:gridCol w:w="3453"/>
        <w:gridCol w:w="2354"/>
        <w:gridCol w:w="1569"/>
        <w:gridCol w:w="942"/>
        <w:gridCol w:w="891"/>
        <w:gridCol w:w="6485"/>
      </w:tblGrid>
      <w:tr w:rsidR="00A03E1C" w:rsidRPr="007D7198" w14:paraId="51BEEC41"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33C83ABB" w14:textId="77777777" w:rsidR="002174C9" w:rsidRPr="007D7198" w:rsidRDefault="002174C9" w:rsidP="00643620">
            <w:pPr>
              <w:pStyle w:val="GOSTTableHead"/>
              <w:rPr>
                <w:szCs w:val="22"/>
              </w:rPr>
            </w:pPr>
            <w:r w:rsidRPr="007D7198">
              <w:rPr>
                <w:szCs w:val="22"/>
              </w:rPr>
              <w:t>Наименование параметра</w:t>
            </w:r>
          </w:p>
        </w:tc>
        <w:tc>
          <w:tcPr>
            <w:tcW w:w="750" w:type="pct"/>
            <w:hideMark/>
          </w:tcPr>
          <w:p w14:paraId="2381DC32" w14:textId="77777777" w:rsidR="002174C9" w:rsidRPr="007D7198" w:rsidRDefault="002174C9" w:rsidP="00643620">
            <w:pPr>
              <w:pStyle w:val="GOSTTableHead"/>
              <w:rPr>
                <w:szCs w:val="22"/>
              </w:rPr>
            </w:pPr>
            <w:r w:rsidRPr="007D7198">
              <w:rPr>
                <w:szCs w:val="22"/>
              </w:rPr>
              <w:t>Название тэга</w:t>
            </w:r>
          </w:p>
        </w:tc>
        <w:tc>
          <w:tcPr>
            <w:tcW w:w="500" w:type="pct"/>
            <w:hideMark/>
          </w:tcPr>
          <w:p w14:paraId="47E92FD9" w14:textId="77777777" w:rsidR="002174C9" w:rsidRPr="007D7198" w:rsidRDefault="002174C9" w:rsidP="00643620">
            <w:pPr>
              <w:pStyle w:val="GOSTTableHead"/>
              <w:rPr>
                <w:szCs w:val="22"/>
                <w:lang w:val="en-US"/>
              </w:rPr>
            </w:pPr>
            <w:r w:rsidRPr="007D7198">
              <w:rPr>
                <w:szCs w:val="22"/>
              </w:rPr>
              <w:t>Тип данных</w:t>
            </w:r>
          </w:p>
        </w:tc>
        <w:tc>
          <w:tcPr>
            <w:tcW w:w="300" w:type="pct"/>
          </w:tcPr>
          <w:p w14:paraId="57DD6ED3" w14:textId="77777777" w:rsidR="002174C9" w:rsidRPr="007D7198" w:rsidRDefault="002174C9" w:rsidP="00643620">
            <w:pPr>
              <w:pStyle w:val="GOSTTableHead"/>
              <w:rPr>
                <w:szCs w:val="22"/>
              </w:rPr>
            </w:pPr>
            <w:r w:rsidRPr="007D7198">
              <w:rPr>
                <w:szCs w:val="22"/>
              </w:rPr>
              <w:t>Обязательность</w:t>
            </w:r>
          </w:p>
        </w:tc>
        <w:tc>
          <w:tcPr>
            <w:tcW w:w="284" w:type="pct"/>
            <w:hideMark/>
          </w:tcPr>
          <w:p w14:paraId="64F16A12" w14:textId="77777777" w:rsidR="002174C9" w:rsidRPr="007D7198" w:rsidRDefault="002174C9" w:rsidP="00643620">
            <w:pPr>
              <w:pStyle w:val="GOSTTableHead"/>
              <w:rPr>
                <w:szCs w:val="22"/>
              </w:rPr>
            </w:pPr>
            <w:r w:rsidRPr="007D7198">
              <w:rPr>
                <w:szCs w:val="22"/>
              </w:rPr>
              <w:t>Размерность</w:t>
            </w:r>
          </w:p>
        </w:tc>
        <w:tc>
          <w:tcPr>
            <w:tcW w:w="2066" w:type="pct"/>
          </w:tcPr>
          <w:p w14:paraId="1C7F1114" w14:textId="77777777" w:rsidR="002174C9" w:rsidRPr="007D7198" w:rsidRDefault="002174C9" w:rsidP="00643620">
            <w:pPr>
              <w:pStyle w:val="GOSTTableHead"/>
              <w:rPr>
                <w:szCs w:val="22"/>
              </w:rPr>
            </w:pPr>
            <w:r w:rsidRPr="007D7198">
              <w:rPr>
                <w:szCs w:val="22"/>
              </w:rPr>
              <w:t>Описание</w:t>
            </w:r>
          </w:p>
        </w:tc>
      </w:tr>
      <w:tr w:rsidR="002174C9" w:rsidRPr="007D7198" w14:paraId="049292CC" w14:textId="77777777" w:rsidTr="00C75A4E">
        <w:tc>
          <w:tcPr>
            <w:tcW w:w="5000" w:type="pct"/>
            <w:gridSpan w:val="6"/>
          </w:tcPr>
          <w:p w14:paraId="247A581A" w14:textId="77777777" w:rsidR="002174C9" w:rsidRPr="007D7198" w:rsidRDefault="002174C9" w:rsidP="00643620">
            <w:pPr>
              <w:ind w:firstLine="30"/>
              <w:jc w:val="center"/>
              <w:rPr>
                <w:b/>
                <w:sz w:val="22"/>
                <w:szCs w:val="22"/>
              </w:rPr>
            </w:pPr>
            <w:r w:rsidRPr="007D7198">
              <w:rPr>
                <w:b/>
                <w:sz w:val="22"/>
                <w:szCs w:val="22"/>
              </w:rPr>
              <w:t>Перечень параметров запроса (</w:t>
            </w:r>
            <w:r w:rsidRPr="007D7198">
              <w:rPr>
                <w:b/>
                <w:sz w:val="22"/>
                <w:szCs w:val="22"/>
                <w:lang w:val="en-US"/>
              </w:rPr>
              <w:t>header</w:t>
            </w:r>
            <w:r w:rsidRPr="007D7198">
              <w:rPr>
                <w:b/>
                <w:sz w:val="22"/>
                <w:szCs w:val="22"/>
              </w:rPr>
              <w:t>)</w:t>
            </w:r>
          </w:p>
        </w:tc>
      </w:tr>
      <w:tr w:rsidR="00A03E1C" w:rsidRPr="007D7198" w14:paraId="3E17BA64" w14:textId="77777777" w:rsidTr="00A03E1C">
        <w:tc>
          <w:tcPr>
            <w:tcW w:w="1100" w:type="pct"/>
          </w:tcPr>
          <w:p w14:paraId="06165C2D" w14:textId="248F4F69" w:rsidR="002174C9" w:rsidRPr="007D7198" w:rsidRDefault="170E4D90" w:rsidP="00643620">
            <w:pPr>
              <w:pStyle w:val="GOSTTablenorm"/>
            </w:pPr>
            <w:r>
              <w:t>Система-отправитель запроса</w:t>
            </w:r>
          </w:p>
        </w:tc>
        <w:tc>
          <w:tcPr>
            <w:tcW w:w="750" w:type="pct"/>
          </w:tcPr>
          <w:p w14:paraId="22DAE970" w14:textId="77777777" w:rsidR="002174C9" w:rsidRPr="007D7198" w:rsidRDefault="002174C9" w:rsidP="00643620">
            <w:pPr>
              <w:pStyle w:val="GOSTTablenorm"/>
              <w:rPr>
                <w:szCs w:val="22"/>
                <w:lang w:val="en-US"/>
              </w:rPr>
            </w:pPr>
            <w:r w:rsidRPr="007D7198">
              <w:rPr>
                <w:szCs w:val="22"/>
                <w:lang w:val="en-US"/>
              </w:rPr>
              <w:t>Source</w:t>
            </w:r>
          </w:p>
        </w:tc>
        <w:tc>
          <w:tcPr>
            <w:tcW w:w="500" w:type="pct"/>
          </w:tcPr>
          <w:p w14:paraId="433A4547" w14:textId="77777777" w:rsidR="002174C9" w:rsidRPr="007D7198" w:rsidRDefault="002174C9" w:rsidP="00643620">
            <w:pPr>
              <w:ind w:firstLine="30"/>
              <w:rPr>
                <w:sz w:val="22"/>
                <w:szCs w:val="22"/>
                <w:lang w:val="en-US"/>
              </w:rPr>
            </w:pPr>
            <w:r w:rsidRPr="007D7198">
              <w:rPr>
                <w:sz w:val="22"/>
                <w:szCs w:val="22"/>
              </w:rPr>
              <w:t>Строка</w:t>
            </w:r>
          </w:p>
        </w:tc>
        <w:tc>
          <w:tcPr>
            <w:tcW w:w="300" w:type="pct"/>
          </w:tcPr>
          <w:p w14:paraId="2D809B99" w14:textId="77777777" w:rsidR="002174C9" w:rsidRPr="007D7198" w:rsidRDefault="002174C9" w:rsidP="00643620">
            <w:pPr>
              <w:ind w:firstLine="30"/>
              <w:rPr>
                <w:sz w:val="22"/>
                <w:szCs w:val="22"/>
              </w:rPr>
            </w:pPr>
            <w:r w:rsidRPr="007D7198">
              <w:rPr>
                <w:sz w:val="22"/>
                <w:szCs w:val="22"/>
              </w:rPr>
              <w:t>Да</w:t>
            </w:r>
          </w:p>
        </w:tc>
        <w:tc>
          <w:tcPr>
            <w:tcW w:w="284" w:type="pct"/>
          </w:tcPr>
          <w:p w14:paraId="39DDF827" w14:textId="77777777" w:rsidR="002174C9" w:rsidRPr="007D7198" w:rsidRDefault="002174C9" w:rsidP="00643620">
            <w:pPr>
              <w:pStyle w:val="GOSTTablenorm"/>
              <w:rPr>
                <w:szCs w:val="22"/>
                <w:lang w:val="en-US"/>
              </w:rPr>
            </w:pPr>
            <w:r w:rsidRPr="007D7198">
              <w:rPr>
                <w:szCs w:val="22"/>
              </w:rPr>
              <w:t>&lt;=</w:t>
            </w:r>
            <w:r w:rsidRPr="007D7198">
              <w:rPr>
                <w:szCs w:val="22"/>
                <w:lang w:val="en-US"/>
              </w:rPr>
              <w:t>10</w:t>
            </w:r>
          </w:p>
        </w:tc>
        <w:tc>
          <w:tcPr>
            <w:tcW w:w="2066" w:type="pct"/>
          </w:tcPr>
          <w:p w14:paraId="5439241C" w14:textId="77777777" w:rsidR="00611710" w:rsidRDefault="170E4D90" w:rsidP="00643620">
            <w:pPr>
              <w:pStyle w:val="GOSTTablenorm"/>
            </w:pPr>
            <w:r>
              <w:t xml:space="preserve">ФП ГИИС ЭБ </w:t>
            </w:r>
            <w:r w:rsidR="00563A60" w:rsidRPr="36854D62">
              <w:t>–</w:t>
            </w:r>
            <w:r>
              <w:t xml:space="preserve"> отправитель запроса.</w:t>
            </w:r>
          </w:p>
          <w:p w14:paraId="1385B328" w14:textId="2F2B3870" w:rsidR="002174C9" w:rsidRPr="007D7198" w:rsidRDefault="170E4D90" w:rsidP="00643620">
            <w:pPr>
              <w:pStyle w:val="GOSTTablenorm"/>
            </w:pPr>
            <w:r>
              <w:t>Возможные значения:</w:t>
            </w:r>
          </w:p>
          <w:p w14:paraId="1C4D0FAE" w14:textId="77777777" w:rsidR="00027483" w:rsidRPr="007D7198" w:rsidRDefault="00027483" w:rsidP="00027483">
            <w:pPr>
              <w:pStyle w:val="GOSTTableListMark1"/>
              <w:rPr>
                <w:lang w:val="en-US"/>
              </w:rPr>
            </w:pPr>
            <w:r w:rsidRPr="007D7198">
              <w:rPr>
                <w:lang w:val="en-US"/>
              </w:rPr>
              <w:t>EXP</w:t>
            </w:r>
            <w:r w:rsidRPr="007D7198">
              <w:t>03</w:t>
            </w:r>
            <w:r w:rsidRPr="007D7198">
              <w:rPr>
                <w:lang w:val="en-US"/>
              </w:rPr>
              <w:t xml:space="preserve"> (ПУР</w:t>
            </w:r>
            <w:r w:rsidRPr="007D7198">
              <w:t xml:space="preserve"> 03</w:t>
            </w:r>
            <w:r w:rsidRPr="007D7198">
              <w:rPr>
                <w:lang w:val="en-US"/>
              </w:rPr>
              <w:t xml:space="preserve"> ЭБ)</w:t>
            </w:r>
            <w:r>
              <w:t>;</w:t>
            </w:r>
          </w:p>
          <w:p w14:paraId="0B36C7D9" w14:textId="16861D7D" w:rsidR="002174C9" w:rsidRPr="007D7198" w:rsidRDefault="002174C9" w:rsidP="00C75A4E">
            <w:pPr>
              <w:pStyle w:val="GOSTTableListMark1"/>
              <w:rPr>
                <w:lang w:val="en-US"/>
              </w:rPr>
            </w:pPr>
            <w:r w:rsidRPr="007D7198">
              <w:rPr>
                <w:lang w:val="en-US"/>
              </w:rPr>
              <w:t>EXP</w:t>
            </w:r>
            <w:r w:rsidRPr="007D7198">
              <w:t>05</w:t>
            </w:r>
            <w:r w:rsidRPr="007D7198">
              <w:rPr>
                <w:lang w:val="en-US"/>
              </w:rPr>
              <w:t xml:space="preserve"> (ПУР</w:t>
            </w:r>
            <w:r w:rsidRPr="007D7198">
              <w:t xml:space="preserve"> 05</w:t>
            </w:r>
            <w:r w:rsidRPr="007D7198">
              <w:rPr>
                <w:lang w:val="en-US"/>
              </w:rPr>
              <w:t xml:space="preserve"> ЭБ)</w:t>
            </w:r>
            <w:r w:rsidR="00FD42B5">
              <w:t>;</w:t>
            </w:r>
          </w:p>
          <w:p w14:paraId="67562FCB" w14:textId="797D84C6" w:rsidR="002174C9" w:rsidRPr="007D7198" w:rsidRDefault="002174C9" w:rsidP="00C75A4E">
            <w:pPr>
              <w:pStyle w:val="GOSTTableListMark1"/>
              <w:rPr>
                <w:lang w:val="en-US"/>
              </w:rPr>
            </w:pPr>
            <w:r w:rsidRPr="007D7198">
              <w:rPr>
                <w:lang w:val="en-US"/>
              </w:rPr>
              <w:t>FAMABS (ПУДС ЭБ)</w:t>
            </w:r>
            <w:r w:rsidR="00FD42B5">
              <w:t>;</w:t>
            </w:r>
          </w:p>
          <w:p w14:paraId="45709DEC" w14:textId="5F5BA59A" w:rsidR="00371009" w:rsidRDefault="002174C9" w:rsidP="00C75A4E">
            <w:pPr>
              <w:pStyle w:val="GOSTTableListMark1"/>
              <w:rPr>
                <w:ins w:id="1786" w:author="Сказецкая Наталья Камилевна" w:date="2023-09-15T11:59:00Z"/>
                <w:lang w:val="en-US"/>
              </w:rPr>
            </w:pPr>
            <w:r w:rsidRPr="007D7198">
              <w:rPr>
                <w:lang w:val="en-US"/>
              </w:rPr>
              <w:t>ARP (ПУИО</w:t>
            </w:r>
            <w:r w:rsidRPr="007D7198">
              <w:t xml:space="preserve"> ЭБ</w:t>
            </w:r>
            <w:r w:rsidRPr="007D7198">
              <w:rPr>
                <w:lang w:val="en-US"/>
              </w:rPr>
              <w:t>)</w:t>
            </w:r>
            <w:r w:rsidR="00FD42B5">
              <w:t>;</w:t>
            </w:r>
          </w:p>
          <w:p w14:paraId="536D8B3F" w14:textId="59ECE095" w:rsidR="00371009" w:rsidRPr="00152B47" w:rsidRDefault="00371009" w:rsidP="00C75A4E">
            <w:pPr>
              <w:pStyle w:val="GOSTTableListMark1"/>
              <w:rPr>
                <w:ins w:id="1787" w:author="Сказецкая Наталья Камилевна" w:date="2023-09-15T11:59:00Z"/>
                <w:lang w:val="en-US"/>
              </w:rPr>
            </w:pPr>
            <w:commentRangeStart w:id="1788"/>
            <w:ins w:id="1789" w:author="Сказецкая Наталья Камилевна" w:date="2023-09-15T11:59:00Z">
              <w:r w:rsidRPr="00C75A4E">
                <w:t>RMS (ПУД ЭБ)</w:t>
              </w:r>
            </w:ins>
            <w:r w:rsidR="00FD42B5" w:rsidRPr="00152B47">
              <w:t>;</w:t>
            </w:r>
          </w:p>
          <w:p w14:paraId="707470C9" w14:textId="3B7DD356" w:rsidR="00371009" w:rsidRPr="00FC684C" w:rsidRDefault="00371009" w:rsidP="00FA4C31">
            <w:pPr>
              <w:pStyle w:val="GOSTTableListMark1"/>
            </w:pPr>
            <w:ins w:id="1790" w:author="Сказецкая Наталья Камилевна" w:date="2023-09-15T11:59:00Z">
              <w:r w:rsidRPr="00C75A4E">
                <w:rPr>
                  <w:lang w:val="en-US"/>
                </w:rPr>
                <w:t>INC</w:t>
              </w:r>
              <w:r w:rsidRPr="00C75A4E">
                <w:t xml:space="preserve"> (</w:t>
              </w:r>
            </w:ins>
            <w:ins w:id="1791" w:author="Сатлер Марина Викторовна" w:date="2024-10-04T13:39:00Z">
              <w:r w:rsidR="00B44B92" w:rsidRPr="00C75A4E">
                <w:t xml:space="preserve">ПУР </w:t>
              </w:r>
            </w:ins>
            <w:ins w:id="1792" w:author="Сказецкая Наталья Камилевна" w:date="2023-09-15T11:59:00Z">
              <w:del w:id="1793" w:author="Сатлер Марина Викторовна" w:date="2024-10-04T13:39:00Z">
                <w:r w:rsidRPr="00C75A4E" w:rsidDel="00B44B92">
                  <w:delText xml:space="preserve">Компонент </w:delText>
                </w:r>
              </w:del>
              <w:r w:rsidRPr="00C75A4E">
                <w:t xml:space="preserve">АУ/БУ </w:t>
              </w:r>
              <w:del w:id="1794" w:author="Сатлер Марина Викторовна" w:date="2024-10-04T13:39:00Z">
                <w:r w:rsidRPr="00C75A4E" w:rsidDel="00B44B92">
                  <w:delText xml:space="preserve">ПУР </w:delText>
                </w:r>
              </w:del>
              <w:r w:rsidRPr="00C75A4E">
                <w:t>ЭБ)</w:t>
              </w:r>
              <w:commentRangeEnd w:id="1788"/>
              <w:r w:rsidRPr="00152B47">
                <w:rPr>
                  <w:rStyle w:val="afff4"/>
                </w:rPr>
                <w:commentReference w:id="1788"/>
              </w:r>
            </w:ins>
          </w:p>
        </w:tc>
      </w:tr>
      <w:tr w:rsidR="00A03E1C" w:rsidRPr="007D7198" w14:paraId="6073F0CD" w14:textId="77777777" w:rsidTr="00A03E1C">
        <w:tc>
          <w:tcPr>
            <w:tcW w:w="1100" w:type="pct"/>
          </w:tcPr>
          <w:p w14:paraId="2F567368" w14:textId="77777777" w:rsidR="002174C9" w:rsidRPr="007D7198" w:rsidRDefault="002174C9" w:rsidP="00643620">
            <w:pPr>
              <w:pStyle w:val="GOSTTablenorm"/>
              <w:rPr>
                <w:szCs w:val="22"/>
              </w:rPr>
            </w:pPr>
            <w:r w:rsidRPr="007D7198">
              <w:rPr>
                <w:szCs w:val="22"/>
              </w:rPr>
              <w:t>Дата и время запроса</w:t>
            </w:r>
          </w:p>
        </w:tc>
        <w:tc>
          <w:tcPr>
            <w:tcW w:w="750" w:type="pct"/>
          </w:tcPr>
          <w:p w14:paraId="229637E5" w14:textId="77777777" w:rsidR="002174C9" w:rsidRPr="007D7198" w:rsidRDefault="002174C9" w:rsidP="00643620">
            <w:pPr>
              <w:pStyle w:val="GOSTTablenorm"/>
              <w:rPr>
                <w:szCs w:val="22"/>
                <w:lang w:val="en-US"/>
              </w:rPr>
            </w:pPr>
            <w:r w:rsidRPr="007D7198">
              <w:rPr>
                <w:szCs w:val="22"/>
                <w:lang w:val="en-US"/>
              </w:rPr>
              <w:t>ReqDateTime</w:t>
            </w:r>
          </w:p>
        </w:tc>
        <w:tc>
          <w:tcPr>
            <w:tcW w:w="500" w:type="pct"/>
          </w:tcPr>
          <w:p w14:paraId="77EB213B" w14:textId="77777777" w:rsidR="002174C9" w:rsidRPr="007D7198" w:rsidRDefault="002174C9" w:rsidP="00643620">
            <w:pPr>
              <w:ind w:firstLine="30"/>
              <w:rPr>
                <w:sz w:val="22"/>
                <w:szCs w:val="22"/>
              </w:rPr>
            </w:pPr>
            <w:r w:rsidRPr="007D7198">
              <w:rPr>
                <w:sz w:val="22"/>
                <w:szCs w:val="22"/>
              </w:rPr>
              <w:t>Дата-время (</w:t>
            </w:r>
            <w:r w:rsidRPr="007D7198">
              <w:rPr>
                <w:sz w:val="22"/>
                <w:szCs w:val="22"/>
                <w:lang w:val="en-US"/>
              </w:rPr>
              <w:t>timestamp</w:t>
            </w:r>
            <w:r w:rsidRPr="007D7198">
              <w:rPr>
                <w:sz w:val="22"/>
                <w:szCs w:val="22"/>
              </w:rPr>
              <w:t>)</w:t>
            </w:r>
          </w:p>
        </w:tc>
        <w:tc>
          <w:tcPr>
            <w:tcW w:w="300" w:type="pct"/>
          </w:tcPr>
          <w:p w14:paraId="1266DADC" w14:textId="77777777" w:rsidR="002174C9" w:rsidRPr="007D7198" w:rsidRDefault="002174C9" w:rsidP="00643620">
            <w:pPr>
              <w:ind w:firstLine="30"/>
              <w:rPr>
                <w:sz w:val="22"/>
                <w:szCs w:val="22"/>
              </w:rPr>
            </w:pPr>
            <w:r w:rsidRPr="007D7198">
              <w:rPr>
                <w:sz w:val="22"/>
                <w:szCs w:val="22"/>
              </w:rPr>
              <w:t>Да</w:t>
            </w:r>
          </w:p>
        </w:tc>
        <w:tc>
          <w:tcPr>
            <w:tcW w:w="284" w:type="pct"/>
          </w:tcPr>
          <w:p w14:paraId="0EE6D84E" w14:textId="25BE82F4" w:rsidR="002174C9" w:rsidRPr="007D7198" w:rsidRDefault="002174C9" w:rsidP="00643620">
            <w:pPr>
              <w:ind w:firstLine="30"/>
              <w:rPr>
                <w:sz w:val="22"/>
                <w:szCs w:val="22"/>
              </w:rPr>
            </w:pPr>
          </w:p>
        </w:tc>
        <w:tc>
          <w:tcPr>
            <w:tcW w:w="2066" w:type="pct"/>
          </w:tcPr>
          <w:p w14:paraId="4904EC85" w14:textId="5456D8E5" w:rsidR="002174C9" w:rsidRPr="007D7198" w:rsidRDefault="170E4D90" w:rsidP="00643620">
            <w:pPr>
              <w:pStyle w:val="GOSTTablenorm"/>
            </w:pPr>
            <w:r>
              <w:t>Дата и время формирования запроса ФП ГИИС ЭБ.</w:t>
            </w:r>
          </w:p>
          <w:p w14:paraId="5CF28F65" w14:textId="77777777" w:rsidR="002174C9" w:rsidRPr="007D7198" w:rsidRDefault="002174C9" w:rsidP="00643620">
            <w:pPr>
              <w:pStyle w:val="GOSTTablenorm"/>
              <w:rPr>
                <w:szCs w:val="22"/>
              </w:rPr>
            </w:pPr>
            <w:r w:rsidRPr="007D7198">
              <w:rPr>
                <w:szCs w:val="22"/>
              </w:rPr>
              <w:t xml:space="preserve">Формат </w:t>
            </w:r>
            <w:r w:rsidRPr="007D7198">
              <w:rPr>
                <w:szCs w:val="22"/>
                <w:lang w:val="en-US"/>
              </w:rPr>
              <w:t>YYYY</w:t>
            </w:r>
            <w:r w:rsidRPr="007D7198">
              <w:rPr>
                <w:szCs w:val="22"/>
              </w:rPr>
              <w:t>-</w:t>
            </w:r>
            <w:r w:rsidRPr="007D7198">
              <w:rPr>
                <w:szCs w:val="22"/>
                <w:lang w:val="en-US"/>
              </w:rPr>
              <w:t>MM</w:t>
            </w:r>
            <w:r w:rsidRPr="007D7198">
              <w:rPr>
                <w:szCs w:val="22"/>
              </w:rPr>
              <w:t>-</w:t>
            </w:r>
            <w:r w:rsidRPr="007D7198">
              <w:rPr>
                <w:szCs w:val="22"/>
                <w:lang w:val="en-US"/>
              </w:rPr>
              <w:t>DD</w:t>
            </w:r>
            <w:r w:rsidRPr="007D7198">
              <w:rPr>
                <w:szCs w:val="22"/>
              </w:rPr>
              <w:t xml:space="preserve"> </w:t>
            </w:r>
            <w:proofErr w:type="gramStart"/>
            <w:r w:rsidRPr="007D7198">
              <w:rPr>
                <w:szCs w:val="22"/>
                <w:lang w:val="en-US"/>
              </w:rPr>
              <w:t>hh</w:t>
            </w:r>
            <w:r w:rsidRPr="007D7198">
              <w:rPr>
                <w:szCs w:val="22"/>
              </w:rPr>
              <w:t>:</w:t>
            </w:r>
            <w:r w:rsidRPr="007D7198">
              <w:rPr>
                <w:szCs w:val="22"/>
                <w:lang w:val="en-US"/>
              </w:rPr>
              <w:t>mm</w:t>
            </w:r>
            <w:proofErr w:type="gramEnd"/>
            <w:r w:rsidRPr="007D7198">
              <w:rPr>
                <w:szCs w:val="22"/>
              </w:rPr>
              <w:t>:</w:t>
            </w:r>
            <w:r w:rsidRPr="007D7198">
              <w:rPr>
                <w:szCs w:val="22"/>
                <w:lang w:val="en-US"/>
              </w:rPr>
              <w:t>ss</w:t>
            </w:r>
          </w:p>
        </w:tc>
      </w:tr>
      <w:tr w:rsidR="00A03E1C" w:rsidRPr="007D7198" w14:paraId="12684768" w14:textId="77777777" w:rsidTr="00A03E1C">
        <w:tc>
          <w:tcPr>
            <w:tcW w:w="1100" w:type="pct"/>
          </w:tcPr>
          <w:p w14:paraId="5AE9E3E1" w14:textId="77777777" w:rsidR="002174C9" w:rsidRPr="007D7198" w:rsidRDefault="002174C9" w:rsidP="00643620">
            <w:pPr>
              <w:pStyle w:val="GOSTTablenorm"/>
              <w:rPr>
                <w:szCs w:val="22"/>
              </w:rPr>
            </w:pPr>
            <w:r w:rsidRPr="007D7198">
              <w:rPr>
                <w:szCs w:val="22"/>
              </w:rPr>
              <w:t>Версия формата запроса</w:t>
            </w:r>
          </w:p>
        </w:tc>
        <w:tc>
          <w:tcPr>
            <w:tcW w:w="750" w:type="pct"/>
          </w:tcPr>
          <w:p w14:paraId="59D80ECC" w14:textId="77777777" w:rsidR="002174C9" w:rsidRPr="007D7198" w:rsidRDefault="002174C9" w:rsidP="00643620">
            <w:pPr>
              <w:pStyle w:val="GOSTTablenorm"/>
              <w:rPr>
                <w:szCs w:val="22"/>
                <w:lang w:val="en-US"/>
              </w:rPr>
            </w:pPr>
            <w:r w:rsidRPr="007D7198">
              <w:rPr>
                <w:szCs w:val="22"/>
                <w:lang w:val="en-US"/>
              </w:rPr>
              <w:t>Version</w:t>
            </w:r>
          </w:p>
        </w:tc>
        <w:tc>
          <w:tcPr>
            <w:tcW w:w="500" w:type="pct"/>
          </w:tcPr>
          <w:p w14:paraId="50BC7CB4" w14:textId="77777777" w:rsidR="002174C9" w:rsidRPr="007D7198" w:rsidRDefault="002174C9" w:rsidP="00643620">
            <w:pPr>
              <w:ind w:firstLine="30"/>
              <w:rPr>
                <w:sz w:val="22"/>
                <w:szCs w:val="22"/>
                <w:lang w:val="en-US"/>
              </w:rPr>
            </w:pPr>
            <w:r w:rsidRPr="007D7198">
              <w:rPr>
                <w:sz w:val="22"/>
                <w:szCs w:val="22"/>
              </w:rPr>
              <w:t>Строка</w:t>
            </w:r>
          </w:p>
        </w:tc>
        <w:tc>
          <w:tcPr>
            <w:tcW w:w="300" w:type="pct"/>
          </w:tcPr>
          <w:p w14:paraId="6A08E200" w14:textId="77777777" w:rsidR="002174C9" w:rsidRPr="007D7198" w:rsidRDefault="002174C9" w:rsidP="00643620">
            <w:pPr>
              <w:ind w:firstLine="30"/>
              <w:rPr>
                <w:sz w:val="22"/>
                <w:szCs w:val="22"/>
              </w:rPr>
            </w:pPr>
            <w:r w:rsidRPr="007D7198">
              <w:rPr>
                <w:sz w:val="22"/>
                <w:szCs w:val="22"/>
              </w:rPr>
              <w:t>Да</w:t>
            </w:r>
          </w:p>
        </w:tc>
        <w:tc>
          <w:tcPr>
            <w:tcW w:w="284" w:type="pct"/>
          </w:tcPr>
          <w:p w14:paraId="71D30751" w14:textId="77777777" w:rsidR="002174C9" w:rsidRPr="007D7198" w:rsidRDefault="002174C9" w:rsidP="00643620">
            <w:pPr>
              <w:pStyle w:val="GOSTTablenorm"/>
              <w:rPr>
                <w:szCs w:val="22"/>
                <w:lang w:val="en-US"/>
              </w:rPr>
            </w:pPr>
            <w:r w:rsidRPr="007D7198">
              <w:rPr>
                <w:szCs w:val="22"/>
              </w:rPr>
              <w:t>&lt;=</w:t>
            </w:r>
            <w:r w:rsidRPr="007D7198">
              <w:rPr>
                <w:szCs w:val="22"/>
                <w:lang w:val="en-US"/>
              </w:rPr>
              <w:t>10</w:t>
            </w:r>
          </w:p>
        </w:tc>
        <w:tc>
          <w:tcPr>
            <w:tcW w:w="2066" w:type="pct"/>
          </w:tcPr>
          <w:p w14:paraId="47CCAF27" w14:textId="49D8F571" w:rsidR="002174C9" w:rsidRPr="007D7198" w:rsidRDefault="002174C9" w:rsidP="00643620">
            <w:pPr>
              <w:pStyle w:val="GOSTTablenorm"/>
              <w:rPr>
                <w:szCs w:val="22"/>
              </w:rPr>
            </w:pPr>
            <w:r w:rsidRPr="007D7198">
              <w:rPr>
                <w:szCs w:val="22"/>
              </w:rPr>
              <w:t>Версия формата запроса</w:t>
            </w:r>
          </w:p>
        </w:tc>
      </w:tr>
      <w:tr w:rsidR="00A03E1C" w:rsidRPr="007D7198" w14:paraId="3EBF122F" w14:textId="77777777" w:rsidTr="00A03E1C">
        <w:tc>
          <w:tcPr>
            <w:tcW w:w="1100" w:type="pct"/>
          </w:tcPr>
          <w:p w14:paraId="45882B43" w14:textId="77777777" w:rsidR="002174C9" w:rsidRPr="007D7198" w:rsidRDefault="002174C9" w:rsidP="00643620">
            <w:pPr>
              <w:pStyle w:val="GOSTTablenorm"/>
              <w:rPr>
                <w:szCs w:val="22"/>
              </w:rPr>
            </w:pPr>
            <w:r w:rsidRPr="007D7198">
              <w:rPr>
                <w:szCs w:val="22"/>
              </w:rPr>
              <w:t>Глобальный идентификатор запроса</w:t>
            </w:r>
          </w:p>
        </w:tc>
        <w:tc>
          <w:tcPr>
            <w:tcW w:w="750" w:type="pct"/>
          </w:tcPr>
          <w:p w14:paraId="13F071F3" w14:textId="77777777" w:rsidR="002174C9" w:rsidRPr="007D7198" w:rsidRDefault="002174C9" w:rsidP="00643620">
            <w:pPr>
              <w:pStyle w:val="GOSTTablenorm"/>
              <w:rPr>
                <w:szCs w:val="22"/>
                <w:lang w:val="en-US"/>
              </w:rPr>
            </w:pPr>
            <w:r w:rsidRPr="007D7198">
              <w:rPr>
                <w:szCs w:val="22"/>
                <w:lang w:val="en-US"/>
              </w:rPr>
              <w:t>ReqGuid</w:t>
            </w:r>
          </w:p>
        </w:tc>
        <w:tc>
          <w:tcPr>
            <w:tcW w:w="500" w:type="pct"/>
          </w:tcPr>
          <w:p w14:paraId="0A502B22" w14:textId="77777777" w:rsidR="002174C9" w:rsidRPr="007D7198" w:rsidRDefault="002174C9" w:rsidP="00643620">
            <w:pPr>
              <w:ind w:firstLine="30"/>
              <w:rPr>
                <w:sz w:val="22"/>
                <w:szCs w:val="22"/>
              </w:rPr>
            </w:pPr>
            <w:r w:rsidRPr="007D7198">
              <w:rPr>
                <w:sz w:val="22"/>
                <w:szCs w:val="22"/>
                <w:lang w:val="en-US"/>
              </w:rPr>
              <w:t>GUID</w:t>
            </w:r>
          </w:p>
        </w:tc>
        <w:tc>
          <w:tcPr>
            <w:tcW w:w="300" w:type="pct"/>
          </w:tcPr>
          <w:p w14:paraId="40935F24" w14:textId="77777777" w:rsidR="002174C9" w:rsidRPr="007D7198" w:rsidRDefault="002174C9" w:rsidP="00643620">
            <w:pPr>
              <w:ind w:firstLine="30"/>
              <w:rPr>
                <w:sz w:val="22"/>
                <w:szCs w:val="22"/>
              </w:rPr>
            </w:pPr>
            <w:r w:rsidRPr="007D7198">
              <w:rPr>
                <w:sz w:val="22"/>
                <w:szCs w:val="22"/>
              </w:rPr>
              <w:t>Да</w:t>
            </w:r>
          </w:p>
        </w:tc>
        <w:tc>
          <w:tcPr>
            <w:tcW w:w="284" w:type="pct"/>
          </w:tcPr>
          <w:p w14:paraId="70B5ACDC" w14:textId="77777777" w:rsidR="002174C9" w:rsidRPr="007D7198" w:rsidRDefault="002174C9" w:rsidP="00643620">
            <w:pPr>
              <w:pStyle w:val="GOSTTablenorm"/>
              <w:rPr>
                <w:szCs w:val="22"/>
                <w:lang w:val="en-US"/>
              </w:rPr>
            </w:pPr>
            <w:r w:rsidRPr="007D7198">
              <w:rPr>
                <w:szCs w:val="22"/>
                <w:lang w:val="en-US"/>
              </w:rPr>
              <w:t>=</w:t>
            </w:r>
            <w:r w:rsidRPr="007D7198">
              <w:rPr>
                <w:szCs w:val="22"/>
              </w:rPr>
              <w:t>36</w:t>
            </w:r>
          </w:p>
        </w:tc>
        <w:tc>
          <w:tcPr>
            <w:tcW w:w="2066" w:type="pct"/>
          </w:tcPr>
          <w:p w14:paraId="04B56A63" w14:textId="77777777" w:rsidR="002174C9" w:rsidRPr="007D7198" w:rsidRDefault="002174C9" w:rsidP="00643620">
            <w:pPr>
              <w:pStyle w:val="GOSTTablenorm"/>
              <w:rPr>
                <w:szCs w:val="22"/>
              </w:rPr>
            </w:pPr>
            <w:r w:rsidRPr="007D7198">
              <w:rPr>
                <w:szCs w:val="22"/>
              </w:rPr>
              <w:t>Уникальный идентификатор запроса (с тире)</w:t>
            </w:r>
          </w:p>
        </w:tc>
      </w:tr>
      <w:tr w:rsidR="00A03E1C" w:rsidRPr="007D7198" w14:paraId="2926C7C2" w14:textId="77777777" w:rsidTr="00A03E1C">
        <w:tc>
          <w:tcPr>
            <w:tcW w:w="1100" w:type="pct"/>
          </w:tcPr>
          <w:p w14:paraId="43297415" w14:textId="77777777" w:rsidR="002174C9" w:rsidRPr="007D7198" w:rsidRDefault="002174C9" w:rsidP="00643620">
            <w:pPr>
              <w:pStyle w:val="GOSTTablenorm"/>
              <w:rPr>
                <w:szCs w:val="22"/>
              </w:rPr>
            </w:pPr>
            <w:r w:rsidRPr="007D7198">
              <w:rPr>
                <w:szCs w:val="22"/>
              </w:rPr>
              <w:t>Глобальный идентификатор документа</w:t>
            </w:r>
          </w:p>
        </w:tc>
        <w:tc>
          <w:tcPr>
            <w:tcW w:w="750" w:type="pct"/>
          </w:tcPr>
          <w:p w14:paraId="28572FC2" w14:textId="77777777" w:rsidR="002174C9" w:rsidRPr="007D7198" w:rsidRDefault="002174C9" w:rsidP="00643620">
            <w:pPr>
              <w:pStyle w:val="GOSTTablenorm"/>
              <w:rPr>
                <w:szCs w:val="22"/>
              </w:rPr>
            </w:pPr>
            <w:r w:rsidRPr="007D7198">
              <w:rPr>
                <w:szCs w:val="22"/>
                <w:lang w:val="en-US"/>
              </w:rPr>
              <w:t>DocGuid</w:t>
            </w:r>
          </w:p>
        </w:tc>
        <w:tc>
          <w:tcPr>
            <w:tcW w:w="500" w:type="pct"/>
          </w:tcPr>
          <w:p w14:paraId="33CFEF0F" w14:textId="77777777" w:rsidR="002174C9" w:rsidRPr="007D7198" w:rsidRDefault="002174C9" w:rsidP="00643620">
            <w:pPr>
              <w:ind w:firstLine="30"/>
              <w:rPr>
                <w:sz w:val="22"/>
                <w:szCs w:val="22"/>
              </w:rPr>
            </w:pPr>
            <w:r w:rsidRPr="007D7198">
              <w:rPr>
                <w:sz w:val="22"/>
                <w:szCs w:val="22"/>
                <w:lang w:val="en-US"/>
              </w:rPr>
              <w:t>GUID</w:t>
            </w:r>
          </w:p>
        </w:tc>
        <w:tc>
          <w:tcPr>
            <w:tcW w:w="300" w:type="pct"/>
          </w:tcPr>
          <w:p w14:paraId="4B12D429" w14:textId="77777777" w:rsidR="002174C9" w:rsidRPr="007D7198" w:rsidRDefault="002174C9" w:rsidP="00643620">
            <w:pPr>
              <w:ind w:firstLine="30"/>
              <w:rPr>
                <w:sz w:val="22"/>
                <w:szCs w:val="22"/>
              </w:rPr>
            </w:pPr>
            <w:r w:rsidRPr="007D7198">
              <w:rPr>
                <w:sz w:val="22"/>
                <w:szCs w:val="22"/>
              </w:rPr>
              <w:t>Да</w:t>
            </w:r>
          </w:p>
        </w:tc>
        <w:tc>
          <w:tcPr>
            <w:tcW w:w="284" w:type="pct"/>
          </w:tcPr>
          <w:p w14:paraId="2C620E33" w14:textId="77777777" w:rsidR="002174C9" w:rsidRPr="007D7198" w:rsidRDefault="002174C9" w:rsidP="00643620">
            <w:pPr>
              <w:pStyle w:val="GOSTTablenorm"/>
              <w:rPr>
                <w:szCs w:val="22"/>
              </w:rPr>
            </w:pPr>
            <w:r w:rsidRPr="007D7198">
              <w:rPr>
                <w:szCs w:val="22"/>
              </w:rPr>
              <w:t>=36</w:t>
            </w:r>
          </w:p>
        </w:tc>
        <w:tc>
          <w:tcPr>
            <w:tcW w:w="2066" w:type="pct"/>
          </w:tcPr>
          <w:p w14:paraId="48C7842F" w14:textId="77777777" w:rsidR="002174C9" w:rsidRPr="007D7198" w:rsidRDefault="002174C9" w:rsidP="00643620">
            <w:pPr>
              <w:pStyle w:val="GOSTTablenorm"/>
              <w:rPr>
                <w:szCs w:val="22"/>
              </w:rPr>
            </w:pPr>
            <w:r w:rsidRPr="007D7198">
              <w:rPr>
                <w:szCs w:val="22"/>
              </w:rPr>
              <w:t>Уникальный идентификатор документа, записи учета по которому требуется сторнировать / отменить</w:t>
            </w:r>
          </w:p>
        </w:tc>
      </w:tr>
      <w:tr w:rsidR="00585397" w:rsidRPr="007D7198" w14:paraId="121308E2" w14:textId="77777777" w:rsidTr="00A03E1C">
        <w:trPr>
          <w:ins w:id="1795" w:author="Сказецкая Наталья Камилевна" w:date="2026-04-14T14:10:00Z"/>
        </w:trPr>
        <w:tc>
          <w:tcPr>
            <w:tcW w:w="1100" w:type="pct"/>
          </w:tcPr>
          <w:p w14:paraId="53E4D1A2" w14:textId="4CE7D089" w:rsidR="00585397" w:rsidRPr="007D7198" w:rsidRDefault="00585397" w:rsidP="00585397">
            <w:pPr>
              <w:pStyle w:val="GOSTTablenorm"/>
              <w:rPr>
                <w:ins w:id="1796" w:author="Сказецкая Наталья Камилевна" w:date="2026-04-14T14:10:00Z"/>
                <w:szCs w:val="22"/>
              </w:rPr>
            </w:pPr>
            <w:commentRangeStart w:id="1797"/>
            <w:ins w:id="1798" w:author="Сказецкая Наталья Камилевна" w:date="2026-04-14T14:10:00Z">
              <w:r>
                <w:lastRenderedPageBreak/>
                <w:t>Глобальный</w:t>
              </w:r>
              <w:commentRangeEnd w:id="1797"/>
              <w:r>
                <w:rPr>
                  <w:rStyle w:val="afff4"/>
                </w:rPr>
                <w:commentReference w:id="1797"/>
              </w:r>
              <w:r>
                <w:t xml:space="preserve"> идентификатор связанного документа</w:t>
              </w:r>
            </w:ins>
          </w:p>
        </w:tc>
        <w:tc>
          <w:tcPr>
            <w:tcW w:w="750" w:type="pct"/>
          </w:tcPr>
          <w:p w14:paraId="0C4B1F4D" w14:textId="22BB0E25" w:rsidR="00585397" w:rsidRPr="007D7198" w:rsidRDefault="00585397" w:rsidP="00585397">
            <w:pPr>
              <w:pStyle w:val="GOSTTablenorm"/>
              <w:rPr>
                <w:ins w:id="1799" w:author="Сказецкая Наталья Камилевна" w:date="2026-04-14T14:10:00Z"/>
                <w:szCs w:val="22"/>
                <w:lang w:val="en-US"/>
              </w:rPr>
            </w:pPr>
            <w:ins w:id="1800" w:author="Сказецкая Наталья Камилевна" w:date="2026-04-14T14:10:00Z">
              <w:r>
                <w:t>LinkedDocGuid</w:t>
              </w:r>
            </w:ins>
          </w:p>
        </w:tc>
        <w:tc>
          <w:tcPr>
            <w:tcW w:w="500" w:type="pct"/>
          </w:tcPr>
          <w:p w14:paraId="38FC9295" w14:textId="7D1A6FE3" w:rsidR="00585397" w:rsidRPr="007D7198" w:rsidRDefault="00585397" w:rsidP="00585397">
            <w:pPr>
              <w:ind w:firstLine="30"/>
              <w:rPr>
                <w:ins w:id="1801" w:author="Сказецкая Наталья Камилевна" w:date="2026-04-14T14:10:00Z"/>
                <w:sz w:val="22"/>
                <w:szCs w:val="22"/>
                <w:lang w:val="en-US"/>
              </w:rPr>
            </w:pPr>
            <w:ins w:id="1802" w:author="Сказецкая Наталья Камилевна" w:date="2026-04-14T14:10:00Z">
              <w:r>
                <w:t>GUID</w:t>
              </w:r>
            </w:ins>
          </w:p>
        </w:tc>
        <w:tc>
          <w:tcPr>
            <w:tcW w:w="300" w:type="pct"/>
          </w:tcPr>
          <w:p w14:paraId="4C902E27" w14:textId="7A435E7B" w:rsidR="00585397" w:rsidRPr="007D7198" w:rsidRDefault="00585397" w:rsidP="00585397">
            <w:pPr>
              <w:ind w:firstLine="30"/>
              <w:rPr>
                <w:ins w:id="1803" w:author="Сказецкая Наталья Камилевна" w:date="2026-04-14T14:10:00Z"/>
                <w:sz w:val="22"/>
                <w:szCs w:val="22"/>
              </w:rPr>
            </w:pPr>
            <w:ins w:id="1804" w:author="Сказецкая Наталья Камилевна" w:date="2026-04-14T14:10:00Z">
              <w:r>
                <w:t>Нет</w:t>
              </w:r>
            </w:ins>
          </w:p>
        </w:tc>
        <w:tc>
          <w:tcPr>
            <w:tcW w:w="284" w:type="pct"/>
          </w:tcPr>
          <w:p w14:paraId="524767B5" w14:textId="058CA12E" w:rsidR="00585397" w:rsidRPr="007D7198" w:rsidRDefault="00585397" w:rsidP="00585397">
            <w:pPr>
              <w:pStyle w:val="GOSTTablenorm"/>
              <w:rPr>
                <w:ins w:id="1805" w:author="Сказецкая Наталья Камилевна" w:date="2026-04-14T14:10:00Z"/>
                <w:szCs w:val="22"/>
              </w:rPr>
            </w:pPr>
            <w:ins w:id="1806" w:author="Сказецкая Наталья Камилевна" w:date="2026-04-14T14:10:00Z">
              <w:r>
                <w:t>=36</w:t>
              </w:r>
            </w:ins>
          </w:p>
        </w:tc>
        <w:tc>
          <w:tcPr>
            <w:tcW w:w="2066" w:type="pct"/>
          </w:tcPr>
          <w:p w14:paraId="7F100500" w14:textId="77777777" w:rsidR="00585397" w:rsidRPr="000A3376" w:rsidRDefault="00585397" w:rsidP="00585397">
            <w:pPr>
              <w:pStyle w:val="GOSTTablenorm"/>
              <w:rPr>
                <w:ins w:id="1807" w:author="Сказецкая Наталья Камилевна" w:date="2026-04-14T14:10:00Z"/>
              </w:rPr>
            </w:pPr>
            <w:ins w:id="1808" w:author="Сказецкая Наталья Камилевна" w:date="2026-04-14T14:10:00Z">
              <w:r w:rsidRPr="000A3376">
                <w:t>Уникальный идентификатор документа (с тире).</w:t>
              </w:r>
            </w:ins>
          </w:p>
          <w:p w14:paraId="249CC00C" w14:textId="77777777" w:rsidR="00585397" w:rsidRPr="000A3376" w:rsidRDefault="00585397" w:rsidP="00585397">
            <w:pPr>
              <w:pStyle w:val="GOSTTablenorm"/>
              <w:rPr>
                <w:ins w:id="1809" w:author="Сказецкая Наталья Камилевна" w:date="2026-04-14T14:10:00Z"/>
              </w:rPr>
            </w:pPr>
            <w:ins w:id="1810" w:author="Сказецкая Наталья Камилевна" w:date="2026-04-14T14:10: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r>
                <w:t>параметре</w:t>
              </w:r>
              <w:r w:rsidRPr="000A3376">
                <w:t xml:space="preserve"> </w:t>
              </w:r>
              <w:r>
                <w:t>«</w:t>
              </w:r>
              <w:r w:rsidRPr="000A3376">
                <w:t>Глобальный идентификатор документа</w:t>
              </w:r>
              <w:r>
                <w:t>» (</w:t>
              </w:r>
              <w:r w:rsidRPr="000A3376">
                <w:t>DocGuid)</w:t>
              </w:r>
              <w:r>
                <w:t>.</w:t>
              </w:r>
            </w:ins>
          </w:p>
          <w:p w14:paraId="186266EB" w14:textId="0CC57D66" w:rsidR="00585397" w:rsidRPr="008C7B2C" w:rsidRDefault="00585397" w:rsidP="00585397">
            <w:pPr>
              <w:pStyle w:val="GOSTTablenorm"/>
              <w:rPr>
                <w:ins w:id="1811" w:author="Сказецкая Наталья Камилевна" w:date="2026-04-14T14:10:00Z"/>
              </w:rPr>
            </w:pPr>
            <w:ins w:id="1812" w:author="Сказецкая Наталья Камилевна" w:date="2026-04-14T14:10:00Z">
              <w:r w:rsidRPr="000A3376">
                <w:t xml:space="preserve">Тип связанного документа может отличаться от типа документа, указанного в </w:t>
              </w:r>
              <w:r>
                <w:t>параметре</w:t>
              </w:r>
              <w:r w:rsidRPr="000A3376">
                <w:t xml:space="preserve"> </w:t>
              </w:r>
              <w:r>
                <w:t>«</w:t>
              </w:r>
              <w:r w:rsidRPr="000A3376">
                <w:t>Тип документа</w:t>
              </w:r>
              <w:r>
                <w:t>» (</w:t>
              </w:r>
              <w:r w:rsidRPr="000A3376">
                <w:t>TypeDoc)</w:t>
              </w:r>
            </w:ins>
          </w:p>
        </w:tc>
      </w:tr>
      <w:tr w:rsidR="00585397" w:rsidRPr="007D7198" w14:paraId="010D5F16" w14:textId="77777777" w:rsidTr="00A03E1C">
        <w:tc>
          <w:tcPr>
            <w:tcW w:w="1100" w:type="pct"/>
          </w:tcPr>
          <w:p w14:paraId="4FCA184B" w14:textId="77777777" w:rsidR="00585397" w:rsidRPr="007D7198" w:rsidRDefault="00585397" w:rsidP="00585397">
            <w:pPr>
              <w:pStyle w:val="GOSTTablenorm"/>
              <w:rPr>
                <w:szCs w:val="22"/>
              </w:rPr>
            </w:pPr>
            <w:r w:rsidRPr="007D7198">
              <w:rPr>
                <w:szCs w:val="22"/>
              </w:rPr>
              <w:t>Тип запроса</w:t>
            </w:r>
          </w:p>
        </w:tc>
        <w:tc>
          <w:tcPr>
            <w:tcW w:w="750" w:type="pct"/>
          </w:tcPr>
          <w:p w14:paraId="1712E5A4" w14:textId="77777777" w:rsidR="00585397" w:rsidRPr="007D7198" w:rsidRDefault="00585397" w:rsidP="00585397">
            <w:pPr>
              <w:pStyle w:val="GOSTTablenorm"/>
              <w:rPr>
                <w:szCs w:val="22"/>
                <w:lang w:val="en-US"/>
              </w:rPr>
            </w:pPr>
            <w:r w:rsidRPr="007D7198">
              <w:rPr>
                <w:szCs w:val="22"/>
                <w:lang w:val="en-US"/>
              </w:rPr>
              <w:t>RequestType</w:t>
            </w:r>
          </w:p>
        </w:tc>
        <w:tc>
          <w:tcPr>
            <w:tcW w:w="500" w:type="pct"/>
          </w:tcPr>
          <w:p w14:paraId="4B0089BD" w14:textId="77777777" w:rsidR="00585397" w:rsidRPr="007D7198" w:rsidRDefault="00585397" w:rsidP="00585397">
            <w:pPr>
              <w:ind w:firstLine="30"/>
              <w:rPr>
                <w:sz w:val="22"/>
                <w:szCs w:val="22"/>
                <w:lang w:val="en-US"/>
              </w:rPr>
            </w:pPr>
            <w:r w:rsidRPr="007D7198">
              <w:rPr>
                <w:sz w:val="22"/>
                <w:szCs w:val="22"/>
              </w:rPr>
              <w:t>Строка</w:t>
            </w:r>
          </w:p>
        </w:tc>
        <w:tc>
          <w:tcPr>
            <w:tcW w:w="300" w:type="pct"/>
          </w:tcPr>
          <w:p w14:paraId="6EB0E43C" w14:textId="77777777" w:rsidR="00585397" w:rsidRPr="007D7198" w:rsidRDefault="00585397" w:rsidP="00585397">
            <w:pPr>
              <w:ind w:firstLine="30"/>
              <w:rPr>
                <w:sz w:val="22"/>
                <w:szCs w:val="22"/>
              </w:rPr>
            </w:pPr>
            <w:r w:rsidRPr="007D7198">
              <w:rPr>
                <w:sz w:val="22"/>
                <w:szCs w:val="22"/>
              </w:rPr>
              <w:t>Да</w:t>
            </w:r>
          </w:p>
        </w:tc>
        <w:tc>
          <w:tcPr>
            <w:tcW w:w="284" w:type="pct"/>
          </w:tcPr>
          <w:p w14:paraId="1330C411" w14:textId="7E5EF88D" w:rsidR="00585397" w:rsidRPr="007D7198" w:rsidRDefault="00585397" w:rsidP="00585397">
            <w:pPr>
              <w:pStyle w:val="GOSTTablenorm"/>
              <w:rPr>
                <w:szCs w:val="22"/>
                <w:lang w:val="en-US"/>
              </w:rPr>
            </w:pPr>
            <w:r w:rsidRPr="007D7198">
              <w:rPr>
                <w:szCs w:val="22"/>
              </w:rPr>
              <w:t>&lt;=</w:t>
            </w:r>
            <w:del w:id="1813" w:author="Сатлер Марина Викторовна" w:date="2024-10-31T11:32:00Z">
              <w:r w:rsidRPr="007D7198" w:rsidDel="00AA6E06">
                <w:rPr>
                  <w:szCs w:val="22"/>
                  <w:lang w:val="en-US"/>
                </w:rPr>
                <w:delText>10</w:delText>
              </w:r>
            </w:del>
            <w:ins w:id="1814" w:author="Сатлер Марина Викторовна" w:date="2024-10-31T11:32:00Z">
              <w:r>
                <w:rPr>
                  <w:szCs w:val="22"/>
                </w:rPr>
                <w:t>5</w:t>
              </w:r>
              <w:r w:rsidRPr="007D7198">
                <w:rPr>
                  <w:szCs w:val="22"/>
                  <w:lang w:val="en-US"/>
                </w:rPr>
                <w:t>0</w:t>
              </w:r>
            </w:ins>
          </w:p>
        </w:tc>
        <w:tc>
          <w:tcPr>
            <w:tcW w:w="2066" w:type="pct"/>
          </w:tcPr>
          <w:p w14:paraId="50DE73CD" w14:textId="77777777" w:rsidR="00585397" w:rsidRPr="007D7198" w:rsidRDefault="00585397" w:rsidP="00585397">
            <w:pPr>
              <w:pStyle w:val="GOSTTablenorm"/>
              <w:rPr>
                <w:szCs w:val="22"/>
              </w:rPr>
            </w:pPr>
            <w:r w:rsidRPr="007D7198">
              <w:rPr>
                <w:szCs w:val="22"/>
              </w:rPr>
              <w:t>Передается значение «REVERSAL»</w:t>
            </w:r>
          </w:p>
        </w:tc>
      </w:tr>
      <w:tr w:rsidR="00585397" w:rsidRPr="007D7198" w14:paraId="07F1B02A" w14:textId="77777777" w:rsidTr="00A03E1C">
        <w:tc>
          <w:tcPr>
            <w:tcW w:w="1100" w:type="pct"/>
          </w:tcPr>
          <w:p w14:paraId="790579C6" w14:textId="77777777" w:rsidR="00585397" w:rsidRPr="007D7198" w:rsidRDefault="00585397" w:rsidP="00585397">
            <w:pPr>
              <w:pStyle w:val="GOSTTablenorm"/>
              <w:rPr>
                <w:szCs w:val="22"/>
              </w:rPr>
            </w:pPr>
            <w:r w:rsidRPr="001C1B16">
              <w:rPr>
                <w:szCs w:val="22"/>
              </w:rPr>
              <w:t>Тип документа</w:t>
            </w:r>
          </w:p>
        </w:tc>
        <w:tc>
          <w:tcPr>
            <w:tcW w:w="750" w:type="pct"/>
          </w:tcPr>
          <w:p w14:paraId="621D9644" w14:textId="77777777" w:rsidR="00585397" w:rsidRPr="007D7198" w:rsidRDefault="00585397" w:rsidP="00585397">
            <w:pPr>
              <w:pStyle w:val="GOSTTablenorm"/>
              <w:rPr>
                <w:szCs w:val="22"/>
                <w:lang w:val="en-US"/>
              </w:rPr>
            </w:pPr>
            <w:r w:rsidRPr="001C1B16">
              <w:rPr>
                <w:szCs w:val="22"/>
              </w:rPr>
              <w:t>TypeDoc</w:t>
            </w:r>
          </w:p>
        </w:tc>
        <w:tc>
          <w:tcPr>
            <w:tcW w:w="500" w:type="pct"/>
          </w:tcPr>
          <w:p w14:paraId="241AA551" w14:textId="77777777" w:rsidR="00585397" w:rsidRPr="007D7198" w:rsidRDefault="00585397" w:rsidP="00585397">
            <w:pPr>
              <w:ind w:firstLine="30"/>
              <w:rPr>
                <w:sz w:val="22"/>
                <w:szCs w:val="22"/>
              </w:rPr>
            </w:pPr>
            <w:r w:rsidRPr="001C1B16">
              <w:rPr>
                <w:sz w:val="22"/>
                <w:szCs w:val="22"/>
              </w:rPr>
              <w:t>Строка</w:t>
            </w:r>
          </w:p>
        </w:tc>
        <w:tc>
          <w:tcPr>
            <w:tcW w:w="300" w:type="pct"/>
          </w:tcPr>
          <w:p w14:paraId="2D44DC82" w14:textId="597AB40E" w:rsidR="00585397" w:rsidRPr="007D7198" w:rsidRDefault="00585397" w:rsidP="00585397">
            <w:pPr>
              <w:ind w:firstLine="30"/>
              <w:rPr>
                <w:sz w:val="22"/>
                <w:szCs w:val="22"/>
              </w:rPr>
            </w:pPr>
            <w:commentRangeStart w:id="1815"/>
            <w:r>
              <w:rPr>
                <w:sz w:val="22"/>
                <w:szCs w:val="22"/>
              </w:rPr>
              <w:t>Нет</w:t>
            </w:r>
            <w:commentRangeEnd w:id="1815"/>
            <w:r>
              <w:rPr>
                <w:rStyle w:val="afff4"/>
              </w:rPr>
              <w:commentReference w:id="1815"/>
            </w:r>
          </w:p>
        </w:tc>
        <w:tc>
          <w:tcPr>
            <w:tcW w:w="284" w:type="pct"/>
          </w:tcPr>
          <w:p w14:paraId="45CC3706" w14:textId="77777777" w:rsidR="00585397" w:rsidRPr="007D7198" w:rsidRDefault="00585397" w:rsidP="00585397">
            <w:pPr>
              <w:pStyle w:val="GOSTTablenorm"/>
              <w:rPr>
                <w:szCs w:val="22"/>
              </w:rPr>
            </w:pPr>
            <w:r w:rsidRPr="001C1B16">
              <w:rPr>
                <w:szCs w:val="22"/>
              </w:rPr>
              <w:t>&lt;=50</w:t>
            </w:r>
          </w:p>
        </w:tc>
        <w:tc>
          <w:tcPr>
            <w:tcW w:w="2066" w:type="pct"/>
          </w:tcPr>
          <w:p w14:paraId="1710C2E0" w14:textId="768069FD" w:rsidR="00585397" w:rsidRPr="001C1B16" w:rsidDel="00371009" w:rsidRDefault="00585397" w:rsidP="00585397">
            <w:pPr>
              <w:pStyle w:val="GOSTTablenorm"/>
              <w:rPr>
                <w:del w:id="1816" w:author="Сказецкая Наталья Камилевна" w:date="2023-09-15T11:57:00Z"/>
                <w:rStyle w:val="GOSTTablenorm0"/>
                <w:szCs w:val="22"/>
              </w:rPr>
            </w:pPr>
            <w:r w:rsidRPr="001C1B16">
              <w:rPr>
                <w:szCs w:val="22"/>
              </w:rPr>
              <w:t>Тип документа (заполняется в соответствии с</w:t>
            </w:r>
            <w:r>
              <w:rPr>
                <w:szCs w:val="22"/>
              </w:rPr>
              <w:t xml:space="preserve"> таблицей </w:t>
            </w:r>
            <w:r>
              <w:rPr>
                <w:szCs w:val="22"/>
              </w:rPr>
              <w:fldChar w:fldCharType="begin"/>
            </w:r>
            <w:r>
              <w:rPr>
                <w:szCs w:val="22"/>
              </w:rPr>
              <w:instrText xml:space="preserve"> REF _Ref154511746 \h </w:instrText>
            </w:r>
            <w:r>
              <w:rPr>
                <w:szCs w:val="22"/>
              </w:rPr>
            </w:r>
            <w:r>
              <w:rPr>
                <w:szCs w:val="22"/>
              </w:rPr>
              <w:fldChar w:fldCharType="separate"/>
            </w:r>
            <w:r>
              <w:rPr>
                <w:noProof/>
              </w:rPr>
              <w:t>2</w:t>
            </w:r>
            <w:r>
              <w:rPr>
                <w:szCs w:val="22"/>
              </w:rPr>
              <w:fldChar w:fldCharType="end"/>
            </w:r>
            <w:r>
              <w:rPr>
                <w:szCs w:val="22"/>
              </w:rPr>
              <w:t xml:space="preserve">), </w:t>
            </w:r>
            <w:r w:rsidRPr="007D7198">
              <w:rPr>
                <w:szCs w:val="22"/>
              </w:rPr>
              <w:t>записи учета по которому требуется сторнировать / отменить</w:t>
            </w:r>
            <w:del w:id="1817" w:author="Сказецкая Наталья Камилевна" w:date="2023-09-15T11:57:00Z">
              <w:r w:rsidRPr="001C1B16" w:rsidDel="00371009">
                <w:delText xml:space="preserve">Возможные </w:delText>
              </w:r>
              <w:commentRangeStart w:id="1818"/>
              <w:r w:rsidRPr="001C1B16" w:rsidDel="00371009">
                <w:delText>значения</w:delText>
              </w:r>
              <w:r w:rsidRPr="001C1B16" w:rsidDel="00371009">
                <w:rPr>
                  <w:rStyle w:val="GOSTTablenorm0"/>
                  <w:szCs w:val="22"/>
                </w:rPr>
                <w:delText>:</w:delText>
              </w:r>
            </w:del>
            <w:commentRangeEnd w:id="1818"/>
            <w:r>
              <w:rPr>
                <w:rStyle w:val="afff4"/>
              </w:rPr>
              <w:commentReference w:id="1818"/>
            </w:r>
          </w:p>
          <w:p w14:paraId="7910CDC2" w14:textId="71F6824E" w:rsidR="00585397" w:rsidRPr="00FC684C" w:rsidDel="00371009" w:rsidRDefault="00585397" w:rsidP="00585397">
            <w:pPr>
              <w:pStyle w:val="GOSTTablenorm"/>
              <w:rPr>
                <w:del w:id="1819" w:author="Сказецкая Наталья Камилевна" w:date="2023-09-15T11:57:00Z"/>
              </w:rPr>
            </w:pPr>
            <w:del w:id="1820" w:author="Сказецкая Наталья Камилевна" w:date="2023-09-15T11:57:00Z">
              <w:r w:rsidRPr="001C1B16" w:rsidDel="00371009">
                <w:rPr>
                  <w:lang w:val="en-US"/>
                </w:rPr>
                <w:delText>MSC</w:delText>
              </w:r>
              <w:r w:rsidRPr="00FC684C" w:rsidDel="00371009">
                <w:delText>_</w:delText>
              </w:r>
              <w:r w:rsidRPr="001C1B16" w:rsidDel="00371009">
                <w:rPr>
                  <w:lang w:val="en-US"/>
                </w:rPr>
                <w:delText>ApplCashFlow</w:delText>
              </w:r>
            </w:del>
          </w:p>
          <w:p w14:paraId="14B28922" w14:textId="113E7EA6" w:rsidR="00585397" w:rsidRPr="00FC684C" w:rsidDel="00371009" w:rsidRDefault="00585397" w:rsidP="00585397">
            <w:pPr>
              <w:pStyle w:val="GOSTTablenorm"/>
              <w:rPr>
                <w:del w:id="1821" w:author="Сказецкая Наталья Камилевна" w:date="2023-09-15T11:57:00Z"/>
              </w:rPr>
            </w:pPr>
            <w:del w:id="1822" w:author="Сказецкая Наталья Камилевна" w:date="2023-09-15T11:57:00Z">
              <w:r w:rsidRPr="001C1B16" w:rsidDel="00371009">
                <w:rPr>
                  <w:lang w:val="en-US"/>
                </w:rPr>
                <w:delText>MSC</w:delText>
              </w:r>
              <w:r w:rsidRPr="00FC684C" w:rsidDel="00371009">
                <w:delText>_</w:delText>
              </w:r>
              <w:r w:rsidRPr="001C1B16" w:rsidDel="00371009">
                <w:rPr>
                  <w:lang w:val="en-US"/>
                </w:rPr>
                <w:delText>ApplCashFlowShrt</w:delText>
              </w:r>
            </w:del>
          </w:p>
          <w:p w14:paraId="2043A85B" w14:textId="3A66C314" w:rsidR="00585397" w:rsidRPr="001C1B16" w:rsidDel="00371009" w:rsidRDefault="00585397" w:rsidP="00585397">
            <w:pPr>
              <w:pStyle w:val="GOSTTablenorm"/>
              <w:rPr>
                <w:del w:id="1823" w:author="Сказецкая Наталья Камилевна" w:date="2023-09-15T11:57:00Z"/>
              </w:rPr>
            </w:pPr>
            <w:del w:id="1824" w:author="Сказецкая Наталья Камилевна" w:date="2023-09-15T11:57:00Z">
              <w:r w:rsidRPr="001C1B16" w:rsidDel="00371009">
                <w:rPr>
                  <w:lang w:val="en-US"/>
                </w:rPr>
                <w:delText>MSC</w:delText>
              </w:r>
              <w:r w:rsidRPr="00FC684C" w:rsidDel="00371009">
                <w:delText>_</w:delText>
              </w:r>
              <w:r w:rsidRPr="001C1B16" w:rsidDel="00371009">
                <w:rPr>
                  <w:lang w:val="en-US"/>
                </w:rPr>
                <w:delText>SumApplCashFlowTax</w:delText>
              </w:r>
            </w:del>
          </w:p>
          <w:p w14:paraId="5E9E7E14" w14:textId="004726A1" w:rsidR="00585397" w:rsidRPr="001C1B16" w:rsidDel="00371009" w:rsidRDefault="00585397" w:rsidP="00585397">
            <w:pPr>
              <w:pStyle w:val="GOSTTablenorm"/>
              <w:rPr>
                <w:del w:id="1825" w:author="Сказецкая Наталья Камилевна" w:date="2023-09-15T11:57:00Z"/>
              </w:rPr>
            </w:pPr>
            <w:del w:id="1826" w:author="Сказецкая Наталья Камилевна" w:date="2023-09-15T11:57:00Z">
              <w:r w:rsidRPr="001C1B16" w:rsidDel="00371009">
                <w:delText>MSC_ApplCash</w:delText>
              </w:r>
            </w:del>
          </w:p>
          <w:p w14:paraId="0157A900" w14:textId="432196AF" w:rsidR="00585397" w:rsidRPr="001C1B16" w:rsidDel="00371009" w:rsidRDefault="00585397" w:rsidP="00585397">
            <w:pPr>
              <w:pStyle w:val="GOSTTablenorm"/>
              <w:rPr>
                <w:del w:id="1827" w:author="Сказецкая Наталья Камилевна" w:date="2023-09-15T11:57:00Z"/>
              </w:rPr>
            </w:pPr>
            <w:del w:id="1828" w:author="Сказецкая Наталья Камилевна" w:date="2023-09-15T11:57:00Z">
              <w:r w:rsidRPr="001C1B16" w:rsidDel="00371009">
                <w:delText>MSC_PAYM_ORDER_0401060</w:delText>
              </w:r>
            </w:del>
          </w:p>
          <w:p w14:paraId="1AFB0F69" w14:textId="30825E14" w:rsidR="00585397" w:rsidRPr="001C1B16" w:rsidDel="00371009" w:rsidRDefault="00585397" w:rsidP="00585397">
            <w:pPr>
              <w:pStyle w:val="GOSTTablenorm"/>
              <w:rPr>
                <w:del w:id="1829" w:author="Сказецкая Наталья Камилевна" w:date="2023-09-15T11:57:00Z"/>
              </w:rPr>
            </w:pPr>
            <w:del w:id="1830" w:author="Сказецкая Наталья Камилевна" w:date="2023-09-15T11:57:00Z">
              <w:r w:rsidRPr="001C1B16" w:rsidDel="00371009">
                <w:delText>MSC_ApplRefund</w:delText>
              </w:r>
            </w:del>
          </w:p>
          <w:p w14:paraId="2C8B01A5" w14:textId="3E6C2747" w:rsidR="00585397" w:rsidRPr="001C1B16" w:rsidDel="00371009" w:rsidRDefault="00585397" w:rsidP="00585397">
            <w:pPr>
              <w:pStyle w:val="GOSTTablenorm"/>
              <w:rPr>
                <w:del w:id="1831" w:author="Сказецкая Наталья Камилевна" w:date="2023-09-15T11:57:00Z"/>
              </w:rPr>
            </w:pPr>
            <w:del w:id="1832" w:author="Сказецкая Наталья Камилевна" w:date="2023-09-15T11:57:00Z">
              <w:r w:rsidRPr="001C1B16" w:rsidDel="00371009">
                <w:delText>MSC_ApplFundsCard</w:delText>
              </w:r>
            </w:del>
          </w:p>
          <w:p w14:paraId="6BCAD564" w14:textId="652D524C" w:rsidR="00585397" w:rsidRPr="001C1B16" w:rsidDel="00371009" w:rsidRDefault="00585397" w:rsidP="00585397">
            <w:pPr>
              <w:pStyle w:val="GOSTTablenorm"/>
              <w:rPr>
                <w:del w:id="1833" w:author="Сказецкая Наталья Камилевна" w:date="2023-09-15T11:57:00Z"/>
              </w:rPr>
            </w:pPr>
            <w:del w:id="1834" w:author="Сказецкая Наталья Камилевна" w:date="2023-09-15T11:57:00Z">
              <w:r w:rsidRPr="001C1B16" w:rsidDel="00371009">
                <w:delText>VLS_ACT_0531766</w:delText>
              </w:r>
            </w:del>
          </w:p>
          <w:p w14:paraId="5F695998" w14:textId="21168D12" w:rsidR="00585397" w:rsidRPr="001C1B16" w:rsidDel="00371009" w:rsidRDefault="00585397" w:rsidP="00585397">
            <w:pPr>
              <w:pStyle w:val="GOSTTablenorm"/>
              <w:rPr>
                <w:del w:id="1835" w:author="Сказецкая Наталья Камилевна" w:date="2023-09-15T11:57:00Z"/>
              </w:rPr>
            </w:pPr>
            <w:del w:id="1836" w:author="Сказецкая Наталья Камилевна" w:date="2023-09-15T11:57:00Z">
              <w:r w:rsidRPr="001C1B16" w:rsidDel="00371009">
                <w:delText>VLS_ACT_0531728</w:delText>
              </w:r>
            </w:del>
          </w:p>
          <w:p w14:paraId="679F12FA" w14:textId="0FAACAB1" w:rsidR="00585397" w:rsidDel="00371009" w:rsidRDefault="00585397" w:rsidP="00585397">
            <w:pPr>
              <w:pStyle w:val="GOSTTablenorm"/>
              <w:rPr>
                <w:del w:id="1837" w:author="Сказецкая Наталья Камилевна" w:date="2023-09-15T11:57:00Z"/>
              </w:rPr>
            </w:pPr>
            <w:del w:id="1838" w:author="Сказецкая Наталья Камилевна" w:date="2023-09-15T11:57:00Z">
              <w:r w:rsidRPr="001C1B16" w:rsidDel="00371009">
                <w:delText>MSC_NoticeClarTypePay</w:delText>
              </w:r>
            </w:del>
          </w:p>
          <w:p w14:paraId="5CA7FD33" w14:textId="684B4E3C" w:rsidR="00585397" w:rsidDel="00371009" w:rsidRDefault="00585397" w:rsidP="00585397">
            <w:pPr>
              <w:pStyle w:val="GOSTTablenorm"/>
              <w:rPr>
                <w:del w:id="1839" w:author="Сказецкая Наталья Камилевна" w:date="2023-09-15T11:57:00Z"/>
              </w:rPr>
            </w:pPr>
            <w:del w:id="1840" w:author="Сказецкая Наталья Камилевна" w:date="2023-09-15T11:57:00Z">
              <w:r w:rsidRPr="006145EA" w:rsidDel="00371009">
                <w:delText>VLS_REPORT_DO</w:delText>
              </w:r>
            </w:del>
          </w:p>
          <w:p w14:paraId="4C8C4478" w14:textId="6077B812" w:rsidR="00585397" w:rsidDel="00371009" w:rsidRDefault="00585397" w:rsidP="00585397">
            <w:pPr>
              <w:pStyle w:val="GOSTTablenorm"/>
              <w:rPr>
                <w:del w:id="1841" w:author="Сказецкая Наталья Камилевна" w:date="2023-09-15T11:57:00Z"/>
              </w:rPr>
            </w:pPr>
            <w:del w:id="1842" w:author="Сказецкая Наталья Камилевна" w:date="2023-09-15T11:57:00Z">
              <w:r w:rsidRPr="00F37AF1" w:rsidDel="00371009">
                <w:delText>ARP_FAH_0504833</w:delText>
              </w:r>
            </w:del>
          </w:p>
          <w:p w14:paraId="2945AD46" w14:textId="2A9C89AA" w:rsidR="00585397" w:rsidRPr="002018E3" w:rsidDel="00371009" w:rsidRDefault="00585397" w:rsidP="00585397">
            <w:pPr>
              <w:pStyle w:val="GOSTTablenorm"/>
              <w:rPr>
                <w:del w:id="1843" w:author="Сказецкая Наталья Камилевна" w:date="2023-09-15T11:57:00Z"/>
              </w:rPr>
            </w:pPr>
            <w:del w:id="1844" w:author="Сказецкая Наталья Камилевна" w:date="2023-09-15T11:57:00Z">
              <w:r w:rsidRPr="0070122D" w:rsidDel="00371009">
                <w:delText>ARP_SVAP_MIGRATION</w:delText>
              </w:r>
            </w:del>
          </w:p>
          <w:p w14:paraId="33A97B73" w14:textId="525A1AB2" w:rsidR="00585397" w:rsidRPr="00F37AF1" w:rsidRDefault="00585397" w:rsidP="00585397">
            <w:pPr>
              <w:pStyle w:val="GOSTTablenorm"/>
            </w:pPr>
            <w:del w:id="1845" w:author="Сказецкая Наталья Камилевна" w:date="2023-09-15T11:57:00Z">
              <w:r w:rsidDel="00371009">
                <w:rPr>
                  <w:lang w:val="en-US"/>
                </w:rPr>
                <w:delText>PUDS</w:delText>
              </w:r>
              <w:r w:rsidRPr="00471360" w:rsidDel="00371009">
                <w:delText>_</w:delText>
              </w:r>
              <w:r w:rsidDel="00371009">
                <w:rPr>
                  <w:lang w:val="en-US"/>
                </w:rPr>
                <w:delText>PPS</w:delText>
              </w:r>
            </w:del>
          </w:p>
        </w:tc>
      </w:tr>
      <w:tr w:rsidR="00585397" w:rsidRPr="007D7198" w14:paraId="2DBAA85C" w14:textId="77777777" w:rsidTr="00A03E1C">
        <w:tc>
          <w:tcPr>
            <w:tcW w:w="1100" w:type="pct"/>
          </w:tcPr>
          <w:p w14:paraId="5DFFF660" w14:textId="390DC424" w:rsidR="00585397" w:rsidRPr="007D7198" w:rsidRDefault="00585397" w:rsidP="00585397">
            <w:pPr>
              <w:pStyle w:val="GOSTTablenorm"/>
              <w:rPr>
                <w:szCs w:val="22"/>
              </w:rPr>
            </w:pPr>
            <w:r w:rsidRPr="007D7198">
              <w:rPr>
                <w:szCs w:val="22"/>
              </w:rPr>
              <w:t>Этап обработки</w:t>
            </w:r>
          </w:p>
        </w:tc>
        <w:tc>
          <w:tcPr>
            <w:tcW w:w="750" w:type="pct"/>
          </w:tcPr>
          <w:p w14:paraId="3F9BA6C7" w14:textId="77777777" w:rsidR="00585397" w:rsidRPr="007D7198" w:rsidRDefault="00585397" w:rsidP="00585397">
            <w:pPr>
              <w:pStyle w:val="GOSTTablenorm"/>
              <w:rPr>
                <w:szCs w:val="22"/>
                <w:lang w:val="en-US"/>
              </w:rPr>
            </w:pPr>
            <w:r w:rsidRPr="007D7198">
              <w:rPr>
                <w:szCs w:val="22"/>
                <w:lang w:val="en-US"/>
              </w:rPr>
              <w:t>Stage</w:t>
            </w:r>
          </w:p>
        </w:tc>
        <w:tc>
          <w:tcPr>
            <w:tcW w:w="500" w:type="pct"/>
          </w:tcPr>
          <w:p w14:paraId="5159FB55" w14:textId="77777777" w:rsidR="00585397" w:rsidRPr="007D7198" w:rsidRDefault="00585397" w:rsidP="00585397">
            <w:pPr>
              <w:ind w:firstLine="30"/>
              <w:rPr>
                <w:sz w:val="22"/>
                <w:szCs w:val="22"/>
              </w:rPr>
            </w:pPr>
            <w:r w:rsidRPr="007D7198">
              <w:rPr>
                <w:sz w:val="22"/>
                <w:szCs w:val="22"/>
              </w:rPr>
              <w:t>Строка</w:t>
            </w:r>
          </w:p>
        </w:tc>
        <w:tc>
          <w:tcPr>
            <w:tcW w:w="300" w:type="pct"/>
          </w:tcPr>
          <w:p w14:paraId="040BB9F5" w14:textId="77777777" w:rsidR="00585397" w:rsidRPr="007D7198" w:rsidRDefault="00585397" w:rsidP="00585397">
            <w:pPr>
              <w:ind w:firstLine="30"/>
              <w:rPr>
                <w:sz w:val="22"/>
                <w:szCs w:val="22"/>
              </w:rPr>
            </w:pPr>
            <w:r w:rsidRPr="007D7198">
              <w:rPr>
                <w:sz w:val="22"/>
                <w:szCs w:val="22"/>
              </w:rPr>
              <w:t>Нет</w:t>
            </w:r>
          </w:p>
        </w:tc>
        <w:tc>
          <w:tcPr>
            <w:tcW w:w="284" w:type="pct"/>
          </w:tcPr>
          <w:p w14:paraId="50E9A9D2" w14:textId="77777777" w:rsidR="00585397" w:rsidRPr="007D7198" w:rsidRDefault="00585397" w:rsidP="00585397">
            <w:pPr>
              <w:pStyle w:val="GOSTTablenorm"/>
              <w:rPr>
                <w:szCs w:val="22"/>
              </w:rPr>
            </w:pPr>
            <w:r w:rsidRPr="007D7198">
              <w:rPr>
                <w:szCs w:val="22"/>
                <w:lang w:val="en-US"/>
              </w:rPr>
              <w:t>&lt;=20</w:t>
            </w:r>
          </w:p>
        </w:tc>
        <w:tc>
          <w:tcPr>
            <w:tcW w:w="2066" w:type="pct"/>
          </w:tcPr>
          <w:p w14:paraId="49E28DF4" w14:textId="77777777" w:rsidR="00585397" w:rsidRDefault="00585397" w:rsidP="00585397">
            <w:pPr>
              <w:pStyle w:val="GOSTTablenorm"/>
              <w:rPr>
                <w:szCs w:val="22"/>
              </w:rPr>
            </w:pPr>
            <w:r>
              <w:rPr>
                <w:szCs w:val="22"/>
              </w:rPr>
              <w:t>Э</w:t>
            </w:r>
            <w:r w:rsidRPr="007D7198">
              <w:rPr>
                <w:szCs w:val="22"/>
              </w:rPr>
              <w:t>тап обработки документа, до которого (включительно) требуется осуществить сторнирование</w:t>
            </w:r>
            <w:r>
              <w:rPr>
                <w:szCs w:val="22"/>
              </w:rPr>
              <w:t xml:space="preserve"> / отмену. </w:t>
            </w:r>
            <w:r w:rsidRPr="001C1B16">
              <w:rPr>
                <w:szCs w:val="22"/>
              </w:rPr>
              <w:t xml:space="preserve">Указывается внешнее наименование (системное имя) этапа обработки, соответствующего типу документа, согласно настройкам справочника «Этапы обработки» в </w:t>
            </w:r>
            <w:r w:rsidRPr="001C1B16">
              <w:rPr>
                <w:szCs w:val="22"/>
                <w:lang w:val="en-US"/>
              </w:rPr>
              <w:t>SVAP</w:t>
            </w:r>
            <w:r w:rsidRPr="001C1B16">
              <w:rPr>
                <w:szCs w:val="22"/>
              </w:rPr>
              <w:t>.</w:t>
            </w:r>
          </w:p>
          <w:p w14:paraId="2F24B183" w14:textId="3C2A8BB2" w:rsidR="00585397" w:rsidRPr="007D7198" w:rsidRDefault="00585397" w:rsidP="00585397">
            <w:pPr>
              <w:pStyle w:val="GOSTTablenorm"/>
              <w:rPr>
                <w:szCs w:val="22"/>
              </w:rPr>
            </w:pPr>
            <w:r>
              <w:rPr>
                <w:szCs w:val="22"/>
              </w:rPr>
              <w:t>Обязателен, если Вариант сторнирования (</w:t>
            </w:r>
            <w:r w:rsidRPr="007D7198">
              <w:rPr>
                <w:szCs w:val="22"/>
                <w:lang w:val="en-US"/>
              </w:rPr>
              <w:t>Option</w:t>
            </w:r>
            <w:r>
              <w:rPr>
                <w:szCs w:val="22"/>
              </w:rPr>
              <w:t>) = 3, для иных вариантов сторнирования не заполняется</w:t>
            </w:r>
          </w:p>
        </w:tc>
      </w:tr>
      <w:tr w:rsidR="00585397" w:rsidRPr="007D7198" w14:paraId="73A2B588" w14:textId="77777777" w:rsidTr="00A03E1C">
        <w:trPr>
          <w:ins w:id="1846" w:author="Сказецкая Наталья Камилевна" w:date="2026-04-14T14:09:00Z"/>
        </w:trPr>
        <w:tc>
          <w:tcPr>
            <w:tcW w:w="1100" w:type="pct"/>
          </w:tcPr>
          <w:p w14:paraId="31B2321A" w14:textId="009B3605" w:rsidR="00585397" w:rsidRPr="007D7198" w:rsidRDefault="00585397" w:rsidP="00585397">
            <w:pPr>
              <w:pStyle w:val="GOSTTablenorm"/>
              <w:rPr>
                <w:ins w:id="1847" w:author="Сказецкая Наталья Камилевна" w:date="2026-04-14T14:09:00Z"/>
                <w:szCs w:val="22"/>
              </w:rPr>
            </w:pPr>
            <w:commentRangeStart w:id="1848"/>
            <w:ins w:id="1849" w:author="Сказецкая Наталья Камилевна" w:date="2026-04-14T14:11:00Z">
              <w:r>
                <w:t>Этап</w:t>
              </w:r>
              <w:commentRangeEnd w:id="1848"/>
              <w:r>
                <w:rPr>
                  <w:rStyle w:val="afff4"/>
                </w:rPr>
                <w:commentReference w:id="1848"/>
              </w:r>
              <w:r>
                <w:t xml:space="preserve"> обработки связанного документа</w:t>
              </w:r>
            </w:ins>
          </w:p>
        </w:tc>
        <w:tc>
          <w:tcPr>
            <w:tcW w:w="750" w:type="pct"/>
          </w:tcPr>
          <w:p w14:paraId="1C38ED8F" w14:textId="480D6453" w:rsidR="00585397" w:rsidRPr="007D7198" w:rsidRDefault="00585397" w:rsidP="00585397">
            <w:pPr>
              <w:pStyle w:val="GOSTTablenorm"/>
              <w:rPr>
                <w:ins w:id="1850" w:author="Сказецкая Наталья Камилевна" w:date="2026-04-14T14:09:00Z"/>
                <w:szCs w:val="22"/>
                <w:lang w:val="en-US"/>
              </w:rPr>
            </w:pPr>
            <w:ins w:id="1851" w:author="Сказецкая Наталья Камилевна" w:date="2026-04-14T14:11:00Z">
              <w:r>
                <w:t>LinkedDocStage</w:t>
              </w:r>
            </w:ins>
          </w:p>
        </w:tc>
        <w:tc>
          <w:tcPr>
            <w:tcW w:w="500" w:type="pct"/>
          </w:tcPr>
          <w:p w14:paraId="4EFE56D2" w14:textId="44CEA855" w:rsidR="00585397" w:rsidRPr="007D7198" w:rsidRDefault="00585397" w:rsidP="00585397">
            <w:pPr>
              <w:ind w:firstLine="30"/>
              <w:rPr>
                <w:ins w:id="1852" w:author="Сказецкая Наталья Камилевна" w:date="2026-04-14T14:09:00Z"/>
                <w:sz w:val="22"/>
                <w:szCs w:val="22"/>
              </w:rPr>
            </w:pPr>
            <w:ins w:id="1853" w:author="Сказецкая Наталья Камилевна" w:date="2026-04-14T14:11:00Z">
              <w:r>
                <w:t>Строка</w:t>
              </w:r>
            </w:ins>
          </w:p>
        </w:tc>
        <w:tc>
          <w:tcPr>
            <w:tcW w:w="300" w:type="pct"/>
          </w:tcPr>
          <w:p w14:paraId="0E55A842" w14:textId="471C9919" w:rsidR="00585397" w:rsidRPr="007D7198" w:rsidRDefault="00585397" w:rsidP="00585397">
            <w:pPr>
              <w:ind w:firstLine="30"/>
              <w:rPr>
                <w:ins w:id="1854" w:author="Сказецкая Наталья Камилевна" w:date="2026-04-14T14:09:00Z"/>
                <w:sz w:val="22"/>
                <w:szCs w:val="22"/>
              </w:rPr>
            </w:pPr>
            <w:ins w:id="1855" w:author="Сказецкая Наталья Камилевна" w:date="2026-04-14T14:11:00Z">
              <w:r>
                <w:t>Нет</w:t>
              </w:r>
            </w:ins>
          </w:p>
        </w:tc>
        <w:tc>
          <w:tcPr>
            <w:tcW w:w="284" w:type="pct"/>
          </w:tcPr>
          <w:p w14:paraId="0724AA05" w14:textId="2F2A3437" w:rsidR="00585397" w:rsidRPr="007D7198" w:rsidRDefault="00585397" w:rsidP="00585397">
            <w:pPr>
              <w:pStyle w:val="GOSTTablenorm"/>
              <w:rPr>
                <w:ins w:id="1856" w:author="Сказецкая Наталья Камилевна" w:date="2026-04-14T14:09:00Z"/>
                <w:szCs w:val="22"/>
                <w:lang w:val="en-US"/>
              </w:rPr>
            </w:pPr>
            <w:ins w:id="1857" w:author="Сказецкая Наталья Камилевна" w:date="2026-04-14T14:11:00Z">
              <w:r>
                <w:t>&lt;=20</w:t>
              </w:r>
            </w:ins>
          </w:p>
        </w:tc>
        <w:tc>
          <w:tcPr>
            <w:tcW w:w="2066" w:type="pct"/>
          </w:tcPr>
          <w:p w14:paraId="0121FD8C" w14:textId="77777777" w:rsidR="00585397" w:rsidRPr="00B62EDA" w:rsidRDefault="00585397" w:rsidP="00585397">
            <w:pPr>
              <w:pStyle w:val="GOSTTablenorm"/>
              <w:rPr>
                <w:ins w:id="1858" w:author="Сказецкая Наталья Камилевна" w:date="2026-04-14T14:11:00Z"/>
              </w:rPr>
            </w:pPr>
            <w:ins w:id="1859" w:author="Сказецкая Наталья Камилевна" w:date="2026-04-14T14:11:00Z">
              <w:r w:rsidRPr="00AA0EE4">
                <w:t xml:space="preserve">Этап обработки, который требуется выполнить по связанному документу, идентификатор которого указан в </w:t>
              </w:r>
              <w:r>
                <w:t>параметре</w:t>
              </w:r>
              <w:r w:rsidRPr="00AA0EE4">
                <w:t xml:space="preserve"> </w:t>
              </w:r>
              <w:r>
                <w:t>«</w:t>
              </w:r>
              <w:r w:rsidRPr="00AD14BB">
                <w:t>Глобальный идентификатор связанного документа</w:t>
              </w:r>
              <w:r>
                <w:t>» (</w:t>
              </w:r>
              <w:r w:rsidRPr="00AA0EE4">
                <w:t>LinkedDocGuid</w:t>
              </w:r>
              <w:r>
                <w:t>)</w:t>
              </w:r>
              <w:r w:rsidRPr="00AA0EE4">
                <w:t>.</w:t>
              </w:r>
            </w:ins>
          </w:p>
          <w:p w14:paraId="249B4494" w14:textId="11791388" w:rsidR="00585397" w:rsidRDefault="00585397" w:rsidP="00585397">
            <w:pPr>
              <w:pStyle w:val="GOSTTablenorm"/>
              <w:rPr>
                <w:ins w:id="1860" w:author="Сказецкая Наталья Камилевна" w:date="2026-04-14T14:09:00Z"/>
                <w:szCs w:val="22"/>
              </w:rPr>
            </w:pPr>
            <w:ins w:id="1861" w:author="Сказецкая Наталья Камилевна" w:date="2026-04-14T14:11:00Z">
              <w:r w:rsidRPr="00AA0EE4">
                <w:t xml:space="preserve">Обязательно для заполнения, если заполнен параметр </w:t>
              </w:r>
              <w:r>
                <w:t>«</w:t>
              </w:r>
              <w:r w:rsidRPr="00AA0EE4">
                <w:t>Глобальный идентификатор связанного документа</w:t>
              </w:r>
              <w:r>
                <w:t>»</w:t>
              </w:r>
              <w:r w:rsidRPr="00AA0EE4">
                <w:t xml:space="preserve"> (LinkedDocGuid). В иных случаях не заполняется (если заполнено – игнорируется при обработке)</w:t>
              </w:r>
              <w:r>
                <w:rPr>
                  <w:color w:val="000000"/>
                </w:rPr>
                <w:t xml:space="preserve"> </w:t>
              </w:r>
            </w:ins>
          </w:p>
        </w:tc>
      </w:tr>
      <w:tr w:rsidR="00585397" w:rsidRPr="007D7198" w14:paraId="6DB8CA86" w14:textId="77777777" w:rsidTr="00A03E1C">
        <w:tc>
          <w:tcPr>
            <w:tcW w:w="1100" w:type="pct"/>
          </w:tcPr>
          <w:p w14:paraId="6CD9ACFB" w14:textId="77777777" w:rsidR="00585397" w:rsidRPr="007D7198" w:rsidRDefault="00585397" w:rsidP="00585397">
            <w:pPr>
              <w:pStyle w:val="GOSTTablenorm"/>
              <w:rPr>
                <w:szCs w:val="22"/>
              </w:rPr>
            </w:pPr>
            <w:r w:rsidRPr="007D7198">
              <w:rPr>
                <w:szCs w:val="22"/>
              </w:rPr>
              <w:t>Уровень контроля</w:t>
            </w:r>
          </w:p>
        </w:tc>
        <w:tc>
          <w:tcPr>
            <w:tcW w:w="750" w:type="pct"/>
          </w:tcPr>
          <w:p w14:paraId="75CE1809" w14:textId="77777777" w:rsidR="00585397" w:rsidRPr="007D7198" w:rsidRDefault="00585397" w:rsidP="00585397">
            <w:pPr>
              <w:pStyle w:val="GOSTTablenorm"/>
              <w:rPr>
                <w:szCs w:val="22"/>
                <w:lang w:val="en-US"/>
              </w:rPr>
            </w:pPr>
            <w:r w:rsidRPr="007D7198">
              <w:rPr>
                <w:szCs w:val="22"/>
                <w:lang w:val="en-US"/>
              </w:rPr>
              <w:t>BalLevContrl</w:t>
            </w:r>
          </w:p>
        </w:tc>
        <w:tc>
          <w:tcPr>
            <w:tcW w:w="500" w:type="pct"/>
          </w:tcPr>
          <w:p w14:paraId="7E7CFF09" w14:textId="77777777" w:rsidR="00585397" w:rsidRPr="007D7198" w:rsidRDefault="00585397" w:rsidP="00585397">
            <w:pPr>
              <w:ind w:firstLine="30"/>
              <w:rPr>
                <w:sz w:val="22"/>
                <w:szCs w:val="22"/>
              </w:rPr>
            </w:pPr>
            <w:r w:rsidRPr="007D7198">
              <w:rPr>
                <w:sz w:val="22"/>
                <w:szCs w:val="22"/>
              </w:rPr>
              <w:t>Число</w:t>
            </w:r>
          </w:p>
        </w:tc>
        <w:tc>
          <w:tcPr>
            <w:tcW w:w="300" w:type="pct"/>
          </w:tcPr>
          <w:p w14:paraId="1C510085" w14:textId="77777777" w:rsidR="00585397" w:rsidRPr="007D7198" w:rsidRDefault="00585397" w:rsidP="00585397">
            <w:pPr>
              <w:ind w:firstLine="30"/>
              <w:rPr>
                <w:sz w:val="22"/>
                <w:szCs w:val="22"/>
              </w:rPr>
            </w:pPr>
            <w:r w:rsidRPr="007D7198">
              <w:rPr>
                <w:sz w:val="22"/>
                <w:szCs w:val="22"/>
              </w:rPr>
              <w:t>Да</w:t>
            </w:r>
          </w:p>
        </w:tc>
        <w:tc>
          <w:tcPr>
            <w:tcW w:w="284" w:type="pct"/>
          </w:tcPr>
          <w:p w14:paraId="6A8DB8B8" w14:textId="77777777" w:rsidR="00585397" w:rsidRPr="007D7198" w:rsidRDefault="00585397" w:rsidP="00585397">
            <w:pPr>
              <w:pStyle w:val="GOSTTablenorm"/>
              <w:rPr>
                <w:szCs w:val="22"/>
              </w:rPr>
            </w:pPr>
            <w:r w:rsidRPr="007D7198">
              <w:rPr>
                <w:szCs w:val="22"/>
                <w:lang w:val="en-US"/>
              </w:rPr>
              <w:t>=1</w:t>
            </w:r>
          </w:p>
        </w:tc>
        <w:tc>
          <w:tcPr>
            <w:tcW w:w="2066" w:type="pct"/>
          </w:tcPr>
          <w:p w14:paraId="59F452D8" w14:textId="77777777" w:rsidR="00585397" w:rsidRPr="007D7198" w:rsidRDefault="00585397" w:rsidP="00585397">
            <w:pPr>
              <w:pStyle w:val="GOSTTablenorm"/>
              <w:rPr>
                <w:szCs w:val="22"/>
              </w:rPr>
            </w:pPr>
            <w:r w:rsidRPr="007D7198">
              <w:rPr>
                <w:szCs w:val="22"/>
              </w:rPr>
              <w:t xml:space="preserve">Уровень контроля остатков по счетам. </w:t>
            </w:r>
          </w:p>
          <w:p w14:paraId="0D1B06CF" w14:textId="77777777" w:rsidR="00585397" w:rsidRPr="007D7198" w:rsidRDefault="00585397" w:rsidP="00585397">
            <w:pPr>
              <w:pStyle w:val="GOSTTablenorm"/>
              <w:rPr>
                <w:szCs w:val="22"/>
              </w:rPr>
            </w:pPr>
            <w:r w:rsidRPr="007D7198">
              <w:rPr>
                <w:szCs w:val="22"/>
              </w:rPr>
              <w:t>Возможные значения:</w:t>
            </w:r>
          </w:p>
          <w:p w14:paraId="60E0DA9C" w14:textId="332BBF78" w:rsidR="00585397" w:rsidRPr="007D7198" w:rsidRDefault="00585397" w:rsidP="00585397">
            <w:pPr>
              <w:pStyle w:val="GOSTTableListMark1"/>
            </w:pPr>
            <w:r>
              <w:t>«</w:t>
            </w:r>
            <w:r w:rsidRPr="007D7198">
              <w:t>0</w:t>
            </w:r>
            <w:r>
              <w:t>»</w:t>
            </w:r>
            <w:r w:rsidRPr="007D7198">
              <w:t xml:space="preserve"> – блокирующий контроль</w:t>
            </w:r>
            <w:r>
              <w:t>;</w:t>
            </w:r>
          </w:p>
          <w:p w14:paraId="2D2F8158" w14:textId="1E5B6BFC" w:rsidR="00585397" w:rsidRPr="007D7198" w:rsidRDefault="00585397" w:rsidP="00585397">
            <w:pPr>
              <w:pStyle w:val="GOSTTableListMark1"/>
            </w:pPr>
            <w:r>
              <w:t>«</w:t>
            </w:r>
            <w:r w:rsidRPr="007D7198">
              <w:t>1</w:t>
            </w:r>
            <w:r>
              <w:t>»</w:t>
            </w:r>
            <w:r w:rsidRPr="007D7198">
              <w:t xml:space="preserve"> – предупреждающий контроль</w:t>
            </w:r>
            <w:r>
              <w:t>;</w:t>
            </w:r>
          </w:p>
          <w:p w14:paraId="1281CB50" w14:textId="5A46F98F" w:rsidR="00585397" w:rsidRPr="007D7198" w:rsidRDefault="00585397" w:rsidP="00585397">
            <w:pPr>
              <w:pStyle w:val="GOSTTableListMark1"/>
            </w:pPr>
            <w:r>
              <w:lastRenderedPageBreak/>
              <w:t>«</w:t>
            </w:r>
            <w:r w:rsidRPr="007D7198">
              <w:t>2</w:t>
            </w:r>
            <w:r>
              <w:t>»</w:t>
            </w:r>
            <w:r w:rsidRPr="007D7198">
              <w:t xml:space="preserve"> – без контроля</w:t>
            </w:r>
            <w:ins w:id="1862" w:author="Сатлер Марина Викторовна" w:date="2023-12-27T00:08:00Z">
              <w:r>
                <w:t>.</w:t>
              </w:r>
            </w:ins>
          </w:p>
          <w:p w14:paraId="18617456" w14:textId="490E6D6A" w:rsidR="00585397" w:rsidRPr="007D7198" w:rsidRDefault="00585397" w:rsidP="00585397">
            <w:pPr>
              <w:pStyle w:val="GOSTTablenorm"/>
              <w:rPr>
                <w:szCs w:val="22"/>
              </w:rPr>
            </w:pPr>
            <w:r w:rsidRPr="007D7198">
              <w:rPr>
                <w:szCs w:val="22"/>
              </w:rPr>
              <w:t xml:space="preserve">Описание результатов обработки запроса в зависимости от уровня контроля приведено в разделе </w:t>
            </w:r>
            <w:ins w:id="1863" w:author="Сатлер Марина Викторовна" w:date="2023-12-27T00:09:00Z">
              <w:r>
                <w:rPr>
                  <w:rStyle w:val="ad"/>
                  <w:szCs w:val="22"/>
                </w:rPr>
                <w:fldChar w:fldCharType="begin"/>
              </w:r>
              <w:r>
                <w:rPr>
                  <w:rStyle w:val="ad"/>
                  <w:szCs w:val="22"/>
                </w:rPr>
                <w:instrText xml:space="preserve"> REF _Ref154528201 \r \h </w:instrText>
              </w:r>
            </w:ins>
            <w:r>
              <w:rPr>
                <w:rStyle w:val="ad"/>
                <w:szCs w:val="22"/>
              </w:rPr>
            </w:r>
            <w:r>
              <w:rPr>
                <w:rStyle w:val="ad"/>
                <w:szCs w:val="22"/>
              </w:rPr>
              <w:fldChar w:fldCharType="separate"/>
            </w:r>
            <w:r>
              <w:rPr>
                <w:rStyle w:val="ad"/>
                <w:szCs w:val="22"/>
              </w:rPr>
              <w:t>7.4</w:t>
            </w:r>
            <w:ins w:id="1864" w:author="Сатлер Марина Викторовна" w:date="2023-12-27T00:09:00Z">
              <w:r>
                <w:rPr>
                  <w:rStyle w:val="ad"/>
                  <w:szCs w:val="22"/>
                </w:rPr>
                <w:fldChar w:fldCharType="end"/>
              </w:r>
            </w:ins>
          </w:p>
        </w:tc>
      </w:tr>
      <w:tr w:rsidR="00585397" w:rsidRPr="007D7198" w14:paraId="56081041" w14:textId="77777777" w:rsidTr="00A03E1C">
        <w:tc>
          <w:tcPr>
            <w:tcW w:w="1100" w:type="pct"/>
          </w:tcPr>
          <w:p w14:paraId="653E7B3A" w14:textId="6070311C" w:rsidR="00585397" w:rsidRPr="007D7198" w:rsidRDefault="00585397" w:rsidP="00585397">
            <w:pPr>
              <w:pStyle w:val="GOSTTablenorm"/>
              <w:rPr>
                <w:szCs w:val="22"/>
              </w:rPr>
            </w:pPr>
            <w:commentRangeStart w:id="1865"/>
            <w:ins w:id="1866" w:author="Сатлер Марина Викторовна" w:date="2026-04-08T16:09:00Z">
              <w:r w:rsidRPr="00CF0DE5">
                <w:rPr>
                  <w:szCs w:val="22"/>
                  <w:highlight w:val="green"/>
                </w:rPr>
                <w:lastRenderedPageBreak/>
                <w:t>Инициатор события учета</w:t>
              </w:r>
            </w:ins>
            <w:commentRangeEnd w:id="1865"/>
            <w:ins w:id="1867" w:author="Сатлер Марина Викторовна" w:date="2026-04-08T16:13:00Z">
              <w:r>
                <w:rPr>
                  <w:rStyle w:val="afff4"/>
                </w:rPr>
                <w:commentReference w:id="1865"/>
              </w:r>
            </w:ins>
            <w:del w:id="1868" w:author="Сатлер Марина Викторовна" w:date="2026-04-08T16:09:00Z">
              <w:r w:rsidRPr="001C1B16" w:rsidDel="00CF0DE5">
                <w:rPr>
                  <w:szCs w:val="22"/>
                </w:rPr>
                <w:delText>Субъект учета</w:delText>
              </w:r>
            </w:del>
          </w:p>
        </w:tc>
        <w:tc>
          <w:tcPr>
            <w:tcW w:w="750" w:type="pct"/>
          </w:tcPr>
          <w:p w14:paraId="290A4659" w14:textId="77777777" w:rsidR="00585397" w:rsidRPr="007D7198" w:rsidRDefault="00585397" w:rsidP="00585397">
            <w:pPr>
              <w:pStyle w:val="GOSTTablenorm"/>
              <w:rPr>
                <w:szCs w:val="22"/>
                <w:lang w:val="en-US"/>
              </w:rPr>
            </w:pPr>
            <w:r w:rsidRPr="001C1B16">
              <w:rPr>
                <w:szCs w:val="22"/>
                <w:lang w:val="en-US"/>
              </w:rPr>
              <w:t>Subject</w:t>
            </w:r>
          </w:p>
        </w:tc>
        <w:tc>
          <w:tcPr>
            <w:tcW w:w="500" w:type="pct"/>
          </w:tcPr>
          <w:p w14:paraId="0A399BDA" w14:textId="77777777" w:rsidR="00585397" w:rsidRPr="007D7198" w:rsidRDefault="00585397" w:rsidP="00585397">
            <w:pPr>
              <w:ind w:firstLine="30"/>
              <w:rPr>
                <w:sz w:val="22"/>
                <w:szCs w:val="22"/>
              </w:rPr>
            </w:pPr>
            <w:r w:rsidRPr="001C1B16">
              <w:rPr>
                <w:sz w:val="22"/>
                <w:szCs w:val="22"/>
              </w:rPr>
              <w:t>Строка</w:t>
            </w:r>
          </w:p>
        </w:tc>
        <w:tc>
          <w:tcPr>
            <w:tcW w:w="300" w:type="pct"/>
          </w:tcPr>
          <w:p w14:paraId="5F1CB3AA" w14:textId="0B0C5E1E" w:rsidR="00585397" w:rsidRPr="007D7198" w:rsidRDefault="00585397" w:rsidP="00585397">
            <w:pPr>
              <w:ind w:firstLine="30"/>
              <w:rPr>
                <w:sz w:val="22"/>
                <w:szCs w:val="22"/>
              </w:rPr>
            </w:pPr>
            <w:commentRangeStart w:id="1869"/>
            <w:r>
              <w:rPr>
                <w:sz w:val="22"/>
                <w:szCs w:val="22"/>
              </w:rPr>
              <w:t>Нет</w:t>
            </w:r>
            <w:commentRangeEnd w:id="1869"/>
            <w:r>
              <w:rPr>
                <w:rStyle w:val="afff4"/>
              </w:rPr>
              <w:commentReference w:id="1869"/>
            </w:r>
          </w:p>
        </w:tc>
        <w:tc>
          <w:tcPr>
            <w:tcW w:w="284" w:type="pct"/>
          </w:tcPr>
          <w:p w14:paraId="6B2566CF" w14:textId="77777777" w:rsidR="00585397" w:rsidRPr="007D7198" w:rsidRDefault="00585397" w:rsidP="00585397">
            <w:pPr>
              <w:pStyle w:val="GOSTTablenorm"/>
              <w:rPr>
                <w:szCs w:val="22"/>
              </w:rPr>
            </w:pPr>
            <w:r w:rsidRPr="001C1B16">
              <w:rPr>
                <w:szCs w:val="22"/>
              </w:rPr>
              <w:t>=4</w:t>
            </w:r>
          </w:p>
        </w:tc>
        <w:tc>
          <w:tcPr>
            <w:tcW w:w="2066" w:type="pct"/>
          </w:tcPr>
          <w:p w14:paraId="14E5FC2D" w14:textId="5CB3FB38" w:rsidR="00585397" w:rsidRPr="007D7198" w:rsidRDefault="00585397" w:rsidP="00585397">
            <w:pPr>
              <w:pStyle w:val="GOSTTablenorm"/>
              <w:rPr>
                <w:szCs w:val="22"/>
              </w:rPr>
            </w:pPr>
            <w:ins w:id="1870" w:author="Сатлер Марина Викторовна" w:date="2026-04-08T16:10:00Z">
              <w:r w:rsidRPr="00CF0DE5">
                <w:rPr>
                  <w:szCs w:val="22"/>
                  <w:highlight w:val="green"/>
                </w:rPr>
                <w:t xml:space="preserve">Инициатор события </w:t>
              </w:r>
            </w:ins>
            <w:del w:id="1871" w:author="Сатлер Марина Викторовна" w:date="2026-04-08T16:10:00Z">
              <w:r w:rsidRPr="00CF0DE5" w:rsidDel="00CF0DE5">
                <w:rPr>
                  <w:szCs w:val="22"/>
                  <w:highlight w:val="green"/>
                </w:rPr>
                <w:delText xml:space="preserve">Субъект </w:delText>
              </w:r>
            </w:del>
            <w:r w:rsidRPr="00CF0DE5">
              <w:rPr>
                <w:szCs w:val="22"/>
                <w:highlight w:val="green"/>
              </w:rPr>
              <w:t>учета</w:t>
            </w:r>
            <w:r w:rsidRPr="001C1B16">
              <w:rPr>
                <w:szCs w:val="22"/>
              </w:rPr>
              <w:t xml:space="preserve"> для </w:t>
            </w:r>
            <w:r>
              <w:rPr>
                <w:szCs w:val="22"/>
              </w:rPr>
              <w:t>сторнируемого/ отменяемого</w:t>
            </w:r>
            <w:r w:rsidRPr="001C1B16">
              <w:rPr>
                <w:szCs w:val="22"/>
              </w:rPr>
              <w:t xml:space="preserve"> этапа обработки документа. Указывается код </w:t>
            </w:r>
            <w:r w:rsidRPr="00CF0DE5">
              <w:rPr>
                <w:szCs w:val="22"/>
                <w:highlight w:val="green"/>
              </w:rPr>
              <w:t>ТОФК</w:t>
            </w:r>
            <w:del w:id="1872" w:author="Сатлер Марина Викторовна" w:date="2026-04-08T16:11:00Z">
              <w:r w:rsidRPr="00CF0DE5" w:rsidDel="00CF0DE5">
                <w:rPr>
                  <w:highlight w:val="green"/>
                </w:rPr>
                <w:delText xml:space="preserve"> /ЦС</w:delText>
              </w:r>
            </w:del>
            <w:ins w:id="1873" w:author="Сатлер Марина Викторовна" w:date="2026-04-08T16:11:00Z">
              <w:r w:rsidRPr="00CF0DE5">
                <w:rPr>
                  <w:highlight w:val="green"/>
                </w:rPr>
                <w:t>,</w:t>
              </w:r>
            </w:ins>
            <w:r w:rsidRPr="00CF0DE5">
              <w:rPr>
                <w:highlight w:val="green"/>
              </w:rPr>
              <w:t xml:space="preserve"> </w:t>
            </w:r>
            <w:ins w:id="1874" w:author="Сатлер Марина Викторовна" w:date="2026-04-08T16:10:00Z">
              <w:r w:rsidRPr="00CF0DE5">
                <w:rPr>
                  <w:highlight w:val="green"/>
                </w:rPr>
                <w:t xml:space="preserve">инициировавшего событие учета и направившего запрос в </w:t>
              </w:r>
            </w:ins>
            <w:ins w:id="1875" w:author="Сказецкая Наталья Камилевна" w:date="2026-04-15T19:45:00Z">
              <w:r w:rsidR="00D626B1">
                <w:rPr>
                  <w:lang w:val="en-US"/>
                </w:rPr>
                <w:t>SVAP</w:t>
              </w:r>
            </w:ins>
            <w:del w:id="1876" w:author="Сатлер Марина Викторовна" w:date="2026-04-08T16:10:00Z">
              <w:r w:rsidRPr="00F772BE" w:rsidDel="00CF0DE5">
                <w:delText>по учету</w:delText>
              </w:r>
              <w:r w:rsidDel="00CF0DE5">
                <w:rPr>
                  <w:szCs w:val="22"/>
                </w:rPr>
                <w:delText>, в котором проводится операция</w:delText>
              </w:r>
            </w:del>
          </w:p>
        </w:tc>
      </w:tr>
      <w:tr w:rsidR="00585397" w:rsidRPr="007D7198" w14:paraId="254209A8" w14:textId="77777777" w:rsidTr="00A03E1C">
        <w:tc>
          <w:tcPr>
            <w:tcW w:w="1100" w:type="pct"/>
          </w:tcPr>
          <w:p w14:paraId="0E647983" w14:textId="77777777" w:rsidR="00585397" w:rsidRPr="007D7198" w:rsidRDefault="00585397" w:rsidP="00585397">
            <w:pPr>
              <w:pStyle w:val="GOSTTablenorm"/>
              <w:rPr>
                <w:szCs w:val="22"/>
              </w:rPr>
            </w:pPr>
            <w:r w:rsidRPr="001C1B16">
              <w:rPr>
                <w:szCs w:val="22"/>
              </w:rPr>
              <w:t>Дата отражения операции в учете</w:t>
            </w:r>
          </w:p>
        </w:tc>
        <w:tc>
          <w:tcPr>
            <w:tcW w:w="750" w:type="pct"/>
          </w:tcPr>
          <w:p w14:paraId="3F965FA5" w14:textId="77777777" w:rsidR="00585397" w:rsidRPr="007D7198" w:rsidRDefault="00585397" w:rsidP="00585397">
            <w:pPr>
              <w:pStyle w:val="GOSTTablenorm"/>
              <w:rPr>
                <w:szCs w:val="22"/>
                <w:lang w:val="en-US"/>
              </w:rPr>
            </w:pPr>
            <w:r w:rsidRPr="001C1B16">
              <w:rPr>
                <w:szCs w:val="22"/>
                <w:lang w:val="en-US"/>
              </w:rPr>
              <w:t>SettlementDate</w:t>
            </w:r>
          </w:p>
        </w:tc>
        <w:tc>
          <w:tcPr>
            <w:tcW w:w="500" w:type="pct"/>
          </w:tcPr>
          <w:p w14:paraId="06E01A9B" w14:textId="77777777" w:rsidR="00585397" w:rsidRPr="007D7198" w:rsidRDefault="00585397" w:rsidP="00585397">
            <w:pPr>
              <w:ind w:firstLine="30"/>
              <w:rPr>
                <w:sz w:val="22"/>
                <w:szCs w:val="22"/>
              </w:rPr>
            </w:pPr>
            <w:r w:rsidRPr="001C1B16">
              <w:rPr>
                <w:sz w:val="22"/>
                <w:szCs w:val="22"/>
              </w:rPr>
              <w:t>Дата</w:t>
            </w:r>
          </w:p>
        </w:tc>
        <w:tc>
          <w:tcPr>
            <w:tcW w:w="300" w:type="pct"/>
          </w:tcPr>
          <w:p w14:paraId="5E6961BB" w14:textId="77777777" w:rsidR="00585397" w:rsidRPr="007D7198" w:rsidRDefault="00585397" w:rsidP="00585397">
            <w:pPr>
              <w:ind w:firstLine="30"/>
              <w:rPr>
                <w:sz w:val="22"/>
                <w:szCs w:val="22"/>
              </w:rPr>
            </w:pPr>
            <w:r>
              <w:rPr>
                <w:sz w:val="22"/>
                <w:szCs w:val="22"/>
              </w:rPr>
              <w:t>Нет</w:t>
            </w:r>
          </w:p>
        </w:tc>
        <w:tc>
          <w:tcPr>
            <w:tcW w:w="284" w:type="pct"/>
          </w:tcPr>
          <w:p w14:paraId="0BD73055" w14:textId="453246E1" w:rsidR="00585397" w:rsidRPr="007D7198" w:rsidRDefault="00585397" w:rsidP="00585397">
            <w:pPr>
              <w:pStyle w:val="GOSTTablenorm"/>
              <w:rPr>
                <w:szCs w:val="22"/>
              </w:rPr>
            </w:pPr>
          </w:p>
        </w:tc>
        <w:tc>
          <w:tcPr>
            <w:tcW w:w="2066" w:type="pct"/>
          </w:tcPr>
          <w:p w14:paraId="5965E7D9" w14:textId="66F9B309" w:rsidR="00585397" w:rsidRDefault="00585397" w:rsidP="00585397">
            <w:pPr>
              <w:pStyle w:val="GOSTTablenorm"/>
            </w:pPr>
            <w:r>
              <w:t xml:space="preserve">Дата отражения в учете операции сторнирования, указывается в формате YYYY-MM-DD. Может заполняться для способа сторнирования </w:t>
            </w:r>
            <w:r w:rsidRPr="007D7198">
              <w:rPr>
                <w:szCs w:val="22"/>
                <w:lang w:val="en-US"/>
              </w:rPr>
              <w:t>Method</w:t>
            </w:r>
            <w:r w:rsidRPr="006729AA">
              <w:rPr>
                <w:szCs w:val="22"/>
              </w:rPr>
              <w:t xml:space="preserve"> = 1 </w:t>
            </w:r>
            <w:r>
              <w:rPr>
                <w:szCs w:val="22"/>
              </w:rPr>
              <w:t>(сторнирование).</w:t>
            </w:r>
          </w:p>
          <w:p w14:paraId="357C47CC" w14:textId="6C3E3BA1" w:rsidR="00585397" w:rsidRDefault="00585397" w:rsidP="00585397">
            <w:pPr>
              <w:pStyle w:val="GOSTTablenorm"/>
            </w:pPr>
            <w:r>
              <w:t xml:space="preserve">Если параметр </w:t>
            </w:r>
            <w:r w:rsidRPr="170E4D90">
              <w:rPr>
                <w:lang w:val="en-US"/>
              </w:rPr>
              <w:t>SettlementDate</w:t>
            </w:r>
            <w:r>
              <w:t xml:space="preserve"> отсутствует (не заполнен), то сторнирование осуществляется датой отражения в учете сторнируемых записей учета. Если параметр </w:t>
            </w:r>
            <w:r w:rsidRPr="170E4D90">
              <w:rPr>
                <w:lang w:val="en-US"/>
              </w:rPr>
              <w:t>SettlementDate</w:t>
            </w:r>
            <w:r>
              <w:t xml:space="preserve"> заполнен, то сторнирование осуществляется указанной в запросе датой.</w:t>
            </w:r>
          </w:p>
          <w:p w14:paraId="08950E57" w14:textId="737CAE6F" w:rsidR="00585397" w:rsidRDefault="00585397" w:rsidP="00585397">
            <w:pPr>
              <w:pStyle w:val="GOSTTablenorm"/>
              <w:rPr>
                <w:szCs w:val="22"/>
              </w:rPr>
            </w:pPr>
            <w:r w:rsidRPr="00F37AF1">
              <w:rPr>
                <w:szCs w:val="22"/>
              </w:rPr>
              <w:t xml:space="preserve">Дата </w:t>
            </w:r>
            <w:r>
              <w:rPr>
                <w:szCs w:val="22"/>
              </w:rPr>
              <w:t xml:space="preserve">отражения в учете операции сторнирования </w:t>
            </w:r>
            <w:r w:rsidRPr="00F37AF1">
              <w:rPr>
                <w:szCs w:val="22"/>
              </w:rPr>
              <w:t>не может быть раньш</w:t>
            </w:r>
            <w:r>
              <w:rPr>
                <w:szCs w:val="22"/>
              </w:rPr>
              <w:t>е, чем даты</w:t>
            </w:r>
            <w:r w:rsidRPr="00F37AF1">
              <w:rPr>
                <w:szCs w:val="22"/>
              </w:rPr>
              <w:t xml:space="preserve"> формирования сторнируемых записей учета.</w:t>
            </w:r>
          </w:p>
          <w:p w14:paraId="7BDB4063" w14:textId="5DF0A17F" w:rsidR="00585397" w:rsidRPr="006729AA" w:rsidRDefault="00585397" w:rsidP="00585397">
            <w:pPr>
              <w:pStyle w:val="GOSTTablenorm"/>
            </w:pPr>
            <w:r>
              <w:t xml:space="preserve">Для способа сторнирования </w:t>
            </w:r>
            <w:r w:rsidRPr="007D7198">
              <w:rPr>
                <w:szCs w:val="22"/>
                <w:lang w:val="en-US"/>
              </w:rPr>
              <w:t>Method</w:t>
            </w:r>
            <w:r>
              <w:rPr>
                <w:szCs w:val="22"/>
              </w:rPr>
              <w:t xml:space="preserve"> = 2 (отмена) параметр не заполняется (не учитывается при обработке запроса, если заполнен), отмена всегда выполняется датой отражения в учете отменяемых записей учета</w:t>
            </w:r>
          </w:p>
        </w:tc>
      </w:tr>
      <w:tr w:rsidR="00585397" w:rsidRPr="007D7198" w14:paraId="523B9FE5" w14:textId="77777777" w:rsidTr="00C75A4E">
        <w:tc>
          <w:tcPr>
            <w:tcW w:w="5000" w:type="pct"/>
            <w:gridSpan w:val="6"/>
          </w:tcPr>
          <w:p w14:paraId="717936E3" w14:textId="77777777" w:rsidR="00585397" w:rsidRPr="007D7198" w:rsidRDefault="00585397" w:rsidP="00585397">
            <w:pPr>
              <w:pStyle w:val="GOSTTableHead"/>
              <w:rPr>
                <w:szCs w:val="22"/>
              </w:rPr>
            </w:pPr>
            <w:r w:rsidRPr="007D7198">
              <w:rPr>
                <w:szCs w:val="22"/>
              </w:rPr>
              <w:t>Перечень параметров запроса (</w:t>
            </w:r>
            <w:r>
              <w:rPr>
                <w:szCs w:val="22"/>
                <w:lang w:val="en-US"/>
              </w:rPr>
              <w:t>document</w:t>
            </w:r>
            <w:r w:rsidRPr="007D7198">
              <w:rPr>
                <w:szCs w:val="22"/>
              </w:rPr>
              <w:t>)</w:t>
            </w:r>
          </w:p>
        </w:tc>
      </w:tr>
      <w:tr w:rsidR="00585397" w:rsidRPr="007D7198" w14:paraId="4B20C4B1" w14:textId="77777777" w:rsidTr="00A03E1C">
        <w:tc>
          <w:tcPr>
            <w:tcW w:w="1100" w:type="pct"/>
          </w:tcPr>
          <w:p w14:paraId="5471F0BA" w14:textId="77777777" w:rsidR="00585397" w:rsidRPr="007D7198" w:rsidRDefault="00585397" w:rsidP="00585397">
            <w:pPr>
              <w:pStyle w:val="GOSTTablenorm"/>
              <w:rPr>
                <w:szCs w:val="22"/>
              </w:rPr>
            </w:pPr>
            <w:r w:rsidRPr="007D7198">
              <w:rPr>
                <w:szCs w:val="22"/>
              </w:rPr>
              <w:t xml:space="preserve">Способ сторнирования </w:t>
            </w:r>
          </w:p>
        </w:tc>
        <w:tc>
          <w:tcPr>
            <w:tcW w:w="750" w:type="pct"/>
          </w:tcPr>
          <w:p w14:paraId="322CF5EC" w14:textId="77777777" w:rsidR="00585397" w:rsidRPr="007D7198" w:rsidRDefault="00585397" w:rsidP="00585397">
            <w:pPr>
              <w:pStyle w:val="GOSTTablenorm"/>
              <w:rPr>
                <w:szCs w:val="22"/>
                <w:lang w:val="en-US"/>
              </w:rPr>
            </w:pPr>
            <w:r w:rsidRPr="007D7198">
              <w:rPr>
                <w:szCs w:val="22"/>
                <w:lang w:val="en-US"/>
              </w:rPr>
              <w:t>Method</w:t>
            </w:r>
          </w:p>
        </w:tc>
        <w:tc>
          <w:tcPr>
            <w:tcW w:w="500" w:type="pct"/>
          </w:tcPr>
          <w:p w14:paraId="01E33D39" w14:textId="34D3564D" w:rsidR="00585397" w:rsidRPr="007D7198" w:rsidRDefault="00585397" w:rsidP="00585397">
            <w:pPr>
              <w:ind w:firstLine="30"/>
              <w:rPr>
                <w:sz w:val="22"/>
                <w:szCs w:val="22"/>
                <w:lang w:val="en-US"/>
              </w:rPr>
            </w:pPr>
            <w:r>
              <w:rPr>
                <w:sz w:val="22"/>
                <w:szCs w:val="22"/>
              </w:rPr>
              <w:t>Строка</w:t>
            </w:r>
          </w:p>
        </w:tc>
        <w:tc>
          <w:tcPr>
            <w:tcW w:w="300" w:type="pct"/>
          </w:tcPr>
          <w:p w14:paraId="05B0690F" w14:textId="77777777" w:rsidR="00585397" w:rsidRPr="007D7198" w:rsidRDefault="00585397" w:rsidP="00585397">
            <w:pPr>
              <w:ind w:firstLine="30"/>
              <w:rPr>
                <w:sz w:val="22"/>
                <w:szCs w:val="22"/>
              </w:rPr>
            </w:pPr>
            <w:r w:rsidRPr="007D7198">
              <w:rPr>
                <w:sz w:val="22"/>
                <w:szCs w:val="22"/>
              </w:rPr>
              <w:t>Да</w:t>
            </w:r>
          </w:p>
        </w:tc>
        <w:tc>
          <w:tcPr>
            <w:tcW w:w="284" w:type="pct"/>
          </w:tcPr>
          <w:p w14:paraId="5BBB2484" w14:textId="77777777" w:rsidR="00585397" w:rsidRPr="007D7198" w:rsidRDefault="00585397" w:rsidP="00585397">
            <w:pPr>
              <w:pStyle w:val="GOSTTablenorm"/>
              <w:rPr>
                <w:szCs w:val="22"/>
              </w:rPr>
            </w:pPr>
            <w:r w:rsidRPr="007D7198">
              <w:rPr>
                <w:szCs w:val="22"/>
              </w:rPr>
              <w:t>=1</w:t>
            </w:r>
          </w:p>
        </w:tc>
        <w:tc>
          <w:tcPr>
            <w:tcW w:w="2066" w:type="pct"/>
          </w:tcPr>
          <w:p w14:paraId="0D590242" w14:textId="77777777" w:rsidR="00585397" w:rsidRDefault="00585397" w:rsidP="00585397">
            <w:pPr>
              <w:pStyle w:val="GOSTTablenorm"/>
              <w:rPr>
                <w:szCs w:val="22"/>
              </w:rPr>
            </w:pPr>
            <w:r w:rsidRPr="007D7198">
              <w:rPr>
                <w:szCs w:val="22"/>
              </w:rPr>
              <w:t>Ук</w:t>
            </w:r>
            <w:r>
              <w:rPr>
                <w:szCs w:val="22"/>
              </w:rPr>
              <w:t>азывается способ сторнирования.</w:t>
            </w:r>
          </w:p>
          <w:p w14:paraId="3574B20A" w14:textId="2AE77AA6" w:rsidR="00585397" w:rsidRPr="007D7198" w:rsidRDefault="00585397" w:rsidP="00585397">
            <w:pPr>
              <w:pStyle w:val="GOSTTablenorm"/>
              <w:rPr>
                <w:szCs w:val="22"/>
              </w:rPr>
            </w:pPr>
            <w:r w:rsidRPr="007D7198">
              <w:rPr>
                <w:szCs w:val="22"/>
              </w:rPr>
              <w:t>Возможные значения:</w:t>
            </w:r>
          </w:p>
          <w:p w14:paraId="58DEE8DF" w14:textId="2BF52BCC" w:rsidR="00585397" w:rsidRPr="007D7198" w:rsidRDefault="00585397" w:rsidP="00585397">
            <w:pPr>
              <w:pStyle w:val="GOSTTableListMark1"/>
            </w:pPr>
            <w:r>
              <w:t>«</w:t>
            </w:r>
            <w:r w:rsidRPr="007D7198">
              <w:t>1</w:t>
            </w:r>
            <w:r>
              <w:t>»</w:t>
            </w:r>
            <w:r w:rsidRPr="007D7198">
              <w:t xml:space="preserve"> </w:t>
            </w:r>
            <w:r w:rsidRPr="36854D62">
              <w:t>–</w:t>
            </w:r>
            <w:r w:rsidRPr="007D7198">
              <w:t xml:space="preserve"> сторнирование</w:t>
            </w:r>
            <w:r>
              <w:t>;</w:t>
            </w:r>
          </w:p>
          <w:p w14:paraId="7A989889" w14:textId="0487246B" w:rsidR="00585397" w:rsidRPr="007D7198" w:rsidRDefault="00585397" w:rsidP="00585397">
            <w:pPr>
              <w:pStyle w:val="GOSTTableListMark1"/>
            </w:pPr>
            <w:r>
              <w:t>«</w:t>
            </w:r>
            <w:r w:rsidRPr="007D7198">
              <w:t>2</w:t>
            </w:r>
            <w:r>
              <w:t>»</w:t>
            </w:r>
            <w:r w:rsidRPr="007D7198">
              <w:t xml:space="preserve"> </w:t>
            </w:r>
            <w:r w:rsidRPr="36854D62">
              <w:t>–</w:t>
            </w:r>
            <w:r w:rsidRPr="007D7198">
              <w:t xml:space="preserve"> отмена</w:t>
            </w:r>
          </w:p>
        </w:tc>
      </w:tr>
      <w:tr w:rsidR="00585397" w:rsidRPr="007D7198" w14:paraId="2B7DE34E" w14:textId="77777777" w:rsidTr="00A03E1C">
        <w:tc>
          <w:tcPr>
            <w:tcW w:w="1100" w:type="pct"/>
          </w:tcPr>
          <w:p w14:paraId="43269D22" w14:textId="2AB84A30" w:rsidR="00585397" w:rsidRPr="007D7198" w:rsidRDefault="00585397" w:rsidP="00585397">
            <w:pPr>
              <w:pStyle w:val="GOSTTablenorm"/>
              <w:rPr>
                <w:szCs w:val="22"/>
              </w:rPr>
            </w:pPr>
            <w:r w:rsidRPr="007D7198">
              <w:rPr>
                <w:szCs w:val="22"/>
              </w:rPr>
              <w:t>Вариант сторнирования</w:t>
            </w:r>
          </w:p>
        </w:tc>
        <w:tc>
          <w:tcPr>
            <w:tcW w:w="750" w:type="pct"/>
          </w:tcPr>
          <w:p w14:paraId="3B66EB3B" w14:textId="77777777" w:rsidR="00585397" w:rsidRPr="007D7198" w:rsidRDefault="00585397" w:rsidP="00585397">
            <w:pPr>
              <w:pStyle w:val="GOSTTablenorm"/>
              <w:rPr>
                <w:szCs w:val="22"/>
                <w:lang w:val="en-US"/>
              </w:rPr>
            </w:pPr>
            <w:r w:rsidRPr="007D7198">
              <w:rPr>
                <w:szCs w:val="22"/>
                <w:lang w:val="en-US"/>
              </w:rPr>
              <w:t>Option</w:t>
            </w:r>
          </w:p>
        </w:tc>
        <w:tc>
          <w:tcPr>
            <w:tcW w:w="500" w:type="pct"/>
          </w:tcPr>
          <w:p w14:paraId="765B1404" w14:textId="7FFE4F9A" w:rsidR="00585397" w:rsidRPr="00925522" w:rsidRDefault="00585397" w:rsidP="00585397">
            <w:pPr>
              <w:ind w:firstLine="30"/>
              <w:rPr>
                <w:sz w:val="22"/>
                <w:szCs w:val="22"/>
                <w:lang w:val="en-US"/>
              </w:rPr>
            </w:pPr>
            <w:r>
              <w:rPr>
                <w:sz w:val="22"/>
                <w:szCs w:val="22"/>
              </w:rPr>
              <w:t>Строка</w:t>
            </w:r>
          </w:p>
        </w:tc>
        <w:tc>
          <w:tcPr>
            <w:tcW w:w="300" w:type="pct"/>
          </w:tcPr>
          <w:p w14:paraId="1F1BD8A3" w14:textId="77777777" w:rsidR="00585397" w:rsidRPr="007D7198" w:rsidRDefault="00585397" w:rsidP="00585397">
            <w:pPr>
              <w:ind w:firstLine="30"/>
              <w:rPr>
                <w:sz w:val="22"/>
                <w:szCs w:val="22"/>
              </w:rPr>
            </w:pPr>
            <w:r w:rsidRPr="007D7198">
              <w:rPr>
                <w:sz w:val="22"/>
                <w:szCs w:val="22"/>
              </w:rPr>
              <w:t>Да</w:t>
            </w:r>
          </w:p>
        </w:tc>
        <w:tc>
          <w:tcPr>
            <w:tcW w:w="284" w:type="pct"/>
          </w:tcPr>
          <w:p w14:paraId="0A52B05F" w14:textId="77777777" w:rsidR="00585397" w:rsidRPr="007D7198" w:rsidRDefault="00585397" w:rsidP="00585397">
            <w:pPr>
              <w:pStyle w:val="GOSTTablenorm"/>
              <w:rPr>
                <w:szCs w:val="22"/>
              </w:rPr>
            </w:pPr>
            <w:r w:rsidRPr="007D7198">
              <w:rPr>
                <w:szCs w:val="22"/>
              </w:rPr>
              <w:t>=1</w:t>
            </w:r>
          </w:p>
        </w:tc>
        <w:tc>
          <w:tcPr>
            <w:tcW w:w="2066" w:type="pct"/>
          </w:tcPr>
          <w:p w14:paraId="6A32A035" w14:textId="77777777" w:rsidR="00585397" w:rsidRDefault="00585397" w:rsidP="00585397">
            <w:pPr>
              <w:pStyle w:val="GOSTTablenorm"/>
              <w:rPr>
                <w:szCs w:val="22"/>
              </w:rPr>
            </w:pPr>
            <w:r w:rsidRPr="007D7198">
              <w:rPr>
                <w:szCs w:val="22"/>
              </w:rPr>
              <w:t>Ука</w:t>
            </w:r>
            <w:r>
              <w:rPr>
                <w:szCs w:val="22"/>
              </w:rPr>
              <w:t>зывается вариант сторнирования.</w:t>
            </w:r>
          </w:p>
          <w:p w14:paraId="2144E71C" w14:textId="4F8CDE22" w:rsidR="00585397" w:rsidRPr="007D7198" w:rsidRDefault="00585397" w:rsidP="00585397">
            <w:pPr>
              <w:pStyle w:val="GOSTTablenorm"/>
              <w:rPr>
                <w:szCs w:val="22"/>
              </w:rPr>
            </w:pPr>
            <w:r w:rsidRPr="007D7198">
              <w:rPr>
                <w:szCs w:val="22"/>
              </w:rPr>
              <w:t>Возможные значения (применимо для всех способов сторнирования):</w:t>
            </w:r>
          </w:p>
          <w:p w14:paraId="6B62D24B" w14:textId="4BC5BB2B" w:rsidR="00585397" w:rsidRPr="007D7198" w:rsidRDefault="00585397" w:rsidP="00585397">
            <w:pPr>
              <w:pStyle w:val="GOSTTableListMark1"/>
            </w:pPr>
            <w:r>
              <w:t>«</w:t>
            </w:r>
            <w:r w:rsidRPr="007D7198">
              <w:t>1</w:t>
            </w:r>
            <w:r>
              <w:t>»</w:t>
            </w:r>
            <w:r w:rsidRPr="007D7198">
              <w:t xml:space="preserve"> – сторнирование всех выполненных этапов по документу</w:t>
            </w:r>
            <w:ins w:id="1877" w:author="Сатлер Марина Викторовна" w:date="2023-12-27T00:14:00Z">
              <w:r>
                <w:t>;</w:t>
              </w:r>
            </w:ins>
          </w:p>
          <w:p w14:paraId="492A7F22" w14:textId="30950668" w:rsidR="00585397" w:rsidRPr="007D7198" w:rsidRDefault="00585397" w:rsidP="00585397">
            <w:pPr>
              <w:pStyle w:val="GOSTTableListMark1"/>
            </w:pPr>
            <w:r>
              <w:lastRenderedPageBreak/>
              <w:t>«</w:t>
            </w:r>
            <w:r w:rsidRPr="007D7198">
              <w:t>2</w:t>
            </w:r>
            <w:r>
              <w:t>»</w:t>
            </w:r>
            <w:r w:rsidRPr="007D7198">
              <w:t xml:space="preserve"> – сторнирование последнего выполненного этапа по документу</w:t>
            </w:r>
            <w:r>
              <w:t>;</w:t>
            </w:r>
          </w:p>
          <w:p w14:paraId="7E5C06CD" w14:textId="0DB831B9" w:rsidR="00585397" w:rsidRPr="007D7198" w:rsidRDefault="00585397" w:rsidP="00585397">
            <w:pPr>
              <w:pStyle w:val="GOSTTableListMark1"/>
            </w:pPr>
            <w:r>
              <w:t>«</w:t>
            </w:r>
            <w:r w:rsidRPr="007D7198">
              <w:t>3</w:t>
            </w:r>
            <w:r>
              <w:t>»</w:t>
            </w:r>
            <w:r w:rsidRPr="007D7198">
              <w:t xml:space="preserve"> – сторнирование всех выполненных этапов по документу до указанного в реквизите </w:t>
            </w:r>
            <w:r>
              <w:t>«</w:t>
            </w:r>
            <w:r w:rsidRPr="007D7198">
              <w:t>Этап обработки</w:t>
            </w:r>
            <w:r>
              <w:t>»</w:t>
            </w:r>
            <w:r w:rsidRPr="007D7198">
              <w:t xml:space="preserve"> (</w:t>
            </w:r>
            <w:r w:rsidRPr="007D7198">
              <w:rPr>
                <w:lang w:val="en-US"/>
              </w:rPr>
              <w:t>Stage</w:t>
            </w:r>
            <w:r w:rsidRPr="007D7198">
              <w:t xml:space="preserve">) </w:t>
            </w:r>
            <w:r>
              <w:t>включительно</w:t>
            </w:r>
          </w:p>
        </w:tc>
      </w:tr>
    </w:tbl>
    <w:p w14:paraId="14BC3E89" w14:textId="3338F3A3" w:rsidR="002D541C" w:rsidRPr="00B30C62" w:rsidRDefault="002D541C">
      <w:pPr>
        <w:pStyle w:val="31"/>
      </w:pPr>
      <w:bookmarkStart w:id="1878" w:name="_Toc121319607"/>
      <w:bookmarkStart w:id="1879" w:name="_Toc226556159"/>
      <w:r w:rsidRPr="00B30C62">
        <w:lastRenderedPageBreak/>
        <w:t>Пример запроса</w:t>
      </w:r>
      <w:bookmarkEnd w:id="1878"/>
      <w:bookmarkEnd w:id="1879"/>
    </w:p>
    <w:p w14:paraId="123FCFD7" w14:textId="77777777" w:rsidR="00B30C62" w:rsidRDefault="00B30C62" w:rsidP="00C75A4E">
      <w:pPr>
        <w:pStyle w:val="GOSTScript"/>
      </w:pPr>
      <w:r>
        <w:t>{</w:t>
      </w:r>
    </w:p>
    <w:p w14:paraId="35152A1F" w14:textId="77777777" w:rsidR="00B30C62" w:rsidRDefault="00B30C62" w:rsidP="00C75A4E">
      <w:pPr>
        <w:pStyle w:val="GOSTScript"/>
      </w:pPr>
      <w:r>
        <w:tab/>
        <w:t>"header": {</w:t>
      </w:r>
    </w:p>
    <w:p w14:paraId="07FDB7E3" w14:textId="77777777" w:rsidR="00B30C62" w:rsidRDefault="00B30C62" w:rsidP="00C75A4E">
      <w:pPr>
        <w:pStyle w:val="GOSTScript"/>
      </w:pPr>
      <w:r>
        <w:tab/>
      </w:r>
      <w:r>
        <w:tab/>
        <w:t>"Source": "EXP05",</w:t>
      </w:r>
    </w:p>
    <w:p w14:paraId="2B844407" w14:textId="77777777" w:rsidR="00B30C62" w:rsidRDefault="00B30C62" w:rsidP="00C75A4E">
      <w:pPr>
        <w:pStyle w:val="GOSTScript"/>
      </w:pPr>
      <w:r>
        <w:tab/>
      </w:r>
      <w:r>
        <w:tab/>
        <w:t>"ReqDateTime": "2022-08-29 10:37:22",</w:t>
      </w:r>
    </w:p>
    <w:p w14:paraId="0C327BBD" w14:textId="77777777" w:rsidR="00B30C62" w:rsidRDefault="00B30C62" w:rsidP="00C75A4E">
      <w:pPr>
        <w:pStyle w:val="GOSTScript"/>
      </w:pPr>
      <w:r>
        <w:tab/>
      </w:r>
      <w:r>
        <w:tab/>
        <w:t>"Version": "1.0",</w:t>
      </w:r>
    </w:p>
    <w:p w14:paraId="07C1C82C" w14:textId="77777777" w:rsidR="00B30C62" w:rsidRDefault="00B30C62" w:rsidP="00C75A4E">
      <w:pPr>
        <w:pStyle w:val="GOSTScript"/>
      </w:pPr>
      <w:r>
        <w:tab/>
      </w:r>
      <w:r>
        <w:tab/>
        <w:t>"ReqGuid": "b0d4ce5d-2757-4699-948c-cfa72ba94f10",</w:t>
      </w:r>
    </w:p>
    <w:p w14:paraId="3028F08A" w14:textId="77777777" w:rsidR="00B30C62" w:rsidRPr="00B30C62" w:rsidRDefault="00B30C62" w:rsidP="00C75A4E">
      <w:pPr>
        <w:pStyle w:val="GOSTScript"/>
      </w:pPr>
      <w:r w:rsidRPr="00B30C62">
        <w:tab/>
      </w:r>
      <w:r w:rsidRPr="00B30C62">
        <w:tab/>
        <w:t>"DocGuid": "0bd90a7c-e339-46ff-ac39-71029ff81370",</w:t>
      </w:r>
    </w:p>
    <w:p w14:paraId="2DA0AC96" w14:textId="77777777" w:rsidR="00B30C62" w:rsidRPr="00B30C62" w:rsidRDefault="00B30C62" w:rsidP="00C75A4E">
      <w:pPr>
        <w:pStyle w:val="GOSTScript"/>
      </w:pPr>
      <w:r w:rsidRPr="00B30C62">
        <w:tab/>
      </w:r>
      <w:r w:rsidRPr="00B30C62">
        <w:tab/>
        <w:t>"RequestType": "REVERSAL",</w:t>
      </w:r>
    </w:p>
    <w:p w14:paraId="0809B0CA" w14:textId="77777777" w:rsidR="00B30C62" w:rsidRPr="00B30C62" w:rsidRDefault="00B30C62" w:rsidP="00C75A4E">
      <w:pPr>
        <w:pStyle w:val="GOSTScript"/>
      </w:pPr>
      <w:r w:rsidRPr="00B30C62">
        <w:tab/>
      </w:r>
      <w:r w:rsidRPr="00B30C62">
        <w:tab/>
        <w:t>"TypeDoc": "MSC_ApplCashFlow",</w:t>
      </w:r>
    </w:p>
    <w:p w14:paraId="76CFF4FE" w14:textId="77777777" w:rsidR="00B30C62" w:rsidRPr="00B30C62" w:rsidRDefault="00B30C62" w:rsidP="00C75A4E">
      <w:pPr>
        <w:pStyle w:val="GOSTScript"/>
      </w:pPr>
      <w:r w:rsidRPr="00B30C62">
        <w:tab/>
      </w:r>
      <w:r w:rsidRPr="00B30C62">
        <w:tab/>
        <w:t>"Stage": "auth",</w:t>
      </w:r>
    </w:p>
    <w:p w14:paraId="22F6BCA5" w14:textId="21BEC409" w:rsidR="00B30C62" w:rsidRPr="00B30C62" w:rsidRDefault="00B30C62" w:rsidP="00C75A4E">
      <w:pPr>
        <w:pStyle w:val="GOSTScript"/>
      </w:pPr>
      <w:r w:rsidRPr="00B30C62">
        <w:tab/>
      </w:r>
      <w:r w:rsidRPr="00B30C62">
        <w:tab/>
        <w:t>"BalLevContrl": 2,</w:t>
      </w:r>
    </w:p>
    <w:p w14:paraId="6EAFCFE5" w14:textId="77777777" w:rsidR="00B30C62" w:rsidRPr="00B30C62" w:rsidRDefault="00B30C62" w:rsidP="00C75A4E">
      <w:pPr>
        <w:pStyle w:val="GOSTScript"/>
      </w:pPr>
      <w:r w:rsidRPr="00B30C62">
        <w:tab/>
      </w:r>
      <w:r w:rsidRPr="00B30C62">
        <w:tab/>
        <w:t>"Subject": "5700",</w:t>
      </w:r>
    </w:p>
    <w:p w14:paraId="69C768BE" w14:textId="77777777" w:rsidR="00B30C62" w:rsidRPr="00B30C62" w:rsidRDefault="00B30C62" w:rsidP="00C75A4E">
      <w:pPr>
        <w:pStyle w:val="GOSTScript"/>
      </w:pPr>
      <w:r w:rsidRPr="00B30C62">
        <w:tab/>
      </w:r>
      <w:r w:rsidRPr="00B30C62">
        <w:tab/>
        <w:t>"SettlementDate": "2022-08-28"</w:t>
      </w:r>
    </w:p>
    <w:p w14:paraId="220A383D" w14:textId="77777777" w:rsidR="00B30C62" w:rsidRDefault="00B30C62" w:rsidP="00C75A4E">
      <w:pPr>
        <w:pStyle w:val="GOSTScript"/>
      </w:pPr>
      <w:r w:rsidRPr="00B30C62">
        <w:tab/>
      </w:r>
      <w:r>
        <w:t>},</w:t>
      </w:r>
    </w:p>
    <w:p w14:paraId="7D1C2F42" w14:textId="77777777" w:rsidR="00B30C62" w:rsidRDefault="00B30C62" w:rsidP="00C75A4E">
      <w:pPr>
        <w:pStyle w:val="GOSTScript"/>
      </w:pPr>
      <w:r>
        <w:tab/>
        <w:t>"document": {</w:t>
      </w:r>
    </w:p>
    <w:p w14:paraId="3D4DF289" w14:textId="77777777" w:rsidR="00B30C62" w:rsidRDefault="00B30C62" w:rsidP="00C75A4E">
      <w:pPr>
        <w:pStyle w:val="GOSTScript"/>
      </w:pPr>
      <w:r>
        <w:tab/>
      </w:r>
      <w:r>
        <w:tab/>
        <w:t>"Method": "1",</w:t>
      </w:r>
    </w:p>
    <w:p w14:paraId="725E3979" w14:textId="77777777" w:rsidR="00B30C62" w:rsidRDefault="00B30C62" w:rsidP="00C75A4E">
      <w:pPr>
        <w:pStyle w:val="GOSTScript"/>
      </w:pPr>
      <w:r>
        <w:tab/>
      </w:r>
      <w:r>
        <w:tab/>
        <w:t>"Option": "3"</w:t>
      </w:r>
    </w:p>
    <w:p w14:paraId="23CFD0A5" w14:textId="77777777" w:rsidR="00B30C62" w:rsidRDefault="00B30C62" w:rsidP="00C75A4E">
      <w:pPr>
        <w:pStyle w:val="GOSTScript"/>
      </w:pPr>
      <w:r>
        <w:tab/>
        <w:t>}</w:t>
      </w:r>
    </w:p>
    <w:p w14:paraId="33838912" w14:textId="0F7258E3" w:rsidR="00B30C62" w:rsidRPr="00B30C62" w:rsidRDefault="00B30C62" w:rsidP="00C75A4E">
      <w:pPr>
        <w:pStyle w:val="GOSTScript"/>
      </w:pPr>
      <w:r>
        <w:t>}</w:t>
      </w:r>
    </w:p>
    <w:p w14:paraId="19CAF3A7" w14:textId="6A3605E2" w:rsidR="002174C9" w:rsidRPr="00260C63" w:rsidRDefault="002D541C" w:rsidP="00AD2897">
      <w:pPr>
        <w:pStyle w:val="21"/>
      </w:pPr>
      <w:bookmarkStart w:id="1880" w:name="_Toc121319608"/>
      <w:bookmarkStart w:id="1881" w:name="_Toc226556160"/>
      <w:r w:rsidRPr="00B30C62">
        <w:lastRenderedPageBreak/>
        <w:t>Параметры ответа</w:t>
      </w:r>
      <w:bookmarkEnd w:id="1880"/>
      <w:bookmarkEnd w:id="1881"/>
    </w:p>
    <w:p w14:paraId="4B22B38E" w14:textId="3139ED99" w:rsidR="00B30C62" w:rsidRDefault="00561A39" w:rsidP="00B30C62">
      <w:pPr>
        <w:pStyle w:val="GOSTNameTable"/>
      </w:pPr>
      <w:r>
        <w:fldChar w:fldCharType="begin"/>
      </w:r>
      <w:r>
        <w:instrText xml:space="preserve"> SEQ Таблица \* ARABIC </w:instrText>
      </w:r>
      <w:r>
        <w:fldChar w:fldCharType="separate"/>
      </w:r>
      <w:bookmarkStart w:id="1882" w:name="_Toc226556230"/>
      <w:r w:rsidR="00F300A9">
        <w:t>16</w:t>
      </w:r>
      <w:r>
        <w:fldChar w:fldCharType="end"/>
      </w:r>
      <w:r w:rsidR="00B30C62">
        <w:t xml:space="preserve"> - </w:t>
      </w:r>
      <w:r w:rsidR="00B30C62" w:rsidRPr="008C6F6F">
        <w:t>Параметры ответа на «Запрос на сторнирование / отмену записей учета»</w:t>
      </w:r>
      <w:bookmarkEnd w:id="1882"/>
    </w:p>
    <w:tbl>
      <w:tblPr>
        <w:tblStyle w:val="GOSTTable"/>
        <w:tblW w:w="5000" w:type="pct"/>
        <w:tblLayout w:type="fixed"/>
        <w:tblLook w:val="07E0" w:firstRow="1" w:lastRow="1" w:firstColumn="1" w:lastColumn="1" w:noHBand="1" w:noVBand="1"/>
      </w:tblPr>
      <w:tblGrid>
        <w:gridCol w:w="3453"/>
        <w:gridCol w:w="2354"/>
        <w:gridCol w:w="1569"/>
        <w:gridCol w:w="979"/>
        <w:gridCol w:w="989"/>
        <w:gridCol w:w="6350"/>
      </w:tblGrid>
      <w:tr w:rsidR="00B30C62" w:rsidRPr="00B9499D" w14:paraId="3E09E707" w14:textId="77777777" w:rsidTr="00285013">
        <w:trPr>
          <w:cnfStyle w:val="100000000000" w:firstRow="1" w:lastRow="0" w:firstColumn="0" w:lastColumn="0" w:oddVBand="0" w:evenVBand="0" w:oddHBand="0" w:evenHBand="0" w:firstRowFirstColumn="0" w:firstRowLastColumn="0" w:lastRowFirstColumn="0" w:lastRowLastColumn="0"/>
          <w:trHeight w:val="683"/>
        </w:trPr>
        <w:tc>
          <w:tcPr>
            <w:tcW w:w="1100" w:type="pct"/>
            <w:hideMark/>
          </w:tcPr>
          <w:p w14:paraId="12DE19A5" w14:textId="77777777" w:rsidR="00077F92" w:rsidRPr="00B9499D" w:rsidRDefault="00077F92" w:rsidP="00E71F59">
            <w:pPr>
              <w:pStyle w:val="GOSTTableHead"/>
            </w:pPr>
            <w:r w:rsidRPr="00B9499D">
              <w:t>Наименование параметра</w:t>
            </w:r>
          </w:p>
        </w:tc>
        <w:tc>
          <w:tcPr>
            <w:tcW w:w="750" w:type="pct"/>
            <w:hideMark/>
          </w:tcPr>
          <w:p w14:paraId="6D8A9380" w14:textId="77777777" w:rsidR="00077F92" w:rsidRPr="00B9499D" w:rsidRDefault="00077F92" w:rsidP="00E71F59">
            <w:pPr>
              <w:pStyle w:val="GOSTTableHead"/>
            </w:pPr>
            <w:r w:rsidRPr="00B9499D">
              <w:t>Название тэга</w:t>
            </w:r>
          </w:p>
        </w:tc>
        <w:tc>
          <w:tcPr>
            <w:tcW w:w="500" w:type="pct"/>
            <w:hideMark/>
          </w:tcPr>
          <w:p w14:paraId="7849770E" w14:textId="77777777" w:rsidR="00077F92" w:rsidRPr="00B9499D" w:rsidRDefault="00077F92" w:rsidP="00E71F59">
            <w:pPr>
              <w:pStyle w:val="GOSTTableHead"/>
            </w:pPr>
            <w:r w:rsidRPr="00B9499D">
              <w:t>Тип данных</w:t>
            </w:r>
          </w:p>
        </w:tc>
        <w:tc>
          <w:tcPr>
            <w:tcW w:w="312" w:type="pct"/>
          </w:tcPr>
          <w:p w14:paraId="3569411C" w14:textId="77777777" w:rsidR="00077F92" w:rsidRPr="00B9499D" w:rsidRDefault="00077F92" w:rsidP="00E71F59">
            <w:pPr>
              <w:pStyle w:val="GOSTTableHead"/>
            </w:pPr>
            <w:r w:rsidRPr="00B9499D">
              <w:t>Обязательность</w:t>
            </w:r>
          </w:p>
        </w:tc>
        <w:tc>
          <w:tcPr>
            <w:tcW w:w="315" w:type="pct"/>
          </w:tcPr>
          <w:p w14:paraId="21F38DBD" w14:textId="77777777" w:rsidR="00077F92" w:rsidRPr="00B9499D" w:rsidRDefault="00077F92" w:rsidP="00E71F59">
            <w:pPr>
              <w:pStyle w:val="GOSTTableHead"/>
            </w:pPr>
            <w:r w:rsidRPr="00B9499D">
              <w:t>Размерность</w:t>
            </w:r>
          </w:p>
        </w:tc>
        <w:tc>
          <w:tcPr>
            <w:tcW w:w="2023" w:type="pct"/>
            <w:hideMark/>
          </w:tcPr>
          <w:p w14:paraId="179158D7" w14:textId="77777777" w:rsidR="00077F92" w:rsidRPr="00B9499D" w:rsidRDefault="00077F92" w:rsidP="00E71F59">
            <w:pPr>
              <w:pStyle w:val="GOSTTableHead"/>
            </w:pPr>
            <w:r w:rsidRPr="00B9499D">
              <w:t>Описание</w:t>
            </w:r>
          </w:p>
        </w:tc>
      </w:tr>
      <w:tr w:rsidR="00077F92" w:rsidRPr="00B9499D" w14:paraId="5E6F44D5" w14:textId="77777777" w:rsidTr="00285013">
        <w:tc>
          <w:tcPr>
            <w:tcW w:w="5000" w:type="pct"/>
            <w:gridSpan w:val="6"/>
          </w:tcPr>
          <w:p w14:paraId="1CF0D6DB" w14:textId="77777777" w:rsidR="00077F92" w:rsidRPr="00B9499D" w:rsidRDefault="00077F92" w:rsidP="00E71F59">
            <w:pPr>
              <w:pStyle w:val="GOSTTableHead"/>
            </w:pPr>
            <w:r w:rsidRPr="00B9499D">
              <w:t>Перечень параметров ответа (</w:t>
            </w:r>
            <w:r w:rsidRPr="00B9499D">
              <w:rPr>
                <w:lang w:val="en-US"/>
              </w:rPr>
              <w:t>header</w:t>
            </w:r>
            <w:r w:rsidRPr="00B9499D">
              <w:t>)</w:t>
            </w:r>
          </w:p>
        </w:tc>
      </w:tr>
      <w:tr w:rsidR="00B30C62" w:rsidRPr="00B9499D" w14:paraId="72BD2410" w14:textId="77777777" w:rsidTr="00285013">
        <w:tc>
          <w:tcPr>
            <w:tcW w:w="1100" w:type="pct"/>
          </w:tcPr>
          <w:p w14:paraId="6DB07ED6" w14:textId="77777777" w:rsidR="00077F92" w:rsidRPr="00B9499D" w:rsidRDefault="00077F92" w:rsidP="00B30C62">
            <w:pPr>
              <w:pStyle w:val="GOSTTablenorm"/>
            </w:pPr>
            <w:r w:rsidRPr="00B9499D">
              <w:t>Система-отправитель запроса</w:t>
            </w:r>
          </w:p>
        </w:tc>
        <w:tc>
          <w:tcPr>
            <w:tcW w:w="750" w:type="pct"/>
          </w:tcPr>
          <w:p w14:paraId="26FEC151" w14:textId="77777777" w:rsidR="00077F92" w:rsidRPr="00B9499D" w:rsidRDefault="00077F92" w:rsidP="00B30C62">
            <w:pPr>
              <w:pStyle w:val="GOSTTablenorm"/>
              <w:rPr>
                <w:lang w:val="en-US"/>
              </w:rPr>
            </w:pPr>
            <w:r w:rsidRPr="00B9499D">
              <w:rPr>
                <w:lang w:val="en-US"/>
              </w:rPr>
              <w:t>Source</w:t>
            </w:r>
          </w:p>
        </w:tc>
        <w:tc>
          <w:tcPr>
            <w:tcW w:w="500" w:type="pct"/>
          </w:tcPr>
          <w:p w14:paraId="164B17B8" w14:textId="77777777" w:rsidR="00077F92" w:rsidRPr="00B9499D" w:rsidRDefault="00077F92" w:rsidP="00B30C62">
            <w:pPr>
              <w:pStyle w:val="GOSTTablenorm"/>
              <w:rPr>
                <w:szCs w:val="22"/>
                <w:lang w:val="en-US"/>
              </w:rPr>
            </w:pPr>
            <w:r w:rsidRPr="00B9499D">
              <w:rPr>
                <w:szCs w:val="22"/>
              </w:rPr>
              <w:t>Строка</w:t>
            </w:r>
          </w:p>
        </w:tc>
        <w:tc>
          <w:tcPr>
            <w:tcW w:w="312" w:type="pct"/>
          </w:tcPr>
          <w:p w14:paraId="59D9B8C5" w14:textId="77777777" w:rsidR="00077F92" w:rsidRPr="00B9499D" w:rsidRDefault="00077F92" w:rsidP="00B30C62">
            <w:pPr>
              <w:pStyle w:val="GOSTTablenorm"/>
              <w:rPr>
                <w:szCs w:val="22"/>
              </w:rPr>
            </w:pPr>
            <w:r w:rsidRPr="00B9499D">
              <w:rPr>
                <w:szCs w:val="22"/>
              </w:rPr>
              <w:t>Да</w:t>
            </w:r>
          </w:p>
        </w:tc>
        <w:tc>
          <w:tcPr>
            <w:tcW w:w="315" w:type="pct"/>
          </w:tcPr>
          <w:p w14:paraId="10924FFC" w14:textId="77777777" w:rsidR="00077F92" w:rsidRPr="00B9499D" w:rsidRDefault="00077F92" w:rsidP="00B30C62">
            <w:pPr>
              <w:pStyle w:val="GOSTTablenorm"/>
              <w:rPr>
                <w:szCs w:val="22"/>
                <w:lang w:val="en-US"/>
              </w:rPr>
            </w:pPr>
            <w:r w:rsidRPr="00B9499D">
              <w:rPr>
                <w:szCs w:val="22"/>
              </w:rPr>
              <w:t>&lt;=</w:t>
            </w:r>
            <w:r w:rsidRPr="00B9499D">
              <w:rPr>
                <w:szCs w:val="22"/>
                <w:lang w:val="en-US"/>
              </w:rPr>
              <w:t>10</w:t>
            </w:r>
          </w:p>
        </w:tc>
        <w:tc>
          <w:tcPr>
            <w:tcW w:w="2023" w:type="pct"/>
          </w:tcPr>
          <w:p w14:paraId="386E2D69" w14:textId="77777777" w:rsidR="00563A60" w:rsidRDefault="170E4D90" w:rsidP="00E71F59">
            <w:pPr>
              <w:pStyle w:val="GOSTTablenorm"/>
            </w:pPr>
            <w:r>
              <w:t xml:space="preserve">ФП ГИИС ЭБ </w:t>
            </w:r>
            <w:r w:rsidR="00563A60" w:rsidRPr="36854D62">
              <w:t>–</w:t>
            </w:r>
            <w:r w:rsidR="00563A60">
              <w:t xml:space="preserve"> отправитель запроса.</w:t>
            </w:r>
          </w:p>
          <w:p w14:paraId="58133808" w14:textId="27E9339F" w:rsidR="00077F92" w:rsidRPr="00B9499D" w:rsidRDefault="170E4D90" w:rsidP="00E71F59">
            <w:pPr>
              <w:pStyle w:val="GOSTTablenorm"/>
            </w:pPr>
            <w:r>
              <w:t>Возможные значения:</w:t>
            </w:r>
          </w:p>
          <w:p w14:paraId="0ACCBD3B" w14:textId="77777777" w:rsidR="00027483" w:rsidRPr="00B9499D" w:rsidRDefault="00027483" w:rsidP="00027483">
            <w:pPr>
              <w:pStyle w:val="GOSTTableListMark1"/>
              <w:rPr>
                <w:lang w:val="en-US"/>
              </w:rPr>
            </w:pPr>
            <w:r w:rsidRPr="00B9499D">
              <w:rPr>
                <w:lang w:val="en-US"/>
              </w:rPr>
              <w:t>EXP</w:t>
            </w:r>
            <w:r w:rsidRPr="00B9499D">
              <w:t>03</w:t>
            </w:r>
            <w:r w:rsidRPr="00B9499D">
              <w:rPr>
                <w:lang w:val="en-US"/>
              </w:rPr>
              <w:t xml:space="preserve"> (ПУР</w:t>
            </w:r>
            <w:r w:rsidRPr="00B9499D">
              <w:t>03</w:t>
            </w:r>
            <w:r w:rsidRPr="00B9499D">
              <w:rPr>
                <w:lang w:val="en-US"/>
              </w:rPr>
              <w:t xml:space="preserve"> ЭБ)</w:t>
            </w:r>
            <w:r>
              <w:t>;</w:t>
            </w:r>
          </w:p>
          <w:p w14:paraId="745981AA" w14:textId="6F709396" w:rsidR="00077F92" w:rsidRPr="00B9499D" w:rsidRDefault="00077F92" w:rsidP="00B30C62">
            <w:pPr>
              <w:pStyle w:val="GOSTTableListMark1"/>
              <w:rPr>
                <w:lang w:val="en-US"/>
              </w:rPr>
            </w:pPr>
            <w:r w:rsidRPr="00B9499D">
              <w:rPr>
                <w:lang w:val="en-US"/>
              </w:rPr>
              <w:t>EXP</w:t>
            </w:r>
            <w:r w:rsidRPr="00B9499D">
              <w:t>05</w:t>
            </w:r>
            <w:r w:rsidRPr="00B9499D">
              <w:rPr>
                <w:lang w:val="en-US"/>
              </w:rPr>
              <w:t xml:space="preserve"> (ПУР</w:t>
            </w:r>
            <w:r w:rsidRPr="00B9499D">
              <w:t>05</w:t>
            </w:r>
            <w:r w:rsidRPr="00B9499D">
              <w:rPr>
                <w:lang w:val="en-US"/>
              </w:rPr>
              <w:t xml:space="preserve"> ЭБ)</w:t>
            </w:r>
            <w:r w:rsidR="00FD42B5">
              <w:t>;</w:t>
            </w:r>
          </w:p>
          <w:p w14:paraId="5B1253A2" w14:textId="00AD2279" w:rsidR="00077F92" w:rsidRPr="00B9499D" w:rsidRDefault="00077F92" w:rsidP="00B30C62">
            <w:pPr>
              <w:pStyle w:val="GOSTTableListMark1"/>
              <w:rPr>
                <w:lang w:val="en-US"/>
              </w:rPr>
            </w:pPr>
            <w:r w:rsidRPr="00B9499D">
              <w:rPr>
                <w:lang w:val="en-US"/>
              </w:rPr>
              <w:t>FAMABS (ПУДС ЭБ)</w:t>
            </w:r>
            <w:r w:rsidR="00FD42B5">
              <w:t>;</w:t>
            </w:r>
          </w:p>
          <w:p w14:paraId="4D9EE752" w14:textId="0D102087" w:rsidR="00371009" w:rsidRDefault="170E4D90" w:rsidP="00B30C62">
            <w:pPr>
              <w:pStyle w:val="GOSTTableListMark1"/>
              <w:rPr>
                <w:ins w:id="1883" w:author="Сказецкая Наталья Камилевна" w:date="2023-09-15T12:00:00Z"/>
                <w:lang w:val="en-US"/>
              </w:rPr>
            </w:pPr>
            <w:r w:rsidRPr="170E4D90">
              <w:rPr>
                <w:lang w:val="en-US"/>
              </w:rPr>
              <w:t>ARP (ПУИО ЭБ)</w:t>
            </w:r>
            <w:r w:rsidR="00FD42B5">
              <w:t>;</w:t>
            </w:r>
          </w:p>
          <w:p w14:paraId="1982835D" w14:textId="3EBC80BC" w:rsidR="00371009" w:rsidRPr="00F2056A" w:rsidRDefault="00371009" w:rsidP="00B30C62">
            <w:pPr>
              <w:pStyle w:val="GOSTTableListMark1"/>
              <w:rPr>
                <w:ins w:id="1884" w:author="Сказецкая Наталья Камилевна" w:date="2023-09-15T12:00:00Z"/>
                <w:lang w:val="en-US"/>
              </w:rPr>
            </w:pPr>
            <w:commentRangeStart w:id="1885"/>
            <w:ins w:id="1886" w:author="Сказецкая Наталья Камилевна" w:date="2023-09-15T12:00:00Z">
              <w:r w:rsidRPr="00C75A4E">
                <w:t>RMS (ПУД ЭБ)</w:t>
              </w:r>
            </w:ins>
            <w:ins w:id="1887" w:author="Сатлер Марина Викторовна" w:date="2023-12-27T15:04:00Z">
              <w:r w:rsidR="00FD42B5" w:rsidRPr="00F2056A">
                <w:t>;</w:t>
              </w:r>
            </w:ins>
          </w:p>
          <w:p w14:paraId="691F5999" w14:textId="74E35BAD" w:rsidR="00371009" w:rsidRPr="00471360" w:rsidRDefault="00371009" w:rsidP="00FA4C31">
            <w:pPr>
              <w:pStyle w:val="GOSTTableListMark1"/>
            </w:pPr>
            <w:ins w:id="1888" w:author="Сказецкая Наталья Камилевна" w:date="2023-09-15T12:00:00Z">
              <w:r w:rsidRPr="00C75A4E">
                <w:rPr>
                  <w:lang w:val="en-US"/>
                </w:rPr>
                <w:t>INC</w:t>
              </w:r>
              <w:r w:rsidRPr="00C75A4E">
                <w:t xml:space="preserve"> (</w:t>
              </w:r>
              <w:del w:id="1889" w:author="Сатлер Марина Викторовна" w:date="2024-10-04T13:40:00Z">
                <w:r w:rsidRPr="00C75A4E" w:rsidDel="00B44B92">
                  <w:delText xml:space="preserve">Компонент </w:delText>
                </w:r>
              </w:del>
            </w:ins>
            <w:ins w:id="1890" w:author="Сатлер Марина Викторовна" w:date="2024-10-04T13:40:00Z">
              <w:r w:rsidR="00B44B92" w:rsidRPr="00C75A4E">
                <w:t xml:space="preserve">ПУР </w:t>
              </w:r>
            </w:ins>
            <w:ins w:id="1891" w:author="Сказецкая Наталья Камилевна" w:date="2023-09-15T12:00:00Z">
              <w:r w:rsidRPr="00C75A4E">
                <w:t xml:space="preserve">АУ/БУ </w:t>
              </w:r>
              <w:del w:id="1892" w:author="Сатлер Марина Викторовна" w:date="2024-10-04T13:40:00Z">
                <w:r w:rsidRPr="00C75A4E" w:rsidDel="00B44B92">
                  <w:delText xml:space="preserve">ПУР </w:delText>
                </w:r>
              </w:del>
              <w:r w:rsidRPr="00C75A4E">
                <w:t>ЭБ)</w:t>
              </w:r>
              <w:commentRangeEnd w:id="1885"/>
              <w:r w:rsidRPr="00F2056A">
                <w:rPr>
                  <w:rStyle w:val="afff4"/>
                </w:rPr>
                <w:commentReference w:id="1885"/>
              </w:r>
            </w:ins>
          </w:p>
        </w:tc>
      </w:tr>
      <w:tr w:rsidR="00B30C62" w:rsidRPr="00B9499D" w14:paraId="17851953" w14:textId="77777777" w:rsidTr="00285013">
        <w:tc>
          <w:tcPr>
            <w:tcW w:w="1100" w:type="pct"/>
          </w:tcPr>
          <w:p w14:paraId="5D1D5FB7" w14:textId="75D0D608" w:rsidR="00077F92" w:rsidRPr="00B9499D" w:rsidRDefault="170E4D90" w:rsidP="00B30C62">
            <w:pPr>
              <w:pStyle w:val="GOSTTablenorm"/>
            </w:pPr>
            <w:r>
              <w:t>Система-получатель ответа</w:t>
            </w:r>
          </w:p>
        </w:tc>
        <w:tc>
          <w:tcPr>
            <w:tcW w:w="750" w:type="pct"/>
          </w:tcPr>
          <w:p w14:paraId="4AEDCA85" w14:textId="77777777" w:rsidR="00077F92" w:rsidRPr="00B9499D" w:rsidRDefault="00077F92" w:rsidP="00B30C62">
            <w:pPr>
              <w:pStyle w:val="GOSTTablenorm"/>
              <w:rPr>
                <w:lang w:val="en-US"/>
              </w:rPr>
            </w:pPr>
            <w:r w:rsidRPr="00B9499D">
              <w:rPr>
                <w:lang w:val="en-US"/>
              </w:rPr>
              <w:t>Receiver</w:t>
            </w:r>
          </w:p>
        </w:tc>
        <w:tc>
          <w:tcPr>
            <w:tcW w:w="500" w:type="pct"/>
          </w:tcPr>
          <w:p w14:paraId="1F7F1E65" w14:textId="77777777" w:rsidR="00077F92" w:rsidRPr="00B9499D" w:rsidRDefault="00077F92" w:rsidP="00B30C62">
            <w:pPr>
              <w:pStyle w:val="GOSTTablenorm"/>
              <w:rPr>
                <w:szCs w:val="22"/>
              </w:rPr>
            </w:pPr>
            <w:r w:rsidRPr="00B9499D">
              <w:rPr>
                <w:szCs w:val="22"/>
              </w:rPr>
              <w:t>Строка</w:t>
            </w:r>
          </w:p>
        </w:tc>
        <w:tc>
          <w:tcPr>
            <w:tcW w:w="312" w:type="pct"/>
          </w:tcPr>
          <w:p w14:paraId="6ABDC681" w14:textId="77777777" w:rsidR="00077F92" w:rsidRPr="00B9499D" w:rsidRDefault="00077F92" w:rsidP="00B30C62">
            <w:pPr>
              <w:pStyle w:val="GOSTTablenorm"/>
              <w:rPr>
                <w:szCs w:val="22"/>
              </w:rPr>
            </w:pPr>
            <w:r w:rsidRPr="00B9499D">
              <w:rPr>
                <w:szCs w:val="22"/>
              </w:rPr>
              <w:t>Да</w:t>
            </w:r>
          </w:p>
        </w:tc>
        <w:tc>
          <w:tcPr>
            <w:tcW w:w="315" w:type="pct"/>
          </w:tcPr>
          <w:p w14:paraId="0D753D73" w14:textId="77777777" w:rsidR="00077F92" w:rsidRPr="00B9499D" w:rsidRDefault="00077F92" w:rsidP="00B30C62">
            <w:pPr>
              <w:pStyle w:val="GOSTTablenorm"/>
            </w:pPr>
            <w:r w:rsidRPr="00B9499D">
              <w:t>&lt;=</w:t>
            </w:r>
            <w:r w:rsidRPr="00B9499D">
              <w:rPr>
                <w:lang w:val="en-US"/>
              </w:rPr>
              <w:t>10</w:t>
            </w:r>
          </w:p>
        </w:tc>
        <w:tc>
          <w:tcPr>
            <w:tcW w:w="2023" w:type="pct"/>
          </w:tcPr>
          <w:p w14:paraId="5FBC7F37" w14:textId="77777777" w:rsidR="00563A60" w:rsidRDefault="33249EA7" w:rsidP="00E71F59">
            <w:pPr>
              <w:pStyle w:val="GOSTTablenorm"/>
            </w:pPr>
            <w:r>
              <w:t xml:space="preserve">ФП ГИИС ЭБ </w:t>
            </w:r>
            <w:r w:rsidR="00563A60" w:rsidRPr="36854D62">
              <w:t>–</w:t>
            </w:r>
            <w:r w:rsidR="00563A60">
              <w:t xml:space="preserve"> получатель ответа.</w:t>
            </w:r>
          </w:p>
          <w:p w14:paraId="65C31E8C" w14:textId="67AFD648" w:rsidR="00077F92" w:rsidRPr="00B9499D" w:rsidRDefault="33249EA7" w:rsidP="00E71F59">
            <w:pPr>
              <w:pStyle w:val="GOSTTablenorm"/>
            </w:pPr>
            <w:r>
              <w:t>Возможные значения:</w:t>
            </w:r>
          </w:p>
          <w:p w14:paraId="478F1CEC" w14:textId="77777777" w:rsidR="00027483" w:rsidRPr="00B9499D" w:rsidRDefault="00027483" w:rsidP="00027483">
            <w:pPr>
              <w:pStyle w:val="GOSTTableListMark1"/>
              <w:rPr>
                <w:lang w:val="en-US"/>
              </w:rPr>
            </w:pPr>
            <w:r w:rsidRPr="00B9499D">
              <w:rPr>
                <w:lang w:val="en-US"/>
              </w:rPr>
              <w:t>EXP</w:t>
            </w:r>
            <w:r w:rsidRPr="00B9499D">
              <w:t>03</w:t>
            </w:r>
            <w:r w:rsidRPr="00B9499D">
              <w:rPr>
                <w:lang w:val="en-US"/>
              </w:rPr>
              <w:t xml:space="preserve"> (ПУР</w:t>
            </w:r>
            <w:r w:rsidRPr="00B9499D">
              <w:t>03</w:t>
            </w:r>
            <w:r w:rsidRPr="00B9499D">
              <w:rPr>
                <w:lang w:val="en-US"/>
              </w:rPr>
              <w:t xml:space="preserve"> ЭБ)</w:t>
            </w:r>
            <w:r>
              <w:t>;</w:t>
            </w:r>
          </w:p>
          <w:p w14:paraId="0977BC6D" w14:textId="60A37949" w:rsidR="00077F92" w:rsidRPr="00B9499D" w:rsidRDefault="00077F92" w:rsidP="00B30C62">
            <w:pPr>
              <w:pStyle w:val="GOSTTableListMark1"/>
              <w:rPr>
                <w:lang w:val="en-US"/>
              </w:rPr>
            </w:pPr>
            <w:r w:rsidRPr="00B9499D">
              <w:rPr>
                <w:lang w:val="en-US"/>
              </w:rPr>
              <w:t>EXP</w:t>
            </w:r>
            <w:r w:rsidRPr="00B9499D">
              <w:t>05</w:t>
            </w:r>
            <w:r w:rsidRPr="00B9499D">
              <w:rPr>
                <w:lang w:val="en-US"/>
              </w:rPr>
              <w:t xml:space="preserve"> (ПУР</w:t>
            </w:r>
            <w:r w:rsidRPr="00B9499D">
              <w:t>05</w:t>
            </w:r>
            <w:r w:rsidRPr="00B9499D">
              <w:rPr>
                <w:lang w:val="en-US"/>
              </w:rPr>
              <w:t xml:space="preserve"> ЭБ)</w:t>
            </w:r>
            <w:r w:rsidR="00FD42B5">
              <w:t>;</w:t>
            </w:r>
          </w:p>
          <w:p w14:paraId="5C8CCDE7" w14:textId="5330552B" w:rsidR="00077F92" w:rsidRPr="00B9499D" w:rsidRDefault="00077F92" w:rsidP="00B30C62">
            <w:pPr>
              <w:pStyle w:val="GOSTTableListMark1"/>
              <w:rPr>
                <w:lang w:val="en-US"/>
              </w:rPr>
            </w:pPr>
            <w:r w:rsidRPr="00B9499D">
              <w:rPr>
                <w:lang w:val="en-US"/>
              </w:rPr>
              <w:t>FAMABS (ПУДС ЭБ)</w:t>
            </w:r>
            <w:r w:rsidR="00FD42B5">
              <w:t>;</w:t>
            </w:r>
          </w:p>
          <w:p w14:paraId="01846ED7" w14:textId="004042A5" w:rsidR="00371009" w:rsidRDefault="170E4D90" w:rsidP="00B30C62">
            <w:pPr>
              <w:pStyle w:val="GOSTTableListMark1"/>
              <w:rPr>
                <w:ins w:id="1893" w:author="Сказецкая Наталья Камилевна" w:date="2023-09-15T12:00:00Z"/>
                <w:lang w:val="en-US"/>
              </w:rPr>
            </w:pPr>
            <w:r w:rsidRPr="170E4D90">
              <w:rPr>
                <w:lang w:val="en-US"/>
              </w:rPr>
              <w:t>ARP (ПУИО ЭБ)</w:t>
            </w:r>
            <w:r w:rsidR="00FD42B5">
              <w:t>;</w:t>
            </w:r>
          </w:p>
          <w:p w14:paraId="103FADB9" w14:textId="3C495642" w:rsidR="00371009" w:rsidRPr="00F2056A" w:rsidRDefault="00371009" w:rsidP="00B30C62">
            <w:pPr>
              <w:pStyle w:val="GOSTTableListMark1"/>
              <w:rPr>
                <w:ins w:id="1894" w:author="Сказецкая Наталья Камилевна" w:date="2023-09-15T12:00:00Z"/>
                <w:lang w:val="en-US"/>
              </w:rPr>
            </w:pPr>
            <w:commentRangeStart w:id="1895"/>
            <w:ins w:id="1896" w:author="Сказецкая Наталья Камилевна" w:date="2023-09-15T12:00:00Z">
              <w:r w:rsidRPr="00C75A4E">
                <w:t>RMS (ПУД ЭБ)</w:t>
              </w:r>
            </w:ins>
            <w:ins w:id="1897" w:author="Сатлер Марина Викторовна" w:date="2023-12-27T15:04:00Z">
              <w:r w:rsidR="00FD42B5" w:rsidRPr="00F2056A">
                <w:t>;</w:t>
              </w:r>
            </w:ins>
          </w:p>
          <w:p w14:paraId="20C3EDC3" w14:textId="2997592B" w:rsidR="00371009" w:rsidRPr="00471360" w:rsidRDefault="00371009" w:rsidP="00FA4C31">
            <w:pPr>
              <w:pStyle w:val="GOSTTableListMark1"/>
            </w:pPr>
            <w:ins w:id="1898" w:author="Сказецкая Наталья Камилевна" w:date="2023-09-15T12:00:00Z">
              <w:r w:rsidRPr="00C75A4E">
                <w:rPr>
                  <w:lang w:val="en-US"/>
                </w:rPr>
                <w:t>INC</w:t>
              </w:r>
              <w:r w:rsidRPr="00C75A4E">
                <w:t xml:space="preserve"> (</w:t>
              </w:r>
            </w:ins>
            <w:ins w:id="1899" w:author="Сатлер Марина Викторовна" w:date="2024-10-04T13:40:00Z">
              <w:r w:rsidR="00B44B92" w:rsidRPr="00C75A4E">
                <w:t xml:space="preserve">ПУР </w:t>
              </w:r>
            </w:ins>
            <w:ins w:id="1900" w:author="Сказецкая Наталья Камилевна" w:date="2023-09-15T12:00:00Z">
              <w:del w:id="1901" w:author="Сатлер Марина Викторовна" w:date="2024-10-04T13:40:00Z">
                <w:r w:rsidRPr="00C75A4E" w:rsidDel="00B44B92">
                  <w:delText xml:space="preserve">Компонент </w:delText>
                </w:r>
              </w:del>
              <w:r w:rsidRPr="00C75A4E">
                <w:t xml:space="preserve">АУ/БУ </w:t>
              </w:r>
              <w:del w:id="1902" w:author="Сатлер Марина Викторовна" w:date="2024-10-04T13:40:00Z">
                <w:r w:rsidRPr="00C75A4E" w:rsidDel="00B44B92">
                  <w:delText xml:space="preserve">ПУР </w:delText>
                </w:r>
              </w:del>
              <w:r w:rsidRPr="00C75A4E">
                <w:t>ЭБ)</w:t>
              </w:r>
              <w:commentRangeEnd w:id="1895"/>
              <w:r w:rsidRPr="00F2056A">
                <w:rPr>
                  <w:rStyle w:val="afff4"/>
                </w:rPr>
                <w:commentReference w:id="1895"/>
              </w:r>
            </w:ins>
          </w:p>
        </w:tc>
      </w:tr>
      <w:tr w:rsidR="00B30C62" w:rsidRPr="00B9499D" w14:paraId="063C2064" w14:textId="77777777" w:rsidTr="00285013">
        <w:tc>
          <w:tcPr>
            <w:tcW w:w="1100" w:type="pct"/>
          </w:tcPr>
          <w:p w14:paraId="68294391" w14:textId="5D6952DF" w:rsidR="00077F92" w:rsidRPr="00B9499D" w:rsidRDefault="00077F92" w:rsidP="00B30C62">
            <w:pPr>
              <w:pStyle w:val="GOSTTablenorm"/>
              <w:rPr>
                <w:lang w:val="en-US"/>
              </w:rPr>
            </w:pPr>
            <w:r w:rsidRPr="00B9499D">
              <w:t>Дата и время ответа</w:t>
            </w:r>
          </w:p>
        </w:tc>
        <w:tc>
          <w:tcPr>
            <w:tcW w:w="750" w:type="pct"/>
          </w:tcPr>
          <w:p w14:paraId="1211F748" w14:textId="0B60571A" w:rsidR="00077F92" w:rsidRPr="00B9499D" w:rsidRDefault="00754F9A" w:rsidP="00B30C62">
            <w:pPr>
              <w:pStyle w:val="GOSTTablenorm"/>
              <w:rPr>
                <w:lang w:val="en-US"/>
              </w:rPr>
            </w:pPr>
            <w:r w:rsidRPr="00B9499D">
              <w:rPr>
                <w:lang w:val="en-US"/>
              </w:rPr>
              <w:t>Ans</w:t>
            </w:r>
            <w:r w:rsidR="00077F92" w:rsidRPr="00B9499D">
              <w:rPr>
                <w:lang w:val="en-US"/>
              </w:rPr>
              <w:t>DateTime</w:t>
            </w:r>
          </w:p>
        </w:tc>
        <w:tc>
          <w:tcPr>
            <w:tcW w:w="500" w:type="pct"/>
          </w:tcPr>
          <w:p w14:paraId="56484452" w14:textId="77777777" w:rsidR="00077F92" w:rsidRPr="00B9499D" w:rsidRDefault="00077F92" w:rsidP="00B30C62">
            <w:pPr>
              <w:pStyle w:val="GOSTTablenorm"/>
              <w:rPr>
                <w:szCs w:val="22"/>
              </w:rPr>
            </w:pPr>
            <w:r w:rsidRPr="00B9499D">
              <w:rPr>
                <w:szCs w:val="22"/>
              </w:rPr>
              <w:t>Дата-время (</w:t>
            </w:r>
            <w:r w:rsidRPr="00B9499D">
              <w:rPr>
                <w:szCs w:val="22"/>
                <w:lang w:val="en-US"/>
              </w:rPr>
              <w:t>timestamp</w:t>
            </w:r>
            <w:r w:rsidRPr="00B9499D">
              <w:rPr>
                <w:szCs w:val="22"/>
              </w:rPr>
              <w:t>)</w:t>
            </w:r>
          </w:p>
        </w:tc>
        <w:tc>
          <w:tcPr>
            <w:tcW w:w="312" w:type="pct"/>
          </w:tcPr>
          <w:p w14:paraId="2D71DC5A" w14:textId="77777777" w:rsidR="00077F92" w:rsidRPr="00B9499D" w:rsidRDefault="00077F92" w:rsidP="00B30C62">
            <w:pPr>
              <w:pStyle w:val="GOSTTablenorm"/>
              <w:rPr>
                <w:szCs w:val="22"/>
              </w:rPr>
            </w:pPr>
            <w:r w:rsidRPr="00B9499D">
              <w:rPr>
                <w:szCs w:val="22"/>
              </w:rPr>
              <w:t>Да</w:t>
            </w:r>
          </w:p>
        </w:tc>
        <w:tc>
          <w:tcPr>
            <w:tcW w:w="315" w:type="pct"/>
          </w:tcPr>
          <w:p w14:paraId="041F2504" w14:textId="16576BA3" w:rsidR="00077F92" w:rsidRPr="00B9499D" w:rsidRDefault="00077F92" w:rsidP="00B30C62">
            <w:pPr>
              <w:pStyle w:val="GOSTTablenorm"/>
              <w:rPr>
                <w:szCs w:val="22"/>
              </w:rPr>
            </w:pPr>
          </w:p>
        </w:tc>
        <w:tc>
          <w:tcPr>
            <w:tcW w:w="2023" w:type="pct"/>
          </w:tcPr>
          <w:p w14:paraId="39DBC665" w14:textId="503A22EC" w:rsidR="00077F92" w:rsidRPr="00B9499D" w:rsidRDefault="170E4D90" w:rsidP="00B30C62">
            <w:pPr>
              <w:pStyle w:val="GOSTTablenorm"/>
            </w:pPr>
            <w:r>
              <w:t xml:space="preserve">Дата и время формирования ответа </w:t>
            </w:r>
            <w:r w:rsidRPr="170E4D90">
              <w:rPr>
                <w:lang w:val="en-US"/>
              </w:rPr>
              <w:t>SVAP</w:t>
            </w:r>
            <w:r w:rsidRPr="003B770B">
              <w:t>.</w:t>
            </w:r>
          </w:p>
          <w:p w14:paraId="3F56F685" w14:textId="77777777" w:rsidR="00077F92" w:rsidRPr="00B9499D" w:rsidRDefault="00077F92" w:rsidP="00B30C62">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B30C62" w:rsidRPr="00B9499D" w14:paraId="54EEA39B" w14:textId="77777777" w:rsidTr="00285013">
        <w:tc>
          <w:tcPr>
            <w:tcW w:w="1100" w:type="pct"/>
          </w:tcPr>
          <w:p w14:paraId="4BB34829" w14:textId="77777777" w:rsidR="00077F92" w:rsidRPr="00B9499D" w:rsidRDefault="00077F92" w:rsidP="00B30C62">
            <w:pPr>
              <w:pStyle w:val="GOSTTablenorm"/>
            </w:pPr>
            <w:r w:rsidRPr="00B9499D">
              <w:t>Версия формата</w:t>
            </w:r>
          </w:p>
        </w:tc>
        <w:tc>
          <w:tcPr>
            <w:tcW w:w="750" w:type="pct"/>
          </w:tcPr>
          <w:p w14:paraId="37E430B3" w14:textId="77777777" w:rsidR="00077F92" w:rsidRPr="00B9499D" w:rsidRDefault="00077F92" w:rsidP="00B30C62">
            <w:pPr>
              <w:pStyle w:val="GOSTTablenorm"/>
              <w:rPr>
                <w:lang w:val="en-US"/>
              </w:rPr>
            </w:pPr>
            <w:r w:rsidRPr="00B9499D">
              <w:rPr>
                <w:lang w:val="en-US"/>
              </w:rPr>
              <w:t>Version</w:t>
            </w:r>
          </w:p>
        </w:tc>
        <w:tc>
          <w:tcPr>
            <w:tcW w:w="500" w:type="pct"/>
          </w:tcPr>
          <w:p w14:paraId="482D1AC5" w14:textId="77777777" w:rsidR="00077F92" w:rsidRPr="00B9499D" w:rsidRDefault="00077F92" w:rsidP="00B30C62">
            <w:pPr>
              <w:pStyle w:val="GOSTTablenorm"/>
              <w:rPr>
                <w:szCs w:val="22"/>
                <w:lang w:val="en-US"/>
              </w:rPr>
            </w:pPr>
            <w:r w:rsidRPr="00B9499D">
              <w:rPr>
                <w:szCs w:val="22"/>
              </w:rPr>
              <w:t>Строка</w:t>
            </w:r>
          </w:p>
        </w:tc>
        <w:tc>
          <w:tcPr>
            <w:tcW w:w="312" w:type="pct"/>
          </w:tcPr>
          <w:p w14:paraId="0568C5F2" w14:textId="77777777" w:rsidR="00077F92" w:rsidRPr="00B9499D" w:rsidRDefault="00077F92" w:rsidP="00B30C62">
            <w:pPr>
              <w:pStyle w:val="GOSTTablenorm"/>
              <w:rPr>
                <w:szCs w:val="22"/>
              </w:rPr>
            </w:pPr>
            <w:r w:rsidRPr="00B9499D">
              <w:rPr>
                <w:szCs w:val="22"/>
              </w:rPr>
              <w:t>Да</w:t>
            </w:r>
          </w:p>
        </w:tc>
        <w:tc>
          <w:tcPr>
            <w:tcW w:w="315" w:type="pct"/>
          </w:tcPr>
          <w:p w14:paraId="1F7E883E" w14:textId="77777777" w:rsidR="00077F92" w:rsidRPr="00B9499D" w:rsidRDefault="00077F92" w:rsidP="00B30C62">
            <w:pPr>
              <w:pStyle w:val="GOSTTablenorm"/>
              <w:rPr>
                <w:lang w:val="en-US"/>
              </w:rPr>
            </w:pPr>
            <w:r w:rsidRPr="00B9499D">
              <w:t>&lt;=</w:t>
            </w:r>
            <w:r w:rsidRPr="00B9499D">
              <w:rPr>
                <w:lang w:val="en-US"/>
              </w:rPr>
              <w:t>10</w:t>
            </w:r>
          </w:p>
        </w:tc>
        <w:tc>
          <w:tcPr>
            <w:tcW w:w="2023" w:type="pct"/>
          </w:tcPr>
          <w:p w14:paraId="543D7642" w14:textId="77777777" w:rsidR="00077F92" w:rsidRPr="00B9499D" w:rsidRDefault="00077F92" w:rsidP="00B30C62">
            <w:pPr>
              <w:pStyle w:val="GOSTTablenorm"/>
              <w:rPr>
                <w:szCs w:val="22"/>
              </w:rPr>
            </w:pPr>
            <w:r w:rsidRPr="00B9499D">
              <w:rPr>
                <w:szCs w:val="22"/>
              </w:rPr>
              <w:t>Версия формата ответа</w:t>
            </w:r>
          </w:p>
        </w:tc>
      </w:tr>
      <w:tr w:rsidR="00B30C62" w:rsidRPr="00B9499D" w14:paraId="41BD1E72" w14:textId="77777777" w:rsidTr="00285013">
        <w:tc>
          <w:tcPr>
            <w:tcW w:w="1100" w:type="pct"/>
          </w:tcPr>
          <w:p w14:paraId="62076525" w14:textId="77777777" w:rsidR="00077F92" w:rsidRPr="00B9499D" w:rsidRDefault="00077F92" w:rsidP="00B30C62">
            <w:pPr>
              <w:pStyle w:val="GOSTTablenorm"/>
            </w:pPr>
            <w:r w:rsidRPr="00B9499D">
              <w:t>Глобальный идентификатор запроса</w:t>
            </w:r>
          </w:p>
        </w:tc>
        <w:tc>
          <w:tcPr>
            <w:tcW w:w="750" w:type="pct"/>
          </w:tcPr>
          <w:p w14:paraId="50C0359A" w14:textId="77777777" w:rsidR="00077F92" w:rsidRPr="00B9499D" w:rsidRDefault="00077F92" w:rsidP="00B30C62">
            <w:pPr>
              <w:pStyle w:val="GOSTTablenorm"/>
              <w:rPr>
                <w:lang w:val="en-US"/>
              </w:rPr>
            </w:pPr>
            <w:r w:rsidRPr="00B9499D">
              <w:rPr>
                <w:lang w:val="en-US"/>
              </w:rPr>
              <w:t>Req</w:t>
            </w:r>
            <w:r w:rsidRPr="00B9499D">
              <w:t>G</w:t>
            </w:r>
            <w:r w:rsidRPr="00B9499D">
              <w:rPr>
                <w:lang w:val="en-US"/>
              </w:rPr>
              <w:t>uid</w:t>
            </w:r>
          </w:p>
        </w:tc>
        <w:tc>
          <w:tcPr>
            <w:tcW w:w="500" w:type="pct"/>
          </w:tcPr>
          <w:p w14:paraId="78D523C4" w14:textId="77777777" w:rsidR="00077F92" w:rsidRPr="00B9499D" w:rsidRDefault="00077F92" w:rsidP="00B30C62">
            <w:pPr>
              <w:pStyle w:val="GOSTTablenorm"/>
              <w:rPr>
                <w:szCs w:val="22"/>
              </w:rPr>
            </w:pPr>
            <w:r w:rsidRPr="00B9499D">
              <w:rPr>
                <w:szCs w:val="22"/>
                <w:lang w:val="en-US"/>
              </w:rPr>
              <w:t>GUID</w:t>
            </w:r>
          </w:p>
        </w:tc>
        <w:tc>
          <w:tcPr>
            <w:tcW w:w="312" w:type="pct"/>
          </w:tcPr>
          <w:p w14:paraId="23CA19B4" w14:textId="77777777" w:rsidR="00077F92" w:rsidRPr="00B9499D" w:rsidRDefault="00077F92" w:rsidP="00B30C62">
            <w:pPr>
              <w:pStyle w:val="GOSTTablenorm"/>
              <w:rPr>
                <w:szCs w:val="22"/>
              </w:rPr>
            </w:pPr>
            <w:r w:rsidRPr="00B9499D">
              <w:rPr>
                <w:szCs w:val="22"/>
              </w:rPr>
              <w:t>Да</w:t>
            </w:r>
          </w:p>
        </w:tc>
        <w:tc>
          <w:tcPr>
            <w:tcW w:w="315" w:type="pct"/>
          </w:tcPr>
          <w:p w14:paraId="1B48DFD7" w14:textId="77777777" w:rsidR="00077F92" w:rsidRPr="00B9499D" w:rsidRDefault="00077F92" w:rsidP="00B30C62">
            <w:pPr>
              <w:pStyle w:val="GOSTTablenorm"/>
              <w:rPr>
                <w:lang w:val="en-US"/>
              </w:rPr>
            </w:pPr>
            <w:r w:rsidRPr="00B9499D">
              <w:rPr>
                <w:lang w:val="en-US"/>
              </w:rPr>
              <w:t>=</w:t>
            </w:r>
            <w:r w:rsidRPr="00B9499D">
              <w:t>36</w:t>
            </w:r>
          </w:p>
        </w:tc>
        <w:tc>
          <w:tcPr>
            <w:tcW w:w="2023" w:type="pct"/>
          </w:tcPr>
          <w:p w14:paraId="55BFFF97" w14:textId="46755429" w:rsidR="00077F92" w:rsidRPr="00B9499D" w:rsidRDefault="33249EA7" w:rsidP="00B30C62">
            <w:pPr>
              <w:pStyle w:val="GOSTTablenorm"/>
            </w:pPr>
            <w:r>
              <w:t>Уникальный идентификатор запроса (с тире)</w:t>
            </w:r>
            <w:r w:rsidR="00BD78ED">
              <w:t>, на который направляется ответ</w:t>
            </w:r>
          </w:p>
        </w:tc>
      </w:tr>
      <w:tr w:rsidR="00B30C62" w:rsidRPr="00B9499D" w14:paraId="437440FC" w14:textId="77777777" w:rsidTr="00285013">
        <w:tc>
          <w:tcPr>
            <w:tcW w:w="1100" w:type="pct"/>
          </w:tcPr>
          <w:p w14:paraId="0127501F" w14:textId="056311E3" w:rsidR="008846C1" w:rsidRPr="00B9499D" w:rsidRDefault="008846C1" w:rsidP="00B30C62">
            <w:pPr>
              <w:pStyle w:val="GOSTTablenorm"/>
              <w:rPr>
                <w:szCs w:val="22"/>
              </w:rPr>
            </w:pPr>
            <w:r w:rsidRPr="00B9499D">
              <w:rPr>
                <w:szCs w:val="22"/>
              </w:rPr>
              <w:t>Глобальный идентификатор ответа</w:t>
            </w:r>
          </w:p>
        </w:tc>
        <w:tc>
          <w:tcPr>
            <w:tcW w:w="750" w:type="pct"/>
          </w:tcPr>
          <w:p w14:paraId="5C396E5B" w14:textId="44B1F533" w:rsidR="008846C1" w:rsidRPr="00B9499D" w:rsidRDefault="008846C1" w:rsidP="00B30C62">
            <w:pPr>
              <w:pStyle w:val="GOSTTablenorm"/>
              <w:rPr>
                <w:szCs w:val="22"/>
                <w:lang w:val="en-US"/>
              </w:rPr>
            </w:pPr>
            <w:r w:rsidRPr="00B9499D">
              <w:rPr>
                <w:szCs w:val="22"/>
                <w:lang w:val="en-US"/>
              </w:rPr>
              <w:t>AnsGuid</w:t>
            </w:r>
          </w:p>
        </w:tc>
        <w:tc>
          <w:tcPr>
            <w:tcW w:w="500" w:type="pct"/>
          </w:tcPr>
          <w:p w14:paraId="224B82A3" w14:textId="7A188728" w:rsidR="008846C1" w:rsidRPr="00B9499D" w:rsidRDefault="008846C1" w:rsidP="00B30C62">
            <w:pPr>
              <w:pStyle w:val="GOSTTablenorm"/>
              <w:rPr>
                <w:szCs w:val="22"/>
                <w:lang w:val="en-US"/>
              </w:rPr>
            </w:pPr>
            <w:r w:rsidRPr="00B9499D">
              <w:rPr>
                <w:szCs w:val="22"/>
                <w:lang w:val="en-US"/>
              </w:rPr>
              <w:t>GUID</w:t>
            </w:r>
          </w:p>
        </w:tc>
        <w:tc>
          <w:tcPr>
            <w:tcW w:w="312" w:type="pct"/>
          </w:tcPr>
          <w:p w14:paraId="45DF6388" w14:textId="1A05FD5F" w:rsidR="008846C1" w:rsidRPr="00B9499D" w:rsidRDefault="008846C1" w:rsidP="00B30C62">
            <w:pPr>
              <w:pStyle w:val="GOSTTablenorm"/>
              <w:rPr>
                <w:szCs w:val="22"/>
              </w:rPr>
            </w:pPr>
            <w:r w:rsidRPr="00B9499D">
              <w:rPr>
                <w:szCs w:val="22"/>
              </w:rPr>
              <w:t>Да</w:t>
            </w:r>
          </w:p>
        </w:tc>
        <w:tc>
          <w:tcPr>
            <w:tcW w:w="315" w:type="pct"/>
          </w:tcPr>
          <w:p w14:paraId="25FA3AB7" w14:textId="72D5F874" w:rsidR="008846C1" w:rsidRPr="00B9499D" w:rsidRDefault="008846C1" w:rsidP="00B30C62">
            <w:pPr>
              <w:pStyle w:val="GOSTTablenorm"/>
              <w:rPr>
                <w:szCs w:val="22"/>
                <w:lang w:val="en-US"/>
              </w:rPr>
            </w:pPr>
            <w:r w:rsidRPr="00B9499D">
              <w:rPr>
                <w:szCs w:val="22"/>
                <w:lang w:val="en-US"/>
              </w:rPr>
              <w:t>=</w:t>
            </w:r>
            <w:r w:rsidRPr="00B9499D">
              <w:rPr>
                <w:szCs w:val="22"/>
              </w:rPr>
              <w:t>36</w:t>
            </w:r>
          </w:p>
        </w:tc>
        <w:tc>
          <w:tcPr>
            <w:tcW w:w="2023" w:type="pct"/>
          </w:tcPr>
          <w:p w14:paraId="0BAB3DF3" w14:textId="15A97D45" w:rsidR="008846C1" w:rsidRPr="00B9499D" w:rsidRDefault="008846C1" w:rsidP="00B30C62">
            <w:pPr>
              <w:pStyle w:val="GOSTTablenorm"/>
              <w:rPr>
                <w:szCs w:val="22"/>
              </w:rPr>
            </w:pPr>
            <w:r w:rsidRPr="00B9499D">
              <w:rPr>
                <w:szCs w:val="22"/>
              </w:rPr>
              <w:t>Уникальный идентификатор ответа (с тире)</w:t>
            </w:r>
          </w:p>
        </w:tc>
      </w:tr>
      <w:tr w:rsidR="00B30C62" w:rsidRPr="00B9499D" w14:paraId="22AB48AD" w14:textId="77777777" w:rsidTr="00285013">
        <w:tc>
          <w:tcPr>
            <w:tcW w:w="1100" w:type="pct"/>
          </w:tcPr>
          <w:p w14:paraId="0F45C60C" w14:textId="77777777" w:rsidR="008846C1" w:rsidRPr="00B9499D" w:rsidRDefault="008846C1" w:rsidP="00B30C62">
            <w:pPr>
              <w:pStyle w:val="GOSTTablenorm"/>
              <w:rPr>
                <w:lang w:val="en-US"/>
              </w:rPr>
            </w:pPr>
            <w:r w:rsidRPr="00B9499D">
              <w:lastRenderedPageBreak/>
              <w:t>Глобальный идентификатор документа</w:t>
            </w:r>
          </w:p>
        </w:tc>
        <w:tc>
          <w:tcPr>
            <w:tcW w:w="750" w:type="pct"/>
          </w:tcPr>
          <w:p w14:paraId="02CB6A8B" w14:textId="77777777" w:rsidR="008846C1" w:rsidRPr="00B9499D" w:rsidRDefault="008846C1" w:rsidP="00B30C62">
            <w:pPr>
              <w:pStyle w:val="GOSTTablenorm"/>
              <w:rPr>
                <w:lang w:val="en-US"/>
              </w:rPr>
            </w:pPr>
            <w:r w:rsidRPr="00B9499D">
              <w:rPr>
                <w:lang w:val="en-US"/>
              </w:rPr>
              <w:t>DocGuid</w:t>
            </w:r>
          </w:p>
        </w:tc>
        <w:tc>
          <w:tcPr>
            <w:tcW w:w="500" w:type="pct"/>
          </w:tcPr>
          <w:p w14:paraId="50C3021B" w14:textId="77777777" w:rsidR="008846C1" w:rsidRPr="00B9499D" w:rsidRDefault="008846C1" w:rsidP="00B30C62">
            <w:pPr>
              <w:pStyle w:val="GOSTTablenorm"/>
              <w:rPr>
                <w:szCs w:val="22"/>
              </w:rPr>
            </w:pPr>
            <w:r w:rsidRPr="00B9499D">
              <w:rPr>
                <w:szCs w:val="22"/>
                <w:lang w:val="en-US"/>
              </w:rPr>
              <w:t>GUID</w:t>
            </w:r>
          </w:p>
        </w:tc>
        <w:tc>
          <w:tcPr>
            <w:tcW w:w="312" w:type="pct"/>
          </w:tcPr>
          <w:p w14:paraId="643494B5" w14:textId="77777777" w:rsidR="008846C1" w:rsidRPr="00B9499D" w:rsidRDefault="008846C1" w:rsidP="00B30C62">
            <w:pPr>
              <w:pStyle w:val="GOSTTablenorm"/>
              <w:rPr>
                <w:szCs w:val="22"/>
              </w:rPr>
            </w:pPr>
            <w:r w:rsidRPr="00B9499D">
              <w:rPr>
                <w:szCs w:val="22"/>
              </w:rPr>
              <w:t>Да</w:t>
            </w:r>
          </w:p>
        </w:tc>
        <w:tc>
          <w:tcPr>
            <w:tcW w:w="315" w:type="pct"/>
          </w:tcPr>
          <w:p w14:paraId="5039DEDC" w14:textId="77777777" w:rsidR="008846C1" w:rsidRPr="00B9499D" w:rsidRDefault="008846C1" w:rsidP="00B30C62">
            <w:pPr>
              <w:pStyle w:val="GOSTTablenorm"/>
              <w:rPr>
                <w:szCs w:val="22"/>
              </w:rPr>
            </w:pPr>
            <w:r w:rsidRPr="00B9499D">
              <w:rPr>
                <w:szCs w:val="22"/>
                <w:lang w:val="en-US"/>
              </w:rPr>
              <w:t>=</w:t>
            </w:r>
            <w:r w:rsidRPr="00B9499D">
              <w:rPr>
                <w:szCs w:val="22"/>
              </w:rPr>
              <w:t>36</w:t>
            </w:r>
          </w:p>
        </w:tc>
        <w:tc>
          <w:tcPr>
            <w:tcW w:w="2023" w:type="pct"/>
          </w:tcPr>
          <w:p w14:paraId="57278878" w14:textId="3A9EFB7B" w:rsidR="008846C1" w:rsidRPr="00B9499D" w:rsidRDefault="008846C1" w:rsidP="00B30C62">
            <w:pPr>
              <w:pStyle w:val="GOSTTablenorm"/>
            </w:pPr>
            <w:r w:rsidRPr="00B9499D">
              <w:t>Уникальный и</w:t>
            </w:r>
            <w:r w:rsidR="00BD78ED">
              <w:t>дентификатор документа (с тире)</w:t>
            </w:r>
          </w:p>
        </w:tc>
      </w:tr>
      <w:tr w:rsidR="00B30C62" w:rsidRPr="00B9499D" w14:paraId="5EF426FB" w14:textId="77777777" w:rsidTr="00285013">
        <w:tc>
          <w:tcPr>
            <w:tcW w:w="1100" w:type="pct"/>
          </w:tcPr>
          <w:p w14:paraId="200FC999" w14:textId="77777777" w:rsidR="00CC59BF" w:rsidRPr="00B9499D" w:rsidRDefault="00CC59BF" w:rsidP="00CC59BF">
            <w:pPr>
              <w:pStyle w:val="GOSTTablenorm"/>
              <w:rPr>
                <w:szCs w:val="22"/>
              </w:rPr>
            </w:pPr>
            <w:r w:rsidRPr="00B9499D">
              <w:t>Результат выполнения операции</w:t>
            </w:r>
          </w:p>
        </w:tc>
        <w:tc>
          <w:tcPr>
            <w:tcW w:w="750" w:type="pct"/>
          </w:tcPr>
          <w:p w14:paraId="18B5C7A1" w14:textId="77777777" w:rsidR="00CC59BF" w:rsidRPr="00B9499D" w:rsidRDefault="00CC59BF" w:rsidP="00CC59BF">
            <w:pPr>
              <w:pStyle w:val="GOSTTablenorm"/>
              <w:rPr>
                <w:szCs w:val="22"/>
                <w:lang w:val="en-US"/>
              </w:rPr>
            </w:pPr>
            <w:r w:rsidRPr="00B9499D">
              <w:t>Result</w:t>
            </w:r>
          </w:p>
        </w:tc>
        <w:tc>
          <w:tcPr>
            <w:tcW w:w="500" w:type="pct"/>
          </w:tcPr>
          <w:p w14:paraId="10B82530" w14:textId="77777777" w:rsidR="00CC59BF" w:rsidRPr="00B9499D" w:rsidRDefault="00CC59BF" w:rsidP="00CC59BF">
            <w:pPr>
              <w:ind w:firstLine="30"/>
              <w:rPr>
                <w:sz w:val="22"/>
                <w:szCs w:val="22"/>
              </w:rPr>
            </w:pPr>
            <w:r w:rsidRPr="00B9499D">
              <w:rPr>
                <w:sz w:val="22"/>
                <w:szCs w:val="22"/>
              </w:rPr>
              <w:t>Строка</w:t>
            </w:r>
          </w:p>
        </w:tc>
        <w:tc>
          <w:tcPr>
            <w:tcW w:w="312" w:type="pct"/>
          </w:tcPr>
          <w:p w14:paraId="037750AC" w14:textId="77777777" w:rsidR="00CC59BF" w:rsidRPr="00B9499D" w:rsidRDefault="00CC59BF" w:rsidP="00CC59BF">
            <w:pPr>
              <w:pStyle w:val="GOSTTablenorm"/>
            </w:pPr>
            <w:r w:rsidRPr="00B9499D">
              <w:t>Да</w:t>
            </w:r>
          </w:p>
        </w:tc>
        <w:tc>
          <w:tcPr>
            <w:tcW w:w="315" w:type="pct"/>
          </w:tcPr>
          <w:p w14:paraId="135E8CBC" w14:textId="77777777" w:rsidR="00CC59BF" w:rsidRPr="00B9499D" w:rsidRDefault="00CC59BF" w:rsidP="00CC59BF">
            <w:pPr>
              <w:pStyle w:val="GOSTTablenorm"/>
            </w:pPr>
            <w:r w:rsidRPr="00B9499D">
              <w:t>=1</w:t>
            </w:r>
          </w:p>
        </w:tc>
        <w:tc>
          <w:tcPr>
            <w:tcW w:w="2023" w:type="pct"/>
          </w:tcPr>
          <w:p w14:paraId="4A5C42E9" w14:textId="77777777" w:rsidR="00CC59BF" w:rsidRPr="00B9499D" w:rsidRDefault="00CC59BF" w:rsidP="00CC59BF">
            <w:pPr>
              <w:pStyle w:val="GOSTTablenorm"/>
            </w:pPr>
            <w:r w:rsidRPr="00B9499D">
              <w:t>Передаются следующие значения:</w:t>
            </w:r>
          </w:p>
          <w:p w14:paraId="507FCC0B" w14:textId="20D98CA9" w:rsidR="00CC59BF" w:rsidRPr="00B30C62" w:rsidRDefault="00FD42B5" w:rsidP="00B30C62">
            <w:pPr>
              <w:pStyle w:val="GOSTTableListMark1"/>
            </w:pPr>
            <w:r>
              <w:t>«</w:t>
            </w:r>
            <w:r w:rsidR="00B30C62">
              <w:t>S</w:t>
            </w:r>
            <w:r>
              <w:t>»</w:t>
            </w:r>
            <w:r w:rsidR="00B30C62">
              <w:t xml:space="preserve"> </w:t>
            </w:r>
            <w:r w:rsidR="00563A60" w:rsidRPr="36854D62">
              <w:t>–</w:t>
            </w:r>
            <w:r w:rsidR="00CC59BF" w:rsidRPr="00B30C62">
              <w:t xml:space="preserve"> SUCCESS – успеш</w:t>
            </w:r>
            <w:r w:rsidR="00B30C62">
              <w:t>ное завершение;</w:t>
            </w:r>
          </w:p>
          <w:p w14:paraId="51C3B54F" w14:textId="6F1843D4" w:rsidR="00CC59BF" w:rsidRPr="00B30C62" w:rsidRDefault="00FD42B5" w:rsidP="00B30C62">
            <w:pPr>
              <w:pStyle w:val="GOSTTableListMark1"/>
            </w:pPr>
            <w:r>
              <w:t>«</w:t>
            </w:r>
            <w:r w:rsidR="00CC59BF" w:rsidRPr="00B30C62">
              <w:t>W</w:t>
            </w:r>
            <w:r>
              <w:t>»</w:t>
            </w:r>
            <w:r w:rsidR="00CC59BF" w:rsidRPr="00B30C62">
              <w:t xml:space="preserve"> – WARNING </w:t>
            </w:r>
            <w:r w:rsidR="00B30C62">
              <w:t>–</w:t>
            </w:r>
            <w:r w:rsidR="00CC59BF" w:rsidRPr="00B30C62">
              <w:t xml:space="preserve"> предупреждение</w:t>
            </w:r>
            <w:r w:rsidR="00B30C62">
              <w:t>;</w:t>
            </w:r>
          </w:p>
          <w:p w14:paraId="5C0F8671" w14:textId="7B7EBB89" w:rsidR="00CC59BF" w:rsidRPr="00B30C62" w:rsidRDefault="00FD42B5" w:rsidP="00B30C62">
            <w:pPr>
              <w:pStyle w:val="GOSTTableListMark1"/>
            </w:pPr>
            <w:r>
              <w:t>«</w:t>
            </w:r>
            <w:r w:rsidR="00CC59BF" w:rsidRPr="00B30C62">
              <w:t>E</w:t>
            </w:r>
            <w:r>
              <w:t>»</w:t>
            </w:r>
            <w:r w:rsidR="00CC59BF" w:rsidRPr="00B30C62">
              <w:t xml:space="preserve"> – ERROR – не успешное завершение</w:t>
            </w:r>
            <w:r w:rsidR="00B30C62">
              <w:t>;</w:t>
            </w:r>
          </w:p>
          <w:p w14:paraId="6B2E0148" w14:textId="145C15DE" w:rsidR="00CC59BF" w:rsidRPr="00B9499D" w:rsidRDefault="00FD42B5" w:rsidP="00B30C62">
            <w:pPr>
              <w:pStyle w:val="GOSTTableListMark1"/>
            </w:pPr>
            <w:r>
              <w:t>«</w:t>
            </w:r>
            <w:r w:rsidR="00CC59BF" w:rsidRPr="00B30C62">
              <w:t>Z</w:t>
            </w:r>
            <w:r>
              <w:t>»</w:t>
            </w:r>
            <w:r w:rsidR="00CC59BF" w:rsidRPr="00B30C62">
              <w:t xml:space="preserve"> – ZERRO – не удалось подобрать ни одной проводки для документа</w:t>
            </w:r>
          </w:p>
        </w:tc>
      </w:tr>
      <w:tr w:rsidR="00B30C62" w:rsidRPr="00B9499D" w14:paraId="4F42BB8D" w14:textId="77777777" w:rsidTr="00285013">
        <w:tc>
          <w:tcPr>
            <w:tcW w:w="1100" w:type="pct"/>
          </w:tcPr>
          <w:p w14:paraId="28A8CA63" w14:textId="4F23CAE5" w:rsidR="009F7EB0" w:rsidRPr="00C75A4E" w:rsidRDefault="009F7EB0" w:rsidP="00B30C62">
            <w:pPr>
              <w:pStyle w:val="GOSTTablenorm"/>
              <w:rPr>
                <w:b/>
              </w:rPr>
            </w:pPr>
            <w:r w:rsidRPr="00C75A4E">
              <w:rPr>
                <w:b/>
              </w:rPr>
              <w:t>Текст ошибки (дополнительный)</w:t>
            </w:r>
          </w:p>
        </w:tc>
        <w:tc>
          <w:tcPr>
            <w:tcW w:w="750" w:type="pct"/>
          </w:tcPr>
          <w:p w14:paraId="6E68F075" w14:textId="2B2B9679" w:rsidR="009F7EB0" w:rsidRPr="00C75A4E" w:rsidRDefault="009F7EB0" w:rsidP="00B30C62">
            <w:pPr>
              <w:pStyle w:val="GOSTTablenorm"/>
              <w:rPr>
                <w:b/>
              </w:rPr>
            </w:pPr>
            <w:r w:rsidRPr="00C75A4E">
              <w:rPr>
                <w:b/>
                <w:lang w:val="en-US"/>
              </w:rPr>
              <w:t>ResultAddDescr</w:t>
            </w:r>
          </w:p>
        </w:tc>
        <w:tc>
          <w:tcPr>
            <w:tcW w:w="500" w:type="pct"/>
          </w:tcPr>
          <w:p w14:paraId="4ADDB70F" w14:textId="560453B2" w:rsidR="009F7EB0" w:rsidRPr="00B9499D" w:rsidRDefault="009F7EB0" w:rsidP="00B30C62">
            <w:pPr>
              <w:pStyle w:val="GOSTTablenorm"/>
              <w:rPr>
                <w:szCs w:val="22"/>
              </w:rPr>
            </w:pPr>
            <w:r w:rsidRPr="00B9499D">
              <w:rPr>
                <w:szCs w:val="22"/>
              </w:rPr>
              <w:t>Массив</w:t>
            </w:r>
          </w:p>
        </w:tc>
        <w:tc>
          <w:tcPr>
            <w:tcW w:w="312" w:type="pct"/>
          </w:tcPr>
          <w:p w14:paraId="36C48C59" w14:textId="0CCAAABA" w:rsidR="009F7EB0" w:rsidRPr="00B9499D" w:rsidRDefault="009F7EB0" w:rsidP="00B30C62">
            <w:pPr>
              <w:pStyle w:val="GOSTTablenorm"/>
            </w:pPr>
            <w:r w:rsidRPr="00B9499D">
              <w:t>Нет</w:t>
            </w:r>
          </w:p>
        </w:tc>
        <w:tc>
          <w:tcPr>
            <w:tcW w:w="315" w:type="pct"/>
          </w:tcPr>
          <w:p w14:paraId="2D48FA44" w14:textId="715CB64D" w:rsidR="009F7EB0" w:rsidRPr="00B9499D" w:rsidRDefault="009F7EB0" w:rsidP="00B30C62">
            <w:pPr>
              <w:pStyle w:val="GOSTTablenorm"/>
            </w:pPr>
            <w:r w:rsidRPr="00B9499D">
              <w:t>-</w:t>
            </w:r>
          </w:p>
        </w:tc>
        <w:tc>
          <w:tcPr>
            <w:tcW w:w="2023" w:type="pct"/>
          </w:tcPr>
          <w:p w14:paraId="63B5C490" w14:textId="60144449" w:rsidR="009F7EB0" w:rsidRPr="00B9499D" w:rsidRDefault="170E4D90" w:rsidP="00B30C62">
            <w:pPr>
              <w:pStyle w:val="GOSTTablenorm"/>
            </w:pPr>
            <w:r>
              <w:t>Содержит развернутый текст ошибки (обязательно заполянется, если в Result передано значение отличное от «</w:t>
            </w:r>
            <w:r w:rsidRPr="170E4D90">
              <w:rPr>
                <w:lang w:val="en-US"/>
              </w:rPr>
              <w:t>S</w:t>
            </w:r>
            <w:r w:rsidR="00BD78ED">
              <w:t>»)</w:t>
            </w:r>
          </w:p>
        </w:tc>
      </w:tr>
      <w:tr w:rsidR="00B30C62" w:rsidRPr="00B9499D" w14:paraId="3454E52B" w14:textId="77777777" w:rsidTr="00285013">
        <w:tc>
          <w:tcPr>
            <w:tcW w:w="1100" w:type="pct"/>
          </w:tcPr>
          <w:p w14:paraId="05787770" w14:textId="362172FC" w:rsidR="00CC59BF" w:rsidRPr="00B9499D" w:rsidDel="009F7EB0" w:rsidRDefault="00CC59BF" w:rsidP="00B30C62">
            <w:pPr>
              <w:pStyle w:val="GOSTTablenorm"/>
            </w:pPr>
            <w:r w:rsidRPr="00B9499D">
              <w:t>Номер строки</w:t>
            </w:r>
          </w:p>
        </w:tc>
        <w:tc>
          <w:tcPr>
            <w:tcW w:w="750" w:type="pct"/>
          </w:tcPr>
          <w:p w14:paraId="798AAA1F" w14:textId="3C44F8ED" w:rsidR="00CC59BF" w:rsidRPr="00ED0029" w:rsidDel="009F7EB0" w:rsidRDefault="00CC59BF">
            <w:pPr>
              <w:pStyle w:val="GOSTTablenorm"/>
            </w:pPr>
            <w:proofErr w:type="gramStart"/>
            <w:r w:rsidRPr="00C75A4E">
              <w:rPr>
                <w:b/>
              </w:rPr>
              <w:t>ResultAddDescr</w:t>
            </w:r>
            <w:r w:rsidRPr="00A15DAF">
              <w:rPr>
                <w:b/>
              </w:rPr>
              <w:t>:</w:t>
            </w:r>
            <w:r w:rsidRPr="00C75A4E">
              <w:t>StrNum</w:t>
            </w:r>
            <w:proofErr w:type="gramEnd"/>
          </w:p>
        </w:tc>
        <w:tc>
          <w:tcPr>
            <w:tcW w:w="500" w:type="pct"/>
          </w:tcPr>
          <w:p w14:paraId="57AD6E6E" w14:textId="3D0E6B99" w:rsidR="00CC59BF" w:rsidRPr="00B9499D" w:rsidDel="009F7EB0" w:rsidRDefault="00CC59BF" w:rsidP="00B30C62">
            <w:pPr>
              <w:pStyle w:val="GOSTTablenorm"/>
              <w:rPr>
                <w:szCs w:val="22"/>
              </w:rPr>
            </w:pPr>
            <w:r w:rsidRPr="00B9499D">
              <w:rPr>
                <w:szCs w:val="22"/>
              </w:rPr>
              <w:t>Строка</w:t>
            </w:r>
          </w:p>
        </w:tc>
        <w:tc>
          <w:tcPr>
            <w:tcW w:w="312" w:type="pct"/>
          </w:tcPr>
          <w:p w14:paraId="337265E0" w14:textId="6D429BB4" w:rsidR="00CC59BF" w:rsidRPr="00B9499D" w:rsidDel="009F7EB0" w:rsidRDefault="00CC59BF" w:rsidP="00B30C62">
            <w:pPr>
              <w:pStyle w:val="GOSTTablenorm"/>
            </w:pPr>
            <w:r w:rsidRPr="00B9499D">
              <w:t>Нет</w:t>
            </w:r>
          </w:p>
        </w:tc>
        <w:tc>
          <w:tcPr>
            <w:tcW w:w="315" w:type="pct"/>
          </w:tcPr>
          <w:p w14:paraId="46BB1C24" w14:textId="2F5C4167" w:rsidR="00CC59BF" w:rsidRPr="00B9499D" w:rsidDel="009F7EB0" w:rsidRDefault="00CC59BF" w:rsidP="00B30C62">
            <w:pPr>
              <w:pStyle w:val="GOSTTablenorm"/>
              <w:rPr>
                <w:lang w:val="en-US"/>
              </w:rPr>
            </w:pPr>
            <w:r w:rsidRPr="00B9499D">
              <w:rPr>
                <w:lang w:val="en-US"/>
              </w:rPr>
              <w:t>&lt;=6</w:t>
            </w:r>
          </w:p>
        </w:tc>
        <w:tc>
          <w:tcPr>
            <w:tcW w:w="2023" w:type="pct"/>
          </w:tcPr>
          <w:p w14:paraId="13335BC9" w14:textId="6D6AFD6E" w:rsidR="00CC59BF" w:rsidRPr="00B9499D" w:rsidDel="009F7EB0" w:rsidRDefault="00CC59BF" w:rsidP="00B30C62">
            <w:pPr>
              <w:pStyle w:val="GOSTTablenorm"/>
            </w:pPr>
            <w:r w:rsidRPr="00B9499D">
              <w:t xml:space="preserve">Номер строки документа, по которому осуществлялась попытка </w:t>
            </w:r>
            <w:r>
              <w:t>сторнирования / отмены</w:t>
            </w:r>
            <w:r w:rsidRPr="00B9499D">
              <w:t xml:space="preserve"> записей учета</w:t>
            </w:r>
          </w:p>
        </w:tc>
      </w:tr>
      <w:tr w:rsidR="00B30C62" w:rsidRPr="00B9499D" w14:paraId="460CCE93" w14:textId="77777777" w:rsidTr="00285013">
        <w:tc>
          <w:tcPr>
            <w:tcW w:w="1100" w:type="pct"/>
          </w:tcPr>
          <w:p w14:paraId="4E494742" w14:textId="6DE4EE95" w:rsidR="009F7EB0" w:rsidRPr="00B9499D" w:rsidDel="009F7EB0" w:rsidRDefault="009F7EB0" w:rsidP="00B30C62">
            <w:pPr>
              <w:pStyle w:val="GOSTTablenorm"/>
            </w:pPr>
            <w:r w:rsidRPr="00B9499D">
              <w:t>Тип ошибки</w:t>
            </w:r>
          </w:p>
        </w:tc>
        <w:tc>
          <w:tcPr>
            <w:tcW w:w="750" w:type="pct"/>
          </w:tcPr>
          <w:p w14:paraId="6C3F90C1" w14:textId="02A1BD00" w:rsidR="009F7EB0" w:rsidRPr="00ED0029" w:rsidDel="009F7EB0" w:rsidRDefault="009F7EB0">
            <w:pPr>
              <w:pStyle w:val="GOSTTablenorm"/>
            </w:pPr>
            <w:proofErr w:type="gramStart"/>
            <w:r w:rsidRPr="00C75A4E">
              <w:rPr>
                <w:b/>
              </w:rPr>
              <w:t>ResultAddDescr</w:t>
            </w:r>
            <w:r w:rsidRPr="00A15DAF">
              <w:rPr>
                <w:b/>
              </w:rPr>
              <w:t>:</w:t>
            </w:r>
            <w:r w:rsidRPr="00C75A4E">
              <w:t>ErrType</w:t>
            </w:r>
            <w:proofErr w:type="gramEnd"/>
          </w:p>
        </w:tc>
        <w:tc>
          <w:tcPr>
            <w:tcW w:w="500" w:type="pct"/>
          </w:tcPr>
          <w:p w14:paraId="5DA13DE3" w14:textId="11DC5330" w:rsidR="009F7EB0" w:rsidRPr="00B9499D" w:rsidDel="009F7EB0" w:rsidRDefault="009F7EB0" w:rsidP="00B30C62">
            <w:pPr>
              <w:pStyle w:val="GOSTTablenorm"/>
              <w:rPr>
                <w:szCs w:val="22"/>
              </w:rPr>
            </w:pPr>
            <w:r w:rsidRPr="00B9499D">
              <w:rPr>
                <w:szCs w:val="22"/>
              </w:rPr>
              <w:t>Строка</w:t>
            </w:r>
          </w:p>
        </w:tc>
        <w:tc>
          <w:tcPr>
            <w:tcW w:w="312" w:type="pct"/>
          </w:tcPr>
          <w:p w14:paraId="0DD01E63" w14:textId="4C701608" w:rsidR="009F7EB0" w:rsidRPr="00B9499D" w:rsidDel="009F7EB0" w:rsidRDefault="009F7EB0" w:rsidP="00B30C62">
            <w:pPr>
              <w:pStyle w:val="GOSTTablenorm"/>
            </w:pPr>
            <w:r w:rsidRPr="00B9499D">
              <w:t>Нет</w:t>
            </w:r>
          </w:p>
        </w:tc>
        <w:tc>
          <w:tcPr>
            <w:tcW w:w="315" w:type="pct"/>
          </w:tcPr>
          <w:p w14:paraId="042A652E" w14:textId="030A073A" w:rsidR="009F7EB0" w:rsidRPr="00B9499D" w:rsidDel="009F7EB0" w:rsidRDefault="009F7EB0" w:rsidP="00B30C62">
            <w:pPr>
              <w:pStyle w:val="GOSTTablenorm"/>
              <w:rPr>
                <w:lang w:val="en-US"/>
              </w:rPr>
            </w:pPr>
            <w:r w:rsidRPr="00B9499D">
              <w:rPr>
                <w:lang w:val="en-US"/>
              </w:rPr>
              <w:t>&lt;=2</w:t>
            </w:r>
          </w:p>
        </w:tc>
        <w:tc>
          <w:tcPr>
            <w:tcW w:w="2023" w:type="pct"/>
          </w:tcPr>
          <w:p w14:paraId="7CD5DF96" w14:textId="77777777" w:rsidR="00563A60" w:rsidRDefault="00563A60" w:rsidP="00B30C62">
            <w:pPr>
              <w:pStyle w:val="GOSTTablenorm"/>
            </w:pPr>
            <w:r>
              <w:t>Тип ошибки.</w:t>
            </w:r>
          </w:p>
          <w:p w14:paraId="32C3F923" w14:textId="54F602CA" w:rsidR="009F7EB0" w:rsidRPr="00B30C62" w:rsidRDefault="009F7EB0" w:rsidP="00B30C62">
            <w:pPr>
              <w:pStyle w:val="GOSTTablenorm"/>
            </w:pPr>
            <w:r w:rsidRPr="00B30C62">
              <w:t>Возможные значения:</w:t>
            </w:r>
          </w:p>
          <w:p w14:paraId="23398EFB" w14:textId="2B778196" w:rsidR="009F7EB0" w:rsidRPr="0017407D" w:rsidRDefault="00B30C62" w:rsidP="00B30C62">
            <w:pPr>
              <w:pStyle w:val="GOSTTableListMark1"/>
            </w:pPr>
            <w:r>
              <w:t>«</w:t>
            </w:r>
            <w:r w:rsidR="009F7EB0" w:rsidRPr="0017407D">
              <w:t>01</w:t>
            </w:r>
            <w:r>
              <w:t>»</w:t>
            </w:r>
            <w:r w:rsidR="009F7EB0" w:rsidRPr="0017407D">
              <w:t xml:space="preserve"> – недостаточно средств (блокирующий контроль)</w:t>
            </w:r>
            <w:r w:rsidR="00600E6D">
              <w:t>;</w:t>
            </w:r>
          </w:p>
          <w:p w14:paraId="1ADCE2EC" w14:textId="266382D2" w:rsidR="009F7EB0" w:rsidRDefault="00B30C62" w:rsidP="00B30C62">
            <w:pPr>
              <w:pStyle w:val="GOSTTableListMark1"/>
              <w:rPr>
                <w:ins w:id="1903" w:author="Иванов Дмитрий Валерьевич" w:date="2024-12-27T11:34:00Z"/>
              </w:rPr>
            </w:pPr>
            <w:r>
              <w:t>«</w:t>
            </w:r>
            <w:r w:rsidR="009F7EB0" w:rsidRPr="00B9499D">
              <w:t>02</w:t>
            </w:r>
            <w:r>
              <w:t>»</w:t>
            </w:r>
            <w:r w:rsidR="009F7EB0" w:rsidRPr="00B9499D">
              <w:t xml:space="preserve"> – недостаточно средств (предупреждающий контроль)</w:t>
            </w:r>
            <w:r w:rsidR="00563A60">
              <w:t>;</w:t>
            </w:r>
          </w:p>
          <w:p w14:paraId="5E4F45DB" w14:textId="529E817D" w:rsidR="00B11F5E" w:rsidRPr="00114021" w:rsidRDefault="00B11F5E" w:rsidP="00B30C62">
            <w:pPr>
              <w:pStyle w:val="GOSTTableListMark1"/>
              <w:rPr>
                <w:ins w:id="1904" w:author="Иванов Дмитрий Валерьевич" w:date="2024-12-27T12:12:00Z"/>
              </w:rPr>
            </w:pPr>
            <w:ins w:id="1905" w:author="Иванов Дмитрий Валерьевич" w:date="2024-12-27T11:34:00Z">
              <w:r w:rsidRPr="00F44623">
                <w:t>«</w:t>
              </w:r>
              <w:r w:rsidRPr="00A72AB5">
                <w:rPr>
                  <w:bCs/>
                </w:rPr>
                <w:t>03</w:t>
              </w:r>
              <w:r w:rsidRPr="00F44623">
                <w:t>»</w:t>
              </w:r>
              <w:r w:rsidRPr="00A72AB5">
                <w:rPr>
                  <w:bCs/>
                </w:rPr>
                <w:t xml:space="preserve"> </w:t>
              </w:r>
              <w:r w:rsidRPr="008B1B76">
                <w:t>–</w:t>
              </w:r>
              <w:r w:rsidRPr="00A72AB5">
                <w:rPr>
                  <w:bCs/>
                </w:rPr>
                <w:t xml:space="preserve"> не пройден контроль статуса операционного дня</w:t>
              </w:r>
            </w:ins>
            <w:r w:rsidR="00563A60">
              <w:rPr>
                <w:bCs/>
              </w:rPr>
              <w:t>;</w:t>
            </w:r>
          </w:p>
          <w:p w14:paraId="69784570" w14:textId="02C74A82" w:rsidR="00285013" w:rsidRPr="00B9499D" w:rsidDel="009F7EB0" w:rsidRDefault="00285013" w:rsidP="00B30C62">
            <w:pPr>
              <w:pStyle w:val="GOSTTableListMark1"/>
            </w:pPr>
            <w:ins w:id="1906" w:author="Иванов Дмитрий Валерьевич" w:date="2024-12-27T12:12:00Z">
              <w:r w:rsidRPr="00F44623">
                <w:t>«</w:t>
              </w:r>
              <w:r w:rsidRPr="00A72AB5">
                <w:rPr>
                  <w:bCs/>
                </w:rPr>
                <w:t>0</w:t>
              </w:r>
              <w:r>
                <w:rPr>
                  <w:bCs/>
                </w:rPr>
                <w:t>4</w:t>
              </w:r>
              <w:r w:rsidRPr="00F44623">
                <w:t>»</w:t>
              </w:r>
              <w:r w:rsidRPr="00A72AB5">
                <w:rPr>
                  <w:bCs/>
                </w:rPr>
                <w:t xml:space="preserve"> </w:t>
              </w:r>
              <w:r w:rsidRPr="008B1B76">
                <w:t>–</w:t>
              </w:r>
              <w:r w:rsidRPr="00A72AB5">
                <w:rPr>
                  <w:bCs/>
                </w:rPr>
                <w:t xml:space="preserve"> </w:t>
              </w:r>
              <w:r>
                <w:t>н</w:t>
              </w:r>
              <w:r w:rsidRPr="003633E8">
                <w:t>екорректный порядок выполнения этапов обработки</w:t>
              </w:r>
            </w:ins>
          </w:p>
        </w:tc>
      </w:tr>
      <w:tr w:rsidR="00285013" w:rsidRPr="00B9499D" w14:paraId="4B64A979" w14:textId="77777777" w:rsidTr="00285013">
        <w:tc>
          <w:tcPr>
            <w:tcW w:w="1100" w:type="pct"/>
          </w:tcPr>
          <w:p w14:paraId="4D3E1875" w14:textId="33EF8663" w:rsidR="00285013" w:rsidRPr="00B9499D" w:rsidDel="009F7EB0" w:rsidRDefault="00285013" w:rsidP="00285013">
            <w:pPr>
              <w:pStyle w:val="GOSTTablenorm"/>
            </w:pPr>
            <w:r w:rsidRPr="00B9499D">
              <w:t>Описание ошибк</w:t>
            </w:r>
            <w:r>
              <w:t>и</w:t>
            </w:r>
          </w:p>
        </w:tc>
        <w:tc>
          <w:tcPr>
            <w:tcW w:w="750" w:type="pct"/>
          </w:tcPr>
          <w:p w14:paraId="623D2727" w14:textId="4E08DFBC" w:rsidR="00285013" w:rsidRPr="00ED0029" w:rsidDel="009F7EB0" w:rsidRDefault="00285013" w:rsidP="00285013">
            <w:pPr>
              <w:pStyle w:val="GOSTTablenorm"/>
            </w:pPr>
            <w:proofErr w:type="gramStart"/>
            <w:r w:rsidRPr="00C75A4E">
              <w:rPr>
                <w:b/>
              </w:rPr>
              <w:t>ResultAddDescr</w:t>
            </w:r>
            <w:r w:rsidRPr="00A15DAF">
              <w:rPr>
                <w:b/>
              </w:rPr>
              <w:t>:</w:t>
            </w:r>
            <w:r w:rsidRPr="00C75A4E">
              <w:t>ErrStr</w:t>
            </w:r>
            <w:proofErr w:type="gramEnd"/>
          </w:p>
        </w:tc>
        <w:tc>
          <w:tcPr>
            <w:tcW w:w="500" w:type="pct"/>
          </w:tcPr>
          <w:p w14:paraId="5F13FD86" w14:textId="457C0BC2" w:rsidR="00285013" w:rsidRPr="00B9499D" w:rsidDel="009F7EB0" w:rsidRDefault="00285013" w:rsidP="00285013">
            <w:pPr>
              <w:pStyle w:val="GOSTTablenorm"/>
              <w:rPr>
                <w:szCs w:val="22"/>
              </w:rPr>
            </w:pPr>
            <w:r w:rsidRPr="00B9499D">
              <w:rPr>
                <w:szCs w:val="22"/>
              </w:rPr>
              <w:t>Строка</w:t>
            </w:r>
          </w:p>
        </w:tc>
        <w:tc>
          <w:tcPr>
            <w:tcW w:w="312" w:type="pct"/>
          </w:tcPr>
          <w:p w14:paraId="1CF1EF46" w14:textId="56B8B319" w:rsidR="00285013" w:rsidRPr="00B9499D" w:rsidDel="009F7EB0" w:rsidRDefault="00285013" w:rsidP="00285013">
            <w:pPr>
              <w:pStyle w:val="GOSTTablenorm"/>
            </w:pPr>
            <w:r>
              <w:t>Да</w:t>
            </w:r>
          </w:p>
        </w:tc>
        <w:tc>
          <w:tcPr>
            <w:tcW w:w="315" w:type="pct"/>
          </w:tcPr>
          <w:p w14:paraId="087511FF" w14:textId="0AB40A88" w:rsidR="00285013" w:rsidRPr="00B9499D" w:rsidDel="009F7EB0" w:rsidRDefault="00285013" w:rsidP="00285013">
            <w:pPr>
              <w:pStyle w:val="GOSTTablenorm"/>
              <w:rPr>
                <w:lang w:val="en-US"/>
              </w:rPr>
            </w:pPr>
            <w:r w:rsidRPr="00B9499D">
              <w:rPr>
                <w:lang w:val="en-US"/>
              </w:rPr>
              <w:t>&lt;</w:t>
            </w:r>
            <w:r w:rsidRPr="00B9499D">
              <w:t>=2000</w:t>
            </w:r>
          </w:p>
        </w:tc>
        <w:tc>
          <w:tcPr>
            <w:tcW w:w="2023" w:type="pct"/>
          </w:tcPr>
          <w:p w14:paraId="0E4014A5" w14:textId="3804B862" w:rsidR="00285013" w:rsidRPr="00B9499D" w:rsidDel="009F7EB0" w:rsidRDefault="00285013" w:rsidP="00285013">
            <w:pPr>
              <w:pStyle w:val="GOSTTablenorm"/>
            </w:pPr>
            <w:r w:rsidRPr="00B9499D">
              <w:t>Текст ошибки для строки</w:t>
            </w:r>
          </w:p>
        </w:tc>
      </w:tr>
      <w:tr w:rsidR="00285013" w:rsidRPr="00B9499D" w14:paraId="6B529519" w14:textId="77777777" w:rsidTr="00285013">
        <w:trPr>
          <w:ins w:id="1907" w:author="Иванов Дмитрий Валерьевич" w:date="2024-12-27T12:15:00Z"/>
        </w:trPr>
        <w:tc>
          <w:tcPr>
            <w:tcW w:w="1100" w:type="pct"/>
          </w:tcPr>
          <w:p w14:paraId="6AE2431C" w14:textId="077CB395" w:rsidR="00285013" w:rsidRPr="00830B65" w:rsidRDefault="00285013" w:rsidP="00285013">
            <w:pPr>
              <w:pStyle w:val="GOSTTablenorm"/>
              <w:rPr>
                <w:ins w:id="1908" w:author="Иванов Дмитрий Валерьевич" w:date="2024-12-27T12:15:00Z"/>
                <w:b/>
              </w:rPr>
            </w:pPr>
            <w:ins w:id="1909" w:author="Иванов Дмитрий Валерьевич" w:date="2024-12-27T12:15:00Z">
              <w:r>
                <w:t>Текущий этап обработки</w:t>
              </w:r>
            </w:ins>
          </w:p>
        </w:tc>
        <w:tc>
          <w:tcPr>
            <w:tcW w:w="750" w:type="pct"/>
          </w:tcPr>
          <w:p w14:paraId="05356723" w14:textId="56021D37" w:rsidR="00285013" w:rsidRPr="00C75A4E" w:rsidRDefault="00285013" w:rsidP="00285013">
            <w:pPr>
              <w:pStyle w:val="GOSTTablenorm"/>
              <w:rPr>
                <w:ins w:id="1910" w:author="Иванов Дмитрий Валерьевич" w:date="2024-12-27T12:15:00Z"/>
                <w:b/>
              </w:rPr>
            </w:pPr>
            <w:proofErr w:type="gramStart"/>
            <w:ins w:id="1911" w:author="Иванов Дмитрий Валерьевич" w:date="2024-12-27T12:15:00Z">
              <w:r w:rsidRPr="00C75A4E">
                <w:rPr>
                  <w:b/>
                </w:rPr>
                <w:t>ResultAddDescr</w:t>
              </w:r>
              <w:r w:rsidRPr="00A15DAF">
                <w:rPr>
                  <w:b/>
                </w:rPr>
                <w:t>:</w:t>
              </w:r>
              <w:r>
                <w:rPr>
                  <w:lang w:val="en-US"/>
                </w:rPr>
                <w:t>CurStage</w:t>
              </w:r>
              <w:proofErr w:type="gramEnd"/>
            </w:ins>
          </w:p>
        </w:tc>
        <w:tc>
          <w:tcPr>
            <w:tcW w:w="500" w:type="pct"/>
          </w:tcPr>
          <w:p w14:paraId="6CC254CC" w14:textId="2A27A8C3" w:rsidR="00285013" w:rsidRPr="003A4732" w:rsidRDefault="00285013" w:rsidP="00285013">
            <w:pPr>
              <w:pStyle w:val="GOSTTablenorm"/>
              <w:rPr>
                <w:ins w:id="1912" w:author="Иванов Дмитрий Валерьевич" w:date="2024-12-27T12:15:00Z"/>
              </w:rPr>
            </w:pPr>
            <w:ins w:id="1913" w:author="Иванов Дмитрий Валерьевич" w:date="2024-12-27T12:15:00Z">
              <w:r w:rsidRPr="00B412B2">
                <w:rPr>
                  <w:szCs w:val="22"/>
                </w:rPr>
                <w:t>Строка</w:t>
              </w:r>
            </w:ins>
          </w:p>
        </w:tc>
        <w:tc>
          <w:tcPr>
            <w:tcW w:w="312" w:type="pct"/>
          </w:tcPr>
          <w:p w14:paraId="763C00F4" w14:textId="4E821C40" w:rsidR="00285013" w:rsidRDefault="00285013" w:rsidP="00285013">
            <w:pPr>
              <w:pStyle w:val="GOSTTablenorm"/>
              <w:rPr>
                <w:ins w:id="1914" w:author="Иванов Дмитрий Валерьевич" w:date="2024-12-27T12:15:00Z"/>
              </w:rPr>
            </w:pPr>
            <w:ins w:id="1915" w:author="Иванов Дмитрий Валерьевич" w:date="2024-12-27T12:15:00Z">
              <w:r>
                <w:rPr>
                  <w:szCs w:val="22"/>
                </w:rPr>
                <w:t>Нет</w:t>
              </w:r>
            </w:ins>
          </w:p>
        </w:tc>
        <w:tc>
          <w:tcPr>
            <w:tcW w:w="315" w:type="pct"/>
          </w:tcPr>
          <w:p w14:paraId="76FD91BD" w14:textId="7082B42A" w:rsidR="00285013" w:rsidRDefault="00285013" w:rsidP="00285013">
            <w:pPr>
              <w:pStyle w:val="GOSTTablenorm"/>
              <w:rPr>
                <w:ins w:id="1916" w:author="Иванов Дмитрий Валерьевич" w:date="2024-12-27T12:15:00Z"/>
              </w:rPr>
            </w:pPr>
            <w:ins w:id="1917" w:author="Иванов Дмитрий Валерьевич" w:date="2024-12-27T12:15:00Z">
              <w:r w:rsidRPr="00B412B2">
                <w:rPr>
                  <w:szCs w:val="22"/>
                  <w:lang w:val="en-US"/>
                </w:rPr>
                <w:t>&lt;=20</w:t>
              </w:r>
            </w:ins>
          </w:p>
        </w:tc>
        <w:tc>
          <w:tcPr>
            <w:tcW w:w="2023" w:type="pct"/>
          </w:tcPr>
          <w:p w14:paraId="6146A531" w14:textId="0703586A" w:rsidR="00285013" w:rsidRDefault="00285013" w:rsidP="00285013">
            <w:pPr>
              <w:pStyle w:val="GOSTTablenorm"/>
              <w:rPr>
                <w:ins w:id="1918" w:author="Иванов Дмитрий Валерьевич" w:date="2024-12-27T12:15:00Z"/>
              </w:rPr>
            </w:pPr>
            <w:ins w:id="1919" w:author="Иванов Дмитрий Валерьевич" w:date="2024-12-27T12:15:00Z">
              <w:r>
                <w:t>Текущий (последний, успешно выполненный) этап обработки (</w:t>
              </w:r>
              <w:r>
                <w:rPr>
                  <w:lang w:val="en-US"/>
                </w:rPr>
                <w:t>Stage</w:t>
              </w:r>
              <w:r w:rsidRPr="00A72AB5">
                <w:t>)</w:t>
              </w:r>
              <w:r>
                <w:t xml:space="preserve"> документа</w:t>
              </w:r>
            </w:ins>
            <w:r w:rsidR="00563A60">
              <w:t>.</w:t>
            </w:r>
          </w:p>
          <w:p w14:paraId="78CCFEA9" w14:textId="6E3C4567" w:rsidR="00285013" w:rsidRDefault="00285013" w:rsidP="00285013">
            <w:pPr>
              <w:pStyle w:val="GOSTTablenorm"/>
              <w:rPr>
                <w:ins w:id="1920" w:author="Иванов Дмитрий Валерьевич" w:date="2024-12-27T12:15:00Z"/>
              </w:rPr>
            </w:pPr>
            <w:ins w:id="1921" w:author="Иванов Дмитрий Валерьевич" w:date="2024-12-27T12:15:00Z">
              <w:r>
                <w:t xml:space="preserve">Указывается только в случае </w:t>
              </w:r>
              <w:proofErr w:type="gramStart"/>
              <w:r w:rsidRPr="00C75A4E">
                <w:rPr>
                  <w:b/>
                </w:rPr>
                <w:t>ResultAddDescr</w:t>
              </w:r>
              <w:r w:rsidRPr="00A15DAF">
                <w:rPr>
                  <w:b/>
                </w:rPr>
                <w:t>:</w:t>
              </w:r>
              <w:r w:rsidRPr="00C75A4E">
                <w:t>ErrType</w:t>
              </w:r>
              <w:proofErr w:type="gramEnd"/>
              <w:r>
                <w:t xml:space="preserve"> = 04</w:t>
              </w:r>
            </w:ins>
          </w:p>
        </w:tc>
      </w:tr>
      <w:tr w:rsidR="00285013" w:rsidRPr="00B9499D" w14:paraId="54F0D814" w14:textId="77777777" w:rsidTr="00285013">
        <w:tc>
          <w:tcPr>
            <w:tcW w:w="1100" w:type="pct"/>
          </w:tcPr>
          <w:p w14:paraId="2B7FB2DE" w14:textId="113CD0BD" w:rsidR="00285013" w:rsidRPr="00830B65" w:rsidRDefault="00285013" w:rsidP="00285013">
            <w:pPr>
              <w:pStyle w:val="GOSTTablenorm"/>
              <w:rPr>
                <w:b/>
              </w:rPr>
            </w:pPr>
            <w:r w:rsidRPr="00830B65">
              <w:rPr>
                <w:b/>
              </w:rPr>
              <w:t>Детализация параметров ошибки контроля остатка средств</w:t>
            </w:r>
          </w:p>
        </w:tc>
        <w:tc>
          <w:tcPr>
            <w:tcW w:w="750" w:type="pct"/>
          </w:tcPr>
          <w:p w14:paraId="5CFDA75E" w14:textId="12AE5652" w:rsidR="00285013" w:rsidRPr="00C75A4E" w:rsidRDefault="00285013" w:rsidP="00285013">
            <w:pPr>
              <w:pStyle w:val="GOSTTablenorm"/>
              <w:rPr>
                <w:b/>
              </w:rPr>
            </w:pPr>
            <w:proofErr w:type="gramStart"/>
            <w:r w:rsidRPr="00C75A4E">
              <w:rPr>
                <w:b/>
              </w:rPr>
              <w:t>ResultAddDescr:ErrStrParams</w:t>
            </w:r>
            <w:proofErr w:type="gramEnd"/>
          </w:p>
        </w:tc>
        <w:tc>
          <w:tcPr>
            <w:tcW w:w="500" w:type="pct"/>
          </w:tcPr>
          <w:p w14:paraId="0A0AAE3F" w14:textId="627963A8" w:rsidR="00285013" w:rsidRPr="00B9499D" w:rsidRDefault="00285013" w:rsidP="00285013">
            <w:pPr>
              <w:pStyle w:val="GOSTTablenorm"/>
              <w:rPr>
                <w:szCs w:val="22"/>
              </w:rPr>
            </w:pPr>
            <w:r w:rsidRPr="003A4732">
              <w:t>Объект</w:t>
            </w:r>
          </w:p>
        </w:tc>
        <w:tc>
          <w:tcPr>
            <w:tcW w:w="312" w:type="pct"/>
          </w:tcPr>
          <w:p w14:paraId="56CB6C58" w14:textId="65F10D4E" w:rsidR="00285013" w:rsidRDefault="00285013" w:rsidP="00285013">
            <w:pPr>
              <w:pStyle w:val="GOSTTablenorm"/>
            </w:pPr>
            <w:r>
              <w:t>Нет</w:t>
            </w:r>
          </w:p>
        </w:tc>
        <w:tc>
          <w:tcPr>
            <w:tcW w:w="315" w:type="pct"/>
          </w:tcPr>
          <w:p w14:paraId="5508546B" w14:textId="7D1C19FB" w:rsidR="00285013" w:rsidRPr="00C75A4E" w:rsidRDefault="00285013" w:rsidP="00285013">
            <w:pPr>
              <w:pStyle w:val="GOSTTablenorm"/>
            </w:pPr>
            <w:r>
              <w:t>-</w:t>
            </w:r>
          </w:p>
        </w:tc>
        <w:tc>
          <w:tcPr>
            <w:tcW w:w="2023" w:type="pct"/>
          </w:tcPr>
          <w:p w14:paraId="3B9B6EA7" w14:textId="6520923D" w:rsidR="00285013" w:rsidRPr="00B9499D" w:rsidRDefault="00285013" w:rsidP="00285013">
            <w:pPr>
              <w:pStyle w:val="GOSTTablenorm"/>
            </w:pPr>
            <w:r>
              <w:t xml:space="preserve">Заполняется обязательно для ошибок, связанных с контролем остатка средств на счете, т.е. в случае когда заполнен параметр </w:t>
            </w:r>
            <w:proofErr w:type="gramStart"/>
            <w:r w:rsidRPr="00563A60">
              <w:rPr>
                <w:b/>
                <w:lang w:val="en-US"/>
              </w:rPr>
              <w:t>ResultAddDescr</w:t>
            </w:r>
            <w:r w:rsidRPr="00563A60">
              <w:rPr>
                <w:b/>
              </w:rPr>
              <w:t>:</w:t>
            </w:r>
            <w:r w:rsidRPr="005C6BDA">
              <w:rPr>
                <w:lang w:val="en-US"/>
              </w:rPr>
              <w:t>ErrTy</w:t>
            </w:r>
            <w:r>
              <w:rPr>
                <w:lang w:val="en-US"/>
              </w:rPr>
              <w:t>pe</w:t>
            </w:r>
            <w:proofErr w:type="gramEnd"/>
          </w:p>
        </w:tc>
      </w:tr>
      <w:tr w:rsidR="00285013" w:rsidRPr="00B9499D" w14:paraId="03C83132" w14:textId="77777777" w:rsidTr="00285013">
        <w:tc>
          <w:tcPr>
            <w:tcW w:w="1100" w:type="pct"/>
          </w:tcPr>
          <w:p w14:paraId="0E156357" w14:textId="3213EC95" w:rsidR="00285013" w:rsidRDefault="00285013" w:rsidP="00285013">
            <w:pPr>
              <w:pStyle w:val="GOSTTablenorm"/>
            </w:pPr>
            <w:r w:rsidRPr="00A12F4A">
              <w:lastRenderedPageBreak/>
              <w:t>Счет превышения остатка</w:t>
            </w:r>
          </w:p>
        </w:tc>
        <w:tc>
          <w:tcPr>
            <w:tcW w:w="750" w:type="pct"/>
          </w:tcPr>
          <w:p w14:paraId="6590AB63" w14:textId="07AB8B05" w:rsidR="00285013" w:rsidRPr="00ED0029" w:rsidRDefault="00285013" w:rsidP="00285013">
            <w:pPr>
              <w:pStyle w:val="GOSTTablenorm"/>
            </w:pPr>
            <w:proofErr w:type="gramStart"/>
            <w:r w:rsidRPr="00C75A4E">
              <w:rPr>
                <w:b/>
              </w:rPr>
              <w:t>ResultAddDescr:ErrStrParams</w:t>
            </w:r>
            <w:proofErr w:type="gramEnd"/>
            <w:r w:rsidRPr="00830B65">
              <w:rPr>
                <w:b/>
              </w:rPr>
              <w:t>:</w:t>
            </w:r>
            <w:r w:rsidRPr="00ED0029">
              <w:t>Acc</w:t>
            </w:r>
          </w:p>
        </w:tc>
        <w:tc>
          <w:tcPr>
            <w:tcW w:w="500" w:type="pct"/>
          </w:tcPr>
          <w:p w14:paraId="7A0BEA4D" w14:textId="4A98DFFD" w:rsidR="00285013" w:rsidRPr="003A4732" w:rsidRDefault="00285013" w:rsidP="00285013">
            <w:pPr>
              <w:pStyle w:val="GOSTTablenorm"/>
            </w:pPr>
            <w:r>
              <w:rPr>
                <w:szCs w:val="22"/>
              </w:rPr>
              <w:t>Строка</w:t>
            </w:r>
          </w:p>
        </w:tc>
        <w:tc>
          <w:tcPr>
            <w:tcW w:w="312" w:type="pct"/>
          </w:tcPr>
          <w:p w14:paraId="3628770C" w14:textId="65D5D3EF" w:rsidR="00285013" w:rsidRDefault="00285013" w:rsidP="00285013">
            <w:pPr>
              <w:pStyle w:val="GOSTTablenorm"/>
            </w:pPr>
            <w:r>
              <w:t>Да</w:t>
            </w:r>
          </w:p>
        </w:tc>
        <w:tc>
          <w:tcPr>
            <w:tcW w:w="315" w:type="pct"/>
          </w:tcPr>
          <w:p w14:paraId="496BD090" w14:textId="57306EA9" w:rsidR="00285013" w:rsidRPr="00B9499D" w:rsidRDefault="00285013" w:rsidP="00285013">
            <w:pPr>
              <w:pStyle w:val="GOSTTablenorm"/>
              <w:rPr>
                <w:lang w:val="en-US"/>
              </w:rPr>
            </w:pPr>
            <w:r>
              <w:rPr>
                <w:lang w:val="en-US"/>
              </w:rPr>
              <w:t>&lt;=500</w:t>
            </w:r>
          </w:p>
        </w:tc>
        <w:tc>
          <w:tcPr>
            <w:tcW w:w="2023" w:type="pct"/>
          </w:tcPr>
          <w:p w14:paraId="482D0FE9" w14:textId="6C1056E9" w:rsidR="00285013" w:rsidRDefault="00285013" w:rsidP="00285013">
            <w:pPr>
              <w:pStyle w:val="GOSTTablenorm"/>
            </w:pPr>
            <w:r>
              <w:t>Номер счета. Указывается комбинация значений аналитических признаков, входящих в структуру номера счета, через разделитель «.» (точка)</w:t>
            </w:r>
          </w:p>
        </w:tc>
      </w:tr>
      <w:tr w:rsidR="00285013" w:rsidRPr="00B9499D" w14:paraId="720758B9" w14:textId="77777777" w:rsidTr="00285013">
        <w:tc>
          <w:tcPr>
            <w:tcW w:w="1100" w:type="pct"/>
          </w:tcPr>
          <w:p w14:paraId="5D7FCB77" w14:textId="1EE3947D" w:rsidR="00285013" w:rsidRPr="00A12F4A" w:rsidRDefault="00285013" w:rsidP="00285013">
            <w:pPr>
              <w:pStyle w:val="GOSTTablenorm"/>
            </w:pPr>
            <w:r w:rsidRPr="00A12F4A">
              <w:t>Сумма операции по строке</w:t>
            </w:r>
          </w:p>
        </w:tc>
        <w:tc>
          <w:tcPr>
            <w:tcW w:w="750" w:type="pct"/>
          </w:tcPr>
          <w:p w14:paraId="0AAD83A7" w14:textId="5B0106AC"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Req</w:t>
            </w:r>
            <w:r w:rsidRPr="00C75A4E">
              <w:t>Str</w:t>
            </w:r>
            <w:r w:rsidRPr="00ED0029">
              <w:t>Amount</w:t>
            </w:r>
          </w:p>
        </w:tc>
        <w:tc>
          <w:tcPr>
            <w:tcW w:w="500" w:type="pct"/>
          </w:tcPr>
          <w:p w14:paraId="3DA054F7" w14:textId="54C39364" w:rsidR="00285013" w:rsidRDefault="00285013" w:rsidP="00285013">
            <w:pPr>
              <w:pStyle w:val="GOSTTablenorm"/>
              <w:rPr>
                <w:szCs w:val="22"/>
              </w:rPr>
            </w:pPr>
            <w:r>
              <w:rPr>
                <w:szCs w:val="22"/>
              </w:rPr>
              <w:t>Сумма</w:t>
            </w:r>
          </w:p>
        </w:tc>
        <w:tc>
          <w:tcPr>
            <w:tcW w:w="312" w:type="pct"/>
          </w:tcPr>
          <w:p w14:paraId="4AE86384" w14:textId="6DFA3645" w:rsidR="00285013" w:rsidRDefault="00285013" w:rsidP="00285013">
            <w:pPr>
              <w:pStyle w:val="GOSTTablenorm"/>
            </w:pPr>
            <w:r>
              <w:t>Да</w:t>
            </w:r>
          </w:p>
        </w:tc>
        <w:tc>
          <w:tcPr>
            <w:tcW w:w="315" w:type="pct"/>
          </w:tcPr>
          <w:p w14:paraId="503EAC59" w14:textId="2E7360BE" w:rsidR="00285013" w:rsidRDefault="00285013" w:rsidP="00285013">
            <w:pPr>
              <w:pStyle w:val="GOSTTablenorm"/>
              <w:rPr>
                <w:lang w:val="en-US"/>
              </w:rPr>
            </w:pPr>
          </w:p>
        </w:tc>
        <w:tc>
          <w:tcPr>
            <w:tcW w:w="2023" w:type="pct"/>
          </w:tcPr>
          <w:p w14:paraId="0F66B3AB" w14:textId="1811C30B" w:rsidR="00285013" w:rsidRDefault="00285013" w:rsidP="00285013">
            <w:pPr>
              <w:pStyle w:val="GOSTTablenorm"/>
            </w:pPr>
            <w:r>
              <w:t>Сумма операции по строке документа, отражаемая по указанному счету</w:t>
            </w:r>
          </w:p>
        </w:tc>
      </w:tr>
      <w:tr w:rsidR="00285013" w:rsidRPr="00B9499D" w14:paraId="51BB4D62" w14:textId="77777777" w:rsidTr="00285013">
        <w:tc>
          <w:tcPr>
            <w:tcW w:w="1100" w:type="pct"/>
          </w:tcPr>
          <w:p w14:paraId="2B2102AC" w14:textId="199498FF" w:rsidR="00285013" w:rsidRPr="00A12F4A" w:rsidRDefault="00285013" w:rsidP="00285013">
            <w:pPr>
              <w:pStyle w:val="GOSTTablenorm"/>
            </w:pPr>
            <w:r w:rsidRPr="00A12F4A">
              <w:t>Сумма операции по документу</w:t>
            </w:r>
          </w:p>
        </w:tc>
        <w:tc>
          <w:tcPr>
            <w:tcW w:w="750" w:type="pct"/>
          </w:tcPr>
          <w:p w14:paraId="2C7051B5" w14:textId="5169D5BE"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Req</w:t>
            </w:r>
            <w:r w:rsidRPr="00C75A4E">
              <w:t>Doc</w:t>
            </w:r>
            <w:r w:rsidRPr="00ED0029">
              <w:t>Amount</w:t>
            </w:r>
          </w:p>
        </w:tc>
        <w:tc>
          <w:tcPr>
            <w:tcW w:w="500" w:type="pct"/>
          </w:tcPr>
          <w:p w14:paraId="6BFB62B2" w14:textId="3FD5E5B0" w:rsidR="00285013" w:rsidRDefault="00285013" w:rsidP="00285013">
            <w:pPr>
              <w:pStyle w:val="GOSTTablenorm"/>
              <w:rPr>
                <w:szCs w:val="22"/>
              </w:rPr>
            </w:pPr>
            <w:r>
              <w:rPr>
                <w:szCs w:val="22"/>
              </w:rPr>
              <w:t>Сумма</w:t>
            </w:r>
          </w:p>
        </w:tc>
        <w:tc>
          <w:tcPr>
            <w:tcW w:w="312" w:type="pct"/>
          </w:tcPr>
          <w:p w14:paraId="26062D9E" w14:textId="0BD95CFE" w:rsidR="00285013" w:rsidRDefault="00285013" w:rsidP="00285013">
            <w:pPr>
              <w:pStyle w:val="GOSTTablenorm"/>
            </w:pPr>
            <w:r>
              <w:t>Да</w:t>
            </w:r>
          </w:p>
        </w:tc>
        <w:tc>
          <w:tcPr>
            <w:tcW w:w="315" w:type="pct"/>
          </w:tcPr>
          <w:p w14:paraId="5610D00D" w14:textId="1B5319D7" w:rsidR="00285013" w:rsidRDefault="00285013" w:rsidP="00285013">
            <w:pPr>
              <w:pStyle w:val="GOSTTablenorm"/>
              <w:rPr>
                <w:lang w:val="en-US"/>
              </w:rPr>
            </w:pPr>
          </w:p>
        </w:tc>
        <w:tc>
          <w:tcPr>
            <w:tcW w:w="2023" w:type="pct"/>
          </w:tcPr>
          <w:p w14:paraId="5E0A71C4" w14:textId="0F88952B" w:rsidR="00285013" w:rsidRDefault="00285013" w:rsidP="00285013">
            <w:pPr>
              <w:pStyle w:val="GOSTTablenorm"/>
            </w:pPr>
            <w:r>
              <w:t>О</w:t>
            </w:r>
            <w:r w:rsidRPr="00A12F4A">
              <w:t>бщая сумма по всем строкам документа, отражаемым по указанному счету</w:t>
            </w:r>
          </w:p>
        </w:tc>
      </w:tr>
      <w:tr w:rsidR="00285013" w:rsidRPr="00B9499D" w14:paraId="379D270F" w14:textId="77777777" w:rsidTr="00285013">
        <w:tc>
          <w:tcPr>
            <w:tcW w:w="1100" w:type="pct"/>
          </w:tcPr>
          <w:p w14:paraId="437FA85E" w14:textId="22F0390D" w:rsidR="00285013" w:rsidRPr="00A12F4A" w:rsidRDefault="00285013" w:rsidP="00285013">
            <w:pPr>
              <w:pStyle w:val="GOSTTablenorm"/>
            </w:pPr>
            <w:r>
              <w:t>Сумма доступного остатка</w:t>
            </w:r>
          </w:p>
        </w:tc>
        <w:tc>
          <w:tcPr>
            <w:tcW w:w="750" w:type="pct"/>
          </w:tcPr>
          <w:p w14:paraId="136B0255" w14:textId="6439AB05"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AvailAmount</w:t>
            </w:r>
          </w:p>
        </w:tc>
        <w:tc>
          <w:tcPr>
            <w:tcW w:w="500" w:type="pct"/>
          </w:tcPr>
          <w:p w14:paraId="0B4524BD" w14:textId="6ED8C160" w:rsidR="00285013" w:rsidRDefault="00285013" w:rsidP="00285013">
            <w:pPr>
              <w:pStyle w:val="GOSTTablenorm"/>
              <w:rPr>
                <w:szCs w:val="22"/>
              </w:rPr>
            </w:pPr>
            <w:r>
              <w:rPr>
                <w:szCs w:val="22"/>
              </w:rPr>
              <w:t>Сумма</w:t>
            </w:r>
          </w:p>
        </w:tc>
        <w:tc>
          <w:tcPr>
            <w:tcW w:w="312" w:type="pct"/>
          </w:tcPr>
          <w:p w14:paraId="769F206D" w14:textId="0C7F62B5" w:rsidR="00285013" w:rsidRDefault="00285013" w:rsidP="00285013">
            <w:pPr>
              <w:pStyle w:val="GOSTTablenorm"/>
            </w:pPr>
            <w:r>
              <w:t>Да</w:t>
            </w:r>
          </w:p>
        </w:tc>
        <w:tc>
          <w:tcPr>
            <w:tcW w:w="315" w:type="pct"/>
          </w:tcPr>
          <w:p w14:paraId="51ABF786" w14:textId="5E130526" w:rsidR="00285013" w:rsidRDefault="00285013" w:rsidP="00285013">
            <w:pPr>
              <w:pStyle w:val="GOSTTablenorm"/>
              <w:rPr>
                <w:lang w:val="en-US"/>
              </w:rPr>
            </w:pPr>
          </w:p>
        </w:tc>
        <w:tc>
          <w:tcPr>
            <w:tcW w:w="2023" w:type="pct"/>
          </w:tcPr>
          <w:p w14:paraId="4D43A852" w14:textId="5E9B9B4E" w:rsidR="00285013" w:rsidRPr="00A12F4A" w:rsidRDefault="00285013" w:rsidP="00285013">
            <w:pPr>
              <w:pStyle w:val="GOSTTablenorm"/>
            </w:pPr>
            <w:r>
              <w:t>Сумма доступного остатка по счету</w:t>
            </w:r>
          </w:p>
        </w:tc>
      </w:tr>
      <w:tr w:rsidR="00285013" w:rsidRPr="00B9499D" w14:paraId="2CB0B3F2" w14:textId="77777777" w:rsidTr="00285013">
        <w:tc>
          <w:tcPr>
            <w:tcW w:w="1100" w:type="pct"/>
          </w:tcPr>
          <w:p w14:paraId="301389E2" w14:textId="11F41492" w:rsidR="00285013" w:rsidRDefault="00285013" w:rsidP="00285013">
            <w:pPr>
              <w:pStyle w:val="GOSTTablenorm"/>
            </w:pPr>
            <w:r w:rsidRPr="00A12F4A">
              <w:t>Сумма превышения остатка</w:t>
            </w:r>
          </w:p>
        </w:tc>
        <w:tc>
          <w:tcPr>
            <w:tcW w:w="750" w:type="pct"/>
          </w:tcPr>
          <w:p w14:paraId="789D681B" w14:textId="1362C638" w:rsidR="00285013" w:rsidRPr="00C75A4E" w:rsidRDefault="00285013" w:rsidP="00285013">
            <w:pPr>
              <w:pStyle w:val="GOSTTablenorm"/>
            </w:pPr>
            <w:proofErr w:type="gramStart"/>
            <w:r w:rsidRPr="00C75A4E">
              <w:rPr>
                <w:b/>
              </w:rPr>
              <w:t>ResultAddDescr:ErrStrParams</w:t>
            </w:r>
            <w:proofErr w:type="gramEnd"/>
            <w:r w:rsidRPr="00830B65">
              <w:rPr>
                <w:b/>
              </w:rPr>
              <w:t>:</w:t>
            </w:r>
            <w:r w:rsidRPr="00ED0029">
              <w:t>ExcessAmount</w:t>
            </w:r>
          </w:p>
        </w:tc>
        <w:tc>
          <w:tcPr>
            <w:tcW w:w="500" w:type="pct"/>
          </w:tcPr>
          <w:p w14:paraId="49AFDF2D" w14:textId="533D8D06" w:rsidR="00285013" w:rsidRDefault="00285013" w:rsidP="00285013">
            <w:pPr>
              <w:pStyle w:val="GOSTTablenorm"/>
              <w:rPr>
                <w:szCs w:val="22"/>
              </w:rPr>
            </w:pPr>
            <w:r>
              <w:rPr>
                <w:szCs w:val="22"/>
              </w:rPr>
              <w:t>Сумма</w:t>
            </w:r>
          </w:p>
        </w:tc>
        <w:tc>
          <w:tcPr>
            <w:tcW w:w="312" w:type="pct"/>
          </w:tcPr>
          <w:p w14:paraId="7B11957D" w14:textId="7B580F92" w:rsidR="00285013" w:rsidRDefault="00285013" w:rsidP="00285013">
            <w:pPr>
              <w:pStyle w:val="GOSTTablenorm"/>
            </w:pPr>
            <w:r>
              <w:t>Да</w:t>
            </w:r>
          </w:p>
        </w:tc>
        <w:tc>
          <w:tcPr>
            <w:tcW w:w="315" w:type="pct"/>
          </w:tcPr>
          <w:p w14:paraId="6CA0DBF0" w14:textId="1AB97DEA" w:rsidR="00285013" w:rsidRDefault="00285013" w:rsidP="00285013">
            <w:pPr>
              <w:pStyle w:val="GOSTTablenorm"/>
              <w:rPr>
                <w:lang w:val="en-US"/>
              </w:rPr>
            </w:pPr>
          </w:p>
        </w:tc>
        <w:tc>
          <w:tcPr>
            <w:tcW w:w="2023" w:type="pct"/>
          </w:tcPr>
          <w:p w14:paraId="72226605" w14:textId="2D4543F7" w:rsidR="00285013" w:rsidRDefault="00285013" w:rsidP="00285013">
            <w:pPr>
              <w:pStyle w:val="GOSTTablenorm"/>
            </w:pPr>
            <w:r w:rsidRPr="00A12F4A">
              <w:t xml:space="preserve">Сумма превышения остатка </w:t>
            </w:r>
            <w:r>
              <w:t>по счету</w:t>
            </w:r>
          </w:p>
        </w:tc>
      </w:tr>
      <w:tr w:rsidR="00285013" w:rsidRPr="00B9499D" w14:paraId="3A3F26F9" w14:textId="77777777" w:rsidTr="00285013">
        <w:tc>
          <w:tcPr>
            <w:tcW w:w="1100" w:type="pct"/>
          </w:tcPr>
          <w:p w14:paraId="2778BC72" w14:textId="23C6F257" w:rsidR="00285013" w:rsidRPr="00A12F4A" w:rsidRDefault="00285013" w:rsidP="00285013">
            <w:pPr>
              <w:pStyle w:val="GOSTTablenorm"/>
            </w:pPr>
            <w:r w:rsidRPr="00A12F4A">
              <w:t>Дата превышения остатка</w:t>
            </w:r>
          </w:p>
        </w:tc>
        <w:tc>
          <w:tcPr>
            <w:tcW w:w="750" w:type="pct"/>
          </w:tcPr>
          <w:p w14:paraId="5DE22632" w14:textId="4F5B1F4B" w:rsidR="00285013" w:rsidRPr="00C75A4E" w:rsidRDefault="00285013" w:rsidP="00285013">
            <w:pPr>
              <w:pStyle w:val="GOSTTablenorm"/>
            </w:pPr>
            <w:proofErr w:type="gramStart"/>
            <w:r w:rsidRPr="00C75A4E">
              <w:rPr>
                <w:b/>
              </w:rPr>
              <w:t>ResultAddDescr:ErrStrParams</w:t>
            </w:r>
            <w:proofErr w:type="gramEnd"/>
            <w:r w:rsidRPr="00830B65">
              <w:rPr>
                <w:b/>
              </w:rPr>
              <w:t>:</w:t>
            </w:r>
            <w:r w:rsidRPr="00C75A4E">
              <w:t>Date</w:t>
            </w:r>
          </w:p>
        </w:tc>
        <w:tc>
          <w:tcPr>
            <w:tcW w:w="500" w:type="pct"/>
          </w:tcPr>
          <w:p w14:paraId="47E042A0" w14:textId="1E7BE935" w:rsidR="00285013" w:rsidRDefault="00285013" w:rsidP="00285013">
            <w:pPr>
              <w:pStyle w:val="GOSTTablenorm"/>
              <w:rPr>
                <w:szCs w:val="22"/>
              </w:rPr>
            </w:pPr>
            <w:r>
              <w:rPr>
                <w:szCs w:val="22"/>
              </w:rPr>
              <w:t>Дата</w:t>
            </w:r>
          </w:p>
        </w:tc>
        <w:tc>
          <w:tcPr>
            <w:tcW w:w="312" w:type="pct"/>
          </w:tcPr>
          <w:p w14:paraId="0168D4A3" w14:textId="34595805" w:rsidR="00285013" w:rsidRDefault="00285013" w:rsidP="00285013">
            <w:pPr>
              <w:pStyle w:val="GOSTTablenorm"/>
            </w:pPr>
            <w:r>
              <w:t>Да</w:t>
            </w:r>
          </w:p>
        </w:tc>
        <w:tc>
          <w:tcPr>
            <w:tcW w:w="315" w:type="pct"/>
          </w:tcPr>
          <w:p w14:paraId="2DB222E5" w14:textId="2B822C25" w:rsidR="00285013" w:rsidRPr="00C75A4E" w:rsidRDefault="00285013" w:rsidP="00285013">
            <w:pPr>
              <w:pStyle w:val="GOSTTablenorm"/>
            </w:pPr>
          </w:p>
        </w:tc>
        <w:tc>
          <w:tcPr>
            <w:tcW w:w="2023" w:type="pct"/>
          </w:tcPr>
          <w:p w14:paraId="62928ECE" w14:textId="7EE8BA69" w:rsidR="00285013" w:rsidRPr="003A4732" w:rsidRDefault="00285013" w:rsidP="00285013">
            <w:pPr>
              <w:pStyle w:val="GOSTTablenorm"/>
            </w:pPr>
            <w:r>
              <w:t>Дата, в которую остаток по счету может уйти в недопустимый диапазон значений</w:t>
            </w:r>
            <w:r w:rsidRPr="003A4732">
              <w:t>.</w:t>
            </w:r>
          </w:p>
          <w:p w14:paraId="25F16F14" w14:textId="2B7D709E" w:rsidR="00285013" w:rsidRPr="00A12F4A" w:rsidRDefault="00285013" w:rsidP="00285013">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p>
        </w:tc>
      </w:tr>
      <w:tr w:rsidR="00285013" w:rsidRPr="00B9499D" w14:paraId="20775DD7" w14:textId="77777777" w:rsidTr="00285013">
        <w:tc>
          <w:tcPr>
            <w:tcW w:w="1100" w:type="pct"/>
          </w:tcPr>
          <w:p w14:paraId="34B0DD2A" w14:textId="3F3FA544" w:rsidR="00285013" w:rsidRPr="00A12F4A" w:rsidRDefault="00285013" w:rsidP="00285013">
            <w:pPr>
              <w:pStyle w:val="GOSTTablenorm"/>
            </w:pPr>
            <w:r>
              <w:t>Код субсчета</w:t>
            </w:r>
          </w:p>
        </w:tc>
        <w:tc>
          <w:tcPr>
            <w:tcW w:w="750" w:type="pct"/>
          </w:tcPr>
          <w:p w14:paraId="00216170" w14:textId="35A5F6DC" w:rsidR="00285013" w:rsidRPr="00C75A4E" w:rsidRDefault="00285013" w:rsidP="00285013">
            <w:pPr>
              <w:pStyle w:val="GOSTTablenorm"/>
            </w:pPr>
            <w:proofErr w:type="gramStart"/>
            <w:r w:rsidRPr="00C75A4E">
              <w:rPr>
                <w:b/>
              </w:rPr>
              <w:t>ResultAddDescr:ErrStrParams</w:t>
            </w:r>
            <w:proofErr w:type="gramEnd"/>
            <w:r w:rsidRPr="00830B65">
              <w:rPr>
                <w:b/>
              </w:rPr>
              <w:t>:</w:t>
            </w:r>
            <w:r w:rsidRPr="00C75A4E">
              <w:t>S</w:t>
            </w:r>
            <w:r w:rsidRPr="00ED0029">
              <w:t>ubaccount</w:t>
            </w:r>
            <w:r w:rsidRPr="00C75A4E">
              <w:t>Code</w:t>
            </w:r>
          </w:p>
        </w:tc>
        <w:tc>
          <w:tcPr>
            <w:tcW w:w="500" w:type="pct"/>
          </w:tcPr>
          <w:p w14:paraId="1BA3BC9D" w14:textId="6AB2F529" w:rsidR="00285013" w:rsidRDefault="00285013" w:rsidP="00285013">
            <w:pPr>
              <w:pStyle w:val="GOSTTablenorm"/>
              <w:rPr>
                <w:szCs w:val="22"/>
              </w:rPr>
            </w:pPr>
            <w:r>
              <w:rPr>
                <w:szCs w:val="22"/>
              </w:rPr>
              <w:t>Строка</w:t>
            </w:r>
          </w:p>
        </w:tc>
        <w:tc>
          <w:tcPr>
            <w:tcW w:w="312" w:type="pct"/>
          </w:tcPr>
          <w:p w14:paraId="73878BFB" w14:textId="6E74061A" w:rsidR="00285013" w:rsidRDefault="00285013" w:rsidP="00285013">
            <w:pPr>
              <w:pStyle w:val="GOSTTablenorm"/>
            </w:pPr>
            <w:r>
              <w:t>Нет</w:t>
            </w:r>
          </w:p>
        </w:tc>
        <w:tc>
          <w:tcPr>
            <w:tcW w:w="315" w:type="pct"/>
          </w:tcPr>
          <w:p w14:paraId="32120635" w14:textId="741AF5F9" w:rsidR="00285013" w:rsidRDefault="00285013" w:rsidP="00285013">
            <w:pPr>
              <w:pStyle w:val="GOSTTablenorm"/>
              <w:rPr>
                <w:lang w:val="en-US"/>
              </w:rPr>
            </w:pPr>
            <w:r>
              <w:rPr>
                <w:lang w:val="en-US"/>
              </w:rPr>
              <w:t>&lt;=</w:t>
            </w:r>
            <w:r>
              <w:t>10</w:t>
            </w:r>
          </w:p>
        </w:tc>
        <w:tc>
          <w:tcPr>
            <w:tcW w:w="2023" w:type="pct"/>
          </w:tcPr>
          <w:p w14:paraId="7884F9FD" w14:textId="495B4C44" w:rsidR="00285013" w:rsidRDefault="00285013" w:rsidP="00285013">
            <w:pPr>
              <w:pStyle w:val="GOSTTablenorm"/>
            </w:pPr>
            <w:r>
              <w:t>Код субсчета (указывается для случаев, когда н</w:t>
            </w:r>
            <w:r w:rsidRPr="00566D90">
              <w:t>е пройден контроль остатков средств</w:t>
            </w:r>
            <w:r>
              <w:t xml:space="preserve"> только для субсчета)</w:t>
            </w:r>
          </w:p>
        </w:tc>
      </w:tr>
    </w:tbl>
    <w:p w14:paraId="27C200A7" w14:textId="50E4EED9" w:rsidR="002D541C" w:rsidRPr="00600E6D" w:rsidRDefault="002D541C">
      <w:pPr>
        <w:pStyle w:val="31"/>
      </w:pPr>
      <w:bookmarkStart w:id="1922" w:name="_Toc121319609"/>
      <w:bookmarkStart w:id="1923" w:name="_Toc226556161"/>
      <w:r w:rsidRPr="00600E6D">
        <w:t>Пример ответа</w:t>
      </w:r>
      <w:bookmarkEnd w:id="1922"/>
      <w:bookmarkEnd w:id="1923"/>
    </w:p>
    <w:p w14:paraId="60E9D3E7" w14:textId="127B2A29" w:rsidR="009F7EB0" w:rsidRPr="00C75A4E" w:rsidRDefault="33249EA7" w:rsidP="00C75A4E">
      <w:pPr>
        <w:pStyle w:val="GOSTNormal"/>
        <w:rPr>
          <w:u w:val="single"/>
        </w:rPr>
      </w:pPr>
      <w:r w:rsidRPr="00C75A4E">
        <w:rPr>
          <w:u w:val="single"/>
        </w:rPr>
        <w:t>Пример ответа, когда запрос обработан успешно</w:t>
      </w:r>
      <w:r w:rsidR="00600E6D" w:rsidRPr="00C75A4E">
        <w:rPr>
          <w:u w:val="single"/>
        </w:rPr>
        <w:t>:</w:t>
      </w:r>
    </w:p>
    <w:p w14:paraId="389A68CE" w14:textId="77777777" w:rsidR="00600E6D" w:rsidRPr="00600E6D" w:rsidRDefault="00600E6D" w:rsidP="00C75A4E">
      <w:pPr>
        <w:pStyle w:val="GOSTScript"/>
      </w:pPr>
      <w:r w:rsidRPr="00600E6D">
        <w:t>{</w:t>
      </w:r>
    </w:p>
    <w:p w14:paraId="16B36F72" w14:textId="77777777" w:rsidR="00600E6D" w:rsidRPr="00600E6D" w:rsidRDefault="00600E6D" w:rsidP="00C75A4E">
      <w:pPr>
        <w:pStyle w:val="GOSTScript"/>
      </w:pPr>
      <w:r w:rsidRPr="00600E6D">
        <w:tab/>
        <w:t>"header": {</w:t>
      </w:r>
    </w:p>
    <w:p w14:paraId="7CC71C43" w14:textId="77777777" w:rsidR="00600E6D" w:rsidRPr="00600E6D" w:rsidRDefault="00600E6D" w:rsidP="00C75A4E">
      <w:pPr>
        <w:pStyle w:val="GOSTScript"/>
      </w:pPr>
      <w:r w:rsidRPr="00600E6D">
        <w:tab/>
      </w:r>
      <w:r w:rsidRPr="00600E6D">
        <w:tab/>
        <w:t>"Source": "EXP05",</w:t>
      </w:r>
    </w:p>
    <w:p w14:paraId="7D942ADA" w14:textId="77777777" w:rsidR="00600E6D" w:rsidRPr="00600E6D" w:rsidRDefault="00600E6D" w:rsidP="00C75A4E">
      <w:pPr>
        <w:pStyle w:val="GOSTScript"/>
      </w:pPr>
      <w:r w:rsidRPr="00600E6D">
        <w:lastRenderedPageBreak/>
        <w:tab/>
      </w:r>
      <w:r w:rsidRPr="00600E6D">
        <w:tab/>
        <w:t>"Receiver": "EXP05",</w:t>
      </w:r>
    </w:p>
    <w:p w14:paraId="383CD86B" w14:textId="77777777" w:rsidR="00600E6D" w:rsidRPr="00600E6D" w:rsidRDefault="00600E6D" w:rsidP="00C75A4E">
      <w:pPr>
        <w:pStyle w:val="GOSTScript"/>
      </w:pPr>
      <w:r w:rsidRPr="00600E6D">
        <w:tab/>
      </w:r>
      <w:r w:rsidRPr="00600E6D">
        <w:tab/>
        <w:t>"AnsDateTime": "2022-08-31 14:37:22",</w:t>
      </w:r>
    </w:p>
    <w:p w14:paraId="11475804" w14:textId="77777777" w:rsidR="00600E6D" w:rsidRPr="00600E6D" w:rsidRDefault="00600E6D" w:rsidP="00C75A4E">
      <w:pPr>
        <w:pStyle w:val="GOSTScript"/>
      </w:pPr>
      <w:r w:rsidRPr="00600E6D">
        <w:tab/>
      </w:r>
      <w:r w:rsidRPr="00600E6D">
        <w:tab/>
        <w:t>"Version": "1.0",</w:t>
      </w:r>
    </w:p>
    <w:p w14:paraId="79084E71" w14:textId="77777777" w:rsidR="00600E6D" w:rsidRPr="00600E6D" w:rsidRDefault="00600E6D" w:rsidP="00C75A4E">
      <w:pPr>
        <w:pStyle w:val="GOSTScript"/>
      </w:pPr>
      <w:r w:rsidRPr="00600E6D">
        <w:tab/>
      </w:r>
      <w:r w:rsidRPr="00600E6D">
        <w:tab/>
        <w:t>"ReqGuid": "g5t4ce5d-1473-9737-903v-cfa72ba94f99",</w:t>
      </w:r>
    </w:p>
    <w:p w14:paraId="4EB63FB5" w14:textId="77777777" w:rsidR="00600E6D" w:rsidRPr="00600E6D" w:rsidRDefault="00600E6D" w:rsidP="00C75A4E">
      <w:pPr>
        <w:pStyle w:val="GOSTScript"/>
      </w:pPr>
      <w:r w:rsidRPr="00600E6D">
        <w:tab/>
      </w:r>
      <w:r w:rsidRPr="00600E6D">
        <w:tab/>
        <w:t>"AnsGuid": "g5t4ce5d-1473-9737-903v-cfa72ba94f00",</w:t>
      </w:r>
    </w:p>
    <w:p w14:paraId="40B6E9EE" w14:textId="77777777" w:rsidR="00600E6D" w:rsidRPr="00600E6D" w:rsidRDefault="00600E6D" w:rsidP="00C75A4E">
      <w:pPr>
        <w:pStyle w:val="GOSTScript"/>
      </w:pPr>
      <w:r w:rsidRPr="00600E6D">
        <w:tab/>
      </w:r>
      <w:r w:rsidRPr="00600E6D">
        <w:tab/>
        <w:t>"DocGuid": "0bd88a7c-e513-46ff-ac39-71029ff82014",</w:t>
      </w:r>
    </w:p>
    <w:p w14:paraId="44392DDF" w14:textId="77777777" w:rsidR="00600E6D" w:rsidRPr="00C75A4E" w:rsidRDefault="00600E6D" w:rsidP="00C75A4E">
      <w:pPr>
        <w:pStyle w:val="GOSTScript"/>
        <w:rPr>
          <w:lang w:val="ru-RU"/>
        </w:rPr>
      </w:pPr>
      <w:r w:rsidRPr="00600E6D">
        <w:tab/>
      </w:r>
      <w:r w:rsidRPr="00600E6D">
        <w:tab/>
      </w:r>
      <w:r w:rsidRPr="00C75A4E">
        <w:rPr>
          <w:lang w:val="ru-RU"/>
        </w:rPr>
        <w:t>"</w:t>
      </w:r>
      <w:r>
        <w:t>Result</w:t>
      </w:r>
      <w:r w:rsidRPr="00C75A4E">
        <w:rPr>
          <w:lang w:val="ru-RU"/>
        </w:rPr>
        <w:t>": "</w:t>
      </w:r>
      <w:r>
        <w:t>S</w:t>
      </w:r>
      <w:r w:rsidRPr="00C75A4E">
        <w:rPr>
          <w:lang w:val="ru-RU"/>
        </w:rPr>
        <w:t>"</w:t>
      </w:r>
    </w:p>
    <w:p w14:paraId="60A198C1" w14:textId="77777777" w:rsidR="00600E6D" w:rsidRPr="00C75A4E" w:rsidRDefault="00600E6D" w:rsidP="00C75A4E">
      <w:pPr>
        <w:pStyle w:val="GOSTScript"/>
        <w:rPr>
          <w:lang w:val="ru-RU"/>
        </w:rPr>
      </w:pPr>
      <w:r w:rsidRPr="00C75A4E">
        <w:rPr>
          <w:lang w:val="ru-RU"/>
        </w:rPr>
        <w:tab/>
        <w:t>}</w:t>
      </w:r>
    </w:p>
    <w:p w14:paraId="1F18BFDA" w14:textId="326E0EAA" w:rsidR="00287A30" w:rsidRPr="00C75A4E" w:rsidRDefault="00600E6D" w:rsidP="00C75A4E">
      <w:pPr>
        <w:pStyle w:val="GOSTScript"/>
        <w:rPr>
          <w:lang w:val="ru-RU"/>
        </w:rPr>
      </w:pPr>
      <w:r w:rsidRPr="00C75A4E">
        <w:rPr>
          <w:lang w:val="ru-RU"/>
        </w:rPr>
        <w:t>}</w:t>
      </w:r>
    </w:p>
    <w:p w14:paraId="43354E79" w14:textId="77777777" w:rsidR="00600E6D" w:rsidRPr="00600E6D" w:rsidRDefault="00600E6D" w:rsidP="00C75A4E">
      <w:pPr>
        <w:pStyle w:val="GOSTNormal"/>
      </w:pPr>
    </w:p>
    <w:p w14:paraId="076501CD" w14:textId="5DABAF96" w:rsidR="00AC5624" w:rsidRPr="00600E6D" w:rsidRDefault="33249EA7" w:rsidP="00C75A4E">
      <w:pPr>
        <w:pStyle w:val="GOSTNormal"/>
      </w:pPr>
      <w:r w:rsidRPr="00C75A4E">
        <w:rPr>
          <w:u w:val="single"/>
        </w:rPr>
        <w:t>Пример ответа, когда запрос не был обработан успешно (логическая ошибка до выполнения контроля остатков средств)</w:t>
      </w:r>
      <w:r w:rsidR="00600E6D" w:rsidRPr="00C75A4E">
        <w:rPr>
          <w:u w:val="single"/>
        </w:rPr>
        <w:t>:</w:t>
      </w:r>
    </w:p>
    <w:p w14:paraId="1FD2EC89" w14:textId="77777777" w:rsidR="00600E6D" w:rsidRPr="00600E6D" w:rsidRDefault="00600E6D" w:rsidP="00C75A4E">
      <w:pPr>
        <w:pStyle w:val="GOSTScript"/>
      </w:pPr>
      <w:r w:rsidRPr="00600E6D">
        <w:t>{</w:t>
      </w:r>
    </w:p>
    <w:p w14:paraId="79C912BE" w14:textId="77777777" w:rsidR="00600E6D" w:rsidRPr="00600E6D" w:rsidRDefault="00600E6D" w:rsidP="00C75A4E">
      <w:pPr>
        <w:pStyle w:val="GOSTScript"/>
      </w:pPr>
      <w:r w:rsidRPr="00600E6D">
        <w:tab/>
        <w:t>"header": {</w:t>
      </w:r>
    </w:p>
    <w:p w14:paraId="31E0EE19" w14:textId="77777777" w:rsidR="00600E6D" w:rsidRPr="00600E6D" w:rsidRDefault="00600E6D" w:rsidP="00C75A4E">
      <w:pPr>
        <w:pStyle w:val="GOSTScript"/>
      </w:pPr>
      <w:r w:rsidRPr="00600E6D">
        <w:tab/>
      </w:r>
      <w:r w:rsidRPr="00600E6D">
        <w:tab/>
        <w:t>"Source": "EXP05",</w:t>
      </w:r>
    </w:p>
    <w:p w14:paraId="1D1AFE4A" w14:textId="77777777" w:rsidR="00600E6D" w:rsidRPr="00600E6D" w:rsidRDefault="00600E6D" w:rsidP="00C75A4E">
      <w:pPr>
        <w:pStyle w:val="GOSTScript"/>
      </w:pPr>
      <w:r w:rsidRPr="00600E6D">
        <w:tab/>
      </w:r>
      <w:r w:rsidRPr="00600E6D">
        <w:tab/>
        <w:t>"Receiver": "EXP05",</w:t>
      </w:r>
    </w:p>
    <w:p w14:paraId="2F9A221E" w14:textId="77777777" w:rsidR="00600E6D" w:rsidRPr="00600E6D" w:rsidRDefault="00600E6D" w:rsidP="00C75A4E">
      <w:pPr>
        <w:pStyle w:val="GOSTScript"/>
      </w:pPr>
      <w:r w:rsidRPr="00600E6D">
        <w:tab/>
      </w:r>
      <w:r w:rsidRPr="00600E6D">
        <w:tab/>
        <w:t>"AnsDateTime": "2022-08-31 12:21:15",</w:t>
      </w:r>
    </w:p>
    <w:p w14:paraId="471BAC72" w14:textId="77777777" w:rsidR="00600E6D" w:rsidRPr="00600E6D" w:rsidRDefault="00600E6D" w:rsidP="00C75A4E">
      <w:pPr>
        <w:pStyle w:val="GOSTScript"/>
      </w:pPr>
      <w:r w:rsidRPr="00600E6D">
        <w:tab/>
      </w:r>
      <w:r w:rsidRPr="00600E6D">
        <w:tab/>
        <w:t>"Version": "1.0",</w:t>
      </w:r>
    </w:p>
    <w:p w14:paraId="0BB35933" w14:textId="77777777" w:rsidR="00600E6D" w:rsidRPr="00600E6D" w:rsidRDefault="00600E6D" w:rsidP="00C75A4E">
      <w:pPr>
        <w:pStyle w:val="GOSTScript"/>
      </w:pPr>
      <w:r w:rsidRPr="00600E6D">
        <w:tab/>
      </w:r>
      <w:r w:rsidRPr="00600E6D">
        <w:tab/>
        <w:t>"ReqGuid": "g5t4ce5d-1473-9737-903v-cfa72ba94f99",</w:t>
      </w:r>
    </w:p>
    <w:p w14:paraId="7A71AD73" w14:textId="77777777" w:rsidR="00600E6D" w:rsidRPr="00600E6D" w:rsidRDefault="00600E6D" w:rsidP="00C75A4E">
      <w:pPr>
        <w:pStyle w:val="GOSTScript"/>
      </w:pPr>
      <w:r w:rsidRPr="00600E6D">
        <w:tab/>
      </w:r>
      <w:r w:rsidRPr="00600E6D">
        <w:tab/>
        <w:t>"AnsGuid": "g5t4ce5d-1473-9737-903v-cfa72ba94f00",</w:t>
      </w:r>
    </w:p>
    <w:p w14:paraId="76181042" w14:textId="77777777" w:rsidR="00600E6D" w:rsidRPr="00600E6D" w:rsidRDefault="00600E6D" w:rsidP="00C75A4E">
      <w:pPr>
        <w:pStyle w:val="GOSTScript"/>
      </w:pPr>
      <w:r w:rsidRPr="00600E6D">
        <w:tab/>
      </w:r>
      <w:r w:rsidRPr="00600E6D">
        <w:tab/>
        <w:t>"DocGuid": "0bd88a7c-e513-46ff-ac39-71029ff82014",</w:t>
      </w:r>
    </w:p>
    <w:p w14:paraId="14349B02" w14:textId="77777777" w:rsidR="00600E6D" w:rsidRPr="00600E6D" w:rsidRDefault="00600E6D" w:rsidP="00C75A4E">
      <w:pPr>
        <w:pStyle w:val="GOSTScript"/>
      </w:pPr>
      <w:r w:rsidRPr="00600E6D">
        <w:tab/>
      </w:r>
      <w:r w:rsidRPr="00600E6D">
        <w:tab/>
        <w:t>"Result": "E",</w:t>
      </w:r>
    </w:p>
    <w:p w14:paraId="412B45E9" w14:textId="77777777" w:rsidR="00600E6D" w:rsidRPr="00600E6D" w:rsidRDefault="00600E6D" w:rsidP="00C75A4E">
      <w:pPr>
        <w:pStyle w:val="GOSTScript"/>
      </w:pPr>
      <w:r w:rsidRPr="00600E6D">
        <w:tab/>
      </w:r>
      <w:r w:rsidRPr="00600E6D">
        <w:tab/>
        <w:t>"ResultAddDescr": [</w:t>
      </w:r>
    </w:p>
    <w:p w14:paraId="3425DF9A" w14:textId="77777777" w:rsidR="00600E6D" w:rsidRPr="00600E6D" w:rsidRDefault="00600E6D" w:rsidP="00C75A4E">
      <w:pPr>
        <w:pStyle w:val="GOSTScript"/>
      </w:pPr>
      <w:r w:rsidRPr="00600E6D">
        <w:tab/>
      </w:r>
      <w:r w:rsidRPr="00600E6D">
        <w:tab/>
      </w:r>
      <w:r w:rsidRPr="00600E6D">
        <w:tab/>
        <w:t>{</w:t>
      </w:r>
    </w:p>
    <w:p w14:paraId="2BFFD643" w14:textId="77777777" w:rsidR="00600E6D" w:rsidRPr="00600E6D" w:rsidRDefault="00600E6D" w:rsidP="00C75A4E">
      <w:pPr>
        <w:pStyle w:val="GOSTScript"/>
      </w:pPr>
      <w:r w:rsidRPr="00600E6D">
        <w:tab/>
      </w:r>
      <w:r w:rsidRPr="00600E6D">
        <w:tab/>
      </w:r>
      <w:r w:rsidRPr="00600E6D">
        <w:tab/>
      </w:r>
      <w:r w:rsidRPr="00600E6D">
        <w:tab/>
        <w:t>"ErrStr": "</w:t>
      </w:r>
      <w:r>
        <w:t>Документ</w:t>
      </w:r>
      <w:r w:rsidRPr="00600E6D">
        <w:t xml:space="preserve"> </w:t>
      </w:r>
      <w:r>
        <w:t>не</w:t>
      </w:r>
      <w:r w:rsidRPr="00600E6D">
        <w:t xml:space="preserve"> </w:t>
      </w:r>
      <w:r>
        <w:t>найден</w:t>
      </w:r>
      <w:r w:rsidRPr="00600E6D">
        <w:t xml:space="preserve"> </w:t>
      </w:r>
      <w:r>
        <w:t>по</w:t>
      </w:r>
      <w:r w:rsidRPr="00600E6D">
        <w:t xml:space="preserve"> </w:t>
      </w:r>
      <w:r>
        <w:t>внешнему</w:t>
      </w:r>
      <w:r w:rsidRPr="00600E6D">
        <w:t xml:space="preserve"> </w:t>
      </w:r>
      <w:r>
        <w:t>идентификатору</w:t>
      </w:r>
      <w:r w:rsidRPr="00600E6D">
        <w:t xml:space="preserve"> 0bd88a7c-e513-46ff-ac39-71029ff82014"</w:t>
      </w:r>
    </w:p>
    <w:p w14:paraId="10CB8E7A" w14:textId="77777777" w:rsidR="00600E6D" w:rsidRPr="00C75A4E" w:rsidRDefault="00600E6D" w:rsidP="00C75A4E">
      <w:pPr>
        <w:pStyle w:val="GOSTScript"/>
        <w:rPr>
          <w:lang w:val="ru-RU"/>
        </w:rPr>
      </w:pPr>
      <w:r w:rsidRPr="00600E6D">
        <w:tab/>
      </w:r>
      <w:r w:rsidRPr="00600E6D">
        <w:tab/>
      </w:r>
      <w:r w:rsidRPr="00600E6D">
        <w:tab/>
      </w:r>
      <w:r w:rsidRPr="00C75A4E">
        <w:rPr>
          <w:lang w:val="ru-RU"/>
        </w:rPr>
        <w:t>}</w:t>
      </w:r>
    </w:p>
    <w:p w14:paraId="6C259265" w14:textId="77777777" w:rsidR="00600E6D" w:rsidRPr="00C75A4E" w:rsidRDefault="00600E6D" w:rsidP="00C75A4E">
      <w:pPr>
        <w:pStyle w:val="GOSTScript"/>
        <w:rPr>
          <w:lang w:val="ru-RU"/>
        </w:rPr>
      </w:pPr>
      <w:r w:rsidRPr="00C75A4E">
        <w:rPr>
          <w:lang w:val="ru-RU"/>
        </w:rPr>
        <w:tab/>
      </w:r>
      <w:r w:rsidRPr="00C75A4E">
        <w:rPr>
          <w:lang w:val="ru-RU"/>
        </w:rPr>
        <w:tab/>
        <w:t>]</w:t>
      </w:r>
    </w:p>
    <w:p w14:paraId="786E0FBE" w14:textId="77777777" w:rsidR="00600E6D" w:rsidRPr="00C75A4E" w:rsidRDefault="00600E6D" w:rsidP="00C75A4E">
      <w:pPr>
        <w:pStyle w:val="GOSTScript"/>
        <w:rPr>
          <w:lang w:val="ru-RU"/>
        </w:rPr>
      </w:pPr>
      <w:r w:rsidRPr="00C75A4E">
        <w:rPr>
          <w:lang w:val="ru-RU"/>
        </w:rPr>
        <w:tab/>
        <w:t>}</w:t>
      </w:r>
    </w:p>
    <w:p w14:paraId="343071A8" w14:textId="315EF152" w:rsidR="33249EA7" w:rsidRPr="00C75A4E" w:rsidRDefault="00600E6D" w:rsidP="00C75A4E">
      <w:pPr>
        <w:pStyle w:val="GOSTScript"/>
        <w:rPr>
          <w:lang w:val="ru-RU"/>
        </w:rPr>
      </w:pPr>
      <w:r w:rsidRPr="00C75A4E">
        <w:rPr>
          <w:lang w:val="ru-RU"/>
        </w:rPr>
        <w:t>}</w:t>
      </w:r>
    </w:p>
    <w:p w14:paraId="59756308" w14:textId="77777777" w:rsidR="00AC5624" w:rsidRPr="00AC5624" w:rsidRDefault="00AC5624" w:rsidP="00AC5624">
      <w:pPr>
        <w:pStyle w:val="GOSTNormal"/>
      </w:pPr>
    </w:p>
    <w:p w14:paraId="1F6F24AD" w14:textId="125B8FE3" w:rsidR="00AC5624" w:rsidRPr="00AC5624" w:rsidRDefault="33249EA7" w:rsidP="00AC5624">
      <w:pPr>
        <w:pStyle w:val="GOSTNormal"/>
      </w:pPr>
      <w:r w:rsidRPr="00C75A4E">
        <w:rPr>
          <w:u w:val="single"/>
        </w:rPr>
        <w:t>Пример ответа, когда запрос не был обработан успешно (не пройден контроль остатков средств на одном из нескольких сторнируемых этапов)</w:t>
      </w:r>
      <w:r w:rsidR="00AC5624" w:rsidRPr="00C75A4E">
        <w:rPr>
          <w:u w:val="single"/>
        </w:rPr>
        <w:t>:</w:t>
      </w:r>
    </w:p>
    <w:p w14:paraId="746562A8" w14:textId="77777777" w:rsidR="00AC5624" w:rsidRPr="00AC5624" w:rsidRDefault="00AC5624" w:rsidP="00C75A4E">
      <w:pPr>
        <w:pStyle w:val="GOSTScript"/>
      </w:pPr>
      <w:r w:rsidRPr="00AC5624">
        <w:t>{</w:t>
      </w:r>
    </w:p>
    <w:p w14:paraId="7086AD75" w14:textId="77777777" w:rsidR="00AC5624" w:rsidRPr="00AC5624" w:rsidRDefault="00AC5624" w:rsidP="00C75A4E">
      <w:pPr>
        <w:pStyle w:val="GOSTScript"/>
      </w:pPr>
      <w:r w:rsidRPr="00AC5624">
        <w:tab/>
        <w:t>"header": {</w:t>
      </w:r>
    </w:p>
    <w:p w14:paraId="79B94707" w14:textId="77777777" w:rsidR="00AC5624" w:rsidRPr="00AC5624" w:rsidRDefault="00AC5624" w:rsidP="00C75A4E">
      <w:pPr>
        <w:pStyle w:val="GOSTScript"/>
      </w:pPr>
      <w:r w:rsidRPr="00AC5624">
        <w:tab/>
      </w:r>
      <w:r w:rsidRPr="00AC5624">
        <w:tab/>
        <w:t>"Source": "EXP05",</w:t>
      </w:r>
    </w:p>
    <w:p w14:paraId="53E6DC8A" w14:textId="77777777" w:rsidR="00AC5624" w:rsidRPr="00AC5624" w:rsidRDefault="00AC5624" w:rsidP="00C75A4E">
      <w:pPr>
        <w:pStyle w:val="GOSTScript"/>
      </w:pPr>
      <w:r w:rsidRPr="00AC5624">
        <w:tab/>
      </w:r>
      <w:r w:rsidRPr="00AC5624">
        <w:tab/>
        <w:t>"Receiver": "EXP05",</w:t>
      </w:r>
    </w:p>
    <w:p w14:paraId="5AA783DB" w14:textId="77777777" w:rsidR="00AC5624" w:rsidRPr="00AC5624" w:rsidRDefault="00AC5624" w:rsidP="00C75A4E">
      <w:pPr>
        <w:pStyle w:val="GOSTScript"/>
      </w:pPr>
      <w:r w:rsidRPr="00AC5624">
        <w:tab/>
      </w:r>
      <w:r w:rsidRPr="00AC5624">
        <w:tab/>
        <w:t>"AnsDateTime": "2022-08-31 12:21:15",</w:t>
      </w:r>
    </w:p>
    <w:p w14:paraId="677A4DB6" w14:textId="77777777" w:rsidR="00AC5624" w:rsidRPr="00AC5624" w:rsidRDefault="00AC5624" w:rsidP="00C75A4E">
      <w:pPr>
        <w:pStyle w:val="GOSTScript"/>
      </w:pPr>
      <w:r w:rsidRPr="00AC5624">
        <w:lastRenderedPageBreak/>
        <w:tab/>
      </w:r>
      <w:r w:rsidRPr="00AC5624">
        <w:tab/>
        <w:t>"Version": "1.0",</w:t>
      </w:r>
    </w:p>
    <w:p w14:paraId="5A042132" w14:textId="77777777" w:rsidR="00AC5624" w:rsidRPr="00AC5624" w:rsidRDefault="00AC5624" w:rsidP="00C75A4E">
      <w:pPr>
        <w:pStyle w:val="GOSTScript"/>
      </w:pPr>
      <w:r w:rsidRPr="00AC5624">
        <w:tab/>
      </w:r>
      <w:r w:rsidRPr="00AC5624">
        <w:tab/>
        <w:t>"ReqGuid": "5c2ee73c-9df4-4de3-bf76-f39494db7475",</w:t>
      </w:r>
    </w:p>
    <w:p w14:paraId="6B7A7273" w14:textId="77777777" w:rsidR="00AC5624" w:rsidRPr="00AC5624" w:rsidRDefault="00AC5624" w:rsidP="00C75A4E">
      <w:pPr>
        <w:pStyle w:val="GOSTScript"/>
      </w:pPr>
      <w:r w:rsidRPr="00AC5624">
        <w:tab/>
      </w:r>
      <w:r w:rsidRPr="00AC5624">
        <w:tab/>
        <w:t>"AnsGuid": "4c0a5949-1e2a-4d45-bda7-dc979a72f836",</w:t>
      </w:r>
    </w:p>
    <w:p w14:paraId="53858636" w14:textId="77777777" w:rsidR="00AC5624" w:rsidRPr="00AC5624" w:rsidRDefault="00AC5624" w:rsidP="00C75A4E">
      <w:pPr>
        <w:pStyle w:val="GOSTScript"/>
      </w:pPr>
      <w:r w:rsidRPr="00AC5624">
        <w:tab/>
      </w:r>
      <w:r w:rsidRPr="00AC5624">
        <w:tab/>
        <w:t>"DocGuid": "c5dd3bce-0693-4261-a596-cb01ddc09e90",</w:t>
      </w:r>
    </w:p>
    <w:p w14:paraId="447A96C4" w14:textId="77777777" w:rsidR="00AC5624" w:rsidRPr="00AC5624" w:rsidRDefault="00AC5624" w:rsidP="00C75A4E">
      <w:pPr>
        <w:pStyle w:val="GOSTScript"/>
      </w:pPr>
      <w:r w:rsidRPr="00AC5624">
        <w:tab/>
      </w:r>
      <w:r w:rsidRPr="00AC5624">
        <w:tab/>
        <w:t>"Result": "E",</w:t>
      </w:r>
    </w:p>
    <w:p w14:paraId="2DF6AC2E" w14:textId="77777777" w:rsidR="00AC5624" w:rsidRPr="00AC5624" w:rsidRDefault="00AC5624" w:rsidP="00C75A4E">
      <w:pPr>
        <w:pStyle w:val="GOSTScript"/>
      </w:pPr>
      <w:r w:rsidRPr="00AC5624">
        <w:tab/>
      </w:r>
      <w:r w:rsidRPr="00AC5624">
        <w:tab/>
        <w:t>"ResultAddDescr": [</w:t>
      </w:r>
    </w:p>
    <w:p w14:paraId="6B38256B" w14:textId="77777777" w:rsidR="00AC5624" w:rsidRPr="00AC5624" w:rsidRDefault="00AC5624" w:rsidP="00C75A4E">
      <w:pPr>
        <w:pStyle w:val="GOSTScript"/>
      </w:pPr>
      <w:r w:rsidRPr="00AC5624">
        <w:tab/>
      </w:r>
      <w:r w:rsidRPr="00AC5624">
        <w:tab/>
      </w:r>
      <w:r w:rsidRPr="00AC5624">
        <w:tab/>
        <w:t>{</w:t>
      </w:r>
    </w:p>
    <w:p w14:paraId="6400695D" w14:textId="77777777" w:rsidR="00AC5624" w:rsidRPr="00AC5624" w:rsidRDefault="00AC5624" w:rsidP="00C75A4E">
      <w:pPr>
        <w:pStyle w:val="GOSTScript"/>
      </w:pPr>
      <w:r w:rsidRPr="00AC5624">
        <w:tab/>
      </w:r>
      <w:r w:rsidRPr="00AC5624">
        <w:tab/>
      </w:r>
      <w:r w:rsidRPr="00AC5624">
        <w:tab/>
      </w:r>
      <w:r w:rsidRPr="00AC5624">
        <w:tab/>
        <w:t>"StrNum": "16",</w:t>
      </w:r>
    </w:p>
    <w:p w14:paraId="7ED6F969" w14:textId="77777777" w:rsidR="00AC5624" w:rsidRPr="00AC5624" w:rsidRDefault="00AC5624" w:rsidP="00C75A4E">
      <w:pPr>
        <w:pStyle w:val="GOSTScript"/>
      </w:pPr>
      <w:r w:rsidRPr="00AC5624">
        <w:tab/>
      </w:r>
      <w:r w:rsidRPr="00AC5624">
        <w:tab/>
      </w:r>
      <w:r w:rsidRPr="00AC5624">
        <w:tab/>
      </w:r>
      <w:r w:rsidRPr="00AC5624">
        <w:tab/>
        <w:t>"ErrType": "01",</w:t>
      </w:r>
    </w:p>
    <w:p w14:paraId="182B2F2D" w14:textId="2F2AA729" w:rsidR="00AC5624" w:rsidRPr="008E680B" w:rsidRDefault="00AC5624" w:rsidP="00C75A4E">
      <w:pPr>
        <w:pStyle w:val="GOSTScript"/>
      </w:pPr>
      <w:r w:rsidRPr="00AC5624">
        <w:tab/>
      </w:r>
      <w:r w:rsidRPr="00AC5624">
        <w:tab/>
      </w:r>
      <w:r w:rsidRPr="00AC5624">
        <w:tab/>
      </w:r>
      <w:r w:rsidRPr="00AC5624">
        <w:tab/>
        <w:t>"ErrStr": "</w:t>
      </w:r>
      <w:r>
        <w:t>По</w:t>
      </w:r>
      <w:r w:rsidRPr="00AC5624">
        <w:t xml:space="preserve"> </w:t>
      </w:r>
      <w:r>
        <w:t>счету</w:t>
      </w:r>
      <w:r w:rsidRPr="00AC5624">
        <w:t xml:space="preserve"> 99010001.-.30.</w:t>
      </w:r>
      <w:r>
        <w:t>СРЕД</w:t>
      </w:r>
      <w:r w:rsidRPr="00AC5624">
        <w:t xml:space="preserve">.6200.1.05601561690.-.0023.-.-.- </w:t>
      </w:r>
      <w:r w:rsidRPr="00C75A4E">
        <w:rPr>
          <w:lang w:val="ru-RU"/>
        </w:rPr>
        <w:t xml:space="preserve">.- .-.- недостаточно средств. Сумма по строке: 5.25, Сумма по документу: 5.25. Сумма доступного остатка: 0. </w:t>
      </w:r>
      <w:r>
        <w:t>Сумма</w:t>
      </w:r>
      <w:r w:rsidRPr="008E680B">
        <w:t xml:space="preserve"> </w:t>
      </w:r>
      <w:r>
        <w:t>превышения</w:t>
      </w:r>
      <w:r w:rsidRPr="008E680B">
        <w:t xml:space="preserve">: 5.25, </w:t>
      </w:r>
      <w:r>
        <w:t>Дата</w:t>
      </w:r>
      <w:r w:rsidRPr="008E680B">
        <w:t xml:space="preserve"> : 2022-08-31",</w:t>
      </w:r>
    </w:p>
    <w:p w14:paraId="4BBD98E7" w14:textId="77777777" w:rsidR="00AC5624" w:rsidRPr="00AC5624" w:rsidRDefault="00AC5624" w:rsidP="00C75A4E">
      <w:pPr>
        <w:pStyle w:val="GOSTScript"/>
      </w:pPr>
      <w:r w:rsidRPr="008E680B">
        <w:tab/>
      </w:r>
      <w:r w:rsidRPr="008E680B">
        <w:tab/>
      </w:r>
      <w:r w:rsidRPr="008E680B">
        <w:tab/>
      </w:r>
      <w:r w:rsidRPr="008E680B">
        <w:tab/>
      </w:r>
      <w:r w:rsidRPr="00AC5624">
        <w:t>"ErrStrParams": {</w:t>
      </w:r>
    </w:p>
    <w:p w14:paraId="439FC1AA" w14:textId="77777777" w:rsidR="00AC5624" w:rsidRPr="00AC5624" w:rsidRDefault="00AC5624" w:rsidP="00C75A4E">
      <w:pPr>
        <w:pStyle w:val="GOSTScript"/>
      </w:pPr>
      <w:r w:rsidRPr="00AC5624">
        <w:tab/>
      </w:r>
      <w:r w:rsidRPr="00AC5624">
        <w:tab/>
      </w:r>
      <w:r w:rsidRPr="00AC5624">
        <w:tab/>
      </w:r>
      <w:r w:rsidRPr="00AC5624">
        <w:tab/>
      </w:r>
      <w:r w:rsidRPr="00AC5624">
        <w:tab/>
        <w:t>"Acc": "99010001.-.30.</w:t>
      </w:r>
      <w:r>
        <w:t>СРЕД</w:t>
      </w:r>
      <w:r w:rsidRPr="00AC5624">
        <w:t>.6200.1.05621481690.-.0023.-.-.- .- .-.- ",</w:t>
      </w:r>
    </w:p>
    <w:p w14:paraId="62D5783D" w14:textId="77777777" w:rsidR="00AC5624" w:rsidRPr="00AC5624" w:rsidRDefault="00AC5624" w:rsidP="00C75A4E">
      <w:pPr>
        <w:pStyle w:val="GOSTScript"/>
      </w:pPr>
      <w:r w:rsidRPr="00AC5624">
        <w:tab/>
      </w:r>
      <w:r w:rsidRPr="00AC5624">
        <w:tab/>
      </w:r>
      <w:r w:rsidRPr="00AC5624">
        <w:tab/>
      </w:r>
      <w:r w:rsidRPr="00AC5624">
        <w:tab/>
      </w:r>
      <w:r w:rsidRPr="00AC5624">
        <w:tab/>
        <w:t>"ReqStrAmount": 5.25,</w:t>
      </w:r>
    </w:p>
    <w:p w14:paraId="3272A210" w14:textId="77777777" w:rsidR="00AC5624" w:rsidRPr="00AC5624" w:rsidRDefault="00AC5624" w:rsidP="00C75A4E">
      <w:pPr>
        <w:pStyle w:val="GOSTScript"/>
      </w:pPr>
      <w:r w:rsidRPr="00AC5624">
        <w:tab/>
      </w:r>
      <w:r w:rsidRPr="00AC5624">
        <w:tab/>
      </w:r>
      <w:r w:rsidRPr="00AC5624">
        <w:tab/>
      </w:r>
      <w:r w:rsidRPr="00AC5624">
        <w:tab/>
      </w:r>
      <w:r w:rsidRPr="00AC5624">
        <w:tab/>
        <w:t>"ReqDocAmount": 5.25,</w:t>
      </w:r>
    </w:p>
    <w:p w14:paraId="72C01AD9" w14:textId="435A74EE" w:rsidR="00AC5624" w:rsidRPr="008E680B" w:rsidRDefault="00AC5624" w:rsidP="00C75A4E">
      <w:pPr>
        <w:pStyle w:val="GOSTScript"/>
      </w:pPr>
      <w:r w:rsidRPr="00AC5624">
        <w:tab/>
      </w:r>
      <w:r w:rsidRPr="00AC5624">
        <w:tab/>
      </w:r>
      <w:r w:rsidRPr="00AC5624">
        <w:tab/>
      </w:r>
      <w:r w:rsidRPr="00AC5624">
        <w:tab/>
      </w:r>
      <w:r w:rsidRPr="00AC5624">
        <w:tab/>
      </w:r>
      <w:r w:rsidRPr="008E680B">
        <w:t>"AvailAmount": 0</w:t>
      </w:r>
      <w:r w:rsidR="004F4076" w:rsidRPr="00C75A4E">
        <w:t>.00</w:t>
      </w:r>
      <w:r w:rsidRPr="008E680B">
        <w:t>,</w:t>
      </w:r>
    </w:p>
    <w:p w14:paraId="4ED2EB45" w14:textId="77777777" w:rsidR="00AC5624" w:rsidRPr="008E680B" w:rsidRDefault="00AC5624" w:rsidP="00C75A4E">
      <w:pPr>
        <w:pStyle w:val="GOSTScript"/>
      </w:pPr>
      <w:r w:rsidRPr="008E680B">
        <w:tab/>
      </w:r>
      <w:r w:rsidRPr="008E680B">
        <w:tab/>
      </w:r>
      <w:r w:rsidRPr="008E680B">
        <w:tab/>
      </w:r>
      <w:r w:rsidRPr="008E680B">
        <w:tab/>
      </w:r>
      <w:r w:rsidRPr="008E680B">
        <w:tab/>
        <w:t>"ExcessAmount": 5.25,</w:t>
      </w:r>
    </w:p>
    <w:p w14:paraId="0C989A66" w14:textId="77777777" w:rsidR="00AC5624" w:rsidRPr="005F6365" w:rsidRDefault="00AC5624" w:rsidP="00C75A4E">
      <w:pPr>
        <w:pStyle w:val="GOSTScript"/>
      </w:pPr>
      <w:r w:rsidRPr="008E680B">
        <w:tab/>
      </w:r>
      <w:r w:rsidRPr="008E680B">
        <w:tab/>
      </w:r>
      <w:r w:rsidRPr="008E680B">
        <w:tab/>
      </w:r>
      <w:r w:rsidRPr="008E680B">
        <w:tab/>
      </w:r>
      <w:r w:rsidRPr="008E680B">
        <w:tab/>
      </w:r>
      <w:r w:rsidRPr="005F6365">
        <w:t>"Date": "2022-08-31"</w:t>
      </w:r>
    </w:p>
    <w:p w14:paraId="5567F6D9" w14:textId="77777777" w:rsidR="00AC5624" w:rsidRDefault="00AC5624" w:rsidP="00C75A4E">
      <w:pPr>
        <w:pStyle w:val="GOSTScript"/>
      </w:pPr>
      <w:r w:rsidRPr="005944F9">
        <w:tab/>
      </w:r>
      <w:r w:rsidRPr="005944F9">
        <w:tab/>
      </w:r>
      <w:r w:rsidRPr="005944F9">
        <w:tab/>
      </w:r>
      <w:r w:rsidRPr="005944F9">
        <w:tab/>
      </w:r>
      <w:r>
        <w:t>}</w:t>
      </w:r>
    </w:p>
    <w:p w14:paraId="1075BABA" w14:textId="77777777" w:rsidR="00AC5624" w:rsidRDefault="00AC5624" w:rsidP="00C75A4E">
      <w:pPr>
        <w:pStyle w:val="GOSTScript"/>
      </w:pPr>
      <w:r>
        <w:tab/>
      </w:r>
      <w:r>
        <w:tab/>
      </w:r>
      <w:r>
        <w:tab/>
        <w:t>}</w:t>
      </w:r>
    </w:p>
    <w:p w14:paraId="0F892786" w14:textId="77777777" w:rsidR="00AC5624" w:rsidRDefault="00AC5624" w:rsidP="00C75A4E">
      <w:pPr>
        <w:pStyle w:val="GOSTScript"/>
      </w:pPr>
      <w:r>
        <w:tab/>
      </w:r>
      <w:r>
        <w:tab/>
        <w:t>]</w:t>
      </w:r>
    </w:p>
    <w:p w14:paraId="1BBDEAC4" w14:textId="77777777" w:rsidR="00AC5624" w:rsidRDefault="00AC5624" w:rsidP="00C75A4E">
      <w:pPr>
        <w:pStyle w:val="GOSTScript"/>
      </w:pPr>
      <w:r>
        <w:tab/>
        <w:t>}</w:t>
      </w:r>
    </w:p>
    <w:p w14:paraId="2536DF40" w14:textId="05DEB108" w:rsidR="33249EA7" w:rsidRPr="00AC5624" w:rsidRDefault="00AC5624" w:rsidP="00C75A4E">
      <w:pPr>
        <w:pStyle w:val="GOSTScript"/>
      </w:pPr>
      <w:r>
        <w:t>}</w:t>
      </w:r>
    </w:p>
    <w:p w14:paraId="647249AA" w14:textId="437A394B" w:rsidR="00512B7E" w:rsidRPr="00AC5624" w:rsidRDefault="170E4D90" w:rsidP="006907D2">
      <w:pPr>
        <w:pStyle w:val="1"/>
        <w:tabs>
          <w:tab w:val="num" w:pos="432"/>
        </w:tabs>
      </w:pPr>
      <w:bookmarkStart w:id="1924" w:name="_Ref115365118"/>
      <w:bookmarkStart w:id="1925" w:name="_Toc117871507"/>
      <w:bookmarkStart w:id="1926" w:name="_Toc121319610"/>
      <w:bookmarkStart w:id="1927" w:name="_Toc226556162"/>
      <w:r w:rsidRPr="00AC5624">
        <w:lastRenderedPageBreak/>
        <w:t>Запрос списка подобранных записей учета по документу</w:t>
      </w:r>
      <w:bookmarkEnd w:id="1643"/>
      <w:bookmarkEnd w:id="1924"/>
      <w:bookmarkEnd w:id="1925"/>
      <w:bookmarkEnd w:id="1926"/>
      <w:ins w:id="1928" w:author="Сатлер Марина Викторовна" w:date="2026-04-07T11:36:00Z">
        <w:r w:rsidR="006907D2">
          <w:t xml:space="preserve"> /</w:t>
        </w:r>
        <w:r w:rsidR="006907D2" w:rsidRPr="006907D2">
          <w:t xml:space="preserve"> </w:t>
        </w:r>
        <w:r w:rsidR="006907D2" w:rsidRPr="006907D2">
          <w:rPr>
            <w:highlight w:val="green"/>
            <w:rPrChange w:id="1929" w:author="Сатлер Марина Викторовна" w:date="2026-04-07T11:36:00Z">
              <w:rPr/>
            </w:rPrChange>
          </w:rPr>
          <w:t>по дате отражения в учете</w:t>
        </w:r>
      </w:ins>
      <w:r w:rsidR="00B90268" w:rsidRPr="00AC5624">
        <w:t xml:space="preserve"> (OPLIST)</w:t>
      </w:r>
      <w:bookmarkEnd w:id="1927"/>
    </w:p>
    <w:p w14:paraId="7A37BD53" w14:textId="77777777" w:rsidR="00336B6A" w:rsidRDefault="00336B6A" w:rsidP="00336B6A">
      <w:pPr>
        <w:pStyle w:val="GOSTNormal"/>
        <w:ind w:left="113"/>
        <w:rPr>
          <w:ins w:id="1930" w:author="Сатлер Марина Викторовна" w:date="2026-04-07T11:57:00Z"/>
        </w:rPr>
      </w:pPr>
      <w:ins w:id="1931" w:author="Сатлер Марина Викторовна" w:date="2026-04-07T11:57:00Z">
        <w:r w:rsidRPr="00D13FC8">
          <w:rPr>
            <w:highlight w:val="green"/>
          </w:rPr>
          <w:t>Если в запросе не задан параметр «Операционный день» (TradingDay), в ответе на запрос предоставляется информация по документу, идентификатор которого указан в параметре «Глобальный идентификатор документа» (DocGuid) в перечне параметров запроса header (т.е. если в запросе OPLIST отсутствует параметр «Операционный день» (TradingDay), запрос обрабатывается как запрос списка подобранных записей учета по документу).</w:t>
        </w:r>
      </w:ins>
    </w:p>
    <w:p w14:paraId="0F80F200" w14:textId="011DDA69" w:rsidR="00512B7E" w:rsidRDefault="170E4D90" w:rsidP="0017407D">
      <w:pPr>
        <w:pStyle w:val="GOSTNormal"/>
        <w:ind w:left="113"/>
        <w:rPr>
          <w:ins w:id="1932" w:author="Сказецкая Наталья Камилевна" w:date="2024-08-06T12:15:00Z"/>
        </w:rPr>
      </w:pPr>
      <w:r>
        <w:t xml:space="preserve">Запрос списка подобранных записей учета по документу (тип OPLIST) применяется для получения информации о подобранных записях учета по </w:t>
      </w:r>
      <w:r w:rsidRPr="170E4D90">
        <w:rPr>
          <w:lang w:val="en-US"/>
        </w:rPr>
        <w:t>GUID</w:t>
      </w:r>
      <w:r>
        <w:t xml:space="preserve"> документа (</w:t>
      </w:r>
      <w:r w:rsidRPr="170E4D90">
        <w:rPr>
          <w:lang w:val="en-US"/>
        </w:rPr>
        <w:t>DocGuid</w:t>
      </w:r>
      <w:r>
        <w:t>).</w:t>
      </w:r>
    </w:p>
    <w:p w14:paraId="71509421" w14:textId="0DE7E87E" w:rsidR="00DA3224" w:rsidRPr="00B9499D" w:rsidRDefault="00DA3224" w:rsidP="0017407D">
      <w:pPr>
        <w:pStyle w:val="GOSTNormal"/>
        <w:ind w:left="113"/>
      </w:pPr>
      <w:ins w:id="1933" w:author="Сказецкая Наталья Камилевна" w:date="2024-08-06T12:15:00Z">
        <w:r w:rsidRPr="00AD2897">
          <w:rPr>
            <w:rFonts w:eastAsiaTheme="majorEastAsia"/>
          </w:rPr>
          <w:t>Отбор данных осуществляется с учетом условий отбора, заданных в параметрах запроса</w:t>
        </w:r>
        <w:r>
          <w:rPr>
            <w:rFonts w:eastAsiaTheme="majorEastAsia"/>
          </w:rPr>
          <w:t>:</w:t>
        </w:r>
        <w:r w:rsidRPr="00AD2897">
          <w:rPr>
            <w:rFonts w:eastAsiaTheme="majorEastAsia"/>
          </w:rPr>
          <w:t xml:space="preserve"> </w:t>
        </w:r>
        <w:r>
          <w:rPr>
            <w:rFonts w:eastAsiaTheme="majorEastAsia"/>
          </w:rPr>
          <w:t xml:space="preserve">по </w:t>
        </w:r>
        <w:r w:rsidRPr="00AD2897">
          <w:rPr>
            <w:rFonts w:eastAsiaTheme="majorEastAsia"/>
          </w:rPr>
          <w:t>Книга</w:t>
        </w:r>
        <w:r>
          <w:rPr>
            <w:rFonts w:eastAsiaTheme="majorEastAsia"/>
          </w:rPr>
          <w:t>м</w:t>
        </w:r>
        <w:r w:rsidRPr="00AD2897">
          <w:rPr>
            <w:rFonts w:eastAsiaTheme="majorEastAsia"/>
          </w:rPr>
          <w:t xml:space="preserve"> учета (</w:t>
        </w:r>
        <w:r w:rsidRPr="00AD2897">
          <w:t xml:space="preserve">Book), </w:t>
        </w:r>
        <w:r>
          <w:t>по типу</w:t>
        </w:r>
      </w:ins>
      <w:ins w:id="1934" w:author="Сказецкая Наталья Камилевна" w:date="2024-11-15T14:55:00Z">
        <w:r w:rsidR="00D323DB" w:rsidRPr="00D323DB">
          <w:t xml:space="preserve"> </w:t>
        </w:r>
        <w:r w:rsidR="00D323DB">
          <w:t>записей учета (</w:t>
        </w:r>
      </w:ins>
      <w:ins w:id="1935" w:author="Сказецкая Наталья Камилевна" w:date="2024-11-15T14:56:00Z">
        <w:r w:rsidR="00D323DB" w:rsidRPr="00B9499D">
          <w:rPr>
            <w:lang w:val="en-US"/>
          </w:rPr>
          <w:t>RecType</w:t>
        </w:r>
        <w:r w:rsidR="00D323DB">
          <w:t>)</w:t>
        </w:r>
      </w:ins>
      <w:ins w:id="1936" w:author="Сказецкая Наталья Камилевна" w:date="2024-08-06T12:16:00Z">
        <w:r>
          <w:t>,</w:t>
        </w:r>
      </w:ins>
      <w:ins w:id="1937" w:author="Сказецкая Наталья Камилевна" w:date="2024-08-06T12:15:00Z">
        <w:r>
          <w:t xml:space="preserve"> </w:t>
        </w:r>
      </w:ins>
      <w:ins w:id="1938" w:author="Сказецкая Наталья Камилевна" w:date="2024-11-15T14:56:00Z">
        <w:r w:rsidR="00D323DB">
          <w:t xml:space="preserve">по </w:t>
        </w:r>
      </w:ins>
      <w:ins w:id="1939" w:author="Сказецкая Наталья Камилевна" w:date="2024-08-06T12:15:00Z">
        <w:r>
          <w:t xml:space="preserve">статусу </w:t>
        </w:r>
      </w:ins>
      <w:ins w:id="1940" w:author="Сказецкая Наталья Камилевна" w:date="2024-08-06T12:16:00Z">
        <w:r>
          <w:t xml:space="preserve">и признаку отмены </w:t>
        </w:r>
      </w:ins>
      <w:ins w:id="1941" w:author="Сказецкая Наталья Камилевна" w:date="2024-08-06T12:15:00Z">
        <w:r>
          <w:t>записей учета</w:t>
        </w:r>
        <w:r w:rsidRPr="00AD2897">
          <w:t xml:space="preserve"> (</w:t>
        </w:r>
      </w:ins>
      <w:ins w:id="1942" w:author="Сказецкая Наталья Камилевна" w:date="2024-08-06T12:16:00Z">
        <w:r w:rsidRPr="000F0817">
          <w:t>ReturnAllStatus</w:t>
        </w:r>
      </w:ins>
      <w:ins w:id="1943" w:author="Сказецкая Наталья Камилевна" w:date="2024-08-06T12:15:00Z">
        <w:r w:rsidRPr="00AD2897">
          <w:t>)</w:t>
        </w:r>
        <w:r>
          <w:t xml:space="preserve">, </w:t>
        </w:r>
        <w:commentRangeStart w:id="1944"/>
        <w:r>
          <w:t xml:space="preserve">по </w:t>
        </w:r>
      </w:ins>
      <w:ins w:id="1945" w:author="Сказецкая Наталья Камилевна" w:date="2024-08-06T12:17:00Z">
        <w:r>
          <w:rPr>
            <w:rFonts w:eastAsiaTheme="majorEastAsia"/>
          </w:rPr>
          <w:t>сумме</w:t>
        </w:r>
      </w:ins>
      <w:ins w:id="1946" w:author="Сказецкая Наталья Камилевна" w:date="2024-08-06T12:15:00Z">
        <w:r>
          <w:rPr>
            <w:rFonts w:eastAsiaTheme="majorEastAsia"/>
          </w:rPr>
          <w:t xml:space="preserve"> </w:t>
        </w:r>
      </w:ins>
      <w:commentRangeEnd w:id="1944"/>
      <w:ins w:id="1947" w:author="Сказецкая Наталья Камилевна" w:date="2024-08-06T12:29:00Z">
        <w:r w:rsidR="002A20E8">
          <w:rPr>
            <w:rStyle w:val="afff4"/>
          </w:rPr>
          <w:commentReference w:id="1944"/>
        </w:r>
      </w:ins>
      <w:ins w:id="1948" w:author="Сказецкая Наталья Камилевна" w:date="2024-08-06T12:22:00Z">
        <w:r>
          <w:rPr>
            <w:rFonts w:eastAsiaTheme="majorEastAsia"/>
          </w:rPr>
          <w:t xml:space="preserve">записи учета </w:t>
        </w:r>
      </w:ins>
      <w:ins w:id="1949" w:author="Сказецкая Наталья Камилевна" w:date="2024-08-06T12:15:00Z">
        <w:r>
          <w:rPr>
            <w:rFonts w:eastAsiaTheme="majorEastAsia"/>
          </w:rPr>
          <w:t>(</w:t>
        </w:r>
      </w:ins>
      <w:ins w:id="1950" w:author="Сказецкая Наталья Камилевна" w:date="2024-08-06T12:17:00Z">
        <w:r w:rsidRPr="00DA3224">
          <w:rPr>
            <w:szCs w:val="22"/>
          </w:rPr>
          <w:t>SumFilterParams</w:t>
        </w:r>
      </w:ins>
      <w:ins w:id="1951" w:author="Сказецкая Наталья Камилевна" w:date="2024-08-06T12:15:00Z">
        <w:r>
          <w:rPr>
            <w:rFonts w:eastAsiaTheme="majorEastAsia"/>
          </w:rPr>
          <w:t xml:space="preserve"> при наличии)</w:t>
        </w:r>
        <w:r w:rsidRPr="00AD2897">
          <w:rPr>
            <w:rFonts w:eastAsiaTheme="majorEastAsia"/>
          </w:rPr>
          <w:t xml:space="preserve"> и</w:t>
        </w:r>
        <w:r>
          <w:rPr>
            <w:rFonts w:eastAsiaTheme="majorEastAsia"/>
          </w:rPr>
          <w:t xml:space="preserve"> по</w:t>
        </w:r>
        <w:r w:rsidRPr="00AD2897">
          <w:rPr>
            <w:rFonts w:eastAsiaTheme="majorEastAsia"/>
          </w:rPr>
          <w:t xml:space="preserve"> </w:t>
        </w:r>
        <w:r w:rsidRPr="005016B1">
          <w:rPr>
            <w:rFonts w:eastAsiaTheme="majorEastAsia"/>
          </w:rPr>
          <w:t>значени</w:t>
        </w:r>
        <w:r>
          <w:rPr>
            <w:rFonts w:eastAsiaTheme="majorEastAsia"/>
          </w:rPr>
          <w:t>ям</w:t>
        </w:r>
        <w:r w:rsidRPr="005016B1">
          <w:rPr>
            <w:rFonts w:eastAsiaTheme="majorEastAsia"/>
          </w:rPr>
          <w:t xml:space="preserve"> аналитических признаков (FilterParams</w:t>
        </w:r>
        <w:r w:rsidRPr="00AD2897">
          <w:rPr>
            <w:rFonts w:eastAsiaTheme="majorEastAsia"/>
          </w:rPr>
          <w:t xml:space="preserve"> при наличии).</w:t>
        </w:r>
      </w:ins>
      <w:ins w:id="1952" w:author="Сказецкая Наталья Камилевна" w:date="2024-08-06T12:20:00Z">
        <w:r>
          <w:rPr>
            <w:rFonts w:eastAsiaTheme="majorEastAsia"/>
          </w:rPr>
          <w:t xml:space="preserve"> </w:t>
        </w:r>
      </w:ins>
    </w:p>
    <w:p w14:paraId="3C597842" w14:textId="77777777" w:rsidR="00450FA9" w:rsidRDefault="00450FA9" w:rsidP="0017407D">
      <w:pPr>
        <w:pStyle w:val="GOSTNormal"/>
        <w:ind w:left="113"/>
        <w:rPr>
          <w:ins w:id="1953" w:author="Сатлер Марина Викторовна" w:date="2026-04-07T11:57:00Z"/>
        </w:rPr>
      </w:pPr>
    </w:p>
    <w:p w14:paraId="667AAA6B" w14:textId="77777777" w:rsidR="00336B6A" w:rsidRPr="00D13FC8" w:rsidRDefault="00336B6A" w:rsidP="00336B6A">
      <w:pPr>
        <w:pStyle w:val="GOSTNormal"/>
        <w:ind w:left="113"/>
        <w:rPr>
          <w:ins w:id="1954" w:author="Сатлер Марина Викторовна" w:date="2026-04-07T11:57:00Z"/>
          <w:highlight w:val="green"/>
        </w:rPr>
      </w:pPr>
      <w:ins w:id="1955" w:author="Сатлер Марина Викторовна" w:date="2026-04-07T11:57:00Z">
        <w:r w:rsidRPr="00D13FC8">
          <w:rPr>
            <w:highlight w:val="green"/>
          </w:rPr>
          <w:t>Если в запросе задан параметр «Операционный день» (TradingDay), в ответе на запрос предоставляется информация по документам, записи учета по которым сформированы в указанной дате отражения в учете, с применением фильтров, заданных в параметрах запроса (т.е. если в запросе OPLIST присутствует параметр «Операционный день» (TradingDay), запрос обрабатывается как запрос списка подобранных записей учета по дате отражения в учете).</w:t>
        </w:r>
      </w:ins>
    </w:p>
    <w:p w14:paraId="4F6758AA" w14:textId="00519C56" w:rsidR="00450FA9" w:rsidRDefault="00450FA9" w:rsidP="0017407D">
      <w:pPr>
        <w:pStyle w:val="GOSTNormal"/>
        <w:ind w:left="113"/>
        <w:rPr>
          <w:ins w:id="1956" w:author="Сатлер Марина Викторовна" w:date="2026-04-07T11:47:00Z"/>
        </w:rPr>
      </w:pPr>
      <w:ins w:id="1957" w:author="Сатлер Марина Викторовна" w:date="2026-04-07T11:47:00Z">
        <w:r w:rsidRPr="00F1672F">
          <w:rPr>
            <w:highlight w:val="green"/>
            <w:rPrChange w:id="1958" w:author="Сатлер Марина Викторовна" w:date="2026-04-07T11:51:00Z">
              <w:rPr/>
            </w:rPrChange>
          </w:rPr>
          <w:t xml:space="preserve">Запрос списка подобранных записей учета по </w:t>
        </w:r>
      </w:ins>
      <w:ins w:id="1959" w:author="Сатлер Марина Викторовна" w:date="2026-04-07T11:48:00Z">
        <w:r w:rsidRPr="00F1672F">
          <w:rPr>
            <w:highlight w:val="green"/>
            <w:rPrChange w:id="1960" w:author="Сатлер Марина Викторовна" w:date="2026-04-07T11:51:00Z">
              <w:rPr/>
            </w:rPrChange>
          </w:rPr>
          <w:t xml:space="preserve">дате отражения в учете </w:t>
        </w:r>
      </w:ins>
      <w:ins w:id="1961" w:author="Сатлер Марина Викторовна" w:date="2026-04-07T11:47:00Z">
        <w:r w:rsidRPr="00F1672F">
          <w:rPr>
            <w:highlight w:val="green"/>
            <w:rPrChange w:id="1962" w:author="Сатлер Марина Викторовна" w:date="2026-04-07T11:51:00Z">
              <w:rPr/>
            </w:rPrChange>
          </w:rPr>
          <w:t>(тип OPLIST) применяется для получения информации о подобранных записях учета</w:t>
        </w:r>
      </w:ins>
      <w:ins w:id="1963" w:author="Сатлер Марина Викторовна" w:date="2026-04-07T11:48:00Z">
        <w:r w:rsidRPr="00F1672F">
          <w:rPr>
            <w:highlight w:val="green"/>
            <w:rPrChange w:id="1964" w:author="Сатлер Марина Викторовна" w:date="2026-04-07T11:51:00Z">
              <w:rPr/>
            </w:rPrChange>
          </w:rPr>
          <w:t>, которые были сформированы/сторнированы/переформированы после закрытия ОД</w:t>
        </w:r>
      </w:ins>
      <w:ins w:id="1965" w:author="Сатлер Марина Викторовна" w:date="2026-04-07T11:51:00Z">
        <w:r w:rsidR="00F1672F" w:rsidRPr="00F1672F">
          <w:rPr>
            <w:highlight w:val="green"/>
            <w:rPrChange w:id="1966" w:author="Сатлер Марина Викторовна" w:date="2026-04-07T11:51:00Z">
              <w:rPr/>
            </w:rPrChange>
          </w:rPr>
          <w:t xml:space="preserve"> (в промежуток времени, когда ОД был открыт по запросу).</w:t>
        </w:r>
      </w:ins>
    </w:p>
    <w:p w14:paraId="60D0AB69" w14:textId="68EE92E8" w:rsidR="00512B7E" w:rsidDel="00390244" w:rsidRDefault="00512B7E" w:rsidP="0017407D">
      <w:pPr>
        <w:pStyle w:val="GOSTNormal"/>
        <w:ind w:left="113"/>
      </w:pPr>
      <w:moveFromRangeStart w:id="1967" w:author="Сказецкая Наталья Камилевна" w:date="2024-11-15T14:09:00Z" w:name="move182572200"/>
      <w:moveFrom w:id="1968" w:author="Сказецкая Наталья Камилевна" w:date="2024-11-15T14:09:00Z">
        <w:r w:rsidRPr="00B9499D" w:rsidDel="00390244">
          <w:t>При поступлении запроса с типом «</w:t>
        </w:r>
        <w:r w:rsidRPr="00B9499D" w:rsidDel="00390244">
          <w:rPr>
            <w:lang w:val="en-US"/>
          </w:rPr>
          <w:t>OPLIST</w:t>
        </w:r>
        <w:r w:rsidRPr="00B9499D" w:rsidDel="00390244">
          <w:t xml:space="preserve">» и с </w:t>
        </w:r>
        <w:r w:rsidRPr="00B9499D" w:rsidDel="00390244">
          <w:rPr>
            <w:lang w:val="en-US"/>
          </w:rPr>
          <w:t>GUID</w:t>
        </w:r>
        <w:r w:rsidRPr="00B9499D" w:rsidDel="00390244">
          <w:t xml:space="preserve"> запроса</w:t>
        </w:r>
        <w:r w:rsidR="00E71F59" w:rsidRPr="00B9499D" w:rsidDel="00390244">
          <w:t xml:space="preserve"> (</w:t>
        </w:r>
        <w:r w:rsidR="00E71F59" w:rsidRPr="00B9499D" w:rsidDel="00390244">
          <w:rPr>
            <w:lang w:val="en-US"/>
          </w:rPr>
          <w:t>ReqGuid</w:t>
        </w:r>
        <w:r w:rsidR="00E71F59" w:rsidRPr="00B9499D" w:rsidDel="00390244">
          <w:t>)</w:t>
        </w:r>
        <w:r w:rsidRPr="00B9499D" w:rsidDel="00390244">
          <w:t>, который ранее уже направлялся, в ответе будет всегда возвращаться ошибка (E – ERROR – Не успешное завершение).</w:t>
        </w:r>
      </w:moveFrom>
    </w:p>
    <w:moveFromRangeEnd w:id="1967"/>
    <w:p w14:paraId="2EA75A28" w14:textId="65239FFA" w:rsidR="00CB193B" w:rsidRDefault="33249EA7" w:rsidP="00CB193B">
      <w:pPr>
        <w:pStyle w:val="GOSTNormal"/>
        <w:ind w:left="113"/>
      </w:pPr>
      <w:r>
        <w:t>В список подобранных записей учета не включаются</w:t>
      </w:r>
      <w:r w:rsidR="009A5053">
        <w:t xml:space="preserve"> записи технического</w:t>
      </w:r>
      <w:r w:rsidR="009C30E1">
        <w:t xml:space="preserve"> </w:t>
      </w:r>
      <w:r w:rsidR="007E252A">
        <w:t>характера</w:t>
      </w:r>
      <w:r w:rsidR="009C30E1">
        <w:t xml:space="preserve">, </w:t>
      </w:r>
      <w:r w:rsidR="007E252A">
        <w:t>если не заполнен входной параметр «</w:t>
      </w:r>
      <w:r w:rsidR="007E252A">
        <w:rPr>
          <w:szCs w:val="22"/>
        </w:rPr>
        <w:t>Отображать записи учета во всех статусах»</w:t>
      </w:r>
      <w:r w:rsidR="009C30E1">
        <w:rPr>
          <w:szCs w:val="22"/>
        </w:rPr>
        <w:t xml:space="preserve"> </w:t>
      </w:r>
      <w:r w:rsidR="000F0817">
        <w:rPr>
          <w:szCs w:val="22"/>
        </w:rPr>
        <w:t>(</w:t>
      </w:r>
      <w:r w:rsidR="000F0817" w:rsidRPr="000F0817">
        <w:rPr>
          <w:szCs w:val="22"/>
        </w:rPr>
        <w:t>ReturnAllStatus</w:t>
      </w:r>
      <w:r w:rsidR="009C30E1" w:rsidRPr="00B9499D">
        <w:t>)</w:t>
      </w:r>
      <w:r>
        <w:t>:</w:t>
      </w:r>
    </w:p>
    <w:p w14:paraId="653A7A69" w14:textId="7A8F7608" w:rsidR="00CB193B" w:rsidRPr="00BE4FB7" w:rsidRDefault="33249EA7" w:rsidP="00AC5624">
      <w:pPr>
        <w:pStyle w:val="GOSTListmark1"/>
      </w:pPr>
      <w:r w:rsidRPr="00BE4FB7">
        <w:t>предварительные (холд)</w:t>
      </w:r>
      <w:r>
        <w:t xml:space="preserve"> или итоговые (леджер) </w:t>
      </w:r>
      <w:r w:rsidRPr="00BE4FB7">
        <w:t>записи учета, сторнированные по результатам выполнения операции отмены (на основании запроса с типом REVERSAL со способом сторнирования Method = 2 и</w:t>
      </w:r>
      <w:r w:rsidRPr="00BE4FB7">
        <w:rPr>
          <w:szCs w:val="24"/>
        </w:rPr>
        <w:t xml:space="preserve"> запроса с типом ACCOUNTING c признаком переобработки Reprocessing = 1</w:t>
      </w:r>
      <w:r w:rsidRPr="00BE4FB7">
        <w:t>);</w:t>
      </w:r>
    </w:p>
    <w:p w14:paraId="4F1628FF" w14:textId="4136753F" w:rsidR="00CB193B" w:rsidRDefault="00CB193B" w:rsidP="00AC5624">
      <w:pPr>
        <w:pStyle w:val="GOSTListmark1"/>
      </w:pPr>
      <w:r w:rsidRPr="00BE4FB7">
        <w:t>предварительные (холд) записи учета, сторнированные при выполнении последующих этапов обработки (на основании запроса с типом ACCOUNTING) или на основании запроса с типом REVERSAL со способом сторнирования Method = 1.</w:t>
      </w:r>
    </w:p>
    <w:p w14:paraId="0809FC9B" w14:textId="33371891" w:rsidR="00BF5ABB" w:rsidRDefault="007E252A" w:rsidP="00390244">
      <w:pPr>
        <w:pStyle w:val="GOSTNormal"/>
        <w:rPr>
          <w:ins w:id="1969" w:author="Сказецкая Наталья Камилевна" w:date="2024-11-15T13:52:00Z"/>
        </w:rPr>
      </w:pPr>
      <w:r w:rsidRPr="00AC5624">
        <w:t>Если входной параметр «Отображать записи учета во всех статусах»</w:t>
      </w:r>
      <w:r w:rsidR="009C30E1" w:rsidRPr="00AC5624">
        <w:t xml:space="preserve"> (</w:t>
      </w:r>
      <w:r w:rsidR="000F0817" w:rsidRPr="00AC5624">
        <w:t>ReturnAllStatus</w:t>
      </w:r>
      <w:r w:rsidR="009C30E1" w:rsidRPr="00AC5624">
        <w:t>)</w:t>
      </w:r>
      <w:r w:rsidRPr="00AC5624">
        <w:t xml:space="preserve"> заполнен значением «1»</w:t>
      </w:r>
      <w:r w:rsidR="006D5AA2" w:rsidRPr="00AC5624">
        <w:t xml:space="preserve">, то в </w:t>
      </w:r>
      <w:r w:rsidR="00B31017" w:rsidRPr="00AC5624">
        <w:t>о</w:t>
      </w:r>
      <w:r w:rsidR="006D5AA2" w:rsidRPr="00AC5624">
        <w:t>твете возвращаются все сформированные записи учета, без указанных выше исключений.</w:t>
      </w:r>
      <w:r w:rsidRPr="00AC5624">
        <w:t xml:space="preserve"> </w:t>
      </w:r>
      <w:r w:rsidR="009C30E1" w:rsidRPr="00AC5624">
        <w:t>П</w:t>
      </w:r>
      <w:r w:rsidR="00BF5ABB" w:rsidRPr="00AC5624">
        <w:t>ри заполнении параметра «</w:t>
      </w:r>
      <w:r w:rsidR="009C30E1" w:rsidRPr="00AC5624">
        <w:t>Отображать записи учета во всех статусах</w:t>
      </w:r>
      <w:r w:rsidR="00BF5ABB" w:rsidRPr="00AC5624">
        <w:t>» любым значением, отличным от «1», возвращается ошибка (E – ERROR – Не успешное завершение)</w:t>
      </w:r>
      <w:r w:rsidR="009C30E1" w:rsidRPr="00AC5624">
        <w:t>.</w:t>
      </w:r>
    </w:p>
    <w:p w14:paraId="4C3156AC" w14:textId="5DD4350E" w:rsidR="00B2639A" w:rsidRDefault="00B2639A" w:rsidP="00390244">
      <w:pPr>
        <w:pStyle w:val="GOSTNormal"/>
        <w:contextualSpacing w:val="0"/>
        <w:rPr>
          <w:ins w:id="1970" w:author="Сказецкая Наталья Камилевна" w:date="2024-11-15T13:55:00Z"/>
        </w:rPr>
      </w:pPr>
      <w:ins w:id="1971" w:author="Сказецкая Наталья Камилевна" w:date="2024-11-15T13:52:00Z">
        <w:r>
          <w:lastRenderedPageBreak/>
          <w:t xml:space="preserve">В составе ответа на запрос </w:t>
        </w:r>
      </w:ins>
      <w:commentRangeStart w:id="1972"/>
      <w:ins w:id="1973" w:author="Сказецкая Наталья Камилевна" w:date="2024-11-15T13:53:00Z">
        <w:r>
          <w:t>в параметре «Признак консистентности» (</w:t>
        </w:r>
        <w:r w:rsidRPr="00ED0029">
          <w:t>Consistency</w:t>
        </w:r>
        <w:r>
          <w:t>)</w:t>
        </w:r>
      </w:ins>
      <w:commentRangeEnd w:id="1972"/>
      <w:ins w:id="1974" w:author="Сказецкая Наталья Камилевна" w:date="2024-11-15T14:06:00Z">
        <w:r w:rsidR="00807B3F" w:rsidRPr="00390244">
          <w:commentReference w:id="1972"/>
        </w:r>
      </w:ins>
      <w:ins w:id="1975" w:author="Сказецкая Наталья Камилевна" w:date="2024-11-15T13:53:00Z">
        <w:r>
          <w:t xml:space="preserve"> </w:t>
        </w:r>
      </w:ins>
      <w:ins w:id="1976" w:author="Сказецкая Наталья Камилевна" w:date="2024-11-15T13:52:00Z">
        <w:r>
          <w:t xml:space="preserve">передается информация о </w:t>
        </w:r>
        <w:r w:rsidRPr="00140D67">
          <w:t xml:space="preserve">соответствие фактического </w:t>
        </w:r>
        <w:r>
          <w:t>состояния</w:t>
        </w:r>
        <w:r w:rsidRPr="00140D67">
          <w:t xml:space="preserve"> записей учета по документу в Datamart ожидаемому </w:t>
        </w:r>
        <w:r>
          <w:t>состоянию</w:t>
        </w:r>
        <w:r w:rsidRPr="00140D67">
          <w:t xml:space="preserve"> записей учета по документу</w:t>
        </w:r>
      </w:ins>
      <w:ins w:id="1977" w:author="Сказецкая Наталья Камилевна" w:date="2024-11-15T13:54:00Z">
        <w:r>
          <w:t xml:space="preserve"> в </w:t>
        </w:r>
        <w:r w:rsidRPr="00390244">
          <w:t>OLTP</w:t>
        </w:r>
      </w:ins>
      <w:ins w:id="1978" w:author="Сказецкая Наталья Камилевна" w:date="2024-11-15T13:52:00Z">
        <w:r w:rsidRPr="00140D67">
          <w:t xml:space="preserve">. </w:t>
        </w:r>
        <w:r>
          <w:t>Состояние записей учета включает их количество, статус, признак «Отменена».</w:t>
        </w:r>
      </w:ins>
      <w:ins w:id="1979" w:author="Сказецкая Наталья Камилевна" w:date="2024-11-15T13:56:00Z">
        <w:r>
          <w:t xml:space="preserve"> Вычисление</w:t>
        </w:r>
      </w:ins>
      <w:ins w:id="1980" w:author="Сказецкая Наталья Камилевна" w:date="2024-11-15T13:55:00Z">
        <w:r>
          <w:t xml:space="preserve"> признака консистентности данных в SVAP</w:t>
        </w:r>
      </w:ins>
      <w:ins w:id="1981" w:author="Сказецкая Наталья Камилевна" w:date="2024-11-15T13:56:00Z">
        <w:r>
          <w:t xml:space="preserve"> осуществляется по следующему алгоритму:</w:t>
        </w:r>
      </w:ins>
    </w:p>
    <w:p w14:paraId="1BD6EAC4" w14:textId="77777777" w:rsidR="00B2639A" w:rsidRDefault="00B2639A" w:rsidP="00C124DD">
      <w:pPr>
        <w:pStyle w:val="GOSTListmark1"/>
        <w:rPr>
          <w:ins w:id="1982" w:author="Сказецкая Наталья Камилевна" w:date="2024-11-15T13:55:00Z"/>
        </w:rPr>
      </w:pPr>
      <w:ins w:id="1983" w:author="Сказецкая Наталья Камилевна" w:date="2024-11-15T13:55:00Z">
        <w:r>
          <w:t>На этапе обработки документа в OLTP формируетсятся информация об ожидаемом количестве записей учета, которая незамедлительно напрямую поступает в Datamart. В Datamart по комбинации GUID документа и этапа обработки заполняется поле со значением ожидаемого количества записей учета и проставляется признак неконсистентности.</w:t>
        </w:r>
      </w:ins>
    </w:p>
    <w:p w14:paraId="1EF9125C" w14:textId="77777777" w:rsidR="00B2639A" w:rsidRDefault="00B2639A" w:rsidP="00C124DD">
      <w:pPr>
        <w:pStyle w:val="GOSTListmark1"/>
        <w:rPr>
          <w:ins w:id="1984" w:author="Сказецкая Наталья Камилевна" w:date="2024-11-15T13:55:00Z"/>
        </w:rPr>
      </w:pPr>
      <w:ins w:id="1985" w:author="Сказецкая Наталья Камилевна" w:date="2024-11-15T13:55:00Z">
        <w:r>
          <w:t>Далее проводки из OLTP выгружаются в OLAP, где происходит их дообогащение аналитическими признаками. Для передачи данных из OLАP в Datamart формируется отдельная транзакция, включающая в себя информацию (счетчик) о количестве фактических записей учета (всех существующих по данному этапу в OLTP - созданных новых и сторнированных/отмененных на данном этапе), передаваемых в Datamart, информацию о статусе и признаке "Отменена" (при наличии) записей учета, агрегированные данные, сами новые записи учета. Так как вся информация передается одной транзакцией, поддерживается целостность данных, т.е. если в Datamart поступила информация о количестве записей учета, следовательно, и сами записи учета, и рассчитанные данные были получены.</w:t>
        </w:r>
      </w:ins>
    </w:p>
    <w:p w14:paraId="4A928E49" w14:textId="63186C92" w:rsidR="00B2639A" w:rsidRDefault="00B2639A" w:rsidP="00C124DD">
      <w:pPr>
        <w:pStyle w:val="GOSTListmark1"/>
        <w:rPr>
          <w:ins w:id="1986" w:author="Сказецкая Наталья Камилевна" w:date="2024-11-15T14:09:00Z"/>
        </w:rPr>
      </w:pPr>
      <w:ins w:id="1987" w:author="Сказецкая Наталья Камилевна" w:date="2024-11-15T13:55:00Z">
        <w:r>
          <w:t>При обработке указанной транзакции в Datamart по комбинации GUID документа и этапа обработки заполняется поле со значением фактического количества полученных записей учета. В случае если значения ожидаемого и фактического количества записей учета будут равными, то по GUID документа и этапу обработки проставляется признак консистентности.</w:t>
        </w:r>
      </w:ins>
    </w:p>
    <w:p w14:paraId="47CA86A0" w14:textId="0A51B050" w:rsidR="00390244" w:rsidRDefault="00390244" w:rsidP="00C64C0B">
      <w:pPr>
        <w:pStyle w:val="GOSTNormal"/>
        <w:spacing w:after="0"/>
        <w:contextualSpacing w:val="0"/>
        <w:rPr>
          <w:ins w:id="1988" w:author="Сказецкая Наталья Камилевна" w:date="2024-11-15T14:10:00Z"/>
        </w:rPr>
      </w:pPr>
      <w:commentRangeStart w:id="1989"/>
      <w:ins w:id="1990" w:author="Сказецкая Наталья Камилевна" w:date="2024-11-15T14:10:00Z">
        <w:r>
          <w:t>Если</w:t>
        </w:r>
      </w:ins>
      <w:commentRangeEnd w:id="1989"/>
      <w:ins w:id="1991" w:author="Сказецкая Наталья Камилевна" w:date="2024-11-15T14:15:00Z">
        <w:r>
          <w:rPr>
            <w:rStyle w:val="afff4"/>
          </w:rPr>
          <w:commentReference w:id="1989"/>
        </w:r>
      </w:ins>
      <w:ins w:id="1992" w:author="Сказецкая Наталья Камилевна" w:date="2024-11-15T14:10:00Z">
        <w:r>
          <w:t xml:space="preserve"> </w:t>
        </w:r>
      </w:ins>
      <w:ins w:id="1993" w:author="Сказецкая Наталья Камилевна" w:date="2024-11-15T14:12:00Z">
        <w:r w:rsidR="004061DC">
          <w:t>документ</w:t>
        </w:r>
        <w:r>
          <w:t xml:space="preserve"> с </w:t>
        </w:r>
      </w:ins>
      <w:ins w:id="1994" w:author="Сказецкая Наталья Камилевна" w:date="2024-11-15T14:11:00Z">
        <w:r>
          <w:t xml:space="preserve">указанным в запросе </w:t>
        </w:r>
      </w:ins>
      <w:ins w:id="1995" w:author="Сказецкая Наталья Камилевна" w:date="2024-11-15T14:12:00Z">
        <w:r>
          <w:rPr>
            <w:lang w:val="en-US"/>
          </w:rPr>
          <w:t>GUID</w:t>
        </w:r>
      </w:ins>
      <w:ins w:id="1996" w:author="Сказецкая Наталья Камилевна" w:date="2024-11-15T14:11:00Z">
        <w:r>
          <w:t xml:space="preserve"> </w:t>
        </w:r>
      </w:ins>
      <w:ins w:id="1997" w:author="Сказецкая Наталья Камилевна" w:date="2024-11-15T14:30:00Z">
        <w:r w:rsidR="004061DC">
          <w:t xml:space="preserve">отсутствует в </w:t>
        </w:r>
      </w:ins>
      <w:ins w:id="1998" w:author="Сказецкая Наталья Камилевна" w:date="2024-11-15T14:12:00Z">
        <w:r>
          <w:t>Datamart</w:t>
        </w:r>
      </w:ins>
      <w:ins w:id="1999" w:author="Сказецкая Наталья Камилевна" w:date="2024-11-15T14:30:00Z">
        <w:r w:rsidR="004061DC">
          <w:t xml:space="preserve"> и в</w:t>
        </w:r>
      </w:ins>
      <w:ins w:id="2000" w:author="Сказецкая Наталья Камилевна" w:date="2024-11-15T14:12:00Z">
        <w:r>
          <w:t xml:space="preserve"> OLTP, то возвращается </w:t>
        </w:r>
      </w:ins>
      <w:ins w:id="2001" w:author="Сказецкая Наталья Камилевна" w:date="2024-11-15T14:13:00Z">
        <w:r w:rsidR="004061DC">
          <w:t>ошибка</w:t>
        </w:r>
      </w:ins>
      <w:ins w:id="2002" w:author="Сказецкая Наталья Камилевна" w:date="2024-11-15T14:10:00Z">
        <w:r>
          <w:t xml:space="preserve"> </w:t>
        </w:r>
      </w:ins>
      <w:ins w:id="2003" w:author="Сказецкая Наталья Камилевна" w:date="2024-11-15T14:24:00Z">
        <w:r w:rsidR="004061DC">
          <w:t>«</w:t>
        </w:r>
        <w:r w:rsidR="004061DC" w:rsidRPr="00B9499D">
          <w:t>E</w:t>
        </w:r>
        <w:r w:rsidR="004061DC">
          <w:t>» (</w:t>
        </w:r>
        <w:r w:rsidR="004061DC" w:rsidRPr="00B9499D">
          <w:t>ERROR – Не успешное завершение)</w:t>
        </w:r>
      </w:ins>
      <w:ins w:id="2004" w:author="Сказецкая Наталья Камилевна" w:date="2024-11-15T14:13:00Z">
        <w:r>
          <w:t xml:space="preserve"> с сообщением «</w:t>
        </w:r>
      </w:ins>
      <w:ins w:id="2005" w:author="Сказецкая Наталья Камилевна" w:date="2024-11-15T14:10:00Z">
        <w:r>
          <w:t>Документ не найден по внешнему идентификатору &lt;глобальный идентификатор документа&gt;</w:t>
        </w:r>
      </w:ins>
      <w:ins w:id="2006" w:author="Сказецкая Наталья Камилевна" w:date="2024-11-15T14:13:00Z">
        <w:r>
          <w:t>».</w:t>
        </w:r>
      </w:ins>
    </w:p>
    <w:p w14:paraId="3F9B8ABB" w14:textId="3C0245BC" w:rsidR="00390244" w:rsidRDefault="00390244" w:rsidP="00390244">
      <w:pPr>
        <w:pStyle w:val="GOSTNormal"/>
        <w:rPr>
          <w:ins w:id="2007" w:author="Сказецкая Наталья Камилевна" w:date="2024-11-15T14:10:00Z"/>
        </w:rPr>
      </w:pPr>
      <w:ins w:id="2008" w:author="Сказецкая Наталья Камилевна" w:date="2024-11-15T14:10:00Z">
        <w:r>
          <w:t xml:space="preserve">Если </w:t>
        </w:r>
      </w:ins>
      <w:ins w:id="2009" w:author="Сказецкая Наталья Камилевна" w:date="2024-11-15T14:14:00Z">
        <w:r>
          <w:t xml:space="preserve">документ </w:t>
        </w:r>
      </w:ins>
      <w:ins w:id="2010" w:author="Сказецкая Наталья Камилевна" w:date="2024-11-15T14:19:00Z">
        <w:r w:rsidR="004061DC">
          <w:t>присутствует</w:t>
        </w:r>
      </w:ins>
      <w:ins w:id="2011" w:author="Сказецкая Наталья Камилевна" w:date="2024-11-15T14:10:00Z">
        <w:r>
          <w:t xml:space="preserve"> на OLTP, но по нему вообще не формировались ни</w:t>
        </w:r>
        <w:r w:rsidR="003A1882">
          <w:t>какие записи учета (т.е.</w:t>
        </w:r>
        <w:r>
          <w:t xml:space="preserve"> не был выполнен успешно ни один из предусмотренных для соответствующего типа документа этап бизнес-цепочки, на OLTP нет ни одной записи учета в любых статусах, в т.ч. сторнированных и отмененных), то </w:t>
        </w:r>
      </w:ins>
      <w:ins w:id="2012" w:author="Сказецкая Наталья Камилевна" w:date="2024-11-15T14:15:00Z">
        <w:r>
          <w:t xml:space="preserve">возвращается </w:t>
        </w:r>
        <w:r w:rsidR="004061DC">
          <w:t>ошибка</w:t>
        </w:r>
        <w:r>
          <w:t xml:space="preserve"> </w:t>
        </w:r>
      </w:ins>
      <w:ins w:id="2013" w:author="Сказецкая Наталья Камилевна" w:date="2024-11-15T14:24:00Z">
        <w:r w:rsidR="004061DC">
          <w:t>«</w:t>
        </w:r>
      </w:ins>
      <w:ins w:id="2014" w:author="Сказецкая Наталья Камилевна" w:date="2024-11-15T14:15:00Z">
        <w:r w:rsidRPr="00B9499D">
          <w:t>E</w:t>
        </w:r>
      </w:ins>
      <w:ins w:id="2015" w:author="Сказецкая Наталья Камилевна" w:date="2024-11-15T14:24:00Z">
        <w:r w:rsidR="004061DC">
          <w:t>» (</w:t>
        </w:r>
      </w:ins>
      <w:ins w:id="2016" w:author="Сказецкая Наталья Камилевна" w:date="2024-11-15T14:15:00Z">
        <w:r w:rsidRPr="00B9499D">
          <w:t>ERROR – Не успешное завершение)</w:t>
        </w:r>
        <w:r>
          <w:t xml:space="preserve"> с сообщением «</w:t>
        </w:r>
      </w:ins>
      <w:ins w:id="2017" w:author="Сказецкая Наталья Камилевна" w:date="2024-11-15T14:10:00Z">
        <w:r>
          <w:t>Записи учета по документу отсутствуют</w:t>
        </w:r>
      </w:ins>
      <w:ins w:id="2018" w:author="Сказецкая Наталья Камилевна" w:date="2024-11-15T14:15:00Z">
        <w:r>
          <w:t>»</w:t>
        </w:r>
      </w:ins>
      <w:ins w:id="2019" w:author="Сказецкая Наталья Камилевна" w:date="2024-11-15T14:10:00Z">
        <w:r>
          <w:t>.</w:t>
        </w:r>
      </w:ins>
    </w:p>
    <w:p w14:paraId="2D73B003" w14:textId="4DB2E554" w:rsidR="004061DC" w:rsidRDefault="004061DC" w:rsidP="00390244">
      <w:pPr>
        <w:pStyle w:val="GOSTNormal"/>
        <w:rPr>
          <w:ins w:id="2020" w:author="Сказецкая Наталья Камилевна" w:date="2024-11-15T14:27:00Z"/>
        </w:rPr>
      </w:pPr>
      <w:ins w:id="2021" w:author="Сказецкая Наталья Камилевна" w:date="2024-11-15T14:27:00Z">
        <w:r>
          <w:t xml:space="preserve">Если </w:t>
        </w:r>
      </w:ins>
      <w:ins w:id="2022" w:author="Сказецкая Наталья Камилевна" w:date="2024-11-15T14:28:00Z">
        <w:r>
          <w:t xml:space="preserve">по документу </w:t>
        </w:r>
      </w:ins>
      <w:ins w:id="2023" w:author="Сказецкая Наталья Камилевна" w:date="2024-11-15T14:27:00Z">
        <w:r>
          <w:t xml:space="preserve">записи учета </w:t>
        </w:r>
      </w:ins>
      <w:ins w:id="2024" w:author="Сказецкая Наталья Камилевна" w:date="2024-11-15T14:28:00Z">
        <w:r>
          <w:t>присутствуют</w:t>
        </w:r>
      </w:ins>
      <w:ins w:id="2025" w:author="Сказецкая Наталья Камилевна" w:date="2024-11-15T14:27:00Z">
        <w:r>
          <w:t xml:space="preserve"> на OLTP, но отсутствуют на Datamart, то возвращается</w:t>
        </w:r>
      </w:ins>
      <w:ins w:id="2026" w:author="Сказецкая Наталья Камилевна" w:date="2024-11-15T14:29:00Z">
        <w:r>
          <w:t xml:space="preserve"> результат «</w:t>
        </w:r>
        <w:r w:rsidRPr="00B9499D">
          <w:rPr>
            <w:lang w:val="en-US"/>
          </w:rPr>
          <w:t>S</w:t>
        </w:r>
        <w:r>
          <w:t>» (</w:t>
        </w:r>
        <w:r w:rsidRPr="00B9499D">
          <w:rPr>
            <w:lang w:val="en-US"/>
          </w:rPr>
          <w:t>SUCCESS</w:t>
        </w:r>
        <w:r w:rsidRPr="004061DC">
          <w:t xml:space="preserve"> – </w:t>
        </w:r>
        <w:r>
          <w:t>у</w:t>
        </w:r>
        <w:r w:rsidRPr="004061DC">
          <w:t>спешное завершение</w:t>
        </w:r>
        <w:r>
          <w:t>) и</w:t>
        </w:r>
      </w:ins>
      <w:ins w:id="2027" w:author="Сказецкая Наталья Камилевна" w:date="2024-11-15T14:27:00Z">
        <w:r>
          <w:t xml:space="preserve"> признак консистентности = 0.</w:t>
        </w:r>
      </w:ins>
    </w:p>
    <w:p w14:paraId="4D260345" w14:textId="0B935013" w:rsidR="00390244" w:rsidRDefault="00390244" w:rsidP="00390244">
      <w:pPr>
        <w:pStyle w:val="GOSTNormal"/>
        <w:rPr>
          <w:ins w:id="2028" w:author="Сказецкая Наталья Камилевна" w:date="2024-11-15T14:10:00Z"/>
        </w:rPr>
      </w:pPr>
      <w:ins w:id="2029" w:author="Сказецкая Наталья Камилевна" w:date="2024-11-15T14:10:00Z">
        <w:r>
          <w:t xml:space="preserve">Если документ </w:t>
        </w:r>
      </w:ins>
      <w:ins w:id="2030" w:author="Сказецкая Наталья Камилевна" w:date="2024-11-15T14:19:00Z">
        <w:r w:rsidR="004061DC">
          <w:t>присутствует</w:t>
        </w:r>
      </w:ins>
      <w:ins w:id="2031" w:author="Сказецкая Наталья Камилевна" w:date="2024-11-15T14:10:00Z">
        <w:r>
          <w:t xml:space="preserve"> на Datamart, </w:t>
        </w:r>
      </w:ins>
      <w:ins w:id="2032" w:author="Сказецкая Наталья Камилевна" w:date="2024-11-15T14:20:00Z">
        <w:r w:rsidR="004061DC">
          <w:t>но</w:t>
        </w:r>
      </w:ins>
      <w:ins w:id="2033" w:author="Сказецкая Наталья Камилевна" w:date="2024-11-15T14:10:00Z">
        <w:r>
          <w:t xml:space="preserve"> </w:t>
        </w:r>
      </w:ins>
      <w:ins w:id="2034" w:author="Сказецкая Наталья Камилевна" w:date="2024-11-15T14:20:00Z">
        <w:r w:rsidR="004061DC">
          <w:t>ни одна запись учета не удовлетворяет заданным параметрам отбора</w:t>
        </w:r>
      </w:ins>
      <w:ins w:id="2035" w:author="Сказецкая Наталья Камилевна" w:date="2024-11-15T14:21:00Z">
        <w:r w:rsidR="004061DC">
          <w:t>, при этом</w:t>
        </w:r>
      </w:ins>
      <w:ins w:id="2036" w:author="Сказецкая Наталья Камилевна" w:date="2024-11-15T14:10:00Z">
        <w:r>
          <w:t xml:space="preserve"> данные неконсистентны хотя бы на одном этапе</w:t>
        </w:r>
        <w:r w:rsidR="004061DC">
          <w:t>, то возвращается результат</w:t>
        </w:r>
        <w:r>
          <w:t xml:space="preserve"> </w:t>
        </w:r>
      </w:ins>
      <w:ins w:id="2037" w:author="Сказецкая Наталья Камилевна" w:date="2024-11-15T14:23:00Z">
        <w:r w:rsidR="004061DC">
          <w:t>«</w:t>
        </w:r>
        <w:r w:rsidR="004061DC" w:rsidRPr="00B9499D">
          <w:rPr>
            <w:lang w:val="en-US"/>
          </w:rPr>
          <w:t>S</w:t>
        </w:r>
        <w:r w:rsidR="004061DC">
          <w:t xml:space="preserve">» </w:t>
        </w:r>
      </w:ins>
      <w:ins w:id="2038" w:author="Сказецкая Наталья Камилевна" w:date="2024-11-15T14:24:00Z">
        <w:r w:rsidR="004061DC">
          <w:t>(</w:t>
        </w:r>
      </w:ins>
      <w:ins w:id="2039" w:author="Сказецкая Наталья Камилевна" w:date="2024-11-15T14:23:00Z">
        <w:r w:rsidR="004061DC" w:rsidRPr="00B9499D">
          <w:rPr>
            <w:lang w:val="en-US"/>
          </w:rPr>
          <w:t>SUCCESS</w:t>
        </w:r>
        <w:r w:rsidR="004061DC" w:rsidRPr="004061DC">
          <w:t xml:space="preserve"> – </w:t>
        </w:r>
        <w:r w:rsidR="004061DC">
          <w:t>у</w:t>
        </w:r>
        <w:r w:rsidR="004061DC" w:rsidRPr="004061DC">
          <w:t>спешное завершение</w:t>
        </w:r>
      </w:ins>
      <w:ins w:id="2040" w:author="Сказецкая Наталья Камилевна" w:date="2024-11-15T14:24:00Z">
        <w:r w:rsidR="004061DC">
          <w:t xml:space="preserve">) </w:t>
        </w:r>
      </w:ins>
      <w:ins w:id="2041" w:author="Сказецкая Наталья Камилевна" w:date="2024-11-15T14:10:00Z">
        <w:r>
          <w:t>и признак консистентности = 0.</w:t>
        </w:r>
      </w:ins>
    </w:p>
    <w:p w14:paraId="46585804" w14:textId="21D0F7BE" w:rsidR="00390244" w:rsidRDefault="004061DC" w:rsidP="00390244">
      <w:pPr>
        <w:pStyle w:val="GOSTNormal"/>
        <w:rPr>
          <w:ins w:id="2042" w:author="Сказецкая Наталья Камилевна" w:date="2024-11-15T14:10:00Z"/>
        </w:rPr>
      </w:pPr>
      <w:ins w:id="2043" w:author="Сказецкая Наталья Камилевна" w:date="2024-11-15T14:25:00Z">
        <w:r>
          <w:t>Если документ присутствует на Datamart, но ни одна запись учета не удовлетворяет заданным параметрам отбора,</w:t>
        </w:r>
      </w:ins>
      <w:ins w:id="2044" w:author="Сказецкая Наталья Камилевна" w:date="2024-11-15T14:10:00Z">
        <w:r>
          <w:t xml:space="preserve"> при этом</w:t>
        </w:r>
        <w:r w:rsidR="00390244">
          <w:t xml:space="preserve"> данные консистентны по всем этапам, то </w:t>
        </w:r>
      </w:ins>
      <w:ins w:id="2045" w:author="Сказецкая Наталья Камилевна" w:date="2024-11-15T14:26:00Z">
        <w:r>
          <w:t>возвращается ошибка «</w:t>
        </w:r>
        <w:r w:rsidRPr="00B9499D">
          <w:t>E</w:t>
        </w:r>
        <w:r>
          <w:t>» (</w:t>
        </w:r>
        <w:r w:rsidRPr="00B9499D">
          <w:t>ERROR – Не успешное завершение)</w:t>
        </w:r>
        <w:r>
          <w:t xml:space="preserve"> с сообщением «</w:t>
        </w:r>
      </w:ins>
      <w:ins w:id="2046" w:author="Сказецкая Наталья Камилевна" w:date="2024-11-15T14:10:00Z">
        <w:r>
          <w:t>Отчет не содержит данных</w:t>
        </w:r>
      </w:ins>
      <w:ins w:id="2047" w:author="Сказецкая Наталья Камилевна" w:date="2024-11-15T14:26:00Z">
        <w:r>
          <w:t>»</w:t>
        </w:r>
      </w:ins>
      <w:ins w:id="2048" w:author="Сказецкая Наталья Камилевна" w:date="2024-11-15T14:10:00Z">
        <w:r w:rsidR="00390244">
          <w:t>.</w:t>
        </w:r>
      </w:ins>
    </w:p>
    <w:p w14:paraId="46356526" w14:textId="2B193C7F" w:rsidR="00390244" w:rsidRDefault="00390244" w:rsidP="00390244">
      <w:pPr>
        <w:pStyle w:val="GOSTNormal"/>
        <w:rPr>
          <w:ins w:id="2049" w:author="Сказецкая Наталья Камилевна" w:date="2024-11-15T14:10:00Z"/>
        </w:rPr>
      </w:pPr>
      <w:ins w:id="2050" w:author="Сказецкая Наталья Камилевна" w:date="2024-11-15T14:10:00Z">
        <w:r>
          <w:t xml:space="preserve">Если документ </w:t>
        </w:r>
      </w:ins>
      <w:ins w:id="2051" w:author="Сказецкая Наталья Камилевна" w:date="2024-11-15T14:32:00Z">
        <w:r w:rsidR="00C124DD">
          <w:t xml:space="preserve">присутствует на Datamart </w:t>
        </w:r>
      </w:ins>
      <w:ins w:id="2052" w:author="Сказецкая Наталья Камилевна" w:date="2024-11-15T14:10:00Z">
        <w:r>
          <w:t xml:space="preserve">и </w:t>
        </w:r>
      </w:ins>
      <w:ins w:id="2053" w:author="Сказецкая Наталья Камилевна" w:date="2024-11-15T14:32:00Z">
        <w:r w:rsidR="00C124DD">
          <w:t>найдены записи учета</w:t>
        </w:r>
      </w:ins>
      <w:ins w:id="2054" w:author="Сказецкая Наталья Камилевна" w:date="2024-11-15T14:10:00Z">
        <w:r>
          <w:t xml:space="preserve">, </w:t>
        </w:r>
      </w:ins>
      <w:ins w:id="2055" w:author="Сказецкая Наталья Камилевна" w:date="2024-11-15T14:33:00Z">
        <w:r w:rsidR="00C124DD">
          <w:t xml:space="preserve">удовлетворяющие параметрам отбора, то возвращается </w:t>
        </w:r>
      </w:ins>
      <w:ins w:id="2056" w:author="Сказецкая Наталья Камилевна" w:date="2024-11-15T14:34:00Z">
        <w:r w:rsidR="00C124DD">
          <w:t>результат «</w:t>
        </w:r>
        <w:r w:rsidR="00C124DD" w:rsidRPr="00B9499D">
          <w:rPr>
            <w:lang w:val="en-US"/>
          </w:rPr>
          <w:t>S</w:t>
        </w:r>
        <w:r w:rsidR="00C124DD">
          <w:t>» (</w:t>
        </w:r>
        <w:r w:rsidR="00C124DD" w:rsidRPr="00B9499D">
          <w:rPr>
            <w:lang w:val="en-US"/>
          </w:rPr>
          <w:t>SUCCESS</w:t>
        </w:r>
        <w:r w:rsidR="00C124DD" w:rsidRPr="004061DC">
          <w:t xml:space="preserve"> – </w:t>
        </w:r>
        <w:r w:rsidR="00C124DD">
          <w:t>у</w:t>
        </w:r>
        <w:r w:rsidR="00C124DD" w:rsidRPr="004061DC">
          <w:t>спешное завершение</w:t>
        </w:r>
        <w:r w:rsidR="00C124DD">
          <w:t xml:space="preserve">), </w:t>
        </w:r>
      </w:ins>
      <w:ins w:id="2057" w:author="Сказецкая Наталья Камилевна" w:date="2024-11-15T14:33:00Z">
        <w:r w:rsidR="00C124DD">
          <w:t xml:space="preserve">список </w:t>
        </w:r>
      </w:ins>
      <w:ins w:id="2058" w:author="Сказецкая Наталья Камилевна" w:date="2024-11-15T14:34:00Z">
        <w:r w:rsidR="00C124DD">
          <w:t>отобранных</w:t>
        </w:r>
      </w:ins>
      <w:ins w:id="2059" w:author="Сказецкая Наталья Камилевна" w:date="2024-11-15T14:33:00Z">
        <w:r w:rsidR="00C124DD">
          <w:t xml:space="preserve"> записей</w:t>
        </w:r>
      </w:ins>
      <w:ins w:id="2060" w:author="Сказецкая Наталья Камилевна" w:date="2024-11-15T14:10:00Z">
        <w:r>
          <w:t xml:space="preserve"> </w:t>
        </w:r>
      </w:ins>
      <w:ins w:id="2061" w:author="Сказецкая Наталья Камилевна" w:date="2024-11-15T14:35:00Z">
        <w:r w:rsidR="00C124DD">
          <w:t>и</w:t>
        </w:r>
      </w:ins>
      <w:ins w:id="2062" w:author="Сказецкая Наталья Камилевна" w:date="2024-11-15T14:10:00Z">
        <w:r w:rsidR="00C124DD">
          <w:t xml:space="preserve"> признак </w:t>
        </w:r>
        <w:r>
          <w:t>консистентности в зависимости от состояния записей учета на Datamart:</w:t>
        </w:r>
      </w:ins>
    </w:p>
    <w:p w14:paraId="09763887" w14:textId="49C9DC53" w:rsidR="00390244" w:rsidRDefault="00390244" w:rsidP="00C124DD">
      <w:pPr>
        <w:pStyle w:val="GOSTListmark1"/>
        <w:rPr>
          <w:ins w:id="2063" w:author="Сказецкая Наталья Камилевна" w:date="2024-11-15T14:10:00Z"/>
        </w:rPr>
      </w:pPr>
      <w:ins w:id="2064" w:author="Сказецкая Наталья Камилевна" w:date="2024-11-15T14:10:00Z">
        <w:r>
          <w:t>Если состояние записей учета на Datamart соответствует их состоянию на OLTP, то возвращае</w:t>
        </w:r>
        <w:r w:rsidR="00C124DD">
          <w:t>тся признак консистентности = 1</w:t>
        </w:r>
      </w:ins>
      <w:ins w:id="2065" w:author="Сказецкая Наталья Камилевна" w:date="2024-11-15T14:35:00Z">
        <w:r w:rsidR="00C124DD">
          <w:t>;</w:t>
        </w:r>
      </w:ins>
    </w:p>
    <w:p w14:paraId="3B0A154D" w14:textId="126B396F" w:rsidR="00390244" w:rsidRDefault="00390244" w:rsidP="00C124DD">
      <w:pPr>
        <w:pStyle w:val="GOSTListmark1"/>
        <w:rPr>
          <w:ins w:id="2066" w:author="Сказецкая Наталья Камилевна" w:date="2024-11-15T14:09:00Z"/>
        </w:rPr>
      </w:pPr>
      <w:ins w:id="2067" w:author="Сказецкая Наталья Камилевна" w:date="2024-11-15T14:10:00Z">
        <w:r>
          <w:t>Если состояние записей учета на Datamart не соответствует их состоянию на OLTP, то возвращает</w:t>
        </w:r>
        <w:r w:rsidR="00C124DD">
          <w:t>ся признак консистентности = 0.</w:t>
        </w:r>
      </w:ins>
    </w:p>
    <w:p w14:paraId="547CFD10" w14:textId="77777777" w:rsidR="00390244" w:rsidRDefault="00390244" w:rsidP="00390244">
      <w:pPr>
        <w:pStyle w:val="GOSTNormal"/>
        <w:ind w:left="113"/>
      </w:pPr>
      <w:moveToRangeStart w:id="2068" w:author="Сказецкая Наталья Камилевна" w:date="2024-11-15T14:09:00Z" w:name="move182572200"/>
      <w:moveTo w:id="2069" w:author="Сказецкая Наталья Камилевна" w:date="2024-11-15T14:09:00Z">
        <w:r w:rsidRPr="00B9499D">
          <w:lastRenderedPageBreak/>
          <w:t>При поступлении запроса с типом «</w:t>
        </w:r>
        <w:r w:rsidRPr="00B9499D">
          <w:rPr>
            <w:lang w:val="en-US"/>
          </w:rPr>
          <w:t>OPLIST</w:t>
        </w:r>
        <w:r w:rsidRPr="00B9499D">
          <w:t xml:space="preserve">» и с </w:t>
        </w:r>
        <w:r w:rsidRPr="00B9499D">
          <w:rPr>
            <w:lang w:val="en-US"/>
          </w:rPr>
          <w:t>GUID</w:t>
        </w:r>
        <w:r w:rsidRPr="00B9499D">
          <w:t xml:space="preserve"> запроса (</w:t>
        </w:r>
        <w:r w:rsidRPr="00B9499D">
          <w:rPr>
            <w:lang w:val="en-US"/>
          </w:rPr>
          <w:t>ReqGuid</w:t>
        </w:r>
        <w:r w:rsidRPr="00B9499D">
          <w:t>), который ранее уже направлялся, в ответе будет всегда возвращаться ошибка (E – ERROR – Не успешное завершение).</w:t>
        </w:r>
      </w:moveTo>
    </w:p>
    <w:moveToRangeEnd w:id="2068"/>
    <w:p w14:paraId="632524BC" w14:textId="77777777" w:rsidR="00390244" w:rsidRPr="00AC5624" w:rsidRDefault="00390244" w:rsidP="00390244">
      <w:pPr>
        <w:pStyle w:val="GOSTNormal"/>
      </w:pPr>
    </w:p>
    <w:p w14:paraId="76CB461C" w14:textId="4F497F10" w:rsidR="00512B7E" w:rsidRPr="00AC5624" w:rsidRDefault="00512B7E" w:rsidP="00AC5624">
      <w:pPr>
        <w:pStyle w:val="21"/>
      </w:pPr>
      <w:bookmarkStart w:id="2070" w:name="_Toc117871508"/>
      <w:bookmarkStart w:id="2071" w:name="_Toc121319611"/>
      <w:bookmarkStart w:id="2072" w:name="_Toc226556163"/>
      <w:r w:rsidRPr="00AC5624">
        <w:t>Параметры запроса</w:t>
      </w:r>
      <w:bookmarkEnd w:id="2070"/>
      <w:bookmarkEnd w:id="2071"/>
      <w:bookmarkEnd w:id="2072"/>
    </w:p>
    <w:p w14:paraId="0B751666" w14:textId="3F0D9145" w:rsidR="00AC5624" w:rsidRDefault="00561A39" w:rsidP="00AC5624">
      <w:pPr>
        <w:pStyle w:val="GOSTNameTable"/>
      </w:pPr>
      <w:r>
        <w:fldChar w:fldCharType="begin"/>
      </w:r>
      <w:r>
        <w:instrText xml:space="preserve"> SEQ Таблица \* ARABIC </w:instrText>
      </w:r>
      <w:r>
        <w:fldChar w:fldCharType="separate"/>
      </w:r>
      <w:bookmarkStart w:id="2073" w:name="_Toc226556231"/>
      <w:r w:rsidR="00F300A9">
        <w:t>17</w:t>
      </w:r>
      <w:r>
        <w:fldChar w:fldCharType="end"/>
      </w:r>
      <w:r w:rsidR="00AC5624">
        <w:t xml:space="preserve"> - </w:t>
      </w:r>
      <w:r w:rsidR="00AC5624" w:rsidRPr="00F7539A">
        <w:t>Параметры запроса списка подобранных записей учета по документу</w:t>
      </w:r>
      <w:bookmarkEnd w:id="2073"/>
    </w:p>
    <w:tbl>
      <w:tblPr>
        <w:tblStyle w:val="GOSTTable"/>
        <w:tblpPr w:leftFromText="180" w:rightFromText="180" w:vertAnchor="text" w:tblpY="1"/>
        <w:tblOverlap w:val="never"/>
        <w:tblW w:w="5011" w:type="pct"/>
        <w:tblLayout w:type="fixed"/>
        <w:tblLook w:val="07E0" w:firstRow="1" w:lastRow="1" w:firstColumn="1" w:lastColumn="1" w:noHBand="1" w:noVBand="1"/>
      </w:tblPr>
      <w:tblGrid>
        <w:gridCol w:w="3051"/>
        <w:gridCol w:w="2473"/>
        <w:gridCol w:w="1538"/>
        <w:gridCol w:w="925"/>
        <w:gridCol w:w="1224"/>
        <w:gridCol w:w="6518"/>
      </w:tblGrid>
      <w:tr w:rsidR="00AC5624" w:rsidRPr="00B9499D" w14:paraId="0F05B48D" w14:textId="77777777" w:rsidTr="002B4DF5">
        <w:trPr>
          <w:cnfStyle w:val="100000000000" w:firstRow="1" w:lastRow="0" w:firstColumn="0" w:lastColumn="0" w:oddVBand="0" w:evenVBand="0" w:oddHBand="0" w:evenHBand="0" w:firstRowFirstColumn="0" w:firstRowLastColumn="0" w:lastRowFirstColumn="0" w:lastRowLastColumn="0"/>
          <w:trHeight w:val="862"/>
        </w:trPr>
        <w:tc>
          <w:tcPr>
            <w:tcW w:w="970" w:type="pct"/>
            <w:hideMark/>
          </w:tcPr>
          <w:p w14:paraId="5D123353" w14:textId="77777777" w:rsidR="00512B7E" w:rsidRPr="00B9499D" w:rsidRDefault="00512B7E">
            <w:pPr>
              <w:pStyle w:val="GOSTTableHead"/>
            </w:pPr>
            <w:r w:rsidRPr="00B9499D">
              <w:t>Наименование параметра</w:t>
            </w:r>
          </w:p>
        </w:tc>
        <w:tc>
          <w:tcPr>
            <w:tcW w:w="786" w:type="pct"/>
            <w:hideMark/>
          </w:tcPr>
          <w:p w14:paraId="1E47E4B3" w14:textId="77777777" w:rsidR="00512B7E" w:rsidRPr="00B9499D" w:rsidRDefault="00512B7E">
            <w:pPr>
              <w:pStyle w:val="GOSTTableHead"/>
            </w:pPr>
            <w:r w:rsidRPr="00B9499D">
              <w:t>Название тэга</w:t>
            </w:r>
          </w:p>
        </w:tc>
        <w:tc>
          <w:tcPr>
            <w:tcW w:w="489" w:type="pct"/>
            <w:hideMark/>
          </w:tcPr>
          <w:p w14:paraId="471D6FEF" w14:textId="77777777" w:rsidR="00512B7E" w:rsidRPr="00B9499D" w:rsidRDefault="00512B7E" w:rsidP="00C75A4E">
            <w:pPr>
              <w:pStyle w:val="GOSTTableHead"/>
              <w:rPr>
                <w:lang w:val="en-US"/>
              </w:rPr>
            </w:pPr>
            <w:r w:rsidRPr="00B9499D">
              <w:t>Тип данных</w:t>
            </w:r>
          </w:p>
        </w:tc>
        <w:tc>
          <w:tcPr>
            <w:tcW w:w="294" w:type="pct"/>
          </w:tcPr>
          <w:p w14:paraId="4F5BF38C" w14:textId="77777777" w:rsidR="00512B7E" w:rsidRPr="00B9499D" w:rsidRDefault="00512B7E" w:rsidP="00C75A4E">
            <w:pPr>
              <w:pStyle w:val="GOSTTableHead"/>
            </w:pPr>
            <w:r w:rsidRPr="00B9499D">
              <w:t>Обязательность</w:t>
            </w:r>
          </w:p>
        </w:tc>
        <w:tc>
          <w:tcPr>
            <w:tcW w:w="389" w:type="pct"/>
            <w:hideMark/>
          </w:tcPr>
          <w:p w14:paraId="159B25E4" w14:textId="77777777" w:rsidR="00512B7E" w:rsidRPr="00B9499D" w:rsidRDefault="00512B7E" w:rsidP="00C75A4E">
            <w:pPr>
              <w:pStyle w:val="GOSTTableHead"/>
            </w:pPr>
            <w:r w:rsidRPr="00B9499D">
              <w:t>Размерность</w:t>
            </w:r>
          </w:p>
        </w:tc>
        <w:tc>
          <w:tcPr>
            <w:tcW w:w="2072" w:type="pct"/>
          </w:tcPr>
          <w:p w14:paraId="7C09621C" w14:textId="77777777" w:rsidR="00512B7E" w:rsidRPr="00B9499D" w:rsidRDefault="00512B7E" w:rsidP="00C75A4E">
            <w:pPr>
              <w:pStyle w:val="GOSTTableHead"/>
            </w:pPr>
            <w:r w:rsidRPr="00B9499D">
              <w:t>Описание</w:t>
            </w:r>
          </w:p>
        </w:tc>
      </w:tr>
      <w:tr w:rsidR="00512B7E" w:rsidRPr="00B9499D" w14:paraId="49703AE3" w14:textId="77777777" w:rsidTr="002B4DF5">
        <w:tc>
          <w:tcPr>
            <w:tcW w:w="5000" w:type="pct"/>
            <w:gridSpan w:val="6"/>
          </w:tcPr>
          <w:p w14:paraId="68EC39BF" w14:textId="77777777" w:rsidR="00512B7E" w:rsidRPr="00B9499D" w:rsidRDefault="00512B7E">
            <w:pPr>
              <w:ind w:firstLine="30"/>
              <w:jc w:val="center"/>
              <w:rPr>
                <w:b/>
                <w:sz w:val="22"/>
                <w:szCs w:val="22"/>
              </w:rPr>
            </w:pPr>
            <w:r w:rsidRPr="00B9499D">
              <w:rPr>
                <w:b/>
                <w:sz w:val="22"/>
                <w:szCs w:val="22"/>
              </w:rPr>
              <w:t>Перечень параметров запроса (</w:t>
            </w:r>
            <w:r w:rsidRPr="00B9499D">
              <w:rPr>
                <w:b/>
                <w:sz w:val="22"/>
                <w:szCs w:val="22"/>
                <w:lang w:val="en-US"/>
              </w:rPr>
              <w:t>header</w:t>
            </w:r>
            <w:r w:rsidRPr="00B9499D">
              <w:rPr>
                <w:b/>
                <w:sz w:val="22"/>
                <w:szCs w:val="22"/>
              </w:rPr>
              <w:t>)</w:t>
            </w:r>
          </w:p>
        </w:tc>
      </w:tr>
      <w:tr w:rsidR="00512B7E" w:rsidRPr="00B9499D" w14:paraId="1115BEB4" w14:textId="77777777" w:rsidTr="002B4DF5">
        <w:tc>
          <w:tcPr>
            <w:tcW w:w="970" w:type="pct"/>
          </w:tcPr>
          <w:p w14:paraId="719002E2" w14:textId="2EC3D3E6" w:rsidR="00512B7E" w:rsidRPr="00B9499D" w:rsidRDefault="170E4D90">
            <w:pPr>
              <w:pStyle w:val="GOSTTablenorm"/>
            </w:pPr>
            <w:r>
              <w:t>Система-отправитель запроса</w:t>
            </w:r>
          </w:p>
        </w:tc>
        <w:tc>
          <w:tcPr>
            <w:tcW w:w="786" w:type="pct"/>
          </w:tcPr>
          <w:p w14:paraId="3CCB91EF" w14:textId="77777777" w:rsidR="00512B7E" w:rsidRPr="00B9499D" w:rsidRDefault="00512B7E">
            <w:pPr>
              <w:pStyle w:val="GOSTTablenorm"/>
              <w:rPr>
                <w:szCs w:val="22"/>
                <w:lang w:val="en-US"/>
              </w:rPr>
            </w:pPr>
            <w:r w:rsidRPr="00B9499D">
              <w:rPr>
                <w:szCs w:val="22"/>
                <w:lang w:val="en-US"/>
              </w:rPr>
              <w:t>Source</w:t>
            </w:r>
          </w:p>
        </w:tc>
        <w:tc>
          <w:tcPr>
            <w:tcW w:w="489" w:type="pct"/>
          </w:tcPr>
          <w:p w14:paraId="68AA6526" w14:textId="77777777" w:rsidR="00512B7E" w:rsidRPr="00B9499D" w:rsidRDefault="00512B7E" w:rsidP="00C75A4E">
            <w:pPr>
              <w:pStyle w:val="GOSTTablenorm"/>
              <w:rPr>
                <w:szCs w:val="22"/>
                <w:lang w:val="en-US"/>
              </w:rPr>
            </w:pPr>
            <w:r w:rsidRPr="00B9499D">
              <w:rPr>
                <w:szCs w:val="22"/>
              </w:rPr>
              <w:t>Строка</w:t>
            </w:r>
          </w:p>
        </w:tc>
        <w:tc>
          <w:tcPr>
            <w:tcW w:w="294" w:type="pct"/>
          </w:tcPr>
          <w:p w14:paraId="6BF74F26" w14:textId="77777777" w:rsidR="00512B7E" w:rsidRPr="00B9499D" w:rsidRDefault="00512B7E" w:rsidP="00C75A4E">
            <w:pPr>
              <w:pStyle w:val="GOSTTablenorm"/>
              <w:rPr>
                <w:szCs w:val="22"/>
              </w:rPr>
            </w:pPr>
            <w:r w:rsidRPr="00B9499D">
              <w:rPr>
                <w:szCs w:val="22"/>
              </w:rPr>
              <w:t>Да</w:t>
            </w:r>
          </w:p>
        </w:tc>
        <w:tc>
          <w:tcPr>
            <w:tcW w:w="389" w:type="pct"/>
          </w:tcPr>
          <w:p w14:paraId="09A457AC" w14:textId="77777777" w:rsidR="00512B7E" w:rsidRPr="00B9499D" w:rsidRDefault="00512B7E">
            <w:pPr>
              <w:pStyle w:val="GOSTTablenorm"/>
              <w:rPr>
                <w:szCs w:val="22"/>
                <w:lang w:val="en-US"/>
              </w:rPr>
            </w:pPr>
            <w:r w:rsidRPr="00B9499D">
              <w:rPr>
                <w:szCs w:val="22"/>
              </w:rPr>
              <w:t>&lt;=</w:t>
            </w:r>
            <w:r w:rsidRPr="00B9499D">
              <w:rPr>
                <w:szCs w:val="22"/>
                <w:lang w:val="en-US"/>
              </w:rPr>
              <w:t>10</w:t>
            </w:r>
          </w:p>
        </w:tc>
        <w:tc>
          <w:tcPr>
            <w:tcW w:w="2072" w:type="pct"/>
          </w:tcPr>
          <w:p w14:paraId="5D8E863E" w14:textId="77777777" w:rsidR="00563A60" w:rsidRDefault="00C246EB">
            <w:pPr>
              <w:pStyle w:val="GOSTTablenorm"/>
            </w:pPr>
            <w:commentRangeStart w:id="2074"/>
            <w:commentRangeEnd w:id="2074"/>
            <w:r>
              <w:rPr>
                <w:rStyle w:val="afff4"/>
              </w:rPr>
              <w:commentReference w:id="2074"/>
            </w:r>
            <w:r w:rsidR="170E4D90">
              <w:t xml:space="preserve">ФП ГИИС ЭБ </w:t>
            </w:r>
            <w:r w:rsidR="00563A60" w:rsidRPr="36854D62">
              <w:t>–</w:t>
            </w:r>
            <w:r w:rsidR="170E4D90">
              <w:t xml:space="preserve"> отправител</w:t>
            </w:r>
            <w:r>
              <w:t>ь</w:t>
            </w:r>
            <w:r w:rsidR="00563A60">
              <w:t xml:space="preserve"> запроса.</w:t>
            </w:r>
          </w:p>
          <w:p w14:paraId="00C4267F" w14:textId="079E4375" w:rsidR="00512B7E" w:rsidRPr="00B9499D" w:rsidRDefault="170E4D90">
            <w:pPr>
              <w:pStyle w:val="GOSTTablenorm"/>
            </w:pPr>
            <w:r>
              <w:t>Возможные значения:</w:t>
            </w:r>
          </w:p>
          <w:p w14:paraId="60553F00" w14:textId="77777777" w:rsidR="00027483" w:rsidRPr="00B9499D" w:rsidRDefault="00027483" w:rsidP="00027483">
            <w:pPr>
              <w:pStyle w:val="GOSTTableListMark1"/>
              <w:rPr>
                <w:lang w:val="en-US"/>
              </w:rPr>
            </w:pPr>
            <w:r w:rsidRPr="00B9499D">
              <w:rPr>
                <w:lang w:val="en-US"/>
              </w:rPr>
              <w:t>EXP</w:t>
            </w:r>
            <w:r w:rsidRPr="00B9499D">
              <w:t>03</w:t>
            </w:r>
            <w:r w:rsidRPr="00B9499D">
              <w:rPr>
                <w:lang w:val="en-US"/>
              </w:rPr>
              <w:t xml:space="preserve"> (ПУР</w:t>
            </w:r>
            <w:r w:rsidRPr="00B9499D">
              <w:t>03</w:t>
            </w:r>
            <w:r w:rsidRPr="00B9499D">
              <w:rPr>
                <w:lang w:val="en-US"/>
              </w:rPr>
              <w:t xml:space="preserve"> ЭБ)</w:t>
            </w:r>
            <w:r>
              <w:t>;</w:t>
            </w:r>
          </w:p>
          <w:p w14:paraId="000594C8" w14:textId="1F48EC93" w:rsidR="00512B7E" w:rsidRPr="00B9499D" w:rsidRDefault="00512B7E" w:rsidP="00C75A4E">
            <w:pPr>
              <w:pStyle w:val="GOSTTableListMark1"/>
              <w:rPr>
                <w:lang w:val="en-US"/>
              </w:rPr>
            </w:pPr>
            <w:r w:rsidRPr="00B9499D">
              <w:rPr>
                <w:lang w:val="en-US"/>
              </w:rPr>
              <w:t>EXP</w:t>
            </w:r>
            <w:r w:rsidRPr="00B9499D">
              <w:t>05</w:t>
            </w:r>
            <w:r w:rsidRPr="00B9499D">
              <w:rPr>
                <w:lang w:val="en-US"/>
              </w:rPr>
              <w:t xml:space="preserve"> (ПУР</w:t>
            </w:r>
            <w:r w:rsidRPr="00B9499D">
              <w:t>05</w:t>
            </w:r>
            <w:r w:rsidRPr="00B9499D">
              <w:rPr>
                <w:lang w:val="en-US"/>
              </w:rPr>
              <w:t xml:space="preserve"> ЭБ)</w:t>
            </w:r>
            <w:r w:rsidR="00ED0029">
              <w:t>;</w:t>
            </w:r>
          </w:p>
          <w:p w14:paraId="5CE52F5A" w14:textId="18DCC7CD" w:rsidR="00512B7E" w:rsidRPr="00B9499D" w:rsidRDefault="00512B7E" w:rsidP="00C75A4E">
            <w:pPr>
              <w:pStyle w:val="GOSTTableListMark1"/>
              <w:rPr>
                <w:lang w:val="en-US"/>
              </w:rPr>
            </w:pPr>
            <w:r w:rsidRPr="00B9499D">
              <w:rPr>
                <w:lang w:val="en-US"/>
              </w:rPr>
              <w:t>FAMABS (ПУДС ЭБ)</w:t>
            </w:r>
            <w:r w:rsidR="00ED0029">
              <w:t>;</w:t>
            </w:r>
          </w:p>
          <w:p w14:paraId="10242D84" w14:textId="7D6F5D47" w:rsidR="00371009" w:rsidRDefault="170E4D90" w:rsidP="00C75A4E">
            <w:pPr>
              <w:pStyle w:val="GOSTTableListMark1"/>
              <w:rPr>
                <w:ins w:id="2075" w:author="Сказецкая Наталья Камилевна" w:date="2023-09-15T12:00:00Z"/>
                <w:lang w:val="en-US"/>
              </w:rPr>
            </w:pPr>
            <w:r w:rsidRPr="170E4D90">
              <w:rPr>
                <w:lang w:val="en-US"/>
              </w:rPr>
              <w:t>ARP (ПУИО ЭБ)</w:t>
            </w:r>
            <w:r w:rsidR="00ED0029">
              <w:t>;</w:t>
            </w:r>
          </w:p>
          <w:p w14:paraId="6470BE96" w14:textId="345A7696" w:rsidR="00371009" w:rsidRPr="00152B47" w:rsidRDefault="00371009" w:rsidP="00C75A4E">
            <w:pPr>
              <w:pStyle w:val="GOSTTableListMark1"/>
              <w:rPr>
                <w:ins w:id="2076" w:author="Сказецкая Наталья Камилевна" w:date="2023-09-15T12:00:00Z"/>
                <w:lang w:val="en-US"/>
              </w:rPr>
            </w:pPr>
            <w:commentRangeStart w:id="2077"/>
            <w:ins w:id="2078" w:author="Сказецкая Наталья Камилевна" w:date="2023-09-15T12:00:00Z">
              <w:r w:rsidRPr="00C75A4E">
                <w:t>RMS (ПУД ЭБ)</w:t>
              </w:r>
            </w:ins>
            <w:ins w:id="2079" w:author="Сатлер Марина Викторовна" w:date="2023-12-27T23:39:00Z">
              <w:r w:rsidR="00ED0029" w:rsidRPr="00152B47">
                <w:t>;</w:t>
              </w:r>
            </w:ins>
          </w:p>
          <w:p w14:paraId="00B8F11D" w14:textId="77777777" w:rsidR="00F146C0" w:rsidRPr="00C75A4E" w:rsidRDefault="00F146C0" w:rsidP="00F146C0">
            <w:pPr>
              <w:pStyle w:val="GOSTTableListMark1"/>
              <w:rPr>
                <w:ins w:id="2080" w:author="Сатлер Марина Викторовна" w:date="2024-10-04T13:49:00Z"/>
              </w:rPr>
            </w:pPr>
            <w:ins w:id="2081" w:author="Сатлер Марина Викторовна" w:date="2024-10-04T13:49:00Z">
              <w:r w:rsidRPr="00696CBB">
                <w:t>TSE (ПУР КС ЭБ)</w:t>
              </w:r>
              <w:r>
                <w:t>;</w:t>
              </w:r>
            </w:ins>
          </w:p>
          <w:p w14:paraId="5F566962" w14:textId="525B1B0D" w:rsidR="00371009" w:rsidRPr="00471360" w:rsidRDefault="00371009" w:rsidP="00FA4C31">
            <w:pPr>
              <w:pStyle w:val="GOSTTableListMark1"/>
            </w:pPr>
            <w:ins w:id="2082" w:author="Сказецкая Наталья Камилевна" w:date="2023-09-15T12:00:00Z">
              <w:r w:rsidRPr="00C75A4E">
                <w:rPr>
                  <w:lang w:val="en-US"/>
                </w:rPr>
                <w:t>INC</w:t>
              </w:r>
              <w:r w:rsidRPr="00C75A4E">
                <w:t xml:space="preserve"> (</w:t>
              </w:r>
            </w:ins>
            <w:ins w:id="2083" w:author="Сатлер Марина Викторовна" w:date="2024-10-04T13:40:00Z">
              <w:r w:rsidR="00B44B92" w:rsidRPr="00C75A4E">
                <w:t xml:space="preserve"> ПУР </w:t>
              </w:r>
            </w:ins>
            <w:ins w:id="2084" w:author="Сказецкая Наталья Камилевна" w:date="2023-09-15T12:00:00Z">
              <w:del w:id="2085" w:author="Сатлер Марина Викторовна" w:date="2024-10-04T13:40:00Z">
                <w:r w:rsidRPr="00C75A4E" w:rsidDel="00B44B92">
                  <w:delText xml:space="preserve">Компонент </w:delText>
                </w:r>
              </w:del>
              <w:r w:rsidRPr="00C75A4E">
                <w:t xml:space="preserve">АУ/БУ </w:t>
              </w:r>
              <w:del w:id="2086" w:author="Сатлер Марина Викторовна" w:date="2024-10-04T13:40:00Z">
                <w:r w:rsidRPr="00C75A4E" w:rsidDel="00B44B92">
                  <w:delText xml:space="preserve">ПУР </w:delText>
                </w:r>
              </w:del>
              <w:r w:rsidRPr="00C75A4E">
                <w:t>ЭБ)</w:t>
              </w:r>
              <w:commentRangeEnd w:id="2077"/>
              <w:r w:rsidRPr="00152B47">
                <w:rPr>
                  <w:rStyle w:val="afff4"/>
                </w:rPr>
                <w:commentReference w:id="2077"/>
              </w:r>
            </w:ins>
          </w:p>
        </w:tc>
      </w:tr>
      <w:tr w:rsidR="00512B7E" w:rsidRPr="00B9499D" w14:paraId="72E49BB1" w14:textId="77777777" w:rsidTr="002B4DF5">
        <w:tc>
          <w:tcPr>
            <w:tcW w:w="970" w:type="pct"/>
          </w:tcPr>
          <w:p w14:paraId="0A41BAAA" w14:textId="3FC0CED7" w:rsidR="00512B7E" w:rsidRPr="00B9499D" w:rsidRDefault="00512B7E">
            <w:pPr>
              <w:pStyle w:val="GOSTTablenorm"/>
              <w:rPr>
                <w:lang w:val="en-US"/>
              </w:rPr>
            </w:pPr>
            <w:r w:rsidRPr="00B9499D">
              <w:t>Дата и время запрос</w:t>
            </w:r>
            <w:r w:rsidR="008846C1" w:rsidRPr="00B9499D">
              <w:t>а</w:t>
            </w:r>
          </w:p>
        </w:tc>
        <w:tc>
          <w:tcPr>
            <w:tcW w:w="786" w:type="pct"/>
          </w:tcPr>
          <w:p w14:paraId="16A2B2E0" w14:textId="77777777" w:rsidR="00512B7E" w:rsidRPr="00B9499D" w:rsidRDefault="00512B7E">
            <w:pPr>
              <w:pStyle w:val="GOSTTablenorm"/>
              <w:rPr>
                <w:lang w:val="en-US"/>
              </w:rPr>
            </w:pPr>
            <w:r w:rsidRPr="00B9499D">
              <w:rPr>
                <w:lang w:val="en-US"/>
              </w:rPr>
              <w:t>ReqDateTime</w:t>
            </w:r>
          </w:p>
        </w:tc>
        <w:tc>
          <w:tcPr>
            <w:tcW w:w="489" w:type="pct"/>
          </w:tcPr>
          <w:p w14:paraId="7AB4E7CE" w14:textId="77777777" w:rsidR="00512B7E" w:rsidRPr="00B9499D" w:rsidRDefault="00512B7E" w:rsidP="00C75A4E">
            <w:pPr>
              <w:pStyle w:val="GOSTTablenorm"/>
            </w:pPr>
            <w:r w:rsidRPr="00B9499D">
              <w:t>Дата-время (</w:t>
            </w:r>
            <w:r w:rsidRPr="00B9499D">
              <w:rPr>
                <w:lang w:val="en-US"/>
              </w:rPr>
              <w:t>timestamp</w:t>
            </w:r>
            <w:r w:rsidRPr="00B9499D">
              <w:t>)</w:t>
            </w:r>
          </w:p>
        </w:tc>
        <w:tc>
          <w:tcPr>
            <w:tcW w:w="294" w:type="pct"/>
          </w:tcPr>
          <w:p w14:paraId="092DBF07" w14:textId="77777777" w:rsidR="00512B7E" w:rsidRPr="00B9499D" w:rsidRDefault="00512B7E" w:rsidP="00C75A4E">
            <w:pPr>
              <w:pStyle w:val="GOSTTablenorm"/>
            </w:pPr>
            <w:r w:rsidRPr="00B9499D">
              <w:t>Да</w:t>
            </w:r>
          </w:p>
        </w:tc>
        <w:tc>
          <w:tcPr>
            <w:tcW w:w="389" w:type="pct"/>
          </w:tcPr>
          <w:p w14:paraId="3B062651" w14:textId="1B2D2D2C" w:rsidR="00512B7E" w:rsidRPr="00B9499D" w:rsidRDefault="00512B7E" w:rsidP="00C75A4E">
            <w:pPr>
              <w:pStyle w:val="GOSTTablenorm"/>
            </w:pPr>
          </w:p>
        </w:tc>
        <w:tc>
          <w:tcPr>
            <w:tcW w:w="2072" w:type="pct"/>
          </w:tcPr>
          <w:p w14:paraId="75F8C2CC" w14:textId="58F2762A" w:rsidR="00512B7E" w:rsidRPr="00B9499D" w:rsidRDefault="33249EA7" w:rsidP="00C75A4E">
            <w:pPr>
              <w:pStyle w:val="GOSTTablenorm"/>
            </w:pPr>
            <w:r w:rsidRPr="33249EA7">
              <w:t>Дата и время формирования запроса ФП ГИИС ЭБ.</w:t>
            </w:r>
          </w:p>
          <w:p w14:paraId="6355EFFD" w14:textId="77777777" w:rsidR="00512B7E" w:rsidRPr="00B9499D" w:rsidRDefault="00512B7E" w:rsidP="00C75A4E">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512B7E" w:rsidRPr="00B9499D" w14:paraId="51D9008F" w14:textId="77777777" w:rsidTr="002B4DF5">
        <w:tc>
          <w:tcPr>
            <w:tcW w:w="970" w:type="pct"/>
          </w:tcPr>
          <w:p w14:paraId="4735CCE3" w14:textId="77777777" w:rsidR="00512B7E" w:rsidRPr="00B9499D" w:rsidRDefault="00512B7E">
            <w:pPr>
              <w:pStyle w:val="GOSTTablenorm"/>
            </w:pPr>
            <w:r w:rsidRPr="00B9499D">
              <w:t>Версия формата запроса</w:t>
            </w:r>
          </w:p>
        </w:tc>
        <w:tc>
          <w:tcPr>
            <w:tcW w:w="786" w:type="pct"/>
          </w:tcPr>
          <w:p w14:paraId="7601F668" w14:textId="77777777" w:rsidR="00512B7E" w:rsidRPr="00B9499D" w:rsidRDefault="00512B7E">
            <w:pPr>
              <w:pStyle w:val="GOSTTablenorm"/>
              <w:rPr>
                <w:lang w:val="en-US"/>
              </w:rPr>
            </w:pPr>
            <w:r w:rsidRPr="00B9499D">
              <w:rPr>
                <w:lang w:val="en-US"/>
              </w:rPr>
              <w:t>Version</w:t>
            </w:r>
          </w:p>
        </w:tc>
        <w:tc>
          <w:tcPr>
            <w:tcW w:w="489" w:type="pct"/>
          </w:tcPr>
          <w:p w14:paraId="4456DABC" w14:textId="77777777" w:rsidR="00512B7E" w:rsidRPr="00B9499D" w:rsidRDefault="00512B7E" w:rsidP="00C75A4E">
            <w:pPr>
              <w:pStyle w:val="GOSTTablenorm"/>
              <w:rPr>
                <w:lang w:val="en-US"/>
              </w:rPr>
            </w:pPr>
            <w:r w:rsidRPr="00B9499D">
              <w:t>Строка</w:t>
            </w:r>
          </w:p>
        </w:tc>
        <w:tc>
          <w:tcPr>
            <w:tcW w:w="294" w:type="pct"/>
          </w:tcPr>
          <w:p w14:paraId="531227F3" w14:textId="77777777" w:rsidR="00512B7E" w:rsidRPr="00B9499D" w:rsidRDefault="00512B7E" w:rsidP="00C75A4E">
            <w:pPr>
              <w:pStyle w:val="GOSTTablenorm"/>
            </w:pPr>
            <w:r w:rsidRPr="00B9499D">
              <w:t>Да</w:t>
            </w:r>
          </w:p>
        </w:tc>
        <w:tc>
          <w:tcPr>
            <w:tcW w:w="389" w:type="pct"/>
          </w:tcPr>
          <w:p w14:paraId="7A938451" w14:textId="77777777" w:rsidR="00512B7E" w:rsidRPr="00B9499D" w:rsidRDefault="00512B7E">
            <w:pPr>
              <w:pStyle w:val="GOSTTablenorm"/>
              <w:rPr>
                <w:lang w:val="en-US"/>
              </w:rPr>
            </w:pPr>
            <w:r w:rsidRPr="00B9499D">
              <w:t>&lt;=</w:t>
            </w:r>
            <w:r w:rsidRPr="00B9499D">
              <w:rPr>
                <w:lang w:val="en-US"/>
              </w:rPr>
              <w:t>10</w:t>
            </w:r>
          </w:p>
        </w:tc>
        <w:tc>
          <w:tcPr>
            <w:tcW w:w="2072" w:type="pct"/>
          </w:tcPr>
          <w:p w14:paraId="08481EFA" w14:textId="7E07668C" w:rsidR="00512B7E" w:rsidRPr="00B9499D" w:rsidRDefault="00512B7E" w:rsidP="00C75A4E">
            <w:pPr>
              <w:pStyle w:val="GOSTTablenorm"/>
            </w:pPr>
            <w:r w:rsidRPr="00B9499D">
              <w:t>Версия формата запроса</w:t>
            </w:r>
          </w:p>
        </w:tc>
      </w:tr>
      <w:tr w:rsidR="00512B7E" w:rsidRPr="00B9499D" w14:paraId="4BEA1DCA" w14:textId="77777777" w:rsidTr="002B4DF5">
        <w:tc>
          <w:tcPr>
            <w:tcW w:w="970" w:type="pct"/>
          </w:tcPr>
          <w:p w14:paraId="0CF76071" w14:textId="77777777" w:rsidR="00512B7E" w:rsidRPr="00B9499D" w:rsidRDefault="00512B7E">
            <w:pPr>
              <w:pStyle w:val="GOSTTablenorm"/>
            </w:pPr>
            <w:r w:rsidRPr="00B9499D">
              <w:t>Глобальный идентификатор запроса</w:t>
            </w:r>
          </w:p>
        </w:tc>
        <w:tc>
          <w:tcPr>
            <w:tcW w:w="786" w:type="pct"/>
          </w:tcPr>
          <w:p w14:paraId="093B9783" w14:textId="07CCE5CD" w:rsidR="00512B7E" w:rsidRPr="00B9499D" w:rsidRDefault="00B568CC">
            <w:pPr>
              <w:pStyle w:val="GOSTTablenorm"/>
              <w:rPr>
                <w:lang w:val="en-US"/>
              </w:rPr>
            </w:pPr>
            <w:r w:rsidRPr="00B9499D">
              <w:rPr>
                <w:lang w:val="en-US"/>
              </w:rPr>
              <w:t>Req</w:t>
            </w:r>
            <w:r w:rsidR="00512B7E" w:rsidRPr="00B9499D">
              <w:rPr>
                <w:lang w:val="en-US"/>
              </w:rPr>
              <w:t>Guid</w:t>
            </w:r>
          </w:p>
        </w:tc>
        <w:tc>
          <w:tcPr>
            <w:tcW w:w="489" w:type="pct"/>
          </w:tcPr>
          <w:p w14:paraId="4E302281" w14:textId="77777777" w:rsidR="00512B7E" w:rsidRPr="00B9499D" w:rsidRDefault="00512B7E" w:rsidP="00C75A4E">
            <w:pPr>
              <w:pStyle w:val="GOSTTablenorm"/>
            </w:pPr>
            <w:r w:rsidRPr="00B9499D">
              <w:rPr>
                <w:lang w:val="en-US"/>
              </w:rPr>
              <w:t>GUID</w:t>
            </w:r>
          </w:p>
        </w:tc>
        <w:tc>
          <w:tcPr>
            <w:tcW w:w="294" w:type="pct"/>
          </w:tcPr>
          <w:p w14:paraId="27A88542" w14:textId="77777777" w:rsidR="00512B7E" w:rsidRPr="00B9499D" w:rsidRDefault="00512B7E" w:rsidP="00C75A4E">
            <w:pPr>
              <w:pStyle w:val="GOSTTablenorm"/>
            </w:pPr>
            <w:r w:rsidRPr="00B9499D">
              <w:t>Да</w:t>
            </w:r>
          </w:p>
        </w:tc>
        <w:tc>
          <w:tcPr>
            <w:tcW w:w="389" w:type="pct"/>
          </w:tcPr>
          <w:p w14:paraId="070CF904" w14:textId="77777777" w:rsidR="00512B7E" w:rsidRPr="00B9499D" w:rsidRDefault="00512B7E">
            <w:pPr>
              <w:pStyle w:val="GOSTTablenorm"/>
              <w:rPr>
                <w:lang w:val="en-US"/>
              </w:rPr>
            </w:pPr>
            <w:r w:rsidRPr="00B9499D">
              <w:rPr>
                <w:lang w:val="en-US"/>
              </w:rPr>
              <w:t>=</w:t>
            </w:r>
            <w:r w:rsidRPr="00B9499D">
              <w:t>36</w:t>
            </w:r>
          </w:p>
        </w:tc>
        <w:tc>
          <w:tcPr>
            <w:tcW w:w="2072" w:type="pct"/>
          </w:tcPr>
          <w:p w14:paraId="17B9BF3C" w14:textId="77777777" w:rsidR="00512B7E" w:rsidRPr="00B9499D" w:rsidRDefault="00512B7E" w:rsidP="00C75A4E">
            <w:pPr>
              <w:pStyle w:val="GOSTTablenorm"/>
            </w:pPr>
            <w:r w:rsidRPr="00B9499D">
              <w:t>Уникальный идентификатор запроса (с тире)</w:t>
            </w:r>
          </w:p>
        </w:tc>
      </w:tr>
      <w:tr w:rsidR="00512B7E" w:rsidRPr="00B9499D" w14:paraId="69788A95" w14:textId="77777777" w:rsidTr="002B4DF5">
        <w:tc>
          <w:tcPr>
            <w:tcW w:w="970" w:type="pct"/>
          </w:tcPr>
          <w:p w14:paraId="6F85A2AD" w14:textId="77777777" w:rsidR="00512B7E" w:rsidRPr="00B9499D" w:rsidRDefault="00512B7E">
            <w:pPr>
              <w:pStyle w:val="GOSTTablenorm"/>
              <w:rPr>
                <w:lang w:val="en-US"/>
              </w:rPr>
            </w:pPr>
            <w:r w:rsidRPr="00B9499D">
              <w:t>Глобальный идентификатор документа</w:t>
            </w:r>
          </w:p>
        </w:tc>
        <w:tc>
          <w:tcPr>
            <w:tcW w:w="786" w:type="pct"/>
          </w:tcPr>
          <w:p w14:paraId="74BEADF2" w14:textId="77777777" w:rsidR="00512B7E" w:rsidRPr="00B9499D" w:rsidRDefault="00512B7E">
            <w:pPr>
              <w:pStyle w:val="GOSTTablenorm"/>
              <w:rPr>
                <w:lang w:val="en-US"/>
              </w:rPr>
            </w:pPr>
            <w:r w:rsidRPr="00B9499D">
              <w:rPr>
                <w:lang w:val="en-US"/>
              </w:rPr>
              <w:t>DocGuid</w:t>
            </w:r>
          </w:p>
        </w:tc>
        <w:tc>
          <w:tcPr>
            <w:tcW w:w="489" w:type="pct"/>
          </w:tcPr>
          <w:p w14:paraId="52241AB8" w14:textId="77777777" w:rsidR="00512B7E" w:rsidRPr="00B9499D" w:rsidRDefault="00512B7E" w:rsidP="00C75A4E">
            <w:pPr>
              <w:pStyle w:val="GOSTTablenorm"/>
            </w:pPr>
            <w:r w:rsidRPr="00B9499D">
              <w:rPr>
                <w:lang w:val="en-US"/>
              </w:rPr>
              <w:t>GUID</w:t>
            </w:r>
          </w:p>
        </w:tc>
        <w:tc>
          <w:tcPr>
            <w:tcW w:w="294" w:type="pct"/>
          </w:tcPr>
          <w:p w14:paraId="4E21DDC8" w14:textId="77777777" w:rsidR="00512B7E" w:rsidRPr="00B9499D" w:rsidRDefault="00512B7E" w:rsidP="00C75A4E">
            <w:pPr>
              <w:pStyle w:val="GOSTTablenorm"/>
            </w:pPr>
            <w:r w:rsidRPr="00B9499D">
              <w:t>Да</w:t>
            </w:r>
          </w:p>
        </w:tc>
        <w:tc>
          <w:tcPr>
            <w:tcW w:w="389" w:type="pct"/>
          </w:tcPr>
          <w:p w14:paraId="044632CD" w14:textId="77777777" w:rsidR="00512B7E" w:rsidRPr="00B9499D" w:rsidRDefault="00512B7E" w:rsidP="00C75A4E">
            <w:pPr>
              <w:pStyle w:val="GOSTTablenorm"/>
            </w:pPr>
            <w:r w:rsidRPr="00B9499D">
              <w:rPr>
                <w:lang w:val="en-US"/>
              </w:rPr>
              <w:t>=</w:t>
            </w:r>
            <w:r w:rsidRPr="00B9499D">
              <w:t>36</w:t>
            </w:r>
          </w:p>
        </w:tc>
        <w:tc>
          <w:tcPr>
            <w:tcW w:w="2072" w:type="pct"/>
          </w:tcPr>
          <w:p w14:paraId="159DCAF8" w14:textId="77777777" w:rsidR="00512B7E" w:rsidRPr="003262ED" w:rsidRDefault="170E4D90">
            <w:pPr>
              <w:pStyle w:val="GOSTTablenorm"/>
              <w:rPr>
                <w:ins w:id="2087" w:author="Сатлер Марина Викторовна" w:date="2026-04-06T14:34:00Z"/>
                <w:highlight w:val="green"/>
              </w:rPr>
            </w:pPr>
            <w:r>
              <w:t>Уникальный идентификатор документа (</w:t>
            </w:r>
            <w:proofErr w:type="gramStart"/>
            <w:r>
              <w:t>с тире</w:t>
            </w:r>
            <w:proofErr w:type="gramEnd"/>
            <w:r>
              <w:t>), информация о подобранных записях учета по которому запрашивается</w:t>
            </w:r>
            <w:ins w:id="2088" w:author="Сатлер Марина Викторовна" w:date="2026-04-06T14:34:00Z">
              <w:r w:rsidR="00AA75A0" w:rsidRPr="003262ED">
                <w:t xml:space="preserve"> </w:t>
              </w:r>
              <w:r w:rsidR="00AA75A0" w:rsidRPr="003262ED">
                <w:rPr>
                  <w:highlight w:val="green"/>
                </w:rPr>
                <w:t>(для запросов списка подобранных записей учета по документу).</w:t>
              </w:r>
            </w:ins>
          </w:p>
          <w:p w14:paraId="1D5EF138" w14:textId="77777777" w:rsidR="00AA75A0" w:rsidRPr="003262ED" w:rsidRDefault="00AA75A0">
            <w:pPr>
              <w:pStyle w:val="GOSTTablenorm"/>
              <w:rPr>
                <w:ins w:id="2089" w:author="Сатлер Марина Викторовна" w:date="2026-04-06T14:34:00Z"/>
                <w:highlight w:val="green"/>
              </w:rPr>
            </w:pPr>
          </w:p>
          <w:p w14:paraId="1417A097" w14:textId="1127C6D8" w:rsidR="00AA75A0" w:rsidRPr="00AA75A0" w:rsidRDefault="00AA75A0" w:rsidP="00964592">
            <w:pPr>
              <w:pStyle w:val="GOSTTablenorm"/>
            </w:pPr>
            <w:ins w:id="2090" w:author="Сатлер Марина Викторовна" w:date="2026-04-06T14:34:00Z">
              <w:r w:rsidRPr="003262ED">
                <w:rPr>
                  <w:highlight w:val="green"/>
                </w:rPr>
                <w:lastRenderedPageBreak/>
                <w:t>Уникальный идентификатор документа (с тире), инициировавшего запрос (для запросов списка подобранных записей учета по дате отражения в учете)</w:t>
              </w:r>
            </w:ins>
          </w:p>
        </w:tc>
      </w:tr>
      <w:tr w:rsidR="00512B7E" w:rsidRPr="00B9499D" w14:paraId="0CB3E1BF" w14:textId="77777777" w:rsidTr="002B4DF5">
        <w:tc>
          <w:tcPr>
            <w:tcW w:w="970" w:type="pct"/>
          </w:tcPr>
          <w:p w14:paraId="50696C24" w14:textId="77777777" w:rsidR="00512B7E" w:rsidRPr="00B9499D" w:rsidRDefault="00512B7E">
            <w:pPr>
              <w:pStyle w:val="GOSTTablenorm"/>
            </w:pPr>
            <w:r w:rsidRPr="00B9499D">
              <w:lastRenderedPageBreak/>
              <w:t>Тип запроса</w:t>
            </w:r>
          </w:p>
        </w:tc>
        <w:tc>
          <w:tcPr>
            <w:tcW w:w="786" w:type="pct"/>
          </w:tcPr>
          <w:p w14:paraId="77667E23" w14:textId="77777777" w:rsidR="00512B7E" w:rsidRPr="00B9499D" w:rsidRDefault="00512B7E">
            <w:pPr>
              <w:pStyle w:val="GOSTTablenorm"/>
              <w:rPr>
                <w:lang w:val="en-US"/>
              </w:rPr>
            </w:pPr>
            <w:r w:rsidRPr="00B9499D">
              <w:rPr>
                <w:lang w:val="en-US"/>
              </w:rPr>
              <w:t>RequestType</w:t>
            </w:r>
          </w:p>
        </w:tc>
        <w:tc>
          <w:tcPr>
            <w:tcW w:w="489" w:type="pct"/>
          </w:tcPr>
          <w:p w14:paraId="3201F57C" w14:textId="77777777" w:rsidR="00512B7E" w:rsidRPr="00B9499D" w:rsidRDefault="00512B7E" w:rsidP="00C75A4E">
            <w:pPr>
              <w:pStyle w:val="GOSTTablenorm"/>
            </w:pPr>
            <w:r w:rsidRPr="00B9499D">
              <w:t>Строка</w:t>
            </w:r>
          </w:p>
        </w:tc>
        <w:tc>
          <w:tcPr>
            <w:tcW w:w="294" w:type="pct"/>
          </w:tcPr>
          <w:p w14:paraId="103357C3" w14:textId="77777777" w:rsidR="00512B7E" w:rsidRPr="00B9499D" w:rsidRDefault="00512B7E" w:rsidP="00C75A4E">
            <w:pPr>
              <w:pStyle w:val="GOSTTablenorm"/>
            </w:pPr>
            <w:r w:rsidRPr="00B9499D">
              <w:t>Да</w:t>
            </w:r>
          </w:p>
        </w:tc>
        <w:tc>
          <w:tcPr>
            <w:tcW w:w="389" w:type="pct"/>
          </w:tcPr>
          <w:p w14:paraId="1CBA92C8" w14:textId="5C53619C" w:rsidR="00512B7E" w:rsidRPr="00B9499D" w:rsidRDefault="00512B7E" w:rsidP="00B2639A">
            <w:pPr>
              <w:pStyle w:val="GOSTTablenorm"/>
              <w:rPr>
                <w:lang w:val="en-US"/>
              </w:rPr>
            </w:pPr>
            <w:r w:rsidRPr="00B9499D">
              <w:t>&lt;=</w:t>
            </w:r>
            <w:del w:id="2091" w:author="Сатлер Марина Викторовна" w:date="2024-10-31T11:32:00Z">
              <w:r w:rsidRPr="00B9499D" w:rsidDel="00AA6E06">
                <w:rPr>
                  <w:lang w:val="en-US"/>
                </w:rPr>
                <w:delText>10</w:delText>
              </w:r>
            </w:del>
            <w:ins w:id="2092" w:author="Сатлер Марина Викторовна" w:date="2024-10-31T11:32:00Z">
              <w:r w:rsidR="00AA6E06">
                <w:t>5</w:t>
              </w:r>
              <w:r w:rsidR="00AA6E06" w:rsidRPr="00B9499D">
                <w:rPr>
                  <w:lang w:val="en-US"/>
                </w:rPr>
                <w:t>0</w:t>
              </w:r>
            </w:ins>
          </w:p>
        </w:tc>
        <w:tc>
          <w:tcPr>
            <w:tcW w:w="2072" w:type="pct"/>
          </w:tcPr>
          <w:p w14:paraId="3C9DCC50" w14:textId="77777777" w:rsidR="00512B7E" w:rsidRPr="00B9499D" w:rsidRDefault="00512B7E" w:rsidP="00C75A4E">
            <w:pPr>
              <w:pStyle w:val="GOSTTablenorm"/>
            </w:pPr>
            <w:r w:rsidRPr="00B9499D">
              <w:t>Передается значение «OPLIST»</w:t>
            </w:r>
          </w:p>
        </w:tc>
      </w:tr>
      <w:tr w:rsidR="008846C1" w:rsidRPr="00B9499D" w14:paraId="7E758A11" w14:textId="77777777" w:rsidTr="002B4DF5">
        <w:tc>
          <w:tcPr>
            <w:tcW w:w="5000" w:type="pct"/>
            <w:gridSpan w:val="6"/>
          </w:tcPr>
          <w:p w14:paraId="4B8668F6" w14:textId="0E042EEA" w:rsidR="008846C1" w:rsidRPr="00B9499D" w:rsidRDefault="008846C1">
            <w:pPr>
              <w:keepNext/>
              <w:ind w:firstLine="30"/>
              <w:jc w:val="center"/>
              <w:rPr>
                <w:b/>
                <w:sz w:val="22"/>
                <w:szCs w:val="22"/>
              </w:rPr>
            </w:pPr>
            <w:r w:rsidRPr="00B9499D">
              <w:rPr>
                <w:b/>
                <w:sz w:val="22"/>
                <w:szCs w:val="22"/>
              </w:rPr>
              <w:t>Перечень параметров запроса (</w:t>
            </w:r>
            <w:r w:rsidRPr="00B9499D">
              <w:rPr>
                <w:b/>
                <w:sz w:val="22"/>
                <w:szCs w:val="22"/>
                <w:lang w:val="en-US"/>
              </w:rPr>
              <w:t>document</w:t>
            </w:r>
            <w:r w:rsidRPr="00B9499D">
              <w:rPr>
                <w:b/>
                <w:sz w:val="22"/>
                <w:szCs w:val="22"/>
              </w:rPr>
              <w:t>)</w:t>
            </w:r>
          </w:p>
        </w:tc>
      </w:tr>
      <w:tr w:rsidR="00AA75A0" w:rsidRPr="00B9499D" w14:paraId="5B43BE6B" w14:textId="77777777" w:rsidTr="002B4DF5">
        <w:trPr>
          <w:ins w:id="2093" w:author="Сатлер Марина Викторовна" w:date="2026-04-06T14:39:00Z"/>
        </w:trPr>
        <w:tc>
          <w:tcPr>
            <w:tcW w:w="970" w:type="pct"/>
          </w:tcPr>
          <w:p w14:paraId="1BB33F56" w14:textId="125C65E9" w:rsidR="00AA75A0" w:rsidRPr="003262ED" w:rsidRDefault="00AA75A0" w:rsidP="00AA75A0">
            <w:pPr>
              <w:pStyle w:val="GOSTTablenorm"/>
              <w:rPr>
                <w:ins w:id="2094" w:author="Сатлер Марина Викторовна" w:date="2026-04-06T14:39:00Z"/>
                <w:highlight w:val="green"/>
              </w:rPr>
            </w:pPr>
            <w:ins w:id="2095" w:author="Сатлер Марина Викторовна" w:date="2026-04-06T14:40:00Z">
              <w:r w:rsidRPr="003262ED">
                <w:rPr>
                  <w:highlight w:val="green"/>
                </w:rPr>
                <w:t>Операционный день</w:t>
              </w:r>
            </w:ins>
          </w:p>
        </w:tc>
        <w:tc>
          <w:tcPr>
            <w:tcW w:w="786" w:type="pct"/>
          </w:tcPr>
          <w:p w14:paraId="46917CDD" w14:textId="7DBE4B12" w:rsidR="00AA75A0" w:rsidRPr="003262ED" w:rsidRDefault="00AA75A0" w:rsidP="00AA75A0">
            <w:pPr>
              <w:pStyle w:val="GOSTTablenorm"/>
              <w:rPr>
                <w:ins w:id="2096" w:author="Сатлер Марина Викторовна" w:date="2026-04-06T14:39:00Z"/>
                <w:highlight w:val="green"/>
                <w:lang w:val="en-US"/>
              </w:rPr>
            </w:pPr>
            <w:ins w:id="2097" w:author="Сатлер Марина Викторовна" w:date="2026-04-06T14:40:00Z">
              <w:r w:rsidRPr="003262ED">
                <w:rPr>
                  <w:highlight w:val="green"/>
                </w:rPr>
                <w:t>TradingDay</w:t>
              </w:r>
            </w:ins>
          </w:p>
        </w:tc>
        <w:tc>
          <w:tcPr>
            <w:tcW w:w="489" w:type="pct"/>
          </w:tcPr>
          <w:p w14:paraId="56701415" w14:textId="0852F0EC" w:rsidR="00AA75A0" w:rsidRPr="003262ED" w:rsidRDefault="00AA75A0" w:rsidP="00AA75A0">
            <w:pPr>
              <w:pStyle w:val="GOSTTablenorm"/>
              <w:rPr>
                <w:ins w:id="2098" w:author="Сатлер Марина Викторовна" w:date="2026-04-06T14:39:00Z"/>
                <w:highlight w:val="green"/>
              </w:rPr>
            </w:pPr>
            <w:ins w:id="2099" w:author="Сатлер Марина Викторовна" w:date="2026-04-06T14:40:00Z">
              <w:r w:rsidRPr="003262ED">
                <w:rPr>
                  <w:highlight w:val="green"/>
                </w:rPr>
                <w:t>Дата</w:t>
              </w:r>
            </w:ins>
          </w:p>
        </w:tc>
        <w:tc>
          <w:tcPr>
            <w:tcW w:w="294" w:type="pct"/>
          </w:tcPr>
          <w:p w14:paraId="24BF55C1" w14:textId="70F1391D" w:rsidR="00AA75A0" w:rsidRPr="003262ED" w:rsidRDefault="00AA75A0" w:rsidP="00AA75A0">
            <w:pPr>
              <w:pStyle w:val="GOSTTablenorm"/>
              <w:rPr>
                <w:ins w:id="2100" w:author="Сатлер Марина Викторовна" w:date="2026-04-06T14:39:00Z"/>
                <w:highlight w:val="green"/>
              </w:rPr>
            </w:pPr>
            <w:ins w:id="2101" w:author="Сатлер Марина Викторовна" w:date="2026-04-06T14:40:00Z">
              <w:r w:rsidRPr="003262ED">
                <w:rPr>
                  <w:highlight w:val="green"/>
                </w:rPr>
                <w:t>Нет</w:t>
              </w:r>
            </w:ins>
          </w:p>
        </w:tc>
        <w:tc>
          <w:tcPr>
            <w:tcW w:w="389" w:type="pct"/>
          </w:tcPr>
          <w:p w14:paraId="5B4984B5" w14:textId="453934C7" w:rsidR="00AA75A0" w:rsidRPr="003262ED" w:rsidRDefault="00AA75A0" w:rsidP="00AA75A0">
            <w:pPr>
              <w:pStyle w:val="GOSTTablenorm"/>
              <w:rPr>
                <w:ins w:id="2102" w:author="Сатлер Марина Викторовна" w:date="2026-04-06T14:39:00Z"/>
                <w:highlight w:val="green"/>
              </w:rPr>
            </w:pPr>
          </w:p>
        </w:tc>
        <w:tc>
          <w:tcPr>
            <w:tcW w:w="2072" w:type="pct"/>
          </w:tcPr>
          <w:p w14:paraId="476D8410" w14:textId="77777777" w:rsidR="00AA75A0" w:rsidRDefault="00AA75A0" w:rsidP="00AA75A0">
            <w:pPr>
              <w:pStyle w:val="GOSTTablenorm"/>
              <w:rPr>
                <w:ins w:id="2103" w:author="Сатлер Марина Викторовна" w:date="2026-04-06T16:59:00Z"/>
                <w:highlight w:val="green"/>
              </w:rPr>
            </w:pPr>
            <w:ins w:id="2104" w:author="Сатлер Марина Викторовна" w:date="2026-04-06T14:40:00Z">
              <w:r w:rsidRPr="003262ED">
                <w:rPr>
                  <w:highlight w:val="green"/>
                </w:rPr>
                <w:t>Указывается дата операционного дня системы (дата отражения в учете) в формате YYYY-MM-DD, за которую необходимо получить информацию</w:t>
              </w:r>
            </w:ins>
            <w:ins w:id="2105" w:author="Сатлер Марина Викторовна" w:date="2026-04-06T16:59:00Z">
              <w:r w:rsidR="00CE44EE">
                <w:rPr>
                  <w:highlight w:val="green"/>
                </w:rPr>
                <w:t>.</w:t>
              </w:r>
            </w:ins>
          </w:p>
          <w:p w14:paraId="2E750B6A" w14:textId="26925BE0" w:rsidR="00CE44EE" w:rsidRPr="003262ED" w:rsidRDefault="00CE44EE" w:rsidP="00AA75A0">
            <w:pPr>
              <w:pStyle w:val="GOSTTablenorm"/>
              <w:rPr>
                <w:ins w:id="2106" w:author="Сатлер Марина Викторовна" w:date="2026-04-06T14:39:00Z"/>
                <w:szCs w:val="22"/>
                <w:highlight w:val="green"/>
              </w:rPr>
            </w:pPr>
            <w:ins w:id="2107" w:author="Сатлер Марина Викторовна" w:date="2026-04-06T17:00:00Z">
              <w:r w:rsidRPr="00556A96">
                <w:rPr>
                  <w:szCs w:val="22"/>
                  <w:highlight w:val="green"/>
                </w:rPr>
                <w:t>Обязателен для запроса списка подобранных записей учета по дате отражения в учете</w:t>
              </w:r>
            </w:ins>
          </w:p>
        </w:tc>
      </w:tr>
      <w:tr w:rsidR="00AA75A0" w:rsidRPr="00B9499D" w14:paraId="2B7A844D" w14:textId="77777777" w:rsidTr="003262ED">
        <w:trPr>
          <w:ins w:id="2108" w:author="Сатлер Марина Викторовна" w:date="2026-04-06T14:39:00Z"/>
        </w:trPr>
        <w:tc>
          <w:tcPr>
            <w:tcW w:w="970" w:type="pct"/>
            <w:vAlign w:val="center"/>
          </w:tcPr>
          <w:p w14:paraId="3051B48E" w14:textId="170FB9FD" w:rsidR="00AA75A0" w:rsidRPr="003262ED" w:rsidRDefault="00AA75A0" w:rsidP="002C6C40">
            <w:pPr>
              <w:pStyle w:val="GOSTTablenorm"/>
              <w:rPr>
                <w:ins w:id="2109" w:author="Сатлер Марина Викторовна" w:date="2026-04-06T14:39:00Z"/>
                <w:highlight w:val="green"/>
              </w:rPr>
            </w:pPr>
            <w:ins w:id="2110" w:author="Сатлер Марина Викторовна" w:date="2026-04-06T14:41:00Z">
              <w:r w:rsidRPr="003262ED">
                <w:rPr>
                  <w:highlight w:val="green"/>
                </w:rPr>
                <w:t>Перечень ТОФК/ЦС по учету</w:t>
              </w:r>
            </w:ins>
          </w:p>
        </w:tc>
        <w:tc>
          <w:tcPr>
            <w:tcW w:w="786" w:type="pct"/>
            <w:vAlign w:val="center"/>
          </w:tcPr>
          <w:p w14:paraId="49887D1C" w14:textId="515EE9D6" w:rsidR="00AA75A0" w:rsidRPr="003262ED" w:rsidRDefault="00AA75A0" w:rsidP="003262ED">
            <w:pPr>
              <w:pStyle w:val="GOSTTablenorm"/>
              <w:rPr>
                <w:ins w:id="2111" w:author="Сатлер Марина Викторовна" w:date="2026-04-06T14:39:00Z"/>
                <w:highlight w:val="green"/>
              </w:rPr>
            </w:pPr>
            <w:ins w:id="2112" w:author="Сатлер Марина Викторовна" w:date="2026-04-06T14:41:00Z">
              <w:r w:rsidRPr="003262ED">
                <w:rPr>
                  <w:highlight w:val="green"/>
                </w:rPr>
                <w:t>Subject</w:t>
              </w:r>
            </w:ins>
          </w:p>
        </w:tc>
        <w:tc>
          <w:tcPr>
            <w:tcW w:w="489" w:type="pct"/>
            <w:vAlign w:val="center"/>
          </w:tcPr>
          <w:p w14:paraId="143466A1" w14:textId="413DA928" w:rsidR="00AA75A0" w:rsidRPr="003262ED" w:rsidRDefault="00AA75A0" w:rsidP="003262ED">
            <w:pPr>
              <w:pStyle w:val="GOSTTablenorm"/>
              <w:rPr>
                <w:ins w:id="2113" w:author="Сатлер Марина Викторовна" w:date="2026-04-06T14:39:00Z"/>
                <w:highlight w:val="green"/>
              </w:rPr>
            </w:pPr>
            <w:ins w:id="2114" w:author="Сатлер Марина Викторовна" w:date="2026-04-06T14:41:00Z">
              <w:r w:rsidRPr="003262ED">
                <w:rPr>
                  <w:highlight w:val="green"/>
                </w:rPr>
                <w:t>Строка</w:t>
              </w:r>
            </w:ins>
          </w:p>
        </w:tc>
        <w:tc>
          <w:tcPr>
            <w:tcW w:w="294" w:type="pct"/>
            <w:vAlign w:val="center"/>
          </w:tcPr>
          <w:p w14:paraId="3951DE98" w14:textId="758F4B61" w:rsidR="00AA75A0" w:rsidRPr="003262ED" w:rsidRDefault="00AA75A0" w:rsidP="003262ED">
            <w:pPr>
              <w:pStyle w:val="GOSTTablenorm"/>
              <w:rPr>
                <w:ins w:id="2115" w:author="Сатлер Марина Викторовна" w:date="2026-04-06T14:39:00Z"/>
                <w:highlight w:val="green"/>
              </w:rPr>
            </w:pPr>
            <w:ins w:id="2116" w:author="Сатлер Марина Викторовна" w:date="2026-04-06T14:41:00Z">
              <w:r w:rsidRPr="003262ED">
                <w:rPr>
                  <w:highlight w:val="green"/>
                </w:rPr>
                <w:t>Нет</w:t>
              </w:r>
            </w:ins>
          </w:p>
        </w:tc>
        <w:tc>
          <w:tcPr>
            <w:tcW w:w="389" w:type="pct"/>
            <w:vAlign w:val="center"/>
          </w:tcPr>
          <w:p w14:paraId="14D5383A" w14:textId="3E86BCA7" w:rsidR="00AA75A0" w:rsidRPr="003262ED" w:rsidRDefault="00BA79B2" w:rsidP="003262ED">
            <w:pPr>
              <w:pStyle w:val="GOSTTablenorm"/>
              <w:rPr>
                <w:ins w:id="2117" w:author="Сатлер Марина Викторовна" w:date="2026-04-06T14:39:00Z"/>
                <w:highlight w:val="green"/>
              </w:rPr>
            </w:pPr>
            <w:commentRangeStart w:id="2118"/>
            <w:ins w:id="2119" w:author="Сатлер Марина Викторовна" w:date="2026-04-06T14:43:00Z">
              <w:r w:rsidRPr="003262ED">
                <w:rPr>
                  <w:highlight w:val="green"/>
                </w:rPr>
                <w:t>?</w:t>
              </w:r>
              <w:commentRangeEnd w:id="2118"/>
              <w:r w:rsidRPr="003262ED">
                <w:rPr>
                  <w:rStyle w:val="afff4"/>
                  <w:highlight w:val="green"/>
                </w:rPr>
                <w:commentReference w:id="2118"/>
              </w:r>
            </w:ins>
          </w:p>
        </w:tc>
        <w:tc>
          <w:tcPr>
            <w:tcW w:w="2072" w:type="pct"/>
            <w:vAlign w:val="center"/>
          </w:tcPr>
          <w:p w14:paraId="15EB3918" w14:textId="77777777" w:rsidR="00AA75A0" w:rsidRDefault="00AA75A0" w:rsidP="003262ED">
            <w:pPr>
              <w:pStyle w:val="GOSTTablenorm"/>
              <w:rPr>
                <w:ins w:id="2120" w:author="Сатлер Марина Викторовна" w:date="2026-04-06T15:06:00Z"/>
                <w:highlight w:val="green"/>
              </w:rPr>
            </w:pPr>
            <w:ins w:id="2121" w:author="Сатлер Марина Викторовна" w:date="2026-04-06T14:41:00Z">
              <w:r w:rsidRPr="003262ED">
                <w:rPr>
                  <w:highlight w:val="green"/>
                </w:rPr>
                <w:t>Перечень ТОФК, по которым осуществляется запрос данных.</w:t>
              </w:r>
            </w:ins>
          </w:p>
          <w:p w14:paraId="7BFA1C3E" w14:textId="52E10016" w:rsidR="00AA75A0" w:rsidRDefault="00AA75A0" w:rsidP="003262ED">
            <w:pPr>
              <w:pStyle w:val="GOSTTablenorm"/>
              <w:rPr>
                <w:ins w:id="2122" w:author="Сатлер Марина Викторовна" w:date="2026-04-06T15:06:00Z"/>
                <w:highlight w:val="green"/>
              </w:rPr>
            </w:pPr>
            <w:ins w:id="2123" w:author="Сатлер Марина Викторовна" w:date="2026-04-06T14:41:00Z">
              <w:r w:rsidRPr="003262ED">
                <w:rPr>
                  <w:highlight w:val="green"/>
                </w:rPr>
                <w:t xml:space="preserve">Применяется, если в параметрах запроса списка подобранных записей учета OPLIST задан параметр </w:t>
              </w:r>
            </w:ins>
            <w:ins w:id="2124" w:author="Сатлер Марина Викторовна" w:date="2026-04-06T14:43:00Z">
              <w:r w:rsidR="00BA79B2" w:rsidRPr="003262ED">
                <w:rPr>
                  <w:highlight w:val="green"/>
                </w:rPr>
                <w:t>«</w:t>
              </w:r>
            </w:ins>
            <w:ins w:id="2125" w:author="Сатлер Марина Викторовна" w:date="2026-04-06T14:41:00Z">
              <w:r w:rsidRPr="003262ED">
                <w:rPr>
                  <w:highlight w:val="green"/>
                </w:rPr>
                <w:t>Операционный день</w:t>
              </w:r>
            </w:ins>
            <w:ins w:id="2126" w:author="Сатлер Марина Викторовна" w:date="2026-04-06T14:43:00Z">
              <w:r w:rsidR="00BA79B2" w:rsidRPr="003262ED">
                <w:rPr>
                  <w:highlight w:val="green"/>
                </w:rPr>
                <w:t>»</w:t>
              </w:r>
            </w:ins>
            <w:ins w:id="2127" w:author="Сатлер Марина Викторовна" w:date="2026-04-06T14:41:00Z">
              <w:r w:rsidRPr="003262ED">
                <w:rPr>
                  <w:highlight w:val="green"/>
                </w:rPr>
                <w:t xml:space="preserve"> (TradingDay). Если в параметрах запроса не задан параметр </w:t>
              </w:r>
            </w:ins>
            <w:ins w:id="2128" w:author="Сатлер Марина Викторовна" w:date="2026-04-06T14:44:00Z">
              <w:r w:rsidR="00BA79B2" w:rsidRPr="003262ED">
                <w:rPr>
                  <w:highlight w:val="green"/>
                </w:rPr>
                <w:t>«</w:t>
              </w:r>
            </w:ins>
            <w:ins w:id="2129" w:author="Сатлер Марина Викторовна" w:date="2026-04-06T14:41:00Z">
              <w:r w:rsidRPr="003262ED">
                <w:rPr>
                  <w:highlight w:val="green"/>
                </w:rPr>
                <w:t>Операционный день</w:t>
              </w:r>
            </w:ins>
            <w:ins w:id="2130" w:author="Сатлер Марина Викторовна" w:date="2026-04-06T14:44:00Z">
              <w:r w:rsidR="00BA79B2" w:rsidRPr="003262ED">
                <w:rPr>
                  <w:highlight w:val="green"/>
                </w:rPr>
                <w:t>»</w:t>
              </w:r>
            </w:ins>
            <w:ins w:id="2131" w:author="Сатлер Марина Викторовна" w:date="2026-04-06T14:41:00Z">
              <w:r w:rsidRPr="003262ED">
                <w:rPr>
                  <w:highlight w:val="green"/>
                </w:rPr>
                <w:t xml:space="preserve"> (TradingDay), параметр </w:t>
              </w:r>
            </w:ins>
            <w:ins w:id="2132" w:author="Сатлер Марина Викторовна" w:date="2026-04-06T14:44:00Z">
              <w:r w:rsidR="00BA79B2" w:rsidRPr="003262ED">
                <w:rPr>
                  <w:highlight w:val="green"/>
                </w:rPr>
                <w:t>«</w:t>
              </w:r>
            </w:ins>
            <w:ins w:id="2133" w:author="Сатлер Марина Викторовна" w:date="2026-04-06T14:41:00Z">
              <w:r w:rsidRPr="003262ED">
                <w:rPr>
                  <w:highlight w:val="green"/>
                </w:rPr>
                <w:t>Перечень ТОФК/ЦС по учету</w:t>
              </w:r>
            </w:ins>
            <w:ins w:id="2134" w:author="Сатлер Марина Викторовна" w:date="2026-04-06T14:44:00Z">
              <w:r w:rsidR="00BA79B2" w:rsidRPr="003262ED">
                <w:rPr>
                  <w:highlight w:val="green"/>
                </w:rPr>
                <w:t>»</w:t>
              </w:r>
            </w:ins>
            <w:ins w:id="2135" w:author="Сатлер Марина Викторовна" w:date="2026-04-06T14:41:00Z">
              <w:r w:rsidRPr="003262ED">
                <w:rPr>
                  <w:highlight w:val="green"/>
                </w:rPr>
                <w:t xml:space="preserve"> (Subject) игнорируется при обработке запроса.</w:t>
              </w:r>
            </w:ins>
          </w:p>
          <w:p w14:paraId="451A5E26" w14:textId="77777777" w:rsidR="00AA75A0" w:rsidRPr="003262ED" w:rsidRDefault="00AA75A0" w:rsidP="003262ED">
            <w:pPr>
              <w:pStyle w:val="GOSTTablenorm"/>
              <w:rPr>
                <w:ins w:id="2136" w:author="Сатлер Марина Викторовна" w:date="2026-04-06T14:41:00Z"/>
                <w:highlight w:val="green"/>
              </w:rPr>
            </w:pPr>
            <w:ins w:id="2137" w:author="Сатлер Марина Викторовна" w:date="2026-04-06T14:41:00Z">
              <w:r w:rsidRPr="003262ED">
                <w:rPr>
                  <w:highlight w:val="green"/>
                </w:rPr>
                <w:t>Значения задаются с использованием разделителя «,» (запятая).</w:t>
              </w:r>
            </w:ins>
          </w:p>
          <w:p w14:paraId="1F9AB9BD" w14:textId="77777777" w:rsidR="00AA75A0" w:rsidRDefault="00AA75A0" w:rsidP="003262ED">
            <w:pPr>
              <w:pStyle w:val="GOSTTablenorm"/>
              <w:rPr>
                <w:ins w:id="2138" w:author="Сатлер Марина Викторовна" w:date="2026-04-06T15:06:00Z"/>
                <w:highlight w:val="green"/>
              </w:rPr>
            </w:pPr>
            <w:ins w:id="2139" w:author="Сатлер Марина Викторовна" w:date="2026-04-06T14:41:00Z">
              <w:r w:rsidRPr="003262ED">
                <w:rPr>
                  <w:highlight w:val="green"/>
                </w:rPr>
                <w:t>Максимально возможное количество элементов</w:t>
              </w:r>
              <w:proofErr w:type="gramStart"/>
              <w:r w:rsidRPr="003262ED">
                <w:rPr>
                  <w:highlight w:val="green"/>
                </w:rPr>
                <w:t>: :</w:t>
              </w:r>
              <w:commentRangeStart w:id="2140"/>
              <w:r w:rsidRPr="003262ED">
                <w:rPr>
                  <w:highlight w:val="green"/>
                </w:rPr>
                <w:t>question</w:t>
              </w:r>
            </w:ins>
            <w:commentRangeEnd w:id="2140"/>
            <w:proofErr w:type="gramEnd"/>
            <w:ins w:id="2141" w:author="Сатлер Марина Викторовна" w:date="2026-04-06T14:44:00Z">
              <w:r w:rsidR="00BA79B2" w:rsidRPr="003262ED">
                <w:rPr>
                  <w:rStyle w:val="afff4"/>
                  <w:highlight w:val="green"/>
                </w:rPr>
                <w:commentReference w:id="2140"/>
              </w:r>
            </w:ins>
            <w:ins w:id="2142" w:author="Сатлер Марина Викторовна" w:date="2026-04-06T14:41:00Z">
              <w:r w:rsidRPr="003262ED">
                <w:rPr>
                  <w:highlight w:val="green"/>
                </w:rPr>
                <w:t>: </w:t>
              </w:r>
            </w:ins>
          </w:p>
          <w:p w14:paraId="52DAB5BA" w14:textId="2AE6468D" w:rsidR="00AA75A0" w:rsidRPr="003262ED" w:rsidRDefault="00AA75A0" w:rsidP="002C6C40">
            <w:pPr>
              <w:pStyle w:val="GOSTTablenorm"/>
              <w:rPr>
                <w:ins w:id="2143" w:author="Сатлер Марина Викторовна" w:date="2026-04-06T14:39:00Z"/>
                <w:highlight w:val="green"/>
              </w:rPr>
            </w:pPr>
            <w:ins w:id="2144" w:author="Сатлер Марина Викторовна" w:date="2026-04-06T14:41:00Z">
              <w:r w:rsidRPr="003262ED">
                <w:rPr>
                  <w:highlight w:val="green"/>
                </w:rPr>
                <w:t xml:space="preserve">Если параметр отсутствует в запросе/не заполнен, в ответе предоставляется информация по записям </w:t>
              </w:r>
              <w:r w:rsidR="00BA79B2" w:rsidRPr="003262ED">
                <w:rPr>
                  <w:highlight w:val="green"/>
                </w:rPr>
                <w:t>учета, относящимся ко всем ТОФК</w:t>
              </w:r>
            </w:ins>
          </w:p>
        </w:tc>
      </w:tr>
      <w:tr w:rsidR="008846C1" w:rsidRPr="00B9499D" w14:paraId="15F8731E" w14:textId="77777777" w:rsidTr="002B4DF5">
        <w:tc>
          <w:tcPr>
            <w:tcW w:w="970" w:type="pct"/>
          </w:tcPr>
          <w:p w14:paraId="663D03E0" w14:textId="69D9B04A" w:rsidR="008846C1" w:rsidRPr="00B9499D" w:rsidRDefault="008846C1">
            <w:pPr>
              <w:pStyle w:val="GOSTTablenorm"/>
            </w:pPr>
            <w:r w:rsidRPr="00B9499D">
              <w:t>Тип записей учета</w:t>
            </w:r>
          </w:p>
        </w:tc>
        <w:tc>
          <w:tcPr>
            <w:tcW w:w="786" w:type="pct"/>
          </w:tcPr>
          <w:p w14:paraId="4DCAA880" w14:textId="288BAEE0" w:rsidR="008846C1" w:rsidRPr="00B9499D" w:rsidRDefault="008846C1">
            <w:pPr>
              <w:pStyle w:val="GOSTTablenorm"/>
              <w:rPr>
                <w:lang w:val="en-US"/>
              </w:rPr>
            </w:pPr>
            <w:r w:rsidRPr="00B9499D">
              <w:rPr>
                <w:lang w:val="en-US"/>
              </w:rPr>
              <w:t>RecType</w:t>
            </w:r>
          </w:p>
        </w:tc>
        <w:tc>
          <w:tcPr>
            <w:tcW w:w="489" w:type="pct"/>
          </w:tcPr>
          <w:p w14:paraId="72AF2790" w14:textId="11C08066" w:rsidR="008846C1" w:rsidRPr="00B9499D" w:rsidRDefault="008846C1" w:rsidP="00C75A4E">
            <w:pPr>
              <w:pStyle w:val="GOSTTablenorm"/>
            </w:pPr>
            <w:r w:rsidRPr="00B9499D">
              <w:t>Число</w:t>
            </w:r>
          </w:p>
        </w:tc>
        <w:tc>
          <w:tcPr>
            <w:tcW w:w="294" w:type="pct"/>
          </w:tcPr>
          <w:p w14:paraId="448DC330" w14:textId="210A854D" w:rsidR="008846C1" w:rsidRPr="00B9499D" w:rsidRDefault="008846C1" w:rsidP="00C75A4E">
            <w:pPr>
              <w:pStyle w:val="GOSTTablenorm"/>
            </w:pPr>
            <w:r w:rsidRPr="00B9499D">
              <w:t>Да</w:t>
            </w:r>
          </w:p>
        </w:tc>
        <w:tc>
          <w:tcPr>
            <w:tcW w:w="389" w:type="pct"/>
          </w:tcPr>
          <w:p w14:paraId="0D85D64B" w14:textId="2BA88FF3" w:rsidR="008846C1" w:rsidRPr="00B9499D" w:rsidRDefault="008846C1">
            <w:pPr>
              <w:pStyle w:val="GOSTTablenorm"/>
            </w:pPr>
            <w:r w:rsidRPr="00B9499D">
              <w:t>=</w:t>
            </w:r>
            <w:r w:rsidRPr="00B9499D">
              <w:rPr>
                <w:lang w:val="en-US"/>
              </w:rPr>
              <w:t>1</w:t>
            </w:r>
          </w:p>
        </w:tc>
        <w:tc>
          <w:tcPr>
            <w:tcW w:w="2072" w:type="pct"/>
          </w:tcPr>
          <w:p w14:paraId="7CA720DC" w14:textId="77777777" w:rsidR="008846C1" w:rsidRPr="00B9499D" w:rsidRDefault="008846C1">
            <w:pPr>
              <w:pStyle w:val="GOSTTablenorm"/>
              <w:rPr>
                <w:szCs w:val="22"/>
              </w:rPr>
            </w:pPr>
            <w:r w:rsidRPr="00B9499D">
              <w:rPr>
                <w:szCs w:val="22"/>
              </w:rPr>
              <w:t>Возможные значения:</w:t>
            </w:r>
          </w:p>
          <w:p w14:paraId="32A491FB" w14:textId="02E71EE4" w:rsidR="008846C1" w:rsidRPr="00B9499D" w:rsidRDefault="00AC5624" w:rsidP="00C75A4E">
            <w:pPr>
              <w:pStyle w:val="GOSTTableListMark1"/>
            </w:pPr>
            <w:r>
              <w:t>«</w:t>
            </w:r>
            <w:r w:rsidR="170E4D90" w:rsidRPr="170E4D90">
              <w:t>2</w:t>
            </w:r>
            <w:r>
              <w:t>»</w:t>
            </w:r>
            <w:r w:rsidR="170E4D90" w:rsidRPr="170E4D90">
              <w:t xml:space="preserve"> – </w:t>
            </w:r>
            <w:r w:rsidR="002D5B62">
              <w:t>т</w:t>
            </w:r>
            <w:r w:rsidR="002D5B62" w:rsidRPr="170E4D90">
              <w:t xml:space="preserve">олько </w:t>
            </w:r>
            <w:r w:rsidR="170E4D90" w:rsidRPr="170E4D90">
              <w:t>по предавторизованным (холдированным) записям учета (только операции, отраженные в предварительном режиме);</w:t>
            </w:r>
          </w:p>
          <w:p w14:paraId="6E811FF9" w14:textId="5CEE45E3" w:rsidR="008846C1" w:rsidRPr="00B9499D" w:rsidRDefault="00AC5624" w:rsidP="00C75A4E">
            <w:pPr>
              <w:pStyle w:val="GOSTTableListMark1"/>
            </w:pPr>
            <w:r>
              <w:t>«</w:t>
            </w:r>
            <w:r w:rsidR="170E4D90" w:rsidRPr="170E4D90">
              <w:t>1</w:t>
            </w:r>
            <w:r>
              <w:t>»</w:t>
            </w:r>
            <w:r w:rsidR="00563A60">
              <w:t xml:space="preserve"> </w:t>
            </w:r>
            <w:r w:rsidR="00563A60" w:rsidRPr="36854D62">
              <w:t>–</w:t>
            </w:r>
            <w:r w:rsidR="170E4D90" w:rsidRPr="170E4D90">
              <w:t xml:space="preserve"> </w:t>
            </w:r>
            <w:r w:rsidR="002D5B62">
              <w:t>т</w:t>
            </w:r>
            <w:r w:rsidR="002D5B62" w:rsidRPr="170E4D90">
              <w:t xml:space="preserve">олько </w:t>
            </w:r>
            <w:r w:rsidR="170E4D90" w:rsidRPr="170E4D90">
              <w:t>по авторизованным записям учета (только операции, отраженные в окончательном режиме);</w:t>
            </w:r>
          </w:p>
          <w:p w14:paraId="627AA428" w14:textId="4ACAB880" w:rsidR="008846C1" w:rsidRPr="00B9499D" w:rsidRDefault="00AC5624" w:rsidP="00C75A4E">
            <w:pPr>
              <w:pStyle w:val="GOSTTableListMark1"/>
            </w:pPr>
            <w:r>
              <w:t>«</w:t>
            </w:r>
            <w:r w:rsidR="170E4D90" w:rsidRPr="170E4D90">
              <w:t>0</w:t>
            </w:r>
            <w:r>
              <w:t>»</w:t>
            </w:r>
            <w:r w:rsidR="170E4D90" w:rsidRPr="170E4D90">
              <w:t xml:space="preserve"> </w:t>
            </w:r>
            <w:r w:rsidR="00563A60" w:rsidRPr="36854D62">
              <w:t>–</w:t>
            </w:r>
            <w:r w:rsidR="170E4D90" w:rsidRPr="170E4D90">
              <w:t xml:space="preserve"> по авторизованным и предавторизованным (холдированным) записям учета (операции, отраженные как в окончательном, так и в предварительном режиме)</w:t>
            </w:r>
          </w:p>
        </w:tc>
      </w:tr>
      <w:tr w:rsidR="00933B81" w:rsidRPr="00B9499D" w14:paraId="07EF8161" w14:textId="77777777" w:rsidTr="002B4DF5">
        <w:tc>
          <w:tcPr>
            <w:tcW w:w="970" w:type="pct"/>
          </w:tcPr>
          <w:p w14:paraId="0062957C" w14:textId="16E742A2" w:rsidR="00933B81" w:rsidRPr="00B9499D" w:rsidRDefault="00933B81" w:rsidP="002C6C40">
            <w:pPr>
              <w:pStyle w:val="GOSTTablenorm"/>
            </w:pPr>
            <w:r>
              <w:lastRenderedPageBreak/>
              <w:t>Книга учета</w:t>
            </w:r>
          </w:p>
        </w:tc>
        <w:tc>
          <w:tcPr>
            <w:tcW w:w="786" w:type="pct"/>
          </w:tcPr>
          <w:p w14:paraId="610D5464" w14:textId="7392AD7E" w:rsidR="00933B81" w:rsidRPr="00933B81" w:rsidRDefault="00933B81">
            <w:pPr>
              <w:pStyle w:val="GOSTTablenorm"/>
              <w:rPr>
                <w:lang w:val="en-US"/>
              </w:rPr>
            </w:pPr>
            <w:r>
              <w:rPr>
                <w:lang w:val="en-US"/>
              </w:rPr>
              <w:t>Book</w:t>
            </w:r>
          </w:p>
        </w:tc>
        <w:tc>
          <w:tcPr>
            <w:tcW w:w="489" w:type="pct"/>
          </w:tcPr>
          <w:p w14:paraId="576B6FD2" w14:textId="1CBC0183" w:rsidR="00933B81" w:rsidRPr="00933B81" w:rsidRDefault="33249EA7" w:rsidP="00C75A4E">
            <w:pPr>
              <w:pStyle w:val="GOSTTablenorm"/>
            </w:pPr>
            <w:r w:rsidRPr="33249EA7">
              <w:t>Строка</w:t>
            </w:r>
          </w:p>
        </w:tc>
        <w:tc>
          <w:tcPr>
            <w:tcW w:w="294" w:type="pct"/>
          </w:tcPr>
          <w:p w14:paraId="4FADBE4E" w14:textId="3807C276" w:rsidR="00933B81" w:rsidRPr="00B9499D" w:rsidRDefault="00933B81" w:rsidP="00C75A4E">
            <w:pPr>
              <w:pStyle w:val="GOSTTablenorm"/>
            </w:pPr>
            <w:r>
              <w:t>Нет</w:t>
            </w:r>
          </w:p>
        </w:tc>
        <w:tc>
          <w:tcPr>
            <w:tcW w:w="389" w:type="pct"/>
          </w:tcPr>
          <w:p w14:paraId="576A8935" w14:textId="64D36C44" w:rsidR="00933B81" w:rsidRPr="00D15D63" w:rsidRDefault="00933B81">
            <w:pPr>
              <w:pStyle w:val="GOSTTablenorm"/>
            </w:pPr>
            <w:r>
              <w:rPr>
                <w:lang w:val="en-US"/>
              </w:rPr>
              <w:t>&lt;=100</w:t>
            </w:r>
            <w:r w:rsidR="00D15D63">
              <w:t>0</w:t>
            </w:r>
          </w:p>
        </w:tc>
        <w:tc>
          <w:tcPr>
            <w:tcW w:w="2072" w:type="pct"/>
          </w:tcPr>
          <w:p w14:paraId="2162F513" w14:textId="2CD2DE5B" w:rsidR="00933B81" w:rsidRPr="00AC5624" w:rsidRDefault="170E4D90">
            <w:pPr>
              <w:pStyle w:val="GOSTTablenorm"/>
            </w:pPr>
            <w:r w:rsidRPr="00AC5624">
              <w:t xml:space="preserve">Книга учета, по записям учета которой осуществляется запрос данных. Указывается системное наименование книги учета в соответствии со справочником «Книги учета» в </w:t>
            </w:r>
            <w:r w:rsidRPr="00C75A4E">
              <w:t>SVAP</w:t>
            </w:r>
            <w:r w:rsidRPr="00AC5624">
              <w:t>.</w:t>
            </w:r>
          </w:p>
          <w:p w14:paraId="2D1E8C0C" w14:textId="1DAD1787" w:rsidR="00933B81" w:rsidRPr="00B9499D" w:rsidRDefault="33249EA7">
            <w:pPr>
              <w:pStyle w:val="GOSTTablenorm"/>
            </w:pPr>
            <w:r w:rsidRPr="00AC5624">
              <w:t>Может быть задано несколько значений через символ «,» (запятая). Если параметр не заполнен, то возвращаются все записи учета по документу. Если параметр заполнен, то возвращаются записи учета, отно</w:t>
            </w:r>
            <w:r w:rsidR="00BD78ED">
              <w:t>сящиеся к указанной книге учета</w:t>
            </w:r>
          </w:p>
        </w:tc>
      </w:tr>
      <w:tr w:rsidR="002C6C40" w:rsidRPr="00B9499D" w14:paraId="7DF99E07" w14:textId="77777777" w:rsidTr="002B4DF5">
        <w:trPr>
          <w:ins w:id="2145" w:author="Сатлер Марина Викторовна" w:date="2026-04-06T14:51:00Z"/>
        </w:trPr>
        <w:tc>
          <w:tcPr>
            <w:tcW w:w="970" w:type="pct"/>
          </w:tcPr>
          <w:p w14:paraId="62CE9AD3" w14:textId="4E30D1B5" w:rsidR="002C6C40" w:rsidRPr="003262ED" w:rsidRDefault="002C6C40" w:rsidP="002C6C40">
            <w:pPr>
              <w:pStyle w:val="GOSTTablenorm"/>
              <w:rPr>
                <w:ins w:id="2146" w:author="Сатлер Марина Викторовна" w:date="2026-04-06T14:51:00Z"/>
                <w:highlight w:val="green"/>
              </w:rPr>
            </w:pPr>
            <w:ins w:id="2147" w:author="Сатлер Марина Викторовна" w:date="2026-04-06T14:51:00Z">
              <w:r w:rsidRPr="003262ED">
                <w:rPr>
                  <w:highlight w:val="green"/>
                </w:rPr>
                <w:t>Дата и время начала периода создания записей учета</w:t>
              </w:r>
            </w:ins>
          </w:p>
        </w:tc>
        <w:tc>
          <w:tcPr>
            <w:tcW w:w="786" w:type="pct"/>
          </w:tcPr>
          <w:p w14:paraId="2B1686D1" w14:textId="41E9DCA1" w:rsidR="002C6C40" w:rsidRPr="003262ED" w:rsidRDefault="002C6C40" w:rsidP="002C6C40">
            <w:pPr>
              <w:pStyle w:val="GOSTTablenorm"/>
              <w:rPr>
                <w:ins w:id="2148" w:author="Сатлер Марина Викторовна" w:date="2026-04-06T14:51:00Z"/>
                <w:highlight w:val="green"/>
                <w:lang w:val="en-US"/>
              </w:rPr>
            </w:pPr>
            <w:ins w:id="2149" w:author="Сатлер Марина Викторовна" w:date="2026-04-06T14:51:00Z">
              <w:r w:rsidRPr="003262ED">
                <w:rPr>
                  <w:highlight w:val="green"/>
                </w:rPr>
                <w:t>BeginDateTime</w:t>
              </w:r>
            </w:ins>
          </w:p>
        </w:tc>
        <w:tc>
          <w:tcPr>
            <w:tcW w:w="489" w:type="pct"/>
          </w:tcPr>
          <w:p w14:paraId="1A3EC490" w14:textId="7E8BCEC2" w:rsidR="002C6C40" w:rsidRPr="003262ED" w:rsidRDefault="002C6C40" w:rsidP="002C6C40">
            <w:pPr>
              <w:pStyle w:val="GOSTTablenorm"/>
              <w:rPr>
                <w:ins w:id="2150" w:author="Сатлер Марина Викторовна" w:date="2026-04-06T14:51:00Z"/>
                <w:highlight w:val="green"/>
              </w:rPr>
            </w:pPr>
            <w:ins w:id="2151" w:author="Сатлер Марина Викторовна" w:date="2026-04-06T14:52:00Z">
              <w:r w:rsidRPr="003262ED">
                <w:rPr>
                  <w:highlight w:val="green"/>
                </w:rPr>
                <w:t>Дата-время (</w:t>
              </w:r>
              <w:r w:rsidRPr="003262ED">
                <w:rPr>
                  <w:highlight w:val="green"/>
                  <w:lang w:val="en-US"/>
                </w:rPr>
                <w:t>timestamp</w:t>
              </w:r>
              <w:r w:rsidRPr="003262ED">
                <w:rPr>
                  <w:highlight w:val="green"/>
                </w:rPr>
                <w:t>)</w:t>
              </w:r>
            </w:ins>
          </w:p>
        </w:tc>
        <w:tc>
          <w:tcPr>
            <w:tcW w:w="294" w:type="pct"/>
          </w:tcPr>
          <w:p w14:paraId="75078A79" w14:textId="5E702D09" w:rsidR="002C6C40" w:rsidRPr="003262ED" w:rsidRDefault="002C6C40" w:rsidP="002C6C40">
            <w:pPr>
              <w:pStyle w:val="GOSTTablenorm"/>
              <w:rPr>
                <w:ins w:id="2152" w:author="Сатлер Марина Викторовна" w:date="2026-04-06T14:51:00Z"/>
                <w:highlight w:val="green"/>
              </w:rPr>
            </w:pPr>
            <w:ins w:id="2153" w:author="Сатлер Марина Викторовна" w:date="2026-04-06T14:52:00Z">
              <w:r w:rsidRPr="003262ED">
                <w:rPr>
                  <w:highlight w:val="green"/>
                </w:rPr>
                <w:t>Нет</w:t>
              </w:r>
            </w:ins>
          </w:p>
        </w:tc>
        <w:tc>
          <w:tcPr>
            <w:tcW w:w="389" w:type="pct"/>
          </w:tcPr>
          <w:p w14:paraId="3D582CB5" w14:textId="77777777" w:rsidR="002C6C40" w:rsidRPr="003262ED" w:rsidRDefault="002C6C40" w:rsidP="002C6C40">
            <w:pPr>
              <w:pStyle w:val="GOSTTablenorm"/>
              <w:rPr>
                <w:ins w:id="2154" w:author="Сатлер Марина Викторовна" w:date="2026-04-06T14:51:00Z"/>
                <w:highlight w:val="green"/>
                <w:lang w:val="en-US"/>
              </w:rPr>
            </w:pPr>
          </w:p>
        </w:tc>
        <w:tc>
          <w:tcPr>
            <w:tcW w:w="2072" w:type="pct"/>
          </w:tcPr>
          <w:p w14:paraId="215AC54B" w14:textId="2F5F876A" w:rsidR="002C6C40" w:rsidRDefault="002C6C40" w:rsidP="002C6C40">
            <w:pPr>
              <w:pStyle w:val="GOSTTablenorm"/>
              <w:rPr>
                <w:ins w:id="2155" w:author="Сатлер Марина Викторовна" w:date="2026-04-06T15:07:00Z"/>
                <w:highlight w:val="green"/>
              </w:rPr>
            </w:pPr>
            <w:ins w:id="2156" w:author="Сатлер Марина Викторовна" w:date="2026-04-06T14:52:00Z">
              <w:r w:rsidRPr="003262ED">
                <w:rPr>
                  <w:highlight w:val="green"/>
                </w:rPr>
                <w:t>Дата и время начала периода (включительно), в который была создана запись учета</w:t>
              </w:r>
            </w:ins>
            <w:r w:rsidR="00864DFB" w:rsidRPr="00556A96">
              <w:rPr>
                <w:highlight w:val="green"/>
              </w:rPr>
              <w:t xml:space="preserve"> в формате </w:t>
            </w:r>
            <w:r w:rsidR="00864DFB" w:rsidRPr="00864DFB">
              <w:rPr>
                <w:highlight w:val="green"/>
                <w:lang w:val="en-US"/>
              </w:rPr>
              <w:t>YYYY</w:t>
            </w:r>
            <w:r w:rsidR="00864DFB" w:rsidRPr="00556A96">
              <w:rPr>
                <w:highlight w:val="green"/>
              </w:rPr>
              <w:t>-</w:t>
            </w:r>
            <w:r w:rsidR="00864DFB" w:rsidRPr="00864DFB">
              <w:rPr>
                <w:highlight w:val="green"/>
                <w:lang w:val="en-US"/>
              </w:rPr>
              <w:t>MM</w:t>
            </w:r>
            <w:r w:rsidR="00864DFB" w:rsidRPr="00556A96">
              <w:rPr>
                <w:highlight w:val="green"/>
              </w:rPr>
              <w:t>-</w:t>
            </w:r>
            <w:r w:rsidR="00864DFB" w:rsidRPr="00864DFB">
              <w:rPr>
                <w:highlight w:val="green"/>
                <w:lang w:val="en-US"/>
              </w:rPr>
              <w:t>DD</w:t>
            </w:r>
            <w:r w:rsidR="00864DFB" w:rsidRPr="00556A96">
              <w:rPr>
                <w:highlight w:val="green"/>
              </w:rPr>
              <w:t xml:space="preserve"> </w:t>
            </w:r>
            <w:proofErr w:type="gramStart"/>
            <w:r w:rsidR="00864DFB" w:rsidRPr="00864DFB">
              <w:rPr>
                <w:highlight w:val="green"/>
                <w:lang w:val="en-US"/>
              </w:rPr>
              <w:t>hh</w:t>
            </w:r>
            <w:r w:rsidR="00864DFB" w:rsidRPr="00556A96">
              <w:rPr>
                <w:highlight w:val="green"/>
              </w:rPr>
              <w:t>:</w:t>
            </w:r>
            <w:r w:rsidR="00864DFB" w:rsidRPr="00864DFB">
              <w:rPr>
                <w:highlight w:val="green"/>
                <w:lang w:val="en-US"/>
              </w:rPr>
              <w:t>mm</w:t>
            </w:r>
            <w:proofErr w:type="gramEnd"/>
            <w:r w:rsidR="00864DFB" w:rsidRPr="00556A96">
              <w:rPr>
                <w:highlight w:val="green"/>
              </w:rPr>
              <w:t>:</w:t>
            </w:r>
            <w:r w:rsidR="00864DFB" w:rsidRPr="00864DFB">
              <w:rPr>
                <w:highlight w:val="green"/>
                <w:lang w:val="en-US"/>
              </w:rPr>
              <w:t>ss</w:t>
            </w:r>
            <w:ins w:id="2157" w:author="Сатлер Марина Викторовна" w:date="2026-04-06T14:52:00Z">
              <w:r w:rsidRPr="003262ED">
                <w:rPr>
                  <w:highlight w:val="green"/>
                </w:rPr>
                <w:t>.</w:t>
              </w:r>
            </w:ins>
          </w:p>
          <w:p w14:paraId="324F88FE" w14:textId="74A3EFE6" w:rsidR="002C6C40" w:rsidRDefault="002C6C40" w:rsidP="002C6C40">
            <w:pPr>
              <w:pStyle w:val="GOSTTablenorm"/>
              <w:rPr>
                <w:ins w:id="2158" w:author="Сатлер Марина Викторовна" w:date="2026-04-06T15:07:00Z"/>
                <w:highlight w:val="green"/>
              </w:rPr>
            </w:pPr>
            <w:ins w:id="2159" w:author="Сатлер Марина Викторовна" w:date="2026-04-06T14:52:00Z">
              <w:r w:rsidRPr="003262ED">
                <w:rPr>
                  <w:highlight w:val="green"/>
                </w:rPr>
                <w:t>Применяется, если в параметрах запроса списка подобранных записей учета OPLIST задан параметр «Операционный день» (TradingDay).</w:t>
              </w:r>
            </w:ins>
            <w:ins w:id="2160" w:author="Сатлер Марина Викторовна" w:date="2026-04-06T15:07:00Z">
              <w:r w:rsidR="00FC048C">
                <w:rPr>
                  <w:highlight w:val="green"/>
                </w:rPr>
                <w:t xml:space="preserve"> </w:t>
              </w:r>
            </w:ins>
            <w:ins w:id="2161" w:author="Сатлер Марина Викторовна" w:date="2026-04-06T14:52:00Z">
              <w:r w:rsidRPr="003262ED">
                <w:rPr>
                  <w:highlight w:val="green"/>
                </w:rPr>
                <w:t>Если в параметрах запроса не задан параметр «Операционный день</w:t>
              </w:r>
            </w:ins>
            <w:ins w:id="2162" w:author="Сатлер Марина Викторовна" w:date="2026-04-06T14:53:00Z">
              <w:r w:rsidRPr="003262ED">
                <w:rPr>
                  <w:highlight w:val="green"/>
                </w:rPr>
                <w:t>»</w:t>
              </w:r>
            </w:ins>
            <w:ins w:id="2163" w:author="Сатлер Марина Викторовна" w:date="2026-04-06T14:52:00Z">
              <w:r w:rsidRPr="003262ED">
                <w:rPr>
                  <w:highlight w:val="green"/>
                </w:rPr>
                <w:t xml:space="preserve"> (TradingDay), параметр </w:t>
              </w:r>
            </w:ins>
            <w:ins w:id="2164" w:author="Сатлер Марина Викторовна" w:date="2026-04-06T14:53:00Z">
              <w:r w:rsidRPr="003262ED">
                <w:rPr>
                  <w:highlight w:val="green"/>
                </w:rPr>
                <w:t>«</w:t>
              </w:r>
            </w:ins>
            <w:ins w:id="2165" w:author="Сатлер Марина Викторовна" w:date="2026-04-06T14:52:00Z">
              <w:r w:rsidRPr="003262ED">
                <w:rPr>
                  <w:highlight w:val="green"/>
                </w:rPr>
                <w:t>Дата и время начала периода создания записей учета</w:t>
              </w:r>
            </w:ins>
            <w:ins w:id="2166" w:author="Сатлер Марина Викторовна" w:date="2026-04-06T14:53:00Z">
              <w:r w:rsidRPr="003262ED">
                <w:rPr>
                  <w:highlight w:val="green"/>
                </w:rPr>
                <w:t>»</w:t>
              </w:r>
            </w:ins>
            <w:ins w:id="2167" w:author="Сатлер Марина Викторовна" w:date="2026-04-06T14:52:00Z">
              <w:r w:rsidRPr="003262ED">
                <w:rPr>
                  <w:highlight w:val="green"/>
                </w:rPr>
                <w:t xml:space="preserve"> (BeginDateTime) игнорируется при обработке запроса.</w:t>
              </w:r>
            </w:ins>
          </w:p>
          <w:p w14:paraId="30473B56" w14:textId="3D198598" w:rsidR="002C6C40" w:rsidRDefault="002C6C40" w:rsidP="002C6C40">
            <w:pPr>
              <w:pStyle w:val="GOSTTablenorm"/>
              <w:rPr>
                <w:ins w:id="2168" w:author="Сатлер Марина Викторовна" w:date="2026-04-06T15:07:00Z"/>
                <w:highlight w:val="green"/>
              </w:rPr>
            </w:pPr>
            <w:ins w:id="2169" w:author="Сатлер Марина Викторовна" w:date="2026-04-06T14:52:00Z">
              <w:r w:rsidRPr="003262ED">
                <w:rPr>
                  <w:highlight w:val="green"/>
                </w:rPr>
                <w:t xml:space="preserve">Дата из параметра </w:t>
              </w:r>
            </w:ins>
            <w:ins w:id="2170" w:author="Сатлер Марина Викторовна" w:date="2026-04-06T14:53:00Z">
              <w:r w:rsidRPr="003262ED">
                <w:rPr>
                  <w:highlight w:val="green"/>
                </w:rPr>
                <w:t>«</w:t>
              </w:r>
            </w:ins>
            <w:ins w:id="2171" w:author="Сатлер Марина Викторовна" w:date="2026-04-06T14:52:00Z">
              <w:r w:rsidRPr="003262ED">
                <w:rPr>
                  <w:highlight w:val="green"/>
                </w:rPr>
                <w:t>Дата и время начала периода создания записей учета</w:t>
              </w:r>
            </w:ins>
            <w:ins w:id="2172" w:author="Сатлер Марина Викторовна" w:date="2026-04-06T14:53:00Z">
              <w:r w:rsidRPr="003262ED">
                <w:rPr>
                  <w:highlight w:val="green"/>
                </w:rPr>
                <w:t>»</w:t>
              </w:r>
            </w:ins>
            <w:ins w:id="2173" w:author="Сатлер Марина Викторовна" w:date="2026-04-06T14:52:00Z">
              <w:r w:rsidRPr="003262ED">
                <w:rPr>
                  <w:highlight w:val="green"/>
                </w:rPr>
                <w:t xml:space="preserve"> (BeginDateTime) должна быть больше либо равна дате из параметра </w:t>
              </w:r>
            </w:ins>
            <w:ins w:id="2174" w:author="Сатлер Марина Викторовна" w:date="2026-04-06T14:53:00Z">
              <w:r w:rsidRPr="003262ED">
                <w:rPr>
                  <w:highlight w:val="green"/>
                </w:rPr>
                <w:t>«</w:t>
              </w:r>
            </w:ins>
            <w:ins w:id="2175" w:author="Сатлер Марина Викторовна" w:date="2026-04-06T14:52:00Z">
              <w:r w:rsidRPr="003262ED">
                <w:rPr>
                  <w:highlight w:val="green"/>
                </w:rPr>
                <w:t>Операционный день</w:t>
              </w:r>
            </w:ins>
            <w:ins w:id="2176" w:author="Сатлер Марина Викторовна" w:date="2026-04-06T14:53:00Z">
              <w:r w:rsidRPr="003262ED">
                <w:rPr>
                  <w:highlight w:val="green"/>
                </w:rPr>
                <w:t>»</w:t>
              </w:r>
            </w:ins>
            <w:ins w:id="2177" w:author="Сатлер Марина Викторовна" w:date="2026-04-06T14:52:00Z">
              <w:r w:rsidRPr="003262ED">
                <w:rPr>
                  <w:highlight w:val="green"/>
                </w:rPr>
                <w:t xml:space="preserve"> (TradingDay</w:t>
              </w:r>
              <w:proofErr w:type="gramStart"/>
              <w:r w:rsidRPr="003262ED">
                <w:rPr>
                  <w:highlight w:val="green"/>
                </w:rPr>
                <w:t>),  в</w:t>
              </w:r>
              <w:proofErr w:type="gramEnd"/>
              <w:r w:rsidRPr="003262ED">
                <w:rPr>
                  <w:highlight w:val="green"/>
                </w:rPr>
                <w:t xml:space="preserve"> противном случае в ответе возвращается ошибка (E - ERROR – Не успешное завершение).</w:t>
              </w:r>
            </w:ins>
          </w:p>
          <w:p w14:paraId="37BC1B86" w14:textId="4C3AD9F5" w:rsidR="002C6C40" w:rsidRPr="003262ED" w:rsidRDefault="002C6C40" w:rsidP="002C6C40">
            <w:pPr>
              <w:pStyle w:val="GOSTTablenorm"/>
              <w:rPr>
                <w:ins w:id="2178" w:author="Сатлер Марина Викторовна" w:date="2026-04-06T14:52:00Z"/>
                <w:highlight w:val="green"/>
              </w:rPr>
            </w:pPr>
            <w:ins w:id="2179" w:author="Сатлер Марина Викторовна" w:date="2026-04-06T14:52:00Z">
              <w:r w:rsidRPr="003262ED">
                <w:rPr>
                  <w:highlight w:val="green"/>
                </w:rPr>
                <w:t>Если параметр отсутствует в запросе/не заполнен, то ответ формируется по всем записям учета за заданную дату отражения в учете (т.е. при формировании отчета не анализируется время создания записи учета, анализируется только дата отражения операции в учете).</w:t>
              </w:r>
            </w:ins>
          </w:p>
          <w:p w14:paraId="7AB7F331" w14:textId="3F1E18D9" w:rsidR="002C6C40" w:rsidRPr="003262ED" w:rsidRDefault="002C6C40" w:rsidP="00A433BF">
            <w:pPr>
              <w:pStyle w:val="GOSTTablenorm"/>
              <w:rPr>
                <w:ins w:id="2180" w:author="Сатлер Марина Викторовна" w:date="2026-04-06T14:51:00Z"/>
                <w:highlight w:val="green"/>
              </w:rPr>
            </w:pPr>
            <w:ins w:id="2181" w:author="Сатлер Марина Викторовна" w:date="2026-04-06T14:52:00Z">
              <w:r w:rsidRPr="003262ED">
                <w:rPr>
                  <w:highlight w:val="green"/>
                </w:rPr>
                <w:t xml:space="preserve">Параметр </w:t>
              </w:r>
              <w:r w:rsidRPr="00964592">
                <w:rPr>
                  <w:highlight w:val="green"/>
                </w:rPr>
                <w:t>обязателен</w:t>
              </w:r>
            </w:ins>
            <w:ins w:id="2182" w:author="Сатлер Марина Викторовна" w:date="2026-04-06T14:53:00Z">
              <w:r w:rsidRPr="00964592">
                <w:rPr>
                  <w:highlight w:val="green"/>
                </w:rPr>
                <w:t>,</w:t>
              </w:r>
            </w:ins>
            <w:ins w:id="2183" w:author="Сатлер Марина Викторовна" w:date="2026-04-06T14:52:00Z">
              <w:r w:rsidRPr="00964592">
                <w:rPr>
                  <w:highlight w:val="green"/>
                </w:rPr>
                <w:t xml:space="preserve"> если в запросе </w:t>
              </w:r>
            </w:ins>
            <w:ins w:id="2184" w:author="Сатлер Марина Викторовна" w:date="2026-04-07T14:55:00Z">
              <w:r w:rsidR="00964592" w:rsidRPr="00964592">
                <w:rPr>
                  <w:highlight w:val="green"/>
                </w:rPr>
                <w:t>задан параметр</w:t>
              </w:r>
            </w:ins>
            <w:ins w:id="2185" w:author="Сатлер Марина Викторовна" w:date="2026-04-06T14:52:00Z">
              <w:r w:rsidRPr="00964592">
                <w:rPr>
                  <w:highlight w:val="green"/>
                </w:rPr>
                <w:t xml:space="preserve"> </w:t>
              </w:r>
            </w:ins>
            <w:ins w:id="2186" w:author="Сатлер Марина Викторовна" w:date="2026-04-07T14:55:00Z">
              <w:r w:rsidR="00964592" w:rsidRPr="00964592">
                <w:rPr>
                  <w:highlight w:val="green"/>
                  <w:rPrChange w:id="2187" w:author="Сатлер Марина Викторовна" w:date="2026-04-07T14:56:00Z">
                    <w:rPr/>
                  </w:rPrChange>
                </w:rPr>
                <w:t>«Дата и время окончания периода создания записей учета»</w:t>
              </w:r>
            </w:ins>
            <w:ins w:id="2188" w:author="Сатлер Марина Викторовна" w:date="2026-04-07T14:26:00Z">
              <w:r w:rsidR="009464B3" w:rsidRPr="00964592">
                <w:rPr>
                  <w:highlight w:val="green"/>
                </w:rPr>
                <w:t xml:space="preserve"> </w:t>
              </w:r>
              <w:proofErr w:type="gramStart"/>
              <w:r w:rsidR="009464B3" w:rsidRPr="00964592">
                <w:rPr>
                  <w:highlight w:val="green"/>
                </w:rPr>
                <w:t>( EndDateTime</w:t>
              </w:r>
              <w:proofErr w:type="gramEnd"/>
              <w:r w:rsidR="009464B3" w:rsidRPr="00964592">
                <w:rPr>
                  <w:highlight w:val="green"/>
                </w:rPr>
                <w:t>)</w:t>
              </w:r>
            </w:ins>
          </w:p>
        </w:tc>
      </w:tr>
      <w:tr w:rsidR="002C6C40" w:rsidRPr="00B9499D" w14:paraId="0A8A6BE5" w14:textId="77777777" w:rsidTr="002B4DF5">
        <w:trPr>
          <w:ins w:id="2189" w:author="Сатлер Марина Викторовна" w:date="2026-04-06T14:51:00Z"/>
        </w:trPr>
        <w:tc>
          <w:tcPr>
            <w:tcW w:w="970" w:type="pct"/>
          </w:tcPr>
          <w:p w14:paraId="56633A04" w14:textId="035FEB87" w:rsidR="002C6C40" w:rsidRPr="003262ED" w:rsidRDefault="002C6C40" w:rsidP="002C6C40">
            <w:pPr>
              <w:pStyle w:val="GOSTTablenorm"/>
              <w:rPr>
                <w:ins w:id="2190" w:author="Сатлер Марина Викторовна" w:date="2026-04-06T14:51:00Z"/>
                <w:highlight w:val="green"/>
              </w:rPr>
            </w:pPr>
            <w:ins w:id="2191" w:author="Сатлер Марина Викторовна" w:date="2026-04-06T14:54:00Z">
              <w:r w:rsidRPr="003262ED">
                <w:rPr>
                  <w:highlight w:val="green"/>
                </w:rPr>
                <w:t>Дата и время окончания периода создания записей учета</w:t>
              </w:r>
            </w:ins>
          </w:p>
        </w:tc>
        <w:tc>
          <w:tcPr>
            <w:tcW w:w="786" w:type="pct"/>
          </w:tcPr>
          <w:p w14:paraId="37B5975A" w14:textId="38137705" w:rsidR="002C6C40" w:rsidRPr="003262ED" w:rsidRDefault="002C6C40" w:rsidP="002C6C40">
            <w:pPr>
              <w:pStyle w:val="GOSTTablenorm"/>
              <w:rPr>
                <w:ins w:id="2192" w:author="Сатлер Марина Викторовна" w:date="2026-04-06T14:51:00Z"/>
                <w:highlight w:val="green"/>
              </w:rPr>
            </w:pPr>
            <w:ins w:id="2193" w:author="Сатлер Марина Викторовна" w:date="2026-04-06T14:54:00Z">
              <w:r w:rsidRPr="003262ED">
                <w:rPr>
                  <w:highlight w:val="green"/>
                </w:rPr>
                <w:t>EndDateTime</w:t>
              </w:r>
            </w:ins>
          </w:p>
        </w:tc>
        <w:tc>
          <w:tcPr>
            <w:tcW w:w="489" w:type="pct"/>
          </w:tcPr>
          <w:p w14:paraId="4C7C20C0" w14:textId="07774728" w:rsidR="002C6C40" w:rsidRPr="003262ED" w:rsidRDefault="002C6C40" w:rsidP="002C6C40">
            <w:pPr>
              <w:pStyle w:val="GOSTTablenorm"/>
              <w:rPr>
                <w:ins w:id="2194" w:author="Сатлер Марина Викторовна" w:date="2026-04-06T14:51:00Z"/>
                <w:highlight w:val="green"/>
              </w:rPr>
            </w:pPr>
            <w:ins w:id="2195" w:author="Сатлер Марина Викторовна" w:date="2026-04-06T14:54:00Z">
              <w:r w:rsidRPr="003262ED">
                <w:rPr>
                  <w:highlight w:val="green"/>
                </w:rPr>
                <w:t>Дата-время (</w:t>
              </w:r>
              <w:r w:rsidRPr="003262ED">
                <w:rPr>
                  <w:highlight w:val="green"/>
                  <w:lang w:val="en-US"/>
                </w:rPr>
                <w:t>timestamp</w:t>
              </w:r>
              <w:r w:rsidRPr="003262ED">
                <w:rPr>
                  <w:highlight w:val="green"/>
                </w:rPr>
                <w:t>)</w:t>
              </w:r>
            </w:ins>
          </w:p>
        </w:tc>
        <w:tc>
          <w:tcPr>
            <w:tcW w:w="294" w:type="pct"/>
          </w:tcPr>
          <w:p w14:paraId="51014369" w14:textId="05F18FE5" w:rsidR="002C6C40" w:rsidRPr="003262ED" w:rsidRDefault="002C6C40" w:rsidP="002C6C40">
            <w:pPr>
              <w:pStyle w:val="GOSTTablenorm"/>
              <w:rPr>
                <w:ins w:id="2196" w:author="Сатлер Марина Викторовна" w:date="2026-04-06T14:51:00Z"/>
                <w:highlight w:val="green"/>
              </w:rPr>
            </w:pPr>
            <w:ins w:id="2197" w:author="Сатлер Марина Викторовна" w:date="2026-04-06T14:54:00Z">
              <w:r w:rsidRPr="003262ED">
                <w:rPr>
                  <w:highlight w:val="green"/>
                </w:rPr>
                <w:t>Нет</w:t>
              </w:r>
            </w:ins>
          </w:p>
        </w:tc>
        <w:tc>
          <w:tcPr>
            <w:tcW w:w="389" w:type="pct"/>
          </w:tcPr>
          <w:p w14:paraId="3883EEEF" w14:textId="77777777" w:rsidR="002C6C40" w:rsidRPr="003262ED" w:rsidRDefault="002C6C40" w:rsidP="002C6C40">
            <w:pPr>
              <w:pStyle w:val="GOSTTablenorm"/>
              <w:rPr>
                <w:ins w:id="2198" w:author="Сатлер Марина Викторовна" w:date="2026-04-06T14:51:00Z"/>
                <w:highlight w:val="green"/>
              </w:rPr>
            </w:pPr>
          </w:p>
        </w:tc>
        <w:tc>
          <w:tcPr>
            <w:tcW w:w="2072" w:type="pct"/>
          </w:tcPr>
          <w:p w14:paraId="00FE94BA" w14:textId="0C391A0C" w:rsidR="002C6C40" w:rsidRPr="003262ED" w:rsidRDefault="002C6C40" w:rsidP="002C6C40">
            <w:pPr>
              <w:pStyle w:val="GOSTTablenorm"/>
              <w:rPr>
                <w:ins w:id="2199" w:author="Сатлер Марина Викторовна" w:date="2026-04-06T14:55:00Z"/>
                <w:highlight w:val="green"/>
              </w:rPr>
            </w:pPr>
            <w:ins w:id="2200" w:author="Сатлер Марина Викторовна" w:date="2026-04-06T14:55:00Z">
              <w:r w:rsidRPr="00556A96">
                <w:rPr>
                  <w:highlight w:val="green"/>
                </w:rPr>
                <w:t>Дата и время окончания периода (включительно), в кот</w:t>
              </w:r>
              <w:r w:rsidRPr="003262ED">
                <w:rPr>
                  <w:highlight w:val="green"/>
                </w:rPr>
                <w:t>орый была создана запись учета.</w:t>
              </w:r>
            </w:ins>
          </w:p>
          <w:p w14:paraId="357703C3" w14:textId="77777777" w:rsidR="002C6C40" w:rsidRPr="003262ED" w:rsidRDefault="002C6C40" w:rsidP="002C6C40">
            <w:pPr>
              <w:pStyle w:val="GOSTTablenorm"/>
              <w:rPr>
                <w:ins w:id="2201" w:author="Сатлер Марина Викторовна" w:date="2026-04-06T14:55:00Z"/>
                <w:highlight w:val="green"/>
              </w:rPr>
            </w:pPr>
            <w:ins w:id="2202" w:author="Сатлер Марина Викторовна" w:date="2026-04-06T14:55:00Z">
              <w:r w:rsidRPr="003262ED">
                <w:rPr>
                  <w:highlight w:val="green"/>
                </w:rPr>
                <w:t>Применяется, если в параметрах запроса списка подобранных записей учета OPLIST задан параметр «Операционный день» (TradingDay).</w:t>
              </w:r>
            </w:ins>
          </w:p>
          <w:p w14:paraId="419C6522" w14:textId="2CD685EE" w:rsidR="002C6C40" w:rsidRPr="003262ED" w:rsidRDefault="002C6C40" w:rsidP="002C6C40">
            <w:pPr>
              <w:pStyle w:val="GOSTTablenorm"/>
              <w:rPr>
                <w:ins w:id="2203" w:author="Сатлер Марина Викторовна" w:date="2026-04-06T14:55:00Z"/>
                <w:highlight w:val="green"/>
              </w:rPr>
            </w:pPr>
            <w:ins w:id="2204" w:author="Сатлер Марина Викторовна" w:date="2026-04-06T14:55:00Z">
              <w:r w:rsidRPr="003262ED">
                <w:rPr>
                  <w:highlight w:val="green"/>
                </w:rPr>
                <w:lastRenderedPageBreak/>
                <w:t>Если в параметрах запроса не задан параметр «Операционный день» (TradingDay), параметр «Дата и время окончания периода создания записей учета» (EndDateTime) игнорируется при обработке запроса.</w:t>
              </w:r>
            </w:ins>
          </w:p>
          <w:p w14:paraId="27E0A0B9" w14:textId="3CF6D402" w:rsidR="002C6C40" w:rsidRPr="003262ED" w:rsidRDefault="002C6C40" w:rsidP="002C6C40">
            <w:pPr>
              <w:pStyle w:val="GOSTTablenorm"/>
              <w:rPr>
                <w:ins w:id="2205" w:author="Сатлер Марина Викторовна" w:date="2026-04-06T14:55:00Z"/>
                <w:highlight w:val="green"/>
              </w:rPr>
            </w:pPr>
            <w:ins w:id="2206" w:author="Сатлер Марина Викторовна" w:date="2026-04-06T14:55:00Z">
              <w:r w:rsidRPr="003262ED">
                <w:rPr>
                  <w:highlight w:val="green"/>
                </w:rPr>
                <w:t>Дата и время из параметра «Дата и время окончания периода создания записей учета» (EndDateTime) должна быть больше либо равна дате и времени из параметра «Дата и время начала периода создания записей учета</w:t>
              </w:r>
            </w:ins>
            <w:ins w:id="2207" w:author="Сатлер Марина Викторовна" w:date="2026-04-06T14:56:00Z">
              <w:r w:rsidRPr="003262ED">
                <w:rPr>
                  <w:highlight w:val="green"/>
                </w:rPr>
                <w:t>»</w:t>
              </w:r>
            </w:ins>
            <w:ins w:id="2208" w:author="Сатлер Марина Викторовна" w:date="2026-04-06T14:55:00Z">
              <w:r w:rsidRPr="003262ED">
                <w:rPr>
                  <w:highlight w:val="green"/>
                </w:rPr>
                <w:t xml:space="preserve"> (BeginDateTime), в противном случае в ответе возвращается ошибка (E - ERROR – Не успешное завершение).</w:t>
              </w:r>
            </w:ins>
          </w:p>
          <w:p w14:paraId="6F829034" w14:textId="60480877" w:rsidR="002C6C40" w:rsidRPr="003262ED" w:rsidRDefault="002C6C40" w:rsidP="002C6C40">
            <w:pPr>
              <w:pStyle w:val="GOSTTablenorm"/>
              <w:rPr>
                <w:ins w:id="2209" w:author="Сатлер Марина Викторовна" w:date="2026-04-06T14:55:00Z"/>
                <w:highlight w:val="green"/>
              </w:rPr>
            </w:pPr>
            <w:ins w:id="2210" w:author="Сатлер Марина Викторовна" w:date="2026-04-06T14:55:00Z">
              <w:r w:rsidRPr="003262ED">
                <w:rPr>
                  <w:highlight w:val="green"/>
                </w:rPr>
                <w:t>Если параметр отсутствует в запросе/не заполнен:</w:t>
              </w:r>
            </w:ins>
          </w:p>
          <w:p w14:paraId="7EE3012A" w14:textId="10E1A40D" w:rsidR="002C6C40" w:rsidRPr="003262ED" w:rsidRDefault="002C6C40" w:rsidP="003262ED">
            <w:pPr>
              <w:pStyle w:val="GOSTTableListMark1"/>
              <w:rPr>
                <w:ins w:id="2211" w:author="Сатлер Марина Викторовна" w:date="2026-04-06T14:55:00Z"/>
                <w:highlight w:val="green"/>
              </w:rPr>
            </w:pPr>
            <w:ins w:id="2212" w:author="Сатлер Марина Викторовна" w:date="2026-04-06T14:55:00Z">
              <w:r w:rsidRPr="003262ED">
                <w:rPr>
                  <w:highlight w:val="green"/>
                </w:rPr>
                <w:t xml:space="preserve">если параметр </w:t>
              </w:r>
            </w:ins>
            <w:ins w:id="2213" w:author="Сатлер Марина Викторовна" w:date="2026-04-06T14:57:00Z">
              <w:r w:rsidR="008101C6" w:rsidRPr="003262ED">
                <w:rPr>
                  <w:highlight w:val="green"/>
                </w:rPr>
                <w:t>«</w:t>
              </w:r>
            </w:ins>
            <w:ins w:id="2214" w:author="Сатлер Марина Викторовна" w:date="2026-04-06T14:55:00Z">
              <w:r w:rsidRPr="003262ED">
                <w:rPr>
                  <w:highlight w:val="green"/>
                </w:rPr>
                <w:t>Дата и время начала периода создания записей учета</w:t>
              </w:r>
            </w:ins>
            <w:ins w:id="2215" w:author="Сатлер Марина Викторовна" w:date="2026-04-06T14:57:00Z">
              <w:r w:rsidR="008101C6" w:rsidRPr="003262ED">
                <w:rPr>
                  <w:highlight w:val="green"/>
                </w:rPr>
                <w:t>»</w:t>
              </w:r>
            </w:ins>
            <w:ins w:id="2216" w:author="Сатлер Марина Викторовна" w:date="2026-04-06T14:55:00Z">
              <w:r w:rsidRPr="003262ED">
                <w:rPr>
                  <w:highlight w:val="green"/>
                </w:rPr>
                <w:t xml:space="preserve"> (BeginDateTime) не заполнен, то ответ формируется по всем записям учета за заданную дату отражения в учете (т.е. при формировании отчета не анализируется время создания записи учета, анализируется только дат</w:t>
              </w:r>
              <w:r w:rsidR="008101C6" w:rsidRPr="003262ED">
                <w:rPr>
                  <w:highlight w:val="green"/>
                </w:rPr>
                <w:t>а отражения операции в учете)</w:t>
              </w:r>
            </w:ins>
            <w:ins w:id="2217" w:author="Сатлер Марина Викторовна" w:date="2026-04-06T14:57:00Z">
              <w:r w:rsidR="008101C6" w:rsidRPr="003262ED">
                <w:rPr>
                  <w:highlight w:val="green"/>
                </w:rPr>
                <w:t>;</w:t>
              </w:r>
            </w:ins>
          </w:p>
          <w:p w14:paraId="38720DDB" w14:textId="77344FC4" w:rsidR="002C6C40" w:rsidRPr="003262ED" w:rsidRDefault="002C6C40">
            <w:pPr>
              <w:pStyle w:val="GOSTTableListMark1"/>
              <w:rPr>
                <w:ins w:id="2218" w:author="Сатлер Марина Викторовна" w:date="2026-04-06T14:51:00Z"/>
                <w:highlight w:val="green"/>
              </w:rPr>
              <w:pPrChange w:id="2219" w:author="Сатлер Марина Викторовна" w:date="2026-04-07T14:27:00Z">
                <w:pPr>
                  <w:pStyle w:val="GOSTTablenorm"/>
                  <w:framePr w:hSpace="180" w:wrap="around" w:vAnchor="text" w:hAnchor="text" w:y="1"/>
                  <w:suppressOverlap/>
                </w:pPr>
              </w:pPrChange>
            </w:pPr>
            <w:ins w:id="2220" w:author="Сатлер Марина Викторовна" w:date="2026-04-06T14:55:00Z">
              <w:r w:rsidRPr="003262ED">
                <w:rPr>
                  <w:highlight w:val="green"/>
                </w:rPr>
                <w:t xml:space="preserve">если параметр </w:t>
              </w:r>
            </w:ins>
            <w:ins w:id="2221" w:author="Сатлер Марина Викторовна" w:date="2026-04-06T14:57:00Z">
              <w:r w:rsidR="008101C6" w:rsidRPr="003262ED">
                <w:rPr>
                  <w:highlight w:val="green"/>
                </w:rPr>
                <w:t>«</w:t>
              </w:r>
            </w:ins>
            <w:ins w:id="2222" w:author="Сатлер Марина Викторовна" w:date="2026-04-06T14:55:00Z">
              <w:r w:rsidRPr="003262ED">
                <w:rPr>
                  <w:highlight w:val="green"/>
                </w:rPr>
                <w:t>Дата и время начала периода создания записей учета</w:t>
              </w:r>
            </w:ins>
            <w:ins w:id="2223" w:author="Сатлер Марина Викторовна" w:date="2026-04-06T14:57:00Z">
              <w:r w:rsidR="008101C6" w:rsidRPr="003262ED">
                <w:rPr>
                  <w:highlight w:val="green"/>
                </w:rPr>
                <w:t>»</w:t>
              </w:r>
            </w:ins>
            <w:ins w:id="2224" w:author="Сатлер Марина Викторовна" w:date="2026-04-06T14:55:00Z">
              <w:r w:rsidRPr="003262ED">
                <w:rPr>
                  <w:highlight w:val="green"/>
                </w:rPr>
                <w:t xml:space="preserve"> (BeginDateTime) заполнен, то ответ формируется с даты и времени начала периода по дату и время начала обработки запроса</w:t>
              </w:r>
            </w:ins>
          </w:p>
        </w:tc>
      </w:tr>
      <w:tr w:rsidR="00705DCA" w:rsidRPr="00B9499D" w14:paraId="57100A8A" w14:textId="77777777" w:rsidTr="002B4DF5">
        <w:trPr>
          <w:ins w:id="2225" w:author="Сатлер Марина Викторовна" w:date="2026-04-06T15:02:00Z"/>
        </w:trPr>
        <w:tc>
          <w:tcPr>
            <w:tcW w:w="970" w:type="pct"/>
          </w:tcPr>
          <w:p w14:paraId="15486E35" w14:textId="3DA723CA" w:rsidR="00705DCA" w:rsidRPr="003262ED" w:rsidRDefault="00705DCA" w:rsidP="00705DCA">
            <w:pPr>
              <w:pStyle w:val="GOSTTablenorm"/>
              <w:rPr>
                <w:ins w:id="2226" w:author="Сатлер Марина Викторовна" w:date="2026-04-06T15:02:00Z"/>
                <w:highlight w:val="green"/>
              </w:rPr>
            </w:pPr>
            <w:ins w:id="2227" w:author="Сатлер Марина Викторовна" w:date="2026-04-06T15:03:00Z">
              <w:r w:rsidRPr="003262ED">
                <w:rPr>
                  <w:highlight w:val="green"/>
                </w:rPr>
                <w:lastRenderedPageBreak/>
                <w:t>Перечень идентификаторов документов</w:t>
              </w:r>
            </w:ins>
          </w:p>
        </w:tc>
        <w:tc>
          <w:tcPr>
            <w:tcW w:w="786" w:type="pct"/>
          </w:tcPr>
          <w:p w14:paraId="16B8ACF1" w14:textId="5014CE0E" w:rsidR="00705DCA" w:rsidRPr="003262ED" w:rsidRDefault="00705DCA" w:rsidP="00705DCA">
            <w:pPr>
              <w:pStyle w:val="GOSTTablenorm"/>
              <w:rPr>
                <w:ins w:id="2228" w:author="Сатлер Марина Викторовна" w:date="2026-04-06T15:02:00Z"/>
                <w:highlight w:val="green"/>
              </w:rPr>
            </w:pPr>
            <w:ins w:id="2229" w:author="Сатлер Марина Викторовна" w:date="2026-04-06T15:03:00Z">
              <w:r w:rsidRPr="003262ED">
                <w:rPr>
                  <w:highlight w:val="green"/>
                </w:rPr>
                <w:t>DocGuid</w:t>
              </w:r>
            </w:ins>
          </w:p>
        </w:tc>
        <w:tc>
          <w:tcPr>
            <w:tcW w:w="489" w:type="pct"/>
          </w:tcPr>
          <w:p w14:paraId="45CF4A2E" w14:textId="4931C87A" w:rsidR="00705DCA" w:rsidRPr="003262ED" w:rsidRDefault="00705DCA" w:rsidP="00705DCA">
            <w:pPr>
              <w:pStyle w:val="GOSTTablenorm"/>
              <w:rPr>
                <w:ins w:id="2230" w:author="Сатлер Марина Викторовна" w:date="2026-04-06T15:02:00Z"/>
                <w:highlight w:val="green"/>
              </w:rPr>
            </w:pPr>
            <w:ins w:id="2231" w:author="Сатлер Марина Викторовна" w:date="2026-04-06T15:03:00Z">
              <w:r w:rsidRPr="003262ED">
                <w:rPr>
                  <w:highlight w:val="green"/>
                </w:rPr>
                <w:t>Строка</w:t>
              </w:r>
            </w:ins>
          </w:p>
        </w:tc>
        <w:tc>
          <w:tcPr>
            <w:tcW w:w="294" w:type="pct"/>
          </w:tcPr>
          <w:p w14:paraId="3C5D9C21" w14:textId="15E4BE8C" w:rsidR="00705DCA" w:rsidRPr="003262ED" w:rsidRDefault="00705DCA" w:rsidP="00705DCA">
            <w:pPr>
              <w:pStyle w:val="GOSTTablenorm"/>
              <w:rPr>
                <w:ins w:id="2232" w:author="Сатлер Марина Викторовна" w:date="2026-04-06T15:02:00Z"/>
                <w:highlight w:val="green"/>
              </w:rPr>
            </w:pPr>
            <w:ins w:id="2233" w:author="Сатлер Марина Викторовна" w:date="2026-04-06T15:03:00Z">
              <w:r w:rsidRPr="003262ED">
                <w:rPr>
                  <w:highlight w:val="green"/>
                </w:rPr>
                <w:t xml:space="preserve">Нет </w:t>
              </w:r>
            </w:ins>
          </w:p>
        </w:tc>
        <w:tc>
          <w:tcPr>
            <w:tcW w:w="389" w:type="pct"/>
          </w:tcPr>
          <w:p w14:paraId="6E3B7A86" w14:textId="5159AE65" w:rsidR="00705DCA" w:rsidRPr="003262ED" w:rsidRDefault="00705DCA" w:rsidP="00705DCA">
            <w:pPr>
              <w:pStyle w:val="GOSTTablenorm"/>
              <w:rPr>
                <w:ins w:id="2234" w:author="Сатлер Марина Викторовна" w:date="2026-04-06T15:02:00Z"/>
                <w:highlight w:val="green"/>
              </w:rPr>
            </w:pPr>
            <w:commentRangeStart w:id="2235"/>
            <w:ins w:id="2236" w:author="Сатлер Марина Викторовна" w:date="2026-04-06T15:04:00Z">
              <w:r w:rsidRPr="003262ED">
                <w:rPr>
                  <w:highlight w:val="green"/>
                </w:rPr>
                <w:t>?</w:t>
              </w:r>
              <w:commentRangeEnd w:id="2235"/>
              <w:r w:rsidRPr="003262ED">
                <w:rPr>
                  <w:rStyle w:val="afff4"/>
                  <w:highlight w:val="green"/>
                </w:rPr>
                <w:commentReference w:id="2235"/>
              </w:r>
            </w:ins>
          </w:p>
        </w:tc>
        <w:tc>
          <w:tcPr>
            <w:tcW w:w="2072" w:type="pct"/>
          </w:tcPr>
          <w:p w14:paraId="388713DA" w14:textId="77777777" w:rsidR="00705DCA" w:rsidRPr="003262ED" w:rsidRDefault="00705DCA" w:rsidP="00705DCA">
            <w:pPr>
              <w:pStyle w:val="GOSTTablenorm"/>
              <w:rPr>
                <w:ins w:id="2237" w:author="Сатлер Марина Викторовна" w:date="2026-04-06T15:04:00Z"/>
                <w:highlight w:val="green"/>
              </w:rPr>
            </w:pPr>
            <w:ins w:id="2238" w:author="Сатлер Марина Викторовна" w:date="2026-04-06T15:04:00Z">
              <w:r w:rsidRPr="003262ED">
                <w:rPr>
                  <w:highlight w:val="green"/>
                </w:rPr>
                <w:t>Значения задаются с использованием разделителя «,» (запятая).</w:t>
              </w:r>
            </w:ins>
          </w:p>
          <w:p w14:paraId="3111775A" w14:textId="0A597BBA" w:rsidR="00705DCA" w:rsidRPr="003262ED" w:rsidRDefault="00705DCA" w:rsidP="00705DCA">
            <w:pPr>
              <w:pStyle w:val="GOSTTablenorm"/>
              <w:rPr>
                <w:ins w:id="2239" w:author="Сатлер Марина Викторовна" w:date="2026-04-06T15:05:00Z"/>
                <w:highlight w:val="green"/>
              </w:rPr>
            </w:pPr>
            <w:ins w:id="2240" w:author="Сатлер Марина Викторовна" w:date="2026-04-06T15:04:00Z">
              <w:r w:rsidRPr="003262ED">
                <w:rPr>
                  <w:highlight w:val="green"/>
                </w:rPr>
                <w:t xml:space="preserve">Применяется, если в параметрах запроса списка подобранных записей учета OPLIST задан параметр «Операционный день» (TradingDay). Если в параметрах запроса не задан параметр </w:t>
              </w:r>
            </w:ins>
            <w:ins w:id="2241" w:author="Сатлер Марина Викторовна" w:date="2026-04-06T15:05:00Z">
              <w:r w:rsidRPr="003262ED">
                <w:rPr>
                  <w:highlight w:val="green"/>
                </w:rPr>
                <w:t>«</w:t>
              </w:r>
            </w:ins>
            <w:ins w:id="2242" w:author="Сатлер Марина Викторовна" w:date="2026-04-06T15:04:00Z">
              <w:r w:rsidRPr="003262ED">
                <w:rPr>
                  <w:highlight w:val="green"/>
                </w:rPr>
                <w:t>Операционный день</w:t>
              </w:r>
            </w:ins>
            <w:ins w:id="2243" w:author="Сатлер Марина Викторовна" w:date="2026-04-06T15:05:00Z">
              <w:r w:rsidRPr="003262ED">
                <w:rPr>
                  <w:highlight w:val="green"/>
                </w:rPr>
                <w:t>»</w:t>
              </w:r>
            </w:ins>
            <w:ins w:id="2244" w:author="Сатлер Марина Викторовна" w:date="2026-04-06T15:04:00Z">
              <w:r w:rsidRPr="003262ED">
                <w:rPr>
                  <w:highlight w:val="green"/>
                </w:rPr>
                <w:t xml:space="preserve"> (TradingDay), параметр </w:t>
              </w:r>
            </w:ins>
            <w:ins w:id="2245" w:author="Сатлер Марина Викторовна" w:date="2026-04-06T15:05:00Z">
              <w:r w:rsidRPr="003262ED">
                <w:rPr>
                  <w:highlight w:val="green"/>
                </w:rPr>
                <w:t>«</w:t>
              </w:r>
            </w:ins>
            <w:ins w:id="2246" w:author="Сатлер Марина Викторовна" w:date="2026-04-06T15:04:00Z">
              <w:r w:rsidRPr="003262ED">
                <w:rPr>
                  <w:highlight w:val="green"/>
                </w:rPr>
                <w:t>Перечень идентификаторов документов</w:t>
              </w:r>
            </w:ins>
            <w:ins w:id="2247" w:author="Сатлер Марина Викторовна" w:date="2026-04-06T15:05:00Z">
              <w:r w:rsidRPr="003262ED">
                <w:rPr>
                  <w:highlight w:val="green"/>
                </w:rPr>
                <w:t>»</w:t>
              </w:r>
            </w:ins>
            <w:ins w:id="2248" w:author="Сатлер Марина Викторовна" w:date="2026-04-06T15:04:00Z">
              <w:r w:rsidRPr="003262ED">
                <w:rPr>
                  <w:highlight w:val="green"/>
                </w:rPr>
                <w:t xml:space="preserve"> (DocGuid) игнорируется при обработке запроса.</w:t>
              </w:r>
            </w:ins>
          </w:p>
          <w:p w14:paraId="061C736B" w14:textId="5F27450A" w:rsidR="00705DCA" w:rsidRPr="003262ED" w:rsidRDefault="00705DCA" w:rsidP="00705DCA">
            <w:pPr>
              <w:pStyle w:val="GOSTTablenorm"/>
              <w:rPr>
                <w:ins w:id="2249" w:author="Сатлер Марина Викторовна" w:date="2026-04-06T15:05:00Z"/>
                <w:highlight w:val="green"/>
              </w:rPr>
            </w:pPr>
            <w:ins w:id="2250" w:author="Сатлер Марина Викторовна" w:date="2026-04-06T15:04:00Z">
              <w:r w:rsidRPr="003262ED">
                <w:rPr>
                  <w:highlight w:val="green"/>
                </w:rPr>
                <w:t>Максимально возможное количество элементов</w:t>
              </w:r>
              <w:proofErr w:type="gramStart"/>
              <w:r w:rsidRPr="003262ED">
                <w:rPr>
                  <w:highlight w:val="green"/>
                </w:rPr>
                <w:t>: :</w:t>
              </w:r>
              <w:commentRangeStart w:id="2251"/>
              <w:r w:rsidRPr="003262ED">
                <w:rPr>
                  <w:highlight w:val="green"/>
                </w:rPr>
                <w:t>question</w:t>
              </w:r>
            </w:ins>
            <w:commentRangeEnd w:id="2251"/>
            <w:proofErr w:type="gramEnd"/>
            <w:ins w:id="2252" w:author="Сатлер Марина Викторовна" w:date="2026-04-06T15:05:00Z">
              <w:r w:rsidRPr="003262ED">
                <w:rPr>
                  <w:rStyle w:val="afff4"/>
                  <w:highlight w:val="green"/>
                </w:rPr>
                <w:commentReference w:id="2251"/>
              </w:r>
            </w:ins>
            <w:ins w:id="2253" w:author="Сатлер Марина Викторовна" w:date="2026-04-06T15:04:00Z">
              <w:r w:rsidRPr="003262ED">
                <w:rPr>
                  <w:highlight w:val="green"/>
                </w:rPr>
                <w:t>:</w:t>
              </w:r>
            </w:ins>
          </w:p>
          <w:p w14:paraId="7AD84D07" w14:textId="23CDD40A" w:rsidR="00705DCA" w:rsidRPr="003262ED" w:rsidRDefault="00705DCA" w:rsidP="00705DCA">
            <w:pPr>
              <w:pStyle w:val="GOSTTablenorm"/>
              <w:rPr>
                <w:ins w:id="2254" w:author="Сатлер Марина Викторовна" w:date="2026-04-06T15:02:00Z"/>
                <w:highlight w:val="green"/>
              </w:rPr>
            </w:pPr>
            <w:ins w:id="2255" w:author="Сатлер Марина Викторовна" w:date="2026-04-06T15:04:00Z">
              <w:r w:rsidRPr="003262ED">
                <w:rPr>
                  <w:highlight w:val="green"/>
                </w:rPr>
                <w:t>Если параметр отсутствует в запросе/не заполнен, то предоставляется информация по записям учета, относящимся ко всем документам</w:t>
              </w:r>
            </w:ins>
          </w:p>
        </w:tc>
      </w:tr>
      <w:tr w:rsidR="00FC048C" w:rsidRPr="00B9499D" w14:paraId="0D25EDE9" w14:textId="77777777" w:rsidTr="002B4DF5">
        <w:trPr>
          <w:ins w:id="2256" w:author="Сатлер Марина Викторовна" w:date="2026-04-06T15:02:00Z"/>
        </w:trPr>
        <w:tc>
          <w:tcPr>
            <w:tcW w:w="970" w:type="pct"/>
          </w:tcPr>
          <w:p w14:paraId="2586924F" w14:textId="0144852C" w:rsidR="00FC048C" w:rsidRPr="003262ED" w:rsidRDefault="00FC048C" w:rsidP="00FC048C">
            <w:pPr>
              <w:pStyle w:val="GOSTTablenorm"/>
              <w:rPr>
                <w:ins w:id="2257" w:author="Сатлер Марина Викторовна" w:date="2026-04-06T15:02:00Z"/>
                <w:highlight w:val="green"/>
              </w:rPr>
            </w:pPr>
            <w:ins w:id="2258" w:author="Сатлер Марина Викторовна" w:date="2026-04-06T15:09:00Z">
              <w:r w:rsidRPr="003262ED">
                <w:rPr>
                  <w:highlight w:val="green"/>
                </w:rPr>
                <w:t>Перечень типов документов</w:t>
              </w:r>
            </w:ins>
          </w:p>
        </w:tc>
        <w:tc>
          <w:tcPr>
            <w:tcW w:w="786" w:type="pct"/>
          </w:tcPr>
          <w:p w14:paraId="36A7A99B" w14:textId="3CB59066" w:rsidR="00FC048C" w:rsidRPr="003262ED" w:rsidRDefault="00FC048C" w:rsidP="00FC048C">
            <w:pPr>
              <w:pStyle w:val="GOSTTablenorm"/>
              <w:rPr>
                <w:ins w:id="2259" w:author="Сатлер Марина Викторовна" w:date="2026-04-06T15:02:00Z"/>
                <w:highlight w:val="green"/>
              </w:rPr>
            </w:pPr>
            <w:ins w:id="2260" w:author="Сатлер Марина Викторовна" w:date="2026-04-06T15:09:00Z">
              <w:r w:rsidRPr="003262ED">
                <w:rPr>
                  <w:highlight w:val="green"/>
                </w:rPr>
                <w:t>TypeDoc</w:t>
              </w:r>
            </w:ins>
          </w:p>
        </w:tc>
        <w:tc>
          <w:tcPr>
            <w:tcW w:w="489" w:type="pct"/>
          </w:tcPr>
          <w:p w14:paraId="59226F08" w14:textId="1C71615D" w:rsidR="00FC048C" w:rsidRPr="003262ED" w:rsidRDefault="00FC048C" w:rsidP="00FC048C">
            <w:pPr>
              <w:pStyle w:val="GOSTTablenorm"/>
              <w:rPr>
                <w:ins w:id="2261" w:author="Сатлер Марина Викторовна" w:date="2026-04-06T15:02:00Z"/>
                <w:highlight w:val="green"/>
              </w:rPr>
            </w:pPr>
            <w:ins w:id="2262" w:author="Сатлер Марина Викторовна" w:date="2026-04-06T15:09:00Z">
              <w:r w:rsidRPr="003262ED">
                <w:rPr>
                  <w:highlight w:val="green"/>
                </w:rPr>
                <w:t>Строка</w:t>
              </w:r>
            </w:ins>
          </w:p>
        </w:tc>
        <w:tc>
          <w:tcPr>
            <w:tcW w:w="294" w:type="pct"/>
          </w:tcPr>
          <w:p w14:paraId="190A69F0" w14:textId="44B0F697" w:rsidR="00FC048C" w:rsidRPr="003262ED" w:rsidRDefault="00FC048C" w:rsidP="00FC048C">
            <w:pPr>
              <w:pStyle w:val="GOSTTablenorm"/>
              <w:rPr>
                <w:ins w:id="2263" w:author="Сатлер Марина Викторовна" w:date="2026-04-06T15:02:00Z"/>
                <w:highlight w:val="green"/>
              </w:rPr>
            </w:pPr>
            <w:ins w:id="2264" w:author="Сатлер Марина Викторовна" w:date="2026-04-06T15:09:00Z">
              <w:r w:rsidRPr="003262ED">
                <w:rPr>
                  <w:highlight w:val="green"/>
                </w:rPr>
                <w:t>Нет</w:t>
              </w:r>
            </w:ins>
          </w:p>
        </w:tc>
        <w:tc>
          <w:tcPr>
            <w:tcW w:w="389" w:type="pct"/>
          </w:tcPr>
          <w:p w14:paraId="3F8EE278" w14:textId="08110E5D" w:rsidR="00FC048C" w:rsidRPr="003262ED" w:rsidRDefault="00FC048C" w:rsidP="00FC048C">
            <w:pPr>
              <w:pStyle w:val="GOSTTablenorm"/>
              <w:rPr>
                <w:ins w:id="2265" w:author="Сатлер Марина Викторовна" w:date="2026-04-06T15:02:00Z"/>
                <w:highlight w:val="green"/>
              </w:rPr>
            </w:pPr>
            <w:commentRangeStart w:id="2266"/>
            <w:ins w:id="2267" w:author="Сатлер Марина Викторовна" w:date="2026-04-06T15:09:00Z">
              <w:r w:rsidRPr="003262ED">
                <w:rPr>
                  <w:highlight w:val="green"/>
                </w:rPr>
                <w:t>?</w:t>
              </w:r>
              <w:commentRangeEnd w:id="2266"/>
              <w:r w:rsidRPr="003262ED">
                <w:rPr>
                  <w:rStyle w:val="afff4"/>
                  <w:highlight w:val="green"/>
                </w:rPr>
                <w:commentReference w:id="2266"/>
              </w:r>
            </w:ins>
          </w:p>
        </w:tc>
        <w:tc>
          <w:tcPr>
            <w:tcW w:w="2072" w:type="pct"/>
          </w:tcPr>
          <w:p w14:paraId="09723E64" w14:textId="34D8B7C9" w:rsidR="00FC048C" w:rsidRPr="003262ED" w:rsidRDefault="00FC048C" w:rsidP="00FC048C">
            <w:pPr>
              <w:pStyle w:val="GOSTTablenorm"/>
              <w:rPr>
                <w:ins w:id="2268" w:author="Сатлер Марина Викторовна" w:date="2026-04-06T15:09:00Z"/>
                <w:highlight w:val="green"/>
              </w:rPr>
            </w:pPr>
            <w:ins w:id="2269" w:author="Сатлер Марина Викторовна" w:date="2026-04-06T15:09:00Z">
              <w:r w:rsidRPr="003262ED">
                <w:rPr>
                  <w:highlight w:val="green"/>
                </w:rPr>
                <w:t>Указывается системное наименование типа документа в соответствии со справочником «Типы документов» в SVAP.</w:t>
              </w:r>
            </w:ins>
          </w:p>
          <w:p w14:paraId="7ED0259E" w14:textId="13E60D72" w:rsidR="00FC048C" w:rsidRPr="003262ED" w:rsidRDefault="00FC048C" w:rsidP="00FC048C">
            <w:pPr>
              <w:pStyle w:val="GOSTTablenorm"/>
              <w:rPr>
                <w:ins w:id="2270" w:author="Сатлер Марина Викторовна" w:date="2026-04-06T15:09:00Z"/>
                <w:highlight w:val="green"/>
              </w:rPr>
            </w:pPr>
            <w:ins w:id="2271" w:author="Сатлер Марина Викторовна" w:date="2026-04-06T15:09:00Z">
              <w:r w:rsidRPr="003262ED">
                <w:rPr>
                  <w:highlight w:val="green"/>
                </w:rPr>
                <w:t xml:space="preserve">Применяется, если в параметрах запроса списка подобранных записей учета OPLIST задан параметр «Операционный день» </w:t>
              </w:r>
              <w:r w:rsidRPr="003262ED">
                <w:rPr>
                  <w:highlight w:val="green"/>
                </w:rPr>
                <w:lastRenderedPageBreak/>
                <w:t>(TradingDay). Если в параметрах запроса не задан параметр «Операционный день» (TradingDay), параметр «Перечень типов документов» (TypeDoc) игнорируется при обработке запроса.</w:t>
              </w:r>
            </w:ins>
          </w:p>
          <w:p w14:paraId="12400D72" w14:textId="77777777" w:rsidR="00FC048C" w:rsidRPr="003262ED" w:rsidRDefault="00FC048C" w:rsidP="00FC048C">
            <w:pPr>
              <w:pStyle w:val="GOSTTablenorm"/>
              <w:rPr>
                <w:ins w:id="2272" w:author="Сатлер Марина Викторовна" w:date="2026-04-06T15:09:00Z"/>
                <w:highlight w:val="green"/>
              </w:rPr>
            </w:pPr>
            <w:ins w:id="2273" w:author="Сатлер Марина Викторовна" w:date="2026-04-06T15:09:00Z">
              <w:r w:rsidRPr="003262ED">
                <w:rPr>
                  <w:highlight w:val="green"/>
                </w:rPr>
                <w:t>Значения задаются с использованием разделителя «,» (запятая).</w:t>
              </w:r>
            </w:ins>
          </w:p>
          <w:p w14:paraId="3E508962" w14:textId="77777777" w:rsidR="00FC048C" w:rsidRPr="003262ED" w:rsidRDefault="00FC048C" w:rsidP="00FC048C">
            <w:pPr>
              <w:pStyle w:val="GOSTTablenorm"/>
              <w:rPr>
                <w:ins w:id="2274" w:author="Сатлер Марина Викторовна" w:date="2026-04-06T15:09:00Z"/>
                <w:highlight w:val="green"/>
              </w:rPr>
            </w:pPr>
            <w:ins w:id="2275" w:author="Сатлер Марина Викторовна" w:date="2026-04-06T15:09:00Z">
              <w:r w:rsidRPr="003262ED">
                <w:rPr>
                  <w:highlight w:val="green"/>
                </w:rPr>
                <w:t>Максимально возможное количество элементов</w:t>
              </w:r>
              <w:proofErr w:type="gramStart"/>
              <w:r w:rsidRPr="003262ED">
                <w:rPr>
                  <w:highlight w:val="green"/>
                </w:rPr>
                <w:t>: :</w:t>
              </w:r>
              <w:commentRangeStart w:id="2276"/>
              <w:r w:rsidRPr="003262ED">
                <w:rPr>
                  <w:highlight w:val="green"/>
                </w:rPr>
                <w:t>question</w:t>
              </w:r>
              <w:commentRangeEnd w:id="2276"/>
              <w:proofErr w:type="gramEnd"/>
              <w:r w:rsidRPr="003262ED">
                <w:rPr>
                  <w:rStyle w:val="afff4"/>
                  <w:highlight w:val="green"/>
                </w:rPr>
                <w:commentReference w:id="2276"/>
              </w:r>
              <w:r w:rsidRPr="003262ED">
                <w:rPr>
                  <w:highlight w:val="green"/>
                </w:rPr>
                <w:t xml:space="preserve">: </w:t>
              </w:r>
            </w:ins>
          </w:p>
          <w:p w14:paraId="6792FDF7" w14:textId="05592787" w:rsidR="00FC048C" w:rsidRPr="003262ED" w:rsidRDefault="00FC048C" w:rsidP="00FC048C">
            <w:pPr>
              <w:pStyle w:val="GOSTTablenorm"/>
              <w:rPr>
                <w:ins w:id="2277" w:author="Сатлер Марина Викторовна" w:date="2026-04-06T15:02:00Z"/>
                <w:highlight w:val="green"/>
              </w:rPr>
            </w:pPr>
            <w:ins w:id="2278" w:author="Сатлер Марина Викторовна" w:date="2026-04-06T15:09:00Z">
              <w:r w:rsidRPr="003262ED">
                <w:rPr>
                  <w:highlight w:val="green"/>
                </w:rPr>
                <w:t>Если параметр отсутствует в запросе/не заполнен, то предоставляется информация по записям учета, относящимся ко всем типам документов</w:t>
              </w:r>
            </w:ins>
          </w:p>
        </w:tc>
      </w:tr>
      <w:tr w:rsidR="00FC048C" w:rsidRPr="00B9499D" w14:paraId="57AF1AE8" w14:textId="77777777" w:rsidTr="002B4DF5">
        <w:trPr>
          <w:ins w:id="2279" w:author="Сатлер Марина Викторовна" w:date="2026-04-06T15:02:00Z"/>
        </w:trPr>
        <w:tc>
          <w:tcPr>
            <w:tcW w:w="970" w:type="pct"/>
          </w:tcPr>
          <w:p w14:paraId="25001401" w14:textId="224ADE53" w:rsidR="00FC048C" w:rsidRPr="003262ED" w:rsidRDefault="00FC048C" w:rsidP="00FC048C">
            <w:pPr>
              <w:pStyle w:val="GOSTTablenorm"/>
              <w:rPr>
                <w:ins w:id="2280" w:author="Сатлер Марина Викторовна" w:date="2026-04-06T15:02:00Z"/>
                <w:highlight w:val="green"/>
              </w:rPr>
            </w:pPr>
            <w:ins w:id="2281" w:author="Сатлер Марина Викторовна" w:date="2026-04-06T15:10:00Z">
              <w:r w:rsidRPr="003262ED">
                <w:rPr>
                  <w:highlight w:val="green"/>
                </w:rPr>
                <w:lastRenderedPageBreak/>
                <w:t>Перечень ФП ГИИС ЭБ - отправителей запроса</w:t>
              </w:r>
            </w:ins>
          </w:p>
        </w:tc>
        <w:tc>
          <w:tcPr>
            <w:tcW w:w="786" w:type="pct"/>
          </w:tcPr>
          <w:p w14:paraId="0F0C342C" w14:textId="2D3FD445" w:rsidR="00FC048C" w:rsidRPr="003262ED" w:rsidRDefault="00FC048C" w:rsidP="00FC048C">
            <w:pPr>
              <w:pStyle w:val="GOSTTablenorm"/>
              <w:rPr>
                <w:ins w:id="2282" w:author="Сатлер Марина Викторовна" w:date="2026-04-06T15:02:00Z"/>
                <w:highlight w:val="green"/>
              </w:rPr>
            </w:pPr>
            <w:ins w:id="2283" w:author="Сатлер Марина Викторовна" w:date="2026-04-06T15:10:00Z">
              <w:r w:rsidRPr="003262ED">
                <w:rPr>
                  <w:highlight w:val="green"/>
                </w:rPr>
                <w:t>Source</w:t>
              </w:r>
            </w:ins>
          </w:p>
        </w:tc>
        <w:tc>
          <w:tcPr>
            <w:tcW w:w="489" w:type="pct"/>
          </w:tcPr>
          <w:p w14:paraId="623A2C3D" w14:textId="04BF24CD" w:rsidR="00FC048C" w:rsidRPr="003262ED" w:rsidRDefault="00FC048C" w:rsidP="00FC048C">
            <w:pPr>
              <w:pStyle w:val="GOSTTablenorm"/>
              <w:rPr>
                <w:ins w:id="2284" w:author="Сатлер Марина Викторовна" w:date="2026-04-06T15:02:00Z"/>
                <w:highlight w:val="green"/>
              </w:rPr>
            </w:pPr>
            <w:ins w:id="2285" w:author="Сатлер Марина Викторовна" w:date="2026-04-06T15:10:00Z">
              <w:r w:rsidRPr="003262ED">
                <w:rPr>
                  <w:highlight w:val="green"/>
                </w:rPr>
                <w:t>Строка</w:t>
              </w:r>
            </w:ins>
          </w:p>
        </w:tc>
        <w:tc>
          <w:tcPr>
            <w:tcW w:w="294" w:type="pct"/>
          </w:tcPr>
          <w:p w14:paraId="6CBFF919" w14:textId="33F375C2" w:rsidR="00FC048C" w:rsidRPr="003262ED" w:rsidRDefault="00FC048C" w:rsidP="00FC048C">
            <w:pPr>
              <w:pStyle w:val="GOSTTablenorm"/>
              <w:rPr>
                <w:ins w:id="2286" w:author="Сатлер Марина Викторовна" w:date="2026-04-06T15:02:00Z"/>
                <w:highlight w:val="green"/>
              </w:rPr>
            </w:pPr>
            <w:ins w:id="2287" w:author="Сатлер Марина Викторовна" w:date="2026-04-06T15:10:00Z">
              <w:r w:rsidRPr="003262ED">
                <w:rPr>
                  <w:highlight w:val="green"/>
                </w:rPr>
                <w:t>Нет</w:t>
              </w:r>
            </w:ins>
          </w:p>
        </w:tc>
        <w:tc>
          <w:tcPr>
            <w:tcW w:w="389" w:type="pct"/>
          </w:tcPr>
          <w:p w14:paraId="1BC4253A" w14:textId="77777777" w:rsidR="00FC048C" w:rsidRPr="003262ED" w:rsidRDefault="00FC048C" w:rsidP="00FC048C">
            <w:pPr>
              <w:pStyle w:val="GOSTTablenorm"/>
              <w:rPr>
                <w:ins w:id="2288" w:author="Сатлер Марина Викторовна" w:date="2026-04-06T15:02:00Z"/>
                <w:highlight w:val="green"/>
              </w:rPr>
            </w:pPr>
          </w:p>
        </w:tc>
        <w:tc>
          <w:tcPr>
            <w:tcW w:w="2072" w:type="pct"/>
          </w:tcPr>
          <w:p w14:paraId="15400EAD" w14:textId="3FE9DA4B" w:rsidR="00FC048C" w:rsidRPr="003262ED" w:rsidRDefault="00FC048C" w:rsidP="00FC048C">
            <w:pPr>
              <w:pStyle w:val="GOSTTablenorm"/>
              <w:rPr>
                <w:ins w:id="2289" w:author="Сатлер Марина Викторовна" w:date="2026-04-06T15:10:00Z"/>
                <w:highlight w:val="green"/>
              </w:rPr>
            </w:pPr>
            <w:ins w:id="2290" w:author="Сатлер Марина Викторовна" w:date="2026-04-06T15:10:00Z">
              <w:r w:rsidRPr="003262ED">
                <w:rPr>
                  <w:highlight w:val="green"/>
                </w:rPr>
                <w:t>ФП ГИИС ЭБ – отправитель запроса на создание записей учета.</w:t>
              </w:r>
            </w:ins>
          </w:p>
          <w:p w14:paraId="557FB739" w14:textId="63B0A01E" w:rsidR="00FC048C" w:rsidRPr="003262ED" w:rsidRDefault="00FC048C" w:rsidP="00FC048C">
            <w:pPr>
              <w:pStyle w:val="GOSTTablenorm"/>
              <w:rPr>
                <w:ins w:id="2291" w:author="Сатлер Марина Викторовна" w:date="2026-04-06T15:10:00Z"/>
                <w:highlight w:val="green"/>
              </w:rPr>
            </w:pPr>
            <w:ins w:id="2292" w:author="Сатлер Марина Викторовна" w:date="2026-04-06T15:10:00Z">
              <w:r w:rsidRPr="003262ED">
                <w:rPr>
                  <w:highlight w:val="green"/>
                </w:rPr>
                <w:t xml:space="preserve">Применяется, если в параметрах запроса списка подобранных записей учета OPLIST задан параметр </w:t>
              </w:r>
            </w:ins>
            <w:ins w:id="2293" w:author="Сатлер Марина Викторовна" w:date="2026-04-06T15:11:00Z">
              <w:r w:rsidRPr="003262ED">
                <w:rPr>
                  <w:highlight w:val="green"/>
                </w:rPr>
                <w:t>«</w:t>
              </w:r>
            </w:ins>
            <w:ins w:id="2294" w:author="Сатлер Марина Викторовна" w:date="2026-04-06T15:10:00Z">
              <w:r w:rsidRPr="003262ED">
                <w:rPr>
                  <w:highlight w:val="green"/>
                </w:rPr>
                <w:t>Операционный день</w:t>
              </w:r>
            </w:ins>
            <w:ins w:id="2295" w:author="Сатлер Марина Викторовна" w:date="2026-04-06T15:11:00Z">
              <w:r w:rsidRPr="003262ED">
                <w:rPr>
                  <w:highlight w:val="green"/>
                </w:rPr>
                <w:t>»</w:t>
              </w:r>
            </w:ins>
            <w:ins w:id="2296" w:author="Сатлер Марина Викторовна" w:date="2026-04-06T15:10:00Z">
              <w:r w:rsidRPr="003262ED">
                <w:rPr>
                  <w:highlight w:val="green"/>
                </w:rPr>
                <w:t xml:space="preserve"> (TradingDay). Если в параметрах запроса не задан параметр </w:t>
              </w:r>
            </w:ins>
            <w:ins w:id="2297" w:author="Сатлер Марина Викторовна" w:date="2026-04-06T15:11:00Z">
              <w:r w:rsidRPr="003262ED">
                <w:rPr>
                  <w:highlight w:val="green"/>
                </w:rPr>
                <w:t>«</w:t>
              </w:r>
            </w:ins>
            <w:ins w:id="2298" w:author="Сатлер Марина Викторовна" w:date="2026-04-06T15:10:00Z">
              <w:r w:rsidRPr="003262ED">
                <w:rPr>
                  <w:highlight w:val="green"/>
                </w:rPr>
                <w:t>Операционный день</w:t>
              </w:r>
            </w:ins>
            <w:ins w:id="2299" w:author="Сатлер Марина Викторовна" w:date="2026-04-06T15:11:00Z">
              <w:r w:rsidRPr="003262ED">
                <w:rPr>
                  <w:highlight w:val="green"/>
                </w:rPr>
                <w:t>»</w:t>
              </w:r>
            </w:ins>
            <w:ins w:id="2300" w:author="Сатлер Марина Викторовна" w:date="2026-04-06T15:10:00Z">
              <w:r w:rsidRPr="003262ED">
                <w:rPr>
                  <w:highlight w:val="green"/>
                </w:rPr>
                <w:t xml:space="preserve"> (TradingDay), параметр </w:t>
              </w:r>
            </w:ins>
            <w:ins w:id="2301" w:author="Сатлер Марина Викторовна" w:date="2026-04-06T15:11:00Z">
              <w:r w:rsidRPr="003262ED">
                <w:rPr>
                  <w:highlight w:val="green"/>
                </w:rPr>
                <w:t>«</w:t>
              </w:r>
            </w:ins>
            <w:ins w:id="2302" w:author="Сатлер Марина Викторовна" w:date="2026-04-06T15:10:00Z">
              <w:r w:rsidRPr="003262ED">
                <w:rPr>
                  <w:highlight w:val="green"/>
                </w:rPr>
                <w:t xml:space="preserve">Перечень ФП ГИИС ЭБ </w:t>
              </w:r>
            </w:ins>
            <w:ins w:id="2303" w:author="Сатлер Марина Викторовна" w:date="2026-04-06T15:11:00Z">
              <w:r w:rsidRPr="003262ED">
                <w:rPr>
                  <w:highlight w:val="green"/>
                </w:rPr>
                <w:t>–</w:t>
              </w:r>
            </w:ins>
            <w:ins w:id="2304" w:author="Сатлер Марина Викторовна" w:date="2026-04-06T15:12:00Z">
              <w:r w:rsidRPr="003262ED">
                <w:rPr>
                  <w:highlight w:val="green"/>
                </w:rPr>
                <w:t xml:space="preserve"> </w:t>
              </w:r>
            </w:ins>
            <w:ins w:id="2305" w:author="Сатлер Марина Викторовна" w:date="2026-04-06T15:10:00Z">
              <w:r w:rsidRPr="003262ED">
                <w:rPr>
                  <w:highlight w:val="green"/>
                </w:rPr>
                <w:t>отправителей запроса</w:t>
              </w:r>
            </w:ins>
            <w:ins w:id="2306" w:author="Сатлер Марина Викторовна" w:date="2026-04-06T15:11:00Z">
              <w:r w:rsidRPr="003262ED">
                <w:rPr>
                  <w:highlight w:val="green"/>
                </w:rPr>
                <w:t>»</w:t>
              </w:r>
            </w:ins>
            <w:ins w:id="2307" w:author="Сатлер Марина Викторовна" w:date="2026-04-06T15:10:00Z">
              <w:r w:rsidRPr="003262ED">
                <w:rPr>
                  <w:highlight w:val="green"/>
                </w:rPr>
                <w:t xml:space="preserve"> (Source) игнорируется при обработке запроса.</w:t>
              </w:r>
            </w:ins>
          </w:p>
          <w:p w14:paraId="1FA4DE46" w14:textId="77777777" w:rsidR="00FC048C" w:rsidRPr="003262ED" w:rsidRDefault="00FC048C" w:rsidP="00FC048C">
            <w:pPr>
              <w:pStyle w:val="GOSTTablenorm"/>
              <w:rPr>
                <w:ins w:id="2308" w:author="Сатлер Марина Викторовна" w:date="2026-04-06T15:10:00Z"/>
                <w:highlight w:val="green"/>
              </w:rPr>
            </w:pPr>
            <w:ins w:id="2309" w:author="Сатлер Марина Викторовна" w:date="2026-04-06T15:10:00Z">
              <w:r w:rsidRPr="003262ED">
                <w:rPr>
                  <w:highlight w:val="green"/>
                </w:rPr>
                <w:t>Значения задаются с использованием разделителя «,» (запятая).</w:t>
              </w:r>
            </w:ins>
          </w:p>
          <w:p w14:paraId="12EFF1BC" w14:textId="77777777" w:rsidR="00FC048C" w:rsidRPr="003262ED" w:rsidRDefault="00FC048C" w:rsidP="00FC048C">
            <w:pPr>
              <w:pStyle w:val="GOSTTablenorm"/>
              <w:rPr>
                <w:ins w:id="2310" w:author="Сатлер Марина Викторовна" w:date="2026-04-06T15:10:00Z"/>
                <w:highlight w:val="green"/>
              </w:rPr>
            </w:pPr>
            <w:ins w:id="2311" w:author="Сатлер Марина Викторовна" w:date="2026-04-06T15:10:00Z">
              <w:r w:rsidRPr="003262ED">
                <w:rPr>
                  <w:highlight w:val="green"/>
                </w:rPr>
                <w:t>Максимально возможное количество элементов</w:t>
              </w:r>
              <w:proofErr w:type="gramStart"/>
              <w:r w:rsidRPr="003262ED">
                <w:rPr>
                  <w:highlight w:val="green"/>
                </w:rPr>
                <w:t>: :question</w:t>
              </w:r>
              <w:proofErr w:type="gramEnd"/>
              <w:r w:rsidRPr="003262ED">
                <w:rPr>
                  <w:highlight w:val="green"/>
                </w:rPr>
                <w:t xml:space="preserve">: </w:t>
              </w:r>
            </w:ins>
          </w:p>
          <w:p w14:paraId="4ED4E056" w14:textId="5234F153" w:rsidR="00FC048C" w:rsidRPr="003262ED" w:rsidRDefault="00FC048C" w:rsidP="00FC048C">
            <w:pPr>
              <w:pStyle w:val="GOSTTablenorm"/>
              <w:rPr>
                <w:ins w:id="2312" w:author="Сатлер Марина Викторовна" w:date="2026-04-06T15:02:00Z"/>
                <w:highlight w:val="green"/>
              </w:rPr>
            </w:pPr>
            <w:ins w:id="2313" w:author="Сатлер Марина Викторовна" w:date="2026-04-06T15:10:00Z">
              <w:r w:rsidRPr="003262ED">
                <w:rPr>
                  <w:highlight w:val="green"/>
                </w:rPr>
                <w:t>Если параметр отсутствует в запросе/не заполнен, то предоставляется информация по записям учета, относящимся ко всем ФП ГИИС ЭБ</w:t>
              </w:r>
            </w:ins>
          </w:p>
        </w:tc>
      </w:tr>
      <w:tr w:rsidR="002C6C40" w:rsidRPr="00B9499D" w14:paraId="4D738F04" w14:textId="77777777" w:rsidTr="002B4DF5">
        <w:tc>
          <w:tcPr>
            <w:tcW w:w="970" w:type="pct"/>
          </w:tcPr>
          <w:p w14:paraId="30FD3995" w14:textId="4BBFE34C" w:rsidR="002C6C40" w:rsidRDefault="002C6C40" w:rsidP="002C6C40">
            <w:pPr>
              <w:pStyle w:val="GOSTTablenorm"/>
            </w:pPr>
            <w:r>
              <w:t>Отображать записи учета во всех статусах</w:t>
            </w:r>
          </w:p>
        </w:tc>
        <w:tc>
          <w:tcPr>
            <w:tcW w:w="786" w:type="pct"/>
          </w:tcPr>
          <w:p w14:paraId="7D96E7C3" w14:textId="68022A8A" w:rsidR="002C6C40" w:rsidRPr="00DE6098" w:rsidRDefault="002C6C40" w:rsidP="002C6C40">
            <w:pPr>
              <w:pStyle w:val="GOSTTablenorm"/>
            </w:pPr>
            <w:r w:rsidRPr="000F0817">
              <w:t>ReturnAllStatus</w:t>
            </w:r>
          </w:p>
        </w:tc>
        <w:tc>
          <w:tcPr>
            <w:tcW w:w="489" w:type="pct"/>
          </w:tcPr>
          <w:p w14:paraId="21460D7E" w14:textId="450D7974" w:rsidR="002C6C40" w:rsidRPr="33249EA7" w:rsidRDefault="002C6C40" w:rsidP="002C6C40">
            <w:pPr>
              <w:pStyle w:val="GOSTTablenorm"/>
            </w:pPr>
            <w:r w:rsidRPr="00B9499D">
              <w:t>Число</w:t>
            </w:r>
          </w:p>
        </w:tc>
        <w:tc>
          <w:tcPr>
            <w:tcW w:w="294" w:type="pct"/>
          </w:tcPr>
          <w:p w14:paraId="178052BF" w14:textId="5263E813" w:rsidR="002C6C40" w:rsidRDefault="002C6C40" w:rsidP="002C6C40">
            <w:pPr>
              <w:pStyle w:val="GOSTTablenorm"/>
            </w:pPr>
            <w:r>
              <w:t>Нет</w:t>
            </w:r>
          </w:p>
        </w:tc>
        <w:tc>
          <w:tcPr>
            <w:tcW w:w="389" w:type="pct"/>
          </w:tcPr>
          <w:p w14:paraId="30F3372A" w14:textId="632F1AF9" w:rsidR="002C6C40" w:rsidRPr="00DE6098" w:rsidRDefault="002C6C40" w:rsidP="002C6C40">
            <w:pPr>
              <w:pStyle w:val="GOSTTablenorm"/>
            </w:pPr>
            <w:r w:rsidRPr="00B9499D">
              <w:t>=</w:t>
            </w:r>
            <w:r w:rsidRPr="00B9499D">
              <w:rPr>
                <w:lang w:val="en-US"/>
              </w:rPr>
              <w:t>1</w:t>
            </w:r>
          </w:p>
        </w:tc>
        <w:tc>
          <w:tcPr>
            <w:tcW w:w="2072" w:type="pct"/>
          </w:tcPr>
          <w:p w14:paraId="2C52EAF3" w14:textId="77777777" w:rsidR="002C6C40" w:rsidRPr="00AC5624" w:rsidRDefault="002C6C40" w:rsidP="002C6C40">
            <w:pPr>
              <w:pStyle w:val="GOSTTablenorm"/>
            </w:pPr>
            <w:r w:rsidRPr="00AC5624">
              <w:t>Признак необходимости отображения записей учета в любых статусах.</w:t>
            </w:r>
          </w:p>
          <w:p w14:paraId="3A2FBD8D" w14:textId="77777777" w:rsidR="002C6C40" w:rsidRDefault="002C6C40" w:rsidP="002C6C40">
            <w:pPr>
              <w:pStyle w:val="GOSTTablenorm"/>
              <w:rPr>
                <w:ins w:id="2314" w:author="Сатлер Марина Викторовна" w:date="2026-04-06T17:13:00Z"/>
              </w:rPr>
            </w:pPr>
            <w:r w:rsidRPr="008E680B">
              <w:t>Возможные значения:</w:t>
            </w:r>
          </w:p>
          <w:p w14:paraId="552D5EEA" w14:textId="4913CFAD" w:rsidR="0096539F" w:rsidRPr="00B52B1C" w:rsidRDefault="0096539F" w:rsidP="00CC6E3E">
            <w:pPr>
              <w:pStyle w:val="GOSTTableListMark1"/>
              <w:rPr>
                <w:highlight w:val="green"/>
              </w:rPr>
            </w:pPr>
            <w:ins w:id="2315" w:author="Сатлер Марина Викторовна" w:date="2026-04-06T17:13:00Z">
              <w:r w:rsidRPr="00556A96">
                <w:rPr>
                  <w:highlight w:val="green"/>
                </w:rPr>
                <w:t xml:space="preserve">«2» – </w:t>
              </w:r>
              <w:r w:rsidRPr="00CC6E3E">
                <w:rPr>
                  <w:highlight w:val="green"/>
                </w:rPr>
                <w:t>требуется отображать записи учета</w:t>
              </w:r>
            </w:ins>
            <w:ins w:id="2316" w:author="Сатлер Марина Викторовна" w:date="2026-04-07T11:21:00Z">
              <w:r w:rsidR="00CC6E3E" w:rsidRPr="00CC6E3E">
                <w:rPr>
                  <w:highlight w:val="green"/>
                  <w:rPrChange w:id="2317" w:author="Сатлер Марина Викторовна" w:date="2026-04-07T11:23:00Z">
                    <w:rPr/>
                  </w:rPrChange>
                </w:rPr>
                <w:t xml:space="preserve"> за исключением записей сторнированная / отмененная и сторнирующая / отменяющая ее записи учета, если они сформированы в одной дате отражения в учете (за дату отчета) и в рамках периода, за который направляется запрос</w:t>
              </w:r>
            </w:ins>
            <w:ins w:id="2318" w:author="Сатлер Марина Викторовна" w:date="2026-04-07T11:22:00Z">
              <w:r w:rsidR="00CC6E3E" w:rsidRPr="00CC6E3E">
                <w:rPr>
                  <w:highlight w:val="green"/>
                  <w:rPrChange w:id="2319" w:author="Сатлер Марина Викторовна" w:date="2026-04-07T11:23:00Z">
                    <w:rPr/>
                  </w:rPrChange>
                </w:rPr>
                <w:t>;</w:t>
              </w:r>
            </w:ins>
          </w:p>
          <w:p w14:paraId="5869EDD0" w14:textId="5ACD1724" w:rsidR="002C6C40" w:rsidRPr="00624E66" w:rsidRDefault="002C6C40" w:rsidP="002C6C40">
            <w:pPr>
              <w:pStyle w:val="GOSTTableListMark1"/>
            </w:pPr>
            <w:r>
              <w:t>«</w:t>
            </w:r>
            <w:r w:rsidRPr="00B9499D">
              <w:t>1</w:t>
            </w:r>
            <w:r>
              <w:t>»</w:t>
            </w:r>
            <w:r w:rsidRPr="00B9499D">
              <w:t xml:space="preserve"> </w:t>
            </w:r>
            <w:r w:rsidRPr="005C05E3">
              <w:t>– требуется отображать записи учета во всех статусах</w:t>
            </w:r>
            <w:r>
              <w:t xml:space="preserve"> и с любым значением признака «Отменена»;</w:t>
            </w:r>
          </w:p>
          <w:p w14:paraId="6A05AF39" w14:textId="41157F61" w:rsidR="002C6C40" w:rsidRDefault="002C6C40" w:rsidP="002C6C40">
            <w:pPr>
              <w:pStyle w:val="GOSTTableListMark1"/>
              <w:rPr>
                <w:ins w:id="2320" w:author="Сатлер Марина Викторовна" w:date="2026-04-06T15:25:00Z"/>
              </w:rPr>
            </w:pPr>
            <w:r>
              <w:lastRenderedPageBreak/>
              <w:t xml:space="preserve">«0» </w:t>
            </w:r>
            <w:r w:rsidR="00CC6E3E" w:rsidRPr="005C05E3">
              <w:t>–</w:t>
            </w:r>
            <w:r>
              <w:t xml:space="preserve"> </w:t>
            </w:r>
            <w:r w:rsidRPr="005C05E3">
              <w:t xml:space="preserve">требуется отображать записи учета </w:t>
            </w:r>
            <w:r>
              <w:t>за исключением</w:t>
            </w:r>
            <w:r w:rsidRPr="00624E66">
              <w:t xml:space="preserve"> операций отмены предварительных (холд) и итоговых (леджер) записей учета и операций сторнирования предварительных (холд) записей учета</w:t>
            </w:r>
            <w:r w:rsidRPr="005C05E3">
              <w:t>.</w:t>
            </w:r>
          </w:p>
          <w:p w14:paraId="0EEBA70C" w14:textId="77777777" w:rsidR="008C07C1" w:rsidRDefault="008C07C1" w:rsidP="003262ED">
            <w:pPr>
              <w:pStyle w:val="GOSTTableListMark1"/>
              <w:numPr>
                <w:ilvl w:val="0"/>
                <w:numId w:val="0"/>
              </w:numPr>
              <w:ind w:left="340" w:hanging="227"/>
            </w:pPr>
          </w:p>
          <w:p w14:paraId="57D1D7C3" w14:textId="5B60D99D" w:rsidR="002C6C40" w:rsidRDefault="002C6C40" w:rsidP="002C6C40">
            <w:pPr>
              <w:pStyle w:val="GOSTTablenorm"/>
              <w:suppressAutoHyphens/>
            </w:pPr>
            <w:r>
              <w:t xml:space="preserve">Если </w:t>
            </w:r>
            <w:r w:rsidRPr="005F6365">
              <w:t xml:space="preserve">параметр </w:t>
            </w:r>
            <w:r w:rsidRPr="00C75A4E">
              <w:t>принимает значение «0» или</w:t>
            </w:r>
            <w:r w:rsidRPr="005F6365">
              <w:t xml:space="preserve"> </w:t>
            </w:r>
            <w:r w:rsidRPr="00CE5875">
              <w:t>не</w:t>
            </w:r>
            <w:r>
              <w:t xml:space="preserve"> заполнен, то в список подобранных записей учета не включаются:</w:t>
            </w:r>
          </w:p>
          <w:p w14:paraId="284F4475" w14:textId="62CCD8C6" w:rsidR="002C6C40" w:rsidRPr="005C05E3" w:rsidRDefault="002C6C40" w:rsidP="002C6C40">
            <w:pPr>
              <w:pStyle w:val="GOSTTableListMark1"/>
            </w:pPr>
            <w:r w:rsidRPr="005C05E3">
              <w:t>предварительные (холд) или итоговые (леджер) записи учета, сторнированные по результатам выполнения операции отмены (на основании запроса с типом REVERSAL со способом сторнирования Method = 2 и запроса с типом ACCOUNTING c признаком переобработки Reprocessing = 1)</w:t>
            </w:r>
            <w:r>
              <w:t>, т.е. записи учета в любых статусах, у которых проставлен признак «Отменена» (имеет значение «1»)</w:t>
            </w:r>
            <w:r w:rsidRPr="005C05E3">
              <w:t>;</w:t>
            </w:r>
          </w:p>
          <w:p w14:paraId="66527F55" w14:textId="745351B1" w:rsidR="002C6C40" w:rsidRDefault="002C6C40" w:rsidP="002C6C40">
            <w:pPr>
              <w:pStyle w:val="GOSTTableListMark1"/>
            </w:pPr>
            <w:r w:rsidRPr="005C05E3">
              <w:t>предварительные (холд) записи учета, сторнированные при выполнении последующих этапов обработки (на основании запроса с типом ACCOUNTING) или на основании запроса с типом REVERSAL со способом сторнирования Method = 1</w:t>
            </w:r>
            <w:r>
              <w:t>, т.е. в статусах с кодом 1 (Сторнирована (через правило)), 2 (Сторнирующая (через правило)), 3 (Сторнирующая сторнирующую), 4 (Сторнированная сторнирующая), 5 (Сторнирована (через запрос)), 6 (Сторнирующая (через запрос)) и без признака «Отменена» (имеет значение «0»)</w:t>
            </w:r>
            <w:r w:rsidRPr="005C05E3">
              <w:t>.</w:t>
            </w:r>
          </w:p>
          <w:p w14:paraId="0EA71614" w14:textId="77777777" w:rsidR="008C07C1" w:rsidRPr="00BF5ABB" w:rsidRDefault="008C07C1" w:rsidP="003262ED">
            <w:pPr>
              <w:pStyle w:val="GOSTTableListMark1"/>
              <w:numPr>
                <w:ilvl w:val="0"/>
                <w:numId w:val="0"/>
              </w:numPr>
              <w:ind w:left="340" w:hanging="227"/>
            </w:pPr>
          </w:p>
          <w:p w14:paraId="2A304235" w14:textId="77777777" w:rsidR="002C6C40" w:rsidRDefault="002C6C40" w:rsidP="002C6C40">
            <w:pPr>
              <w:pStyle w:val="GOSTTablenorm"/>
              <w:rPr>
                <w:ins w:id="2321" w:author="Сатлер Марина Викторовна" w:date="2026-04-06T15:18:00Z"/>
              </w:rPr>
            </w:pPr>
            <w:r w:rsidRPr="00AC5624">
              <w:t>Если параметр заполнен</w:t>
            </w:r>
            <w:r w:rsidRPr="00C75A4E">
              <w:t xml:space="preserve"> значением </w:t>
            </w:r>
            <w:ins w:id="2322" w:author="Сказецкая Наталья Камилевна" w:date="2023-08-02T23:16:00Z">
              <w:r w:rsidRPr="00C75A4E">
                <w:t>«</w:t>
              </w:r>
            </w:ins>
            <w:r w:rsidRPr="00C75A4E">
              <w:t>1</w:t>
            </w:r>
            <w:ins w:id="2323" w:author="Сказецкая Наталья Камилевна" w:date="2023-08-02T23:16:00Z">
              <w:r w:rsidRPr="00C75A4E">
                <w:t>»</w:t>
              </w:r>
            </w:ins>
            <w:r w:rsidRPr="00AC5624">
              <w:t xml:space="preserve">, то запрос возвращает все записи учета с типом, заданным в параметре </w:t>
            </w:r>
            <w:r w:rsidRPr="00C75A4E">
              <w:t>RecType</w:t>
            </w:r>
            <w:r w:rsidRPr="00AC5624">
              <w:t>, без исключения операций отмены предварительных (холд) и итоговых (леджер) записей учета и операций сторнирования предварительных (холд) записей учета</w:t>
            </w:r>
            <w:ins w:id="2324" w:author="Сатлер Марина Викторовна" w:date="2026-04-06T15:18:00Z">
              <w:r w:rsidR="008C07C1">
                <w:t>.</w:t>
              </w:r>
            </w:ins>
          </w:p>
          <w:p w14:paraId="2A89BDC2" w14:textId="77777777" w:rsidR="008C07C1" w:rsidRDefault="008C07C1" w:rsidP="002C6C40">
            <w:pPr>
              <w:pStyle w:val="GOSTTablenorm"/>
              <w:rPr>
                <w:ins w:id="2325" w:author="Сатлер Марина Викторовна" w:date="2026-04-06T15:26:00Z"/>
              </w:rPr>
            </w:pPr>
          </w:p>
          <w:p w14:paraId="63D0E5F7" w14:textId="0999CC0E" w:rsidR="008C07C1" w:rsidRPr="003262ED" w:rsidRDefault="008C07C1" w:rsidP="008C07C1">
            <w:pPr>
              <w:pStyle w:val="GOSTTablenorm"/>
              <w:rPr>
                <w:ins w:id="2326" w:author="Сатлер Марина Викторовна" w:date="2026-04-06T15:26:00Z"/>
                <w:highlight w:val="green"/>
              </w:rPr>
            </w:pPr>
            <w:ins w:id="2327" w:author="Сатлер Марина Викторовна" w:date="2026-04-06T15:26:00Z">
              <w:r w:rsidRPr="003262ED">
                <w:rPr>
                  <w:highlight w:val="green"/>
                </w:rPr>
                <w:t xml:space="preserve">Если параметр принимает значение «2», то в список подобранных записей учета не включаются сторнированная/отмененная и сторнирующая/отменяющая ее записи учета, если они сформированы в </w:t>
              </w:r>
              <w:r w:rsidRPr="003262ED">
                <w:rPr>
                  <w:highlight w:val="green"/>
                </w:rPr>
                <w:lastRenderedPageBreak/>
                <w:t>одной дате отражения в учете (за дату отчета) и в рамках периода, за который направляется запрос:</w:t>
              </w:r>
            </w:ins>
          </w:p>
          <w:p w14:paraId="60130F2B" w14:textId="2C173A4C" w:rsidR="008C07C1" w:rsidRPr="003262ED" w:rsidRDefault="008C07C1" w:rsidP="003262ED">
            <w:pPr>
              <w:pStyle w:val="GOSTTableListMark1"/>
              <w:rPr>
                <w:ins w:id="2328" w:author="Сатлер Марина Викторовна" w:date="2026-04-06T15:26:00Z"/>
                <w:highlight w:val="green"/>
              </w:rPr>
            </w:pPr>
            <w:ins w:id="2329" w:author="Сатлер Марина Викторовна" w:date="2026-04-06T15:26:00Z">
              <w:r w:rsidRPr="003262ED">
                <w:rPr>
                  <w:highlight w:val="green"/>
                </w:rPr>
                <w:t xml:space="preserve">если параметр </w:t>
              </w:r>
            </w:ins>
            <w:ins w:id="2330" w:author="Сатлер Марина Викторовна" w:date="2026-04-06T15:27:00Z">
              <w:r w:rsidRPr="003262ED">
                <w:rPr>
                  <w:highlight w:val="green"/>
                </w:rPr>
                <w:t>«</w:t>
              </w:r>
            </w:ins>
            <w:ins w:id="2331" w:author="Сатлер Марина Викторовна" w:date="2026-04-06T15:26:00Z">
              <w:r w:rsidRPr="003262ED">
                <w:rPr>
                  <w:highlight w:val="green"/>
                </w:rPr>
                <w:t>Дата и время начала периода</w:t>
              </w:r>
            </w:ins>
            <w:ins w:id="2332" w:author="Сатлер Марина Викторовна" w:date="2026-04-06T15:27:00Z">
              <w:r w:rsidRPr="003262ED">
                <w:rPr>
                  <w:highlight w:val="green"/>
                </w:rPr>
                <w:t>»</w:t>
              </w:r>
            </w:ins>
            <w:ins w:id="2333" w:author="Сатлер Марина Викторовна" w:date="2026-04-06T15:26:00Z">
              <w:r w:rsidRPr="003262ED">
                <w:rPr>
                  <w:highlight w:val="green"/>
                </w:rPr>
                <w:t xml:space="preserve"> (BeginDateTime) задан - за период с даты и времени, указанных в параметре </w:t>
              </w:r>
            </w:ins>
            <w:ins w:id="2334" w:author="Сатлер Марина Викторовна" w:date="2026-04-06T15:27:00Z">
              <w:r w:rsidRPr="003262ED">
                <w:rPr>
                  <w:highlight w:val="green"/>
                </w:rPr>
                <w:t>«</w:t>
              </w:r>
            </w:ins>
            <w:ins w:id="2335" w:author="Сатлер Марина Викторовна" w:date="2026-04-06T15:26:00Z">
              <w:r w:rsidRPr="003262ED">
                <w:rPr>
                  <w:highlight w:val="green"/>
                </w:rPr>
                <w:t>Дата и время начала периода</w:t>
              </w:r>
            </w:ins>
            <w:ins w:id="2336" w:author="Сатлер Марина Викторовна" w:date="2026-04-06T15:27:00Z">
              <w:r w:rsidRPr="003262ED">
                <w:rPr>
                  <w:highlight w:val="green"/>
                </w:rPr>
                <w:t>»</w:t>
              </w:r>
            </w:ins>
            <w:ins w:id="2337" w:author="Сатлер Марина Викторовна" w:date="2026-04-06T15:26:00Z">
              <w:r w:rsidRPr="003262ED">
                <w:rPr>
                  <w:highlight w:val="green"/>
                </w:rPr>
                <w:t xml:space="preserve"> (BeginDateTime) по дату и время, указанные в параметре </w:t>
              </w:r>
            </w:ins>
            <w:ins w:id="2338" w:author="Сатлер Марина Викторовна" w:date="2026-04-06T15:27:00Z">
              <w:r w:rsidRPr="003262ED">
                <w:rPr>
                  <w:highlight w:val="green"/>
                </w:rPr>
                <w:t>«</w:t>
              </w:r>
            </w:ins>
            <w:ins w:id="2339" w:author="Сатлер Марина Викторовна" w:date="2026-04-06T15:26:00Z">
              <w:r w:rsidRPr="003262ED">
                <w:rPr>
                  <w:highlight w:val="green"/>
                </w:rPr>
                <w:t>Дата и время окончания периода</w:t>
              </w:r>
            </w:ins>
            <w:ins w:id="2340" w:author="Сатлер Марина Викторовна" w:date="2026-04-06T15:27:00Z">
              <w:r w:rsidRPr="003262ED">
                <w:rPr>
                  <w:highlight w:val="green"/>
                </w:rPr>
                <w:t>»</w:t>
              </w:r>
            </w:ins>
            <w:ins w:id="2341" w:author="Сатлер Марина Викторовна" w:date="2026-04-06T15:26:00Z">
              <w:r w:rsidRPr="003262ED">
                <w:rPr>
                  <w:highlight w:val="green"/>
                </w:rPr>
                <w:t xml:space="preserve"> (EndDateTime) либо по дату и время начала обработки запроса (если параметр </w:t>
              </w:r>
            </w:ins>
            <w:ins w:id="2342" w:author="Сатлер Марина Викторовна" w:date="2026-04-06T15:27:00Z">
              <w:r w:rsidRPr="003262ED">
                <w:rPr>
                  <w:highlight w:val="green"/>
                </w:rPr>
                <w:t>«</w:t>
              </w:r>
            </w:ins>
            <w:ins w:id="2343" w:author="Сатлер Марина Викторовна" w:date="2026-04-06T15:26:00Z">
              <w:r w:rsidRPr="003262ED">
                <w:rPr>
                  <w:highlight w:val="green"/>
                </w:rPr>
                <w:t>Дата и время окончания периода</w:t>
              </w:r>
            </w:ins>
            <w:ins w:id="2344" w:author="Сатлер Марина Викторовна" w:date="2026-04-06T15:27:00Z">
              <w:r w:rsidRPr="003262ED">
                <w:rPr>
                  <w:highlight w:val="green"/>
                </w:rPr>
                <w:t>»</w:t>
              </w:r>
            </w:ins>
            <w:ins w:id="2345" w:author="Сатлер Марина Викторовна" w:date="2026-04-06T15:26:00Z">
              <w:r w:rsidRPr="003262ED">
                <w:rPr>
                  <w:highlight w:val="green"/>
                </w:rPr>
                <w:t xml:space="preserve"> (EndDateTime) не задан)</w:t>
              </w:r>
            </w:ins>
            <w:ins w:id="2346" w:author="Сатлер Марина Викторовна" w:date="2026-04-06T15:27:00Z">
              <w:r w:rsidRPr="003262ED">
                <w:rPr>
                  <w:highlight w:val="green"/>
                </w:rPr>
                <w:t>;</w:t>
              </w:r>
            </w:ins>
          </w:p>
          <w:p w14:paraId="5639C7AD" w14:textId="60165F56" w:rsidR="008C07C1" w:rsidRPr="003262ED" w:rsidRDefault="008C07C1" w:rsidP="003262ED">
            <w:pPr>
              <w:pStyle w:val="GOSTTableListMark1"/>
              <w:rPr>
                <w:ins w:id="2347" w:author="Сатлер Марина Викторовна" w:date="2026-04-06T15:26:00Z"/>
                <w:highlight w:val="green"/>
              </w:rPr>
            </w:pPr>
            <w:ins w:id="2348" w:author="Сатлер Марина Викторовна" w:date="2026-04-06T15:26:00Z">
              <w:r w:rsidRPr="003262ED">
                <w:rPr>
                  <w:highlight w:val="green"/>
                </w:rPr>
                <w:t xml:space="preserve">если параметр </w:t>
              </w:r>
            </w:ins>
            <w:ins w:id="2349" w:author="Сатлер Марина Викторовна" w:date="2026-04-06T15:27:00Z">
              <w:r w:rsidRPr="003262ED">
                <w:rPr>
                  <w:highlight w:val="green"/>
                </w:rPr>
                <w:t>«</w:t>
              </w:r>
            </w:ins>
            <w:ins w:id="2350" w:author="Сатлер Марина Викторовна" w:date="2026-04-06T15:26:00Z">
              <w:r w:rsidRPr="003262ED">
                <w:rPr>
                  <w:highlight w:val="green"/>
                </w:rPr>
                <w:t>Дата и время начала периода</w:t>
              </w:r>
            </w:ins>
            <w:ins w:id="2351" w:author="Сатлер Марина Викторовна" w:date="2026-04-06T15:27:00Z">
              <w:r w:rsidRPr="003262ED">
                <w:rPr>
                  <w:highlight w:val="green"/>
                </w:rPr>
                <w:t>»</w:t>
              </w:r>
            </w:ins>
            <w:ins w:id="2352" w:author="Сатлер Марина Викторовна" w:date="2026-04-06T15:26:00Z">
              <w:r w:rsidRPr="003262ED">
                <w:rPr>
                  <w:highlight w:val="green"/>
                </w:rPr>
                <w:t xml:space="preserve"> (BeginDateTime) не задан - за заданную дату отражения в учете.</w:t>
              </w:r>
            </w:ins>
          </w:p>
          <w:p w14:paraId="2A822851" w14:textId="51683E22" w:rsidR="008C07C1" w:rsidRDefault="008C07C1" w:rsidP="008C07C1">
            <w:pPr>
              <w:pStyle w:val="GOSTTablenorm"/>
              <w:rPr>
                <w:ins w:id="2353" w:author="Сатлер Марина Викторовна" w:date="2026-04-06T15:26:00Z"/>
              </w:rPr>
            </w:pPr>
            <w:ins w:id="2354" w:author="Сатлер Марина Викторовна" w:date="2026-04-06T15:26:00Z">
              <w:r w:rsidRPr="003262ED">
                <w:rPr>
                  <w:highlight w:val="green"/>
                </w:rPr>
                <w:t xml:space="preserve">Т.е. если по условию отбора в итоговую выборку попадает только сторнированная/отмененная запись учета или только сторнирующая/отменяющая запись учета - информация о таких записях учета направляется в ответе на запрос. Применяется, если в параметрах запроса списка подобранных записей учета OPLIST задан параметр </w:t>
              </w:r>
            </w:ins>
            <w:ins w:id="2355" w:author="Сатлер Марина Викторовна" w:date="2026-04-06T15:28:00Z">
              <w:r w:rsidR="00170E8E" w:rsidRPr="003262ED">
                <w:rPr>
                  <w:highlight w:val="green"/>
                </w:rPr>
                <w:t>«</w:t>
              </w:r>
            </w:ins>
            <w:ins w:id="2356" w:author="Сатлер Марина Викторовна" w:date="2026-04-06T15:26:00Z">
              <w:r w:rsidRPr="003262ED">
                <w:rPr>
                  <w:highlight w:val="green"/>
                </w:rPr>
                <w:t>Операционный день</w:t>
              </w:r>
            </w:ins>
            <w:ins w:id="2357" w:author="Сатлер Марина Викторовна" w:date="2026-04-06T15:28:00Z">
              <w:r w:rsidR="00170E8E" w:rsidRPr="003262ED">
                <w:rPr>
                  <w:highlight w:val="green"/>
                </w:rPr>
                <w:t>»</w:t>
              </w:r>
            </w:ins>
            <w:ins w:id="2358" w:author="Сатлер Марина Викторовна" w:date="2026-04-06T15:26:00Z">
              <w:r w:rsidRPr="003262ED">
                <w:rPr>
                  <w:highlight w:val="green"/>
                </w:rPr>
                <w:t xml:space="preserve"> (TradingDay).</w:t>
              </w:r>
            </w:ins>
          </w:p>
          <w:p w14:paraId="5E517946" w14:textId="77777777" w:rsidR="008C07C1" w:rsidRDefault="008C07C1" w:rsidP="002C6C40">
            <w:pPr>
              <w:pStyle w:val="GOSTTablenorm"/>
              <w:rPr>
                <w:ins w:id="2359" w:author="Сатлер Марина Викторовна" w:date="2026-04-06T15:18:00Z"/>
              </w:rPr>
            </w:pPr>
          </w:p>
          <w:p w14:paraId="7D980E8F" w14:textId="03DEFD01" w:rsidR="008C07C1" w:rsidRPr="00AC5624" w:rsidRDefault="008C07C1" w:rsidP="003262ED">
            <w:pPr>
              <w:pStyle w:val="GOSTTablenorm"/>
            </w:pPr>
            <w:ins w:id="2360" w:author="Сатлер Марина Викторовна" w:date="2026-04-06T15:18:00Z">
              <w:r w:rsidRPr="003262ED">
                <w:rPr>
                  <w:highlight w:val="green"/>
                </w:rPr>
                <w:t xml:space="preserve">При заполнении параметра ReturnAllStatus запроса значением, отличным от </w:t>
              </w:r>
              <w:r>
                <w:rPr>
                  <w:highlight w:val="green"/>
                </w:rPr>
                <w:t>«</w:t>
              </w:r>
              <w:r w:rsidRPr="003262ED">
                <w:rPr>
                  <w:highlight w:val="green"/>
                </w:rPr>
                <w:t>0</w:t>
              </w:r>
              <w:r>
                <w:rPr>
                  <w:highlight w:val="green"/>
                </w:rPr>
                <w:t>»</w:t>
              </w:r>
              <w:r w:rsidRPr="003262ED">
                <w:rPr>
                  <w:highlight w:val="green"/>
                </w:rPr>
                <w:t xml:space="preserve"> и</w:t>
              </w:r>
            </w:ins>
            <w:ins w:id="2361" w:author="Сатлер Марина Викторовна" w:date="2026-04-07T14:29:00Z">
              <w:r w:rsidR="009464B3">
                <w:rPr>
                  <w:highlight w:val="green"/>
                </w:rPr>
                <w:t>ли</w:t>
              </w:r>
            </w:ins>
            <w:ins w:id="2362" w:author="Сатлер Марина Викторовна" w:date="2026-04-06T15:18:00Z">
              <w:r w:rsidRPr="003262ED">
                <w:rPr>
                  <w:highlight w:val="green"/>
                </w:rPr>
                <w:t xml:space="preserve"> </w:t>
              </w:r>
            </w:ins>
            <w:ins w:id="2363" w:author="Сатлер Марина Викторовна" w:date="2026-04-06T15:26:00Z">
              <w:r>
                <w:rPr>
                  <w:highlight w:val="green"/>
                </w:rPr>
                <w:t>«</w:t>
              </w:r>
            </w:ins>
            <w:ins w:id="2364" w:author="Сатлер Марина Викторовна" w:date="2026-04-06T15:18:00Z">
              <w:r w:rsidRPr="003262ED">
                <w:rPr>
                  <w:highlight w:val="green"/>
                </w:rPr>
                <w:t>1</w:t>
              </w:r>
            </w:ins>
            <w:ins w:id="2365" w:author="Сатлер Марина Викторовна" w:date="2026-04-06T15:26:00Z">
              <w:r>
                <w:rPr>
                  <w:highlight w:val="green"/>
                </w:rPr>
                <w:t>»</w:t>
              </w:r>
            </w:ins>
            <w:ins w:id="2366" w:author="Сатлер Марина Викторовна" w:date="2026-04-06T15:18:00Z">
              <w:r w:rsidRPr="003262ED">
                <w:rPr>
                  <w:highlight w:val="green"/>
                </w:rPr>
                <w:t xml:space="preserve"> и</w:t>
              </w:r>
            </w:ins>
            <w:ins w:id="2367" w:author="Сатлер Марина Викторовна" w:date="2026-04-07T14:29:00Z">
              <w:r w:rsidR="009464B3">
                <w:rPr>
                  <w:highlight w:val="green"/>
                </w:rPr>
                <w:t>ли</w:t>
              </w:r>
            </w:ins>
            <w:ins w:id="2368" w:author="Сатлер Марина Викторовна" w:date="2026-04-06T15:18:00Z">
              <w:r w:rsidRPr="003262ED">
                <w:rPr>
                  <w:highlight w:val="green"/>
                </w:rPr>
                <w:t xml:space="preserve"> </w:t>
              </w:r>
            </w:ins>
            <w:ins w:id="2369" w:author="Сатлер Марина Викторовна" w:date="2026-04-06T15:26:00Z">
              <w:r>
                <w:rPr>
                  <w:highlight w:val="green"/>
                </w:rPr>
                <w:t>«</w:t>
              </w:r>
            </w:ins>
            <w:ins w:id="2370" w:author="Сатлер Марина Викторовна" w:date="2026-04-06T15:18:00Z">
              <w:r w:rsidRPr="003262ED">
                <w:rPr>
                  <w:highlight w:val="green"/>
                </w:rPr>
                <w:t>2</w:t>
              </w:r>
            </w:ins>
            <w:ins w:id="2371" w:author="Сатлер Марина Викторовна" w:date="2026-04-06T15:26:00Z">
              <w:r>
                <w:rPr>
                  <w:highlight w:val="green"/>
                </w:rPr>
                <w:t>»</w:t>
              </w:r>
            </w:ins>
            <w:ins w:id="2372" w:author="Сатлер Марина Викторовна" w:date="2026-04-06T15:18:00Z">
              <w:r w:rsidRPr="003262ED">
                <w:rPr>
                  <w:highlight w:val="green"/>
                </w:rPr>
                <w:t>, в ответе возвращается ошибка (E - ERROR – Не успешное завершение)</w:t>
              </w:r>
            </w:ins>
          </w:p>
        </w:tc>
      </w:tr>
      <w:tr w:rsidR="002C6C40" w:rsidRPr="00B9499D" w14:paraId="796CCE16" w14:textId="77777777" w:rsidTr="002B4DF5">
        <w:trPr>
          <w:ins w:id="2373" w:author="Сказецкая Наталья Камилевна" w:date="2024-08-05T14:44:00Z"/>
        </w:trPr>
        <w:tc>
          <w:tcPr>
            <w:tcW w:w="970" w:type="pct"/>
          </w:tcPr>
          <w:p w14:paraId="758A9772" w14:textId="2BCD40BE" w:rsidR="002C6C40" w:rsidRPr="009F022F" w:rsidRDefault="002C6C40" w:rsidP="002C6C40">
            <w:pPr>
              <w:pStyle w:val="GOSTTablenorm"/>
              <w:rPr>
                <w:ins w:id="2374" w:author="Сказецкая Наталья Камилевна" w:date="2024-08-05T14:44:00Z"/>
                <w:b/>
              </w:rPr>
            </w:pPr>
            <w:commentRangeStart w:id="2375"/>
            <w:ins w:id="2376" w:author="Сказецкая Наталья Камилевна" w:date="2024-08-05T14:45:00Z">
              <w:r w:rsidRPr="009F022F">
                <w:rPr>
                  <w:b/>
                </w:rPr>
                <w:lastRenderedPageBreak/>
                <w:t>Параметры</w:t>
              </w:r>
            </w:ins>
            <w:commentRangeEnd w:id="2375"/>
            <w:ins w:id="2377" w:author="Сказецкая Наталья Камилевна" w:date="2024-08-05T16:14:00Z">
              <w:r w:rsidRPr="009F022F">
                <w:rPr>
                  <w:rStyle w:val="afff4"/>
                  <w:b/>
                </w:rPr>
                <w:commentReference w:id="2375"/>
              </w:r>
            </w:ins>
            <w:ins w:id="2378" w:author="Сказецкая Наталья Камилевна" w:date="2024-08-05T14:45:00Z">
              <w:r w:rsidRPr="009F022F">
                <w:rPr>
                  <w:b/>
                </w:rPr>
                <w:t xml:space="preserve"> отбора данных</w:t>
              </w:r>
            </w:ins>
          </w:p>
        </w:tc>
        <w:tc>
          <w:tcPr>
            <w:tcW w:w="786" w:type="pct"/>
          </w:tcPr>
          <w:p w14:paraId="60E0E6F3" w14:textId="7C3984C6" w:rsidR="002C6C40" w:rsidRPr="00814E4C" w:rsidRDefault="002C6C40" w:rsidP="002C6C40">
            <w:pPr>
              <w:pStyle w:val="GOSTTablenorm"/>
              <w:rPr>
                <w:ins w:id="2379" w:author="Сказецкая Наталья Камилевна" w:date="2024-08-05T14:44:00Z"/>
                <w:b/>
              </w:rPr>
            </w:pPr>
            <w:ins w:id="2380" w:author="Сказецкая Наталья Камилевна" w:date="2024-08-05T14:45:00Z">
              <w:r w:rsidRPr="00814E4C">
                <w:rPr>
                  <w:b/>
                  <w:szCs w:val="22"/>
                </w:rPr>
                <w:t>FilterParams</w:t>
              </w:r>
            </w:ins>
          </w:p>
        </w:tc>
        <w:tc>
          <w:tcPr>
            <w:tcW w:w="489" w:type="pct"/>
          </w:tcPr>
          <w:p w14:paraId="2F08DFE8" w14:textId="45A79245" w:rsidR="002C6C40" w:rsidRPr="00B9499D" w:rsidRDefault="002C6C40" w:rsidP="002C6C40">
            <w:pPr>
              <w:pStyle w:val="GOSTTablenorm"/>
              <w:rPr>
                <w:ins w:id="2381" w:author="Сказецкая Наталья Камилевна" w:date="2024-08-05T14:44:00Z"/>
              </w:rPr>
            </w:pPr>
            <w:ins w:id="2382" w:author="Сказецкая Наталья Камилевна" w:date="2024-08-05T14:45:00Z">
              <w:r>
                <w:rPr>
                  <w:szCs w:val="22"/>
                </w:rPr>
                <w:t>Массив</w:t>
              </w:r>
            </w:ins>
          </w:p>
        </w:tc>
        <w:tc>
          <w:tcPr>
            <w:tcW w:w="294" w:type="pct"/>
          </w:tcPr>
          <w:p w14:paraId="028282C7" w14:textId="48A34219" w:rsidR="002C6C40" w:rsidRDefault="002C6C40" w:rsidP="002C6C40">
            <w:pPr>
              <w:pStyle w:val="GOSTTablenorm"/>
              <w:rPr>
                <w:ins w:id="2383" w:author="Сказецкая Наталья Камилевна" w:date="2024-08-05T14:44:00Z"/>
              </w:rPr>
            </w:pPr>
            <w:ins w:id="2384" w:author="Сказецкая Наталья Камилевна" w:date="2024-08-05T14:45:00Z">
              <w:r>
                <w:rPr>
                  <w:szCs w:val="22"/>
                </w:rPr>
                <w:t>Нет</w:t>
              </w:r>
            </w:ins>
          </w:p>
        </w:tc>
        <w:tc>
          <w:tcPr>
            <w:tcW w:w="389" w:type="pct"/>
          </w:tcPr>
          <w:p w14:paraId="63DFC84F" w14:textId="3A2B9B8A" w:rsidR="002C6C40" w:rsidRPr="00B9499D" w:rsidRDefault="002C6C40" w:rsidP="002C6C40">
            <w:pPr>
              <w:pStyle w:val="GOSTTablenorm"/>
              <w:rPr>
                <w:ins w:id="2385" w:author="Сказецкая Наталья Камилевна" w:date="2024-08-05T14:44:00Z"/>
              </w:rPr>
            </w:pPr>
            <w:ins w:id="2386" w:author="Сказецкая Наталья Камилевна" w:date="2024-08-05T14:45:00Z">
              <w:r>
                <w:rPr>
                  <w:rStyle w:val="aff2"/>
                  <w:szCs w:val="22"/>
                </w:rPr>
                <w:t>-</w:t>
              </w:r>
            </w:ins>
          </w:p>
        </w:tc>
        <w:tc>
          <w:tcPr>
            <w:tcW w:w="2072" w:type="pct"/>
          </w:tcPr>
          <w:p w14:paraId="35FACA89" w14:textId="77777777" w:rsidR="002C6C40" w:rsidRPr="00814E4C" w:rsidRDefault="002C6C40" w:rsidP="002C6C40">
            <w:pPr>
              <w:pStyle w:val="GOSTTablenorm"/>
              <w:rPr>
                <w:ins w:id="2387" w:author="Сказецкая Наталья Камилевна" w:date="2024-08-05T14:45:00Z"/>
              </w:rPr>
            </w:pPr>
            <w:ins w:id="2388" w:author="Сказецкая Наталья Камилевна" w:date="2024-08-05T14:45:00Z">
              <w:r w:rsidRPr="00814E4C">
                <w:t>Указываются условия (фильтры) отбора данных по значениям аналитических признаков.</w:t>
              </w:r>
            </w:ins>
          </w:p>
          <w:p w14:paraId="7138B598" w14:textId="77777777" w:rsidR="002C6C40" w:rsidRPr="00814E4C" w:rsidRDefault="002C6C40" w:rsidP="002C6C40">
            <w:pPr>
              <w:pStyle w:val="GOSTTablenorm"/>
              <w:rPr>
                <w:ins w:id="2389" w:author="Сказецкая Наталья Камилевна" w:date="2024-08-05T14:45:00Z"/>
              </w:rPr>
            </w:pPr>
            <w:ins w:id="2390" w:author="Сказецкая Наталья Камилевна" w:date="2024-08-05T14:45:00Z">
              <w:r w:rsidRPr="00814E4C">
                <w:t>В случае заполнения массива параметров отбора, для каждого параметра обязательны для заполнения:</w:t>
              </w:r>
            </w:ins>
          </w:p>
          <w:p w14:paraId="279B8188" w14:textId="1C3D68F3" w:rsidR="002C6C40" w:rsidRPr="002B4DF5" w:rsidRDefault="002C6C40" w:rsidP="002C6C40">
            <w:pPr>
              <w:pStyle w:val="GOSTTableListMark1"/>
              <w:rPr>
                <w:ins w:id="2391" w:author="Сказецкая Наталья Камилевна" w:date="2024-08-05T14:45:00Z"/>
              </w:rPr>
            </w:pPr>
            <w:ins w:id="2392" w:author="Сказецкая Наталья Камилевна" w:date="2024-08-05T14:45:00Z">
              <w:r w:rsidRPr="002B4DF5">
                <w:t>Наименование аналитического признака;</w:t>
              </w:r>
            </w:ins>
          </w:p>
          <w:p w14:paraId="1B146B80" w14:textId="78904A38" w:rsidR="002C6C40" w:rsidRPr="00AC5624" w:rsidRDefault="002C6C40" w:rsidP="002C6C40">
            <w:pPr>
              <w:pStyle w:val="GOSTTableListMark1"/>
              <w:rPr>
                <w:ins w:id="2393" w:author="Сказецкая Наталья Камилевна" w:date="2024-08-05T14:44:00Z"/>
              </w:rPr>
            </w:pPr>
            <w:ins w:id="2394" w:author="Сказецкая Наталья Камилевна" w:date="2024-08-05T14:45:00Z">
              <w:r w:rsidRPr="002B4DF5">
                <w:t>Оператор сравнения</w:t>
              </w:r>
            </w:ins>
          </w:p>
        </w:tc>
      </w:tr>
      <w:tr w:rsidR="002C6C40" w:rsidRPr="00B9499D" w14:paraId="75A5FC80" w14:textId="77777777" w:rsidTr="002B4DF5">
        <w:trPr>
          <w:ins w:id="2395" w:author="Сказецкая Наталья Камилевна" w:date="2024-08-05T14:44:00Z"/>
        </w:trPr>
        <w:tc>
          <w:tcPr>
            <w:tcW w:w="970" w:type="pct"/>
          </w:tcPr>
          <w:p w14:paraId="58D7C423" w14:textId="05F3379B" w:rsidR="002C6C40" w:rsidRDefault="002C6C40" w:rsidP="002C6C40">
            <w:pPr>
              <w:pStyle w:val="GOSTTablenorm"/>
              <w:rPr>
                <w:ins w:id="2396" w:author="Сказецкая Наталья Камилевна" w:date="2024-08-05T14:44:00Z"/>
              </w:rPr>
            </w:pPr>
            <w:ins w:id="2397" w:author="Сказецкая Наталья Камилевна" w:date="2024-08-05T14:45:00Z">
              <w:r w:rsidRPr="00814E4C">
                <w:t>Наименование аналитического признака</w:t>
              </w:r>
            </w:ins>
          </w:p>
        </w:tc>
        <w:tc>
          <w:tcPr>
            <w:tcW w:w="786" w:type="pct"/>
          </w:tcPr>
          <w:p w14:paraId="688C6AD3" w14:textId="5EA8DCF2" w:rsidR="002C6C40" w:rsidRPr="000F0817" w:rsidRDefault="002C6C40" w:rsidP="002C6C40">
            <w:pPr>
              <w:pStyle w:val="GOSTTablenorm"/>
              <w:rPr>
                <w:ins w:id="2398" w:author="Сказецкая Наталья Камилевна" w:date="2024-08-05T14:44:00Z"/>
              </w:rPr>
            </w:pPr>
            <w:proofErr w:type="gramStart"/>
            <w:ins w:id="2399" w:author="Сказецкая Наталья Камилевна" w:date="2024-08-05T14:45:00Z">
              <w:r w:rsidRPr="00814E4C">
                <w:rPr>
                  <w:b/>
                </w:rPr>
                <w:t>FilterParams:</w:t>
              </w:r>
              <w:r w:rsidRPr="00814E4C">
                <w:t>param</w:t>
              </w:r>
            </w:ins>
            <w:proofErr w:type="gramEnd"/>
          </w:p>
        </w:tc>
        <w:tc>
          <w:tcPr>
            <w:tcW w:w="489" w:type="pct"/>
          </w:tcPr>
          <w:p w14:paraId="6DEB0102" w14:textId="0F310D21" w:rsidR="002C6C40" w:rsidRPr="00B9499D" w:rsidRDefault="002C6C40" w:rsidP="002C6C40">
            <w:pPr>
              <w:pStyle w:val="GOSTTablenorm"/>
              <w:rPr>
                <w:ins w:id="2400" w:author="Сказецкая Наталья Камилевна" w:date="2024-08-05T14:44:00Z"/>
              </w:rPr>
            </w:pPr>
            <w:ins w:id="2401" w:author="Сказецкая Наталья Камилевна" w:date="2024-08-05T14:45:00Z">
              <w:r w:rsidRPr="00814E4C">
                <w:t>Строка</w:t>
              </w:r>
            </w:ins>
          </w:p>
        </w:tc>
        <w:tc>
          <w:tcPr>
            <w:tcW w:w="294" w:type="pct"/>
          </w:tcPr>
          <w:p w14:paraId="6B929A31" w14:textId="67D15CF7" w:rsidR="002C6C40" w:rsidRDefault="002C6C40" w:rsidP="002C6C40">
            <w:pPr>
              <w:pStyle w:val="GOSTTablenorm"/>
              <w:rPr>
                <w:ins w:id="2402" w:author="Сказецкая Наталья Камилевна" w:date="2024-08-05T14:44:00Z"/>
              </w:rPr>
            </w:pPr>
            <w:ins w:id="2403" w:author="Сказецкая Наталья Камилевна" w:date="2024-08-05T14:45:00Z">
              <w:r w:rsidRPr="00814E4C">
                <w:t>Да</w:t>
              </w:r>
            </w:ins>
          </w:p>
        </w:tc>
        <w:tc>
          <w:tcPr>
            <w:tcW w:w="389" w:type="pct"/>
          </w:tcPr>
          <w:p w14:paraId="72323C5D" w14:textId="65E84F7D" w:rsidR="002C6C40" w:rsidRPr="00B9499D" w:rsidRDefault="002C6C40" w:rsidP="002C6C40">
            <w:pPr>
              <w:pStyle w:val="GOSTTablenorm"/>
              <w:rPr>
                <w:ins w:id="2404" w:author="Сказецкая Наталья Камилевна" w:date="2024-08-05T14:44:00Z"/>
              </w:rPr>
            </w:pPr>
            <w:ins w:id="2405" w:author="Сказецкая Наталья Камилевна" w:date="2024-08-05T14:45:00Z">
              <w:r w:rsidRPr="00814E4C">
                <w:t>&lt;=100</w:t>
              </w:r>
            </w:ins>
          </w:p>
        </w:tc>
        <w:tc>
          <w:tcPr>
            <w:tcW w:w="2072" w:type="pct"/>
          </w:tcPr>
          <w:p w14:paraId="1C3E4D7F" w14:textId="77777777" w:rsidR="002C6C40" w:rsidRPr="00814E4C" w:rsidRDefault="002C6C40" w:rsidP="002C6C40">
            <w:pPr>
              <w:pStyle w:val="GOSTTablenorm"/>
              <w:rPr>
                <w:ins w:id="2406" w:author="Сказецкая Наталья Камилевна" w:date="2024-08-05T14:45:00Z"/>
              </w:rPr>
            </w:pPr>
            <w:ins w:id="2407" w:author="Сказецкая Наталья Камилевна" w:date="2024-08-05T14:45:00Z">
              <w:r w:rsidRPr="00814E4C">
                <w:t>Наименование аналитического признака. Указывается системное наименование в соответствии со справочником «Аналитические признаки» в SVAP.</w:t>
              </w:r>
            </w:ins>
          </w:p>
          <w:p w14:paraId="0C42B1A7" w14:textId="1D2FC7DF" w:rsidR="002C6C40" w:rsidRPr="00AC5624" w:rsidRDefault="002C6C40" w:rsidP="002C6C40">
            <w:pPr>
              <w:pStyle w:val="GOSTTablenorm"/>
              <w:rPr>
                <w:ins w:id="2408" w:author="Сказецкая Наталья Камилевна" w:date="2024-08-05T14:44:00Z"/>
              </w:rPr>
            </w:pPr>
            <w:ins w:id="2409" w:author="Сказецкая Наталья Камилевна" w:date="2024-08-05T14:45:00Z">
              <w:r w:rsidRPr="00814E4C">
                <w:t>Допускается указывать любые зарегистрированные в SVAP аналитические признаки</w:t>
              </w:r>
            </w:ins>
          </w:p>
        </w:tc>
      </w:tr>
      <w:tr w:rsidR="002C6C40" w:rsidRPr="00B9499D" w14:paraId="43B816CB" w14:textId="77777777" w:rsidTr="002B4DF5">
        <w:trPr>
          <w:ins w:id="2410" w:author="Сказецкая Наталья Камилевна" w:date="2024-08-05T14:44:00Z"/>
        </w:trPr>
        <w:tc>
          <w:tcPr>
            <w:tcW w:w="970" w:type="pct"/>
          </w:tcPr>
          <w:p w14:paraId="652A1235" w14:textId="4D137B78" w:rsidR="002C6C40" w:rsidRDefault="002C6C40" w:rsidP="002C6C40">
            <w:pPr>
              <w:pStyle w:val="GOSTTablenorm"/>
              <w:rPr>
                <w:ins w:id="2411" w:author="Сказецкая Наталья Камилевна" w:date="2024-08-05T14:44:00Z"/>
              </w:rPr>
            </w:pPr>
            <w:ins w:id="2412" w:author="Сказецкая Наталья Камилевна" w:date="2024-08-05T14:45:00Z">
              <w:r w:rsidRPr="00814E4C">
                <w:lastRenderedPageBreak/>
                <w:t>Значение аналитического признака</w:t>
              </w:r>
            </w:ins>
          </w:p>
        </w:tc>
        <w:tc>
          <w:tcPr>
            <w:tcW w:w="786" w:type="pct"/>
          </w:tcPr>
          <w:p w14:paraId="1A096AFA" w14:textId="7F74930A" w:rsidR="002C6C40" w:rsidRPr="000F0817" w:rsidRDefault="002C6C40" w:rsidP="002C6C40">
            <w:pPr>
              <w:pStyle w:val="GOSTTablenorm"/>
              <w:rPr>
                <w:ins w:id="2413" w:author="Сказецкая Наталья Камилевна" w:date="2024-08-05T14:44:00Z"/>
              </w:rPr>
            </w:pPr>
            <w:ins w:id="2414" w:author="Сказецкая Наталья Камилевна" w:date="2024-08-05T14:45:00Z">
              <w:r w:rsidRPr="00814E4C">
                <w:rPr>
                  <w:b/>
                </w:rPr>
                <w:t>FilterParams:</w:t>
              </w:r>
              <w:r w:rsidRPr="00814E4C">
                <w:t>value</w:t>
              </w:r>
            </w:ins>
          </w:p>
        </w:tc>
        <w:tc>
          <w:tcPr>
            <w:tcW w:w="489" w:type="pct"/>
          </w:tcPr>
          <w:p w14:paraId="7659A5A0" w14:textId="3639EEC7" w:rsidR="002C6C40" w:rsidRPr="00B9499D" w:rsidRDefault="002C6C40" w:rsidP="002C6C40">
            <w:pPr>
              <w:pStyle w:val="GOSTTablenorm"/>
              <w:rPr>
                <w:ins w:id="2415" w:author="Сказецкая Наталья Камилевна" w:date="2024-08-05T14:44:00Z"/>
              </w:rPr>
            </w:pPr>
            <w:ins w:id="2416" w:author="Сказецкая Наталья Камилевна" w:date="2024-08-05T14:45:00Z">
              <w:r w:rsidRPr="00814E4C">
                <w:t>Строка</w:t>
              </w:r>
            </w:ins>
          </w:p>
        </w:tc>
        <w:tc>
          <w:tcPr>
            <w:tcW w:w="294" w:type="pct"/>
          </w:tcPr>
          <w:p w14:paraId="6833DCCA" w14:textId="678A23C7" w:rsidR="002C6C40" w:rsidRDefault="002C6C40" w:rsidP="002C6C40">
            <w:pPr>
              <w:pStyle w:val="GOSTTablenorm"/>
              <w:rPr>
                <w:ins w:id="2417" w:author="Сказецкая Наталья Камилевна" w:date="2024-08-05T14:44:00Z"/>
              </w:rPr>
            </w:pPr>
            <w:ins w:id="2418" w:author="Сказецкая Наталья Камилевна" w:date="2024-08-05T14:45:00Z">
              <w:r w:rsidRPr="00814E4C">
                <w:t>Нет</w:t>
              </w:r>
            </w:ins>
          </w:p>
        </w:tc>
        <w:tc>
          <w:tcPr>
            <w:tcW w:w="389" w:type="pct"/>
          </w:tcPr>
          <w:p w14:paraId="28AA205A" w14:textId="398B812E" w:rsidR="002C6C40" w:rsidRPr="00B9499D" w:rsidRDefault="002C6C40" w:rsidP="002C6C40">
            <w:pPr>
              <w:pStyle w:val="GOSTTablenorm"/>
              <w:rPr>
                <w:ins w:id="2419" w:author="Сказецкая Наталья Камилевна" w:date="2024-08-05T14:44:00Z"/>
              </w:rPr>
            </w:pPr>
            <w:ins w:id="2420" w:author="Сказецкая Наталья Камилевна" w:date="2024-08-05T14:45:00Z">
              <w:r w:rsidRPr="00814E4C">
                <w:t>&lt;=100000</w:t>
              </w:r>
            </w:ins>
          </w:p>
        </w:tc>
        <w:tc>
          <w:tcPr>
            <w:tcW w:w="2072" w:type="pct"/>
          </w:tcPr>
          <w:p w14:paraId="21A7F6E9" w14:textId="5B4DB6BA" w:rsidR="002C6C40" w:rsidRPr="00AC5624" w:rsidRDefault="002C6C40" w:rsidP="002C6C40">
            <w:pPr>
              <w:pStyle w:val="GOSTTablenorm"/>
              <w:rPr>
                <w:ins w:id="2421" w:author="Сказецкая Наталья Камилевна" w:date="2024-08-05T14:44:00Z"/>
              </w:rPr>
            </w:pPr>
            <w:ins w:id="2422" w:author="Сказецкая Наталья Камилевна" w:date="2024-08-05T14:45:00Z">
              <w:r w:rsidRPr="00814E4C">
                <w:t>Значение, массив значений, выражение для определения значения аналитического признака в соответствии с описанием параметра запроса «Оператор сравнения» (</w:t>
              </w:r>
              <w:proofErr w:type="gramStart"/>
              <w:r w:rsidRPr="00814E4C">
                <w:t>FilterParams:</w:t>
              </w:r>
            </w:ins>
            <w:ins w:id="2423" w:author="Сказецкая Наталья Камилевна" w:date="2024-08-05T14:59:00Z">
              <w:r>
                <w:rPr>
                  <w:lang w:val="en-US"/>
                </w:rPr>
                <w:t>o</w:t>
              </w:r>
            </w:ins>
            <w:ins w:id="2424" w:author="Сказецкая Наталья Камилевна" w:date="2024-08-05T14:45:00Z">
              <w:r w:rsidRPr="00814E4C">
                <w:t>peration</w:t>
              </w:r>
              <w:proofErr w:type="gramEnd"/>
              <w:r w:rsidRPr="00814E4C">
                <w:t>). Обязательно для заполнения в случае указания оператора сравнения (</w:t>
              </w:r>
              <w:proofErr w:type="gramStart"/>
              <w:r w:rsidRPr="00814E4C">
                <w:t>FilterParams:</w:t>
              </w:r>
            </w:ins>
            <w:ins w:id="2425" w:author="Сказецкая Наталья Камилевна" w:date="2024-08-05T14:59:00Z">
              <w:r>
                <w:rPr>
                  <w:lang w:val="en-US"/>
                </w:rPr>
                <w:t>o</w:t>
              </w:r>
            </w:ins>
            <w:ins w:id="2426" w:author="Сказецкая Наталья Камилевна" w:date="2024-08-05T14:45:00Z">
              <w:r w:rsidRPr="00814E4C">
                <w:t>peration</w:t>
              </w:r>
              <w:proofErr w:type="gramEnd"/>
              <w:r w:rsidRPr="00814E4C">
                <w:t>), отличного от «empty», «not empty» и «not exist</w:t>
              </w:r>
            </w:ins>
            <w:ins w:id="2427" w:author="Иванов Дмитрий Валерьевич" w:date="2024-12-27T17:45:00Z">
              <w:r>
                <w:rPr>
                  <w:lang w:val="en-US"/>
                </w:rPr>
                <w:t>s</w:t>
              </w:r>
            </w:ins>
            <w:ins w:id="2428" w:author="Сказецкая Наталья Камилевна" w:date="2024-08-05T14:45:00Z">
              <w:r w:rsidRPr="00814E4C">
                <w:t>»</w:t>
              </w:r>
            </w:ins>
          </w:p>
        </w:tc>
      </w:tr>
      <w:tr w:rsidR="002C6C40" w:rsidRPr="00B9499D" w14:paraId="431D3BB9" w14:textId="77777777" w:rsidTr="002B4DF5">
        <w:trPr>
          <w:ins w:id="2429" w:author="Сказецкая Наталья Камилевна" w:date="2024-08-05T14:45:00Z"/>
        </w:trPr>
        <w:tc>
          <w:tcPr>
            <w:tcW w:w="970" w:type="pct"/>
          </w:tcPr>
          <w:p w14:paraId="04AA0B14" w14:textId="491F5ABA" w:rsidR="002C6C40" w:rsidRDefault="002C6C40" w:rsidP="002C6C40">
            <w:pPr>
              <w:pStyle w:val="GOSTTablenorm"/>
              <w:rPr>
                <w:ins w:id="2430" w:author="Сказецкая Наталья Камилевна" w:date="2024-08-05T14:45:00Z"/>
              </w:rPr>
            </w:pPr>
            <w:ins w:id="2431" w:author="Сказецкая Наталья Камилевна" w:date="2024-08-05T14:45:00Z">
              <w:r w:rsidRPr="00814E4C">
                <w:t>Оператор сравнения</w:t>
              </w:r>
            </w:ins>
          </w:p>
        </w:tc>
        <w:tc>
          <w:tcPr>
            <w:tcW w:w="786" w:type="pct"/>
          </w:tcPr>
          <w:p w14:paraId="0A77A77B" w14:textId="52E85C93" w:rsidR="002C6C40" w:rsidRPr="000F0817" w:rsidRDefault="002C6C40" w:rsidP="002C6C40">
            <w:pPr>
              <w:pStyle w:val="GOSTTablenorm"/>
              <w:rPr>
                <w:ins w:id="2432" w:author="Сказецкая Наталья Камилевна" w:date="2024-08-05T14:45:00Z"/>
              </w:rPr>
            </w:pPr>
            <w:proofErr w:type="gramStart"/>
            <w:ins w:id="2433" w:author="Сказецкая Наталья Камилевна" w:date="2024-08-05T14:45:00Z">
              <w:r w:rsidRPr="00814E4C">
                <w:rPr>
                  <w:b/>
                </w:rPr>
                <w:t>FilterParams:</w:t>
              </w:r>
              <w:r w:rsidRPr="00814E4C">
                <w:t>operation</w:t>
              </w:r>
              <w:proofErr w:type="gramEnd"/>
            </w:ins>
          </w:p>
        </w:tc>
        <w:tc>
          <w:tcPr>
            <w:tcW w:w="489" w:type="pct"/>
          </w:tcPr>
          <w:p w14:paraId="2B60C96A" w14:textId="3734466C" w:rsidR="002C6C40" w:rsidRPr="00B9499D" w:rsidRDefault="002C6C40" w:rsidP="002C6C40">
            <w:pPr>
              <w:pStyle w:val="GOSTTablenorm"/>
              <w:rPr>
                <w:ins w:id="2434" w:author="Сказецкая Наталья Камилевна" w:date="2024-08-05T14:45:00Z"/>
              </w:rPr>
            </w:pPr>
            <w:ins w:id="2435" w:author="Сказецкая Наталья Камилевна" w:date="2024-08-05T14:45:00Z">
              <w:r w:rsidRPr="00814E4C">
                <w:t>Строка</w:t>
              </w:r>
            </w:ins>
          </w:p>
        </w:tc>
        <w:tc>
          <w:tcPr>
            <w:tcW w:w="294" w:type="pct"/>
          </w:tcPr>
          <w:p w14:paraId="3B1BB609" w14:textId="6B7E80F6" w:rsidR="002C6C40" w:rsidRDefault="002C6C40" w:rsidP="002C6C40">
            <w:pPr>
              <w:pStyle w:val="GOSTTablenorm"/>
              <w:rPr>
                <w:ins w:id="2436" w:author="Сказецкая Наталья Камилевна" w:date="2024-08-05T14:45:00Z"/>
              </w:rPr>
            </w:pPr>
            <w:ins w:id="2437" w:author="Сказецкая Наталья Камилевна" w:date="2024-08-05T14:45:00Z">
              <w:r w:rsidRPr="00814E4C">
                <w:t>Да</w:t>
              </w:r>
            </w:ins>
          </w:p>
        </w:tc>
        <w:tc>
          <w:tcPr>
            <w:tcW w:w="389" w:type="pct"/>
          </w:tcPr>
          <w:p w14:paraId="31233889" w14:textId="6F265480" w:rsidR="002C6C40" w:rsidRPr="00B9499D" w:rsidRDefault="002C6C40" w:rsidP="002C6C40">
            <w:pPr>
              <w:pStyle w:val="GOSTTablenorm"/>
              <w:rPr>
                <w:ins w:id="2438" w:author="Сказецкая Наталья Камилевна" w:date="2024-08-05T14:45:00Z"/>
              </w:rPr>
            </w:pPr>
            <w:ins w:id="2439" w:author="Сказецкая Наталья Камилевна" w:date="2024-08-05T14:45:00Z">
              <w:r w:rsidRPr="00814E4C">
                <w:t>&lt;=10</w:t>
              </w:r>
            </w:ins>
          </w:p>
        </w:tc>
        <w:tc>
          <w:tcPr>
            <w:tcW w:w="2072" w:type="pct"/>
          </w:tcPr>
          <w:p w14:paraId="2F3C9B44" w14:textId="347E64B8" w:rsidR="002C6C40" w:rsidRPr="00AC5624" w:rsidRDefault="002C6C40" w:rsidP="002C6C40">
            <w:pPr>
              <w:pStyle w:val="GOSTTablenorm"/>
              <w:rPr>
                <w:ins w:id="2440" w:author="Сказецкая Наталья Камилевна" w:date="2024-08-05T14:45:00Z"/>
              </w:rPr>
            </w:pPr>
            <w:ins w:id="2441" w:author="Сказецкая Наталья Камилевна" w:date="2024-08-05T14:45:00Z">
              <w:r w:rsidRPr="00814E4C">
                <w:t>Значение оператора, применяемого к указанному значению аналитического признака.</w:t>
              </w:r>
            </w:ins>
            <w:ins w:id="2442" w:author="Сказецкая Наталья Камилевна" w:date="2024-08-05T14:47:00Z">
              <w:r w:rsidRPr="00F8639E">
                <w:t xml:space="preserve"> Возможные значения указаны в </w:t>
              </w:r>
              <w:r>
                <w:t xml:space="preserve">таблице </w:t>
              </w:r>
            </w:ins>
            <w:ins w:id="2443" w:author="Сказецкая Наталья Камилевна" w:date="2024-08-05T14:48:00Z">
              <w:r>
                <w:fldChar w:fldCharType="begin"/>
              </w:r>
              <w:r>
                <w:instrText xml:space="preserve"> REF _Ref154532076 \h </w:instrText>
              </w:r>
            </w:ins>
            <w:r>
              <w:fldChar w:fldCharType="separate"/>
            </w:r>
            <w:r w:rsidR="00F300A9">
              <w:rPr>
                <w:noProof/>
              </w:rPr>
              <w:t>11</w:t>
            </w:r>
            <w:ins w:id="2444" w:author="Сказецкая Наталья Камилевна" w:date="2024-08-05T14:48:00Z">
              <w:r>
                <w:fldChar w:fldCharType="end"/>
              </w:r>
            </w:ins>
            <w:ins w:id="2445" w:author="Сказецкая Наталья Камилевна" w:date="2024-08-05T14:47:00Z">
              <w:r>
                <w:t xml:space="preserve"> </w:t>
              </w:r>
              <w:r w:rsidRPr="002666F6">
                <w:t xml:space="preserve">(см. п. </w:t>
              </w:r>
              <w:r>
                <w:fldChar w:fldCharType="begin"/>
              </w:r>
              <w:r>
                <w:instrText xml:space="preserve"> REF _Ref143780994 \r \h </w:instrText>
              </w:r>
            </w:ins>
            <w:ins w:id="2446" w:author="Сказецкая Наталья Камилевна" w:date="2024-08-05T14:47:00Z">
              <w:r>
                <w:fldChar w:fldCharType="separate"/>
              </w:r>
            </w:ins>
            <w:r w:rsidR="00F300A9">
              <w:t>7.7</w:t>
            </w:r>
            <w:ins w:id="2447" w:author="Сказецкая Наталья Камилевна" w:date="2024-08-05T14:47:00Z">
              <w:r>
                <w:fldChar w:fldCharType="end"/>
              </w:r>
              <w:r w:rsidRPr="002666F6">
                <w:t>)</w:t>
              </w:r>
            </w:ins>
          </w:p>
        </w:tc>
      </w:tr>
      <w:tr w:rsidR="002C6C40" w:rsidRPr="00B9499D" w14:paraId="655D8CFD" w14:textId="77777777" w:rsidTr="000A55A1">
        <w:trPr>
          <w:ins w:id="2448" w:author="Сказецкая Наталья Камилевна" w:date="2024-08-05T15:53:00Z"/>
        </w:trPr>
        <w:tc>
          <w:tcPr>
            <w:tcW w:w="970" w:type="pct"/>
          </w:tcPr>
          <w:p w14:paraId="1CFFAAE9" w14:textId="3102B72A" w:rsidR="002C6C40" w:rsidRPr="009F022F" w:rsidRDefault="002C6C40" w:rsidP="002C6C40">
            <w:pPr>
              <w:pStyle w:val="GOSTTablenorm"/>
              <w:rPr>
                <w:ins w:id="2449" w:author="Сказецкая Наталья Камилевна" w:date="2024-08-05T15:53:00Z"/>
                <w:b/>
              </w:rPr>
            </w:pPr>
            <w:ins w:id="2450" w:author="Сказецкая Наталья Камилевна" w:date="2024-08-05T15:54:00Z">
              <w:r w:rsidRPr="009F022F">
                <w:rPr>
                  <w:b/>
                  <w:szCs w:val="22"/>
                </w:rPr>
                <w:t>Параметры отбора по суммовым значениям</w:t>
              </w:r>
            </w:ins>
          </w:p>
        </w:tc>
        <w:tc>
          <w:tcPr>
            <w:tcW w:w="786" w:type="pct"/>
          </w:tcPr>
          <w:p w14:paraId="174C80A4" w14:textId="50399C0D" w:rsidR="002C6C40" w:rsidRPr="000A55A1" w:rsidRDefault="002C6C40" w:rsidP="002C6C40">
            <w:pPr>
              <w:pStyle w:val="GOSTTablenorm"/>
              <w:rPr>
                <w:ins w:id="2451" w:author="Сказецкая Наталья Камилевна" w:date="2024-08-05T15:53:00Z"/>
                <w:b/>
              </w:rPr>
            </w:pPr>
            <w:ins w:id="2452" w:author="Сказецкая Наталья Камилевна" w:date="2024-08-05T15:54:00Z">
              <w:r w:rsidRPr="000A55A1">
                <w:rPr>
                  <w:b/>
                  <w:szCs w:val="22"/>
                </w:rPr>
                <w:t>SumFilterParams</w:t>
              </w:r>
            </w:ins>
          </w:p>
        </w:tc>
        <w:tc>
          <w:tcPr>
            <w:tcW w:w="489" w:type="pct"/>
          </w:tcPr>
          <w:p w14:paraId="6CEFDECE" w14:textId="4D2477BD" w:rsidR="002C6C40" w:rsidRPr="00814E4C" w:rsidRDefault="002C6C40" w:rsidP="002C6C40">
            <w:pPr>
              <w:pStyle w:val="GOSTTablenorm"/>
              <w:rPr>
                <w:ins w:id="2453" w:author="Сказецкая Наталья Камилевна" w:date="2024-08-05T15:53:00Z"/>
              </w:rPr>
            </w:pPr>
            <w:ins w:id="2454" w:author="Сказецкая Наталья Камилевна" w:date="2024-08-05T15:54:00Z">
              <w:r w:rsidRPr="004C1E33">
                <w:rPr>
                  <w:szCs w:val="22"/>
                </w:rPr>
                <w:t>Массив</w:t>
              </w:r>
            </w:ins>
          </w:p>
        </w:tc>
        <w:tc>
          <w:tcPr>
            <w:tcW w:w="294" w:type="pct"/>
          </w:tcPr>
          <w:p w14:paraId="49436CC3" w14:textId="0B125F69" w:rsidR="002C6C40" w:rsidRPr="00814E4C" w:rsidRDefault="002C6C40" w:rsidP="002C6C40">
            <w:pPr>
              <w:pStyle w:val="GOSTTablenorm"/>
              <w:rPr>
                <w:ins w:id="2455" w:author="Сказецкая Наталья Камилевна" w:date="2024-08-05T15:53:00Z"/>
              </w:rPr>
            </w:pPr>
            <w:ins w:id="2456" w:author="Сказецкая Наталья Камилевна" w:date="2024-08-05T15:54:00Z">
              <w:r>
                <w:rPr>
                  <w:szCs w:val="22"/>
                </w:rPr>
                <w:t>Нет</w:t>
              </w:r>
            </w:ins>
          </w:p>
        </w:tc>
        <w:tc>
          <w:tcPr>
            <w:tcW w:w="389" w:type="pct"/>
          </w:tcPr>
          <w:p w14:paraId="3AB04C48" w14:textId="5AE2F923" w:rsidR="002C6C40" w:rsidRPr="00814E4C" w:rsidRDefault="002C6C40" w:rsidP="002C6C40">
            <w:pPr>
              <w:pStyle w:val="GOSTTablenorm"/>
              <w:rPr>
                <w:ins w:id="2457" w:author="Сказецкая Наталья Камилевна" w:date="2024-08-05T15:53:00Z"/>
              </w:rPr>
            </w:pPr>
            <w:ins w:id="2458" w:author="Сказецкая Наталья Камилевна" w:date="2024-08-05T15:54:00Z">
              <w:r>
                <w:rPr>
                  <w:szCs w:val="22"/>
                </w:rPr>
                <w:t>-</w:t>
              </w:r>
            </w:ins>
          </w:p>
        </w:tc>
        <w:tc>
          <w:tcPr>
            <w:tcW w:w="2072" w:type="pct"/>
          </w:tcPr>
          <w:p w14:paraId="507CA42E" w14:textId="77777777" w:rsidR="002C6C40" w:rsidRPr="000A55A1" w:rsidRDefault="002C6C40" w:rsidP="002C6C40">
            <w:pPr>
              <w:pStyle w:val="GOSTTablenorm"/>
              <w:rPr>
                <w:ins w:id="2459" w:author="Сказецкая Наталья Камилевна" w:date="2024-08-05T15:54:00Z"/>
              </w:rPr>
            </w:pPr>
            <w:ins w:id="2460" w:author="Сказецкая Наталья Камилевна" w:date="2024-08-05T15:54:00Z">
              <w:r w:rsidRPr="000A55A1">
                <w:t>Параметры отбора записей учета по документу по суммовым значениям.</w:t>
              </w:r>
            </w:ins>
          </w:p>
          <w:p w14:paraId="58B36B33" w14:textId="77777777" w:rsidR="002C6C40" w:rsidRPr="000A55A1" w:rsidRDefault="002C6C40" w:rsidP="002C6C40">
            <w:pPr>
              <w:pStyle w:val="GOSTTablenorm"/>
              <w:rPr>
                <w:ins w:id="2461" w:author="Сказецкая Наталья Камилевна" w:date="2024-08-05T15:54:00Z"/>
              </w:rPr>
            </w:pPr>
            <w:ins w:id="2462" w:author="Сказецкая Наталья Камилевна" w:date="2024-08-05T15:54:00Z">
              <w:r w:rsidRPr="000A55A1">
                <w:t>В случае заполнения параметров отбора по суммовым значениям, для каждого параметра обязательны для заполнения:</w:t>
              </w:r>
            </w:ins>
          </w:p>
          <w:p w14:paraId="76247258" w14:textId="625511E2" w:rsidR="002C6C40" w:rsidRPr="000A55A1" w:rsidRDefault="002C6C40" w:rsidP="002C6C40">
            <w:pPr>
              <w:pStyle w:val="GOSTTableListMark1"/>
              <w:rPr>
                <w:ins w:id="2463" w:author="Сказецкая Наталья Камилевна" w:date="2024-08-05T15:54:00Z"/>
              </w:rPr>
            </w:pPr>
            <w:ins w:id="2464" w:author="Сказецкая Наталья Камилевна" w:date="2024-08-05T15:54:00Z">
              <w:r w:rsidRPr="000A55A1">
                <w:t>Тип суммы записи учета;</w:t>
              </w:r>
            </w:ins>
          </w:p>
          <w:p w14:paraId="6F438C9B" w14:textId="1CBFF93A" w:rsidR="002C6C40" w:rsidRPr="000A55A1" w:rsidRDefault="002C6C40" w:rsidP="002C6C40">
            <w:pPr>
              <w:pStyle w:val="GOSTTableListMark1"/>
              <w:rPr>
                <w:ins w:id="2465" w:author="Сказецкая Наталья Камилевна" w:date="2024-08-05T15:54:00Z"/>
              </w:rPr>
            </w:pPr>
            <w:ins w:id="2466" w:author="Сказецкая Наталья Камилевна" w:date="2024-08-05T15:54:00Z">
              <w:r w:rsidRPr="000A55A1">
                <w:t>Суммовое значение;</w:t>
              </w:r>
            </w:ins>
          </w:p>
          <w:p w14:paraId="0D761338" w14:textId="2C53C01A" w:rsidR="002C6C40" w:rsidRPr="000A55A1" w:rsidRDefault="002C6C40" w:rsidP="002C6C40">
            <w:pPr>
              <w:pStyle w:val="GOSTTableListMark1"/>
              <w:rPr>
                <w:ins w:id="2467" w:author="Сказецкая Наталья Камилевна" w:date="2024-08-05T15:54:00Z"/>
              </w:rPr>
            </w:pPr>
            <w:ins w:id="2468" w:author="Сказецкая Наталья Камилевна" w:date="2024-08-05T15:54:00Z">
              <w:r w:rsidRPr="000A55A1">
                <w:t>Оператор сравнения.</w:t>
              </w:r>
            </w:ins>
          </w:p>
          <w:p w14:paraId="186B3F06" w14:textId="6DB10AF5" w:rsidR="002C6C40" w:rsidRPr="00814E4C" w:rsidRDefault="002C6C40" w:rsidP="002C6C40">
            <w:pPr>
              <w:pStyle w:val="GOSTTablenorm"/>
              <w:rPr>
                <w:ins w:id="2469" w:author="Сказецкая Наталья Камилевна" w:date="2024-08-05T15:53:00Z"/>
              </w:rPr>
            </w:pPr>
            <w:ins w:id="2470" w:author="Сказецкая Наталья Камилевна" w:date="2024-08-05T15:54:00Z">
              <w:r w:rsidRPr="000A55A1">
                <w:t>При указании нескольких значений, указанные значения объединяются логическим «И»</w:t>
              </w:r>
            </w:ins>
          </w:p>
        </w:tc>
      </w:tr>
      <w:tr w:rsidR="002C6C40" w:rsidRPr="000A55A1" w14:paraId="1098E11C" w14:textId="77777777" w:rsidTr="000A55A1">
        <w:trPr>
          <w:ins w:id="2471" w:author="Сказецкая Наталья Камилевна" w:date="2024-08-05T15:53:00Z"/>
        </w:trPr>
        <w:tc>
          <w:tcPr>
            <w:tcW w:w="970" w:type="pct"/>
          </w:tcPr>
          <w:p w14:paraId="02C5C2AE" w14:textId="28CD2ED8" w:rsidR="002C6C40" w:rsidRPr="00814E4C" w:rsidRDefault="002C6C40" w:rsidP="002C6C40">
            <w:pPr>
              <w:pStyle w:val="GOSTTablenorm"/>
              <w:rPr>
                <w:ins w:id="2472" w:author="Сказецкая Наталья Камилевна" w:date="2024-08-05T15:53:00Z"/>
              </w:rPr>
            </w:pPr>
            <w:ins w:id="2473" w:author="Сказецкая Наталья Камилевна" w:date="2024-08-05T15:55:00Z">
              <w:r w:rsidRPr="000A55A1">
                <w:t>Тип суммы записи учета</w:t>
              </w:r>
            </w:ins>
          </w:p>
        </w:tc>
        <w:tc>
          <w:tcPr>
            <w:tcW w:w="786" w:type="pct"/>
          </w:tcPr>
          <w:p w14:paraId="77CA2BEE" w14:textId="628AE76A" w:rsidR="002C6C40" w:rsidRPr="000A55A1" w:rsidRDefault="002C6C40" w:rsidP="002C6C40">
            <w:pPr>
              <w:pStyle w:val="GOSTTablenorm"/>
              <w:rPr>
                <w:ins w:id="2474" w:author="Сказецкая Наталья Камилевна" w:date="2024-08-05T15:53:00Z"/>
              </w:rPr>
            </w:pPr>
            <w:proofErr w:type="gramStart"/>
            <w:ins w:id="2475" w:author="Сказецкая Наталья Камилевна" w:date="2024-08-05T15:55:00Z">
              <w:r w:rsidRPr="000A55A1">
                <w:rPr>
                  <w:b/>
                </w:rPr>
                <w:t>SumFilterParams:</w:t>
              </w:r>
              <w:r w:rsidRPr="000A55A1">
                <w:t>typesum</w:t>
              </w:r>
            </w:ins>
            <w:proofErr w:type="gramEnd"/>
          </w:p>
        </w:tc>
        <w:tc>
          <w:tcPr>
            <w:tcW w:w="489" w:type="pct"/>
          </w:tcPr>
          <w:p w14:paraId="22043570" w14:textId="05DCAA46" w:rsidR="002C6C40" w:rsidRPr="00814E4C" w:rsidRDefault="002C6C40" w:rsidP="002C6C40">
            <w:pPr>
              <w:pStyle w:val="GOSTTablenorm"/>
              <w:rPr>
                <w:ins w:id="2476" w:author="Сказецкая Наталья Камилевна" w:date="2024-08-05T15:53:00Z"/>
              </w:rPr>
            </w:pPr>
            <w:ins w:id="2477" w:author="Сказецкая Наталья Камилевна" w:date="2024-08-05T15:55:00Z">
              <w:r w:rsidRPr="000A55A1">
                <w:t>Строка</w:t>
              </w:r>
            </w:ins>
          </w:p>
        </w:tc>
        <w:tc>
          <w:tcPr>
            <w:tcW w:w="294" w:type="pct"/>
          </w:tcPr>
          <w:p w14:paraId="1682CA5A" w14:textId="7D7CEDF5" w:rsidR="002C6C40" w:rsidRPr="00814E4C" w:rsidRDefault="002C6C40" w:rsidP="002C6C40">
            <w:pPr>
              <w:pStyle w:val="GOSTTablenorm"/>
              <w:rPr>
                <w:ins w:id="2478" w:author="Сказецкая Наталья Камилевна" w:date="2024-08-05T15:53:00Z"/>
              </w:rPr>
            </w:pPr>
            <w:ins w:id="2479" w:author="Сказецкая Наталья Камилевна" w:date="2024-08-05T15:55:00Z">
              <w:r w:rsidRPr="000A55A1">
                <w:t>Да</w:t>
              </w:r>
            </w:ins>
          </w:p>
        </w:tc>
        <w:tc>
          <w:tcPr>
            <w:tcW w:w="389" w:type="pct"/>
          </w:tcPr>
          <w:p w14:paraId="3299AF2B" w14:textId="3CC1C87D" w:rsidR="002C6C40" w:rsidRPr="00814E4C" w:rsidRDefault="002C6C40" w:rsidP="002C6C40">
            <w:pPr>
              <w:pStyle w:val="GOSTTablenorm"/>
              <w:rPr>
                <w:ins w:id="2480" w:author="Сказецкая Наталья Камилевна" w:date="2024-08-05T15:53:00Z"/>
              </w:rPr>
            </w:pPr>
            <w:ins w:id="2481" w:author="Сказецкая Наталья Камилевна" w:date="2024-08-05T15:55:00Z">
              <w:r w:rsidRPr="000A55A1">
                <w:t>=1</w:t>
              </w:r>
            </w:ins>
          </w:p>
        </w:tc>
        <w:tc>
          <w:tcPr>
            <w:tcW w:w="2072" w:type="pct"/>
          </w:tcPr>
          <w:p w14:paraId="02EEDC6F" w14:textId="5E14DC11" w:rsidR="002C6C40" w:rsidRDefault="002C6C40" w:rsidP="002C6C40">
            <w:pPr>
              <w:pStyle w:val="GOSTTablenorm"/>
              <w:rPr>
                <w:ins w:id="2482" w:author="Сказецкая Наталья Камилевна" w:date="2024-08-05T16:07:00Z"/>
              </w:rPr>
            </w:pPr>
            <w:ins w:id="2483" w:author="Сказецкая Наталья Камилевна" w:date="2024-08-05T15:55:00Z">
              <w:r w:rsidRPr="000A55A1">
                <w:t>Тип суммы записи учета.</w:t>
              </w:r>
            </w:ins>
          </w:p>
          <w:p w14:paraId="7135403E" w14:textId="44B2302C" w:rsidR="002C6C40" w:rsidRPr="000A55A1" w:rsidRDefault="002C6C40" w:rsidP="002C6C40">
            <w:pPr>
              <w:pStyle w:val="GOSTTablenorm"/>
              <w:rPr>
                <w:ins w:id="2484" w:author="Сказецкая Наталья Камилевна" w:date="2024-08-05T15:55:00Z"/>
              </w:rPr>
            </w:pPr>
            <w:ins w:id="2485" w:author="Сказецкая Наталья Камилевна" w:date="2024-08-05T15:55:00Z">
              <w:r w:rsidRPr="000A55A1">
                <w:t>Возможные значения:</w:t>
              </w:r>
            </w:ins>
          </w:p>
          <w:p w14:paraId="22EE8CC0" w14:textId="555869D9" w:rsidR="002C6C40" w:rsidRPr="000A55A1" w:rsidRDefault="002C6C40" w:rsidP="002C6C40">
            <w:pPr>
              <w:pStyle w:val="GOSTTableListMark1"/>
              <w:rPr>
                <w:ins w:id="2486" w:author="Сказецкая Наталья Камилевна" w:date="2024-08-05T15:55:00Z"/>
              </w:rPr>
            </w:pPr>
            <w:ins w:id="2487" w:author="Сказецкая Наталья Камилевна" w:date="2024-08-05T16:07:00Z">
              <w:r>
                <w:t>«</w:t>
              </w:r>
            </w:ins>
            <w:ins w:id="2488" w:author="Сказецкая Наталья Камилевна" w:date="2024-08-05T15:55:00Z">
              <w:r>
                <w:t>0</w:t>
              </w:r>
            </w:ins>
            <w:ins w:id="2489" w:author="Сказецкая Наталья Камилевна" w:date="2024-08-05T16:07:00Z">
              <w:r>
                <w:t xml:space="preserve">» </w:t>
              </w:r>
            </w:ins>
            <w:ins w:id="2490" w:author="Сказецкая Наталья Камилевна" w:date="2024-08-05T15:55:00Z">
              <w:r w:rsidRPr="000A55A1">
                <w:t>– сумма в валюте учета</w:t>
              </w:r>
            </w:ins>
            <w:ins w:id="2491" w:author="Сказецкая Наталья Камилевна" w:date="2024-08-05T16:07:00Z">
              <w:r>
                <w:t>;</w:t>
              </w:r>
            </w:ins>
          </w:p>
          <w:p w14:paraId="4CE1E19B" w14:textId="1526162F" w:rsidR="002C6C40" w:rsidRPr="00814E4C" w:rsidRDefault="002C6C40" w:rsidP="002C6C40">
            <w:pPr>
              <w:pStyle w:val="GOSTTableListMark1"/>
              <w:rPr>
                <w:ins w:id="2492" w:author="Сказецкая Наталья Камилевна" w:date="2024-08-05T15:53:00Z"/>
              </w:rPr>
            </w:pPr>
            <w:ins w:id="2493" w:author="Сказецкая Наталья Камилевна" w:date="2024-08-05T16:07:00Z">
              <w:r>
                <w:t>«</w:t>
              </w:r>
            </w:ins>
            <w:ins w:id="2494" w:author="Сказецкая Наталья Камилевна" w:date="2024-08-05T15:55:00Z">
              <w:r w:rsidRPr="000A55A1">
                <w:t>1</w:t>
              </w:r>
            </w:ins>
            <w:ins w:id="2495" w:author="Сказецкая Наталья Камилевна" w:date="2024-08-05T16:07:00Z">
              <w:r>
                <w:t>»</w:t>
              </w:r>
            </w:ins>
            <w:ins w:id="2496" w:author="Сказецкая Наталья Камилевна" w:date="2024-08-05T15:55:00Z">
              <w:r w:rsidRPr="000A55A1">
                <w:t xml:space="preserve"> – сумма в валюте операции</w:t>
              </w:r>
            </w:ins>
          </w:p>
        </w:tc>
      </w:tr>
      <w:tr w:rsidR="002C6C40" w:rsidRPr="000A55A1" w14:paraId="7405B810" w14:textId="77777777" w:rsidTr="000A55A1">
        <w:trPr>
          <w:ins w:id="2497" w:author="Сказецкая Наталья Камилевна" w:date="2024-08-05T15:53:00Z"/>
        </w:trPr>
        <w:tc>
          <w:tcPr>
            <w:tcW w:w="970" w:type="pct"/>
          </w:tcPr>
          <w:p w14:paraId="4A59D826" w14:textId="23C3B5B4" w:rsidR="002C6C40" w:rsidRPr="00814E4C" w:rsidRDefault="002C6C40" w:rsidP="002C6C40">
            <w:pPr>
              <w:pStyle w:val="GOSTTablenorm"/>
              <w:rPr>
                <w:ins w:id="2498" w:author="Сказецкая Наталья Камилевна" w:date="2024-08-05T15:53:00Z"/>
              </w:rPr>
            </w:pPr>
            <w:ins w:id="2499" w:author="Сказецкая Наталья Камилевна" w:date="2024-08-05T15:55:00Z">
              <w:r w:rsidRPr="000A55A1">
                <w:t>Суммовое значение</w:t>
              </w:r>
            </w:ins>
          </w:p>
        </w:tc>
        <w:tc>
          <w:tcPr>
            <w:tcW w:w="786" w:type="pct"/>
          </w:tcPr>
          <w:p w14:paraId="73C60E21" w14:textId="261E8A7E" w:rsidR="002C6C40" w:rsidRPr="000A55A1" w:rsidRDefault="002C6C40" w:rsidP="002C6C40">
            <w:pPr>
              <w:pStyle w:val="GOSTTablenorm"/>
              <w:rPr>
                <w:ins w:id="2500" w:author="Сказецкая Наталья Камилевна" w:date="2024-08-05T15:53:00Z"/>
              </w:rPr>
            </w:pPr>
            <w:ins w:id="2501" w:author="Сказецкая Наталья Камилевна" w:date="2024-08-05T15:55:00Z">
              <w:r w:rsidRPr="000A55A1">
                <w:rPr>
                  <w:b/>
                </w:rPr>
                <w:t>SumFilterParams:</w:t>
              </w:r>
              <w:r w:rsidRPr="000A55A1">
                <w:t>value</w:t>
              </w:r>
            </w:ins>
          </w:p>
        </w:tc>
        <w:tc>
          <w:tcPr>
            <w:tcW w:w="489" w:type="pct"/>
          </w:tcPr>
          <w:p w14:paraId="10191083" w14:textId="7CB3BDEA" w:rsidR="002C6C40" w:rsidRPr="00814E4C" w:rsidRDefault="002C6C40" w:rsidP="002C6C40">
            <w:pPr>
              <w:pStyle w:val="GOSTTablenorm"/>
              <w:rPr>
                <w:ins w:id="2502" w:author="Сказецкая Наталья Камилевна" w:date="2024-08-05T15:53:00Z"/>
              </w:rPr>
            </w:pPr>
            <w:ins w:id="2503" w:author="Сказецкая Наталья Камилевна" w:date="2024-08-05T15:55:00Z">
              <w:r w:rsidRPr="000A55A1">
                <w:t>Сумма</w:t>
              </w:r>
            </w:ins>
          </w:p>
        </w:tc>
        <w:tc>
          <w:tcPr>
            <w:tcW w:w="294" w:type="pct"/>
          </w:tcPr>
          <w:p w14:paraId="2C9B2345" w14:textId="1689B86A" w:rsidR="002C6C40" w:rsidRPr="00814E4C" w:rsidRDefault="002C6C40" w:rsidP="002C6C40">
            <w:pPr>
              <w:pStyle w:val="GOSTTablenorm"/>
              <w:rPr>
                <w:ins w:id="2504" w:author="Сказецкая Наталья Камилевна" w:date="2024-08-05T15:53:00Z"/>
              </w:rPr>
            </w:pPr>
            <w:ins w:id="2505" w:author="Сказецкая Наталья Камилевна" w:date="2024-08-05T15:55:00Z">
              <w:r w:rsidRPr="000A55A1">
                <w:t>Да</w:t>
              </w:r>
            </w:ins>
          </w:p>
        </w:tc>
        <w:tc>
          <w:tcPr>
            <w:tcW w:w="389" w:type="pct"/>
          </w:tcPr>
          <w:p w14:paraId="56A4D1F3" w14:textId="3C747E78" w:rsidR="002C6C40" w:rsidRPr="00814E4C" w:rsidRDefault="002C6C40" w:rsidP="002C6C40">
            <w:pPr>
              <w:pStyle w:val="GOSTTablenorm"/>
              <w:rPr>
                <w:ins w:id="2506" w:author="Сказецкая Наталья Камилевна" w:date="2024-08-05T15:53:00Z"/>
              </w:rPr>
            </w:pPr>
            <w:ins w:id="2507" w:author="Сказецкая Наталья Камилевна" w:date="2024-08-05T15:55:00Z">
              <w:r w:rsidRPr="000A55A1">
                <w:t>=20.2</w:t>
              </w:r>
            </w:ins>
          </w:p>
        </w:tc>
        <w:tc>
          <w:tcPr>
            <w:tcW w:w="2072" w:type="pct"/>
          </w:tcPr>
          <w:p w14:paraId="0C1746D9" w14:textId="524AEC69" w:rsidR="002C6C40" w:rsidRPr="00814E4C" w:rsidRDefault="002C6C40" w:rsidP="002C6C40">
            <w:pPr>
              <w:pStyle w:val="GOSTTablenorm"/>
              <w:rPr>
                <w:ins w:id="2508" w:author="Сказецкая Наталья Камилевна" w:date="2024-08-05T15:53:00Z"/>
              </w:rPr>
            </w:pPr>
            <w:ins w:id="2509" w:author="Сказецкая Наталья Камилевна" w:date="2024-08-05T15:55:00Z">
              <w:r w:rsidRPr="000A55A1">
                <w:t>Указывается значение или диапазон значений для определения отбираемых суммовых значений по типам сумм записей учета в соответствии с описанием параметра запроса «Оператор сравнения суммо</w:t>
              </w:r>
              <w:r>
                <w:t>вых значений» (</w:t>
              </w:r>
              <w:proofErr w:type="gramStart"/>
              <w:r>
                <w:t>SumFilterParams:</w:t>
              </w:r>
            </w:ins>
            <w:ins w:id="2510" w:author="Сказецкая Наталья Камилевна" w:date="2024-08-05T16:06:00Z">
              <w:r>
                <w:rPr>
                  <w:lang w:val="en-US"/>
                </w:rPr>
                <w:t>o</w:t>
              </w:r>
            </w:ins>
            <w:ins w:id="2511" w:author="Сказецкая Наталья Камилевна" w:date="2024-08-05T15:55:00Z">
              <w:r w:rsidRPr="000A55A1">
                <w:t>peration</w:t>
              </w:r>
              <w:proofErr w:type="gramEnd"/>
              <w:r w:rsidRPr="000A55A1">
                <w:t>)</w:t>
              </w:r>
            </w:ins>
          </w:p>
        </w:tc>
      </w:tr>
      <w:tr w:rsidR="002C6C40" w:rsidRPr="000A55A1" w14:paraId="6C222324" w14:textId="77777777" w:rsidTr="000A55A1">
        <w:trPr>
          <w:ins w:id="2512" w:author="Сказецкая Наталья Камилевна" w:date="2024-08-05T15:53:00Z"/>
        </w:trPr>
        <w:tc>
          <w:tcPr>
            <w:tcW w:w="970" w:type="pct"/>
          </w:tcPr>
          <w:p w14:paraId="6193A845" w14:textId="01F8F3AF" w:rsidR="002C6C40" w:rsidRPr="00814E4C" w:rsidRDefault="002C6C40" w:rsidP="002C6C40">
            <w:pPr>
              <w:pStyle w:val="GOSTTablenorm"/>
              <w:rPr>
                <w:ins w:id="2513" w:author="Сказецкая Наталья Камилевна" w:date="2024-08-05T15:53:00Z"/>
              </w:rPr>
            </w:pPr>
            <w:ins w:id="2514" w:author="Сказецкая Наталья Камилевна" w:date="2024-08-05T15:55:00Z">
              <w:r w:rsidRPr="000A55A1">
                <w:t>Оператор сравнения суммовых значений</w:t>
              </w:r>
            </w:ins>
          </w:p>
        </w:tc>
        <w:tc>
          <w:tcPr>
            <w:tcW w:w="786" w:type="pct"/>
          </w:tcPr>
          <w:p w14:paraId="78AB5693" w14:textId="46A92E21" w:rsidR="002C6C40" w:rsidRPr="000A55A1" w:rsidRDefault="002C6C40" w:rsidP="002C6C40">
            <w:pPr>
              <w:pStyle w:val="GOSTTablenorm"/>
              <w:rPr>
                <w:ins w:id="2515" w:author="Сказецкая Наталья Камилевна" w:date="2024-08-05T15:53:00Z"/>
              </w:rPr>
            </w:pPr>
            <w:proofErr w:type="gramStart"/>
            <w:ins w:id="2516" w:author="Сказецкая Наталья Камилевна" w:date="2024-08-05T15:55:00Z">
              <w:r w:rsidRPr="000A55A1">
                <w:rPr>
                  <w:b/>
                </w:rPr>
                <w:t>SumFilterParams:</w:t>
              </w:r>
              <w:r w:rsidRPr="000A55A1">
                <w:t>operation</w:t>
              </w:r>
            </w:ins>
            <w:proofErr w:type="gramEnd"/>
          </w:p>
        </w:tc>
        <w:tc>
          <w:tcPr>
            <w:tcW w:w="489" w:type="pct"/>
          </w:tcPr>
          <w:p w14:paraId="60253ABD" w14:textId="635B929D" w:rsidR="002C6C40" w:rsidRPr="00814E4C" w:rsidRDefault="002C6C40" w:rsidP="002C6C40">
            <w:pPr>
              <w:pStyle w:val="GOSTTablenorm"/>
              <w:rPr>
                <w:ins w:id="2517" w:author="Сказецкая Наталья Камилевна" w:date="2024-08-05T15:53:00Z"/>
              </w:rPr>
            </w:pPr>
            <w:ins w:id="2518" w:author="Сказецкая Наталья Камилевна" w:date="2024-08-05T15:55:00Z">
              <w:r w:rsidRPr="000A55A1">
                <w:t>Строка</w:t>
              </w:r>
            </w:ins>
          </w:p>
        </w:tc>
        <w:tc>
          <w:tcPr>
            <w:tcW w:w="294" w:type="pct"/>
          </w:tcPr>
          <w:p w14:paraId="0F4B4FE3" w14:textId="4B146DB9" w:rsidR="002C6C40" w:rsidRPr="00814E4C" w:rsidRDefault="002C6C40" w:rsidP="002C6C40">
            <w:pPr>
              <w:pStyle w:val="GOSTTablenorm"/>
              <w:rPr>
                <w:ins w:id="2519" w:author="Сказецкая Наталья Камилевна" w:date="2024-08-05T15:53:00Z"/>
              </w:rPr>
            </w:pPr>
            <w:ins w:id="2520" w:author="Сказецкая Наталья Камилевна" w:date="2024-08-05T15:55:00Z">
              <w:r w:rsidRPr="000A55A1">
                <w:t>Да</w:t>
              </w:r>
            </w:ins>
          </w:p>
        </w:tc>
        <w:tc>
          <w:tcPr>
            <w:tcW w:w="389" w:type="pct"/>
          </w:tcPr>
          <w:p w14:paraId="5744682B" w14:textId="69C22021" w:rsidR="002C6C40" w:rsidRPr="00814E4C" w:rsidRDefault="002C6C40" w:rsidP="002C6C40">
            <w:pPr>
              <w:pStyle w:val="GOSTTablenorm"/>
              <w:rPr>
                <w:ins w:id="2521" w:author="Сказецкая Наталья Камилевна" w:date="2024-08-05T15:53:00Z"/>
              </w:rPr>
            </w:pPr>
            <w:ins w:id="2522" w:author="Сказецкая Наталья Камилевна" w:date="2024-08-05T15:55:00Z">
              <w:r w:rsidRPr="000A55A1">
                <w:t>&lt;=10</w:t>
              </w:r>
            </w:ins>
          </w:p>
        </w:tc>
        <w:tc>
          <w:tcPr>
            <w:tcW w:w="2072" w:type="pct"/>
          </w:tcPr>
          <w:p w14:paraId="57578E98" w14:textId="14563F82" w:rsidR="002C6C40" w:rsidRPr="000A55A1" w:rsidRDefault="002C6C40" w:rsidP="002C6C40">
            <w:pPr>
              <w:pStyle w:val="GOSTTablenorm"/>
              <w:rPr>
                <w:ins w:id="2523" w:author="Сказецкая Наталья Камилевна" w:date="2024-08-05T15:55:00Z"/>
              </w:rPr>
            </w:pPr>
            <w:ins w:id="2524" w:author="Сказецкая Наталья Камилевна" w:date="2024-08-05T15:55:00Z">
              <w:r w:rsidRPr="000A55A1">
                <w:t>Значение оператора, применяемого к указанному суммовому значению (SumFilterParams:value).</w:t>
              </w:r>
            </w:ins>
          </w:p>
          <w:p w14:paraId="550639AE" w14:textId="77777777" w:rsidR="002C6C40" w:rsidRPr="000A55A1" w:rsidRDefault="002C6C40" w:rsidP="002C6C40">
            <w:pPr>
              <w:pStyle w:val="GOSTTablenorm"/>
              <w:rPr>
                <w:ins w:id="2525" w:author="Сказецкая Наталья Камилевна" w:date="2024-08-05T15:55:00Z"/>
              </w:rPr>
            </w:pPr>
            <w:ins w:id="2526" w:author="Сказецкая Наталья Камилевна" w:date="2024-08-05T15:55:00Z">
              <w:r w:rsidRPr="000A55A1">
                <w:t>Возможные значения:</w:t>
              </w:r>
            </w:ins>
          </w:p>
          <w:p w14:paraId="6ADFA798" w14:textId="5D97FE3D" w:rsidR="002C6C40" w:rsidRPr="000A55A1" w:rsidRDefault="002C6C40" w:rsidP="002C6C40">
            <w:pPr>
              <w:pStyle w:val="GOSTTableListMark1"/>
              <w:rPr>
                <w:ins w:id="2527" w:author="Сказецкая Наталья Камилевна" w:date="2024-08-05T15:55:00Z"/>
              </w:rPr>
            </w:pPr>
            <w:proofErr w:type="gramStart"/>
            <w:ins w:id="2528" w:author="Сказецкая Наталья Камилевна" w:date="2024-08-05T15:55:00Z">
              <w:r w:rsidRPr="000A55A1">
                <w:t>&lt; (</w:t>
              </w:r>
              <w:proofErr w:type="gramEnd"/>
              <w:r w:rsidRPr="000A55A1">
                <w:t>меньше);</w:t>
              </w:r>
            </w:ins>
          </w:p>
          <w:p w14:paraId="212D54D4" w14:textId="24E21304" w:rsidR="002C6C40" w:rsidRPr="000A55A1" w:rsidRDefault="002C6C40" w:rsidP="002C6C40">
            <w:pPr>
              <w:pStyle w:val="GOSTTableListMark1"/>
              <w:rPr>
                <w:ins w:id="2529" w:author="Сказецкая Наталья Камилевна" w:date="2024-08-05T15:55:00Z"/>
              </w:rPr>
            </w:pPr>
            <w:ins w:id="2530" w:author="Сказецкая Наталья Камилевна" w:date="2024-08-05T15:55:00Z">
              <w:r w:rsidRPr="000A55A1">
                <w:t>&gt; (больше);</w:t>
              </w:r>
            </w:ins>
          </w:p>
          <w:p w14:paraId="631BFDFD" w14:textId="0C25021B" w:rsidR="002C6C40" w:rsidRPr="000A55A1" w:rsidRDefault="002C6C40" w:rsidP="002C6C40">
            <w:pPr>
              <w:pStyle w:val="GOSTTableListMark1"/>
              <w:rPr>
                <w:ins w:id="2531" w:author="Сказецкая Наталья Камилевна" w:date="2024-08-05T15:55:00Z"/>
              </w:rPr>
            </w:pPr>
            <w:ins w:id="2532" w:author="Сказецкая Наталья Камилевна" w:date="2024-08-05T15:55:00Z">
              <w:r w:rsidRPr="000A55A1">
                <w:lastRenderedPageBreak/>
                <w:t>&lt;= (меньше либо равно);</w:t>
              </w:r>
            </w:ins>
          </w:p>
          <w:p w14:paraId="43EBBCDC" w14:textId="6C6A6ACE" w:rsidR="002C6C40" w:rsidRPr="000A55A1" w:rsidRDefault="002C6C40" w:rsidP="002C6C40">
            <w:pPr>
              <w:pStyle w:val="GOSTTableListMark1"/>
              <w:rPr>
                <w:ins w:id="2533" w:author="Сказецкая Наталья Камилевна" w:date="2024-08-05T15:55:00Z"/>
              </w:rPr>
            </w:pPr>
            <w:proofErr w:type="gramStart"/>
            <w:ins w:id="2534" w:author="Сказецкая Наталья Камилевна" w:date="2024-08-05T15:55:00Z">
              <w:r w:rsidRPr="000A55A1">
                <w:t>&gt;=</w:t>
              </w:r>
              <w:proofErr w:type="gramEnd"/>
              <w:r w:rsidRPr="000A55A1">
                <w:t xml:space="preserve"> (больше либо равно);</w:t>
              </w:r>
            </w:ins>
          </w:p>
          <w:p w14:paraId="45B9179E" w14:textId="1611002B" w:rsidR="002C6C40" w:rsidRPr="000A55A1" w:rsidRDefault="002C6C40" w:rsidP="002C6C40">
            <w:pPr>
              <w:pStyle w:val="GOSTTableListMark1"/>
              <w:rPr>
                <w:ins w:id="2535" w:author="Сказецкая Наталья Камилевна" w:date="2024-08-05T15:55:00Z"/>
              </w:rPr>
            </w:pPr>
            <w:ins w:id="2536" w:author="Сказецкая Наталья Камилевна" w:date="2024-08-05T15:55:00Z">
              <w:r w:rsidRPr="000A55A1">
                <w:t>not= (не равно);</w:t>
              </w:r>
            </w:ins>
          </w:p>
          <w:p w14:paraId="68CBDE1D" w14:textId="739B0072" w:rsidR="002C6C40" w:rsidRPr="000A55A1" w:rsidRDefault="002C6C40" w:rsidP="002C6C40">
            <w:pPr>
              <w:pStyle w:val="GOSTTableListMark1"/>
              <w:rPr>
                <w:ins w:id="2537" w:author="Сказецкая Наталья Камилевна" w:date="2024-08-05T15:55:00Z"/>
              </w:rPr>
            </w:pPr>
            <w:ins w:id="2538" w:author="Сказецкая Наталья Камилевна" w:date="2024-08-05T15:55:00Z">
              <w:r w:rsidRPr="000A55A1">
                <w:t>= (равно);</w:t>
              </w:r>
            </w:ins>
          </w:p>
          <w:p w14:paraId="765D1601" w14:textId="4BA57539" w:rsidR="002C6C40" w:rsidRPr="00814E4C" w:rsidRDefault="002C6C40" w:rsidP="002C6C40">
            <w:pPr>
              <w:pStyle w:val="GOSTTableListMark1"/>
              <w:rPr>
                <w:ins w:id="2539" w:author="Сказецкая Наталья Камилевна" w:date="2024-08-05T15:53:00Z"/>
              </w:rPr>
            </w:pPr>
            <w:ins w:id="2540" w:author="Сказецкая Наталья Камилевна" w:date="2024-08-05T15:55:00Z">
              <w:r w:rsidRPr="000A55A1">
                <w:t>between (между)</w:t>
              </w:r>
            </w:ins>
          </w:p>
        </w:tc>
      </w:tr>
      <w:tr w:rsidR="007845C1" w:rsidRPr="000A55A1" w14:paraId="3EFC5979" w14:textId="77777777" w:rsidTr="000A55A1">
        <w:trPr>
          <w:ins w:id="2541" w:author="Сатлер Марина Викторовна" w:date="2026-04-06T15:33:00Z"/>
        </w:trPr>
        <w:tc>
          <w:tcPr>
            <w:tcW w:w="970" w:type="pct"/>
          </w:tcPr>
          <w:p w14:paraId="6DBC4627" w14:textId="730B5736" w:rsidR="007845C1" w:rsidRPr="003262ED" w:rsidRDefault="007845C1" w:rsidP="007845C1">
            <w:pPr>
              <w:pStyle w:val="GOSTTablenorm"/>
              <w:rPr>
                <w:ins w:id="2542" w:author="Сатлер Марина Викторовна" w:date="2026-04-06T15:33:00Z"/>
                <w:highlight w:val="green"/>
              </w:rPr>
            </w:pPr>
            <w:ins w:id="2543" w:author="Сатлер Марина Викторовна" w:date="2026-04-06T15:33:00Z">
              <w:r w:rsidRPr="003262ED">
                <w:rPr>
                  <w:highlight w:val="green"/>
                </w:rPr>
                <w:lastRenderedPageBreak/>
                <w:t>Формировать при отсутствии данных</w:t>
              </w:r>
            </w:ins>
          </w:p>
        </w:tc>
        <w:tc>
          <w:tcPr>
            <w:tcW w:w="786" w:type="pct"/>
          </w:tcPr>
          <w:p w14:paraId="6ADC29C7" w14:textId="151DA0C4" w:rsidR="007845C1" w:rsidRPr="003262ED" w:rsidRDefault="007845C1" w:rsidP="007845C1">
            <w:pPr>
              <w:pStyle w:val="GOSTTablenorm"/>
              <w:rPr>
                <w:ins w:id="2544" w:author="Сатлер Марина Викторовна" w:date="2026-04-06T15:33:00Z"/>
                <w:b/>
                <w:highlight w:val="green"/>
              </w:rPr>
            </w:pPr>
            <w:ins w:id="2545" w:author="Сатлер Марина Викторовна" w:date="2026-04-06T15:33:00Z">
              <w:r w:rsidRPr="003262ED">
                <w:rPr>
                  <w:highlight w:val="green"/>
                </w:rPr>
                <w:t>ReturnIfEmpty</w:t>
              </w:r>
            </w:ins>
          </w:p>
        </w:tc>
        <w:tc>
          <w:tcPr>
            <w:tcW w:w="489" w:type="pct"/>
          </w:tcPr>
          <w:p w14:paraId="1B3BAF8E" w14:textId="2CAD3348" w:rsidR="007845C1" w:rsidRPr="003262ED" w:rsidRDefault="007845C1" w:rsidP="007845C1">
            <w:pPr>
              <w:pStyle w:val="GOSTTablenorm"/>
              <w:rPr>
                <w:ins w:id="2546" w:author="Сатлер Марина Викторовна" w:date="2026-04-06T15:33:00Z"/>
                <w:highlight w:val="green"/>
              </w:rPr>
            </w:pPr>
            <w:ins w:id="2547" w:author="Сатлер Марина Викторовна" w:date="2026-04-06T15:33:00Z">
              <w:r w:rsidRPr="003262ED">
                <w:rPr>
                  <w:highlight w:val="green"/>
                </w:rPr>
                <w:t>Число</w:t>
              </w:r>
            </w:ins>
          </w:p>
        </w:tc>
        <w:tc>
          <w:tcPr>
            <w:tcW w:w="294" w:type="pct"/>
          </w:tcPr>
          <w:p w14:paraId="5BCAA297" w14:textId="0B950DDA" w:rsidR="007845C1" w:rsidRPr="003262ED" w:rsidRDefault="007845C1" w:rsidP="007845C1">
            <w:pPr>
              <w:pStyle w:val="GOSTTablenorm"/>
              <w:rPr>
                <w:ins w:id="2548" w:author="Сатлер Марина Викторовна" w:date="2026-04-06T15:33:00Z"/>
                <w:highlight w:val="green"/>
              </w:rPr>
            </w:pPr>
            <w:ins w:id="2549" w:author="Сатлер Марина Викторовна" w:date="2026-04-06T15:33:00Z">
              <w:r w:rsidRPr="003262ED">
                <w:rPr>
                  <w:highlight w:val="green"/>
                </w:rPr>
                <w:t>Да</w:t>
              </w:r>
            </w:ins>
          </w:p>
        </w:tc>
        <w:tc>
          <w:tcPr>
            <w:tcW w:w="389" w:type="pct"/>
          </w:tcPr>
          <w:p w14:paraId="07CC6A0E" w14:textId="70411C9D" w:rsidR="007845C1" w:rsidRPr="003262ED" w:rsidRDefault="007845C1" w:rsidP="007845C1">
            <w:pPr>
              <w:pStyle w:val="GOSTTablenorm"/>
              <w:rPr>
                <w:ins w:id="2550" w:author="Сатлер Марина Викторовна" w:date="2026-04-06T15:33:00Z"/>
                <w:highlight w:val="green"/>
              </w:rPr>
            </w:pPr>
            <w:ins w:id="2551" w:author="Сатлер Марина Викторовна" w:date="2026-04-06T15:33:00Z">
              <w:r w:rsidRPr="003262ED">
                <w:rPr>
                  <w:highlight w:val="green"/>
                </w:rPr>
                <w:t>=1</w:t>
              </w:r>
            </w:ins>
          </w:p>
        </w:tc>
        <w:tc>
          <w:tcPr>
            <w:tcW w:w="2072" w:type="pct"/>
          </w:tcPr>
          <w:p w14:paraId="31935AEA" w14:textId="77777777" w:rsidR="007845C1" w:rsidRPr="003262ED" w:rsidRDefault="007845C1" w:rsidP="007845C1">
            <w:pPr>
              <w:pStyle w:val="GOSTTablenorm"/>
              <w:rPr>
                <w:ins w:id="2552" w:author="Сатлер Марина Викторовна" w:date="2026-04-06T15:33:00Z"/>
                <w:highlight w:val="green"/>
              </w:rPr>
            </w:pPr>
            <w:ins w:id="2553" w:author="Сатлер Марина Викторовна" w:date="2026-04-06T15:33:00Z">
              <w:r w:rsidRPr="003262ED">
                <w:rPr>
                  <w:highlight w:val="green"/>
                </w:rPr>
                <w:t>Указывается вариант формирования ответа на запрос в случае, если по результатам обработки запроса данные, удовлетворяющие условиям отбора, не найдены (пустая выборка, нет данных).</w:t>
              </w:r>
            </w:ins>
          </w:p>
          <w:p w14:paraId="7D1399EC" w14:textId="77777777" w:rsidR="007845C1" w:rsidRPr="003262ED" w:rsidRDefault="007845C1" w:rsidP="007845C1">
            <w:pPr>
              <w:pStyle w:val="GOSTTablenorm"/>
              <w:rPr>
                <w:ins w:id="2554" w:author="Сатлер Марина Викторовна" w:date="2026-04-06T15:33:00Z"/>
                <w:highlight w:val="green"/>
              </w:rPr>
            </w:pPr>
            <w:ins w:id="2555" w:author="Сатлер Марина Викторовна" w:date="2026-04-06T15:33:00Z">
              <w:r w:rsidRPr="003262ED">
                <w:rPr>
                  <w:highlight w:val="green"/>
                </w:rPr>
                <w:t>Возможные значения:</w:t>
              </w:r>
            </w:ins>
          </w:p>
          <w:p w14:paraId="7404E78B" w14:textId="03BF6ECD" w:rsidR="007845C1" w:rsidRPr="003262ED" w:rsidRDefault="007845C1" w:rsidP="00CF2CE7">
            <w:pPr>
              <w:pStyle w:val="GOSTTableListMark1"/>
              <w:rPr>
                <w:ins w:id="2556" w:author="Сатлер Марина Викторовна" w:date="2026-04-06T15:33:00Z"/>
                <w:highlight w:val="green"/>
              </w:rPr>
            </w:pPr>
            <w:ins w:id="2557" w:author="Сатлер Марина Викторовна" w:date="2026-04-06T15:33:00Z">
              <w:r w:rsidRPr="003262ED">
                <w:rPr>
                  <w:highlight w:val="green"/>
                </w:rPr>
                <w:t xml:space="preserve">«1» – Да, </w:t>
              </w:r>
            </w:ins>
            <w:r w:rsidR="00CF2CE7" w:rsidRPr="00CF2CE7">
              <w:rPr>
                <w:highlight w:val="green"/>
              </w:rPr>
              <w:t>возвращать успешное завершение запроса Result = S, при этом блок «document» не заполняется (пустой)</w:t>
            </w:r>
            <w:ins w:id="2558" w:author="Сатлер Марина Викторовна" w:date="2026-04-06T15:33:00Z">
              <w:r w:rsidRPr="00CF2CE7">
                <w:rPr>
                  <w:highlight w:val="green"/>
                </w:rPr>
                <w:t>;</w:t>
              </w:r>
            </w:ins>
          </w:p>
          <w:p w14:paraId="480D3D7A" w14:textId="1D6806BC" w:rsidR="007845C1" w:rsidRPr="003262ED" w:rsidRDefault="007845C1" w:rsidP="00CF2CE7">
            <w:pPr>
              <w:pStyle w:val="GOSTTableListMark1"/>
              <w:rPr>
                <w:ins w:id="2559" w:author="Сатлер Марина Викторовна" w:date="2026-04-06T15:33:00Z"/>
                <w:highlight w:val="green"/>
              </w:rPr>
            </w:pPr>
            <w:ins w:id="2560" w:author="Сатлер Марина Викторовна" w:date="2026-04-06T15:33:00Z">
              <w:r w:rsidRPr="003262ED">
                <w:rPr>
                  <w:highlight w:val="green"/>
                </w:rPr>
                <w:t>«0</w:t>
              </w:r>
            </w:ins>
            <w:ins w:id="2561" w:author="Сатлер Марина Викторовна" w:date="2026-04-06T15:34:00Z">
              <w:r w:rsidR="002B77E0" w:rsidRPr="003262ED">
                <w:rPr>
                  <w:highlight w:val="green"/>
                </w:rPr>
                <w:t>»</w:t>
              </w:r>
            </w:ins>
            <w:ins w:id="2562" w:author="Сатлер Марина Викторовна" w:date="2026-04-06T15:33:00Z">
              <w:r w:rsidRPr="003262ED">
                <w:rPr>
                  <w:highlight w:val="green"/>
                </w:rPr>
                <w:t xml:space="preserve"> – </w:t>
              </w:r>
              <w:r w:rsidRPr="00CF2CE7">
                <w:rPr>
                  <w:highlight w:val="green"/>
                </w:rPr>
                <w:t xml:space="preserve">Нет, </w:t>
              </w:r>
            </w:ins>
            <w:r w:rsidR="00CF2CE7" w:rsidRPr="00CF2CE7">
              <w:rPr>
                <w:highlight w:val="green"/>
              </w:rPr>
              <w:t>возвращать ошибку Result = E, с описанием причин ошибки «Отчет не содержит данных»</w:t>
            </w:r>
          </w:p>
        </w:tc>
      </w:tr>
      <w:tr w:rsidR="002C6C40" w:rsidRPr="00B9499D" w14:paraId="2452A7DE" w14:textId="77777777" w:rsidTr="002B4DF5">
        <w:tc>
          <w:tcPr>
            <w:tcW w:w="970" w:type="pct"/>
          </w:tcPr>
          <w:p w14:paraId="324AAEC8" w14:textId="77777777" w:rsidR="002C6C40" w:rsidRPr="00AF60EA" w:rsidRDefault="002C6C40" w:rsidP="002C6C40">
            <w:pPr>
              <w:pStyle w:val="GOSTTablenorm"/>
            </w:pPr>
            <w:r w:rsidRPr="00AF60EA">
              <w:t>Сдвиг по номеру страницы</w:t>
            </w:r>
          </w:p>
        </w:tc>
        <w:tc>
          <w:tcPr>
            <w:tcW w:w="786" w:type="pct"/>
          </w:tcPr>
          <w:p w14:paraId="76200366" w14:textId="77777777" w:rsidR="002C6C40" w:rsidRPr="002761B9" w:rsidRDefault="002C6C40" w:rsidP="002C6C40">
            <w:pPr>
              <w:pStyle w:val="GOSTTablenorm"/>
            </w:pPr>
            <w:r w:rsidRPr="000A55A1">
              <w:t>Offset</w:t>
            </w:r>
          </w:p>
        </w:tc>
        <w:tc>
          <w:tcPr>
            <w:tcW w:w="489" w:type="pct"/>
          </w:tcPr>
          <w:p w14:paraId="452F4A9A" w14:textId="77777777" w:rsidR="002C6C40" w:rsidRDefault="002C6C40" w:rsidP="002C6C40">
            <w:pPr>
              <w:pStyle w:val="GOSTTablenorm"/>
            </w:pPr>
            <w:r>
              <w:t>Число</w:t>
            </w:r>
          </w:p>
        </w:tc>
        <w:tc>
          <w:tcPr>
            <w:tcW w:w="294" w:type="pct"/>
          </w:tcPr>
          <w:p w14:paraId="424DDB2C" w14:textId="77777777" w:rsidR="002C6C40" w:rsidRDefault="002C6C40" w:rsidP="002C6C40">
            <w:pPr>
              <w:pStyle w:val="GOSTTablenorm"/>
            </w:pPr>
            <w:r>
              <w:t>Нет</w:t>
            </w:r>
          </w:p>
        </w:tc>
        <w:tc>
          <w:tcPr>
            <w:tcW w:w="389" w:type="pct"/>
          </w:tcPr>
          <w:p w14:paraId="3FDE1009" w14:textId="77777777" w:rsidR="002C6C40" w:rsidRPr="002761B9" w:rsidRDefault="002C6C40" w:rsidP="002C6C40">
            <w:pPr>
              <w:pStyle w:val="GOSTTablenorm"/>
            </w:pPr>
            <w:r>
              <w:t>-</w:t>
            </w:r>
          </w:p>
        </w:tc>
        <w:tc>
          <w:tcPr>
            <w:tcW w:w="2072" w:type="pct"/>
          </w:tcPr>
          <w:p w14:paraId="4519F612" w14:textId="77777777" w:rsidR="002C6C40" w:rsidRDefault="002C6C40" w:rsidP="002C6C40">
            <w:pPr>
              <w:pStyle w:val="GOSTTablenorm"/>
            </w:pPr>
            <w:r>
              <w:t>Указывается количество строк (натуральное число</w:t>
            </w:r>
            <w:r w:rsidRPr="002761B9">
              <w:t xml:space="preserve"> </w:t>
            </w:r>
            <w:r>
              <w:t>и ноль), на которое производится сдвиг от начала массива строк с результатами расчета при постраничном запросе.</w:t>
            </w:r>
          </w:p>
          <w:p w14:paraId="04AF5B3C" w14:textId="77777777" w:rsidR="002C6C40" w:rsidRDefault="002C6C40" w:rsidP="002C6C40">
            <w:pPr>
              <w:pStyle w:val="GOSTTablenorm"/>
            </w:pPr>
            <w:r w:rsidRPr="006E1848">
              <w:t>O</w:t>
            </w:r>
            <w:r>
              <w:t>ffset =</w:t>
            </w:r>
            <w:r w:rsidRPr="006E1848">
              <w:t xml:space="preserve"> Limit * (Page - 1)</w:t>
            </w:r>
            <w:r>
              <w:t>, где:</w:t>
            </w:r>
          </w:p>
          <w:p w14:paraId="6D2FD45F" w14:textId="77777777" w:rsidR="002C6C40" w:rsidRDefault="002C6C40" w:rsidP="002C6C40">
            <w:pPr>
              <w:pStyle w:val="GOSTTableListMark1"/>
            </w:pPr>
            <w:r w:rsidRPr="000A55A1">
              <w:t>L</w:t>
            </w:r>
            <w:r w:rsidRPr="006E1848">
              <w:t xml:space="preserve">imit </w:t>
            </w:r>
            <w:r w:rsidRPr="00454E7D">
              <w:t>–</w:t>
            </w:r>
            <w:r w:rsidRPr="006E1848">
              <w:t xml:space="preserve"> к</w:t>
            </w:r>
            <w:r>
              <w:t>оличество записей на странице;</w:t>
            </w:r>
          </w:p>
          <w:p w14:paraId="3594B0E2" w14:textId="5EF32E82" w:rsidR="002C6C40" w:rsidRDefault="002C6C40" w:rsidP="002C6C40">
            <w:pPr>
              <w:pStyle w:val="GOSTTableListMark1"/>
            </w:pPr>
            <w:r w:rsidRPr="000A55A1">
              <w:t>P</w:t>
            </w:r>
            <w:r w:rsidRPr="006E1848">
              <w:t xml:space="preserve">age </w:t>
            </w:r>
            <w:r w:rsidRPr="00454E7D">
              <w:t>–</w:t>
            </w:r>
            <w:r w:rsidRPr="006E1848">
              <w:t xml:space="preserve"> номер страницы</w:t>
            </w:r>
            <w:r>
              <w:t>,</w:t>
            </w:r>
            <w:r w:rsidRPr="006E1848">
              <w:t xml:space="preserve"> которую хочет отразить пользователь, </w:t>
            </w:r>
            <w:r>
              <w:t>выполняющий</w:t>
            </w:r>
            <w:r w:rsidRPr="006E1848">
              <w:t xml:space="preserve"> запрос</w:t>
            </w:r>
          </w:p>
        </w:tc>
      </w:tr>
      <w:tr w:rsidR="002C6C40" w:rsidRPr="00B9499D" w14:paraId="2047F675" w14:textId="77777777" w:rsidTr="002B4DF5">
        <w:tc>
          <w:tcPr>
            <w:tcW w:w="970" w:type="pct"/>
          </w:tcPr>
          <w:p w14:paraId="11FEBA5B" w14:textId="77777777" w:rsidR="002C6C40" w:rsidRPr="00AF60EA" w:rsidRDefault="002C6C40" w:rsidP="002C6C40">
            <w:pPr>
              <w:pStyle w:val="GOSTTablenorm"/>
            </w:pPr>
            <w:r w:rsidRPr="00AF60EA">
              <w:t>Количество записей на странице</w:t>
            </w:r>
          </w:p>
        </w:tc>
        <w:tc>
          <w:tcPr>
            <w:tcW w:w="786" w:type="pct"/>
          </w:tcPr>
          <w:p w14:paraId="743FEC34" w14:textId="77777777" w:rsidR="002C6C40" w:rsidRPr="002761B9" w:rsidRDefault="002C6C40" w:rsidP="002C6C40">
            <w:pPr>
              <w:pStyle w:val="GOSTTablenorm"/>
            </w:pPr>
            <w:r w:rsidRPr="000A55A1">
              <w:t>Limit</w:t>
            </w:r>
          </w:p>
        </w:tc>
        <w:tc>
          <w:tcPr>
            <w:tcW w:w="489" w:type="pct"/>
          </w:tcPr>
          <w:p w14:paraId="53557B1B" w14:textId="77777777" w:rsidR="002C6C40" w:rsidRDefault="002C6C40" w:rsidP="002C6C40">
            <w:pPr>
              <w:pStyle w:val="GOSTTablenorm"/>
            </w:pPr>
            <w:r>
              <w:t>Число</w:t>
            </w:r>
          </w:p>
        </w:tc>
        <w:tc>
          <w:tcPr>
            <w:tcW w:w="294" w:type="pct"/>
          </w:tcPr>
          <w:p w14:paraId="11608A29" w14:textId="77777777" w:rsidR="002C6C40" w:rsidRDefault="002C6C40" w:rsidP="002C6C40">
            <w:pPr>
              <w:pStyle w:val="GOSTTablenorm"/>
            </w:pPr>
            <w:r w:rsidRPr="00CA3A38">
              <w:t>Нет</w:t>
            </w:r>
          </w:p>
        </w:tc>
        <w:tc>
          <w:tcPr>
            <w:tcW w:w="389" w:type="pct"/>
          </w:tcPr>
          <w:p w14:paraId="3FA10815" w14:textId="77777777" w:rsidR="002C6C40" w:rsidRPr="002761B9" w:rsidRDefault="002C6C40" w:rsidP="002C6C40">
            <w:pPr>
              <w:pStyle w:val="GOSTTablenorm"/>
            </w:pPr>
            <w:r w:rsidRPr="000A55A1">
              <w:t>&lt;=3</w:t>
            </w:r>
          </w:p>
        </w:tc>
        <w:tc>
          <w:tcPr>
            <w:tcW w:w="2072" w:type="pct"/>
          </w:tcPr>
          <w:p w14:paraId="3B7D96AD" w14:textId="77777777" w:rsidR="002C6C40" w:rsidRDefault="002C6C40" w:rsidP="002C6C40">
            <w:pPr>
              <w:pStyle w:val="GOSTTablenorm"/>
            </w:pPr>
            <w:r>
              <w:t>Указывается количество строк на странице при постраничном запросе.</w:t>
            </w:r>
          </w:p>
          <w:p w14:paraId="1FBFE885" w14:textId="18D1963E" w:rsidR="002C6C40" w:rsidRDefault="002C6C40" w:rsidP="002C6C40">
            <w:pPr>
              <w:pStyle w:val="GOSTTablenorm"/>
            </w:pPr>
            <w:r w:rsidRPr="00AF60EA">
              <w:t>Обязательно для заполнения, если задан параметр «Сдвиг по номеру страницы» (</w:t>
            </w:r>
            <w:r w:rsidRPr="000A55A1">
              <w:t>Offset</w:t>
            </w:r>
            <w:r w:rsidRPr="00AF60EA">
              <w:t>)</w:t>
            </w:r>
          </w:p>
        </w:tc>
      </w:tr>
    </w:tbl>
    <w:p w14:paraId="41CF1649" w14:textId="5C0A2FA1" w:rsidR="00512B7E" w:rsidRDefault="00512B7E" w:rsidP="009E5CC6">
      <w:pPr>
        <w:pStyle w:val="31"/>
        <w:rPr>
          <w:ins w:id="2563" w:author="Сатлер Марина Викторовна" w:date="2026-04-06T15:52:00Z"/>
        </w:rPr>
      </w:pPr>
      <w:bookmarkStart w:id="2564" w:name="_Toc117871509"/>
      <w:bookmarkStart w:id="2565" w:name="_Toc121319612"/>
      <w:bookmarkStart w:id="2566" w:name="_Toc226556164"/>
      <w:r w:rsidRPr="00AC5624">
        <w:t>Пример</w:t>
      </w:r>
      <w:r w:rsidRPr="00471360">
        <w:rPr>
          <w:lang w:val="en-US"/>
        </w:rPr>
        <w:t xml:space="preserve"> </w:t>
      </w:r>
      <w:bookmarkEnd w:id="2564"/>
      <w:r w:rsidR="00E93CF9" w:rsidRPr="00AC5624">
        <w:t>запроса</w:t>
      </w:r>
      <w:bookmarkEnd w:id="2565"/>
      <w:bookmarkEnd w:id="2566"/>
    </w:p>
    <w:p w14:paraId="3C203D8F" w14:textId="7885D72B" w:rsidR="00EE23ED" w:rsidRPr="003262ED" w:rsidRDefault="00EE23ED" w:rsidP="003262ED">
      <w:pPr>
        <w:pStyle w:val="GOSTNormal"/>
        <w:rPr>
          <w:u w:val="single"/>
        </w:rPr>
      </w:pPr>
      <w:ins w:id="2567" w:author="Сатлер Марина Викторовна" w:date="2026-04-06T15:52:00Z">
        <w:r w:rsidRPr="003262ED">
          <w:rPr>
            <w:u w:val="single"/>
          </w:rPr>
          <w:t>Пример №1: Запрос</w:t>
        </w:r>
        <w:r>
          <w:rPr>
            <w:u w:val="single"/>
          </w:rPr>
          <w:t xml:space="preserve"> </w:t>
        </w:r>
        <w:r w:rsidRPr="00EE23ED">
          <w:rPr>
            <w:u w:val="single"/>
          </w:rPr>
          <w:t>списка подобранных записей учета по документу</w:t>
        </w:r>
      </w:ins>
    </w:p>
    <w:p w14:paraId="66C956A9" w14:textId="77777777" w:rsidR="00F4375B" w:rsidRPr="00556A96" w:rsidRDefault="00F4375B" w:rsidP="00C75A4E">
      <w:pPr>
        <w:pStyle w:val="GOSTScript"/>
      </w:pPr>
      <w:r w:rsidRPr="00556A96">
        <w:t>{</w:t>
      </w:r>
    </w:p>
    <w:p w14:paraId="550E77E5" w14:textId="77777777" w:rsidR="00F4375B" w:rsidRPr="00556A96" w:rsidRDefault="00F4375B" w:rsidP="00C75A4E">
      <w:pPr>
        <w:pStyle w:val="GOSTScript"/>
      </w:pPr>
      <w:r w:rsidRPr="00556A96">
        <w:tab/>
        <w:t>"</w:t>
      </w:r>
      <w:r w:rsidRPr="005F6365">
        <w:t>header</w:t>
      </w:r>
      <w:r w:rsidRPr="00556A96">
        <w:t>": {</w:t>
      </w:r>
    </w:p>
    <w:p w14:paraId="271A789D" w14:textId="77777777" w:rsidR="00F4375B" w:rsidRPr="00556A96" w:rsidRDefault="00F4375B" w:rsidP="00C75A4E">
      <w:pPr>
        <w:pStyle w:val="GOSTScript"/>
      </w:pPr>
      <w:r w:rsidRPr="00556A96">
        <w:tab/>
      </w:r>
      <w:r w:rsidRPr="00556A96">
        <w:tab/>
        <w:t>"</w:t>
      </w:r>
      <w:r w:rsidRPr="005944F9">
        <w:t>Source</w:t>
      </w:r>
      <w:r w:rsidRPr="00556A96">
        <w:t>": "</w:t>
      </w:r>
      <w:r w:rsidRPr="005944F9">
        <w:t>EXP</w:t>
      </w:r>
      <w:r w:rsidRPr="00556A96">
        <w:t>05",</w:t>
      </w:r>
    </w:p>
    <w:p w14:paraId="3D91F281" w14:textId="77777777" w:rsidR="00F4375B" w:rsidRPr="00556A96" w:rsidRDefault="00F4375B" w:rsidP="00C75A4E">
      <w:pPr>
        <w:pStyle w:val="GOSTScript"/>
      </w:pPr>
      <w:r w:rsidRPr="00556A96">
        <w:lastRenderedPageBreak/>
        <w:tab/>
      </w:r>
      <w:r w:rsidRPr="00556A96">
        <w:tab/>
        <w:t>"</w:t>
      </w:r>
      <w:r w:rsidRPr="003B0425">
        <w:t>ReqDateTime</w:t>
      </w:r>
      <w:r w:rsidRPr="00556A96">
        <w:t>": "2022-08-29 10:37:22",</w:t>
      </w:r>
    </w:p>
    <w:p w14:paraId="2311260B" w14:textId="77777777" w:rsidR="00F4375B" w:rsidRPr="00556A96" w:rsidRDefault="00F4375B" w:rsidP="00C75A4E">
      <w:pPr>
        <w:pStyle w:val="GOSTScript"/>
      </w:pPr>
      <w:r w:rsidRPr="00556A96">
        <w:tab/>
      </w:r>
      <w:r w:rsidRPr="00556A96">
        <w:tab/>
        <w:t>"</w:t>
      </w:r>
      <w:r w:rsidRPr="003B0425">
        <w:t>Version</w:t>
      </w:r>
      <w:r w:rsidRPr="00556A96">
        <w:t>": "1.0",</w:t>
      </w:r>
    </w:p>
    <w:p w14:paraId="63ED2C0A" w14:textId="77777777" w:rsidR="00F4375B" w:rsidRPr="00556A96" w:rsidRDefault="00F4375B" w:rsidP="00C75A4E">
      <w:pPr>
        <w:pStyle w:val="GOSTScript"/>
      </w:pPr>
      <w:r w:rsidRPr="00556A96">
        <w:tab/>
      </w:r>
      <w:r w:rsidRPr="00556A96">
        <w:tab/>
        <w:t>"</w:t>
      </w:r>
      <w:r w:rsidRPr="00F4375B">
        <w:t>ReqGuid</w:t>
      </w:r>
      <w:r w:rsidRPr="00556A96">
        <w:t>": "</w:t>
      </w:r>
      <w:r w:rsidRPr="00F4375B">
        <w:t>b</w:t>
      </w:r>
      <w:r w:rsidRPr="00556A96">
        <w:t>0</w:t>
      </w:r>
      <w:r w:rsidRPr="00F4375B">
        <w:t>d</w:t>
      </w:r>
      <w:r w:rsidRPr="00556A96">
        <w:t>4</w:t>
      </w:r>
      <w:r w:rsidRPr="00F4375B">
        <w:t>ce</w:t>
      </w:r>
      <w:r w:rsidRPr="00556A96">
        <w:t>5</w:t>
      </w:r>
      <w:r w:rsidRPr="00F4375B">
        <w:t>d</w:t>
      </w:r>
      <w:r w:rsidRPr="00556A96">
        <w:t>-2757-4699-948</w:t>
      </w:r>
      <w:r w:rsidRPr="00F4375B">
        <w:t>c</w:t>
      </w:r>
      <w:r w:rsidRPr="00556A96">
        <w:t>-</w:t>
      </w:r>
      <w:r w:rsidRPr="00F4375B">
        <w:t>cfa</w:t>
      </w:r>
      <w:r w:rsidRPr="00556A96">
        <w:t>72</w:t>
      </w:r>
      <w:r w:rsidRPr="00F4375B">
        <w:t>ba</w:t>
      </w:r>
      <w:r w:rsidRPr="00556A96">
        <w:t>94</w:t>
      </w:r>
      <w:r w:rsidRPr="00F4375B">
        <w:t>f</w:t>
      </w:r>
      <w:r w:rsidRPr="00556A96">
        <w:t>10",</w:t>
      </w:r>
    </w:p>
    <w:p w14:paraId="1CBF76BE" w14:textId="77777777" w:rsidR="00F4375B" w:rsidRPr="00556A96" w:rsidRDefault="00F4375B" w:rsidP="00C75A4E">
      <w:pPr>
        <w:pStyle w:val="GOSTScript"/>
      </w:pPr>
      <w:r w:rsidRPr="00556A96">
        <w:tab/>
      </w:r>
      <w:r w:rsidRPr="00556A96">
        <w:tab/>
        <w:t>"</w:t>
      </w:r>
      <w:r w:rsidRPr="00F4375B">
        <w:t>DocGuid</w:t>
      </w:r>
      <w:r w:rsidRPr="00556A96">
        <w:t>": "</w:t>
      </w:r>
      <w:r w:rsidRPr="00F4375B">
        <w:t>b</w:t>
      </w:r>
      <w:r w:rsidRPr="00556A96">
        <w:t>0</w:t>
      </w:r>
      <w:r w:rsidRPr="00F4375B">
        <w:t>d</w:t>
      </w:r>
      <w:r w:rsidRPr="00556A96">
        <w:t>4</w:t>
      </w:r>
      <w:r w:rsidRPr="00F4375B">
        <w:t>ce</w:t>
      </w:r>
      <w:r w:rsidRPr="00556A96">
        <w:t>5</w:t>
      </w:r>
      <w:r w:rsidRPr="00F4375B">
        <w:t>d</w:t>
      </w:r>
      <w:r w:rsidRPr="00556A96">
        <w:t>-2757-4699-948</w:t>
      </w:r>
      <w:r w:rsidRPr="00F4375B">
        <w:t>c</w:t>
      </w:r>
      <w:r w:rsidRPr="00556A96">
        <w:t>-</w:t>
      </w:r>
      <w:r w:rsidRPr="00F4375B">
        <w:t>cfa</w:t>
      </w:r>
      <w:r w:rsidRPr="00556A96">
        <w:t>72</w:t>
      </w:r>
      <w:r w:rsidRPr="00F4375B">
        <w:t>ba</w:t>
      </w:r>
      <w:r w:rsidRPr="00556A96">
        <w:t>94</w:t>
      </w:r>
      <w:r w:rsidRPr="00F4375B">
        <w:t>f</w:t>
      </w:r>
      <w:r w:rsidRPr="00556A96">
        <w:t>55",</w:t>
      </w:r>
    </w:p>
    <w:p w14:paraId="783B1B35" w14:textId="77777777" w:rsidR="00F4375B" w:rsidRPr="00556A96" w:rsidRDefault="00F4375B" w:rsidP="00C75A4E">
      <w:pPr>
        <w:pStyle w:val="GOSTScript"/>
      </w:pPr>
      <w:r w:rsidRPr="00556A96">
        <w:tab/>
      </w:r>
      <w:r w:rsidRPr="00556A96">
        <w:tab/>
        <w:t>"</w:t>
      </w:r>
      <w:r w:rsidRPr="005F6365">
        <w:t>RequestType</w:t>
      </w:r>
      <w:r w:rsidRPr="00556A96">
        <w:t>": "</w:t>
      </w:r>
      <w:r w:rsidRPr="005F6365">
        <w:t>OPLIST</w:t>
      </w:r>
      <w:r w:rsidRPr="00556A96">
        <w:t>"</w:t>
      </w:r>
    </w:p>
    <w:p w14:paraId="0E8FA556" w14:textId="77777777" w:rsidR="00F4375B" w:rsidRPr="00556A96" w:rsidRDefault="00F4375B" w:rsidP="00C75A4E">
      <w:pPr>
        <w:pStyle w:val="GOSTScript"/>
      </w:pPr>
      <w:r w:rsidRPr="00556A96">
        <w:tab/>
        <w:t>},</w:t>
      </w:r>
    </w:p>
    <w:p w14:paraId="37C68911" w14:textId="77777777" w:rsidR="00F4375B" w:rsidRPr="00556A96" w:rsidRDefault="00F4375B" w:rsidP="00C75A4E">
      <w:pPr>
        <w:pStyle w:val="GOSTScript"/>
      </w:pPr>
      <w:r w:rsidRPr="00556A96">
        <w:tab/>
        <w:t>"</w:t>
      </w:r>
      <w:r w:rsidRPr="003B0425">
        <w:t>document</w:t>
      </w:r>
      <w:r w:rsidRPr="00556A96">
        <w:t>": {</w:t>
      </w:r>
    </w:p>
    <w:p w14:paraId="56852D30" w14:textId="44FEC2E1" w:rsidR="00F4375B" w:rsidRPr="00556A96" w:rsidRDefault="00F4375B" w:rsidP="00C75A4E">
      <w:pPr>
        <w:pStyle w:val="GOSTScript"/>
      </w:pPr>
      <w:r w:rsidRPr="00556A96">
        <w:tab/>
      </w:r>
      <w:r w:rsidRPr="00556A96">
        <w:tab/>
        <w:t>"</w:t>
      </w:r>
      <w:r w:rsidRPr="00F4375B">
        <w:t>RecType</w:t>
      </w:r>
      <w:r w:rsidRPr="00556A96">
        <w:t>": 0,</w:t>
      </w:r>
    </w:p>
    <w:p w14:paraId="4E236660" w14:textId="77777777" w:rsidR="00F4375B" w:rsidRPr="00556A96" w:rsidRDefault="00F4375B" w:rsidP="00C75A4E">
      <w:pPr>
        <w:pStyle w:val="GOSTScript"/>
      </w:pPr>
      <w:r w:rsidRPr="00556A96">
        <w:tab/>
      </w:r>
      <w:r w:rsidRPr="00556A96">
        <w:tab/>
        <w:t>"</w:t>
      </w:r>
      <w:r w:rsidRPr="00F4375B">
        <w:t>Book</w:t>
      </w:r>
      <w:r w:rsidRPr="00556A96">
        <w:t>": "</w:t>
      </w:r>
      <w:r w:rsidRPr="00F4375B">
        <w:t>FTAccFedOrg</w:t>
      </w:r>
      <w:r w:rsidRPr="00556A96">
        <w:t>,</w:t>
      </w:r>
      <w:r w:rsidRPr="00F4375B">
        <w:t>FTAccFedExec</w:t>
      </w:r>
      <w:r w:rsidRPr="00556A96">
        <w:t>",</w:t>
      </w:r>
    </w:p>
    <w:p w14:paraId="3F1B45D8" w14:textId="3553E391" w:rsidR="00F4375B" w:rsidRDefault="00F4375B" w:rsidP="00C75A4E">
      <w:pPr>
        <w:pStyle w:val="GOSTScript"/>
        <w:rPr>
          <w:ins w:id="2568" w:author="Сатлер Марина Викторовна" w:date="2026-04-06T17:09:00Z"/>
          <w:lang w:val="ru-RU"/>
        </w:rPr>
      </w:pPr>
      <w:r w:rsidRPr="00556A96">
        <w:tab/>
      </w:r>
      <w:r w:rsidRPr="00556A96">
        <w:tab/>
      </w:r>
      <w:r w:rsidRPr="003262ED">
        <w:rPr>
          <w:lang w:val="ru-RU"/>
        </w:rPr>
        <w:t>"</w:t>
      </w:r>
      <w:r w:rsidRPr="00F4375B">
        <w:t>ReturnAllStatus</w:t>
      </w:r>
      <w:r w:rsidRPr="003262ED">
        <w:rPr>
          <w:lang w:val="ru-RU"/>
        </w:rPr>
        <w:t>": 1,</w:t>
      </w:r>
    </w:p>
    <w:p w14:paraId="57055C29" w14:textId="77777777" w:rsidR="00A56C42" w:rsidRPr="00556A96" w:rsidRDefault="00A56C42" w:rsidP="00A56C42">
      <w:pPr>
        <w:pStyle w:val="GOSTScript"/>
        <w:rPr>
          <w:ins w:id="2569" w:author="Сатлер Марина Викторовна" w:date="2026-04-06T17:09:00Z"/>
          <w:lang w:val="ru-RU"/>
        </w:rPr>
      </w:pPr>
      <w:ins w:id="2570" w:author="Сатлер Марина Викторовна" w:date="2026-04-06T17:09:00Z">
        <w:r w:rsidRPr="00556A96">
          <w:rPr>
            <w:lang w:val="ru-RU"/>
          </w:rPr>
          <w:tab/>
        </w:r>
        <w:r w:rsidRPr="00556A96">
          <w:rPr>
            <w:lang w:val="ru-RU"/>
          </w:rPr>
          <w:tab/>
        </w:r>
        <w:r w:rsidRPr="00556A96">
          <w:rPr>
            <w:highlight w:val="green"/>
            <w:lang w:val="ru-RU"/>
          </w:rPr>
          <w:t>"</w:t>
        </w:r>
        <w:r w:rsidRPr="00556A96">
          <w:rPr>
            <w:highlight w:val="green"/>
          </w:rPr>
          <w:t>ReturnIfEmpty</w:t>
        </w:r>
        <w:r w:rsidRPr="00556A96">
          <w:rPr>
            <w:highlight w:val="green"/>
            <w:lang w:val="ru-RU"/>
          </w:rPr>
          <w:t>": 0,</w:t>
        </w:r>
      </w:ins>
    </w:p>
    <w:p w14:paraId="14534890" w14:textId="3FBE3F6C" w:rsidR="00F4375B" w:rsidRPr="003262ED" w:rsidRDefault="00F4375B" w:rsidP="00C75A4E">
      <w:pPr>
        <w:pStyle w:val="GOSTScript"/>
        <w:rPr>
          <w:lang w:val="ru-RU"/>
        </w:rPr>
      </w:pPr>
      <w:r w:rsidRPr="003262ED">
        <w:rPr>
          <w:lang w:val="ru-RU"/>
        </w:rPr>
        <w:tab/>
      </w:r>
      <w:r w:rsidRPr="003262ED">
        <w:rPr>
          <w:lang w:val="ru-RU"/>
        </w:rPr>
        <w:tab/>
        <w:t>"</w:t>
      </w:r>
      <w:r>
        <w:t>Offset</w:t>
      </w:r>
      <w:r w:rsidRPr="003262ED">
        <w:rPr>
          <w:lang w:val="ru-RU"/>
        </w:rPr>
        <w:t>": 100,</w:t>
      </w:r>
    </w:p>
    <w:p w14:paraId="5A136EAA" w14:textId="47165817" w:rsidR="00F4375B" w:rsidRPr="003262ED" w:rsidRDefault="00F4375B" w:rsidP="00C75A4E">
      <w:pPr>
        <w:pStyle w:val="GOSTScript"/>
        <w:rPr>
          <w:lang w:val="ru-RU"/>
        </w:rPr>
      </w:pPr>
      <w:r w:rsidRPr="003262ED">
        <w:rPr>
          <w:lang w:val="ru-RU"/>
        </w:rPr>
        <w:tab/>
      </w:r>
      <w:r w:rsidRPr="003262ED">
        <w:rPr>
          <w:lang w:val="ru-RU"/>
        </w:rPr>
        <w:tab/>
        <w:t>"</w:t>
      </w:r>
      <w:r>
        <w:t>Limit</w:t>
      </w:r>
      <w:r w:rsidRPr="003262ED">
        <w:rPr>
          <w:lang w:val="ru-RU"/>
        </w:rPr>
        <w:t>": 50</w:t>
      </w:r>
    </w:p>
    <w:p w14:paraId="36894BFF" w14:textId="77777777" w:rsidR="00F4375B" w:rsidRPr="003262ED" w:rsidRDefault="00F4375B" w:rsidP="00C75A4E">
      <w:pPr>
        <w:pStyle w:val="GOSTScript"/>
        <w:rPr>
          <w:lang w:val="ru-RU"/>
        </w:rPr>
      </w:pPr>
      <w:r w:rsidRPr="003262ED">
        <w:rPr>
          <w:lang w:val="ru-RU"/>
        </w:rPr>
        <w:tab/>
        <w:t>}</w:t>
      </w:r>
    </w:p>
    <w:p w14:paraId="1425C87F" w14:textId="4C35401D" w:rsidR="00F4375B" w:rsidRPr="003262ED" w:rsidRDefault="00F4375B" w:rsidP="00C75A4E">
      <w:pPr>
        <w:pStyle w:val="GOSTScript"/>
        <w:rPr>
          <w:lang w:val="ru-RU"/>
        </w:rPr>
      </w:pPr>
      <w:r w:rsidRPr="003262ED">
        <w:rPr>
          <w:lang w:val="ru-RU"/>
        </w:rPr>
        <w:t>}</w:t>
      </w:r>
    </w:p>
    <w:p w14:paraId="419C822F" w14:textId="2A960A11" w:rsidR="00EE23ED" w:rsidRPr="00556A96" w:rsidRDefault="00EE23ED" w:rsidP="003262ED">
      <w:pPr>
        <w:ind w:left="567" w:firstLine="0"/>
        <w:rPr>
          <w:ins w:id="2571" w:author="Сатлер Марина Викторовна" w:date="2026-04-06T15:53:00Z"/>
          <w:u w:val="single"/>
        </w:rPr>
      </w:pPr>
      <w:bookmarkStart w:id="2572" w:name="_Toc117871510"/>
      <w:bookmarkStart w:id="2573" w:name="_Toc121319613"/>
      <w:ins w:id="2574" w:author="Сатлер Марина Викторовна" w:date="2026-04-06T15:53:00Z">
        <w:r w:rsidRPr="003262ED">
          <w:rPr>
            <w:u w:val="single"/>
          </w:rPr>
          <w:t>Пример №2: Запрос списка подобранных записей учета</w:t>
        </w:r>
      </w:ins>
      <w:ins w:id="2575" w:author="Сатлер Марина Викторовна" w:date="2026-04-06T16:15:00Z">
        <w:r w:rsidR="00864DFB" w:rsidRPr="00556A96">
          <w:rPr>
            <w:u w:val="single"/>
          </w:rPr>
          <w:t xml:space="preserve"> по дате отражения в учете</w:t>
        </w:r>
      </w:ins>
    </w:p>
    <w:p w14:paraId="697B8087" w14:textId="77777777" w:rsidR="0096539F" w:rsidRDefault="0096539F" w:rsidP="0096539F">
      <w:pPr>
        <w:pStyle w:val="GOSTScript"/>
        <w:rPr>
          <w:ins w:id="2576" w:author="Сатлер Марина Викторовна" w:date="2026-04-06T17:18:00Z"/>
        </w:rPr>
      </w:pPr>
      <w:ins w:id="2577" w:author="Сатлер Марина Викторовна" w:date="2026-04-06T17:18:00Z">
        <w:r>
          <w:t>{</w:t>
        </w:r>
      </w:ins>
    </w:p>
    <w:p w14:paraId="41FEB57A" w14:textId="77777777" w:rsidR="0096539F" w:rsidRDefault="0096539F" w:rsidP="0096539F">
      <w:pPr>
        <w:pStyle w:val="GOSTScript"/>
        <w:rPr>
          <w:ins w:id="2578" w:author="Сатлер Марина Викторовна" w:date="2026-04-06T17:18:00Z"/>
        </w:rPr>
      </w:pPr>
      <w:ins w:id="2579" w:author="Сатлер Марина Викторовна" w:date="2026-04-06T17:18:00Z">
        <w:r>
          <w:tab/>
          <w:t>"header": {</w:t>
        </w:r>
      </w:ins>
    </w:p>
    <w:p w14:paraId="6384DB84" w14:textId="77777777" w:rsidR="0096539F" w:rsidRDefault="0096539F" w:rsidP="0096539F">
      <w:pPr>
        <w:pStyle w:val="GOSTScript"/>
        <w:rPr>
          <w:ins w:id="2580" w:author="Сатлер Марина Викторовна" w:date="2026-04-06T17:18:00Z"/>
        </w:rPr>
      </w:pPr>
      <w:ins w:id="2581" w:author="Сатлер Марина Викторовна" w:date="2026-04-06T17:18:00Z">
        <w:r>
          <w:tab/>
        </w:r>
        <w:r>
          <w:tab/>
          <w:t>"Source": "ARP",</w:t>
        </w:r>
      </w:ins>
    </w:p>
    <w:p w14:paraId="7AE63AC1" w14:textId="77777777" w:rsidR="0096539F" w:rsidRDefault="0096539F" w:rsidP="0096539F">
      <w:pPr>
        <w:pStyle w:val="GOSTScript"/>
        <w:rPr>
          <w:ins w:id="2582" w:author="Сатлер Марина Викторовна" w:date="2026-04-06T17:18:00Z"/>
        </w:rPr>
      </w:pPr>
      <w:ins w:id="2583" w:author="Сатлер Марина Викторовна" w:date="2026-04-06T17:18:00Z">
        <w:r>
          <w:tab/>
        </w:r>
        <w:r>
          <w:tab/>
          <w:t>"ReqDateTime": "2026-03-31 10:37:22",</w:t>
        </w:r>
      </w:ins>
    </w:p>
    <w:p w14:paraId="6D68FC37" w14:textId="77777777" w:rsidR="0096539F" w:rsidRDefault="0096539F" w:rsidP="0096539F">
      <w:pPr>
        <w:pStyle w:val="GOSTScript"/>
        <w:rPr>
          <w:ins w:id="2584" w:author="Сатлер Марина Викторовна" w:date="2026-04-06T17:18:00Z"/>
        </w:rPr>
      </w:pPr>
      <w:ins w:id="2585" w:author="Сатлер Марина Викторовна" w:date="2026-04-06T17:18:00Z">
        <w:r>
          <w:tab/>
        </w:r>
        <w:r>
          <w:tab/>
          <w:t>"Version": "2.4",</w:t>
        </w:r>
      </w:ins>
    </w:p>
    <w:p w14:paraId="6FA0BECB" w14:textId="77777777" w:rsidR="0096539F" w:rsidRDefault="0096539F" w:rsidP="0096539F">
      <w:pPr>
        <w:pStyle w:val="GOSTScript"/>
        <w:rPr>
          <w:ins w:id="2586" w:author="Сатлер Марина Викторовна" w:date="2026-04-06T17:18:00Z"/>
        </w:rPr>
      </w:pPr>
      <w:ins w:id="2587" w:author="Сатлер Марина Викторовна" w:date="2026-04-06T17:18:00Z">
        <w:r>
          <w:tab/>
        </w:r>
        <w:r>
          <w:tab/>
          <w:t>"ReqGuid": "b0d4ce5d-2757-4699-948c-cfa72ba94f10",</w:t>
        </w:r>
      </w:ins>
    </w:p>
    <w:p w14:paraId="04C4527C" w14:textId="77777777" w:rsidR="0096539F" w:rsidRDefault="0096539F" w:rsidP="0096539F">
      <w:pPr>
        <w:pStyle w:val="GOSTScript"/>
        <w:rPr>
          <w:ins w:id="2588" w:author="Сатлер Марина Викторовна" w:date="2026-04-06T17:18:00Z"/>
        </w:rPr>
      </w:pPr>
      <w:ins w:id="2589" w:author="Сатлер Марина Викторовна" w:date="2026-04-06T17:18:00Z">
        <w:r>
          <w:tab/>
        </w:r>
        <w:r>
          <w:tab/>
          <w:t>"DocGuid": "0bd90a7c-e339-46ff-ac39-71029ff81370",</w:t>
        </w:r>
      </w:ins>
    </w:p>
    <w:p w14:paraId="7A9CFF56" w14:textId="77777777" w:rsidR="0096539F" w:rsidRDefault="0096539F" w:rsidP="0096539F">
      <w:pPr>
        <w:pStyle w:val="GOSTScript"/>
        <w:rPr>
          <w:ins w:id="2590" w:author="Сатлер Марина Викторовна" w:date="2026-04-06T17:18:00Z"/>
        </w:rPr>
      </w:pPr>
      <w:ins w:id="2591" w:author="Сатлер Марина Викторовна" w:date="2026-04-06T17:18:00Z">
        <w:r>
          <w:tab/>
        </w:r>
        <w:r>
          <w:tab/>
          <w:t>"RequestType": "OPLIST"</w:t>
        </w:r>
      </w:ins>
    </w:p>
    <w:p w14:paraId="73FC9175" w14:textId="77777777" w:rsidR="0096539F" w:rsidRDefault="0096539F" w:rsidP="0096539F">
      <w:pPr>
        <w:pStyle w:val="GOSTScript"/>
        <w:rPr>
          <w:ins w:id="2592" w:author="Сатлер Марина Викторовна" w:date="2026-04-06T17:18:00Z"/>
        </w:rPr>
      </w:pPr>
      <w:ins w:id="2593" w:author="Сатлер Марина Викторовна" w:date="2026-04-06T17:18:00Z">
        <w:r>
          <w:tab/>
          <w:t>},</w:t>
        </w:r>
      </w:ins>
    </w:p>
    <w:p w14:paraId="3B65223A" w14:textId="77777777" w:rsidR="0096539F" w:rsidRDefault="0096539F" w:rsidP="0096539F">
      <w:pPr>
        <w:pStyle w:val="GOSTScript"/>
        <w:rPr>
          <w:ins w:id="2594" w:author="Сатлер Марина Викторовна" w:date="2026-04-06T17:18:00Z"/>
        </w:rPr>
      </w:pPr>
      <w:ins w:id="2595" w:author="Сатлер Марина Викторовна" w:date="2026-04-06T17:18:00Z">
        <w:r>
          <w:tab/>
          <w:t>"document": {</w:t>
        </w:r>
      </w:ins>
    </w:p>
    <w:p w14:paraId="31DED420" w14:textId="77777777" w:rsidR="0096539F" w:rsidRDefault="0096539F" w:rsidP="0096539F">
      <w:pPr>
        <w:pStyle w:val="GOSTScript"/>
        <w:rPr>
          <w:ins w:id="2596" w:author="Сатлер Марина Викторовна" w:date="2026-04-06T17:18:00Z"/>
        </w:rPr>
      </w:pPr>
      <w:ins w:id="2597" w:author="Сатлер Марина Викторовна" w:date="2026-04-06T17:18:00Z">
        <w:r>
          <w:tab/>
        </w:r>
        <w:r>
          <w:tab/>
          <w:t>"TradingDay": "2026-01-20",</w:t>
        </w:r>
      </w:ins>
    </w:p>
    <w:p w14:paraId="4C7CAD49" w14:textId="77777777" w:rsidR="0096539F" w:rsidRDefault="0096539F" w:rsidP="0096539F">
      <w:pPr>
        <w:pStyle w:val="GOSTScript"/>
        <w:rPr>
          <w:ins w:id="2598" w:author="Сатлер Марина Викторовна" w:date="2026-04-06T17:18:00Z"/>
        </w:rPr>
      </w:pPr>
      <w:ins w:id="2599" w:author="Сатлер Марина Викторовна" w:date="2026-04-06T17:18:00Z">
        <w:r>
          <w:tab/>
        </w:r>
        <w:r>
          <w:tab/>
          <w:t>"Subject": "6000,8900",</w:t>
        </w:r>
      </w:ins>
    </w:p>
    <w:p w14:paraId="6610A54E" w14:textId="77777777" w:rsidR="0096539F" w:rsidRDefault="0096539F" w:rsidP="0096539F">
      <w:pPr>
        <w:pStyle w:val="GOSTScript"/>
        <w:rPr>
          <w:ins w:id="2600" w:author="Сатлер Марина Викторовна" w:date="2026-04-06T17:18:00Z"/>
        </w:rPr>
      </w:pPr>
      <w:ins w:id="2601" w:author="Сатлер Марина Викторовна" w:date="2026-04-06T17:18:00Z">
        <w:r>
          <w:tab/>
        </w:r>
        <w:r>
          <w:tab/>
          <w:t>"RecType": 0,</w:t>
        </w:r>
      </w:ins>
    </w:p>
    <w:p w14:paraId="27A28EBC" w14:textId="77777777" w:rsidR="0096539F" w:rsidRDefault="0096539F" w:rsidP="0096539F">
      <w:pPr>
        <w:pStyle w:val="GOSTScript"/>
        <w:rPr>
          <w:ins w:id="2602" w:author="Сатлер Марина Викторовна" w:date="2026-04-06T17:18:00Z"/>
        </w:rPr>
      </w:pPr>
      <w:ins w:id="2603" w:author="Сатлер Марина Викторовна" w:date="2026-04-06T17:18:00Z">
        <w:r>
          <w:tab/>
        </w:r>
        <w:r>
          <w:tab/>
          <w:t>"Book": "FTAccSKP,FTOperFed",</w:t>
        </w:r>
      </w:ins>
    </w:p>
    <w:p w14:paraId="224A7D45" w14:textId="77777777" w:rsidR="0096539F" w:rsidRDefault="0096539F" w:rsidP="0096539F">
      <w:pPr>
        <w:pStyle w:val="GOSTScript"/>
        <w:rPr>
          <w:ins w:id="2604" w:author="Сатлер Марина Викторовна" w:date="2026-04-06T17:18:00Z"/>
        </w:rPr>
      </w:pPr>
      <w:ins w:id="2605" w:author="Сатлер Марина Викторовна" w:date="2026-04-06T17:18:00Z">
        <w:r>
          <w:tab/>
        </w:r>
        <w:r>
          <w:tab/>
          <w:t>"BeginDateTime": "2026-03-01 10:37:22",</w:t>
        </w:r>
      </w:ins>
    </w:p>
    <w:p w14:paraId="1EB471AC" w14:textId="77777777" w:rsidR="0096539F" w:rsidRDefault="0096539F" w:rsidP="0096539F">
      <w:pPr>
        <w:pStyle w:val="GOSTScript"/>
        <w:rPr>
          <w:ins w:id="2606" w:author="Сатлер Марина Викторовна" w:date="2026-04-06T17:18:00Z"/>
        </w:rPr>
      </w:pPr>
      <w:ins w:id="2607" w:author="Сатлер Марина Викторовна" w:date="2026-04-06T17:18:00Z">
        <w:r>
          <w:tab/>
        </w:r>
        <w:r>
          <w:tab/>
          <w:t>"EndDateTime": "2026-03-31 10:37:22",</w:t>
        </w:r>
      </w:ins>
    </w:p>
    <w:p w14:paraId="0B799068" w14:textId="77777777" w:rsidR="0096539F" w:rsidRDefault="0096539F" w:rsidP="0096539F">
      <w:pPr>
        <w:pStyle w:val="GOSTScript"/>
        <w:rPr>
          <w:ins w:id="2608" w:author="Сатлер Марина Викторовна" w:date="2026-04-06T17:18:00Z"/>
        </w:rPr>
      </w:pPr>
      <w:ins w:id="2609" w:author="Сатлер Марина Викторовна" w:date="2026-04-06T17:18:00Z">
        <w:r>
          <w:tab/>
        </w:r>
        <w:r>
          <w:tab/>
          <w:t>"DocGuid": "e4511b49-fa7e-4070-89ee-f1d86434b887,3a053dce-9e25-423a-9b1a-7bc350e1eaa5",</w:t>
        </w:r>
      </w:ins>
    </w:p>
    <w:p w14:paraId="51A58CBE" w14:textId="77777777" w:rsidR="0096539F" w:rsidRDefault="0096539F" w:rsidP="0096539F">
      <w:pPr>
        <w:pStyle w:val="GOSTScript"/>
        <w:rPr>
          <w:ins w:id="2610" w:author="Сатлер Марина Викторовна" w:date="2026-04-06T17:18:00Z"/>
        </w:rPr>
      </w:pPr>
      <w:ins w:id="2611" w:author="Сатлер Марина Викторовна" w:date="2026-04-06T17:18:00Z">
        <w:r>
          <w:tab/>
        </w:r>
        <w:r>
          <w:tab/>
          <w:t>"TypeDoc": "mul_pad",</w:t>
        </w:r>
      </w:ins>
    </w:p>
    <w:p w14:paraId="5715403F" w14:textId="21C9B699" w:rsidR="0096539F" w:rsidRDefault="0096539F" w:rsidP="0096539F">
      <w:pPr>
        <w:pStyle w:val="GOSTScript"/>
        <w:rPr>
          <w:ins w:id="2612" w:author="Сатлер Марина Викторовна" w:date="2026-04-06T17:18:00Z"/>
        </w:rPr>
      </w:pPr>
      <w:ins w:id="2613" w:author="Сатлер Марина Викторовна" w:date="2026-04-06T17:18:00Z">
        <w:r>
          <w:tab/>
        </w:r>
        <w:r>
          <w:tab/>
          <w:t>"Source": "ARP,EXP03",</w:t>
        </w:r>
      </w:ins>
    </w:p>
    <w:p w14:paraId="654E87F4" w14:textId="77777777" w:rsidR="0096539F" w:rsidRDefault="0096539F" w:rsidP="0096539F">
      <w:pPr>
        <w:pStyle w:val="GOSTScript"/>
        <w:rPr>
          <w:ins w:id="2614" w:author="Сатлер Марина Викторовна" w:date="2026-04-06T17:18:00Z"/>
        </w:rPr>
      </w:pPr>
      <w:ins w:id="2615" w:author="Сатлер Марина Викторовна" w:date="2026-04-06T17:18:00Z">
        <w:r>
          <w:tab/>
        </w:r>
        <w:r>
          <w:tab/>
          <w:t>"ReturnAllStatus": 1,</w:t>
        </w:r>
      </w:ins>
    </w:p>
    <w:p w14:paraId="10C27808" w14:textId="77777777" w:rsidR="0096539F" w:rsidRDefault="0096539F" w:rsidP="0096539F">
      <w:pPr>
        <w:pStyle w:val="GOSTScript"/>
        <w:rPr>
          <w:ins w:id="2616" w:author="Сатлер Марина Викторовна" w:date="2026-04-06T17:18:00Z"/>
        </w:rPr>
      </w:pPr>
      <w:ins w:id="2617" w:author="Сатлер Марина Викторовна" w:date="2026-04-06T17:18:00Z">
        <w:r>
          <w:tab/>
        </w:r>
        <w:r>
          <w:tab/>
          <w:t>"FilterParams": [</w:t>
        </w:r>
      </w:ins>
    </w:p>
    <w:p w14:paraId="0F837CF6" w14:textId="77777777" w:rsidR="0096539F" w:rsidRDefault="0096539F" w:rsidP="0096539F">
      <w:pPr>
        <w:pStyle w:val="GOSTScript"/>
        <w:rPr>
          <w:ins w:id="2618" w:author="Сатлер Марина Викторовна" w:date="2026-04-06T17:18:00Z"/>
        </w:rPr>
      </w:pPr>
      <w:ins w:id="2619" w:author="Сатлер Марина Викторовна" w:date="2026-04-06T17:18:00Z">
        <w:r>
          <w:tab/>
        </w:r>
        <w:r>
          <w:tab/>
        </w:r>
        <w:r>
          <w:tab/>
          <w:t>{</w:t>
        </w:r>
      </w:ins>
    </w:p>
    <w:p w14:paraId="425DA9BB" w14:textId="77777777" w:rsidR="0096539F" w:rsidRDefault="0096539F" w:rsidP="0096539F">
      <w:pPr>
        <w:pStyle w:val="GOSTScript"/>
        <w:rPr>
          <w:ins w:id="2620" w:author="Сатлер Марина Викторовна" w:date="2026-04-06T17:18:00Z"/>
        </w:rPr>
      </w:pPr>
      <w:ins w:id="2621" w:author="Сатлер Марина Викторовна" w:date="2026-04-06T17:18:00Z">
        <w:r>
          <w:lastRenderedPageBreak/>
          <w:tab/>
        </w:r>
        <w:r>
          <w:tab/>
        </w:r>
        <w:r>
          <w:tab/>
        </w:r>
        <w:r>
          <w:tab/>
          <w:t>"param": "pa",</w:t>
        </w:r>
      </w:ins>
    </w:p>
    <w:p w14:paraId="1E4545E6" w14:textId="77777777" w:rsidR="0096539F" w:rsidRDefault="0096539F" w:rsidP="0096539F">
      <w:pPr>
        <w:pStyle w:val="GOSTScript"/>
        <w:rPr>
          <w:ins w:id="2622" w:author="Сатлер Марина Викторовна" w:date="2026-04-06T17:18:00Z"/>
        </w:rPr>
      </w:pPr>
      <w:ins w:id="2623" w:author="Сатлер Марина Викторовна" w:date="2026-04-06T17:18:00Z">
        <w:r>
          <w:tab/>
        </w:r>
        <w:r>
          <w:tab/>
        </w:r>
        <w:r>
          <w:tab/>
        </w:r>
        <w:r>
          <w:tab/>
          <w:t>"value": "03%",</w:t>
        </w:r>
      </w:ins>
    </w:p>
    <w:p w14:paraId="62974FA9" w14:textId="77777777" w:rsidR="0096539F" w:rsidRDefault="0096539F" w:rsidP="0096539F">
      <w:pPr>
        <w:pStyle w:val="GOSTScript"/>
        <w:rPr>
          <w:ins w:id="2624" w:author="Сатлер Марина Викторовна" w:date="2026-04-06T17:18:00Z"/>
        </w:rPr>
      </w:pPr>
      <w:ins w:id="2625" w:author="Сатлер Марина Викторовна" w:date="2026-04-06T17:18:00Z">
        <w:r>
          <w:tab/>
        </w:r>
        <w:r>
          <w:tab/>
        </w:r>
        <w:r>
          <w:tab/>
        </w:r>
        <w:r>
          <w:tab/>
          <w:t>"operation": "like"</w:t>
        </w:r>
      </w:ins>
    </w:p>
    <w:p w14:paraId="61D7EEB1" w14:textId="77777777" w:rsidR="0096539F" w:rsidRDefault="0096539F" w:rsidP="0096539F">
      <w:pPr>
        <w:pStyle w:val="GOSTScript"/>
        <w:rPr>
          <w:ins w:id="2626" w:author="Сатлер Марина Викторовна" w:date="2026-04-06T17:18:00Z"/>
        </w:rPr>
      </w:pPr>
      <w:ins w:id="2627" w:author="Сатлер Марина Викторовна" w:date="2026-04-06T17:18:00Z">
        <w:r>
          <w:tab/>
        </w:r>
        <w:r>
          <w:tab/>
        </w:r>
        <w:r>
          <w:tab/>
          <w:t>},</w:t>
        </w:r>
      </w:ins>
    </w:p>
    <w:p w14:paraId="33ECF683" w14:textId="77777777" w:rsidR="0096539F" w:rsidRDefault="0096539F" w:rsidP="0096539F">
      <w:pPr>
        <w:pStyle w:val="GOSTScript"/>
        <w:rPr>
          <w:ins w:id="2628" w:author="Сатлер Марина Викторовна" w:date="2026-04-06T17:18:00Z"/>
        </w:rPr>
      </w:pPr>
      <w:ins w:id="2629" w:author="Сатлер Марина Викторовна" w:date="2026-04-06T17:18:00Z">
        <w:r>
          <w:tab/>
        </w:r>
        <w:r>
          <w:tab/>
        </w:r>
        <w:r>
          <w:tab/>
          <w:t>{</w:t>
        </w:r>
      </w:ins>
    </w:p>
    <w:p w14:paraId="24B9BCE2" w14:textId="77777777" w:rsidR="0096539F" w:rsidRDefault="0096539F" w:rsidP="0096539F">
      <w:pPr>
        <w:pStyle w:val="GOSTScript"/>
        <w:rPr>
          <w:ins w:id="2630" w:author="Сатлер Марина Викторовна" w:date="2026-04-06T17:18:00Z"/>
        </w:rPr>
      </w:pPr>
      <w:ins w:id="2631" w:author="Сатлер Марина Викторовна" w:date="2026-04-06T17:18:00Z">
        <w:r>
          <w:tab/>
        </w:r>
        <w:r>
          <w:tab/>
        </w:r>
        <w:r>
          <w:tab/>
        </w:r>
        <w:r>
          <w:tab/>
          <w:t>"param": "tofk",</w:t>
        </w:r>
      </w:ins>
    </w:p>
    <w:p w14:paraId="048FF3E9" w14:textId="77777777" w:rsidR="0096539F" w:rsidRDefault="0096539F" w:rsidP="0096539F">
      <w:pPr>
        <w:pStyle w:val="GOSTScript"/>
        <w:rPr>
          <w:ins w:id="2632" w:author="Сатлер Марина Викторовна" w:date="2026-04-06T17:18:00Z"/>
        </w:rPr>
      </w:pPr>
      <w:ins w:id="2633" w:author="Сатлер Марина Викторовна" w:date="2026-04-06T17:18:00Z">
        <w:r>
          <w:tab/>
        </w:r>
        <w:r>
          <w:tab/>
        </w:r>
        <w:r>
          <w:tab/>
        </w:r>
        <w:r>
          <w:tab/>
          <w:t>"value": "6000,8900",</w:t>
        </w:r>
      </w:ins>
    </w:p>
    <w:p w14:paraId="218CE1E7" w14:textId="77777777" w:rsidR="0096539F" w:rsidRDefault="0096539F" w:rsidP="0096539F">
      <w:pPr>
        <w:pStyle w:val="GOSTScript"/>
        <w:rPr>
          <w:ins w:id="2634" w:author="Сатлер Марина Викторовна" w:date="2026-04-06T17:18:00Z"/>
        </w:rPr>
      </w:pPr>
      <w:ins w:id="2635" w:author="Сатлер Марина Викторовна" w:date="2026-04-06T17:18:00Z">
        <w:r>
          <w:tab/>
        </w:r>
        <w:r>
          <w:tab/>
        </w:r>
        <w:r>
          <w:tab/>
        </w:r>
        <w:r>
          <w:tab/>
          <w:t>"operation": "="</w:t>
        </w:r>
      </w:ins>
    </w:p>
    <w:p w14:paraId="34C30D7F" w14:textId="77777777" w:rsidR="0096539F" w:rsidRDefault="0096539F" w:rsidP="0096539F">
      <w:pPr>
        <w:pStyle w:val="GOSTScript"/>
        <w:rPr>
          <w:ins w:id="2636" w:author="Сатлер Марина Викторовна" w:date="2026-04-06T17:18:00Z"/>
        </w:rPr>
      </w:pPr>
      <w:ins w:id="2637" w:author="Сатлер Марина Викторовна" w:date="2026-04-06T17:18:00Z">
        <w:r>
          <w:tab/>
        </w:r>
        <w:r>
          <w:tab/>
        </w:r>
        <w:r>
          <w:tab/>
          <w:t>}</w:t>
        </w:r>
      </w:ins>
    </w:p>
    <w:p w14:paraId="39E98BEA" w14:textId="77777777" w:rsidR="0096539F" w:rsidRDefault="0096539F" w:rsidP="0096539F">
      <w:pPr>
        <w:pStyle w:val="GOSTScript"/>
        <w:rPr>
          <w:ins w:id="2638" w:author="Сатлер Марина Викторовна" w:date="2026-04-06T17:18:00Z"/>
        </w:rPr>
      </w:pPr>
      <w:ins w:id="2639" w:author="Сатлер Марина Викторовна" w:date="2026-04-06T17:18:00Z">
        <w:r>
          <w:tab/>
        </w:r>
        <w:r>
          <w:tab/>
          <w:t>],</w:t>
        </w:r>
      </w:ins>
    </w:p>
    <w:p w14:paraId="4FA9747C" w14:textId="77777777" w:rsidR="0096539F" w:rsidRDefault="0096539F" w:rsidP="0096539F">
      <w:pPr>
        <w:pStyle w:val="GOSTScript"/>
        <w:rPr>
          <w:ins w:id="2640" w:author="Сатлер Марина Викторовна" w:date="2026-04-06T17:18:00Z"/>
        </w:rPr>
      </w:pPr>
      <w:ins w:id="2641" w:author="Сатлер Марина Викторовна" w:date="2026-04-06T17:18:00Z">
        <w:r>
          <w:tab/>
        </w:r>
        <w:r>
          <w:tab/>
          <w:t>"SumFilterParams": [</w:t>
        </w:r>
      </w:ins>
    </w:p>
    <w:p w14:paraId="32E6A924" w14:textId="77777777" w:rsidR="0096539F" w:rsidRDefault="0096539F" w:rsidP="0096539F">
      <w:pPr>
        <w:pStyle w:val="GOSTScript"/>
        <w:rPr>
          <w:ins w:id="2642" w:author="Сатлер Марина Викторовна" w:date="2026-04-06T17:18:00Z"/>
        </w:rPr>
      </w:pPr>
      <w:ins w:id="2643" w:author="Сатлер Марина Викторовна" w:date="2026-04-06T17:18:00Z">
        <w:r>
          <w:tab/>
        </w:r>
        <w:r>
          <w:tab/>
        </w:r>
        <w:r>
          <w:tab/>
          <w:t>{</w:t>
        </w:r>
      </w:ins>
    </w:p>
    <w:p w14:paraId="55F399BA" w14:textId="77777777" w:rsidR="0096539F" w:rsidRDefault="0096539F" w:rsidP="0096539F">
      <w:pPr>
        <w:pStyle w:val="GOSTScript"/>
        <w:rPr>
          <w:ins w:id="2644" w:author="Сатлер Марина Викторовна" w:date="2026-04-06T17:18:00Z"/>
        </w:rPr>
      </w:pPr>
      <w:ins w:id="2645" w:author="Сатлер Марина Викторовна" w:date="2026-04-06T17:18:00Z">
        <w:r>
          <w:tab/>
        </w:r>
        <w:r>
          <w:tab/>
        </w:r>
        <w:r>
          <w:tab/>
        </w:r>
        <w:r>
          <w:tab/>
          <w:t>"typesum": "0",</w:t>
        </w:r>
      </w:ins>
    </w:p>
    <w:p w14:paraId="7D5D51A1" w14:textId="77777777" w:rsidR="0096539F" w:rsidRDefault="0096539F" w:rsidP="0096539F">
      <w:pPr>
        <w:pStyle w:val="GOSTScript"/>
        <w:rPr>
          <w:ins w:id="2646" w:author="Сатлер Марина Викторовна" w:date="2026-04-06T17:18:00Z"/>
        </w:rPr>
      </w:pPr>
      <w:ins w:id="2647" w:author="Сатлер Марина Викторовна" w:date="2026-04-06T17:18:00Z">
        <w:r>
          <w:tab/>
        </w:r>
        <w:r>
          <w:tab/>
        </w:r>
        <w:r>
          <w:tab/>
        </w:r>
        <w:r>
          <w:tab/>
          <w:t>"value": 0.00,</w:t>
        </w:r>
      </w:ins>
    </w:p>
    <w:p w14:paraId="00117E42" w14:textId="77777777" w:rsidR="0096539F" w:rsidRDefault="0096539F" w:rsidP="0096539F">
      <w:pPr>
        <w:pStyle w:val="GOSTScript"/>
        <w:rPr>
          <w:ins w:id="2648" w:author="Сатлер Марина Викторовна" w:date="2026-04-06T17:18:00Z"/>
        </w:rPr>
      </w:pPr>
      <w:ins w:id="2649" w:author="Сатлер Марина Викторовна" w:date="2026-04-06T17:18:00Z">
        <w:r>
          <w:tab/>
        </w:r>
        <w:r>
          <w:tab/>
        </w:r>
        <w:r>
          <w:tab/>
        </w:r>
        <w:r>
          <w:tab/>
          <w:t>"operation": "not="</w:t>
        </w:r>
      </w:ins>
    </w:p>
    <w:p w14:paraId="3A256BB0" w14:textId="77777777" w:rsidR="0096539F" w:rsidRDefault="0096539F" w:rsidP="0096539F">
      <w:pPr>
        <w:pStyle w:val="GOSTScript"/>
        <w:rPr>
          <w:ins w:id="2650" w:author="Сатлер Марина Викторовна" w:date="2026-04-06T17:18:00Z"/>
        </w:rPr>
      </w:pPr>
      <w:ins w:id="2651" w:author="Сатлер Марина Викторовна" w:date="2026-04-06T17:18:00Z">
        <w:r>
          <w:tab/>
        </w:r>
        <w:r>
          <w:tab/>
        </w:r>
        <w:r>
          <w:tab/>
          <w:t>},</w:t>
        </w:r>
      </w:ins>
    </w:p>
    <w:p w14:paraId="48A1243E" w14:textId="77777777" w:rsidR="0096539F" w:rsidRDefault="0096539F" w:rsidP="0096539F">
      <w:pPr>
        <w:pStyle w:val="GOSTScript"/>
        <w:rPr>
          <w:ins w:id="2652" w:author="Сатлер Марина Викторовна" w:date="2026-04-06T17:18:00Z"/>
        </w:rPr>
      </w:pPr>
      <w:ins w:id="2653" w:author="Сатлер Марина Викторовна" w:date="2026-04-06T17:18:00Z">
        <w:r>
          <w:tab/>
        </w:r>
        <w:r>
          <w:tab/>
        </w:r>
        <w:r>
          <w:tab/>
          <w:t>{</w:t>
        </w:r>
      </w:ins>
    </w:p>
    <w:p w14:paraId="68F835D0" w14:textId="77777777" w:rsidR="0096539F" w:rsidRDefault="0096539F" w:rsidP="0096539F">
      <w:pPr>
        <w:pStyle w:val="GOSTScript"/>
        <w:rPr>
          <w:ins w:id="2654" w:author="Сатлер Марина Викторовна" w:date="2026-04-06T17:18:00Z"/>
        </w:rPr>
      </w:pPr>
      <w:ins w:id="2655" w:author="Сатлер Марина Викторовна" w:date="2026-04-06T17:18:00Z">
        <w:r>
          <w:tab/>
        </w:r>
        <w:r>
          <w:tab/>
        </w:r>
        <w:r>
          <w:tab/>
        </w:r>
        <w:r>
          <w:tab/>
          <w:t>"typesum": "1",</w:t>
        </w:r>
      </w:ins>
    </w:p>
    <w:p w14:paraId="15355DDB" w14:textId="77777777" w:rsidR="0096539F" w:rsidRDefault="0096539F" w:rsidP="0096539F">
      <w:pPr>
        <w:pStyle w:val="GOSTScript"/>
        <w:rPr>
          <w:ins w:id="2656" w:author="Сатлер Марина Викторовна" w:date="2026-04-06T17:18:00Z"/>
        </w:rPr>
      </w:pPr>
      <w:ins w:id="2657" w:author="Сатлер Марина Викторовна" w:date="2026-04-06T17:18:00Z">
        <w:r>
          <w:tab/>
        </w:r>
        <w:r>
          <w:tab/>
        </w:r>
        <w:r>
          <w:tab/>
        </w:r>
        <w:r>
          <w:tab/>
          <w:t>"value": 500000000.00,</w:t>
        </w:r>
      </w:ins>
    </w:p>
    <w:p w14:paraId="3B5E669D" w14:textId="77777777" w:rsidR="0096539F" w:rsidRDefault="0096539F" w:rsidP="0096539F">
      <w:pPr>
        <w:pStyle w:val="GOSTScript"/>
        <w:rPr>
          <w:ins w:id="2658" w:author="Сатлер Марина Викторовна" w:date="2026-04-06T17:18:00Z"/>
        </w:rPr>
      </w:pPr>
      <w:ins w:id="2659" w:author="Сатлер Марина Викторовна" w:date="2026-04-06T17:18:00Z">
        <w:r>
          <w:tab/>
        </w:r>
        <w:r>
          <w:tab/>
        </w:r>
        <w:r>
          <w:tab/>
        </w:r>
        <w:r>
          <w:tab/>
          <w:t>"operation": "&lt;="</w:t>
        </w:r>
      </w:ins>
    </w:p>
    <w:p w14:paraId="2F935686" w14:textId="77777777" w:rsidR="0096539F" w:rsidRDefault="0096539F" w:rsidP="0096539F">
      <w:pPr>
        <w:pStyle w:val="GOSTScript"/>
        <w:rPr>
          <w:ins w:id="2660" w:author="Сатлер Марина Викторовна" w:date="2026-04-06T17:18:00Z"/>
        </w:rPr>
      </w:pPr>
      <w:ins w:id="2661" w:author="Сатлер Марина Викторовна" w:date="2026-04-06T17:18:00Z">
        <w:r>
          <w:tab/>
        </w:r>
        <w:r>
          <w:tab/>
        </w:r>
        <w:r>
          <w:tab/>
          <w:t>}</w:t>
        </w:r>
      </w:ins>
    </w:p>
    <w:p w14:paraId="426B2314" w14:textId="77777777" w:rsidR="0096539F" w:rsidRDefault="0096539F" w:rsidP="0096539F">
      <w:pPr>
        <w:pStyle w:val="GOSTScript"/>
        <w:rPr>
          <w:ins w:id="2662" w:author="Сатлер Марина Викторовна" w:date="2026-04-06T17:18:00Z"/>
        </w:rPr>
      </w:pPr>
      <w:ins w:id="2663" w:author="Сатлер Марина Викторовна" w:date="2026-04-06T17:18:00Z">
        <w:r>
          <w:tab/>
        </w:r>
        <w:r>
          <w:tab/>
          <w:t>],</w:t>
        </w:r>
      </w:ins>
    </w:p>
    <w:p w14:paraId="232D8C49" w14:textId="77777777" w:rsidR="0096539F" w:rsidRDefault="0096539F" w:rsidP="0096539F">
      <w:pPr>
        <w:pStyle w:val="GOSTScript"/>
        <w:rPr>
          <w:ins w:id="2664" w:author="Сатлер Марина Викторовна" w:date="2026-04-06T17:18:00Z"/>
        </w:rPr>
      </w:pPr>
      <w:ins w:id="2665" w:author="Сатлер Марина Викторовна" w:date="2026-04-06T17:18:00Z">
        <w:r>
          <w:tab/>
        </w:r>
        <w:r>
          <w:tab/>
          <w:t>"ReturnIfEmpty": 0,</w:t>
        </w:r>
      </w:ins>
    </w:p>
    <w:p w14:paraId="256B9414" w14:textId="77777777" w:rsidR="0096539F" w:rsidRDefault="0096539F" w:rsidP="0096539F">
      <w:pPr>
        <w:pStyle w:val="GOSTScript"/>
        <w:rPr>
          <w:ins w:id="2666" w:author="Сатлер Марина Викторовна" w:date="2026-04-06T17:18:00Z"/>
        </w:rPr>
      </w:pPr>
      <w:ins w:id="2667" w:author="Сатлер Марина Викторовна" w:date="2026-04-06T17:18:00Z">
        <w:r>
          <w:tab/>
        </w:r>
        <w:r>
          <w:tab/>
          <w:t>"Offset": 2,</w:t>
        </w:r>
      </w:ins>
    </w:p>
    <w:p w14:paraId="2B1C88A7" w14:textId="77777777" w:rsidR="0096539F" w:rsidRDefault="0096539F" w:rsidP="0096539F">
      <w:pPr>
        <w:pStyle w:val="GOSTScript"/>
        <w:rPr>
          <w:ins w:id="2668" w:author="Сатлер Марина Викторовна" w:date="2026-04-06T17:18:00Z"/>
        </w:rPr>
      </w:pPr>
      <w:ins w:id="2669" w:author="Сатлер Марина Викторовна" w:date="2026-04-06T17:18:00Z">
        <w:r>
          <w:tab/>
        </w:r>
        <w:r>
          <w:tab/>
          <w:t>"Limit": 2</w:t>
        </w:r>
      </w:ins>
    </w:p>
    <w:p w14:paraId="00B329CA" w14:textId="77777777" w:rsidR="0096539F" w:rsidRDefault="0096539F" w:rsidP="0096539F">
      <w:pPr>
        <w:pStyle w:val="GOSTScript"/>
        <w:rPr>
          <w:ins w:id="2670" w:author="Сатлер Марина Викторовна" w:date="2026-04-06T17:18:00Z"/>
        </w:rPr>
      </w:pPr>
      <w:ins w:id="2671" w:author="Сатлер Марина Викторовна" w:date="2026-04-06T17:18:00Z">
        <w:r>
          <w:tab/>
          <w:t>}</w:t>
        </w:r>
      </w:ins>
    </w:p>
    <w:p w14:paraId="1AE38E7E" w14:textId="7456E9EB" w:rsidR="00EE23ED" w:rsidRPr="003262ED" w:rsidRDefault="0096539F" w:rsidP="0096539F">
      <w:pPr>
        <w:pStyle w:val="GOSTScript"/>
        <w:rPr>
          <w:ins w:id="2672" w:author="Сатлер Марина Викторовна" w:date="2026-04-06T15:53:00Z"/>
        </w:rPr>
      </w:pPr>
      <w:ins w:id="2673" w:author="Сатлер Марина Викторовна" w:date="2026-04-06T17:18:00Z">
        <w:r>
          <w:t>}</w:t>
        </w:r>
      </w:ins>
    </w:p>
    <w:p w14:paraId="4096B3AE" w14:textId="300C15FD" w:rsidR="00512B7E" w:rsidRPr="00F4375B" w:rsidRDefault="00512B7E" w:rsidP="00F4375B">
      <w:pPr>
        <w:pStyle w:val="21"/>
      </w:pPr>
      <w:bookmarkStart w:id="2674" w:name="_Toc226556165"/>
      <w:bookmarkStart w:id="2675" w:name="_Ref226559588"/>
      <w:r w:rsidRPr="00F4375B">
        <w:lastRenderedPageBreak/>
        <w:t>Параметры ответа</w:t>
      </w:r>
      <w:bookmarkEnd w:id="2572"/>
      <w:bookmarkEnd w:id="2573"/>
      <w:bookmarkEnd w:id="2674"/>
      <w:bookmarkEnd w:id="2675"/>
    </w:p>
    <w:p w14:paraId="7F578CAC" w14:textId="2311EBEE" w:rsidR="00F4375B" w:rsidRDefault="00561A39" w:rsidP="00F4375B">
      <w:pPr>
        <w:pStyle w:val="GOSTNameTable"/>
      </w:pPr>
      <w:r>
        <w:fldChar w:fldCharType="begin"/>
      </w:r>
      <w:r>
        <w:instrText xml:space="preserve"> SEQ Таблица \* ARABIC </w:instrText>
      </w:r>
      <w:r>
        <w:fldChar w:fldCharType="separate"/>
      </w:r>
      <w:bookmarkStart w:id="2676" w:name="_Toc226556232"/>
      <w:r w:rsidR="00F300A9">
        <w:t>18</w:t>
      </w:r>
      <w:r>
        <w:fldChar w:fldCharType="end"/>
      </w:r>
      <w:r w:rsidR="00F4375B">
        <w:t xml:space="preserve"> - </w:t>
      </w:r>
      <w:r w:rsidR="00F4375B" w:rsidRPr="00B476B3">
        <w:t>Параметры ответа на «Запрос списка подобранных записей учета по документу»</w:t>
      </w:r>
      <w:bookmarkEnd w:id="2676"/>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512B7E" w:rsidRPr="00B9499D" w14:paraId="31DD698C" w14:textId="77777777" w:rsidTr="00474AC7">
        <w:trPr>
          <w:cnfStyle w:val="100000000000" w:firstRow="1" w:lastRow="0" w:firstColumn="0" w:lastColumn="0" w:oddVBand="0" w:evenVBand="0" w:oddHBand="0" w:evenHBand="0" w:firstRowFirstColumn="0" w:firstRowLastColumn="0" w:lastRowFirstColumn="0" w:lastRowLastColumn="0"/>
          <w:trHeight w:val="689"/>
        </w:trPr>
        <w:tc>
          <w:tcPr>
            <w:tcW w:w="1100" w:type="pct"/>
            <w:hideMark/>
          </w:tcPr>
          <w:p w14:paraId="7077E6C9" w14:textId="77777777" w:rsidR="00512B7E" w:rsidRPr="00F4375B" w:rsidRDefault="00512B7E" w:rsidP="00F4375B">
            <w:pPr>
              <w:pStyle w:val="GOSTTableHead"/>
            </w:pPr>
            <w:bookmarkStart w:id="2677" w:name="_Hlk119669597"/>
            <w:r w:rsidRPr="00F4375B">
              <w:t>Наименование параметра</w:t>
            </w:r>
          </w:p>
        </w:tc>
        <w:tc>
          <w:tcPr>
            <w:tcW w:w="750" w:type="pct"/>
            <w:hideMark/>
          </w:tcPr>
          <w:p w14:paraId="42DD9F49" w14:textId="77777777" w:rsidR="00512B7E" w:rsidRPr="00F4375B" w:rsidRDefault="00512B7E" w:rsidP="00F4375B">
            <w:pPr>
              <w:pStyle w:val="GOSTTableHead"/>
            </w:pPr>
            <w:r w:rsidRPr="00F4375B">
              <w:t>Название тэга</w:t>
            </w:r>
          </w:p>
        </w:tc>
        <w:tc>
          <w:tcPr>
            <w:tcW w:w="500" w:type="pct"/>
            <w:hideMark/>
          </w:tcPr>
          <w:p w14:paraId="4B348D82" w14:textId="77777777" w:rsidR="00512B7E" w:rsidRPr="00F4375B" w:rsidRDefault="00512B7E" w:rsidP="00F4375B">
            <w:pPr>
              <w:pStyle w:val="GOSTTableHead"/>
            </w:pPr>
            <w:r w:rsidRPr="00F4375B">
              <w:t>Тип данных</w:t>
            </w:r>
          </w:p>
        </w:tc>
        <w:tc>
          <w:tcPr>
            <w:tcW w:w="300" w:type="pct"/>
          </w:tcPr>
          <w:p w14:paraId="3A2593D6" w14:textId="77777777" w:rsidR="00512B7E" w:rsidRPr="00F4375B" w:rsidRDefault="00512B7E" w:rsidP="00F4375B">
            <w:pPr>
              <w:pStyle w:val="GOSTTableHead"/>
            </w:pPr>
            <w:r w:rsidRPr="00F4375B">
              <w:t>Обязательность</w:t>
            </w:r>
          </w:p>
        </w:tc>
        <w:tc>
          <w:tcPr>
            <w:tcW w:w="315" w:type="pct"/>
          </w:tcPr>
          <w:p w14:paraId="4EA549E4" w14:textId="77777777" w:rsidR="00512B7E" w:rsidRPr="00F4375B" w:rsidRDefault="00512B7E" w:rsidP="00F4375B">
            <w:pPr>
              <w:pStyle w:val="GOSTTableHead"/>
            </w:pPr>
            <w:r w:rsidRPr="00F4375B">
              <w:t>Размерность</w:t>
            </w:r>
          </w:p>
        </w:tc>
        <w:tc>
          <w:tcPr>
            <w:tcW w:w="2035" w:type="pct"/>
            <w:hideMark/>
          </w:tcPr>
          <w:p w14:paraId="36107ECE" w14:textId="77777777" w:rsidR="00512B7E" w:rsidRPr="00F4375B" w:rsidRDefault="00512B7E" w:rsidP="00F4375B">
            <w:pPr>
              <w:pStyle w:val="GOSTTableHead"/>
            </w:pPr>
            <w:r w:rsidRPr="00F4375B">
              <w:t>Описание</w:t>
            </w:r>
          </w:p>
        </w:tc>
      </w:tr>
      <w:tr w:rsidR="00512B7E" w:rsidRPr="00B9499D" w14:paraId="6DC51689" w14:textId="77777777" w:rsidTr="00474AC7">
        <w:tc>
          <w:tcPr>
            <w:tcW w:w="5000" w:type="pct"/>
            <w:gridSpan w:val="6"/>
          </w:tcPr>
          <w:p w14:paraId="1626E8FE" w14:textId="77777777" w:rsidR="00512B7E" w:rsidRPr="00B9499D" w:rsidRDefault="00512B7E" w:rsidP="002F6952">
            <w:pPr>
              <w:pStyle w:val="GOSTTableHead"/>
            </w:pPr>
            <w:r w:rsidRPr="00B9499D">
              <w:t>Перечень параметров ответа (</w:t>
            </w:r>
            <w:r w:rsidRPr="00B9499D">
              <w:rPr>
                <w:lang w:val="en-US"/>
              </w:rPr>
              <w:t>header</w:t>
            </w:r>
            <w:r w:rsidRPr="00B9499D">
              <w:t>)</w:t>
            </w:r>
          </w:p>
        </w:tc>
      </w:tr>
      <w:tr w:rsidR="00512B7E" w:rsidRPr="00B9499D" w14:paraId="21265BF3" w14:textId="77777777" w:rsidTr="00474AC7">
        <w:tc>
          <w:tcPr>
            <w:tcW w:w="1100" w:type="pct"/>
          </w:tcPr>
          <w:p w14:paraId="3CFE83CD" w14:textId="77777777" w:rsidR="00512B7E" w:rsidRPr="00B9499D" w:rsidRDefault="00512B7E" w:rsidP="00F4375B">
            <w:pPr>
              <w:pStyle w:val="GOSTTablenorm"/>
            </w:pPr>
            <w:r w:rsidRPr="00B9499D">
              <w:t>Система-отправитель запроса</w:t>
            </w:r>
          </w:p>
        </w:tc>
        <w:tc>
          <w:tcPr>
            <w:tcW w:w="750" w:type="pct"/>
          </w:tcPr>
          <w:p w14:paraId="0B131708" w14:textId="77777777" w:rsidR="00512B7E" w:rsidRPr="00B9499D" w:rsidRDefault="00512B7E" w:rsidP="00F4375B">
            <w:pPr>
              <w:pStyle w:val="GOSTTablenorm"/>
              <w:rPr>
                <w:lang w:val="en-US"/>
              </w:rPr>
            </w:pPr>
            <w:r w:rsidRPr="00B9499D">
              <w:rPr>
                <w:lang w:val="en-US"/>
              </w:rPr>
              <w:t>Source</w:t>
            </w:r>
          </w:p>
        </w:tc>
        <w:tc>
          <w:tcPr>
            <w:tcW w:w="500" w:type="pct"/>
          </w:tcPr>
          <w:p w14:paraId="76675349" w14:textId="77777777" w:rsidR="00512B7E" w:rsidRPr="00B9499D" w:rsidRDefault="00512B7E" w:rsidP="00F4375B">
            <w:pPr>
              <w:pStyle w:val="GOSTTablenorm"/>
              <w:rPr>
                <w:szCs w:val="22"/>
                <w:lang w:val="en-US"/>
              </w:rPr>
            </w:pPr>
            <w:r w:rsidRPr="00B9499D">
              <w:rPr>
                <w:szCs w:val="22"/>
              </w:rPr>
              <w:t>Строка</w:t>
            </w:r>
          </w:p>
        </w:tc>
        <w:tc>
          <w:tcPr>
            <w:tcW w:w="300" w:type="pct"/>
          </w:tcPr>
          <w:p w14:paraId="74F31F5D" w14:textId="77777777" w:rsidR="00512B7E" w:rsidRPr="00B9499D" w:rsidRDefault="00512B7E" w:rsidP="00F4375B">
            <w:pPr>
              <w:pStyle w:val="GOSTTablenorm"/>
              <w:rPr>
                <w:szCs w:val="22"/>
              </w:rPr>
            </w:pPr>
            <w:r w:rsidRPr="00B9499D">
              <w:rPr>
                <w:szCs w:val="22"/>
              </w:rPr>
              <w:t>Да</w:t>
            </w:r>
          </w:p>
        </w:tc>
        <w:tc>
          <w:tcPr>
            <w:tcW w:w="315" w:type="pct"/>
          </w:tcPr>
          <w:p w14:paraId="2E0718C4" w14:textId="77777777" w:rsidR="00512B7E" w:rsidRPr="00B9499D" w:rsidRDefault="00512B7E" w:rsidP="00F4375B">
            <w:pPr>
              <w:pStyle w:val="GOSTTablenorm"/>
              <w:rPr>
                <w:lang w:val="en-US"/>
              </w:rPr>
            </w:pPr>
            <w:r w:rsidRPr="00B9499D">
              <w:t>&lt;=</w:t>
            </w:r>
            <w:r w:rsidRPr="00B9499D">
              <w:rPr>
                <w:lang w:val="en-US"/>
              </w:rPr>
              <w:t>10</w:t>
            </w:r>
          </w:p>
        </w:tc>
        <w:tc>
          <w:tcPr>
            <w:tcW w:w="2035" w:type="pct"/>
          </w:tcPr>
          <w:p w14:paraId="3A3282B1" w14:textId="77777777" w:rsidR="00563A60" w:rsidRDefault="170E4D90" w:rsidP="002F6952">
            <w:pPr>
              <w:pStyle w:val="GOSTTablenorm"/>
            </w:pPr>
            <w:r>
              <w:t xml:space="preserve">ФП ГИИС ЭБ </w:t>
            </w:r>
            <w:r w:rsidR="00563A60" w:rsidRPr="36854D62">
              <w:t>–</w:t>
            </w:r>
            <w:r>
              <w:t xml:space="preserve"> отправител</w:t>
            </w:r>
            <w:r w:rsidR="00624E66">
              <w:t>ь</w:t>
            </w:r>
            <w:r w:rsidR="00563A60">
              <w:t xml:space="preserve"> запроса.</w:t>
            </w:r>
          </w:p>
          <w:p w14:paraId="614DD2EB" w14:textId="3B90B9BE" w:rsidR="00512B7E" w:rsidRPr="00B9499D" w:rsidRDefault="170E4D90" w:rsidP="002F6952">
            <w:pPr>
              <w:pStyle w:val="GOSTTablenorm"/>
            </w:pPr>
            <w:r>
              <w:t>Возможные значения:</w:t>
            </w:r>
          </w:p>
          <w:p w14:paraId="6F25603C" w14:textId="77777777" w:rsidR="00027483" w:rsidRPr="00B9499D" w:rsidRDefault="00027483" w:rsidP="00027483">
            <w:pPr>
              <w:pStyle w:val="GOSTTableListMark1"/>
              <w:rPr>
                <w:lang w:val="en-US"/>
              </w:rPr>
            </w:pPr>
            <w:r w:rsidRPr="00B9499D">
              <w:rPr>
                <w:lang w:val="en-US"/>
              </w:rPr>
              <w:t>EXP</w:t>
            </w:r>
            <w:r w:rsidRPr="00B9499D">
              <w:t>03</w:t>
            </w:r>
            <w:r w:rsidRPr="00B9499D">
              <w:rPr>
                <w:lang w:val="en-US"/>
              </w:rPr>
              <w:t xml:space="preserve"> (ПУР</w:t>
            </w:r>
            <w:r w:rsidRPr="00B9499D">
              <w:t>03</w:t>
            </w:r>
            <w:r w:rsidRPr="00B9499D">
              <w:rPr>
                <w:lang w:val="en-US"/>
              </w:rPr>
              <w:t xml:space="preserve"> ЭБ)</w:t>
            </w:r>
            <w:r>
              <w:t>;</w:t>
            </w:r>
          </w:p>
          <w:p w14:paraId="01A178A9" w14:textId="0D8433D5" w:rsidR="00512B7E" w:rsidRPr="00B9499D" w:rsidRDefault="00512B7E" w:rsidP="00F4375B">
            <w:pPr>
              <w:pStyle w:val="GOSTTableListMark1"/>
              <w:rPr>
                <w:lang w:val="en-US"/>
              </w:rPr>
            </w:pPr>
            <w:r w:rsidRPr="00B9499D">
              <w:rPr>
                <w:lang w:val="en-US"/>
              </w:rPr>
              <w:t>EXP</w:t>
            </w:r>
            <w:r w:rsidRPr="00B9499D">
              <w:t>05</w:t>
            </w:r>
            <w:r w:rsidRPr="00B9499D">
              <w:rPr>
                <w:lang w:val="en-US"/>
              </w:rPr>
              <w:t xml:space="preserve"> (ПУР</w:t>
            </w:r>
            <w:r w:rsidRPr="00B9499D">
              <w:t>05</w:t>
            </w:r>
            <w:r w:rsidRPr="00B9499D">
              <w:rPr>
                <w:lang w:val="en-US"/>
              </w:rPr>
              <w:t xml:space="preserve"> ЭБ)</w:t>
            </w:r>
            <w:r w:rsidR="00ED0029">
              <w:t>;</w:t>
            </w:r>
          </w:p>
          <w:p w14:paraId="233E974E" w14:textId="5FB4186C" w:rsidR="00512B7E" w:rsidRPr="00B9499D" w:rsidRDefault="00512B7E" w:rsidP="00F4375B">
            <w:pPr>
              <w:pStyle w:val="GOSTTableListMark1"/>
              <w:rPr>
                <w:lang w:val="en-US"/>
              </w:rPr>
            </w:pPr>
            <w:r w:rsidRPr="00B9499D">
              <w:rPr>
                <w:lang w:val="en-US"/>
              </w:rPr>
              <w:t>FAMABS (ПУДС ЭБ)</w:t>
            </w:r>
            <w:r w:rsidR="00ED0029">
              <w:t>;</w:t>
            </w:r>
          </w:p>
          <w:p w14:paraId="07A71A1E" w14:textId="0ADA1022" w:rsidR="00F2056A" w:rsidRDefault="170E4D90" w:rsidP="00F2056A">
            <w:pPr>
              <w:pStyle w:val="GOSTTableListMark1"/>
              <w:rPr>
                <w:lang w:val="en-US"/>
              </w:rPr>
            </w:pPr>
            <w:r w:rsidRPr="170E4D90">
              <w:rPr>
                <w:lang w:val="en-US"/>
              </w:rPr>
              <w:t>ARP (ПУИО ЭБ)</w:t>
            </w:r>
            <w:r w:rsidR="00F2056A">
              <w:t>;</w:t>
            </w:r>
          </w:p>
          <w:p w14:paraId="30A19730" w14:textId="77777777" w:rsidR="00F2056A" w:rsidRPr="00714F3D" w:rsidRDefault="00F2056A" w:rsidP="00F2056A">
            <w:pPr>
              <w:pStyle w:val="GOSTTableListMark1"/>
              <w:rPr>
                <w:lang w:val="en-US"/>
              </w:rPr>
            </w:pPr>
            <w:r w:rsidRPr="00714F3D">
              <w:t>RMS (ПУД ЭБ);</w:t>
            </w:r>
          </w:p>
          <w:p w14:paraId="52069E41" w14:textId="77777777" w:rsidR="00F146C0" w:rsidRPr="00C75A4E" w:rsidRDefault="00F146C0" w:rsidP="00F146C0">
            <w:pPr>
              <w:pStyle w:val="GOSTTableListMark1"/>
              <w:rPr>
                <w:ins w:id="2678" w:author="Сатлер Марина Викторовна" w:date="2024-10-04T13:49:00Z"/>
              </w:rPr>
            </w:pPr>
            <w:ins w:id="2679" w:author="Сатлер Марина Викторовна" w:date="2024-10-04T13:49:00Z">
              <w:r w:rsidRPr="00696CBB">
                <w:t>TSE (ПУР КС ЭБ)</w:t>
              </w:r>
              <w:r>
                <w:t>;</w:t>
              </w:r>
            </w:ins>
          </w:p>
          <w:p w14:paraId="333F5ED8" w14:textId="433ABDA2" w:rsidR="00512B7E" w:rsidRPr="00C75A4E" w:rsidRDefault="00F2056A" w:rsidP="00783DCB">
            <w:pPr>
              <w:pStyle w:val="GOSTTableListMark1"/>
            </w:pPr>
            <w:r w:rsidRPr="00714F3D">
              <w:rPr>
                <w:lang w:val="en-US"/>
              </w:rPr>
              <w:t>INC</w:t>
            </w:r>
            <w:r w:rsidRPr="00714F3D">
              <w:t xml:space="preserve"> (</w:t>
            </w:r>
            <w:r w:rsidR="00783DCB" w:rsidRPr="00714F3D">
              <w:t xml:space="preserve">ПУР </w:t>
            </w:r>
            <w:r w:rsidRPr="00714F3D">
              <w:t>АУ/БУ ЭБ)</w:t>
            </w:r>
          </w:p>
        </w:tc>
      </w:tr>
      <w:tr w:rsidR="00512B7E" w:rsidRPr="00B9499D" w14:paraId="109D8D61" w14:textId="77777777" w:rsidTr="00474AC7">
        <w:tc>
          <w:tcPr>
            <w:tcW w:w="1100" w:type="pct"/>
          </w:tcPr>
          <w:p w14:paraId="57A24272" w14:textId="3ECCA3E2" w:rsidR="00512B7E" w:rsidRPr="00B9499D" w:rsidRDefault="170E4D90" w:rsidP="002F6952">
            <w:pPr>
              <w:pStyle w:val="GOSTTablenorm"/>
            </w:pPr>
            <w:r>
              <w:t>Система-получатель ответа</w:t>
            </w:r>
          </w:p>
        </w:tc>
        <w:tc>
          <w:tcPr>
            <w:tcW w:w="750" w:type="pct"/>
          </w:tcPr>
          <w:p w14:paraId="06DBE459" w14:textId="77777777" w:rsidR="00512B7E" w:rsidRPr="00B9499D" w:rsidRDefault="00512B7E" w:rsidP="002F6952">
            <w:pPr>
              <w:pStyle w:val="GOSTTablenorm"/>
              <w:rPr>
                <w:lang w:val="en-US"/>
              </w:rPr>
            </w:pPr>
            <w:r w:rsidRPr="00B9499D">
              <w:rPr>
                <w:lang w:val="en-US"/>
              </w:rPr>
              <w:t>Receiver</w:t>
            </w:r>
          </w:p>
        </w:tc>
        <w:tc>
          <w:tcPr>
            <w:tcW w:w="500" w:type="pct"/>
          </w:tcPr>
          <w:p w14:paraId="3CD3ECB8" w14:textId="77777777" w:rsidR="00512B7E" w:rsidRPr="00B9499D" w:rsidRDefault="00512B7E" w:rsidP="00726940">
            <w:pPr>
              <w:ind w:firstLine="30"/>
              <w:rPr>
                <w:sz w:val="22"/>
                <w:szCs w:val="22"/>
              </w:rPr>
            </w:pPr>
            <w:r w:rsidRPr="00B9499D">
              <w:rPr>
                <w:sz w:val="22"/>
                <w:szCs w:val="22"/>
              </w:rPr>
              <w:t>Строка</w:t>
            </w:r>
          </w:p>
        </w:tc>
        <w:tc>
          <w:tcPr>
            <w:tcW w:w="300" w:type="pct"/>
          </w:tcPr>
          <w:p w14:paraId="292D2623" w14:textId="77777777" w:rsidR="00512B7E" w:rsidRPr="00B9499D" w:rsidRDefault="00512B7E" w:rsidP="00726940">
            <w:pPr>
              <w:ind w:firstLine="30"/>
              <w:rPr>
                <w:sz w:val="22"/>
                <w:szCs w:val="22"/>
              </w:rPr>
            </w:pPr>
            <w:r w:rsidRPr="00B9499D">
              <w:rPr>
                <w:sz w:val="22"/>
                <w:szCs w:val="22"/>
              </w:rPr>
              <w:t>Да</w:t>
            </w:r>
          </w:p>
        </w:tc>
        <w:tc>
          <w:tcPr>
            <w:tcW w:w="315" w:type="pct"/>
          </w:tcPr>
          <w:p w14:paraId="441CD7A5" w14:textId="77777777" w:rsidR="00512B7E" w:rsidRPr="00B9499D" w:rsidRDefault="00512B7E" w:rsidP="002F6952">
            <w:pPr>
              <w:pStyle w:val="GOSTTablenorm"/>
            </w:pPr>
            <w:r w:rsidRPr="00B9499D">
              <w:t>&lt;=</w:t>
            </w:r>
            <w:r w:rsidRPr="00B9499D">
              <w:rPr>
                <w:lang w:val="en-US"/>
              </w:rPr>
              <w:t>10</w:t>
            </w:r>
          </w:p>
        </w:tc>
        <w:tc>
          <w:tcPr>
            <w:tcW w:w="2035" w:type="pct"/>
          </w:tcPr>
          <w:p w14:paraId="4B90000F" w14:textId="77777777" w:rsidR="00563A60" w:rsidRDefault="170E4D90" w:rsidP="002F6952">
            <w:pPr>
              <w:pStyle w:val="GOSTTablenorm"/>
            </w:pPr>
            <w:r>
              <w:t xml:space="preserve">ФП ГИИС ЭБ </w:t>
            </w:r>
            <w:r w:rsidR="00563A60" w:rsidRPr="36854D62">
              <w:t>–</w:t>
            </w:r>
            <w:r w:rsidR="00563A60">
              <w:t xml:space="preserve"> получатель ответа.</w:t>
            </w:r>
          </w:p>
          <w:p w14:paraId="2189A0FF" w14:textId="510518AA" w:rsidR="00512B7E" w:rsidRPr="00B9499D" w:rsidRDefault="170E4D90" w:rsidP="002F6952">
            <w:pPr>
              <w:pStyle w:val="GOSTTablenorm"/>
            </w:pPr>
            <w:r>
              <w:t>Возможные значения:</w:t>
            </w:r>
          </w:p>
          <w:p w14:paraId="2F2D97D2" w14:textId="77777777" w:rsidR="00027483" w:rsidRPr="00B9499D" w:rsidRDefault="00027483" w:rsidP="00027483">
            <w:pPr>
              <w:pStyle w:val="GOSTTableListMark1"/>
              <w:rPr>
                <w:lang w:val="en-US"/>
              </w:rPr>
            </w:pPr>
            <w:r w:rsidRPr="00B9499D">
              <w:rPr>
                <w:lang w:val="en-US"/>
              </w:rPr>
              <w:t>EXP</w:t>
            </w:r>
            <w:r w:rsidRPr="00B9499D">
              <w:t>03</w:t>
            </w:r>
            <w:r w:rsidRPr="00B9499D">
              <w:rPr>
                <w:lang w:val="en-US"/>
              </w:rPr>
              <w:t xml:space="preserve"> (ПУР</w:t>
            </w:r>
            <w:r w:rsidRPr="00B9499D">
              <w:t>03</w:t>
            </w:r>
            <w:r w:rsidRPr="00B9499D">
              <w:rPr>
                <w:lang w:val="en-US"/>
              </w:rPr>
              <w:t xml:space="preserve"> ЭБ)</w:t>
            </w:r>
            <w:r>
              <w:t>;</w:t>
            </w:r>
          </w:p>
          <w:p w14:paraId="37F21820" w14:textId="1B19E351" w:rsidR="00512B7E" w:rsidRPr="00B9499D" w:rsidRDefault="00512B7E" w:rsidP="00F4375B">
            <w:pPr>
              <w:pStyle w:val="GOSTTableListMark1"/>
              <w:rPr>
                <w:lang w:val="en-US"/>
              </w:rPr>
            </w:pPr>
            <w:r w:rsidRPr="00B9499D">
              <w:rPr>
                <w:lang w:val="en-US"/>
              </w:rPr>
              <w:t>EXP</w:t>
            </w:r>
            <w:r w:rsidRPr="00B9499D">
              <w:t>05</w:t>
            </w:r>
            <w:r w:rsidRPr="00B9499D">
              <w:rPr>
                <w:lang w:val="en-US"/>
              </w:rPr>
              <w:t xml:space="preserve"> (ПУР</w:t>
            </w:r>
            <w:r w:rsidRPr="00B9499D">
              <w:t>05</w:t>
            </w:r>
            <w:r w:rsidRPr="00B9499D">
              <w:rPr>
                <w:lang w:val="en-US"/>
              </w:rPr>
              <w:t xml:space="preserve"> ЭБ)</w:t>
            </w:r>
            <w:r w:rsidR="00ED0029">
              <w:t>;</w:t>
            </w:r>
          </w:p>
          <w:p w14:paraId="1E684033" w14:textId="687833D3" w:rsidR="00512B7E" w:rsidRPr="00B9499D" w:rsidRDefault="00512B7E" w:rsidP="00F4375B">
            <w:pPr>
              <w:pStyle w:val="GOSTTableListMark1"/>
              <w:rPr>
                <w:lang w:val="en-US"/>
              </w:rPr>
            </w:pPr>
            <w:r w:rsidRPr="00B9499D">
              <w:rPr>
                <w:lang w:val="en-US"/>
              </w:rPr>
              <w:t>FAMABS (ПУДС ЭБ)</w:t>
            </w:r>
            <w:r w:rsidR="00ED0029">
              <w:t>;</w:t>
            </w:r>
          </w:p>
          <w:p w14:paraId="04C44CB5" w14:textId="666905A2" w:rsidR="00371009" w:rsidRDefault="170E4D90" w:rsidP="00F4375B">
            <w:pPr>
              <w:pStyle w:val="GOSTTableListMark1"/>
              <w:rPr>
                <w:ins w:id="2680" w:author="Сказецкая Наталья Камилевна" w:date="2023-09-15T12:01:00Z"/>
                <w:lang w:val="en-US"/>
              </w:rPr>
            </w:pPr>
            <w:r w:rsidRPr="170E4D90">
              <w:rPr>
                <w:lang w:val="en-US"/>
              </w:rPr>
              <w:t>ARP (ПУИО ЭБ)</w:t>
            </w:r>
            <w:r w:rsidR="00ED0029">
              <w:t>;</w:t>
            </w:r>
          </w:p>
          <w:p w14:paraId="67263BCE" w14:textId="6E122285" w:rsidR="00371009" w:rsidRPr="00F2056A" w:rsidRDefault="00371009" w:rsidP="00F4375B">
            <w:pPr>
              <w:pStyle w:val="GOSTTableListMark1"/>
              <w:rPr>
                <w:ins w:id="2681" w:author="Сказецкая Наталья Камилевна" w:date="2023-09-15T12:00:00Z"/>
                <w:lang w:val="en-US"/>
              </w:rPr>
            </w:pPr>
            <w:commentRangeStart w:id="2682"/>
            <w:ins w:id="2683" w:author="Сказецкая Наталья Камилевна" w:date="2023-09-15T12:00:00Z">
              <w:r w:rsidRPr="00C75A4E">
                <w:t>RMS (ПУД ЭБ)</w:t>
              </w:r>
            </w:ins>
            <w:r w:rsidR="009E5CC6">
              <w:t>;</w:t>
            </w:r>
          </w:p>
          <w:p w14:paraId="62F210B5" w14:textId="77777777" w:rsidR="00F146C0" w:rsidRPr="00C75A4E" w:rsidRDefault="00F146C0" w:rsidP="00F146C0">
            <w:pPr>
              <w:pStyle w:val="GOSTTableListMark1"/>
              <w:rPr>
                <w:ins w:id="2684" w:author="Сатлер Марина Викторовна" w:date="2024-10-04T13:49:00Z"/>
              </w:rPr>
            </w:pPr>
            <w:ins w:id="2685" w:author="Сатлер Марина Викторовна" w:date="2024-10-04T13:49:00Z">
              <w:r w:rsidRPr="00696CBB">
                <w:t>TSE (ПУР КС ЭБ)</w:t>
              </w:r>
              <w:r>
                <w:t>;</w:t>
              </w:r>
            </w:ins>
          </w:p>
          <w:p w14:paraId="2073AC16" w14:textId="7AC480D7" w:rsidR="00371009" w:rsidRPr="00471360" w:rsidRDefault="00371009" w:rsidP="00FA4C31">
            <w:pPr>
              <w:pStyle w:val="GOSTTableListMark1"/>
            </w:pPr>
            <w:ins w:id="2686" w:author="Сказецкая Наталья Камилевна" w:date="2023-09-15T12:00:00Z">
              <w:r w:rsidRPr="00C75A4E">
                <w:rPr>
                  <w:lang w:val="en-US"/>
                </w:rPr>
                <w:t>INC</w:t>
              </w:r>
              <w:r w:rsidRPr="00C75A4E">
                <w:t xml:space="preserve"> (</w:t>
              </w:r>
            </w:ins>
            <w:ins w:id="2687" w:author="Сатлер Марина Викторовна" w:date="2024-10-04T13:40:00Z">
              <w:r w:rsidR="00B44B92" w:rsidRPr="00C75A4E">
                <w:t xml:space="preserve">ПУР </w:t>
              </w:r>
            </w:ins>
            <w:ins w:id="2688" w:author="Сказецкая Наталья Камилевна" w:date="2023-09-15T12:00:00Z">
              <w:del w:id="2689" w:author="Сатлер Марина Викторовна" w:date="2024-10-04T13:40:00Z">
                <w:r w:rsidRPr="00C75A4E" w:rsidDel="00B44B92">
                  <w:delText xml:space="preserve">Компонент </w:delText>
                </w:r>
              </w:del>
              <w:r w:rsidRPr="00C75A4E">
                <w:t xml:space="preserve">АУ/БУ </w:t>
              </w:r>
              <w:del w:id="2690" w:author="Сатлер Марина Викторовна" w:date="2024-10-04T13:40:00Z">
                <w:r w:rsidRPr="00C75A4E" w:rsidDel="00B44B92">
                  <w:delText xml:space="preserve">ПУР </w:delText>
                </w:r>
              </w:del>
              <w:r w:rsidRPr="00C75A4E">
                <w:t>ЭБ)</w:t>
              </w:r>
              <w:commentRangeEnd w:id="2682"/>
              <w:r w:rsidRPr="00F2056A">
                <w:rPr>
                  <w:rStyle w:val="afff4"/>
                </w:rPr>
                <w:commentReference w:id="2682"/>
              </w:r>
            </w:ins>
          </w:p>
        </w:tc>
      </w:tr>
      <w:tr w:rsidR="00512B7E" w:rsidRPr="00B9499D" w14:paraId="74B534A5" w14:textId="77777777" w:rsidTr="00474AC7">
        <w:tc>
          <w:tcPr>
            <w:tcW w:w="1100" w:type="pct"/>
          </w:tcPr>
          <w:p w14:paraId="07457D5C" w14:textId="6E5F122B" w:rsidR="00512B7E" w:rsidRPr="00B9499D" w:rsidRDefault="00512B7E" w:rsidP="00F4375B">
            <w:pPr>
              <w:pStyle w:val="GOSTTablenorm"/>
              <w:rPr>
                <w:lang w:val="en-US"/>
              </w:rPr>
            </w:pPr>
            <w:r w:rsidRPr="00B9499D">
              <w:t>Дата и время ответа</w:t>
            </w:r>
          </w:p>
        </w:tc>
        <w:tc>
          <w:tcPr>
            <w:tcW w:w="750" w:type="pct"/>
          </w:tcPr>
          <w:p w14:paraId="0FE6F1F7" w14:textId="3346D4BA" w:rsidR="00512B7E" w:rsidRPr="00B9499D" w:rsidRDefault="00754F9A" w:rsidP="00F4375B">
            <w:pPr>
              <w:pStyle w:val="GOSTTablenorm"/>
              <w:rPr>
                <w:lang w:val="en-US"/>
              </w:rPr>
            </w:pPr>
            <w:r w:rsidRPr="00B9499D">
              <w:rPr>
                <w:lang w:val="en-US"/>
              </w:rPr>
              <w:t>Ans</w:t>
            </w:r>
            <w:r w:rsidR="00512B7E" w:rsidRPr="00B9499D">
              <w:rPr>
                <w:lang w:val="en-US"/>
              </w:rPr>
              <w:t>DateTime</w:t>
            </w:r>
          </w:p>
        </w:tc>
        <w:tc>
          <w:tcPr>
            <w:tcW w:w="500" w:type="pct"/>
          </w:tcPr>
          <w:p w14:paraId="29DD4568" w14:textId="77777777" w:rsidR="00512B7E" w:rsidRPr="00B9499D" w:rsidRDefault="00512B7E" w:rsidP="00F4375B">
            <w:pPr>
              <w:pStyle w:val="GOSTTablenorm"/>
            </w:pPr>
            <w:r w:rsidRPr="00B9499D">
              <w:t>Дата-время (</w:t>
            </w:r>
            <w:r w:rsidRPr="00B9499D">
              <w:rPr>
                <w:lang w:val="en-US"/>
              </w:rPr>
              <w:t>timestamp</w:t>
            </w:r>
            <w:r w:rsidRPr="00B9499D">
              <w:t>)</w:t>
            </w:r>
          </w:p>
        </w:tc>
        <w:tc>
          <w:tcPr>
            <w:tcW w:w="300" w:type="pct"/>
          </w:tcPr>
          <w:p w14:paraId="28BC74DC" w14:textId="77777777" w:rsidR="00512B7E" w:rsidRPr="00B9499D" w:rsidRDefault="00512B7E" w:rsidP="00F4375B">
            <w:pPr>
              <w:pStyle w:val="GOSTTablenorm"/>
              <w:rPr>
                <w:szCs w:val="22"/>
              </w:rPr>
            </w:pPr>
            <w:r w:rsidRPr="00B9499D">
              <w:rPr>
                <w:szCs w:val="22"/>
              </w:rPr>
              <w:t>Да</w:t>
            </w:r>
          </w:p>
        </w:tc>
        <w:tc>
          <w:tcPr>
            <w:tcW w:w="315" w:type="pct"/>
          </w:tcPr>
          <w:p w14:paraId="60DBD9BC" w14:textId="5922F0FE" w:rsidR="00512B7E" w:rsidRPr="00B9499D" w:rsidRDefault="00512B7E" w:rsidP="00F4375B">
            <w:pPr>
              <w:pStyle w:val="GOSTTablenorm"/>
              <w:rPr>
                <w:szCs w:val="22"/>
              </w:rPr>
            </w:pPr>
          </w:p>
        </w:tc>
        <w:tc>
          <w:tcPr>
            <w:tcW w:w="2035" w:type="pct"/>
          </w:tcPr>
          <w:p w14:paraId="6D3CFBE1" w14:textId="31D9FFC4" w:rsidR="00512B7E" w:rsidRPr="00B9499D" w:rsidRDefault="170E4D90" w:rsidP="00F4375B">
            <w:pPr>
              <w:pStyle w:val="GOSTTablenorm"/>
            </w:pPr>
            <w:r>
              <w:t xml:space="preserve">Дата и время формирования ответа </w:t>
            </w:r>
            <w:r w:rsidRPr="170E4D90">
              <w:rPr>
                <w:lang w:val="en-US"/>
              </w:rPr>
              <w:t>SVAP</w:t>
            </w:r>
            <w:r w:rsidRPr="003B770B">
              <w:t>.</w:t>
            </w:r>
          </w:p>
          <w:p w14:paraId="5797C6DF" w14:textId="77777777" w:rsidR="00512B7E" w:rsidRPr="00B9499D" w:rsidRDefault="00512B7E" w:rsidP="00F4375B">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512B7E" w:rsidRPr="00B9499D" w14:paraId="48C35B41" w14:textId="77777777" w:rsidTr="00474AC7">
        <w:tc>
          <w:tcPr>
            <w:tcW w:w="1100" w:type="pct"/>
          </w:tcPr>
          <w:p w14:paraId="66B1A3C3" w14:textId="77777777" w:rsidR="00512B7E" w:rsidRPr="00B9499D" w:rsidRDefault="00512B7E" w:rsidP="00F4375B">
            <w:pPr>
              <w:pStyle w:val="GOSTTablenorm"/>
            </w:pPr>
            <w:r w:rsidRPr="00B9499D">
              <w:t>Версия формата</w:t>
            </w:r>
          </w:p>
        </w:tc>
        <w:tc>
          <w:tcPr>
            <w:tcW w:w="750" w:type="pct"/>
          </w:tcPr>
          <w:p w14:paraId="47E45990" w14:textId="77777777" w:rsidR="00512B7E" w:rsidRPr="00B9499D" w:rsidRDefault="00512B7E" w:rsidP="00F4375B">
            <w:pPr>
              <w:pStyle w:val="GOSTTablenorm"/>
              <w:rPr>
                <w:lang w:val="en-US"/>
              </w:rPr>
            </w:pPr>
            <w:r w:rsidRPr="00B9499D">
              <w:rPr>
                <w:lang w:val="en-US"/>
              </w:rPr>
              <w:t>Version</w:t>
            </w:r>
          </w:p>
        </w:tc>
        <w:tc>
          <w:tcPr>
            <w:tcW w:w="500" w:type="pct"/>
          </w:tcPr>
          <w:p w14:paraId="1E4CCE78" w14:textId="77777777" w:rsidR="00512B7E" w:rsidRPr="00B9499D" w:rsidRDefault="00512B7E" w:rsidP="00F4375B">
            <w:pPr>
              <w:pStyle w:val="GOSTTablenorm"/>
              <w:rPr>
                <w:szCs w:val="22"/>
                <w:lang w:val="en-US"/>
              </w:rPr>
            </w:pPr>
            <w:r w:rsidRPr="00B9499D">
              <w:rPr>
                <w:szCs w:val="22"/>
              </w:rPr>
              <w:t>Строка</w:t>
            </w:r>
          </w:p>
        </w:tc>
        <w:tc>
          <w:tcPr>
            <w:tcW w:w="300" w:type="pct"/>
          </w:tcPr>
          <w:p w14:paraId="03998D51" w14:textId="77777777" w:rsidR="00512B7E" w:rsidRPr="00B9499D" w:rsidRDefault="00512B7E" w:rsidP="00F4375B">
            <w:pPr>
              <w:pStyle w:val="GOSTTablenorm"/>
              <w:rPr>
                <w:szCs w:val="22"/>
              </w:rPr>
            </w:pPr>
            <w:r w:rsidRPr="00B9499D">
              <w:rPr>
                <w:szCs w:val="22"/>
              </w:rPr>
              <w:t>Да</w:t>
            </w:r>
          </w:p>
        </w:tc>
        <w:tc>
          <w:tcPr>
            <w:tcW w:w="315" w:type="pct"/>
          </w:tcPr>
          <w:p w14:paraId="34CF06FC" w14:textId="77777777" w:rsidR="00512B7E" w:rsidRPr="00B9499D" w:rsidRDefault="00512B7E" w:rsidP="00F4375B">
            <w:pPr>
              <w:pStyle w:val="GOSTTablenorm"/>
              <w:rPr>
                <w:lang w:val="en-US"/>
              </w:rPr>
            </w:pPr>
            <w:r w:rsidRPr="00B9499D">
              <w:t>&lt;=</w:t>
            </w:r>
            <w:r w:rsidRPr="00B9499D">
              <w:rPr>
                <w:lang w:val="en-US"/>
              </w:rPr>
              <w:t>10</w:t>
            </w:r>
          </w:p>
        </w:tc>
        <w:tc>
          <w:tcPr>
            <w:tcW w:w="2035" w:type="pct"/>
          </w:tcPr>
          <w:p w14:paraId="054BD1FC" w14:textId="77777777" w:rsidR="00512B7E" w:rsidRPr="00B9499D" w:rsidRDefault="00512B7E" w:rsidP="00F4375B">
            <w:pPr>
              <w:pStyle w:val="GOSTTablenorm"/>
              <w:rPr>
                <w:szCs w:val="22"/>
              </w:rPr>
            </w:pPr>
            <w:r w:rsidRPr="00B9499D">
              <w:rPr>
                <w:szCs w:val="22"/>
              </w:rPr>
              <w:t>Версия формата ответа</w:t>
            </w:r>
          </w:p>
        </w:tc>
      </w:tr>
      <w:tr w:rsidR="00512B7E" w:rsidRPr="00B9499D" w14:paraId="48AB33E5" w14:textId="77777777" w:rsidTr="00474AC7">
        <w:tc>
          <w:tcPr>
            <w:tcW w:w="1100" w:type="pct"/>
          </w:tcPr>
          <w:p w14:paraId="0990BAFC" w14:textId="77777777" w:rsidR="00512B7E" w:rsidRPr="00B9499D" w:rsidRDefault="00512B7E" w:rsidP="00F4375B">
            <w:pPr>
              <w:pStyle w:val="GOSTTablenorm"/>
            </w:pPr>
            <w:r w:rsidRPr="00B9499D">
              <w:lastRenderedPageBreak/>
              <w:t>Глобальный идентификатор запроса</w:t>
            </w:r>
          </w:p>
        </w:tc>
        <w:tc>
          <w:tcPr>
            <w:tcW w:w="750" w:type="pct"/>
          </w:tcPr>
          <w:p w14:paraId="10621E61" w14:textId="6533A19F" w:rsidR="00512B7E" w:rsidRPr="00B9499D" w:rsidRDefault="00B568CC" w:rsidP="00F4375B">
            <w:pPr>
              <w:pStyle w:val="GOSTTablenorm"/>
              <w:rPr>
                <w:lang w:val="en-US"/>
              </w:rPr>
            </w:pPr>
            <w:r w:rsidRPr="00B9499D">
              <w:rPr>
                <w:lang w:val="en-US"/>
              </w:rPr>
              <w:t>Req</w:t>
            </w:r>
            <w:r w:rsidR="00512B7E" w:rsidRPr="00B9499D">
              <w:t>G</w:t>
            </w:r>
            <w:r w:rsidRPr="00B9499D">
              <w:rPr>
                <w:lang w:val="en-US"/>
              </w:rPr>
              <w:t>uid</w:t>
            </w:r>
          </w:p>
        </w:tc>
        <w:tc>
          <w:tcPr>
            <w:tcW w:w="500" w:type="pct"/>
          </w:tcPr>
          <w:p w14:paraId="1F3437FF" w14:textId="77777777" w:rsidR="00512B7E" w:rsidRPr="00B9499D" w:rsidRDefault="00512B7E" w:rsidP="00F4375B">
            <w:pPr>
              <w:pStyle w:val="GOSTTablenorm"/>
              <w:rPr>
                <w:szCs w:val="22"/>
              </w:rPr>
            </w:pPr>
            <w:r w:rsidRPr="00B9499D">
              <w:rPr>
                <w:szCs w:val="22"/>
                <w:lang w:val="en-US"/>
              </w:rPr>
              <w:t>GUID</w:t>
            </w:r>
          </w:p>
        </w:tc>
        <w:tc>
          <w:tcPr>
            <w:tcW w:w="300" w:type="pct"/>
          </w:tcPr>
          <w:p w14:paraId="3154F36D" w14:textId="77777777" w:rsidR="00512B7E" w:rsidRPr="00B9499D" w:rsidRDefault="00512B7E" w:rsidP="00F4375B">
            <w:pPr>
              <w:pStyle w:val="GOSTTablenorm"/>
              <w:rPr>
                <w:szCs w:val="22"/>
              </w:rPr>
            </w:pPr>
            <w:r w:rsidRPr="00B9499D">
              <w:rPr>
                <w:szCs w:val="22"/>
              </w:rPr>
              <w:t>Да</w:t>
            </w:r>
          </w:p>
        </w:tc>
        <w:tc>
          <w:tcPr>
            <w:tcW w:w="315" w:type="pct"/>
          </w:tcPr>
          <w:p w14:paraId="230B6282" w14:textId="77777777" w:rsidR="00512B7E" w:rsidRPr="00B9499D" w:rsidRDefault="00512B7E" w:rsidP="00F4375B">
            <w:pPr>
              <w:pStyle w:val="GOSTTablenorm"/>
              <w:rPr>
                <w:lang w:val="en-US"/>
              </w:rPr>
            </w:pPr>
            <w:r w:rsidRPr="00B9499D">
              <w:rPr>
                <w:lang w:val="en-US"/>
              </w:rPr>
              <w:t>=</w:t>
            </w:r>
            <w:r w:rsidRPr="00B9499D">
              <w:t>36</w:t>
            </w:r>
          </w:p>
        </w:tc>
        <w:tc>
          <w:tcPr>
            <w:tcW w:w="2035" w:type="pct"/>
          </w:tcPr>
          <w:p w14:paraId="06CEDAC4" w14:textId="2156EED9" w:rsidR="00512B7E" w:rsidRPr="00B9499D" w:rsidRDefault="170E4D90" w:rsidP="00F4375B">
            <w:pPr>
              <w:pStyle w:val="GOSTTablenorm"/>
            </w:pPr>
            <w:r>
              <w:t>Уникальный идентификатор запроса (с тире)</w:t>
            </w:r>
            <w:r w:rsidR="009E5CC6">
              <w:t>, на который направляется ответ</w:t>
            </w:r>
          </w:p>
        </w:tc>
      </w:tr>
      <w:tr w:rsidR="008D3DAC" w:rsidRPr="00B9499D" w14:paraId="064F2FAF" w14:textId="77777777" w:rsidTr="00474AC7">
        <w:tc>
          <w:tcPr>
            <w:tcW w:w="1100" w:type="pct"/>
          </w:tcPr>
          <w:p w14:paraId="564EA6D0" w14:textId="6B05336A" w:rsidR="008D3DAC" w:rsidRPr="00B9499D" w:rsidRDefault="008D3DAC" w:rsidP="00F4375B">
            <w:pPr>
              <w:pStyle w:val="GOSTTablenorm"/>
            </w:pPr>
            <w:r w:rsidRPr="00B9499D">
              <w:rPr>
                <w:szCs w:val="22"/>
              </w:rPr>
              <w:t>Глобальный идентификатор ответа</w:t>
            </w:r>
          </w:p>
        </w:tc>
        <w:tc>
          <w:tcPr>
            <w:tcW w:w="750" w:type="pct"/>
          </w:tcPr>
          <w:p w14:paraId="22624A56" w14:textId="419246CB" w:rsidR="008D3DAC" w:rsidRPr="00B9499D" w:rsidRDefault="008D3DAC" w:rsidP="00F4375B">
            <w:pPr>
              <w:pStyle w:val="GOSTTablenorm"/>
              <w:rPr>
                <w:lang w:val="en-US"/>
              </w:rPr>
            </w:pPr>
            <w:r w:rsidRPr="00B9499D">
              <w:rPr>
                <w:szCs w:val="22"/>
                <w:lang w:val="en-US"/>
              </w:rPr>
              <w:t>AnsGuid</w:t>
            </w:r>
          </w:p>
        </w:tc>
        <w:tc>
          <w:tcPr>
            <w:tcW w:w="500" w:type="pct"/>
          </w:tcPr>
          <w:p w14:paraId="2FCA97BD" w14:textId="23B2B922" w:rsidR="008D3DAC" w:rsidRPr="00B9499D" w:rsidRDefault="008D3DAC" w:rsidP="00F4375B">
            <w:pPr>
              <w:pStyle w:val="GOSTTablenorm"/>
              <w:rPr>
                <w:szCs w:val="22"/>
                <w:lang w:val="en-US"/>
              </w:rPr>
            </w:pPr>
            <w:r w:rsidRPr="00B9499D">
              <w:rPr>
                <w:szCs w:val="22"/>
                <w:lang w:val="en-US"/>
              </w:rPr>
              <w:t>GUID</w:t>
            </w:r>
          </w:p>
        </w:tc>
        <w:tc>
          <w:tcPr>
            <w:tcW w:w="300" w:type="pct"/>
          </w:tcPr>
          <w:p w14:paraId="0A2C06FA" w14:textId="1A750999" w:rsidR="008D3DAC" w:rsidRPr="00B9499D" w:rsidRDefault="008D3DAC" w:rsidP="00F4375B">
            <w:pPr>
              <w:pStyle w:val="GOSTTablenorm"/>
              <w:rPr>
                <w:szCs w:val="22"/>
              </w:rPr>
            </w:pPr>
            <w:r w:rsidRPr="00B9499D">
              <w:rPr>
                <w:szCs w:val="22"/>
              </w:rPr>
              <w:t>Да</w:t>
            </w:r>
          </w:p>
        </w:tc>
        <w:tc>
          <w:tcPr>
            <w:tcW w:w="315" w:type="pct"/>
          </w:tcPr>
          <w:p w14:paraId="56146C13" w14:textId="16FDE78F" w:rsidR="008D3DAC" w:rsidRPr="00B9499D" w:rsidRDefault="008D3DAC" w:rsidP="00F4375B">
            <w:pPr>
              <w:pStyle w:val="GOSTTablenorm"/>
              <w:rPr>
                <w:lang w:val="en-US"/>
              </w:rPr>
            </w:pPr>
            <w:r w:rsidRPr="00B9499D">
              <w:rPr>
                <w:szCs w:val="22"/>
                <w:lang w:val="en-US"/>
              </w:rPr>
              <w:t>=</w:t>
            </w:r>
            <w:r w:rsidRPr="00B9499D">
              <w:rPr>
                <w:szCs w:val="22"/>
              </w:rPr>
              <w:t>36</w:t>
            </w:r>
          </w:p>
        </w:tc>
        <w:tc>
          <w:tcPr>
            <w:tcW w:w="2035" w:type="pct"/>
          </w:tcPr>
          <w:p w14:paraId="68830B23" w14:textId="25A91C89" w:rsidR="008D3DAC" w:rsidRPr="00B9499D" w:rsidRDefault="008D3DAC" w:rsidP="00F4375B">
            <w:pPr>
              <w:pStyle w:val="GOSTTablenorm"/>
            </w:pPr>
            <w:r w:rsidRPr="00B9499D">
              <w:rPr>
                <w:szCs w:val="22"/>
              </w:rPr>
              <w:t>Уникальный идентификатор ответа (с тире)</w:t>
            </w:r>
          </w:p>
        </w:tc>
      </w:tr>
      <w:tr w:rsidR="008D3DAC" w:rsidRPr="00B9499D" w14:paraId="29AAC45E" w14:textId="77777777" w:rsidTr="00474AC7">
        <w:tc>
          <w:tcPr>
            <w:tcW w:w="1100" w:type="pct"/>
          </w:tcPr>
          <w:p w14:paraId="6AF2B5D9" w14:textId="77777777" w:rsidR="008D3DAC" w:rsidRPr="00B9499D" w:rsidRDefault="008D3DAC" w:rsidP="00F4375B">
            <w:pPr>
              <w:pStyle w:val="GOSTTablenorm"/>
              <w:rPr>
                <w:lang w:val="en-US"/>
              </w:rPr>
            </w:pPr>
            <w:r w:rsidRPr="00B9499D">
              <w:t>Глобальный идентификатор документа</w:t>
            </w:r>
          </w:p>
        </w:tc>
        <w:tc>
          <w:tcPr>
            <w:tcW w:w="750" w:type="pct"/>
          </w:tcPr>
          <w:p w14:paraId="7C3747FB" w14:textId="77777777" w:rsidR="008D3DAC" w:rsidRPr="00B9499D" w:rsidRDefault="008D3DAC" w:rsidP="00F4375B">
            <w:pPr>
              <w:pStyle w:val="GOSTTablenorm"/>
              <w:rPr>
                <w:lang w:val="en-US"/>
              </w:rPr>
            </w:pPr>
            <w:r w:rsidRPr="00B9499D">
              <w:rPr>
                <w:lang w:val="en-US"/>
              </w:rPr>
              <w:t>DocGuid</w:t>
            </w:r>
          </w:p>
        </w:tc>
        <w:tc>
          <w:tcPr>
            <w:tcW w:w="500" w:type="pct"/>
          </w:tcPr>
          <w:p w14:paraId="6FD155A7" w14:textId="77777777" w:rsidR="008D3DAC" w:rsidRPr="00B9499D" w:rsidRDefault="008D3DAC" w:rsidP="00F4375B">
            <w:pPr>
              <w:pStyle w:val="GOSTTablenorm"/>
              <w:rPr>
                <w:szCs w:val="22"/>
              </w:rPr>
            </w:pPr>
            <w:r w:rsidRPr="00B9499D">
              <w:rPr>
                <w:szCs w:val="22"/>
                <w:lang w:val="en-US"/>
              </w:rPr>
              <w:t>GUID</w:t>
            </w:r>
          </w:p>
        </w:tc>
        <w:tc>
          <w:tcPr>
            <w:tcW w:w="300" w:type="pct"/>
          </w:tcPr>
          <w:p w14:paraId="4CCFD00B" w14:textId="77777777" w:rsidR="008D3DAC" w:rsidRPr="00B9499D" w:rsidRDefault="008D3DAC" w:rsidP="00F4375B">
            <w:pPr>
              <w:pStyle w:val="GOSTTablenorm"/>
              <w:rPr>
                <w:szCs w:val="22"/>
              </w:rPr>
            </w:pPr>
            <w:r w:rsidRPr="00B9499D">
              <w:rPr>
                <w:szCs w:val="22"/>
              </w:rPr>
              <w:t>Да</w:t>
            </w:r>
          </w:p>
        </w:tc>
        <w:tc>
          <w:tcPr>
            <w:tcW w:w="315" w:type="pct"/>
          </w:tcPr>
          <w:p w14:paraId="5B6D10E2" w14:textId="77777777" w:rsidR="008D3DAC" w:rsidRPr="00B9499D" w:rsidRDefault="008D3DAC" w:rsidP="00F4375B">
            <w:pPr>
              <w:pStyle w:val="GOSTTablenorm"/>
              <w:rPr>
                <w:szCs w:val="22"/>
              </w:rPr>
            </w:pPr>
            <w:r w:rsidRPr="00B9499D">
              <w:rPr>
                <w:szCs w:val="22"/>
                <w:lang w:val="en-US"/>
              </w:rPr>
              <w:t>=</w:t>
            </w:r>
            <w:r w:rsidRPr="00B9499D">
              <w:rPr>
                <w:szCs w:val="22"/>
              </w:rPr>
              <w:t>36</w:t>
            </w:r>
          </w:p>
        </w:tc>
        <w:tc>
          <w:tcPr>
            <w:tcW w:w="2035" w:type="pct"/>
          </w:tcPr>
          <w:p w14:paraId="626D76AA" w14:textId="4E068300" w:rsidR="009D2D8C" w:rsidRPr="00556A96" w:rsidRDefault="008D3DAC" w:rsidP="009D2D8C">
            <w:pPr>
              <w:pStyle w:val="GOSTTablenorm"/>
              <w:rPr>
                <w:ins w:id="2691" w:author="Сатлер Марина Викторовна" w:date="2026-04-06T17:21:00Z"/>
                <w:highlight w:val="green"/>
              </w:rPr>
            </w:pPr>
            <w:r w:rsidRPr="00B9499D">
              <w:t>Уникальный идентификатор документа (с тире), по которому передается с</w:t>
            </w:r>
            <w:r w:rsidR="009E5CC6">
              <w:t>писок подобранных записей учета</w:t>
            </w:r>
            <w:ins w:id="2692" w:author="Сатлер Марина Викторовна" w:date="2026-04-06T17:20:00Z">
              <w:r w:rsidR="009D2D8C">
                <w:t xml:space="preserve"> </w:t>
              </w:r>
              <w:r w:rsidR="009D2D8C" w:rsidRPr="00556A96">
                <w:rPr>
                  <w:highlight w:val="green"/>
                </w:rPr>
                <w:t>(для запросов списка подобранных записей учета по документу)</w:t>
              </w:r>
            </w:ins>
            <w:ins w:id="2693" w:author="Сатлер Марина Викторовна" w:date="2026-04-06T17:21:00Z">
              <w:r w:rsidR="009D2D8C" w:rsidRPr="00556A96">
                <w:rPr>
                  <w:highlight w:val="green"/>
                </w:rPr>
                <w:t>.</w:t>
              </w:r>
            </w:ins>
          </w:p>
          <w:p w14:paraId="6ADC661F" w14:textId="77777777" w:rsidR="009D2D8C" w:rsidRPr="00556A96" w:rsidRDefault="009D2D8C" w:rsidP="009D2D8C">
            <w:pPr>
              <w:pStyle w:val="GOSTTablenorm"/>
              <w:rPr>
                <w:ins w:id="2694" w:author="Сатлер Марина Викторовна" w:date="2026-04-06T17:20:00Z"/>
                <w:highlight w:val="green"/>
              </w:rPr>
            </w:pPr>
          </w:p>
          <w:p w14:paraId="022D949C" w14:textId="1C6E4980" w:rsidR="008D3DAC" w:rsidRPr="00B9499D" w:rsidRDefault="009D2D8C" w:rsidP="009D2D8C">
            <w:pPr>
              <w:pStyle w:val="GOSTTablenorm"/>
            </w:pPr>
            <w:ins w:id="2695" w:author="Сатлер Марина Викторовна" w:date="2026-04-06T17:20:00Z">
              <w:r w:rsidRPr="00556A96">
                <w:rPr>
                  <w:highlight w:val="green"/>
                </w:rPr>
                <w:t>Уникальный идентификатор документа/отчета/виджета (с тире), инициировавшего запрос списка подобранных записей учета по дате отражения в учете (для запросов списка подобранных записей учета по дате отражения в учете)</w:t>
              </w:r>
            </w:ins>
          </w:p>
        </w:tc>
      </w:tr>
      <w:tr w:rsidR="008D3DAC" w:rsidRPr="00B9499D" w14:paraId="723C3DA0" w14:textId="77777777" w:rsidTr="00474AC7">
        <w:tc>
          <w:tcPr>
            <w:tcW w:w="1100" w:type="pct"/>
          </w:tcPr>
          <w:p w14:paraId="173C1DA0" w14:textId="77777777" w:rsidR="008D3DAC" w:rsidRPr="00B9499D" w:rsidRDefault="008D3DAC" w:rsidP="00F4375B">
            <w:pPr>
              <w:pStyle w:val="GOSTTablenorm"/>
              <w:rPr>
                <w:szCs w:val="22"/>
              </w:rPr>
            </w:pPr>
            <w:r w:rsidRPr="00B9499D">
              <w:t>Результат выполнения операции</w:t>
            </w:r>
          </w:p>
        </w:tc>
        <w:tc>
          <w:tcPr>
            <w:tcW w:w="750" w:type="pct"/>
          </w:tcPr>
          <w:p w14:paraId="78493493" w14:textId="77777777" w:rsidR="008D3DAC" w:rsidRPr="00B9499D" w:rsidRDefault="008D3DAC" w:rsidP="00F4375B">
            <w:pPr>
              <w:pStyle w:val="GOSTTablenorm"/>
              <w:rPr>
                <w:szCs w:val="22"/>
                <w:lang w:val="en-US"/>
              </w:rPr>
            </w:pPr>
            <w:r w:rsidRPr="00B9499D">
              <w:t>Result</w:t>
            </w:r>
          </w:p>
        </w:tc>
        <w:tc>
          <w:tcPr>
            <w:tcW w:w="500" w:type="pct"/>
          </w:tcPr>
          <w:p w14:paraId="2B72E71C" w14:textId="77777777" w:rsidR="008D3DAC" w:rsidRPr="00B9499D" w:rsidRDefault="008D3DAC" w:rsidP="00F4375B">
            <w:pPr>
              <w:pStyle w:val="GOSTTablenorm"/>
              <w:rPr>
                <w:szCs w:val="22"/>
              </w:rPr>
            </w:pPr>
            <w:r w:rsidRPr="00B9499D">
              <w:rPr>
                <w:szCs w:val="22"/>
              </w:rPr>
              <w:t>Строка</w:t>
            </w:r>
          </w:p>
        </w:tc>
        <w:tc>
          <w:tcPr>
            <w:tcW w:w="300" w:type="pct"/>
          </w:tcPr>
          <w:p w14:paraId="7218F2D0" w14:textId="77777777" w:rsidR="008D3DAC" w:rsidRPr="00B9499D" w:rsidRDefault="008D3DAC" w:rsidP="00F4375B">
            <w:pPr>
              <w:pStyle w:val="GOSTTablenorm"/>
            </w:pPr>
            <w:r w:rsidRPr="00B9499D">
              <w:t>Да</w:t>
            </w:r>
          </w:p>
        </w:tc>
        <w:tc>
          <w:tcPr>
            <w:tcW w:w="315" w:type="pct"/>
          </w:tcPr>
          <w:p w14:paraId="42280701" w14:textId="77777777" w:rsidR="008D3DAC" w:rsidRPr="00B9499D" w:rsidRDefault="008D3DAC" w:rsidP="00F4375B">
            <w:pPr>
              <w:pStyle w:val="GOSTTablenorm"/>
            </w:pPr>
            <w:r w:rsidRPr="00B9499D">
              <w:t>=1</w:t>
            </w:r>
          </w:p>
        </w:tc>
        <w:tc>
          <w:tcPr>
            <w:tcW w:w="2035" w:type="pct"/>
          </w:tcPr>
          <w:p w14:paraId="14A18B81" w14:textId="77777777" w:rsidR="008D3DAC" w:rsidRPr="00B9499D" w:rsidRDefault="008D3DAC" w:rsidP="008D3DAC">
            <w:pPr>
              <w:pStyle w:val="GOSTTablenorm"/>
            </w:pPr>
            <w:r w:rsidRPr="00B9499D">
              <w:t>Передаются следующие значения:</w:t>
            </w:r>
          </w:p>
          <w:p w14:paraId="14719B0C" w14:textId="183FBE71" w:rsidR="008D3DAC" w:rsidRPr="00F4375B" w:rsidRDefault="00F4375B" w:rsidP="00F4375B">
            <w:pPr>
              <w:pStyle w:val="GOSTTableListMark1"/>
            </w:pPr>
            <w:r w:rsidRPr="00F4375B">
              <w:t>«</w:t>
            </w:r>
            <w:r w:rsidR="170E4D90" w:rsidRPr="00F4375B">
              <w:t>S</w:t>
            </w:r>
            <w:r w:rsidRPr="00F4375B">
              <w:t xml:space="preserve">» </w:t>
            </w:r>
            <w:r w:rsidR="00563A60" w:rsidRPr="36854D62">
              <w:t>–</w:t>
            </w:r>
            <w:r w:rsidR="170E4D90" w:rsidRPr="00F4375B">
              <w:t xml:space="preserve"> SUCCESS – </w:t>
            </w:r>
            <w:r w:rsidRPr="00F4375B">
              <w:t>успешное завершение;</w:t>
            </w:r>
          </w:p>
          <w:p w14:paraId="2B22D46E" w14:textId="66E9C8B2" w:rsidR="008D3DAC" w:rsidRPr="00B9499D" w:rsidRDefault="00F4375B" w:rsidP="00F4375B">
            <w:pPr>
              <w:pStyle w:val="GOSTTableListMark1"/>
            </w:pPr>
            <w:r w:rsidRPr="00F4375B">
              <w:t>«</w:t>
            </w:r>
            <w:r w:rsidR="170E4D90" w:rsidRPr="00F4375B">
              <w:t>E</w:t>
            </w:r>
            <w:r w:rsidRPr="00F4375B">
              <w:t>»</w:t>
            </w:r>
            <w:r w:rsidR="170E4D90" w:rsidRPr="00F4375B">
              <w:t xml:space="preserve"> – ERROR – не успешное завершение</w:t>
            </w:r>
          </w:p>
        </w:tc>
      </w:tr>
      <w:tr w:rsidR="008D3DAC" w:rsidRPr="00B9499D" w14:paraId="5426C2D7" w14:textId="77777777" w:rsidTr="00474AC7">
        <w:tc>
          <w:tcPr>
            <w:tcW w:w="1100" w:type="pct"/>
          </w:tcPr>
          <w:p w14:paraId="0C150FC6" w14:textId="77777777" w:rsidR="008D3DAC" w:rsidRPr="00B9499D" w:rsidRDefault="008D3DAC" w:rsidP="00F4375B">
            <w:pPr>
              <w:pStyle w:val="GOSTTablenorm"/>
            </w:pPr>
            <w:r w:rsidRPr="00B9499D">
              <w:t>Текст ошибки</w:t>
            </w:r>
          </w:p>
        </w:tc>
        <w:tc>
          <w:tcPr>
            <w:tcW w:w="750" w:type="pct"/>
          </w:tcPr>
          <w:p w14:paraId="1F0AE118" w14:textId="77777777" w:rsidR="008D3DAC" w:rsidRPr="00B9499D" w:rsidRDefault="008D3DAC" w:rsidP="00F4375B">
            <w:pPr>
              <w:pStyle w:val="GOSTTablenorm"/>
              <w:rPr>
                <w:lang w:val="en-US"/>
              </w:rPr>
            </w:pPr>
            <w:r w:rsidRPr="00B9499D">
              <w:rPr>
                <w:lang w:val="en-US"/>
              </w:rPr>
              <w:t>ResultDescr</w:t>
            </w:r>
          </w:p>
        </w:tc>
        <w:tc>
          <w:tcPr>
            <w:tcW w:w="500" w:type="pct"/>
          </w:tcPr>
          <w:p w14:paraId="7F6A181A" w14:textId="77777777" w:rsidR="008D3DAC" w:rsidRPr="00B9499D" w:rsidRDefault="008D3DAC" w:rsidP="00F4375B">
            <w:pPr>
              <w:pStyle w:val="GOSTTablenorm"/>
              <w:rPr>
                <w:szCs w:val="22"/>
              </w:rPr>
            </w:pPr>
            <w:r w:rsidRPr="00B9499D">
              <w:rPr>
                <w:szCs w:val="22"/>
              </w:rPr>
              <w:t>Строка</w:t>
            </w:r>
          </w:p>
        </w:tc>
        <w:tc>
          <w:tcPr>
            <w:tcW w:w="300" w:type="pct"/>
          </w:tcPr>
          <w:p w14:paraId="242B9B1A" w14:textId="77777777" w:rsidR="008D3DAC" w:rsidRPr="00B9499D" w:rsidRDefault="008D3DAC" w:rsidP="00F4375B">
            <w:pPr>
              <w:pStyle w:val="GOSTTablenorm"/>
            </w:pPr>
            <w:r w:rsidRPr="00B9499D">
              <w:t>Нет</w:t>
            </w:r>
          </w:p>
        </w:tc>
        <w:tc>
          <w:tcPr>
            <w:tcW w:w="315" w:type="pct"/>
          </w:tcPr>
          <w:p w14:paraId="37E9FF73" w14:textId="77777777" w:rsidR="008D3DAC" w:rsidRPr="00B9499D" w:rsidRDefault="008D3DAC" w:rsidP="00F4375B">
            <w:pPr>
              <w:pStyle w:val="GOSTTablenorm"/>
            </w:pPr>
            <w:r w:rsidRPr="00B9499D">
              <w:rPr>
                <w:lang w:val="en-US"/>
              </w:rPr>
              <w:t>&lt;</w:t>
            </w:r>
            <w:r w:rsidRPr="00B9499D">
              <w:t>=2000</w:t>
            </w:r>
          </w:p>
        </w:tc>
        <w:tc>
          <w:tcPr>
            <w:tcW w:w="2035" w:type="pct"/>
          </w:tcPr>
          <w:p w14:paraId="26F9B1CD" w14:textId="1F07DD6C" w:rsidR="008D3DAC" w:rsidRPr="00B9499D" w:rsidRDefault="33249EA7" w:rsidP="008D3DAC">
            <w:pPr>
              <w:pStyle w:val="GOSTTablenorm"/>
            </w:pPr>
            <w:r>
              <w:t>Текст ошибки, содержит развернутый текст ошибки (в Result передано значение, отличное от «</w:t>
            </w:r>
            <w:r w:rsidRPr="33249EA7">
              <w:rPr>
                <w:lang w:val="en-US"/>
              </w:rPr>
              <w:t>S</w:t>
            </w:r>
            <w:r w:rsidR="009E5CC6">
              <w:t>»)</w:t>
            </w:r>
          </w:p>
        </w:tc>
      </w:tr>
      <w:tr w:rsidR="008D3DAC" w:rsidRPr="00B9499D" w14:paraId="1762C43D" w14:textId="77777777" w:rsidTr="00474AC7">
        <w:tc>
          <w:tcPr>
            <w:tcW w:w="5000" w:type="pct"/>
            <w:gridSpan w:val="6"/>
          </w:tcPr>
          <w:p w14:paraId="6E0D82E0" w14:textId="1107DE37" w:rsidR="008D3DAC" w:rsidRPr="00B9499D" w:rsidRDefault="33249EA7" w:rsidP="008D3DAC">
            <w:pPr>
              <w:pStyle w:val="GOSTTableHead"/>
            </w:pPr>
            <w:r>
              <w:t>Перечень параметров ответа (</w:t>
            </w:r>
            <w:r w:rsidRPr="33249EA7">
              <w:rPr>
                <w:lang w:val="en-US"/>
              </w:rPr>
              <w:t>document</w:t>
            </w:r>
            <w:r>
              <w:t>)</w:t>
            </w:r>
          </w:p>
        </w:tc>
      </w:tr>
      <w:tr w:rsidR="008A2BDC" w:rsidRPr="007E5A12" w14:paraId="0BFC7F63" w14:textId="77777777" w:rsidTr="00474AC7">
        <w:tc>
          <w:tcPr>
            <w:tcW w:w="1100" w:type="pct"/>
          </w:tcPr>
          <w:p w14:paraId="3D86756C" w14:textId="77777777" w:rsidR="008A2BDC" w:rsidRDefault="008A2BDC" w:rsidP="00F4375B">
            <w:pPr>
              <w:pStyle w:val="GOSTTablenorm"/>
            </w:pPr>
            <w:r>
              <w:t>Номер текущей страницы</w:t>
            </w:r>
          </w:p>
        </w:tc>
        <w:tc>
          <w:tcPr>
            <w:tcW w:w="750" w:type="pct"/>
          </w:tcPr>
          <w:p w14:paraId="6A538D71" w14:textId="77777777" w:rsidR="008A2BDC" w:rsidRPr="00C75A4E" w:rsidRDefault="008A2BDC">
            <w:pPr>
              <w:pStyle w:val="GOSTTablenorm"/>
            </w:pPr>
            <w:r w:rsidRPr="00C75A4E">
              <w:t>Page</w:t>
            </w:r>
          </w:p>
        </w:tc>
        <w:tc>
          <w:tcPr>
            <w:tcW w:w="500" w:type="pct"/>
          </w:tcPr>
          <w:p w14:paraId="226626C2" w14:textId="77777777" w:rsidR="008A2BDC" w:rsidRDefault="008A2BDC" w:rsidP="00F4375B">
            <w:pPr>
              <w:pStyle w:val="GOSTTablenorm"/>
            </w:pPr>
            <w:r>
              <w:t>Число</w:t>
            </w:r>
          </w:p>
        </w:tc>
        <w:tc>
          <w:tcPr>
            <w:tcW w:w="300" w:type="pct"/>
          </w:tcPr>
          <w:p w14:paraId="43E999DF" w14:textId="77777777" w:rsidR="008A2BDC" w:rsidRDefault="008A2BDC" w:rsidP="00F4375B">
            <w:pPr>
              <w:pStyle w:val="GOSTTablenorm"/>
            </w:pPr>
            <w:r>
              <w:t>Нет</w:t>
            </w:r>
          </w:p>
        </w:tc>
        <w:tc>
          <w:tcPr>
            <w:tcW w:w="315" w:type="pct"/>
          </w:tcPr>
          <w:p w14:paraId="73C0DF18" w14:textId="77777777" w:rsidR="008A2BDC" w:rsidRPr="00B361B8" w:rsidRDefault="008A2BDC" w:rsidP="00F4375B">
            <w:pPr>
              <w:pStyle w:val="GOSTTablenorm"/>
              <w:rPr>
                <w:lang w:val="en-US"/>
              </w:rPr>
            </w:pPr>
            <w:r>
              <w:rPr>
                <w:lang w:val="en-US"/>
              </w:rPr>
              <w:t>&lt;=10</w:t>
            </w:r>
          </w:p>
        </w:tc>
        <w:tc>
          <w:tcPr>
            <w:tcW w:w="2035" w:type="pct"/>
          </w:tcPr>
          <w:p w14:paraId="493B88D0" w14:textId="77777777" w:rsidR="008A2BDC" w:rsidRPr="00B361B8" w:rsidRDefault="008A2BDC" w:rsidP="00F4375B">
            <w:pPr>
              <w:pStyle w:val="GOSTTablenorm"/>
            </w:pPr>
            <w:r>
              <w:t>Номер текущей страницы (натуральное число) при постраничном запросе</w:t>
            </w:r>
          </w:p>
        </w:tc>
      </w:tr>
      <w:tr w:rsidR="008A2BDC" w:rsidRPr="007E5A12" w14:paraId="533AE4C5" w14:textId="77777777" w:rsidTr="00474AC7">
        <w:tc>
          <w:tcPr>
            <w:tcW w:w="1100" w:type="pct"/>
          </w:tcPr>
          <w:p w14:paraId="70AFBB0D" w14:textId="77777777" w:rsidR="008A2BDC" w:rsidRDefault="008A2BDC" w:rsidP="00F4375B">
            <w:pPr>
              <w:pStyle w:val="GOSTTablenorm"/>
            </w:pPr>
            <w:r>
              <w:t>Всего страниц</w:t>
            </w:r>
          </w:p>
        </w:tc>
        <w:tc>
          <w:tcPr>
            <w:tcW w:w="750" w:type="pct"/>
          </w:tcPr>
          <w:p w14:paraId="20A7C382" w14:textId="77777777" w:rsidR="008A2BDC" w:rsidRPr="00C75A4E" w:rsidRDefault="008A2BDC">
            <w:pPr>
              <w:pStyle w:val="GOSTTablenorm"/>
            </w:pPr>
            <w:r w:rsidRPr="00C75A4E">
              <w:t>AllPages</w:t>
            </w:r>
          </w:p>
        </w:tc>
        <w:tc>
          <w:tcPr>
            <w:tcW w:w="500" w:type="pct"/>
          </w:tcPr>
          <w:p w14:paraId="5F040759" w14:textId="77777777" w:rsidR="008A2BDC" w:rsidRDefault="008A2BDC" w:rsidP="00F4375B">
            <w:pPr>
              <w:pStyle w:val="GOSTTablenorm"/>
            </w:pPr>
            <w:r>
              <w:t>Число</w:t>
            </w:r>
          </w:p>
        </w:tc>
        <w:tc>
          <w:tcPr>
            <w:tcW w:w="300" w:type="pct"/>
          </w:tcPr>
          <w:p w14:paraId="389AD938" w14:textId="77777777" w:rsidR="008A2BDC" w:rsidRDefault="008A2BDC" w:rsidP="00F4375B">
            <w:pPr>
              <w:pStyle w:val="GOSTTablenorm"/>
            </w:pPr>
            <w:r>
              <w:t>Нет</w:t>
            </w:r>
          </w:p>
        </w:tc>
        <w:tc>
          <w:tcPr>
            <w:tcW w:w="315" w:type="pct"/>
          </w:tcPr>
          <w:p w14:paraId="278C04CC" w14:textId="77777777" w:rsidR="008A2BDC" w:rsidRPr="009C6755" w:rsidRDefault="008A2BDC" w:rsidP="00F4375B">
            <w:pPr>
              <w:pStyle w:val="GOSTTablenorm"/>
            </w:pPr>
            <w:r>
              <w:rPr>
                <w:lang w:val="en-US"/>
              </w:rPr>
              <w:t>&lt;=10</w:t>
            </w:r>
          </w:p>
        </w:tc>
        <w:tc>
          <w:tcPr>
            <w:tcW w:w="2035" w:type="pct"/>
          </w:tcPr>
          <w:p w14:paraId="41A0DC94" w14:textId="6B27436E" w:rsidR="008A2BDC" w:rsidRDefault="008A2BDC" w:rsidP="00F4375B">
            <w:pPr>
              <w:pStyle w:val="GOSTTablenorm"/>
            </w:pPr>
            <w:r>
              <w:t>Общее количество страниц (натуральное число), рассчитанное с учетом заданного количества записей на странице (</w:t>
            </w:r>
            <w:r>
              <w:rPr>
                <w:lang w:val="en-US"/>
              </w:rPr>
              <w:t>Limit</w:t>
            </w:r>
            <w:r w:rsidRPr="00B361B8">
              <w:t>)</w:t>
            </w:r>
            <w:r w:rsidR="009E5CC6">
              <w:t xml:space="preserve"> при постраничном запросе</w:t>
            </w:r>
          </w:p>
        </w:tc>
      </w:tr>
      <w:tr w:rsidR="009D2D8C" w:rsidRPr="007E5A12" w14:paraId="11583BE2" w14:textId="77777777" w:rsidTr="00474AC7">
        <w:trPr>
          <w:ins w:id="2696" w:author="Сатлер Марина Викторовна" w:date="2026-04-06T17:22:00Z"/>
        </w:trPr>
        <w:tc>
          <w:tcPr>
            <w:tcW w:w="1100" w:type="pct"/>
          </w:tcPr>
          <w:p w14:paraId="59FC72F2" w14:textId="2A6BDB53" w:rsidR="009D2D8C" w:rsidRPr="00556A96" w:rsidRDefault="009D2D8C" w:rsidP="009D2D8C">
            <w:pPr>
              <w:pStyle w:val="GOSTTablenorm"/>
              <w:rPr>
                <w:ins w:id="2697" w:author="Сатлер Марина Викторовна" w:date="2026-04-06T17:22:00Z"/>
                <w:highlight w:val="green"/>
              </w:rPr>
            </w:pPr>
            <w:ins w:id="2698" w:author="Сатлер Марина Викторовна" w:date="2026-04-06T17:22:00Z">
              <w:r w:rsidRPr="00556A96">
                <w:rPr>
                  <w:highlight w:val="green"/>
                </w:rPr>
                <w:t>Дата и время начала периода</w:t>
              </w:r>
            </w:ins>
          </w:p>
        </w:tc>
        <w:tc>
          <w:tcPr>
            <w:tcW w:w="750" w:type="pct"/>
          </w:tcPr>
          <w:p w14:paraId="44D286DB" w14:textId="06C9D15A" w:rsidR="009D2D8C" w:rsidRPr="00556A96" w:rsidRDefault="009D2D8C" w:rsidP="009D2D8C">
            <w:pPr>
              <w:pStyle w:val="GOSTTablenorm"/>
              <w:rPr>
                <w:ins w:id="2699" w:author="Сатлер Марина Викторовна" w:date="2026-04-06T17:22:00Z"/>
                <w:highlight w:val="green"/>
              </w:rPr>
            </w:pPr>
            <w:ins w:id="2700" w:author="Сатлер Марина Викторовна" w:date="2026-04-06T17:22:00Z">
              <w:r w:rsidRPr="00556A96">
                <w:rPr>
                  <w:highlight w:val="green"/>
                </w:rPr>
                <w:t>BeginDateTime</w:t>
              </w:r>
            </w:ins>
          </w:p>
        </w:tc>
        <w:tc>
          <w:tcPr>
            <w:tcW w:w="500" w:type="pct"/>
          </w:tcPr>
          <w:p w14:paraId="5B8C4A56" w14:textId="6F89094B" w:rsidR="009D2D8C" w:rsidRPr="00556A96" w:rsidRDefault="009D2D8C" w:rsidP="009D2D8C">
            <w:pPr>
              <w:pStyle w:val="GOSTTablenorm"/>
              <w:rPr>
                <w:ins w:id="2701" w:author="Сатлер Марина Викторовна" w:date="2026-04-06T17:22:00Z"/>
                <w:highlight w:val="green"/>
              </w:rPr>
            </w:pPr>
            <w:ins w:id="2702" w:author="Сатлер Марина Викторовна" w:date="2026-04-06T17:23:00Z">
              <w:r w:rsidRPr="00556A96">
                <w:rPr>
                  <w:highlight w:val="green"/>
                </w:rPr>
                <w:t>Дата-время (</w:t>
              </w:r>
              <w:r w:rsidRPr="00556A96">
                <w:rPr>
                  <w:highlight w:val="green"/>
                  <w:lang w:val="en-US"/>
                </w:rPr>
                <w:t>timestamp</w:t>
              </w:r>
              <w:r w:rsidRPr="00556A96">
                <w:rPr>
                  <w:highlight w:val="green"/>
                </w:rPr>
                <w:t>)</w:t>
              </w:r>
            </w:ins>
          </w:p>
        </w:tc>
        <w:tc>
          <w:tcPr>
            <w:tcW w:w="300" w:type="pct"/>
          </w:tcPr>
          <w:p w14:paraId="300CA9B9" w14:textId="2D606006" w:rsidR="009D2D8C" w:rsidRPr="00556A96" w:rsidRDefault="009D2D8C" w:rsidP="009D2D8C">
            <w:pPr>
              <w:pStyle w:val="GOSTTablenorm"/>
              <w:rPr>
                <w:ins w:id="2703" w:author="Сатлер Марина Викторовна" w:date="2026-04-06T17:22:00Z"/>
                <w:highlight w:val="green"/>
              </w:rPr>
            </w:pPr>
            <w:ins w:id="2704" w:author="Сатлер Марина Викторовна" w:date="2026-04-06T17:23:00Z">
              <w:r w:rsidRPr="00556A96">
                <w:rPr>
                  <w:highlight w:val="green"/>
                </w:rPr>
                <w:t>Нет</w:t>
              </w:r>
            </w:ins>
          </w:p>
        </w:tc>
        <w:tc>
          <w:tcPr>
            <w:tcW w:w="315" w:type="pct"/>
          </w:tcPr>
          <w:p w14:paraId="70D7E7EF" w14:textId="77777777" w:rsidR="009D2D8C" w:rsidRPr="00556A96" w:rsidRDefault="009D2D8C" w:rsidP="009D2D8C">
            <w:pPr>
              <w:pStyle w:val="GOSTTablenorm"/>
              <w:rPr>
                <w:ins w:id="2705" w:author="Сатлер Марина Викторовна" w:date="2026-04-06T17:22:00Z"/>
                <w:highlight w:val="green"/>
              </w:rPr>
            </w:pPr>
          </w:p>
        </w:tc>
        <w:tc>
          <w:tcPr>
            <w:tcW w:w="2035" w:type="pct"/>
          </w:tcPr>
          <w:p w14:paraId="4376DA39" w14:textId="2CE9642D" w:rsidR="009D2D8C" w:rsidRDefault="009D2D8C" w:rsidP="009D2D8C">
            <w:pPr>
              <w:pStyle w:val="GOSTTablenorm"/>
              <w:rPr>
                <w:ins w:id="2706" w:author="Сатлер Марина Викторовна" w:date="2026-04-06T17:24:00Z"/>
                <w:highlight w:val="green"/>
              </w:rPr>
            </w:pPr>
            <w:ins w:id="2707" w:author="Сатлер Марина Викторовна" w:date="2026-04-06T17:23:00Z">
              <w:r w:rsidRPr="00556A96">
                <w:rPr>
                  <w:highlight w:val="green"/>
                </w:rPr>
                <w:t xml:space="preserve">Дата и время начала периода (включительно) создания записей учета в формате YYYY-MM-DD </w:t>
              </w:r>
              <w:proofErr w:type="gramStart"/>
              <w:r w:rsidRPr="00556A96">
                <w:rPr>
                  <w:highlight w:val="green"/>
                </w:rPr>
                <w:t>hh:mm</w:t>
              </w:r>
              <w:proofErr w:type="gramEnd"/>
              <w:r w:rsidRPr="00556A96">
                <w:rPr>
                  <w:highlight w:val="green"/>
                </w:rPr>
                <w:t>:ss</w:t>
              </w:r>
            </w:ins>
            <w:ins w:id="2708" w:author="Сатлер Марина Викторовна" w:date="2026-04-06T17:24:00Z">
              <w:r>
                <w:rPr>
                  <w:highlight w:val="green"/>
                </w:rPr>
                <w:t>.</w:t>
              </w:r>
            </w:ins>
          </w:p>
          <w:p w14:paraId="25E9B1D7" w14:textId="4232F1CD" w:rsidR="009D2D8C" w:rsidRPr="00556A96" w:rsidRDefault="009D2D8C" w:rsidP="00091AC8">
            <w:pPr>
              <w:pStyle w:val="GOSTTablenorm"/>
              <w:rPr>
                <w:ins w:id="2709" w:author="Сатлер Марина Викторовна" w:date="2026-04-06T17:22:00Z"/>
                <w:highlight w:val="green"/>
              </w:rPr>
            </w:pPr>
            <w:ins w:id="2710" w:author="Сатлер Марина Викторовна" w:date="2026-04-06T17:23:00Z">
              <w:r w:rsidRPr="00556A96">
                <w:rPr>
                  <w:highlight w:val="green"/>
                </w:rPr>
                <w:lastRenderedPageBreak/>
                <w:t>Возвращается в ответе, если в параметрах запроса списка подобранных записей учета OPLIST задан параметр «Операционный день» (TradingDay)</w:t>
              </w:r>
            </w:ins>
          </w:p>
        </w:tc>
      </w:tr>
      <w:tr w:rsidR="009D2D8C" w:rsidRPr="007E5A12" w14:paraId="570600C4" w14:textId="77777777" w:rsidTr="00474AC7">
        <w:trPr>
          <w:ins w:id="2711" w:author="Сатлер Марина Викторовна" w:date="2026-04-06T17:23:00Z"/>
        </w:trPr>
        <w:tc>
          <w:tcPr>
            <w:tcW w:w="1100" w:type="pct"/>
          </w:tcPr>
          <w:p w14:paraId="42E74B6C" w14:textId="2F7776B5" w:rsidR="009D2D8C" w:rsidRPr="009D2D8C" w:rsidRDefault="009D2D8C" w:rsidP="009D2D8C">
            <w:pPr>
              <w:pStyle w:val="GOSTTablenorm"/>
              <w:rPr>
                <w:ins w:id="2712" w:author="Сатлер Марина Викторовна" w:date="2026-04-06T17:23:00Z"/>
                <w:highlight w:val="green"/>
              </w:rPr>
            </w:pPr>
            <w:ins w:id="2713" w:author="Сатлер Марина Викторовна" w:date="2026-04-06T17:24:00Z">
              <w:r w:rsidRPr="00556A96">
                <w:rPr>
                  <w:highlight w:val="green"/>
                </w:rPr>
                <w:lastRenderedPageBreak/>
                <w:t>Дата и время окончания периода</w:t>
              </w:r>
            </w:ins>
          </w:p>
        </w:tc>
        <w:tc>
          <w:tcPr>
            <w:tcW w:w="750" w:type="pct"/>
          </w:tcPr>
          <w:p w14:paraId="3E4544ED" w14:textId="1511DBCB" w:rsidR="009D2D8C" w:rsidRPr="009D2D8C" w:rsidRDefault="009D2D8C" w:rsidP="009D2D8C">
            <w:pPr>
              <w:pStyle w:val="GOSTTablenorm"/>
              <w:rPr>
                <w:ins w:id="2714" w:author="Сатлер Марина Викторовна" w:date="2026-04-06T17:23:00Z"/>
                <w:highlight w:val="green"/>
              </w:rPr>
            </w:pPr>
            <w:ins w:id="2715" w:author="Сатлер Марина Викторовна" w:date="2026-04-06T17:24:00Z">
              <w:r w:rsidRPr="00556A96">
                <w:rPr>
                  <w:highlight w:val="green"/>
                </w:rPr>
                <w:t>EndDateTime</w:t>
              </w:r>
            </w:ins>
          </w:p>
        </w:tc>
        <w:tc>
          <w:tcPr>
            <w:tcW w:w="500" w:type="pct"/>
          </w:tcPr>
          <w:p w14:paraId="02721803" w14:textId="3EA37777" w:rsidR="009D2D8C" w:rsidRPr="009D2D8C" w:rsidRDefault="009D2D8C" w:rsidP="009D2D8C">
            <w:pPr>
              <w:pStyle w:val="GOSTTablenorm"/>
              <w:rPr>
                <w:ins w:id="2716" w:author="Сатлер Марина Викторовна" w:date="2026-04-06T17:23:00Z"/>
                <w:highlight w:val="green"/>
              </w:rPr>
            </w:pPr>
            <w:ins w:id="2717" w:author="Сатлер Марина Викторовна" w:date="2026-04-06T17:24:00Z">
              <w:r w:rsidRPr="009D2D8C">
                <w:rPr>
                  <w:highlight w:val="green"/>
                </w:rPr>
                <w:t>Дата-время (</w:t>
              </w:r>
              <w:r w:rsidRPr="009D2D8C">
                <w:rPr>
                  <w:highlight w:val="green"/>
                  <w:lang w:val="en-US"/>
                </w:rPr>
                <w:t>timestamp</w:t>
              </w:r>
              <w:r w:rsidRPr="009D2D8C">
                <w:rPr>
                  <w:highlight w:val="green"/>
                </w:rPr>
                <w:t>)</w:t>
              </w:r>
            </w:ins>
          </w:p>
        </w:tc>
        <w:tc>
          <w:tcPr>
            <w:tcW w:w="300" w:type="pct"/>
          </w:tcPr>
          <w:p w14:paraId="6E0FCB62" w14:textId="202AEB45" w:rsidR="009D2D8C" w:rsidRPr="009D2D8C" w:rsidRDefault="009D2D8C" w:rsidP="009D2D8C">
            <w:pPr>
              <w:pStyle w:val="GOSTTablenorm"/>
              <w:rPr>
                <w:ins w:id="2718" w:author="Сатлер Марина Викторовна" w:date="2026-04-06T17:23:00Z"/>
                <w:highlight w:val="green"/>
              </w:rPr>
            </w:pPr>
            <w:ins w:id="2719" w:author="Сатлер Марина Викторовна" w:date="2026-04-06T17:24:00Z">
              <w:r w:rsidRPr="009D2D8C">
                <w:rPr>
                  <w:highlight w:val="green"/>
                </w:rPr>
                <w:t>Нет</w:t>
              </w:r>
            </w:ins>
          </w:p>
        </w:tc>
        <w:tc>
          <w:tcPr>
            <w:tcW w:w="315" w:type="pct"/>
          </w:tcPr>
          <w:p w14:paraId="6EFA5374" w14:textId="77777777" w:rsidR="009D2D8C" w:rsidRPr="009D2D8C" w:rsidRDefault="009D2D8C" w:rsidP="009D2D8C">
            <w:pPr>
              <w:pStyle w:val="GOSTTablenorm"/>
              <w:rPr>
                <w:ins w:id="2720" w:author="Сатлер Марина Викторовна" w:date="2026-04-06T17:23:00Z"/>
                <w:highlight w:val="green"/>
              </w:rPr>
            </w:pPr>
          </w:p>
        </w:tc>
        <w:tc>
          <w:tcPr>
            <w:tcW w:w="2035" w:type="pct"/>
          </w:tcPr>
          <w:p w14:paraId="4BF42A0F" w14:textId="0343D3C0" w:rsidR="009D2D8C" w:rsidRPr="00556A96" w:rsidRDefault="009D2D8C" w:rsidP="009D2D8C">
            <w:pPr>
              <w:pStyle w:val="GOSTTablenorm"/>
              <w:rPr>
                <w:ins w:id="2721" w:author="Сатлер Марина Викторовна" w:date="2026-04-06T17:24:00Z"/>
                <w:highlight w:val="green"/>
              </w:rPr>
            </w:pPr>
            <w:ins w:id="2722" w:author="Сатлер Марина Викторовна" w:date="2026-04-06T17:24:00Z">
              <w:r w:rsidRPr="00556A96">
                <w:rPr>
                  <w:highlight w:val="green"/>
                </w:rPr>
                <w:t xml:space="preserve">Дата и время окончания периода (включительно) создания записей учета в формате YYYY-MM-DD </w:t>
              </w:r>
              <w:proofErr w:type="gramStart"/>
              <w:r w:rsidRPr="00556A96">
                <w:rPr>
                  <w:highlight w:val="green"/>
                </w:rPr>
                <w:t>hh:mm</w:t>
              </w:r>
              <w:proofErr w:type="gramEnd"/>
              <w:r w:rsidRPr="00556A96">
                <w:rPr>
                  <w:highlight w:val="green"/>
                </w:rPr>
                <w:t>:ss.</w:t>
              </w:r>
            </w:ins>
          </w:p>
          <w:p w14:paraId="14608CCB" w14:textId="0DCB1009" w:rsidR="009D2D8C" w:rsidRPr="009D2D8C" w:rsidRDefault="009D2D8C" w:rsidP="00091AC8">
            <w:pPr>
              <w:pStyle w:val="GOSTTablenorm"/>
              <w:rPr>
                <w:ins w:id="2723" w:author="Сатлер Марина Викторовна" w:date="2026-04-06T17:23:00Z"/>
                <w:highlight w:val="green"/>
              </w:rPr>
            </w:pPr>
            <w:ins w:id="2724" w:author="Сатлер Марина Викторовна" w:date="2026-04-06T17:24:00Z">
              <w:r w:rsidRPr="00556A96">
                <w:rPr>
                  <w:highlight w:val="green"/>
                </w:rPr>
                <w:t>Возвращается в ответе, если в параметрах запроса списка подобранных записей учета OPLIST задан параметр «Операционный день» (TradingDay)</w:t>
              </w:r>
            </w:ins>
          </w:p>
        </w:tc>
      </w:tr>
      <w:tr w:rsidR="009D2D8C" w:rsidRPr="00DC2946" w14:paraId="62E7DEF8" w14:textId="77777777" w:rsidTr="00474AC7">
        <w:tc>
          <w:tcPr>
            <w:tcW w:w="1100" w:type="pct"/>
            <w:vAlign w:val="center"/>
          </w:tcPr>
          <w:p w14:paraId="655CD7D3" w14:textId="29EC3BEB" w:rsidR="009D2D8C" w:rsidRPr="00B9499D" w:rsidRDefault="009D2D8C" w:rsidP="009D2D8C">
            <w:pPr>
              <w:pStyle w:val="GOSTTablenorm"/>
            </w:pPr>
            <w:r w:rsidRPr="00140D67">
              <w:t>Признак консистен</w:t>
            </w:r>
            <w:ins w:id="2725" w:author="Сказецкая Наталья Камилевна" w:date="2023-08-29T16:25:00Z">
              <w:r>
                <w:t>тности</w:t>
              </w:r>
            </w:ins>
            <w:ins w:id="2726" w:author="Сатлер Марина Викторовна" w:date="2026-04-06T17:24:00Z">
              <w:r>
                <w:t xml:space="preserve"> </w:t>
              </w:r>
              <w:r w:rsidRPr="00556A96">
                <w:rPr>
                  <w:highlight w:val="green"/>
                </w:rPr>
                <w:t>(для запроса списка подобранных записей учета по документу)</w:t>
              </w:r>
            </w:ins>
            <w:del w:id="2727" w:author="Сказецкая Наталья Камилевна" w:date="2023-08-29T16:25:00Z">
              <w:r w:rsidRPr="00140D67" w:rsidDel="00A61C70">
                <w:delText>ции</w:delText>
              </w:r>
            </w:del>
          </w:p>
        </w:tc>
        <w:tc>
          <w:tcPr>
            <w:tcW w:w="750" w:type="pct"/>
            <w:vAlign w:val="center"/>
          </w:tcPr>
          <w:p w14:paraId="35D0B3A3" w14:textId="70B733D7" w:rsidR="009D2D8C" w:rsidRPr="00ED0029" w:rsidRDefault="009D2D8C" w:rsidP="009D2D8C">
            <w:pPr>
              <w:pStyle w:val="GOSTTablenorm"/>
            </w:pPr>
            <w:r w:rsidRPr="00ED0029">
              <w:t>Consistency</w:t>
            </w:r>
          </w:p>
        </w:tc>
        <w:tc>
          <w:tcPr>
            <w:tcW w:w="500" w:type="pct"/>
            <w:vAlign w:val="center"/>
          </w:tcPr>
          <w:p w14:paraId="22884E6E" w14:textId="0DEB6163" w:rsidR="009D2D8C" w:rsidRPr="005C6BDA" w:rsidRDefault="009D2D8C" w:rsidP="009D2D8C">
            <w:pPr>
              <w:pStyle w:val="GOSTTablenorm"/>
            </w:pPr>
            <w:r w:rsidRPr="00140D67">
              <w:t>Строка</w:t>
            </w:r>
          </w:p>
        </w:tc>
        <w:tc>
          <w:tcPr>
            <w:tcW w:w="300" w:type="pct"/>
            <w:vAlign w:val="center"/>
          </w:tcPr>
          <w:p w14:paraId="6235A01C" w14:textId="104FD2B4" w:rsidR="009D2D8C" w:rsidRPr="00B9499D" w:rsidRDefault="009D2D8C" w:rsidP="009D2D8C">
            <w:pPr>
              <w:pStyle w:val="GOSTTablenorm"/>
            </w:pPr>
            <w:ins w:id="2728" w:author="Сатлер Марина Викторовна" w:date="2026-04-06T17:25:00Z">
              <w:r w:rsidRPr="00863550">
                <w:rPr>
                  <w:highlight w:val="green"/>
                </w:rPr>
                <w:t>Нет</w:t>
              </w:r>
            </w:ins>
            <w:del w:id="2729" w:author="Сатлер Марина Викторовна" w:date="2026-04-06T17:25:00Z">
              <w:r w:rsidRPr="00140D67" w:rsidDel="009D2D8C">
                <w:delText>Да</w:delText>
              </w:r>
            </w:del>
          </w:p>
        </w:tc>
        <w:tc>
          <w:tcPr>
            <w:tcW w:w="315" w:type="pct"/>
            <w:vAlign w:val="center"/>
          </w:tcPr>
          <w:p w14:paraId="3E4C3D52" w14:textId="1DBE3047" w:rsidR="009D2D8C" w:rsidRPr="00140D67" w:rsidRDefault="009D2D8C" w:rsidP="009D2D8C">
            <w:pPr>
              <w:pStyle w:val="GOSTTablenorm"/>
            </w:pPr>
            <w:r w:rsidRPr="00140D67">
              <w:t>=1</w:t>
            </w:r>
          </w:p>
        </w:tc>
        <w:tc>
          <w:tcPr>
            <w:tcW w:w="2035" w:type="pct"/>
            <w:vAlign w:val="center"/>
          </w:tcPr>
          <w:p w14:paraId="244ED1E9" w14:textId="1CFADB7E" w:rsidR="009D2D8C" w:rsidRPr="00140D67" w:rsidRDefault="009D2D8C" w:rsidP="009D2D8C">
            <w:pPr>
              <w:pStyle w:val="GOSTTablenorm"/>
            </w:pPr>
            <w:r w:rsidRPr="00140D67">
              <w:t xml:space="preserve">Параметр указывает на соответствие фактического </w:t>
            </w:r>
            <w:r>
              <w:t>состояния</w:t>
            </w:r>
            <w:r w:rsidRPr="00140D67">
              <w:t xml:space="preserve"> записей учета по документу в Datamart ожидаемому </w:t>
            </w:r>
            <w:r>
              <w:t>состоянию</w:t>
            </w:r>
            <w:r w:rsidRPr="00140D67">
              <w:t xml:space="preserve"> записей учета по документу</w:t>
            </w:r>
            <w:ins w:id="2730" w:author="Сказецкая Наталья Камилевна" w:date="2024-11-15T13:54:00Z">
              <w:r w:rsidRPr="00B2639A">
                <w:t xml:space="preserve"> </w:t>
              </w:r>
              <w:r>
                <w:t xml:space="preserve">в </w:t>
              </w:r>
              <w:r>
                <w:rPr>
                  <w:lang w:val="en-US"/>
                </w:rPr>
                <w:t>OLTP</w:t>
              </w:r>
            </w:ins>
            <w:r w:rsidRPr="00140D67">
              <w:t xml:space="preserve">. </w:t>
            </w:r>
            <w:r>
              <w:t xml:space="preserve">Состояние записей учета включает их количество, статус, признак «Отменена». </w:t>
            </w:r>
            <w:r w:rsidRPr="00140D67">
              <w:t>Возможные значения:</w:t>
            </w:r>
          </w:p>
          <w:p w14:paraId="7ED7A15F" w14:textId="35FB37F3" w:rsidR="009D2D8C" w:rsidRPr="00140D67" w:rsidRDefault="009D2D8C" w:rsidP="009D2D8C">
            <w:pPr>
              <w:pStyle w:val="GOSTTableListMark1"/>
              <w:rPr>
                <w:lang w:val="en-US"/>
              </w:rPr>
            </w:pPr>
            <w:r>
              <w:t>«</w:t>
            </w:r>
            <w:r w:rsidRPr="00140D67">
              <w:rPr>
                <w:lang w:val="en-US"/>
              </w:rPr>
              <w:t>1</w:t>
            </w:r>
            <w:r>
              <w:t>»</w:t>
            </w:r>
            <w:r w:rsidRPr="00140D67">
              <w:rPr>
                <w:lang w:val="en-US"/>
              </w:rPr>
              <w:t xml:space="preserve"> </w:t>
            </w:r>
            <w:r w:rsidRPr="36854D62">
              <w:t>–</w:t>
            </w:r>
            <w:r w:rsidRPr="00140D67">
              <w:rPr>
                <w:lang w:val="en-US"/>
              </w:rPr>
              <w:t xml:space="preserve"> фактическое </w:t>
            </w:r>
            <w:r>
              <w:t>состояние</w:t>
            </w:r>
            <w:r w:rsidRPr="00140D67">
              <w:rPr>
                <w:lang w:val="en-US"/>
              </w:rPr>
              <w:t xml:space="preserve"> соответствует ожидаемому;</w:t>
            </w:r>
          </w:p>
          <w:p w14:paraId="34FB4959" w14:textId="77777777" w:rsidR="009D2D8C" w:rsidRDefault="009D2D8C" w:rsidP="009D2D8C">
            <w:pPr>
              <w:pStyle w:val="GOSTTableListMark1"/>
              <w:rPr>
                <w:ins w:id="2731" w:author="Сатлер Марина Викторовна" w:date="2026-04-06T17:25:00Z"/>
              </w:rPr>
            </w:pPr>
            <w:r>
              <w:t>«</w:t>
            </w:r>
            <w:r w:rsidRPr="00084875">
              <w:t>0</w:t>
            </w:r>
            <w:r>
              <w:t>»</w:t>
            </w:r>
            <w:r w:rsidRPr="00084875">
              <w:t xml:space="preserve"> </w:t>
            </w:r>
            <w:r w:rsidRPr="36854D62">
              <w:t>–</w:t>
            </w:r>
            <w:r w:rsidRPr="00084875">
              <w:t xml:space="preserve"> фактическое </w:t>
            </w:r>
            <w:r>
              <w:t>состояние</w:t>
            </w:r>
            <w:r w:rsidRPr="00084875">
              <w:t xml:space="preserve"> </w:t>
            </w:r>
            <w:r>
              <w:t>не соответствует ожидаемому</w:t>
            </w:r>
            <w:ins w:id="2732" w:author="Сатлер Марина Викторовна" w:date="2026-04-06T17:25:00Z">
              <w:r>
                <w:t>.</w:t>
              </w:r>
            </w:ins>
          </w:p>
          <w:p w14:paraId="0DD942E4" w14:textId="50846F21" w:rsidR="009D2D8C" w:rsidRPr="009D2D8C" w:rsidRDefault="009D2D8C" w:rsidP="00556A96">
            <w:pPr>
              <w:pStyle w:val="GOSTTablenorm"/>
            </w:pPr>
            <w:ins w:id="2733" w:author="Сатлер Марина Викторовна" w:date="2026-04-06T17:25:00Z">
              <w:r w:rsidRPr="00556A96">
                <w:rPr>
                  <w:highlight w:val="green"/>
                </w:rPr>
                <w:t xml:space="preserve">Возвращается в ответе и обязателен, если в параметрах запроса списка подобранных записей </w:t>
              </w:r>
              <w:proofErr w:type="gramStart"/>
              <w:r w:rsidRPr="00556A96">
                <w:rPr>
                  <w:highlight w:val="green"/>
                </w:rPr>
                <w:t>учета  OPLIST</w:t>
              </w:r>
              <w:proofErr w:type="gramEnd"/>
              <w:r w:rsidRPr="00556A96">
                <w:rPr>
                  <w:highlight w:val="green"/>
                </w:rPr>
                <w:t xml:space="preserve"> отсутствует параметр </w:t>
              </w:r>
            </w:ins>
            <w:ins w:id="2734" w:author="Сатлер Марина Викторовна" w:date="2026-04-06T17:26:00Z">
              <w:r>
                <w:rPr>
                  <w:highlight w:val="green"/>
                </w:rPr>
                <w:t>«</w:t>
              </w:r>
            </w:ins>
            <w:ins w:id="2735" w:author="Сатлер Марина Викторовна" w:date="2026-04-06T17:25:00Z">
              <w:r w:rsidRPr="00556A96">
                <w:rPr>
                  <w:highlight w:val="green"/>
                </w:rPr>
                <w:t>Операционный день</w:t>
              </w:r>
            </w:ins>
            <w:ins w:id="2736" w:author="Сатлер Марина Викторовна" w:date="2026-04-06T17:26:00Z">
              <w:r>
                <w:rPr>
                  <w:highlight w:val="green"/>
                </w:rPr>
                <w:t>»</w:t>
              </w:r>
            </w:ins>
            <w:ins w:id="2737" w:author="Сатлер Марина Викторовна" w:date="2026-04-06T17:25:00Z">
              <w:r w:rsidRPr="00556A96">
                <w:rPr>
                  <w:highlight w:val="green"/>
                </w:rPr>
                <w:t xml:space="preserve"> (TradingDay)</w:t>
              </w:r>
            </w:ins>
          </w:p>
        </w:tc>
      </w:tr>
      <w:tr w:rsidR="009D2D8C" w:rsidRPr="00DC2946" w14:paraId="7EF21A3C" w14:textId="77777777" w:rsidTr="00474AC7">
        <w:tc>
          <w:tcPr>
            <w:tcW w:w="1100" w:type="pct"/>
          </w:tcPr>
          <w:p w14:paraId="430F0B30" w14:textId="77777777" w:rsidR="009D2D8C" w:rsidRPr="00C75A4E" w:rsidRDefault="009D2D8C" w:rsidP="009D2D8C">
            <w:pPr>
              <w:pStyle w:val="GOSTTablenorm"/>
              <w:rPr>
                <w:b/>
              </w:rPr>
            </w:pPr>
            <w:r w:rsidRPr="00C75A4E">
              <w:rPr>
                <w:b/>
              </w:rPr>
              <w:t>Записи учета</w:t>
            </w:r>
          </w:p>
        </w:tc>
        <w:tc>
          <w:tcPr>
            <w:tcW w:w="750" w:type="pct"/>
          </w:tcPr>
          <w:p w14:paraId="332CFEAA" w14:textId="77777777" w:rsidR="009D2D8C" w:rsidRPr="00C75A4E" w:rsidRDefault="009D2D8C" w:rsidP="009D2D8C">
            <w:pPr>
              <w:pStyle w:val="GOSTTablenorm"/>
              <w:rPr>
                <w:b/>
              </w:rPr>
            </w:pPr>
            <w:r w:rsidRPr="00C75A4E">
              <w:rPr>
                <w:b/>
              </w:rPr>
              <w:t>Operation_list</w:t>
            </w:r>
          </w:p>
        </w:tc>
        <w:tc>
          <w:tcPr>
            <w:tcW w:w="500" w:type="pct"/>
          </w:tcPr>
          <w:p w14:paraId="60328B82" w14:textId="77777777" w:rsidR="009D2D8C" w:rsidRPr="005C6BDA" w:rsidRDefault="009D2D8C" w:rsidP="009D2D8C">
            <w:pPr>
              <w:pStyle w:val="GOSTTablenorm"/>
            </w:pPr>
            <w:r w:rsidRPr="005C6BDA">
              <w:t>Массив</w:t>
            </w:r>
          </w:p>
        </w:tc>
        <w:tc>
          <w:tcPr>
            <w:tcW w:w="300" w:type="pct"/>
          </w:tcPr>
          <w:p w14:paraId="0E1EEC92" w14:textId="358E9E24" w:rsidR="009D2D8C" w:rsidRPr="00B9499D" w:rsidRDefault="009D2D8C" w:rsidP="009D2D8C">
            <w:pPr>
              <w:pStyle w:val="GOSTTablenorm"/>
            </w:pPr>
            <w:commentRangeStart w:id="2738"/>
            <w:del w:id="2739" w:author="Сказецкая Наталья Камилевна" w:date="2024-11-15T13:47:00Z">
              <w:r w:rsidRPr="00B9499D" w:rsidDel="00B2639A">
                <w:delText>Да</w:delText>
              </w:r>
            </w:del>
            <w:ins w:id="2740" w:author="Сказецкая Наталья Камилевна" w:date="2024-11-15T13:47:00Z">
              <w:r>
                <w:t>Нет</w:t>
              </w:r>
              <w:commentRangeEnd w:id="2738"/>
              <w:r>
                <w:rPr>
                  <w:rStyle w:val="afff4"/>
                </w:rPr>
                <w:commentReference w:id="2738"/>
              </w:r>
            </w:ins>
          </w:p>
        </w:tc>
        <w:tc>
          <w:tcPr>
            <w:tcW w:w="315" w:type="pct"/>
          </w:tcPr>
          <w:p w14:paraId="5366578F" w14:textId="326DA01E" w:rsidR="009D2D8C" w:rsidRPr="0017407D" w:rsidRDefault="009D2D8C" w:rsidP="009D2D8C">
            <w:pPr>
              <w:pStyle w:val="GOSTTablenorm"/>
              <w:rPr>
                <w:lang w:val="en-US"/>
              </w:rPr>
            </w:pPr>
            <w:r>
              <w:rPr>
                <w:lang w:val="en-US"/>
              </w:rPr>
              <w:t>-</w:t>
            </w:r>
          </w:p>
        </w:tc>
        <w:tc>
          <w:tcPr>
            <w:tcW w:w="2035" w:type="pct"/>
          </w:tcPr>
          <w:p w14:paraId="1839DD79" w14:textId="2EC048C3" w:rsidR="009D2D8C" w:rsidRPr="00B2639A" w:rsidRDefault="009D2D8C" w:rsidP="009D2D8C">
            <w:pPr>
              <w:pStyle w:val="GOSTTablenorm"/>
            </w:pPr>
            <w:r>
              <w:t>Список записей учета, сформированных по документу</w:t>
            </w:r>
            <w:commentRangeStart w:id="2741"/>
            <w:ins w:id="2742" w:author="Сказецкая Наталья Камилевна" w:date="2024-11-15T13:48:00Z">
              <w:r>
                <w:t xml:space="preserve">, присутствующих на слое </w:t>
              </w:r>
              <w:r>
                <w:rPr>
                  <w:lang w:val="en-US"/>
                </w:rPr>
                <w:t>Datamart</w:t>
              </w:r>
              <w:commentRangeEnd w:id="2741"/>
              <w:r>
                <w:rPr>
                  <w:rStyle w:val="afff4"/>
                </w:rPr>
                <w:commentReference w:id="2741"/>
              </w:r>
            </w:ins>
            <w:ins w:id="2743" w:author="Сказецкая Наталья Камилевна" w:date="2024-08-05T15:08:00Z">
              <w:r>
                <w:t xml:space="preserve"> и удовлетворяющих параметрам отбора, </w:t>
              </w:r>
            </w:ins>
            <w:ins w:id="2744" w:author="Сказецкая Наталья Камилевна" w:date="2024-08-05T15:09:00Z">
              <w:r>
                <w:t>указанным</w:t>
              </w:r>
            </w:ins>
            <w:ins w:id="2745" w:author="Сказецкая Наталья Камилевна" w:date="2024-08-05T15:08:00Z">
              <w:r>
                <w:t xml:space="preserve"> в запросе (при наличии</w:t>
              </w:r>
            </w:ins>
            <w:ins w:id="2746" w:author="Сказецкая Наталья Камилевна" w:date="2024-08-05T15:09:00Z">
              <w:r>
                <w:t>)</w:t>
              </w:r>
            </w:ins>
            <w:ins w:id="2747" w:author="Сказецкая Наталья Камилевна" w:date="2024-11-15T13:48:00Z">
              <w:r>
                <w:t>.</w:t>
              </w:r>
            </w:ins>
          </w:p>
        </w:tc>
      </w:tr>
      <w:tr w:rsidR="009D2D8C" w:rsidRPr="00DC2946" w14:paraId="70DAA844" w14:textId="77777777" w:rsidTr="00EB73A8">
        <w:trPr>
          <w:ins w:id="2748" w:author="Сказецкая Наталья Камилевна" w:date="2024-08-05T17:15:00Z"/>
        </w:trPr>
        <w:tc>
          <w:tcPr>
            <w:tcW w:w="1100" w:type="pct"/>
          </w:tcPr>
          <w:p w14:paraId="55772134" w14:textId="23A29960" w:rsidR="009D2D8C" w:rsidRPr="00C75A4E" w:rsidRDefault="009D2D8C" w:rsidP="009D2D8C">
            <w:pPr>
              <w:pStyle w:val="GOSTTablenorm"/>
              <w:rPr>
                <w:ins w:id="2749" w:author="Сказецкая Наталья Камилевна" w:date="2024-08-05T17:15:00Z"/>
                <w:b/>
              </w:rPr>
            </w:pPr>
            <w:ins w:id="2750" w:author="Сказецкая Наталья Камилевна" w:date="2024-08-05T17:19:00Z">
              <w:r>
                <w:rPr>
                  <w:szCs w:val="22"/>
                </w:rPr>
                <w:t>Идентификатор записи учета</w:t>
              </w:r>
            </w:ins>
          </w:p>
        </w:tc>
        <w:tc>
          <w:tcPr>
            <w:tcW w:w="750" w:type="pct"/>
          </w:tcPr>
          <w:p w14:paraId="5641B4D6" w14:textId="0511392D" w:rsidR="009D2D8C" w:rsidRPr="00C75A4E" w:rsidRDefault="009D2D8C" w:rsidP="009D2D8C">
            <w:pPr>
              <w:pStyle w:val="GOSTTablenorm"/>
              <w:rPr>
                <w:ins w:id="2751" w:author="Сказецкая Наталья Камилевна" w:date="2024-08-05T17:15:00Z"/>
                <w:b/>
              </w:rPr>
            </w:pPr>
            <w:ins w:id="2752" w:author="Сказецкая Наталья Камилевна" w:date="2024-08-05T17:16:00Z">
              <w:r w:rsidRPr="00EB73A8">
                <w:rPr>
                  <w:b/>
                  <w:szCs w:val="22"/>
                  <w:lang w:val="en-US"/>
                </w:rPr>
                <w:t>Operation_list:</w:t>
              </w:r>
              <w:r>
                <w:rPr>
                  <w:color w:val="172B4D"/>
                  <w:szCs w:val="22"/>
                  <w:lang w:val="en-US"/>
                </w:rPr>
                <w:t>Id</w:t>
              </w:r>
            </w:ins>
          </w:p>
        </w:tc>
        <w:tc>
          <w:tcPr>
            <w:tcW w:w="500" w:type="pct"/>
          </w:tcPr>
          <w:p w14:paraId="31C353A1" w14:textId="40262787" w:rsidR="009D2D8C" w:rsidRPr="005C6BDA" w:rsidRDefault="009D2D8C" w:rsidP="009D2D8C">
            <w:pPr>
              <w:pStyle w:val="GOSTTablenorm"/>
              <w:rPr>
                <w:ins w:id="2753" w:author="Сказецкая Наталья Камилевна" w:date="2024-08-05T17:15:00Z"/>
              </w:rPr>
            </w:pPr>
            <w:ins w:id="2754" w:author="Сказецкая Наталья Камилевна" w:date="2024-08-05T17:20:00Z">
              <w:r>
                <w:rPr>
                  <w:szCs w:val="22"/>
                </w:rPr>
                <w:t>Число</w:t>
              </w:r>
            </w:ins>
          </w:p>
        </w:tc>
        <w:tc>
          <w:tcPr>
            <w:tcW w:w="300" w:type="pct"/>
          </w:tcPr>
          <w:p w14:paraId="2D6C11D2" w14:textId="12C72EF4" w:rsidR="009D2D8C" w:rsidRPr="00B9499D" w:rsidRDefault="009D2D8C" w:rsidP="009D2D8C">
            <w:pPr>
              <w:pStyle w:val="GOSTTablenorm"/>
              <w:rPr>
                <w:ins w:id="2755" w:author="Сказецкая Наталья Камилевна" w:date="2024-08-05T17:15:00Z"/>
              </w:rPr>
            </w:pPr>
            <w:ins w:id="2756" w:author="Сказецкая Наталья Камилевна" w:date="2024-08-05T17:20:00Z">
              <w:r>
                <w:rPr>
                  <w:szCs w:val="22"/>
                </w:rPr>
                <w:t>Да</w:t>
              </w:r>
            </w:ins>
          </w:p>
        </w:tc>
        <w:tc>
          <w:tcPr>
            <w:tcW w:w="315" w:type="pct"/>
          </w:tcPr>
          <w:p w14:paraId="25F45FF6" w14:textId="7E60EFFF" w:rsidR="009D2D8C" w:rsidRDefault="009D2D8C" w:rsidP="009D2D8C">
            <w:pPr>
              <w:pStyle w:val="GOSTTablenorm"/>
              <w:rPr>
                <w:ins w:id="2757" w:author="Сказецкая Наталья Камилевна" w:date="2024-08-05T17:15:00Z"/>
                <w:lang w:val="en-US"/>
              </w:rPr>
            </w:pPr>
            <w:ins w:id="2758" w:author="Сказецкая Наталья Камилевна" w:date="2024-08-05T17:20:00Z">
              <w:r>
                <w:rPr>
                  <w:szCs w:val="22"/>
                </w:rPr>
                <w:t>=16</w:t>
              </w:r>
            </w:ins>
          </w:p>
        </w:tc>
        <w:tc>
          <w:tcPr>
            <w:tcW w:w="2035" w:type="pct"/>
          </w:tcPr>
          <w:p w14:paraId="2B121C76" w14:textId="7E839027" w:rsidR="009D2D8C" w:rsidRDefault="009D2D8C" w:rsidP="009D2D8C">
            <w:pPr>
              <w:pStyle w:val="GOSTTablenorm"/>
              <w:rPr>
                <w:ins w:id="2759" w:author="Сказецкая Наталья Камилевна" w:date="2024-08-05T17:15:00Z"/>
              </w:rPr>
            </w:pPr>
            <w:ins w:id="2760" w:author="Сказецкая Наталья Камилевна" w:date="2024-08-05T17:20:00Z">
              <w:r>
                <w:rPr>
                  <w:szCs w:val="22"/>
                </w:rPr>
                <w:t>Уникальный идентификатор записи учета, под которым запись учета хранится в</w:t>
              </w:r>
            </w:ins>
            <w:r>
              <w:rPr>
                <w:szCs w:val="22"/>
              </w:rPr>
              <w:t xml:space="preserve"> </w:t>
            </w:r>
            <w:ins w:id="2761" w:author="Сказецкая Наталья Камилевна" w:date="2024-08-05T17:21:00Z">
              <w:r>
                <w:rPr>
                  <w:szCs w:val="22"/>
                </w:rPr>
                <w:t xml:space="preserve">базе данных </w:t>
              </w:r>
              <w:r>
                <w:rPr>
                  <w:szCs w:val="22"/>
                  <w:lang w:val="en-US"/>
                </w:rPr>
                <w:t>SVAP</w:t>
              </w:r>
            </w:ins>
            <w:ins w:id="2762" w:author="Сказецкая Наталья Камилевна" w:date="2024-08-05T17:20:00Z">
              <w:r>
                <w:rPr>
                  <w:szCs w:val="22"/>
                </w:rPr>
                <w:t xml:space="preserve"> (значение уникального идентификатора записи учета по одной и той же записи учета различается в слое </w:t>
              </w:r>
              <w:r>
                <w:rPr>
                  <w:szCs w:val="22"/>
                  <w:lang w:val="en-US"/>
                </w:rPr>
                <w:t>Datamart</w:t>
              </w:r>
              <w:r>
                <w:rPr>
                  <w:szCs w:val="22"/>
                </w:rPr>
                <w:t xml:space="preserve"> учетного модуля и в </w:t>
              </w:r>
              <w:r>
                <w:rPr>
                  <w:szCs w:val="22"/>
                  <w:lang w:val="en-US"/>
                </w:rPr>
                <w:t>SuperDatamart</w:t>
              </w:r>
              <w:r>
                <w:rPr>
                  <w:szCs w:val="22"/>
                </w:rPr>
                <w:t>)</w:t>
              </w:r>
            </w:ins>
          </w:p>
        </w:tc>
      </w:tr>
      <w:tr w:rsidR="00556A96" w:rsidRPr="00DC2946" w14:paraId="55E93664" w14:textId="77777777" w:rsidTr="00EB73A8">
        <w:tc>
          <w:tcPr>
            <w:tcW w:w="1100" w:type="pct"/>
          </w:tcPr>
          <w:p w14:paraId="6459E03C" w14:textId="11665323" w:rsidR="00556A96" w:rsidRPr="00A90932" w:rsidRDefault="00556A96" w:rsidP="00556A96">
            <w:pPr>
              <w:pStyle w:val="GOSTTablenorm"/>
              <w:rPr>
                <w:szCs w:val="22"/>
                <w:highlight w:val="green"/>
              </w:rPr>
            </w:pPr>
            <w:ins w:id="2763" w:author="Сатлер Марина Викторовна" w:date="2026-04-07T10:55:00Z">
              <w:r w:rsidRPr="00A90932">
                <w:rPr>
                  <w:highlight w:val="green"/>
                </w:rPr>
                <w:t>Глобальный идентификатор документа</w:t>
              </w:r>
            </w:ins>
          </w:p>
        </w:tc>
        <w:tc>
          <w:tcPr>
            <w:tcW w:w="750" w:type="pct"/>
          </w:tcPr>
          <w:p w14:paraId="66FC5CCC" w14:textId="1D90184B" w:rsidR="00556A96" w:rsidRPr="00A90932" w:rsidRDefault="00556A96" w:rsidP="00556A96">
            <w:pPr>
              <w:pStyle w:val="GOSTTablenorm"/>
              <w:rPr>
                <w:b/>
                <w:szCs w:val="22"/>
                <w:highlight w:val="green"/>
                <w:lang w:val="en-US"/>
              </w:rPr>
            </w:pPr>
            <w:ins w:id="2764" w:author="Сатлер Марина Викторовна" w:date="2026-04-07T10:55:00Z">
              <w:r w:rsidRPr="00556A96">
                <w:rPr>
                  <w:b/>
                  <w:highlight w:val="green"/>
                </w:rPr>
                <w:t>Operation_</w:t>
              </w:r>
              <w:proofErr w:type="gramStart"/>
              <w:r w:rsidRPr="00556A96">
                <w:rPr>
                  <w:b/>
                  <w:highlight w:val="green"/>
                </w:rPr>
                <w:t>list:</w:t>
              </w:r>
              <w:r w:rsidRPr="00A90932">
                <w:rPr>
                  <w:highlight w:val="green"/>
                </w:rPr>
                <w:t>DocGuid</w:t>
              </w:r>
            </w:ins>
            <w:proofErr w:type="gramEnd"/>
          </w:p>
        </w:tc>
        <w:tc>
          <w:tcPr>
            <w:tcW w:w="500" w:type="pct"/>
          </w:tcPr>
          <w:p w14:paraId="7A80F9BD" w14:textId="3C00C006" w:rsidR="00556A96" w:rsidRPr="00A90932" w:rsidRDefault="00556A96" w:rsidP="00556A96">
            <w:pPr>
              <w:pStyle w:val="GOSTTablenorm"/>
              <w:rPr>
                <w:szCs w:val="22"/>
                <w:highlight w:val="green"/>
              </w:rPr>
            </w:pPr>
            <w:ins w:id="2765" w:author="Сатлер Марина Викторовна" w:date="2026-04-07T10:55:00Z">
              <w:r w:rsidRPr="00A90932">
                <w:rPr>
                  <w:highlight w:val="green"/>
                </w:rPr>
                <w:t>GUID</w:t>
              </w:r>
            </w:ins>
          </w:p>
        </w:tc>
        <w:tc>
          <w:tcPr>
            <w:tcW w:w="300" w:type="pct"/>
          </w:tcPr>
          <w:p w14:paraId="40F9BCA0" w14:textId="03D38AAA" w:rsidR="00556A96" w:rsidRPr="00A90932" w:rsidRDefault="00556A96" w:rsidP="00556A96">
            <w:pPr>
              <w:pStyle w:val="GOSTTablenorm"/>
              <w:rPr>
                <w:szCs w:val="22"/>
                <w:highlight w:val="green"/>
              </w:rPr>
            </w:pPr>
            <w:ins w:id="2766" w:author="Сатлер Марина Викторовна" w:date="2026-04-07T10:55:00Z">
              <w:r w:rsidRPr="00A90932">
                <w:rPr>
                  <w:highlight w:val="green"/>
                </w:rPr>
                <w:t>Нет</w:t>
              </w:r>
            </w:ins>
          </w:p>
        </w:tc>
        <w:tc>
          <w:tcPr>
            <w:tcW w:w="315" w:type="pct"/>
          </w:tcPr>
          <w:p w14:paraId="47C60E6E" w14:textId="356FFF55" w:rsidR="00556A96" w:rsidRPr="00A90932" w:rsidRDefault="00A056DA" w:rsidP="00556A96">
            <w:pPr>
              <w:pStyle w:val="GOSTTablenorm"/>
              <w:rPr>
                <w:szCs w:val="22"/>
                <w:highlight w:val="green"/>
              </w:rPr>
            </w:pPr>
            <w:r w:rsidRPr="00A056DA">
              <w:rPr>
                <w:szCs w:val="22"/>
                <w:highlight w:val="green"/>
                <w:lang w:val="en-US"/>
              </w:rPr>
              <w:t>=</w:t>
            </w:r>
            <w:r w:rsidRPr="00A056DA">
              <w:rPr>
                <w:szCs w:val="22"/>
                <w:highlight w:val="green"/>
              </w:rPr>
              <w:t>36</w:t>
            </w:r>
          </w:p>
        </w:tc>
        <w:tc>
          <w:tcPr>
            <w:tcW w:w="2035" w:type="pct"/>
          </w:tcPr>
          <w:p w14:paraId="657B3F1F" w14:textId="77777777" w:rsidR="00556A96" w:rsidRPr="00A90932" w:rsidRDefault="00556A96" w:rsidP="00556A96">
            <w:pPr>
              <w:pStyle w:val="GOSTTablenorm"/>
              <w:rPr>
                <w:ins w:id="2767" w:author="Сатлер Марина Викторовна" w:date="2026-04-07T10:55:00Z"/>
                <w:szCs w:val="22"/>
                <w:highlight w:val="green"/>
              </w:rPr>
            </w:pPr>
            <w:ins w:id="2768" w:author="Сатлер Марина Викторовна" w:date="2026-04-07T10:55:00Z">
              <w:r w:rsidRPr="00A90932">
                <w:rPr>
                  <w:szCs w:val="22"/>
                  <w:highlight w:val="green"/>
                </w:rPr>
                <w:t>Уникальный идентификатор документа (с тире), по которому передается список подобранных записей учета.</w:t>
              </w:r>
            </w:ins>
          </w:p>
          <w:p w14:paraId="142476AB" w14:textId="44317E46" w:rsidR="00556A96" w:rsidRPr="00A90932" w:rsidRDefault="00556A96" w:rsidP="00556A96">
            <w:pPr>
              <w:pStyle w:val="GOSTTablenorm"/>
              <w:rPr>
                <w:szCs w:val="22"/>
                <w:highlight w:val="green"/>
              </w:rPr>
            </w:pPr>
            <w:ins w:id="2769" w:author="Сатлер Марина Викторовна" w:date="2026-04-07T10:55:00Z">
              <w:r w:rsidRPr="00A90932">
                <w:rPr>
                  <w:szCs w:val="22"/>
                  <w:highlight w:val="green"/>
                </w:rPr>
                <w:lastRenderedPageBreak/>
                <w:t>Возвращается в ответе и обязателен, если в параметрах запроса списка подобранных записей учета OPLIST задан параметр «Операционный день» (TradingDay)</w:t>
              </w:r>
            </w:ins>
          </w:p>
        </w:tc>
      </w:tr>
      <w:tr w:rsidR="00556A96" w:rsidRPr="00DC2946" w14:paraId="068F2F94" w14:textId="77777777" w:rsidTr="00EB73A8">
        <w:tc>
          <w:tcPr>
            <w:tcW w:w="1100" w:type="pct"/>
          </w:tcPr>
          <w:p w14:paraId="13AB0DC8" w14:textId="39C6207E" w:rsidR="00556A96" w:rsidRPr="00A90932" w:rsidRDefault="00556A96" w:rsidP="00556A96">
            <w:pPr>
              <w:pStyle w:val="GOSTTablenorm"/>
              <w:rPr>
                <w:highlight w:val="green"/>
              </w:rPr>
            </w:pPr>
            <w:ins w:id="2770" w:author="Сатлер Марина Викторовна" w:date="2026-04-07T10:55:00Z">
              <w:r w:rsidRPr="00A90932">
                <w:rPr>
                  <w:highlight w:val="green"/>
                </w:rPr>
                <w:lastRenderedPageBreak/>
                <w:t>Признак консистентности (для запроса списка подобранных записей учета по дате отражения в учете)</w:t>
              </w:r>
            </w:ins>
          </w:p>
        </w:tc>
        <w:tc>
          <w:tcPr>
            <w:tcW w:w="750" w:type="pct"/>
          </w:tcPr>
          <w:p w14:paraId="243C74DE" w14:textId="00D94C2E" w:rsidR="00556A96" w:rsidRPr="00A90932" w:rsidRDefault="00556A96" w:rsidP="00556A96">
            <w:pPr>
              <w:pStyle w:val="GOSTTablenorm"/>
              <w:rPr>
                <w:highlight w:val="green"/>
              </w:rPr>
            </w:pPr>
            <w:ins w:id="2771" w:author="Сатлер Марина Викторовна" w:date="2026-04-07T10:55:00Z">
              <w:r w:rsidRPr="00556A96">
                <w:rPr>
                  <w:b/>
                  <w:highlight w:val="green"/>
                </w:rPr>
                <w:t>Operation_</w:t>
              </w:r>
              <w:proofErr w:type="gramStart"/>
              <w:r w:rsidRPr="00556A96">
                <w:rPr>
                  <w:b/>
                  <w:highlight w:val="green"/>
                </w:rPr>
                <w:t>list:</w:t>
              </w:r>
              <w:r w:rsidRPr="00A90932">
                <w:rPr>
                  <w:highlight w:val="green"/>
                </w:rPr>
                <w:t>DocConsistency</w:t>
              </w:r>
            </w:ins>
            <w:proofErr w:type="gramEnd"/>
          </w:p>
        </w:tc>
        <w:tc>
          <w:tcPr>
            <w:tcW w:w="500" w:type="pct"/>
          </w:tcPr>
          <w:p w14:paraId="3E5C3FDE" w14:textId="2B4C425A" w:rsidR="00556A96" w:rsidRPr="00A90932" w:rsidRDefault="00556A96" w:rsidP="00556A96">
            <w:pPr>
              <w:pStyle w:val="GOSTTablenorm"/>
              <w:rPr>
                <w:highlight w:val="green"/>
              </w:rPr>
            </w:pPr>
            <w:ins w:id="2772" w:author="Сатлер Марина Викторовна" w:date="2026-04-07T10:55:00Z">
              <w:r w:rsidRPr="00A90932">
                <w:rPr>
                  <w:highlight w:val="green"/>
                </w:rPr>
                <w:t>Строка</w:t>
              </w:r>
            </w:ins>
          </w:p>
        </w:tc>
        <w:tc>
          <w:tcPr>
            <w:tcW w:w="300" w:type="pct"/>
          </w:tcPr>
          <w:p w14:paraId="740AEB9B" w14:textId="279A2EAB" w:rsidR="00556A96" w:rsidRPr="00A90932" w:rsidRDefault="00556A96" w:rsidP="00556A96">
            <w:pPr>
              <w:pStyle w:val="GOSTTablenorm"/>
              <w:rPr>
                <w:highlight w:val="green"/>
              </w:rPr>
            </w:pPr>
            <w:ins w:id="2773" w:author="Сатлер Марина Викторовна" w:date="2026-04-07T10:55:00Z">
              <w:r w:rsidRPr="00A90932">
                <w:rPr>
                  <w:highlight w:val="green"/>
                </w:rPr>
                <w:t>Нет</w:t>
              </w:r>
            </w:ins>
          </w:p>
        </w:tc>
        <w:tc>
          <w:tcPr>
            <w:tcW w:w="315" w:type="pct"/>
          </w:tcPr>
          <w:p w14:paraId="61FD8FD8" w14:textId="60FD2F65" w:rsidR="00556A96" w:rsidRPr="00A90932" w:rsidRDefault="00556A96" w:rsidP="00556A96">
            <w:pPr>
              <w:pStyle w:val="GOSTTablenorm"/>
              <w:rPr>
                <w:szCs w:val="22"/>
                <w:highlight w:val="green"/>
              </w:rPr>
            </w:pPr>
            <w:ins w:id="2774" w:author="Сатлер Марина Викторовна" w:date="2026-04-07T10:55:00Z">
              <w:r w:rsidRPr="00A90932">
                <w:rPr>
                  <w:highlight w:val="green"/>
                </w:rPr>
                <w:t>=1</w:t>
              </w:r>
            </w:ins>
          </w:p>
        </w:tc>
        <w:tc>
          <w:tcPr>
            <w:tcW w:w="2035" w:type="pct"/>
          </w:tcPr>
          <w:p w14:paraId="6C103302" w14:textId="77777777" w:rsidR="00556A96" w:rsidRDefault="00556A96" w:rsidP="00556A96">
            <w:pPr>
              <w:pStyle w:val="GOSTTablenorm"/>
              <w:rPr>
                <w:ins w:id="2775" w:author="Сатлер Марина Викторовна" w:date="2026-04-07T10:55:00Z"/>
                <w:szCs w:val="22"/>
                <w:highlight w:val="green"/>
              </w:rPr>
            </w:pPr>
            <w:ins w:id="2776" w:author="Сатлер Марина Викторовна" w:date="2026-04-07T10:55:00Z">
              <w:r w:rsidRPr="00A90932">
                <w:rPr>
                  <w:szCs w:val="22"/>
                  <w:highlight w:val="green"/>
                </w:rPr>
                <w:t>Параметр указывает на соответствие фактического состояния записей учета по документу в Datamart ожидаемому состоянию записей учета по документу. Состояние записей учета включает их количество, статус, признак «Отменена».</w:t>
              </w:r>
            </w:ins>
          </w:p>
          <w:p w14:paraId="4481B8E1" w14:textId="77777777" w:rsidR="00556A96" w:rsidRPr="00A90932" w:rsidRDefault="00556A96" w:rsidP="00556A96">
            <w:pPr>
              <w:pStyle w:val="GOSTTablenorm"/>
              <w:rPr>
                <w:ins w:id="2777" w:author="Сатлер Марина Викторовна" w:date="2026-04-07T10:55:00Z"/>
                <w:szCs w:val="22"/>
                <w:highlight w:val="green"/>
              </w:rPr>
            </w:pPr>
            <w:ins w:id="2778" w:author="Сатлер Марина Викторовна" w:date="2026-04-07T10:55:00Z">
              <w:r w:rsidRPr="00A90932">
                <w:rPr>
                  <w:szCs w:val="22"/>
                  <w:highlight w:val="green"/>
                </w:rPr>
                <w:t>Возможные значения:</w:t>
              </w:r>
            </w:ins>
          </w:p>
          <w:p w14:paraId="3F9E71F8" w14:textId="792E11C8" w:rsidR="00556A96" w:rsidRPr="00BD56AB" w:rsidRDefault="00556A96" w:rsidP="00BD56AB">
            <w:pPr>
              <w:pStyle w:val="GOSTTableListMark1"/>
              <w:rPr>
                <w:ins w:id="2779" w:author="Сатлер Марина Викторовна" w:date="2026-04-07T10:55:00Z"/>
                <w:highlight w:val="green"/>
              </w:rPr>
            </w:pPr>
            <w:ins w:id="2780" w:author="Сатлер Марина Викторовна" w:date="2026-04-07T10:55:00Z">
              <w:r w:rsidRPr="00A90932">
                <w:rPr>
                  <w:highlight w:val="green"/>
                </w:rPr>
                <w:t>«1</w:t>
              </w:r>
              <w:r w:rsidRPr="00BD56AB">
                <w:rPr>
                  <w:highlight w:val="green"/>
                </w:rPr>
                <w:t xml:space="preserve">» </w:t>
              </w:r>
            </w:ins>
            <w:ins w:id="2781" w:author="Сатлер Марина Викторовна" w:date="2026-04-07T14:57:00Z">
              <w:r w:rsidR="00BD56AB" w:rsidRPr="00BD56AB">
                <w:rPr>
                  <w:highlight w:val="green"/>
                  <w:rPrChange w:id="2782" w:author="Сатлер Марина Викторовна" w:date="2026-04-07T14:58:00Z">
                    <w:rPr/>
                  </w:rPrChange>
                </w:rPr>
                <w:t>–</w:t>
              </w:r>
            </w:ins>
            <w:ins w:id="2783" w:author="Сатлер Марина Викторовна" w:date="2026-04-07T10:55:00Z">
              <w:r w:rsidRPr="00BD56AB">
                <w:rPr>
                  <w:highlight w:val="green"/>
                </w:rPr>
                <w:t xml:space="preserve"> фактическое состояние соответствует ожидаемому;</w:t>
              </w:r>
            </w:ins>
          </w:p>
          <w:p w14:paraId="3C8715F4" w14:textId="02416697" w:rsidR="00556A96" w:rsidRPr="00BD56AB" w:rsidRDefault="00556A96" w:rsidP="00BD56AB">
            <w:pPr>
              <w:pStyle w:val="GOSTTableListMark1"/>
              <w:rPr>
                <w:ins w:id="2784" w:author="Сатлер Марина Викторовна" w:date="2026-04-07T10:55:00Z"/>
                <w:highlight w:val="green"/>
              </w:rPr>
            </w:pPr>
            <w:ins w:id="2785" w:author="Сатлер Марина Викторовна" w:date="2026-04-07T10:55:00Z">
              <w:r w:rsidRPr="00BD56AB">
                <w:rPr>
                  <w:highlight w:val="green"/>
                </w:rPr>
                <w:t xml:space="preserve">«0» </w:t>
              </w:r>
            </w:ins>
            <w:ins w:id="2786" w:author="Сатлер Марина Викторовна" w:date="2026-04-07T14:58:00Z">
              <w:r w:rsidR="00BD56AB" w:rsidRPr="00BD56AB">
                <w:rPr>
                  <w:highlight w:val="green"/>
                  <w:rPrChange w:id="2787" w:author="Сатлер Марина Викторовна" w:date="2026-04-07T14:58:00Z">
                    <w:rPr/>
                  </w:rPrChange>
                </w:rPr>
                <w:t>–</w:t>
              </w:r>
            </w:ins>
            <w:ins w:id="2788" w:author="Сатлер Марина Викторовна" w:date="2026-04-07T10:55:00Z">
              <w:r w:rsidRPr="00BD56AB">
                <w:rPr>
                  <w:highlight w:val="green"/>
                </w:rPr>
                <w:t xml:space="preserve"> фактическое состояние не соответствует ожидаемому.</w:t>
              </w:r>
            </w:ins>
          </w:p>
          <w:p w14:paraId="57843918" w14:textId="256209D5" w:rsidR="00556A96" w:rsidRPr="00A90932" w:rsidRDefault="00556A96" w:rsidP="00556A96">
            <w:pPr>
              <w:pStyle w:val="GOSTTablenorm"/>
              <w:rPr>
                <w:szCs w:val="22"/>
                <w:highlight w:val="green"/>
              </w:rPr>
            </w:pPr>
            <w:ins w:id="2789" w:author="Сатлер Марина Викторовна" w:date="2026-04-07T10:55:00Z">
              <w:r w:rsidRPr="00BD56AB">
                <w:rPr>
                  <w:szCs w:val="22"/>
                  <w:highlight w:val="green"/>
                </w:rPr>
                <w:t xml:space="preserve">Возвращается </w:t>
              </w:r>
              <w:r w:rsidRPr="00A90932">
                <w:rPr>
                  <w:szCs w:val="22"/>
                  <w:highlight w:val="green"/>
                </w:rPr>
                <w:t>в ответе и обязателен, если в параметрах запроса списка подобранных записей учета OPLIST задан параметр «Операционный день» (TradingDay)</w:t>
              </w:r>
            </w:ins>
          </w:p>
        </w:tc>
      </w:tr>
      <w:tr w:rsidR="00556A96" w:rsidRPr="00B9499D" w14:paraId="28E6B47F" w14:textId="77777777" w:rsidTr="00474AC7">
        <w:tc>
          <w:tcPr>
            <w:tcW w:w="1100" w:type="pct"/>
          </w:tcPr>
          <w:p w14:paraId="6FC6E77E" w14:textId="3DE2FA68" w:rsidR="00556A96" w:rsidRPr="00F4375B" w:rsidRDefault="00556A96" w:rsidP="00556A96">
            <w:pPr>
              <w:pStyle w:val="GOSTTablenorm"/>
            </w:pPr>
            <w:r w:rsidRPr="00C75A4E">
              <w:rPr>
                <w:b/>
              </w:rPr>
              <w:t>Данные по дебетовой части записи учета</w:t>
            </w:r>
          </w:p>
        </w:tc>
        <w:tc>
          <w:tcPr>
            <w:tcW w:w="750" w:type="pct"/>
          </w:tcPr>
          <w:p w14:paraId="3CABAF9B" w14:textId="28120A83" w:rsidR="00556A96" w:rsidRPr="00ED0029" w:rsidRDefault="00556A96" w:rsidP="00556A96">
            <w:pPr>
              <w:pStyle w:val="GOSTTablenorm"/>
            </w:pPr>
            <w:r w:rsidRPr="00A15DAF">
              <w:rPr>
                <w:b/>
              </w:rPr>
              <w:t>Operation_</w:t>
            </w:r>
            <w:proofErr w:type="gramStart"/>
            <w:r w:rsidRPr="00A15DAF">
              <w:rPr>
                <w:b/>
              </w:rPr>
              <w:t>list:</w:t>
            </w:r>
            <w:r w:rsidRPr="00830B65">
              <w:rPr>
                <w:b/>
              </w:rPr>
              <w:t>Dt</w:t>
            </w:r>
            <w:proofErr w:type="gramEnd"/>
          </w:p>
        </w:tc>
        <w:tc>
          <w:tcPr>
            <w:tcW w:w="500" w:type="pct"/>
          </w:tcPr>
          <w:p w14:paraId="217C9744" w14:textId="64C0D878" w:rsidR="00556A96" w:rsidRPr="00F4375B" w:rsidRDefault="00556A96" w:rsidP="00556A96">
            <w:pPr>
              <w:pStyle w:val="GOSTTablenorm"/>
            </w:pPr>
            <w:r w:rsidRPr="00F4375B">
              <w:t>Объект</w:t>
            </w:r>
          </w:p>
        </w:tc>
        <w:tc>
          <w:tcPr>
            <w:tcW w:w="300" w:type="pct"/>
          </w:tcPr>
          <w:p w14:paraId="43C3C9E5" w14:textId="77777777" w:rsidR="00556A96" w:rsidRPr="00F4375B" w:rsidRDefault="00556A96" w:rsidP="00556A96">
            <w:pPr>
              <w:pStyle w:val="GOSTTablenorm"/>
            </w:pPr>
            <w:r w:rsidRPr="00F4375B">
              <w:t>Да</w:t>
            </w:r>
          </w:p>
        </w:tc>
        <w:tc>
          <w:tcPr>
            <w:tcW w:w="315" w:type="pct"/>
          </w:tcPr>
          <w:p w14:paraId="492526E4" w14:textId="77777777" w:rsidR="00556A96" w:rsidRPr="00F4375B" w:rsidRDefault="00556A96" w:rsidP="00556A96">
            <w:pPr>
              <w:pStyle w:val="GOSTTablenorm"/>
            </w:pPr>
            <w:r w:rsidRPr="00F4375B">
              <w:t>-</w:t>
            </w:r>
          </w:p>
        </w:tc>
        <w:tc>
          <w:tcPr>
            <w:tcW w:w="2035" w:type="pct"/>
          </w:tcPr>
          <w:p w14:paraId="3151C45B" w14:textId="734D03B9" w:rsidR="00556A96" w:rsidRPr="00F4375B" w:rsidRDefault="00556A96" w:rsidP="00556A96">
            <w:pPr>
              <w:pStyle w:val="GOSTTablenorm"/>
            </w:pPr>
            <w:r w:rsidRPr="00F4375B">
              <w:t>Данные по дебетовой части записи учета</w:t>
            </w:r>
          </w:p>
        </w:tc>
      </w:tr>
      <w:tr w:rsidR="00556A96" w:rsidRPr="00B9499D" w14:paraId="4FB7CED6" w14:textId="1D3AD8DD" w:rsidTr="00474AC7">
        <w:tc>
          <w:tcPr>
            <w:tcW w:w="1100" w:type="pct"/>
          </w:tcPr>
          <w:p w14:paraId="28E5613D" w14:textId="6D6DAA75" w:rsidR="00556A96" w:rsidRPr="00DC2946" w:rsidRDefault="00556A96" w:rsidP="00556A96">
            <w:pPr>
              <w:pStyle w:val="GOSTTablenorm"/>
            </w:pPr>
            <w:r w:rsidRPr="00B9499D">
              <w:t>Сче</w:t>
            </w:r>
            <w:r w:rsidRPr="00DC2946">
              <w:t>т Дт</w:t>
            </w:r>
          </w:p>
        </w:tc>
        <w:tc>
          <w:tcPr>
            <w:tcW w:w="750" w:type="pct"/>
          </w:tcPr>
          <w:p w14:paraId="02D03B4E" w14:textId="032D3B6B" w:rsidR="00556A96" w:rsidRPr="00816E40" w:rsidRDefault="00556A96" w:rsidP="004A1862">
            <w:pPr>
              <w:pStyle w:val="GOSTTablenorm"/>
              <w:rPr>
                <w:lang w:val="en-US"/>
                <w:rPrChange w:id="2790" w:author="Сказецкая Наталья Камилевна" w:date="2026-04-14T14:01:00Z">
                  <w:rPr/>
                </w:rPrChange>
              </w:rPr>
            </w:pPr>
            <w:r w:rsidRPr="00816E40">
              <w:rPr>
                <w:b/>
                <w:lang w:val="en-US"/>
                <w:rPrChange w:id="2791" w:author="Сказецкая Наталья Камилевна" w:date="2026-04-14T14:01:00Z">
                  <w:rPr>
                    <w:b/>
                  </w:rPr>
                </w:rPrChange>
              </w:rPr>
              <w:t>Operation_list:Dt:</w:t>
            </w:r>
            <w:r w:rsidRPr="00816E40">
              <w:rPr>
                <w:lang w:val="en-US"/>
                <w:rPrChange w:id="2792" w:author="Сказецкая Наталья Камилевна" w:date="2026-04-14T14:01:00Z">
                  <w:rPr/>
                </w:rPrChange>
              </w:rPr>
              <w:t>Dt_acc</w:t>
            </w:r>
          </w:p>
        </w:tc>
        <w:tc>
          <w:tcPr>
            <w:tcW w:w="500" w:type="pct"/>
          </w:tcPr>
          <w:p w14:paraId="097FC028" w14:textId="088E48CB" w:rsidR="00556A96" w:rsidRPr="00B9499D" w:rsidRDefault="00556A96" w:rsidP="00556A96">
            <w:pPr>
              <w:pStyle w:val="GOSTTablenorm"/>
            </w:pPr>
            <w:r w:rsidRPr="00B9499D">
              <w:t>Строка</w:t>
            </w:r>
          </w:p>
        </w:tc>
        <w:tc>
          <w:tcPr>
            <w:tcW w:w="300" w:type="pct"/>
          </w:tcPr>
          <w:p w14:paraId="04FB8771" w14:textId="558B4D11" w:rsidR="00556A96" w:rsidRPr="00B9499D" w:rsidRDefault="00556A96" w:rsidP="00556A96">
            <w:pPr>
              <w:pStyle w:val="GOSTTablenorm"/>
            </w:pPr>
            <w:r w:rsidRPr="00B9499D">
              <w:t>Да</w:t>
            </w:r>
          </w:p>
        </w:tc>
        <w:tc>
          <w:tcPr>
            <w:tcW w:w="315" w:type="pct"/>
          </w:tcPr>
          <w:p w14:paraId="4087BA68" w14:textId="3A249C93" w:rsidR="00556A96" w:rsidRPr="00B9499D" w:rsidRDefault="00556A96" w:rsidP="00556A96">
            <w:pPr>
              <w:pStyle w:val="GOSTTablenorm"/>
              <w:rPr>
                <w:szCs w:val="22"/>
              </w:rPr>
            </w:pPr>
            <w:r w:rsidRPr="170E4D90">
              <w:rPr>
                <w:szCs w:val="22"/>
                <w:lang w:val="en-US"/>
              </w:rPr>
              <w:t>&lt;=</w:t>
            </w:r>
            <w:r w:rsidRPr="170E4D90">
              <w:rPr>
                <w:szCs w:val="22"/>
              </w:rPr>
              <w:t>500</w:t>
            </w:r>
          </w:p>
        </w:tc>
        <w:tc>
          <w:tcPr>
            <w:tcW w:w="2035" w:type="pct"/>
          </w:tcPr>
          <w:p w14:paraId="3206F37D" w14:textId="7EDEE685" w:rsidR="00556A96" w:rsidRPr="00B9499D" w:rsidRDefault="00556A96" w:rsidP="00556A96">
            <w:pPr>
              <w:pStyle w:val="GOSTTablenorm"/>
              <w:jc w:val="left"/>
            </w:pPr>
            <w:r>
              <w:t>Номер счета (аналитического или бухгалтерского) по дебету записи учета. Указывается цепочка значений</w:t>
            </w:r>
            <w:r w:rsidDel="33249EA7">
              <w:t xml:space="preserve"> </w:t>
            </w:r>
            <w:r>
              <w:t>аналитических признаков, входящих в структуру номера счета, через разделитель «.» (точка)</w:t>
            </w:r>
          </w:p>
        </w:tc>
      </w:tr>
      <w:tr w:rsidR="00556A96" w:rsidRPr="00B9499D" w14:paraId="2765CCEB" w14:textId="77777777" w:rsidTr="00474AC7">
        <w:tc>
          <w:tcPr>
            <w:tcW w:w="1100" w:type="pct"/>
          </w:tcPr>
          <w:p w14:paraId="67C05815" w14:textId="3055582A" w:rsidR="00556A96" w:rsidRPr="00B9499D" w:rsidRDefault="00556A96" w:rsidP="00556A96">
            <w:pPr>
              <w:pStyle w:val="GOSTTablenorm"/>
            </w:pPr>
            <w:r>
              <w:t>Тип записи учета Дт</w:t>
            </w:r>
          </w:p>
        </w:tc>
        <w:tc>
          <w:tcPr>
            <w:tcW w:w="750" w:type="pct"/>
          </w:tcPr>
          <w:p w14:paraId="58FFFFC9" w14:textId="247DC3B4" w:rsidR="00556A96" w:rsidRPr="007D5635" w:rsidRDefault="00556A96" w:rsidP="00556A96">
            <w:pPr>
              <w:pStyle w:val="GOSTTablenorm"/>
              <w:suppressAutoHyphens/>
              <w:rPr>
                <w:lang w:val="en-US"/>
              </w:rPr>
            </w:pPr>
            <w:r w:rsidRPr="00C75A4E">
              <w:rPr>
                <w:b/>
                <w:lang w:val="en-US"/>
              </w:rPr>
              <w:t>Operation_list:</w:t>
            </w:r>
            <w:r w:rsidRPr="00830B65">
              <w:rPr>
                <w:b/>
                <w:lang w:val="en-US"/>
              </w:rPr>
              <w:t>Dt:</w:t>
            </w:r>
            <w:r w:rsidRPr="007D5635">
              <w:rPr>
                <w:lang w:val="en-US"/>
              </w:rPr>
              <w:t>Operation_type</w:t>
            </w:r>
          </w:p>
        </w:tc>
        <w:tc>
          <w:tcPr>
            <w:tcW w:w="500" w:type="pct"/>
          </w:tcPr>
          <w:p w14:paraId="700499E8" w14:textId="77777777" w:rsidR="00556A96" w:rsidRPr="00B9499D" w:rsidRDefault="00556A96" w:rsidP="00556A96">
            <w:pPr>
              <w:pStyle w:val="GOSTTablenorm"/>
            </w:pPr>
            <w:r>
              <w:t>Число</w:t>
            </w:r>
          </w:p>
        </w:tc>
        <w:tc>
          <w:tcPr>
            <w:tcW w:w="300" w:type="pct"/>
          </w:tcPr>
          <w:p w14:paraId="7B915BF4" w14:textId="77777777" w:rsidR="00556A96" w:rsidRPr="00B9499D" w:rsidRDefault="00556A96" w:rsidP="00556A96">
            <w:pPr>
              <w:pStyle w:val="GOSTTablenorm"/>
            </w:pPr>
            <w:r>
              <w:t>Да</w:t>
            </w:r>
          </w:p>
        </w:tc>
        <w:tc>
          <w:tcPr>
            <w:tcW w:w="315" w:type="pct"/>
          </w:tcPr>
          <w:p w14:paraId="12819774" w14:textId="472EA80C" w:rsidR="00556A96" w:rsidRPr="00B9499D" w:rsidRDefault="00556A96" w:rsidP="00556A96">
            <w:pPr>
              <w:pStyle w:val="GOSTTablenorm"/>
              <w:rPr>
                <w:szCs w:val="22"/>
              </w:rPr>
            </w:pPr>
            <w:r w:rsidRPr="170E4D90">
              <w:rPr>
                <w:szCs w:val="22"/>
              </w:rPr>
              <w:t>=</w:t>
            </w:r>
            <w:r w:rsidRPr="170E4D90">
              <w:rPr>
                <w:szCs w:val="22"/>
                <w:lang w:val="en-US"/>
              </w:rPr>
              <w:t>1</w:t>
            </w:r>
          </w:p>
        </w:tc>
        <w:tc>
          <w:tcPr>
            <w:tcW w:w="2035" w:type="pct"/>
          </w:tcPr>
          <w:p w14:paraId="4685A0D3" w14:textId="77777777" w:rsidR="00556A96" w:rsidRDefault="00556A96" w:rsidP="00556A96">
            <w:pPr>
              <w:pStyle w:val="GOSTTablenorm"/>
              <w:jc w:val="left"/>
            </w:pPr>
            <w:r>
              <w:t>Тип баланса записи учета по дебету.</w:t>
            </w:r>
          </w:p>
          <w:p w14:paraId="109C01B4" w14:textId="2D202DB1" w:rsidR="00556A96" w:rsidRDefault="00556A96" w:rsidP="00556A96">
            <w:pPr>
              <w:pStyle w:val="GOSTTablenorm"/>
              <w:jc w:val="left"/>
            </w:pPr>
            <w:r>
              <w:t>Возможные значения:</w:t>
            </w:r>
          </w:p>
          <w:p w14:paraId="4BFA1195" w14:textId="7E8A87D8" w:rsidR="00556A96" w:rsidRDefault="00556A96" w:rsidP="00556A96">
            <w:pPr>
              <w:pStyle w:val="GOSTTableListMark1"/>
            </w:pPr>
            <w:r>
              <w:t>«0» – предварительная (холд);</w:t>
            </w:r>
          </w:p>
          <w:p w14:paraId="53816E00" w14:textId="2A10D3A9" w:rsidR="00556A96" w:rsidRPr="00B9499D" w:rsidRDefault="00556A96" w:rsidP="00556A96">
            <w:pPr>
              <w:pStyle w:val="GOSTTableListMark1"/>
            </w:pPr>
            <w:r>
              <w:t>«1» – итоговая (леджер)</w:t>
            </w:r>
          </w:p>
        </w:tc>
      </w:tr>
      <w:tr w:rsidR="00556A96" w:rsidRPr="00AA1F27" w14:paraId="6B8A3B30" w14:textId="77777777" w:rsidTr="00474AC7">
        <w:tc>
          <w:tcPr>
            <w:tcW w:w="1100" w:type="pct"/>
          </w:tcPr>
          <w:p w14:paraId="077321D3" w14:textId="0F77A5B8" w:rsidR="00556A96" w:rsidRPr="00C75A4E" w:rsidRDefault="00556A96" w:rsidP="00556A96">
            <w:pPr>
              <w:pStyle w:val="GOSTTablenorm"/>
              <w:rPr>
                <w:b/>
              </w:rPr>
            </w:pPr>
            <w:r w:rsidRPr="00C75A4E">
              <w:rPr>
                <w:b/>
              </w:rPr>
              <w:t>Аналитические признаки записи учета Дт</w:t>
            </w:r>
          </w:p>
        </w:tc>
        <w:tc>
          <w:tcPr>
            <w:tcW w:w="750" w:type="pct"/>
          </w:tcPr>
          <w:p w14:paraId="66E555F2" w14:textId="2ACB9C78" w:rsidR="00556A96" w:rsidRPr="00C75A4E" w:rsidRDefault="00556A96" w:rsidP="00556A96">
            <w:pPr>
              <w:pStyle w:val="GOSTTablenorm"/>
              <w:suppressAutoHyphens/>
              <w:rPr>
                <w:b/>
                <w:lang w:val="en-US"/>
              </w:rPr>
            </w:pPr>
            <w:r w:rsidRPr="00C75A4E">
              <w:rPr>
                <w:b/>
                <w:lang w:val="en-US"/>
              </w:rPr>
              <w:t>Operation_list:Dt:Analistic_parametrs</w:t>
            </w:r>
          </w:p>
        </w:tc>
        <w:tc>
          <w:tcPr>
            <w:tcW w:w="500" w:type="pct"/>
          </w:tcPr>
          <w:p w14:paraId="071F0AE5" w14:textId="77777777" w:rsidR="00556A96" w:rsidRPr="00AA1F27" w:rsidRDefault="00556A96" w:rsidP="00556A96">
            <w:pPr>
              <w:pStyle w:val="GOSTTablenorm"/>
              <w:rPr>
                <w:szCs w:val="22"/>
              </w:rPr>
            </w:pPr>
            <w:r w:rsidRPr="00501AB8">
              <w:rPr>
                <w:szCs w:val="22"/>
              </w:rPr>
              <w:t>Массив</w:t>
            </w:r>
          </w:p>
        </w:tc>
        <w:tc>
          <w:tcPr>
            <w:tcW w:w="300" w:type="pct"/>
          </w:tcPr>
          <w:p w14:paraId="4CF1AED5" w14:textId="77777777" w:rsidR="00556A96" w:rsidRPr="00AA1F27" w:rsidRDefault="00556A96" w:rsidP="00556A96">
            <w:pPr>
              <w:pStyle w:val="GOSTTablenorm"/>
              <w:rPr>
                <w:szCs w:val="22"/>
              </w:rPr>
            </w:pPr>
            <w:r w:rsidRPr="00501AB8">
              <w:rPr>
                <w:szCs w:val="22"/>
              </w:rPr>
              <w:t>Да</w:t>
            </w:r>
          </w:p>
        </w:tc>
        <w:tc>
          <w:tcPr>
            <w:tcW w:w="315" w:type="pct"/>
          </w:tcPr>
          <w:p w14:paraId="6ECD11B2" w14:textId="77777777" w:rsidR="00556A96" w:rsidRPr="00AA1F27" w:rsidRDefault="00556A96" w:rsidP="00556A96">
            <w:pPr>
              <w:pStyle w:val="GOSTTablenorm"/>
              <w:rPr>
                <w:szCs w:val="22"/>
              </w:rPr>
            </w:pPr>
            <w:r w:rsidRPr="00501AB8">
              <w:rPr>
                <w:szCs w:val="22"/>
              </w:rPr>
              <w:t>-</w:t>
            </w:r>
          </w:p>
        </w:tc>
        <w:tc>
          <w:tcPr>
            <w:tcW w:w="2035" w:type="pct"/>
          </w:tcPr>
          <w:p w14:paraId="5F71BF24" w14:textId="7A45A16D" w:rsidR="00556A96" w:rsidRDefault="00556A96" w:rsidP="00556A96">
            <w:pPr>
              <w:pStyle w:val="GOSTTablenorm"/>
            </w:pPr>
            <w:r>
              <w:t>Массив аналитических признаков записей учета (входящих в структуру номера счета и дополнительных, которыми обогащается счет, а также не участвующих в расчете балансов</w:t>
            </w:r>
            <w:ins w:id="2793" w:author="Сказецкая Наталья Камилевна" w:date="2023-08-02T23:20:00Z">
              <w:r>
                <w:t xml:space="preserve"> (свойств записи учета</w:t>
              </w:r>
            </w:ins>
            <w:ins w:id="2794" w:author="Сказецкая Наталья Камилевна" w:date="2023-08-02T23:21:00Z">
              <w:r>
                <w:t>)</w:t>
              </w:r>
            </w:ins>
            <w:r>
              <w:t>) по дебетовой стороне.</w:t>
            </w:r>
          </w:p>
          <w:p w14:paraId="4C2CBE38" w14:textId="4F3C2525" w:rsidR="00556A96" w:rsidRPr="00AA1F27" w:rsidRDefault="00556A96" w:rsidP="00556A96">
            <w:pPr>
              <w:pStyle w:val="GOSTTablenorm"/>
            </w:pPr>
            <w:r>
              <w:lastRenderedPageBreak/>
              <w:t>Аналитический признак, не входящий в структуру номера счета, указывается в ответе в случае, если его значение не пусто</w:t>
            </w:r>
          </w:p>
        </w:tc>
      </w:tr>
      <w:tr w:rsidR="00556A96" w:rsidRPr="00AA1F27" w14:paraId="5DDE5DB5" w14:textId="77777777" w:rsidTr="00474AC7">
        <w:tc>
          <w:tcPr>
            <w:tcW w:w="1100" w:type="pct"/>
          </w:tcPr>
          <w:p w14:paraId="310DA044" w14:textId="34A3DA68" w:rsidR="00556A96" w:rsidRPr="00501AB8" w:rsidRDefault="00556A96" w:rsidP="00556A96">
            <w:pPr>
              <w:pStyle w:val="GOSTTablenorm"/>
            </w:pPr>
            <w:r>
              <w:lastRenderedPageBreak/>
              <w:t>Наименование аналитического признака записи учета Дт</w:t>
            </w:r>
          </w:p>
        </w:tc>
        <w:tc>
          <w:tcPr>
            <w:tcW w:w="750" w:type="pct"/>
          </w:tcPr>
          <w:p w14:paraId="72CA260B" w14:textId="21007D17" w:rsidR="00556A96" w:rsidRPr="007D5635" w:rsidRDefault="00556A96" w:rsidP="00556A96">
            <w:pPr>
              <w:pStyle w:val="GOSTTablenorm"/>
              <w:suppressAutoHyphens/>
              <w:rPr>
                <w:lang w:val="en-US"/>
              </w:rPr>
            </w:pPr>
            <w:r w:rsidRPr="00C75A4E">
              <w:rPr>
                <w:b/>
                <w:lang w:val="en-US"/>
              </w:rPr>
              <w:t>Operation_list:</w:t>
            </w:r>
            <w:r w:rsidRPr="00830B65">
              <w:rPr>
                <w:b/>
                <w:lang w:val="en-US"/>
              </w:rPr>
              <w:t>Dt:Analistic_parametrs:</w:t>
            </w:r>
            <w:r w:rsidRPr="007D5635">
              <w:rPr>
                <w:lang w:val="en-US"/>
              </w:rPr>
              <w:t>param</w:t>
            </w:r>
          </w:p>
        </w:tc>
        <w:tc>
          <w:tcPr>
            <w:tcW w:w="500" w:type="pct"/>
          </w:tcPr>
          <w:p w14:paraId="50226FED" w14:textId="77777777" w:rsidR="00556A96" w:rsidRPr="00501AB8" w:rsidRDefault="00556A96" w:rsidP="00556A96">
            <w:pPr>
              <w:pStyle w:val="GOSTTablenorm"/>
              <w:rPr>
                <w:szCs w:val="22"/>
              </w:rPr>
            </w:pPr>
            <w:r w:rsidRPr="00501AB8">
              <w:rPr>
                <w:szCs w:val="22"/>
              </w:rPr>
              <w:t>Строка</w:t>
            </w:r>
          </w:p>
        </w:tc>
        <w:tc>
          <w:tcPr>
            <w:tcW w:w="300" w:type="pct"/>
          </w:tcPr>
          <w:p w14:paraId="542CC1B8" w14:textId="77777777" w:rsidR="00556A96" w:rsidRPr="00501AB8" w:rsidRDefault="00556A96" w:rsidP="00556A96">
            <w:pPr>
              <w:pStyle w:val="GOSTTablenorm"/>
              <w:rPr>
                <w:szCs w:val="22"/>
              </w:rPr>
            </w:pPr>
            <w:r w:rsidRPr="00501AB8">
              <w:rPr>
                <w:szCs w:val="22"/>
              </w:rPr>
              <w:t>Да</w:t>
            </w:r>
          </w:p>
        </w:tc>
        <w:tc>
          <w:tcPr>
            <w:tcW w:w="315" w:type="pct"/>
          </w:tcPr>
          <w:p w14:paraId="54109BE4" w14:textId="77777777" w:rsidR="00556A96" w:rsidRPr="00501AB8" w:rsidRDefault="00556A96" w:rsidP="00556A96">
            <w:pPr>
              <w:pStyle w:val="GOSTTablenorm"/>
              <w:rPr>
                <w:szCs w:val="22"/>
              </w:rPr>
            </w:pPr>
            <w:r w:rsidRPr="00CA4A2F">
              <w:rPr>
                <w:szCs w:val="22"/>
              </w:rPr>
              <w:t>&lt;=100</w:t>
            </w:r>
          </w:p>
        </w:tc>
        <w:tc>
          <w:tcPr>
            <w:tcW w:w="2035" w:type="pct"/>
          </w:tcPr>
          <w:p w14:paraId="1C3950D3" w14:textId="01C43E8F" w:rsidR="00556A96" w:rsidRPr="00501AB8" w:rsidRDefault="00556A96" w:rsidP="00556A96">
            <w:pPr>
              <w:pStyle w:val="GOSTTablenorm"/>
            </w:pPr>
            <w:r>
              <w:t>Наименование аналитического признака записи учета по дебету. Указывается системное наименование в соответствии со справочником «Аналитические признаки» в SVAP</w:t>
            </w:r>
          </w:p>
        </w:tc>
      </w:tr>
      <w:tr w:rsidR="00556A96" w:rsidRPr="00AA1F27" w14:paraId="3A598ECD" w14:textId="77777777" w:rsidTr="00474AC7">
        <w:tc>
          <w:tcPr>
            <w:tcW w:w="1100" w:type="pct"/>
          </w:tcPr>
          <w:p w14:paraId="36BDC54B" w14:textId="4BA0FECF" w:rsidR="00556A96" w:rsidRPr="00501AB8" w:rsidRDefault="00556A96" w:rsidP="00556A96">
            <w:pPr>
              <w:pStyle w:val="GOSTTablenorm"/>
            </w:pPr>
            <w:r>
              <w:t>Значение аналитического признака записи учета Дт</w:t>
            </w:r>
          </w:p>
        </w:tc>
        <w:tc>
          <w:tcPr>
            <w:tcW w:w="750" w:type="pct"/>
          </w:tcPr>
          <w:p w14:paraId="29468E3D" w14:textId="66247DF1" w:rsidR="00556A96" w:rsidRPr="007D5635" w:rsidRDefault="00556A96" w:rsidP="00556A96">
            <w:pPr>
              <w:pStyle w:val="GOSTTablenorm"/>
              <w:suppressAutoHyphens/>
              <w:rPr>
                <w:lang w:val="en-US"/>
              </w:rPr>
            </w:pPr>
            <w:r w:rsidRPr="00C75A4E">
              <w:rPr>
                <w:b/>
                <w:lang w:val="en-US"/>
              </w:rPr>
              <w:t>Operation_list:</w:t>
            </w:r>
            <w:r w:rsidRPr="00830B65">
              <w:rPr>
                <w:b/>
                <w:lang w:val="en-US"/>
              </w:rPr>
              <w:t>Dt:Analistic_parametrs:</w:t>
            </w:r>
            <w:r w:rsidRPr="007D5635">
              <w:rPr>
                <w:lang w:val="en-US"/>
              </w:rPr>
              <w:t>value</w:t>
            </w:r>
          </w:p>
        </w:tc>
        <w:tc>
          <w:tcPr>
            <w:tcW w:w="500" w:type="pct"/>
          </w:tcPr>
          <w:p w14:paraId="12CB7249" w14:textId="77777777" w:rsidR="00556A96" w:rsidRPr="00501AB8" w:rsidRDefault="00556A96" w:rsidP="00556A96">
            <w:pPr>
              <w:pStyle w:val="GOSTTablenorm"/>
              <w:rPr>
                <w:szCs w:val="22"/>
              </w:rPr>
            </w:pPr>
            <w:r w:rsidRPr="00501AB8">
              <w:rPr>
                <w:szCs w:val="22"/>
              </w:rPr>
              <w:t>Строка</w:t>
            </w:r>
          </w:p>
        </w:tc>
        <w:tc>
          <w:tcPr>
            <w:tcW w:w="300" w:type="pct"/>
          </w:tcPr>
          <w:p w14:paraId="21EC0FDF" w14:textId="77777777" w:rsidR="00556A96" w:rsidRPr="00501AB8" w:rsidRDefault="00556A96" w:rsidP="00556A96">
            <w:pPr>
              <w:pStyle w:val="GOSTTablenorm"/>
              <w:rPr>
                <w:szCs w:val="22"/>
              </w:rPr>
            </w:pPr>
            <w:r w:rsidRPr="00501AB8">
              <w:rPr>
                <w:szCs w:val="22"/>
              </w:rPr>
              <w:t>Да</w:t>
            </w:r>
          </w:p>
        </w:tc>
        <w:tc>
          <w:tcPr>
            <w:tcW w:w="315" w:type="pct"/>
          </w:tcPr>
          <w:p w14:paraId="78299E13" w14:textId="77777777" w:rsidR="00556A96" w:rsidRPr="00501AB8" w:rsidRDefault="00556A96" w:rsidP="00556A96">
            <w:pPr>
              <w:pStyle w:val="GOSTTablenorm"/>
              <w:rPr>
                <w:szCs w:val="22"/>
              </w:rPr>
            </w:pPr>
            <w:r w:rsidRPr="00AA1F27">
              <w:rPr>
                <w:szCs w:val="22"/>
                <w:lang w:val="en-US"/>
              </w:rPr>
              <w:t>&lt;=</w:t>
            </w:r>
            <w:r>
              <w:rPr>
                <w:szCs w:val="22"/>
                <w:lang w:val="en-US"/>
              </w:rPr>
              <w:t>1000</w:t>
            </w:r>
          </w:p>
        </w:tc>
        <w:tc>
          <w:tcPr>
            <w:tcW w:w="2035" w:type="pct"/>
          </w:tcPr>
          <w:p w14:paraId="563809E2" w14:textId="1AC65C70" w:rsidR="00556A96" w:rsidRDefault="00556A96" w:rsidP="00556A96">
            <w:pPr>
              <w:pStyle w:val="GOSTTablenorm"/>
            </w:pPr>
            <w:r>
              <w:t>Значение аналитического признака записи учета по дебету.</w:t>
            </w:r>
          </w:p>
          <w:p w14:paraId="6FA2245A" w14:textId="29B9DE8F" w:rsidR="00556A96" w:rsidRPr="00501AB8" w:rsidRDefault="00556A96" w:rsidP="00556A96">
            <w:pPr>
              <w:pStyle w:val="GOSTTablenorm"/>
            </w:pPr>
            <w:r w:rsidRPr="00E92B30">
              <w:rPr>
                <w:rFonts w:eastAsiaTheme="minorHAnsi"/>
                <w:szCs w:val="22"/>
              </w:rPr>
              <w:t>При отсутствии значения</w:t>
            </w:r>
            <w:r>
              <w:rPr>
                <w:rFonts w:eastAsiaTheme="minorHAnsi"/>
                <w:szCs w:val="22"/>
              </w:rPr>
              <w:t xml:space="preserve"> аналитических признаков, входящих в структуру номера счета</w:t>
            </w:r>
            <w:r w:rsidRPr="00E92B30">
              <w:rPr>
                <w:rFonts w:eastAsiaTheme="minorHAnsi"/>
                <w:szCs w:val="22"/>
              </w:rPr>
              <w:t>, возв</w:t>
            </w:r>
            <w:r>
              <w:rPr>
                <w:rFonts w:eastAsiaTheme="minorHAnsi"/>
                <w:szCs w:val="22"/>
              </w:rPr>
              <w:t>ращается значение «-» (прочерк)</w:t>
            </w:r>
          </w:p>
        </w:tc>
      </w:tr>
      <w:tr w:rsidR="00556A96" w:rsidRPr="00B9499D" w14:paraId="5DE99B6C" w14:textId="77777777" w:rsidTr="00474AC7">
        <w:tc>
          <w:tcPr>
            <w:tcW w:w="1100" w:type="pct"/>
          </w:tcPr>
          <w:p w14:paraId="02A92A1D" w14:textId="15D1C357" w:rsidR="00556A96" w:rsidRPr="00C75A4E" w:rsidRDefault="00556A96" w:rsidP="00556A96">
            <w:pPr>
              <w:pStyle w:val="GOSTTablenorm"/>
              <w:rPr>
                <w:b/>
              </w:rPr>
            </w:pPr>
            <w:r w:rsidRPr="00C75A4E">
              <w:rPr>
                <w:b/>
              </w:rPr>
              <w:t>Данные по кредитовой части записи учета</w:t>
            </w:r>
          </w:p>
        </w:tc>
        <w:tc>
          <w:tcPr>
            <w:tcW w:w="750" w:type="pct"/>
          </w:tcPr>
          <w:p w14:paraId="2EC154E8" w14:textId="19623C51" w:rsidR="00556A96" w:rsidRPr="00830B65" w:rsidRDefault="00556A96" w:rsidP="00556A96">
            <w:pPr>
              <w:pStyle w:val="GOSTTablenorm"/>
              <w:rPr>
                <w:b/>
                <w:lang w:val="en-US"/>
              </w:rPr>
            </w:pPr>
            <w:r w:rsidRPr="00C75A4E">
              <w:rPr>
                <w:b/>
                <w:lang w:val="en-US"/>
              </w:rPr>
              <w:t>Operation</w:t>
            </w:r>
            <w:r w:rsidRPr="00830B65">
              <w:rPr>
                <w:b/>
                <w:lang w:val="en-US"/>
              </w:rPr>
              <w:t>_</w:t>
            </w:r>
            <w:r w:rsidRPr="00C75A4E">
              <w:rPr>
                <w:b/>
                <w:lang w:val="en-US"/>
              </w:rPr>
              <w:t>list</w:t>
            </w:r>
            <w:r w:rsidRPr="00830B65">
              <w:rPr>
                <w:b/>
                <w:lang w:val="en-US"/>
              </w:rPr>
              <w:t>:</w:t>
            </w:r>
            <w:r w:rsidRPr="00C75A4E">
              <w:rPr>
                <w:b/>
                <w:lang w:val="en-US"/>
              </w:rPr>
              <w:t>Ct</w:t>
            </w:r>
          </w:p>
        </w:tc>
        <w:tc>
          <w:tcPr>
            <w:tcW w:w="500" w:type="pct"/>
          </w:tcPr>
          <w:p w14:paraId="49E30EDE" w14:textId="553D5899" w:rsidR="00556A96" w:rsidRPr="00B9499D" w:rsidRDefault="00556A96" w:rsidP="00556A96">
            <w:pPr>
              <w:pStyle w:val="GOSTTablenorm"/>
              <w:rPr>
                <w:szCs w:val="22"/>
              </w:rPr>
            </w:pPr>
            <w:r w:rsidRPr="33249EA7">
              <w:rPr>
                <w:szCs w:val="22"/>
              </w:rPr>
              <w:t>Объект</w:t>
            </w:r>
          </w:p>
        </w:tc>
        <w:tc>
          <w:tcPr>
            <w:tcW w:w="300" w:type="pct"/>
          </w:tcPr>
          <w:p w14:paraId="26BE292D" w14:textId="2A9C6942" w:rsidR="00556A96" w:rsidRPr="00B9499D" w:rsidRDefault="00556A96" w:rsidP="00556A96">
            <w:pPr>
              <w:pStyle w:val="GOSTTablenorm"/>
            </w:pPr>
            <w:r>
              <w:t>Да</w:t>
            </w:r>
          </w:p>
        </w:tc>
        <w:tc>
          <w:tcPr>
            <w:tcW w:w="315" w:type="pct"/>
          </w:tcPr>
          <w:p w14:paraId="683E649C" w14:textId="4D7EE211" w:rsidR="00556A96" w:rsidRPr="00B9499D" w:rsidRDefault="00556A96" w:rsidP="00556A96">
            <w:pPr>
              <w:pStyle w:val="GOSTTablenorm"/>
            </w:pPr>
            <w:r>
              <w:t>-</w:t>
            </w:r>
          </w:p>
        </w:tc>
        <w:tc>
          <w:tcPr>
            <w:tcW w:w="2035" w:type="pct"/>
          </w:tcPr>
          <w:p w14:paraId="3CA69687" w14:textId="0081F3B4" w:rsidR="00556A96" w:rsidRPr="00B9499D" w:rsidRDefault="00556A96" w:rsidP="00556A96">
            <w:pPr>
              <w:pStyle w:val="GOSTTablenorm"/>
            </w:pPr>
            <w:r>
              <w:t>Данные по кредитовой части записи учета</w:t>
            </w:r>
          </w:p>
        </w:tc>
      </w:tr>
      <w:tr w:rsidR="00556A96" w:rsidRPr="00B9499D" w14:paraId="0507156D" w14:textId="7C6AAA42" w:rsidTr="00474AC7">
        <w:tc>
          <w:tcPr>
            <w:tcW w:w="1100" w:type="pct"/>
          </w:tcPr>
          <w:p w14:paraId="5986CC12" w14:textId="3D9540AA" w:rsidR="00556A96" w:rsidRPr="00F4375B" w:rsidRDefault="00556A96" w:rsidP="00556A96">
            <w:pPr>
              <w:pStyle w:val="GOSTTablenorm"/>
            </w:pPr>
            <w:r w:rsidRPr="00F4375B">
              <w:t>Счет Кт</w:t>
            </w:r>
          </w:p>
        </w:tc>
        <w:tc>
          <w:tcPr>
            <w:tcW w:w="750" w:type="pct"/>
          </w:tcPr>
          <w:p w14:paraId="234FB0B2" w14:textId="2084FF86" w:rsidR="00556A96" w:rsidRPr="007D5635" w:rsidRDefault="00556A96" w:rsidP="00556A96">
            <w:pPr>
              <w:pStyle w:val="GOSTTablenorm"/>
              <w:suppressAutoHyphens/>
              <w:rPr>
                <w:lang w:val="en-US"/>
              </w:rPr>
            </w:pPr>
            <w:r w:rsidRPr="00C75A4E">
              <w:rPr>
                <w:b/>
                <w:lang w:val="en-US"/>
              </w:rPr>
              <w:t>Operation_list:</w:t>
            </w:r>
            <w:r w:rsidRPr="00830B65">
              <w:rPr>
                <w:b/>
                <w:lang w:val="en-US"/>
              </w:rPr>
              <w:t>Ct:</w:t>
            </w:r>
            <w:r w:rsidRPr="007D5635">
              <w:rPr>
                <w:lang w:val="en-US"/>
              </w:rPr>
              <w:t>Ct_acc</w:t>
            </w:r>
          </w:p>
        </w:tc>
        <w:tc>
          <w:tcPr>
            <w:tcW w:w="500" w:type="pct"/>
          </w:tcPr>
          <w:p w14:paraId="433A748E" w14:textId="0182F79B" w:rsidR="00556A96" w:rsidRPr="00F4375B" w:rsidRDefault="00556A96" w:rsidP="00556A96">
            <w:pPr>
              <w:pStyle w:val="GOSTTablenorm"/>
            </w:pPr>
            <w:r w:rsidRPr="00F4375B">
              <w:t>Строка</w:t>
            </w:r>
          </w:p>
        </w:tc>
        <w:tc>
          <w:tcPr>
            <w:tcW w:w="300" w:type="pct"/>
          </w:tcPr>
          <w:p w14:paraId="349647E6" w14:textId="18619ADA" w:rsidR="00556A96" w:rsidRPr="00F4375B" w:rsidRDefault="00556A96" w:rsidP="00556A96">
            <w:pPr>
              <w:pStyle w:val="GOSTTablenorm"/>
            </w:pPr>
            <w:r w:rsidRPr="00F4375B">
              <w:t>Да</w:t>
            </w:r>
          </w:p>
        </w:tc>
        <w:tc>
          <w:tcPr>
            <w:tcW w:w="315" w:type="pct"/>
          </w:tcPr>
          <w:p w14:paraId="04511401" w14:textId="73D1F125" w:rsidR="00556A96" w:rsidRPr="00F4375B" w:rsidRDefault="00556A96" w:rsidP="00556A96">
            <w:pPr>
              <w:pStyle w:val="GOSTTablenorm"/>
            </w:pPr>
            <w:r w:rsidRPr="00F4375B">
              <w:t>&lt;=500</w:t>
            </w:r>
          </w:p>
        </w:tc>
        <w:tc>
          <w:tcPr>
            <w:tcW w:w="2035" w:type="pct"/>
          </w:tcPr>
          <w:p w14:paraId="35792ED9" w14:textId="684F5D9C" w:rsidR="00556A96" w:rsidRPr="00F4375B" w:rsidRDefault="00556A96" w:rsidP="00556A96">
            <w:pPr>
              <w:pStyle w:val="GOSTTablenorm"/>
            </w:pPr>
            <w:r w:rsidRPr="00F4375B">
              <w:t>Номер счета (аналитического или бухгалтерского) по кредиту записи учета. Указывается цепочка значений</w:t>
            </w:r>
            <w:r w:rsidRPr="00F4375B" w:rsidDel="33249EA7">
              <w:t xml:space="preserve"> </w:t>
            </w:r>
            <w:r w:rsidRPr="00F4375B">
              <w:t>аналитических признаков, входящих в структуру номера счета, через разделитель «.» (точка)</w:t>
            </w:r>
          </w:p>
        </w:tc>
      </w:tr>
      <w:tr w:rsidR="00556A96" w:rsidRPr="00B9499D" w14:paraId="3F6BCADC" w14:textId="77777777" w:rsidTr="00474AC7">
        <w:tc>
          <w:tcPr>
            <w:tcW w:w="1100" w:type="pct"/>
          </w:tcPr>
          <w:p w14:paraId="39133B18" w14:textId="17451D86" w:rsidR="00556A96" w:rsidRPr="00B9499D" w:rsidRDefault="00556A96" w:rsidP="00556A96">
            <w:pPr>
              <w:pStyle w:val="GOSTTablenorm"/>
            </w:pPr>
            <w:r>
              <w:t>Тип записи учета Кт</w:t>
            </w:r>
          </w:p>
        </w:tc>
        <w:tc>
          <w:tcPr>
            <w:tcW w:w="750" w:type="pct"/>
          </w:tcPr>
          <w:p w14:paraId="31CED45F" w14:textId="2BDF99DF" w:rsidR="00556A96" w:rsidRPr="00A15DAF" w:rsidRDefault="00556A96" w:rsidP="00556A96">
            <w:pPr>
              <w:pStyle w:val="GOSTTablenorm"/>
              <w:suppressAutoHyphens/>
              <w:rPr>
                <w:lang w:val="en-US"/>
              </w:rPr>
            </w:pPr>
            <w:r w:rsidRPr="00C75A4E">
              <w:rPr>
                <w:b/>
                <w:lang w:val="en-US"/>
              </w:rPr>
              <w:t>Operation_list:Ct:</w:t>
            </w:r>
            <w:r w:rsidRPr="00A15DAF">
              <w:rPr>
                <w:lang w:val="en-US"/>
              </w:rPr>
              <w:t>Operation_type</w:t>
            </w:r>
          </w:p>
        </w:tc>
        <w:tc>
          <w:tcPr>
            <w:tcW w:w="500" w:type="pct"/>
          </w:tcPr>
          <w:p w14:paraId="66B61361" w14:textId="6C31E5DA" w:rsidR="00556A96" w:rsidRPr="00B9499D" w:rsidRDefault="00556A96" w:rsidP="00556A96">
            <w:pPr>
              <w:pStyle w:val="GOSTTablenorm"/>
            </w:pPr>
            <w:r>
              <w:t>Число</w:t>
            </w:r>
          </w:p>
        </w:tc>
        <w:tc>
          <w:tcPr>
            <w:tcW w:w="300" w:type="pct"/>
          </w:tcPr>
          <w:p w14:paraId="72126C64" w14:textId="514BBF8D" w:rsidR="00556A96" w:rsidRPr="00B9499D" w:rsidRDefault="00556A96" w:rsidP="00556A96">
            <w:pPr>
              <w:pStyle w:val="GOSTTablenorm"/>
            </w:pPr>
            <w:r>
              <w:t>Да</w:t>
            </w:r>
          </w:p>
        </w:tc>
        <w:tc>
          <w:tcPr>
            <w:tcW w:w="315" w:type="pct"/>
          </w:tcPr>
          <w:p w14:paraId="47D537B5" w14:textId="58BEB1FF" w:rsidR="00556A96" w:rsidRPr="00B9499D" w:rsidRDefault="00556A96" w:rsidP="00556A96">
            <w:pPr>
              <w:pStyle w:val="GOSTTablenorm"/>
              <w:rPr>
                <w:szCs w:val="22"/>
              </w:rPr>
            </w:pPr>
            <w:r w:rsidRPr="170E4D90">
              <w:rPr>
                <w:szCs w:val="22"/>
              </w:rPr>
              <w:t>=</w:t>
            </w:r>
            <w:r w:rsidRPr="170E4D90">
              <w:rPr>
                <w:szCs w:val="22"/>
                <w:lang w:val="en-US"/>
              </w:rPr>
              <w:t>1</w:t>
            </w:r>
          </w:p>
        </w:tc>
        <w:tc>
          <w:tcPr>
            <w:tcW w:w="2035" w:type="pct"/>
          </w:tcPr>
          <w:p w14:paraId="09DCDF93" w14:textId="77777777" w:rsidR="00556A96" w:rsidRDefault="00556A96" w:rsidP="00556A96">
            <w:pPr>
              <w:pStyle w:val="GOSTTablenorm"/>
            </w:pPr>
            <w:r>
              <w:t>Тип баланса учета по кредиту.</w:t>
            </w:r>
          </w:p>
          <w:p w14:paraId="425666CC" w14:textId="7C1D4494" w:rsidR="00556A96" w:rsidRDefault="00556A96" w:rsidP="00556A96">
            <w:pPr>
              <w:pStyle w:val="GOSTTablenorm"/>
            </w:pPr>
            <w:r>
              <w:t>Возможные значения:</w:t>
            </w:r>
          </w:p>
          <w:p w14:paraId="07B26F50" w14:textId="3766525B" w:rsidR="00556A96" w:rsidRDefault="00556A96" w:rsidP="00556A96">
            <w:pPr>
              <w:pStyle w:val="GOSTTableListMark1"/>
            </w:pPr>
            <w:r>
              <w:t>«0» – предварительная (холд);</w:t>
            </w:r>
          </w:p>
          <w:p w14:paraId="59C6EC80" w14:textId="319EE28F" w:rsidR="00556A96" w:rsidRPr="00B9499D" w:rsidRDefault="00556A96" w:rsidP="00556A96">
            <w:pPr>
              <w:pStyle w:val="GOSTTableListMark1"/>
            </w:pPr>
            <w:r>
              <w:t>«1» – итоговая (леджер)</w:t>
            </w:r>
          </w:p>
        </w:tc>
      </w:tr>
      <w:tr w:rsidR="00556A96" w:rsidRPr="00AA1F27" w14:paraId="1C66EA7F" w14:textId="77777777" w:rsidTr="00474AC7">
        <w:tc>
          <w:tcPr>
            <w:tcW w:w="1100" w:type="pct"/>
          </w:tcPr>
          <w:p w14:paraId="2B8A2D82" w14:textId="7979BCFA" w:rsidR="00556A96" w:rsidRPr="00C75A4E" w:rsidRDefault="00556A96" w:rsidP="00556A96">
            <w:pPr>
              <w:pStyle w:val="GOSTTablenorm"/>
              <w:rPr>
                <w:b/>
              </w:rPr>
            </w:pPr>
            <w:r w:rsidRPr="00C75A4E">
              <w:rPr>
                <w:b/>
              </w:rPr>
              <w:t>Аналитические признаки записи учета Кт</w:t>
            </w:r>
          </w:p>
        </w:tc>
        <w:tc>
          <w:tcPr>
            <w:tcW w:w="750" w:type="pct"/>
          </w:tcPr>
          <w:p w14:paraId="6F009C01" w14:textId="03BF8A2C" w:rsidR="00556A96" w:rsidRPr="00C75A4E" w:rsidRDefault="00556A96" w:rsidP="00556A96">
            <w:pPr>
              <w:pStyle w:val="GOSTTablenorm"/>
              <w:suppressAutoHyphens/>
              <w:rPr>
                <w:b/>
                <w:lang w:val="en-US"/>
              </w:rPr>
            </w:pPr>
            <w:r w:rsidRPr="00C75A4E">
              <w:rPr>
                <w:b/>
                <w:lang w:val="en-US"/>
              </w:rPr>
              <w:t>Operation_list:Ct:Analistic_parametrs</w:t>
            </w:r>
          </w:p>
        </w:tc>
        <w:tc>
          <w:tcPr>
            <w:tcW w:w="500" w:type="pct"/>
          </w:tcPr>
          <w:p w14:paraId="056DD305" w14:textId="77777777" w:rsidR="00556A96" w:rsidRPr="00AA1F27" w:rsidRDefault="00556A96" w:rsidP="00556A96">
            <w:pPr>
              <w:pStyle w:val="GOSTTablenorm"/>
              <w:rPr>
                <w:szCs w:val="22"/>
              </w:rPr>
            </w:pPr>
            <w:r w:rsidRPr="00501AB8">
              <w:rPr>
                <w:szCs w:val="22"/>
              </w:rPr>
              <w:t>Массив</w:t>
            </w:r>
          </w:p>
        </w:tc>
        <w:tc>
          <w:tcPr>
            <w:tcW w:w="300" w:type="pct"/>
          </w:tcPr>
          <w:p w14:paraId="614515A5" w14:textId="77777777" w:rsidR="00556A96" w:rsidRPr="00AA1F27" w:rsidRDefault="00556A96" w:rsidP="00556A96">
            <w:pPr>
              <w:pStyle w:val="GOSTTablenorm"/>
              <w:rPr>
                <w:szCs w:val="22"/>
              </w:rPr>
            </w:pPr>
            <w:r w:rsidRPr="00501AB8">
              <w:rPr>
                <w:szCs w:val="22"/>
              </w:rPr>
              <w:t>Да</w:t>
            </w:r>
          </w:p>
        </w:tc>
        <w:tc>
          <w:tcPr>
            <w:tcW w:w="315" w:type="pct"/>
          </w:tcPr>
          <w:p w14:paraId="325C48F0" w14:textId="77777777" w:rsidR="00556A96" w:rsidRPr="00AA1F27" w:rsidRDefault="00556A96" w:rsidP="00556A96">
            <w:pPr>
              <w:pStyle w:val="GOSTTablenorm"/>
              <w:rPr>
                <w:szCs w:val="22"/>
              </w:rPr>
            </w:pPr>
            <w:r w:rsidRPr="00501AB8">
              <w:rPr>
                <w:szCs w:val="22"/>
              </w:rPr>
              <w:t>-</w:t>
            </w:r>
          </w:p>
        </w:tc>
        <w:tc>
          <w:tcPr>
            <w:tcW w:w="2035" w:type="pct"/>
          </w:tcPr>
          <w:p w14:paraId="1966EB8B" w14:textId="4B63466B" w:rsidR="00556A96" w:rsidRPr="00AA1F27" w:rsidRDefault="00556A96" w:rsidP="00556A96">
            <w:pPr>
              <w:pStyle w:val="GOSTTablenorm"/>
            </w:pPr>
            <w:r>
              <w:t>Массив аналитических признаков записей учета (входящих в структуру номера счета и дополнительных, которыми обогащается счет, а также не участвующих в расчете балансов (свойств записи учета)) по кредитовой стороне. Аналитический признак, не входящий в структуру номера счета, указывается в ответе в случае, если его значение не пусто</w:t>
            </w:r>
          </w:p>
        </w:tc>
      </w:tr>
      <w:tr w:rsidR="00556A96" w:rsidRPr="00AA1F27" w14:paraId="719589FF" w14:textId="77777777" w:rsidTr="00474AC7">
        <w:tc>
          <w:tcPr>
            <w:tcW w:w="1100" w:type="pct"/>
          </w:tcPr>
          <w:p w14:paraId="333ECA0D" w14:textId="57A68D88" w:rsidR="00556A96" w:rsidRPr="00501AB8" w:rsidRDefault="00556A96" w:rsidP="00556A96">
            <w:pPr>
              <w:pStyle w:val="GOSTTablenorm"/>
            </w:pPr>
            <w:r>
              <w:t>Наименование аналитического признака записи учета Кт</w:t>
            </w:r>
          </w:p>
        </w:tc>
        <w:tc>
          <w:tcPr>
            <w:tcW w:w="750" w:type="pct"/>
          </w:tcPr>
          <w:p w14:paraId="0ADA2C3E" w14:textId="5BF5E784" w:rsidR="00556A96" w:rsidRPr="004F4076" w:rsidRDefault="00556A96" w:rsidP="00556A96">
            <w:pPr>
              <w:pStyle w:val="GOSTTablenorm"/>
              <w:suppressAutoHyphens/>
              <w:rPr>
                <w:lang w:val="en-US"/>
              </w:rPr>
            </w:pPr>
            <w:r w:rsidRPr="00C75A4E">
              <w:rPr>
                <w:b/>
                <w:lang w:val="en-US"/>
              </w:rPr>
              <w:t>Operation_list:Ct:Analistic_parametrs:</w:t>
            </w:r>
            <w:r w:rsidRPr="005944F9">
              <w:rPr>
                <w:lang w:val="en-US"/>
              </w:rPr>
              <w:t>param</w:t>
            </w:r>
          </w:p>
        </w:tc>
        <w:tc>
          <w:tcPr>
            <w:tcW w:w="500" w:type="pct"/>
          </w:tcPr>
          <w:p w14:paraId="6EDFFFFE" w14:textId="77777777" w:rsidR="00556A96" w:rsidRPr="00501AB8" w:rsidRDefault="00556A96" w:rsidP="00556A96">
            <w:pPr>
              <w:pStyle w:val="GOSTTablenorm"/>
              <w:rPr>
                <w:szCs w:val="22"/>
              </w:rPr>
            </w:pPr>
            <w:r w:rsidRPr="00501AB8">
              <w:rPr>
                <w:szCs w:val="22"/>
              </w:rPr>
              <w:t>Строка</w:t>
            </w:r>
          </w:p>
        </w:tc>
        <w:tc>
          <w:tcPr>
            <w:tcW w:w="300" w:type="pct"/>
          </w:tcPr>
          <w:p w14:paraId="226C9954" w14:textId="77777777" w:rsidR="00556A96" w:rsidRPr="00501AB8" w:rsidRDefault="00556A96" w:rsidP="00556A96">
            <w:pPr>
              <w:pStyle w:val="GOSTTablenorm"/>
              <w:rPr>
                <w:szCs w:val="22"/>
              </w:rPr>
            </w:pPr>
            <w:r w:rsidRPr="00501AB8">
              <w:rPr>
                <w:szCs w:val="22"/>
              </w:rPr>
              <w:t>Да</w:t>
            </w:r>
          </w:p>
        </w:tc>
        <w:tc>
          <w:tcPr>
            <w:tcW w:w="315" w:type="pct"/>
          </w:tcPr>
          <w:p w14:paraId="3B42EE47" w14:textId="77777777" w:rsidR="00556A96" w:rsidRPr="00501AB8" w:rsidRDefault="00556A96" w:rsidP="00556A96">
            <w:pPr>
              <w:pStyle w:val="GOSTTablenorm"/>
              <w:rPr>
                <w:szCs w:val="22"/>
              </w:rPr>
            </w:pPr>
            <w:r w:rsidRPr="00CA4A2F">
              <w:rPr>
                <w:szCs w:val="22"/>
              </w:rPr>
              <w:t>&lt;=100</w:t>
            </w:r>
          </w:p>
        </w:tc>
        <w:tc>
          <w:tcPr>
            <w:tcW w:w="2035" w:type="pct"/>
          </w:tcPr>
          <w:p w14:paraId="11BBED91" w14:textId="7702830F" w:rsidR="00556A96" w:rsidRPr="00501AB8" w:rsidRDefault="00556A96" w:rsidP="00556A96">
            <w:pPr>
              <w:pStyle w:val="GOSTTablenorm"/>
            </w:pPr>
            <w:r>
              <w:t>Наименование аналитического признака записи учета по кредиту. Указывается системное наименование в соответствии со справочником «Аналитические признаки» в SVAP</w:t>
            </w:r>
          </w:p>
        </w:tc>
      </w:tr>
      <w:tr w:rsidR="00556A96" w:rsidRPr="00AA1F27" w14:paraId="46BCF7AF" w14:textId="77777777" w:rsidTr="00474AC7">
        <w:tc>
          <w:tcPr>
            <w:tcW w:w="1100" w:type="pct"/>
          </w:tcPr>
          <w:p w14:paraId="10DBEFEE" w14:textId="46A13561" w:rsidR="00556A96" w:rsidRPr="00501AB8" w:rsidRDefault="00556A96" w:rsidP="00556A96">
            <w:pPr>
              <w:pStyle w:val="GOSTTablenorm"/>
            </w:pPr>
            <w:r>
              <w:lastRenderedPageBreak/>
              <w:t>Значение аналитического признака записи учета Кт</w:t>
            </w:r>
          </w:p>
        </w:tc>
        <w:tc>
          <w:tcPr>
            <w:tcW w:w="750" w:type="pct"/>
          </w:tcPr>
          <w:p w14:paraId="60902D57" w14:textId="160514A6" w:rsidR="00556A96" w:rsidRPr="004F4076" w:rsidRDefault="00556A96" w:rsidP="00556A96">
            <w:pPr>
              <w:pStyle w:val="GOSTTablenorm"/>
              <w:suppressAutoHyphens/>
              <w:rPr>
                <w:lang w:val="en-US"/>
              </w:rPr>
            </w:pPr>
            <w:r w:rsidRPr="00C75A4E">
              <w:rPr>
                <w:b/>
                <w:lang w:val="en-US"/>
              </w:rPr>
              <w:t>Operation_list:Ct:Analistic_parametrs:</w:t>
            </w:r>
            <w:r w:rsidRPr="005944F9">
              <w:rPr>
                <w:lang w:val="en-US"/>
              </w:rPr>
              <w:t>value</w:t>
            </w:r>
          </w:p>
        </w:tc>
        <w:tc>
          <w:tcPr>
            <w:tcW w:w="500" w:type="pct"/>
          </w:tcPr>
          <w:p w14:paraId="16283F12" w14:textId="77777777" w:rsidR="00556A96" w:rsidRPr="00501AB8" w:rsidRDefault="00556A96" w:rsidP="00556A96">
            <w:pPr>
              <w:pStyle w:val="GOSTTablenorm"/>
              <w:rPr>
                <w:szCs w:val="22"/>
              </w:rPr>
            </w:pPr>
            <w:r w:rsidRPr="00501AB8">
              <w:rPr>
                <w:szCs w:val="22"/>
              </w:rPr>
              <w:t>Строка</w:t>
            </w:r>
          </w:p>
        </w:tc>
        <w:tc>
          <w:tcPr>
            <w:tcW w:w="300" w:type="pct"/>
          </w:tcPr>
          <w:p w14:paraId="21084E90" w14:textId="77777777" w:rsidR="00556A96" w:rsidRPr="00501AB8" w:rsidRDefault="00556A96" w:rsidP="00556A96">
            <w:pPr>
              <w:pStyle w:val="GOSTTablenorm"/>
              <w:rPr>
                <w:szCs w:val="22"/>
              </w:rPr>
            </w:pPr>
            <w:r w:rsidRPr="00501AB8">
              <w:rPr>
                <w:szCs w:val="22"/>
              </w:rPr>
              <w:t>Да</w:t>
            </w:r>
          </w:p>
        </w:tc>
        <w:tc>
          <w:tcPr>
            <w:tcW w:w="315" w:type="pct"/>
          </w:tcPr>
          <w:p w14:paraId="56BAA68E" w14:textId="77777777" w:rsidR="00556A96" w:rsidRPr="00501AB8" w:rsidRDefault="00556A96" w:rsidP="00556A96">
            <w:pPr>
              <w:pStyle w:val="GOSTTablenorm"/>
              <w:rPr>
                <w:szCs w:val="22"/>
              </w:rPr>
            </w:pPr>
            <w:r w:rsidRPr="00AA1F27">
              <w:rPr>
                <w:szCs w:val="22"/>
                <w:lang w:val="en-US"/>
              </w:rPr>
              <w:t>&lt;=</w:t>
            </w:r>
            <w:r>
              <w:rPr>
                <w:szCs w:val="22"/>
                <w:lang w:val="en-US"/>
              </w:rPr>
              <w:t>1000</w:t>
            </w:r>
          </w:p>
        </w:tc>
        <w:tc>
          <w:tcPr>
            <w:tcW w:w="2035" w:type="pct"/>
          </w:tcPr>
          <w:p w14:paraId="68BC00F8" w14:textId="77777777" w:rsidR="00556A96" w:rsidRDefault="00556A96" w:rsidP="00556A96">
            <w:pPr>
              <w:pStyle w:val="GOSTTablenorm"/>
            </w:pPr>
            <w:r>
              <w:t>Значение аналитического признака записи учета по кредиту.</w:t>
            </w:r>
          </w:p>
          <w:p w14:paraId="519470EC" w14:textId="38BCF8D1" w:rsidR="00556A96" w:rsidRPr="00501AB8" w:rsidRDefault="00556A96" w:rsidP="00556A96">
            <w:pPr>
              <w:pStyle w:val="GOSTTablenorm"/>
            </w:pPr>
            <w:r w:rsidRPr="00E92B30">
              <w:rPr>
                <w:rFonts w:eastAsiaTheme="minorHAnsi"/>
                <w:szCs w:val="22"/>
              </w:rPr>
              <w:t>При отсутствии значения</w:t>
            </w:r>
            <w:r>
              <w:rPr>
                <w:rFonts w:eastAsiaTheme="minorHAnsi"/>
                <w:szCs w:val="22"/>
              </w:rPr>
              <w:t xml:space="preserve"> аналитических признаков, входящих в структуру номера счета</w:t>
            </w:r>
            <w:r w:rsidRPr="00E92B30">
              <w:rPr>
                <w:rFonts w:eastAsiaTheme="minorHAnsi"/>
                <w:szCs w:val="22"/>
              </w:rPr>
              <w:t>, возв</w:t>
            </w:r>
            <w:r>
              <w:rPr>
                <w:rFonts w:eastAsiaTheme="minorHAnsi"/>
                <w:szCs w:val="22"/>
              </w:rPr>
              <w:t>ращается значение «-» (прочерк)</w:t>
            </w:r>
          </w:p>
        </w:tc>
      </w:tr>
      <w:tr w:rsidR="00556A96" w:rsidRPr="00AA1F27" w14:paraId="661E96AF" w14:textId="77777777" w:rsidTr="00474AC7">
        <w:tc>
          <w:tcPr>
            <w:tcW w:w="1100" w:type="pct"/>
          </w:tcPr>
          <w:p w14:paraId="7A25C2C7" w14:textId="77777777" w:rsidR="00556A96" w:rsidRPr="005C6BDA" w:rsidRDefault="00556A96" w:rsidP="00556A96">
            <w:pPr>
              <w:pStyle w:val="GOSTTablenorm"/>
            </w:pPr>
            <w:r>
              <w:t>Финансовый период</w:t>
            </w:r>
          </w:p>
        </w:tc>
        <w:tc>
          <w:tcPr>
            <w:tcW w:w="750" w:type="pct"/>
          </w:tcPr>
          <w:p w14:paraId="15AE386B" w14:textId="77777777" w:rsidR="00556A96" w:rsidRPr="00C75A4E" w:rsidRDefault="00556A96" w:rsidP="00556A96">
            <w:pPr>
              <w:pStyle w:val="GOSTTablenorm"/>
              <w:suppressAutoHyphens/>
            </w:pPr>
            <w:r w:rsidRPr="00A15DAF">
              <w:rPr>
                <w:b/>
              </w:rPr>
              <w:t>Operation_</w:t>
            </w:r>
            <w:proofErr w:type="gramStart"/>
            <w:r w:rsidRPr="00A15DAF">
              <w:rPr>
                <w:b/>
              </w:rPr>
              <w:t>list:</w:t>
            </w:r>
            <w:r w:rsidRPr="00C75A4E">
              <w:t>Period</w:t>
            </w:r>
            <w:proofErr w:type="gramEnd"/>
          </w:p>
        </w:tc>
        <w:tc>
          <w:tcPr>
            <w:tcW w:w="500" w:type="pct"/>
          </w:tcPr>
          <w:p w14:paraId="57B7188B" w14:textId="77777777" w:rsidR="00556A96" w:rsidRPr="00AA1F27" w:rsidRDefault="00556A96" w:rsidP="00556A96">
            <w:pPr>
              <w:pStyle w:val="GOSTTablenorm"/>
            </w:pPr>
            <w:r w:rsidRPr="005C6BDA">
              <w:t>Строка</w:t>
            </w:r>
          </w:p>
        </w:tc>
        <w:tc>
          <w:tcPr>
            <w:tcW w:w="300" w:type="pct"/>
          </w:tcPr>
          <w:p w14:paraId="263564C3" w14:textId="77777777" w:rsidR="00556A96" w:rsidRPr="005C6BDA" w:rsidRDefault="00556A96" w:rsidP="00556A96">
            <w:pPr>
              <w:pStyle w:val="GOSTTablenorm"/>
            </w:pPr>
            <w:r w:rsidRPr="0031074A">
              <w:t>Да</w:t>
            </w:r>
          </w:p>
        </w:tc>
        <w:tc>
          <w:tcPr>
            <w:tcW w:w="315" w:type="pct"/>
          </w:tcPr>
          <w:p w14:paraId="696765A1" w14:textId="77777777" w:rsidR="00556A96" w:rsidRPr="005C6BDA" w:rsidRDefault="00556A96" w:rsidP="00556A96">
            <w:pPr>
              <w:pStyle w:val="GOSTTablenorm"/>
            </w:pPr>
            <w:r w:rsidRPr="0031074A">
              <w:t>&lt;=50</w:t>
            </w:r>
          </w:p>
        </w:tc>
        <w:tc>
          <w:tcPr>
            <w:tcW w:w="2035" w:type="pct"/>
          </w:tcPr>
          <w:p w14:paraId="3EB2B4B2" w14:textId="77777777" w:rsidR="00556A96" w:rsidRPr="00AA1F27" w:rsidRDefault="00556A96" w:rsidP="00556A96">
            <w:pPr>
              <w:pStyle w:val="GOSTTablenorm"/>
            </w:pPr>
            <w:r>
              <w:t>Финансовый период, в котором отражена в учете данная операция.</w:t>
            </w:r>
          </w:p>
          <w:p w14:paraId="68CAD705" w14:textId="77777777" w:rsidR="00556A96" w:rsidRPr="00AA1F27" w:rsidRDefault="00556A96" w:rsidP="00556A96">
            <w:pPr>
              <w:pStyle w:val="GOSTTablenorm"/>
            </w:pPr>
            <w:r w:rsidRPr="00AA1F27">
              <w:t>Возможные значения:</w:t>
            </w:r>
          </w:p>
          <w:p w14:paraId="48A7CA29" w14:textId="7C2BC8FE" w:rsidR="00556A96" w:rsidRPr="004E716A" w:rsidRDefault="00556A96" w:rsidP="00556A96">
            <w:pPr>
              <w:pStyle w:val="GOSTTableListMark1"/>
              <w:rPr>
                <w:lang w:val="en-US"/>
              </w:rPr>
            </w:pPr>
            <w:r>
              <w:t>«</w:t>
            </w:r>
            <w:r w:rsidRPr="004E716A">
              <w:rPr>
                <w:lang w:val="en-US"/>
              </w:rPr>
              <w:t>period1</w:t>
            </w:r>
            <w:r>
              <w:t>»</w:t>
            </w:r>
            <w:r w:rsidRPr="004E716A">
              <w:rPr>
                <w:lang w:val="en-US"/>
              </w:rPr>
              <w:t xml:space="preserve"> </w:t>
            </w:r>
            <w:r w:rsidRPr="36854D62">
              <w:t>–</w:t>
            </w:r>
            <w:r w:rsidRPr="004E716A">
              <w:rPr>
                <w:lang w:val="en-US"/>
              </w:rPr>
              <w:t xml:space="preserve"> Текущий год</w:t>
            </w:r>
            <w:r>
              <w:t>;</w:t>
            </w:r>
          </w:p>
          <w:p w14:paraId="68035D96" w14:textId="19C095E5" w:rsidR="00556A96" w:rsidRPr="00F4375B" w:rsidRDefault="00556A96" w:rsidP="00556A96">
            <w:pPr>
              <w:pStyle w:val="GOSTTableListMark1"/>
            </w:pPr>
            <w:r>
              <w:t>«</w:t>
            </w:r>
            <w:r w:rsidRPr="004E716A">
              <w:rPr>
                <w:lang w:val="en-US"/>
              </w:rPr>
              <w:t>period</w:t>
            </w:r>
            <w:r w:rsidRPr="00F4375B">
              <w:t>2</w:t>
            </w:r>
            <w:r>
              <w:t>»</w:t>
            </w:r>
            <w:r w:rsidRPr="00F4375B">
              <w:t xml:space="preserve"> </w:t>
            </w:r>
            <w:r w:rsidRPr="36854D62">
              <w:t>–</w:t>
            </w:r>
            <w:r w:rsidRPr="00F4375B">
              <w:t xml:space="preserve"> Первый год планового периода</w:t>
            </w:r>
            <w:r>
              <w:t>;</w:t>
            </w:r>
          </w:p>
          <w:p w14:paraId="642A2366" w14:textId="09B7E3E3" w:rsidR="00556A96" w:rsidRPr="00F4375B" w:rsidRDefault="00556A96" w:rsidP="00556A96">
            <w:pPr>
              <w:pStyle w:val="GOSTTableListMark1"/>
            </w:pPr>
            <w:r>
              <w:t>«</w:t>
            </w:r>
            <w:r w:rsidRPr="004E716A">
              <w:rPr>
                <w:lang w:val="en-US"/>
              </w:rPr>
              <w:t>period</w:t>
            </w:r>
            <w:r w:rsidRPr="00F4375B">
              <w:t>3</w:t>
            </w:r>
            <w:r>
              <w:t>»</w:t>
            </w:r>
            <w:r w:rsidRPr="00F4375B">
              <w:t xml:space="preserve"> </w:t>
            </w:r>
            <w:r w:rsidRPr="36854D62">
              <w:t>–</w:t>
            </w:r>
            <w:r w:rsidRPr="00F4375B">
              <w:t xml:space="preserve"> Второй год планового периода</w:t>
            </w:r>
            <w:r>
              <w:t>;</w:t>
            </w:r>
          </w:p>
          <w:p w14:paraId="3F9CED13" w14:textId="2D1A7067" w:rsidR="00556A96" w:rsidRPr="00F4375B" w:rsidRDefault="00556A96" w:rsidP="00556A96">
            <w:pPr>
              <w:pStyle w:val="GOSTTableListMark1"/>
            </w:pPr>
            <w:r>
              <w:t>«</w:t>
            </w:r>
            <w:r w:rsidRPr="004E716A">
              <w:rPr>
                <w:lang w:val="en-US"/>
              </w:rPr>
              <w:t>period</w:t>
            </w:r>
            <w:r w:rsidRPr="00F4375B">
              <w:t>4</w:t>
            </w:r>
            <w:r>
              <w:t>»</w:t>
            </w:r>
            <w:r w:rsidRPr="00F4375B">
              <w:t xml:space="preserve"> </w:t>
            </w:r>
            <w:r w:rsidRPr="36854D62">
              <w:t>–</w:t>
            </w:r>
            <w:r w:rsidRPr="00F4375B">
              <w:t xml:space="preserve"> Третий год планового периода</w:t>
            </w:r>
            <w:r>
              <w:t>;</w:t>
            </w:r>
          </w:p>
          <w:p w14:paraId="023FD6C3" w14:textId="23E4BED3" w:rsidR="00556A96" w:rsidRPr="003B770B" w:rsidRDefault="00556A96" w:rsidP="00556A96">
            <w:pPr>
              <w:pStyle w:val="GOSTTableListMark1"/>
            </w:pPr>
            <w:r>
              <w:t>«</w:t>
            </w:r>
            <w:r w:rsidRPr="109D8E8A">
              <w:rPr>
                <w:lang w:val="en-US"/>
              </w:rPr>
              <w:t>period</w:t>
            </w:r>
            <w:r w:rsidRPr="001170A1">
              <w:t>5</w:t>
            </w:r>
            <w:r>
              <w:t>»</w:t>
            </w:r>
            <w:r w:rsidRPr="001170A1">
              <w:t xml:space="preserve"> </w:t>
            </w:r>
            <w:r w:rsidRPr="36854D62">
              <w:t>–</w:t>
            </w:r>
            <w:r w:rsidRPr="001170A1">
              <w:t xml:space="preserve"> Иные очередные года за пределами планового периода</w:t>
            </w:r>
          </w:p>
        </w:tc>
      </w:tr>
      <w:tr w:rsidR="00556A96" w:rsidRPr="00B9499D" w14:paraId="4A238C1D" w14:textId="77777777" w:rsidTr="00474AC7">
        <w:tc>
          <w:tcPr>
            <w:tcW w:w="1100" w:type="pct"/>
          </w:tcPr>
          <w:p w14:paraId="7BCD9ADC" w14:textId="77777777" w:rsidR="00556A96" w:rsidRPr="00E85F88" w:rsidRDefault="00556A96" w:rsidP="00556A96">
            <w:pPr>
              <w:pStyle w:val="GOSTTablenorm"/>
            </w:pPr>
            <w:r w:rsidRPr="00E85F88">
              <w:t>Наименование операции</w:t>
            </w:r>
          </w:p>
        </w:tc>
        <w:tc>
          <w:tcPr>
            <w:tcW w:w="750" w:type="pct"/>
          </w:tcPr>
          <w:p w14:paraId="19BAE6D4" w14:textId="2DDDF104" w:rsidR="00556A96" w:rsidRPr="00A15DAF" w:rsidRDefault="00556A96" w:rsidP="00556A96">
            <w:pPr>
              <w:pStyle w:val="GOSTTablenorm"/>
              <w:suppressAutoHyphens/>
            </w:pPr>
            <w:r w:rsidRPr="00A15DAF">
              <w:rPr>
                <w:b/>
              </w:rPr>
              <w:t>Operation_</w:t>
            </w:r>
            <w:proofErr w:type="gramStart"/>
            <w:r w:rsidRPr="00A15DAF">
              <w:rPr>
                <w:b/>
              </w:rPr>
              <w:t>list:</w:t>
            </w:r>
            <w:r w:rsidRPr="00A15DAF">
              <w:t>Operation</w:t>
            </w:r>
            <w:proofErr w:type="gramEnd"/>
            <w:r w:rsidRPr="00A15DAF">
              <w:t>_name</w:t>
            </w:r>
          </w:p>
        </w:tc>
        <w:tc>
          <w:tcPr>
            <w:tcW w:w="500" w:type="pct"/>
          </w:tcPr>
          <w:p w14:paraId="32362510" w14:textId="77777777" w:rsidR="00556A96" w:rsidRPr="0031074A" w:rsidRDefault="00556A96" w:rsidP="00556A96">
            <w:pPr>
              <w:pStyle w:val="GOSTTablenorm"/>
            </w:pPr>
            <w:r w:rsidRPr="005C6BDA">
              <w:t>Строка</w:t>
            </w:r>
          </w:p>
        </w:tc>
        <w:tc>
          <w:tcPr>
            <w:tcW w:w="300" w:type="pct"/>
          </w:tcPr>
          <w:p w14:paraId="6238ACAE" w14:textId="77777777" w:rsidR="00556A96" w:rsidRPr="005C6BDA" w:rsidRDefault="00556A96" w:rsidP="00556A96">
            <w:pPr>
              <w:pStyle w:val="GOSTTablenorm"/>
            </w:pPr>
            <w:r w:rsidRPr="005C6BDA">
              <w:t>Да</w:t>
            </w:r>
          </w:p>
        </w:tc>
        <w:tc>
          <w:tcPr>
            <w:tcW w:w="315" w:type="pct"/>
          </w:tcPr>
          <w:p w14:paraId="33456F32" w14:textId="156B5140" w:rsidR="00556A96" w:rsidRPr="00B9499D" w:rsidRDefault="00556A96" w:rsidP="00556A96">
            <w:pPr>
              <w:pStyle w:val="GOSTTablenorm"/>
              <w:rPr>
                <w:szCs w:val="22"/>
              </w:rPr>
            </w:pPr>
            <w:r w:rsidRPr="170E4D90">
              <w:rPr>
                <w:szCs w:val="22"/>
              </w:rPr>
              <w:t>&lt;=4000</w:t>
            </w:r>
          </w:p>
        </w:tc>
        <w:tc>
          <w:tcPr>
            <w:tcW w:w="2035" w:type="pct"/>
          </w:tcPr>
          <w:p w14:paraId="09C79ECB" w14:textId="39FF9E17" w:rsidR="00556A96" w:rsidRPr="0031074A" w:rsidRDefault="00556A96" w:rsidP="00556A96">
            <w:pPr>
              <w:pStyle w:val="GOSTTablenorm"/>
              <w:rPr>
                <w:szCs w:val="22"/>
              </w:rPr>
            </w:pPr>
            <w:r w:rsidRPr="170E4D90">
              <w:rPr>
                <w:szCs w:val="22"/>
              </w:rPr>
              <w:t>Наименование операции</w:t>
            </w:r>
          </w:p>
        </w:tc>
      </w:tr>
      <w:tr w:rsidR="00556A96" w:rsidRPr="00B9499D" w14:paraId="2AB92C34" w14:textId="77777777" w:rsidTr="00474AC7">
        <w:tc>
          <w:tcPr>
            <w:tcW w:w="1100" w:type="pct"/>
          </w:tcPr>
          <w:p w14:paraId="0543F4D8" w14:textId="77777777" w:rsidR="00556A96" w:rsidRPr="00B9499D" w:rsidRDefault="00556A96" w:rsidP="00556A96">
            <w:pPr>
              <w:pStyle w:val="GOSTTablenorm"/>
            </w:pPr>
            <w:r>
              <w:t>Сумма в валюте учета (руб.)</w:t>
            </w:r>
          </w:p>
        </w:tc>
        <w:tc>
          <w:tcPr>
            <w:tcW w:w="750" w:type="pct"/>
          </w:tcPr>
          <w:p w14:paraId="1B14C528" w14:textId="77777777" w:rsidR="00556A96" w:rsidRPr="00A15DAF" w:rsidRDefault="00556A96" w:rsidP="00556A96">
            <w:pPr>
              <w:pStyle w:val="GOSTTablenorm"/>
              <w:suppressAutoHyphens/>
            </w:pPr>
            <w:r w:rsidRPr="00A15DAF">
              <w:rPr>
                <w:b/>
              </w:rPr>
              <w:t>Operation_</w:t>
            </w:r>
            <w:proofErr w:type="gramStart"/>
            <w:r w:rsidRPr="00A15DAF">
              <w:rPr>
                <w:b/>
              </w:rPr>
              <w:t>list:</w:t>
            </w:r>
            <w:r w:rsidRPr="00A15DAF">
              <w:t>Sum</w:t>
            </w:r>
            <w:proofErr w:type="gramEnd"/>
          </w:p>
        </w:tc>
        <w:tc>
          <w:tcPr>
            <w:tcW w:w="500" w:type="pct"/>
          </w:tcPr>
          <w:p w14:paraId="06DC5C56" w14:textId="77777777" w:rsidR="00556A96" w:rsidRPr="005C6BDA" w:rsidRDefault="00556A96" w:rsidP="00556A96">
            <w:pPr>
              <w:pStyle w:val="GOSTTablenorm"/>
            </w:pPr>
            <w:r w:rsidRPr="005C6BDA">
              <w:t>Сумма</w:t>
            </w:r>
          </w:p>
        </w:tc>
        <w:tc>
          <w:tcPr>
            <w:tcW w:w="300" w:type="pct"/>
          </w:tcPr>
          <w:p w14:paraId="4ECF09B0" w14:textId="77777777" w:rsidR="00556A96" w:rsidRPr="00B9499D" w:rsidRDefault="00556A96" w:rsidP="00556A96">
            <w:pPr>
              <w:pStyle w:val="GOSTTablenorm"/>
            </w:pPr>
            <w:r w:rsidRPr="00B9499D">
              <w:t>Да</w:t>
            </w:r>
          </w:p>
        </w:tc>
        <w:tc>
          <w:tcPr>
            <w:tcW w:w="315" w:type="pct"/>
          </w:tcPr>
          <w:p w14:paraId="77B3727C" w14:textId="74C5E3C7" w:rsidR="00556A96" w:rsidRPr="00B9499D" w:rsidRDefault="00556A96" w:rsidP="00556A96">
            <w:pPr>
              <w:pStyle w:val="GOSTTablenorm"/>
            </w:pPr>
          </w:p>
        </w:tc>
        <w:tc>
          <w:tcPr>
            <w:tcW w:w="2035" w:type="pct"/>
          </w:tcPr>
          <w:p w14:paraId="3A3BFF2D" w14:textId="77777777" w:rsidR="00556A96" w:rsidRPr="005C6BDA" w:rsidRDefault="00556A96" w:rsidP="00556A96">
            <w:pPr>
              <w:pStyle w:val="GOSTTablenorm"/>
              <w:rPr>
                <w:szCs w:val="22"/>
              </w:rPr>
            </w:pPr>
            <w:r w:rsidRPr="170E4D90">
              <w:rPr>
                <w:szCs w:val="22"/>
              </w:rPr>
              <w:t>Отражается сумма записи учета в валюте учета (рубли)</w:t>
            </w:r>
          </w:p>
        </w:tc>
      </w:tr>
      <w:tr w:rsidR="00556A96" w:rsidRPr="00AA1F27" w14:paraId="7195F60B" w14:textId="77777777" w:rsidTr="00474AC7">
        <w:tc>
          <w:tcPr>
            <w:tcW w:w="1100" w:type="pct"/>
          </w:tcPr>
          <w:p w14:paraId="1CE18BFA" w14:textId="77777777" w:rsidR="00556A96" w:rsidRPr="005C6BDA" w:rsidRDefault="00556A96" w:rsidP="00556A96">
            <w:pPr>
              <w:pStyle w:val="GOSTTablenorm"/>
            </w:pPr>
            <w:r>
              <w:t>Сумма в валюте операции</w:t>
            </w:r>
          </w:p>
        </w:tc>
        <w:tc>
          <w:tcPr>
            <w:tcW w:w="750" w:type="pct"/>
          </w:tcPr>
          <w:p w14:paraId="13C3BB6F" w14:textId="77777777" w:rsidR="00556A96" w:rsidRPr="00A15DAF" w:rsidRDefault="00556A96" w:rsidP="00556A96">
            <w:pPr>
              <w:pStyle w:val="GOSTTablenorm"/>
            </w:pPr>
            <w:r w:rsidRPr="00A15DAF">
              <w:rPr>
                <w:b/>
              </w:rPr>
              <w:t>Operation_</w:t>
            </w:r>
            <w:proofErr w:type="gramStart"/>
            <w:r w:rsidRPr="00A15DAF">
              <w:rPr>
                <w:b/>
              </w:rPr>
              <w:t>list:</w:t>
            </w:r>
            <w:r w:rsidRPr="00A15DAF">
              <w:t>Entered</w:t>
            </w:r>
            <w:proofErr w:type="gramEnd"/>
            <w:r w:rsidRPr="00A15DAF">
              <w:t>_amount</w:t>
            </w:r>
          </w:p>
        </w:tc>
        <w:tc>
          <w:tcPr>
            <w:tcW w:w="500" w:type="pct"/>
          </w:tcPr>
          <w:p w14:paraId="56FA3AFC" w14:textId="77777777" w:rsidR="00556A96" w:rsidRPr="005C6BDA" w:rsidRDefault="00556A96" w:rsidP="00556A96">
            <w:pPr>
              <w:pStyle w:val="GOSTTablenorm"/>
            </w:pPr>
            <w:r w:rsidRPr="005C6BDA">
              <w:t>Сумма</w:t>
            </w:r>
          </w:p>
        </w:tc>
        <w:tc>
          <w:tcPr>
            <w:tcW w:w="300" w:type="pct"/>
          </w:tcPr>
          <w:p w14:paraId="58B5AF16" w14:textId="77777777" w:rsidR="00556A96" w:rsidRPr="005C6BDA" w:rsidRDefault="00556A96" w:rsidP="00556A96">
            <w:pPr>
              <w:pStyle w:val="GOSTTablenorm"/>
            </w:pPr>
            <w:r w:rsidRPr="0031074A">
              <w:t>Да</w:t>
            </w:r>
          </w:p>
        </w:tc>
        <w:tc>
          <w:tcPr>
            <w:tcW w:w="315" w:type="pct"/>
          </w:tcPr>
          <w:p w14:paraId="4D0ABB27" w14:textId="77693A8E" w:rsidR="00556A96" w:rsidRPr="005C6BDA" w:rsidRDefault="00556A96" w:rsidP="00556A96">
            <w:pPr>
              <w:pStyle w:val="GOSTTablenorm"/>
            </w:pPr>
          </w:p>
        </w:tc>
        <w:tc>
          <w:tcPr>
            <w:tcW w:w="2035" w:type="pct"/>
          </w:tcPr>
          <w:p w14:paraId="2826BFB9" w14:textId="017A9F0B" w:rsidR="00556A96" w:rsidRPr="0031074A" w:rsidRDefault="00556A96" w:rsidP="00556A96">
            <w:pPr>
              <w:pStyle w:val="GOSTTablenorm"/>
              <w:rPr>
                <w:szCs w:val="22"/>
              </w:rPr>
            </w:pPr>
            <w:r w:rsidRPr="109D8E8A">
              <w:rPr>
                <w:szCs w:val="22"/>
              </w:rPr>
              <w:t>Отражается сумма записи учета в</w:t>
            </w:r>
            <w:r>
              <w:rPr>
                <w:szCs w:val="22"/>
              </w:rPr>
              <w:t xml:space="preserve"> валюте, указанной в параметре «Код валюты по ОКВ»</w:t>
            </w:r>
            <w:r w:rsidRPr="109D8E8A">
              <w:rPr>
                <w:szCs w:val="22"/>
              </w:rPr>
              <w:t xml:space="preserve"> (Operation_</w:t>
            </w:r>
            <w:proofErr w:type="gramStart"/>
            <w:r w:rsidRPr="109D8E8A">
              <w:rPr>
                <w:szCs w:val="22"/>
              </w:rPr>
              <w:t>list:Currency</w:t>
            </w:r>
            <w:proofErr w:type="gramEnd"/>
            <w:r w:rsidRPr="109D8E8A">
              <w:rPr>
                <w:szCs w:val="22"/>
              </w:rPr>
              <w:t>_code)</w:t>
            </w:r>
          </w:p>
        </w:tc>
      </w:tr>
      <w:tr w:rsidR="00556A96" w:rsidRPr="00AA1F27" w14:paraId="6B850006" w14:textId="77777777" w:rsidTr="00474AC7">
        <w:tc>
          <w:tcPr>
            <w:tcW w:w="1100" w:type="pct"/>
          </w:tcPr>
          <w:p w14:paraId="31D0CA15" w14:textId="77777777" w:rsidR="00556A96" w:rsidRPr="00AA1F27" w:rsidRDefault="00556A96" w:rsidP="00556A96">
            <w:pPr>
              <w:pStyle w:val="GOSTTablenorm"/>
            </w:pPr>
            <w:r>
              <w:t>Код валюты по ОКВ</w:t>
            </w:r>
          </w:p>
        </w:tc>
        <w:tc>
          <w:tcPr>
            <w:tcW w:w="750" w:type="pct"/>
          </w:tcPr>
          <w:p w14:paraId="31E558C7" w14:textId="77777777" w:rsidR="00556A96" w:rsidRPr="00A15DAF" w:rsidRDefault="00556A96" w:rsidP="00556A96">
            <w:pPr>
              <w:pStyle w:val="GOSTTablenorm"/>
            </w:pPr>
            <w:r w:rsidRPr="00A15DAF">
              <w:rPr>
                <w:b/>
              </w:rPr>
              <w:t>Operation_</w:t>
            </w:r>
            <w:proofErr w:type="gramStart"/>
            <w:r w:rsidRPr="00A15DAF">
              <w:rPr>
                <w:b/>
              </w:rPr>
              <w:t>list:</w:t>
            </w:r>
            <w:r w:rsidRPr="00A15DAF">
              <w:t>Currency</w:t>
            </w:r>
            <w:proofErr w:type="gramEnd"/>
            <w:r w:rsidRPr="00A15DAF">
              <w:t>_code</w:t>
            </w:r>
          </w:p>
        </w:tc>
        <w:tc>
          <w:tcPr>
            <w:tcW w:w="500" w:type="pct"/>
          </w:tcPr>
          <w:p w14:paraId="468B9944" w14:textId="77777777" w:rsidR="00556A96" w:rsidRPr="005C6BDA" w:rsidRDefault="00556A96" w:rsidP="00556A96">
            <w:pPr>
              <w:pStyle w:val="GOSTTablenorm"/>
            </w:pPr>
            <w:r w:rsidRPr="005C6BDA">
              <w:t>Строка</w:t>
            </w:r>
          </w:p>
        </w:tc>
        <w:tc>
          <w:tcPr>
            <w:tcW w:w="300" w:type="pct"/>
          </w:tcPr>
          <w:p w14:paraId="7483B0C6" w14:textId="77777777" w:rsidR="00556A96" w:rsidRPr="005C6BDA" w:rsidRDefault="00556A96" w:rsidP="00556A96">
            <w:pPr>
              <w:pStyle w:val="GOSTTablenorm"/>
            </w:pPr>
            <w:r w:rsidRPr="0031074A">
              <w:t>Да</w:t>
            </w:r>
          </w:p>
        </w:tc>
        <w:tc>
          <w:tcPr>
            <w:tcW w:w="315" w:type="pct"/>
          </w:tcPr>
          <w:p w14:paraId="7B218B6B" w14:textId="77777777" w:rsidR="00556A96" w:rsidRPr="005C6BDA" w:rsidRDefault="00556A96" w:rsidP="00556A96">
            <w:pPr>
              <w:pStyle w:val="GOSTTablenorm"/>
            </w:pPr>
            <w:r w:rsidRPr="0031074A">
              <w:t>=3</w:t>
            </w:r>
          </w:p>
        </w:tc>
        <w:tc>
          <w:tcPr>
            <w:tcW w:w="2035" w:type="pct"/>
          </w:tcPr>
          <w:p w14:paraId="50EE92DD" w14:textId="15F691AC" w:rsidR="00556A96" w:rsidRPr="005C6BDA" w:rsidRDefault="00556A96" w:rsidP="00556A96">
            <w:pPr>
              <w:pStyle w:val="GOSTTablenorm"/>
              <w:rPr>
                <w:szCs w:val="22"/>
              </w:rPr>
            </w:pPr>
            <w:r w:rsidRPr="170E4D90">
              <w:rPr>
                <w:szCs w:val="22"/>
              </w:rPr>
              <w:t xml:space="preserve">Отражается цифровой код валюты </w:t>
            </w:r>
            <w:r>
              <w:rPr>
                <w:szCs w:val="22"/>
              </w:rPr>
              <w:t>в соответствии со справочником «</w:t>
            </w:r>
            <w:r w:rsidRPr="170E4D90">
              <w:rPr>
                <w:szCs w:val="22"/>
              </w:rPr>
              <w:t>Общ</w:t>
            </w:r>
            <w:r>
              <w:rPr>
                <w:szCs w:val="22"/>
              </w:rPr>
              <w:t>ероссийский классификатор валют»</w:t>
            </w:r>
          </w:p>
        </w:tc>
      </w:tr>
      <w:tr w:rsidR="00556A96" w:rsidRPr="00AA1F27" w14:paraId="380CE9DD" w14:textId="77777777" w:rsidTr="00474AC7">
        <w:tc>
          <w:tcPr>
            <w:tcW w:w="1100" w:type="pct"/>
          </w:tcPr>
          <w:p w14:paraId="71B6876F" w14:textId="77777777" w:rsidR="00556A96" w:rsidRPr="00AA1F27" w:rsidRDefault="00556A96" w:rsidP="00556A96">
            <w:pPr>
              <w:pStyle w:val="GOSTTablenorm"/>
            </w:pPr>
            <w:r>
              <w:t>Наименование валюты по ОКВ</w:t>
            </w:r>
          </w:p>
        </w:tc>
        <w:tc>
          <w:tcPr>
            <w:tcW w:w="750" w:type="pct"/>
          </w:tcPr>
          <w:p w14:paraId="0276B313" w14:textId="77777777" w:rsidR="00556A96" w:rsidRPr="00ED0029" w:rsidRDefault="00556A96" w:rsidP="00556A96">
            <w:pPr>
              <w:pStyle w:val="GOSTTablenorm"/>
            </w:pPr>
            <w:r w:rsidRPr="00A15DAF">
              <w:rPr>
                <w:b/>
              </w:rPr>
              <w:t>Operation_</w:t>
            </w:r>
            <w:proofErr w:type="gramStart"/>
            <w:r w:rsidRPr="00A15DAF">
              <w:rPr>
                <w:b/>
              </w:rPr>
              <w:t>list:</w:t>
            </w:r>
            <w:r w:rsidRPr="00ED0029">
              <w:t>Currency</w:t>
            </w:r>
            <w:proofErr w:type="gramEnd"/>
            <w:r w:rsidRPr="00ED0029">
              <w:t>_name</w:t>
            </w:r>
          </w:p>
        </w:tc>
        <w:tc>
          <w:tcPr>
            <w:tcW w:w="500" w:type="pct"/>
          </w:tcPr>
          <w:p w14:paraId="1EC09C39" w14:textId="77777777" w:rsidR="00556A96" w:rsidRPr="005C6BDA" w:rsidRDefault="00556A96" w:rsidP="00556A96">
            <w:pPr>
              <w:pStyle w:val="GOSTTablenorm"/>
            </w:pPr>
            <w:r w:rsidRPr="005C6BDA">
              <w:t>Строка</w:t>
            </w:r>
          </w:p>
        </w:tc>
        <w:tc>
          <w:tcPr>
            <w:tcW w:w="300" w:type="pct"/>
          </w:tcPr>
          <w:p w14:paraId="5E35F2A7" w14:textId="77777777" w:rsidR="00556A96" w:rsidRPr="005C6BDA" w:rsidRDefault="00556A96" w:rsidP="00556A96">
            <w:pPr>
              <w:pStyle w:val="GOSTTablenorm"/>
            </w:pPr>
            <w:r w:rsidRPr="0031074A">
              <w:t>Да</w:t>
            </w:r>
          </w:p>
        </w:tc>
        <w:tc>
          <w:tcPr>
            <w:tcW w:w="315" w:type="pct"/>
          </w:tcPr>
          <w:p w14:paraId="56AAC722" w14:textId="77777777" w:rsidR="00556A96" w:rsidRPr="005C6BDA" w:rsidRDefault="00556A96" w:rsidP="00556A96">
            <w:pPr>
              <w:pStyle w:val="GOSTTablenorm"/>
              <w:rPr>
                <w:szCs w:val="22"/>
              </w:rPr>
            </w:pPr>
            <w:r w:rsidRPr="33249EA7">
              <w:rPr>
                <w:szCs w:val="22"/>
              </w:rPr>
              <w:t>&lt;=100</w:t>
            </w:r>
          </w:p>
        </w:tc>
        <w:tc>
          <w:tcPr>
            <w:tcW w:w="2035" w:type="pct"/>
          </w:tcPr>
          <w:p w14:paraId="70A654B7" w14:textId="2F3F2BE8" w:rsidR="00556A96" w:rsidRPr="00AA1F27" w:rsidRDefault="00556A96" w:rsidP="00556A96">
            <w:pPr>
              <w:pStyle w:val="GOSTTablenorm"/>
              <w:rPr>
                <w:szCs w:val="22"/>
              </w:rPr>
            </w:pPr>
            <w:r w:rsidRPr="109D8E8A">
              <w:rPr>
                <w:szCs w:val="22"/>
              </w:rPr>
              <w:t>Отражается наименование валюты, соответствующ</w:t>
            </w:r>
            <w:r>
              <w:rPr>
                <w:szCs w:val="22"/>
              </w:rPr>
              <w:t>ее коду валюты по справочнику «</w:t>
            </w:r>
            <w:r w:rsidRPr="109D8E8A">
              <w:rPr>
                <w:szCs w:val="22"/>
              </w:rPr>
              <w:t>Общероссийский классиификатор валют</w:t>
            </w:r>
            <w:r>
              <w:rPr>
                <w:szCs w:val="22"/>
              </w:rPr>
              <w:t>»</w:t>
            </w:r>
          </w:p>
        </w:tc>
      </w:tr>
      <w:tr w:rsidR="00556A96" w:rsidRPr="00AA1F27" w14:paraId="460E8878" w14:textId="77777777" w:rsidTr="00474AC7">
        <w:tc>
          <w:tcPr>
            <w:tcW w:w="1100" w:type="pct"/>
          </w:tcPr>
          <w:p w14:paraId="5BEF90BF" w14:textId="77777777" w:rsidR="00556A96" w:rsidRPr="00AA1F27" w:rsidRDefault="00556A96" w:rsidP="00556A96">
            <w:pPr>
              <w:pStyle w:val="GOSTTablenorm"/>
            </w:pPr>
            <w:r w:rsidRPr="00AA1F27">
              <w:t>Дата отражения операции в учете</w:t>
            </w:r>
          </w:p>
        </w:tc>
        <w:tc>
          <w:tcPr>
            <w:tcW w:w="750" w:type="pct"/>
          </w:tcPr>
          <w:p w14:paraId="1090DCA3" w14:textId="77777777" w:rsidR="00556A96" w:rsidRPr="00ED0029" w:rsidRDefault="00556A96" w:rsidP="00556A96">
            <w:pPr>
              <w:pStyle w:val="GOSTTablenorm"/>
            </w:pPr>
            <w:r w:rsidRPr="00A15DAF">
              <w:rPr>
                <w:b/>
              </w:rPr>
              <w:t>Operation_</w:t>
            </w:r>
            <w:proofErr w:type="gramStart"/>
            <w:r w:rsidRPr="00A15DAF">
              <w:rPr>
                <w:b/>
              </w:rPr>
              <w:t>list:</w:t>
            </w:r>
            <w:r w:rsidRPr="00ED0029">
              <w:t>SettlementDate</w:t>
            </w:r>
            <w:proofErr w:type="gramEnd"/>
          </w:p>
        </w:tc>
        <w:tc>
          <w:tcPr>
            <w:tcW w:w="500" w:type="pct"/>
          </w:tcPr>
          <w:p w14:paraId="206D0640" w14:textId="77777777" w:rsidR="00556A96" w:rsidRPr="005C6BDA" w:rsidRDefault="00556A96" w:rsidP="00556A96">
            <w:pPr>
              <w:pStyle w:val="GOSTTablenorm"/>
            </w:pPr>
            <w:r w:rsidRPr="005C6BDA">
              <w:t>Дата</w:t>
            </w:r>
          </w:p>
        </w:tc>
        <w:tc>
          <w:tcPr>
            <w:tcW w:w="300" w:type="pct"/>
          </w:tcPr>
          <w:p w14:paraId="11957F19" w14:textId="77777777" w:rsidR="00556A96" w:rsidRPr="00AA1F27" w:rsidRDefault="00556A96" w:rsidP="00556A96">
            <w:pPr>
              <w:pStyle w:val="GOSTTablenorm"/>
            </w:pPr>
            <w:r w:rsidRPr="00AA1F27">
              <w:t>Да</w:t>
            </w:r>
          </w:p>
        </w:tc>
        <w:tc>
          <w:tcPr>
            <w:tcW w:w="315" w:type="pct"/>
          </w:tcPr>
          <w:p w14:paraId="2F399E40" w14:textId="0071B17D" w:rsidR="00556A96" w:rsidRPr="00AA1F27" w:rsidRDefault="00556A96" w:rsidP="00556A96">
            <w:pPr>
              <w:pStyle w:val="GOSTTablenorm"/>
            </w:pPr>
          </w:p>
        </w:tc>
        <w:tc>
          <w:tcPr>
            <w:tcW w:w="2035" w:type="pct"/>
          </w:tcPr>
          <w:p w14:paraId="5078D19E" w14:textId="77777777" w:rsidR="00556A96" w:rsidRPr="00AA1F27" w:rsidRDefault="00556A96" w:rsidP="00556A96">
            <w:pPr>
              <w:pStyle w:val="GOSTTablenorm"/>
              <w:rPr>
                <w:szCs w:val="22"/>
              </w:rPr>
            </w:pPr>
            <w:r w:rsidRPr="109D8E8A">
              <w:rPr>
                <w:szCs w:val="22"/>
              </w:rPr>
              <w:t>Дата отражения операции в учете, указывается в формате YYYY-MM-DD</w:t>
            </w:r>
          </w:p>
        </w:tc>
      </w:tr>
      <w:tr w:rsidR="00556A96" w14:paraId="1D06EAA6" w14:textId="77777777" w:rsidTr="00474AC7">
        <w:tc>
          <w:tcPr>
            <w:tcW w:w="1100" w:type="pct"/>
          </w:tcPr>
          <w:p w14:paraId="369636EA" w14:textId="77777777" w:rsidR="00556A96" w:rsidRDefault="00556A96" w:rsidP="00556A96">
            <w:pPr>
              <w:pStyle w:val="GOSTTablenorm"/>
            </w:pPr>
            <w:r>
              <w:t>Дата ввода в действие</w:t>
            </w:r>
          </w:p>
        </w:tc>
        <w:tc>
          <w:tcPr>
            <w:tcW w:w="750" w:type="pct"/>
          </w:tcPr>
          <w:p w14:paraId="3BC5883F" w14:textId="77777777" w:rsidR="00556A96" w:rsidRPr="00ED0029" w:rsidRDefault="00556A96" w:rsidP="00556A96">
            <w:pPr>
              <w:pStyle w:val="GOSTTablenorm"/>
            </w:pPr>
            <w:r w:rsidRPr="00A15DAF">
              <w:rPr>
                <w:b/>
              </w:rPr>
              <w:t>Operation_</w:t>
            </w:r>
            <w:proofErr w:type="gramStart"/>
            <w:r w:rsidRPr="00A15DAF">
              <w:rPr>
                <w:b/>
              </w:rPr>
              <w:t>list:</w:t>
            </w:r>
            <w:r w:rsidRPr="00ED0029">
              <w:t>Effective</w:t>
            </w:r>
            <w:proofErr w:type="gramEnd"/>
            <w:r w:rsidRPr="00ED0029">
              <w:t>_Date</w:t>
            </w:r>
          </w:p>
        </w:tc>
        <w:tc>
          <w:tcPr>
            <w:tcW w:w="500" w:type="pct"/>
          </w:tcPr>
          <w:p w14:paraId="2408BF8A" w14:textId="77777777" w:rsidR="00556A96" w:rsidRDefault="00556A96" w:rsidP="00556A96">
            <w:pPr>
              <w:pStyle w:val="GOSTTablenorm"/>
              <w:rPr>
                <w:szCs w:val="22"/>
              </w:rPr>
            </w:pPr>
            <w:r w:rsidRPr="170E4D90">
              <w:rPr>
                <w:szCs w:val="22"/>
              </w:rPr>
              <w:t>Дата</w:t>
            </w:r>
          </w:p>
        </w:tc>
        <w:tc>
          <w:tcPr>
            <w:tcW w:w="300" w:type="pct"/>
          </w:tcPr>
          <w:p w14:paraId="7EA8E520" w14:textId="77777777" w:rsidR="00556A96" w:rsidRDefault="00556A96" w:rsidP="00556A96">
            <w:pPr>
              <w:pStyle w:val="GOSTTablenorm"/>
              <w:rPr>
                <w:szCs w:val="22"/>
              </w:rPr>
            </w:pPr>
            <w:r w:rsidRPr="170E4D90">
              <w:rPr>
                <w:szCs w:val="22"/>
              </w:rPr>
              <w:t>Да</w:t>
            </w:r>
          </w:p>
        </w:tc>
        <w:tc>
          <w:tcPr>
            <w:tcW w:w="315" w:type="pct"/>
          </w:tcPr>
          <w:p w14:paraId="306AEE38" w14:textId="24B2B0B9" w:rsidR="00556A96" w:rsidRDefault="00556A96" w:rsidP="00556A96">
            <w:pPr>
              <w:pStyle w:val="GOSTTablenorm"/>
              <w:rPr>
                <w:szCs w:val="22"/>
              </w:rPr>
            </w:pPr>
          </w:p>
        </w:tc>
        <w:tc>
          <w:tcPr>
            <w:tcW w:w="2035" w:type="pct"/>
          </w:tcPr>
          <w:p w14:paraId="11419BE9" w14:textId="2274D98A" w:rsidR="00556A96" w:rsidRDefault="00556A96" w:rsidP="00556A96">
            <w:pPr>
              <w:pStyle w:val="GOSTTablenorm"/>
              <w:rPr>
                <w:szCs w:val="22"/>
              </w:rPr>
            </w:pPr>
            <w:r w:rsidRPr="33249EA7">
              <w:rPr>
                <w:szCs w:val="22"/>
              </w:rPr>
              <w:t>Дата вступления в силу учетных данных</w:t>
            </w:r>
            <w:r w:rsidRPr="33249EA7" w:rsidDel="33249EA7">
              <w:rPr>
                <w:szCs w:val="22"/>
              </w:rPr>
              <w:t>,</w:t>
            </w:r>
            <w:r w:rsidRPr="33249EA7">
              <w:rPr>
                <w:szCs w:val="22"/>
              </w:rPr>
              <w:t xml:space="preserve"> указывается в формате YYYY-MM-DD</w:t>
            </w:r>
          </w:p>
        </w:tc>
      </w:tr>
      <w:tr w:rsidR="00556A96" w:rsidRPr="00843833" w14:paraId="487FAA9E" w14:textId="77777777" w:rsidTr="00FC684C">
        <w:trPr>
          <w:ins w:id="2795" w:author="Сказецкая Наталья Камилевна" w:date="2024-08-05T17:41:00Z"/>
        </w:trPr>
        <w:tc>
          <w:tcPr>
            <w:tcW w:w="1100" w:type="pct"/>
          </w:tcPr>
          <w:p w14:paraId="0F350F59" w14:textId="77777777" w:rsidR="00556A96" w:rsidRPr="00E27604" w:rsidRDefault="00556A96" w:rsidP="00556A96">
            <w:pPr>
              <w:pStyle w:val="GOSTTablenorm"/>
              <w:suppressAutoHyphens/>
              <w:rPr>
                <w:ins w:id="2796" w:author="Сказецкая Наталья Камилевна" w:date="2024-08-05T17:41:00Z"/>
              </w:rPr>
            </w:pPr>
            <w:commentRangeStart w:id="2797"/>
            <w:ins w:id="2798" w:author="Сказецкая Наталья Камилевна" w:date="2024-08-05T17:41:00Z">
              <w:r>
                <w:rPr>
                  <w:szCs w:val="22"/>
                </w:rPr>
                <w:lastRenderedPageBreak/>
                <w:t>Вариант</w:t>
              </w:r>
              <w:commentRangeEnd w:id="2797"/>
              <w:r>
                <w:rPr>
                  <w:rStyle w:val="afff4"/>
                </w:rPr>
                <w:commentReference w:id="2797"/>
              </w:r>
              <w:r>
                <w:rPr>
                  <w:szCs w:val="22"/>
                </w:rPr>
                <w:t xml:space="preserve"> даты при контроле доступного остатка средств</w:t>
              </w:r>
            </w:ins>
          </w:p>
        </w:tc>
        <w:tc>
          <w:tcPr>
            <w:tcW w:w="750" w:type="pct"/>
          </w:tcPr>
          <w:p w14:paraId="019A7492" w14:textId="77777777" w:rsidR="00556A96" w:rsidRPr="00474AC7" w:rsidRDefault="00556A96" w:rsidP="00556A96">
            <w:pPr>
              <w:pStyle w:val="GOSTTablenorm"/>
              <w:tabs>
                <w:tab w:val="left" w:pos="613"/>
              </w:tabs>
              <w:suppressAutoHyphens/>
              <w:rPr>
                <w:ins w:id="2799" w:author="Сказецкая Наталья Камилевна" w:date="2024-08-05T17:41:00Z"/>
                <w:b/>
                <w:lang w:val="en-US"/>
              </w:rPr>
            </w:pPr>
            <w:ins w:id="2800" w:author="Сказецкая Наталья Камилевна" w:date="2024-08-05T17:41:00Z">
              <w:r w:rsidRPr="00FE678F">
                <w:rPr>
                  <w:b/>
                  <w:lang w:val="en-US"/>
                </w:rPr>
                <w:t>Operation_list:</w:t>
              </w:r>
              <w:r>
                <w:rPr>
                  <w:szCs w:val="22"/>
                  <w:lang w:val="en-US"/>
                </w:rPr>
                <w:t>B</w:t>
              </w:r>
              <w:r w:rsidRPr="00FE678F">
                <w:rPr>
                  <w:szCs w:val="22"/>
                  <w:lang w:val="en-US"/>
                </w:rPr>
                <w:t>alance_date_kind</w:t>
              </w:r>
            </w:ins>
          </w:p>
        </w:tc>
        <w:tc>
          <w:tcPr>
            <w:tcW w:w="500" w:type="pct"/>
          </w:tcPr>
          <w:p w14:paraId="1D76B119" w14:textId="77777777" w:rsidR="00556A96" w:rsidRPr="00474AC7" w:rsidRDefault="00556A96" w:rsidP="00556A96">
            <w:pPr>
              <w:pStyle w:val="GOSTTablenorm"/>
              <w:suppressAutoHyphens/>
              <w:rPr>
                <w:ins w:id="2801" w:author="Сказецкая Наталья Камилевна" w:date="2024-08-05T17:41:00Z"/>
                <w:lang w:val="en-US"/>
              </w:rPr>
            </w:pPr>
            <w:ins w:id="2802" w:author="Сказецкая Наталья Камилевна" w:date="2024-08-05T17:41:00Z">
              <w:r>
                <w:rPr>
                  <w:szCs w:val="22"/>
                </w:rPr>
                <w:t>Число</w:t>
              </w:r>
            </w:ins>
          </w:p>
        </w:tc>
        <w:tc>
          <w:tcPr>
            <w:tcW w:w="300" w:type="pct"/>
          </w:tcPr>
          <w:p w14:paraId="6D74DE6D" w14:textId="77777777" w:rsidR="00556A96" w:rsidRPr="00474AC7" w:rsidRDefault="00556A96" w:rsidP="00556A96">
            <w:pPr>
              <w:pStyle w:val="GOSTTablenorm"/>
              <w:suppressAutoHyphens/>
              <w:rPr>
                <w:ins w:id="2803" w:author="Сказецкая Наталья Камилевна" w:date="2024-08-05T17:41:00Z"/>
                <w:lang w:val="en-US"/>
              </w:rPr>
            </w:pPr>
            <w:ins w:id="2804" w:author="Сказецкая Наталья Камилевна" w:date="2024-08-05T17:41:00Z">
              <w:r>
                <w:rPr>
                  <w:szCs w:val="22"/>
                </w:rPr>
                <w:t>Да</w:t>
              </w:r>
            </w:ins>
          </w:p>
        </w:tc>
        <w:tc>
          <w:tcPr>
            <w:tcW w:w="315" w:type="pct"/>
          </w:tcPr>
          <w:p w14:paraId="3785F8D7" w14:textId="77777777" w:rsidR="00556A96" w:rsidRPr="00474AC7" w:rsidRDefault="00556A96" w:rsidP="00556A96">
            <w:pPr>
              <w:pStyle w:val="GOSTTablenorm"/>
              <w:suppressAutoHyphens/>
              <w:rPr>
                <w:ins w:id="2805" w:author="Сказецкая Наталья Камилевна" w:date="2024-08-05T17:41:00Z"/>
                <w:lang w:val="en-US"/>
              </w:rPr>
            </w:pPr>
            <w:ins w:id="2806" w:author="Сказецкая Наталья Камилевна" w:date="2024-08-05T17:41:00Z">
              <w:r>
                <w:rPr>
                  <w:szCs w:val="22"/>
                </w:rPr>
                <w:t>=1</w:t>
              </w:r>
            </w:ins>
          </w:p>
        </w:tc>
        <w:tc>
          <w:tcPr>
            <w:tcW w:w="2035" w:type="pct"/>
          </w:tcPr>
          <w:p w14:paraId="29A82E4B" w14:textId="146C4B05" w:rsidR="00556A96" w:rsidRDefault="00556A96" w:rsidP="00556A96">
            <w:pPr>
              <w:pStyle w:val="GOSTTablenorm"/>
              <w:suppressAutoHyphens/>
              <w:rPr>
                <w:ins w:id="2807" w:author="Сказецкая Наталья Камилевна" w:date="2024-08-05T17:41:00Z"/>
              </w:rPr>
            </w:pPr>
            <w:ins w:id="2808" w:author="Сказецкая Наталья Камилевна" w:date="2024-08-05T17:41:00Z">
              <w:r w:rsidRPr="00474AC7">
                <w:t>Параметр указывает вариант даты, по которой осуществлялся контроль доступного остатка средств на счете при формировании записей учета.</w:t>
              </w:r>
            </w:ins>
          </w:p>
          <w:p w14:paraId="3404B316" w14:textId="77777777" w:rsidR="00556A96" w:rsidRPr="00474AC7" w:rsidRDefault="00556A96" w:rsidP="00556A96">
            <w:pPr>
              <w:pStyle w:val="GOSTTablenorm"/>
              <w:suppressAutoHyphens/>
              <w:rPr>
                <w:ins w:id="2809" w:author="Сказецкая Наталья Камилевна" w:date="2024-08-05T17:41:00Z"/>
              </w:rPr>
            </w:pPr>
            <w:ins w:id="2810" w:author="Сказецкая Наталья Камилевна" w:date="2024-08-05T17:41:00Z">
              <w:r w:rsidRPr="00474AC7">
                <w:t>Возможные значения:</w:t>
              </w:r>
            </w:ins>
          </w:p>
          <w:p w14:paraId="3357238B" w14:textId="77777777" w:rsidR="00556A96" w:rsidRPr="00843833" w:rsidRDefault="00556A96" w:rsidP="00556A96">
            <w:pPr>
              <w:pStyle w:val="GOSTTableListMark1"/>
              <w:suppressAutoHyphens/>
              <w:rPr>
                <w:ins w:id="2811" w:author="Сказецкая Наталья Камилевна" w:date="2024-08-05T17:41:00Z"/>
              </w:rPr>
            </w:pPr>
            <w:ins w:id="2812" w:author="Сказецкая Наталья Камилевна" w:date="2024-08-05T17:41:00Z">
              <w:r>
                <w:t>«</w:t>
              </w:r>
              <w:r w:rsidRPr="00474AC7">
                <w:t>0</w:t>
              </w:r>
              <w:r>
                <w:t>» – по дате ввода в действие;</w:t>
              </w:r>
            </w:ins>
          </w:p>
          <w:p w14:paraId="30FB4917" w14:textId="77777777" w:rsidR="00556A96" w:rsidRPr="00843833" w:rsidRDefault="00556A96" w:rsidP="00556A96">
            <w:pPr>
              <w:pStyle w:val="GOSTTableListMark1"/>
              <w:suppressAutoHyphens/>
              <w:rPr>
                <w:ins w:id="2813" w:author="Сказецкая Наталья Камилевна" w:date="2024-08-05T17:41:00Z"/>
              </w:rPr>
            </w:pPr>
            <w:ins w:id="2814" w:author="Сказецкая Наталья Камилевна" w:date="2024-08-05T17:41:00Z">
              <w:r>
                <w:t>«1» – п</w:t>
              </w:r>
              <w:r w:rsidRPr="00474AC7">
                <w:t>о дате отражения в учете</w:t>
              </w:r>
              <w:r>
                <w:t>;</w:t>
              </w:r>
            </w:ins>
          </w:p>
          <w:p w14:paraId="332FB6AC" w14:textId="77777777" w:rsidR="00556A96" w:rsidRPr="00843833" w:rsidRDefault="00556A96" w:rsidP="00556A96">
            <w:pPr>
              <w:pStyle w:val="GOSTTableListMark1"/>
              <w:suppressAutoHyphens/>
              <w:rPr>
                <w:ins w:id="2815" w:author="Сказецкая Наталья Камилевна" w:date="2024-08-05T17:41:00Z"/>
              </w:rPr>
            </w:pPr>
            <w:ins w:id="2816" w:author="Сказецкая Наталья Камилевна" w:date="2024-08-05T17:41:00Z">
              <w:r>
                <w:t>«</w:t>
              </w:r>
              <w:r w:rsidRPr="00474AC7">
                <w:t>2</w:t>
              </w:r>
              <w:r>
                <w:t>» – п</w:t>
              </w:r>
              <w:r w:rsidRPr="00474AC7">
                <w:t>о дате ввода в действие и</w:t>
              </w:r>
              <w:r>
                <w:rPr>
                  <w:szCs w:val="22"/>
                </w:rPr>
                <w:t xml:space="preserve"> по дате отражения в учете</w:t>
              </w:r>
            </w:ins>
          </w:p>
        </w:tc>
      </w:tr>
      <w:tr w:rsidR="00556A96" w14:paraId="1BAF1735" w14:textId="77777777" w:rsidTr="00FE55B7">
        <w:trPr>
          <w:ins w:id="2817" w:author="Сказецкая Наталья Камилевна" w:date="2024-08-05T16:10:00Z"/>
        </w:trPr>
        <w:tc>
          <w:tcPr>
            <w:tcW w:w="1100" w:type="pct"/>
          </w:tcPr>
          <w:p w14:paraId="5ABB6E20" w14:textId="1BE91E3A" w:rsidR="00556A96" w:rsidRDefault="00556A96" w:rsidP="00556A96">
            <w:pPr>
              <w:pStyle w:val="GOSTTablenorm"/>
              <w:suppressAutoHyphens/>
              <w:rPr>
                <w:ins w:id="2818" w:author="Сказецкая Наталья Камилевна" w:date="2024-08-05T16:10:00Z"/>
              </w:rPr>
            </w:pPr>
            <w:commentRangeStart w:id="2819"/>
            <w:ins w:id="2820" w:author="Сказецкая Наталья Камилевна" w:date="2024-08-05T16:10:00Z">
              <w:r>
                <w:rPr>
                  <w:szCs w:val="22"/>
                </w:rPr>
                <w:t>Код</w:t>
              </w:r>
            </w:ins>
            <w:commentRangeEnd w:id="2819"/>
            <w:ins w:id="2821" w:author="Сказецкая Наталья Камилевна" w:date="2024-08-05T16:14:00Z">
              <w:r>
                <w:rPr>
                  <w:rStyle w:val="afff4"/>
                </w:rPr>
                <w:commentReference w:id="2819"/>
              </w:r>
            </w:ins>
            <w:ins w:id="2822" w:author="Сказецкая Наталья Камилевна" w:date="2024-08-05T16:10:00Z">
              <w:r>
                <w:rPr>
                  <w:szCs w:val="22"/>
                </w:rPr>
                <w:t xml:space="preserve"> статуса записи учета</w:t>
              </w:r>
            </w:ins>
          </w:p>
        </w:tc>
        <w:tc>
          <w:tcPr>
            <w:tcW w:w="750" w:type="pct"/>
          </w:tcPr>
          <w:p w14:paraId="637CA773" w14:textId="0769D7B1" w:rsidR="00556A96" w:rsidRPr="00A15DAF" w:rsidRDefault="00556A96" w:rsidP="00556A96">
            <w:pPr>
              <w:pStyle w:val="GOSTTablenorm"/>
              <w:suppressAutoHyphens/>
              <w:rPr>
                <w:ins w:id="2823" w:author="Сказецкая Наталья Камилевна" w:date="2024-08-05T16:10:00Z"/>
                <w:b/>
              </w:rPr>
            </w:pPr>
            <w:ins w:id="2824" w:author="Сказецкая Наталья Камилевна" w:date="2024-08-05T16:10:00Z">
              <w:r w:rsidRPr="00FE55B7">
                <w:rPr>
                  <w:b/>
                  <w:szCs w:val="22"/>
                  <w:lang w:val="en-US"/>
                </w:rPr>
                <w:t>Operation_list:</w:t>
              </w:r>
              <w:r w:rsidRPr="00F10F26">
                <w:rPr>
                  <w:szCs w:val="22"/>
                </w:rPr>
                <w:t>Status_</w:t>
              </w:r>
              <w:r w:rsidRPr="00F10F26">
                <w:rPr>
                  <w:szCs w:val="22"/>
                  <w:lang w:val="en-US"/>
                </w:rPr>
                <w:t>Code</w:t>
              </w:r>
            </w:ins>
          </w:p>
        </w:tc>
        <w:tc>
          <w:tcPr>
            <w:tcW w:w="500" w:type="pct"/>
          </w:tcPr>
          <w:p w14:paraId="4030E136" w14:textId="711C3B64" w:rsidR="00556A96" w:rsidRPr="170E4D90" w:rsidRDefault="00556A96" w:rsidP="00556A96">
            <w:pPr>
              <w:pStyle w:val="GOSTTablenorm"/>
              <w:suppressAutoHyphens/>
              <w:rPr>
                <w:ins w:id="2825" w:author="Сказецкая Наталья Камилевна" w:date="2024-08-05T16:10:00Z"/>
                <w:szCs w:val="22"/>
              </w:rPr>
            </w:pPr>
            <w:ins w:id="2826" w:author="Сказецкая Наталья Камилевна" w:date="2024-08-05T16:13:00Z">
              <w:r>
                <w:rPr>
                  <w:szCs w:val="22"/>
                </w:rPr>
                <w:t>Число</w:t>
              </w:r>
            </w:ins>
          </w:p>
        </w:tc>
        <w:tc>
          <w:tcPr>
            <w:tcW w:w="300" w:type="pct"/>
          </w:tcPr>
          <w:p w14:paraId="2E3CA6D1" w14:textId="631F63E3" w:rsidR="00556A96" w:rsidRPr="170E4D90" w:rsidRDefault="00556A96" w:rsidP="00556A96">
            <w:pPr>
              <w:pStyle w:val="GOSTTablenorm"/>
              <w:suppressAutoHyphens/>
              <w:rPr>
                <w:ins w:id="2827" w:author="Сказецкая Наталья Камилевна" w:date="2024-08-05T16:10:00Z"/>
                <w:szCs w:val="22"/>
              </w:rPr>
            </w:pPr>
            <w:ins w:id="2828" w:author="Сказецкая Наталья Камилевна" w:date="2024-08-05T16:13:00Z">
              <w:r>
                <w:rPr>
                  <w:szCs w:val="22"/>
                </w:rPr>
                <w:t>Да</w:t>
              </w:r>
            </w:ins>
          </w:p>
        </w:tc>
        <w:tc>
          <w:tcPr>
            <w:tcW w:w="315" w:type="pct"/>
          </w:tcPr>
          <w:p w14:paraId="67D85D5D" w14:textId="4647DF58" w:rsidR="00556A96" w:rsidRDefault="00556A96" w:rsidP="00556A96">
            <w:pPr>
              <w:pStyle w:val="GOSTTablenorm"/>
              <w:suppressAutoHyphens/>
              <w:rPr>
                <w:ins w:id="2829" w:author="Сказецкая Наталья Камилевна" w:date="2024-08-05T16:10:00Z"/>
                <w:szCs w:val="22"/>
              </w:rPr>
            </w:pPr>
            <w:ins w:id="2830" w:author="Сказецкая Наталья Камилевна" w:date="2024-08-05T16:13:00Z">
              <w:r>
                <w:rPr>
                  <w:szCs w:val="22"/>
                </w:rPr>
                <w:t>=1</w:t>
              </w:r>
            </w:ins>
          </w:p>
        </w:tc>
        <w:tc>
          <w:tcPr>
            <w:tcW w:w="2035" w:type="pct"/>
          </w:tcPr>
          <w:p w14:paraId="7282B6E3" w14:textId="16B5F66B" w:rsidR="00556A96" w:rsidRPr="33249EA7" w:rsidRDefault="00556A96" w:rsidP="00556A96">
            <w:pPr>
              <w:pStyle w:val="GOSTTablenorm"/>
              <w:suppressAutoHyphens/>
              <w:rPr>
                <w:ins w:id="2831" w:author="Сказецкая Наталья Камилевна" w:date="2024-08-05T16:10:00Z"/>
                <w:szCs w:val="22"/>
              </w:rPr>
            </w:pPr>
            <w:ins w:id="2832" w:author="Сказецкая Наталья Камилевна" w:date="2024-08-05T16:13:00Z">
              <w:r w:rsidRPr="33249EA7">
                <w:rPr>
                  <w:szCs w:val="22"/>
                </w:rPr>
                <w:t xml:space="preserve">Отражается </w:t>
              </w:r>
              <w:r>
                <w:rPr>
                  <w:szCs w:val="22"/>
                </w:rPr>
                <w:t xml:space="preserve">код </w:t>
              </w:r>
              <w:r w:rsidRPr="33249EA7">
                <w:rPr>
                  <w:szCs w:val="22"/>
                </w:rPr>
                <w:t>статус</w:t>
              </w:r>
              <w:r>
                <w:rPr>
                  <w:szCs w:val="22"/>
                </w:rPr>
                <w:t>а</w:t>
              </w:r>
              <w:r w:rsidRPr="33249EA7">
                <w:rPr>
                  <w:szCs w:val="22"/>
                </w:rPr>
                <w:t xml:space="preserve"> записи учета </w:t>
              </w:r>
              <w:r w:rsidRPr="33249EA7">
                <w:t>(описание статусов приведено в разделе</w:t>
              </w:r>
              <w:r>
                <w:t xml:space="preserve"> </w:t>
              </w:r>
              <w:r>
                <w:fldChar w:fldCharType="begin"/>
              </w:r>
              <w:r>
                <w:instrText xml:space="preserve"> REF _Ref154530660 \r \h  \* MERGEFORMAT </w:instrText>
              </w:r>
            </w:ins>
            <w:ins w:id="2833" w:author="Сказецкая Наталья Камилевна" w:date="2024-08-05T16:13:00Z">
              <w:r>
                <w:fldChar w:fldCharType="separate"/>
              </w:r>
            </w:ins>
            <w:r w:rsidR="00F300A9">
              <w:t>7.6</w:t>
            </w:r>
            <w:ins w:id="2834" w:author="Сказецкая Наталья Камилевна" w:date="2024-08-05T16:13:00Z">
              <w:r>
                <w:fldChar w:fldCharType="end"/>
              </w:r>
              <w:r w:rsidRPr="33249EA7">
                <w:t>)</w:t>
              </w:r>
            </w:ins>
          </w:p>
        </w:tc>
      </w:tr>
      <w:tr w:rsidR="00556A96" w:rsidRPr="00AA1F27" w14:paraId="49B5148D" w14:textId="77777777" w:rsidTr="00474AC7">
        <w:tc>
          <w:tcPr>
            <w:tcW w:w="1100" w:type="pct"/>
          </w:tcPr>
          <w:p w14:paraId="01918622" w14:textId="77777777" w:rsidR="00556A96" w:rsidRPr="00AA1F27" w:rsidRDefault="00556A96" w:rsidP="00556A96">
            <w:pPr>
              <w:pStyle w:val="GOSTTablenorm"/>
            </w:pPr>
            <w:r>
              <w:t>Статус записи учета</w:t>
            </w:r>
          </w:p>
        </w:tc>
        <w:tc>
          <w:tcPr>
            <w:tcW w:w="750" w:type="pct"/>
          </w:tcPr>
          <w:p w14:paraId="46D36C31" w14:textId="44A556F0" w:rsidR="00556A96" w:rsidRPr="00ED0029" w:rsidRDefault="00556A96" w:rsidP="00556A96">
            <w:pPr>
              <w:pStyle w:val="GOSTTablenorm"/>
            </w:pPr>
            <w:r w:rsidRPr="00A15DAF">
              <w:rPr>
                <w:b/>
              </w:rPr>
              <w:t>Operation_</w:t>
            </w:r>
            <w:proofErr w:type="gramStart"/>
            <w:r w:rsidRPr="00A15DAF">
              <w:rPr>
                <w:b/>
              </w:rPr>
              <w:t>list:</w:t>
            </w:r>
            <w:r w:rsidRPr="00ED0029">
              <w:t>Status</w:t>
            </w:r>
            <w:proofErr w:type="gramEnd"/>
            <w:r w:rsidRPr="00ED0029">
              <w:t>_Description</w:t>
            </w:r>
          </w:p>
        </w:tc>
        <w:tc>
          <w:tcPr>
            <w:tcW w:w="500" w:type="pct"/>
          </w:tcPr>
          <w:p w14:paraId="37EA633A" w14:textId="77777777" w:rsidR="00556A96" w:rsidRPr="005C6BDA" w:rsidRDefault="00556A96" w:rsidP="00556A96">
            <w:pPr>
              <w:pStyle w:val="GOSTTablenorm"/>
            </w:pPr>
            <w:r w:rsidRPr="005C6BDA">
              <w:t>Строка</w:t>
            </w:r>
          </w:p>
        </w:tc>
        <w:tc>
          <w:tcPr>
            <w:tcW w:w="300" w:type="pct"/>
          </w:tcPr>
          <w:p w14:paraId="35ED7BB1" w14:textId="77777777" w:rsidR="00556A96" w:rsidRPr="005C6BDA" w:rsidRDefault="00556A96" w:rsidP="00556A96">
            <w:pPr>
              <w:pStyle w:val="GOSTTablenorm"/>
            </w:pPr>
            <w:r w:rsidRPr="0031074A">
              <w:t>Да</w:t>
            </w:r>
          </w:p>
        </w:tc>
        <w:tc>
          <w:tcPr>
            <w:tcW w:w="315" w:type="pct"/>
          </w:tcPr>
          <w:p w14:paraId="72AF040C" w14:textId="631FD512" w:rsidR="00556A96" w:rsidRPr="005C6BDA" w:rsidRDefault="00556A96" w:rsidP="00556A96">
            <w:pPr>
              <w:pStyle w:val="GOSTTablenorm"/>
            </w:pPr>
            <w:r w:rsidRPr="0031074A">
              <w:t>&lt;=</w:t>
            </w:r>
            <w:r>
              <w:t>40</w:t>
            </w:r>
          </w:p>
        </w:tc>
        <w:tc>
          <w:tcPr>
            <w:tcW w:w="2035" w:type="pct"/>
          </w:tcPr>
          <w:p w14:paraId="0E2F5AA5" w14:textId="4470DD54" w:rsidR="00556A96" w:rsidRPr="005C6BDA" w:rsidRDefault="00556A96" w:rsidP="00556A96">
            <w:pPr>
              <w:pStyle w:val="GOSTTablenorm"/>
            </w:pPr>
            <w:r w:rsidRPr="33249EA7">
              <w:t xml:space="preserve">Отражается </w:t>
            </w:r>
            <w:r>
              <w:t xml:space="preserve">наименование </w:t>
            </w:r>
            <w:r w:rsidRPr="33249EA7">
              <w:t>статус</w:t>
            </w:r>
            <w:r>
              <w:t>а</w:t>
            </w:r>
            <w:r w:rsidRPr="33249EA7">
              <w:t xml:space="preserve"> записи учета (описание статусов приведено в разделе</w:t>
            </w:r>
            <w:r>
              <w:t xml:space="preserve"> </w:t>
            </w:r>
            <w:r>
              <w:fldChar w:fldCharType="begin"/>
            </w:r>
            <w:r>
              <w:instrText xml:space="preserve"> REF _Ref154530660 \r \h  \* MERGEFORMAT </w:instrText>
            </w:r>
            <w:r>
              <w:fldChar w:fldCharType="separate"/>
            </w:r>
            <w:r w:rsidR="00F300A9">
              <w:t>7.6</w:t>
            </w:r>
            <w:r>
              <w:fldChar w:fldCharType="end"/>
            </w:r>
            <w:r w:rsidRPr="33249EA7">
              <w:t>)</w:t>
            </w:r>
          </w:p>
        </w:tc>
      </w:tr>
      <w:tr w:rsidR="00556A96" w:rsidRPr="00AA1F27" w14:paraId="6ECF5756" w14:textId="77777777" w:rsidTr="00474AC7">
        <w:tc>
          <w:tcPr>
            <w:tcW w:w="1100" w:type="pct"/>
          </w:tcPr>
          <w:p w14:paraId="6B377C5A" w14:textId="53FF41A8" w:rsidR="00556A96" w:rsidRDefault="00556A96" w:rsidP="00556A96">
            <w:pPr>
              <w:pStyle w:val="GOSTTablenorm"/>
            </w:pPr>
            <w:r w:rsidRPr="001D7745">
              <w:t xml:space="preserve">Признак </w:t>
            </w:r>
            <w:r>
              <w:t>отмены записи учета</w:t>
            </w:r>
          </w:p>
        </w:tc>
        <w:tc>
          <w:tcPr>
            <w:tcW w:w="750" w:type="pct"/>
          </w:tcPr>
          <w:p w14:paraId="4AAA7F28" w14:textId="3A278DE9" w:rsidR="00556A96" w:rsidRPr="00ED0029" w:rsidRDefault="00556A96" w:rsidP="00556A96">
            <w:pPr>
              <w:pStyle w:val="GOSTTablenorm"/>
            </w:pPr>
            <w:r w:rsidRPr="00A15DAF">
              <w:rPr>
                <w:b/>
              </w:rPr>
              <w:t>Operation_</w:t>
            </w:r>
            <w:proofErr w:type="gramStart"/>
            <w:r w:rsidRPr="00A15DAF">
              <w:rPr>
                <w:b/>
              </w:rPr>
              <w:t>list:</w:t>
            </w:r>
            <w:r w:rsidRPr="00ED0029">
              <w:t>Canceled</w:t>
            </w:r>
            <w:proofErr w:type="gramEnd"/>
          </w:p>
        </w:tc>
        <w:tc>
          <w:tcPr>
            <w:tcW w:w="500" w:type="pct"/>
          </w:tcPr>
          <w:p w14:paraId="09DD021E" w14:textId="01665DE8" w:rsidR="00556A96" w:rsidRPr="005C6BDA" w:rsidRDefault="00556A96" w:rsidP="00556A96">
            <w:pPr>
              <w:pStyle w:val="GOSTTablenorm"/>
            </w:pPr>
            <w:r w:rsidRPr="00182CFD">
              <w:t>Число</w:t>
            </w:r>
          </w:p>
        </w:tc>
        <w:tc>
          <w:tcPr>
            <w:tcW w:w="300" w:type="pct"/>
          </w:tcPr>
          <w:p w14:paraId="7EA6F18A" w14:textId="4F2D2C9A" w:rsidR="00556A96" w:rsidRPr="0031074A" w:rsidRDefault="00556A96" w:rsidP="00556A96">
            <w:pPr>
              <w:pStyle w:val="GOSTTablenorm"/>
            </w:pPr>
            <w:r w:rsidRPr="00182CFD">
              <w:t>Да</w:t>
            </w:r>
          </w:p>
        </w:tc>
        <w:tc>
          <w:tcPr>
            <w:tcW w:w="315" w:type="pct"/>
          </w:tcPr>
          <w:p w14:paraId="658D479F" w14:textId="1314FDF0" w:rsidR="00556A96" w:rsidRPr="0031074A" w:rsidRDefault="00556A96" w:rsidP="00556A96">
            <w:pPr>
              <w:pStyle w:val="GOSTTablenorm"/>
            </w:pPr>
            <w:r w:rsidRPr="00182CFD">
              <w:t>=1</w:t>
            </w:r>
          </w:p>
        </w:tc>
        <w:tc>
          <w:tcPr>
            <w:tcW w:w="2035" w:type="pct"/>
          </w:tcPr>
          <w:p w14:paraId="275E996F" w14:textId="44E4A6A9" w:rsidR="00556A96" w:rsidRPr="00182CFD" w:rsidRDefault="00556A96" w:rsidP="00556A96">
            <w:pPr>
              <w:pStyle w:val="GOSTTablenorm"/>
              <w:rPr>
                <w:rFonts w:eastAsia="Calibri"/>
                <w:szCs w:val="22"/>
              </w:rPr>
            </w:pPr>
            <w:r w:rsidRPr="00182CFD">
              <w:rPr>
                <w:rFonts w:eastAsia="Calibri"/>
                <w:szCs w:val="22"/>
              </w:rPr>
              <w:t>Параметр указы</w:t>
            </w:r>
            <w:r>
              <w:rPr>
                <w:rFonts w:eastAsia="Calibri"/>
                <w:szCs w:val="22"/>
              </w:rPr>
              <w:t>вает на состояние записи учета:</w:t>
            </w:r>
          </w:p>
          <w:p w14:paraId="73310878" w14:textId="6380CA41" w:rsidR="00556A96" w:rsidRPr="00DC15D8" w:rsidRDefault="00556A96" w:rsidP="00556A96">
            <w:pPr>
              <w:pStyle w:val="GOSTTableListMark1"/>
            </w:pPr>
            <w:r>
              <w:t>«</w:t>
            </w:r>
            <w:r w:rsidRPr="00DC15D8">
              <w:t>1</w:t>
            </w:r>
            <w:r>
              <w:t>»</w:t>
            </w:r>
            <w:r w:rsidRPr="00DC15D8">
              <w:t xml:space="preserve"> </w:t>
            </w:r>
            <w:r w:rsidRPr="36854D62">
              <w:t>–</w:t>
            </w:r>
            <w:r w:rsidRPr="00DC15D8">
              <w:t xml:space="preserve"> запись учета отменена по результатам обработки запроса </w:t>
            </w:r>
            <w:r w:rsidRPr="00182CFD">
              <w:rPr>
                <w:lang w:val="en-US"/>
              </w:rPr>
              <w:t>REVERSAL</w:t>
            </w:r>
            <w:r w:rsidRPr="00DC15D8">
              <w:t xml:space="preserve"> (с параметром </w:t>
            </w:r>
            <w:r w:rsidRPr="00182CFD">
              <w:rPr>
                <w:lang w:val="en-US"/>
              </w:rPr>
              <w:t>method</w:t>
            </w:r>
            <w:r w:rsidRPr="00DC15D8">
              <w:t xml:space="preserve"> = 2) или запроса с типом </w:t>
            </w:r>
            <w:r w:rsidRPr="00182CFD">
              <w:rPr>
                <w:lang w:val="en-US"/>
              </w:rPr>
              <w:t>ACCOUNTING</w:t>
            </w:r>
            <w:r w:rsidRPr="00DC15D8">
              <w:t xml:space="preserve"> (</w:t>
            </w:r>
            <w:r w:rsidRPr="00182CFD">
              <w:rPr>
                <w:lang w:val="en-US"/>
              </w:rPr>
              <w:t>c</w:t>
            </w:r>
            <w:r w:rsidRPr="00DC15D8">
              <w:t xml:space="preserve"> признаком переобработки </w:t>
            </w:r>
            <w:r w:rsidRPr="00182CFD">
              <w:rPr>
                <w:lang w:val="en-US"/>
              </w:rPr>
              <w:t>Reprocessing</w:t>
            </w:r>
            <w:r w:rsidRPr="00DC15D8">
              <w:t xml:space="preserve"> = 1);</w:t>
            </w:r>
          </w:p>
          <w:p w14:paraId="78018EC7" w14:textId="3D7869B4" w:rsidR="00556A96" w:rsidRPr="00182CFD" w:rsidRDefault="00556A96" w:rsidP="00556A96">
            <w:pPr>
              <w:pStyle w:val="GOSTTableListMark1"/>
              <w:rPr>
                <w:lang w:val="en-US"/>
              </w:rPr>
            </w:pPr>
            <w:r>
              <w:t>«</w:t>
            </w:r>
            <w:r w:rsidRPr="00182CFD">
              <w:rPr>
                <w:lang w:val="en-US"/>
              </w:rPr>
              <w:t>0</w:t>
            </w:r>
            <w:r>
              <w:t>»</w:t>
            </w:r>
            <w:r w:rsidRPr="00182CFD">
              <w:rPr>
                <w:lang w:val="en-US"/>
              </w:rPr>
              <w:t xml:space="preserve"> </w:t>
            </w:r>
            <w:r w:rsidRPr="36854D62">
              <w:t>–</w:t>
            </w:r>
            <w:r w:rsidRPr="00182CFD">
              <w:rPr>
                <w:lang w:val="en-US"/>
              </w:rPr>
              <w:t xml:space="preserve"> запись учета не </w:t>
            </w:r>
            <w:r>
              <w:rPr>
                <w:lang w:val="en-US"/>
              </w:rPr>
              <w:t>отменена</w:t>
            </w:r>
          </w:p>
        </w:tc>
      </w:tr>
      <w:tr w:rsidR="00556A96" w:rsidRPr="00AA1F27" w14:paraId="35C76651" w14:textId="77777777" w:rsidTr="00474AC7">
        <w:trPr>
          <w:ins w:id="2835" w:author="Наталия Коршунова" w:date="2023-12-21T12:11:00Z"/>
        </w:trPr>
        <w:tc>
          <w:tcPr>
            <w:tcW w:w="1100" w:type="pct"/>
          </w:tcPr>
          <w:p w14:paraId="71C5EF3F" w14:textId="379F5166" w:rsidR="00556A96" w:rsidRPr="001D7745" w:rsidRDefault="00556A96" w:rsidP="00556A96">
            <w:pPr>
              <w:pStyle w:val="GOSTTablenorm"/>
              <w:rPr>
                <w:ins w:id="2836" w:author="Наталия Коршунова" w:date="2023-12-21T12:11:00Z"/>
              </w:rPr>
            </w:pPr>
            <w:commentRangeStart w:id="2837"/>
            <w:ins w:id="2838" w:author="Наталия Коршунова" w:date="2023-12-21T12:12:00Z">
              <w:r w:rsidRPr="00E27604">
                <w:t>Механизм формирования записей учета</w:t>
              </w:r>
            </w:ins>
            <w:commentRangeEnd w:id="2837"/>
            <w:r>
              <w:rPr>
                <w:rStyle w:val="afff4"/>
              </w:rPr>
              <w:commentReference w:id="2837"/>
            </w:r>
          </w:p>
        </w:tc>
        <w:tc>
          <w:tcPr>
            <w:tcW w:w="750" w:type="pct"/>
          </w:tcPr>
          <w:p w14:paraId="51782A3D" w14:textId="1D4903E1" w:rsidR="00556A96" w:rsidRPr="00ED0029" w:rsidRDefault="00556A96" w:rsidP="00556A96">
            <w:pPr>
              <w:pStyle w:val="GOSTTablenorm"/>
              <w:rPr>
                <w:ins w:id="2839" w:author="Наталия Коршунова" w:date="2023-12-21T12:11:00Z"/>
              </w:rPr>
            </w:pPr>
            <w:ins w:id="2840" w:author="Сатлер Марина Викторовна" w:date="2024-01-11T14:56:00Z">
              <w:r w:rsidRPr="00A15DAF">
                <w:rPr>
                  <w:b/>
                </w:rPr>
                <w:t>Operation_</w:t>
              </w:r>
              <w:proofErr w:type="gramStart"/>
              <w:r w:rsidRPr="00A15DAF">
                <w:rPr>
                  <w:b/>
                </w:rPr>
                <w:t>list:</w:t>
              </w:r>
            </w:ins>
            <w:ins w:id="2841" w:author="Наталия Коршунова" w:date="2023-12-21T12:12:00Z">
              <w:r w:rsidRPr="00ED0029">
                <w:t>MethodFormation</w:t>
              </w:r>
            </w:ins>
            <w:proofErr w:type="gramEnd"/>
          </w:p>
        </w:tc>
        <w:tc>
          <w:tcPr>
            <w:tcW w:w="500" w:type="pct"/>
          </w:tcPr>
          <w:p w14:paraId="09F944CC" w14:textId="57DEDDD3" w:rsidR="00556A96" w:rsidRPr="00182CFD" w:rsidRDefault="00556A96" w:rsidP="00556A96">
            <w:pPr>
              <w:pStyle w:val="GOSTTablenorm"/>
              <w:rPr>
                <w:ins w:id="2842" w:author="Наталия Коршунова" w:date="2023-12-21T12:11:00Z"/>
              </w:rPr>
            </w:pPr>
            <w:ins w:id="2843" w:author="Наталия Коршунова" w:date="2023-12-21T12:12:00Z">
              <w:r w:rsidRPr="00E27604">
                <w:t>Число</w:t>
              </w:r>
            </w:ins>
          </w:p>
        </w:tc>
        <w:tc>
          <w:tcPr>
            <w:tcW w:w="300" w:type="pct"/>
          </w:tcPr>
          <w:p w14:paraId="3AD10965" w14:textId="1BF0C88A" w:rsidR="00556A96" w:rsidRPr="00182CFD" w:rsidRDefault="00556A96" w:rsidP="00556A96">
            <w:pPr>
              <w:pStyle w:val="GOSTTablenorm"/>
              <w:rPr>
                <w:ins w:id="2844" w:author="Наталия Коршунова" w:date="2023-12-21T12:11:00Z"/>
              </w:rPr>
            </w:pPr>
            <w:ins w:id="2845" w:author="Наталия Коршунова" w:date="2023-12-21T12:12:00Z">
              <w:r w:rsidRPr="00E27604">
                <w:t>Да</w:t>
              </w:r>
            </w:ins>
          </w:p>
        </w:tc>
        <w:tc>
          <w:tcPr>
            <w:tcW w:w="315" w:type="pct"/>
          </w:tcPr>
          <w:p w14:paraId="006245E1" w14:textId="7F4A0449" w:rsidR="00556A96" w:rsidRPr="00182CFD" w:rsidRDefault="00556A96" w:rsidP="00556A96">
            <w:pPr>
              <w:pStyle w:val="GOSTTablenorm"/>
              <w:rPr>
                <w:ins w:id="2846" w:author="Наталия Коршунова" w:date="2023-12-21T12:11:00Z"/>
              </w:rPr>
            </w:pPr>
            <w:ins w:id="2847" w:author="Наталия Коршунова" w:date="2023-12-21T12:12:00Z">
              <w:r w:rsidRPr="00E27604">
                <w:t>=1</w:t>
              </w:r>
            </w:ins>
          </w:p>
        </w:tc>
        <w:tc>
          <w:tcPr>
            <w:tcW w:w="2035" w:type="pct"/>
          </w:tcPr>
          <w:p w14:paraId="55936086" w14:textId="77777777" w:rsidR="00556A96" w:rsidRPr="00E27604" w:rsidRDefault="00556A96" w:rsidP="00556A96">
            <w:pPr>
              <w:pStyle w:val="GOSTTablenorm"/>
              <w:rPr>
                <w:ins w:id="2848" w:author="Наталия Коршунова" w:date="2023-12-21T12:12:00Z"/>
              </w:rPr>
            </w:pPr>
            <w:ins w:id="2849" w:author="Наталия Коршунова" w:date="2023-12-21T12:12:00Z">
              <w:r w:rsidRPr="00E27604">
                <w:t>Параметр указывает на механизм формирования записей учета. Возможные значения:</w:t>
              </w:r>
            </w:ins>
          </w:p>
          <w:p w14:paraId="11EAE633" w14:textId="6DF4C612" w:rsidR="00556A96" w:rsidRPr="00E27604" w:rsidRDefault="00556A96" w:rsidP="00556A96">
            <w:pPr>
              <w:pStyle w:val="GOSTTableListMark1"/>
              <w:rPr>
                <w:ins w:id="2850" w:author="Наталия Коршунова" w:date="2023-12-21T12:12:00Z"/>
              </w:rPr>
            </w:pPr>
            <w:r>
              <w:t>«</w:t>
            </w:r>
            <w:ins w:id="2851" w:author="Наталия Коршунова" w:date="2023-12-21T12:12:00Z">
              <w:r w:rsidRPr="00E27604">
                <w:t>0</w:t>
              </w:r>
            </w:ins>
            <w:r>
              <w:t>»</w:t>
            </w:r>
            <w:ins w:id="2852" w:author="Наталия Коршунова" w:date="2023-12-21T12:12:00Z">
              <w:r w:rsidRPr="00E27604">
                <w:t xml:space="preserve"> </w:t>
              </w:r>
              <w:r>
                <w:t>–</w:t>
              </w:r>
              <w:r w:rsidRPr="00E27604">
                <w:t xml:space="preserve"> запрос сформирован </w:t>
              </w:r>
              <w:r>
                <w:t>функциональной подсистемой</w:t>
              </w:r>
              <w:r w:rsidRPr="00E27604">
                <w:t>;</w:t>
              </w:r>
            </w:ins>
          </w:p>
          <w:p w14:paraId="7B8DED1E" w14:textId="7469915E" w:rsidR="00556A96" w:rsidRPr="00E27604" w:rsidRDefault="00556A96" w:rsidP="00556A96">
            <w:pPr>
              <w:pStyle w:val="GOSTTableListMark1"/>
              <w:rPr>
                <w:ins w:id="2853" w:author="Наталия Коршунова" w:date="2023-12-21T12:12:00Z"/>
              </w:rPr>
            </w:pPr>
            <w:ins w:id="2854" w:author="Сатлер Марина Викторовна" w:date="2023-12-27T00:51:00Z">
              <w:r>
                <w:t>«</w:t>
              </w:r>
            </w:ins>
            <w:ins w:id="2855" w:author="Наталия Коршунова" w:date="2023-12-21T12:12:00Z">
              <w:r w:rsidRPr="00E27604">
                <w:t>1</w:t>
              </w:r>
            </w:ins>
            <w:ins w:id="2856" w:author="Сатлер Марина Викторовна" w:date="2023-12-27T00:51:00Z">
              <w:r>
                <w:t>»</w:t>
              </w:r>
            </w:ins>
            <w:ins w:id="2857" w:author="Наталия Коршунова" w:date="2023-12-21T12:12:00Z">
              <w:r w:rsidRPr="00E27604">
                <w:t xml:space="preserve"> </w:t>
              </w:r>
              <w:r>
                <w:t>–</w:t>
              </w:r>
              <w:r w:rsidRPr="00E27604">
                <w:t xml:space="preserve"> запрос сформирован в ручном режиме</w:t>
              </w:r>
            </w:ins>
            <w:ins w:id="2858" w:author="Сказецкая Наталья Камилевна" w:date="2024-11-15T14:51:00Z">
              <w:r w:rsidRPr="003A1882">
                <w:t xml:space="preserve"> (</w:t>
              </w:r>
              <w:r w:rsidRPr="00EA5143">
                <w:rPr>
                  <w:szCs w:val="22"/>
                </w:rPr>
                <w:t xml:space="preserve">с использованием SoapUI, Postman и др. </w:t>
              </w:r>
              <w:r>
                <w:rPr>
                  <w:szCs w:val="22"/>
                </w:rPr>
                <w:t>с</w:t>
              </w:r>
              <w:r w:rsidRPr="00EA5143">
                <w:rPr>
                  <w:szCs w:val="22"/>
                </w:rPr>
                <w:t>редств)</w:t>
              </w:r>
            </w:ins>
            <w:ins w:id="2859" w:author="Наталия Коршунова" w:date="2023-12-21T12:12:00Z">
              <w:r w:rsidRPr="00E27604">
                <w:t>;</w:t>
              </w:r>
            </w:ins>
          </w:p>
          <w:p w14:paraId="551F8894" w14:textId="73516AD1" w:rsidR="00556A96" w:rsidRPr="00182CFD" w:rsidRDefault="00556A96" w:rsidP="00556A96">
            <w:pPr>
              <w:pStyle w:val="GOSTTableListMark1"/>
              <w:rPr>
                <w:ins w:id="2860" w:author="Наталия Коршунова" w:date="2023-12-21T12:11:00Z"/>
                <w:rFonts w:eastAsia="Calibri"/>
                <w:szCs w:val="22"/>
              </w:rPr>
            </w:pPr>
            <w:ins w:id="2861" w:author="Сатлер Марина Викторовна" w:date="2023-12-27T00:51:00Z">
              <w:r>
                <w:t>«</w:t>
              </w:r>
            </w:ins>
            <w:ins w:id="2862" w:author="Наталия Коршунова" w:date="2023-12-21T12:12:00Z">
              <w:r w:rsidRPr="00E27604">
                <w:t>2</w:t>
              </w:r>
            </w:ins>
            <w:ins w:id="2863" w:author="Сатлер Марина Викторовна" w:date="2023-12-27T00:51:00Z">
              <w:r>
                <w:t>»</w:t>
              </w:r>
            </w:ins>
            <w:ins w:id="2864" w:author="Наталия Коршунова" w:date="2023-12-21T12:12:00Z">
              <w:r w:rsidRPr="00E27604">
                <w:t xml:space="preserve"> </w:t>
              </w:r>
              <w:r>
                <w:t>–</w:t>
              </w:r>
              <w:r w:rsidRPr="00E27604">
                <w:t xml:space="preserve"> механизм массовой переобработки</w:t>
              </w:r>
            </w:ins>
            <w:ins w:id="2865" w:author="Сказецкая Наталья Камилевна" w:date="2024-11-15T14:52:00Z">
              <w:r w:rsidRPr="003A1882">
                <w:t xml:space="preserve"> </w:t>
              </w:r>
              <w:r>
                <w:rPr>
                  <w:szCs w:val="22"/>
                </w:rPr>
                <w:t>через интерфейс SVAP</w:t>
              </w:r>
            </w:ins>
          </w:p>
        </w:tc>
      </w:tr>
      <w:tr w:rsidR="00556A96" w:rsidRPr="00B9499D" w14:paraId="3D05050E" w14:textId="77777777" w:rsidTr="00474AC7">
        <w:tc>
          <w:tcPr>
            <w:tcW w:w="1100" w:type="pct"/>
          </w:tcPr>
          <w:p w14:paraId="053FA196" w14:textId="77777777" w:rsidR="00556A96" w:rsidRPr="00B9499D" w:rsidRDefault="00556A96" w:rsidP="00556A96">
            <w:pPr>
              <w:pStyle w:val="GOSTTablenorm"/>
            </w:pPr>
            <w:r>
              <w:t>Книга учета</w:t>
            </w:r>
          </w:p>
        </w:tc>
        <w:tc>
          <w:tcPr>
            <w:tcW w:w="750" w:type="pct"/>
          </w:tcPr>
          <w:p w14:paraId="7526B29C" w14:textId="77777777" w:rsidR="00556A96" w:rsidRPr="00C75A4E" w:rsidRDefault="00556A96" w:rsidP="00556A96">
            <w:pPr>
              <w:pStyle w:val="GOSTTablenorm"/>
            </w:pPr>
            <w:r w:rsidRPr="00A15DAF">
              <w:rPr>
                <w:b/>
              </w:rPr>
              <w:t>Operation_</w:t>
            </w:r>
            <w:proofErr w:type="gramStart"/>
            <w:r w:rsidRPr="00A15DAF">
              <w:rPr>
                <w:b/>
              </w:rPr>
              <w:t>list</w:t>
            </w:r>
            <w:r w:rsidRPr="00C75A4E">
              <w:rPr>
                <w:b/>
              </w:rPr>
              <w:t>:</w:t>
            </w:r>
            <w:r w:rsidRPr="00C75A4E">
              <w:t>Book</w:t>
            </w:r>
            <w:proofErr w:type="gramEnd"/>
          </w:p>
        </w:tc>
        <w:tc>
          <w:tcPr>
            <w:tcW w:w="500" w:type="pct"/>
          </w:tcPr>
          <w:p w14:paraId="689EF092" w14:textId="77777777" w:rsidR="00556A96" w:rsidRPr="00B9499D" w:rsidRDefault="00556A96" w:rsidP="00556A96">
            <w:pPr>
              <w:pStyle w:val="GOSTTablenorm"/>
            </w:pPr>
            <w:r w:rsidRPr="00990660">
              <w:t>Строка</w:t>
            </w:r>
          </w:p>
        </w:tc>
        <w:tc>
          <w:tcPr>
            <w:tcW w:w="300" w:type="pct"/>
          </w:tcPr>
          <w:p w14:paraId="34801271" w14:textId="77777777" w:rsidR="00556A96" w:rsidRPr="00B9499D" w:rsidRDefault="00556A96" w:rsidP="00556A96">
            <w:pPr>
              <w:pStyle w:val="GOSTTablenorm"/>
            </w:pPr>
            <w:r>
              <w:t>Да</w:t>
            </w:r>
          </w:p>
        </w:tc>
        <w:tc>
          <w:tcPr>
            <w:tcW w:w="315" w:type="pct"/>
          </w:tcPr>
          <w:p w14:paraId="30504721" w14:textId="77777777" w:rsidR="00556A96" w:rsidRPr="00990660" w:rsidRDefault="00556A96" w:rsidP="00556A96">
            <w:pPr>
              <w:pStyle w:val="GOSTTablenorm"/>
              <w:rPr>
                <w:lang w:val="en-US"/>
              </w:rPr>
            </w:pPr>
            <w:r w:rsidRPr="00990660">
              <w:t>&lt;=</w:t>
            </w:r>
            <w:r>
              <w:rPr>
                <w:lang w:val="en-US"/>
              </w:rPr>
              <w:t>100</w:t>
            </w:r>
          </w:p>
        </w:tc>
        <w:tc>
          <w:tcPr>
            <w:tcW w:w="2035" w:type="pct"/>
          </w:tcPr>
          <w:p w14:paraId="24A80BA9" w14:textId="77777777" w:rsidR="00556A96" w:rsidRDefault="00556A96" w:rsidP="00556A96">
            <w:pPr>
              <w:pStyle w:val="GOSTTablenorm"/>
            </w:pPr>
            <w:r>
              <w:t>Книга учета, к которой принадлежит запись учета.</w:t>
            </w:r>
          </w:p>
          <w:p w14:paraId="12C57ACF" w14:textId="5DD40F89" w:rsidR="00556A96" w:rsidRPr="004876DD" w:rsidRDefault="00556A96" w:rsidP="00556A96">
            <w:pPr>
              <w:pStyle w:val="GOSTTablenorm"/>
            </w:pPr>
            <w:r>
              <w:t xml:space="preserve">Указывается системное наименование книги учета в соответствии со справочником «Книги учета» в </w:t>
            </w:r>
            <w:r w:rsidRPr="170E4D90">
              <w:rPr>
                <w:lang w:val="en-US"/>
              </w:rPr>
              <w:t>SVAP</w:t>
            </w:r>
          </w:p>
        </w:tc>
      </w:tr>
      <w:tr w:rsidR="00556A96" w:rsidRPr="00B9499D" w14:paraId="782E7496" w14:textId="77777777" w:rsidTr="00474AC7">
        <w:tc>
          <w:tcPr>
            <w:tcW w:w="1100" w:type="pct"/>
          </w:tcPr>
          <w:p w14:paraId="5DD89B84" w14:textId="74234577" w:rsidR="00556A96" w:rsidRPr="00B9499D" w:rsidRDefault="004A1862" w:rsidP="00556A96">
            <w:pPr>
              <w:pStyle w:val="GOSTTablenorm"/>
            </w:pPr>
            <w:commentRangeStart w:id="2866"/>
            <w:ins w:id="2867" w:author="Сатлер Марина Викторовна" w:date="2026-04-08T16:18:00Z">
              <w:r w:rsidRPr="004A1862">
                <w:rPr>
                  <w:highlight w:val="green"/>
                </w:rPr>
                <w:t>Субъект учета</w:t>
              </w:r>
            </w:ins>
            <w:commentRangeEnd w:id="2866"/>
            <w:ins w:id="2868" w:author="Сатлер Марина Викторовна" w:date="2026-04-08T16:23:00Z">
              <w:r w:rsidR="006D371F">
                <w:rPr>
                  <w:rStyle w:val="afff4"/>
                </w:rPr>
                <w:commentReference w:id="2866"/>
              </w:r>
            </w:ins>
            <w:del w:id="2869" w:author="Сатлер Марина Викторовна" w:date="2026-04-08T16:18:00Z">
              <w:r w:rsidR="00556A96" w:rsidDel="004A1862">
                <w:delText>ТОФК - источник документа</w:delText>
              </w:r>
            </w:del>
          </w:p>
        </w:tc>
        <w:tc>
          <w:tcPr>
            <w:tcW w:w="750" w:type="pct"/>
          </w:tcPr>
          <w:p w14:paraId="59D2FAAE" w14:textId="77777777" w:rsidR="00556A96" w:rsidRPr="00C75A4E" w:rsidRDefault="00556A96" w:rsidP="00556A96">
            <w:pPr>
              <w:pStyle w:val="GOSTTablenorm"/>
            </w:pPr>
            <w:r w:rsidRPr="00A15DAF">
              <w:rPr>
                <w:b/>
              </w:rPr>
              <w:t>Operation_</w:t>
            </w:r>
            <w:proofErr w:type="gramStart"/>
            <w:r w:rsidRPr="00A15DAF">
              <w:rPr>
                <w:b/>
              </w:rPr>
              <w:t>list</w:t>
            </w:r>
            <w:r w:rsidRPr="00C75A4E">
              <w:rPr>
                <w:b/>
              </w:rPr>
              <w:t>:</w:t>
            </w:r>
            <w:r w:rsidRPr="00C75A4E">
              <w:t>TOFK</w:t>
            </w:r>
            <w:proofErr w:type="gramEnd"/>
          </w:p>
        </w:tc>
        <w:tc>
          <w:tcPr>
            <w:tcW w:w="500" w:type="pct"/>
          </w:tcPr>
          <w:p w14:paraId="0DE7DC5A" w14:textId="77777777" w:rsidR="00556A96" w:rsidRPr="00B9499D" w:rsidRDefault="00556A96" w:rsidP="00556A96">
            <w:pPr>
              <w:pStyle w:val="GOSTTablenorm"/>
            </w:pPr>
            <w:r w:rsidRPr="00990660">
              <w:t>Строка</w:t>
            </w:r>
          </w:p>
        </w:tc>
        <w:tc>
          <w:tcPr>
            <w:tcW w:w="300" w:type="pct"/>
          </w:tcPr>
          <w:p w14:paraId="12FD14D5" w14:textId="77777777" w:rsidR="00556A96" w:rsidRPr="00B9499D" w:rsidRDefault="00556A96" w:rsidP="00556A96">
            <w:pPr>
              <w:pStyle w:val="GOSTTablenorm"/>
            </w:pPr>
            <w:r>
              <w:t>Да</w:t>
            </w:r>
          </w:p>
        </w:tc>
        <w:tc>
          <w:tcPr>
            <w:tcW w:w="315" w:type="pct"/>
          </w:tcPr>
          <w:p w14:paraId="1214E255" w14:textId="1A03CDB9" w:rsidR="00556A96" w:rsidRPr="00B9499D" w:rsidRDefault="00556A96" w:rsidP="00556A96">
            <w:pPr>
              <w:pStyle w:val="GOSTTablenorm"/>
            </w:pPr>
            <w:r w:rsidRPr="00990660">
              <w:t>=</w:t>
            </w:r>
            <w:r>
              <w:t>4</w:t>
            </w:r>
          </w:p>
        </w:tc>
        <w:tc>
          <w:tcPr>
            <w:tcW w:w="2035" w:type="pct"/>
          </w:tcPr>
          <w:p w14:paraId="463B9E23" w14:textId="39D62EF2" w:rsidR="00556A96" w:rsidRPr="00B9499D" w:rsidRDefault="004A1862" w:rsidP="00827418">
            <w:pPr>
              <w:pStyle w:val="GOSTTablenorm"/>
            </w:pPr>
            <w:ins w:id="2870" w:author="Сатлер Марина Викторовна" w:date="2026-04-08T16:19:00Z">
              <w:r w:rsidRPr="004A1862">
                <w:rPr>
                  <w:highlight w:val="green"/>
                </w:rPr>
                <w:t xml:space="preserve">Код ТОФК, в котором проведена операция (субъект </w:t>
              </w:r>
              <w:r w:rsidRPr="00F75931">
                <w:rPr>
                  <w:highlight w:val="green"/>
                </w:rPr>
                <w:t>учета)</w:t>
              </w:r>
            </w:ins>
            <w:ins w:id="2871" w:author="Сказецкая Наталья Камилевна" w:date="2026-04-15T19:53:00Z">
              <w:r w:rsidR="00F75931" w:rsidRPr="00F75931">
                <w:rPr>
                  <w:highlight w:val="green"/>
                </w:rPr>
                <w:t>. Заполняется из системного свойства записи учета «Субъект учета»</w:t>
              </w:r>
            </w:ins>
            <w:r w:rsidR="00F75931" w:rsidRPr="00F75931">
              <w:rPr>
                <w:highlight w:val="green"/>
                <w:vertAlign w:val="superscript"/>
              </w:rPr>
              <w:fldChar w:fldCharType="begin"/>
            </w:r>
            <w:r w:rsidR="00F75931" w:rsidRPr="00F75931">
              <w:rPr>
                <w:highlight w:val="green"/>
                <w:vertAlign w:val="superscript"/>
              </w:rPr>
              <w:instrText xml:space="preserve"> NOTEREF _Ref227175294 \h  \* MERGEFORMAT </w:instrText>
            </w:r>
            <w:r w:rsidR="00F75931" w:rsidRPr="00F75931">
              <w:rPr>
                <w:highlight w:val="green"/>
                <w:vertAlign w:val="superscript"/>
              </w:rPr>
            </w:r>
            <w:r w:rsidR="00F75931" w:rsidRPr="00F75931">
              <w:rPr>
                <w:highlight w:val="green"/>
                <w:vertAlign w:val="superscript"/>
              </w:rPr>
              <w:fldChar w:fldCharType="separate"/>
            </w:r>
            <w:ins w:id="2872" w:author="Сказецкая Наталья Камилевна" w:date="2026-04-15T19:54:00Z">
              <w:r w:rsidR="00F75931" w:rsidRPr="00F75931">
                <w:rPr>
                  <w:highlight w:val="green"/>
                  <w:vertAlign w:val="superscript"/>
                </w:rPr>
                <w:t>10</w:t>
              </w:r>
              <w:r w:rsidR="00F75931" w:rsidRPr="00F75931">
                <w:rPr>
                  <w:highlight w:val="green"/>
                  <w:vertAlign w:val="superscript"/>
                </w:rPr>
                <w:fldChar w:fldCharType="end"/>
              </w:r>
            </w:ins>
            <w:ins w:id="2873" w:author="Сказецкая Наталья Камилевна" w:date="2026-04-15T19:53:00Z">
              <w:r w:rsidR="00F75931" w:rsidRPr="00F75931">
                <w:rPr>
                  <w:highlight w:val="green"/>
                </w:rPr>
                <w:t xml:space="preserve">, </w:t>
              </w:r>
            </w:ins>
            <w:ins w:id="2874" w:author="Сказецкая Наталья Камилевна" w:date="2026-04-15T19:55:00Z">
              <w:r w:rsidR="00F75931" w:rsidRPr="00F75931">
                <w:rPr>
                  <w:highlight w:val="green"/>
                </w:rPr>
                <w:lastRenderedPageBreak/>
                <w:t>должен соответствовать значению аналитического признак</w:t>
              </w:r>
            </w:ins>
            <w:ins w:id="2875" w:author="Сказецкая Наталья Камилевна" w:date="2026-04-15T19:56:00Z">
              <w:r w:rsidR="00F75931" w:rsidRPr="00F75931">
                <w:rPr>
                  <w:highlight w:val="green"/>
                </w:rPr>
                <w:t>а записи учета, в котором отражается Субъект учета</w:t>
              </w:r>
            </w:ins>
            <w:ins w:id="2876" w:author="Сказецкая Наталья Камилевна" w:date="2026-04-15T19:58:00Z">
              <w:r w:rsidR="00F75931" w:rsidRPr="00F75931">
                <w:rPr>
                  <w:highlight w:val="green"/>
                </w:rPr>
                <w:t xml:space="preserve"> (в учете операций ФК – аналитический признак «ТОФК» (</w:t>
              </w:r>
              <w:r w:rsidR="00F75931" w:rsidRPr="00F75931">
                <w:rPr>
                  <w:highlight w:val="green"/>
                  <w:lang w:val="en-US"/>
                </w:rPr>
                <w:t>tofk</w:t>
              </w:r>
              <w:r w:rsidR="00F75931" w:rsidRPr="00F75931">
                <w:rPr>
                  <w:highlight w:val="green"/>
                </w:rPr>
                <w:t>))</w:t>
              </w:r>
            </w:ins>
            <w:del w:id="2877" w:author="Сатлер Марина Викторовна" w:date="2026-04-08T16:19:00Z">
              <w:r w:rsidR="00556A96" w:rsidDel="004A1862">
                <w:delText xml:space="preserve">Код ТОФК </w:delText>
              </w:r>
              <w:r w:rsidR="00556A96" w:rsidRPr="36854D62" w:rsidDel="004A1862">
                <w:delText>–</w:delText>
              </w:r>
              <w:r w:rsidR="00556A96" w:rsidDel="004A1862">
                <w:delText xml:space="preserve"> источника документа по справочнику «ТОФК»</w:delText>
              </w:r>
            </w:del>
          </w:p>
        </w:tc>
      </w:tr>
      <w:tr w:rsidR="00556A96" w:rsidRPr="00DC2946" w14:paraId="391AFCEF" w14:textId="77777777" w:rsidTr="00474AC7">
        <w:tc>
          <w:tcPr>
            <w:tcW w:w="1100" w:type="pct"/>
          </w:tcPr>
          <w:p w14:paraId="5D74CCCF" w14:textId="55E806BC" w:rsidR="00556A96" w:rsidRPr="00B9499D" w:rsidRDefault="00556A96" w:rsidP="00556A96">
            <w:pPr>
              <w:pStyle w:val="GOSTTablenorm"/>
            </w:pPr>
            <w:r>
              <w:lastRenderedPageBreak/>
              <w:t>Система - инициатор события учета</w:t>
            </w:r>
          </w:p>
        </w:tc>
        <w:tc>
          <w:tcPr>
            <w:tcW w:w="750" w:type="pct"/>
          </w:tcPr>
          <w:p w14:paraId="64E218EF" w14:textId="44F9D430" w:rsidR="00556A96" w:rsidRPr="00C75A4E" w:rsidRDefault="00556A96" w:rsidP="00556A96">
            <w:pPr>
              <w:pStyle w:val="GOSTTablenorm"/>
            </w:pPr>
            <w:r w:rsidRPr="00A15DAF">
              <w:rPr>
                <w:b/>
              </w:rPr>
              <w:t>Operation_</w:t>
            </w:r>
            <w:proofErr w:type="gramStart"/>
            <w:r w:rsidRPr="00A15DAF">
              <w:rPr>
                <w:b/>
              </w:rPr>
              <w:t>list</w:t>
            </w:r>
            <w:r w:rsidRPr="00C75A4E">
              <w:rPr>
                <w:b/>
              </w:rPr>
              <w:t>:</w:t>
            </w:r>
            <w:r w:rsidRPr="00C75A4E">
              <w:t>Source</w:t>
            </w:r>
            <w:proofErr w:type="gramEnd"/>
          </w:p>
        </w:tc>
        <w:tc>
          <w:tcPr>
            <w:tcW w:w="500" w:type="pct"/>
          </w:tcPr>
          <w:p w14:paraId="50E36CB4" w14:textId="32FD0DD3" w:rsidR="00556A96" w:rsidRPr="005C6BDA" w:rsidRDefault="00556A96" w:rsidP="00556A96">
            <w:pPr>
              <w:pStyle w:val="GOSTTablenorm"/>
            </w:pPr>
            <w:r w:rsidRPr="00990660">
              <w:t>Строка</w:t>
            </w:r>
          </w:p>
        </w:tc>
        <w:tc>
          <w:tcPr>
            <w:tcW w:w="300" w:type="pct"/>
          </w:tcPr>
          <w:p w14:paraId="3FCE141A" w14:textId="219089C2" w:rsidR="00556A96" w:rsidRPr="00B9499D" w:rsidRDefault="00556A96" w:rsidP="00556A96">
            <w:pPr>
              <w:pStyle w:val="GOSTTablenorm"/>
            </w:pPr>
            <w:r>
              <w:t>Да</w:t>
            </w:r>
          </w:p>
        </w:tc>
        <w:tc>
          <w:tcPr>
            <w:tcW w:w="315" w:type="pct"/>
          </w:tcPr>
          <w:p w14:paraId="5FE5F3B3" w14:textId="5571D5FF" w:rsidR="00556A96" w:rsidRPr="00B9499D" w:rsidRDefault="00556A96" w:rsidP="00556A96">
            <w:pPr>
              <w:pStyle w:val="GOSTTablenorm"/>
            </w:pPr>
            <w:r w:rsidRPr="00990660">
              <w:t>&lt;=</w:t>
            </w:r>
            <w:r w:rsidRPr="00990660">
              <w:rPr>
                <w:lang w:val="en-US"/>
              </w:rPr>
              <w:t>10</w:t>
            </w:r>
          </w:p>
        </w:tc>
        <w:tc>
          <w:tcPr>
            <w:tcW w:w="2035" w:type="pct"/>
          </w:tcPr>
          <w:p w14:paraId="13C2F418" w14:textId="0812E8C6" w:rsidR="00556A96" w:rsidRPr="00B9499D" w:rsidRDefault="00556A96" w:rsidP="00556A96">
            <w:pPr>
              <w:pStyle w:val="GOSTTablenorm"/>
            </w:pPr>
            <w:r>
              <w:t>К</w:t>
            </w:r>
            <w:r w:rsidRPr="004410F5">
              <w:t xml:space="preserve">од ФП </w:t>
            </w:r>
            <w:r w:rsidRPr="004410F5">
              <w:rPr>
                <w:szCs w:val="22"/>
              </w:rPr>
              <w:t>ГИИС ЭБ – отправителя запроса</w:t>
            </w:r>
            <w:r w:rsidRPr="004410F5">
              <w:t>, инициировавшего формирование записей учета по документу</w:t>
            </w:r>
          </w:p>
        </w:tc>
      </w:tr>
      <w:tr w:rsidR="00556A96" w:rsidRPr="00AA1F27" w14:paraId="5EE6997A" w14:textId="77777777" w:rsidTr="00474AC7">
        <w:tc>
          <w:tcPr>
            <w:tcW w:w="1100" w:type="pct"/>
          </w:tcPr>
          <w:p w14:paraId="637033C1" w14:textId="425D2740" w:rsidR="00556A96" w:rsidRPr="00F61B73" w:rsidRDefault="00556A96" w:rsidP="00556A96">
            <w:pPr>
              <w:pStyle w:val="GOSTTablenorm"/>
              <w:rPr>
                <w:szCs w:val="22"/>
              </w:rPr>
            </w:pPr>
            <w:r w:rsidRPr="00F61B73">
              <w:rPr>
                <w:szCs w:val="22"/>
              </w:rPr>
              <w:t>Этап обработки</w:t>
            </w:r>
          </w:p>
        </w:tc>
        <w:tc>
          <w:tcPr>
            <w:tcW w:w="750" w:type="pct"/>
          </w:tcPr>
          <w:p w14:paraId="627E6082" w14:textId="2C9ED739" w:rsidR="00556A96" w:rsidRPr="00C75A4E" w:rsidRDefault="00556A96" w:rsidP="00556A96">
            <w:pPr>
              <w:pStyle w:val="GOSTTablenorm"/>
            </w:pPr>
            <w:r w:rsidRPr="00C75A4E">
              <w:rPr>
                <w:b/>
              </w:rPr>
              <w:t>Operation_</w:t>
            </w:r>
            <w:proofErr w:type="gramStart"/>
            <w:r w:rsidRPr="00C75A4E">
              <w:rPr>
                <w:b/>
              </w:rPr>
              <w:t>list</w:t>
            </w:r>
            <w:r w:rsidRPr="00ED0029">
              <w:t>:</w:t>
            </w:r>
            <w:r w:rsidRPr="00C75A4E">
              <w:t>Stage</w:t>
            </w:r>
            <w:proofErr w:type="gramEnd"/>
          </w:p>
        </w:tc>
        <w:tc>
          <w:tcPr>
            <w:tcW w:w="500" w:type="pct"/>
          </w:tcPr>
          <w:p w14:paraId="25493C8F" w14:textId="1072BE9A" w:rsidR="00556A96" w:rsidRPr="00AA1F27" w:rsidRDefault="00556A96" w:rsidP="00556A96">
            <w:pPr>
              <w:pStyle w:val="GOSTTablenorm"/>
              <w:rPr>
                <w:szCs w:val="22"/>
              </w:rPr>
            </w:pPr>
            <w:r w:rsidRPr="00AA1F27">
              <w:rPr>
                <w:szCs w:val="22"/>
              </w:rPr>
              <w:t>Строка</w:t>
            </w:r>
          </w:p>
        </w:tc>
        <w:tc>
          <w:tcPr>
            <w:tcW w:w="300" w:type="pct"/>
          </w:tcPr>
          <w:p w14:paraId="05A511EB" w14:textId="2C5373C2" w:rsidR="00556A96" w:rsidRPr="00AA1F27" w:rsidRDefault="00556A96" w:rsidP="00556A96">
            <w:pPr>
              <w:pStyle w:val="GOSTTablenorm"/>
              <w:rPr>
                <w:szCs w:val="22"/>
              </w:rPr>
            </w:pPr>
            <w:r w:rsidRPr="00AA1F27">
              <w:rPr>
                <w:szCs w:val="22"/>
              </w:rPr>
              <w:t>Да</w:t>
            </w:r>
          </w:p>
        </w:tc>
        <w:tc>
          <w:tcPr>
            <w:tcW w:w="315" w:type="pct"/>
          </w:tcPr>
          <w:p w14:paraId="28AD214A" w14:textId="188C986B" w:rsidR="00556A96" w:rsidRPr="00AA1F27" w:rsidRDefault="00556A96" w:rsidP="00556A96">
            <w:pPr>
              <w:pStyle w:val="GOSTTablenorm"/>
              <w:rPr>
                <w:szCs w:val="22"/>
              </w:rPr>
            </w:pPr>
            <w:r w:rsidRPr="00AA1F27">
              <w:rPr>
                <w:szCs w:val="22"/>
                <w:lang w:val="en-US"/>
              </w:rPr>
              <w:t>&lt;=20</w:t>
            </w:r>
          </w:p>
        </w:tc>
        <w:tc>
          <w:tcPr>
            <w:tcW w:w="2035" w:type="pct"/>
          </w:tcPr>
          <w:p w14:paraId="14E2E136" w14:textId="65C4B2CB" w:rsidR="00556A96" w:rsidRPr="00AA1F27" w:rsidRDefault="00556A96" w:rsidP="00556A96">
            <w:pPr>
              <w:pStyle w:val="GOSTTablenorm"/>
              <w:rPr>
                <w:szCs w:val="22"/>
              </w:rPr>
            </w:pPr>
            <w:r w:rsidRPr="170E4D90">
              <w:rPr>
                <w:szCs w:val="22"/>
              </w:rPr>
              <w:t>Этап обработки документа, в рамках котор</w:t>
            </w:r>
            <w:r>
              <w:rPr>
                <w:szCs w:val="22"/>
              </w:rPr>
              <w:t>ого была подобрана запись учета</w:t>
            </w:r>
          </w:p>
        </w:tc>
      </w:tr>
      <w:tr w:rsidR="00556A96" w:rsidRPr="00AA1F27" w14:paraId="20170EAA" w14:textId="77777777" w:rsidTr="00474AC7">
        <w:tc>
          <w:tcPr>
            <w:tcW w:w="1100" w:type="pct"/>
          </w:tcPr>
          <w:p w14:paraId="43E6382B" w14:textId="44142952" w:rsidR="00556A96" w:rsidRPr="00AA1F27" w:rsidRDefault="00556A96" w:rsidP="00556A96">
            <w:pPr>
              <w:pStyle w:val="GOSTTablenorm"/>
              <w:rPr>
                <w:szCs w:val="22"/>
              </w:rPr>
            </w:pPr>
            <w:r w:rsidRPr="00AA1F27">
              <w:rPr>
                <w:szCs w:val="22"/>
              </w:rPr>
              <w:t>Дата и время создания записи учета</w:t>
            </w:r>
          </w:p>
        </w:tc>
        <w:tc>
          <w:tcPr>
            <w:tcW w:w="750" w:type="pct"/>
          </w:tcPr>
          <w:p w14:paraId="72059A51" w14:textId="64B36DB6" w:rsidR="00556A96" w:rsidRPr="00C75A4E" w:rsidRDefault="00556A96" w:rsidP="00556A96">
            <w:pPr>
              <w:pStyle w:val="GOSTTablenorm"/>
            </w:pPr>
            <w:r w:rsidRPr="00C75A4E">
              <w:rPr>
                <w:b/>
              </w:rPr>
              <w:t>Operation_</w:t>
            </w:r>
            <w:proofErr w:type="gramStart"/>
            <w:r w:rsidRPr="00C75A4E">
              <w:rPr>
                <w:b/>
              </w:rPr>
              <w:t>list</w:t>
            </w:r>
            <w:r w:rsidRPr="00A15DAF">
              <w:rPr>
                <w:b/>
              </w:rPr>
              <w:t>:</w:t>
            </w:r>
            <w:r w:rsidRPr="00C75A4E">
              <w:t>CreationDataTime</w:t>
            </w:r>
            <w:proofErr w:type="gramEnd"/>
          </w:p>
        </w:tc>
        <w:tc>
          <w:tcPr>
            <w:tcW w:w="500" w:type="pct"/>
          </w:tcPr>
          <w:p w14:paraId="5BFE0751" w14:textId="0C3ACAF1" w:rsidR="00556A96" w:rsidRPr="00AA1F27" w:rsidRDefault="00556A96" w:rsidP="00556A96">
            <w:pPr>
              <w:pStyle w:val="GOSTTablenorm"/>
              <w:rPr>
                <w:szCs w:val="22"/>
              </w:rPr>
            </w:pPr>
            <w:r w:rsidRPr="00AA1F27">
              <w:rPr>
                <w:szCs w:val="22"/>
              </w:rPr>
              <w:t>Дата-время (</w:t>
            </w:r>
            <w:r w:rsidRPr="00AA1F27">
              <w:rPr>
                <w:szCs w:val="22"/>
                <w:lang w:val="en-US"/>
              </w:rPr>
              <w:t>timestamp</w:t>
            </w:r>
            <w:r w:rsidRPr="00AA1F27">
              <w:rPr>
                <w:szCs w:val="22"/>
              </w:rPr>
              <w:t>)</w:t>
            </w:r>
          </w:p>
        </w:tc>
        <w:tc>
          <w:tcPr>
            <w:tcW w:w="300" w:type="pct"/>
          </w:tcPr>
          <w:p w14:paraId="3B6B8BDD" w14:textId="71EC6748" w:rsidR="00556A96" w:rsidRPr="00AA1F27" w:rsidRDefault="00556A96" w:rsidP="00556A96">
            <w:pPr>
              <w:pStyle w:val="GOSTTablenorm"/>
              <w:rPr>
                <w:szCs w:val="22"/>
              </w:rPr>
            </w:pPr>
            <w:r w:rsidRPr="00AA1F27">
              <w:rPr>
                <w:szCs w:val="22"/>
              </w:rPr>
              <w:t>Да</w:t>
            </w:r>
          </w:p>
        </w:tc>
        <w:tc>
          <w:tcPr>
            <w:tcW w:w="315" w:type="pct"/>
          </w:tcPr>
          <w:p w14:paraId="27E1642B" w14:textId="0368CD7B" w:rsidR="00556A96" w:rsidRPr="00AA1F27" w:rsidRDefault="00556A96" w:rsidP="00556A96">
            <w:pPr>
              <w:pStyle w:val="GOSTTablenorm"/>
              <w:rPr>
                <w:szCs w:val="22"/>
              </w:rPr>
            </w:pPr>
          </w:p>
        </w:tc>
        <w:tc>
          <w:tcPr>
            <w:tcW w:w="2035" w:type="pct"/>
          </w:tcPr>
          <w:p w14:paraId="4CB3AF91" w14:textId="562407ED" w:rsidR="00556A96" w:rsidRPr="00AA1F27" w:rsidRDefault="00556A96" w:rsidP="00556A96">
            <w:pPr>
              <w:pStyle w:val="GOSTTablenorm"/>
            </w:pPr>
            <w:r>
              <w:t>Дата и время формирования записи учета в SVAP.</w:t>
            </w:r>
          </w:p>
          <w:p w14:paraId="0CCC9905" w14:textId="24633262" w:rsidR="00556A96" w:rsidRPr="00AA1F27" w:rsidRDefault="00556A96" w:rsidP="00556A96">
            <w:pPr>
              <w:pStyle w:val="GOSTTablenorm"/>
              <w:rPr>
                <w:szCs w:val="22"/>
              </w:rPr>
            </w:pPr>
            <w:r w:rsidRPr="00AA1F27">
              <w:rPr>
                <w:szCs w:val="22"/>
              </w:rPr>
              <w:t xml:space="preserve">Формат </w:t>
            </w:r>
            <w:r w:rsidRPr="00AA1F27">
              <w:rPr>
                <w:szCs w:val="22"/>
                <w:lang w:val="en-US"/>
              </w:rPr>
              <w:t>YYYY</w:t>
            </w:r>
            <w:r w:rsidRPr="00AA1F27">
              <w:rPr>
                <w:szCs w:val="22"/>
              </w:rPr>
              <w:t>-</w:t>
            </w:r>
            <w:r w:rsidRPr="00AA1F27">
              <w:rPr>
                <w:szCs w:val="22"/>
                <w:lang w:val="en-US"/>
              </w:rPr>
              <w:t>MM</w:t>
            </w:r>
            <w:r w:rsidRPr="00AA1F27">
              <w:rPr>
                <w:szCs w:val="22"/>
              </w:rPr>
              <w:t>-</w:t>
            </w:r>
            <w:r w:rsidRPr="00AA1F27">
              <w:rPr>
                <w:szCs w:val="22"/>
                <w:lang w:val="en-US"/>
              </w:rPr>
              <w:t>DD</w:t>
            </w:r>
            <w:r w:rsidRPr="00AA1F27">
              <w:rPr>
                <w:szCs w:val="22"/>
              </w:rPr>
              <w:t xml:space="preserve"> </w:t>
            </w:r>
            <w:proofErr w:type="gramStart"/>
            <w:r w:rsidRPr="00AA1F27">
              <w:rPr>
                <w:szCs w:val="22"/>
                <w:lang w:val="en-US"/>
              </w:rPr>
              <w:t>hh</w:t>
            </w:r>
            <w:r w:rsidRPr="00AA1F27">
              <w:rPr>
                <w:szCs w:val="22"/>
              </w:rPr>
              <w:t>:</w:t>
            </w:r>
            <w:r w:rsidRPr="00AA1F27">
              <w:rPr>
                <w:szCs w:val="22"/>
                <w:lang w:val="en-US"/>
              </w:rPr>
              <w:t>mm</w:t>
            </w:r>
            <w:proofErr w:type="gramEnd"/>
            <w:r w:rsidRPr="00AA1F27">
              <w:rPr>
                <w:szCs w:val="22"/>
              </w:rPr>
              <w:t>:</w:t>
            </w:r>
            <w:r w:rsidRPr="00AA1F27">
              <w:rPr>
                <w:szCs w:val="22"/>
                <w:lang w:val="en-US"/>
              </w:rPr>
              <w:t>ss</w:t>
            </w:r>
          </w:p>
        </w:tc>
      </w:tr>
      <w:tr w:rsidR="00556A96" w:rsidRPr="00AA1F27" w14:paraId="3A27365C" w14:textId="77777777" w:rsidTr="00474AC7">
        <w:trPr>
          <w:ins w:id="2878" w:author="Сказецкая Наталья Камилевна" w:date="2024-08-05T17:40:00Z"/>
        </w:trPr>
        <w:tc>
          <w:tcPr>
            <w:tcW w:w="1100" w:type="pct"/>
          </w:tcPr>
          <w:p w14:paraId="60648C62" w14:textId="64DE6970" w:rsidR="00556A96" w:rsidRPr="00AA1F27" w:rsidRDefault="00556A96" w:rsidP="00556A96">
            <w:pPr>
              <w:pStyle w:val="GOSTTablenorm"/>
              <w:rPr>
                <w:ins w:id="2879" w:author="Сказецкая Наталья Камилевна" w:date="2024-08-05T17:40:00Z"/>
                <w:szCs w:val="22"/>
              </w:rPr>
            </w:pPr>
            <w:commentRangeStart w:id="2880"/>
            <w:ins w:id="2881" w:author="Сказецкая Наталья Камилевна" w:date="2024-08-05T17:44:00Z">
              <w:r w:rsidRPr="003E1FBF">
                <w:rPr>
                  <w:szCs w:val="22"/>
                </w:rPr>
                <w:t>Номер</w:t>
              </w:r>
            </w:ins>
            <w:commentRangeEnd w:id="2880"/>
            <w:ins w:id="2882" w:author="Сказецкая Наталья Камилевна" w:date="2024-08-05T18:07:00Z">
              <w:r>
                <w:rPr>
                  <w:rStyle w:val="afff4"/>
                </w:rPr>
                <w:commentReference w:id="2880"/>
              </w:r>
            </w:ins>
            <w:ins w:id="2883" w:author="Сказецкая Наталья Камилевна" w:date="2024-08-05T17:44:00Z">
              <w:r w:rsidRPr="003E1FBF">
                <w:rPr>
                  <w:szCs w:val="22"/>
                </w:rPr>
                <w:t xml:space="preserve"> документа - основания</w:t>
              </w:r>
            </w:ins>
          </w:p>
        </w:tc>
        <w:tc>
          <w:tcPr>
            <w:tcW w:w="750" w:type="pct"/>
          </w:tcPr>
          <w:p w14:paraId="0C6A7B19" w14:textId="53787C40" w:rsidR="00556A96" w:rsidRPr="003E1FBF" w:rsidRDefault="00556A96" w:rsidP="00556A96">
            <w:pPr>
              <w:pStyle w:val="GOSTTablenorm"/>
              <w:rPr>
                <w:ins w:id="2884" w:author="Сказецкая Наталья Камилевна" w:date="2024-08-05T17:40:00Z"/>
                <w:szCs w:val="22"/>
              </w:rPr>
            </w:pPr>
            <w:ins w:id="2885" w:author="Сказецкая Наталья Камилевна" w:date="2024-08-05T17:44:00Z">
              <w:r w:rsidRPr="003E1FBF">
                <w:rPr>
                  <w:b/>
                  <w:szCs w:val="22"/>
                </w:rPr>
                <w:t>Operation_</w:t>
              </w:r>
              <w:proofErr w:type="gramStart"/>
              <w:r w:rsidRPr="003E1FBF">
                <w:rPr>
                  <w:b/>
                  <w:szCs w:val="22"/>
                </w:rPr>
                <w:t>list:</w:t>
              </w:r>
              <w:r w:rsidRPr="003E1FBF">
                <w:rPr>
                  <w:szCs w:val="22"/>
                </w:rPr>
                <w:t>DocNum</w:t>
              </w:r>
            </w:ins>
            <w:proofErr w:type="gramEnd"/>
          </w:p>
        </w:tc>
        <w:tc>
          <w:tcPr>
            <w:tcW w:w="500" w:type="pct"/>
          </w:tcPr>
          <w:p w14:paraId="6C012C58" w14:textId="26CEE5C7" w:rsidR="00556A96" w:rsidRPr="00AA1F27" w:rsidRDefault="00556A96" w:rsidP="00556A96">
            <w:pPr>
              <w:pStyle w:val="GOSTTablenorm"/>
              <w:rPr>
                <w:ins w:id="2886" w:author="Сказецкая Наталья Камилевна" w:date="2024-08-05T17:40:00Z"/>
                <w:szCs w:val="22"/>
              </w:rPr>
            </w:pPr>
            <w:ins w:id="2887" w:author="Сказецкая Наталья Камилевна" w:date="2024-08-05T17:44:00Z">
              <w:r w:rsidRPr="003E1FBF">
                <w:rPr>
                  <w:szCs w:val="22"/>
                </w:rPr>
                <w:t>Строка</w:t>
              </w:r>
            </w:ins>
          </w:p>
        </w:tc>
        <w:tc>
          <w:tcPr>
            <w:tcW w:w="300" w:type="pct"/>
          </w:tcPr>
          <w:p w14:paraId="040F2A01" w14:textId="6A51D94F" w:rsidR="00556A96" w:rsidRPr="00AA1F27" w:rsidRDefault="00556A96" w:rsidP="00556A96">
            <w:pPr>
              <w:pStyle w:val="GOSTTablenorm"/>
              <w:rPr>
                <w:ins w:id="2888" w:author="Сказецкая Наталья Камилевна" w:date="2024-08-05T17:40:00Z"/>
                <w:szCs w:val="22"/>
              </w:rPr>
            </w:pPr>
            <w:ins w:id="2889" w:author="Сказецкая Наталья Камилевна" w:date="2024-08-05T17:44:00Z">
              <w:r w:rsidRPr="003E1FBF">
                <w:rPr>
                  <w:szCs w:val="22"/>
                </w:rPr>
                <w:t>Да</w:t>
              </w:r>
            </w:ins>
          </w:p>
        </w:tc>
        <w:tc>
          <w:tcPr>
            <w:tcW w:w="315" w:type="pct"/>
          </w:tcPr>
          <w:p w14:paraId="54CB098E" w14:textId="610A999E" w:rsidR="00556A96" w:rsidRPr="00AA1F27" w:rsidRDefault="00556A96" w:rsidP="00556A96">
            <w:pPr>
              <w:pStyle w:val="GOSTTablenorm"/>
              <w:rPr>
                <w:ins w:id="2890" w:author="Сказецкая Наталья Камилевна" w:date="2024-08-05T17:40:00Z"/>
                <w:szCs w:val="22"/>
              </w:rPr>
            </w:pPr>
            <w:ins w:id="2891" w:author="Сказецкая Наталья Камилевна" w:date="2024-08-05T17:44:00Z">
              <w:r w:rsidRPr="003E1FBF">
                <w:rPr>
                  <w:szCs w:val="22"/>
                </w:rPr>
                <w:t>&lt;=50</w:t>
              </w:r>
            </w:ins>
          </w:p>
        </w:tc>
        <w:tc>
          <w:tcPr>
            <w:tcW w:w="2035" w:type="pct"/>
          </w:tcPr>
          <w:p w14:paraId="0C3A7856" w14:textId="6EB42E25" w:rsidR="00556A96" w:rsidRPr="003E1FBF" w:rsidRDefault="00556A96" w:rsidP="00556A96">
            <w:pPr>
              <w:pStyle w:val="GOSTTablenorm"/>
              <w:rPr>
                <w:ins w:id="2892" w:author="Сказецкая Наталья Камилевна" w:date="2024-08-05T17:40:00Z"/>
                <w:szCs w:val="22"/>
              </w:rPr>
            </w:pPr>
            <w:ins w:id="2893" w:author="Сказецкая Наталья Камилевна" w:date="2024-08-05T17:44:00Z">
              <w:r w:rsidRPr="003E1FBF">
                <w:rPr>
                  <w:szCs w:val="22"/>
                </w:rPr>
                <w:t>Номер документа, на основании которого операция отражена в учете</w:t>
              </w:r>
            </w:ins>
          </w:p>
        </w:tc>
      </w:tr>
      <w:tr w:rsidR="00556A96" w:rsidRPr="00AA1F27" w14:paraId="18CA89B9" w14:textId="77777777" w:rsidTr="00474AC7">
        <w:trPr>
          <w:ins w:id="2894" w:author="Сказецкая Наталья Камилевна" w:date="2024-08-05T17:40:00Z"/>
        </w:trPr>
        <w:tc>
          <w:tcPr>
            <w:tcW w:w="1100" w:type="pct"/>
          </w:tcPr>
          <w:p w14:paraId="11B62B36" w14:textId="437FD803" w:rsidR="00556A96" w:rsidRPr="00AA1F27" w:rsidRDefault="00556A96" w:rsidP="00556A96">
            <w:pPr>
              <w:pStyle w:val="GOSTTablenorm"/>
              <w:rPr>
                <w:ins w:id="2895" w:author="Сказецкая Наталья Камилевна" w:date="2024-08-05T17:40:00Z"/>
                <w:szCs w:val="22"/>
              </w:rPr>
            </w:pPr>
            <w:ins w:id="2896" w:author="Сказецкая Наталья Камилевна" w:date="2024-08-05T17:44:00Z">
              <w:r w:rsidRPr="003E1FBF">
                <w:rPr>
                  <w:szCs w:val="22"/>
                </w:rPr>
                <w:t>Дата документа - основания</w:t>
              </w:r>
            </w:ins>
          </w:p>
        </w:tc>
        <w:tc>
          <w:tcPr>
            <w:tcW w:w="750" w:type="pct"/>
          </w:tcPr>
          <w:p w14:paraId="14A46035" w14:textId="50438555" w:rsidR="00556A96" w:rsidRPr="003E1FBF" w:rsidRDefault="00556A96" w:rsidP="00556A96">
            <w:pPr>
              <w:pStyle w:val="GOSTTablenorm"/>
              <w:rPr>
                <w:ins w:id="2897" w:author="Сказецкая Наталья Камилевна" w:date="2024-08-05T17:40:00Z"/>
                <w:szCs w:val="22"/>
              </w:rPr>
            </w:pPr>
            <w:ins w:id="2898" w:author="Сказецкая Наталья Камилевна" w:date="2024-08-05T17:44:00Z">
              <w:r w:rsidRPr="003E1FBF">
                <w:rPr>
                  <w:b/>
                  <w:szCs w:val="22"/>
                </w:rPr>
                <w:t>Operation_</w:t>
              </w:r>
              <w:proofErr w:type="gramStart"/>
              <w:r w:rsidRPr="003E1FBF">
                <w:rPr>
                  <w:b/>
                  <w:szCs w:val="22"/>
                </w:rPr>
                <w:t>list:</w:t>
              </w:r>
              <w:r w:rsidRPr="003E1FBF">
                <w:rPr>
                  <w:szCs w:val="22"/>
                </w:rPr>
                <w:t>DocDate</w:t>
              </w:r>
            </w:ins>
            <w:proofErr w:type="gramEnd"/>
          </w:p>
        </w:tc>
        <w:tc>
          <w:tcPr>
            <w:tcW w:w="500" w:type="pct"/>
          </w:tcPr>
          <w:p w14:paraId="010B7D77" w14:textId="115B22ED" w:rsidR="00556A96" w:rsidRPr="00AA1F27" w:rsidRDefault="00556A96" w:rsidP="00556A96">
            <w:pPr>
              <w:pStyle w:val="GOSTTablenorm"/>
              <w:rPr>
                <w:ins w:id="2899" w:author="Сказецкая Наталья Камилевна" w:date="2024-08-05T17:40:00Z"/>
                <w:szCs w:val="22"/>
              </w:rPr>
            </w:pPr>
            <w:ins w:id="2900" w:author="Сказецкая Наталья Камилевна" w:date="2024-08-05T17:44:00Z">
              <w:r w:rsidRPr="003E1FBF">
                <w:rPr>
                  <w:szCs w:val="22"/>
                </w:rPr>
                <w:t>Дата</w:t>
              </w:r>
            </w:ins>
          </w:p>
        </w:tc>
        <w:tc>
          <w:tcPr>
            <w:tcW w:w="300" w:type="pct"/>
          </w:tcPr>
          <w:p w14:paraId="30D8F827" w14:textId="70579DB6" w:rsidR="00556A96" w:rsidRPr="00AA1F27" w:rsidRDefault="00556A96" w:rsidP="00556A96">
            <w:pPr>
              <w:pStyle w:val="GOSTTablenorm"/>
              <w:rPr>
                <w:ins w:id="2901" w:author="Сказецкая Наталья Камилевна" w:date="2024-08-05T17:40:00Z"/>
                <w:szCs w:val="22"/>
              </w:rPr>
            </w:pPr>
            <w:ins w:id="2902" w:author="Сказецкая Наталья Камилевна" w:date="2024-08-05T17:44:00Z">
              <w:r w:rsidRPr="003E1FBF">
                <w:rPr>
                  <w:szCs w:val="22"/>
                </w:rPr>
                <w:t>Да</w:t>
              </w:r>
            </w:ins>
          </w:p>
        </w:tc>
        <w:tc>
          <w:tcPr>
            <w:tcW w:w="315" w:type="pct"/>
          </w:tcPr>
          <w:p w14:paraId="0EB4B34F" w14:textId="11B801AB" w:rsidR="00556A96" w:rsidRPr="003E1FBF" w:rsidRDefault="00556A96" w:rsidP="00556A96">
            <w:pPr>
              <w:pStyle w:val="GOSTTablenorm"/>
              <w:rPr>
                <w:ins w:id="2903" w:author="Сказецкая Наталья Камилевна" w:date="2024-08-05T17:40:00Z"/>
                <w:szCs w:val="22"/>
              </w:rPr>
            </w:pPr>
            <w:ins w:id="2904" w:author="Сказецкая Наталья Камилевна" w:date="2024-08-05T17:45:00Z">
              <w:r w:rsidRPr="003E1FBF">
                <w:rPr>
                  <w:szCs w:val="22"/>
                </w:rPr>
                <w:t>-</w:t>
              </w:r>
            </w:ins>
          </w:p>
        </w:tc>
        <w:tc>
          <w:tcPr>
            <w:tcW w:w="2035" w:type="pct"/>
          </w:tcPr>
          <w:p w14:paraId="6C4A311F" w14:textId="77777777" w:rsidR="00556A96" w:rsidRPr="003E1FBF" w:rsidRDefault="00556A96" w:rsidP="00556A96">
            <w:pPr>
              <w:pStyle w:val="GOSTTablenorm"/>
              <w:rPr>
                <w:ins w:id="2905" w:author="Сказецкая Наталья Камилевна" w:date="2024-08-05T17:44:00Z"/>
                <w:szCs w:val="22"/>
              </w:rPr>
            </w:pPr>
            <w:ins w:id="2906" w:author="Сказецкая Наталья Камилевна" w:date="2024-08-05T17:44:00Z">
              <w:r w:rsidRPr="003E1FBF">
                <w:rPr>
                  <w:szCs w:val="22"/>
                </w:rPr>
                <w:t>Дата документа, на основании которого операция отражена в учете.</w:t>
              </w:r>
            </w:ins>
          </w:p>
          <w:p w14:paraId="454F9316" w14:textId="754B6294" w:rsidR="00556A96" w:rsidRPr="003E1FBF" w:rsidRDefault="00556A96" w:rsidP="00556A96">
            <w:pPr>
              <w:pStyle w:val="GOSTTablenorm"/>
              <w:rPr>
                <w:ins w:id="2907" w:author="Сказецкая Наталья Камилевна" w:date="2024-08-05T17:40:00Z"/>
                <w:szCs w:val="22"/>
              </w:rPr>
            </w:pPr>
            <w:ins w:id="2908" w:author="Сказецкая Наталья Камилевна" w:date="2024-08-05T17:44:00Z">
              <w:r w:rsidRPr="003E1FBF">
                <w:rPr>
                  <w:szCs w:val="22"/>
                </w:rPr>
                <w:t>Формат YYYY-MM-DD</w:t>
              </w:r>
            </w:ins>
          </w:p>
        </w:tc>
      </w:tr>
      <w:tr w:rsidR="00556A96" w:rsidRPr="00AA1F27" w14:paraId="6F569597" w14:textId="77777777" w:rsidTr="00474AC7">
        <w:trPr>
          <w:ins w:id="2909" w:author="Сказецкая Наталья Камилевна" w:date="2024-08-05T17:40:00Z"/>
        </w:trPr>
        <w:tc>
          <w:tcPr>
            <w:tcW w:w="1100" w:type="pct"/>
          </w:tcPr>
          <w:p w14:paraId="0A8C1DFD" w14:textId="1A8EBB44" w:rsidR="00556A96" w:rsidRPr="00091AC8" w:rsidRDefault="00556A96" w:rsidP="00556A96">
            <w:pPr>
              <w:pStyle w:val="GOSTTablenorm"/>
              <w:rPr>
                <w:ins w:id="2910" w:author="Сказецкая Наталья Камилевна" w:date="2024-08-05T17:40:00Z"/>
                <w:szCs w:val="22"/>
              </w:rPr>
            </w:pPr>
            <w:ins w:id="2911" w:author="Сказецкая Наталья Камилевна" w:date="2024-08-05T17:44:00Z">
              <w:r w:rsidRPr="00091AC8">
                <w:rPr>
                  <w:szCs w:val="22"/>
                </w:rPr>
                <w:t>Номер строки документа - основания</w:t>
              </w:r>
            </w:ins>
          </w:p>
        </w:tc>
        <w:tc>
          <w:tcPr>
            <w:tcW w:w="750" w:type="pct"/>
          </w:tcPr>
          <w:p w14:paraId="3C6725A3" w14:textId="495EDECD" w:rsidR="00556A96" w:rsidRPr="00091AC8" w:rsidRDefault="00556A96" w:rsidP="00556A96">
            <w:pPr>
              <w:pStyle w:val="GOSTTablenorm"/>
              <w:rPr>
                <w:ins w:id="2912" w:author="Сказецкая Наталья Камилевна" w:date="2024-08-05T17:40:00Z"/>
                <w:szCs w:val="22"/>
              </w:rPr>
            </w:pPr>
            <w:ins w:id="2913" w:author="Сказецкая Наталья Камилевна" w:date="2024-08-05T17:44:00Z">
              <w:r w:rsidRPr="00091AC8">
                <w:rPr>
                  <w:b/>
                  <w:szCs w:val="22"/>
                </w:rPr>
                <w:t>Operation_</w:t>
              </w:r>
              <w:proofErr w:type="gramStart"/>
              <w:r w:rsidRPr="00091AC8">
                <w:rPr>
                  <w:b/>
                  <w:szCs w:val="22"/>
                </w:rPr>
                <w:t>list:</w:t>
              </w:r>
              <w:r w:rsidRPr="00091AC8">
                <w:rPr>
                  <w:szCs w:val="22"/>
                </w:rPr>
                <w:t>DocLine</w:t>
              </w:r>
            </w:ins>
            <w:proofErr w:type="gramEnd"/>
          </w:p>
        </w:tc>
        <w:tc>
          <w:tcPr>
            <w:tcW w:w="500" w:type="pct"/>
          </w:tcPr>
          <w:p w14:paraId="5C1BB6EE" w14:textId="090F7670" w:rsidR="00556A96" w:rsidRPr="00AA1F27" w:rsidRDefault="00556A96" w:rsidP="00556A96">
            <w:pPr>
              <w:pStyle w:val="GOSTTablenorm"/>
              <w:rPr>
                <w:ins w:id="2914" w:author="Сказецкая Наталья Камилевна" w:date="2024-08-05T17:40:00Z"/>
                <w:szCs w:val="22"/>
              </w:rPr>
            </w:pPr>
            <w:ins w:id="2915" w:author="Сказецкая Наталья Камилевна" w:date="2024-08-05T17:44:00Z">
              <w:r w:rsidRPr="003E1FBF">
                <w:rPr>
                  <w:szCs w:val="22"/>
                </w:rPr>
                <w:t>Строка</w:t>
              </w:r>
            </w:ins>
          </w:p>
        </w:tc>
        <w:tc>
          <w:tcPr>
            <w:tcW w:w="300" w:type="pct"/>
          </w:tcPr>
          <w:p w14:paraId="2E45A4B3" w14:textId="64BB02B7" w:rsidR="00556A96" w:rsidRPr="00AA1F27" w:rsidRDefault="00556A96" w:rsidP="00556A96">
            <w:pPr>
              <w:pStyle w:val="GOSTTablenorm"/>
              <w:rPr>
                <w:ins w:id="2916" w:author="Сказецкая Наталья Камилевна" w:date="2024-08-05T17:40:00Z"/>
                <w:szCs w:val="22"/>
              </w:rPr>
            </w:pPr>
            <w:ins w:id="2917" w:author="Сказецкая Наталья Камилевна" w:date="2024-08-05T17:44:00Z">
              <w:r w:rsidRPr="003E1FBF">
                <w:rPr>
                  <w:szCs w:val="22"/>
                </w:rPr>
                <w:t>Нет</w:t>
              </w:r>
            </w:ins>
          </w:p>
        </w:tc>
        <w:tc>
          <w:tcPr>
            <w:tcW w:w="315" w:type="pct"/>
          </w:tcPr>
          <w:p w14:paraId="40CC3182" w14:textId="1ADCDF66" w:rsidR="00556A96" w:rsidRPr="00AA1F27" w:rsidRDefault="00556A96" w:rsidP="00556A96">
            <w:pPr>
              <w:pStyle w:val="GOSTTablenorm"/>
              <w:rPr>
                <w:ins w:id="2918" w:author="Сказецкая Наталья Камилевна" w:date="2024-08-05T17:40:00Z"/>
                <w:szCs w:val="22"/>
              </w:rPr>
            </w:pPr>
            <w:ins w:id="2919" w:author="Сказецкая Наталья Камилевна" w:date="2024-08-05T17:44:00Z">
              <w:r w:rsidRPr="003E1FBF">
                <w:rPr>
                  <w:szCs w:val="22"/>
                </w:rPr>
                <w:t>&lt;=6</w:t>
              </w:r>
            </w:ins>
          </w:p>
        </w:tc>
        <w:tc>
          <w:tcPr>
            <w:tcW w:w="2035" w:type="pct"/>
          </w:tcPr>
          <w:p w14:paraId="749410D4" w14:textId="28AA2913" w:rsidR="00556A96" w:rsidRPr="003E1FBF" w:rsidRDefault="00556A96" w:rsidP="00556A96">
            <w:pPr>
              <w:pStyle w:val="GOSTTablenorm"/>
              <w:rPr>
                <w:ins w:id="2920" w:author="Сказецкая Наталья Камилевна" w:date="2024-08-05T17:40:00Z"/>
                <w:szCs w:val="22"/>
              </w:rPr>
            </w:pPr>
            <w:ins w:id="2921" w:author="Сказецкая Наталья Камилевна" w:date="2024-08-05T17:44:00Z">
              <w:r w:rsidRPr="003E1FBF">
                <w:rPr>
                  <w:szCs w:val="22"/>
                </w:rPr>
                <w:t>Указывается порядковый номер строки документа (при наличии реквизита в документе)</w:t>
              </w:r>
            </w:ins>
          </w:p>
        </w:tc>
      </w:tr>
      <w:tr w:rsidR="00556A96" w:rsidRPr="00AA1F27" w14:paraId="379F04B8" w14:textId="77777777" w:rsidTr="00474AC7">
        <w:trPr>
          <w:ins w:id="2922" w:author="Сказецкая Наталья Камилевна" w:date="2024-08-05T17:40:00Z"/>
        </w:trPr>
        <w:tc>
          <w:tcPr>
            <w:tcW w:w="1100" w:type="pct"/>
          </w:tcPr>
          <w:p w14:paraId="29A8AF09" w14:textId="70B2E0D0" w:rsidR="00556A96" w:rsidRPr="00AA1F27" w:rsidRDefault="00556A96" w:rsidP="00556A96">
            <w:pPr>
              <w:pStyle w:val="GOSTTablenorm"/>
              <w:rPr>
                <w:ins w:id="2923" w:author="Сказецкая Наталья Камилевна" w:date="2024-08-05T17:40:00Z"/>
                <w:szCs w:val="22"/>
              </w:rPr>
            </w:pPr>
            <w:ins w:id="2924" w:author="Сказецкая Наталья Камилевна" w:date="2024-08-05T17:44:00Z">
              <w:r w:rsidRPr="003E1FBF">
                <w:rPr>
                  <w:szCs w:val="22"/>
                </w:rPr>
                <w:t>Тип документа - основания</w:t>
              </w:r>
            </w:ins>
          </w:p>
        </w:tc>
        <w:tc>
          <w:tcPr>
            <w:tcW w:w="750" w:type="pct"/>
          </w:tcPr>
          <w:p w14:paraId="474FB985" w14:textId="57963EE7" w:rsidR="00556A96" w:rsidRPr="003E1FBF" w:rsidRDefault="00556A96" w:rsidP="00556A96">
            <w:pPr>
              <w:pStyle w:val="GOSTTablenorm"/>
              <w:rPr>
                <w:ins w:id="2925" w:author="Сказецкая Наталья Камилевна" w:date="2024-08-05T17:40:00Z"/>
                <w:szCs w:val="22"/>
              </w:rPr>
            </w:pPr>
            <w:ins w:id="2926" w:author="Сказецкая Наталья Камилевна" w:date="2024-08-05T17:44:00Z">
              <w:r w:rsidRPr="003E1FBF">
                <w:rPr>
                  <w:b/>
                  <w:szCs w:val="22"/>
                </w:rPr>
                <w:t>Operation_</w:t>
              </w:r>
              <w:proofErr w:type="gramStart"/>
              <w:r w:rsidRPr="003E1FBF">
                <w:rPr>
                  <w:b/>
                  <w:szCs w:val="22"/>
                </w:rPr>
                <w:t>list:</w:t>
              </w:r>
              <w:r w:rsidRPr="003E1FBF">
                <w:rPr>
                  <w:szCs w:val="22"/>
                </w:rPr>
                <w:t>DocType</w:t>
              </w:r>
            </w:ins>
            <w:proofErr w:type="gramEnd"/>
          </w:p>
        </w:tc>
        <w:tc>
          <w:tcPr>
            <w:tcW w:w="500" w:type="pct"/>
          </w:tcPr>
          <w:p w14:paraId="588D0792" w14:textId="22F6889C" w:rsidR="00556A96" w:rsidRPr="00AA1F27" w:rsidRDefault="00556A96" w:rsidP="00556A96">
            <w:pPr>
              <w:pStyle w:val="GOSTTablenorm"/>
              <w:rPr>
                <w:ins w:id="2927" w:author="Сказецкая Наталья Камилевна" w:date="2024-08-05T17:40:00Z"/>
                <w:szCs w:val="22"/>
              </w:rPr>
            </w:pPr>
            <w:ins w:id="2928" w:author="Сказецкая Наталья Камилевна" w:date="2024-08-05T17:44:00Z">
              <w:r w:rsidRPr="003E1FBF">
                <w:rPr>
                  <w:szCs w:val="22"/>
                </w:rPr>
                <w:t>Строка</w:t>
              </w:r>
            </w:ins>
          </w:p>
        </w:tc>
        <w:tc>
          <w:tcPr>
            <w:tcW w:w="300" w:type="pct"/>
          </w:tcPr>
          <w:p w14:paraId="3568473A" w14:textId="66E37FD1" w:rsidR="00556A96" w:rsidRPr="00AA1F27" w:rsidRDefault="00556A96" w:rsidP="00556A96">
            <w:pPr>
              <w:pStyle w:val="GOSTTablenorm"/>
              <w:rPr>
                <w:ins w:id="2929" w:author="Сказецкая Наталья Камилевна" w:date="2024-08-05T17:40:00Z"/>
                <w:szCs w:val="22"/>
              </w:rPr>
            </w:pPr>
            <w:ins w:id="2930" w:author="Сказецкая Наталья Камилевна" w:date="2024-08-05T17:44:00Z">
              <w:r w:rsidRPr="003E1FBF">
                <w:rPr>
                  <w:szCs w:val="22"/>
                </w:rPr>
                <w:t>Да</w:t>
              </w:r>
            </w:ins>
          </w:p>
        </w:tc>
        <w:tc>
          <w:tcPr>
            <w:tcW w:w="315" w:type="pct"/>
          </w:tcPr>
          <w:p w14:paraId="7C815814" w14:textId="40AB6924" w:rsidR="00556A96" w:rsidRPr="00AA1F27" w:rsidRDefault="00556A96" w:rsidP="00556A96">
            <w:pPr>
              <w:pStyle w:val="GOSTTablenorm"/>
              <w:rPr>
                <w:ins w:id="2931" w:author="Сказецкая Наталья Камилевна" w:date="2024-08-05T17:40:00Z"/>
                <w:szCs w:val="22"/>
              </w:rPr>
            </w:pPr>
            <w:ins w:id="2932" w:author="Сказецкая Наталья Камилевна" w:date="2024-08-05T17:44:00Z">
              <w:r w:rsidRPr="003E1FBF">
                <w:rPr>
                  <w:szCs w:val="22"/>
                </w:rPr>
                <w:t>&lt;=50</w:t>
              </w:r>
            </w:ins>
          </w:p>
        </w:tc>
        <w:tc>
          <w:tcPr>
            <w:tcW w:w="2035" w:type="pct"/>
          </w:tcPr>
          <w:p w14:paraId="091CF992" w14:textId="5AF6ED90" w:rsidR="00556A96" w:rsidRPr="003E1FBF" w:rsidRDefault="00556A96" w:rsidP="00556A96">
            <w:pPr>
              <w:pStyle w:val="GOSTTablenorm"/>
              <w:rPr>
                <w:ins w:id="2933" w:author="Сказецкая Наталья Камилевна" w:date="2024-08-05T17:40:00Z"/>
                <w:szCs w:val="22"/>
              </w:rPr>
            </w:pPr>
            <w:ins w:id="2934" w:author="Сказецкая Наталья Камилевна" w:date="2024-08-05T17:44:00Z">
              <w:r w:rsidRPr="003E1FBF">
                <w:rPr>
                  <w:szCs w:val="22"/>
                </w:rPr>
                <w:t>Тип документа (заполняется в соответствии с таблицей</w:t>
              </w:r>
            </w:ins>
            <w:ins w:id="2935" w:author="Сказецкая Наталья Камилевна" w:date="2024-08-05T17:47:00Z">
              <w:r w:rsidRPr="003E1FBF">
                <w:rPr>
                  <w:szCs w:val="22"/>
                </w:rPr>
                <w:t xml:space="preserve"> </w:t>
              </w:r>
              <w:r>
                <w:rPr>
                  <w:szCs w:val="22"/>
                </w:rPr>
                <w:fldChar w:fldCharType="begin"/>
              </w:r>
              <w:r>
                <w:rPr>
                  <w:szCs w:val="22"/>
                </w:rPr>
                <w:instrText xml:space="preserve"> REF _Ref154511746 \h </w:instrText>
              </w:r>
            </w:ins>
            <w:r>
              <w:rPr>
                <w:szCs w:val="22"/>
              </w:rPr>
            </w:r>
            <w:r>
              <w:rPr>
                <w:szCs w:val="22"/>
              </w:rPr>
              <w:fldChar w:fldCharType="separate"/>
            </w:r>
            <w:r w:rsidR="00F300A9">
              <w:rPr>
                <w:noProof/>
              </w:rPr>
              <w:t>2</w:t>
            </w:r>
            <w:ins w:id="2936" w:author="Сказецкая Наталья Камилевна" w:date="2024-08-05T17:47:00Z">
              <w:r>
                <w:rPr>
                  <w:szCs w:val="22"/>
                </w:rPr>
                <w:fldChar w:fldCharType="end"/>
              </w:r>
            </w:ins>
            <w:ins w:id="2937" w:author="Сказецкая Наталья Камилевна" w:date="2024-08-05T17:44:00Z">
              <w:r w:rsidRPr="003E1FBF">
                <w:rPr>
                  <w:szCs w:val="22"/>
                </w:rPr>
                <w:t>), на основании которого операция отражена в учете</w:t>
              </w:r>
            </w:ins>
          </w:p>
        </w:tc>
      </w:tr>
    </w:tbl>
    <w:p w14:paraId="68E84991" w14:textId="71BCEB65" w:rsidR="00512B7E" w:rsidRDefault="00512B7E">
      <w:pPr>
        <w:pStyle w:val="31"/>
      </w:pPr>
      <w:bookmarkStart w:id="2938" w:name="_Toc117871511"/>
      <w:bookmarkStart w:id="2939" w:name="_Toc121319614"/>
      <w:bookmarkStart w:id="2940" w:name="_Toc226556166"/>
      <w:bookmarkStart w:id="2941" w:name="_Ref112667451"/>
      <w:bookmarkEnd w:id="2677"/>
      <w:r w:rsidRPr="00C533D0">
        <w:t>Пример ответа</w:t>
      </w:r>
      <w:bookmarkEnd w:id="2938"/>
      <w:bookmarkEnd w:id="2939"/>
      <w:bookmarkEnd w:id="2940"/>
    </w:p>
    <w:p w14:paraId="6B7EFA05" w14:textId="3140C13C" w:rsidR="00091AC8" w:rsidRPr="00A8523A" w:rsidRDefault="00A8523A" w:rsidP="00091AC8">
      <w:pPr>
        <w:pStyle w:val="GOSTNormal"/>
        <w:rPr>
          <w:u w:val="single"/>
        </w:rPr>
      </w:pPr>
      <w:r w:rsidRPr="00A8523A">
        <w:rPr>
          <w:u w:val="single"/>
        </w:rPr>
        <w:t>Пример ответа на запрос списка подобранных записей учета по документу</w:t>
      </w:r>
    </w:p>
    <w:p w14:paraId="7B577B13" w14:textId="77777777" w:rsidR="00BF7E78" w:rsidRPr="00BF7E78" w:rsidRDefault="00BF7E78" w:rsidP="00C75A4E">
      <w:pPr>
        <w:pStyle w:val="GOSTScript"/>
      </w:pPr>
      <w:r w:rsidRPr="00BF7E78">
        <w:t>{</w:t>
      </w:r>
    </w:p>
    <w:p w14:paraId="661972E6" w14:textId="77777777" w:rsidR="00BF7E78" w:rsidRPr="00BF7E78" w:rsidRDefault="00BF7E78" w:rsidP="00C75A4E">
      <w:pPr>
        <w:pStyle w:val="GOSTScript"/>
      </w:pPr>
      <w:r w:rsidRPr="00BF7E78">
        <w:tab/>
        <w:t>"header": {</w:t>
      </w:r>
    </w:p>
    <w:p w14:paraId="7959CA14" w14:textId="77777777" w:rsidR="00BF7E78" w:rsidRPr="00BF7E78" w:rsidRDefault="00BF7E78" w:rsidP="00C75A4E">
      <w:pPr>
        <w:pStyle w:val="GOSTScript"/>
      </w:pPr>
      <w:r w:rsidRPr="00BF7E78">
        <w:tab/>
      </w:r>
      <w:r w:rsidRPr="00BF7E78">
        <w:tab/>
        <w:t>"Source": "EXP05",</w:t>
      </w:r>
    </w:p>
    <w:p w14:paraId="04AA4A05" w14:textId="77777777" w:rsidR="00BF7E78" w:rsidRPr="00BF7E78" w:rsidRDefault="00BF7E78" w:rsidP="00C75A4E">
      <w:pPr>
        <w:pStyle w:val="GOSTScript"/>
      </w:pPr>
      <w:r w:rsidRPr="00BF7E78">
        <w:tab/>
      </w:r>
      <w:r w:rsidRPr="00BF7E78">
        <w:tab/>
        <w:t>"Receiver": "EXP05",</w:t>
      </w:r>
    </w:p>
    <w:p w14:paraId="13E652E6" w14:textId="77777777" w:rsidR="00BF7E78" w:rsidRPr="00BF7E78" w:rsidRDefault="00BF7E78" w:rsidP="00C75A4E">
      <w:pPr>
        <w:pStyle w:val="GOSTScript"/>
      </w:pPr>
      <w:r w:rsidRPr="00BF7E78">
        <w:tab/>
      </w:r>
      <w:r w:rsidRPr="00BF7E78">
        <w:tab/>
        <w:t>"AnsDateTime": "2022-11-08 12:21:15",</w:t>
      </w:r>
    </w:p>
    <w:p w14:paraId="0606F40F" w14:textId="77777777" w:rsidR="00BF7E78" w:rsidRPr="00BF7E78" w:rsidRDefault="00BF7E78" w:rsidP="00C75A4E">
      <w:pPr>
        <w:pStyle w:val="GOSTScript"/>
      </w:pPr>
      <w:r w:rsidRPr="00BF7E78">
        <w:lastRenderedPageBreak/>
        <w:tab/>
      </w:r>
      <w:r w:rsidRPr="00BF7E78">
        <w:tab/>
        <w:t>"Version": "1.0",</w:t>
      </w:r>
    </w:p>
    <w:p w14:paraId="53CDA742" w14:textId="77777777" w:rsidR="00BF7E78" w:rsidRPr="00BF7E78" w:rsidRDefault="00BF7E78" w:rsidP="00C75A4E">
      <w:pPr>
        <w:pStyle w:val="GOSTScript"/>
      </w:pPr>
      <w:r w:rsidRPr="00BF7E78">
        <w:tab/>
      </w:r>
      <w:r w:rsidRPr="00BF7E78">
        <w:tab/>
        <w:t>"ReqGuid": "g5t4ce5d-1473-9737-903v-cfa72ba94f10",</w:t>
      </w:r>
    </w:p>
    <w:p w14:paraId="13967794" w14:textId="77777777" w:rsidR="00BF7E78" w:rsidRPr="00BF7E78" w:rsidRDefault="00BF7E78" w:rsidP="00C75A4E">
      <w:pPr>
        <w:pStyle w:val="GOSTScript"/>
      </w:pPr>
      <w:r w:rsidRPr="00BF7E78">
        <w:tab/>
      </w:r>
      <w:r w:rsidRPr="00BF7E78">
        <w:tab/>
        <w:t>"AnsGuid": "g5t4ce5d-1473-9737-903v-cfa72ba94f40",</w:t>
      </w:r>
    </w:p>
    <w:p w14:paraId="0E763220" w14:textId="77777777" w:rsidR="00BF7E78" w:rsidRPr="00BF7E78" w:rsidRDefault="00BF7E78" w:rsidP="00C75A4E">
      <w:pPr>
        <w:pStyle w:val="GOSTScript"/>
      </w:pPr>
      <w:r w:rsidRPr="00BF7E78">
        <w:tab/>
      </w:r>
      <w:r w:rsidRPr="00BF7E78">
        <w:tab/>
        <w:t>"DocGuid": "g5t4ce5d-1473-9737-903v-cfa72ba94f60",</w:t>
      </w:r>
    </w:p>
    <w:p w14:paraId="676DA26E" w14:textId="77777777" w:rsidR="00BF7E78" w:rsidRPr="00BF7E78" w:rsidRDefault="00BF7E78" w:rsidP="00C75A4E">
      <w:pPr>
        <w:pStyle w:val="GOSTScript"/>
      </w:pPr>
      <w:r w:rsidRPr="00BF7E78">
        <w:tab/>
      </w:r>
      <w:r w:rsidRPr="00BF7E78">
        <w:tab/>
        <w:t>"Result": "S"</w:t>
      </w:r>
    </w:p>
    <w:p w14:paraId="73FD47A0" w14:textId="77777777" w:rsidR="00BF7E78" w:rsidRPr="00BF7E78" w:rsidRDefault="00BF7E78" w:rsidP="00C75A4E">
      <w:pPr>
        <w:pStyle w:val="GOSTScript"/>
      </w:pPr>
      <w:r w:rsidRPr="00BF7E78">
        <w:tab/>
        <w:t>},</w:t>
      </w:r>
    </w:p>
    <w:p w14:paraId="56B1B405" w14:textId="77777777" w:rsidR="00BF7E78" w:rsidRPr="00BF7E78" w:rsidRDefault="00BF7E78" w:rsidP="00C75A4E">
      <w:pPr>
        <w:pStyle w:val="GOSTScript"/>
      </w:pPr>
      <w:r w:rsidRPr="00BF7E78">
        <w:tab/>
        <w:t>"document": {</w:t>
      </w:r>
    </w:p>
    <w:p w14:paraId="7A53F70F" w14:textId="4D82A697" w:rsidR="00BF7E78" w:rsidRPr="00BF7E78" w:rsidRDefault="00BF7E78" w:rsidP="00C75A4E">
      <w:pPr>
        <w:pStyle w:val="GOSTScript"/>
      </w:pPr>
      <w:r w:rsidRPr="00BF7E78">
        <w:tab/>
      </w:r>
      <w:r w:rsidRPr="00BF7E78">
        <w:tab/>
        <w:t>"Page": 2,</w:t>
      </w:r>
    </w:p>
    <w:p w14:paraId="0239F316" w14:textId="67209120" w:rsidR="00BF7E78" w:rsidRPr="00BF7E78" w:rsidRDefault="00BF7E78" w:rsidP="00C75A4E">
      <w:pPr>
        <w:pStyle w:val="GOSTScript"/>
      </w:pPr>
      <w:r w:rsidRPr="00BF7E78">
        <w:tab/>
      </w:r>
      <w:r w:rsidRPr="00BF7E78">
        <w:tab/>
        <w:t>"AllPages": 10,</w:t>
      </w:r>
    </w:p>
    <w:p w14:paraId="042F578E" w14:textId="77777777" w:rsidR="00BF7E78" w:rsidRPr="00BF7E78" w:rsidRDefault="00BF7E78" w:rsidP="00C75A4E">
      <w:pPr>
        <w:pStyle w:val="GOSTScript"/>
      </w:pPr>
      <w:r w:rsidRPr="00BF7E78">
        <w:tab/>
      </w:r>
      <w:r w:rsidRPr="00BF7E78">
        <w:tab/>
        <w:t>"Consistency": "1",</w:t>
      </w:r>
    </w:p>
    <w:p w14:paraId="273E9DC9" w14:textId="77777777" w:rsidR="00BF7E78" w:rsidRPr="00BF7E78" w:rsidRDefault="00BF7E78" w:rsidP="00C75A4E">
      <w:pPr>
        <w:pStyle w:val="GOSTScript"/>
      </w:pPr>
      <w:r w:rsidRPr="00BF7E78">
        <w:tab/>
      </w:r>
      <w:r w:rsidRPr="00BF7E78">
        <w:tab/>
        <w:t>"Operation_list": [</w:t>
      </w:r>
    </w:p>
    <w:p w14:paraId="2837DF29" w14:textId="15B315BB" w:rsidR="00BF7E78" w:rsidRDefault="00BF7E78" w:rsidP="00C75A4E">
      <w:pPr>
        <w:pStyle w:val="GOSTScript"/>
        <w:rPr>
          <w:ins w:id="2942" w:author="Сказецкая Наталья Камилевна" w:date="2024-08-05T17:30:00Z"/>
        </w:rPr>
      </w:pPr>
      <w:r w:rsidRPr="00BF7E78">
        <w:tab/>
      </w:r>
      <w:r w:rsidRPr="00BF7E78">
        <w:tab/>
      </w:r>
      <w:r w:rsidRPr="00BF7E78">
        <w:tab/>
        <w:t>{</w:t>
      </w:r>
    </w:p>
    <w:p w14:paraId="1255558B" w14:textId="28FB5979" w:rsidR="007D2227" w:rsidRPr="004D493D" w:rsidRDefault="00783DCB" w:rsidP="00C75A4E">
      <w:pPr>
        <w:pStyle w:val="GOSTScript"/>
        <w:rPr>
          <w:rPrChange w:id="2943" w:author="Седых Екатерина" w:date="2025-07-23T16:19:00Z">
            <w:rPr>
              <w:lang w:val="ru-RU"/>
            </w:rPr>
          </w:rPrChange>
        </w:rPr>
      </w:pPr>
      <w:r w:rsidRPr="00BF7E78">
        <w:tab/>
      </w:r>
      <w:r w:rsidRPr="00BF7E78">
        <w:tab/>
      </w:r>
      <w:r w:rsidRPr="00BF7E78">
        <w:tab/>
      </w:r>
      <w:ins w:id="2944" w:author="Сказецкая Наталья Камилевна" w:date="2024-08-05T17:30:00Z">
        <w:r w:rsidR="007D2227" w:rsidRPr="00BF7E78">
          <w:t>"</w:t>
        </w:r>
        <w:r w:rsidR="007D2227" w:rsidRPr="007D2227">
          <w:t>Id</w:t>
        </w:r>
        <w:r w:rsidR="007D2227" w:rsidRPr="00BF7E78">
          <w:t>"</w:t>
        </w:r>
        <w:r w:rsidR="007D2227" w:rsidRPr="007D2227">
          <w:t xml:space="preserve">: </w:t>
        </w:r>
        <w:r w:rsidR="007D2227" w:rsidRPr="00BF7E78">
          <w:t>"</w:t>
        </w:r>
      </w:ins>
      <w:ins w:id="2945" w:author="Сказецкая Наталья Камилевна" w:date="2024-08-05T17:31:00Z">
        <w:r w:rsidR="007D2227">
          <w:t>2404170100000001</w:t>
        </w:r>
      </w:ins>
      <w:ins w:id="2946" w:author="Сказецкая Наталья Камилевна" w:date="2024-08-05T17:30:00Z">
        <w:r w:rsidR="007D2227" w:rsidRPr="00BF7E78">
          <w:t>"</w:t>
        </w:r>
      </w:ins>
      <w:ins w:id="2947" w:author="Сказецкая Наталья Камилевна" w:date="2024-08-05T17:31:00Z">
        <w:r w:rsidR="007D2227" w:rsidRPr="004D493D">
          <w:rPr>
            <w:rPrChange w:id="2948" w:author="Седых Екатерина" w:date="2025-07-23T16:19:00Z">
              <w:rPr>
                <w:lang w:val="ru-RU"/>
              </w:rPr>
            </w:rPrChange>
          </w:rPr>
          <w:t>,</w:t>
        </w:r>
      </w:ins>
    </w:p>
    <w:p w14:paraId="0278E680" w14:textId="77777777" w:rsidR="00BF7E78" w:rsidRPr="00BF7E78" w:rsidRDefault="00BF7E78" w:rsidP="00C75A4E">
      <w:pPr>
        <w:pStyle w:val="GOSTScript"/>
      </w:pPr>
      <w:r w:rsidRPr="00BF7E78">
        <w:tab/>
      </w:r>
      <w:r w:rsidRPr="00BF7E78">
        <w:tab/>
      </w:r>
      <w:r w:rsidRPr="00BF7E78">
        <w:tab/>
      </w:r>
      <w:r w:rsidRPr="00BF7E78">
        <w:tab/>
        <w:t>"Dt": {</w:t>
      </w:r>
    </w:p>
    <w:p w14:paraId="732F79FA" w14:textId="77777777" w:rsidR="00BF7E78" w:rsidRPr="007E7C5C" w:rsidRDefault="00BF7E78" w:rsidP="00C75A4E">
      <w:pPr>
        <w:pStyle w:val="GOSTScript"/>
        <w:rPr>
          <w:lang w:val="ru-RU"/>
        </w:rPr>
      </w:pPr>
      <w:r w:rsidRPr="006907D2">
        <w:rPr>
          <w:rPrChange w:id="2949" w:author="Сатлер Марина Викторовна" w:date="2026-04-07T11:29:00Z">
            <w:rPr>
              <w:lang w:val="ru-RU"/>
            </w:rPr>
          </w:rPrChange>
        </w:rPr>
        <w:tab/>
      </w:r>
      <w:r w:rsidRPr="006907D2">
        <w:rPr>
          <w:rPrChange w:id="2950" w:author="Сатлер Марина Викторовна" w:date="2026-04-07T11:29:00Z">
            <w:rPr>
              <w:lang w:val="ru-RU"/>
            </w:rPr>
          </w:rPrChange>
        </w:rPr>
        <w:tab/>
      </w:r>
      <w:r w:rsidRPr="006907D2">
        <w:rPr>
          <w:rPrChange w:id="2951" w:author="Сатлер Марина Викторовна" w:date="2026-04-07T11:29:00Z">
            <w:rPr>
              <w:lang w:val="ru-RU"/>
            </w:rPr>
          </w:rPrChange>
        </w:rPr>
        <w:tab/>
      </w:r>
      <w:r w:rsidRPr="006907D2">
        <w:rPr>
          <w:rPrChange w:id="2952" w:author="Сатлер Марина Викторовна" w:date="2026-04-07T11:29:00Z">
            <w:rPr>
              <w:lang w:val="ru-RU"/>
            </w:rPr>
          </w:rPrChange>
        </w:rPr>
        <w:tab/>
      </w:r>
      <w:r w:rsidRPr="006907D2">
        <w:rPr>
          <w:rPrChange w:id="2953" w:author="Сатлер Марина Викторовна" w:date="2026-04-07T11:29:00Z">
            <w:rPr>
              <w:lang w:val="ru-RU"/>
            </w:rPr>
          </w:rPrChange>
        </w:rPr>
        <w:tab/>
      </w:r>
      <w:r w:rsidRPr="007E7C5C">
        <w:rPr>
          <w:lang w:val="ru-RU"/>
        </w:rPr>
        <w:t>"</w:t>
      </w:r>
      <w:r w:rsidRPr="00BF7E78">
        <w:t>Dt</w:t>
      </w:r>
      <w:r w:rsidRPr="007E7C5C">
        <w:rPr>
          <w:lang w:val="ru-RU"/>
        </w:rPr>
        <w:t>_</w:t>
      </w:r>
      <w:r w:rsidRPr="00BF7E78">
        <w:t>acc</w:t>
      </w:r>
      <w:r w:rsidRPr="007E7C5C">
        <w:rPr>
          <w:lang w:val="ru-RU"/>
        </w:rPr>
        <w:t>": "99010001.10001050201010002510.30.</w:t>
      </w:r>
      <w:r w:rsidRPr="00C75A4E">
        <w:rPr>
          <w:lang w:val="ru-RU"/>
        </w:rPr>
        <w:t>СРЕД</w:t>
      </w:r>
      <w:r w:rsidRPr="007E7C5C">
        <w:rPr>
          <w:lang w:val="ru-RU"/>
        </w:rPr>
        <w:t>_</w:t>
      </w:r>
      <w:r w:rsidRPr="00C75A4E">
        <w:rPr>
          <w:lang w:val="ru-RU"/>
        </w:rPr>
        <w:t>ЕКС</w:t>
      </w:r>
      <w:r w:rsidRPr="007E7C5C">
        <w:rPr>
          <w:lang w:val="ru-RU"/>
        </w:rPr>
        <w:t>_</w:t>
      </w:r>
      <w:r w:rsidRPr="00C75A4E">
        <w:rPr>
          <w:lang w:val="ru-RU"/>
        </w:rPr>
        <w:t>КУ</w:t>
      </w:r>
      <w:r w:rsidRPr="007E7C5C">
        <w:rPr>
          <w:lang w:val="ru-RU"/>
        </w:rPr>
        <w:t>.6200.1.03212643000000016200.-.-.-.-.-.-.-",</w:t>
      </w:r>
    </w:p>
    <w:p w14:paraId="7F675A3A" w14:textId="43C69855" w:rsidR="00BF7E78" w:rsidRPr="00BF7E78" w:rsidRDefault="00BF7E78" w:rsidP="00C75A4E">
      <w:pPr>
        <w:pStyle w:val="GOSTScript"/>
      </w:pPr>
      <w:r w:rsidRPr="007E7C5C">
        <w:rPr>
          <w:lang w:val="ru-RU"/>
        </w:rPr>
        <w:tab/>
      </w:r>
      <w:r w:rsidRPr="007E7C5C">
        <w:rPr>
          <w:lang w:val="ru-RU"/>
        </w:rPr>
        <w:tab/>
      </w:r>
      <w:r w:rsidRPr="007E7C5C">
        <w:rPr>
          <w:lang w:val="ru-RU"/>
        </w:rPr>
        <w:tab/>
      </w:r>
      <w:r w:rsidRPr="007E7C5C">
        <w:rPr>
          <w:lang w:val="ru-RU"/>
        </w:rPr>
        <w:tab/>
      </w:r>
      <w:r w:rsidRPr="007E7C5C">
        <w:rPr>
          <w:lang w:val="ru-RU"/>
        </w:rPr>
        <w:tab/>
      </w:r>
      <w:r w:rsidRPr="00BF7E78">
        <w:t>"Operation_type": 1,</w:t>
      </w:r>
    </w:p>
    <w:p w14:paraId="3AFD59AF" w14:textId="77777777" w:rsidR="00BF7E78" w:rsidRPr="00BF7E78" w:rsidRDefault="00BF7E78" w:rsidP="00C75A4E">
      <w:pPr>
        <w:pStyle w:val="GOSTScript"/>
      </w:pPr>
      <w:r w:rsidRPr="00BF7E78">
        <w:tab/>
      </w:r>
      <w:r w:rsidRPr="00BF7E78">
        <w:tab/>
      </w:r>
      <w:r w:rsidRPr="00BF7E78">
        <w:tab/>
      </w:r>
      <w:r w:rsidRPr="00BF7E78">
        <w:tab/>
      </w:r>
      <w:r w:rsidRPr="00BF7E78">
        <w:tab/>
        <w:t>"Analistic_parametrs": [</w:t>
      </w:r>
    </w:p>
    <w:p w14:paraId="246656BB"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t>{</w:t>
      </w:r>
    </w:p>
    <w:p w14:paraId="051A1AB4"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r>
      <w:r w:rsidRPr="00BF7E78">
        <w:tab/>
        <w:t>"param": "account",</w:t>
      </w:r>
    </w:p>
    <w:p w14:paraId="557F2BE7"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r>
      <w:r w:rsidRPr="00BF7E78">
        <w:tab/>
        <w:t>"value": "СРЕД_ЕКС_КУ"</w:t>
      </w:r>
    </w:p>
    <w:p w14:paraId="0AC425D2"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t>},</w:t>
      </w:r>
    </w:p>
    <w:p w14:paraId="21EBA828"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t>{</w:t>
      </w:r>
    </w:p>
    <w:p w14:paraId="689EC937"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r>
      <w:r w:rsidRPr="00BF7E78">
        <w:tab/>
        <w:t>"param": "budgetCode",</w:t>
      </w:r>
    </w:p>
    <w:p w14:paraId="2E9A3626" w14:textId="77777777" w:rsidR="00BF7E78" w:rsidRPr="00C75A4E" w:rsidRDefault="00BF7E78" w:rsidP="00C75A4E">
      <w:pPr>
        <w:pStyle w:val="GOSTScript"/>
        <w:rPr>
          <w:lang w:val="ru-RU"/>
        </w:rPr>
      </w:pPr>
      <w:r w:rsidRPr="00BF7E78">
        <w:tab/>
      </w:r>
      <w:r w:rsidRPr="00BF7E78">
        <w:tab/>
      </w:r>
      <w:r w:rsidRPr="00BF7E78">
        <w:tab/>
      </w:r>
      <w:r w:rsidRPr="00BF7E78">
        <w:tab/>
      </w:r>
      <w:r w:rsidRPr="00BF7E78">
        <w:tab/>
      </w:r>
      <w:r w:rsidRPr="00BF7E78">
        <w:tab/>
      </w:r>
      <w:r w:rsidRPr="00BF7E78">
        <w:tab/>
      </w:r>
      <w:r w:rsidRPr="00C75A4E">
        <w:rPr>
          <w:lang w:val="ru-RU"/>
        </w:rPr>
        <w:t>"</w:t>
      </w:r>
      <w:r w:rsidRPr="00BF7E78">
        <w:t>value</w:t>
      </w:r>
      <w:r w:rsidRPr="00C75A4E">
        <w:rPr>
          <w:lang w:val="ru-RU"/>
        </w:rPr>
        <w:t>": "99010001"</w:t>
      </w:r>
    </w:p>
    <w:p w14:paraId="6D1C0A3F"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6737616A"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52E18BF1" w14:textId="470C79B1" w:rsidR="00591D2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00591D28" w:rsidRPr="00C75A4E">
        <w:rPr>
          <w:lang w:val="ru-RU"/>
        </w:rPr>
        <w:t>// и .т.д., перечисляются все сохраняемые аналитические признаки по записи учета.</w:t>
      </w:r>
    </w:p>
    <w:p w14:paraId="42427126" w14:textId="38980615"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09FBA370"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15B9B0FE"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p>
    <w:p w14:paraId="0FC7C7AF"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Ct</w:t>
      </w:r>
      <w:r w:rsidRPr="00C75A4E">
        <w:rPr>
          <w:lang w:val="ru-RU"/>
        </w:rPr>
        <w:t>": {</w:t>
      </w:r>
    </w:p>
    <w:p w14:paraId="7E443C05"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t>"</w:t>
      </w:r>
      <w:r>
        <w:t>Ct</w:t>
      </w:r>
      <w:r w:rsidRPr="00C75A4E">
        <w:rPr>
          <w:lang w:val="ru-RU"/>
        </w:rPr>
        <w:t>_</w:t>
      </w:r>
      <w:r>
        <w:t>acc</w:t>
      </w:r>
      <w:r w:rsidRPr="00C75A4E">
        <w:rPr>
          <w:lang w:val="ru-RU"/>
        </w:rPr>
        <w:t>": "99010001.32000000000000000510.30.ПОСТУПЛЕНИЯ_КУ.6200.1.05621481690.-.0023.-.-.-.-.-",</w:t>
      </w:r>
    </w:p>
    <w:p w14:paraId="1ABF758B" w14:textId="31AE6B73" w:rsidR="00BF7E78" w:rsidRPr="00BF7E78" w:rsidRDefault="00BF7E78" w:rsidP="00C75A4E">
      <w:pPr>
        <w:pStyle w:val="GOSTScript"/>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BF7E78">
        <w:t>"Operation_type": 1,</w:t>
      </w:r>
    </w:p>
    <w:p w14:paraId="3E0D145D" w14:textId="77777777" w:rsidR="00BF7E78" w:rsidRPr="00BF7E78" w:rsidRDefault="00BF7E78" w:rsidP="00C75A4E">
      <w:pPr>
        <w:pStyle w:val="GOSTScript"/>
      </w:pPr>
      <w:r w:rsidRPr="00BF7E78">
        <w:tab/>
      </w:r>
      <w:r w:rsidRPr="00BF7E78">
        <w:tab/>
      </w:r>
      <w:r w:rsidRPr="00BF7E78">
        <w:tab/>
      </w:r>
      <w:r w:rsidRPr="00BF7E78">
        <w:tab/>
      </w:r>
      <w:r w:rsidRPr="00BF7E78">
        <w:tab/>
        <w:t>"Analistic_parametrs": [</w:t>
      </w:r>
    </w:p>
    <w:p w14:paraId="16D2F679"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t>{</w:t>
      </w:r>
    </w:p>
    <w:p w14:paraId="36464CC2"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r>
      <w:r w:rsidRPr="00BF7E78">
        <w:tab/>
        <w:t>"param": "account",</w:t>
      </w:r>
    </w:p>
    <w:p w14:paraId="41FB8F49"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r>
      <w:r w:rsidRPr="00BF7E78">
        <w:tab/>
        <w:t>"value": "</w:t>
      </w:r>
      <w:r>
        <w:t>ПОСТУПЛЕНИЯ</w:t>
      </w:r>
      <w:r w:rsidRPr="00BF7E78">
        <w:t>_</w:t>
      </w:r>
      <w:r>
        <w:t>КУ</w:t>
      </w:r>
      <w:r w:rsidRPr="00BF7E78">
        <w:t>"</w:t>
      </w:r>
    </w:p>
    <w:p w14:paraId="6AB4B111"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t>},</w:t>
      </w:r>
    </w:p>
    <w:p w14:paraId="30F9D94E" w14:textId="77777777" w:rsidR="00BF7E78" w:rsidRPr="00BF7E78" w:rsidRDefault="00BF7E78" w:rsidP="00C75A4E">
      <w:pPr>
        <w:pStyle w:val="GOSTScript"/>
      </w:pPr>
      <w:r w:rsidRPr="00BF7E78">
        <w:lastRenderedPageBreak/>
        <w:tab/>
      </w:r>
      <w:r w:rsidRPr="00BF7E78">
        <w:tab/>
      </w:r>
      <w:r w:rsidRPr="00BF7E78">
        <w:tab/>
      </w:r>
      <w:r w:rsidRPr="00BF7E78">
        <w:tab/>
      </w:r>
      <w:r w:rsidRPr="00BF7E78">
        <w:tab/>
      </w:r>
      <w:r w:rsidRPr="00BF7E78">
        <w:tab/>
        <w:t>{</w:t>
      </w:r>
    </w:p>
    <w:p w14:paraId="7C125009" w14:textId="77777777" w:rsidR="00BF7E78" w:rsidRPr="00BF7E78" w:rsidRDefault="00BF7E78" w:rsidP="00C75A4E">
      <w:pPr>
        <w:pStyle w:val="GOSTScript"/>
      </w:pPr>
      <w:r w:rsidRPr="00BF7E78">
        <w:tab/>
      </w:r>
      <w:r w:rsidRPr="00BF7E78">
        <w:tab/>
      </w:r>
      <w:r w:rsidRPr="00BF7E78">
        <w:tab/>
      </w:r>
      <w:r w:rsidRPr="00BF7E78">
        <w:tab/>
      </w:r>
      <w:r w:rsidRPr="00BF7E78">
        <w:tab/>
      </w:r>
      <w:r w:rsidRPr="00BF7E78">
        <w:tab/>
      </w:r>
      <w:r w:rsidRPr="00BF7E78">
        <w:tab/>
        <w:t>"param": "budgetCode",</w:t>
      </w:r>
    </w:p>
    <w:p w14:paraId="65956D24" w14:textId="77777777" w:rsidR="00BF7E78" w:rsidRPr="00C75A4E" w:rsidRDefault="00BF7E78" w:rsidP="00C75A4E">
      <w:pPr>
        <w:pStyle w:val="GOSTScript"/>
        <w:rPr>
          <w:lang w:val="ru-RU"/>
        </w:rPr>
      </w:pPr>
      <w:r w:rsidRPr="00BF7E78">
        <w:tab/>
      </w:r>
      <w:r w:rsidRPr="00BF7E78">
        <w:tab/>
      </w:r>
      <w:r w:rsidRPr="00BF7E78">
        <w:tab/>
      </w:r>
      <w:r w:rsidRPr="00BF7E78">
        <w:tab/>
      </w:r>
      <w:r w:rsidRPr="00BF7E78">
        <w:tab/>
      </w:r>
      <w:r w:rsidRPr="00BF7E78">
        <w:tab/>
      </w:r>
      <w:r w:rsidRPr="00BF7E78">
        <w:tab/>
      </w:r>
      <w:r w:rsidRPr="00C75A4E">
        <w:rPr>
          <w:lang w:val="ru-RU"/>
        </w:rPr>
        <w:t>"</w:t>
      </w:r>
      <w:r>
        <w:t>value</w:t>
      </w:r>
      <w:r w:rsidRPr="00C75A4E">
        <w:rPr>
          <w:lang w:val="ru-RU"/>
        </w:rPr>
        <w:t>": "99010001"</w:t>
      </w:r>
    </w:p>
    <w:p w14:paraId="3088F24B" w14:textId="77777777" w:rsidR="00BF7E7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2000A78E" w14:textId="10C3F686" w:rsidR="00591D2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5428B9D8" w14:textId="3A0759CA" w:rsidR="00591D2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00591D28" w:rsidRPr="00C75A4E">
        <w:rPr>
          <w:lang w:val="ru-RU"/>
        </w:rPr>
        <w:t>// и .т.д., перечисляются все сохраняемые аналитические признаки по записи учета.</w:t>
      </w:r>
    </w:p>
    <w:p w14:paraId="396E6358" w14:textId="0DD477C3" w:rsidR="00591D28" w:rsidRPr="00C75A4E" w:rsidRDefault="00BF7E7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00591D28" w:rsidRPr="00C75A4E">
        <w:rPr>
          <w:lang w:val="ru-RU"/>
        </w:rPr>
        <w:t>}</w:t>
      </w:r>
    </w:p>
    <w:p w14:paraId="31B24E04" w14:textId="5C74ADF6"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2067C3D3"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p>
    <w:p w14:paraId="47D03D5C"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Period</w:t>
      </w:r>
      <w:r w:rsidRPr="00C75A4E">
        <w:rPr>
          <w:lang w:val="ru-RU"/>
        </w:rPr>
        <w:t>": "</w:t>
      </w:r>
      <w:r>
        <w:t>period</w:t>
      </w:r>
      <w:r w:rsidRPr="00C75A4E">
        <w:rPr>
          <w:lang w:val="ru-RU"/>
        </w:rPr>
        <w:t>1",</w:t>
      </w:r>
    </w:p>
    <w:p w14:paraId="1ACEC5BF" w14:textId="0DA1DDA6"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Operation</w:t>
      </w:r>
      <w:r w:rsidRPr="00C75A4E">
        <w:rPr>
          <w:lang w:val="ru-RU"/>
        </w:rPr>
        <w:t>_</w:t>
      </w:r>
      <w:r>
        <w:t>name</w:t>
      </w:r>
      <w:r w:rsidRPr="00C75A4E">
        <w:rPr>
          <w:lang w:val="ru-RU"/>
        </w:rPr>
        <w:t>": "Поступление средств во временное распоряжение",</w:t>
      </w:r>
    </w:p>
    <w:p w14:paraId="0984E344" w14:textId="028264B9" w:rsidR="00BF7438" w:rsidRPr="00BF7438" w:rsidRDefault="00BF7438" w:rsidP="00C75A4E">
      <w:pPr>
        <w:pStyle w:val="GOSTScript"/>
      </w:pPr>
      <w:r w:rsidRPr="00C75A4E">
        <w:rPr>
          <w:lang w:val="ru-RU"/>
        </w:rPr>
        <w:tab/>
      </w:r>
      <w:r w:rsidRPr="00C75A4E">
        <w:rPr>
          <w:lang w:val="ru-RU"/>
        </w:rPr>
        <w:tab/>
      </w:r>
      <w:r w:rsidRPr="00C75A4E">
        <w:rPr>
          <w:lang w:val="ru-RU"/>
        </w:rPr>
        <w:tab/>
      </w:r>
      <w:r w:rsidRPr="00C75A4E">
        <w:rPr>
          <w:lang w:val="ru-RU"/>
        </w:rPr>
        <w:tab/>
      </w:r>
      <w:r w:rsidRPr="00BF7438">
        <w:t>"Sum": 10000</w:t>
      </w:r>
      <w:r w:rsidR="00BB5633">
        <w:t>.</w:t>
      </w:r>
      <w:r w:rsidRPr="00BF7438">
        <w:t>00,</w:t>
      </w:r>
    </w:p>
    <w:p w14:paraId="4A0F67FE" w14:textId="57253C37" w:rsidR="00BF7438" w:rsidRPr="00BF7438" w:rsidRDefault="00BF7438" w:rsidP="00C75A4E">
      <w:pPr>
        <w:pStyle w:val="GOSTScript"/>
      </w:pPr>
      <w:r w:rsidRPr="00BF7438">
        <w:tab/>
      </w:r>
      <w:r w:rsidRPr="00BF7438">
        <w:tab/>
      </w:r>
      <w:r w:rsidRPr="00BF7438">
        <w:tab/>
      </w:r>
      <w:r w:rsidRPr="00BF7438">
        <w:tab/>
        <w:t>"Entered_amount": 10000</w:t>
      </w:r>
      <w:r w:rsidR="00BB5633">
        <w:t>.</w:t>
      </w:r>
      <w:r w:rsidRPr="00BF7438">
        <w:t>00,</w:t>
      </w:r>
    </w:p>
    <w:p w14:paraId="4C154F45" w14:textId="77777777" w:rsidR="00BF7438" w:rsidRPr="00BF7438" w:rsidRDefault="00BF7438" w:rsidP="00C75A4E">
      <w:pPr>
        <w:pStyle w:val="GOSTScript"/>
      </w:pPr>
      <w:r w:rsidRPr="00BF7438">
        <w:tab/>
      </w:r>
      <w:r w:rsidRPr="00BF7438">
        <w:tab/>
      </w:r>
      <w:r w:rsidRPr="00BF7438">
        <w:tab/>
      </w:r>
      <w:r w:rsidRPr="00BF7438">
        <w:tab/>
        <w:t>"Currency_code": "643",</w:t>
      </w:r>
    </w:p>
    <w:p w14:paraId="688ED54B" w14:textId="77777777" w:rsidR="00BF7438" w:rsidRPr="008E680B" w:rsidRDefault="00BF7438" w:rsidP="00C75A4E">
      <w:pPr>
        <w:pStyle w:val="GOSTScript"/>
      </w:pPr>
      <w:r w:rsidRPr="00BF7438">
        <w:tab/>
      </w:r>
      <w:r w:rsidRPr="00BF7438">
        <w:tab/>
      </w:r>
      <w:r w:rsidRPr="00BF7438">
        <w:tab/>
      </w:r>
      <w:r w:rsidRPr="00BF7438">
        <w:tab/>
      </w:r>
      <w:r w:rsidRPr="008E680B">
        <w:t>"Currency_name": "</w:t>
      </w:r>
      <w:r>
        <w:t>Российский</w:t>
      </w:r>
      <w:r w:rsidRPr="008E680B">
        <w:t xml:space="preserve"> </w:t>
      </w:r>
      <w:r>
        <w:t>рубль</w:t>
      </w:r>
      <w:r w:rsidRPr="008E680B">
        <w:t>",</w:t>
      </w:r>
    </w:p>
    <w:p w14:paraId="4A99862C" w14:textId="77777777" w:rsidR="00BF7438" w:rsidRPr="00BF7438" w:rsidRDefault="00BF7438" w:rsidP="00C75A4E">
      <w:pPr>
        <w:pStyle w:val="GOSTScript"/>
      </w:pPr>
      <w:r w:rsidRPr="008E680B">
        <w:tab/>
      </w:r>
      <w:r w:rsidRPr="008E680B">
        <w:tab/>
      </w:r>
      <w:r w:rsidRPr="008E680B">
        <w:tab/>
      </w:r>
      <w:r w:rsidRPr="008E680B">
        <w:tab/>
      </w:r>
      <w:r w:rsidRPr="00BF7438">
        <w:t>"SettlementDate": "2022-11-07",</w:t>
      </w:r>
    </w:p>
    <w:p w14:paraId="7EBD1D59" w14:textId="02FFD39B" w:rsidR="00BF7438" w:rsidRDefault="00BF7438" w:rsidP="00C75A4E">
      <w:pPr>
        <w:pStyle w:val="GOSTScript"/>
        <w:rPr>
          <w:ins w:id="2954" w:author="Сказецкая Наталья Камилевна" w:date="2024-08-05T17:42:00Z"/>
        </w:rPr>
      </w:pPr>
      <w:r w:rsidRPr="00BF7438">
        <w:tab/>
      </w:r>
      <w:r w:rsidRPr="00BF7438">
        <w:tab/>
      </w:r>
      <w:r w:rsidRPr="00BF7438">
        <w:tab/>
      </w:r>
      <w:r w:rsidRPr="00BF7438">
        <w:tab/>
        <w:t>"Effective_Date": "2022-11-07",</w:t>
      </w:r>
    </w:p>
    <w:p w14:paraId="2B65A366" w14:textId="18C234FA" w:rsidR="00126903" w:rsidRPr="00126903" w:rsidRDefault="00783DCB" w:rsidP="00C75A4E">
      <w:pPr>
        <w:pStyle w:val="GOSTScript"/>
        <w:rPr>
          <w:ins w:id="2955" w:author="Сказецкая Наталья Камилевна" w:date="2024-08-05T17:34:00Z"/>
        </w:rPr>
      </w:pPr>
      <w:r w:rsidRPr="00BF7438">
        <w:tab/>
      </w:r>
      <w:r w:rsidRPr="00BF7438">
        <w:tab/>
      </w:r>
      <w:r w:rsidRPr="00BF7438">
        <w:tab/>
      </w:r>
      <w:r w:rsidRPr="00BF7438">
        <w:tab/>
      </w:r>
      <w:ins w:id="2956" w:author="Сказецкая Наталья Камилевна" w:date="2024-08-05T17:42:00Z">
        <w:r w:rsidR="00126903" w:rsidRPr="00BF7438">
          <w:t>"</w:t>
        </w:r>
        <w:r w:rsidR="00126903">
          <w:rPr>
            <w:szCs w:val="22"/>
          </w:rPr>
          <w:t>B</w:t>
        </w:r>
        <w:r w:rsidR="00126903" w:rsidRPr="00FE678F">
          <w:rPr>
            <w:szCs w:val="22"/>
          </w:rPr>
          <w:t>alance_date_kind</w:t>
        </w:r>
        <w:r w:rsidR="00126903" w:rsidRPr="00BF7438">
          <w:t>"</w:t>
        </w:r>
        <w:r w:rsidR="00126903" w:rsidRPr="00126903">
          <w:t xml:space="preserve">: </w:t>
        </w:r>
        <w:del w:id="2957" w:author="Сатлер Марина Викторовна" w:date="2026-04-07T10:57:00Z">
          <w:r w:rsidR="00126903" w:rsidRPr="00BF7438" w:rsidDel="00DE6054">
            <w:delText>"</w:delText>
          </w:r>
        </w:del>
        <w:r w:rsidR="00126903" w:rsidRPr="00126903">
          <w:t>0</w:t>
        </w:r>
        <w:del w:id="2958" w:author="Сатлер Марина Викторовна" w:date="2026-04-07T10:57:00Z">
          <w:r w:rsidR="00126903" w:rsidRPr="00BF7438" w:rsidDel="00DE6054">
            <w:delText>"</w:delText>
          </w:r>
        </w:del>
        <w:r w:rsidR="00126903" w:rsidRPr="00126903">
          <w:t>,</w:t>
        </w:r>
      </w:ins>
    </w:p>
    <w:p w14:paraId="19D6C327" w14:textId="0AFF1033" w:rsidR="007D2227" w:rsidRPr="00BF7438" w:rsidRDefault="00783DCB" w:rsidP="007D2227">
      <w:pPr>
        <w:pStyle w:val="GOSTScript"/>
      </w:pPr>
      <w:r w:rsidRPr="00BF7438">
        <w:tab/>
      </w:r>
      <w:r w:rsidRPr="00BF7438">
        <w:tab/>
      </w:r>
      <w:r w:rsidRPr="00BF7438">
        <w:tab/>
      </w:r>
      <w:r w:rsidRPr="00BF7438">
        <w:tab/>
      </w:r>
      <w:ins w:id="2959" w:author="Сказецкая Наталья Камилевна" w:date="2024-08-05T17:34:00Z">
        <w:r w:rsidR="007D2227" w:rsidRPr="00BF7E78">
          <w:t>"</w:t>
        </w:r>
        <w:r w:rsidR="007D2227" w:rsidRPr="007D2227">
          <w:t>Status_Code</w:t>
        </w:r>
        <w:r w:rsidR="007D2227" w:rsidRPr="00BF7E78">
          <w:t>"</w:t>
        </w:r>
        <w:r w:rsidR="007D2227" w:rsidRPr="007D2227">
          <w:t xml:space="preserve">: </w:t>
        </w:r>
        <w:del w:id="2960" w:author="Сатлер Марина Викторовна" w:date="2026-04-07T10:57:00Z">
          <w:r w:rsidR="007D2227" w:rsidRPr="00BF7E78" w:rsidDel="00DE6054">
            <w:delText>"</w:delText>
          </w:r>
        </w:del>
        <w:r w:rsidR="007D2227" w:rsidRPr="00126903">
          <w:t>0</w:t>
        </w:r>
        <w:del w:id="2961" w:author="Сатлер Марина Викторовна" w:date="2026-04-07T10:57:00Z">
          <w:r w:rsidR="007D2227" w:rsidRPr="00BF7E78" w:rsidDel="00DE6054">
            <w:delText>"</w:delText>
          </w:r>
        </w:del>
        <w:r w:rsidR="007D2227" w:rsidRPr="007D2227">
          <w:t>,</w:t>
        </w:r>
      </w:ins>
    </w:p>
    <w:p w14:paraId="381BD798" w14:textId="77777777" w:rsidR="00BF7438" w:rsidRPr="00BF7438" w:rsidRDefault="00BF7438" w:rsidP="00C75A4E">
      <w:pPr>
        <w:pStyle w:val="GOSTScript"/>
      </w:pPr>
      <w:r w:rsidRPr="00BF7438">
        <w:tab/>
      </w:r>
      <w:r w:rsidRPr="00BF7438">
        <w:tab/>
      </w:r>
      <w:r w:rsidRPr="00BF7438">
        <w:tab/>
      </w:r>
      <w:r w:rsidRPr="00BF7438">
        <w:tab/>
        <w:t>"Status_Description": "</w:t>
      </w:r>
      <w:r>
        <w:t>Проведена</w:t>
      </w:r>
      <w:r w:rsidRPr="00BF7438">
        <w:t>",</w:t>
      </w:r>
    </w:p>
    <w:p w14:paraId="1F2AAA3A" w14:textId="4168B9B8" w:rsidR="00BF7438" w:rsidRPr="00BF7438" w:rsidRDefault="00BF7438" w:rsidP="00C75A4E">
      <w:pPr>
        <w:pStyle w:val="GOSTScript"/>
      </w:pPr>
      <w:r w:rsidRPr="00BF7438">
        <w:tab/>
      </w:r>
      <w:r w:rsidRPr="00BF7438">
        <w:tab/>
      </w:r>
      <w:r w:rsidRPr="00BF7438">
        <w:tab/>
      </w:r>
      <w:r w:rsidRPr="00BF7438">
        <w:tab/>
        <w:t>"Canceled": 0,</w:t>
      </w:r>
    </w:p>
    <w:p w14:paraId="1ED780FA" w14:textId="2B844A0F" w:rsidR="00843833" w:rsidRPr="00BF7438" w:rsidRDefault="00BF7438" w:rsidP="00126903">
      <w:pPr>
        <w:pStyle w:val="GOSTScript"/>
      </w:pPr>
      <w:r w:rsidRPr="00BF7438">
        <w:tab/>
      </w:r>
      <w:r w:rsidRPr="00BF7438">
        <w:tab/>
      </w:r>
      <w:r w:rsidRPr="00BF7438">
        <w:tab/>
      </w:r>
      <w:r w:rsidRPr="00BF7438">
        <w:tab/>
        <w:t>"MethodFormation": 0,</w:t>
      </w:r>
    </w:p>
    <w:p w14:paraId="6FF3D5AC" w14:textId="77777777" w:rsidR="00BF7438" w:rsidRPr="00BF7438" w:rsidRDefault="00BF7438" w:rsidP="00C75A4E">
      <w:pPr>
        <w:pStyle w:val="GOSTScript"/>
      </w:pPr>
      <w:r w:rsidRPr="00BF7438">
        <w:tab/>
      </w:r>
      <w:r w:rsidRPr="00BF7438">
        <w:tab/>
      </w:r>
      <w:r w:rsidRPr="00BF7438">
        <w:tab/>
      </w:r>
      <w:r w:rsidRPr="00BF7438">
        <w:tab/>
        <w:t>"Book": "FTOperFed",</w:t>
      </w:r>
    </w:p>
    <w:p w14:paraId="78590FA2" w14:textId="77777777" w:rsidR="00BF7438" w:rsidRDefault="00BF7438" w:rsidP="00C75A4E">
      <w:pPr>
        <w:pStyle w:val="GOSTScript"/>
      </w:pPr>
      <w:r w:rsidRPr="00BF7438">
        <w:tab/>
      </w:r>
      <w:r w:rsidRPr="00BF7438">
        <w:tab/>
      </w:r>
      <w:r w:rsidRPr="00BF7438">
        <w:tab/>
      </w:r>
      <w:r w:rsidRPr="00BF7438">
        <w:tab/>
        <w:t>"TOFK": "6200",</w:t>
      </w:r>
    </w:p>
    <w:p w14:paraId="1D26B2EC" w14:textId="6C0B8EAB" w:rsidR="00DE4D4A" w:rsidRPr="00BF7438" w:rsidRDefault="00DE4D4A" w:rsidP="00C75A4E">
      <w:pPr>
        <w:pStyle w:val="GOSTScript"/>
      </w:pPr>
      <w:r w:rsidRPr="00BF7438">
        <w:tab/>
      </w:r>
      <w:r w:rsidRPr="00BF7438">
        <w:tab/>
      </w:r>
      <w:r w:rsidRPr="00BF7438">
        <w:tab/>
      </w:r>
      <w:r w:rsidRPr="00BF7438">
        <w:tab/>
      </w:r>
      <w:r w:rsidRPr="00DE4D4A">
        <w:t>"Source": "EXP05",</w:t>
      </w:r>
    </w:p>
    <w:p w14:paraId="0BB9A647" w14:textId="77777777" w:rsidR="00BF7438" w:rsidRPr="00BF7438" w:rsidRDefault="00BF7438" w:rsidP="00C75A4E">
      <w:pPr>
        <w:pStyle w:val="GOSTScript"/>
      </w:pPr>
      <w:r w:rsidRPr="00BF7438">
        <w:tab/>
      </w:r>
      <w:r w:rsidRPr="00BF7438">
        <w:tab/>
      </w:r>
      <w:r w:rsidRPr="00BF7438">
        <w:tab/>
      </w:r>
      <w:r w:rsidRPr="00BF7438">
        <w:tab/>
        <w:t>"Stage": "auth",</w:t>
      </w:r>
    </w:p>
    <w:p w14:paraId="6C2C9EF9" w14:textId="26BBAD2F" w:rsidR="00BF7438" w:rsidRDefault="00BF7438" w:rsidP="00C75A4E">
      <w:pPr>
        <w:pStyle w:val="GOSTScript"/>
        <w:rPr>
          <w:ins w:id="2962" w:author="Сатлер Марина Викторовна" w:date="2026-04-07T10:39:00Z"/>
        </w:rPr>
      </w:pPr>
      <w:r w:rsidRPr="00BF7438">
        <w:tab/>
      </w:r>
      <w:r w:rsidRPr="00BF7438">
        <w:tab/>
      </w:r>
      <w:r w:rsidRPr="00BF7438">
        <w:tab/>
      </w:r>
      <w:r w:rsidRPr="00BF7438">
        <w:tab/>
        <w:t>"CreationDataTime": "2022-11-07 10:37:22"</w:t>
      </w:r>
      <w:ins w:id="2963" w:author="Сатлер Марина Викторовна" w:date="2026-04-07T10:39:00Z">
        <w:r w:rsidR="00E512DD">
          <w:t>,</w:t>
        </w:r>
      </w:ins>
    </w:p>
    <w:p w14:paraId="6DA3AAB7" w14:textId="403A4EFC" w:rsidR="00E512DD" w:rsidRPr="00E83D0B" w:rsidRDefault="00E512DD" w:rsidP="00E512DD">
      <w:pPr>
        <w:pStyle w:val="GOSTScript"/>
        <w:rPr>
          <w:ins w:id="2964" w:author="Сатлер Марина Викторовна" w:date="2026-04-07T10:39:00Z"/>
        </w:rPr>
      </w:pPr>
      <w:ins w:id="2965" w:author="Сатлер Марина Викторовна" w:date="2026-04-07T10:39:00Z">
        <w:r w:rsidRPr="00BF7438">
          <w:tab/>
        </w:r>
        <w:r w:rsidRPr="00BF7438">
          <w:tab/>
        </w:r>
        <w:r w:rsidRPr="00BF7438">
          <w:tab/>
        </w:r>
        <w:r w:rsidRPr="00BF7438">
          <w:tab/>
        </w:r>
        <w:r w:rsidRPr="00E83D0B">
          <w:t>"DocNum": "63</w:t>
        </w:r>
        <w:r>
          <w:t>0</w:t>
        </w:r>
        <w:r w:rsidRPr="00E83D0B">
          <w:t>",</w:t>
        </w:r>
      </w:ins>
    </w:p>
    <w:p w14:paraId="2C198944" w14:textId="0A26131C" w:rsidR="00E512DD" w:rsidRPr="00E83D0B" w:rsidRDefault="00E512DD" w:rsidP="00E512DD">
      <w:pPr>
        <w:pStyle w:val="GOSTScript"/>
        <w:rPr>
          <w:ins w:id="2966" w:author="Сатлер Марина Викторовна" w:date="2026-04-07T10:40:00Z"/>
        </w:rPr>
      </w:pPr>
      <w:ins w:id="2967" w:author="Сатлер Марина Викторовна" w:date="2026-04-07T10:39:00Z">
        <w:r w:rsidRPr="00BF7438">
          <w:tab/>
        </w:r>
        <w:r w:rsidRPr="00BF7438">
          <w:tab/>
        </w:r>
        <w:r w:rsidRPr="00BF7438">
          <w:tab/>
        </w:r>
        <w:r w:rsidRPr="00BF7438">
          <w:tab/>
        </w:r>
        <w:r w:rsidRPr="00E83D0B">
          <w:t>"DocDate": "</w:t>
        </w:r>
        <w:r w:rsidRPr="00BF7438">
          <w:t>2022-11-0</w:t>
        </w:r>
        <w:r>
          <w:t>7</w:t>
        </w:r>
        <w:r w:rsidRPr="00E83D0B">
          <w:t>",</w:t>
        </w:r>
      </w:ins>
    </w:p>
    <w:p w14:paraId="08EFABEF" w14:textId="33D9867A" w:rsidR="00E512DD" w:rsidRPr="00E512DD" w:rsidRDefault="00E512DD" w:rsidP="00C75A4E">
      <w:pPr>
        <w:pStyle w:val="GOSTScript"/>
      </w:pPr>
      <w:ins w:id="2968" w:author="Сатлер Марина Викторовна" w:date="2026-04-07T10:40:00Z">
        <w:r w:rsidRPr="00BF7438">
          <w:tab/>
        </w:r>
        <w:r w:rsidRPr="00BF7438">
          <w:tab/>
        </w:r>
        <w:r w:rsidRPr="00BF7438">
          <w:tab/>
        </w:r>
        <w:r w:rsidRPr="00BF7438">
          <w:tab/>
        </w:r>
        <w:r w:rsidRPr="00E83D0B">
          <w:t>"DocType": "</w:t>
        </w:r>
        <w:r w:rsidRPr="00B9499D">
          <w:t>MSC_PAYM_ORDER_0401060</w:t>
        </w:r>
        <w:r w:rsidRPr="00E83D0B">
          <w:t>"</w:t>
        </w:r>
      </w:ins>
    </w:p>
    <w:p w14:paraId="06DBA49B" w14:textId="77777777" w:rsidR="00BF7438" w:rsidRPr="00BF7438" w:rsidRDefault="00BF7438" w:rsidP="00C75A4E">
      <w:pPr>
        <w:pStyle w:val="GOSTScript"/>
      </w:pPr>
      <w:r w:rsidRPr="00BF7438">
        <w:tab/>
      </w:r>
      <w:r w:rsidRPr="00BF7438">
        <w:tab/>
      </w:r>
      <w:r w:rsidRPr="00BF7438">
        <w:tab/>
        <w:t>},</w:t>
      </w:r>
    </w:p>
    <w:p w14:paraId="33468263" w14:textId="1CEA000B" w:rsidR="00BF7438" w:rsidRDefault="00BF7438" w:rsidP="00C75A4E">
      <w:pPr>
        <w:pStyle w:val="GOSTScript"/>
        <w:rPr>
          <w:ins w:id="2969" w:author="Сказецкая Наталья Камилевна" w:date="2024-08-05T17:31:00Z"/>
        </w:rPr>
      </w:pPr>
      <w:r w:rsidRPr="00BF7438">
        <w:tab/>
      </w:r>
      <w:r w:rsidRPr="00BF7438">
        <w:tab/>
      </w:r>
      <w:r w:rsidRPr="00BF7438">
        <w:tab/>
        <w:t>{</w:t>
      </w:r>
    </w:p>
    <w:p w14:paraId="58106AEE" w14:textId="0379A388" w:rsidR="007D2227" w:rsidRPr="00471360" w:rsidRDefault="00783DCB" w:rsidP="00C75A4E">
      <w:pPr>
        <w:pStyle w:val="GOSTScript"/>
      </w:pPr>
      <w:r w:rsidRPr="00BF7438">
        <w:tab/>
      </w:r>
      <w:r w:rsidRPr="00BF7438">
        <w:tab/>
      </w:r>
      <w:r w:rsidRPr="00BF7438">
        <w:tab/>
      </w:r>
      <w:ins w:id="2970" w:author="Сказецкая Наталья Камилевна" w:date="2024-08-05T17:31:00Z">
        <w:r w:rsidR="007D2227" w:rsidRPr="00BF7E78">
          <w:t>"</w:t>
        </w:r>
        <w:r w:rsidR="007D2227" w:rsidRPr="007D2227">
          <w:t>Id</w:t>
        </w:r>
        <w:r w:rsidR="007D2227" w:rsidRPr="00BF7E78">
          <w:t>"</w:t>
        </w:r>
        <w:r w:rsidR="007D2227" w:rsidRPr="007D2227">
          <w:t xml:space="preserve">: </w:t>
        </w:r>
        <w:r w:rsidR="007D2227" w:rsidRPr="00BF7E78">
          <w:t>"</w:t>
        </w:r>
        <w:r w:rsidR="007D2227" w:rsidRPr="007D2227">
          <w:t>2404170100000002</w:t>
        </w:r>
        <w:r w:rsidR="007D2227" w:rsidRPr="00BF7E78">
          <w:t>"</w:t>
        </w:r>
        <w:r w:rsidR="007D2227" w:rsidRPr="00471360">
          <w:t>,</w:t>
        </w:r>
      </w:ins>
    </w:p>
    <w:p w14:paraId="3304CCA8" w14:textId="77777777" w:rsidR="00BF7438" w:rsidRPr="00BF7438" w:rsidRDefault="00BF7438" w:rsidP="00C75A4E">
      <w:pPr>
        <w:pStyle w:val="GOSTScript"/>
      </w:pPr>
      <w:r w:rsidRPr="00BF7438">
        <w:tab/>
      </w:r>
      <w:r w:rsidRPr="00BF7438">
        <w:tab/>
      </w:r>
      <w:r w:rsidRPr="00BF7438">
        <w:tab/>
      </w:r>
      <w:r w:rsidRPr="00BF7438">
        <w:tab/>
        <w:t>"Dt": {</w:t>
      </w:r>
    </w:p>
    <w:p w14:paraId="5A2C27D0" w14:textId="77777777" w:rsidR="00BF7438" w:rsidRPr="00BF7438" w:rsidRDefault="00BF7438" w:rsidP="00C75A4E">
      <w:pPr>
        <w:pStyle w:val="GOSTScript"/>
      </w:pPr>
      <w:r w:rsidRPr="00BF7438">
        <w:tab/>
      </w:r>
      <w:r w:rsidRPr="00BF7438">
        <w:tab/>
      </w:r>
      <w:r w:rsidRPr="00BF7438">
        <w:tab/>
      </w:r>
      <w:r w:rsidRPr="00BF7438">
        <w:tab/>
      </w:r>
      <w:r w:rsidRPr="00BF7438">
        <w:tab/>
        <w:t>"Dt_acc": "99010001.10001050201010002510.3.20211.6200.1.03212643000000016200.-.-.-.-.-.-.-",</w:t>
      </w:r>
    </w:p>
    <w:p w14:paraId="6B004E25" w14:textId="2163FCD7" w:rsidR="00BF7438" w:rsidRPr="00BF7438" w:rsidRDefault="00BF7438" w:rsidP="00C75A4E">
      <w:pPr>
        <w:pStyle w:val="GOSTScript"/>
      </w:pPr>
      <w:r w:rsidRPr="00BF7438">
        <w:tab/>
      </w:r>
      <w:r w:rsidRPr="00BF7438">
        <w:tab/>
      </w:r>
      <w:r w:rsidRPr="00BF7438">
        <w:tab/>
      </w:r>
      <w:r w:rsidRPr="00BF7438">
        <w:tab/>
      </w:r>
      <w:r w:rsidRPr="00BF7438">
        <w:tab/>
        <w:t>"Operation_type": 1,</w:t>
      </w:r>
    </w:p>
    <w:p w14:paraId="05C2DDC0" w14:textId="77777777" w:rsidR="00BF7438" w:rsidRPr="00BF7438" w:rsidRDefault="00BF7438" w:rsidP="00C75A4E">
      <w:pPr>
        <w:pStyle w:val="GOSTScript"/>
      </w:pPr>
      <w:r w:rsidRPr="00BF7438">
        <w:tab/>
      </w:r>
      <w:r w:rsidRPr="00BF7438">
        <w:tab/>
      </w:r>
      <w:r w:rsidRPr="00BF7438">
        <w:tab/>
      </w:r>
      <w:r w:rsidRPr="00BF7438">
        <w:tab/>
      </w:r>
      <w:r w:rsidRPr="00BF7438">
        <w:tab/>
        <w:t>"Analistic_parametrs": [</w:t>
      </w:r>
    </w:p>
    <w:p w14:paraId="1FC1CF6A" w14:textId="77777777" w:rsidR="00BF7438" w:rsidRPr="00BF7438" w:rsidRDefault="00BF7438" w:rsidP="00C75A4E">
      <w:pPr>
        <w:pStyle w:val="GOSTScript"/>
      </w:pPr>
      <w:r w:rsidRPr="00BF7438">
        <w:tab/>
      </w:r>
      <w:r w:rsidRPr="00BF7438">
        <w:tab/>
      </w:r>
      <w:r w:rsidRPr="00BF7438">
        <w:tab/>
      </w:r>
      <w:r w:rsidRPr="00BF7438">
        <w:tab/>
      </w:r>
      <w:r w:rsidRPr="00BF7438">
        <w:tab/>
      </w:r>
      <w:r w:rsidRPr="00BF7438">
        <w:tab/>
        <w:t>{</w:t>
      </w:r>
    </w:p>
    <w:p w14:paraId="693EE5FB" w14:textId="77777777" w:rsidR="00BF7438" w:rsidRPr="00BF7438" w:rsidRDefault="00BF7438" w:rsidP="00C75A4E">
      <w:pPr>
        <w:pStyle w:val="GOSTScript"/>
      </w:pPr>
      <w:r w:rsidRPr="00BF7438">
        <w:lastRenderedPageBreak/>
        <w:tab/>
      </w:r>
      <w:r w:rsidRPr="00BF7438">
        <w:tab/>
      </w:r>
      <w:r w:rsidRPr="00BF7438">
        <w:tab/>
      </w:r>
      <w:r w:rsidRPr="00BF7438">
        <w:tab/>
      </w:r>
      <w:r w:rsidRPr="00BF7438">
        <w:tab/>
      </w:r>
      <w:r w:rsidRPr="00BF7438">
        <w:tab/>
      </w:r>
      <w:r w:rsidRPr="00BF7438">
        <w:tab/>
        <w:t>"param": "account",</w:t>
      </w:r>
    </w:p>
    <w:p w14:paraId="2D09AB2C" w14:textId="77777777" w:rsidR="00BF7438" w:rsidRPr="003B0425" w:rsidRDefault="00BF7438" w:rsidP="00C75A4E">
      <w:pPr>
        <w:pStyle w:val="GOSTScript"/>
      </w:pPr>
      <w:r w:rsidRPr="00BF7438">
        <w:tab/>
      </w:r>
      <w:r w:rsidRPr="00BF7438">
        <w:tab/>
      </w:r>
      <w:r w:rsidRPr="00BF7438">
        <w:tab/>
      </w:r>
      <w:r w:rsidRPr="00BF7438">
        <w:tab/>
      </w:r>
      <w:r w:rsidRPr="00BF7438">
        <w:tab/>
      </w:r>
      <w:r w:rsidRPr="00BF7438">
        <w:tab/>
      </w:r>
      <w:r w:rsidRPr="00BF7438">
        <w:tab/>
      </w:r>
      <w:r w:rsidRPr="004F4076">
        <w:t>"</w:t>
      </w:r>
      <w:r>
        <w:t>value</w:t>
      </w:r>
      <w:r w:rsidRPr="004F4076">
        <w:t>": "20211"</w:t>
      </w:r>
    </w:p>
    <w:p w14:paraId="66F87A6B" w14:textId="77777777" w:rsidR="00BF7438" w:rsidRPr="00C75A4E" w:rsidRDefault="00BF7438" w:rsidP="00C75A4E">
      <w:pPr>
        <w:pStyle w:val="GOSTScript"/>
        <w:rPr>
          <w:lang w:val="ru-RU"/>
        </w:rPr>
      </w:pPr>
      <w:r w:rsidRPr="003B0425">
        <w:tab/>
      </w:r>
      <w:r w:rsidRPr="003B0425">
        <w:tab/>
      </w:r>
      <w:r w:rsidRPr="003B0425">
        <w:tab/>
      </w:r>
      <w:r w:rsidRPr="003B0425">
        <w:tab/>
      </w:r>
      <w:r w:rsidRPr="003B0425">
        <w:tab/>
      </w:r>
      <w:r w:rsidRPr="003B0425">
        <w:tab/>
      </w:r>
      <w:r w:rsidRPr="00C75A4E">
        <w:rPr>
          <w:lang w:val="ru-RU"/>
        </w:rPr>
        <w:t>},</w:t>
      </w:r>
    </w:p>
    <w:p w14:paraId="657D46FE"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12195C3D"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r>
        <w:t>param</w:t>
      </w:r>
      <w:r w:rsidRPr="00C75A4E">
        <w:rPr>
          <w:lang w:val="ru-RU"/>
        </w:rPr>
        <w:t>": "</w:t>
      </w:r>
      <w:r>
        <w:t>budgetCode</w:t>
      </w:r>
      <w:r w:rsidRPr="00C75A4E">
        <w:rPr>
          <w:lang w:val="ru-RU"/>
        </w:rPr>
        <w:t xml:space="preserve"> ",</w:t>
      </w:r>
    </w:p>
    <w:p w14:paraId="71F43B17"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r>
        <w:t>value</w:t>
      </w:r>
      <w:r w:rsidRPr="00C75A4E">
        <w:rPr>
          <w:lang w:val="ru-RU"/>
        </w:rPr>
        <w:t>": "99010001"</w:t>
      </w:r>
    </w:p>
    <w:p w14:paraId="418BE4A1"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2016D60A" w14:textId="2ECED752" w:rsidR="00591D2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271E0A83" w14:textId="23958476" w:rsidR="00591D2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00591D28" w:rsidRPr="00C75A4E">
        <w:rPr>
          <w:lang w:val="ru-RU"/>
        </w:rPr>
        <w:t>// и .т.д., перечисляются все сохраняемые аналитические признаки по записи учета.</w:t>
      </w:r>
    </w:p>
    <w:p w14:paraId="46860501" w14:textId="09CE1F21" w:rsidR="00591D28" w:rsidRPr="003B770B" w:rsidRDefault="00BF7438" w:rsidP="00C75A4E">
      <w:pPr>
        <w:pStyle w:val="GOSTScript"/>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00591D28" w:rsidRPr="003B770B">
        <w:t>}</w:t>
      </w:r>
    </w:p>
    <w:p w14:paraId="062DA311" w14:textId="77777777" w:rsidR="00BF7438" w:rsidRPr="00BF7438" w:rsidRDefault="00BF7438" w:rsidP="00C75A4E">
      <w:pPr>
        <w:pStyle w:val="GOSTScript"/>
      </w:pPr>
      <w:r w:rsidRPr="00BF7438">
        <w:tab/>
      </w:r>
      <w:r w:rsidRPr="00BF7438">
        <w:tab/>
      </w:r>
      <w:r w:rsidRPr="00BF7438">
        <w:tab/>
      </w:r>
      <w:r w:rsidRPr="00BF7438">
        <w:tab/>
      </w:r>
      <w:r w:rsidRPr="00BF7438">
        <w:tab/>
        <w:t>]</w:t>
      </w:r>
    </w:p>
    <w:p w14:paraId="1FD5729C" w14:textId="77777777" w:rsidR="00BF7438" w:rsidRPr="00BF7438" w:rsidRDefault="00BF7438" w:rsidP="00C75A4E">
      <w:pPr>
        <w:pStyle w:val="GOSTScript"/>
      </w:pPr>
      <w:r w:rsidRPr="00BF7438">
        <w:tab/>
      </w:r>
      <w:r w:rsidRPr="00BF7438">
        <w:tab/>
      </w:r>
      <w:r w:rsidRPr="00BF7438">
        <w:tab/>
      </w:r>
      <w:r w:rsidRPr="00BF7438">
        <w:tab/>
        <w:t>},</w:t>
      </w:r>
    </w:p>
    <w:p w14:paraId="5A9A7D52" w14:textId="77777777" w:rsidR="00BF7438" w:rsidRPr="00BF7438" w:rsidRDefault="00BF7438" w:rsidP="00C75A4E">
      <w:pPr>
        <w:pStyle w:val="GOSTScript"/>
      </w:pPr>
      <w:r w:rsidRPr="00BF7438">
        <w:tab/>
      </w:r>
      <w:r w:rsidRPr="00BF7438">
        <w:tab/>
      </w:r>
      <w:r w:rsidRPr="00BF7438">
        <w:tab/>
      </w:r>
      <w:r w:rsidRPr="00BF7438">
        <w:tab/>
        <w:t>"Ct": {</w:t>
      </w:r>
    </w:p>
    <w:p w14:paraId="73C6AAE5" w14:textId="77777777" w:rsidR="00BF7438" w:rsidRPr="00BF7438" w:rsidRDefault="00BF7438" w:rsidP="00C75A4E">
      <w:pPr>
        <w:pStyle w:val="GOSTScript"/>
      </w:pPr>
      <w:r w:rsidRPr="00BF7438">
        <w:tab/>
      </w:r>
      <w:r w:rsidRPr="00BF7438">
        <w:tab/>
      </w:r>
      <w:r w:rsidRPr="00BF7438">
        <w:tab/>
      </w:r>
      <w:r w:rsidRPr="00BF7438">
        <w:tab/>
      </w:r>
      <w:r w:rsidRPr="00BF7438">
        <w:tab/>
        <w:t>"Ct_acc": "99010001.32000000000000000510.3.40210.6200.1.05621481690.-.0023.-.-.-.-.-",</w:t>
      </w:r>
    </w:p>
    <w:p w14:paraId="279719EA" w14:textId="0D5465B5" w:rsidR="00BF7438" w:rsidRPr="00BF7438" w:rsidRDefault="00BF7438" w:rsidP="00C75A4E">
      <w:pPr>
        <w:pStyle w:val="GOSTScript"/>
      </w:pPr>
      <w:r w:rsidRPr="00BF7438">
        <w:tab/>
      </w:r>
      <w:r w:rsidRPr="00BF7438">
        <w:tab/>
      </w:r>
      <w:r w:rsidRPr="00BF7438">
        <w:tab/>
      </w:r>
      <w:r w:rsidRPr="00BF7438">
        <w:tab/>
      </w:r>
      <w:r w:rsidRPr="00BF7438">
        <w:tab/>
        <w:t>"Operation_type": 1,</w:t>
      </w:r>
    </w:p>
    <w:p w14:paraId="6AC9F042" w14:textId="77777777" w:rsidR="00BF7438" w:rsidRPr="00BF7438" w:rsidRDefault="00BF7438" w:rsidP="00C75A4E">
      <w:pPr>
        <w:pStyle w:val="GOSTScript"/>
      </w:pPr>
      <w:r w:rsidRPr="00BF7438">
        <w:tab/>
      </w:r>
      <w:r w:rsidRPr="00BF7438">
        <w:tab/>
      </w:r>
      <w:r w:rsidRPr="00BF7438">
        <w:tab/>
      </w:r>
      <w:r w:rsidRPr="00BF7438">
        <w:tab/>
      </w:r>
      <w:r w:rsidRPr="00BF7438">
        <w:tab/>
        <w:t>"Analistic_parametrs": [</w:t>
      </w:r>
    </w:p>
    <w:p w14:paraId="60131467" w14:textId="77777777" w:rsidR="00BF7438" w:rsidRPr="00BF7438" w:rsidRDefault="00BF7438" w:rsidP="00C75A4E">
      <w:pPr>
        <w:pStyle w:val="GOSTScript"/>
      </w:pPr>
      <w:r w:rsidRPr="00BF7438">
        <w:tab/>
      </w:r>
      <w:r w:rsidRPr="00BF7438">
        <w:tab/>
      </w:r>
      <w:r w:rsidRPr="00BF7438">
        <w:tab/>
      </w:r>
      <w:r w:rsidRPr="00BF7438">
        <w:tab/>
      </w:r>
      <w:r w:rsidRPr="00BF7438">
        <w:tab/>
      </w:r>
      <w:r w:rsidRPr="00BF7438">
        <w:tab/>
        <w:t>{</w:t>
      </w:r>
    </w:p>
    <w:p w14:paraId="57029A25" w14:textId="77777777" w:rsidR="00BF7438" w:rsidRPr="00BF7438" w:rsidRDefault="00BF7438" w:rsidP="00C75A4E">
      <w:pPr>
        <w:pStyle w:val="GOSTScript"/>
      </w:pPr>
      <w:r w:rsidRPr="00BF7438">
        <w:tab/>
      </w:r>
      <w:r w:rsidRPr="00BF7438">
        <w:tab/>
      </w:r>
      <w:r w:rsidRPr="00BF7438">
        <w:tab/>
      </w:r>
      <w:r w:rsidRPr="00BF7438">
        <w:tab/>
      </w:r>
      <w:r w:rsidRPr="00BF7438">
        <w:tab/>
      </w:r>
      <w:r w:rsidRPr="00BF7438">
        <w:tab/>
      </w:r>
      <w:r w:rsidRPr="00BF7438">
        <w:tab/>
        <w:t>"param": "account",</w:t>
      </w:r>
    </w:p>
    <w:p w14:paraId="19E05868" w14:textId="77777777" w:rsidR="00BF7438" w:rsidRPr="00BF7438" w:rsidRDefault="00BF7438" w:rsidP="00C75A4E">
      <w:pPr>
        <w:pStyle w:val="GOSTScript"/>
      </w:pPr>
      <w:r w:rsidRPr="00BF7438">
        <w:tab/>
      </w:r>
      <w:r w:rsidRPr="00BF7438">
        <w:tab/>
      </w:r>
      <w:r w:rsidRPr="00BF7438">
        <w:tab/>
      </w:r>
      <w:r w:rsidRPr="00BF7438">
        <w:tab/>
      </w:r>
      <w:r w:rsidRPr="00BF7438">
        <w:tab/>
      </w:r>
      <w:r w:rsidRPr="00BF7438">
        <w:tab/>
      </w:r>
      <w:r w:rsidRPr="00BF7438">
        <w:tab/>
        <w:t>"value": "40210"</w:t>
      </w:r>
    </w:p>
    <w:p w14:paraId="4EAC54E3" w14:textId="77777777" w:rsidR="00BF7438" w:rsidRPr="00C75A4E" w:rsidRDefault="00BF7438" w:rsidP="00C75A4E">
      <w:pPr>
        <w:pStyle w:val="GOSTScript"/>
        <w:rPr>
          <w:lang w:val="ru-RU"/>
        </w:rPr>
      </w:pPr>
      <w:r w:rsidRPr="00BF7438">
        <w:tab/>
      </w:r>
      <w:r w:rsidRPr="00BF7438">
        <w:tab/>
      </w:r>
      <w:r w:rsidRPr="00BF7438">
        <w:tab/>
      </w:r>
      <w:r w:rsidRPr="00BF7438">
        <w:tab/>
      </w:r>
      <w:r w:rsidRPr="00BF7438">
        <w:tab/>
      </w:r>
      <w:r w:rsidRPr="00BF7438">
        <w:tab/>
      </w:r>
      <w:r w:rsidRPr="00C75A4E">
        <w:rPr>
          <w:lang w:val="ru-RU"/>
        </w:rPr>
        <w:t>},</w:t>
      </w:r>
    </w:p>
    <w:p w14:paraId="444170C4"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1D8FE30D"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r w:rsidRPr="00BF7438">
        <w:t>param</w:t>
      </w:r>
      <w:r w:rsidRPr="00C75A4E">
        <w:rPr>
          <w:lang w:val="ru-RU"/>
        </w:rPr>
        <w:t>": "</w:t>
      </w:r>
      <w:r w:rsidRPr="00BF7438">
        <w:t>budgetCode</w:t>
      </w:r>
      <w:r w:rsidRPr="00C75A4E">
        <w:rPr>
          <w:lang w:val="ru-RU"/>
        </w:rPr>
        <w:t>",</w:t>
      </w:r>
    </w:p>
    <w:p w14:paraId="34062704"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r w:rsidRPr="00BF7438">
        <w:t>value</w:t>
      </w:r>
      <w:r w:rsidRPr="00C75A4E">
        <w:rPr>
          <w:lang w:val="ru-RU"/>
        </w:rPr>
        <w:t>": "99010001"</w:t>
      </w:r>
    </w:p>
    <w:p w14:paraId="6B138E41"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0354BBA1" w14:textId="68455097" w:rsidR="00591D2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64AEBBFE" w14:textId="1F588FE8" w:rsidR="00591D2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r>
      <w:r w:rsidR="00591D28" w:rsidRPr="00C75A4E">
        <w:rPr>
          <w:lang w:val="ru-RU"/>
        </w:rPr>
        <w:t>// и .т.д., перечисляются все сохраняемые аналитические признаки по записи учета.</w:t>
      </w:r>
    </w:p>
    <w:p w14:paraId="33246B12" w14:textId="68E24289"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172C55CD"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1AE45F29"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p>
    <w:p w14:paraId="46235886"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BF7438">
        <w:t>Period</w:t>
      </w:r>
      <w:r w:rsidRPr="00C75A4E">
        <w:rPr>
          <w:lang w:val="ru-RU"/>
        </w:rPr>
        <w:t>": "</w:t>
      </w:r>
      <w:r w:rsidRPr="00BF7438">
        <w:t>period</w:t>
      </w:r>
      <w:r w:rsidRPr="00C75A4E">
        <w:rPr>
          <w:lang w:val="ru-RU"/>
        </w:rPr>
        <w:t>1",</w:t>
      </w:r>
    </w:p>
    <w:p w14:paraId="5507E219" w14:textId="77777777" w:rsidR="00BF7438" w:rsidRPr="00C75A4E" w:rsidRDefault="00BF743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BF7438">
        <w:t>Operation</w:t>
      </w:r>
      <w:r w:rsidRPr="00C75A4E">
        <w:rPr>
          <w:lang w:val="ru-RU"/>
        </w:rPr>
        <w:t>_</w:t>
      </w:r>
      <w:r w:rsidRPr="00BF7438">
        <w:t>name</w:t>
      </w:r>
      <w:r w:rsidRPr="00C75A4E">
        <w:rPr>
          <w:lang w:val="ru-RU"/>
        </w:rPr>
        <w:t>": "Поступление средств во временное распоряжение",</w:t>
      </w:r>
    </w:p>
    <w:p w14:paraId="2A79B59F" w14:textId="4D6B9F39" w:rsidR="00BF7438" w:rsidRPr="00BF7438" w:rsidRDefault="00BF7438" w:rsidP="00C75A4E">
      <w:pPr>
        <w:pStyle w:val="GOSTScript"/>
      </w:pPr>
      <w:r w:rsidRPr="00C75A4E">
        <w:rPr>
          <w:lang w:val="ru-RU"/>
        </w:rPr>
        <w:tab/>
      </w:r>
      <w:r w:rsidRPr="00C75A4E">
        <w:rPr>
          <w:lang w:val="ru-RU"/>
        </w:rPr>
        <w:tab/>
      </w:r>
      <w:r w:rsidRPr="00C75A4E">
        <w:rPr>
          <w:lang w:val="ru-RU"/>
        </w:rPr>
        <w:tab/>
      </w:r>
      <w:r w:rsidRPr="00C75A4E">
        <w:rPr>
          <w:lang w:val="ru-RU"/>
        </w:rPr>
        <w:tab/>
      </w:r>
      <w:r w:rsidRPr="00BF7438">
        <w:t>"Sum": 10000</w:t>
      </w:r>
      <w:r w:rsidR="008E15A9" w:rsidRPr="005F6365">
        <w:t>.</w:t>
      </w:r>
      <w:r w:rsidRPr="00BF7438">
        <w:t>00,</w:t>
      </w:r>
    </w:p>
    <w:p w14:paraId="1A3954C1" w14:textId="6C9AB513" w:rsidR="00BF7438" w:rsidRPr="00BF7438" w:rsidRDefault="00BF7438" w:rsidP="00C75A4E">
      <w:pPr>
        <w:pStyle w:val="GOSTScript"/>
      </w:pPr>
      <w:r w:rsidRPr="00BF7438">
        <w:tab/>
      </w:r>
      <w:r w:rsidRPr="00BF7438">
        <w:tab/>
      </w:r>
      <w:r w:rsidRPr="00BF7438">
        <w:tab/>
      </w:r>
      <w:r w:rsidRPr="00BF7438">
        <w:tab/>
        <w:t>"Entered_amount": 10000</w:t>
      </w:r>
      <w:r w:rsidR="00BB5633">
        <w:t>.</w:t>
      </w:r>
      <w:r w:rsidRPr="00BF7438">
        <w:t>00,</w:t>
      </w:r>
    </w:p>
    <w:p w14:paraId="2475283D" w14:textId="77777777" w:rsidR="00BF7438" w:rsidRPr="00BF7438" w:rsidRDefault="00BF7438" w:rsidP="00C75A4E">
      <w:pPr>
        <w:pStyle w:val="GOSTScript"/>
      </w:pPr>
      <w:r w:rsidRPr="00BF7438">
        <w:tab/>
      </w:r>
      <w:r w:rsidRPr="00BF7438">
        <w:tab/>
      </w:r>
      <w:r w:rsidRPr="00BF7438">
        <w:tab/>
      </w:r>
      <w:r w:rsidRPr="00BF7438">
        <w:tab/>
        <w:t>"Currency_code": "643",</w:t>
      </w:r>
    </w:p>
    <w:p w14:paraId="3D956182" w14:textId="77777777" w:rsidR="00BF7438" w:rsidRPr="00BF7438" w:rsidRDefault="00BF7438" w:rsidP="00C75A4E">
      <w:pPr>
        <w:pStyle w:val="GOSTScript"/>
      </w:pPr>
      <w:r w:rsidRPr="00BF7438">
        <w:tab/>
      </w:r>
      <w:r w:rsidRPr="00BF7438">
        <w:tab/>
      </w:r>
      <w:r w:rsidRPr="00BF7438">
        <w:tab/>
      </w:r>
      <w:r w:rsidRPr="00BF7438">
        <w:tab/>
        <w:t>"Currency_name": "Российский рубль",</w:t>
      </w:r>
    </w:p>
    <w:p w14:paraId="26CA9EA8" w14:textId="77777777" w:rsidR="00BF7438" w:rsidRPr="00BF7438" w:rsidRDefault="00BF7438" w:rsidP="00C75A4E">
      <w:pPr>
        <w:pStyle w:val="GOSTScript"/>
      </w:pPr>
      <w:r w:rsidRPr="00BF7438">
        <w:tab/>
      </w:r>
      <w:r w:rsidRPr="00BF7438">
        <w:tab/>
      </w:r>
      <w:r w:rsidRPr="00BF7438">
        <w:tab/>
      </w:r>
      <w:r w:rsidRPr="00BF7438">
        <w:tab/>
        <w:t>"SettlementDate": "2022-11-07",</w:t>
      </w:r>
    </w:p>
    <w:p w14:paraId="4635521F" w14:textId="50B15D34" w:rsidR="00BF7438" w:rsidRDefault="00BF7438" w:rsidP="00C75A4E">
      <w:pPr>
        <w:pStyle w:val="GOSTScript"/>
        <w:rPr>
          <w:ins w:id="2971" w:author="Сказецкая Наталья Камилевна" w:date="2024-08-05T17:43:00Z"/>
        </w:rPr>
      </w:pPr>
      <w:r w:rsidRPr="00BF7438">
        <w:tab/>
      </w:r>
      <w:r w:rsidRPr="00BF7438">
        <w:tab/>
      </w:r>
      <w:r w:rsidRPr="00BF7438">
        <w:tab/>
      </w:r>
      <w:r w:rsidRPr="00BF7438">
        <w:tab/>
        <w:t>"Effective_Date": "2022-11-07",</w:t>
      </w:r>
    </w:p>
    <w:p w14:paraId="3F5174EC" w14:textId="57FBFB61" w:rsidR="00126903" w:rsidRPr="00126903" w:rsidRDefault="00783DCB" w:rsidP="00C75A4E">
      <w:pPr>
        <w:pStyle w:val="GOSTScript"/>
        <w:rPr>
          <w:ins w:id="2972" w:author="Сказецкая Наталья Камилевна" w:date="2024-08-05T17:32:00Z"/>
        </w:rPr>
      </w:pPr>
      <w:r w:rsidRPr="00BF7438">
        <w:tab/>
      </w:r>
      <w:r w:rsidRPr="00BF7438">
        <w:tab/>
      </w:r>
      <w:r w:rsidRPr="00BF7438">
        <w:tab/>
      </w:r>
      <w:r w:rsidRPr="00BF7438">
        <w:tab/>
      </w:r>
      <w:ins w:id="2973" w:author="Сказецкая Наталья Камилевна" w:date="2024-08-05T17:43:00Z">
        <w:r w:rsidR="00126903" w:rsidRPr="00BF7438">
          <w:t>"</w:t>
        </w:r>
        <w:r w:rsidR="00126903">
          <w:rPr>
            <w:szCs w:val="22"/>
          </w:rPr>
          <w:t>B</w:t>
        </w:r>
        <w:r w:rsidR="00126903" w:rsidRPr="00FE678F">
          <w:rPr>
            <w:szCs w:val="22"/>
          </w:rPr>
          <w:t>alance_date_kind</w:t>
        </w:r>
        <w:r w:rsidR="00126903" w:rsidRPr="00BF7438">
          <w:t>"</w:t>
        </w:r>
        <w:r w:rsidR="00126903" w:rsidRPr="00126903">
          <w:t xml:space="preserve">: </w:t>
        </w:r>
        <w:del w:id="2974" w:author="Сатлер Марина Викторовна" w:date="2026-04-07T10:57:00Z">
          <w:r w:rsidR="00126903" w:rsidRPr="00BF7438" w:rsidDel="00DE6054">
            <w:delText>"</w:delText>
          </w:r>
        </w:del>
        <w:r w:rsidR="00126903" w:rsidRPr="00126903">
          <w:t>0</w:t>
        </w:r>
        <w:del w:id="2975" w:author="Сатлер Марина Викторовна" w:date="2026-04-07T10:57:00Z">
          <w:r w:rsidR="00126903" w:rsidRPr="00BF7438" w:rsidDel="00DE6054">
            <w:delText>"</w:delText>
          </w:r>
        </w:del>
        <w:r w:rsidR="00126903" w:rsidRPr="00126903">
          <w:t>,</w:t>
        </w:r>
      </w:ins>
    </w:p>
    <w:p w14:paraId="28A2482C" w14:textId="6793D2A9" w:rsidR="007D2227" w:rsidRPr="00BF7438" w:rsidRDefault="00783DCB" w:rsidP="00C75A4E">
      <w:pPr>
        <w:pStyle w:val="GOSTScript"/>
      </w:pPr>
      <w:r w:rsidRPr="00BF7438">
        <w:lastRenderedPageBreak/>
        <w:tab/>
      </w:r>
      <w:r w:rsidRPr="00BF7438">
        <w:tab/>
      </w:r>
      <w:r w:rsidRPr="00BF7438">
        <w:tab/>
      </w:r>
      <w:r w:rsidRPr="00BF7438">
        <w:tab/>
      </w:r>
      <w:ins w:id="2976" w:author="Сказецкая Наталья Камилевна" w:date="2024-08-05T17:32:00Z">
        <w:r w:rsidR="007D2227" w:rsidRPr="00BF7E78">
          <w:t>"</w:t>
        </w:r>
      </w:ins>
      <w:ins w:id="2977" w:author="Сказецкая Наталья Камилевна" w:date="2024-08-05T17:33:00Z">
        <w:r w:rsidR="007D2227" w:rsidRPr="007D2227">
          <w:t>Status_Code</w:t>
        </w:r>
      </w:ins>
      <w:ins w:id="2978" w:author="Сказецкая Наталья Камилевна" w:date="2024-08-05T17:32:00Z">
        <w:r w:rsidR="007D2227" w:rsidRPr="00BF7E78">
          <w:t>"</w:t>
        </w:r>
        <w:r w:rsidR="007D2227" w:rsidRPr="007D2227">
          <w:t xml:space="preserve">: </w:t>
        </w:r>
        <w:del w:id="2979" w:author="Сатлер Марина Викторовна" w:date="2026-04-07T10:57:00Z">
          <w:r w:rsidR="007D2227" w:rsidRPr="00BF7E78" w:rsidDel="00DE6054">
            <w:delText>"</w:delText>
          </w:r>
        </w:del>
      </w:ins>
      <w:ins w:id="2980" w:author="Сказецкая Наталья Камилевна" w:date="2024-08-05T17:33:00Z">
        <w:r w:rsidR="007D2227" w:rsidRPr="00126903">
          <w:t>0</w:t>
        </w:r>
      </w:ins>
      <w:ins w:id="2981" w:author="Сказецкая Наталья Камилевна" w:date="2024-08-05T17:32:00Z">
        <w:del w:id="2982" w:author="Сатлер Марина Викторовна" w:date="2026-04-07T10:57:00Z">
          <w:r w:rsidR="007D2227" w:rsidRPr="00BF7E78" w:rsidDel="00DE6054">
            <w:delText>"</w:delText>
          </w:r>
        </w:del>
        <w:r w:rsidR="007D2227" w:rsidRPr="007D2227">
          <w:t>,</w:t>
        </w:r>
      </w:ins>
    </w:p>
    <w:p w14:paraId="069C46DB" w14:textId="77777777" w:rsidR="00BF7438" w:rsidRPr="00BF7438" w:rsidRDefault="00BF7438" w:rsidP="00C75A4E">
      <w:pPr>
        <w:pStyle w:val="GOSTScript"/>
      </w:pPr>
      <w:r w:rsidRPr="00BF7438">
        <w:tab/>
      </w:r>
      <w:r w:rsidRPr="00BF7438">
        <w:tab/>
      </w:r>
      <w:r w:rsidRPr="00BF7438">
        <w:tab/>
      </w:r>
      <w:r w:rsidRPr="00BF7438">
        <w:tab/>
        <w:t>"Status_Description": "Проведена",</w:t>
      </w:r>
    </w:p>
    <w:p w14:paraId="3456FFFF" w14:textId="500567DE" w:rsidR="00BF7438" w:rsidRPr="00BF7438" w:rsidRDefault="00BF7438" w:rsidP="00C75A4E">
      <w:pPr>
        <w:pStyle w:val="GOSTScript"/>
      </w:pPr>
      <w:r w:rsidRPr="00BF7438">
        <w:tab/>
      </w:r>
      <w:r w:rsidRPr="00BF7438">
        <w:tab/>
      </w:r>
      <w:r w:rsidRPr="00BF7438">
        <w:tab/>
      </w:r>
      <w:r w:rsidRPr="00BF7438">
        <w:tab/>
        <w:t>"Canceled": 0,</w:t>
      </w:r>
    </w:p>
    <w:p w14:paraId="32B14C4F" w14:textId="7FB6D9E5" w:rsidR="00843833" w:rsidRPr="00126903" w:rsidRDefault="00BF7438" w:rsidP="00126903">
      <w:pPr>
        <w:pStyle w:val="GOSTScript"/>
      </w:pPr>
      <w:r w:rsidRPr="00BF7438">
        <w:tab/>
      </w:r>
      <w:r w:rsidRPr="00BF7438">
        <w:tab/>
      </w:r>
      <w:r w:rsidRPr="00BF7438">
        <w:tab/>
      </w:r>
      <w:r w:rsidRPr="00BF7438">
        <w:tab/>
        <w:t>"MethodFormation": 0,</w:t>
      </w:r>
    </w:p>
    <w:p w14:paraId="25D39307" w14:textId="1C7883FD" w:rsidR="00BF7438" w:rsidRPr="00BF7438" w:rsidRDefault="00BF7438" w:rsidP="00843833">
      <w:pPr>
        <w:pStyle w:val="GOSTScript"/>
      </w:pPr>
      <w:r w:rsidRPr="00BF7438">
        <w:tab/>
      </w:r>
      <w:r w:rsidRPr="00BF7438">
        <w:tab/>
      </w:r>
      <w:r w:rsidRPr="00BF7438">
        <w:tab/>
      </w:r>
      <w:r w:rsidRPr="00BF7438">
        <w:tab/>
        <w:t>"Book": "FTAccFedOrg",</w:t>
      </w:r>
    </w:p>
    <w:p w14:paraId="40BC35DB" w14:textId="77777777" w:rsidR="00BF7438" w:rsidRDefault="00BF7438" w:rsidP="00C75A4E">
      <w:pPr>
        <w:pStyle w:val="GOSTScript"/>
      </w:pPr>
      <w:r w:rsidRPr="00BF7438">
        <w:tab/>
      </w:r>
      <w:r w:rsidRPr="00BF7438">
        <w:tab/>
      </w:r>
      <w:r w:rsidRPr="00BF7438">
        <w:tab/>
      </w:r>
      <w:r w:rsidRPr="00BF7438">
        <w:tab/>
        <w:t>"TOFK": "6200",</w:t>
      </w:r>
    </w:p>
    <w:p w14:paraId="75217141" w14:textId="0E367B77" w:rsidR="00DE4D4A" w:rsidRPr="00BF7438" w:rsidRDefault="00DE4D4A" w:rsidP="00C75A4E">
      <w:pPr>
        <w:pStyle w:val="GOSTScript"/>
      </w:pPr>
      <w:r w:rsidRPr="00BF7438">
        <w:tab/>
      </w:r>
      <w:r w:rsidRPr="00BF7438">
        <w:tab/>
      </w:r>
      <w:r w:rsidRPr="00BF7438">
        <w:tab/>
      </w:r>
      <w:r w:rsidRPr="00BF7438">
        <w:tab/>
      </w:r>
      <w:r w:rsidRPr="00DE4D4A">
        <w:t>"Source": "EXP05",</w:t>
      </w:r>
    </w:p>
    <w:p w14:paraId="0F6AE2E3" w14:textId="77777777" w:rsidR="00BF7438" w:rsidRPr="00BF7438" w:rsidRDefault="00BF7438" w:rsidP="00C75A4E">
      <w:pPr>
        <w:pStyle w:val="GOSTScript"/>
      </w:pPr>
      <w:r w:rsidRPr="00BF7438">
        <w:tab/>
      </w:r>
      <w:r w:rsidRPr="00BF7438">
        <w:tab/>
      </w:r>
      <w:r w:rsidRPr="00BF7438">
        <w:tab/>
      </w:r>
      <w:r w:rsidRPr="00BF7438">
        <w:tab/>
        <w:t>"Stage": "auth",</w:t>
      </w:r>
    </w:p>
    <w:p w14:paraId="128EC727" w14:textId="76C86A0D" w:rsidR="00BF7438" w:rsidRPr="00471360" w:rsidRDefault="00BF7438" w:rsidP="00C75A4E">
      <w:pPr>
        <w:pStyle w:val="GOSTScript"/>
        <w:rPr>
          <w:ins w:id="2983" w:author="Сказецкая Наталья Камилевна" w:date="2024-08-05T17:50:00Z"/>
        </w:rPr>
      </w:pPr>
      <w:r w:rsidRPr="00BF7438">
        <w:tab/>
      </w:r>
      <w:r w:rsidRPr="00BF7438">
        <w:tab/>
      </w:r>
      <w:r w:rsidRPr="00BF7438">
        <w:tab/>
      </w:r>
      <w:r w:rsidRPr="00BF7438">
        <w:tab/>
        <w:t>"CreationDataTime": "2022-11-07 10:37:22"</w:t>
      </w:r>
      <w:ins w:id="2984" w:author="Сказецкая Наталья Камилевна" w:date="2024-08-05T17:49:00Z">
        <w:r w:rsidR="003E1FBF" w:rsidRPr="00471360">
          <w:t>,</w:t>
        </w:r>
      </w:ins>
    </w:p>
    <w:p w14:paraId="1AFAC091" w14:textId="66E4A353" w:rsidR="003E1FBF" w:rsidRPr="00E83D0B" w:rsidRDefault="00783DCB" w:rsidP="003E1FBF">
      <w:pPr>
        <w:pStyle w:val="GOSTScript"/>
        <w:rPr>
          <w:ins w:id="2985" w:author="Сказецкая Наталья Камилевна" w:date="2024-08-05T17:50:00Z"/>
        </w:rPr>
      </w:pPr>
      <w:r w:rsidRPr="00BF7438">
        <w:tab/>
      </w:r>
      <w:r w:rsidRPr="00BF7438">
        <w:tab/>
      </w:r>
      <w:r w:rsidRPr="00BF7438">
        <w:tab/>
      </w:r>
      <w:r w:rsidRPr="00BF7438">
        <w:tab/>
      </w:r>
      <w:ins w:id="2986" w:author="Сказецкая Наталья Камилевна" w:date="2024-08-05T17:50:00Z">
        <w:r w:rsidR="003E1FBF" w:rsidRPr="00E83D0B">
          <w:t>"DocNum": "7638",</w:t>
        </w:r>
      </w:ins>
    </w:p>
    <w:p w14:paraId="2413029D" w14:textId="686C526D" w:rsidR="003E1FBF" w:rsidRPr="00E83D0B" w:rsidRDefault="00783DCB" w:rsidP="003E1FBF">
      <w:pPr>
        <w:pStyle w:val="GOSTScript"/>
        <w:rPr>
          <w:ins w:id="2987" w:author="Сказецкая Наталья Камилевна" w:date="2024-08-05T17:50:00Z"/>
        </w:rPr>
      </w:pPr>
      <w:r w:rsidRPr="00BF7438">
        <w:tab/>
      </w:r>
      <w:r w:rsidRPr="00BF7438">
        <w:tab/>
      </w:r>
      <w:r w:rsidRPr="00BF7438">
        <w:tab/>
      </w:r>
      <w:r w:rsidRPr="00BF7438">
        <w:tab/>
      </w:r>
      <w:ins w:id="2988" w:author="Сказецкая Наталья Камилевна" w:date="2024-08-05T17:50:00Z">
        <w:r w:rsidR="003E1FBF" w:rsidRPr="00E83D0B">
          <w:t>"DocDate": "</w:t>
        </w:r>
        <w:r w:rsidR="003E1FBF" w:rsidRPr="00BF7438">
          <w:t>2022-11-0</w:t>
        </w:r>
        <w:r w:rsidR="003E1FBF">
          <w:t>6</w:t>
        </w:r>
        <w:r w:rsidR="003E1FBF" w:rsidRPr="00E83D0B">
          <w:t>",</w:t>
        </w:r>
      </w:ins>
    </w:p>
    <w:p w14:paraId="08580FCA" w14:textId="6DDD88A2" w:rsidR="003E1FBF" w:rsidRPr="00E83D0B" w:rsidRDefault="00783DCB" w:rsidP="003E1FBF">
      <w:pPr>
        <w:pStyle w:val="GOSTScript"/>
        <w:rPr>
          <w:ins w:id="2989" w:author="Сказецкая Наталья Камилевна" w:date="2024-08-05T17:50:00Z"/>
        </w:rPr>
      </w:pPr>
      <w:r w:rsidRPr="00BF7438">
        <w:tab/>
      </w:r>
      <w:r w:rsidRPr="00BF7438">
        <w:tab/>
      </w:r>
      <w:r w:rsidRPr="00BF7438">
        <w:tab/>
      </w:r>
      <w:r w:rsidRPr="00BF7438">
        <w:tab/>
      </w:r>
      <w:ins w:id="2990" w:author="Сказецкая Наталья Камилевна" w:date="2024-08-05T17:50:00Z">
        <w:r w:rsidR="003E1FBF" w:rsidRPr="00E83D0B">
          <w:t>"DocLine": "1",</w:t>
        </w:r>
      </w:ins>
    </w:p>
    <w:p w14:paraId="01996BB7" w14:textId="450BE568" w:rsidR="003E1FBF" w:rsidRPr="00E83D0B" w:rsidRDefault="00783DCB" w:rsidP="003E1FBF">
      <w:pPr>
        <w:pStyle w:val="GOSTScript"/>
      </w:pPr>
      <w:r w:rsidRPr="00BF7438">
        <w:tab/>
      </w:r>
      <w:r w:rsidRPr="00BF7438">
        <w:tab/>
      </w:r>
      <w:r w:rsidRPr="00BF7438">
        <w:tab/>
      </w:r>
      <w:r w:rsidRPr="00BF7438">
        <w:tab/>
      </w:r>
      <w:ins w:id="2991" w:author="Сказецкая Наталья Камилевна" w:date="2024-08-05T17:50:00Z">
        <w:r w:rsidR="003E1FBF" w:rsidRPr="00E83D0B">
          <w:t>"DocType": "</w:t>
        </w:r>
      </w:ins>
      <w:ins w:id="2992" w:author="Сказецкая Наталья Камилевна" w:date="2024-08-05T18:06:00Z">
        <w:r w:rsidR="007F1246" w:rsidRPr="00B9499D">
          <w:t>MSC_PAYM_ORDER_0401060</w:t>
        </w:r>
      </w:ins>
      <w:ins w:id="2993" w:author="Сказецкая Наталья Камилевна" w:date="2024-08-05T17:50:00Z">
        <w:r w:rsidR="003E1FBF" w:rsidRPr="00E83D0B">
          <w:t>"</w:t>
        </w:r>
      </w:ins>
    </w:p>
    <w:p w14:paraId="0A7AEED9" w14:textId="77777777" w:rsidR="00BF7438" w:rsidRPr="00A8523A" w:rsidRDefault="00BF7438" w:rsidP="00C75A4E">
      <w:pPr>
        <w:pStyle w:val="GOSTScript"/>
        <w:rPr>
          <w:lang w:val="ru-RU"/>
        </w:rPr>
      </w:pPr>
      <w:r w:rsidRPr="00BF7438">
        <w:tab/>
      </w:r>
      <w:r w:rsidRPr="00BF7438">
        <w:tab/>
      </w:r>
      <w:r w:rsidRPr="00BF7438">
        <w:tab/>
      </w:r>
      <w:r w:rsidRPr="00A8523A">
        <w:rPr>
          <w:lang w:val="ru-RU"/>
        </w:rPr>
        <w:t>}</w:t>
      </w:r>
    </w:p>
    <w:p w14:paraId="2929BFD8" w14:textId="77777777" w:rsidR="00BF7438" w:rsidRPr="00A8523A" w:rsidRDefault="00BF7438" w:rsidP="00C75A4E">
      <w:pPr>
        <w:pStyle w:val="GOSTScript"/>
        <w:rPr>
          <w:lang w:val="ru-RU"/>
        </w:rPr>
      </w:pPr>
      <w:r w:rsidRPr="00A8523A">
        <w:rPr>
          <w:lang w:val="ru-RU"/>
        </w:rPr>
        <w:tab/>
      </w:r>
      <w:r w:rsidRPr="00A8523A">
        <w:rPr>
          <w:lang w:val="ru-RU"/>
        </w:rPr>
        <w:tab/>
        <w:t>]</w:t>
      </w:r>
    </w:p>
    <w:p w14:paraId="41B1801C" w14:textId="77777777" w:rsidR="00BF7438" w:rsidRPr="00A8523A" w:rsidRDefault="00BF7438" w:rsidP="00C75A4E">
      <w:pPr>
        <w:pStyle w:val="GOSTScript"/>
        <w:rPr>
          <w:lang w:val="ru-RU"/>
        </w:rPr>
      </w:pPr>
      <w:r w:rsidRPr="00A8523A">
        <w:rPr>
          <w:lang w:val="ru-RU"/>
        </w:rPr>
        <w:tab/>
        <w:t>}</w:t>
      </w:r>
    </w:p>
    <w:p w14:paraId="4CCE3269" w14:textId="518C8651" w:rsidR="00BF7438" w:rsidRPr="00A8523A" w:rsidRDefault="00BF7438" w:rsidP="00C75A4E">
      <w:pPr>
        <w:pStyle w:val="GOSTScript"/>
        <w:rPr>
          <w:lang w:val="ru-RU"/>
        </w:rPr>
      </w:pPr>
      <w:r w:rsidRPr="00A8523A">
        <w:rPr>
          <w:lang w:val="ru-RU"/>
        </w:rPr>
        <w:t>}</w:t>
      </w:r>
    </w:p>
    <w:p w14:paraId="1B806553" w14:textId="77777777" w:rsidR="007C6EA6" w:rsidRDefault="007C6EA6" w:rsidP="00091AC8">
      <w:pPr>
        <w:ind w:left="567" w:firstLine="0"/>
        <w:rPr>
          <w:u w:val="single"/>
        </w:rPr>
      </w:pPr>
      <w:bookmarkStart w:id="2994" w:name="_Ref115365147"/>
      <w:bookmarkStart w:id="2995" w:name="_Toc117871512"/>
      <w:bookmarkStart w:id="2996" w:name="_Toc121319615"/>
      <w:bookmarkEnd w:id="2941"/>
    </w:p>
    <w:p w14:paraId="014A92B2" w14:textId="4818114D" w:rsidR="00091AC8" w:rsidRDefault="00A8523A" w:rsidP="00091AC8">
      <w:pPr>
        <w:ind w:left="567" w:firstLine="0"/>
      </w:pPr>
      <w:r w:rsidRPr="00A8523A">
        <w:rPr>
          <w:u w:val="single"/>
        </w:rPr>
        <w:t>Пример ответа на запрос списка подобранных записей учета по дате отражения в учете</w:t>
      </w:r>
    </w:p>
    <w:p w14:paraId="7A117A7E" w14:textId="77777777" w:rsidR="007C6EA6" w:rsidRPr="007C6EA6" w:rsidRDefault="007C6EA6" w:rsidP="007C6EA6">
      <w:pPr>
        <w:pStyle w:val="GOSTScript"/>
        <w:rPr>
          <w:ins w:id="2997" w:author="Сатлер Марина Викторовна" w:date="2026-04-07T11:02:00Z"/>
        </w:rPr>
      </w:pPr>
      <w:ins w:id="2998" w:author="Сатлер Марина Викторовна" w:date="2026-04-07T11:02:00Z">
        <w:r w:rsidRPr="007C6EA6">
          <w:t>{</w:t>
        </w:r>
      </w:ins>
    </w:p>
    <w:p w14:paraId="0B952751" w14:textId="77777777" w:rsidR="007C6EA6" w:rsidRPr="007C6EA6" w:rsidRDefault="007C6EA6" w:rsidP="007C6EA6">
      <w:pPr>
        <w:pStyle w:val="GOSTScript"/>
        <w:rPr>
          <w:ins w:id="2999" w:author="Сатлер Марина Викторовна" w:date="2026-04-07T11:02:00Z"/>
        </w:rPr>
      </w:pPr>
      <w:ins w:id="3000" w:author="Сатлер Марина Викторовна" w:date="2026-04-07T11:02:00Z">
        <w:r w:rsidRPr="007C6EA6">
          <w:tab/>
          <w:t>"header": {</w:t>
        </w:r>
      </w:ins>
    </w:p>
    <w:p w14:paraId="7412057F" w14:textId="77777777" w:rsidR="007C6EA6" w:rsidRPr="007C6EA6" w:rsidRDefault="007C6EA6" w:rsidP="007C6EA6">
      <w:pPr>
        <w:pStyle w:val="GOSTScript"/>
        <w:rPr>
          <w:ins w:id="3001" w:author="Сатлер Марина Викторовна" w:date="2026-04-07T11:02:00Z"/>
        </w:rPr>
      </w:pPr>
      <w:ins w:id="3002" w:author="Сатлер Марина Викторовна" w:date="2026-04-07T11:02:00Z">
        <w:r w:rsidRPr="007C6EA6">
          <w:tab/>
        </w:r>
        <w:r w:rsidRPr="007C6EA6">
          <w:tab/>
          <w:t>"Source": "EXP05",</w:t>
        </w:r>
      </w:ins>
    </w:p>
    <w:p w14:paraId="7269C661" w14:textId="77777777" w:rsidR="007C6EA6" w:rsidRPr="007C6EA6" w:rsidRDefault="007C6EA6" w:rsidP="007C6EA6">
      <w:pPr>
        <w:pStyle w:val="GOSTScript"/>
        <w:rPr>
          <w:ins w:id="3003" w:author="Сатлер Марина Викторовна" w:date="2026-04-07T11:02:00Z"/>
        </w:rPr>
      </w:pPr>
      <w:ins w:id="3004" w:author="Сатлер Марина Викторовна" w:date="2026-04-07T11:02:00Z">
        <w:r w:rsidRPr="007C6EA6">
          <w:tab/>
        </w:r>
        <w:r w:rsidRPr="007C6EA6">
          <w:tab/>
          <w:t>"Receiver": "EXP05",</w:t>
        </w:r>
      </w:ins>
    </w:p>
    <w:p w14:paraId="5EEC7125" w14:textId="77777777" w:rsidR="007C6EA6" w:rsidRPr="007C6EA6" w:rsidRDefault="007C6EA6" w:rsidP="007C6EA6">
      <w:pPr>
        <w:pStyle w:val="GOSTScript"/>
        <w:rPr>
          <w:ins w:id="3005" w:author="Сатлер Марина Викторовна" w:date="2026-04-07T11:02:00Z"/>
        </w:rPr>
      </w:pPr>
      <w:ins w:id="3006" w:author="Сатлер Марина Викторовна" w:date="2026-04-07T11:02:00Z">
        <w:r w:rsidRPr="007C6EA6">
          <w:tab/>
        </w:r>
        <w:r w:rsidRPr="007C6EA6">
          <w:tab/>
          <w:t>"AnsDateTime": "2026-03-26 19:10:15",</w:t>
        </w:r>
      </w:ins>
    </w:p>
    <w:p w14:paraId="2FBD86AA" w14:textId="77777777" w:rsidR="007C6EA6" w:rsidRPr="007C6EA6" w:rsidRDefault="007C6EA6" w:rsidP="007C6EA6">
      <w:pPr>
        <w:pStyle w:val="GOSTScript"/>
        <w:rPr>
          <w:ins w:id="3007" w:author="Сатлер Марина Викторовна" w:date="2026-04-07T11:02:00Z"/>
        </w:rPr>
      </w:pPr>
      <w:ins w:id="3008" w:author="Сатлер Марина Викторовна" w:date="2026-04-07T11:02:00Z">
        <w:r w:rsidRPr="007C6EA6">
          <w:tab/>
        </w:r>
        <w:r w:rsidRPr="007C6EA6">
          <w:tab/>
          <w:t>"Version": "2.4",</w:t>
        </w:r>
      </w:ins>
    </w:p>
    <w:p w14:paraId="14E3E2A8" w14:textId="77777777" w:rsidR="007C6EA6" w:rsidRPr="007C6EA6" w:rsidRDefault="007C6EA6" w:rsidP="007C6EA6">
      <w:pPr>
        <w:pStyle w:val="GOSTScript"/>
        <w:rPr>
          <w:ins w:id="3009" w:author="Сатлер Марина Викторовна" w:date="2026-04-07T11:02:00Z"/>
        </w:rPr>
      </w:pPr>
      <w:ins w:id="3010" w:author="Сатлер Марина Викторовна" w:date="2026-04-07T11:02:00Z">
        <w:r w:rsidRPr="007C6EA6">
          <w:tab/>
        </w:r>
        <w:r w:rsidRPr="007C6EA6">
          <w:tab/>
          <w:t>"ReqGuid": "baf999f6-f7bb-4faa-9491-beed1574f30f",</w:t>
        </w:r>
      </w:ins>
    </w:p>
    <w:p w14:paraId="057AF1AB" w14:textId="77777777" w:rsidR="007C6EA6" w:rsidRPr="007C6EA6" w:rsidRDefault="007C6EA6" w:rsidP="007C6EA6">
      <w:pPr>
        <w:pStyle w:val="GOSTScript"/>
        <w:rPr>
          <w:ins w:id="3011" w:author="Сатлер Марина Викторовна" w:date="2026-04-07T11:02:00Z"/>
        </w:rPr>
      </w:pPr>
      <w:ins w:id="3012" w:author="Сатлер Марина Викторовна" w:date="2026-04-07T11:02:00Z">
        <w:r w:rsidRPr="007C6EA6">
          <w:tab/>
        </w:r>
        <w:r w:rsidRPr="007C6EA6">
          <w:tab/>
          <w:t>"AnsGuid": "46691329-292e-11f1-845e-005056951ab6",</w:t>
        </w:r>
      </w:ins>
    </w:p>
    <w:p w14:paraId="5895EE28" w14:textId="77777777" w:rsidR="007C6EA6" w:rsidRPr="007C6EA6" w:rsidRDefault="007C6EA6" w:rsidP="007C6EA6">
      <w:pPr>
        <w:pStyle w:val="GOSTScript"/>
        <w:rPr>
          <w:ins w:id="3013" w:author="Сатлер Марина Викторовна" w:date="2026-04-07T11:02:00Z"/>
        </w:rPr>
      </w:pPr>
      <w:ins w:id="3014" w:author="Сатлер Марина Викторовна" w:date="2026-04-07T11:02:00Z">
        <w:r w:rsidRPr="007C6EA6">
          <w:tab/>
        </w:r>
        <w:r w:rsidRPr="007C6EA6">
          <w:tab/>
          <w:t>"DocGuid": "e4511b49-fa7e-4070-89ee-f1d86434b887",</w:t>
        </w:r>
      </w:ins>
    </w:p>
    <w:p w14:paraId="0ADE67D9" w14:textId="77777777" w:rsidR="007C6EA6" w:rsidRPr="007C6EA6" w:rsidRDefault="007C6EA6" w:rsidP="007C6EA6">
      <w:pPr>
        <w:pStyle w:val="GOSTScript"/>
        <w:rPr>
          <w:ins w:id="3015" w:author="Сатлер Марина Викторовна" w:date="2026-04-07T11:02:00Z"/>
        </w:rPr>
      </w:pPr>
      <w:ins w:id="3016" w:author="Сатлер Марина Викторовна" w:date="2026-04-07T11:02:00Z">
        <w:r w:rsidRPr="007C6EA6">
          <w:tab/>
        </w:r>
        <w:r w:rsidRPr="007C6EA6">
          <w:tab/>
          <w:t>"Result": "S"</w:t>
        </w:r>
      </w:ins>
    </w:p>
    <w:p w14:paraId="1142B837" w14:textId="77777777" w:rsidR="007C6EA6" w:rsidRPr="007C6EA6" w:rsidRDefault="007C6EA6" w:rsidP="007C6EA6">
      <w:pPr>
        <w:pStyle w:val="GOSTScript"/>
        <w:rPr>
          <w:ins w:id="3017" w:author="Сатлер Марина Викторовна" w:date="2026-04-07T11:02:00Z"/>
        </w:rPr>
      </w:pPr>
      <w:ins w:id="3018" w:author="Сатлер Марина Викторовна" w:date="2026-04-07T11:02:00Z">
        <w:r w:rsidRPr="007C6EA6">
          <w:tab/>
          <w:t>},</w:t>
        </w:r>
      </w:ins>
    </w:p>
    <w:p w14:paraId="47A1DB4A" w14:textId="77777777" w:rsidR="007C6EA6" w:rsidRPr="007C6EA6" w:rsidRDefault="007C6EA6" w:rsidP="007C6EA6">
      <w:pPr>
        <w:pStyle w:val="GOSTScript"/>
        <w:rPr>
          <w:ins w:id="3019" w:author="Сатлер Марина Викторовна" w:date="2026-04-07T11:02:00Z"/>
        </w:rPr>
      </w:pPr>
      <w:ins w:id="3020" w:author="Сатлер Марина Викторовна" w:date="2026-04-07T11:02:00Z">
        <w:r w:rsidRPr="007C6EA6">
          <w:tab/>
          <w:t>"document": {</w:t>
        </w:r>
      </w:ins>
    </w:p>
    <w:p w14:paraId="27668066" w14:textId="77777777" w:rsidR="007C6EA6" w:rsidRPr="007C6EA6" w:rsidRDefault="007C6EA6" w:rsidP="007C6EA6">
      <w:pPr>
        <w:pStyle w:val="GOSTScript"/>
        <w:rPr>
          <w:ins w:id="3021" w:author="Сатлер Марина Викторовна" w:date="2026-04-07T11:02:00Z"/>
        </w:rPr>
      </w:pPr>
      <w:ins w:id="3022" w:author="Сатлер Марина Викторовна" w:date="2026-04-07T11:02:00Z">
        <w:r w:rsidRPr="007C6EA6">
          <w:tab/>
        </w:r>
        <w:r w:rsidRPr="007C6EA6">
          <w:tab/>
          <w:t>"Page": 2,</w:t>
        </w:r>
      </w:ins>
    </w:p>
    <w:p w14:paraId="22588CB8" w14:textId="77777777" w:rsidR="007C6EA6" w:rsidRPr="007C6EA6" w:rsidRDefault="007C6EA6" w:rsidP="007C6EA6">
      <w:pPr>
        <w:pStyle w:val="GOSTScript"/>
        <w:rPr>
          <w:ins w:id="3023" w:author="Сатлер Марина Викторовна" w:date="2026-04-07T11:02:00Z"/>
        </w:rPr>
      </w:pPr>
      <w:ins w:id="3024" w:author="Сатлер Марина Викторовна" w:date="2026-04-07T11:02:00Z">
        <w:r w:rsidRPr="007C6EA6">
          <w:tab/>
        </w:r>
        <w:r w:rsidRPr="007C6EA6">
          <w:tab/>
          <w:t>"AllPages": 2,</w:t>
        </w:r>
      </w:ins>
    </w:p>
    <w:p w14:paraId="3A1B2325" w14:textId="77777777" w:rsidR="007C6EA6" w:rsidRPr="007C6EA6" w:rsidRDefault="007C6EA6" w:rsidP="007C6EA6">
      <w:pPr>
        <w:pStyle w:val="GOSTScript"/>
        <w:rPr>
          <w:ins w:id="3025" w:author="Сатлер Марина Викторовна" w:date="2026-04-07T11:02:00Z"/>
        </w:rPr>
      </w:pPr>
      <w:ins w:id="3026" w:author="Сатлер Марина Викторовна" w:date="2026-04-07T11:02:00Z">
        <w:r w:rsidRPr="007C6EA6">
          <w:tab/>
        </w:r>
        <w:r w:rsidRPr="007C6EA6">
          <w:tab/>
          <w:t>"BeginDateTime": "2026-03-01 19:09:41",</w:t>
        </w:r>
      </w:ins>
    </w:p>
    <w:p w14:paraId="3E20140A" w14:textId="77777777" w:rsidR="007C6EA6" w:rsidRPr="007C6EA6" w:rsidRDefault="007C6EA6" w:rsidP="007C6EA6">
      <w:pPr>
        <w:pStyle w:val="GOSTScript"/>
        <w:rPr>
          <w:ins w:id="3027" w:author="Сатлер Марина Викторовна" w:date="2026-04-07T11:02:00Z"/>
        </w:rPr>
      </w:pPr>
      <w:ins w:id="3028" w:author="Сатлер Марина Викторовна" w:date="2026-04-07T11:02:00Z">
        <w:r w:rsidRPr="007C6EA6">
          <w:tab/>
        </w:r>
        <w:r w:rsidRPr="007C6EA6">
          <w:tab/>
          <w:t>"EndDateTime": "2026-03-31 19:09:41",</w:t>
        </w:r>
      </w:ins>
    </w:p>
    <w:p w14:paraId="6FAD960D" w14:textId="77777777" w:rsidR="007C6EA6" w:rsidRPr="007C6EA6" w:rsidRDefault="007C6EA6" w:rsidP="007C6EA6">
      <w:pPr>
        <w:pStyle w:val="GOSTScript"/>
        <w:rPr>
          <w:ins w:id="3029" w:author="Сатлер Марина Викторовна" w:date="2026-04-07T11:02:00Z"/>
        </w:rPr>
      </w:pPr>
      <w:ins w:id="3030" w:author="Сатлер Марина Викторовна" w:date="2026-04-07T11:02:00Z">
        <w:r w:rsidRPr="007C6EA6">
          <w:tab/>
        </w:r>
        <w:r w:rsidRPr="007C6EA6">
          <w:tab/>
          <w:t>"Operation_list": [</w:t>
        </w:r>
      </w:ins>
    </w:p>
    <w:p w14:paraId="7162696E" w14:textId="77777777" w:rsidR="007C6EA6" w:rsidRPr="007C6EA6" w:rsidRDefault="007C6EA6" w:rsidP="007C6EA6">
      <w:pPr>
        <w:pStyle w:val="GOSTScript"/>
        <w:rPr>
          <w:ins w:id="3031" w:author="Сатлер Марина Викторовна" w:date="2026-04-07T11:02:00Z"/>
        </w:rPr>
      </w:pPr>
      <w:ins w:id="3032" w:author="Сатлер Марина Викторовна" w:date="2026-04-07T11:02:00Z">
        <w:r w:rsidRPr="007C6EA6">
          <w:tab/>
        </w:r>
        <w:r w:rsidRPr="007C6EA6">
          <w:tab/>
        </w:r>
        <w:r w:rsidRPr="007C6EA6">
          <w:tab/>
          <w:t>{</w:t>
        </w:r>
      </w:ins>
    </w:p>
    <w:p w14:paraId="677392C6" w14:textId="77777777" w:rsidR="007C6EA6" w:rsidRPr="007C6EA6" w:rsidRDefault="007C6EA6" w:rsidP="007C6EA6">
      <w:pPr>
        <w:pStyle w:val="GOSTScript"/>
        <w:rPr>
          <w:ins w:id="3033" w:author="Сатлер Марина Викторовна" w:date="2026-04-07T11:02:00Z"/>
        </w:rPr>
      </w:pPr>
      <w:ins w:id="3034" w:author="Сатлер Марина Викторовна" w:date="2026-04-07T11:02:00Z">
        <w:r w:rsidRPr="007C6EA6">
          <w:lastRenderedPageBreak/>
          <w:tab/>
        </w:r>
        <w:r w:rsidRPr="007C6EA6">
          <w:tab/>
        </w:r>
        <w:r w:rsidRPr="007C6EA6">
          <w:tab/>
        </w:r>
        <w:r w:rsidRPr="007C6EA6">
          <w:tab/>
          <w:t>"id": 2601200200000000,</w:t>
        </w:r>
      </w:ins>
    </w:p>
    <w:p w14:paraId="57D2B2D6" w14:textId="77777777" w:rsidR="007C6EA6" w:rsidRPr="007C6EA6" w:rsidRDefault="007C6EA6" w:rsidP="007C6EA6">
      <w:pPr>
        <w:pStyle w:val="GOSTScript"/>
        <w:rPr>
          <w:ins w:id="3035" w:author="Сатлер Марина Викторовна" w:date="2026-04-07T11:02:00Z"/>
        </w:rPr>
      </w:pPr>
      <w:ins w:id="3036" w:author="Сатлер Марина Викторовна" w:date="2026-04-07T11:02:00Z">
        <w:r w:rsidRPr="007C6EA6">
          <w:tab/>
        </w:r>
        <w:r w:rsidRPr="007C6EA6">
          <w:tab/>
        </w:r>
        <w:r w:rsidRPr="007C6EA6">
          <w:tab/>
        </w:r>
        <w:r w:rsidRPr="007C6EA6">
          <w:tab/>
          <w:t>"DocGuid": "e4511b49-fa7e-4070-89ee-f1d86434b887",</w:t>
        </w:r>
      </w:ins>
    </w:p>
    <w:p w14:paraId="49238DB7" w14:textId="77777777" w:rsidR="007C6EA6" w:rsidRPr="007C6EA6" w:rsidRDefault="007C6EA6" w:rsidP="007C6EA6">
      <w:pPr>
        <w:pStyle w:val="GOSTScript"/>
        <w:rPr>
          <w:ins w:id="3037" w:author="Сатлер Марина Викторовна" w:date="2026-04-07T11:02:00Z"/>
        </w:rPr>
      </w:pPr>
      <w:ins w:id="3038" w:author="Сатлер Марина Викторовна" w:date="2026-04-07T11:02:00Z">
        <w:r w:rsidRPr="007C6EA6">
          <w:tab/>
        </w:r>
        <w:r w:rsidRPr="007C6EA6">
          <w:tab/>
        </w:r>
        <w:r w:rsidRPr="007C6EA6">
          <w:tab/>
        </w:r>
        <w:r w:rsidRPr="007C6EA6">
          <w:tab/>
          <w:t>"DocConsistency": "0",</w:t>
        </w:r>
      </w:ins>
    </w:p>
    <w:p w14:paraId="74007461" w14:textId="77777777" w:rsidR="007C6EA6" w:rsidRPr="007C6EA6" w:rsidRDefault="007C6EA6" w:rsidP="007C6EA6">
      <w:pPr>
        <w:pStyle w:val="GOSTScript"/>
        <w:rPr>
          <w:ins w:id="3039" w:author="Сатлер Марина Викторовна" w:date="2026-04-07T11:02:00Z"/>
        </w:rPr>
      </w:pPr>
      <w:ins w:id="3040" w:author="Сатлер Марина Викторовна" w:date="2026-04-07T11:02:00Z">
        <w:r w:rsidRPr="007C6EA6">
          <w:tab/>
        </w:r>
        <w:r w:rsidRPr="007C6EA6">
          <w:tab/>
        </w:r>
        <w:r w:rsidRPr="007C6EA6">
          <w:tab/>
        </w:r>
        <w:r w:rsidRPr="007C6EA6">
          <w:tab/>
          <w:t>"Dt": {</w:t>
        </w:r>
      </w:ins>
    </w:p>
    <w:p w14:paraId="507D9158" w14:textId="77777777" w:rsidR="007C6EA6" w:rsidRPr="007C6EA6" w:rsidRDefault="007C6EA6" w:rsidP="007C6EA6">
      <w:pPr>
        <w:pStyle w:val="GOSTScript"/>
        <w:rPr>
          <w:ins w:id="3041" w:author="Сатлер Марина Викторовна" w:date="2026-04-07T11:02:00Z"/>
        </w:rPr>
      </w:pPr>
      <w:ins w:id="3042" w:author="Сатлер Марина Викторовна" w:date="2026-04-07T11:02:00Z">
        <w:r w:rsidRPr="007C6EA6">
          <w:tab/>
        </w:r>
        <w:r w:rsidRPr="007C6EA6">
          <w:tab/>
        </w:r>
        <w:r w:rsidRPr="007C6EA6">
          <w:tab/>
        </w:r>
        <w:r w:rsidRPr="007C6EA6">
          <w:tab/>
        </w:r>
        <w:r w:rsidRPr="007C6EA6">
          <w:tab/>
          <w:t>"Dt_acc": "99010001.34567890098765432100.-.</w:t>
        </w:r>
        <w:r>
          <w:t>БА</w:t>
        </w:r>
        <w:r w:rsidRPr="007C6EA6">
          <w:t>_</w:t>
        </w:r>
        <w:r>
          <w:t>УТВ</w:t>
        </w:r>
        <w:r w:rsidRPr="007C6EA6">
          <w:t>_</w:t>
        </w:r>
        <w:r>
          <w:t>ГРБС</w:t>
        </w:r>
        <w:r w:rsidRPr="007C6EA6">
          <w:t>_1.6000.-.03601076330.</w:t>
        </w:r>
        <w:r>
          <w:t>ЗАЧЕТ</w:t>
        </w:r>
        <w:r w:rsidRPr="007C6EA6">
          <w:t>.-.-.-.-.-.-",</w:t>
        </w:r>
      </w:ins>
    </w:p>
    <w:p w14:paraId="7C3DAA37" w14:textId="77777777" w:rsidR="007C6EA6" w:rsidRPr="007C6EA6" w:rsidRDefault="007C6EA6" w:rsidP="007C6EA6">
      <w:pPr>
        <w:pStyle w:val="GOSTScript"/>
        <w:rPr>
          <w:ins w:id="3043" w:author="Сатлер Марина Викторовна" w:date="2026-04-07T11:02:00Z"/>
        </w:rPr>
      </w:pPr>
      <w:ins w:id="3044" w:author="Сатлер Марина Викторовна" w:date="2026-04-07T11:02:00Z">
        <w:r w:rsidRPr="007C6EA6">
          <w:tab/>
        </w:r>
        <w:r w:rsidRPr="007C6EA6">
          <w:tab/>
        </w:r>
        <w:r w:rsidRPr="007C6EA6">
          <w:tab/>
        </w:r>
        <w:r w:rsidRPr="007C6EA6">
          <w:tab/>
        </w:r>
        <w:r w:rsidRPr="007C6EA6">
          <w:tab/>
          <w:t>"Operation_type": 1,</w:t>
        </w:r>
      </w:ins>
    </w:p>
    <w:p w14:paraId="64B80A99" w14:textId="77777777" w:rsidR="007C6EA6" w:rsidRPr="007C6EA6" w:rsidRDefault="007C6EA6" w:rsidP="007C6EA6">
      <w:pPr>
        <w:pStyle w:val="GOSTScript"/>
        <w:rPr>
          <w:ins w:id="3045" w:author="Сатлер Марина Викторовна" w:date="2026-04-07T11:02:00Z"/>
        </w:rPr>
      </w:pPr>
      <w:ins w:id="3046" w:author="Сатлер Марина Викторовна" w:date="2026-04-07T11:02:00Z">
        <w:r w:rsidRPr="007C6EA6">
          <w:tab/>
        </w:r>
        <w:r w:rsidRPr="007C6EA6">
          <w:tab/>
        </w:r>
        <w:r w:rsidRPr="007C6EA6">
          <w:tab/>
        </w:r>
        <w:r w:rsidRPr="007C6EA6">
          <w:tab/>
        </w:r>
        <w:r w:rsidRPr="007C6EA6">
          <w:tab/>
          <w:t>"Analistic_parametrs": [</w:t>
        </w:r>
      </w:ins>
    </w:p>
    <w:p w14:paraId="037B6AEC" w14:textId="77777777" w:rsidR="007C6EA6" w:rsidRPr="007C6EA6" w:rsidRDefault="007C6EA6" w:rsidP="007C6EA6">
      <w:pPr>
        <w:pStyle w:val="GOSTScript"/>
        <w:rPr>
          <w:ins w:id="3047" w:author="Сатлер Марина Викторовна" w:date="2026-04-07T11:02:00Z"/>
        </w:rPr>
      </w:pPr>
      <w:ins w:id="3048" w:author="Сатлер Марина Викторовна" w:date="2026-04-07T11:02:00Z">
        <w:r w:rsidRPr="007C6EA6">
          <w:tab/>
        </w:r>
        <w:r w:rsidRPr="007C6EA6">
          <w:tab/>
        </w:r>
        <w:r w:rsidRPr="007C6EA6">
          <w:tab/>
        </w:r>
        <w:r w:rsidRPr="007C6EA6">
          <w:tab/>
        </w:r>
        <w:r w:rsidRPr="007C6EA6">
          <w:tab/>
        </w:r>
        <w:r w:rsidRPr="007C6EA6">
          <w:tab/>
          <w:t>{</w:t>
        </w:r>
      </w:ins>
    </w:p>
    <w:p w14:paraId="30C1A352" w14:textId="77777777" w:rsidR="007C6EA6" w:rsidRPr="007C6EA6" w:rsidRDefault="007C6EA6" w:rsidP="007C6EA6">
      <w:pPr>
        <w:pStyle w:val="GOSTScript"/>
        <w:rPr>
          <w:ins w:id="3049" w:author="Сатлер Марина Викторовна" w:date="2026-04-07T11:02:00Z"/>
        </w:rPr>
      </w:pPr>
      <w:ins w:id="3050"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"accesslevel",</w:t>
        </w:r>
      </w:ins>
    </w:p>
    <w:p w14:paraId="0FA3547D" w14:textId="77777777" w:rsidR="007C6EA6" w:rsidRPr="007C6EA6" w:rsidRDefault="007C6EA6" w:rsidP="007C6EA6">
      <w:pPr>
        <w:pStyle w:val="GOSTScript"/>
        <w:rPr>
          <w:ins w:id="3051" w:author="Сатлер Марина Викторовна" w:date="2026-04-07T11:02:00Z"/>
        </w:rPr>
      </w:pPr>
      <w:ins w:id="3052" w:author="Сатлер Марина Викторовна" w:date="2026-04-07T11:02:00Z">
        <w:r w:rsidRPr="007C6EA6">
          <w:tab/>
        </w:r>
        <w:r w:rsidRPr="007C6EA6">
          <w:tab/>
        </w:r>
        <w:r w:rsidRPr="007C6EA6">
          <w:tab/>
        </w:r>
        <w:r w:rsidRPr="007C6EA6">
          <w:tab/>
        </w:r>
        <w:r w:rsidRPr="007C6EA6">
          <w:tab/>
        </w:r>
        <w:r w:rsidRPr="007C6EA6">
          <w:tab/>
        </w:r>
        <w:r w:rsidRPr="007C6EA6">
          <w:tab/>
          <w:t>"value": "0"</w:t>
        </w:r>
      </w:ins>
    </w:p>
    <w:p w14:paraId="07ECEEC5" w14:textId="77777777" w:rsidR="007C6EA6" w:rsidRPr="007C6EA6" w:rsidRDefault="007C6EA6" w:rsidP="007C6EA6">
      <w:pPr>
        <w:pStyle w:val="GOSTScript"/>
        <w:rPr>
          <w:ins w:id="3053" w:author="Сатлер Марина Викторовна" w:date="2026-04-07T11:02:00Z"/>
        </w:rPr>
      </w:pPr>
      <w:ins w:id="3054" w:author="Сатлер Марина Викторовна" w:date="2026-04-07T11:02:00Z">
        <w:r w:rsidRPr="007C6EA6">
          <w:tab/>
        </w:r>
        <w:r w:rsidRPr="007C6EA6">
          <w:tab/>
        </w:r>
        <w:r w:rsidRPr="007C6EA6">
          <w:tab/>
        </w:r>
        <w:r w:rsidRPr="007C6EA6">
          <w:tab/>
        </w:r>
        <w:r w:rsidRPr="007C6EA6">
          <w:tab/>
        </w:r>
        <w:r w:rsidRPr="007C6EA6">
          <w:tab/>
          <w:t>},</w:t>
        </w:r>
      </w:ins>
    </w:p>
    <w:p w14:paraId="2790A740" w14:textId="77777777" w:rsidR="007C6EA6" w:rsidRPr="007C6EA6" w:rsidRDefault="007C6EA6" w:rsidP="007C6EA6">
      <w:pPr>
        <w:pStyle w:val="GOSTScript"/>
        <w:rPr>
          <w:ins w:id="3055" w:author="Сатлер Марина Викторовна" w:date="2026-04-07T11:02:00Z"/>
        </w:rPr>
      </w:pPr>
      <w:ins w:id="3056" w:author="Сатлер Марина Викторовна" w:date="2026-04-07T11:02:00Z">
        <w:r w:rsidRPr="007C6EA6">
          <w:tab/>
        </w:r>
        <w:r w:rsidRPr="007C6EA6">
          <w:tab/>
        </w:r>
        <w:r w:rsidRPr="007C6EA6">
          <w:tab/>
        </w:r>
        <w:r w:rsidRPr="007C6EA6">
          <w:tab/>
        </w:r>
        <w:r w:rsidRPr="007C6EA6">
          <w:tab/>
        </w:r>
        <w:r w:rsidRPr="007C6EA6">
          <w:tab/>
          <w:t>{</w:t>
        </w:r>
      </w:ins>
    </w:p>
    <w:p w14:paraId="736D181D" w14:textId="77777777" w:rsidR="007C6EA6" w:rsidRPr="007C6EA6" w:rsidRDefault="007C6EA6" w:rsidP="007C6EA6">
      <w:pPr>
        <w:pStyle w:val="GOSTScript"/>
        <w:rPr>
          <w:ins w:id="3057" w:author="Сатлер Марина Викторовна" w:date="2026-04-07T11:02:00Z"/>
        </w:rPr>
      </w:pPr>
      <w:ins w:id="3058" w:author="Сатлер Марина Викторовна" w:date="2026-04-07T11:02:00Z">
        <w:r w:rsidRPr="007C6EA6">
          <w:tab/>
        </w:r>
        <w:r w:rsidRPr="007C6EA6">
          <w:tab/>
        </w:r>
        <w:r w:rsidRPr="007C6EA6">
          <w:tab/>
        </w:r>
        <w:r w:rsidRPr="007C6EA6">
          <w:tab/>
        </w:r>
        <w:r w:rsidRPr="007C6EA6">
          <w:tab/>
        </w:r>
        <w:r w:rsidRPr="007C6EA6">
          <w:tab/>
        </w:r>
        <w:r w:rsidRPr="007C6EA6">
          <w:tab/>
          <w:t>"param": "budgetCode",</w:t>
        </w:r>
      </w:ins>
    </w:p>
    <w:p w14:paraId="3B4316E2" w14:textId="77777777" w:rsidR="007C6EA6" w:rsidRPr="007C6EA6" w:rsidRDefault="007C6EA6" w:rsidP="007C6EA6">
      <w:pPr>
        <w:pStyle w:val="GOSTScript"/>
        <w:rPr>
          <w:ins w:id="3059" w:author="Сатлер Марина Викторовна" w:date="2026-04-07T11:02:00Z"/>
        </w:rPr>
      </w:pPr>
      <w:ins w:id="3060" w:author="Сатлер Марина Викторовна" w:date="2026-04-07T11:02:00Z">
        <w:r w:rsidRPr="007C6EA6">
          <w:tab/>
        </w:r>
        <w:r w:rsidRPr="007C6EA6">
          <w:tab/>
        </w:r>
        <w:r w:rsidRPr="007C6EA6">
          <w:tab/>
        </w:r>
        <w:r w:rsidRPr="007C6EA6">
          <w:tab/>
        </w:r>
        <w:r w:rsidRPr="007C6EA6">
          <w:tab/>
        </w:r>
        <w:r w:rsidRPr="007C6EA6">
          <w:tab/>
        </w:r>
        <w:r w:rsidRPr="007C6EA6">
          <w:tab/>
          <w:t>"value": "99010001"</w:t>
        </w:r>
      </w:ins>
    </w:p>
    <w:p w14:paraId="17D1A9CE" w14:textId="77777777" w:rsidR="007C6EA6" w:rsidRPr="007C6EA6" w:rsidRDefault="007C6EA6" w:rsidP="007C6EA6">
      <w:pPr>
        <w:pStyle w:val="GOSTScript"/>
        <w:rPr>
          <w:ins w:id="3061" w:author="Сатлер Марина Викторовна" w:date="2026-04-07T11:02:00Z"/>
        </w:rPr>
      </w:pPr>
      <w:ins w:id="3062" w:author="Сатлер Марина Викторовна" w:date="2026-04-07T11:02:00Z">
        <w:r w:rsidRPr="007C6EA6">
          <w:tab/>
        </w:r>
        <w:r w:rsidRPr="007C6EA6">
          <w:tab/>
        </w:r>
        <w:r w:rsidRPr="007C6EA6">
          <w:tab/>
        </w:r>
        <w:r w:rsidRPr="007C6EA6">
          <w:tab/>
        </w:r>
        <w:r w:rsidRPr="007C6EA6">
          <w:tab/>
        </w:r>
        <w:r w:rsidRPr="007C6EA6">
          <w:tab/>
          <w:t>},</w:t>
        </w:r>
      </w:ins>
    </w:p>
    <w:p w14:paraId="616C052C" w14:textId="77777777" w:rsidR="007C6EA6" w:rsidRPr="007C6EA6" w:rsidRDefault="007C6EA6" w:rsidP="007C6EA6">
      <w:pPr>
        <w:pStyle w:val="GOSTScript"/>
        <w:rPr>
          <w:ins w:id="3063" w:author="Сатлер Марина Викторовна" w:date="2026-04-07T11:02:00Z"/>
        </w:rPr>
      </w:pPr>
      <w:ins w:id="3064" w:author="Сатлер Марина Викторовна" w:date="2026-04-07T11:02:00Z">
        <w:r w:rsidRPr="007C6EA6">
          <w:tab/>
        </w:r>
        <w:r w:rsidRPr="007C6EA6">
          <w:tab/>
        </w:r>
        <w:r w:rsidRPr="007C6EA6">
          <w:tab/>
        </w:r>
        <w:r w:rsidRPr="007C6EA6">
          <w:tab/>
        </w:r>
        <w:r w:rsidRPr="007C6EA6">
          <w:tab/>
        </w:r>
        <w:r w:rsidRPr="007C6EA6">
          <w:tab/>
          <w:t>{</w:t>
        </w:r>
      </w:ins>
    </w:p>
    <w:p w14:paraId="080F51D0" w14:textId="77777777" w:rsidR="007C6EA6" w:rsidRPr="007C6EA6" w:rsidRDefault="007C6EA6" w:rsidP="007C6EA6">
      <w:pPr>
        <w:pStyle w:val="GOSTScript"/>
        <w:rPr>
          <w:ins w:id="3065" w:author="Сатлер Марина Викторовна" w:date="2026-04-07T11:02:00Z"/>
        </w:rPr>
      </w:pPr>
      <w:ins w:id="3066" w:author="Сатлер Марина Викторовна" w:date="2026-04-07T11:02:00Z">
        <w:r w:rsidRPr="007C6EA6">
          <w:tab/>
        </w:r>
        <w:r w:rsidRPr="007C6EA6">
          <w:tab/>
        </w:r>
        <w:r w:rsidRPr="007C6EA6">
          <w:tab/>
        </w:r>
        <w:r w:rsidRPr="007C6EA6">
          <w:tab/>
        </w:r>
        <w:r w:rsidRPr="007C6EA6">
          <w:tab/>
        </w:r>
        <w:r w:rsidRPr="007C6EA6">
          <w:tab/>
        </w:r>
        <w:r w:rsidRPr="007C6EA6">
          <w:tab/>
          <w:t>"param": "kbk",</w:t>
        </w:r>
      </w:ins>
    </w:p>
    <w:p w14:paraId="4EC25075" w14:textId="77777777" w:rsidR="007C6EA6" w:rsidRPr="007C6EA6" w:rsidRDefault="007C6EA6" w:rsidP="007C6EA6">
      <w:pPr>
        <w:pStyle w:val="GOSTScript"/>
        <w:rPr>
          <w:ins w:id="3067" w:author="Сатлер Марина Викторовна" w:date="2026-04-07T11:02:00Z"/>
        </w:rPr>
      </w:pPr>
      <w:ins w:id="3068" w:author="Сатлер Марина Викторовна" w:date="2026-04-07T11:02:00Z">
        <w:r w:rsidRPr="007C6EA6">
          <w:tab/>
        </w:r>
        <w:r w:rsidRPr="007C6EA6">
          <w:tab/>
        </w:r>
        <w:r w:rsidRPr="007C6EA6">
          <w:tab/>
        </w:r>
        <w:r w:rsidRPr="007C6EA6">
          <w:tab/>
        </w:r>
        <w:r w:rsidRPr="007C6EA6">
          <w:tab/>
        </w:r>
        <w:r w:rsidRPr="007C6EA6">
          <w:tab/>
        </w:r>
        <w:r w:rsidRPr="007C6EA6">
          <w:tab/>
          <w:t>"value": "34567890098765432100"</w:t>
        </w:r>
      </w:ins>
    </w:p>
    <w:p w14:paraId="0F9585AD" w14:textId="77777777" w:rsidR="007C6EA6" w:rsidRPr="007C6EA6" w:rsidRDefault="007C6EA6" w:rsidP="007C6EA6">
      <w:pPr>
        <w:pStyle w:val="GOSTScript"/>
        <w:rPr>
          <w:ins w:id="3069" w:author="Сатлер Марина Викторовна" w:date="2026-04-07T11:02:00Z"/>
        </w:rPr>
      </w:pPr>
      <w:ins w:id="3070" w:author="Сатлер Марина Викторовна" w:date="2026-04-07T11:02:00Z">
        <w:r w:rsidRPr="007C6EA6">
          <w:tab/>
        </w:r>
        <w:r w:rsidRPr="007C6EA6">
          <w:tab/>
        </w:r>
        <w:r w:rsidRPr="007C6EA6">
          <w:tab/>
        </w:r>
        <w:r w:rsidRPr="007C6EA6">
          <w:tab/>
        </w:r>
        <w:r w:rsidRPr="007C6EA6">
          <w:tab/>
        </w:r>
        <w:r w:rsidRPr="007C6EA6">
          <w:tab/>
          <w:t>},</w:t>
        </w:r>
      </w:ins>
    </w:p>
    <w:p w14:paraId="76360A46" w14:textId="77777777" w:rsidR="007C6EA6" w:rsidRPr="007C6EA6" w:rsidRDefault="007C6EA6" w:rsidP="007C6EA6">
      <w:pPr>
        <w:pStyle w:val="GOSTScript"/>
        <w:rPr>
          <w:ins w:id="3071" w:author="Сатлер Марина Викторовна" w:date="2026-04-07T11:02:00Z"/>
        </w:rPr>
      </w:pPr>
      <w:ins w:id="3072" w:author="Сатлер Марина Викторовна" w:date="2026-04-07T11:02:00Z">
        <w:r w:rsidRPr="007C6EA6">
          <w:tab/>
        </w:r>
        <w:r w:rsidRPr="007C6EA6">
          <w:tab/>
        </w:r>
        <w:r w:rsidRPr="007C6EA6">
          <w:tab/>
        </w:r>
        <w:r w:rsidRPr="007C6EA6">
          <w:tab/>
        </w:r>
        <w:r w:rsidRPr="007C6EA6">
          <w:tab/>
        </w:r>
        <w:r w:rsidRPr="007C6EA6">
          <w:tab/>
          <w:t>{</w:t>
        </w:r>
      </w:ins>
    </w:p>
    <w:p w14:paraId="123503C3" w14:textId="77777777" w:rsidR="007C6EA6" w:rsidRPr="007C6EA6" w:rsidRDefault="007C6EA6" w:rsidP="007C6EA6">
      <w:pPr>
        <w:pStyle w:val="GOSTScript"/>
        <w:rPr>
          <w:ins w:id="3073" w:author="Сатлер Марина Викторовна" w:date="2026-04-07T11:02:00Z"/>
        </w:rPr>
      </w:pPr>
      <w:ins w:id="3074" w:author="Сатлер Марина Викторовна" w:date="2026-04-07T11:02:00Z">
        <w:r w:rsidRPr="007C6EA6">
          <w:tab/>
        </w:r>
        <w:r w:rsidRPr="007C6EA6">
          <w:tab/>
        </w:r>
        <w:r w:rsidRPr="007C6EA6">
          <w:tab/>
        </w:r>
        <w:r w:rsidRPr="007C6EA6">
          <w:tab/>
        </w:r>
        <w:r w:rsidRPr="007C6EA6">
          <w:tab/>
        </w:r>
        <w:r w:rsidRPr="007C6EA6">
          <w:tab/>
        </w:r>
        <w:r w:rsidRPr="007C6EA6">
          <w:tab/>
          <w:t>"param": "vd",</w:t>
        </w:r>
      </w:ins>
    </w:p>
    <w:p w14:paraId="16DE0BB6" w14:textId="77777777" w:rsidR="007C6EA6" w:rsidRPr="007C6EA6" w:rsidRDefault="007C6EA6" w:rsidP="007C6EA6">
      <w:pPr>
        <w:pStyle w:val="GOSTScript"/>
        <w:rPr>
          <w:ins w:id="3075" w:author="Сатлер Марина Викторовна" w:date="2026-04-07T11:02:00Z"/>
        </w:rPr>
      </w:pPr>
      <w:ins w:id="307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F73FD9D" w14:textId="77777777" w:rsidR="007C6EA6" w:rsidRPr="007C6EA6" w:rsidRDefault="007C6EA6" w:rsidP="007C6EA6">
      <w:pPr>
        <w:pStyle w:val="GOSTScript"/>
        <w:rPr>
          <w:ins w:id="3077" w:author="Сатлер Марина Викторовна" w:date="2026-04-07T11:02:00Z"/>
        </w:rPr>
      </w:pPr>
      <w:ins w:id="3078" w:author="Сатлер Марина Викторовна" w:date="2026-04-07T11:02:00Z">
        <w:r w:rsidRPr="007C6EA6">
          <w:tab/>
        </w:r>
        <w:r w:rsidRPr="007C6EA6">
          <w:tab/>
        </w:r>
        <w:r w:rsidRPr="007C6EA6">
          <w:tab/>
        </w:r>
        <w:r w:rsidRPr="007C6EA6">
          <w:tab/>
        </w:r>
        <w:r w:rsidRPr="007C6EA6">
          <w:tab/>
        </w:r>
        <w:r w:rsidRPr="007C6EA6">
          <w:tab/>
          <w:t>},</w:t>
        </w:r>
      </w:ins>
    </w:p>
    <w:p w14:paraId="7FD54839" w14:textId="77777777" w:rsidR="007C6EA6" w:rsidRPr="007C6EA6" w:rsidRDefault="007C6EA6" w:rsidP="007C6EA6">
      <w:pPr>
        <w:pStyle w:val="GOSTScript"/>
        <w:rPr>
          <w:ins w:id="3079" w:author="Сатлер Марина Викторовна" w:date="2026-04-07T11:02:00Z"/>
        </w:rPr>
      </w:pPr>
      <w:ins w:id="3080" w:author="Сатлер Марина Викторовна" w:date="2026-04-07T11:02:00Z">
        <w:r w:rsidRPr="007C6EA6">
          <w:tab/>
        </w:r>
        <w:r w:rsidRPr="007C6EA6">
          <w:tab/>
        </w:r>
        <w:r w:rsidRPr="007C6EA6">
          <w:tab/>
        </w:r>
        <w:r w:rsidRPr="007C6EA6">
          <w:tab/>
        </w:r>
        <w:r w:rsidRPr="007C6EA6">
          <w:tab/>
        </w:r>
        <w:r w:rsidRPr="007C6EA6">
          <w:tab/>
          <w:t>{</w:t>
        </w:r>
      </w:ins>
    </w:p>
    <w:p w14:paraId="3440AAE5" w14:textId="77777777" w:rsidR="007C6EA6" w:rsidRPr="007C6EA6" w:rsidRDefault="007C6EA6" w:rsidP="007C6EA6">
      <w:pPr>
        <w:pStyle w:val="GOSTScript"/>
        <w:rPr>
          <w:ins w:id="3081" w:author="Сатлер Марина Викторовна" w:date="2026-04-07T11:02:00Z"/>
        </w:rPr>
      </w:pPr>
      <w:ins w:id="3082" w:author="Сатлер Марина Викторовна" w:date="2026-04-07T11:02:00Z">
        <w:r w:rsidRPr="007C6EA6">
          <w:tab/>
        </w:r>
        <w:r w:rsidRPr="007C6EA6">
          <w:tab/>
        </w:r>
        <w:r w:rsidRPr="007C6EA6">
          <w:tab/>
        </w:r>
        <w:r w:rsidRPr="007C6EA6">
          <w:tab/>
        </w:r>
        <w:r w:rsidRPr="007C6EA6">
          <w:tab/>
        </w:r>
        <w:r w:rsidRPr="007C6EA6">
          <w:tab/>
        </w:r>
        <w:r w:rsidRPr="007C6EA6">
          <w:tab/>
          <w:t>"param": "fpeb",</w:t>
        </w:r>
      </w:ins>
    </w:p>
    <w:p w14:paraId="2FE8D428" w14:textId="77777777" w:rsidR="007C6EA6" w:rsidRPr="007C6EA6" w:rsidRDefault="007C6EA6" w:rsidP="007C6EA6">
      <w:pPr>
        <w:pStyle w:val="GOSTScript"/>
        <w:rPr>
          <w:ins w:id="3083" w:author="Сатлер Марина Викторовна" w:date="2026-04-07T11:02:00Z"/>
        </w:rPr>
      </w:pPr>
      <w:ins w:id="3084" w:author="Сатлер Марина Викторовна" w:date="2026-04-07T11:02:00Z">
        <w:r w:rsidRPr="007C6EA6">
          <w:tab/>
        </w:r>
        <w:r w:rsidRPr="007C6EA6">
          <w:tab/>
        </w:r>
        <w:r w:rsidRPr="007C6EA6">
          <w:tab/>
        </w:r>
        <w:r w:rsidRPr="007C6EA6">
          <w:tab/>
        </w:r>
        <w:r w:rsidRPr="007C6EA6">
          <w:tab/>
        </w:r>
        <w:r w:rsidRPr="007C6EA6">
          <w:tab/>
        </w:r>
        <w:r w:rsidRPr="007C6EA6">
          <w:tab/>
          <w:t>"value": "EXP03"</w:t>
        </w:r>
      </w:ins>
    </w:p>
    <w:p w14:paraId="121FC884" w14:textId="77777777" w:rsidR="007C6EA6" w:rsidRPr="007C6EA6" w:rsidRDefault="007C6EA6" w:rsidP="007C6EA6">
      <w:pPr>
        <w:pStyle w:val="GOSTScript"/>
        <w:rPr>
          <w:ins w:id="3085" w:author="Сатлер Марина Викторовна" w:date="2026-04-07T11:02:00Z"/>
        </w:rPr>
      </w:pPr>
      <w:ins w:id="3086" w:author="Сатлер Марина Викторовна" w:date="2026-04-07T11:02:00Z">
        <w:r w:rsidRPr="007C6EA6">
          <w:tab/>
        </w:r>
        <w:r w:rsidRPr="007C6EA6">
          <w:tab/>
        </w:r>
        <w:r w:rsidRPr="007C6EA6">
          <w:tab/>
        </w:r>
        <w:r w:rsidRPr="007C6EA6">
          <w:tab/>
        </w:r>
        <w:r w:rsidRPr="007C6EA6">
          <w:tab/>
        </w:r>
        <w:r w:rsidRPr="007C6EA6">
          <w:tab/>
          <w:t>},</w:t>
        </w:r>
      </w:ins>
    </w:p>
    <w:p w14:paraId="685C3C74" w14:textId="77777777" w:rsidR="007C6EA6" w:rsidRPr="007C6EA6" w:rsidRDefault="007C6EA6" w:rsidP="007C6EA6">
      <w:pPr>
        <w:pStyle w:val="GOSTScript"/>
        <w:rPr>
          <w:ins w:id="3087" w:author="Сатлер Марина Викторовна" w:date="2026-04-07T11:02:00Z"/>
        </w:rPr>
      </w:pPr>
      <w:ins w:id="3088" w:author="Сатлер Марина Викторовна" w:date="2026-04-07T11:02:00Z">
        <w:r w:rsidRPr="007C6EA6">
          <w:tab/>
        </w:r>
        <w:r w:rsidRPr="007C6EA6">
          <w:tab/>
        </w:r>
        <w:r w:rsidRPr="007C6EA6">
          <w:tab/>
        </w:r>
        <w:r w:rsidRPr="007C6EA6">
          <w:tab/>
        </w:r>
        <w:r w:rsidRPr="007C6EA6">
          <w:tab/>
        </w:r>
        <w:r w:rsidRPr="007C6EA6">
          <w:tab/>
          <w:t>{</w:t>
        </w:r>
      </w:ins>
    </w:p>
    <w:p w14:paraId="35881970" w14:textId="77777777" w:rsidR="007C6EA6" w:rsidRPr="007C6EA6" w:rsidRDefault="007C6EA6" w:rsidP="007C6EA6">
      <w:pPr>
        <w:pStyle w:val="GOSTScript"/>
        <w:rPr>
          <w:ins w:id="3089" w:author="Сатлер Марина Викторовна" w:date="2026-04-07T11:02:00Z"/>
        </w:rPr>
      </w:pPr>
      <w:ins w:id="3090" w:author="Сатлер Марина Викторовна" w:date="2026-04-07T11:02:00Z">
        <w:r w:rsidRPr="007C6EA6">
          <w:tab/>
        </w:r>
        <w:r w:rsidRPr="007C6EA6">
          <w:tab/>
        </w:r>
        <w:r w:rsidRPr="007C6EA6">
          <w:tab/>
        </w:r>
        <w:r w:rsidRPr="007C6EA6">
          <w:tab/>
        </w:r>
        <w:r w:rsidRPr="007C6EA6">
          <w:tab/>
        </w:r>
        <w:r w:rsidRPr="007C6EA6">
          <w:tab/>
        </w:r>
        <w:r w:rsidRPr="007C6EA6">
          <w:tab/>
          <w:t>"param": "tofk",</w:t>
        </w:r>
      </w:ins>
    </w:p>
    <w:p w14:paraId="4144BBB9" w14:textId="77777777" w:rsidR="007C6EA6" w:rsidRPr="007C6EA6" w:rsidRDefault="007C6EA6" w:rsidP="007C6EA6">
      <w:pPr>
        <w:pStyle w:val="GOSTScript"/>
        <w:rPr>
          <w:ins w:id="3091" w:author="Сатлер Марина Викторовна" w:date="2026-04-07T11:02:00Z"/>
        </w:rPr>
      </w:pPr>
      <w:ins w:id="3092" w:author="Сатлер Марина Викторовна" w:date="2026-04-07T11:02:00Z">
        <w:r w:rsidRPr="007C6EA6">
          <w:tab/>
        </w:r>
        <w:r w:rsidRPr="007C6EA6">
          <w:tab/>
        </w:r>
        <w:r w:rsidRPr="007C6EA6">
          <w:tab/>
        </w:r>
        <w:r w:rsidRPr="007C6EA6">
          <w:tab/>
        </w:r>
        <w:r w:rsidRPr="007C6EA6">
          <w:tab/>
        </w:r>
        <w:r w:rsidRPr="007C6EA6">
          <w:tab/>
        </w:r>
        <w:r w:rsidRPr="007C6EA6">
          <w:tab/>
          <w:t>"value": "6000"</w:t>
        </w:r>
      </w:ins>
    </w:p>
    <w:p w14:paraId="04E2807A" w14:textId="77777777" w:rsidR="007C6EA6" w:rsidRPr="007C6EA6" w:rsidRDefault="007C6EA6" w:rsidP="007C6EA6">
      <w:pPr>
        <w:pStyle w:val="GOSTScript"/>
        <w:rPr>
          <w:ins w:id="3093" w:author="Сатлер Марина Викторовна" w:date="2026-04-07T11:02:00Z"/>
        </w:rPr>
      </w:pPr>
      <w:ins w:id="3094" w:author="Сатлер Марина Викторовна" w:date="2026-04-07T11:02:00Z">
        <w:r w:rsidRPr="007C6EA6">
          <w:tab/>
        </w:r>
        <w:r w:rsidRPr="007C6EA6">
          <w:tab/>
        </w:r>
        <w:r w:rsidRPr="007C6EA6">
          <w:tab/>
        </w:r>
        <w:r w:rsidRPr="007C6EA6">
          <w:tab/>
        </w:r>
        <w:r w:rsidRPr="007C6EA6">
          <w:tab/>
        </w:r>
        <w:r w:rsidRPr="007C6EA6">
          <w:tab/>
          <w:t>},</w:t>
        </w:r>
      </w:ins>
    </w:p>
    <w:p w14:paraId="00677AC0" w14:textId="77777777" w:rsidR="007C6EA6" w:rsidRPr="007C6EA6" w:rsidRDefault="007C6EA6" w:rsidP="007C6EA6">
      <w:pPr>
        <w:pStyle w:val="GOSTScript"/>
        <w:rPr>
          <w:ins w:id="3095" w:author="Сатлер Марина Викторовна" w:date="2026-04-07T11:02:00Z"/>
        </w:rPr>
      </w:pPr>
      <w:ins w:id="3096" w:author="Сатлер Марина Викторовна" w:date="2026-04-07T11:02:00Z">
        <w:r w:rsidRPr="007C6EA6">
          <w:tab/>
        </w:r>
        <w:r w:rsidRPr="007C6EA6">
          <w:tab/>
        </w:r>
        <w:r w:rsidRPr="007C6EA6">
          <w:tab/>
        </w:r>
        <w:r w:rsidRPr="007C6EA6">
          <w:tab/>
        </w:r>
        <w:r w:rsidRPr="007C6EA6">
          <w:tab/>
        </w:r>
        <w:r w:rsidRPr="007C6EA6">
          <w:tab/>
          <w:t>{</w:t>
        </w:r>
      </w:ins>
    </w:p>
    <w:p w14:paraId="1CDCD498" w14:textId="77777777" w:rsidR="007C6EA6" w:rsidRPr="007C6EA6" w:rsidRDefault="007C6EA6" w:rsidP="007C6EA6">
      <w:pPr>
        <w:pStyle w:val="GOSTScript"/>
        <w:rPr>
          <w:ins w:id="3097" w:author="Сатлер Марина Викторовна" w:date="2026-04-07T11:02:00Z"/>
        </w:rPr>
      </w:pPr>
      <w:ins w:id="3098" w:author="Сатлер Марина Викторовна" w:date="2026-04-07T11:02:00Z">
        <w:r w:rsidRPr="007C6EA6">
          <w:tab/>
        </w:r>
        <w:r w:rsidRPr="007C6EA6">
          <w:tab/>
        </w:r>
        <w:r w:rsidRPr="007C6EA6">
          <w:tab/>
        </w:r>
        <w:r w:rsidRPr="007C6EA6">
          <w:tab/>
        </w:r>
        <w:r w:rsidRPr="007C6EA6">
          <w:tab/>
        </w:r>
        <w:r w:rsidRPr="007C6EA6">
          <w:tab/>
        </w:r>
        <w:r w:rsidRPr="007C6EA6">
          <w:tab/>
          <w:t>"param": "conturCode",</w:t>
        </w:r>
      </w:ins>
    </w:p>
    <w:p w14:paraId="5ED49194" w14:textId="77777777" w:rsidR="007C6EA6" w:rsidRPr="007C6EA6" w:rsidRDefault="007C6EA6" w:rsidP="007C6EA6">
      <w:pPr>
        <w:pStyle w:val="GOSTScript"/>
        <w:rPr>
          <w:ins w:id="3099" w:author="Сатлер Марина Викторовна" w:date="2026-04-07T11:02:00Z"/>
        </w:rPr>
      </w:pPr>
      <w:ins w:id="310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BE1B222" w14:textId="77777777" w:rsidR="007C6EA6" w:rsidRPr="007C6EA6" w:rsidRDefault="007C6EA6" w:rsidP="007C6EA6">
      <w:pPr>
        <w:pStyle w:val="GOSTScript"/>
        <w:rPr>
          <w:ins w:id="3101" w:author="Сатлер Марина Викторовна" w:date="2026-04-07T11:02:00Z"/>
        </w:rPr>
      </w:pPr>
      <w:ins w:id="3102" w:author="Сатлер Марина Викторовна" w:date="2026-04-07T11:02:00Z">
        <w:r w:rsidRPr="007C6EA6">
          <w:tab/>
        </w:r>
        <w:r w:rsidRPr="007C6EA6">
          <w:tab/>
        </w:r>
        <w:r w:rsidRPr="007C6EA6">
          <w:tab/>
        </w:r>
        <w:r w:rsidRPr="007C6EA6">
          <w:tab/>
        </w:r>
        <w:r w:rsidRPr="007C6EA6">
          <w:tab/>
        </w:r>
        <w:r w:rsidRPr="007C6EA6">
          <w:tab/>
          <w:t>},</w:t>
        </w:r>
      </w:ins>
    </w:p>
    <w:p w14:paraId="3C7B9440" w14:textId="77777777" w:rsidR="007C6EA6" w:rsidRPr="007C6EA6" w:rsidRDefault="007C6EA6" w:rsidP="007C6EA6">
      <w:pPr>
        <w:pStyle w:val="GOSTScript"/>
        <w:rPr>
          <w:ins w:id="3103" w:author="Сатлер Марина Викторовна" w:date="2026-04-07T11:02:00Z"/>
        </w:rPr>
      </w:pPr>
      <w:ins w:id="3104" w:author="Сатлер Марина Викторовна" w:date="2026-04-07T11:02:00Z">
        <w:r w:rsidRPr="007C6EA6">
          <w:tab/>
        </w:r>
        <w:r w:rsidRPr="007C6EA6">
          <w:tab/>
        </w:r>
        <w:r w:rsidRPr="007C6EA6">
          <w:tab/>
        </w:r>
        <w:r w:rsidRPr="007C6EA6">
          <w:tab/>
        </w:r>
        <w:r w:rsidRPr="007C6EA6">
          <w:tab/>
        </w:r>
        <w:r w:rsidRPr="007C6EA6">
          <w:tab/>
          <w:t>{</w:t>
        </w:r>
      </w:ins>
    </w:p>
    <w:p w14:paraId="6BF3232E" w14:textId="77777777" w:rsidR="007C6EA6" w:rsidRPr="007C6EA6" w:rsidRDefault="007C6EA6" w:rsidP="007C6EA6">
      <w:pPr>
        <w:pStyle w:val="GOSTScript"/>
        <w:rPr>
          <w:ins w:id="3105" w:author="Сатлер Марина Викторовна" w:date="2026-04-07T11:02:00Z"/>
        </w:rPr>
      </w:pPr>
      <w:ins w:id="3106" w:author="Сатлер Марина Викторовна" w:date="2026-04-07T11:02:00Z">
        <w:r w:rsidRPr="007C6EA6">
          <w:tab/>
        </w:r>
        <w:r w:rsidRPr="007C6EA6">
          <w:tab/>
        </w:r>
        <w:r w:rsidRPr="007C6EA6">
          <w:tab/>
        </w:r>
        <w:r w:rsidRPr="007C6EA6">
          <w:tab/>
        </w:r>
        <w:r w:rsidRPr="007C6EA6">
          <w:tab/>
        </w:r>
        <w:r w:rsidRPr="007C6EA6">
          <w:tab/>
        </w:r>
        <w:r w:rsidRPr="007C6EA6">
          <w:tab/>
          <w:t>"param": "pa",</w:t>
        </w:r>
      </w:ins>
    </w:p>
    <w:p w14:paraId="699983EF" w14:textId="77777777" w:rsidR="007C6EA6" w:rsidRPr="007C6EA6" w:rsidRDefault="007C6EA6" w:rsidP="007C6EA6">
      <w:pPr>
        <w:pStyle w:val="GOSTScript"/>
        <w:rPr>
          <w:ins w:id="3107" w:author="Сатлер Марина Викторовна" w:date="2026-04-07T11:02:00Z"/>
        </w:rPr>
      </w:pPr>
      <w:ins w:id="3108" w:author="Сатлер Марина Викторовна" w:date="2026-04-07T11:02:00Z">
        <w:r w:rsidRPr="007C6EA6">
          <w:tab/>
        </w:r>
        <w:r w:rsidRPr="007C6EA6">
          <w:tab/>
        </w:r>
        <w:r w:rsidRPr="007C6EA6">
          <w:tab/>
        </w:r>
        <w:r w:rsidRPr="007C6EA6">
          <w:tab/>
        </w:r>
        <w:r w:rsidRPr="007C6EA6">
          <w:tab/>
        </w:r>
        <w:r w:rsidRPr="007C6EA6">
          <w:tab/>
        </w:r>
        <w:r w:rsidRPr="007C6EA6">
          <w:tab/>
          <w:t>"value": "03601076330"</w:t>
        </w:r>
      </w:ins>
    </w:p>
    <w:p w14:paraId="41675B24" w14:textId="77777777" w:rsidR="007C6EA6" w:rsidRPr="007C6EA6" w:rsidRDefault="007C6EA6" w:rsidP="007C6EA6">
      <w:pPr>
        <w:pStyle w:val="GOSTScript"/>
        <w:rPr>
          <w:ins w:id="3109" w:author="Сатлер Марина Викторовна" w:date="2026-04-07T11:02:00Z"/>
        </w:rPr>
      </w:pPr>
      <w:ins w:id="3110" w:author="Сатлер Марина Викторовна" w:date="2026-04-07T11:02:00Z">
        <w:r w:rsidRPr="007C6EA6">
          <w:lastRenderedPageBreak/>
          <w:tab/>
        </w:r>
        <w:r w:rsidRPr="007C6EA6">
          <w:tab/>
        </w:r>
        <w:r w:rsidRPr="007C6EA6">
          <w:tab/>
        </w:r>
        <w:r w:rsidRPr="007C6EA6">
          <w:tab/>
        </w:r>
        <w:r w:rsidRPr="007C6EA6">
          <w:tab/>
        </w:r>
        <w:r w:rsidRPr="007C6EA6">
          <w:tab/>
          <w:t>},</w:t>
        </w:r>
      </w:ins>
    </w:p>
    <w:p w14:paraId="35203C76" w14:textId="77777777" w:rsidR="007C6EA6" w:rsidRPr="007C6EA6" w:rsidRDefault="007C6EA6" w:rsidP="007C6EA6">
      <w:pPr>
        <w:pStyle w:val="GOSTScript"/>
        <w:rPr>
          <w:ins w:id="3111" w:author="Сатлер Марина Викторовна" w:date="2026-04-07T11:02:00Z"/>
        </w:rPr>
      </w:pPr>
      <w:ins w:id="3112" w:author="Сатлер Марина Викторовна" w:date="2026-04-07T11:02:00Z">
        <w:r w:rsidRPr="007C6EA6">
          <w:tab/>
        </w:r>
        <w:r w:rsidRPr="007C6EA6">
          <w:tab/>
        </w:r>
        <w:r w:rsidRPr="007C6EA6">
          <w:tab/>
        </w:r>
        <w:r w:rsidRPr="007C6EA6">
          <w:tab/>
        </w:r>
        <w:r w:rsidRPr="007C6EA6">
          <w:tab/>
        </w:r>
        <w:r w:rsidRPr="007C6EA6">
          <w:tab/>
          <w:t>{</w:t>
        </w:r>
      </w:ins>
    </w:p>
    <w:p w14:paraId="30BC402D" w14:textId="77777777" w:rsidR="007C6EA6" w:rsidRPr="007C6EA6" w:rsidRDefault="007C6EA6" w:rsidP="007C6EA6">
      <w:pPr>
        <w:pStyle w:val="GOSTScript"/>
        <w:rPr>
          <w:ins w:id="3113" w:author="Сатлер Марина Викторовна" w:date="2026-04-07T11:02:00Z"/>
        </w:rPr>
      </w:pPr>
      <w:ins w:id="3114" w:author="Сатлер Марина Викторовна" w:date="2026-04-07T11:02:00Z">
        <w:r w:rsidRPr="007C6EA6">
          <w:tab/>
        </w:r>
        <w:r w:rsidRPr="007C6EA6">
          <w:tab/>
        </w:r>
        <w:r w:rsidRPr="007C6EA6">
          <w:tab/>
        </w:r>
        <w:r w:rsidRPr="007C6EA6">
          <w:tab/>
        </w:r>
        <w:r w:rsidRPr="007C6EA6">
          <w:tab/>
        </w:r>
        <w:r w:rsidRPr="007C6EA6">
          <w:tab/>
        </w:r>
        <w:r w:rsidRPr="007C6EA6">
          <w:tab/>
          <w:t>"param": "ubp",</w:t>
        </w:r>
      </w:ins>
    </w:p>
    <w:p w14:paraId="40F6D8DC" w14:textId="77777777" w:rsidR="007C6EA6" w:rsidRPr="007C6EA6" w:rsidRDefault="007C6EA6" w:rsidP="007C6EA6">
      <w:pPr>
        <w:pStyle w:val="GOSTScript"/>
        <w:rPr>
          <w:ins w:id="3115" w:author="Сатлер Марина Викторовна" w:date="2026-04-07T11:02:00Z"/>
        </w:rPr>
      </w:pPr>
      <w:ins w:id="311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ЗАЧЕТ</w:t>
        </w:r>
        <w:r w:rsidRPr="007C6EA6">
          <w:t>"</w:t>
        </w:r>
      </w:ins>
    </w:p>
    <w:p w14:paraId="58EA59F2" w14:textId="77777777" w:rsidR="007C6EA6" w:rsidRPr="007C6EA6" w:rsidRDefault="007C6EA6" w:rsidP="007C6EA6">
      <w:pPr>
        <w:pStyle w:val="GOSTScript"/>
        <w:rPr>
          <w:ins w:id="3117" w:author="Сатлер Марина Викторовна" w:date="2026-04-07T11:02:00Z"/>
        </w:rPr>
      </w:pPr>
      <w:ins w:id="3118" w:author="Сатлер Марина Викторовна" w:date="2026-04-07T11:02:00Z">
        <w:r w:rsidRPr="007C6EA6">
          <w:tab/>
        </w:r>
        <w:r w:rsidRPr="007C6EA6">
          <w:tab/>
        </w:r>
        <w:r w:rsidRPr="007C6EA6">
          <w:tab/>
        </w:r>
        <w:r w:rsidRPr="007C6EA6">
          <w:tab/>
        </w:r>
        <w:r w:rsidRPr="007C6EA6">
          <w:tab/>
        </w:r>
        <w:r w:rsidRPr="007C6EA6">
          <w:tab/>
          <w:t>},</w:t>
        </w:r>
      </w:ins>
    </w:p>
    <w:p w14:paraId="31897394" w14:textId="77777777" w:rsidR="007C6EA6" w:rsidRPr="007C6EA6" w:rsidRDefault="007C6EA6" w:rsidP="007C6EA6">
      <w:pPr>
        <w:pStyle w:val="GOSTScript"/>
        <w:rPr>
          <w:ins w:id="3119" w:author="Сатлер Марина Викторовна" w:date="2026-04-07T11:02:00Z"/>
        </w:rPr>
      </w:pPr>
      <w:ins w:id="3120" w:author="Сатлер Марина Викторовна" w:date="2026-04-07T11:02:00Z">
        <w:r w:rsidRPr="007C6EA6">
          <w:tab/>
        </w:r>
        <w:r w:rsidRPr="007C6EA6">
          <w:tab/>
        </w:r>
        <w:r w:rsidRPr="007C6EA6">
          <w:tab/>
        </w:r>
        <w:r w:rsidRPr="007C6EA6">
          <w:tab/>
        </w:r>
        <w:r w:rsidRPr="007C6EA6">
          <w:tab/>
        </w:r>
        <w:r w:rsidRPr="007C6EA6">
          <w:tab/>
          <w:t>{</w:t>
        </w:r>
      </w:ins>
    </w:p>
    <w:p w14:paraId="0123C65E" w14:textId="77777777" w:rsidR="007C6EA6" w:rsidRPr="007C6EA6" w:rsidRDefault="007C6EA6" w:rsidP="007C6EA6">
      <w:pPr>
        <w:pStyle w:val="GOSTScript"/>
        <w:rPr>
          <w:ins w:id="3121" w:author="Сатлер Марина Викторовна" w:date="2026-04-07T11:02:00Z"/>
        </w:rPr>
      </w:pPr>
      <w:ins w:id="3122" w:author="Сатлер Марина Викторовна" w:date="2026-04-07T11:02:00Z">
        <w:r w:rsidRPr="007C6EA6">
          <w:tab/>
        </w:r>
        <w:r w:rsidRPr="007C6EA6">
          <w:tab/>
        </w:r>
        <w:r w:rsidRPr="007C6EA6">
          <w:tab/>
        </w:r>
        <w:r w:rsidRPr="007C6EA6">
          <w:tab/>
        </w:r>
        <w:r w:rsidRPr="007C6EA6">
          <w:tab/>
        </w:r>
        <w:r w:rsidRPr="007C6EA6">
          <w:tab/>
        </w:r>
        <w:r w:rsidRPr="007C6EA6">
          <w:tab/>
          <w:t>"param": "targetCode",</w:t>
        </w:r>
      </w:ins>
    </w:p>
    <w:p w14:paraId="547DB035" w14:textId="77777777" w:rsidR="007C6EA6" w:rsidRPr="007C6EA6" w:rsidRDefault="007C6EA6" w:rsidP="007C6EA6">
      <w:pPr>
        <w:pStyle w:val="GOSTScript"/>
        <w:rPr>
          <w:ins w:id="3123" w:author="Сатлер Марина Викторовна" w:date="2026-04-07T11:02:00Z"/>
        </w:rPr>
      </w:pPr>
      <w:ins w:id="312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74DDB399" w14:textId="77777777" w:rsidR="007C6EA6" w:rsidRPr="007C6EA6" w:rsidRDefault="007C6EA6" w:rsidP="007C6EA6">
      <w:pPr>
        <w:pStyle w:val="GOSTScript"/>
        <w:rPr>
          <w:ins w:id="3125" w:author="Сатлер Марина Викторовна" w:date="2026-04-07T11:02:00Z"/>
        </w:rPr>
      </w:pPr>
      <w:ins w:id="3126" w:author="Сатлер Марина Викторовна" w:date="2026-04-07T11:02:00Z">
        <w:r w:rsidRPr="007C6EA6">
          <w:tab/>
        </w:r>
        <w:r w:rsidRPr="007C6EA6">
          <w:tab/>
        </w:r>
        <w:r w:rsidRPr="007C6EA6">
          <w:tab/>
        </w:r>
        <w:r w:rsidRPr="007C6EA6">
          <w:tab/>
        </w:r>
        <w:r w:rsidRPr="007C6EA6">
          <w:tab/>
        </w:r>
        <w:r w:rsidRPr="007C6EA6">
          <w:tab/>
          <w:t>},</w:t>
        </w:r>
      </w:ins>
    </w:p>
    <w:p w14:paraId="783FF1C9" w14:textId="77777777" w:rsidR="007C6EA6" w:rsidRPr="007C6EA6" w:rsidRDefault="007C6EA6" w:rsidP="007C6EA6">
      <w:pPr>
        <w:pStyle w:val="GOSTScript"/>
        <w:rPr>
          <w:ins w:id="3127" w:author="Сатлер Марина Викторовна" w:date="2026-04-07T11:02:00Z"/>
        </w:rPr>
      </w:pPr>
      <w:ins w:id="3128" w:author="Сатлер Марина Викторовна" w:date="2026-04-07T11:02:00Z">
        <w:r w:rsidRPr="007C6EA6">
          <w:tab/>
        </w:r>
        <w:r w:rsidRPr="007C6EA6">
          <w:tab/>
        </w:r>
        <w:r w:rsidRPr="007C6EA6">
          <w:tab/>
        </w:r>
        <w:r w:rsidRPr="007C6EA6">
          <w:tab/>
        </w:r>
        <w:r w:rsidRPr="007C6EA6">
          <w:tab/>
        </w:r>
        <w:r w:rsidRPr="007C6EA6">
          <w:tab/>
          <w:t>{</w:t>
        </w:r>
      </w:ins>
    </w:p>
    <w:p w14:paraId="482B99F0" w14:textId="77777777" w:rsidR="007C6EA6" w:rsidRPr="007C6EA6" w:rsidRDefault="007C6EA6" w:rsidP="007C6EA6">
      <w:pPr>
        <w:pStyle w:val="GOSTScript"/>
        <w:rPr>
          <w:ins w:id="3129" w:author="Сатлер Марина Викторовна" w:date="2026-04-07T11:02:00Z"/>
        </w:rPr>
      </w:pPr>
      <w:ins w:id="3130" w:author="Сатлер Марина Викторовна" w:date="2026-04-07T11:02:00Z">
        <w:r w:rsidRPr="007C6EA6">
          <w:tab/>
        </w:r>
        <w:r w:rsidRPr="007C6EA6">
          <w:tab/>
        </w:r>
        <w:r w:rsidRPr="007C6EA6">
          <w:tab/>
        </w:r>
        <w:r w:rsidRPr="007C6EA6">
          <w:tab/>
        </w:r>
        <w:r w:rsidRPr="007C6EA6">
          <w:tab/>
        </w:r>
        <w:r w:rsidRPr="007C6EA6">
          <w:tab/>
        </w:r>
        <w:r w:rsidRPr="007C6EA6">
          <w:tab/>
          <w:t>"param": "bo",</w:t>
        </w:r>
      </w:ins>
    </w:p>
    <w:p w14:paraId="4BBD7802" w14:textId="77777777" w:rsidR="007C6EA6" w:rsidRPr="007C6EA6" w:rsidRDefault="007C6EA6" w:rsidP="007C6EA6">
      <w:pPr>
        <w:pStyle w:val="GOSTScript"/>
        <w:rPr>
          <w:ins w:id="3131" w:author="Сатлер Марина Викторовна" w:date="2026-04-07T11:02:00Z"/>
        </w:rPr>
      </w:pPr>
      <w:ins w:id="313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EB1CD2D" w14:textId="77777777" w:rsidR="007C6EA6" w:rsidRPr="007C6EA6" w:rsidRDefault="007C6EA6" w:rsidP="007C6EA6">
      <w:pPr>
        <w:pStyle w:val="GOSTScript"/>
        <w:rPr>
          <w:ins w:id="3133" w:author="Сатлер Марина Викторовна" w:date="2026-04-07T11:02:00Z"/>
        </w:rPr>
      </w:pPr>
      <w:ins w:id="3134" w:author="Сатлер Марина Викторовна" w:date="2026-04-07T11:02:00Z">
        <w:r w:rsidRPr="007C6EA6">
          <w:tab/>
        </w:r>
        <w:r w:rsidRPr="007C6EA6">
          <w:tab/>
        </w:r>
        <w:r w:rsidRPr="007C6EA6">
          <w:tab/>
        </w:r>
        <w:r w:rsidRPr="007C6EA6">
          <w:tab/>
        </w:r>
        <w:r w:rsidRPr="007C6EA6">
          <w:tab/>
        </w:r>
        <w:r w:rsidRPr="007C6EA6">
          <w:tab/>
          <w:t>},</w:t>
        </w:r>
      </w:ins>
    </w:p>
    <w:p w14:paraId="46191921" w14:textId="77777777" w:rsidR="007C6EA6" w:rsidRPr="007C6EA6" w:rsidRDefault="007C6EA6" w:rsidP="007C6EA6">
      <w:pPr>
        <w:pStyle w:val="GOSTScript"/>
        <w:rPr>
          <w:ins w:id="3135" w:author="Сатлер Марина Викторовна" w:date="2026-04-07T11:02:00Z"/>
        </w:rPr>
      </w:pPr>
      <w:ins w:id="3136" w:author="Сатлер Марина Викторовна" w:date="2026-04-07T11:02:00Z">
        <w:r w:rsidRPr="007C6EA6">
          <w:tab/>
        </w:r>
        <w:r w:rsidRPr="007C6EA6">
          <w:tab/>
        </w:r>
        <w:r w:rsidRPr="007C6EA6">
          <w:tab/>
        </w:r>
        <w:r w:rsidRPr="007C6EA6">
          <w:tab/>
        </w:r>
        <w:r w:rsidRPr="007C6EA6">
          <w:tab/>
        </w:r>
        <w:r w:rsidRPr="007C6EA6">
          <w:tab/>
          <w:t>{</w:t>
        </w:r>
      </w:ins>
    </w:p>
    <w:p w14:paraId="4BE5E267" w14:textId="77777777" w:rsidR="007C6EA6" w:rsidRPr="007C6EA6" w:rsidRDefault="007C6EA6" w:rsidP="007C6EA6">
      <w:pPr>
        <w:pStyle w:val="GOSTScript"/>
        <w:rPr>
          <w:ins w:id="3137" w:author="Сатлер Марина Викторовна" w:date="2026-04-07T11:02:00Z"/>
        </w:rPr>
      </w:pPr>
      <w:ins w:id="3138" w:author="Сатлер Марина Викторовна" w:date="2026-04-07T11:02:00Z">
        <w:r w:rsidRPr="007C6EA6">
          <w:tab/>
        </w:r>
        <w:r w:rsidRPr="007C6EA6">
          <w:tab/>
        </w:r>
        <w:r w:rsidRPr="007C6EA6">
          <w:tab/>
        </w:r>
        <w:r w:rsidRPr="007C6EA6">
          <w:tab/>
        </w:r>
        <w:r w:rsidRPr="007C6EA6">
          <w:tab/>
        </w:r>
        <w:r w:rsidRPr="007C6EA6">
          <w:tab/>
        </w:r>
        <w:r w:rsidRPr="007C6EA6">
          <w:tab/>
          <w:t>"param": "oktmo",</w:t>
        </w:r>
      </w:ins>
    </w:p>
    <w:p w14:paraId="4D2B53F9" w14:textId="77777777" w:rsidR="007C6EA6" w:rsidRPr="007C6EA6" w:rsidRDefault="007C6EA6" w:rsidP="007C6EA6">
      <w:pPr>
        <w:pStyle w:val="GOSTScript"/>
        <w:rPr>
          <w:ins w:id="3139" w:author="Сатлер Марина Викторовна" w:date="2026-04-07T11:02:00Z"/>
        </w:rPr>
      </w:pPr>
      <w:ins w:id="314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2414709" w14:textId="77777777" w:rsidR="007C6EA6" w:rsidRPr="007C6EA6" w:rsidRDefault="007C6EA6" w:rsidP="007C6EA6">
      <w:pPr>
        <w:pStyle w:val="GOSTScript"/>
        <w:rPr>
          <w:ins w:id="3141" w:author="Сатлер Марина Викторовна" w:date="2026-04-07T11:02:00Z"/>
        </w:rPr>
      </w:pPr>
      <w:ins w:id="3142" w:author="Сатлер Марина Викторовна" w:date="2026-04-07T11:02:00Z">
        <w:r w:rsidRPr="007C6EA6">
          <w:tab/>
        </w:r>
        <w:r w:rsidRPr="007C6EA6">
          <w:tab/>
        </w:r>
        <w:r w:rsidRPr="007C6EA6">
          <w:tab/>
        </w:r>
        <w:r w:rsidRPr="007C6EA6">
          <w:tab/>
        </w:r>
        <w:r w:rsidRPr="007C6EA6">
          <w:tab/>
        </w:r>
        <w:r w:rsidRPr="007C6EA6">
          <w:tab/>
          <w:t>},</w:t>
        </w:r>
      </w:ins>
    </w:p>
    <w:p w14:paraId="6D4ED3FF" w14:textId="77777777" w:rsidR="007C6EA6" w:rsidRPr="007C6EA6" w:rsidRDefault="007C6EA6" w:rsidP="007C6EA6">
      <w:pPr>
        <w:pStyle w:val="GOSTScript"/>
        <w:rPr>
          <w:ins w:id="3143" w:author="Сатлер Марина Викторовна" w:date="2026-04-07T11:02:00Z"/>
        </w:rPr>
      </w:pPr>
      <w:ins w:id="3144" w:author="Сатлер Марина Викторовна" w:date="2026-04-07T11:02:00Z">
        <w:r w:rsidRPr="007C6EA6">
          <w:tab/>
        </w:r>
        <w:r w:rsidRPr="007C6EA6">
          <w:tab/>
        </w:r>
        <w:r w:rsidRPr="007C6EA6">
          <w:tab/>
        </w:r>
        <w:r w:rsidRPr="007C6EA6">
          <w:tab/>
        </w:r>
        <w:r w:rsidRPr="007C6EA6">
          <w:tab/>
        </w:r>
        <w:r w:rsidRPr="007C6EA6">
          <w:tab/>
          <w:t>{</w:t>
        </w:r>
      </w:ins>
    </w:p>
    <w:p w14:paraId="0427D287" w14:textId="77777777" w:rsidR="007C6EA6" w:rsidRPr="007C6EA6" w:rsidRDefault="007C6EA6" w:rsidP="007C6EA6">
      <w:pPr>
        <w:pStyle w:val="GOSTScript"/>
        <w:rPr>
          <w:ins w:id="3145" w:author="Сатлер Марина Викторовна" w:date="2026-04-07T11:02:00Z"/>
        </w:rPr>
      </w:pPr>
      <w:ins w:id="3146" w:author="Сатлер Марина Викторовна" w:date="2026-04-07T11:02:00Z">
        <w:r w:rsidRPr="007C6EA6">
          <w:tab/>
        </w:r>
        <w:r w:rsidRPr="007C6EA6">
          <w:tab/>
        </w:r>
        <w:r w:rsidRPr="007C6EA6">
          <w:tab/>
        </w:r>
        <w:r w:rsidRPr="007C6EA6">
          <w:tab/>
        </w:r>
        <w:r w:rsidRPr="007C6EA6">
          <w:tab/>
        </w:r>
        <w:r w:rsidRPr="007C6EA6">
          <w:tab/>
        </w:r>
        <w:r w:rsidRPr="007C6EA6">
          <w:tab/>
          <w:t>"param": "pzo",</w:t>
        </w:r>
      </w:ins>
    </w:p>
    <w:p w14:paraId="06C4464F" w14:textId="77777777" w:rsidR="007C6EA6" w:rsidRPr="007C6EA6" w:rsidRDefault="007C6EA6" w:rsidP="007C6EA6">
      <w:pPr>
        <w:pStyle w:val="GOSTScript"/>
        <w:rPr>
          <w:ins w:id="3147" w:author="Сатлер Марина Викторовна" w:date="2026-04-07T11:02:00Z"/>
        </w:rPr>
      </w:pPr>
      <w:ins w:id="314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2CA0032" w14:textId="77777777" w:rsidR="007C6EA6" w:rsidRPr="007C6EA6" w:rsidRDefault="007C6EA6" w:rsidP="007C6EA6">
      <w:pPr>
        <w:pStyle w:val="GOSTScript"/>
        <w:rPr>
          <w:ins w:id="3149" w:author="Сатлер Марина Викторовна" w:date="2026-04-07T11:02:00Z"/>
        </w:rPr>
      </w:pPr>
      <w:ins w:id="3150" w:author="Сатлер Марина Викторовна" w:date="2026-04-07T11:02:00Z">
        <w:r w:rsidRPr="007C6EA6">
          <w:tab/>
        </w:r>
        <w:r w:rsidRPr="007C6EA6">
          <w:tab/>
        </w:r>
        <w:r w:rsidRPr="007C6EA6">
          <w:tab/>
        </w:r>
        <w:r w:rsidRPr="007C6EA6">
          <w:tab/>
        </w:r>
        <w:r w:rsidRPr="007C6EA6">
          <w:tab/>
        </w:r>
        <w:r w:rsidRPr="007C6EA6">
          <w:tab/>
          <w:t>},</w:t>
        </w:r>
      </w:ins>
    </w:p>
    <w:p w14:paraId="0A763A2F" w14:textId="77777777" w:rsidR="007C6EA6" w:rsidRPr="007C6EA6" w:rsidRDefault="007C6EA6" w:rsidP="007C6EA6">
      <w:pPr>
        <w:pStyle w:val="GOSTScript"/>
        <w:rPr>
          <w:ins w:id="3151" w:author="Сатлер Марина Викторовна" w:date="2026-04-07T11:02:00Z"/>
        </w:rPr>
      </w:pPr>
      <w:ins w:id="3152" w:author="Сатлер Марина Викторовна" w:date="2026-04-07T11:02:00Z">
        <w:r w:rsidRPr="007C6EA6">
          <w:tab/>
        </w:r>
        <w:r w:rsidRPr="007C6EA6">
          <w:tab/>
        </w:r>
        <w:r w:rsidRPr="007C6EA6">
          <w:tab/>
        </w:r>
        <w:r w:rsidRPr="007C6EA6">
          <w:tab/>
        </w:r>
        <w:r w:rsidRPr="007C6EA6">
          <w:tab/>
        </w:r>
        <w:r w:rsidRPr="007C6EA6">
          <w:tab/>
          <w:t>{</w:t>
        </w:r>
      </w:ins>
    </w:p>
    <w:p w14:paraId="74A2E381" w14:textId="77777777" w:rsidR="007C6EA6" w:rsidRPr="007C6EA6" w:rsidRDefault="007C6EA6" w:rsidP="007C6EA6">
      <w:pPr>
        <w:pStyle w:val="GOSTScript"/>
        <w:rPr>
          <w:ins w:id="3153" w:author="Сатлер Марина Викторовна" w:date="2026-04-07T11:02:00Z"/>
        </w:rPr>
      </w:pPr>
      <w:ins w:id="3154" w:author="Сатлер Марина Викторовна" w:date="2026-04-07T11:02:00Z">
        <w:r w:rsidRPr="007C6EA6">
          <w:tab/>
        </w:r>
        <w:r w:rsidRPr="007C6EA6">
          <w:tab/>
        </w:r>
        <w:r w:rsidRPr="007C6EA6">
          <w:tab/>
        </w:r>
        <w:r w:rsidRPr="007C6EA6">
          <w:tab/>
        </w:r>
        <w:r w:rsidRPr="007C6EA6">
          <w:tab/>
        </w:r>
        <w:r w:rsidRPr="007C6EA6">
          <w:tab/>
        </w:r>
        <w:r w:rsidRPr="007C6EA6">
          <w:tab/>
          <w:t>"param": "faip",</w:t>
        </w:r>
      </w:ins>
    </w:p>
    <w:p w14:paraId="27FEC22D" w14:textId="77777777" w:rsidR="007C6EA6" w:rsidRPr="007C6EA6" w:rsidRDefault="007C6EA6" w:rsidP="007C6EA6">
      <w:pPr>
        <w:pStyle w:val="GOSTScript"/>
        <w:rPr>
          <w:ins w:id="3155" w:author="Сатлер Марина Викторовна" w:date="2026-04-07T11:02:00Z"/>
        </w:rPr>
      </w:pPr>
      <w:ins w:id="315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736C0AFE" w14:textId="77777777" w:rsidR="007C6EA6" w:rsidRPr="007C6EA6" w:rsidRDefault="007C6EA6" w:rsidP="007C6EA6">
      <w:pPr>
        <w:pStyle w:val="GOSTScript"/>
        <w:rPr>
          <w:ins w:id="3157" w:author="Сатлер Марина Викторовна" w:date="2026-04-07T11:02:00Z"/>
        </w:rPr>
      </w:pPr>
      <w:ins w:id="3158" w:author="Сатлер Марина Викторовна" w:date="2026-04-07T11:02:00Z">
        <w:r w:rsidRPr="007C6EA6">
          <w:tab/>
        </w:r>
        <w:r w:rsidRPr="007C6EA6">
          <w:tab/>
        </w:r>
        <w:r w:rsidRPr="007C6EA6">
          <w:tab/>
        </w:r>
        <w:r w:rsidRPr="007C6EA6">
          <w:tab/>
        </w:r>
        <w:r w:rsidRPr="007C6EA6">
          <w:tab/>
        </w:r>
        <w:r w:rsidRPr="007C6EA6">
          <w:tab/>
          <w:t>},</w:t>
        </w:r>
      </w:ins>
    </w:p>
    <w:p w14:paraId="12EE9987" w14:textId="77777777" w:rsidR="007C6EA6" w:rsidRPr="007C6EA6" w:rsidRDefault="007C6EA6" w:rsidP="007C6EA6">
      <w:pPr>
        <w:pStyle w:val="GOSTScript"/>
        <w:rPr>
          <w:ins w:id="3159" w:author="Сатлер Марина Викторовна" w:date="2026-04-07T11:02:00Z"/>
        </w:rPr>
      </w:pPr>
      <w:ins w:id="3160" w:author="Сатлер Марина Викторовна" w:date="2026-04-07T11:02:00Z">
        <w:r w:rsidRPr="007C6EA6">
          <w:tab/>
        </w:r>
        <w:r w:rsidRPr="007C6EA6">
          <w:tab/>
        </w:r>
        <w:r w:rsidRPr="007C6EA6">
          <w:tab/>
        </w:r>
        <w:r w:rsidRPr="007C6EA6">
          <w:tab/>
        </w:r>
        <w:r w:rsidRPr="007C6EA6">
          <w:tab/>
        </w:r>
        <w:r w:rsidRPr="007C6EA6">
          <w:tab/>
          <w:t>{</w:t>
        </w:r>
      </w:ins>
    </w:p>
    <w:p w14:paraId="66848F35" w14:textId="77777777" w:rsidR="007C6EA6" w:rsidRPr="007C6EA6" w:rsidRDefault="007C6EA6" w:rsidP="007C6EA6">
      <w:pPr>
        <w:pStyle w:val="GOSTScript"/>
        <w:rPr>
          <w:ins w:id="3161" w:author="Сатлер Марина Викторовна" w:date="2026-04-07T11:02:00Z"/>
        </w:rPr>
      </w:pPr>
      <w:ins w:id="3162" w:author="Сатлер Марина Викторовна" w:date="2026-04-07T11:02:00Z">
        <w:r w:rsidRPr="007C6EA6">
          <w:tab/>
        </w:r>
        <w:r w:rsidRPr="007C6EA6">
          <w:tab/>
        </w:r>
        <w:r w:rsidRPr="007C6EA6">
          <w:tab/>
        </w:r>
        <w:r w:rsidRPr="007C6EA6">
          <w:tab/>
        </w:r>
        <w:r w:rsidRPr="007C6EA6">
          <w:tab/>
        </w:r>
        <w:r w:rsidRPr="007C6EA6">
          <w:tab/>
        </w:r>
        <w:r w:rsidRPr="007C6EA6">
          <w:tab/>
          <w:t>"param": "fo",</w:t>
        </w:r>
      </w:ins>
    </w:p>
    <w:p w14:paraId="0676C2D1" w14:textId="77777777" w:rsidR="007C6EA6" w:rsidRPr="007C6EA6" w:rsidRDefault="007C6EA6" w:rsidP="007C6EA6">
      <w:pPr>
        <w:pStyle w:val="GOSTScript"/>
        <w:rPr>
          <w:ins w:id="3163" w:author="Сатлер Марина Викторовна" w:date="2026-04-07T11:02:00Z"/>
        </w:rPr>
      </w:pPr>
      <w:ins w:id="316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51C883F" w14:textId="77777777" w:rsidR="007C6EA6" w:rsidRPr="007C6EA6" w:rsidRDefault="007C6EA6" w:rsidP="007C6EA6">
      <w:pPr>
        <w:pStyle w:val="GOSTScript"/>
        <w:rPr>
          <w:ins w:id="3165" w:author="Сатлер Марина Викторовна" w:date="2026-04-07T11:02:00Z"/>
        </w:rPr>
      </w:pPr>
      <w:ins w:id="3166" w:author="Сатлер Марина Викторовна" w:date="2026-04-07T11:02:00Z">
        <w:r w:rsidRPr="007C6EA6">
          <w:tab/>
        </w:r>
        <w:r w:rsidRPr="007C6EA6">
          <w:tab/>
        </w:r>
        <w:r w:rsidRPr="007C6EA6">
          <w:tab/>
        </w:r>
        <w:r w:rsidRPr="007C6EA6">
          <w:tab/>
        </w:r>
        <w:r w:rsidRPr="007C6EA6">
          <w:tab/>
        </w:r>
        <w:r w:rsidRPr="007C6EA6">
          <w:tab/>
          <w:t>},</w:t>
        </w:r>
      </w:ins>
    </w:p>
    <w:p w14:paraId="02A394D5" w14:textId="77777777" w:rsidR="007C6EA6" w:rsidRPr="007C6EA6" w:rsidRDefault="007C6EA6" w:rsidP="007C6EA6">
      <w:pPr>
        <w:pStyle w:val="GOSTScript"/>
        <w:rPr>
          <w:ins w:id="3167" w:author="Сатлер Марина Викторовна" w:date="2026-04-07T11:02:00Z"/>
        </w:rPr>
      </w:pPr>
      <w:ins w:id="3168" w:author="Сатлер Марина Викторовна" w:date="2026-04-07T11:02:00Z">
        <w:r w:rsidRPr="007C6EA6">
          <w:tab/>
        </w:r>
        <w:r w:rsidRPr="007C6EA6">
          <w:tab/>
        </w:r>
        <w:r w:rsidRPr="007C6EA6">
          <w:tab/>
        </w:r>
        <w:r w:rsidRPr="007C6EA6">
          <w:tab/>
        </w:r>
        <w:r w:rsidRPr="007C6EA6">
          <w:tab/>
        </w:r>
        <w:r w:rsidRPr="007C6EA6">
          <w:tab/>
          <w:t>{</w:t>
        </w:r>
      </w:ins>
    </w:p>
    <w:p w14:paraId="58916ED8" w14:textId="77777777" w:rsidR="007C6EA6" w:rsidRPr="007C6EA6" w:rsidRDefault="007C6EA6" w:rsidP="007C6EA6">
      <w:pPr>
        <w:pStyle w:val="GOSTScript"/>
        <w:rPr>
          <w:ins w:id="3169" w:author="Сатлер Марина Викторовна" w:date="2026-04-07T11:02:00Z"/>
        </w:rPr>
      </w:pPr>
      <w:ins w:id="3170"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"account",</w:t>
        </w:r>
      </w:ins>
    </w:p>
    <w:p w14:paraId="5E56288A" w14:textId="77777777" w:rsidR="007C6EA6" w:rsidRPr="007C6EA6" w:rsidRDefault="007C6EA6" w:rsidP="007C6EA6">
      <w:pPr>
        <w:pStyle w:val="GOSTScript"/>
        <w:rPr>
          <w:ins w:id="3171" w:author="Сатлер Марина Викторовна" w:date="2026-04-07T11:02:00Z"/>
        </w:rPr>
      </w:pPr>
      <w:ins w:id="317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БА</w:t>
        </w:r>
        <w:r w:rsidRPr="007C6EA6">
          <w:t>_</w:t>
        </w:r>
        <w:r>
          <w:t>УТВ</w:t>
        </w:r>
        <w:r w:rsidRPr="007C6EA6">
          <w:t>_</w:t>
        </w:r>
        <w:r>
          <w:t>ГРБС</w:t>
        </w:r>
        <w:r w:rsidRPr="007C6EA6">
          <w:t>_1"</w:t>
        </w:r>
      </w:ins>
    </w:p>
    <w:p w14:paraId="2A5E1F55" w14:textId="77777777" w:rsidR="007C6EA6" w:rsidRPr="007C6EA6" w:rsidRDefault="007C6EA6" w:rsidP="007C6EA6">
      <w:pPr>
        <w:pStyle w:val="GOSTScript"/>
        <w:rPr>
          <w:ins w:id="3173" w:author="Сатлер Марина Викторовна" w:date="2026-04-07T11:02:00Z"/>
        </w:rPr>
      </w:pPr>
      <w:ins w:id="3174" w:author="Сатлер Марина Викторовна" w:date="2026-04-07T11:02:00Z">
        <w:r w:rsidRPr="007C6EA6">
          <w:tab/>
        </w:r>
        <w:r w:rsidRPr="007C6EA6">
          <w:tab/>
        </w:r>
        <w:r w:rsidRPr="007C6EA6">
          <w:tab/>
        </w:r>
        <w:r w:rsidRPr="007C6EA6">
          <w:tab/>
        </w:r>
        <w:r w:rsidRPr="007C6EA6">
          <w:tab/>
        </w:r>
        <w:r w:rsidRPr="007C6EA6">
          <w:tab/>
          <w:t>},</w:t>
        </w:r>
      </w:ins>
    </w:p>
    <w:p w14:paraId="77E4DA9D" w14:textId="77777777" w:rsidR="007C6EA6" w:rsidRPr="007C6EA6" w:rsidRDefault="007C6EA6" w:rsidP="007C6EA6">
      <w:pPr>
        <w:pStyle w:val="GOSTScript"/>
        <w:rPr>
          <w:ins w:id="3175" w:author="Сатлер Марина Викторовна" w:date="2026-04-07T11:02:00Z"/>
        </w:rPr>
      </w:pPr>
      <w:ins w:id="3176" w:author="Сатлер Марина Викторовна" w:date="2026-04-07T11:02:00Z">
        <w:r w:rsidRPr="007C6EA6">
          <w:tab/>
        </w:r>
        <w:r w:rsidRPr="007C6EA6">
          <w:tab/>
        </w:r>
        <w:r w:rsidRPr="007C6EA6">
          <w:tab/>
        </w:r>
        <w:r w:rsidRPr="007C6EA6">
          <w:tab/>
        </w:r>
        <w:r w:rsidRPr="007C6EA6">
          <w:tab/>
        </w:r>
        <w:r w:rsidRPr="007C6EA6">
          <w:tab/>
          <w:t>{</w:t>
        </w:r>
      </w:ins>
    </w:p>
    <w:p w14:paraId="21A3B7F7" w14:textId="77777777" w:rsidR="007C6EA6" w:rsidRPr="007C6EA6" w:rsidRDefault="007C6EA6" w:rsidP="007C6EA6">
      <w:pPr>
        <w:pStyle w:val="GOSTScript"/>
        <w:rPr>
          <w:ins w:id="3177" w:author="Сатлер Марина Викторовна" w:date="2026-04-07T11:02:00Z"/>
        </w:rPr>
      </w:pPr>
      <w:ins w:id="3178"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"docTypeCode",</w:t>
        </w:r>
      </w:ins>
    </w:p>
    <w:p w14:paraId="20D54D2F" w14:textId="77777777" w:rsidR="007C6EA6" w:rsidRPr="007C6EA6" w:rsidRDefault="007C6EA6" w:rsidP="007C6EA6">
      <w:pPr>
        <w:pStyle w:val="GOSTScript"/>
        <w:rPr>
          <w:ins w:id="3179" w:author="Сатлер Марина Викторовна" w:date="2026-04-07T11:02:00Z"/>
        </w:rPr>
      </w:pPr>
      <w:ins w:id="318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СДО</w:t>
        </w:r>
        <w:r w:rsidRPr="007C6EA6">
          <w:t>"</w:t>
        </w:r>
      </w:ins>
    </w:p>
    <w:p w14:paraId="31FEBE5F" w14:textId="77777777" w:rsidR="007C6EA6" w:rsidRPr="007C6EA6" w:rsidRDefault="007C6EA6" w:rsidP="007C6EA6">
      <w:pPr>
        <w:pStyle w:val="GOSTScript"/>
        <w:rPr>
          <w:ins w:id="3181" w:author="Сатлер Марина Викторовна" w:date="2026-04-07T11:02:00Z"/>
        </w:rPr>
      </w:pPr>
      <w:ins w:id="3182" w:author="Сатлер Марина Викторовна" w:date="2026-04-07T11:02:00Z">
        <w:r w:rsidRPr="007C6EA6">
          <w:tab/>
        </w:r>
        <w:r w:rsidRPr="007C6EA6">
          <w:tab/>
        </w:r>
        <w:r w:rsidRPr="007C6EA6">
          <w:tab/>
        </w:r>
        <w:r w:rsidRPr="007C6EA6">
          <w:tab/>
        </w:r>
        <w:r w:rsidRPr="007C6EA6">
          <w:tab/>
        </w:r>
        <w:r w:rsidRPr="007C6EA6">
          <w:tab/>
          <w:t>},</w:t>
        </w:r>
      </w:ins>
    </w:p>
    <w:p w14:paraId="14DA0221" w14:textId="77777777" w:rsidR="007C6EA6" w:rsidRPr="007C6EA6" w:rsidRDefault="007C6EA6" w:rsidP="007C6EA6">
      <w:pPr>
        <w:pStyle w:val="GOSTScript"/>
        <w:rPr>
          <w:ins w:id="3183" w:author="Сатлер Марина Викторовна" w:date="2026-04-07T11:02:00Z"/>
        </w:rPr>
      </w:pPr>
      <w:ins w:id="3184" w:author="Сатлер Марина Викторовна" w:date="2026-04-07T11:02:00Z">
        <w:r w:rsidRPr="007C6EA6">
          <w:tab/>
        </w:r>
        <w:r w:rsidRPr="007C6EA6">
          <w:tab/>
        </w:r>
        <w:r w:rsidRPr="007C6EA6">
          <w:tab/>
        </w:r>
        <w:r w:rsidRPr="007C6EA6">
          <w:tab/>
        </w:r>
        <w:r w:rsidRPr="007C6EA6">
          <w:tab/>
        </w:r>
        <w:r w:rsidRPr="007C6EA6">
          <w:tab/>
          <w:t>{</w:t>
        </w:r>
      </w:ins>
    </w:p>
    <w:p w14:paraId="0A9067A3" w14:textId="77777777" w:rsidR="007C6EA6" w:rsidRPr="007C6EA6" w:rsidRDefault="007C6EA6" w:rsidP="007C6EA6">
      <w:pPr>
        <w:pStyle w:val="GOSTScript"/>
        <w:rPr>
          <w:ins w:id="3185" w:author="Сатлер Марина Викторовна" w:date="2026-04-07T11:02:00Z"/>
        </w:rPr>
      </w:pPr>
      <w:ins w:id="3186" w:author="Сатлер Марина Викторовна" w:date="2026-04-07T11:02:00Z">
        <w:r w:rsidRPr="007C6EA6">
          <w:lastRenderedPageBreak/>
          <w:tab/>
        </w:r>
        <w:r w:rsidRPr="007C6EA6">
          <w:tab/>
        </w:r>
        <w:r w:rsidRPr="007C6EA6">
          <w:tab/>
        </w:r>
        <w:r w:rsidRPr="007C6EA6">
          <w:tab/>
        </w:r>
        <w:r w:rsidRPr="007C6EA6">
          <w:tab/>
        </w:r>
        <w:r w:rsidRPr="007C6EA6">
          <w:tab/>
        </w:r>
        <w:r w:rsidRPr="007C6EA6">
          <w:tab/>
          <w:t>"param": "kbkType",</w:t>
        </w:r>
      </w:ins>
    </w:p>
    <w:p w14:paraId="60E47BCE" w14:textId="77777777" w:rsidR="007C6EA6" w:rsidRPr="007C6EA6" w:rsidRDefault="007C6EA6" w:rsidP="007C6EA6">
      <w:pPr>
        <w:pStyle w:val="GOSTScript"/>
        <w:rPr>
          <w:ins w:id="3187" w:author="Сатлер Марина Викторовна" w:date="2026-04-07T11:02:00Z"/>
        </w:rPr>
      </w:pPr>
      <w:ins w:id="3188" w:author="Сатлер Марина Викторовна" w:date="2026-04-07T11:02:00Z">
        <w:r w:rsidRPr="007C6EA6">
          <w:tab/>
        </w:r>
        <w:r w:rsidRPr="007C6EA6">
          <w:tab/>
        </w:r>
        <w:r w:rsidRPr="007C6EA6">
          <w:tab/>
        </w:r>
        <w:r w:rsidRPr="007C6EA6">
          <w:tab/>
        </w:r>
        <w:r w:rsidRPr="007C6EA6">
          <w:tab/>
        </w:r>
        <w:r w:rsidRPr="007C6EA6">
          <w:tab/>
        </w:r>
        <w:r w:rsidRPr="007C6EA6">
          <w:tab/>
          <w:t>"value": "31"</w:t>
        </w:r>
      </w:ins>
    </w:p>
    <w:p w14:paraId="386E7264" w14:textId="77777777" w:rsidR="007C6EA6" w:rsidRPr="007C6EA6" w:rsidRDefault="007C6EA6" w:rsidP="007C6EA6">
      <w:pPr>
        <w:pStyle w:val="GOSTScript"/>
        <w:rPr>
          <w:ins w:id="3189" w:author="Сатлер Марина Викторовна" w:date="2026-04-07T11:02:00Z"/>
        </w:rPr>
      </w:pPr>
      <w:ins w:id="3190" w:author="Сатлер Марина Викторовна" w:date="2026-04-07T11:02:00Z">
        <w:r w:rsidRPr="007C6EA6">
          <w:tab/>
        </w:r>
        <w:r w:rsidRPr="007C6EA6">
          <w:tab/>
        </w:r>
        <w:r w:rsidRPr="007C6EA6">
          <w:tab/>
        </w:r>
        <w:r w:rsidRPr="007C6EA6">
          <w:tab/>
        </w:r>
        <w:r w:rsidRPr="007C6EA6">
          <w:tab/>
        </w:r>
        <w:r w:rsidRPr="007C6EA6">
          <w:tab/>
          <w:t>},</w:t>
        </w:r>
      </w:ins>
    </w:p>
    <w:p w14:paraId="00273708" w14:textId="77777777" w:rsidR="007C6EA6" w:rsidRPr="007C6EA6" w:rsidRDefault="007C6EA6" w:rsidP="007C6EA6">
      <w:pPr>
        <w:pStyle w:val="GOSTScript"/>
        <w:rPr>
          <w:ins w:id="3191" w:author="Сатлер Марина Викторовна" w:date="2026-04-07T11:02:00Z"/>
        </w:rPr>
      </w:pPr>
      <w:ins w:id="3192" w:author="Сатлер Марина Викторовна" w:date="2026-04-07T11:02:00Z">
        <w:r w:rsidRPr="007C6EA6">
          <w:tab/>
        </w:r>
        <w:r w:rsidRPr="007C6EA6">
          <w:tab/>
        </w:r>
        <w:r w:rsidRPr="007C6EA6">
          <w:tab/>
        </w:r>
        <w:r w:rsidRPr="007C6EA6">
          <w:tab/>
        </w:r>
        <w:r w:rsidRPr="007C6EA6">
          <w:tab/>
        </w:r>
        <w:r w:rsidRPr="007C6EA6">
          <w:tab/>
          <w:t>{</w:t>
        </w:r>
      </w:ins>
    </w:p>
    <w:p w14:paraId="7B76D311" w14:textId="77777777" w:rsidR="007C6EA6" w:rsidRPr="007C6EA6" w:rsidRDefault="007C6EA6" w:rsidP="007C6EA6">
      <w:pPr>
        <w:pStyle w:val="GOSTScript"/>
        <w:rPr>
          <w:ins w:id="3193" w:author="Сатлер Марина Викторовна" w:date="2026-04-07T11:02:00Z"/>
        </w:rPr>
      </w:pPr>
      <w:ins w:id="3194"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"docName",</w:t>
        </w:r>
      </w:ins>
    </w:p>
    <w:p w14:paraId="188C36FB" w14:textId="77777777" w:rsidR="007C6EA6" w:rsidRPr="007C6EA6" w:rsidRDefault="007C6EA6" w:rsidP="007C6EA6">
      <w:pPr>
        <w:pStyle w:val="GOSTScript"/>
        <w:rPr>
          <w:ins w:id="3195" w:author="Сатлер Марина Викторовна" w:date="2026-04-07T11:02:00Z"/>
        </w:rPr>
      </w:pPr>
      <w:ins w:id="319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Бухгалтерская</w:t>
        </w:r>
        <w:r w:rsidRPr="007C6EA6">
          <w:t xml:space="preserve"> </w:t>
        </w:r>
        <w:r>
          <w:t>справка</w:t>
        </w:r>
        <w:r w:rsidRPr="007C6EA6">
          <w:t xml:space="preserve"> (</w:t>
        </w:r>
        <w:r>
          <w:t>ф</w:t>
        </w:r>
        <w:r w:rsidRPr="007C6EA6">
          <w:t>. 0504833)"</w:t>
        </w:r>
      </w:ins>
    </w:p>
    <w:p w14:paraId="5625EA2A" w14:textId="77777777" w:rsidR="007C6EA6" w:rsidRPr="007C6EA6" w:rsidRDefault="007C6EA6" w:rsidP="007C6EA6">
      <w:pPr>
        <w:pStyle w:val="GOSTScript"/>
        <w:rPr>
          <w:ins w:id="3197" w:author="Сатлер Марина Викторовна" w:date="2026-04-07T11:02:00Z"/>
        </w:rPr>
      </w:pPr>
      <w:ins w:id="3198" w:author="Сатлер Марина Викторовна" w:date="2026-04-07T11:02:00Z">
        <w:r w:rsidRPr="007C6EA6">
          <w:tab/>
        </w:r>
        <w:r w:rsidRPr="007C6EA6">
          <w:tab/>
        </w:r>
        <w:r w:rsidRPr="007C6EA6">
          <w:tab/>
        </w:r>
        <w:r w:rsidRPr="007C6EA6">
          <w:tab/>
        </w:r>
        <w:r w:rsidRPr="007C6EA6">
          <w:tab/>
        </w:r>
        <w:r w:rsidRPr="007C6EA6">
          <w:tab/>
          <w:t>}</w:t>
        </w:r>
      </w:ins>
    </w:p>
    <w:p w14:paraId="079522D4" w14:textId="77777777" w:rsidR="007C6EA6" w:rsidRPr="007C6EA6" w:rsidRDefault="007C6EA6" w:rsidP="007C6EA6">
      <w:pPr>
        <w:pStyle w:val="GOSTScript"/>
        <w:rPr>
          <w:ins w:id="3199" w:author="Сатлер Марина Викторовна" w:date="2026-04-07T11:02:00Z"/>
        </w:rPr>
      </w:pPr>
      <w:ins w:id="3200" w:author="Сатлер Марина Викторовна" w:date="2026-04-07T11:02:00Z">
        <w:r w:rsidRPr="007C6EA6">
          <w:tab/>
        </w:r>
        <w:r w:rsidRPr="007C6EA6">
          <w:tab/>
        </w:r>
        <w:r w:rsidRPr="007C6EA6">
          <w:tab/>
        </w:r>
        <w:r w:rsidRPr="007C6EA6">
          <w:tab/>
        </w:r>
        <w:r w:rsidRPr="007C6EA6">
          <w:tab/>
          <w:t>]</w:t>
        </w:r>
      </w:ins>
    </w:p>
    <w:p w14:paraId="7F65E31F" w14:textId="77777777" w:rsidR="007C6EA6" w:rsidRPr="007C6EA6" w:rsidRDefault="007C6EA6" w:rsidP="007C6EA6">
      <w:pPr>
        <w:pStyle w:val="GOSTScript"/>
        <w:rPr>
          <w:ins w:id="3201" w:author="Сатлер Марина Викторовна" w:date="2026-04-07T11:02:00Z"/>
        </w:rPr>
      </w:pPr>
      <w:ins w:id="3202" w:author="Сатлер Марина Викторовна" w:date="2026-04-07T11:02:00Z">
        <w:r w:rsidRPr="007C6EA6">
          <w:tab/>
        </w:r>
        <w:r w:rsidRPr="007C6EA6">
          <w:tab/>
        </w:r>
        <w:r w:rsidRPr="007C6EA6">
          <w:tab/>
        </w:r>
        <w:r w:rsidRPr="007C6EA6">
          <w:tab/>
          <w:t>},</w:t>
        </w:r>
      </w:ins>
    </w:p>
    <w:p w14:paraId="02C720BD" w14:textId="77777777" w:rsidR="007C6EA6" w:rsidRPr="007C6EA6" w:rsidRDefault="007C6EA6" w:rsidP="007C6EA6">
      <w:pPr>
        <w:pStyle w:val="GOSTScript"/>
        <w:rPr>
          <w:ins w:id="3203" w:author="Сатлер Марина Викторовна" w:date="2026-04-07T11:02:00Z"/>
        </w:rPr>
      </w:pPr>
      <w:ins w:id="3204" w:author="Сатлер Марина Викторовна" w:date="2026-04-07T11:02:00Z">
        <w:r w:rsidRPr="007C6EA6">
          <w:tab/>
        </w:r>
        <w:r w:rsidRPr="007C6EA6">
          <w:tab/>
        </w:r>
        <w:r w:rsidRPr="007C6EA6">
          <w:tab/>
        </w:r>
        <w:r w:rsidRPr="007C6EA6">
          <w:tab/>
          <w:t>"Ct": {</w:t>
        </w:r>
      </w:ins>
    </w:p>
    <w:p w14:paraId="2C3FAB88" w14:textId="77777777" w:rsidR="007C6EA6" w:rsidRPr="007C6EA6" w:rsidRDefault="007C6EA6" w:rsidP="007C6EA6">
      <w:pPr>
        <w:pStyle w:val="GOSTScript"/>
        <w:rPr>
          <w:ins w:id="3205" w:author="Сатлер Марина Викторовна" w:date="2026-04-07T11:02:00Z"/>
        </w:rPr>
      </w:pPr>
      <w:ins w:id="3206" w:author="Сатлер Марина Викторовна" w:date="2026-04-07T11:02:00Z">
        <w:r w:rsidRPr="007C6EA6">
          <w:tab/>
        </w:r>
        <w:r w:rsidRPr="007C6EA6">
          <w:tab/>
        </w:r>
        <w:r w:rsidRPr="007C6EA6">
          <w:tab/>
        </w:r>
        <w:r w:rsidRPr="007C6EA6">
          <w:tab/>
        </w:r>
        <w:r w:rsidRPr="007C6EA6">
          <w:tab/>
          <w:t>"Ct_acc": "99010001.09876543211234567890.-.</w:t>
        </w:r>
        <w:r>
          <w:t>ДО</w:t>
        </w:r>
        <w:r w:rsidRPr="007C6EA6">
          <w:t>_</w:t>
        </w:r>
        <w:r>
          <w:t>ПБС</w:t>
        </w:r>
        <w:r w:rsidRPr="007C6EA6">
          <w:t>_1.6000.-.03601076330.</w:t>
        </w:r>
        <w:r>
          <w:t>ЗАЧЕТ</w:t>
        </w:r>
        <w:r w:rsidRPr="007C6EA6">
          <w:t>.-.-.-.-.-.-",</w:t>
        </w:r>
      </w:ins>
    </w:p>
    <w:p w14:paraId="21A45514" w14:textId="77777777" w:rsidR="007C6EA6" w:rsidRPr="007C6EA6" w:rsidRDefault="007C6EA6" w:rsidP="007C6EA6">
      <w:pPr>
        <w:pStyle w:val="GOSTScript"/>
        <w:rPr>
          <w:ins w:id="3207" w:author="Сатлер Марина Викторовна" w:date="2026-04-07T11:02:00Z"/>
        </w:rPr>
      </w:pPr>
      <w:ins w:id="3208" w:author="Сатлер Марина Викторовна" w:date="2026-04-07T11:02:00Z">
        <w:r w:rsidRPr="007C6EA6">
          <w:tab/>
        </w:r>
        <w:r w:rsidRPr="007C6EA6">
          <w:tab/>
        </w:r>
        <w:r w:rsidRPr="007C6EA6">
          <w:tab/>
        </w:r>
        <w:r w:rsidRPr="007C6EA6">
          <w:tab/>
        </w:r>
        <w:r w:rsidRPr="007C6EA6">
          <w:tab/>
          <w:t>"Operation_type": 1,</w:t>
        </w:r>
      </w:ins>
    </w:p>
    <w:p w14:paraId="3860B47C" w14:textId="77777777" w:rsidR="007C6EA6" w:rsidRPr="007C6EA6" w:rsidRDefault="007C6EA6" w:rsidP="007C6EA6">
      <w:pPr>
        <w:pStyle w:val="GOSTScript"/>
        <w:rPr>
          <w:ins w:id="3209" w:author="Сатлер Марина Викторовна" w:date="2026-04-07T11:02:00Z"/>
        </w:rPr>
      </w:pPr>
      <w:ins w:id="3210" w:author="Сатлер Марина Викторовна" w:date="2026-04-07T11:02:00Z">
        <w:r w:rsidRPr="007C6EA6">
          <w:tab/>
        </w:r>
        <w:r w:rsidRPr="007C6EA6">
          <w:tab/>
        </w:r>
        <w:r w:rsidRPr="007C6EA6">
          <w:tab/>
        </w:r>
        <w:r w:rsidRPr="007C6EA6">
          <w:tab/>
        </w:r>
        <w:r w:rsidRPr="007C6EA6">
          <w:tab/>
          <w:t>"Analistic_parametrs": [</w:t>
        </w:r>
      </w:ins>
    </w:p>
    <w:p w14:paraId="70F8D92D" w14:textId="77777777" w:rsidR="007C6EA6" w:rsidRPr="007C6EA6" w:rsidRDefault="007C6EA6" w:rsidP="007C6EA6">
      <w:pPr>
        <w:pStyle w:val="GOSTScript"/>
        <w:rPr>
          <w:ins w:id="3211" w:author="Сатлер Марина Викторовна" w:date="2026-04-07T11:02:00Z"/>
        </w:rPr>
      </w:pPr>
      <w:ins w:id="3212" w:author="Сатлер Марина Викторовна" w:date="2026-04-07T11:02:00Z">
        <w:r w:rsidRPr="007C6EA6">
          <w:tab/>
        </w:r>
        <w:r w:rsidRPr="007C6EA6">
          <w:tab/>
        </w:r>
        <w:r w:rsidRPr="007C6EA6">
          <w:tab/>
        </w:r>
        <w:r w:rsidRPr="007C6EA6">
          <w:tab/>
        </w:r>
        <w:r w:rsidRPr="007C6EA6">
          <w:tab/>
        </w:r>
        <w:r w:rsidRPr="007C6EA6">
          <w:tab/>
          <w:t>{</w:t>
        </w:r>
      </w:ins>
    </w:p>
    <w:p w14:paraId="15B09547" w14:textId="77777777" w:rsidR="007C6EA6" w:rsidRPr="007C6EA6" w:rsidRDefault="007C6EA6" w:rsidP="007C6EA6">
      <w:pPr>
        <w:pStyle w:val="GOSTScript"/>
        <w:rPr>
          <w:ins w:id="3213" w:author="Сатлер Марина Викторовна" w:date="2026-04-07T11:02:00Z"/>
        </w:rPr>
      </w:pPr>
      <w:ins w:id="3214"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"accesslevel",</w:t>
        </w:r>
      </w:ins>
    </w:p>
    <w:p w14:paraId="325B7712" w14:textId="77777777" w:rsidR="007C6EA6" w:rsidRPr="007C6EA6" w:rsidRDefault="007C6EA6" w:rsidP="007C6EA6">
      <w:pPr>
        <w:pStyle w:val="GOSTScript"/>
        <w:rPr>
          <w:ins w:id="3215" w:author="Сатлер Марина Викторовна" w:date="2026-04-07T11:02:00Z"/>
        </w:rPr>
      </w:pPr>
      <w:ins w:id="3216" w:author="Сатлер Марина Викторовна" w:date="2026-04-07T11:02:00Z">
        <w:r w:rsidRPr="007C6EA6">
          <w:tab/>
        </w:r>
        <w:r w:rsidRPr="007C6EA6">
          <w:tab/>
        </w:r>
        <w:r w:rsidRPr="007C6EA6">
          <w:tab/>
        </w:r>
        <w:r w:rsidRPr="007C6EA6">
          <w:tab/>
        </w:r>
        <w:r w:rsidRPr="007C6EA6">
          <w:tab/>
        </w:r>
        <w:r w:rsidRPr="007C6EA6">
          <w:tab/>
        </w:r>
        <w:r w:rsidRPr="007C6EA6">
          <w:tab/>
          <w:t>"value": "0"</w:t>
        </w:r>
      </w:ins>
    </w:p>
    <w:p w14:paraId="79F3C2CE" w14:textId="77777777" w:rsidR="007C6EA6" w:rsidRPr="007C6EA6" w:rsidRDefault="007C6EA6" w:rsidP="007C6EA6">
      <w:pPr>
        <w:pStyle w:val="GOSTScript"/>
        <w:rPr>
          <w:ins w:id="3217" w:author="Сатлер Марина Викторовна" w:date="2026-04-07T11:02:00Z"/>
        </w:rPr>
      </w:pPr>
      <w:ins w:id="3218" w:author="Сатлер Марина Викторовна" w:date="2026-04-07T11:02:00Z">
        <w:r w:rsidRPr="007C6EA6">
          <w:tab/>
        </w:r>
        <w:r w:rsidRPr="007C6EA6">
          <w:tab/>
        </w:r>
        <w:r w:rsidRPr="007C6EA6">
          <w:tab/>
        </w:r>
        <w:r w:rsidRPr="007C6EA6">
          <w:tab/>
        </w:r>
        <w:r w:rsidRPr="007C6EA6">
          <w:tab/>
        </w:r>
        <w:r w:rsidRPr="007C6EA6">
          <w:tab/>
          <w:t>},</w:t>
        </w:r>
      </w:ins>
    </w:p>
    <w:p w14:paraId="17854DCD" w14:textId="77777777" w:rsidR="007C6EA6" w:rsidRPr="007C6EA6" w:rsidRDefault="007C6EA6" w:rsidP="007C6EA6">
      <w:pPr>
        <w:pStyle w:val="GOSTScript"/>
        <w:rPr>
          <w:ins w:id="3219" w:author="Сатлер Марина Викторовна" w:date="2026-04-07T11:02:00Z"/>
        </w:rPr>
      </w:pPr>
      <w:ins w:id="3220" w:author="Сатлер Марина Викторовна" w:date="2026-04-07T11:02:00Z">
        <w:r w:rsidRPr="007C6EA6">
          <w:tab/>
        </w:r>
        <w:r w:rsidRPr="007C6EA6">
          <w:tab/>
        </w:r>
        <w:r w:rsidRPr="007C6EA6">
          <w:tab/>
        </w:r>
        <w:r w:rsidRPr="007C6EA6">
          <w:tab/>
        </w:r>
        <w:r w:rsidRPr="007C6EA6">
          <w:tab/>
        </w:r>
        <w:r w:rsidRPr="007C6EA6">
          <w:tab/>
          <w:t>{</w:t>
        </w:r>
      </w:ins>
    </w:p>
    <w:p w14:paraId="700679C7" w14:textId="77777777" w:rsidR="007C6EA6" w:rsidRPr="007C6EA6" w:rsidRDefault="007C6EA6" w:rsidP="007C6EA6">
      <w:pPr>
        <w:pStyle w:val="GOSTScript"/>
        <w:rPr>
          <w:ins w:id="3221" w:author="Сатлер Марина Викторовна" w:date="2026-04-07T11:02:00Z"/>
        </w:rPr>
      </w:pPr>
      <w:ins w:id="3222" w:author="Сатлер Марина Викторовна" w:date="2026-04-07T11:02:00Z">
        <w:r w:rsidRPr="007C6EA6">
          <w:tab/>
        </w:r>
        <w:r w:rsidRPr="007C6EA6">
          <w:tab/>
        </w:r>
        <w:r w:rsidRPr="007C6EA6">
          <w:tab/>
        </w:r>
        <w:r w:rsidRPr="007C6EA6">
          <w:tab/>
        </w:r>
        <w:r w:rsidRPr="007C6EA6">
          <w:tab/>
        </w:r>
        <w:r w:rsidRPr="007C6EA6">
          <w:tab/>
        </w:r>
        <w:r w:rsidRPr="007C6EA6">
          <w:tab/>
          <w:t>"param": "budgetCode",</w:t>
        </w:r>
      </w:ins>
    </w:p>
    <w:p w14:paraId="437AABFF" w14:textId="77777777" w:rsidR="007C6EA6" w:rsidRPr="007C6EA6" w:rsidRDefault="007C6EA6" w:rsidP="007C6EA6">
      <w:pPr>
        <w:pStyle w:val="GOSTScript"/>
        <w:rPr>
          <w:ins w:id="3223" w:author="Сатлер Марина Викторовна" w:date="2026-04-07T11:02:00Z"/>
        </w:rPr>
      </w:pPr>
      <w:ins w:id="3224" w:author="Сатлер Марина Викторовна" w:date="2026-04-07T11:02:00Z">
        <w:r w:rsidRPr="007C6EA6">
          <w:tab/>
        </w:r>
        <w:r w:rsidRPr="007C6EA6">
          <w:tab/>
        </w:r>
        <w:r w:rsidRPr="007C6EA6">
          <w:tab/>
        </w:r>
        <w:r w:rsidRPr="007C6EA6">
          <w:tab/>
        </w:r>
        <w:r w:rsidRPr="007C6EA6">
          <w:tab/>
        </w:r>
        <w:r w:rsidRPr="007C6EA6">
          <w:tab/>
        </w:r>
        <w:r w:rsidRPr="007C6EA6">
          <w:tab/>
          <w:t>"value": "99010001"</w:t>
        </w:r>
      </w:ins>
    </w:p>
    <w:p w14:paraId="54253445" w14:textId="77777777" w:rsidR="007C6EA6" w:rsidRPr="007C6EA6" w:rsidRDefault="007C6EA6" w:rsidP="007C6EA6">
      <w:pPr>
        <w:pStyle w:val="GOSTScript"/>
        <w:rPr>
          <w:ins w:id="3225" w:author="Сатлер Марина Викторовна" w:date="2026-04-07T11:02:00Z"/>
        </w:rPr>
      </w:pPr>
      <w:ins w:id="3226" w:author="Сатлер Марина Викторовна" w:date="2026-04-07T11:02:00Z">
        <w:r w:rsidRPr="007C6EA6">
          <w:tab/>
        </w:r>
        <w:r w:rsidRPr="007C6EA6">
          <w:tab/>
        </w:r>
        <w:r w:rsidRPr="007C6EA6">
          <w:tab/>
        </w:r>
        <w:r w:rsidRPr="007C6EA6">
          <w:tab/>
        </w:r>
        <w:r w:rsidRPr="007C6EA6">
          <w:tab/>
        </w:r>
        <w:r w:rsidRPr="007C6EA6">
          <w:tab/>
          <w:t>},</w:t>
        </w:r>
      </w:ins>
    </w:p>
    <w:p w14:paraId="325324B7" w14:textId="77777777" w:rsidR="007C6EA6" w:rsidRPr="007C6EA6" w:rsidRDefault="007C6EA6" w:rsidP="007C6EA6">
      <w:pPr>
        <w:pStyle w:val="GOSTScript"/>
        <w:rPr>
          <w:ins w:id="3227" w:author="Сатлер Марина Викторовна" w:date="2026-04-07T11:02:00Z"/>
        </w:rPr>
      </w:pPr>
      <w:ins w:id="3228" w:author="Сатлер Марина Викторовна" w:date="2026-04-07T11:02:00Z">
        <w:r w:rsidRPr="007C6EA6">
          <w:tab/>
        </w:r>
        <w:r w:rsidRPr="007C6EA6">
          <w:tab/>
        </w:r>
        <w:r w:rsidRPr="007C6EA6">
          <w:tab/>
        </w:r>
        <w:r w:rsidRPr="007C6EA6">
          <w:tab/>
        </w:r>
        <w:r w:rsidRPr="007C6EA6">
          <w:tab/>
        </w:r>
        <w:r w:rsidRPr="007C6EA6">
          <w:tab/>
          <w:t>{</w:t>
        </w:r>
      </w:ins>
    </w:p>
    <w:p w14:paraId="3AB45EAA" w14:textId="77777777" w:rsidR="007C6EA6" w:rsidRPr="007C6EA6" w:rsidRDefault="007C6EA6" w:rsidP="007C6EA6">
      <w:pPr>
        <w:pStyle w:val="GOSTScript"/>
        <w:rPr>
          <w:ins w:id="3229" w:author="Сатлер Марина Викторовна" w:date="2026-04-07T11:02:00Z"/>
        </w:rPr>
      </w:pPr>
      <w:ins w:id="3230" w:author="Сатлер Марина Викторовна" w:date="2026-04-07T11:02:00Z">
        <w:r w:rsidRPr="007C6EA6">
          <w:tab/>
        </w:r>
        <w:r w:rsidRPr="007C6EA6">
          <w:tab/>
        </w:r>
        <w:r w:rsidRPr="007C6EA6">
          <w:tab/>
        </w:r>
        <w:r w:rsidRPr="007C6EA6">
          <w:tab/>
        </w:r>
        <w:r w:rsidRPr="007C6EA6">
          <w:tab/>
        </w:r>
        <w:r w:rsidRPr="007C6EA6">
          <w:tab/>
        </w:r>
        <w:r w:rsidRPr="007C6EA6">
          <w:tab/>
          <w:t>"param": "kbk",</w:t>
        </w:r>
      </w:ins>
    </w:p>
    <w:p w14:paraId="34A085F6" w14:textId="77777777" w:rsidR="007C6EA6" w:rsidRPr="007C6EA6" w:rsidRDefault="007C6EA6" w:rsidP="007C6EA6">
      <w:pPr>
        <w:pStyle w:val="GOSTScript"/>
        <w:rPr>
          <w:ins w:id="3231" w:author="Сатлер Марина Викторовна" w:date="2026-04-07T11:02:00Z"/>
        </w:rPr>
      </w:pPr>
      <w:ins w:id="3232" w:author="Сатлер Марина Викторовна" w:date="2026-04-07T11:02:00Z">
        <w:r w:rsidRPr="007C6EA6">
          <w:tab/>
        </w:r>
        <w:r w:rsidRPr="007C6EA6">
          <w:tab/>
        </w:r>
        <w:r w:rsidRPr="007C6EA6">
          <w:tab/>
        </w:r>
        <w:r w:rsidRPr="007C6EA6">
          <w:tab/>
        </w:r>
        <w:r w:rsidRPr="007C6EA6">
          <w:tab/>
        </w:r>
        <w:r w:rsidRPr="007C6EA6">
          <w:tab/>
        </w:r>
        <w:r w:rsidRPr="007C6EA6">
          <w:tab/>
          <w:t>"value": "09876543211234567890"</w:t>
        </w:r>
      </w:ins>
    </w:p>
    <w:p w14:paraId="0D3FFEEB" w14:textId="77777777" w:rsidR="007C6EA6" w:rsidRPr="007C6EA6" w:rsidRDefault="007C6EA6" w:rsidP="007C6EA6">
      <w:pPr>
        <w:pStyle w:val="GOSTScript"/>
        <w:rPr>
          <w:ins w:id="3233" w:author="Сатлер Марина Викторовна" w:date="2026-04-07T11:02:00Z"/>
        </w:rPr>
      </w:pPr>
      <w:ins w:id="3234" w:author="Сатлер Марина Викторовна" w:date="2026-04-07T11:02:00Z">
        <w:r w:rsidRPr="007C6EA6">
          <w:tab/>
        </w:r>
        <w:r w:rsidRPr="007C6EA6">
          <w:tab/>
        </w:r>
        <w:r w:rsidRPr="007C6EA6">
          <w:tab/>
        </w:r>
        <w:r w:rsidRPr="007C6EA6">
          <w:tab/>
        </w:r>
        <w:r w:rsidRPr="007C6EA6">
          <w:tab/>
        </w:r>
        <w:r w:rsidRPr="007C6EA6">
          <w:tab/>
          <w:t>},</w:t>
        </w:r>
      </w:ins>
    </w:p>
    <w:p w14:paraId="6B233AF6" w14:textId="77777777" w:rsidR="007C6EA6" w:rsidRPr="007C6EA6" w:rsidRDefault="007C6EA6" w:rsidP="007C6EA6">
      <w:pPr>
        <w:pStyle w:val="GOSTScript"/>
        <w:rPr>
          <w:ins w:id="3235" w:author="Сатлер Марина Викторовна" w:date="2026-04-07T11:02:00Z"/>
        </w:rPr>
      </w:pPr>
      <w:ins w:id="3236" w:author="Сатлер Марина Викторовна" w:date="2026-04-07T11:02:00Z">
        <w:r w:rsidRPr="007C6EA6">
          <w:tab/>
        </w:r>
        <w:r w:rsidRPr="007C6EA6">
          <w:tab/>
        </w:r>
        <w:r w:rsidRPr="007C6EA6">
          <w:tab/>
        </w:r>
        <w:r w:rsidRPr="007C6EA6">
          <w:tab/>
        </w:r>
        <w:r w:rsidRPr="007C6EA6">
          <w:tab/>
        </w:r>
        <w:r w:rsidRPr="007C6EA6">
          <w:tab/>
          <w:t>{</w:t>
        </w:r>
      </w:ins>
    </w:p>
    <w:p w14:paraId="4199D50C" w14:textId="77777777" w:rsidR="007C6EA6" w:rsidRPr="007C6EA6" w:rsidRDefault="007C6EA6" w:rsidP="007C6EA6">
      <w:pPr>
        <w:pStyle w:val="GOSTScript"/>
        <w:rPr>
          <w:ins w:id="3237" w:author="Сатлер Марина Викторовна" w:date="2026-04-07T11:02:00Z"/>
        </w:rPr>
      </w:pPr>
      <w:ins w:id="3238" w:author="Сатлер Марина Викторовна" w:date="2026-04-07T11:02:00Z">
        <w:r w:rsidRPr="007C6EA6">
          <w:tab/>
        </w:r>
        <w:r w:rsidRPr="007C6EA6">
          <w:tab/>
        </w:r>
        <w:r w:rsidRPr="007C6EA6">
          <w:tab/>
        </w:r>
        <w:r w:rsidRPr="007C6EA6">
          <w:tab/>
        </w:r>
        <w:r w:rsidRPr="007C6EA6">
          <w:tab/>
        </w:r>
        <w:r w:rsidRPr="007C6EA6">
          <w:tab/>
        </w:r>
        <w:r w:rsidRPr="007C6EA6">
          <w:tab/>
          <w:t>"param": "vd",</w:t>
        </w:r>
      </w:ins>
    </w:p>
    <w:p w14:paraId="458EF391" w14:textId="77777777" w:rsidR="007C6EA6" w:rsidRPr="007C6EA6" w:rsidRDefault="007C6EA6" w:rsidP="007C6EA6">
      <w:pPr>
        <w:pStyle w:val="GOSTScript"/>
        <w:rPr>
          <w:ins w:id="3239" w:author="Сатлер Марина Викторовна" w:date="2026-04-07T11:02:00Z"/>
        </w:rPr>
      </w:pPr>
      <w:ins w:id="324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822E316" w14:textId="77777777" w:rsidR="007C6EA6" w:rsidRPr="007C6EA6" w:rsidRDefault="007C6EA6" w:rsidP="007C6EA6">
      <w:pPr>
        <w:pStyle w:val="GOSTScript"/>
        <w:rPr>
          <w:ins w:id="3241" w:author="Сатлер Марина Викторовна" w:date="2026-04-07T11:02:00Z"/>
        </w:rPr>
      </w:pPr>
      <w:ins w:id="3242" w:author="Сатлер Марина Викторовна" w:date="2026-04-07T11:02:00Z">
        <w:r w:rsidRPr="007C6EA6">
          <w:tab/>
        </w:r>
        <w:r w:rsidRPr="007C6EA6">
          <w:tab/>
        </w:r>
        <w:r w:rsidRPr="007C6EA6">
          <w:tab/>
        </w:r>
        <w:r w:rsidRPr="007C6EA6">
          <w:tab/>
        </w:r>
        <w:r w:rsidRPr="007C6EA6">
          <w:tab/>
        </w:r>
        <w:r w:rsidRPr="007C6EA6">
          <w:tab/>
          <w:t>},</w:t>
        </w:r>
      </w:ins>
    </w:p>
    <w:p w14:paraId="0D6E7B91" w14:textId="77777777" w:rsidR="007C6EA6" w:rsidRPr="007C6EA6" w:rsidRDefault="007C6EA6" w:rsidP="007C6EA6">
      <w:pPr>
        <w:pStyle w:val="GOSTScript"/>
        <w:rPr>
          <w:ins w:id="3243" w:author="Сатлер Марина Викторовна" w:date="2026-04-07T11:02:00Z"/>
        </w:rPr>
      </w:pPr>
      <w:ins w:id="3244" w:author="Сатлер Марина Викторовна" w:date="2026-04-07T11:02:00Z">
        <w:r w:rsidRPr="007C6EA6">
          <w:tab/>
        </w:r>
        <w:r w:rsidRPr="007C6EA6">
          <w:tab/>
        </w:r>
        <w:r w:rsidRPr="007C6EA6">
          <w:tab/>
        </w:r>
        <w:r w:rsidRPr="007C6EA6">
          <w:tab/>
        </w:r>
        <w:r w:rsidRPr="007C6EA6">
          <w:tab/>
        </w:r>
        <w:r w:rsidRPr="007C6EA6">
          <w:tab/>
          <w:t>{</w:t>
        </w:r>
      </w:ins>
    </w:p>
    <w:p w14:paraId="62872278" w14:textId="77777777" w:rsidR="007C6EA6" w:rsidRPr="007C6EA6" w:rsidRDefault="007C6EA6" w:rsidP="007C6EA6">
      <w:pPr>
        <w:pStyle w:val="GOSTScript"/>
        <w:rPr>
          <w:ins w:id="3245" w:author="Сатлер Марина Викторовна" w:date="2026-04-07T11:02:00Z"/>
        </w:rPr>
      </w:pPr>
      <w:ins w:id="3246" w:author="Сатлер Марина Викторовна" w:date="2026-04-07T11:02:00Z">
        <w:r w:rsidRPr="007C6EA6">
          <w:tab/>
        </w:r>
        <w:r w:rsidRPr="007C6EA6">
          <w:tab/>
        </w:r>
        <w:r w:rsidRPr="007C6EA6">
          <w:tab/>
        </w:r>
        <w:r w:rsidRPr="007C6EA6">
          <w:tab/>
        </w:r>
        <w:r w:rsidRPr="007C6EA6">
          <w:tab/>
        </w:r>
        <w:r w:rsidRPr="007C6EA6">
          <w:tab/>
        </w:r>
        <w:r w:rsidRPr="007C6EA6">
          <w:tab/>
          <w:t>"param": "fpeb",</w:t>
        </w:r>
      </w:ins>
    </w:p>
    <w:p w14:paraId="754249A8" w14:textId="77777777" w:rsidR="007C6EA6" w:rsidRPr="007C6EA6" w:rsidRDefault="007C6EA6" w:rsidP="007C6EA6">
      <w:pPr>
        <w:pStyle w:val="GOSTScript"/>
        <w:rPr>
          <w:ins w:id="3247" w:author="Сатлер Марина Викторовна" w:date="2026-04-07T11:02:00Z"/>
        </w:rPr>
      </w:pPr>
      <w:ins w:id="3248" w:author="Сатлер Марина Викторовна" w:date="2026-04-07T11:02:00Z">
        <w:r w:rsidRPr="007C6EA6">
          <w:tab/>
        </w:r>
        <w:r w:rsidRPr="007C6EA6">
          <w:tab/>
        </w:r>
        <w:r w:rsidRPr="007C6EA6">
          <w:tab/>
        </w:r>
        <w:r w:rsidRPr="007C6EA6">
          <w:tab/>
        </w:r>
        <w:r w:rsidRPr="007C6EA6">
          <w:tab/>
        </w:r>
        <w:r w:rsidRPr="007C6EA6">
          <w:tab/>
        </w:r>
        <w:r w:rsidRPr="007C6EA6">
          <w:tab/>
          <w:t>"value": "EXP03"</w:t>
        </w:r>
      </w:ins>
    </w:p>
    <w:p w14:paraId="0B1099BC" w14:textId="77777777" w:rsidR="007C6EA6" w:rsidRPr="007C6EA6" w:rsidRDefault="007C6EA6" w:rsidP="007C6EA6">
      <w:pPr>
        <w:pStyle w:val="GOSTScript"/>
        <w:rPr>
          <w:ins w:id="3249" w:author="Сатлер Марина Викторовна" w:date="2026-04-07T11:02:00Z"/>
        </w:rPr>
      </w:pPr>
      <w:ins w:id="3250" w:author="Сатлер Марина Викторовна" w:date="2026-04-07T11:02:00Z">
        <w:r w:rsidRPr="007C6EA6">
          <w:tab/>
        </w:r>
        <w:r w:rsidRPr="007C6EA6">
          <w:tab/>
        </w:r>
        <w:r w:rsidRPr="007C6EA6">
          <w:tab/>
        </w:r>
        <w:r w:rsidRPr="007C6EA6">
          <w:tab/>
        </w:r>
        <w:r w:rsidRPr="007C6EA6">
          <w:tab/>
        </w:r>
        <w:r w:rsidRPr="007C6EA6">
          <w:tab/>
          <w:t>},</w:t>
        </w:r>
      </w:ins>
    </w:p>
    <w:p w14:paraId="16E683C3" w14:textId="77777777" w:rsidR="007C6EA6" w:rsidRPr="007C6EA6" w:rsidRDefault="007C6EA6" w:rsidP="007C6EA6">
      <w:pPr>
        <w:pStyle w:val="GOSTScript"/>
        <w:rPr>
          <w:ins w:id="3251" w:author="Сатлер Марина Викторовна" w:date="2026-04-07T11:02:00Z"/>
        </w:rPr>
      </w:pPr>
      <w:ins w:id="3252" w:author="Сатлер Марина Викторовна" w:date="2026-04-07T11:02:00Z">
        <w:r w:rsidRPr="007C6EA6">
          <w:tab/>
        </w:r>
        <w:r w:rsidRPr="007C6EA6">
          <w:tab/>
        </w:r>
        <w:r w:rsidRPr="007C6EA6">
          <w:tab/>
        </w:r>
        <w:r w:rsidRPr="007C6EA6">
          <w:tab/>
        </w:r>
        <w:r w:rsidRPr="007C6EA6">
          <w:tab/>
        </w:r>
        <w:r w:rsidRPr="007C6EA6">
          <w:tab/>
          <w:t>{</w:t>
        </w:r>
      </w:ins>
    </w:p>
    <w:p w14:paraId="245987BD" w14:textId="77777777" w:rsidR="007C6EA6" w:rsidRPr="007C6EA6" w:rsidRDefault="007C6EA6" w:rsidP="007C6EA6">
      <w:pPr>
        <w:pStyle w:val="GOSTScript"/>
        <w:rPr>
          <w:ins w:id="3253" w:author="Сатлер Марина Викторовна" w:date="2026-04-07T11:02:00Z"/>
        </w:rPr>
      </w:pPr>
      <w:ins w:id="3254" w:author="Сатлер Марина Викторовна" w:date="2026-04-07T11:02:00Z">
        <w:r w:rsidRPr="007C6EA6">
          <w:tab/>
        </w:r>
        <w:r w:rsidRPr="007C6EA6">
          <w:tab/>
        </w:r>
        <w:r w:rsidRPr="007C6EA6">
          <w:tab/>
        </w:r>
        <w:r w:rsidRPr="007C6EA6">
          <w:tab/>
        </w:r>
        <w:r w:rsidRPr="007C6EA6">
          <w:tab/>
        </w:r>
        <w:r w:rsidRPr="007C6EA6">
          <w:tab/>
        </w:r>
        <w:r w:rsidRPr="007C6EA6">
          <w:tab/>
          <w:t>"param": "tofk",</w:t>
        </w:r>
      </w:ins>
    </w:p>
    <w:p w14:paraId="19B92478" w14:textId="77777777" w:rsidR="007C6EA6" w:rsidRPr="007C6EA6" w:rsidRDefault="007C6EA6" w:rsidP="007C6EA6">
      <w:pPr>
        <w:pStyle w:val="GOSTScript"/>
        <w:rPr>
          <w:ins w:id="3255" w:author="Сатлер Марина Викторовна" w:date="2026-04-07T11:02:00Z"/>
        </w:rPr>
      </w:pPr>
      <w:ins w:id="3256" w:author="Сатлер Марина Викторовна" w:date="2026-04-07T11:02:00Z">
        <w:r w:rsidRPr="007C6EA6">
          <w:tab/>
        </w:r>
        <w:r w:rsidRPr="007C6EA6">
          <w:tab/>
        </w:r>
        <w:r w:rsidRPr="007C6EA6">
          <w:tab/>
        </w:r>
        <w:r w:rsidRPr="007C6EA6">
          <w:tab/>
        </w:r>
        <w:r w:rsidRPr="007C6EA6">
          <w:tab/>
        </w:r>
        <w:r w:rsidRPr="007C6EA6">
          <w:tab/>
        </w:r>
        <w:r w:rsidRPr="007C6EA6">
          <w:tab/>
          <w:t>"value": "6000"</w:t>
        </w:r>
      </w:ins>
    </w:p>
    <w:p w14:paraId="6EB8DC05" w14:textId="77777777" w:rsidR="007C6EA6" w:rsidRPr="007C6EA6" w:rsidRDefault="007C6EA6" w:rsidP="007C6EA6">
      <w:pPr>
        <w:pStyle w:val="GOSTScript"/>
        <w:rPr>
          <w:ins w:id="3257" w:author="Сатлер Марина Викторовна" w:date="2026-04-07T11:02:00Z"/>
        </w:rPr>
      </w:pPr>
      <w:ins w:id="3258" w:author="Сатлер Марина Викторовна" w:date="2026-04-07T11:02:00Z">
        <w:r w:rsidRPr="007C6EA6">
          <w:tab/>
        </w:r>
        <w:r w:rsidRPr="007C6EA6">
          <w:tab/>
        </w:r>
        <w:r w:rsidRPr="007C6EA6">
          <w:tab/>
        </w:r>
        <w:r w:rsidRPr="007C6EA6">
          <w:tab/>
        </w:r>
        <w:r w:rsidRPr="007C6EA6">
          <w:tab/>
        </w:r>
        <w:r w:rsidRPr="007C6EA6">
          <w:tab/>
          <w:t>},</w:t>
        </w:r>
      </w:ins>
    </w:p>
    <w:p w14:paraId="44DD9025" w14:textId="77777777" w:rsidR="007C6EA6" w:rsidRPr="007C6EA6" w:rsidRDefault="007C6EA6" w:rsidP="007C6EA6">
      <w:pPr>
        <w:pStyle w:val="GOSTScript"/>
        <w:rPr>
          <w:ins w:id="3259" w:author="Сатлер Марина Викторовна" w:date="2026-04-07T11:02:00Z"/>
        </w:rPr>
      </w:pPr>
      <w:ins w:id="3260" w:author="Сатлер Марина Викторовна" w:date="2026-04-07T11:02:00Z">
        <w:r w:rsidRPr="007C6EA6">
          <w:tab/>
        </w:r>
        <w:r w:rsidRPr="007C6EA6">
          <w:tab/>
        </w:r>
        <w:r w:rsidRPr="007C6EA6">
          <w:tab/>
        </w:r>
        <w:r w:rsidRPr="007C6EA6">
          <w:tab/>
        </w:r>
        <w:r w:rsidRPr="007C6EA6">
          <w:tab/>
        </w:r>
        <w:r w:rsidRPr="007C6EA6">
          <w:tab/>
          <w:t>{</w:t>
        </w:r>
      </w:ins>
    </w:p>
    <w:p w14:paraId="02EFBDAD" w14:textId="77777777" w:rsidR="007C6EA6" w:rsidRPr="007C6EA6" w:rsidRDefault="007C6EA6" w:rsidP="007C6EA6">
      <w:pPr>
        <w:pStyle w:val="GOSTScript"/>
        <w:rPr>
          <w:ins w:id="3261" w:author="Сатлер Марина Викторовна" w:date="2026-04-07T11:02:00Z"/>
        </w:rPr>
      </w:pPr>
      <w:ins w:id="3262" w:author="Сатлер Марина Викторовна" w:date="2026-04-07T11:02:00Z">
        <w:r w:rsidRPr="007C6EA6">
          <w:lastRenderedPageBreak/>
          <w:tab/>
        </w:r>
        <w:r w:rsidRPr="007C6EA6">
          <w:tab/>
        </w:r>
        <w:r w:rsidRPr="007C6EA6">
          <w:tab/>
        </w:r>
        <w:r w:rsidRPr="007C6EA6">
          <w:tab/>
        </w:r>
        <w:r w:rsidRPr="007C6EA6">
          <w:tab/>
        </w:r>
        <w:r w:rsidRPr="007C6EA6">
          <w:tab/>
        </w:r>
        <w:r w:rsidRPr="007C6EA6">
          <w:tab/>
          <w:t>"param": "conturCode",</w:t>
        </w:r>
      </w:ins>
    </w:p>
    <w:p w14:paraId="424C4E58" w14:textId="77777777" w:rsidR="007C6EA6" w:rsidRPr="007C6EA6" w:rsidRDefault="007C6EA6" w:rsidP="007C6EA6">
      <w:pPr>
        <w:pStyle w:val="GOSTScript"/>
        <w:rPr>
          <w:ins w:id="3263" w:author="Сатлер Марина Викторовна" w:date="2026-04-07T11:02:00Z"/>
        </w:rPr>
      </w:pPr>
      <w:ins w:id="326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4665E2A" w14:textId="77777777" w:rsidR="007C6EA6" w:rsidRPr="007C6EA6" w:rsidRDefault="007C6EA6" w:rsidP="007C6EA6">
      <w:pPr>
        <w:pStyle w:val="GOSTScript"/>
        <w:rPr>
          <w:ins w:id="3265" w:author="Сатлер Марина Викторовна" w:date="2026-04-07T11:02:00Z"/>
        </w:rPr>
      </w:pPr>
      <w:ins w:id="3266" w:author="Сатлер Марина Викторовна" w:date="2026-04-07T11:02:00Z">
        <w:r w:rsidRPr="007C6EA6">
          <w:tab/>
        </w:r>
        <w:r w:rsidRPr="007C6EA6">
          <w:tab/>
        </w:r>
        <w:r w:rsidRPr="007C6EA6">
          <w:tab/>
        </w:r>
        <w:r w:rsidRPr="007C6EA6">
          <w:tab/>
        </w:r>
        <w:r w:rsidRPr="007C6EA6">
          <w:tab/>
        </w:r>
        <w:r w:rsidRPr="007C6EA6">
          <w:tab/>
          <w:t>},</w:t>
        </w:r>
      </w:ins>
    </w:p>
    <w:p w14:paraId="663733B8" w14:textId="77777777" w:rsidR="007C6EA6" w:rsidRPr="007C6EA6" w:rsidRDefault="007C6EA6" w:rsidP="007C6EA6">
      <w:pPr>
        <w:pStyle w:val="GOSTScript"/>
        <w:rPr>
          <w:ins w:id="3267" w:author="Сатлер Марина Викторовна" w:date="2026-04-07T11:02:00Z"/>
        </w:rPr>
      </w:pPr>
      <w:ins w:id="3268" w:author="Сатлер Марина Викторовна" w:date="2026-04-07T11:02:00Z">
        <w:r w:rsidRPr="007C6EA6">
          <w:tab/>
        </w:r>
        <w:r w:rsidRPr="007C6EA6">
          <w:tab/>
        </w:r>
        <w:r w:rsidRPr="007C6EA6">
          <w:tab/>
        </w:r>
        <w:r w:rsidRPr="007C6EA6">
          <w:tab/>
        </w:r>
        <w:r w:rsidRPr="007C6EA6">
          <w:tab/>
        </w:r>
        <w:r w:rsidRPr="007C6EA6">
          <w:tab/>
          <w:t>{</w:t>
        </w:r>
      </w:ins>
    </w:p>
    <w:p w14:paraId="6EC7F81A" w14:textId="77777777" w:rsidR="007C6EA6" w:rsidRPr="007C6EA6" w:rsidRDefault="007C6EA6" w:rsidP="007C6EA6">
      <w:pPr>
        <w:pStyle w:val="GOSTScript"/>
        <w:rPr>
          <w:ins w:id="3269" w:author="Сатлер Марина Викторовна" w:date="2026-04-07T11:02:00Z"/>
        </w:rPr>
      </w:pPr>
      <w:ins w:id="3270" w:author="Сатлер Марина Викторовна" w:date="2026-04-07T11:02:00Z">
        <w:r w:rsidRPr="007C6EA6">
          <w:tab/>
        </w:r>
        <w:r w:rsidRPr="007C6EA6">
          <w:tab/>
        </w:r>
        <w:r w:rsidRPr="007C6EA6">
          <w:tab/>
        </w:r>
        <w:r w:rsidRPr="007C6EA6">
          <w:tab/>
        </w:r>
        <w:r w:rsidRPr="007C6EA6">
          <w:tab/>
        </w:r>
        <w:r w:rsidRPr="007C6EA6">
          <w:tab/>
        </w:r>
        <w:r w:rsidRPr="007C6EA6">
          <w:tab/>
          <w:t>"param": "pa",</w:t>
        </w:r>
      </w:ins>
    </w:p>
    <w:p w14:paraId="0885EA9F" w14:textId="77777777" w:rsidR="007C6EA6" w:rsidRPr="007C6EA6" w:rsidRDefault="007C6EA6" w:rsidP="007C6EA6">
      <w:pPr>
        <w:pStyle w:val="GOSTScript"/>
        <w:rPr>
          <w:ins w:id="3271" w:author="Сатлер Марина Викторовна" w:date="2026-04-07T11:02:00Z"/>
        </w:rPr>
      </w:pPr>
      <w:ins w:id="3272" w:author="Сатлер Марина Викторовна" w:date="2026-04-07T11:02:00Z">
        <w:r w:rsidRPr="007C6EA6">
          <w:tab/>
        </w:r>
        <w:r w:rsidRPr="007C6EA6">
          <w:tab/>
        </w:r>
        <w:r w:rsidRPr="007C6EA6">
          <w:tab/>
        </w:r>
        <w:r w:rsidRPr="007C6EA6">
          <w:tab/>
        </w:r>
        <w:r w:rsidRPr="007C6EA6">
          <w:tab/>
        </w:r>
        <w:r w:rsidRPr="007C6EA6">
          <w:tab/>
        </w:r>
        <w:r w:rsidRPr="007C6EA6">
          <w:tab/>
          <w:t>"value": "03601076330"</w:t>
        </w:r>
      </w:ins>
    </w:p>
    <w:p w14:paraId="14867BE7" w14:textId="77777777" w:rsidR="007C6EA6" w:rsidRPr="007C6EA6" w:rsidRDefault="007C6EA6" w:rsidP="007C6EA6">
      <w:pPr>
        <w:pStyle w:val="GOSTScript"/>
        <w:rPr>
          <w:ins w:id="3273" w:author="Сатлер Марина Викторовна" w:date="2026-04-07T11:02:00Z"/>
        </w:rPr>
      </w:pPr>
      <w:ins w:id="3274" w:author="Сатлер Марина Викторовна" w:date="2026-04-07T11:02:00Z">
        <w:r w:rsidRPr="007C6EA6">
          <w:tab/>
        </w:r>
        <w:r w:rsidRPr="007C6EA6">
          <w:tab/>
        </w:r>
        <w:r w:rsidRPr="007C6EA6">
          <w:tab/>
        </w:r>
        <w:r w:rsidRPr="007C6EA6">
          <w:tab/>
        </w:r>
        <w:r w:rsidRPr="007C6EA6">
          <w:tab/>
        </w:r>
        <w:r w:rsidRPr="007C6EA6">
          <w:tab/>
          <w:t>},</w:t>
        </w:r>
      </w:ins>
    </w:p>
    <w:p w14:paraId="064C11DB" w14:textId="77777777" w:rsidR="007C6EA6" w:rsidRPr="007C6EA6" w:rsidRDefault="007C6EA6" w:rsidP="007C6EA6">
      <w:pPr>
        <w:pStyle w:val="GOSTScript"/>
        <w:rPr>
          <w:ins w:id="3275" w:author="Сатлер Марина Викторовна" w:date="2026-04-07T11:02:00Z"/>
        </w:rPr>
      </w:pPr>
      <w:ins w:id="3276" w:author="Сатлер Марина Викторовна" w:date="2026-04-07T11:02:00Z">
        <w:r w:rsidRPr="007C6EA6">
          <w:tab/>
        </w:r>
        <w:r w:rsidRPr="007C6EA6">
          <w:tab/>
        </w:r>
        <w:r w:rsidRPr="007C6EA6">
          <w:tab/>
        </w:r>
        <w:r w:rsidRPr="007C6EA6">
          <w:tab/>
        </w:r>
        <w:r w:rsidRPr="007C6EA6">
          <w:tab/>
        </w:r>
        <w:r w:rsidRPr="007C6EA6">
          <w:tab/>
          <w:t>{</w:t>
        </w:r>
      </w:ins>
    </w:p>
    <w:p w14:paraId="2F55B63B" w14:textId="77777777" w:rsidR="007C6EA6" w:rsidRPr="007C6EA6" w:rsidRDefault="007C6EA6" w:rsidP="007C6EA6">
      <w:pPr>
        <w:pStyle w:val="GOSTScript"/>
        <w:rPr>
          <w:ins w:id="3277" w:author="Сатлер Марина Викторовна" w:date="2026-04-07T11:02:00Z"/>
        </w:rPr>
      </w:pPr>
      <w:ins w:id="3278" w:author="Сатлер Марина Викторовна" w:date="2026-04-07T11:02:00Z">
        <w:r w:rsidRPr="007C6EA6">
          <w:tab/>
        </w:r>
        <w:r w:rsidRPr="007C6EA6">
          <w:tab/>
        </w:r>
        <w:r w:rsidRPr="007C6EA6">
          <w:tab/>
        </w:r>
        <w:r w:rsidRPr="007C6EA6">
          <w:tab/>
        </w:r>
        <w:r w:rsidRPr="007C6EA6">
          <w:tab/>
        </w:r>
        <w:r w:rsidRPr="007C6EA6">
          <w:tab/>
        </w:r>
        <w:r w:rsidRPr="007C6EA6">
          <w:tab/>
          <w:t>"param": "ubp",</w:t>
        </w:r>
      </w:ins>
    </w:p>
    <w:p w14:paraId="063CCDB4" w14:textId="77777777" w:rsidR="007C6EA6" w:rsidRPr="007C6EA6" w:rsidRDefault="007C6EA6" w:rsidP="007C6EA6">
      <w:pPr>
        <w:pStyle w:val="GOSTScript"/>
        <w:rPr>
          <w:ins w:id="3279" w:author="Сатлер Марина Викторовна" w:date="2026-04-07T11:02:00Z"/>
        </w:rPr>
      </w:pPr>
      <w:ins w:id="328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ЗАЧЕТ</w:t>
        </w:r>
        <w:r w:rsidRPr="007C6EA6">
          <w:t>"</w:t>
        </w:r>
      </w:ins>
    </w:p>
    <w:p w14:paraId="65AC24D1" w14:textId="77777777" w:rsidR="007C6EA6" w:rsidRPr="007C6EA6" w:rsidRDefault="007C6EA6" w:rsidP="007C6EA6">
      <w:pPr>
        <w:pStyle w:val="GOSTScript"/>
        <w:rPr>
          <w:ins w:id="3281" w:author="Сатлер Марина Викторовна" w:date="2026-04-07T11:02:00Z"/>
        </w:rPr>
      </w:pPr>
      <w:ins w:id="3282" w:author="Сатлер Марина Викторовна" w:date="2026-04-07T11:02:00Z">
        <w:r w:rsidRPr="007C6EA6">
          <w:tab/>
        </w:r>
        <w:r w:rsidRPr="007C6EA6">
          <w:tab/>
        </w:r>
        <w:r w:rsidRPr="007C6EA6">
          <w:tab/>
        </w:r>
        <w:r w:rsidRPr="007C6EA6">
          <w:tab/>
        </w:r>
        <w:r w:rsidRPr="007C6EA6">
          <w:tab/>
        </w:r>
        <w:r w:rsidRPr="007C6EA6">
          <w:tab/>
          <w:t>},</w:t>
        </w:r>
      </w:ins>
    </w:p>
    <w:p w14:paraId="180D4922" w14:textId="77777777" w:rsidR="007C6EA6" w:rsidRPr="007C6EA6" w:rsidRDefault="007C6EA6" w:rsidP="007C6EA6">
      <w:pPr>
        <w:pStyle w:val="GOSTScript"/>
        <w:rPr>
          <w:ins w:id="3283" w:author="Сатлер Марина Викторовна" w:date="2026-04-07T11:02:00Z"/>
        </w:rPr>
      </w:pPr>
      <w:ins w:id="3284" w:author="Сатлер Марина Викторовна" w:date="2026-04-07T11:02:00Z">
        <w:r w:rsidRPr="007C6EA6">
          <w:tab/>
        </w:r>
        <w:r w:rsidRPr="007C6EA6">
          <w:tab/>
        </w:r>
        <w:r w:rsidRPr="007C6EA6">
          <w:tab/>
        </w:r>
        <w:r w:rsidRPr="007C6EA6">
          <w:tab/>
        </w:r>
        <w:r w:rsidRPr="007C6EA6">
          <w:tab/>
        </w:r>
        <w:r w:rsidRPr="007C6EA6">
          <w:tab/>
          <w:t>{</w:t>
        </w:r>
      </w:ins>
    </w:p>
    <w:p w14:paraId="50BB63B5" w14:textId="77777777" w:rsidR="007C6EA6" w:rsidRPr="007C6EA6" w:rsidRDefault="007C6EA6" w:rsidP="007C6EA6">
      <w:pPr>
        <w:pStyle w:val="GOSTScript"/>
        <w:rPr>
          <w:ins w:id="3285" w:author="Сатлер Марина Викторовна" w:date="2026-04-07T11:02:00Z"/>
        </w:rPr>
      </w:pPr>
      <w:ins w:id="3286" w:author="Сатлер Марина Викторовна" w:date="2026-04-07T11:02:00Z">
        <w:r w:rsidRPr="007C6EA6">
          <w:tab/>
        </w:r>
        <w:r w:rsidRPr="007C6EA6">
          <w:tab/>
        </w:r>
        <w:r w:rsidRPr="007C6EA6">
          <w:tab/>
        </w:r>
        <w:r w:rsidRPr="007C6EA6">
          <w:tab/>
        </w:r>
        <w:r w:rsidRPr="007C6EA6">
          <w:tab/>
        </w:r>
        <w:r w:rsidRPr="007C6EA6">
          <w:tab/>
        </w:r>
        <w:r w:rsidRPr="007C6EA6">
          <w:tab/>
          <w:t>"param": "targetCode",</w:t>
        </w:r>
      </w:ins>
    </w:p>
    <w:p w14:paraId="3FED0619" w14:textId="77777777" w:rsidR="007C6EA6" w:rsidRPr="007C6EA6" w:rsidRDefault="007C6EA6" w:rsidP="007C6EA6">
      <w:pPr>
        <w:pStyle w:val="GOSTScript"/>
        <w:rPr>
          <w:ins w:id="3287" w:author="Сатлер Марина Викторовна" w:date="2026-04-07T11:02:00Z"/>
        </w:rPr>
      </w:pPr>
      <w:ins w:id="328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30FC3C7" w14:textId="77777777" w:rsidR="007C6EA6" w:rsidRPr="007C6EA6" w:rsidRDefault="007C6EA6" w:rsidP="007C6EA6">
      <w:pPr>
        <w:pStyle w:val="GOSTScript"/>
        <w:rPr>
          <w:ins w:id="3289" w:author="Сатлер Марина Викторовна" w:date="2026-04-07T11:02:00Z"/>
        </w:rPr>
      </w:pPr>
      <w:ins w:id="3290" w:author="Сатлер Марина Викторовна" w:date="2026-04-07T11:02:00Z">
        <w:r w:rsidRPr="007C6EA6">
          <w:tab/>
        </w:r>
        <w:r w:rsidRPr="007C6EA6">
          <w:tab/>
        </w:r>
        <w:r w:rsidRPr="007C6EA6">
          <w:tab/>
        </w:r>
        <w:r w:rsidRPr="007C6EA6">
          <w:tab/>
        </w:r>
        <w:r w:rsidRPr="007C6EA6">
          <w:tab/>
        </w:r>
        <w:r w:rsidRPr="007C6EA6">
          <w:tab/>
          <w:t>},</w:t>
        </w:r>
      </w:ins>
    </w:p>
    <w:p w14:paraId="0ED662D7" w14:textId="77777777" w:rsidR="007C6EA6" w:rsidRPr="007C6EA6" w:rsidRDefault="007C6EA6" w:rsidP="007C6EA6">
      <w:pPr>
        <w:pStyle w:val="GOSTScript"/>
        <w:rPr>
          <w:ins w:id="3291" w:author="Сатлер Марина Викторовна" w:date="2026-04-07T11:02:00Z"/>
        </w:rPr>
      </w:pPr>
      <w:ins w:id="3292" w:author="Сатлер Марина Викторовна" w:date="2026-04-07T11:02:00Z">
        <w:r w:rsidRPr="007C6EA6">
          <w:tab/>
        </w:r>
        <w:r w:rsidRPr="007C6EA6">
          <w:tab/>
        </w:r>
        <w:r w:rsidRPr="007C6EA6">
          <w:tab/>
        </w:r>
        <w:r w:rsidRPr="007C6EA6">
          <w:tab/>
        </w:r>
        <w:r w:rsidRPr="007C6EA6">
          <w:tab/>
        </w:r>
        <w:r w:rsidRPr="007C6EA6">
          <w:tab/>
          <w:t>{</w:t>
        </w:r>
      </w:ins>
    </w:p>
    <w:p w14:paraId="519A98C4" w14:textId="77777777" w:rsidR="007C6EA6" w:rsidRPr="007C6EA6" w:rsidRDefault="007C6EA6" w:rsidP="007C6EA6">
      <w:pPr>
        <w:pStyle w:val="GOSTScript"/>
        <w:rPr>
          <w:ins w:id="3293" w:author="Сатлер Марина Викторовна" w:date="2026-04-07T11:02:00Z"/>
        </w:rPr>
      </w:pPr>
      <w:ins w:id="3294" w:author="Сатлер Марина Викторовна" w:date="2026-04-07T11:02:00Z">
        <w:r w:rsidRPr="007C6EA6">
          <w:tab/>
        </w:r>
        <w:r w:rsidRPr="007C6EA6">
          <w:tab/>
        </w:r>
        <w:r w:rsidRPr="007C6EA6">
          <w:tab/>
        </w:r>
        <w:r w:rsidRPr="007C6EA6">
          <w:tab/>
        </w:r>
        <w:r w:rsidRPr="007C6EA6">
          <w:tab/>
        </w:r>
        <w:r w:rsidRPr="007C6EA6">
          <w:tab/>
        </w:r>
        <w:r w:rsidRPr="007C6EA6">
          <w:tab/>
          <w:t>"param": "bo",</w:t>
        </w:r>
      </w:ins>
    </w:p>
    <w:p w14:paraId="32E36CB3" w14:textId="77777777" w:rsidR="007C6EA6" w:rsidRPr="007C6EA6" w:rsidRDefault="007C6EA6" w:rsidP="007C6EA6">
      <w:pPr>
        <w:pStyle w:val="GOSTScript"/>
        <w:rPr>
          <w:ins w:id="3295" w:author="Сатлер Марина Викторовна" w:date="2026-04-07T11:02:00Z"/>
        </w:rPr>
      </w:pPr>
      <w:ins w:id="329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9CDCC2B" w14:textId="77777777" w:rsidR="007C6EA6" w:rsidRPr="007C6EA6" w:rsidRDefault="007C6EA6" w:rsidP="007C6EA6">
      <w:pPr>
        <w:pStyle w:val="GOSTScript"/>
        <w:rPr>
          <w:ins w:id="3297" w:author="Сатлер Марина Викторовна" w:date="2026-04-07T11:02:00Z"/>
        </w:rPr>
      </w:pPr>
      <w:ins w:id="3298" w:author="Сатлер Марина Викторовна" w:date="2026-04-07T11:02:00Z">
        <w:r w:rsidRPr="007C6EA6">
          <w:tab/>
        </w:r>
        <w:r w:rsidRPr="007C6EA6">
          <w:tab/>
        </w:r>
        <w:r w:rsidRPr="007C6EA6">
          <w:tab/>
        </w:r>
        <w:r w:rsidRPr="007C6EA6">
          <w:tab/>
        </w:r>
        <w:r w:rsidRPr="007C6EA6">
          <w:tab/>
        </w:r>
        <w:r w:rsidRPr="007C6EA6">
          <w:tab/>
          <w:t>},</w:t>
        </w:r>
      </w:ins>
    </w:p>
    <w:p w14:paraId="471E6FDA" w14:textId="77777777" w:rsidR="007C6EA6" w:rsidRPr="007C6EA6" w:rsidRDefault="007C6EA6" w:rsidP="007C6EA6">
      <w:pPr>
        <w:pStyle w:val="GOSTScript"/>
        <w:rPr>
          <w:ins w:id="3299" w:author="Сатлер Марина Викторовна" w:date="2026-04-07T11:02:00Z"/>
        </w:rPr>
      </w:pPr>
      <w:ins w:id="3300" w:author="Сатлер Марина Викторовна" w:date="2026-04-07T11:02:00Z">
        <w:r w:rsidRPr="007C6EA6">
          <w:tab/>
        </w:r>
        <w:r w:rsidRPr="007C6EA6">
          <w:tab/>
        </w:r>
        <w:r w:rsidRPr="007C6EA6">
          <w:tab/>
        </w:r>
        <w:r w:rsidRPr="007C6EA6">
          <w:tab/>
        </w:r>
        <w:r w:rsidRPr="007C6EA6">
          <w:tab/>
        </w:r>
        <w:r w:rsidRPr="007C6EA6">
          <w:tab/>
          <w:t>{</w:t>
        </w:r>
      </w:ins>
    </w:p>
    <w:p w14:paraId="75B5DD0D" w14:textId="77777777" w:rsidR="007C6EA6" w:rsidRPr="007C6EA6" w:rsidRDefault="007C6EA6" w:rsidP="007C6EA6">
      <w:pPr>
        <w:pStyle w:val="GOSTScript"/>
        <w:rPr>
          <w:ins w:id="3301" w:author="Сатлер Марина Викторовна" w:date="2026-04-07T11:02:00Z"/>
        </w:rPr>
      </w:pPr>
      <w:ins w:id="3302" w:author="Сатлер Марина Викторовна" w:date="2026-04-07T11:02:00Z">
        <w:r w:rsidRPr="007C6EA6">
          <w:tab/>
        </w:r>
        <w:r w:rsidRPr="007C6EA6">
          <w:tab/>
        </w:r>
        <w:r w:rsidRPr="007C6EA6">
          <w:tab/>
        </w:r>
        <w:r w:rsidRPr="007C6EA6">
          <w:tab/>
        </w:r>
        <w:r w:rsidRPr="007C6EA6">
          <w:tab/>
        </w:r>
        <w:r w:rsidRPr="007C6EA6">
          <w:tab/>
        </w:r>
        <w:r w:rsidRPr="007C6EA6">
          <w:tab/>
          <w:t>"param": "oktmo",</w:t>
        </w:r>
      </w:ins>
    </w:p>
    <w:p w14:paraId="5CEE3A46" w14:textId="77777777" w:rsidR="007C6EA6" w:rsidRPr="007C6EA6" w:rsidRDefault="007C6EA6" w:rsidP="007C6EA6">
      <w:pPr>
        <w:pStyle w:val="GOSTScript"/>
        <w:rPr>
          <w:ins w:id="3303" w:author="Сатлер Марина Викторовна" w:date="2026-04-07T11:02:00Z"/>
        </w:rPr>
      </w:pPr>
      <w:ins w:id="330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A3E87B1" w14:textId="77777777" w:rsidR="007C6EA6" w:rsidRPr="007C6EA6" w:rsidRDefault="007C6EA6" w:rsidP="007C6EA6">
      <w:pPr>
        <w:pStyle w:val="GOSTScript"/>
        <w:rPr>
          <w:ins w:id="3305" w:author="Сатлер Марина Викторовна" w:date="2026-04-07T11:02:00Z"/>
        </w:rPr>
      </w:pPr>
      <w:ins w:id="3306" w:author="Сатлер Марина Викторовна" w:date="2026-04-07T11:02:00Z">
        <w:r w:rsidRPr="007C6EA6">
          <w:tab/>
        </w:r>
        <w:r w:rsidRPr="007C6EA6">
          <w:tab/>
        </w:r>
        <w:r w:rsidRPr="007C6EA6">
          <w:tab/>
        </w:r>
        <w:r w:rsidRPr="007C6EA6">
          <w:tab/>
        </w:r>
        <w:r w:rsidRPr="007C6EA6">
          <w:tab/>
        </w:r>
        <w:r w:rsidRPr="007C6EA6">
          <w:tab/>
          <w:t>},</w:t>
        </w:r>
      </w:ins>
    </w:p>
    <w:p w14:paraId="0BE8593C" w14:textId="77777777" w:rsidR="007C6EA6" w:rsidRPr="007C6EA6" w:rsidRDefault="007C6EA6" w:rsidP="007C6EA6">
      <w:pPr>
        <w:pStyle w:val="GOSTScript"/>
        <w:rPr>
          <w:ins w:id="3307" w:author="Сатлер Марина Викторовна" w:date="2026-04-07T11:02:00Z"/>
        </w:rPr>
      </w:pPr>
      <w:ins w:id="3308" w:author="Сатлер Марина Викторовна" w:date="2026-04-07T11:02:00Z">
        <w:r w:rsidRPr="007C6EA6">
          <w:tab/>
        </w:r>
        <w:r w:rsidRPr="007C6EA6">
          <w:tab/>
        </w:r>
        <w:r w:rsidRPr="007C6EA6">
          <w:tab/>
        </w:r>
        <w:r w:rsidRPr="007C6EA6">
          <w:tab/>
        </w:r>
        <w:r w:rsidRPr="007C6EA6">
          <w:tab/>
        </w:r>
        <w:r w:rsidRPr="007C6EA6">
          <w:tab/>
          <w:t>{</w:t>
        </w:r>
      </w:ins>
    </w:p>
    <w:p w14:paraId="6BB414A8" w14:textId="77777777" w:rsidR="007C6EA6" w:rsidRPr="007C6EA6" w:rsidRDefault="007C6EA6" w:rsidP="007C6EA6">
      <w:pPr>
        <w:pStyle w:val="GOSTScript"/>
        <w:rPr>
          <w:ins w:id="3309" w:author="Сатлер Марина Викторовна" w:date="2026-04-07T11:02:00Z"/>
        </w:rPr>
      </w:pPr>
      <w:ins w:id="3310" w:author="Сатлер Марина Викторовна" w:date="2026-04-07T11:02:00Z">
        <w:r w:rsidRPr="007C6EA6">
          <w:tab/>
        </w:r>
        <w:r w:rsidRPr="007C6EA6">
          <w:tab/>
        </w:r>
        <w:r w:rsidRPr="007C6EA6">
          <w:tab/>
        </w:r>
        <w:r w:rsidRPr="007C6EA6">
          <w:tab/>
        </w:r>
        <w:r w:rsidRPr="007C6EA6">
          <w:tab/>
        </w:r>
        <w:r w:rsidRPr="007C6EA6">
          <w:tab/>
        </w:r>
        <w:r w:rsidRPr="007C6EA6">
          <w:tab/>
          <w:t>"param": "pzo",</w:t>
        </w:r>
      </w:ins>
    </w:p>
    <w:p w14:paraId="76896445" w14:textId="77777777" w:rsidR="007C6EA6" w:rsidRPr="007C6EA6" w:rsidRDefault="007C6EA6" w:rsidP="007C6EA6">
      <w:pPr>
        <w:pStyle w:val="GOSTScript"/>
        <w:rPr>
          <w:ins w:id="3311" w:author="Сатлер Марина Викторовна" w:date="2026-04-07T11:02:00Z"/>
        </w:rPr>
      </w:pPr>
      <w:ins w:id="331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FD892FF" w14:textId="77777777" w:rsidR="007C6EA6" w:rsidRPr="007C6EA6" w:rsidRDefault="007C6EA6" w:rsidP="007C6EA6">
      <w:pPr>
        <w:pStyle w:val="GOSTScript"/>
        <w:rPr>
          <w:ins w:id="3313" w:author="Сатлер Марина Викторовна" w:date="2026-04-07T11:02:00Z"/>
        </w:rPr>
      </w:pPr>
      <w:ins w:id="3314" w:author="Сатлер Марина Викторовна" w:date="2026-04-07T11:02:00Z">
        <w:r w:rsidRPr="007C6EA6">
          <w:tab/>
        </w:r>
        <w:r w:rsidRPr="007C6EA6">
          <w:tab/>
        </w:r>
        <w:r w:rsidRPr="007C6EA6">
          <w:tab/>
        </w:r>
        <w:r w:rsidRPr="007C6EA6">
          <w:tab/>
        </w:r>
        <w:r w:rsidRPr="007C6EA6">
          <w:tab/>
        </w:r>
        <w:r w:rsidRPr="007C6EA6">
          <w:tab/>
          <w:t>},</w:t>
        </w:r>
      </w:ins>
    </w:p>
    <w:p w14:paraId="028BF1B8" w14:textId="77777777" w:rsidR="007C6EA6" w:rsidRPr="007C6EA6" w:rsidRDefault="007C6EA6" w:rsidP="007C6EA6">
      <w:pPr>
        <w:pStyle w:val="GOSTScript"/>
        <w:rPr>
          <w:ins w:id="3315" w:author="Сатлер Марина Викторовна" w:date="2026-04-07T11:02:00Z"/>
        </w:rPr>
      </w:pPr>
      <w:ins w:id="3316" w:author="Сатлер Марина Викторовна" w:date="2026-04-07T11:02:00Z">
        <w:r w:rsidRPr="007C6EA6">
          <w:tab/>
        </w:r>
        <w:r w:rsidRPr="007C6EA6">
          <w:tab/>
        </w:r>
        <w:r w:rsidRPr="007C6EA6">
          <w:tab/>
        </w:r>
        <w:r w:rsidRPr="007C6EA6">
          <w:tab/>
        </w:r>
        <w:r w:rsidRPr="007C6EA6">
          <w:tab/>
        </w:r>
        <w:r w:rsidRPr="007C6EA6">
          <w:tab/>
          <w:t>{</w:t>
        </w:r>
      </w:ins>
    </w:p>
    <w:p w14:paraId="4DC4D258" w14:textId="77777777" w:rsidR="007C6EA6" w:rsidRPr="007C6EA6" w:rsidRDefault="007C6EA6" w:rsidP="007C6EA6">
      <w:pPr>
        <w:pStyle w:val="GOSTScript"/>
        <w:rPr>
          <w:ins w:id="3317" w:author="Сатлер Марина Викторовна" w:date="2026-04-07T11:02:00Z"/>
        </w:rPr>
      </w:pPr>
      <w:ins w:id="3318" w:author="Сатлер Марина Викторовна" w:date="2026-04-07T11:02:00Z">
        <w:r w:rsidRPr="007C6EA6">
          <w:tab/>
        </w:r>
        <w:r w:rsidRPr="007C6EA6">
          <w:tab/>
        </w:r>
        <w:r w:rsidRPr="007C6EA6">
          <w:tab/>
        </w:r>
        <w:r w:rsidRPr="007C6EA6">
          <w:tab/>
        </w:r>
        <w:r w:rsidRPr="007C6EA6">
          <w:tab/>
        </w:r>
        <w:r w:rsidRPr="007C6EA6">
          <w:tab/>
        </w:r>
        <w:r w:rsidRPr="007C6EA6">
          <w:tab/>
          <w:t>"param": "faip",</w:t>
        </w:r>
      </w:ins>
    </w:p>
    <w:p w14:paraId="12C66426" w14:textId="77777777" w:rsidR="007C6EA6" w:rsidRPr="007C6EA6" w:rsidRDefault="007C6EA6" w:rsidP="007C6EA6">
      <w:pPr>
        <w:pStyle w:val="GOSTScript"/>
        <w:rPr>
          <w:ins w:id="3319" w:author="Сатлер Марина Викторовна" w:date="2026-04-07T11:02:00Z"/>
        </w:rPr>
      </w:pPr>
      <w:ins w:id="332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FFCB8AE" w14:textId="77777777" w:rsidR="007C6EA6" w:rsidRPr="007C6EA6" w:rsidRDefault="007C6EA6" w:rsidP="007C6EA6">
      <w:pPr>
        <w:pStyle w:val="GOSTScript"/>
        <w:rPr>
          <w:ins w:id="3321" w:author="Сатлер Марина Викторовна" w:date="2026-04-07T11:02:00Z"/>
        </w:rPr>
      </w:pPr>
      <w:ins w:id="3322" w:author="Сатлер Марина Викторовна" w:date="2026-04-07T11:02:00Z">
        <w:r w:rsidRPr="007C6EA6">
          <w:tab/>
        </w:r>
        <w:r w:rsidRPr="007C6EA6">
          <w:tab/>
        </w:r>
        <w:r w:rsidRPr="007C6EA6">
          <w:tab/>
        </w:r>
        <w:r w:rsidRPr="007C6EA6">
          <w:tab/>
        </w:r>
        <w:r w:rsidRPr="007C6EA6">
          <w:tab/>
        </w:r>
        <w:r w:rsidRPr="007C6EA6">
          <w:tab/>
          <w:t>},</w:t>
        </w:r>
      </w:ins>
    </w:p>
    <w:p w14:paraId="7D45D1DC" w14:textId="77777777" w:rsidR="007C6EA6" w:rsidRPr="007C6EA6" w:rsidRDefault="007C6EA6" w:rsidP="007C6EA6">
      <w:pPr>
        <w:pStyle w:val="GOSTScript"/>
        <w:rPr>
          <w:ins w:id="3323" w:author="Сатлер Марина Викторовна" w:date="2026-04-07T11:02:00Z"/>
        </w:rPr>
      </w:pPr>
      <w:ins w:id="3324" w:author="Сатлер Марина Викторовна" w:date="2026-04-07T11:02:00Z">
        <w:r w:rsidRPr="007C6EA6">
          <w:tab/>
        </w:r>
        <w:r w:rsidRPr="007C6EA6">
          <w:tab/>
        </w:r>
        <w:r w:rsidRPr="007C6EA6">
          <w:tab/>
        </w:r>
        <w:r w:rsidRPr="007C6EA6">
          <w:tab/>
        </w:r>
        <w:r w:rsidRPr="007C6EA6">
          <w:tab/>
        </w:r>
        <w:r w:rsidRPr="007C6EA6">
          <w:tab/>
          <w:t>{</w:t>
        </w:r>
      </w:ins>
    </w:p>
    <w:p w14:paraId="7A90DF47" w14:textId="77777777" w:rsidR="007C6EA6" w:rsidRPr="007C6EA6" w:rsidRDefault="007C6EA6" w:rsidP="007C6EA6">
      <w:pPr>
        <w:pStyle w:val="GOSTScript"/>
        <w:rPr>
          <w:ins w:id="3325" w:author="Сатлер Марина Викторовна" w:date="2026-04-07T11:02:00Z"/>
        </w:rPr>
      </w:pPr>
      <w:ins w:id="3326" w:author="Сатлер Марина Викторовна" w:date="2026-04-07T11:02:00Z">
        <w:r w:rsidRPr="007C6EA6">
          <w:tab/>
        </w:r>
        <w:r w:rsidRPr="007C6EA6">
          <w:tab/>
        </w:r>
        <w:r w:rsidRPr="007C6EA6">
          <w:tab/>
        </w:r>
        <w:r w:rsidRPr="007C6EA6">
          <w:tab/>
        </w:r>
        <w:r w:rsidRPr="007C6EA6">
          <w:tab/>
        </w:r>
        <w:r w:rsidRPr="007C6EA6">
          <w:tab/>
        </w:r>
        <w:r w:rsidRPr="007C6EA6">
          <w:tab/>
          <w:t>"param": "fo",</w:t>
        </w:r>
      </w:ins>
    </w:p>
    <w:p w14:paraId="22D29876" w14:textId="77777777" w:rsidR="007C6EA6" w:rsidRPr="007C6EA6" w:rsidRDefault="007C6EA6" w:rsidP="007C6EA6">
      <w:pPr>
        <w:pStyle w:val="GOSTScript"/>
        <w:rPr>
          <w:ins w:id="3327" w:author="Сатлер Марина Викторовна" w:date="2026-04-07T11:02:00Z"/>
        </w:rPr>
      </w:pPr>
      <w:ins w:id="332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42FAF7A" w14:textId="77777777" w:rsidR="007C6EA6" w:rsidRPr="007C6EA6" w:rsidRDefault="007C6EA6" w:rsidP="007C6EA6">
      <w:pPr>
        <w:pStyle w:val="GOSTScript"/>
        <w:rPr>
          <w:ins w:id="3329" w:author="Сатлер Марина Викторовна" w:date="2026-04-07T11:02:00Z"/>
        </w:rPr>
      </w:pPr>
      <w:ins w:id="3330" w:author="Сатлер Марина Викторовна" w:date="2026-04-07T11:02:00Z">
        <w:r w:rsidRPr="007C6EA6">
          <w:tab/>
        </w:r>
        <w:r w:rsidRPr="007C6EA6">
          <w:tab/>
        </w:r>
        <w:r w:rsidRPr="007C6EA6">
          <w:tab/>
        </w:r>
        <w:r w:rsidRPr="007C6EA6">
          <w:tab/>
        </w:r>
        <w:r w:rsidRPr="007C6EA6">
          <w:tab/>
        </w:r>
        <w:r w:rsidRPr="007C6EA6">
          <w:tab/>
          <w:t>},</w:t>
        </w:r>
      </w:ins>
    </w:p>
    <w:p w14:paraId="346B8F2C" w14:textId="77777777" w:rsidR="007C6EA6" w:rsidRPr="007C6EA6" w:rsidRDefault="007C6EA6" w:rsidP="007C6EA6">
      <w:pPr>
        <w:pStyle w:val="GOSTScript"/>
        <w:rPr>
          <w:ins w:id="3331" w:author="Сатлер Марина Викторовна" w:date="2026-04-07T11:02:00Z"/>
        </w:rPr>
      </w:pPr>
      <w:ins w:id="3332" w:author="Сатлер Марина Викторовна" w:date="2026-04-07T11:02:00Z">
        <w:r w:rsidRPr="007C6EA6">
          <w:tab/>
        </w:r>
        <w:r w:rsidRPr="007C6EA6">
          <w:tab/>
        </w:r>
        <w:r w:rsidRPr="007C6EA6">
          <w:tab/>
        </w:r>
        <w:r w:rsidRPr="007C6EA6">
          <w:tab/>
        </w:r>
        <w:r w:rsidRPr="007C6EA6">
          <w:tab/>
        </w:r>
        <w:r w:rsidRPr="007C6EA6">
          <w:tab/>
          <w:t>{</w:t>
        </w:r>
      </w:ins>
    </w:p>
    <w:p w14:paraId="1D605923" w14:textId="77777777" w:rsidR="007C6EA6" w:rsidRPr="007C6EA6" w:rsidRDefault="007C6EA6" w:rsidP="007C6EA6">
      <w:pPr>
        <w:pStyle w:val="GOSTScript"/>
        <w:rPr>
          <w:ins w:id="3333" w:author="Сатлер Марина Викторовна" w:date="2026-04-07T11:02:00Z"/>
        </w:rPr>
      </w:pPr>
      <w:ins w:id="3334"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"account",</w:t>
        </w:r>
      </w:ins>
    </w:p>
    <w:p w14:paraId="14485881" w14:textId="77777777" w:rsidR="007C6EA6" w:rsidRPr="007C6EA6" w:rsidRDefault="007C6EA6" w:rsidP="007C6EA6">
      <w:pPr>
        <w:pStyle w:val="GOSTScript"/>
        <w:rPr>
          <w:ins w:id="3335" w:author="Сатлер Марина Викторовна" w:date="2026-04-07T11:02:00Z"/>
        </w:rPr>
      </w:pPr>
      <w:ins w:id="333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ДО</w:t>
        </w:r>
        <w:r w:rsidRPr="007C6EA6">
          <w:t>_</w:t>
        </w:r>
        <w:r>
          <w:t>ПБС</w:t>
        </w:r>
        <w:r w:rsidRPr="007C6EA6">
          <w:t>_1"</w:t>
        </w:r>
      </w:ins>
    </w:p>
    <w:p w14:paraId="3677F699" w14:textId="77777777" w:rsidR="007C6EA6" w:rsidRPr="007C6EA6" w:rsidRDefault="007C6EA6" w:rsidP="007C6EA6">
      <w:pPr>
        <w:pStyle w:val="GOSTScript"/>
        <w:rPr>
          <w:ins w:id="3337" w:author="Сатлер Марина Викторовна" w:date="2026-04-07T11:02:00Z"/>
        </w:rPr>
      </w:pPr>
      <w:ins w:id="3338" w:author="Сатлер Марина Викторовна" w:date="2026-04-07T11:02:00Z">
        <w:r w:rsidRPr="007C6EA6">
          <w:lastRenderedPageBreak/>
          <w:tab/>
        </w:r>
        <w:r w:rsidRPr="007C6EA6">
          <w:tab/>
        </w:r>
        <w:r w:rsidRPr="007C6EA6">
          <w:tab/>
        </w:r>
        <w:r w:rsidRPr="007C6EA6">
          <w:tab/>
        </w:r>
        <w:r w:rsidRPr="007C6EA6">
          <w:tab/>
        </w:r>
        <w:r w:rsidRPr="007C6EA6">
          <w:tab/>
          <w:t>},</w:t>
        </w:r>
      </w:ins>
    </w:p>
    <w:p w14:paraId="333C2C17" w14:textId="77777777" w:rsidR="007C6EA6" w:rsidRPr="007C6EA6" w:rsidRDefault="007C6EA6" w:rsidP="007C6EA6">
      <w:pPr>
        <w:pStyle w:val="GOSTScript"/>
        <w:rPr>
          <w:ins w:id="3339" w:author="Сатлер Марина Викторовна" w:date="2026-04-07T11:02:00Z"/>
        </w:rPr>
      </w:pPr>
      <w:ins w:id="3340" w:author="Сатлер Марина Викторовна" w:date="2026-04-07T11:02:00Z">
        <w:r w:rsidRPr="007C6EA6">
          <w:tab/>
        </w:r>
        <w:r w:rsidRPr="007C6EA6">
          <w:tab/>
        </w:r>
        <w:r w:rsidRPr="007C6EA6">
          <w:tab/>
        </w:r>
        <w:r w:rsidRPr="007C6EA6">
          <w:tab/>
        </w:r>
        <w:r w:rsidRPr="007C6EA6">
          <w:tab/>
        </w:r>
        <w:r w:rsidRPr="007C6EA6">
          <w:tab/>
          <w:t>{</w:t>
        </w:r>
      </w:ins>
    </w:p>
    <w:p w14:paraId="26744666" w14:textId="77777777" w:rsidR="007C6EA6" w:rsidRPr="007C6EA6" w:rsidRDefault="007C6EA6" w:rsidP="007C6EA6">
      <w:pPr>
        <w:pStyle w:val="GOSTScript"/>
        <w:rPr>
          <w:ins w:id="3341" w:author="Сатлер Марина Викторовна" w:date="2026-04-07T11:02:00Z"/>
        </w:rPr>
      </w:pPr>
      <w:ins w:id="3342"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"docTypeCode",</w:t>
        </w:r>
      </w:ins>
    </w:p>
    <w:p w14:paraId="55BD7AF0" w14:textId="77777777" w:rsidR="007C6EA6" w:rsidRPr="007C6EA6" w:rsidRDefault="007C6EA6" w:rsidP="007C6EA6">
      <w:pPr>
        <w:pStyle w:val="GOSTScript"/>
        <w:rPr>
          <w:ins w:id="3343" w:author="Сатлер Марина Викторовна" w:date="2026-04-07T11:02:00Z"/>
        </w:rPr>
      </w:pPr>
      <w:ins w:id="334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СДО</w:t>
        </w:r>
        <w:r w:rsidRPr="007C6EA6">
          <w:t>"</w:t>
        </w:r>
      </w:ins>
    </w:p>
    <w:p w14:paraId="612238C1" w14:textId="77777777" w:rsidR="007C6EA6" w:rsidRPr="007C6EA6" w:rsidRDefault="007C6EA6" w:rsidP="007C6EA6">
      <w:pPr>
        <w:pStyle w:val="GOSTScript"/>
        <w:rPr>
          <w:ins w:id="3345" w:author="Сатлер Марина Викторовна" w:date="2026-04-07T11:02:00Z"/>
        </w:rPr>
      </w:pPr>
      <w:ins w:id="3346" w:author="Сатлер Марина Викторовна" w:date="2026-04-07T11:02:00Z">
        <w:r w:rsidRPr="007C6EA6">
          <w:tab/>
        </w:r>
        <w:r w:rsidRPr="007C6EA6">
          <w:tab/>
        </w:r>
        <w:r w:rsidRPr="007C6EA6">
          <w:tab/>
        </w:r>
        <w:r w:rsidRPr="007C6EA6">
          <w:tab/>
        </w:r>
        <w:r w:rsidRPr="007C6EA6">
          <w:tab/>
        </w:r>
        <w:r w:rsidRPr="007C6EA6">
          <w:tab/>
          <w:t>},</w:t>
        </w:r>
      </w:ins>
    </w:p>
    <w:p w14:paraId="78E82FB5" w14:textId="77777777" w:rsidR="007C6EA6" w:rsidRPr="007C6EA6" w:rsidRDefault="007C6EA6" w:rsidP="007C6EA6">
      <w:pPr>
        <w:pStyle w:val="GOSTScript"/>
        <w:rPr>
          <w:ins w:id="3347" w:author="Сатлер Марина Викторовна" w:date="2026-04-07T11:02:00Z"/>
        </w:rPr>
      </w:pPr>
      <w:ins w:id="3348" w:author="Сатлер Марина Викторовна" w:date="2026-04-07T11:02:00Z">
        <w:r w:rsidRPr="007C6EA6">
          <w:tab/>
        </w:r>
        <w:r w:rsidRPr="007C6EA6">
          <w:tab/>
        </w:r>
        <w:r w:rsidRPr="007C6EA6">
          <w:tab/>
        </w:r>
        <w:r w:rsidRPr="007C6EA6">
          <w:tab/>
        </w:r>
        <w:r w:rsidRPr="007C6EA6">
          <w:tab/>
        </w:r>
        <w:r w:rsidRPr="007C6EA6">
          <w:tab/>
          <w:t>{</w:t>
        </w:r>
      </w:ins>
    </w:p>
    <w:p w14:paraId="7E7B2CA9" w14:textId="77777777" w:rsidR="007C6EA6" w:rsidRPr="007C6EA6" w:rsidRDefault="007C6EA6" w:rsidP="007C6EA6">
      <w:pPr>
        <w:pStyle w:val="GOSTScript"/>
        <w:rPr>
          <w:ins w:id="3349" w:author="Сатлер Марина Викторовна" w:date="2026-04-07T11:02:00Z"/>
        </w:rPr>
      </w:pPr>
      <w:ins w:id="3350" w:author="Сатлер Марина Викторовна" w:date="2026-04-07T11:02:00Z">
        <w:r w:rsidRPr="007C6EA6">
          <w:tab/>
        </w:r>
        <w:r w:rsidRPr="007C6EA6">
          <w:tab/>
        </w:r>
        <w:r w:rsidRPr="007C6EA6">
          <w:tab/>
        </w:r>
        <w:r w:rsidRPr="007C6EA6">
          <w:tab/>
        </w:r>
        <w:r w:rsidRPr="007C6EA6">
          <w:tab/>
        </w:r>
        <w:r w:rsidRPr="007C6EA6">
          <w:tab/>
        </w:r>
        <w:r w:rsidRPr="007C6EA6">
          <w:tab/>
          <w:t>"param": "kbkType",</w:t>
        </w:r>
      </w:ins>
    </w:p>
    <w:p w14:paraId="566D3D9D" w14:textId="77777777" w:rsidR="007C6EA6" w:rsidRPr="007C6EA6" w:rsidRDefault="007C6EA6" w:rsidP="007C6EA6">
      <w:pPr>
        <w:pStyle w:val="GOSTScript"/>
        <w:rPr>
          <w:ins w:id="3351" w:author="Сатлер Марина Викторовна" w:date="2026-04-07T11:02:00Z"/>
        </w:rPr>
      </w:pPr>
      <w:ins w:id="3352" w:author="Сатлер Марина Викторовна" w:date="2026-04-07T11:02:00Z">
        <w:r w:rsidRPr="007C6EA6">
          <w:tab/>
        </w:r>
        <w:r w:rsidRPr="007C6EA6">
          <w:tab/>
        </w:r>
        <w:r w:rsidRPr="007C6EA6">
          <w:tab/>
        </w:r>
        <w:r w:rsidRPr="007C6EA6">
          <w:tab/>
        </w:r>
        <w:r w:rsidRPr="007C6EA6">
          <w:tab/>
        </w:r>
        <w:r w:rsidRPr="007C6EA6">
          <w:tab/>
        </w:r>
        <w:r w:rsidRPr="007C6EA6">
          <w:tab/>
          <w:t>"value": "31"</w:t>
        </w:r>
      </w:ins>
    </w:p>
    <w:p w14:paraId="37E1915E" w14:textId="77777777" w:rsidR="007C6EA6" w:rsidRPr="007C6EA6" w:rsidRDefault="007C6EA6" w:rsidP="007C6EA6">
      <w:pPr>
        <w:pStyle w:val="GOSTScript"/>
        <w:rPr>
          <w:ins w:id="3353" w:author="Сатлер Марина Викторовна" w:date="2026-04-07T11:02:00Z"/>
        </w:rPr>
      </w:pPr>
      <w:ins w:id="3354" w:author="Сатлер Марина Викторовна" w:date="2026-04-07T11:02:00Z">
        <w:r w:rsidRPr="007C6EA6">
          <w:tab/>
        </w:r>
        <w:r w:rsidRPr="007C6EA6">
          <w:tab/>
        </w:r>
        <w:r w:rsidRPr="007C6EA6">
          <w:tab/>
        </w:r>
        <w:r w:rsidRPr="007C6EA6">
          <w:tab/>
        </w:r>
        <w:r w:rsidRPr="007C6EA6">
          <w:tab/>
        </w:r>
        <w:r w:rsidRPr="007C6EA6">
          <w:tab/>
          <w:t>},</w:t>
        </w:r>
      </w:ins>
    </w:p>
    <w:p w14:paraId="63929B1D" w14:textId="77777777" w:rsidR="007C6EA6" w:rsidRPr="007C6EA6" w:rsidRDefault="007C6EA6" w:rsidP="007C6EA6">
      <w:pPr>
        <w:pStyle w:val="GOSTScript"/>
        <w:rPr>
          <w:ins w:id="3355" w:author="Сатлер Марина Викторовна" w:date="2026-04-07T11:02:00Z"/>
        </w:rPr>
      </w:pPr>
      <w:ins w:id="3356" w:author="Сатлер Марина Викторовна" w:date="2026-04-07T11:02:00Z">
        <w:r w:rsidRPr="007C6EA6">
          <w:tab/>
        </w:r>
        <w:r w:rsidRPr="007C6EA6">
          <w:tab/>
        </w:r>
        <w:r w:rsidRPr="007C6EA6">
          <w:tab/>
        </w:r>
        <w:r w:rsidRPr="007C6EA6">
          <w:tab/>
        </w:r>
        <w:r w:rsidRPr="007C6EA6">
          <w:tab/>
        </w:r>
        <w:r w:rsidRPr="007C6EA6">
          <w:tab/>
          <w:t>{</w:t>
        </w:r>
      </w:ins>
    </w:p>
    <w:p w14:paraId="0A558AD2" w14:textId="77777777" w:rsidR="007C6EA6" w:rsidRPr="007C6EA6" w:rsidRDefault="007C6EA6" w:rsidP="007C6EA6">
      <w:pPr>
        <w:pStyle w:val="GOSTScript"/>
        <w:rPr>
          <w:ins w:id="3357" w:author="Сатлер Марина Викторовна" w:date="2026-04-07T11:02:00Z"/>
        </w:rPr>
      </w:pPr>
      <w:ins w:id="3358"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"docName",</w:t>
        </w:r>
      </w:ins>
    </w:p>
    <w:p w14:paraId="0EBB4141" w14:textId="77777777" w:rsidR="007C6EA6" w:rsidRPr="007C6EA6" w:rsidRDefault="007C6EA6" w:rsidP="007C6EA6">
      <w:pPr>
        <w:pStyle w:val="GOSTScript"/>
        <w:rPr>
          <w:ins w:id="3359" w:author="Сатлер Марина Викторовна" w:date="2026-04-07T11:02:00Z"/>
        </w:rPr>
      </w:pPr>
      <w:ins w:id="336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Бухгалтерская</w:t>
        </w:r>
        <w:r w:rsidRPr="007C6EA6">
          <w:t xml:space="preserve"> </w:t>
        </w:r>
        <w:r>
          <w:t>справка</w:t>
        </w:r>
        <w:r w:rsidRPr="007C6EA6">
          <w:t xml:space="preserve"> (</w:t>
        </w:r>
        <w:r>
          <w:t>ф</w:t>
        </w:r>
        <w:r w:rsidRPr="007C6EA6">
          <w:t>. 0504833)"</w:t>
        </w:r>
      </w:ins>
    </w:p>
    <w:p w14:paraId="40C31F79" w14:textId="77777777" w:rsidR="007C6EA6" w:rsidRPr="007C6EA6" w:rsidRDefault="007C6EA6" w:rsidP="007C6EA6">
      <w:pPr>
        <w:pStyle w:val="GOSTScript"/>
        <w:rPr>
          <w:ins w:id="3361" w:author="Сатлер Марина Викторовна" w:date="2026-04-07T11:02:00Z"/>
        </w:rPr>
      </w:pPr>
      <w:ins w:id="3362" w:author="Сатлер Марина Викторовна" w:date="2026-04-07T11:02:00Z">
        <w:r w:rsidRPr="007C6EA6">
          <w:tab/>
        </w:r>
        <w:r w:rsidRPr="007C6EA6">
          <w:tab/>
        </w:r>
        <w:r w:rsidRPr="007C6EA6">
          <w:tab/>
        </w:r>
        <w:r w:rsidRPr="007C6EA6">
          <w:tab/>
        </w:r>
        <w:r w:rsidRPr="007C6EA6">
          <w:tab/>
        </w:r>
        <w:r w:rsidRPr="007C6EA6">
          <w:tab/>
          <w:t>}</w:t>
        </w:r>
      </w:ins>
    </w:p>
    <w:p w14:paraId="189B3C07" w14:textId="77777777" w:rsidR="007C6EA6" w:rsidRPr="007C6EA6" w:rsidRDefault="007C6EA6" w:rsidP="007C6EA6">
      <w:pPr>
        <w:pStyle w:val="GOSTScript"/>
        <w:rPr>
          <w:ins w:id="3363" w:author="Сатлер Марина Викторовна" w:date="2026-04-07T11:02:00Z"/>
        </w:rPr>
      </w:pPr>
      <w:ins w:id="3364" w:author="Сатлер Марина Викторовна" w:date="2026-04-07T11:02:00Z">
        <w:r w:rsidRPr="007C6EA6">
          <w:tab/>
        </w:r>
        <w:r w:rsidRPr="007C6EA6">
          <w:tab/>
        </w:r>
        <w:r w:rsidRPr="007C6EA6">
          <w:tab/>
        </w:r>
        <w:r w:rsidRPr="007C6EA6">
          <w:tab/>
        </w:r>
        <w:r w:rsidRPr="007C6EA6">
          <w:tab/>
          <w:t>]</w:t>
        </w:r>
      </w:ins>
    </w:p>
    <w:p w14:paraId="165A8E92" w14:textId="77777777" w:rsidR="007C6EA6" w:rsidRPr="007C6EA6" w:rsidRDefault="007C6EA6" w:rsidP="007C6EA6">
      <w:pPr>
        <w:pStyle w:val="GOSTScript"/>
        <w:rPr>
          <w:ins w:id="3365" w:author="Сатлер Марина Викторовна" w:date="2026-04-07T11:02:00Z"/>
        </w:rPr>
      </w:pPr>
      <w:ins w:id="3366" w:author="Сатлер Марина Викторовна" w:date="2026-04-07T11:02:00Z">
        <w:r w:rsidRPr="007C6EA6">
          <w:tab/>
        </w:r>
        <w:r w:rsidRPr="007C6EA6">
          <w:tab/>
        </w:r>
        <w:r w:rsidRPr="007C6EA6">
          <w:tab/>
        </w:r>
        <w:r w:rsidRPr="007C6EA6">
          <w:tab/>
          <w:t>},</w:t>
        </w:r>
      </w:ins>
    </w:p>
    <w:p w14:paraId="2B1C2918" w14:textId="77777777" w:rsidR="007C6EA6" w:rsidRPr="007C6EA6" w:rsidRDefault="007C6EA6" w:rsidP="007C6EA6">
      <w:pPr>
        <w:pStyle w:val="GOSTScript"/>
        <w:rPr>
          <w:ins w:id="3367" w:author="Сатлер Марина Викторовна" w:date="2026-04-07T11:02:00Z"/>
        </w:rPr>
      </w:pPr>
      <w:ins w:id="3368" w:author="Сатлер Марина Викторовна" w:date="2026-04-07T11:02:00Z">
        <w:r w:rsidRPr="007C6EA6">
          <w:tab/>
        </w:r>
        <w:r w:rsidRPr="007C6EA6">
          <w:tab/>
        </w:r>
        <w:r w:rsidRPr="007C6EA6">
          <w:tab/>
        </w:r>
        <w:r w:rsidRPr="007C6EA6">
          <w:tab/>
          <w:t>"Period": "period1",</w:t>
        </w:r>
      </w:ins>
    </w:p>
    <w:p w14:paraId="72613E14" w14:textId="77777777" w:rsidR="007C6EA6" w:rsidRPr="007C6EA6" w:rsidRDefault="007C6EA6" w:rsidP="007C6EA6">
      <w:pPr>
        <w:pStyle w:val="GOSTScript"/>
        <w:rPr>
          <w:ins w:id="3369" w:author="Сатлер Марина Викторовна" w:date="2026-04-07T11:02:00Z"/>
        </w:rPr>
      </w:pPr>
      <w:ins w:id="3370" w:author="Сатлер Марина Викторовна" w:date="2026-04-07T11:02:00Z">
        <w:r w:rsidRPr="007C6EA6">
          <w:tab/>
        </w:r>
        <w:r w:rsidRPr="007C6EA6">
          <w:tab/>
        </w:r>
        <w:r w:rsidRPr="007C6EA6">
          <w:tab/>
        </w:r>
        <w:r w:rsidRPr="007C6EA6">
          <w:tab/>
          <w:t>"Operation_name": "</w:t>
        </w:r>
        <w:r>
          <w:t>Операция</w:t>
        </w:r>
        <w:r w:rsidRPr="007C6EA6">
          <w:t xml:space="preserve"> 1.</w:t>
        </w:r>
        <w:r>
          <w:t>ДО</w:t>
        </w:r>
        <w:r w:rsidRPr="007C6EA6">
          <w:t>_</w:t>
        </w:r>
        <w:r>
          <w:t>ПБС</w:t>
        </w:r>
        <w:r w:rsidRPr="007C6EA6">
          <w:t>_1_</w:t>
        </w:r>
        <w:r>
          <w:t>НЕ</w:t>
        </w:r>
        <w:r w:rsidRPr="007C6EA6">
          <w:t>_</w:t>
        </w:r>
        <w:r>
          <w:t>АВАНС</w:t>
        </w:r>
        <w:r w:rsidRPr="007C6EA6">
          <w:t>",</w:t>
        </w:r>
      </w:ins>
    </w:p>
    <w:p w14:paraId="17978698" w14:textId="77777777" w:rsidR="007C6EA6" w:rsidRPr="007C6EA6" w:rsidRDefault="007C6EA6" w:rsidP="007C6EA6">
      <w:pPr>
        <w:pStyle w:val="GOSTScript"/>
        <w:rPr>
          <w:ins w:id="3371" w:author="Сатлер Марина Викторовна" w:date="2026-04-07T11:02:00Z"/>
        </w:rPr>
      </w:pPr>
      <w:ins w:id="3372" w:author="Сатлер Марина Викторовна" w:date="2026-04-07T11:02:00Z">
        <w:r w:rsidRPr="007C6EA6">
          <w:tab/>
        </w:r>
        <w:r w:rsidRPr="007C6EA6">
          <w:tab/>
        </w:r>
        <w:r w:rsidRPr="007C6EA6">
          <w:tab/>
        </w:r>
        <w:r w:rsidRPr="007C6EA6">
          <w:tab/>
          <w:t>"Sum": 10.00,</w:t>
        </w:r>
      </w:ins>
    </w:p>
    <w:p w14:paraId="2B133C7A" w14:textId="77777777" w:rsidR="007C6EA6" w:rsidRPr="007C6EA6" w:rsidRDefault="007C6EA6" w:rsidP="007C6EA6">
      <w:pPr>
        <w:pStyle w:val="GOSTScript"/>
        <w:rPr>
          <w:ins w:id="3373" w:author="Сатлер Марина Викторовна" w:date="2026-04-07T11:02:00Z"/>
        </w:rPr>
      </w:pPr>
      <w:ins w:id="3374" w:author="Сатлер Марина Викторовна" w:date="2026-04-07T11:02:00Z">
        <w:r w:rsidRPr="007C6EA6">
          <w:tab/>
        </w:r>
        <w:r w:rsidRPr="007C6EA6">
          <w:tab/>
        </w:r>
        <w:r w:rsidRPr="007C6EA6">
          <w:tab/>
        </w:r>
        <w:r w:rsidRPr="007C6EA6">
          <w:tab/>
          <w:t>"Entered_amount": 10.00,</w:t>
        </w:r>
      </w:ins>
    </w:p>
    <w:p w14:paraId="1C03E432" w14:textId="77777777" w:rsidR="007C6EA6" w:rsidRPr="007C6EA6" w:rsidRDefault="007C6EA6" w:rsidP="007C6EA6">
      <w:pPr>
        <w:pStyle w:val="GOSTScript"/>
        <w:rPr>
          <w:ins w:id="3375" w:author="Сатлер Марина Викторовна" w:date="2026-04-07T11:02:00Z"/>
        </w:rPr>
      </w:pPr>
      <w:ins w:id="3376" w:author="Сатлер Марина Викторовна" w:date="2026-04-07T11:02:00Z">
        <w:r w:rsidRPr="007C6EA6">
          <w:tab/>
        </w:r>
        <w:r w:rsidRPr="007C6EA6">
          <w:tab/>
        </w:r>
        <w:r w:rsidRPr="007C6EA6">
          <w:tab/>
        </w:r>
        <w:r w:rsidRPr="007C6EA6">
          <w:tab/>
          <w:t>"Currency_code": "643",</w:t>
        </w:r>
      </w:ins>
    </w:p>
    <w:p w14:paraId="5C561DC4" w14:textId="77777777" w:rsidR="007C6EA6" w:rsidRPr="007C6EA6" w:rsidRDefault="007C6EA6" w:rsidP="007C6EA6">
      <w:pPr>
        <w:pStyle w:val="GOSTScript"/>
        <w:rPr>
          <w:ins w:id="3377" w:author="Сатлер Марина Викторовна" w:date="2026-04-07T11:02:00Z"/>
        </w:rPr>
      </w:pPr>
      <w:ins w:id="3378" w:author="Сатлер Марина Викторовна" w:date="2026-04-07T11:02:00Z">
        <w:r w:rsidRPr="007C6EA6">
          <w:tab/>
        </w:r>
        <w:r w:rsidRPr="007C6EA6">
          <w:tab/>
        </w:r>
        <w:r w:rsidRPr="007C6EA6">
          <w:tab/>
        </w:r>
        <w:r w:rsidRPr="007C6EA6">
          <w:tab/>
          <w:t>"Currency_name": "</w:t>
        </w:r>
        <w:r>
          <w:t>РОССИЙСКИЙ</w:t>
        </w:r>
        <w:r w:rsidRPr="007C6EA6">
          <w:t xml:space="preserve"> </w:t>
        </w:r>
        <w:r>
          <w:t>РУБЛЬ</w:t>
        </w:r>
        <w:r w:rsidRPr="007C6EA6">
          <w:t>",</w:t>
        </w:r>
      </w:ins>
    </w:p>
    <w:p w14:paraId="6EC0CC9B" w14:textId="77777777" w:rsidR="007C6EA6" w:rsidRPr="007C6EA6" w:rsidRDefault="007C6EA6" w:rsidP="007C6EA6">
      <w:pPr>
        <w:pStyle w:val="GOSTScript"/>
        <w:rPr>
          <w:ins w:id="3379" w:author="Сатлер Марина Викторовна" w:date="2026-04-07T11:02:00Z"/>
        </w:rPr>
      </w:pPr>
      <w:ins w:id="3380" w:author="Сатлер Марина Викторовна" w:date="2026-04-07T11:02:00Z">
        <w:r w:rsidRPr="007C6EA6">
          <w:tab/>
        </w:r>
        <w:r w:rsidRPr="007C6EA6">
          <w:tab/>
        </w:r>
        <w:r w:rsidRPr="007C6EA6">
          <w:tab/>
        </w:r>
        <w:r w:rsidRPr="007C6EA6">
          <w:tab/>
          <w:t>"SettlementDate": "2026-01-20",</w:t>
        </w:r>
      </w:ins>
    </w:p>
    <w:p w14:paraId="75763F6E" w14:textId="77777777" w:rsidR="007C6EA6" w:rsidRPr="007C6EA6" w:rsidRDefault="007C6EA6" w:rsidP="007C6EA6">
      <w:pPr>
        <w:pStyle w:val="GOSTScript"/>
        <w:rPr>
          <w:ins w:id="3381" w:author="Сатлер Марина Викторовна" w:date="2026-04-07T11:02:00Z"/>
        </w:rPr>
      </w:pPr>
      <w:ins w:id="3382" w:author="Сатлер Марина Викторовна" w:date="2026-04-07T11:02:00Z">
        <w:r w:rsidRPr="007C6EA6">
          <w:tab/>
        </w:r>
        <w:r w:rsidRPr="007C6EA6">
          <w:tab/>
        </w:r>
        <w:r w:rsidRPr="007C6EA6">
          <w:tab/>
        </w:r>
        <w:r w:rsidRPr="007C6EA6">
          <w:tab/>
          <w:t>"Effective_Date": "2026-01-20",</w:t>
        </w:r>
      </w:ins>
    </w:p>
    <w:p w14:paraId="546C592B" w14:textId="77777777" w:rsidR="007C6EA6" w:rsidRPr="007C6EA6" w:rsidRDefault="007C6EA6" w:rsidP="007C6EA6">
      <w:pPr>
        <w:pStyle w:val="GOSTScript"/>
        <w:rPr>
          <w:ins w:id="3383" w:author="Сатлер Марина Викторовна" w:date="2026-04-07T11:02:00Z"/>
        </w:rPr>
      </w:pPr>
      <w:ins w:id="3384" w:author="Сатлер Марина Викторовна" w:date="2026-04-07T11:02:00Z">
        <w:r w:rsidRPr="007C6EA6">
          <w:tab/>
        </w:r>
        <w:r w:rsidRPr="007C6EA6">
          <w:tab/>
        </w:r>
        <w:r w:rsidRPr="007C6EA6">
          <w:tab/>
        </w:r>
        <w:r w:rsidRPr="007C6EA6">
          <w:tab/>
          <w:t>"Balance_date_kind": 0,</w:t>
        </w:r>
      </w:ins>
    </w:p>
    <w:p w14:paraId="5BA5AA59" w14:textId="77777777" w:rsidR="007C6EA6" w:rsidRPr="007C6EA6" w:rsidRDefault="007C6EA6" w:rsidP="007C6EA6">
      <w:pPr>
        <w:pStyle w:val="GOSTScript"/>
        <w:rPr>
          <w:ins w:id="3385" w:author="Сатлер Марина Викторовна" w:date="2026-04-07T11:02:00Z"/>
        </w:rPr>
      </w:pPr>
      <w:ins w:id="3386" w:author="Сатлер Марина Викторовна" w:date="2026-04-07T11:02:00Z">
        <w:r w:rsidRPr="007C6EA6">
          <w:tab/>
        </w:r>
        <w:r w:rsidRPr="007C6EA6">
          <w:tab/>
        </w:r>
        <w:r w:rsidRPr="007C6EA6">
          <w:tab/>
        </w:r>
        <w:r w:rsidRPr="007C6EA6">
          <w:tab/>
          <w:t>"Status_Code": 0,</w:t>
        </w:r>
      </w:ins>
    </w:p>
    <w:p w14:paraId="7D850F77" w14:textId="77777777" w:rsidR="007C6EA6" w:rsidRPr="007C6EA6" w:rsidRDefault="007C6EA6" w:rsidP="007C6EA6">
      <w:pPr>
        <w:pStyle w:val="GOSTScript"/>
        <w:rPr>
          <w:ins w:id="3387" w:author="Сатлер Марина Викторовна" w:date="2026-04-07T11:02:00Z"/>
        </w:rPr>
      </w:pPr>
      <w:ins w:id="3388" w:author="Сатлер Марина Викторовна" w:date="2026-04-07T11:02:00Z">
        <w:r w:rsidRPr="007C6EA6">
          <w:tab/>
        </w:r>
        <w:r w:rsidRPr="007C6EA6">
          <w:tab/>
        </w:r>
        <w:r w:rsidRPr="007C6EA6">
          <w:tab/>
        </w:r>
        <w:r w:rsidRPr="007C6EA6">
          <w:tab/>
          <w:t>"Status_Description": "</w:t>
        </w:r>
        <w:r>
          <w:t>Проведена</w:t>
        </w:r>
        <w:r w:rsidRPr="007C6EA6">
          <w:t>",</w:t>
        </w:r>
      </w:ins>
    </w:p>
    <w:p w14:paraId="74AF4116" w14:textId="77777777" w:rsidR="007C6EA6" w:rsidRPr="007C6EA6" w:rsidRDefault="007C6EA6" w:rsidP="007C6EA6">
      <w:pPr>
        <w:pStyle w:val="GOSTScript"/>
        <w:rPr>
          <w:ins w:id="3389" w:author="Сатлер Марина Викторовна" w:date="2026-04-07T11:02:00Z"/>
        </w:rPr>
      </w:pPr>
      <w:ins w:id="3390" w:author="Сатлер Марина Викторовна" w:date="2026-04-07T11:02:00Z">
        <w:r w:rsidRPr="007C6EA6">
          <w:tab/>
        </w:r>
        <w:r w:rsidRPr="007C6EA6">
          <w:tab/>
        </w:r>
        <w:r w:rsidRPr="007C6EA6">
          <w:tab/>
        </w:r>
        <w:r w:rsidRPr="007C6EA6">
          <w:tab/>
          <w:t>"Canceled": 0,</w:t>
        </w:r>
      </w:ins>
    </w:p>
    <w:p w14:paraId="0260E8C0" w14:textId="77777777" w:rsidR="007C6EA6" w:rsidRPr="007C6EA6" w:rsidRDefault="007C6EA6" w:rsidP="007C6EA6">
      <w:pPr>
        <w:pStyle w:val="GOSTScript"/>
        <w:rPr>
          <w:ins w:id="3391" w:author="Сатлер Марина Викторовна" w:date="2026-04-07T11:02:00Z"/>
        </w:rPr>
      </w:pPr>
      <w:ins w:id="3392" w:author="Сатлер Марина Викторовна" w:date="2026-04-07T11:02:00Z">
        <w:r w:rsidRPr="007C6EA6">
          <w:tab/>
        </w:r>
        <w:r w:rsidRPr="007C6EA6">
          <w:tab/>
        </w:r>
        <w:r w:rsidRPr="007C6EA6">
          <w:tab/>
        </w:r>
        <w:r w:rsidRPr="007C6EA6">
          <w:tab/>
          <w:t>"MethodFormation": 0,</w:t>
        </w:r>
      </w:ins>
    </w:p>
    <w:p w14:paraId="5ACDB5AF" w14:textId="77777777" w:rsidR="007C6EA6" w:rsidRPr="007C6EA6" w:rsidRDefault="007C6EA6" w:rsidP="007C6EA6">
      <w:pPr>
        <w:pStyle w:val="GOSTScript"/>
        <w:rPr>
          <w:ins w:id="3393" w:author="Сатлер Марина Викторовна" w:date="2026-04-07T11:02:00Z"/>
        </w:rPr>
      </w:pPr>
      <w:ins w:id="3394" w:author="Сатлер Марина Викторовна" w:date="2026-04-07T11:02:00Z">
        <w:r w:rsidRPr="007C6EA6">
          <w:tab/>
        </w:r>
        <w:r w:rsidRPr="007C6EA6">
          <w:tab/>
        </w:r>
        <w:r w:rsidRPr="007C6EA6">
          <w:tab/>
        </w:r>
        <w:r w:rsidRPr="007C6EA6">
          <w:tab/>
          <w:t>"Book": "FTOperFed",</w:t>
        </w:r>
      </w:ins>
    </w:p>
    <w:p w14:paraId="20BFF3AA" w14:textId="77777777" w:rsidR="007C6EA6" w:rsidRPr="007C6EA6" w:rsidRDefault="007C6EA6" w:rsidP="007C6EA6">
      <w:pPr>
        <w:pStyle w:val="GOSTScript"/>
        <w:rPr>
          <w:ins w:id="3395" w:author="Сатлер Марина Викторовна" w:date="2026-04-07T11:02:00Z"/>
        </w:rPr>
      </w:pPr>
      <w:ins w:id="3396" w:author="Сатлер Марина Викторовна" w:date="2026-04-07T11:02:00Z">
        <w:r w:rsidRPr="007C6EA6">
          <w:tab/>
        </w:r>
        <w:r w:rsidRPr="007C6EA6">
          <w:tab/>
        </w:r>
        <w:r w:rsidRPr="007C6EA6">
          <w:tab/>
        </w:r>
        <w:r w:rsidRPr="007C6EA6">
          <w:tab/>
          <w:t>"TOFK": "6000",</w:t>
        </w:r>
      </w:ins>
    </w:p>
    <w:p w14:paraId="7EF37940" w14:textId="77777777" w:rsidR="007C6EA6" w:rsidRPr="007C6EA6" w:rsidRDefault="007C6EA6" w:rsidP="007C6EA6">
      <w:pPr>
        <w:pStyle w:val="GOSTScript"/>
        <w:rPr>
          <w:ins w:id="3397" w:author="Сатлер Марина Викторовна" w:date="2026-04-07T11:02:00Z"/>
        </w:rPr>
      </w:pPr>
      <w:ins w:id="3398" w:author="Сатлер Марина Викторовна" w:date="2026-04-07T11:02:00Z">
        <w:r w:rsidRPr="007C6EA6">
          <w:tab/>
        </w:r>
        <w:r w:rsidRPr="007C6EA6">
          <w:tab/>
        </w:r>
        <w:r w:rsidRPr="007C6EA6">
          <w:tab/>
        </w:r>
        <w:r w:rsidRPr="007C6EA6">
          <w:tab/>
          <w:t>"Source": "EXP03",</w:t>
        </w:r>
      </w:ins>
    </w:p>
    <w:p w14:paraId="5D7F8ACD" w14:textId="77777777" w:rsidR="007C6EA6" w:rsidRPr="007C6EA6" w:rsidRDefault="007C6EA6" w:rsidP="007C6EA6">
      <w:pPr>
        <w:pStyle w:val="GOSTScript"/>
        <w:rPr>
          <w:ins w:id="3399" w:author="Сатлер Марина Викторовна" w:date="2026-04-07T11:02:00Z"/>
        </w:rPr>
      </w:pPr>
      <w:ins w:id="3400" w:author="Сатлер Марина Викторовна" w:date="2026-04-07T11:02:00Z">
        <w:r w:rsidRPr="007C6EA6">
          <w:tab/>
        </w:r>
        <w:r w:rsidRPr="007C6EA6">
          <w:tab/>
        </w:r>
        <w:r w:rsidRPr="007C6EA6">
          <w:tab/>
        </w:r>
        <w:r w:rsidRPr="007C6EA6">
          <w:tab/>
          <w:t>"Stage": "auth",</w:t>
        </w:r>
      </w:ins>
    </w:p>
    <w:p w14:paraId="00FCD2BD" w14:textId="77777777" w:rsidR="007C6EA6" w:rsidRPr="007C6EA6" w:rsidRDefault="007C6EA6" w:rsidP="007C6EA6">
      <w:pPr>
        <w:pStyle w:val="GOSTScript"/>
        <w:rPr>
          <w:ins w:id="3401" w:author="Сатлер Марина Викторовна" w:date="2026-04-07T11:02:00Z"/>
        </w:rPr>
      </w:pPr>
      <w:ins w:id="3402" w:author="Сатлер Марина Викторовна" w:date="2026-04-07T11:02:00Z">
        <w:r w:rsidRPr="007C6EA6">
          <w:tab/>
        </w:r>
        <w:r w:rsidRPr="007C6EA6">
          <w:tab/>
        </w:r>
        <w:r w:rsidRPr="007C6EA6">
          <w:tab/>
        </w:r>
        <w:r w:rsidRPr="007C6EA6">
          <w:tab/>
          <w:t>"CreationDataTime": "2026-03-26 19:09:41",</w:t>
        </w:r>
      </w:ins>
    </w:p>
    <w:p w14:paraId="7E2D3E39" w14:textId="77777777" w:rsidR="007C6EA6" w:rsidRPr="007C6EA6" w:rsidRDefault="007C6EA6" w:rsidP="007C6EA6">
      <w:pPr>
        <w:pStyle w:val="GOSTScript"/>
        <w:rPr>
          <w:ins w:id="3403" w:author="Сатлер Марина Викторовна" w:date="2026-04-07T11:02:00Z"/>
        </w:rPr>
      </w:pPr>
      <w:ins w:id="3404" w:author="Сатлер Марина Викторовна" w:date="2026-04-07T11:02:00Z">
        <w:r w:rsidRPr="007C6EA6">
          <w:tab/>
        </w:r>
        <w:r w:rsidRPr="007C6EA6">
          <w:tab/>
        </w:r>
        <w:r w:rsidRPr="007C6EA6">
          <w:tab/>
        </w:r>
        <w:r w:rsidRPr="007C6EA6">
          <w:tab/>
          <w:t>"DocNum": "111",</w:t>
        </w:r>
      </w:ins>
    </w:p>
    <w:p w14:paraId="28B91F4C" w14:textId="77777777" w:rsidR="007C6EA6" w:rsidRPr="007C6EA6" w:rsidRDefault="007C6EA6" w:rsidP="007C6EA6">
      <w:pPr>
        <w:pStyle w:val="GOSTScript"/>
        <w:rPr>
          <w:ins w:id="3405" w:author="Сатлер Марина Викторовна" w:date="2026-04-07T11:02:00Z"/>
        </w:rPr>
      </w:pPr>
      <w:ins w:id="3406" w:author="Сатлер Марина Викторовна" w:date="2026-04-07T11:02:00Z">
        <w:r w:rsidRPr="007C6EA6">
          <w:tab/>
        </w:r>
        <w:r w:rsidRPr="007C6EA6">
          <w:tab/>
        </w:r>
        <w:r w:rsidRPr="007C6EA6">
          <w:tab/>
        </w:r>
        <w:r w:rsidRPr="007C6EA6">
          <w:tab/>
          <w:t>"DocDate": "2026-01-20",</w:t>
        </w:r>
      </w:ins>
    </w:p>
    <w:p w14:paraId="60F27F19" w14:textId="77777777" w:rsidR="007C6EA6" w:rsidRPr="007C6EA6" w:rsidRDefault="007C6EA6" w:rsidP="007C6EA6">
      <w:pPr>
        <w:pStyle w:val="GOSTScript"/>
        <w:rPr>
          <w:ins w:id="3407" w:author="Сатлер Марина Викторовна" w:date="2026-04-07T11:02:00Z"/>
        </w:rPr>
      </w:pPr>
      <w:ins w:id="3408" w:author="Сатлер Марина Викторовна" w:date="2026-04-07T11:02:00Z">
        <w:r w:rsidRPr="007C6EA6">
          <w:tab/>
        </w:r>
        <w:r w:rsidRPr="007C6EA6">
          <w:tab/>
        </w:r>
        <w:r w:rsidRPr="007C6EA6">
          <w:tab/>
        </w:r>
        <w:r w:rsidRPr="007C6EA6">
          <w:tab/>
          <w:t>"DocType": "ARP_FAH_0504833"</w:t>
        </w:r>
      </w:ins>
    </w:p>
    <w:p w14:paraId="5202CFC7" w14:textId="77777777" w:rsidR="007C6EA6" w:rsidRPr="007C6EA6" w:rsidRDefault="007C6EA6" w:rsidP="007C6EA6">
      <w:pPr>
        <w:pStyle w:val="GOSTScript"/>
        <w:rPr>
          <w:ins w:id="3409" w:author="Сатлер Марина Викторовна" w:date="2026-04-07T11:02:00Z"/>
        </w:rPr>
      </w:pPr>
      <w:ins w:id="3410" w:author="Сатлер Марина Викторовна" w:date="2026-04-07T11:02:00Z">
        <w:r w:rsidRPr="007C6EA6">
          <w:tab/>
        </w:r>
        <w:r w:rsidRPr="007C6EA6">
          <w:tab/>
        </w:r>
        <w:r w:rsidRPr="007C6EA6">
          <w:tab/>
          <w:t>},</w:t>
        </w:r>
      </w:ins>
    </w:p>
    <w:p w14:paraId="50E9DC22" w14:textId="77777777" w:rsidR="007C6EA6" w:rsidRPr="007C6EA6" w:rsidRDefault="007C6EA6" w:rsidP="007C6EA6">
      <w:pPr>
        <w:pStyle w:val="GOSTScript"/>
        <w:rPr>
          <w:ins w:id="3411" w:author="Сатлер Марина Викторовна" w:date="2026-04-07T11:02:00Z"/>
        </w:rPr>
      </w:pPr>
      <w:ins w:id="3412" w:author="Сатлер Марина Викторовна" w:date="2026-04-07T11:02:00Z">
        <w:r w:rsidRPr="007C6EA6">
          <w:tab/>
        </w:r>
        <w:r w:rsidRPr="007C6EA6">
          <w:tab/>
        </w:r>
        <w:r w:rsidRPr="007C6EA6">
          <w:tab/>
          <w:t>{</w:t>
        </w:r>
      </w:ins>
    </w:p>
    <w:p w14:paraId="36AEF233" w14:textId="77777777" w:rsidR="007C6EA6" w:rsidRPr="007C6EA6" w:rsidRDefault="007C6EA6" w:rsidP="007C6EA6">
      <w:pPr>
        <w:pStyle w:val="GOSTScript"/>
        <w:rPr>
          <w:ins w:id="3413" w:author="Сатлер Марина Викторовна" w:date="2026-04-07T11:02:00Z"/>
        </w:rPr>
      </w:pPr>
      <w:ins w:id="3414" w:author="Сатлер Марина Викторовна" w:date="2026-04-07T11:02:00Z">
        <w:r w:rsidRPr="007C6EA6">
          <w:lastRenderedPageBreak/>
          <w:tab/>
        </w:r>
        <w:r w:rsidRPr="007C6EA6">
          <w:tab/>
        </w:r>
        <w:r w:rsidRPr="007C6EA6">
          <w:tab/>
        </w:r>
        <w:r w:rsidRPr="007C6EA6">
          <w:tab/>
          <w:t>"id": 2601200100000004,</w:t>
        </w:r>
      </w:ins>
    </w:p>
    <w:p w14:paraId="708E4CF1" w14:textId="77777777" w:rsidR="007C6EA6" w:rsidRPr="007C6EA6" w:rsidRDefault="007C6EA6" w:rsidP="007C6EA6">
      <w:pPr>
        <w:pStyle w:val="GOSTScript"/>
        <w:rPr>
          <w:ins w:id="3415" w:author="Сатлер Марина Викторовна" w:date="2026-04-07T11:02:00Z"/>
        </w:rPr>
      </w:pPr>
      <w:ins w:id="3416" w:author="Сатлер Марина Викторовна" w:date="2026-04-07T11:02:00Z">
        <w:r w:rsidRPr="007C6EA6">
          <w:tab/>
        </w:r>
        <w:r w:rsidRPr="007C6EA6">
          <w:tab/>
        </w:r>
        <w:r w:rsidRPr="007C6EA6">
          <w:tab/>
        </w:r>
        <w:r w:rsidRPr="007C6EA6">
          <w:tab/>
          <w:t>"DocGuid": "3a053dce-9e25-423a-9b1a-7bc350e1eaa5",</w:t>
        </w:r>
      </w:ins>
    </w:p>
    <w:p w14:paraId="1E2A9F28" w14:textId="77777777" w:rsidR="007C6EA6" w:rsidRPr="007C6EA6" w:rsidRDefault="007C6EA6" w:rsidP="007C6EA6">
      <w:pPr>
        <w:pStyle w:val="GOSTScript"/>
        <w:rPr>
          <w:ins w:id="3417" w:author="Сатлер Марина Викторовна" w:date="2026-04-07T11:02:00Z"/>
        </w:rPr>
      </w:pPr>
      <w:ins w:id="3418" w:author="Сатлер Марина Викторовна" w:date="2026-04-07T11:02:00Z">
        <w:r w:rsidRPr="007C6EA6">
          <w:tab/>
        </w:r>
        <w:r w:rsidRPr="007C6EA6">
          <w:tab/>
        </w:r>
        <w:r w:rsidRPr="007C6EA6">
          <w:tab/>
        </w:r>
        <w:r w:rsidRPr="007C6EA6">
          <w:tab/>
          <w:t>"DocConsistency": "0",</w:t>
        </w:r>
      </w:ins>
    </w:p>
    <w:p w14:paraId="642880B2" w14:textId="77777777" w:rsidR="007C6EA6" w:rsidRPr="007C6EA6" w:rsidRDefault="007C6EA6" w:rsidP="007C6EA6">
      <w:pPr>
        <w:pStyle w:val="GOSTScript"/>
        <w:rPr>
          <w:ins w:id="3419" w:author="Сатлер Марина Викторовна" w:date="2026-04-07T11:02:00Z"/>
        </w:rPr>
      </w:pPr>
      <w:ins w:id="3420" w:author="Сатлер Марина Викторовна" w:date="2026-04-07T11:02:00Z">
        <w:r w:rsidRPr="007C6EA6">
          <w:tab/>
        </w:r>
        <w:r w:rsidRPr="007C6EA6">
          <w:tab/>
        </w:r>
        <w:r w:rsidRPr="007C6EA6">
          <w:tab/>
        </w:r>
        <w:r w:rsidRPr="007C6EA6">
          <w:tab/>
          <w:t>"Dt": {</w:t>
        </w:r>
      </w:ins>
    </w:p>
    <w:p w14:paraId="00DE0B3A" w14:textId="77777777" w:rsidR="007C6EA6" w:rsidRPr="007C6EA6" w:rsidRDefault="007C6EA6" w:rsidP="007C6EA6">
      <w:pPr>
        <w:pStyle w:val="GOSTScript"/>
        <w:rPr>
          <w:ins w:id="3421" w:author="Сатлер Марина Викторовна" w:date="2026-04-07T11:02:00Z"/>
        </w:rPr>
      </w:pPr>
      <w:ins w:id="3422" w:author="Сатлер Марина Викторовна" w:date="2026-04-07T11:02:00Z">
        <w:r w:rsidRPr="007C6EA6">
          <w:tab/>
        </w:r>
        <w:r w:rsidRPr="007C6EA6">
          <w:tab/>
        </w:r>
        <w:r w:rsidRPr="007C6EA6">
          <w:tab/>
        </w:r>
        <w:r w:rsidRPr="007C6EA6">
          <w:tab/>
        </w:r>
        <w:r w:rsidRPr="007C6EA6">
          <w:tab/>
          <w:t>"Dt_acc": "02221.00000000.00000000000.00.00000000000000000000.643.89.00.-.-.-.-.-.-.-.-.-.-.-.-.-.-.-.-.-.-.-.-",</w:t>
        </w:r>
      </w:ins>
    </w:p>
    <w:p w14:paraId="61616C63" w14:textId="77777777" w:rsidR="007C6EA6" w:rsidRPr="007C6EA6" w:rsidRDefault="007C6EA6" w:rsidP="007C6EA6">
      <w:pPr>
        <w:pStyle w:val="GOSTScript"/>
        <w:rPr>
          <w:ins w:id="3423" w:author="Сатлер Марина Викторовна" w:date="2026-04-07T11:02:00Z"/>
        </w:rPr>
      </w:pPr>
      <w:ins w:id="3424" w:author="Сатлер Марина Викторовна" w:date="2026-04-07T11:02:00Z">
        <w:r w:rsidRPr="007C6EA6">
          <w:tab/>
        </w:r>
        <w:r w:rsidRPr="007C6EA6">
          <w:tab/>
        </w:r>
        <w:r w:rsidRPr="007C6EA6">
          <w:tab/>
        </w:r>
        <w:r w:rsidRPr="007C6EA6">
          <w:tab/>
        </w:r>
        <w:r w:rsidRPr="007C6EA6">
          <w:tab/>
          <w:t>"Operation_type": 1,</w:t>
        </w:r>
      </w:ins>
    </w:p>
    <w:p w14:paraId="7187F445" w14:textId="77777777" w:rsidR="007C6EA6" w:rsidRPr="007C6EA6" w:rsidRDefault="007C6EA6" w:rsidP="007C6EA6">
      <w:pPr>
        <w:pStyle w:val="GOSTScript"/>
        <w:rPr>
          <w:ins w:id="3425" w:author="Сатлер Марина Викторовна" w:date="2026-04-07T11:02:00Z"/>
        </w:rPr>
      </w:pPr>
      <w:ins w:id="3426" w:author="Сатлер Марина Викторовна" w:date="2026-04-07T11:02:00Z">
        <w:r w:rsidRPr="007C6EA6">
          <w:tab/>
        </w:r>
        <w:r w:rsidRPr="007C6EA6">
          <w:tab/>
        </w:r>
        <w:r w:rsidRPr="007C6EA6">
          <w:tab/>
        </w:r>
        <w:r w:rsidRPr="007C6EA6">
          <w:tab/>
        </w:r>
        <w:r w:rsidRPr="007C6EA6">
          <w:tab/>
          <w:t>"Analistic_parametrs": [</w:t>
        </w:r>
      </w:ins>
    </w:p>
    <w:p w14:paraId="07B2EC5D" w14:textId="77777777" w:rsidR="007C6EA6" w:rsidRPr="007C6EA6" w:rsidRDefault="007C6EA6" w:rsidP="007C6EA6">
      <w:pPr>
        <w:pStyle w:val="GOSTScript"/>
        <w:rPr>
          <w:ins w:id="3427" w:author="Сатлер Марина Викторовна" w:date="2026-04-07T11:02:00Z"/>
        </w:rPr>
      </w:pPr>
      <w:ins w:id="3428" w:author="Сатлер Марина Викторовна" w:date="2026-04-07T11:02:00Z">
        <w:r w:rsidRPr="007C6EA6">
          <w:tab/>
        </w:r>
        <w:r w:rsidRPr="007C6EA6">
          <w:tab/>
        </w:r>
        <w:r w:rsidRPr="007C6EA6">
          <w:tab/>
        </w:r>
        <w:r w:rsidRPr="007C6EA6">
          <w:tab/>
        </w:r>
        <w:r w:rsidRPr="007C6EA6">
          <w:tab/>
        </w:r>
        <w:r w:rsidRPr="007C6EA6">
          <w:tab/>
          <w:t>{</w:t>
        </w:r>
      </w:ins>
    </w:p>
    <w:p w14:paraId="76225179" w14:textId="77777777" w:rsidR="007C6EA6" w:rsidRPr="007C6EA6" w:rsidRDefault="007C6EA6" w:rsidP="007C6EA6">
      <w:pPr>
        <w:pStyle w:val="GOSTScript"/>
        <w:rPr>
          <w:ins w:id="3429" w:author="Сатлер Марина Викторовна" w:date="2026-04-07T11:02:00Z"/>
        </w:rPr>
      </w:pPr>
      <w:ins w:id="343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"reserve8",</w:t>
        </w:r>
      </w:ins>
    </w:p>
    <w:p w14:paraId="1D9C76CF" w14:textId="77777777" w:rsidR="007C6EA6" w:rsidRPr="007C6EA6" w:rsidRDefault="007C6EA6" w:rsidP="007C6EA6">
      <w:pPr>
        <w:pStyle w:val="GOSTScript"/>
        <w:rPr>
          <w:ins w:id="3431" w:author="Сатлер Марина Викторовна" w:date="2026-04-07T11:02:00Z"/>
        </w:rPr>
      </w:pPr>
      <w:ins w:id="343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686B3C0" w14:textId="77777777" w:rsidR="007C6EA6" w:rsidRPr="007C6EA6" w:rsidRDefault="007C6EA6" w:rsidP="007C6EA6">
      <w:pPr>
        <w:pStyle w:val="GOSTScript"/>
        <w:rPr>
          <w:ins w:id="3433" w:author="Сатлер Марина Викторовна" w:date="2026-04-07T11:02:00Z"/>
        </w:rPr>
      </w:pPr>
      <w:ins w:id="3434" w:author="Сатлер Марина Викторовна" w:date="2026-04-07T11:02:00Z">
        <w:r w:rsidRPr="007C6EA6">
          <w:tab/>
        </w:r>
        <w:r w:rsidRPr="007C6EA6">
          <w:tab/>
        </w:r>
        <w:r w:rsidRPr="007C6EA6">
          <w:tab/>
        </w:r>
        <w:r w:rsidRPr="007C6EA6">
          <w:tab/>
        </w:r>
        <w:r w:rsidRPr="007C6EA6">
          <w:tab/>
        </w:r>
        <w:r w:rsidRPr="007C6EA6">
          <w:tab/>
          <w:t>},</w:t>
        </w:r>
      </w:ins>
    </w:p>
    <w:p w14:paraId="48AA8A57" w14:textId="77777777" w:rsidR="007C6EA6" w:rsidRPr="007C6EA6" w:rsidRDefault="007C6EA6" w:rsidP="007C6EA6">
      <w:pPr>
        <w:pStyle w:val="GOSTScript"/>
        <w:rPr>
          <w:ins w:id="3435" w:author="Сатлер Марина Викторовна" w:date="2026-04-07T11:02:00Z"/>
        </w:rPr>
      </w:pPr>
      <w:ins w:id="3436" w:author="Сатлер Марина Викторовна" w:date="2026-04-07T11:02:00Z">
        <w:r w:rsidRPr="007C6EA6">
          <w:tab/>
        </w:r>
        <w:r w:rsidRPr="007C6EA6">
          <w:tab/>
        </w:r>
        <w:r w:rsidRPr="007C6EA6">
          <w:tab/>
        </w:r>
        <w:r w:rsidRPr="007C6EA6">
          <w:tab/>
        </w:r>
        <w:r w:rsidRPr="007C6EA6">
          <w:tab/>
        </w:r>
        <w:r w:rsidRPr="007C6EA6">
          <w:tab/>
          <w:t>{</w:t>
        </w:r>
      </w:ins>
    </w:p>
    <w:p w14:paraId="518A1148" w14:textId="77777777" w:rsidR="007C6EA6" w:rsidRPr="007C6EA6" w:rsidRDefault="007C6EA6" w:rsidP="007C6EA6">
      <w:pPr>
        <w:pStyle w:val="GOSTScript"/>
        <w:rPr>
          <w:ins w:id="3437" w:author="Сатлер Марина Викторовна" w:date="2026-04-07T11:02:00Z"/>
        </w:rPr>
      </w:pPr>
      <w:ins w:id="3438"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"reserve9",</w:t>
        </w:r>
      </w:ins>
    </w:p>
    <w:p w14:paraId="38C5E3A7" w14:textId="77777777" w:rsidR="007C6EA6" w:rsidRPr="007C6EA6" w:rsidRDefault="007C6EA6" w:rsidP="007C6EA6">
      <w:pPr>
        <w:pStyle w:val="GOSTScript"/>
        <w:rPr>
          <w:ins w:id="3439" w:author="Сатлер Марина Викторовна" w:date="2026-04-07T11:02:00Z"/>
        </w:rPr>
      </w:pPr>
      <w:ins w:id="344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ABB581C" w14:textId="77777777" w:rsidR="007C6EA6" w:rsidRPr="007C6EA6" w:rsidRDefault="007C6EA6" w:rsidP="007C6EA6">
      <w:pPr>
        <w:pStyle w:val="GOSTScript"/>
        <w:rPr>
          <w:ins w:id="3441" w:author="Сатлер Марина Викторовна" w:date="2026-04-07T11:02:00Z"/>
        </w:rPr>
      </w:pPr>
      <w:ins w:id="3442" w:author="Сатлер Марина Викторовна" w:date="2026-04-07T11:02:00Z">
        <w:r w:rsidRPr="007C6EA6">
          <w:tab/>
        </w:r>
        <w:r w:rsidRPr="007C6EA6">
          <w:tab/>
        </w:r>
        <w:r w:rsidRPr="007C6EA6">
          <w:tab/>
        </w:r>
        <w:r w:rsidRPr="007C6EA6">
          <w:tab/>
        </w:r>
        <w:r w:rsidRPr="007C6EA6">
          <w:tab/>
        </w:r>
        <w:r w:rsidRPr="007C6EA6">
          <w:tab/>
          <w:t>},</w:t>
        </w:r>
      </w:ins>
    </w:p>
    <w:p w14:paraId="202FE6DE" w14:textId="77777777" w:rsidR="007C6EA6" w:rsidRPr="007C6EA6" w:rsidRDefault="007C6EA6" w:rsidP="007C6EA6">
      <w:pPr>
        <w:pStyle w:val="GOSTScript"/>
        <w:rPr>
          <w:ins w:id="3443" w:author="Сатлер Марина Викторовна" w:date="2026-04-07T11:02:00Z"/>
        </w:rPr>
      </w:pPr>
      <w:ins w:id="3444" w:author="Сатлер Марина Викторовна" w:date="2026-04-07T11:02:00Z">
        <w:r w:rsidRPr="007C6EA6">
          <w:tab/>
        </w:r>
        <w:r w:rsidRPr="007C6EA6">
          <w:tab/>
        </w:r>
        <w:r w:rsidRPr="007C6EA6">
          <w:tab/>
        </w:r>
        <w:r w:rsidRPr="007C6EA6">
          <w:tab/>
        </w:r>
        <w:r w:rsidRPr="007C6EA6">
          <w:tab/>
        </w:r>
        <w:r w:rsidRPr="007C6EA6">
          <w:tab/>
          <w:t>{</w:t>
        </w:r>
      </w:ins>
    </w:p>
    <w:p w14:paraId="68B88B11" w14:textId="77777777" w:rsidR="007C6EA6" w:rsidRPr="007C6EA6" w:rsidRDefault="007C6EA6" w:rsidP="007C6EA6">
      <w:pPr>
        <w:pStyle w:val="GOSTScript"/>
        <w:rPr>
          <w:ins w:id="3445" w:author="Сатлер Марина Викторовна" w:date="2026-04-07T11:02:00Z"/>
        </w:rPr>
      </w:pPr>
      <w:ins w:id="3446"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"reserve10",</w:t>
        </w:r>
      </w:ins>
    </w:p>
    <w:p w14:paraId="0ABC02C4" w14:textId="77777777" w:rsidR="007C6EA6" w:rsidRPr="007C6EA6" w:rsidRDefault="007C6EA6" w:rsidP="007C6EA6">
      <w:pPr>
        <w:pStyle w:val="GOSTScript"/>
        <w:rPr>
          <w:ins w:id="3447" w:author="Сатлер Марина Викторовна" w:date="2026-04-07T11:02:00Z"/>
        </w:rPr>
      </w:pPr>
      <w:ins w:id="344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69C2C8C8" w14:textId="77777777" w:rsidR="007C6EA6" w:rsidRPr="007C6EA6" w:rsidRDefault="007C6EA6" w:rsidP="007C6EA6">
      <w:pPr>
        <w:pStyle w:val="GOSTScript"/>
        <w:rPr>
          <w:ins w:id="3449" w:author="Сатлер Марина Викторовна" w:date="2026-04-07T11:02:00Z"/>
        </w:rPr>
      </w:pPr>
      <w:ins w:id="3450" w:author="Сатлер Марина Викторовна" w:date="2026-04-07T11:02:00Z">
        <w:r w:rsidRPr="007C6EA6">
          <w:tab/>
        </w:r>
        <w:r w:rsidRPr="007C6EA6">
          <w:tab/>
        </w:r>
        <w:r w:rsidRPr="007C6EA6">
          <w:tab/>
        </w:r>
        <w:r w:rsidRPr="007C6EA6">
          <w:tab/>
        </w:r>
        <w:r w:rsidRPr="007C6EA6">
          <w:tab/>
        </w:r>
        <w:r w:rsidRPr="007C6EA6">
          <w:tab/>
          <w:t>},</w:t>
        </w:r>
      </w:ins>
    </w:p>
    <w:p w14:paraId="709D879B" w14:textId="77777777" w:rsidR="007C6EA6" w:rsidRPr="007C6EA6" w:rsidRDefault="007C6EA6" w:rsidP="007C6EA6">
      <w:pPr>
        <w:pStyle w:val="GOSTScript"/>
        <w:rPr>
          <w:ins w:id="3451" w:author="Сатлер Марина Викторовна" w:date="2026-04-07T11:02:00Z"/>
        </w:rPr>
      </w:pPr>
      <w:ins w:id="3452" w:author="Сатлер Марина Викторовна" w:date="2026-04-07T11:02:00Z">
        <w:r w:rsidRPr="007C6EA6">
          <w:tab/>
        </w:r>
        <w:r w:rsidRPr="007C6EA6">
          <w:tab/>
        </w:r>
        <w:r w:rsidRPr="007C6EA6">
          <w:tab/>
        </w:r>
        <w:r w:rsidRPr="007C6EA6">
          <w:tab/>
        </w:r>
        <w:r w:rsidRPr="007C6EA6">
          <w:tab/>
        </w:r>
        <w:r w:rsidRPr="007C6EA6">
          <w:tab/>
          <w:t>{</w:t>
        </w:r>
      </w:ins>
    </w:p>
    <w:p w14:paraId="6668352D" w14:textId="77777777" w:rsidR="007C6EA6" w:rsidRPr="007C6EA6" w:rsidRDefault="007C6EA6" w:rsidP="007C6EA6">
      <w:pPr>
        <w:pStyle w:val="GOSTScript"/>
        <w:rPr>
          <w:ins w:id="3453" w:author="Сатлер Марина Викторовна" w:date="2026-04-07T11:02:00Z"/>
        </w:rPr>
      </w:pPr>
      <w:ins w:id="3454"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"reserve11",</w:t>
        </w:r>
      </w:ins>
    </w:p>
    <w:p w14:paraId="46CCE088" w14:textId="77777777" w:rsidR="007C6EA6" w:rsidRPr="007C6EA6" w:rsidRDefault="007C6EA6" w:rsidP="007C6EA6">
      <w:pPr>
        <w:pStyle w:val="GOSTScript"/>
        <w:rPr>
          <w:ins w:id="3455" w:author="Сатлер Марина Викторовна" w:date="2026-04-07T11:02:00Z"/>
        </w:rPr>
      </w:pPr>
      <w:ins w:id="345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CCE8B70" w14:textId="77777777" w:rsidR="007C6EA6" w:rsidRPr="007C6EA6" w:rsidRDefault="007C6EA6" w:rsidP="007C6EA6">
      <w:pPr>
        <w:pStyle w:val="GOSTScript"/>
        <w:rPr>
          <w:ins w:id="3457" w:author="Сатлер Марина Викторовна" w:date="2026-04-07T11:02:00Z"/>
        </w:rPr>
      </w:pPr>
      <w:ins w:id="3458" w:author="Сатлер Марина Викторовна" w:date="2026-04-07T11:02:00Z">
        <w:r w:rsidRPr="007C6EA6">
          <w:tab/>
        </w:r>
        <w:r w:rsidRPr="007C6EA6">
          <w:tab/>
        </w:r>
        <w:r w:rsidRPr="007C6EA6">
          <w:tab/>
        </w:r>
        <w:r w:rsidRPr="007C6EA6">
          <w:tab/>
        </w:r>
        <w:r w:rsidRPr="007C6EA6">
          <w:tab/>
        </w:r>
        <w:r w:rsidRPr="007C6EA6">
          <w:tab/>
          <w:t>},</w:t>
        </w:r>
      </w:ins>
    </w:p>
    <w:p w14:paraId="5AC80CD8" w14:textId="77777777" w:rsidR="007C6EA6" w:rsidRPr="007C6EA6" w:rsidRDefault="007C6EA6" w:rsidP="007C6EA6">
      <w:pPr>
        <w:pStyle w:val="GOSTScript"/>
        <w:rPr>
          <w:ins w:id="3459" w:author="Сатлер Марина Викторовна" w:date="2026-04-07T11:02:00Z"/>
        </w:rPr>
      </w:pPr>
      <w:ins w:id="3460" w:author="Сатлер Марина Викторовна" w:date="2026-04-07T11:02:00Z">
        <w:r w:rsidRPr="007C6EA6">
          <w:tab/>
        </w:r>
        <w:r w:rsidRPr="007C6EA6">
          <w:tab/>
        </w:r>
        <w:r w:rsidRPr="007C6EA6">
          <w:tab/>
        </w:r>
        <w:r w:rsidRPr="007C6EA6">
          <w:tab/>
        </w:r>
        <w:r w:rsidRPr="007C6EA6">
          <w:tab/>
        </w:r>
        <w:r w:rsidRPr="007C6EA6">
          <w:tab/>
          <w:t>{</w:t>
        </w:r>
      </w:ins>
    </w:p>
    <w:p w14:paraId="47A1AD69" w14:textId="77777777" w:rsidR="007C6EA6" w:rsidRPr="007C6EA6" w:rsidRDefault="007C6EA6" w:rsidP="007C6EA6">
      <w:pPr>
        <w:pStyle w:val="GOSTScript"/>
        <w:rPr>
          <w:ins w:id="3461" w:author="Сатлер Марина Викторовна" w:date="2026-04-07T11:02:00Z"/>
        </w:rPr>
      </w:pPr>
      <w:ins w:id="346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"reserve12",</w:t>
        </w:r>
      </w:ins>
    </w:p>
    <w:p w14:paraId="2086610D" w14:textId="77777777" w:rsidR="007C6EA6" w:rsidRPr="007C6EA6" w:rsidRDefault="007C6EA6" w:rsidP="007C6EA6">
      <w:pPr>
        <w:pStyle w:val="GOSTScript"/>
        <w:rPr>
          <w:ins w:id="3463" w:author="Сатлер Марина Викторовна" w:date="2026-04-07T11:02:00Z"/>
        </w:rPr>
      </w:pPr>
      <w:ins w:id="346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E45E346" w14:textId="77777777" w:rsidR="007C6EA6" w:rsidRPr="007C6EA6" w:rsidRDefault="007C6EA6" w:rsidP="007C6EA6">
      <w:pPr>
        <w:pStyle w:val="GOSTScript"/>
        <w:rPr>
          <w:ins w:id="3465" w:author="Сатлер Марина Викторовна" w:date="2026-04-07T11:02:00Z"/>
        </w:rPr>
      </w:pPr>
      <w:ins w:id="3466" w:author="Сатлер Марина Викторовна" w:date="2026-04-07T11:02:00Z">
        <w:r w:rsidRPr="007C6EA6">
          <w:tab/>
        </w:r>
        <w:r w:rsidRPr="007C6EA6">
          <w:tab/>
        </w:r>
        <w:r w:rsidRPr="007C6EA6">
          <w:tab/>
        </w:r>
        <w:r w:rsidRPr="007C6EA6">
          <w:tab/>
        </w:r>
        <w:r w:rsidRPr="007C6EA6">
          <w:tab/>
        </w:r>
        <w:r w:rsidRPr="007C6EA6">
          <w:tab/>
          <w:t>},</w:t>
        </w:r>
      </w:ins>
    </w:p>
    <w:p w14:paraId="3A2CCD12" w14:textId="77777777" w:rsidR="007C6EA6" w:rsidRPr="007C6EA6" w:rsidRDefault="007C6EA6" w:rsidP="007C6EA6">
      <w:pPr>
        <w:pStyle w:val="GOSTScript"/>
        <w:rPr>
          <w:ins w:id="3467" w:author="Сатлер Марина Викторовна" w:date="2026-04-07T11:02:00Z"/>
        </w:rPr>
      </w:pPr>
      <w:ins w:id="3468" w:author="Сатлер Марина Викторовна" w:date="2026-04-07T11:02:00Z">
        <w:r w:rsidRPr="007C6EA6">
          <w:tab/>
        </w:r>
        <w:r w:rsidRPr="007C6EA6">
          <w:tab/>
        </w:r>
        <w:r w:rsidRPr="007C6EA6">
          <w:tab/>
        </w:r>
        <w:r w:rsidRPr="007C6EA6">
          <w:tab/>
        </w:r>
        <w:r w:rsidRPr="007C6EA6">
          <w:tab/>
        </w:r>
        <w:r w:rsidRPr="007C6EA6">
          <w:tab/>
          <w:t>{</w:t>
        </w:r>
      </w:ins>
    </w:p>
    <w:p w14:paraId="63C400CE" w14:textId="77777777" w:rsidR="007C6EA6" w:rsidRPr="007C6EA6" w:rsidRDefault="007C6EA6" w:rsidP="007C6EA6">
      <w:pPr>
        <w:pStyle w:val="GOSTScript"/>
        <w:rPr>
          <w:ins w:id="3469" w:author="Сатлер Марина Викторовна" w:date="2026-04-07T11:02:00Z"/>
        </w:rPr>
      </w:pPr>
      <w:ins w:id="347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"reserve13",</w:t>
        </w:r>
      </w:ins>
    </w:p>
    <w:p w14:paraId="715FD3CC" w14:textId="77777777" w:rsidR="007C6EA6" w:rsidRPr="007C6EA6" w:rsidRDefault="007C6EA6" w:rsidP="007C6EA6">
      <w:pPr>
        <w:pStyle w:val="GOSTScript"/>
        <w:rPr>
          <w:ins w:id="3471" w:author="Сатлер Марина Викторовна" w:date="2026-04-07T11:02:00Z"/>
        </w:rPr>
      </w:pPr>
      <w:ins w:id="347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44D27B5" w14:textId="77777777" w:rsidR="007C6EA6" w:rsidRPr="007C6EA6" w:rsidRDefault="007C6EA6" w:rsidP="007C6EA6">
      <w:pPr>
        <w:pStyle w:val="GOSTScript"/>
        <w:rPr>
          <w:ins w:id="3473" w:author="Сатлер Марина Викторовна" w:date="2026-04-07T11:02:00Z"/>
        </w:rPr>
      </w:pPr>
      <w:ins w:id="3474" w:author="Сатлер Марина Викторовна" w:date="2026-04-07T11:02:00Z">
        <w:r w:rsidRPr="007C6EA6">
          <w:tab/>
        </w:r>
        <w:r w:rsidRPr="007C6EA6">
          <w:tab/>
        </w:r>
        <w:r w:rsidRPr="007C6EA6">
          <w:tab/>
        </w:r>
        <w:r w:rsidRPr="007C6EA6">
          <w:tab/>
        </w:r>
        <w:r w:rsidRPr="007C6EA6">
          <w:tab/>
        </w:r>
        <w:r w:rsidRPr="007C6EA6">
          <w:tab/>
          <w:t>},</w:t>
        </w:r>
      </w:ins>
    </w:p>
    <w:p w14:paraId="1EF90221" w14:textId="77777777" w:rsidR="007C6EA6" w:rsidRPr="007C6EA6" w:rsidRDefault="007C6EA6" w:rsidP="007C6EA6">
      <w:pPr>
        <w:pStyle w:val="GOSTScript"/>
        <w:rPr>
          <w:ins w:id="3475" w:author="Сатлер Марина Викторовна" w:date="2026-04-07T11:02:00Z"/>
        </w:rPr>
      </w:pPr>
      <w:ins w:id="3476" w:author="Сатлер Марина Викторовна" w:date="2026-04-07T11:02:00Z">
        <w:r w:rsidRPr="007C6EA6">
          <w:tab/>
        </w:r>
        <w:r w:rsidRPr="007C6EA6">
          <w:tab/>
        </w:r>
        <w:r w:rsidRPr="007C6EA6">
          <w:tab/>
        </w:r>
        <w:r w:rsidRPr="007C6EA6">
          <w:tab/>
        </w:r>
        <w:r w:rsidRPr="007C6EA6">
          <w:tab/>
        </w:r>
        <w:r w:rsidRPr="007C6EA6">
          <w:tab/>
          <w:t>{</w:t>
        </w:r>
      </w:ins>
    </w:p>
    <w:p w14:paraId="51D36861" w14:textId="77777777" w:rsidR="007C6EA6" w:rsidRPr="007C6EA6" w:rsidRDefault="007C6EA6" w:rsidP="007C6EA6">
      <w:pPr>
        <w:pStyle w:val="GOSTScript"/>
        <w:rPr>
          <w:ins w:id="3477" w:author="Сатлер Марина Викторовна" w:date="2026-04-07T11:02:00Z"/>
        </w:rPr>
      </w:pPr>
      <w:ins w:id="3478"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"reserve14",</w:t>
        </w:r>
      </w:ins>
    </w:p>
    <w:p w14:paraId="36583A83" w14:textId="77777777" w:rsidR="007C6EA6" w:rsidRPr="007C6EA6" w:rsidRDefault="007C6EA6" w:rsidP="007C6EA6">
      <w:pPr>
        <w:pStyle w:val="GOSTScript"/>
        <w:rPr>
          <w:ins w:id="3479" w:author="Сатлер Марина Викторовна" w:date="2026-04-07T11:02:00Z"/>
        </w:rPr>
      </w:pPr>
      <w:ins w:id="348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71C9954B" w14:textId="77777777" w:rsidR="007C6EA6" w:rsidRPr="007C6EA6" w:rsidRDefault="007C6EA6" w:rsidP="007C6EA6">
      <w:pPr>
        <w:pStyle w:val="GOSTScript"/>
        <w:rPr>
          <w:ins w:id="3481" w:author="Сатлер Марина Викторовна" w:date="2026-04-07T11:02:00Z"/>
        </w:rPr>
      </w:pPr>
      <w:ins w:id="3482" w:author="Сатлер Марина Викторовна" w:date="2026-04-07T11:02:00Z">
        <w:r w:rsidRPr="007C6EA6">
          <w:tab/>
        </w:r>
        <w:r w:rsidRPr="007C6EA6">
          <w:tab/>
        </w:r>
        <w:r w:rsidRPr="007C6EA6">
          <w:tab/>
        </w:r>
        <w:r w:rsidRPr="007C6EA6">
          <w:tab/>
        </w:r>
        <w:r w:rsidRPr="007C6EA6">
          <w:tab/>
        </w:r>
        <w:r w:rsidRPr="007C6EA6">
          <w:tab/>
          <w:t>},</w:t>
        </w:r>
      </w:ins>
    </w:p>
    <w:p w14:paraId="5D71590D" w14:textId="77777777" w:rsidR="007C6EA6" w:rsidRPr="007C6EA6" w:rsidRDefault="007C6EA6" w:rsidP="007C6EA6">
      <w:pPr>
        <w:pStyle w:val="GOSTScript"/>
        <w:rPr>
          <w:ins w:id="3483" w:author="Сатлер Марина Викторовна" w:date="2026-04-07T11:02:00Z"/>
        </w:rPr>
      </w:pPr>
      <w:ins w:id="3484" w:author="Сатлер Марина Викторовна" w:date="2026-04-07T11:02:00Z">
        <w:r w:rsidRPr="007C6EA6">
          <w:tab/>
        </w:r>
        <w:r w:rsidRPr="007C6EA6">
          <w:tab/>
        </w:r>
        <w:r w:rsidRPr="007C6EA6">
          <w:tab/>
        </w:r>
        <w:r w:rsidRPr="007C6EA6">
          <w:tab/>
        </w:r>
        <w:r w:rsidRPr="007C6EA6">
          <w:tab/>
        </w:r>
        <w:r w:rsidRPr="007C6EA6">
          <w:tab/>
          <w:t>{</w:t>
        </w:r>
      </w:ins>
    </w:p>
    <w:p w14:paraId="60723CD5" w14:textId="77777777" w:rsidR="007C6EA6" w:rsidRPr="007C6EA6" w:rsidRDefault="007C6EA6" w:rsidP="007C6EA6">
      <w:pPr>
        <w:pStyle w:val="GOSTScript"/>
        <w:rPr>
          <w:ins w:id="3485" w:author="Сатлер Марина Викторовна" w:date="2026-04-07T11:02:00Z"/>
        </w:rPr>
      </w:pPr>
      <w:ins w:id="3486" w:author="Сатлер Марина Викторовна" w:date="2026-04-07T11:02:00Z">
        <w:r w:rsidRPr="007C6EA6">
          <w:tab/>
        </w:r>
        <w:r w:rsidRPr="007C6EA6">
          <w:tab/>
        </w:r>
        <w:r w:rsidRPr="007C6EA6">
          <w:tab/>
        </w:r>
        <w:r w:rsidRPr="007C6EA6">
          <w:tab/>
        </w:r>
        <w:r w:rsidRPr="007C6EA6">
          <w:tab/>
        </w:r>
        <w:r w:rsidRPr="007C6EA6">
          <w:tab/>
        </w:r>
        <w:r w:rsidRPr="007C6EA6">
          <w:tab/>
          <w:t>"param": "bic",</w:t>
        </w:r>
      </w:ins>
    </w:p>
    <w:p w14:paraId="1994B3EA" w14:textId="77777777" w:rsidR="007C6EA6" w:rsidRPr="007C6EA6" w:rsidRDefault="007C6EA6" w:rsidP="007C6EA6">
      <w:pPr>
        <w:pStyle w:val="GOSTScript"/>
        <w:rPr>
          <w:ins w:id="3487" w:author="Сатлер Марина Викторовна" w:date="2026-04-07T11:02:00Z"/>
        </w:rPr>
      </w:pPr>
      <w:ins w:id="3488" w:author="Сатлер Марина Викторовна" w:date="2026-04-07T11:02:00Z">
        <w:r w:rsidRPr="007C6EA6">
          <w:tab/>
        </w:r>
        <w:r w:rsidRPr="007C6EA6">
          <w:tab/>
        </w:r>
        <w:r w:rsidRPr="007C6EA6">
          <w:tab/>
        </w:r>
        <w:r w:rsidRPr="007C6EA6">
          <w:tab/>
        </w:r>
        <w:r w:rsidRPr="007C6EA6">
          <w:tab/>
        </w:r>
        <w:r w:rsidRPr="007C6EA6">
          <w:tab/>
        </w:r>
        <w:r w:rsidRPr="007C6EA6">
          <w:tab/>
          <w:t>"value": "044525505"</w:t>
        </w:r>
      </w:ins>
    </w:p>
    <w:p w14:paraId="78C6C722" w14:textId="77777777" w:rsidR="007C6EA6" w:rsidRPr="007C6EA6" w:rsidRDefault="007C6EA6" w:rsidP="007C6EA6">
      <w:pPr>
        <w:pStyle w:val="GOSTScript"/>
        <w:rPr>
          <w:ins w:id="3489" w:author="Сатлер Марина Викторовна" w:date="2026-04-07T11:02:00Z"/>
        </w:rPr>
      </w:pPr>
      <w:ins w:id="3490" w:author="Сатлер Марина Викторовна" w:date="2026-04-07T11:02:00Z">
        <w:r w:rsidRPr="007C6EA6">
          <w:lastRenderedPageBreak/>
          <w:tab/>
        </w:r>
        <w:r w:rsidRPr="007C6EA6">
          <w:tab/>
        </w:r>
        <w:r w:rsidRPr="007C6EA6">
          <w:tab/>
        </w:r>
        <w:r w:rsidRPr="007C6EA6">
          <w:tab/>
        </w:r>
        <w:r w:rsidRPr="007C6EA6">
          <w:tab/>
        </w:r>
        <w:r w:rsidRPr="007C6EA6">
          <w:tab/>
          <w:t>},</w:t>
        </w:r>
      </w:ins>
    </w:p>
    <w:p w14:paraId="7CD26D37" w14:textId="77777777" w:rsidR="007C6EA6" w:rsidRPr="007C6EA6" w:rsidRDefault="007C6EA6" w:rsidP="007C6EA6">
      <w:pPr>
        <w:pStyle w:val="GOSTScript"/>
        <w:rPr>
          <w:ins w:id="3491" w:author="Сатлер Марина Викторовна" w:date="2026-04-07T11:02:00Z"/>
        </w:rPr>
      </w:pPr>
      <w:ins w:id="3492" w:author="Сатлер Марина Викторовна" w:date="2026-04-07T11:02:00Z">
        <w:r w:rsidRPr="007C6EA6">
          <w:tab/>
        </w:r>
        <w:r w:rsidRPr="007C6EA6">
          <w:tab/>
        </w:r>
        <w:r w:rsidRPr="007C6EA6">
          <w:tab/>
        </w:r>
        <w:r w:rsidRPr="007C6EA6">
          <w:tab/>
        </w:r>
        <w:r w:rsidRPr="007C6EA6">
          <w:tab/>
        </w:r>
        <w:r w:rsidRPr="007C6EA6">
          <w:tab/>
          <w:t>{</w:t>
        </w:r>
      </w:ins>
    </w:p>
    <w:p w14:paraId="2FB4DF93" w14:textId="77777777" w:rsidR="007C6EA6" w:rsidRPr="007C6EA6" w:rsidRDefault="007C6EA6" w:rsidP="007C6EA6">
      <w:pPr>
        <w:pStyle w:val="GOSTScript"/>
        <w:rPr>
          <w:ins w:id="3493" w:author="Сатлер Марина Викторовна" w:date="2026-04-07T11:02:00Z"/>
        </w:rPr>
      </w:pPr>
      <w:ins w:id="3494" w:author="Сатлер Марина Викторовна" w:date="2026-04-07T11:02:00Z">
        <w:r w:rsidRPr="007C6EA6">
          <w:tab/>
        </w:r>
        <w:r w:rsidRPr="007C6EA6">
          <w:tab/>
        </w:r>
        <w:r w:rsidRPr="007C6EA6">
          <w:tab/>
        </w:r>
        <w:r w:rsidRPr="007C6EA6">
          <w:tab/>
        </w:r>
        <w:r w:rsidRPr="007C6EA6">
          <w:tab/>
        </w:r>
        <w:r w:rsidRPr="007C6EA6">
          <w:tab/>
        </w:r>
        <w:r w:rsidRPr="007C6EA6">
          <w:tab/>
          <w:t>"param": "legalBasis",</w:t>
        </w:r>
      </w:ins>
    </w:p>
    <w:p w14:paraId="48F1E956" w14:textId="77777777" w:rsidR="007C6EA6" w:rsidRPr="007C6EA6" w:rsidRDefault="007C6EA6" w:rsidP="007C6EA6">
      <w:pPr>
        <w:pStyle w:val="GOSTScript"/>
        <w:rPr>
          <w:ins w:id="3495" w:author="Сатлер Марина Викторовна" w:date="2026-04-07T11:02:00Z"/>
        </w:rPr>
      </w:pPr>
      <w:ins w:id="3496" w:author="Сатлер Марина Викторовна" w:date="2026-04-07T11:02:00Z">
        <w:r w:rsidRPr="007C6EA6">
          <w:tab/>
        </w:r>
        <w:r w:rsidRPr="007C6EA6">
          <w:tab/>
        </w:r>
        <w:r w:rsidRPr="007C6EA6">
          <w:tab/>
        </w:r>
        <w:r w:rsidRPr="007C6EA6">
          <w:tab/>
        </w:r>
        <w:r w:rsidRPr="007C6EA6">
          <w:tab/>
        </w:r>
        <w:r w:rsidRPr="007C6EA6">
          <w:tab/>
        </w:r>
        <w:r w:rsidRPr="007C6EA6">
          <w:tab/>
          <w:t>"value": "№220250157"</w:t>
        </w:r>
      </w:ins>
    </w:p>
    <w:p w14:paraId="03916768" w14:textId="77777777" w:rsidR="007C6EA6" w:rsidRPr="007C6EA6" w:rsidRDefault="007C6EA6" w:rsidP="007C6EA6">
      <w:pPr>
        <w:pStyle w:val="GOSTScript"/>
        <w:rPr>
          <w:ins w:id="3497" w:author="Сатлер Марина Викторовна" w:date="2026-04-07T11:02:00Z"/>
        </w:rPr>
      </w:pPr>
      <w:ins w:id="3498" w:author="Сатлер Марина Викторовна" w:date="2026-04-07T11:02:00Z">
        <w:r w:rsidRPr="007C6EA6">
          <w:tab/>
        </w:r>
        <w:r w:rsidRPr="007C6EA6">
          <w:tab/>
        </w:r>
        <w:r w:rsidRPr="007C6EA6">
          <w:tab/>
        </w:r>
        <w:r w:rsidRPr="007C6EA6">
          <w:tab/>
        </w:r>
        <w:r w:rsidRPr="007C6EA6">
          <w:tab/>
        </w:r>
        <w:r w:rsidRPr="007C6EA6">
          <w:tab/>
          <w:t>},</w:t>
        </w:r>
      </w:ins>
    </w:p>
    <w:p w14:paraId="7C38A81E" w14:textId="77777777" w:rsidR="007C6EA6" w:rsidRPr="007C6EA6" w:rsidRDefault="007C6EA6" w:rsidP="007C6EA6">
      <w:pPr>
        <w:pStyle w:val="GOSTScript"/>
        <w:rPr>
          <w:ins w:id="3499" w:author="Сатлер Марина Викторовна" w:date="2026-04-07T11:02:00Z"/>
        </w:rPr>
      </w:pPr>
      <w:ins w:id="3500" w:author="Сатлер Марина Викторовна" w:date="2026-04-07T11:02:00Z">
        <w:r w:rsidRPr="007C6EA6">
          <w:tab/>
        </w:r>
        <w:r w:rsidRPr="007C6EA6">
          <w:tab/>
        </w:r>
        <w:r w:rsidRPr="007C6EA6">
          <w:tab/>
        </w:r>
        <w:r w:rsidRPr="007C6EA6">
          <w:tab/>
        </w:r>
        <w:r w:rsidRPr="007C6EA6">
          <w:tab/>
        </w:r>
        <w:r w:rsidRPr="007C6EA6">
          <w:tab/>
          <w:t>{</w:t>
        </w:r>
      </w:ins>
    </w:p>
    <w:p w14:paraId="24966E9A" w14:textId="77777777" w:rsidR="007C6EA6" w:rsidRPr="007C6EA6" w:rsidRDefault="007C6EA6" w:rsidP="007C6EA6">
      <w:pPr>
        <w:pStyle w:val="GOSTScript"/>
        <w:rPr>
          <w:ins w:id="3501" w:author="Сатлер Марина Викторовна" w:date="2026-04-07T11:02:00Z"/>
        </w:rPr>
      </w:pPr>
      <w:ins w:id="350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"reserve15",</w:t>
        </w:r>
      </w:ins>
    </w:p>
    <w:p w14:paraId="3A1DCC68" w14:textId="77777777" w:rsidR="007C6EA6" w:rsidRPr="007C6EA6" w:rsidRDefault="007C6EA6" w:rsidP="007C6EA6">
      <w:pPr>
        <w:pStyle w:val="GOSTScript"/>
        <w:rPr>
          <w:ins w:id="3503" w:author="Сатлер Марина Викторовна" w:date="2026-04-07T11:02:00Z"/>
        </w:rPr>
      </w:pPr>
      <w:ins w:id="350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2437900B" w14:textId="77777777" w:rsidR="007C6EA6" w:rsidRPr="007C6EA6" w:rsidRDefault="007C6EA6" w:rsidP="007C6EA6">
      <w:pPr>
        <w:pStyle w:val="GOSTScript"/>
        <w:rPr>
          <w:ins w:id="3505" w:author="Сатлер Марина Викторовна" w:date="2026-04-07T11:02:00Z"/>
        </w:rPr>
      </w:pPr>
      <w:ins w:id="3506" w:author="Сатлер Марина Викторовна" w:date="2026-04-07T11:02:00Z">
        <w:r w:rsidRPr="007C6EA6">
          <w:tab/>
        </w:r>
        <w:r w:rsidRPr="007C6EA6">
          <w:tab/>
        </w:r>
        <w:r w:rsidRPr="007C6EA6">
          <w:tab/>
        </w:r>
        <w:r w:rsidRPr="007C6EA6">
          <w:tab/>
        </w:r>
        <w:r w:rsidRPr="007C6EA6">
          <w:tab/>
        </w:r>
        <w:r w:rsidRPr="007C6EA6">
          <w:tab/>
          <w:t>},</w:t>
        </w:r>
      </w:ins>
    </w:p>
    <w:p w14:paraId="029DBCCF" w14:textId="77777777" w:rsidR="007C6EA6" w:rsidRPr="007C6EA6" w:rsidRDefault="007C6EA6" w:rsidP="007C6EA6">
      <w:pPr>
        <w:pStyle w:val="GOSTScript"/>
        <w:rPr>
          <w:ins w:id="3507" w:author="Сатлер Марина Викторовна" w:date="2026-04-07T11:02:00Z"/>
        </w:rPr>
      </w:pPr>
      <w:ins w:id="3508" w:author="Сатлер Марина Викторовна" w:date="2026-04-07T11:02:00Z">
        <w:r w:rsidRPr="007C6EA6">
          <w:tab/>
        </w:r>
        <w:r w:rsidRPr="007C6EA6">
          <w:tab/>
        </w:r>
        <w:r w:rsidRPr="007C6EA6">
          <w:tab/>
        </w:r>
        <w:r w:rsidRPr="007C6EA6">
          <w:tab/>
        </w:r>
        <w:r w:rsidRPr="007C6EA6">
          <w:tab/>
        </w:r>
        <w:r w:rsidRPr="007C6EA6">
          <w:tab/>
          <w:t>{</w:t>
        </w:r>
      </w:ins>
    </w:p>
    <w:p w14:paraId="7860F742" w14:textId="77777777" w:rsidR="007C6EA6" w:rsidRPr="007C6EA6" w:rsidRDefault="007C6EA6" w:rsidP="007C6EA6">
      <w:pPr>
        <w:pStyle w:val="GOSTScript"/>
        <w:rPr>
          <w:ins w:id="3509" w:author="Сатлер Марина Викторовна" w:date="2026-04-07T11:02:00Z"/>
        </w:rPr>
      </w:pPr>
      <w:ins w:id="351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"reserve16",</w:t>
        </w:r>
      </w:ins>
    </w:p>
    <w:p w14:paraId="3AFAA9AC" w14:textId="77777777" w:rsidR="007C6EA6" w:rsidRPr="007C6EA6" w:rsidRDefault="007C6EA6" w:rsidP="007C6EA6">
      <w:pPr>
        <w:pStyle w:val="GOSTScript"/>
        <w:rPr>
          <w:ins w:id="3511" w:author="Сатлер Марина Викторовна" w:date="2026-04-07T11:02:00Z"/>
        </w:rPr>
      </w:pPr>
      <w:ins w:id="351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D4BFE48" w14:textId="77777777" w:rsidR="007C6EA6" w:rsidRPr="007C6EA6" w:rsidRDefault="007C6EA6" w:rsidP="007C6EA6">
      <w:pPr>
        <w:pStyle w:val="GOSTScript"/>
        <w:rPr>
          <w:ins w:id="3513" w:author="Сатлер Марина Викторовна" w:date="2026-04-07T11:02:00Z"/>
        </w:rPr>
      </w:pPr>
      <w:ins w:id="3514" w:author="Сатлер Марина Викторовна" w:date="2026-04-07T11:02:00Z">
        <w:r w:rsidRPr="007C6EA6">
          <w:tab/>
        </w:r>
        <w:r w:rsidRPr="007C6EA6">
          <w:tab/>
        </w:r>
        <w:r w:rsidRPr="007C6EA6">
          <w:tab/>
        </w:r>
        <w:r w:rsidRPr="007C6EA6">
          <w:tab/>
        </w:r>
        <w:r w:rsidRPr="007C6EA6">
          <w:tab/>
        </w:r>
        <w:r w:rsidRPr="007C6EA6">
          <w:tab/>
          <w:t>},</w:t>
        </w:r>
      </w:ins>
    </w:p>
    <w:p w14:paraId="2766DEFC" w14:textId="77777777" w:rsidR="007C6EA6" w:rsidRPr="007C6EA6" w:rsidRDefault="007C6EA6" w:rsidP="007C6EA6">
      <w:pPr>
        <w:pStyle w:val="GOSTScript"/>
        <w:rPr>
          <w:ins w:id="3515" w:author="Сатлер Марина Викторовна" w:date="2026-04-07T11:02:00Z"/>
        </w:rPr>
      </w:pPr>
      <w:ins w:id="3516" w:author="Сатлер Марина Викторовна" w:date="2026-04-07T11:02:00Z">
        <w:r w:rsidRPr="007C6EA6">
          <w:tab/>
        </w:r>
        <w:r w:rsidRPr="007C6EA6">
          <w:tab/>
        </w:r>
        <w:r w:rsidRPr="007C6EA6">
          <w:tab/>
        </w:r>
        <w:r w:rsidRPr="007C6EA6">
          <w:tab/>
        </w:r>
        <w:r w:rsidRPr="007C6EA6">
          <w:tab/>
        </w:r>
        <w:r w:rsidRPr="007C6EA6">
          <w:tab/>
          <w:t>{</w:t>
        </w:r>
      </w:ins>
    </w:p>
    <w:p w14:paraId="30852052" w14:textId="77777777" w:rsidR="007C6EA6" w:rsidRPr="007C6EA6" w:rsidRDefault="007C6EA6" w:rsidP="007C6EA6">
      <w:pPr>
        <w:pStyle w:val="GOSTScript"/>
        <w:rPr>
          <w:ins w:id="3517" w:author="Сатлер Марина Викторовна" w:date="2026-04-07T11:02:00Z"/>
        </w:rPr>
      </w:pPr>
      <w:ins w:id="3518"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"reserve17",</w:t>
        </w:r>
      </w:ins>
    </w:p>
    <w:p w14:paraId="7E35BB28" w14:textId="77777777" w:rsidR="007C6EA6" w:rsidRPr="007C6EA6" w:rsidRDefault="007C6EA6" w:rsidP="007C6EA6">
      <w:pPr>
        <w:pStyle w:val="GOSTScript"/>
        <w:rPr>
          <w:ins w:id="3519" w:author="Сатлер Марина Викторовна" w:date="2026-04-07T11:02:00Z"/>
        </w:rPr>
      </w:pPr>
      <w:ins w:id="352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6E59F7C5" w14:textId="77777777" w:rsidR="007C6EA6" w:rsidRPr="007C6EA6" w:rsidRDefault="007C6EA6" w:rsidP="007C6EA6">
      <w:pPr>
        <w:pStyle w:val="GOSTScript"/>
        <w:rPr>
          <w:ins w:id="3521" w:author="Сатлер Марина Викторовна" w:date="2026-04-07T11:02:00Z"/>
        </w:rPr>
      </w:pPr>
      <w:ins w:id="3522" w:author="Сатлер Марина Викторовна" w:date="2026-04-07T11:02:00Z">
        <w:r w:rsidRPr="007C6EA6">
          <w:tab/>
        </w:r>
        <w:r w:rsidRPr="007C6EA6">
          <w:tab/>
        </w:r>
        <w:r w:rsidRPr="007C6EA6">
          <w:tab/>
        </w:r>
        <w:r w:rsidRPr="007C6EA6">
          <w:tab/>
        </w:r>
        <w:r w:rsidRPr="007C6EA6">
          <w:tab/>
        </w:r>
        <w:r w:rsidRPr="007C6EA6">
          <w:tab/>
          <w:t>},</w:t>
        </w:r>
      </w:ins>
    </w:p>
    <w:p w14:paraId="0C8345B8" w14:textId="77777777" w:rsidR="007C6EA6" w:rsidRPr="007C6EA6" w:rsidRDefault="007C6EA6" w:rsidP="007C6EA6">
      <w:pPr>
        <w:pStyle w:val="GOSTScript"/>
        <w:rPr>
          <w:ins w:id="3523" w:author="Сатлер Марина Викторовна" w:date="2026-04-07T11:02:00Z"/>
        </w:rPr>
      </w:pPr>
      <w:ins w:id="3524" w:author="Сатлер Марина Викторовна" w:date="2026-04-07T11:02:00Z">
        <w:r w:rsidRPr="007C6EA6">
          <w:tab/>
        </w:r>
        <w:r w:rsidRPr="007C6EA6">
          <w:tab/>
        </w:r>
        <w:r w:rsidRPr="007C6EA6">
          <w:tab/>
        </w:r>
        <w:r w:rsidRPr="007C6EA6">
          <w:tab/>
        </w:r>
        <w:r w:rsidRPr="007C6EA6">
          <w:tab/>
        </w:r>
        <w:r w:rsidRPr="007C6EA6">
          <w:tab/>
          <w:t>{</w:t>
        </w:r>
      </w:ins>
    </w:p>
    <w:p w14:paraId="23164EC8" w14:textId="77777777" w:rsidR="007C6EA6" w:rsidRPr="007C6EA6" w:rsidRDefault="007C6EA6" w:rsidP="007C6EA6">
      <w:pPr>
        <w:pStyle w:val="GOSTScript"/>
        <w:rPr>
          <w:ins w:id="3525" w:author="Сатлер Марина Викторовна" w:date="2026-04-07T11:02:00Z"/>
        </w:rPr>
      </w:pPr>
      <w:ins w:id="3526"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"reserve18",</w:t>
        </w:r>
      </w:ins>
    </w:p>
    <w:p w14:paraId="29D90535" w14:textId="77777777" w:rsidR="007C6EA6" w:rsidRPr="007C6EA6" w:rsidRDefault="007C6EA6" w:rsidP="007C6EA6">
      <w:pPr>
        <w:pStyle w:val="GOSTScript"/>
        <w:rPr>
          <w:ins w:id="3527" w:author="Сатлер Марина Викторовна" w:date="2026-04-07T11:02:00Z"/>
        </w:rPr>
      </w:pPr>
      <w:ins w:id="352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5A97EBA" w14:textId="77777777" w:rsidR="007C6EA6" w:rsidRPr="007C6EA6" w:rsidRDefault="007C6EA6" w:rsidP="007C6EA6">
      <w:pPr>
        <w:pStyle w:val="GOSTScript"/>
        <w:rPr>
          <w:ins w:id="3529" w:author="Сатлер Марина Викторовна" w:date="2026-04-07T11:02:00Z"/>
        </w:rPr>
      </w:pPr>
      <w:ins w:id="3530" w:author="Сатлер Марина Викторовна" w:date="2026-04-07T11:02:00Z">
        <w:r w:rsidRPr="007C6EA6">
          <w:tab/>
        </w:r>
        <w:r w:rsidRPr="007C6EA6">
          <w:tab/>
        </w:r>
        <w:r w:rsidRPr="007C6EA6">
          <w:tab/>
        </w:r>
        <w:r w:rsidRPr="007C6EA6">
          <w:tab/>
        </w:r>
        <w:r w:rsidRPr="007C6EA6">
          <w:tab/>
        </w:r>
        <w:r w:rsidRPr="007C6EA6">
          <w:tab/>
          <w:t>},</w:t>
        </w:r>
      </w:ins>
    </w:p>
    <w:p w14:paraId="526F4916" w14:textId="77777777" w:rsidR="007C6EA6" w:rsidRPr="007C6EA6" w:rsidRDefault="007C6EA6" w:rsidP="007C6EA6">
      <w:pPr>
        <w:pStyle w:val="GOSTScript"/>
        <w:rPr>
          <w:ins w:id="3531" w:author="Сатлер Марина Викторовна" w:date="2026-04-07T11:02:00Z"/>
        </w:rPr>
      </w:pPr>
      <w:ins w:id="3532" w:author="Сатлер Марина Викторовна" w:date="2026-04-07T11:02:00Z">
        <w:r w:rsidRPr="007C6EA6">
          <w:tab/>
        </w:r>
        <w:r w:rsidRPr="007C6EA6">
          <w:tab/>
        </w:r>
        <w:r w:rsidRPr="007C6EA6">
          <w:tab/>
        </w:r>
        <w:r w:rsidRPr="007C6EA6">
          <w:tab/>
        </w:r>
        <w:r w:rsidRPr="007C6EA6">
          <w:tab/>
        </w:r>
        <w:r w:rsidRPr="007C6EA6">
          <w:tab/>
          <w:t>{</w:t>
        </w:r>
      </w:ins>
    </w:p>
    <w:p w14:paraId="1253AE95" w14:textId="77777777" w:rsidR="007C6EA6" w:rsidRPr="007C6EA6" w:rsidRDefault="007C6EA6" w:rsidP="007C6EA6">
      <w:pPr>
        <w:pStyle w:val="GOSTScript"/>
        <w:rPr>
          <w:ins w:id="3533" w:author="Сатлер Марина Викторовна" w:date="2026-04-07T11:02:00Z"/>
        </w:rPr>
      </w:pPr>
      <w:ins w:id="3534"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"reserve19",</w:t>
        </w:r>
      </w:ins>
    </w:p>
    <w:p w14:paraId="2F5D3896" w14:textId="77777777" w:rsidR="007C6EA6" w:rsidRPr="007C6EA6" w:rsidRDefault="007C6EA6" w:rsidP="007C6EA6">
      <w:pPr>
        <w:pStyle w:val="GOSTScript"/>
        <w:rPr>
          <w:ins w:id="3535" w:author="Сатлер Марина Викторовна" w:date="2026-04-07T11:02:00Z"/>
        </w:rPr>
      </w:pPr>
      <w:ins w:id="353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26509DA6" w14:textId="77777777" w:rsidR="007C6EA6" w:rsidRPr="007C6EA6" w:rsidRDefault="007C6EA6" w:rsidP="007C6EA6">
      <w:pPr>
        <w:pStyle w:val="GOSTScript"/>
        <w:rPr>
          <w:ins w:id="3537" w:author="Сатлер Марина Викторовна" w:date="2026-04-07T11:02:00Z"/>
        </w:rPr>
      </w:pPr>
      <w:ins w:id="3538" w:author="Сатлер Марина Викторовна" w:date="2026-04-07T11:02:00Z">
        <w:r w:rsidRPr="007C6EA6">
          <w:tab/>
        </w:r>
        <w:r w:rsidRPr="007C6EA6">
          <w:tab/>
        </w:r>
        <w:r w:rsidRPr="007C6EA6">
          <w:tab/>
        </w:r>
        <w:r w:rsidRPr="007C6EA6">
          <w:tab/>
        </w:r>
        <w:r w:rsidRPr="007C6EA6">
          <w:tab/>
        </w:r>
        <w:r w:rsidRPr="007C6EA6">
          <w:tab/>
          <w:t>},</w:t>
        </w:r>
      </w:ins>
    </w:p>
    <w:p w14:paraId="7DBCA3E5" w14:textId="77777777" w:rsidR="007C6EA6" w:rsidRPr="007C6EA6" w:rsidRDefault="007C6EA6" w:rsidP="007C6EA6">
      <w:pPr>
        <w:pStyle w:val="GOSTScript"/>
        <w:rPr>
          <w:ins w:id="3539" w:author="Сатлер Марина Викторовна" w:date="2026-04-07T11:02:00Z"/>
        </w:rPr>
      </w:pPr>
      <w:ins w:id="3540" w:author="Сатлер Марина Викторовна" w:date="2026-04-07T11:02:00Z">
        <w:r w:rsidRPr="007C6EA6">
          <w:tab/>
        </w:r>
        <w:r w:rsidRPr="007C6EA6">
          <w:tab/>
        </w:r>
        <w:r w:rsidRPr="007C6EA6">
          <w:tab/>
        </w:r>
        <w:r w:rsidRPr="007C6EA6">
          <w:tab/>
        </w:r>
        <w:r w:rsidRPr="007C6EA6">
          <w:tab/>
        </w:r>
        <w:r w:rsidRPr="007C6EA6">
          <w:tab/>
          <w:t>{</w:t>
        </w:r>
      </w:ins>
    </w:p>
    <w:p w14:paraId="48E88A0B" w14:textId="77777777" w:rsidR="007C6EA6" w:rsidRPr="007C6EA6" w:rsidRDefault="007C6EA6" w:rsidP="007C6EA6">
      <w:pPr>
        <w:pStyle w:val="GOSTScript"/>
        <w:rPr>
          <w:ins w:id="3541" w:author="Сатлер Марина Викторовна" w:date="2026-04-07T11:02:00Z"/>
        </w:rPr>
      </w:pPr>
      <w:ins w:id="354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"reserve20",</w:t>
        </w:r>
      </w:ins>
    </w:p>
    <w:p w14:paraId="1C049998" w14:textId="77777777" w:rsidR="007C6EA6" w:rsidRPr="007C6EA6" w:rsidRDefault="007C6EA6" w:rsidP="007C6EA6">
      <w:pPr>
        <w:pStyle w:val="GOSTScript"/>
        <w:rPr>
          <w:ins w:id="3543" w:author="Сатлер Марина Викторовна" w:date="2026-04-07T11:02:00Z"/>
        </w:rPr>
      </w:pPr>
      <w:ins w:id="354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77852EA3" w14:textId="77777777" w:rsidR="007C6EA6" w:rsidRPr="007C6EA6" w:rsidRDefault="007C6EA6" w:rsidP="007C6EA6">
      <w:pPr>
        <w:pStyle w:val="GOSTScript"/>
        <w:rPr>
          <w:ins w:id="3545" w:author="Сатлер Марина Викторовна" w:date="2026-04-07T11:02:00Z"/>
        </w:rPr>
      </w:pPr>
      <w:ins w:id="3546" w:author="Сатлер Марина Викторовна" w:date="2026-04-07T11:02:00Z">
        <w:r w:rsidRPr="007C6EA6">
          <w:tab/>
        </w:r>
        <w:r w:rsidRPr="007C6EA6">
          <w:tab/>
        </w:r>
        <w:r w:rsidRPr="007C6EA6">
          <w:tab/>
        </w:r>
        <w:r w:rsidRPr="007C6EA6">
          <w:tab/>
        </w:r>
        <w:r w:rsidRPr="007C6EA6">
          <w:tab/>
        </w:r>
        <w:r w:rsidRPr="007C6EA6">
          <w:tab/>
          <w:t>},</w:t>
        </w:r>
      </w:ins>
    </w:p>
    <w:p w14:paraId="4B5B1BED" w14:textId="77777777" w:rsidR="007C6EA6" w:rsidRPr="007C6EA6" w:rsidRDefault="007C6EA6" w:rsidP="007C6EA6">
      <w:pPr>
        <w:pStyle w:val="GOSTScript"/>
        <w:rPr>
          <w:ins w:id="3547" w:author="Сатлер Марина Викторовна" w:date="2026-04-07T11:02:00Z"/>
        </w:rPr>
      </w:pPr>
      <w:ins w:id="3548" w:author="Сатлер Марина Викторовна" w:date="2026-04-07T11:02:00Z">
        <w:r w:rsidRPr="007C6EA6">
          <w:tab/>
        </w:r>
        <w:r w:rsidRPr="007C6EA6">
          <w:tab/>
        </w:r>
        <w:r w:rsidRPr="007C6EA6">
          <w:tab/>
        </w:r>
        <w:r w:rsidRPr="007C6EA6">
          <w:tab/>
        </w:r>
        <w:r w:rsidRPr="007C6EA6">
          <w:tab/>
        </w:r>
        <w:r w:rsidRPr="007C6EA6">
          <w:tab/>
          <w:t>{</w:t>
        </w:r>
      </w:ins>
    </w:p>
    <w:p w14:paraId="014B1E8E" w14:textId="77777777" w:rsidR="007C6EA6" w:rsidRPr="007C6EA6" w:rsidRDefault="007C6EA6" w:rsidP="007C6EA6">
      <w:pPr>
        <w:pStyle w:val="GOSTScript"/>
        <w:rPr>
          <w:ins w:id="3549" w:author="Сатлер Марина Викторовна" w:date="2026-04-07T11:02:00Z"/>
        </w:rPr>
      </w:pPr>
      <w:ins w:id="355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"reserve21",</w:t>
        </w:r>
      </w:ins>
    </w:p>
    <w:p w14:paraId="39DFDDB1" w14:textId="77777777" w:rsidR="007C6EA6" w:rsidRPr="007C6EA6" w:rsidRDefault="007C6EA6" w:rsidP="007C6EA6">
      <w:pPr>
        <w:pStyle w:val="GOSTScript"/>
        <w:rPr>
          <w:ins w:id="3551" w:author="Сатлер Марина Викторовна" w:date="2026-04-07T11:02:00Z"/>
        </w:rPr>
      </w:pPr>
      <w:ins w:id="355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C489A4E" w14:textId="77777777" w:rsidR="007C6EA6" w:rsidRPr="007C6EA6" w:rsidRDefault="007C6EA6" w:rsidP="007C6EA6">
      <w:pPr>
        <w:pStyle w:val="GOSTScript"/>
        <w:rPr>
          <w:ins w:id="3553" w:author="Сатлер Марина Викторовна" w:date="2026-04-07T11:02:00Z"/>
        </w:rPr>
      </w:pPr>
      <w:ins w:id="3554" w:author="Сатлер Марина Викторовна" w:date="2026-04-07T11:02:00Z">
        <w:r w:rsidRPr="007C6EA6">
          <w:tab/>
        </w:r>
        <w:r w:rsidRPr="007C6EA6">
          <w:tab/>
        </w:r>
        <w:r w:rsidRPr="007C6EA6">
          <w:tab/>
        </w:r>
        <w:r w:rsidRPr="007C6EA6">
          <w:tab/>
        </w:r>
        <w:r w:rsidRPr="007C6EA6">
          <w:tab/>
        </w:r>
        <w:r w:rsidRPr="007C6EA6">
          <w:tab/>
          <w:t>},</w:t>
        </w:r>
      </w:ins>
    </w:p>
    <w:p w14:paraId="685480D2" w14:textId="77777777" w:rsidR="007C6EA6" w:rsidRPr="007C6EA6" w:rsidRDefault="007C6EA6" w:rsidP="007C6EA6">
      <w:pPr>
        <w:pStyle w:val="GOSTScript"/>
        <w:rPr>
          <w:ins w:id="3555" w:author="Сатлер Марина Викторовна" w:date="2026-04-07T11:02:00Z"/>
        </w:rPr>
      </w:pPr>
      <w:ins w:id="3556" w:author="Сатлер Марина Викторовна" w:date="2026-04-07T11:02:00Z">
        <w:r w:rsidRPr="007C6EA6">
          <w:tab/>
        </w:r>
        <w:r w:rsidRPr="007C6EA6">
          <w:tab/>
        </w:r>
        <w:r w:rsidRPr="007C6EA6">
          <w:tab/>
        </w:r>
        <w:r w:rsidRPr="007C6EA6">
          <w:tab/>
        </w:r>
        <w:r w:rsidRPr="007C6EA6">
          <w:tab/>
        </w:r>
        <w:r w:rsidRPr="007C6EA6">
          <w:tab/>
          <w:t>{</w:t>
        </w:r>
      </w:ins>
    </w:p>
    <w:p w14:paraId="0CDED401" w14:textId="77777777" w:rsidR="007C6EA6" w:rsidRPr="007C6EA6" w:rsidRDefault="007C6EA6" w:rsidP="007C6EA6">
      <w:pPr>
        <w:pStyle w:val="GOSTScript"/>
        <w:rPr>
          <w:ins w:id="3557" w:author="Сатлер Марина Викторовна" w:date="2026-04-07T11:02:00Z"/>
        </w:rPr>
      </w:pPr>
      <w:ins w:id="3558"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"accesslevel",</w:t>
        </w:r>
      </w:ins>
    </w:p>
    <w:p w14:paraId="5B77EA6D" w14:textId="77777777" w:rsidR="007C6EA6" w:rsidRPr="007C6EA6" w:rsidRDefault="007C6EA6" w:rsidP="007C6EA6">
      <w:pPr>
        <w:pStyle w:val="GOSTScript"/>
        <w:rPr>
          <w:ins w:id="3559" w:author="Сатлер Марина Викторовна" w:date="2026-04-07T11:02:00Z"/>
        </w:rPr>
      </w:pPr>
      <w:ins w:id="3560" w:author="Сатлер Марина Викторовна" w:date="2026-04-07T11:02:00Z">
        <w:r w:rsidRPr="007C6EA6">
          <w:tab/>
        </w:r>
        <w:r w:rsidRPr="007C6EA6">
          <w:tab/>
        </w:r>
        <w:r w:rsidRPr="007C6EA6">
          <w:tab/>
        </w:r>
        <w:r w:rsidRPr="007C6EA6">
          <w:tab/>
        </w:r>
        <w:r w:rsidRPr="007C6EA6">
          <w:tab/>
        </w:r>
        <w:r w:rsidRPr="007C6EA6">
          <w:tab/>
        </w:r>
        <w:r w:rsidRPr="007C6EA6">
          <w:tab/>
          <w:t>"value": "0"</w:t>
        </w:r>
      </w:ins>
    </w:p>
    <w:p w14:paraId="22693D0D" w14:textId="77777777" w:rsidR="007C6EA6" w:rsidRPr="007C6EA6" w:rsidRDefault="007C6EA6" w:rsidP="007C6EA6">
      <w:pPr>
        <w:pStyle w:val="GOSTScript"/>
        <w:rPr>
          <w:ins w:id="3561" w:author="Сатлер Марина Викторовна" w:date="2026-04-07T11:02:00Z"/>
        </w:rPr>
      </w:pPr>
      <w:ins w:id="3562" w:author="Сатлер Марина Викторовна" w:date="2026-04-07T11:02:00Z">
        <w:r w:rsidRPr="007C6EA6">
          <w:tab/>
        </w:r>
        <w:r w:rsidRPr="007C6EA6">
          <w:tab/>
        </w:r>
        <w:r w:rsidRPr="007C6EA6">
          <w:tab/>
        </w:r>
        <w:r w:rsidRPr="007C6EA6">
          <w:tab/>
        </w:r>
        <w:r w:rsidRPr="007C6EA6">
          <w:tab/>
        </w:r>
        <w:r w:rsidRPr="007C6EA6">
          <w:tab/>
          <w:t>},</w:t>
        </w:r>
      </w:ins>
    </w:p>
    <w:p w14:paraId="3A57F351" w14:textId="77777777" w:rsidR="007C6EA6" w:rsidRPr="007C6EA6" w:rsidRDefault="007C6EA6" w:rsidP="007C6EA6">
      <w:pPr>
        <w:pStyle w:val="GOSTScript"/>
        <w:rPr>
          <w:ins w:id="3563" w:author="Сатлер Марина Викторовна" w:date="2026-04-07T11:02:00Z"/>
        </w:rPr>
      </w:pPr>
      <w:ins w:id="3564" w:author="Сатлер Марина Викторовна" w:date="2026-04-07T11:02:00Z">
        <w:r w:rsidRPr="007C6EA6">
          <w:tab/>
        </w:r>
        <w:r w:rsidRPr="007C6EA6">
          <w:tab/>
        </w:r>
        <w:r w:rsidRPr="007C6EA6">
          <w:tab/>
        </w:r>
        <w:r w:rsidRPr="007C6EA6">
          <w:tab/>
        </w:r>
        <w:r w:rsidRPr="007C6EA6">
          <w:tab/>
        </w:r>
        <w:r w:rsidRPr="007C6EA6">
          <w:tab/>
          <w:t>{</w:t>
        </w:r>
      </w:ins>
    </w:p>
    <w:p w14:paraId="5B1E2ADD" w14:textId="77777777" w:rsidR="007C6EA6" w:rsidRPr="007C6EA6" w:rsidRDefault="007C6EA6" w:rsidP="007C6EA6">
      <w:pPr>
        <w:pStyle w:val="GOSTScript"/>
        <w:rPr>
          <w:ins w:id="3565" w:author="Сатлер Марина Викторовна" w:date="2026-04-07T11:02:00Z"/>
        </w:rPr>
      </w:pPr>
      <w:ins w:id="3566" w:author="Сатлер Марина Викторовна" w:date="2026-04-07T11:02:00Z">
        <w:r w:rsidRPr="007C6EA6">
          <w:lastRenderedPageBreak/>
          <w:tab/>
        </w:r>
        <w:r w:rsidRPr="007C6EA6">
          <w:tab/>
        </w:r>
        <w:r w:rsidRPr="007C6EA6">
          <w:tab/>
        </w:r>
        <w:r w:rsidRPr="007C6EA6">
          <w:tab/>
        </w:r>
        <w:r w:rsidRPr="007C6EA6">
          <w:tab/>
        </w:r>
        <w:r w:rsidRPr="007C6EA6">
          <w:tab/>
        </w:r>
        <w:r w:rsidRPr="007C6EA6">
          <w:tab/>
          <w:t>"param": "kbk",</w:t>
        </w:r>
      </w:ins>
    </w:p>
    <w:p w14:paraId="2F5F4238" w14:textId="77777777" w:rsidR="007C6EA6" w:rsidRPr="007C6EA6" w:rsidRDefault="007C6EA6" w:rsidP="007C6EA6">
      <w:pPr>
        <w:pStyle w:val="GOSTScript"/>
        <w:rPr>
          <w:ins w:id="3567" w:author="Сатлер Марина Викторовна" w:date="2026-04-07T11:02:00Z"/>
        </w:rPr>
      </w:pPr>
      <w:ins w:id="3568"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"00000000000000000000"</w:t>
        </w:r>
      </w:ins>
    </w:p>
    <w:p w14:paraId="747C2154" w14:textId="77777777" w:rsidR="007C6EA6" w:rsidRPr="007C6EA6" w:rsidRDefault="007C6EA6" w:rsidP="007C6EA6">
      <w:pPr>
        <w:pStyle w:val="GOSTScript"/>
        <w:rPr>
          <w:ins w:id="3569" w:author="Сатлер Марина Викторовна" w:date="2026-04-07T11:02:00Z"/>
        </w:rPr>
      </w:pPr>
      <w:ins w:id="3570" w:author="Сатлер Марина Викторовна" w:date="2026-04-07T11:02:00Z">
        <w:r w:rsidRPr="007C6EA6">
          <w:tab/>
        </w:r>
        <w:r w:rsidRPr="007C6EA6">
          <w:tab/>
        </w:r>
        <w:r w:rsidRPr="007C6EA6">
          <w:tab/>
        </w:r>
        <w:r w:rsidRPr="007C6EA6">
          <w:tab/>
        </w:r>
        <w:r w:rsidRPr="007C6EA6">
          <w:tab/>
        </w:r>
        <w:r w:rsidRPr="007C6EA6">
          <w:tab/>
          <w:t>},</w:t>
        </w:r>
      </w:ins>
    </w:p>
    <w:p w14:paraId="59177C30" w14:textId="77777777" w:rsidR="007C6EA6" w:rsidRPr="007C6EA6" w:rsidRDefault="007C6EA6" w:rsidP="007C6EA6">
      <w:pPr>
        <w:pStyle w:val="GOSTScript"/>
        <w:rPr>
          <w:ins w:id="3571" w:author="Сатлер Марина Викторовна" w:date="2026-04-07T11:02:00Z"/>
        </w:rPr>
      </w:pPr>
      <w:ins w:id="3572" w:author="Сатлер Марина Викторовна" w:date="2026-04-07T11:02:00Z">
        <w:r w:rsidRPr="007C6EA6">
          <w:tab/>
        </w:r>
        <w:r w:rsidRPr="007C6EA6">
          <w:tab/>
        </w:r>
        <w:r w:rsidRPr="007C6EA6">
          <w:tab/>
        </w:r>
        <w:r w:rsidRPr="007C6EA6">
          <w:tab/>
        </w:r>
        <w:r w:rsidRPr="007C6EA6">
          <w:tab/>
        </w:r>
        <w:r w:rsidRPr="007C6EA6">
          <w:tab/>
          <w:t>{</w:t>
        </w:r>
      </w:ins>
    </w:p>
    <w:p w14:paraId="75043432" w14:textId="77777777" w:rsidR="007C6EA6" w:rsidRPr="007C6EA6" w:rsidRDefault="007C6EA6" w:rsidP="007C6EA6">
      <w:pPr>
        <w:pStyle w:val="GOSTScript"/>
        <w:rPr>
          <w:ins w:id="3573" w:author="Сатлер Марина Викторовна" w:date="2026-04-07T11:02:00Z"/>
        </w:rPr>
      </w:pPr>
      <w:ins w:id="3574" w:author="Сатлер Марина Викторовна" w:date="2026-04-07T11:02:00Z">
        <w:r w:rsidRPr="007C6EA6">
          <w:tab/>
        </w:r>
        <w:r w:rsidRPr="007C6EA6">
          <w:tab/>
        </w:r>
        <w:r w:rsidRPr="007C6EA6">
          <w:tab/>
        </w:r>
        <w:r w:rsidRPr="007C6EA6">
          <w:tab/>
        </w:r>
        <w:r w:rsidRPr="007C6EA6">
          <w:tab/>
        </w:r>
        <w:r w:rsidRPr="007C6EA6">
          <w:tab/>
        </w:r>
        <w:r w:rsidRPr="007C6EA6">
          <w:tab/>
          <w:t>"param": "fpeb",</w:t>
        </w:r>
      </w:ins>
    </w:p>
    <w:p w14:paraId="3D535E8C" w14:textId="77777777" w:rsidR="007C6EA6" w:rsidRPr="007C6EA6" w:rsidRDefault="007C6EA6" w:rsidP="007C6EA6">
      <w:pPr>
        <w:pStyle w:val="GOSTScript"/>
        <w:rPr>
          <w:ins w:id="3575" w:author="Сатлер Марина Викторовна" w:date="2026-04-07T11:02:00Z"/>
        </w:rPr>
      </w:pPr>
      <w:ins w:id="3576" w:author="Сатлер Марина Викторовна" w:date="2026-04-07T11:02:00Z">
        <w:r w:rsidRPr="007C6EA6">
          <w:tab/>
        </w:r>
        <w:r w:rsidRPr="007C6EA6">
          <w:tab/>
        </w:r>
        <w:r w:rsidRPr="007C6EA6">
          <w:tab/>
        </w:r>
        <w:r w:rsidRPr="007C6EA6">
          <w:tab/>
        </w:r>
        <w:r w:rsidRPr="007C6EA6">
          <w:tab/>
        </w:r>
        <w:r w:rsidRPr="007C6EA6">
          <w:tab/>
        </w:r>
        <w:r w:rsidRPr="007C6EA6">
          <w:tab/>
          <w:t>"value": "MUL"</w:t>
        </w:r>
      </w:ins>
    </w:p>
    <w:p w14:paraId="425EE86B" w14:textId="77777777" w:rsidR="007C6EA6" w:rsidRPr="007C6EA6" w:rsidRDefault="007C6EA6" w:rsidP="007C6EA6">
      <w:pPr>
        <w:pStyle w:val="GOSTScript"/>
        <w:rPr>
          <w:ins w:id="3577" w:author="Сатлер Марина Викторовна" w:date="2026-04-07T11:02:00Z"/>
        </w:rPr>
      </w:pPr>
      <w:ins w:id="3578" w:author="Сатлер Марина Викторовна" w:date="2026-04-07T11:02:00Z">
        <w:r w:rsidRPr="007C6EA6">
          <w:tab/>
        </w:r>
        <w:r w:rsidRPr="007C6EA6">
          <w:tab/>
        </w:r>
        <w:r w:rsidRPr="007C6EA6">
          <w:tab/>
        </w:r>
        <w:r w:rsidRPr="007C6EA6">
          <w:tab/>
        </w:r>
        <w:r w:rsidRPr="007C6EA6">
          <w:tab/>
        </w:r>
        <w:r w:rsidRPr="007C6EA6">
          <w:tab/>
          <w:t>},</w:t>
        </w:r>
      </w:ins>
    </w:p>
    <w:p w14:paraId="4E071641" w14:textId="77777777" w:rsidR="007C6EA6" w:rsidRPr="007C6EA6" w:rsidRDefault="007C6EA6" w:rsidP="007C6EA6">
      <w:pPr>
        <w:pStyle w:val="GOSTScript"/>
        <w:rPr>
          <w:ins w:id="3579" w:author="Сатлер Марина Викторовна" w:date="2026-04-07T11:02:00Z"/>
        </w:rPr>
      </w:pPr>
      <w:ins w:id="3580" w:author="Сатлер Марина Викторовна" w:date="2026-04-07T11:02:00Z">
        <w:r w:rsidRPr="007C6EA6">
          <w:tab/>
        </w:r>
        <w:r w:rsidRPr="007C6EA6">
          <w:tab/>
        </w:r>
        <w:r w:rsidRPr="007C6EA6">
          <w:tab/>
        </w:r>
        <w:r w:rsidRPr="007C6EA6">
          <w:tab/>
        </w:r>
        <w:r w:rsidRPr="007C6EA6">
          <w:tab/>
        </w:r>
        <w:r w:rsidRPr="007C6EA6">
          <w:tab/>
          <w:t>{</w:t>
        </w:r>
      </w:ins>
    </w:p>
    <w:p w14:paraId="00ED9D19" w14:textId="77777777" w:rsidR="007C6EA6" w:rsidRPr="007C6EA6" w:rsidRDefault="007C6EA6" w:rsidP="007C6EA6">
      <w:pPr>
        <w:pStyle w:val="GOSTScript"/>
        <w:rPr>
          <w:ins w:id="3581" w:author="Сатлер Марина Викторовна" w:date="2026-04-07T11:02:00Z"/>
        </w:rPr>
      </w:pPr>
      <w:ins w:id="3582" w:author="Сатлер Марина Викторовна" w:date="2026-04-07T11:02:00Z">
        <w:r w:rsidRPr="007C6EA6">
          <w:tab/>
        </w:r>
        <w:r w:rsidRPr="007C6EA6">
          <w:tab/>
        </w:r>
        <w:r w:rsidRPr="007C6EA6">
          <w:tab/>
        </w:r>
        <w:r w:rsidRPr="007C6EA6">
          <w:tab/>
        </w:r>
        <w:r w:rsidRPr="007C6EA6">
          <w:tab/>
        </w:r>
        <w:r w:rsidRPr="007C6EA6">
          <w:tab/>
        </w:r>
        <w:r w:rsidRPr="007C6EA6">
          <w:tab/>
          <w:t>"param": "tofk",</w:t>
        </w:r>
      </w:ins>
    </w:p>
    <w:p w14:paraId="36B0879F" w14:textId="77777777" w:rsidR="007C6EA6" w:rsidRPr="007C6EA6" w:rsidRDefault="007C6EA6" w:rsidP="007C6EA6">
      <w:pPr>
        <w:pStyle w:val="GOSTScript"/>
        <w:rPr>
          <w:ins w:id="3583" w:author="Сатлер Марина Викторовна" w:date="2026-04-07T11:02:00Z"/>
        </w:rPr>
      </w:pPr>
      <w:ins w:id="3584" w:author="Сатлер Марина Викторовна" w:date="2026-04-07T11:02:00Z">
        <w:r w:rsidRPr="007C6EA6">
          <w:tab/>
        </w:r>
        <w:r w:rsidRPr="007C6EA6">
          <w:tab/>
        </w:r>
        <w:r w:rsidRPr="007C6EA6">
          <w:tab/>
        </w:r>
        <w:r w:rsidRPr="007C6EA6">
          <w:tab/>
        </w:r>
        <w:r w:rsidRPr="007C6EA6">
          <w:tab/>
        </w:r>
        <w:r w:rsidRPr="007C6EA6">
          <w:tab/>
        </w:r>
        <w:r w:rsidRPr="007C6EA6">
          <w:tab/>
          <w:t>"value": "8900"</w:t>
        </w:r>
      </w:ins>
    </w:p>
    <w:p w14:paraId="2D4FB9CD" w14:textId="77777777" w:rsidR="007C6EA6" w:rsidRPr="007C6EA6" w:rsidRDefault="007C6EA6" w:rsidP="007C6EA6">
      <w:pPr>
        <w:pStyle w:val="GOSTScript"/>
        <w:rPr>
          <w:ins w:id="3585" w:author="Сатлер Марина Викторовна" w:date="2026-04-07T11:02:00Z"/>
        </w:rPr>
      </w:pPr>
      <w:ins w:id="3586" w:author="Сатлер Марина Викторовна" w:date="2026-04-07T11:02:00Z">
        <w:r w:rsidRPr="007C6EA6">
          <w:tab/>
        </w:r>
        <w:r w:rsidRPr="007C6EA6">
          <w:tab/>
        </w:r>
        <w:r w:rsidRPr="007C6EA6">
          <w:tab/>
        </w:r>
        <w:r w:rsidRPr="007C6EA6">
          <w:tab/>
        </w:r>
        <w:r w:rsidRPr="007C6EA6">
          <w:tab/>
        </w:r>
        <w:r w:rsidRPr="007C6EA6">
          <w:tab/>
          <w:t>},</w:t>
        </w:r>
      </w:ins>
    </w:p>
    <w:p w14:paraId="6697C703" w14:textId="77777777" w:rsidR="007C6EA6" w:rsidRPr="007C6EA6" w:rsidRDefault="007C6EA6" w:rsidP="007C6EA6">
      <w:pPr>
        <w:pStyle w:val="GOSTScript"/>
        <w:rPr>
          <w:ins w:id="3587" w:author="Сатлер Марина Викторовна" w:date="2026-04-07T11:02:00Z"/>
        </w:rPr>
      </w:pPr>
      <w:ins w:id="3588" w:author="Сатлер Марина Викторовна" w:date="2026-04-07T11:02:00Z">
        <w:r w:rsidRPr="007C6EA6">
          <w:tab/>
        </w:r>
        <w:r w:rsidRPr="007C6EA6">
          <w:tab/>
        </w:r>
        <w:r w:rsidRPr="007C6EA6">
          <w:tab/>
        </w:r>
        <w:r w:rsidRPr="007C6EA6">
          <w:tab/>
        </w:r>
        <w:r w:rsidRPr="007C6EA6">
          <w:tab/>
        </w:r>
        <w:r w:rsidRPr="007C6EA6">
          <w:tab/>
          <w:t>{</w:t>
        </w:r>
      </w:ins>
    </w:p>
    <w:p w14:paraId="67BA9A40" w14:textId="77777777" w:rsidR="007C6EA6" w:rsidRPr="007C6EA6" w:rsidRDefault="007C6EA6" w:rsidP="007C6EA6">
      <w:pPr>
        <w:pStyle w:val="GOSTScript"/>
        <w:rPr>
          <w:ins w:id="3589" w:author="Сатлер Марина Викторовна" w:date="2026-04-07T11:02:00Z"/>
        </w:rPr>
      </w:pPr>
      <w:ins w:id="3590" w:author="Сатлер Марина Викторовна" w:date="2026-04-07T11:02:00Z">
        <w:r w:rsidRPr="007C6EA6">
          <w:tab/>
        </w:r>
        <w:r w:rsidRPr="007C6EA6">
          <w:tab/>
        </w:r>
        <w:r w:rsidRPr="007C6EA6">
          <w:tab/>
        </w:r>
        <w:r w:rsidRPr="007C6EA6">
          <w:tab/>
        </w:r>
        <w:r w:rsidRPr="007C6EA6">
          <w:tab/>
        </w:r>
        <w:r w:rsidRPr="007C6EA6">
          <w:tab/>
        </w:r>
        <w:r w:rsidRPr="007C6EA6">
          <w:tab/>
          <w:t>"param": "conturCode",</w:t>
        </w:r>
      </w:ins>
    </w:p>
    <w:p w14:paraId="7CBC731F" w14:textId="77777777" w:rsidR="007C6EA6" w:rsidRPr="007C6EA6" w:rsidRDefault="007C6EA6" w:rsidP="007C6EA6">
      <w:pPr>
        <w:pStyle w:val="GOSTScript"/>
        <w:rPr>
          <w:ins w:id="3591" w:author="Сатлер Марина Викторовна" w:date="2026-04-07T11:02:00Z"/>
        </w:rPr>
      </w:pPr>
      <w:ins w:id="3592" w:author="Сатлер Марина Викторовна" w:date="2026-04-07T11:02:00Z">
        <w:r w:rsidRPr="007C6EA6">
          <w:tab/>
        </w:r>
        <w:r w:rsidRPr="007C6EA6">
          <w:tab/>
        </w:r>
        <w:r w:rsidRPr="007C6EA6">
          <w:tab/>
        </w:r>
        <w:r w:rsidRPr="007C6EA6">
          <w:tab/>
        </w:r>
        <w:r w:rsidRPr="007C6EA6">
          <w:tab/>
        </w:r>
        <w:r w:rsidRPr="007C6EA6">
          <w:tab/>
        </w:r>
        <w:r w:rsidRPr="007C6EA6">
          <w:tab/>
          <w:t>"value": "1"</w:t>
        </w:r>
      </w:ins>
    </w:p>
    <w:p w14:paraId="64995F5A" w14:textId="77777777" w:rsidR="007C6EA6" w:rsidRPr="007C6EA6" w:rsidRDefault="007C6EA6" w:rsidP="007C6EA6">
      <w:pPr>
        <w:pStyle w:val="GOSTScript"/>
        <w:rPr>
          <w:ins w:id="3593" w:author="Сатлер Марина Викторовна" w:date="2026-04-07T11:02:00Z"/>
        </w:rPr>
      </w:pPr>
      <w:ins w:id="3594" w:author="Сатлер Марина Викторовна" w:date="2026-04-07T11:02:00Z">
        <w:r w:rsidRPr="007C6EA6">
          <w:tab/>
        </w:r>
        <w:r w:rsidRPr="007C6EA6">
          <w:tab/>
        </w:r>
        <w:r w:rsidRPr="007C6EA6">
          <w:tab/>
        </w:r>
        <w:r w:rsidRPr="007C6EA6">
          <w:tab/>
        </w:r>
        <w:r w:rsidRPr="007C6EA6">
          <w:tab/>
        </w:r>
        <w:r w:rsidRPr="007C6EA6">
          <w:tab/>
          <w:t>},</w:t>
        </w:r>
      </w:ins>
    </w:p>
    <w:p w14:paraId="6AEBD988" w14:textId="77777777" w:rsidR="007C6EA6" w:rsidRPr="007C6EA6" w:rsidRDefault="007C6EA6" w:rsidP="007C6EA6">
      <w:pPr>
        <w:pStyle w:val="GOSTScript"/>
        <w:rPr>
          <w:ins w:id="3595" w:author="Сатлер Марина Викторовна" w:date="2026-04-07T11:02:00Z"/>
        </w:rPr>
      </w:pPr>
      <w:ins w:id="3596" w:author="Сатлер Марина Викторовна" w:date="2026-04-07T11:02:00Z">
        <w:r w:rsidRPr="007C6EA6">
          <w:tab/>
        </w:r>
        <w:r w:rsidRPr="007C6EA6">
          <w:tab/>
        </w:r>
        <w:r w:rsidRPr="007C6EA6">
          <w:tab/>
        </w:r>
        <w:r w:rsidRPr="007C6EA6">
          <w:tab/>
        </w:r>
        <w:r w:rsidRPr="007C6EA6">
          <w:tab/>
        </w:r>
        <w:r w:rsidRPr="007C6EA6">
          <w:tab/>
          <w:t>{</w:t>
        </w:r>
      </w:ins>
    </w:p>
    <w:p w14:paraId="75052E70" w14:textId="77777777" w:rsidR="007C6EA6" w:rsidRPr="007C6EA6" w:rsidRDefault="007C6EA6" w:rsidP="007C6EA6">
      <w:pPr>
        <w:pStyle w:val="GOSTScript"/>
        <w:rPr>
          <w:ins w:id="3597" w:author="Сатлер Марина Викторовна" w:date="2026-04-07T11:02:00Z"/>
        </w:rPr>
      </w:pPr>
      <w:ins w:id="3598" w:author="Сатлер Марина Викторовна" w:date="2026-04-07T11:02:00Z">
        <w:r w:rsidRPr="007C6EA6">
          <w:tab/>
        </w:r>
        <w:r w:rsidRPr="007C6EA6">
          <w:tab/>
        </w:r>
        <w:r w:rsidRPr="007C6EA6">
          <w:tab/>
        </w:r>
        <w:r w:rsidRPr="007C6EA6">
          <w:tab/>
        </w:r>
        <w:r w:rsidRPr="007C6EA6">
          <w:tab/>
        </w:r>
        <w:r w:rsidRPr="007C6EA6">
          <w:tab/>
        </w:r>
        <w:r w:rsidRPr="007C6EA6">
          <w:tab/>
          <w:t>"param": "pa",</w:t>
        </w:r>
      </w:ins>
    </w:p>
    <w:p w14:paraId="62D37E97" w14:textId="77777777" w:rsidR="007C6EA6" w:rsidRPr="007C6EA6" w:rsidRDefault="007C6EA6" w:rsidP="007C6EA6">
      <w:pPr>
        <w:pStyle w:val="GOSTScript"/>
        <w:rPr>
          <w:ins w:id="3599" w:author="Сатлер Марина Викторовна" w:date="2026-04-07T11:02:00Z"/>
        </w:rPr>
      </w:pPr>
      <w:ins w:id="3600"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"00000000000"</w:t>
        </w:r>
      </w:ins>
    </w:p>
    <w:p w14:paraId="66AC4317" w14:textId="77777777" w:rsidR="007C6EA6" w:rsidRPr="007C6EA6" w:rsidRDefault="007C6EA6" w:rsidP="007C6EA6">
      <w:pPr>
        <w:pStyle w:val="GOSTScript"/>
        <w:rPr>
          <w:ins w:id="3601" w:author="Сатлер Марина Викторовна" w:date="2026-04-07T11:02:00Z"/>
        </w:rPr>
      </w:pPr>
      <w:ins w:id="3602" w:author="Сатлер Марина Викторовна" w:date="2026-04-07T11:02:00Z">
        <w:r w:rsidRPr="007C6EA6">
          <w:tab/>
        </w:r>
        <w:r w:rsidRPr="007C6EA6">
          <w:tab/>
        </w:r>
        <w:r w:rsidRPr="007C6EA6">
          <w:tab/>
        </w:r>
        <w:r w:rsidRPr="007C6EA6">
          <w:tab/>
        </w:r>
        <w:r w:rsidRPr="007C6EA6">
          <w:tab/>
        </w:r>
        <w:r w:rsidRPr="007C6EA6">
          <w:tab/>
          <w:t>},</w:t>
        </w:r>
      </w:ins>
    </w:p>
    <w:p w14:paraId="7996BA32" w14:textId="77777777" w:rsidR="007C6EA6" w:rsidRPr="007C6EA6" w:rsidRDefault="007C6EA6" w:rsidP="007C6EA6">
      <w:pPr>
        <w:pStyle w:val="GOSTScript"/>
        <w:rPr>
          <w:ins w:id="3603" w:author="Сатлер Марина Викторовна" w:date="2026-04-07T11:02:00Z"/>
        </w:rPr>
      </w:pPr>
      <w:ins w:id="3604" w:author="Сатлер Марина Викторовна" w:date="2026-04-07T11:02:00Z">
        <w:r w:rsidRPr="007C6EA6">
          <w:tab/>
        </w:r>
        <w:r w:rsidRPr="007C6EA6">
          <w:tab/>
        </w:r>
        <w:r w:rsidRPr="007C6EA6">
          <w:tab/>
        </w:r>
        <w:r w:rsidRPr="007C6EA6">
          <w:tab/>
        </w:r>
        <w:r w:rsidRPr="007C6EA6">
          <w:tab/>
        </w:r>
        <w:r w:rsidRPr="007C6EA6">
          <w:tab/>
          <w:t>{</w:t>
        </w:r>
      </w:ins>
    </w:p>
    <w:p w14:paraId="2671FF22" w14:textId="77777777" w:rsidR="007C6EA6" w:rsidRPr="007C6EA6" w:rsidRDefault="007C6EA6" w:rsidP="007C6EA6">
      <w:pPr>
        <w:pStyle w:val="GOSTScript"/>
        <w:rPr>
          <w:ins w:id="3605" w:author="Сатлер Марина Викторовна" w:date="2026-04-07T11:02:00Z"/>
        </w:rPr>
      </w:pPr>
      <w:ins w:id="3606"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"account",</w:t>
        </w:r>
      </w:ins>
    </w:p>
    <w:p w14:paraId="7E5595A3" w14:textId="77777777" w:rsidR="007C6EA6" w:rsidRPr="007C6EA6" w:rsidRDefault="007C6EA6" w:rsidP="007C6EA6">
      <w:pPr>
        <w:pStyle w:val="GOSTScript"/>
        <w:rPr>
          <w:ins w:id="3607" w:author="Сатлер Марина Викторовна" w:date="2026-04-07T11:02:00Z"/>
        </w:rPr>
      </w:pPr>
      <w:ins w:id="3608" w:author="Сатлер Марина Викторовна" w:date="2026-04-07T11:02:00Z">
        <w:r w:rsidRPr="007C6EA6">
          <w:tab/>
        </w:r>
        <w:r w:rsidRPr="007C6EA6">
          <w:tab/>
        </w:r>
        <w:r w:rsidRPr="007C6EA6">
          <w:tab/>
        </w:r>
        <w:r w:rsidRPr="007C6EA6">
          <w:tab/>
        </w:r>
        <w:r w:rsidRPr="007C6EA6">
          <w:tab/>
        </w:r>
        <w:r w:rsidRPr="007C6EA6">
          <w:tab/>
        </w:r>
        <w:r w:rsidRPr="007C6EA6">
          <w:tab/>
          <w:t>"value": "02221"</w:t>
        </w:r>
      </w:ins>
    </w:p>
    <w:p w14:paraId="345A89B3" w14:textId="77777777" w:rsidR="007C6EA6" w:rsidRPr="007C6EA6" w:rsidRDefault="007C6EA6" w:rsidP="007C6EA6">
      <w:pPr>
        <w:pStyle w:val="GOSTScript"/>
        <w:rPr>
          <w:ins w:id="3609" w:author="Сатлер Марина Викторовна" w:date="2026-04-07T11:02:00Z"/>
        </w:rPr>
      </w:pPr>
      <w:ins w:id="3610" w:author="Сатлер Марина Викторовна" w:date="2026-04-07T11:02:00Z">
        <w:r w:rsidRPr="007C6EA6">
          <w:tab/>
        </w:r>
        <w:r w:rsidRPr="007C6EA6">
          <w:tab/>
        </w:r>
        <w:r w:rsidRPr="007C6EA6">
          <w:tab/>
        </w:r>
        <w:r w:rsidRPr="007C6EA6">
          <w:tab/>
        </w:r>
        <w:r w:rsidRPr="007C6EA6">
          <w:tab/>
        </w:r>
        <w:r w:rsidRPr="007C6EA6">
          <w:tab/>
          <w:t>},</w:t>
        </w:r>
      </w:ins>
    </w:p>
    <w:p w14:paraId="106158B2" w14:textId="77777777" w:rsidR="007C6EA6" w:rsidRPr="007C6EA6" w:rsidRDefault="007C6EA6" w:rsidP="007C6EA6">
      <w:pPr>
        <w:pStyle w:val="GOSTScript"/>
        <w:rPr>
          <w:ins w:id="3611" w:author="Сатлер Марина Викторовна" w:date="2026-04-07T11:02:00Z"/>
        </w:rPr>
      </w:pPr>
      <w:ins w:id="3612" w:author="Сатлер Марина Викторовна" w:date="2026-04-07T11:02:00Z">
        <w:r w:rsidRPr="007C6EA6">
          <w:tab/>
        </w:r>
        <w:r w:rsidRPr="007C6EA6">
          <w:tab/>
        </w:r>
        <w:r w:rsidRPr="007C6EA6">
          <w:tab/>
        </w:r>
        <w:r w:rsidRPr="007C6EA6">
          <w:tab/>
        </w:r>
        <w:r w:rsidRPr="007C6EA6">
          <w:tab/>
        </w:r>
        <w:r w:rsidRPr="007C6EA6">
          <w:tab/>
          <w:t>{</w:t>
        </w:r>
      </w:ins>
    </w:p>
    <w:p w14:paraId="01944EC7" w14:textId="77777777" w:rsidR="007C6EA6" w:rsidRPr="007C6EA6" w:rsidRDefault="007C6EA6" w:rsidP="007C6EA6">
      <w:pPr>
        <w:pStyle w:val="GOSTScript"/>
        <w:rPr>
          <w:ins w:id="3613" w:author="Сатлер Марина Викторовна" w:date="2026-04-07T11:02:00Z"/>
        </w:rPr>
      </w:pPr>
      <w:ins w:id="3614" w:author="Сатлер Марина Викторовна" w:date="2026-04-07T11:02:00Z">
        <w:r w:rsidRPr="007C6EA6">
          <w:tab/>
        </w:r>
        <w:r w:rsidRPr="007C6EA6">
          <w:tab/>
        </w:r>
        <w:r w:rsidRPr="007C6EA6">
          <w:tab/>
        </w:r>
        <w:r w:rsidRPr="007C6EA6">
          <w:tab/>
        </w:r>
        <w:r w:rsidRPr="007C6EA6">
          <w:tab/>
        </w:r>
        <w:r w:rsidRPr="007C6EA6">
          <w:tab/>
        </w:r>
        <w:r w:rsidRPr="007C6EA6">
          <w:tab/>
          <w:t>"param": "oktmoKS",</w:t>
        </w:r>
      </w:ins>
    </w:p>
    <w:p w14:paraId="319EDEEB" w14:textId="77777777" w:rsidR="007C6EA6" w:rsidRPr="007C6EA6" w:rsidRDefault="007C6EA6" w:rsidP="007C6EA6">
      <w:pPr>
        <w:pStyle w:val="GOSTScript"/>
        <w:rPr>
          <w:ins w:id="3615" w:author="Сатлер Марина Викторовна" w:date="2026-04-07T11:02:00Z"/>
        </w:rPr>
      </w:pPr>
      <w:ins w:id="3616"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"00000000"</w:t>
        </w:r>
      </w:ins>
    </w:p>
    <w:p w14:paraId="36DAA0CF" w14:textId="77777777" w:rsidR="007C6EA6" w:rsidRPr="007C6EA6" w:rsidRDefault="007C6EA6" w:rsidP="007C6EA6">
      <w:pPr>
        <w:pStyle w:val="GOSTScript"/>
        <w:rPr>
          <w:ins w:id="3617" w:author="Сатлер Марина Викторовна" w:date="2026-04-07T11:02:00Z"/>
        </w:rPr>
      </w:pPr>
      <w:ins w:id="3618" w:author="Сатлер Марина Викторовна" w:date="2026-04-07T11:02:00Z">
        <w:r w:rsidRPr="007C6EA6">
          <w:tab/>
        </w:r>
        <w:r w:rsidRPr="007C6EA6">
          <w:tab/>
        </w:r>
        <w:r w:rsidRPr="007C6EA6">
          <w:tab/>
        </w:r>
        <w:r w:rsidRPr="007C6EA6">
          <w:tab/>
        </w:r>
        <w:r w:rsidRPr="007C6EA6">
          <w:tab/>
        </w:r>
        <w:r w:rsidRPr="007C6EA6">
          <w:tab/>
          <w:t>},</w:t>
        </w:r>
      </w:ins>
    </w:p>
    <w:p w14:paraId="7C57F675" w14:textId="77777777" w:rsidR="007C6EA6" w:rsidRPr="007C6EA6" w:rsidRDefault="007C6EA6" w:rsidP="007C6EA6">
      <w:pPr>
        <w:pStyle w:val="GOSTScript"/>
        <w:rPr>
          <w:ins w:id="3619" w:author="Сатлер Марина Викторовна" w:date="2026-04-07T11:02:00Z"/>
        </w:rPr>
      </w:pPr>
      <w:ins w:id="3620" w:author="Сатлер Марина Викторовна" w:date="2026-04-07T11:02:00Z">
        <w:r w:rsidRPr="007C6EA6">
          <w:tab/>
        </w:r>
        <w:r w:rsidRPr="007C6EA6">
          <w:tab/>
        </w:r>
        <w:r w:rsidRPr="007C6EA6">
          <w:tab/>
        </w:r>
        <w:r w:rsidRPr="007C6EA6">
          <w:tab/>
        </w:r>
        <w:r w:rsidRPr="007C6EA6">
          <w:tab/>
        </w:r>
        <w:r w:rsidRPr="007C6EA6">
          <w:tab/>
          <w:t>{</w:t>
        </w:r>
      </w:ins>
    </w:p>
    <w:p w14:paraId="5596D326" w14:textId="77777777" w:rsidR="007C6EA6" w:rsidRPr="007C6EA6" w:rsidRDefault="007C6EA6" w:rsidP="007C6EA6">
      <w:pPr>
        <w:pStyle w:val="GOSTScript"/>
        <w:rPr>
          <w:ins w:id="3621" w:author="Сатлер Марина Викторовна" w:date="2026-04-07T11:02:00Z"/>
        </w:rPr>
      </w:pPr>
      <w:ins w:id="3622"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"docTypeCode",</w:t>
        </w:r>
      </w:ins>
    </w:p>
    <w:p w14:paraId="162F4155" w14:textId="77777777" w:rsidR="007C6EA6" w:rsidRPr="007C6EA6" w:rsidRDefault="007C6EA6" w:rsidP="007C6EA6">
      <w:pPr>
        <w:pStyle w:val="GOSTScript"/>
        <w:rPr>
          <w:ins w:id="3623" w:author="Сатлер Марина Викторовна" w:date="2026-04-07T11:02:00Z"/>
        </w:rPr>
      </w:pPr>
      <w:ins w:id="362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ЭДИ</w:t>
        </w:r>
        <w:r w:rsidRPr="007C6EA6">
          <w:t>"</w:t>
        </w:r>
      </w:ins>
    </w:p>
    <w:p w14:paraId="2DEA1C44" w14:textId="77777777" w:rsidR="007C6EA6" w:rsidRPr="007C6EA6" w:rsidRDefault="007C6EA6" w:rsidP="007C6EA6">
      <w:pPr>
        <w:pStyle w:val="GOSTScript"/>
        <w:rPr>
          <w:ins w:id="3625" w:author="Сатлер Марина Викторовна" w:date="2026-04-07T11:02:00Z"/>
        </w:rPr>
      </w:pPr>
      <w:ins w:id="3626" w:author="Сатлер Марина Викторовна" w:date="2026-04-07T11:02:00Z">
        <w:r w:rsidRPr="007C6EA6">
          <w:tab/>
        </w:r>
        <w:r w:rsidRPr="007C6EA6">
          <w:tab/>
        </w:r>
        <w:r w:rsidRPr="007C6EA6">
          <w:tab/>
        </w:r>
        <w:r w:rsidRPr="007C6EA6">
          <w:tab/>
        </w:r>
        <w:r w:rsidRPr="007C6EA6">
          <w:tab/>
        </w:r>
        <w:r w:rsidRPr="007C6EA6">
          <w:tab/>
          <w:t>},</w:t>
        </w:r>
      </w:ins>
    </w:p>
    <w:p w14:paraId="094B3400" w14:textId="77777777" w:rsidR="007C6EA6" w:rsidRPr="007C6EA6" w:rsidRDefault="007C6EA6" w:rsidP="007C6EA6">
      <w:pPr>
        <w:pStyle w:val="GOSTScript"/>
        <w:rPr>
          <w:ins w:id="3627" w:author="Сатлер Марина Викторовна" w:date="2026-04-07T11:02:00Z"/>
        </w:rPr>
      </w:pPr>
      <w:ins w:id="3628" w:author="Сатлер Марина Викторовна" w:date="2026-04-07T11:02:00Z">
        <w:r w:rsidRPr="007C6EA6">
          <w:tab/>
        </w:r>
        <w:r w:rsidRPr="007C6EA6">
          <w:tab/>
        </w:r>
        <w:r w:rsidRPr="007C6EA6">
          <w:tab/>
        </w:r>
        <w:r w:rsidRPr="007C6EA6">
          <w:tab/>
        </w:r>
        <w:r w:rsidRPr="007C6EA6">
          <w:tab/>
        </w:r>
        <w:r w:rsidRPr="007C6EA6">
          <w:tab/>
          <w:t>{</w:t>
        </w:r>
      </w:ins>
    </w:p>
    <w:p w14:paraId="25168891" w14:textId="77777777" w:rsidR="007C6EA6" w:rsidRPr="007C6EA6" w:rsidRDefault="007C6EA6" w:rsidP="007C6EA6">
      <w:pPr>
        <w:pStyle w:val="GOSTScript"/>
        <w:rPr>
          <w:ins w:id="3629" w:author="Сатлер Марина Викторовна" w:date="2026-04-07T11:02:00Z"/>
        </w:rPr>
      </w:pPr>
      <w:ins w:id="3630" w:author="Сатлер Марина Викторовна" w:date="2026-04-07T11:02:00Z">
        <w:r w:rsidRPr="007C6EA6">
          <w:tab/>
        </w:r>
        <w:r w:rsidRPr="007C6EA6">
          <w:tab/>
        </w:r>
        <w:r w:rsidRPr="007C6EA6">
          <w:tab/>
        </w:r>
        <w:r w:rsidRPr="007C6EA6">
          <w:tab/>
        </w:r>
        <w:r w:rsidRPr="007C6EA6">
          <w:tab/>
        </w:r>
        <w:r w:rsidRPr="007C6EA6">
          <w:tab/>
        </w:r>
        <w:r w:rsidRPr="007C6EA6">
          <w:tab/>
          <w:t>"param": "kbkType",</w:t>
        </w:r>
      </w:ins>
    </w:p>
    <w:p w14:paraId="6C81EEBA" w14:textId="77777777" w:rsidR="007C6EA6" w:rsidRPr="007C6EA6" w:rsidRDefault="007C6EA6" w:rsidP="007C6EA6">
      <w:pPr>
        <w:pStyle w:val="GOSTScript"/>
        <w:rPr>
          <w:ins w:id="3631" w:author="Сатлер Марина Викторовна" w:date="2026-04-07T11:02:00Z"/>
        </w:rPr>
      </w:pPr>
      <w:ins w:id="3632"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w:t>
        </w:r>
      </w:ins>
    </w:p>
    <w:p w14:paraId="4FB03D6C" w14:textId="77777777" w:rsidR="007C6EA6" w:rsidRPr="007C6EA6" w:rsidRDefault="007C6EA6" w:rsidP="007C6EA6">
      <w:pPr>
        <w:pStyle w:val="GOSTScript"/>
        <w:rPr>
          <w:ins w:id="3633" w:author="Сатлер Марина Викторовна" w:date="2026-04-07T11:02:00Z"/>
        </w:rPr>
      </w:pPr>
      <w:ins w:id="3634" w:author="Сатлер Марина Викторовна" w:date="2026-04-07T11:02:00Z">
        <w:r w:rsidRPr="007C6EA6">
          <w:tab/>
        </w:r>
        <w:r w:rsidRPr="007C6EA6">
          <w:tab/>
        </w:r>
        <w:r w:rsidRPr="007C6EA6">
          <w:tab/>
        </w:r>
        <w:r w:rsidRPr="007C6EA6">
          <w:tab/>
        </w:r>
        <w:r w:rsidRPr="007C6EA6">
          <w:tab/>
        </w:r>
        <w:r w:rsidRPr="007C6EA6">
          <w:tab/>
          <w:t>},</w:t>
        </w:r>
      </w:ins>
    </w:p>
    <w:p w14:paraId="373128C8" w14:textId="77777777" w:rsidR="007C6EA6" w:rsidRPr="007C6EA6" w:rsidRDefault="007C6EA6" w:rsidP="007C6EA6">
      <w:pPr>
        <w:pStyle w:val="GOSTScript"/>
        <w:rPr>
          <w:ins w:id="3635" w:author="Сатлер Марина Викторовна" w:date="2026-04-07T11:02:00Z"/>
        </w:rPr>
      </w:pPr>
      <w:ins w:id="3636" w:author="Сатлер Марина Викторовна" w:date="2026-04-07T11:02:00Z">
        <w:r w:rsidRPr="007C6EA6">
          <w:tab/>
        </w:r>
        <w:r w:rsidRPr="007C6EA6">
          <w:tab/>
        </w:r>
        <w:r w:rsidRPr="007C6EA6">
          <w:tab/>
        </w:r>
        <w:r w:rsidRPr="007C6EA6">
          <w:tab/>
        </w:r>
        <w:r w:rsidRPr="007C6EA6">
          <w:tab/>
        </w:r>
        <w:r w:rsidRPr="007C6EA6">
          <w:tab/>
          <w:t>{</w:t>
        </w:r>
      </w:ins>
    </w:p>
    <w:p w14:paraId="73F6649C" w14:textId="77777777" w:rsidR="007C6EA6" w:rsidRPr="007C6EA6" w:rsidRDefault="007C6EA6" w:rsidP="007C6EA6">
      <w:pPr>
        <w:pStyle w:val="GOSTScript"/>
        <w:rPr>
          <w:ins w:id="3637" w:author="Сатлер Марина Викторовна" w:date="2026-04-07T11:02:00Z"/>
        </w:rPr>
      </w:pPr>
      <w:ins w:id="3638"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"docName",</w:t>
        </w:r>
      </w:ins>
    </w:p>
    <w:p w14:paraId="4E7E9A59" w14:textId="77777777" w:rsidR="007C6EA6" w:rsidRPr="007C6EA6" w:rsidRDefault="007C6EA6" w:rsidP="007C6EA6">
      <w:pPr>
        <w:pStyle w:val="GOSTScript"/>
        <w:rPr>
          <w:ins w:id="3639" w:author="Сатлер Марина Викторовна" w:date="2026-04-07T11:02:00Z"/>
        </w:rPr>
      </w:pPr>
      <w:ins w:id="364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Платежное</w:t>
        </w:r>
        <w:r w:rsidRPr="007C6EA6">
          <w:t xml:space="preserve"> </w:t>
        </w:r>
        <w:r>
          <w:t>поручение</w:t>
        </w:r>
        <w:r w:rsidRPr="007C6EA6">
          <w:t>"</w:t>
        </w:r>
      </w:ins>
    </w:p>
    <w:p w14:paraId="69F434E7" w14:textId="77777777" w:rsidR="007C6EA6" w:rsidRPr="007C6EA6" w:rsidRDefault="007C6EA6" w:rsidP="007C6EA6">
      <w:pPr>
        <w:pStyle w:val="GOSTScript"/>
        <w:rPr>
          <w:ins w:id="3641" w:author="Сатлер Марина Викторовна" w:date="2026-04-07T11:02:00Z"/>
        </w:rPr>
      </w:pPr>
      <w:ins w:id="3642" w:author="Сатлер Марина Викторовна" w:date="2026-04-07T11:02:00Z">
        <w:r w:rsidRPr="007C6EA6">
          <w:lastRenderedPageBreak/>
          <w:tab/>
        </w:r>
        <w:r w:rsidRPr="007C6EA6">
          <w:tab/>
        </w:r>
        <w:r w:rsidRPr="007C6EA6">
          <w:tab/>
        </w:r>
        <w:r w:rsidRPr="007C6EA6">
          <w:tab/>
        </w:r>
        <w:r w:rsidRPr="007C6EA6">
          <w:tab/>
        </w:r>
        <w:r w:rsidRPr="007C6EA6">
          <w:tab/>
          <w:t>},</w:t>
        </w:r>
      </w:ins>
    </w:p>
    <w:p w14:paraId="589E6353" w14:textId="77777777" w:rsidR="007C6EA6" w:rsidRPr="007C6EA6" w:rsidRDefault="007C6EA6" w:rsidP="007C6EA6">
      <w:pPr>
        <w:pStyle w:val="GOSTScript"/>
        <w:rPr>
          <w:ins w:id="3643" w:author="Сатлер Марина Викторовна" w:date="2026-04-07T11:02:00Z"/>
        </w:rPr>
      </w:pPr>
      <w:ins w:id="3644" w:author="Сатлер Марина Викторовна" w:date="2026-04-07T11:02:00Z">
        <w:r w:rsidRPr="007C6EA6">
          <w:tab/>
        </w:r>
        <w:r w:rsidRPr="007C6EA6">
          <w:tab/>
        </w:r>
        <w:r w:rsidRPr="007C6EA6">
          <w:tab/>
        </w:r>
        <w:r w:rsidRPr="007C6EA6">
          <w:tab/>
        </w:r>
        <w:r w:rsidRPr="007C6EA6">
          <w:tab/>
        </w:r>
        <w:r w:rsidRPr="007C6EA6">
          <w:tab/>
          <w:t>{</w:t>
        </w:r>
      </w:ins>
    </w:p>
    <w:p w14:paraId="4F554616" w14:textId="77777777" w:rsidR="007C6EA6" w:rsidRPr="007C6EA6" w:rsidRDefault="007C6EA6" w:rsidP="007C6EA6">
      <w:pPr>
        <w:pStyle w:val="GOSTScript"/>
        <w:rPr>
          <w:ins w:id="3645" w:author="Сатлер Марина Викторовна" w:date="2026-04-07T11:02:00Z"/>
        </w:rPr>
      </w:pPr>
      <w:ins w:id="3646" w:author="Сатлер Марина Викторовна" w:date="2026-04-07T11:02:00Z">
        <w:r w:rsidRPr="007C6EA6">
          <w:tab/>
        </w:r>
        <w:r w:rsidRPr="007C6EA6">
          <w:tab/>
        </w:r>
        <w:r w:rsidRPr="007C6EA6">
          <w:tab/>
        </w:r>
        <w:r w:rsidRPr="007C6EA6">
          <w:tab/>
        </w:r>
        <w:r w:rsidRPr="007C6EA6">
          <w:tab/>
        </w:r>
        <w:r w:rsidRPr="007C6EA6">
          <w:tab/>
        </w:r>
        <w:r w:rsidRPr="007C6EA6">
          <w:tab/>
          <w:t>"param": "analitCodeSKU",</w:t>
        </w:r>
      </w:ins>
    </w:p>
    <w:p w14:paraId="156E9927" w14:textId="77777777" w:rsidR="007C6EA6" w:rsidRPr="007C6EA6" w:rsidRDefault="007C6EA6" w:rsidP="007C6EA6">
      <w:pPr>
        <w:pStyle w:val="GOSTScript"/>
        <w:rPr>
          <w:ins w:id="3647" w:author="Сатлер Марина Викторовна" w:date="2026-04-07T11:02:00Z"/>
        </w:rPr>
      </w:pPr>
      <w:ins w:id="3648"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w:t>
        </w:r>
      </w:ins>
    </w:p>
    <w:p w14:paraId="4EF63ADE" w14:textId="77777777" w:rsidR="007C6EA6" w:rsidRPr="007C6EA6" w:rsidRDefault="007C6EA6" w:rsidP="007C6EA6">
      <w:pPr>
        <w:pStyle w:val="GOSTScript"/>
        <w:rPr>
          <w:ins w:id="3649" w:author="Сатлер Марина Викторовна" w:date="2026-04-07T11:02:00Z"/>
        </w:rPr>
      </w:pPr>
      <w:ins w:id="3650" w:author="Сатлер Марина Викторовна" w:date="2026-04-07T11:02:00Z">
        <w:r w:rsidRPr="007C6EA6">
          <w:tab/>
        </w:r>
        <w:r w:rsidRPr="007C6EA6">
          <w:tab/>
        </w:r>
        <w:r w:rsidRPr="007C6EA6">
          <w:tab/>
        </w:r>
        <w:r w:rsidRPr="007C6EA6">
          <w:tab/>
        </w:r>
        <w:r w:rsidRPr="007C6EA6">
          <w:tab/>
        </w:r>
        <w:r w:rsidRPr="007C6EA6">
          <w:tab/>
          <w:t>},</w:t>
        </w:r>
      </w:ins>
    </w:p>
    <w:p w14:paraId="573D3E59" w14:textId="77777777" w:rsidR="007C6EA6" w:rsidRPr="007C6EA6" w:rsidRDefault="007C6EA6" w:rsidP="007C6EA6">
      <w:pPr>
        <w:pStyle w:val="GOSTScript"/>
        <w:rPr>
          <w:ins w:id="3651" w:author="Сатлер Марина Викторовна" w:date="2026-04-07T11:02:00Z"/>
        </w:rPr>
      </w:pPr>
      <w:ins w:id="3652" w:author="Сатлер Марина Викторовна" w:date="2026-04-07T11:02:00Z">
        <w:r w:rsidRPr="007C6EA6">
          <w:tab/>
        </w:r>
        <w:r w:rsidRPr="007C6EA6">
          <w:tab/>
        </w:r>
        <w:r w:rsidRPr="007C6EA6">
          <w:tab/>
        </w:r>
        <w:r w:rsidRPr="007C6EA6">
          <w:tab/>
        </w:r>
        <w:r w:rsidRPr="007C6EA6">
          <w:tab/>
        </w:r>
        <w:r w:rsidRPr="007C6EA6">
          <w:tab/>
          <w:t>{</w:t>
        </w:r>
      </w:ins>
    </w:p>
    <w:p w14:paraId="638DC528" w14:textId="77777777" w:rsidR="007C6EA6" w:rsidRPr="007C6EA6" w:rsidRDefault="007C6EA6" w:rsidP="007C6EA6">
      <w:pPr>
        <w:pStyle w:val="GOSTScript"/>
        <w:rPr>
          <w:ins w:id="3653" w:author="Сатлер Марина Викторовна" w:date="2026-04-07T11:02:00Z"/>
        </w:rPr>
      </w:pPr>
      <w:ins w:id="3654" w:author="Сатлер Марина Викторовна" w:date="2026-04-07T11:02:00Z">
        <w:r w:rsidRPr="007C6EA6">
          <w:tab/>
        </w:r>
        <w:r w:rsidRPr="007C6EA6">
          <w:tab/>
        </w:r>
        <w:r w:rsidRPr="007C6EA6">
          <w:tab/>
        </w:r>
        <w:r w:rsidRPr="007C6EA6">
          <w:tab/>
        </w:r>
        <w:r w:rsidRPr="007C6EA6">
          <w:tab/>
        </w:r>
        <w:r w:rsidRPr="007C6EA6">
          <w:tab/>
        </w:r>
        <w:r w:rsidRPr="007C6EA6">
          <w:tab/>
          <w:t>"param": "valCode",</w:t>
        </w:r>
      </w:ins>
    </w:p>
    <w:p w14:paraId="50D16DCA" w14:textId="77777777" w:rsidR="007C6EA6" w:rsidRPr="007C6EA6" w:rsidRDefault="007C6EA6" w:rsidP="007C6EA6">
      <w:pPr>
        <w:pStyle w:val="GOSTScript"/>
        <w:rPr>
          <w:ins w:id="3655" w:author="Сатлер Марина Викторовна" w:date="2026-04-07T11:02:00Z"/>
        </w:rPr>
      </w:pPr>
      <w:ins w:id="3656" w:author="Сатлер Марина Викторовна" w:date="2026-04-07T11:02:00Z">
        <w:r w:rsidRPr="007C6EA6">
          <w:tab/>
        </w:r>
        <w:r w:rsidRPr="007C6EA6">
          <w:tab/>
        </w:r>
        <w:r w:rsidRPr="007C6EA6">
          <w:tab/>
        </w:r>
        <w:r w:rsidRPr="007C6EA6">
          <w:tab/>
        </w:r>
        <w:r w:rsidRPr="007C6EA6">
          <w:tab/>
        </w:r>
        <w:r w:rsidRPr="007C6EA6">
          <w:tab/>
        </w:r>
        <w:r w:rsidRPr="007C6EA6">
          <w:tab/>
          <w:t>"value": "643"</w:t>
        </w:r>
      </w:ins>
    </w:p>
    <w:p w14:paraId="0D6DCB8F" w14:textId="77777777" w:rsidR="007C6EA6" w:rsidRPr="007C6EA6" w:rsidRDefault="007C6EA6" w:rsidP="007C6EA6">
      <w:pPr>
        <w:pStyle w:val="GOSTScript"/>
        <w:rPr>
          <w:ins w:id="3657" w:author="Сатлер Марина Викторовна" w:date="2026-04-07T11:02:00Z"/>
        </w:rPr>
      </w:pPr>
      <w:ins w:id="3658" w:author="Сатлер Марина Викторовна" w:date="2026-04-07T11:02:00Z">
        <w:r w:rsidRPr="007C6EA6">
          <w:tab/>
        </w:r>
        <w:r w:rsidRPr="007C6EA6">
          <w:tab/>
        </w:r>
        <w:r w:rsidRPr="007C6EA6">
          <w:tab/>
        </w:r>
        <w:r w:rsidRPr="007C6EA6">
          <w:tab/>
        </w:r>
        <w:r w:rsidRPr="007C6EA6">
          <w:tab/>
        </w:r>
        <w:r w:rsidRPr="007C6EA6">
          <w:tab/>
          <w:t>},</w:t>
        </w:r>
      </w:ins>
    </w:p>
    <w:p w14:paraId="4826D303" w14:textId="77777777" w:rsidR="007C6EA6" w:rsidRPr="007C6EA6" w:rsidRDefault="007C6EA6" w:rsidP="007C6EA6">
      <w:pPr>
        <w:pStyle w:val="GOSTScript"/>
        <w:rPr>
          <w:ins w:id="3659" w:author="Сатлер Марина Викторовна" w:date="2026-04-07T11:02:00Z"/>
        </w:rPr>
      </w:pPr>
      <w:ins w:id="3660" w:author="Сатлер Марина Викторовна" w:date="2026-04-07T11:02:00Z">
        <w:r w:rsidRPr="007C6EA6">
          <w:tab/>
        </w:r>
        <w:r w:rsidRPr="007C6EA6">
          <w:tab/>
        </w:r>
        <w:r w:rsidRPr="007C6EA6">
          <w:tab/>
        </w:r>
        <w:r w:rsidRPr="007C6EA6">
          <w:tab/>
        </w:r>
        <w:r w:rsidRPr="007C6EA6">
          <w:tab/>
        </w:r>
        <w:r w:rsidRPr="007C6EA6">
          <w:tab/>
          <w:t>{</w:t>
        </w:r>
      </w:ins>
    </w:p>
    <w:p w14:paraId="1479FE6C" w14:textId="77777777" w:rsidR="007C6EA6" w:rsidRPr="007C6EA6" w:rsidRDefault="007C6EA6" w:rsidP="007C6EA6">
      <w:pPr>
        <w:pStyle w:val="GOSTScript"/>
        <w:rPr>
          <w:ins w:id="3661" w:author="Сатлер Марина Викторовна" w:date="2026-04-07T11:02:00Z"/>
        </w:rPr>
      </w:pPr>
      <w:ins w:id="3662" w:author="Сатлер Марина Викторовна" w:date="2026-04-07T11:02:00Z">
        <w:r w:rsidRPr="007C6EA6">
          <w:tab/>
        </w:r>
        <w:r w:rsidRPr="007C6EA6">
          <w:tab/>
        </w:r>
        <w:r w:rsidRPr="007C6EA6">
          <w:tab/>
        </w:r>
        <w:r w:rsidRPr="007C6EA6">
          <w:tab/>
        </w:r>
        <w:r w:rsidRPr="007C6EA6">
          <w:tab/>
        </w:r>
        <w:r w:rsidRPr="007C6EA6">
          <w:tab/>
        </w:r>
        <w:r w:rsidRPr="007C6EA6">
          <w:tab/>
          <w:t>"param": "tofkKS",</w:t>
        </w:r>
      </w:ins>
    </w:p>
    <w:p w14:paraId="27223107" w14:textId="77777777" w:rsidR="007C6EA6" w:rsidRPr="007C6EA6" w:rsidRDefault="007C6EA6" w:rsidP="007C6EA6">
      <w:pPr>
        <w:pStyle w:val="GOSTScript"/>
        <w:rPr>
          <w:ins w:id="3663" w:author="Сатлер Марина Викторовна" w:date="2026-04-07T11:02:00Z"/>
        </w:rPr>
      </w:pPr>
      <w:ins w:id="3664" w:author="Сатлер Марина Викторовна" w:date="2026-04-07T11:02:00Z">
        <w:r w:rsidRPr="007C6EA6">
          <w:tab/>
        </w:r>
        <w:r w:rsidRPr="007C6EA6">
          <w:tab/>
        </w:r>
        <w:r w:rsidRPr="007C6EA6">
          <w:tab/>
        </w:r>
        <w:r w:rsidRPr="007C6EA6">
          <w:tab/>
        </w:r>
        <w:r w:rsidRPr="007C6EA6">
          <w:tab/>
        </w:r>
        <w:r w:rsidRPr="007C6EA6">
          <w:tab/>
        </w:r>
        <w:r w:rsidRPr="007C6EA6">
          <w:tab/>
          <w:t>"value": "89"</w:t>
        </w:r>
      </w:ins>
    </w:p>
    <w:p w14:paraId="65BFB16F" w14:textId="77777777" w:rsidR="007C6EA6" w:rsidRPr="007C6EA6" w:rsidRDefault="007C6EA6" w:rsidP="007C6EA6">
      <w:pPr>
        <w:pStyle w:val="GOSTScript"/>
        <w:rPr>
          <w:ins w:id="3665" w:author="Сатлер Марина Викторовна" w:date="2026-04-07T11:02:00Z"/>
        </w:rPr>
      </w:pPr>
      <w:ins w:id="3666" w:author="Сатлер Марина Викторовна" w:date="2026-04-07T11:02:00Z">
        <w:r w:rsidRPr="007C6EA6">
          <w:tab/>
        </w:r>
        <w:r w:rsidRPr="007C6EA6">
          <w:tab/>
        </w:r>
        <w:r w:rsidRPr="007C6EA6">
          <w:tab/>
        </w:r>
        <w:r w:rsidRPr="007C6EA6">
          <w:tab/>
        </w:r>
        <w:r w:rsidRPr="007C6EA6">
          <w:tab/>
        </w:r>
        <w:r w:rsidRPr="007C6EA6">
          <w:tab/>
          <w:t>},</w:t>
        </w:r>
      </w:ins>
    </w:p>
    <w:p w14:paraId="0606CBA4" w14:textId="77777777" w:rsidR="007C6EA6" w:rsidRPr="007C6EA6" w:rsidRDefault="007C6EA6" w:rsidP="007C6EA6">
      <w:pPr>
        <w:pStyle w:val="GOSTScript"/>
        <w:rPr>
          <w:ins w:id="3667" w:author="Сатлер Марина Викторовна" w:date="2026-04-07T11:02:00Z"/>
        </w:rPr>
      </w:pPr>
      <w:ins w:id="3668" w:author="Сатлер Марина Викторовна" w:date="2026-04-07T11:02:00Z">
        <w:r w:rsidRPr="007C6EA6">
          <w:tab/>
        </w:r>
        <w:r w:rsidRPr="007C6EA6">
          <w:tab/>
        </w:r>
        <w:r w:rsidRPr="007C6EA6">
          <w:tab/>
        </w:r>
        <w:r w:rsidRPr="007C6EA6">
          <w:tab/>
        </w:r>
        <w:r w:rsidRPr="007C6EA6">
          <w:tab/>
        </w:r>
        <w:r w:rsidRPr="007C6EA6">
          <w:tab/>
          <w:t>{</w:t>
        </w:r>
      </w:ins>
    </w:p>
    <w:p w14:paraId="4DBEFDA9" w14:textId="77777777" w:rsidR="007C6EA6" w:rsidRPr="007C6EA6" w:rsidRDefault="007C6EA6" w:rsidP="007C6EA6">
      <w:pPr>
        <w:pStyle w:val="GOSTScript"/>
        <w:rPr>
          <w:ins w:id="3669" w:author="Сатлер Марина Викторовна" w:date="2026-04-07T11:02:00Z"/>
        </w:rPr>
      </w:pPr>
      <w:ins w:id="3670" w:author="Сатлер Марина Викторовна" w:date="2026-04-07T11:02:00Z">
        <w:r w:rsidRPr="007C6EA6">
          <w:tab/>
        </w:r>
        <w:r w:rsidRPr="007C6EA6">
          <w:tab/>
        </w:r>
        <w:r w:rsidRPr="007C6EA6">
          <w:tab/>
        </w:r>
        <w:r w:rsidRPr="007C6EA6">
          <w:tab/>
        </w:r>
        <w:r w:rsidRPr="007C6EA6">
          <w:tab/>
        </w:r>
        <w:r w:rsidRPr="007C6EA6">
          <w:tab/>
        </w:r>
        <w:r w:rsidRPr="007C6EA6">
          <w:tab/>
          <w:t>"param": "pnKS",</w:t>
        </w:r>
      </w:ins>
    </w:p>
    <w:p w14:paraId="3316273E" w14:textId="77777777" w:rsidR="007C6EA6" w:rsidRPr="007C6EA6" w:rsidRDefault="007C6EA6" w:rsidP="007C6EA6">
      <w:pPr>
        <w:pStyle w:val="GOSTScript"/>
        <w:rPr>
          <w:ins w:id="3671" w:author="Сатлер Марина Викторовна" w:date="2026-04-07T11:02:00Z"/>
        </w:rPr>
      </w:pPr>
      <w:ins w:id="3672"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w:t>
        </w:r>
      </w:ins>
    </w:p>
    <w:p w14:paraId="73EC501C" w14:textId="77777777" w:rsidR="007C6EA6" w:rsidRPr="007C6EA6" w:rsidRDefault="007C6EA6" w:rsidP="007C6EA6">
      <w:pPr>
        <w:pStyle w:val="GOSTScript"/>
        <w:rPr>
          <w:ins w:id="3673" w:author="Сатлер Марина Викторовна" w:date="2026-04-07T11:02:00Z"/>
        </w:rPr>
      </w:pPr>
      <w:ins w:id="3674" w:author="Сатлер Марина Викторовна" w:date="2026-04-07T11:02:00Z">
        <w:r w:rsidRPr="007C6EA6">
          <w:tab/>
        </w:r>
        <w:r w:rsidRPr="007C6EA6">
          <w:tab/>
        </w:r>
        <w:r w:rsidRPr="007C6EA6">
          <w:tab/>
        </w:r>
        <w:r w:rsidRPr="007C6EA6">
          <w:tab/>
        </w:r>
        <w:r w:rsidRPr="007C6EA6">
          <w:tab/>
        </w:r>
        <w:r w:rsidRPr="007C6EA6">
          <w:tab/>
          <w:t>},</w:t>
        </w:r>
      </w:ins>
    </w:p>
    <w:p w14:paraId="4BCA332A" w14:textId="77777777" w:rsidR="007C6EA6" w:rsidRPr="007C6EA6" w:rsidRDefault="007C6EA6" w:rsidP="007C6EA6">
      <w:pPr>
        <w:pStyle w:val="GOSTScript"/>
        <w:rPr>
          <w:ins w:id="3675" w:author="Сатлер Марина Викторовна" w:date="2026-04-07T11:02:00Z"/>
        </w:rPr>
      </w:pPr>
      <w:ins w:id="3676" w:author="Сатлер Марина Викторовна" w:date="2026-04-07T11:02:00Z">
        <w:r w:rsidRPr="007C6EA6">
          <w:tab/>
        </w:r>
        <w:r w:rsidRPr="007C6EA6">
          <w:tab/>
        </w:r>
        <w:r w:rsidRPr="007C6EA6">
          <w:tab/>
        </w:r>
        <w:r w:rsidRPr="007C6EA6">
          <w:tab/>
        </w:r>
        <w:r w:rsidRPr="007C6EA6">
          <w:tab/>
        </w:r>
        <w:r w:rsidRPr="007C6EA6">
          <w:tab/>
          <w:t>{</w:t>
        </w:r>
      </w:ins>
    </w:p>
    <w:p w14:paraId="2719A8CD" w14:textId="77777777" w:rsidR="007C6EA6" w:rsidRPr="007C6EA6" w:rsidRDefault="007C6EA6" w:rsidP="007C6EA6">
      <w:pPr>
        <w:pStyle w:val="GOSTScript"/>
        <w:rPr>
          <w:ins w:id="3677" w:author="Сатлер Марина Викторовна" w:date="2026-04-07T11:02:00Z"/>
        </w:rPr>
      </w:pPr>
      <w:ins w:id="3678"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"accountCorr",</w:t>
        </w:r>
      </w:ins>
    </w:p>
    <w:p w14:paraId="1E6D9272" w14:textId="77777777" w:rsidR="007C6EA6" w:rsidRPr="007C6EA6" w:rsidRDefault="007C6EA6" w:rsidP="007C6EA6">
      <w:pPr>
        <w:pStyle w:val="GOSTScript"/>
        <w:rPr>
          <w:ins w:id="3679" w:author="Сатлер Марина Викторовна" w:date="2026-04-07T11:02:00Z"/>
        </w:rPr>
      </w:pPr>
      <w:ins w:id="3680" w:author="Сатлер Марина Викторовна" w:date="2026-04-07T11:02:00Z">
        <w:r w:rsidRPr="007C6EA6">
          <w:tab/>
        </w:r>
        <w:r w:rsidRPr="007C6EA6">
          <w:tab/>
        </w:r>
        <w:r w:rsidRPr="007C6EA6">
          <w:tab/>
        </w:r>
        <w:r w:rsidRPr="007C6EA6">
          <w:tab/>
        </w:r>
        <w:r w:rsidRPr="007C6EA6">
          <w:tab/>
        </w:r>
        <w:r w:rsidRPr="007C6EA6">
          <w:tab/>
        </w:r>
        <w:r w:rsidRPr="007C6EA6">
          <w:tab/>
          <w:t>"value": "02280"</w:t>
        </w:r>
      </w:ins>
    </w:p>
    <w:p w14:paraId="6C97EE50" w14:textId="77777777" w:rsidR="007C6EA6" w:rsidRPr="007C6EA6" w:rsidRDefault="007C6EA6" w:rsidP="007C6EA6">
      <w:pPr>
        <w:pStyle w:val="GOSTScript"/>
        <w:rPr>
          <w:ins w:id="3681" w:author="Сатлер Марина Викторовна" w:date="2026-04-07T11:02:00Z"/>
        </w:rPr>
      </w:pPr>
      <w:ins w:id="3682" w:author="Сатлер Марина Викторовна" w:date="2026-04-07T11:02:00Z">
        <w:r w:rsidRPr="007C6EA6">
          <w:tab/>
        </w:r>
        <w:r w:rsidRPr="007C6EA6">
          <w:tab/>
        </w:r>
        <w:r w:rsidRPr="007C6EA6">
          <w:tab/>
        </w:r>
        <w:r w:rsidRPr="007C6EA6">
          <w:tab/>
        </w:r>
        <w:r w:rsidRPr="007C6EA6">
          <w:tab/>
        </w:r>
        <w:r w:rsidRPr="007C6EA6">
          <w:tab/>
          <w:t>},</w:t>
        </w:r>
      </w:ins>
    </w:p>
    <w:p w14:paraId="1B9E572B" w14:textId="77777777" w:rsidR="007C6EA6" w:rsidRPr="007C6EA6" w:rsidRDefault="007C6EA6" w:rsidP="007C6EA6">
      <w:pPr>
        <w:pStyle w:val="GOSTScript"/>
        <w:rPr>
          <w:ins w:id="3683" w:author="Сатлер Марина Викторовна" w:date="2026-04-07T11:02:00Z"/>
        </w:rPr>
      </w:pPr>
      <w:ins w:id="3684" w:author="Сатлер Марина Викторовна" w:date="2026-04-07T11:02:00Z">
        <w:r w:rsidRPr="007C6EA6">
          <w:tab/>
        </w:r>
        <w:r w:rsidRPr="007C6EA6">
          <w:tab/>
        </w:r>
        <w:r w:rsidRPr="007C6EA6">
          <w:tab/>
        </w:r>
        <w:r w:rsidRPr="007C6EA6">
          <w:tab/>
        </w:r>
        <w:r w:rsidRPr="007C6EA6">
          <w:tab/>
        </w:r>
        <w:r w:rsidRPr="007C6EA6">
          <w:tab/>
          <w:t>{</w:t>
        </w:r>
      </w:ins>
    </w:p>
    <w:p w14:paraId="2482D9E0" w14:textId="77777777" w:rsidR="007C6EA6" w:rsidRPr="007C6EA6" w:rsidRDefault="007C6EA6" w:rsidP="007C6EA6">
      <w:pPr>
        <w:pStyle w:val="GOSTScript"/>
        <w:rPr>
          <w:ins w:id="3685" w:author="Сатлер Марина Викторовна" w:date="2026-04-07T11:02:00Z"/>
        </w:rPr>
      </w:pPr>
      <w:ins w:id="3686"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"accountType",</w:t>
        </w:r>
      </w:ins>
    </w:p>
    <w:p w14:paraId="4AED2444" w14:textId="77777777" w:rsidR="007C6EA6" w:rsidRPr="007C6EA6" w:rsidRDefault="007C6EA6" w:rsidP="007C6EA6">
      <w:pPr>
        <w:pStyle w:val="GOSTScript"/>
        <w:rPr>
          <w:ins w:id="3687" w:author="Сатлер Марина Викторовна" w:date="2026-04-07T11:02:00Z"/>
        </w:rPr>
      </w:pPr>
      <w:ins w:id="368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БС</w:t>
        </w:r>
        <w:r w:rsidRPr="007C6EA6">
          <w:t>"</w:t>
        </w:r>
      </w:ins>
    </w:p>
    <w:p w14:paraId="06951FE5" w14:textId="77777777" w:rsidR="007C6EA6" w:rsidRPr="007C6EA6" w:rsidRDefault="007C6EA6" w:rsidP="007C6EA6">
      <w:pPr>
        <w:pStyle w:val="GOSTScript"/>
        <w:rPr>
          <w:ins w:id="3689" w:author="Сатлер Марина Викторовна" w:date="2026-04-07T11:02:00Z"/>
        </w:rPr>
      </w:pPr>
      <w:ins w:id="3690" w:author="Сатлер Марина Викторовна" w:date="2026-04-07T11:02:00Z">
        <w:r w:rsidRPr="007C6EA6">
          <w:tab/>
        </w:r>
        <w:r w:rsidRPr="007C6EA6">
          <w:tab/>
        </w:r>
        <w:r w:rsidRPr="007C6EA6">
          <w:tab/>
        </w:r>
        <w:r w:rsidRPr="007C6EA6">
          <w:tab/>
        </w:r>
        <w:r w:rsidRPr="007C6EA6">
          <w:tab/>
        </w:r>
        <w:r w:rsidRPr="007C6EA6">
          <w:tab/>
          <w:t>},</w:t>
        </w:r>
      </w:ins>
    </w:p>
    <w:p w14:paraId="21F549D8" w14:textId="77777777" w:rsidR="007C6EA6" w:rsidRPr="007C6EA6" w:rsidRDefault="007C6EA6" w:rsidP="007C6EA6">
      <w:pPr>
        <w:pStyle w:val="GOSTScript"/>
        <w:rPr>
          <w:ins w:id="3691" w:author="Сатлер Марина Викторовна" w:date="2026-04-07T11:02:00Z"/>
        </w:rPr>
      </w:pPr>
      <w:ins w:id="3692" w:author="Сатлер Марина Викторовна" w:date="2026-04-07T11:02:00Z">
        <w:r w:rsidRPr="007C6EA6">
          <w:tab/>
        </w:r>
        <w:r w:rsidRPr="007C6EA6">
          <w:tab/>
        </w:r>
        <w:r w:rsidRPr="007C6EA6">
          <w:tab/>
        </w:r>
        <w:r w:rsidRPr="007C6EA6">
          <w:tab/>
        </w:r>
        <w:r w:rsidRPr="007C6EA6">
          <w:tab/>
        </w:r>
        <w:r w:rsidRPr="007C6EA6">
          <w:tab/>
          <w:t>{</w:t>
        </w:r>
      </w:ins>
    </w:p>
    <w:p w14:paraId="5A1E990B" w14:textId="77777777" w:rsidR="007C6EA6" w:rsidRPr="007C6EA6" w:rsidRDefault="007C6EA6" w:rsidP="007C6EA6">
      <w:pPr>
        <w:pStyle w:val="GOSTScript"/>
        <w:rPr>
          <w:ins w:id="3693" w:author="Сатлер Марина Викторовна" w:date="2026-04-07T11:02:00Z"/>
        </w:rPr>
      </w:pPr>
      <w:ins w:id="3694"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"reserve2",</w:t>
        </w:r>
      </w:ins>
    </w:p>
    <w:p w14:paraId="62E20FF7" w14:textId="77777777" w:rsidR="007C6EA6" w:rsidRPr="007C6EA6" w:rsidRDefault="007C6EA6" w:rsidP="007C6EA6">
      <w:pPr>
        <w:pStyle w:val="GOSTScript"/>
        <w:rPr>
          <w:ins w:id="3695" w:author="Сатлер Марина Викторовна" w:date="2026-04-07T11:02:00Z"/>
        </w:rPr>
      </w:pPr>
      <w:ins w:id="369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58B4FD3" w14:textId="77777777" w:rsidR="007C6EA6" w:rsidRPr="007C6EA6" w:rsidRDefault="007C6EA6" w:rsidP="007C6EA6">
      <w:pPr>
        <w:pStyle w:val="GOSTScript"/>
        <w:rPr>
          <w:ins w:id="3697" w:author="Сатлер Марина Викторовна" w:date="2026-04-07T11:02:00Z"/>
        </w:rPr>
      </w:pPr>
      <w:ins w:id="3698" w:author="Сатлер Марина Викторовна" w:date="2026-04-07T11:02:00Z">
        <w:r w:rsidRPr="007C6EA6">
          <w:tab/>
        </w:r>
        <w:r w:rsidRPr="007C6EA6">
          <w:tab/>
        </w:r>
        <w:r w:rsidRPr="007C6EA6">
          <w:tab/>
        </w:r>
        <w:r w:rsidRPr="007C6EA6">
          <w:tab/>
        </w:r>
        <w:r w:rsidRPr="007C6EA6">
          <w:tab/>
        </w:r>
        <w:r w:rsidRPr="007C6EA6">
          <w:tab/>
          <w:t>},</w:t>
        </w:r>
      </w:ins>
    </w:p>
    <w:p w14:paraId="1C820402" w14:textId="77777777" w:rsidR="007C6EA6" w:rsidRPr="007C6EA6" w:rsidRDefault="007C6EA6" w:rsidP="007C6EA6">
      <w:pPr>
        <w:pStyle w:val="GOSTScript"/>
        <w:rPr>
          <w:ins w:id="3699" w:author="Сатлер Марина Викторовна" w:date="2026-04-07T11:02:00Z"/>
        </w:rPr>
      </w:pPr>
      <w:ins w:id="3700" w:author="Сатлер Марина Викторовна" w:date="2026-04-07T11:02:00Z">
        <w:r w:rsidRPr="007C6EA6">
          <w:tab/>
        </w:r>
        <w:r w:rsidRPr="007C6EA6">
          <w:tab/>
        </w:r>
        <w:r w:rsidRPr="007C6EA6">
          <w:tab/>
        </w:r>
        <w:r w:rsidRPr="007C6EA6">
          <w:tab/>
        </w:r>
        <w:r w:rsidRPr="007C6EA6">
          <w:tab/>
        </w:r>
        <w:r w:rsidRPr="007C6EA6">
          <w:tab/>
          <w:t>{</w:t>
        </w:r>
      </w:ins>
    </w:p>
    <w:p w14:paraId="42E0769A" w14:textId="77777777" w:rsidR="007C6EA6" w:rsidRPr="007C6EA6" w:rsidRDefault="007C6EA6" w:rsidP="007C6EA6">
      <w:pPr>
        <w:pStyle w:val="GOSTScript"/>
        <w:rPr>
          <w:ins w:id="3701" w:author="Сатлер Марина Викторовна" w:date="2026-04-07T11:02:00Z"/>
        </w:rPr>
      </w:pPr>
      <w:ins w:id="370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"reserve3",</w:t>
        </w:r>
      </w:ins>
    </w:p>
    <w:p w14:paraId="3832BC6D" w14:textId="77777777" w:rsidR="007C6EA6" w:rsidRPr="007C6EA6" w:rsidRDefault="007C6EA6" w:rsidP="007C6EA6">
      <w:pPr>
        <w:pStyle w:val="GOSTScript"/>
        <w:rPr>
          <w:ins w:id="3703" w:author="Сатлер Марина Викторовна" w:date="2026-04-07T11:02:00Z"/>
        </w:rPr>
      </w:pPr>
      <w:ins w:id="370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D736A35" w14:textId="77777777" w:rsidR="007C6EA6" w:rsidRPr="007C6EA6" w:rsidRDefault="007C6EA6" w:rsidP="007C6EA6">
      <w:pPr>
        <w:pStyle w:val="GOSTScript"/>
        <w:rPr>
          <w:ins w:id="3705" w:author="Сатлер Марина Викторовна" w:date="2026-04-07T11:02:00Z"/>
        </w:rPr>
      </w:pPr>
      <w:ins w:id="3706" w:author="Сатлер Марина Викторовна" w:date="2026-04-07T11:02:00Z">
        <w:r w:rsidRPr="007C6EA6">
          <w:tab/>
        </w:r>
        <w:r w:rsidRPr="007C6EA6">
          <w:tab/>
        </w:r>
        <w:r w:rsidRPr="007C6EA6">
          <w:tab/>
        </w:r>
        <w:r w:rsidRPr="007C6EA6">
          <w:tab/>
        </w:r>
        <w:r w:rsidRPr="007C6EA6">
          <w:tab/>
        </w:r>
        <w:r w:rsidRPr="007C6EA6">
          <w:tab/>
          <w:t>},</w:t>
        </w:r>
      </w:ins>
    </w:p>
    <w:p w14:paraId="1FBE271B" w14:textId="77777777" w:rsidR="007C6EA6" w:rsidRPr="007C6EA6" w:rsidRDefault="007C6EA6" w:rsidP="007C6EA6">
      <w:pPr>
        <w:pStyle w:val="GOSTScript"/>
        <w:rPr>
          <w:ins w:id="3707" w:author="Сатлер Марина Викторовна" w:date="2026-04-07T11:02:00Z"/>
        </w:rPr>
      </w:pPr>
      <w:ins w:id="3708" w:author="Сатлер Марина Викторовна" w:date="2026-04-07T11:02:00Z">
        <w:r w:rsidRPr="007C6EA6">
          <w:tab/>
        </w:r>
        <w:r w:rsidRPr="007C6EA6">
          <w:tab/>
        </w:r>
        <w:r w:rsidRPr="007C6EA6">
          <w:tab/>
        </w:r>
        <w:r w:rsidRPr="007C6EA6">
          <w:tab/>
        </w:r>
        <w:r w:rsidRPr="007C6EA6">
          <w:tab/>
        </w:r>
        <w:r w:rsidRPr="007C6EA6">
          <w:tab/>
          <w:t>{</w:t>
        </w:r>
      </w:ins>
    </w:p>
    <w:p w14:paraId="5CEF04F5" w14:textId="77777777" w:rsidR="007C6EA6" w:rsidRPr="007C6EA6" w:rsidRDefault="007C6EA6" w:rsidP="007C6EA6">
      <w:pPr>
        <w:pStyle w:val="GOSTScript"/>
        <w:rPr>
          <w:ins w:id="3709" w:author="Сатлер Марина Викторовна" w:date="2026-04-07T11:02:00Z"/>
        </w:rPr>
      </w:pPr>
      <w:ins w:id="371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"reserve4",</w:t>
        </w:r>
      </w:ins>
    </w:p>
    <w:p w14:paraId="589E1626" w14:textId="77777777" w:rsidR="007C6EA6" w:rsidRPr="007C6EA6" w:rsidRDefault="007C6EA6" w:rsidP="007C6EA6">
      <w:pPr>
        <w:pStyle w:val="GOSTScript"/>
        <w:rPr>
          <w:ins w:id="3711" w:author="Сатлер Марина Викторовна" w:date="2026-04-07T11:02:00Z"/>
        </w:rPr>
      </w:pPr>
      <w:ins w:id="371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43C4A644" w14:textId="77777777" w:rsidR="007C6EA6" w:rsidRPr="007C6EA6" w:rsidRDefault="007C6EA6" w:rsidP="007C6EA6">
      <w:pPr>
        <w:pStyle w:val="GOSTScript"/>
        <w:rPr>
          <w:ins w:id="3713" w:author="Сатлер Марина Викторовна" w:date="2026-04-07T11:02:00Z"/>
        </w:rPr>
      </w:pPr>
      <w:ins w:id="3714" w:author="Сатлер Марина Викторовна" w:date="2026-04-07T11:02:00Z">
        <w:r w:rsidRPr="007C6EA6">
          <w:tab/>
        </w:r>
        <w:r w:rsidRPr="007C6EA6">
          <w:tab/>
        </w:r>
        <w:r w:rsidRPr="007C6EA6">
          <w:tab/>
        </w:r>
        <w:r w:rsidRPr="007C6EA6">
          <w:tab/>
        </w:r>
        <w:r w:rsidRPr="007C6EA6">
          <w:tab/>
        </w:r>
        <w:r w:rsidRPr="007C6EA6">
          <w:tab/>
          <w:t>},</w:t>
        </w:r>
      </w:ins>
    </w:p>
    <w:p w14:paraId="6A2B5F35" w14:textId="77777777" w:rsidR="007C6EA6" w:rsidRPr="007C6EA6" w:rsidRDefault="007C6EA6" w:rsidP="007C6EA6">
      <w:pPr>
        <w:pStyle w:val="GOSTScript"/>
        <w:rPr>
          <w:ins w:id="3715" w:author="Сатлер Марина Викторовна" w:date="2026-04-07T11:02:00Z"/>
        </w:rPr>
      </w:pPr>
      <w:ins w:id="3716" w:author="Сатлер Марина Викторовна" w:date="2026-04-07T11:02:00Z">
        <w:r w:rsidRPr="007C6EA6">
          <w:tab/>
        </w:r>
        <w:r w:rsidRPr="007C6EA6">
          <w:tab/>
        </w:r>
        <w:r w:rsidRPr="007C6EA6">
          <w:tab/>
        </w:r>
        <w:r w:rsidRPr="007C6EA6">
          <w:tab/>
        </w:r>
        <w:r w:rsidRPr="007C6EA6">
          <w:tab/>
        </w:r>
        <w:r w:rsidRPr="007C6EA6">
          <w:tab/>
          <w:t>{</w:t>
        </w:r>
      </w:ins>
    </w:p>
    <w:p w14:paraId="1CF072A9" w14:textId="77777777" w:rsidR="007C6EA6" w:rsidRPr="007C6EA6" w:rsidRDefault="007C6EA6" w:rsidP="007C6EA6">
      <w:pPr>
        <w:pStyle w:val="GOSTScript"/>
        <w:rPr>
          <w:ins w:id="3717" w:author="Сатлер Марина Викторовна" w:date="2026-04-07T11:02:00Z"/>
        </w:rPr>
      </w:pPr>
      <w:ins w:id="3718" w:author="Сатлер Марина Викторовна" w:date="2026-04-07T11:02:00Z">
        <w:r w:rsidRPr="007C6EA6">
          <w:lastRenderedPageBreak/>
          <w:tab/>
        </w:r>
        <w:r w:rsidRPr="007C6EA6">
          <w:tab/>
        </w:r>
        <w:r w:rsidRPr="007C6EA6">
          <w:tab/>
        </w:r>
        <w:r w:rsidRPr="007C6EA6">
          <w:tab/>
        </w:r>
        <w:r w:rsidRPr="007C6EA6">
          <w:tab/>
        </w:r>
        <w:r w:rsidRPr="007C6EA6">
          <w:tab/>
        </w:r>
        <w:r w:rsidRPr="007C6EA6">
          <w:tab/>
          <w:t>"param": "reserve5",</w:t>
        </w:r>
      </w:ins>
    </w:p>
    <w:p w14:paraId="4F6B8147" w14:textId="77777777" w:rsidR="007C6EA6" w:rsidRPr="007C6EA6" w:rsidRDefault="007C6EA6" w:rsidP="007C6EA6">
      <w:pPr>
        <w:pStyle w:val="GOSTScript"/>
        <w:rPr>
          <w:ins w:id="3719" w:author="Сатлер Марина Викторовна" w:date="2026-04-07T11:02:00Z"/>
        </w:rPr>
      </w:pPr>
      <w:ins w:id="372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6A4B705C" w14:textId="77777777" w:rsidR="007C6EA6" w:rsidRPr="007C6EA6" w:rsidRDefault="007C6EA6" w:rsidP="007C6EA6">
      <w:pPr>
        <w:pStyle w:val="GOSTScript"/>
        <w:rPr>
          <w:ins w:id="3721" w:author="Сатлер Марина Викторовна" w:date="2026-04-07T11:02:00Z"/>
        </w:rPr>
      </w:pPr>
      <w:ins w:id="3722" w:author="Сатлер Марина Викторовна" w:date="2026-04-07T11:02:00Z">
        <w:r w:rsidRPr="007C6EA6">
          <w:tab/>
        </w:r>
        <w:r w:rsidRPr="007C6EA6">
          <w:tab/>
        </w:r>
        <w:r w:rsidRPr="007C6EA6">
          <w:tab/>
        </w:r>
        <w:r w:rsidRPr="007C6EA6">
          <w:tab/>
        </w:r>
        <w:r w:rsidRPr="007C6EA6">
          <w:tab/>
        </w:r>
        <w:r w:rsidRPr="007C6EA6">
          <w:tab/>
          <w:t>},</w:t>
        </w:r>
      </w:ins>
    </w:p>
    <w:p w14:paraId="6B226504" w14:textId="77777777" w:rsidR="007C6EA6" w:rsidRPr="007C6EA6" w:rsidRDefault="007C6EA6" w:rsidP="007C6EA6">
      <w:pPr>
        <w:pStyle w:val="GOSTScript"/>
        <w:rPr>
          <w:ins w:id="3723" w:author="Сатлер Марина Викторовна" w:date="2026-04-07T11:02:00Z"/>
        </w:rPr>
      </w:pPr>
      <w:ins w:id="3724" w:author="Сатлер Марина Викторовна" w:date="2026-04-07T11:02:00Z">
        <w:r w:rsidRPr="007C6EA6">
          <w:tab/>
        </w:r>
        <w:r w:rsidRPr="007C6EA6">
          <w:tab/>
        </w:r>
        <w:r w:rsidRPr="007C6EA6">
          <w:tab/>
        </w:r>
        <w:r w:rsidRPr="007C6EA6">
          <w:tab/>
        </w:r>
        <w:r w:rsidRPr="007C6EA6">
          <w:tab/>
        </w:r>
        <w:r w:rsidRPr="007C6EA6">
          <w:tab/>
          <w:t>{</w:t>
        </w:r>
      </w:ins>
    </w:p>
    <w:p w14:paraId="218A445D" w14:textId="77777777" w:rsidR="007C6EA6" w:rsidRPr="007C6EA6" w:rsidRDefault="007C6EA6" w:rsidP="007C6EA6">
      <w:pPr>
        <w:pStyle w:val="GOSTScript"/>
        <w:rPr>
          <w:ins w:id="3725" w:author="Сатлер Марина Викторовна" w:date="2026-04-07T11:02:00Z"/>
        </w:rPr>
      </w:pPr>
      <w:ins w:id="3726"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"reserve6",</w:t>
        </w:r>
      </w:ins>
    </w:p>
    <w:p w14:paraId="506D6BA4" w14:textId="77777777" w:rsidR="007C6EA6" w:rsidRPr="007C6EA6" w:rsidRDefault="007C6EA6" w:rsidP="007C6EA6">
      <w:pPr>
        <w:pStyle w:val="GOSTScript"/>
        <w:rPr>
          <w:ins w:id="3727" w:author="Сатлер Марина Викторовна" w:date="2026-04-07T11:02:00Z"/>
        </w:rPr>
      </w:pPr>
      <w:ins w:id="372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0C753D7" w14:textId="77777777" w:rsidR="007C6EA6" w:rsidRPr="007C6EA6" w:rsidRDefault="007C6EA6" w:rsidP="007C6EA6">
      <w:pPr>
        <w:pStyle w:val="GOSTScript"/>
        <w:rPr>
          <w:ins w:id="3729" w:author="Сатлер Марина Викторовна" w:date="2026-04-07T11:02:00Z"/>
        </w:rPr>
      </w:pPr>
      <w:ins w:id="3730" w:author="Сатлер Марина Викторовна" w:date="2026-04-07T11:02:00Z">
        <w:r w:rsidRPr="007C6EA6">
          <w:tab/>
        </w:r>
        <w:r w:rsidRPr="007C6EA6">
          <w:tab/>
        </w:r>
        <w:r w:rsidRPr="007C6EA6">
          <w:tab/>
        </w:r>
        <w:r w:rsidRPr="007C6EA6">
          <w:tab/>
        </w:r>
        <w:r w:rsidRPr="007C6EA6">
          <w:tab/>
        </w:r>
        <w:r w:rsidRPr="007C6EA6">
          <w:tab/>
          <w:t>},</w:t>
        </w:r>
      </w:ins>
    </w:p>
    <w:p w14:paraId="49E809BD" w14:textId="77777777" w:rsidR="007C6EA6" w:rsidRPr="007C6EA6" w:rsidRDefault="007C6EA6" w:rsidP="007C6EA6">
      <w:pPr>
        <w:pStyle w:val="GOSTScript"/>
        <w:rPr>
          <w:ins w:id="3731" w:author="Сатлер Марина Викторовна" w:date="2026-04-07T11:02:00Z"/>
        </w:rPr>
      </w:pPr>
      <w:ins w:id="3732" w:author="Сатлер Марина Викторовна" w:date="2026-04-07T11:02:00Z">
        <w:r w:rsidRPr="007C6EA6">
          <w:tab/>
        </w:r>
        <w:r w:rsidRPr="007C6EA6">
          <w:tab/>
        </w:r>
        <w:r w:rsidRPr="007C6EA6">
          <w:tab/>
        </w:r>
        <w:r w:rsidRPr="007C6EA6">
          <w:tab/>
        </w:r>
        <w:r w:rsidRPr="007C6EA6">
          <w:tab/>
        </w:r>
        <w:r w:rsidRPr="007C6EA6">
          <w:tab/>
          <w:t>{</w:t>
        </w:r>
      </w:ins>
    </w:p>
    <w:p w14:paraId="65CA7F0F" w14:textId="77777777" w:rsidR="007C6EA6" w:rsidRPr="007C6EA6" w:rsidRDefault="007C6EA6" w:rsidP="007C6EA6">
      <w:pPr>
        <w:pStyle w:val="GOSTScript"/>
        <w:rPr>
          <w:ins w:id="3733" w:author="Сатлер Марина Викторовна" w:date="2026-04-07T11:02:00Z"/>
        </w:rPr>
      </w:pPr>
      <w:ins w:id="3734"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"reserve7",</w:t>
        </w:r>
      </w:ins>
    </w:p>
    <w:p w14:paraId="247955C4" w14:textId="77777777" w:rsidR="007C6EA6" w:rsidRPr="007C6EA6" w:rsidRDefault="007C6EA6" w:rsidP="007C6EA6">
      <w:pPr>
        <w:pStyle w:val="GOSTScript"/>
        <w:rPr>
          <w:ins w:id="3735" w:author="Сатлер Марина Викторовна" w:date="2026-04-07T11:02:00Z"/>
        </w:rPr>
      </w:pPr>
      <w:ins w:id="373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DDC0895" w14:textId="77777777" w:rsidR="007C6EA6" w:rsidRPr="007C6EA6" w:rsidRDefault="007C6EA6" w:rsidP="007C6EA6">
      <w:pPr>
        <w:pStyle w:val="GOSTScript"/>
        <w:rPr>
          <w:ins w:id="3737" w:author="Сатлер Марина Викторовна" w:date="2026-04-07T11:02:00Z"/>
        </w:rPr>
      </w:pPr>
      <w:ins w:id="3738" w:author="Сатлер Марина Викторовна" w:date="2026-04-07T11:02:00Z">
        <w:r w:rsidRPr="007C6EA6">
          <w:tab/>
        </w:r>
        <w:r w:rsidRPr="007C6EA6">
          <w:tab/>
        </w:r>
        <w:r w:rsidRPr="007C6EA6">
          <w:tab/>
        </w:r>
        <w:r w:rsidRPr="007C6EA6">
          <w:tab/>
        </w:r>
        <w:r w:rsidRPr="007C6EA6">
          <w:tab/>
        </w:r>
        <w:r w:rsidRPr="007C6EA6">
          <w:tab/>
          <w:t>}</w:t>
        </w:r>
      </w:ins>
    </w:p>
    <w:p w14:paraId="5D4227CD" w14:textId="77777777" w:rsidR="007C6EA6" w:rsidRPr="007C6EA6" w:rsidRDefault="007C6EA6" w:rsidP="007C6EA6">
      <w:pPr>
        <w:pStyle w:val="GOSTScript"/>
        <w:rPr>
          <w:ins w:id="3739" w:author="Сатлер Марина Викторовна" w:date="2026-04-07T11:02:00Z"/>
        </w:rPr>
      </w:pPr>
      <w:ins w:id="3740" w:author="Сатлер Марина Викторовна" w:date="2026-04-07T11:02:00Z">
        <w:r w:rsidRPr="007C6EA6">
          <w:tab/>
        </w:r>
        <w:r w:rsidRPr="007C6EA6">
          <w:tab/>
        </w:r>
        <w:r w:rsidRPr="007C6EA6">
          <w:tab/>
        </w:r>
        <w:r w:rsidRPr="007C6EA6">
          <w:tab/>
        </w:r>
        <w:r w:rsidRPr="007C6EA6">
          <w:tab/>
          <w:t>]</w:t>
        </w:r>
      </w:ins>
    </w:p>
    <w:p w14:paraId="4DFDBDFC" w14:textId="77777777" w:rsidR="007C6EA6" w:rsidRPr="007C6EA6" w:rsidRDefault="007C6EA6" w:rsidP="007C6EA6">
      <w:pPr>
        <w:pStyle w:val="GOSTScript"/>
        <w:rPr>
          <w:ins w:id="3741" w:author="Сатлер Марина Викторовна" w:date="2026-04-07T11:02:00Z"/>
        </w:rPr>
      </w:pPr>
      <w:ins w:id="3742" w:author="Сатлер Марина Викторовна" w:date="2026-04-07T11:02:00Z">
        <w:r w:rsidRPr="007C6EA6">
          <w:tab/>
        </w:r>
        <w:r w:rsidRPr="007C6EA6">
          <w:tab/>
        </w:r>
        <w:r w:rsidRPr="007C6EA6">
          <w:tab/>
        </w:r>
        <w:r w:rsidRPr="007C6EA6">
          <w:tab/>
          <w:t>},</w:t>
        </w:r>
      </w:ins>
    </w:p>
    <w:p w14:paraId="1A6E5693" w14:textId="77777777" w:rsidR="007C6EA6" w:rsidRPr="007C6EA6" w:rsidRDefault="007C6EA6" w:rsidP="007C6EA6">
      <w:pPr>
        <w:pStyle w:val="GOSTScript"/>
        <w:rPr>
          <w:ins w:id="3743" w:author="Сатлер Марина Викторовна" w:date="2026-04-07T11:02:00Z"/>
        </w:rPr>
      </w:pPr>
      <w:ins w:id="3744" w:author="Сатлер Марина Викторовна" w:date="2026-04-07T11:02:00Z">
        <w:r w:rsidRPr="007C6EA6">
          <w:tab/>
        </w:r>
        <w:r w:rsidRPr="007C6EA6">
          <w:tab/>
        </w:r>
        <w:r w:rsidRPr="007C6EA6">
          <w:tab/>
        </w:r>
        <w:r w:rsidRPr="007C6EA6">
          <w:tab/>
          <w:t>"Ct": {</w:t>
        </w:r>
      </w:ins>
    </w:p>
    <w:p w14:paraId="15FBF9B5" w14:textId="77777777" w:rsidR="007C6EA6" w:rsidRPr="007C6EA6" w:rsidRDefault="007C6EA6" w:rsidP="007C6EA6">
      <w:pPr>
        <w:pStyle w:val="GOSTScript"/>
        <w:rPr>
          <w:ins w:id="3745" w:author="Сатлер Марина Викторовна" w:date="2026-04-07T11:02:00Z"/>
        </w:rPr>
      </w:pPr>
      <w:ins w:id="3746" w:author="Сатлер Марина Викторовна" w:date="2026-04-07T11:02:00Z">
        <w:r w:rsidRPr="007C6EA6">
          <w:tab/>
        </w:r>
        <w:r w:rsidRPr="007C6EA6">
          <w:tab/>
        </w:r>
        <w:r w:rsidRPr="007C6EA6">
          <w:tab/>
        </w:r>
        <w:r w:rsidRPr="007C6EA6">
          <w:tab/>
        </w:r>
        <w:r w:rsidRPr="007C6EA6">
          <w:tab/>
          <w:t>"Ct_acc": "02280.00000000.00000000000.00.00000000000000000000.643.89.00.-.-.-.-.-.-.-.-.-.-.-.-.-.-.-.-.-.-.-.-",</w:t>
        </w:r>
      </w:ins>
    </w:p>
    <w:p w14:paraId="7EA73FFC" w14:textId="77777777" w:rsidR="007C6EA6" w:rsidRPr="007C6EA6" w:rsidRDefault="007C6EA6" w:rsidP="007C6EA6">
      <w:pPr>
        <w:pStyle w:val="GOSTScript"/>
        <w:rPr>
          <w:ins w:id="3747" w:author="Сатлер Марина Викторовна" w:date="2026-04-07T11:02:00Z"/>
        </w:rPr>
      </w:pPr>
      <w:ins w:id="3748" w:author="Сатлер Марина Викторовна" w:date="2026-04-07T11:02:00Z">
        <w:r w:rsidRPr="007C6EA6">
          <w:tab/>
        </w:r>
        <w:r w:rsidRPr="007C6EA6">
          <w:tab/>
        </w:r>
        <w:r w:rsidRPr="007C6EA6">
          <w:tab/>
        </w:r>
        <w:r w:rsidRPr="007C6EA6">
          <w:tab/>
        </w:r>
        <w:r w:rsidRPr="007C6EA6">
          <w:tab/>
          <w:t>"Operation_type": 1,</w:t>
        </w:r>
      </w:ins>
    </w:p>
    <w:p w14:paraId="714E9F54" w14:textId="77777777" w:rsidR="007C6EA6" w:rsidRPr="007C6EA6" w:rsidRDefault="007C6EA6" w:rsidP="007C6EA6">
      <w:pPr>
        <w:pStyle w:val="GOSTScript"/>
        <w:rPr>
          <w:ins w:id="3749" w:author="Сатлер Марина Викторовна" w:date="2026-04-07T11:02:00Z"/>
        </w:rPr>
      </w:pPr>
      <w:ins w:id="3750" w:author="Сатлер Марина Викторовна" w:date="2026-04-07T11:02:00Z">
        <w:r w:rsidRPr="007C6EA6">
          <w:tab/>
        </w:r>
        <w:r w:rsidRPr="007C6EA6">
          <w:tab/>
        </w:r>
        <w:r w:rsidRPr="007C6EA6">
          <w:tab/>
        </w:r>
        <w:r w:rsidRPr="007C6EA6">
          <w:tab/>
        </w:r>
        <w:r w:rsidRPr="007C6EA6">
          <w:tab/>
          <w:t>"Analistic_parametrs": [</w:t>
        </w:r>
      </w:ins>
    </w:p>
    <w:p w14:paraId="70435239" w14:textId="77777777" w:rsidR="007C6EA6" w:rsidRPr="007C6EA6" w:rsidRDefault="007C6EA6" w:rsidP="007C6EA6">
      <w:pPr>
        <w:pStyle w:val="GOSTScript"/>
        <w:rPr>
          <w:ins w:id="3751" w:author="Сатлер Марина Викторовна" w:date="2026-04-07T11:02:00Z"/>
        </w:rPr>
      </w:pPr>
      <w:ins w:id="3752" w:author="Сатлер Марина Викторовна" w:date="2026-04-07T11:02:00Z">
        <w:r w:rsidRPr="007C6EA6">
          <w:tab/>
        </w:r>
        <w:r w:rsidRPr="007C6EA6">
          <w:tab/>
        </w:r>
        <w:r w:rsidRPr="007C6EA6">
          <w:tab/>
        </w:r>
        <w:r w:rsidRPr="007C6EA6">
          <w:tab/>
        </w:r>
        <w:r w:rsidRPr="007C6EA6">
          <w:tab/>
        </w:r>
        <w:r w:rsidRPr="007C6EA6">
          <w:tab/>
          <w:t>{</w:t>
        </w:r>
      </w:ins>
    </w:p>
    <w:p w14:paraId="61B64685" w14:textId="77777777" w:rsidR="007C6EA6" w:rsidRPr="007C6EA6" w:rsidRDefault="007C6EA6" w:rsidP="007C6EA6">
      <w:pPr>
        <w:pStyle w:val="GOSTScript"/>
        <w:rPr>
          <w:ins w:id="3753" w:author="Сатлер Марина Викторовна" w:date="2026-04-07T11:02:00Z"/>
        </w:rPr>
      </w:pPr>
      <w:ins w:id="3754"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"reserve8",</w:t>
        </w:r>
      </w:ins>
    </w:p>
    <w:p w14:paraId="28BC5939" w14:textId="77777777" w:rsidR="007C6EA6" w:rsidRPr="007C6EA6" w:rsidRDefault="007C6EA6" w:rsidP="007C6EA6">
      <w:pPr>
        <w:pStyle w:val="GOSTScript"/>
        <w:rPr>
          <w:ins w:id="3755" w:author="Сатлер Марина Викторовна" w:date="2026-04-07T11:02:00Z"/>
        </w:rPr>
      </w:pPr>
      <w:ins w:id="375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CB7B1AD" w14:textId="77777777" w:rsidR="007C6EA6" w:rsidRPr="007C6EA6" w:rsidRDefault="007C6EA6" w:rsidP="007C6EA6">
      <w:pPr>
        <w:pStyle w:val="GOSTScript"/>
        <w:rPr>
          <w:ins w:id="3757" w:author="Сатлер Марина Викторовна" w:date="2026-04-07T11:02:00Z"/>
        </w:rPr>
      </w:pPr>
      <w:ins w:id="3758" w:author="Сатлер Марина Викторовна" w:date="2026-04-07T11:02:00Z">
        <w:r w:rsidRPr="007C6EA6">
          <w:tab/>
        </w:r>
        <w:r w:rsidRPr="007C6EA6">
          <w:tab/>
        </w:r>
        <w:r w:rsidRPr="007C6EA6">
          <w:tab/>
        </w:r>
        <w:r w:rsidRPr="007C6EA6">
          <w:tab/>
        </w:r>
        <w:r w:rsidRPr="007C6EA6">
          <w:tab/>
        </w:r>
        <w:r w:rsidRPr="007C6EA6">
          <w:tab/>
          <w:t>},</w:t>
        </w:r>
      </w:ins>
    </w:p>
    <w:p w14:paraId="0E282F1D" w14:textId="77777777" w:rsidR="007C6EA6" w:rsidRPr="007C6EA6" w:rsidRDefault="007C6EA6" w:rsidP="007C6EA6">
      <w:pPr>
        <w:pStyle w:val="GOSTScript"/>
        <w:rPr>
          <w:ins w:id="3759" w:author="Сатлер Марина Викторовна" w:date="2026-04-07T11:02:00Z"/>
        </w:rPr>
      </w:pPr>
      <w:ins w:id="3760" w:author="Сатлер Марина Викторовна" w:date="2026-04-07T11:02:00Z">
        <w:r w:rsidRPr="007C6EA6">
          <w:tab/>
        </w:r>
        <w:r w:rsidRPr="007C6EA6">
          <w:tab/>
        </w:r>
        <w:r w:rsidRPr="007C6EA6">
          <w:tab/>
        </w:r>
        <w:r w:rsidRPr="007C6EA6">
          <w:tab/>
        </w:r>
        <w:r w:rsidRPr="007C6EA6">
          <w:tab/>
        </w:r>
        <w:r w:rsidRPr="007C6EA6">
          <w:tab/>
          <w:t>{</w:t>
        </w:r>
      </w:ins>
    </w:p>
    <w:p w14:paraId="36A42947" w14:textId="77777777" w:rsidR="007C6EA6" w:rsidRPr="007C6EA6" w:rsidRDefault="007C6EA6" w:rsidP="007C6EA6">
      <w:pPr>
        <w:pStyle w:val="GOSTScript"/>
        <w:rPr>
          <w:ins w:id="3761" w:author="Сатлер Марина Викторовна" w:date="2026-04-07T11:02:00Z"/>
        </w:rPr>
      </w:pPr>
      <w:ins w:id="376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"reserve9",</w:t>
        </w:r>
      </w:ins>
    </w:p>
    <w:p w14:paraId="52D0560B" w14:textId="77777777" w:rsidR="007C6EA6" w:rsidRPr="007C6EA6" w:rsidRDefault="007C6EA6" w:rsidP="007C6EA6">
      <w:pPr>
        <w:pStyle w:val="GOSTScript"/>
        <w:rPr>
          <w:ins w:id="3763" w:author="Сатлер Марина Викторовна" w:date="2026-04-07T11:02:00Z"/>
        </w:rPr>
      </w:pPr>
      <w:ins w:id="376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D81C841" w14:textId="77777777" w:rsidR="007C6EA6" w:rsidRPr="007C6EA6" w:rsidRDefault="007C6EA6" w:rsidP="007C6EA6">
      <w:pPr>
        <w:pStyle w:val="GOSTScript"/>
        <w:rPr>
          <w:ins w:id="3765" w:author="Сатлер Марина Викторовна" w:date="2026-04-07T11:02:00Z"/>
        </w:rPr>
      </w:pPr>
      <w:ins w:id="3766" w:author="Сатлер Марина Викторовна" w:date="2026-04-07T11:02:00Z">
        <w:r w:rsidRPr="007C6EA6">
          <w:tab/>
        </w:r>
        <w:r w:rsidRPr="007C6EA6">
          <w:tab/>
        </w:r>
        <w:r w:rsidRPr="007C6EA6">
          <w:tab/>
        </w:r>
        <w:r w:rsidRPr="007C6EA6">
          <w:tab/>
        </w:r>
        <w:r w:rsidRPr="007C6EA6">
          <w:tab/>
        </w:r>
        <w:r w:rsidRPr="007C6EA6">
          <w:tab/>
          <w:t>},</w:t>
        </w:r>
      </w:ins>
    </w:p>
    <w:p w14:paraId="16EC1A71" w14:textId="77777777" w:rsidR="007C6EA6" w:rsidRPr="007C6EA6" w:rsidRDefault="007C6EA6" w:rsidP="007C6EA6">
      <w:pPr>
        <w:pStyle w:val="GOSTScript"/>
        <w:rPr>
          <w:ins w:id="3767" w:author="Сатлер Марина Викторовна" w:date="2026-04-07T11:02:00Z"/>
        </w:rPr>
      </w:pPr>
      <w:ins w:id="3768" w:author="Сатлер Марина Викторовна" w:date="2026-04-07T11:02:00Z">
        <w:r w:rsidRPr="007C6EA6">
          <w:tab/>
        </w:r>
        <w:r w:rsidRPr="007C6EA6">
          <w:tab/>
        </w:r>
        <w:r w:rsidRPr="007C6EA6">
          <w:tab/>
        </w:r>
        <w:r w:rsidRPr="007C6EA6">
          <w:tab/>
        </w:r>
        <w:r w:rsidRPr="007C6EA6">
          <w:tab/>
        </w:r>
        <w:r w:rsidRPr="007C6EA6">
          <w:tab/>
          <w:t>{</w:t>
        </w:r>
      </w:ins>
    </w:p>
    <w:p w14:paraId="7ABF16B2" w14:textId="77777777" w:rsidR="007C6EA6" w:rsidRPr="007C6EA6" w:rsidRDefault="007C6EA6" w:rsidP="007C6EA6">
      <w:pPr>
        <w:pStyle w:val="GOSTScript"/>
        <w:rPr>
          <w:ins w:id="3769" w:author="Сатлер Марина Викторовна" w:date="2026-04-07T11:02:00Z"/>
        </w:rPr>
      </w:pPr>
      <w:ins w:id="377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"reserve10",</w:t>
        </w:r>
      </w:ins>
    </w:p>
    <w:p w14:paraId="0FD6ACF8" w14:textId="77777777" w:rsidR="007C6EA6" w:rsidRPr="007C6EA6" w:rsidRDefault="007C6EA6" w:rsidP="007C6EA6">
      <w:pPr>
        <w:pStyle w:val="GOSTScript"/>
        <w:rPr>
          <w:ins w:id="3771" w:author="Сатлер Марина Викторовна" w:date="2026-04-07T11:02:00Z"/>
        </w:rPr>
      </w:pPr>
      <w:ins w:id="377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9B654C6" w14:textId="77777777" w:rsidR="007C6EA6" w:rsidRPr="007C6EA6" w:rsidRDefault="007C6EA6" w:rsidP="007C6EA6">
      <w:pPr>
        <w:pStyle w:val="GOSTScript"/>
        <w:rPr>
          <w:ins w:id="3773" w:author="Сатлер Марина Викторовна" w:date="2026-04-07T11:02:00Z"/>
        </w:rPr>
      </w:pPr>
      <w:ins w:id="3774" w:author="Сатлер Марина Викторовна" w:date="2026-04-07T11:02:00Z">
        <w:r w:rsidRPr="007C6EA6">
          <w:tab/>
        </w:r>
        <w:r w:rsidRPr="007C6EA6">
          <w:tab/>
        </w:r>
        <w:r w:rsidRPr="007C6EA6">
          <w:tab/>
        </w:r>
        <w:r w:rsidRPr="007C6EA6">
          <w:tab/>
        </w:r>
        <w:r w:rsidRPr="007C6EA6">
          <w:tab/>
        </w:r>
        <w:r w:rsidRPr="007C6EA6">
          <w:tab/>
          <w:t>},</w:t>
        </w:r>
      </w:ins>
    </w:p>
    <w:p w14:paraId="22DF0FFD" w14:textId="77777777" w:rsidR="007C6EA6" w:rsidRPr="007C6EA6" w:rsidRDefault="007C6EA6" w:rsidP="007C6EA6">
      <w:pPr>
        <w:pStyle w:val="GOSTScript"/>
        <w:rPr>
          <w:ins w:id="3775" w:author="Сатлер Марина Викторовна" w:date="2026-04-07T11:02:00Z"/>
        </w:rPr>
      </w:pPr>
      <w:ins w:id="3776" w:author="Сатлер Марина Викторовна" w:date="2026-04-07T11:02:00Z">
        <w:r w:rsidRPr="007C6EA6">
          <w:tab/>
        </w:r>
        <w:r w:rsidRPr="007C6EA6">
          <w:tab/>
        </w:r>
        <w:r w:rsidRPr="007C6EA6">
          <w:tab/>
        </w:r>
        <w:r w:rsidRPr="007C6EA6">
          <w:tab/>
        </w:r>
        <w:r w:rsidRPr="007C6EA6">
          <w:tab/>
        </w:r>
        <w:r w:rsidRPr="007C6EA6">
          <w:tab/>
          <w:t>{</w:t>
        </w:r>
      </w:ins>
    </w:p>
    <w:p w14:paraId="62753181" w14:textId="77777777" w:rsidR="007C6EA6" w:rsidRPr="007C6EA6" w:rsidRDefault="007C6EA6" w:rsidP="007C6EA6">
      <w:pPr>
        <w:pStyle w:val="GOSTScript"/>
        <w:rPr>
          <w:ins w:id="3777" w:author="Сатлер Марина Викторовна" w:date="2026-04-07T11:02:00Z"/>
        </w:rPr>
      </w:pPr>
      <w:ins w:id="3778"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"reserve11",</w:t>
        </w:r>
      </w:ins>
    </w:p>
    <w:p w14:paraId="44F8FE7A" w14:textId="77777777" w:rsidR="007C6EA6" w:rsidRPr="007C6EA6" w:rsidRDefault="007C6EA6" w:rsidP="007C6EA6">
      <w:pPr>
        <w:pStyle w:val="GOSTScript"/>
        <w:rPr>
          <w:ins w:id="3779" w:author="Сатлер Марина Викторовна" w:date="2026-04-07T11:02:00Z"/>
        </w:rPr>
      </w:pPr>
      <w:ins w:id="378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F475548" w14:textId="77777777" w:rsidR="007C6EA6" w:rsidRPr="007C6EA6" w:rsidRDefault="007C6EA6" w:rsidP="007C6EA6">
      <w:pPr>
        <w:pStyle w:val="GOSTScript"/>
        <w:rPr>
          <w:ins w:id="3781" w:author="Сатлер Марина Викторовна" w:date="2026-04-07T11:02:00Z"/>
        </w:rPr>
      </w:pPr>
      <w:ins w:id="3782" w:author="Сатлер Марина Викторовна" w:date="2026-04-07T11:02:00Z">
        <w:r w:rsidRPr="007C6EA6">
          <w:tab/>
        </w:r>
        <w:r w:rsidRPr="007C6EA6">
          <w:tab/>
        </w:r>
        <w:r w:rsidRPr="007C6EA6">
          <w:tab/>
        </w:r>
        <w:r w:rsidRPr="007C6EA6">
          <w:tab/>
        </w:r>
        <w:r w:rsidRPr="007C6EA6">
          <w:tab/>
        </w:r>
        <w:r w:rsidRPr="007C6EA6">
          <w:tab/>
          <w:t>},</w:t>
        </w:r>
      </w:ins>
    </w:p>
    <w:p w14:paraId="0E9F5F29" w14:textId="77777777" w:rsidR="007C6EA6" w:rsidRPr="007C6EA6" w:rsidRDefault="007C6EA6" w:rsidP="007C6EA6">
      <w:pPr>
        <w:pStyle w:val="GOSTScript"/>
        <w:rPr>
          <w:ins w:id="3783" w:author="Сатлер Марина Викторовна" w:date="2026-04-07T11:02:00Z"/>
        </w:rPr>
      </w:pPr>
      <w:ins w:id="3784" w:author="Сатлер Марина Викторовна" w:date="2026-04-07T11:02:00Z">
        <w:r w:rsidRPr="007C6EA6">
          <w:tab/>
        </w:r>
        <w:r w:rsidRPr="007C6EA6">
          <w:tab/>
        </w:r>
        <w:r w:rsidRPr="007C6EA6">
          <w:tab/>
        </w:r>
        <w:r w:rsidRPr="007C6EA6">
          <w:tab/>
        </w:r>
        <w:r w:rsidRPr="007C6EA6">
          <w:tab/>
        </w:r>
        <w:r w:rsidRPr="007C6EA6">
          <w:tab/>
          <w:t>{</w:t>
        </w:r>
      </w:ins>
    </w:p>
    <w:p w14:paraId="13125D9F" w14:textId="77777777" w:rsidR="007C6EA6" w:rsidRPr="007C6EA6" w:rsidRDefault="007C6EA6" w:rsidP="007C6EA6">
      <w:pPr>
        <w:pStyle w:val="GOSTScript"/>
        <w:rPr>
          <w:ins w:id="3785" w:author="Сатлер Марина Викторовна" w:date="2026-04-07T11:02:00Z"/>
        </w:rPr>
      </w:pPr>
      <w:ins w:id="3786"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"reserve12",</w:t>
        </w:r>
      </w:ins>
    </w:p>
    <w:p w14:paraId="429E594E" w14:textId="77777777" w:rsidR="007C6EA6" w:rsidRPr="007C6EA6" w:rsidRDefault="007C6EA6" w:rsidP="007C6EA6">
      <w:pPr>
        <w:pStyle w:val="GOSTScript"/>
        <w:rPr>
          <w:ins w:id="3787" w:author="Сатлер Марина Викторовна" w:date="2026-04-07T11:02:00Z"/>
        </w:rPr>
      </w:pPr>
      <w:ins w:id="378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4FD4D62F" w14:textId="77777777" w:rsidR="007C6EA6" w:rsidRPr="007C6EA6" w:rsidRDefault="007C6EA6" w:rsidP="007C6EA6">
      <w:pPr>
        <w:pStyle w:val="GOSTScript"/>
        <w:rPr>
          <w:ins w:id="3789" w:author="Сатлер Марина Викторовна" w:date="2026-04-07T11:02:00Z"/>
        </w:rPr>
      </w:pPr>
      <w:ins w:id="3790" w:author="Сатлер Марина Викторовна" w:date="2026-04-07T11:02:00Z">
        <w:r w:rsidRPr="007C6EA6">
          <w:tab/>
        </w:r>
        <w:r w:rsidRPr="007C6EA6">
          <w:tab/>
        </w:r>
        <w:r w:rsidRPr="007C6EA6">
          <w:tab/>
        </w:r>
        <w:r w:rsidRPr="007C6EA6">
          <w:tab/>
        </w:r>
        <w:r w:rsidRPr="007C6EA6">
          <w:tab/>
        </w:r>
        <w:r w:rsidRPr="007C6EA6">
          <w:tab/>
          <w:t>},</w:t>
        </w:r>
      </w:ins>
    </w:p>
    <w:p w14:paraId="3329A28A" w14:textId="77777777" w:rsidR="007C6EA6" w:rsidRPr="007C6EA6" w:rsidRDefault="007C6EA6" w:rsidP="007C6EA6">
      <w:pPr>
        <w:pStyle w:val="GOSTScript"/>
        <w:rPr>
          <w:ins w:id="3791" w:author="Сатлер Марина Викторовна" w:date="2026-04-07T11:02:00Z"/>
        </w:rPr>
      </w:pPr>
      <w:ins w:id="3792" w:author="Сатлер Марина Викторовна" w:date="2026-04-07T11:02:00Z">
        <w:r w:rsidRPr="007C6EA6">
          <w:tab/>
        </w:r>
        <w:r w:rsidRPr="007C6EA6">
          <w:tab/>
        </w:r>
        <w:r w:rsidRPr="007C6EA6">
          <w:tab/>
        </w:r>
        <w:r w:rsidRPr="007C6EA6">
          <w:tab/>
        </w:r>
        <w:r w:rsidRPr="007C6EA6">
          <w:tab/>
        </w:r>
        <w:r w:rsidRPr="007C6EA6">
          <w:tab/>
          <w:t>{</w:t>
        </w:r>
      </w:ins>
    </w:p>
    <w:p w14:paraId="5F4D5D53" w14:textId="77777777" w:rsidR="007C6EA6" w:rsidRPr="007C6EA6" w:rsidRDefault="007C6EA6" w:rsidP="007C6EA6">
      <w:pPr>
        <w:pStyle w:val="GOSTScript"/>
        <w:rPr>
          <w:ins w:id="3793" w:author="Сатлер Марина Викторовна" w:date="2026-04-07T11:02:00Z"/>
        </w:rPr>
      </w:pPr>
      <w:ins w:id="3794" w:author="Сатлер Марина Викторовна" w:date="2026-04-07T11:02:00Z">
        <w:r w:rsidRPr="007C6EA6">
          <w:lastRenderedPageBreak/>
          <w:tab/>
        </w:r>
        <w:r w:rsidRPr="007C6EA6">
          <w:tab/>
        </w:r>
        <w:r w:rsidRPr="007C6EA6">
          <w:tab/>
        </w:r>
        <w:r w:rsidRPr="007C6EA6">
          <w:tab/>
        </w:r>
        <w:r w:rsidRPr="007C6EA6">
          <w:tab/>
        </w:r>
        <w:r w:rsidRPr="007C6EA6">
          <w:tab/>
        </w:r>
        <w:r w:rsidRPr="007C6EA6">
          <w:tab/>
          <w:t>"param": "reserve13",</w:t>
        </w:r>
      </w:ins>
    </w:p>
    <w:p w14:paraId="36022726" w14:textId="77777777" w:rsidR="007C6EA6" w:rsidRPr="007C6EA6" w:rsidRDefault="007C6EA6" w:rsidP="007C6EA6">
      <w:pPr>
        <w:pStyle w:val="GOSTScript"/>
        <w:rPr>
          <w:ins w:id="3795" w:author="Сатлер Марина Викторовна" w:date="2026-04-07T11:02:00Z"/>
        </w:rPr>
      </w:pPr>
      <w:ins w:id="379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0BA4A929" w14:textId="77777777" w:rsidR="007C6EA6" w:rsidRPr="007C6EA6" w:rsidRDefault="007C6EA6" w:rsidP="007C6EA6">
      <w:pPr>
        <w:pStyle w:val="GOSTScript"/>
        <w:rPr>
          <w:ins w:id="3797" w:author="Сатлер Марина Викторовна" w:date="2026-04-07T11:02:00Z"/>
        </w:rPr>
      </w:pPr>
      <w:ins w:id="3798" w:author="Сатлер Марина Викторовна" w:date="2026-04-07T11:02:00Z">
        <w:r w:rsidRPr="007C6EA6">
          <w:tab/>
        </w:r>
        <w:r w:rsidRPr="007C6EA6">
          <w:tab/>
        </w:r>
        <w:r w:rsidRPr="007C6EA6">
          <w:tab/>
        </w:r>
        <w:r w:rsidRPr="007C6EA6">
          <w:tab/>
        </w:r>
        <w:r w:rsidRPr="007C6EA6">
          <w:tab/>
        </w:r>
        <w:r w:rsidRPr="007C6EA6">
          <w:tab/>
          <w:t>},</w:t>
        </w:r>
      </w:ins>
    </w:p>
    <w:p w14:paraId="46FA40E4" w14:textId="77777777" w:rsidR="007C6EA6" w:rsidRPr="007C6EA6" w:rsidRDefault="007C6EA6" w:rsidP="007C6EA6">
      <w:pPr>
        <w:pStyle w:val="GOSTScript"/>
        <w:rPr>
          <w:ins w:id="3799" w:author="Сатлер Марина Викторовна" w:date="2026-04-07T11:02:00Z"/>
        </w:rPr>
      </w:pPr>
      <w:ins w:id="3800" w:author="Сатлер Марина Викторовна" w:date="2026-04-07T11:02:00Z">
        <w:r w:rsidRPr="007C6EA6">
          <w:tab/>
        </w:r>
        <w:r w:rsidRPr="007C6EA6">
          <w:tab/>
        </w:r>
        <w:r w:rsidRPr="007C6EA6">
          <w:tab/>
        </w:r>
        <w:r w:rsidRPr="007C6EA6">
          <w:tab/>
        </w:r>
        <w:r w:rsidRPr="007C6EA6">
          <w:tab/>
        </w:r>
        <w:r w:rsidRPr="007C6EA6">
          <w:tab/>
          <w:t>{</w:t>
        </w:r>
      </w:ins>
    </w:p>
    <w:p w14:paraId="0998511C" w14:textId="77777777" w:rsidR="007C6EA6" w:rsidRPr="007C6EA6" w:rsidRDefault="007C6EA6" w:rsidP="007C6EA6">
      <w:pPr>
        <w:pStyle w:val="GOSTScript"/>
        <w:rPr>
          <w:ins w:id="3801" w:author="Сатлер Марина Викторовна" w:date="2026-04-07T11:02:00Z"/>
        </w:rPr>
      </w:pPr>
      <w:ins w:id="380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"reserve14",</w:t>
        </w:r>
      </w:ins>
    </w:p>
    <w:p w14:paraId="336C5053" w14:textId="77777777" w:rsidR="007C6EA6" w:rsidRPr="007C6EA6" w:rsidRDefault="007C6EA6" w:rsidP="007C6EA6">
      <w:pPr>
        <w:pStyle w:val="GOSTScript"/>
        <w:rPr>
          <w:ins w:id="3803" w:author="Сатлер Марина Викторовна" w:date="2026-04-07T11:02:00Z"/>
        </w:rPr>
      </w:pPr>
      <w:ins w:id="380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5D525FFC" w14:textId="77777777" w:rsidR="007C6EA6" w:rsidRPr="007C6EA6" w:rsidRDefault="007C6EA6" w:rsidP="007C6EA6">
      <w:pPr>
        <w:pStyle w:val="GOSTScript"/>
        <w:rPr>
          <w:ins w:id="3805" w:author="Сатлер Марина Викторовна" w:date="2026-04-07T11:02:00Z"/>
        </w:rPr>
      </w:pPr>
      <w:ins w:id="3806" w:author="Сатлер Марина Викторовна" w:date="2026-04-07T11:02:00Z">
        <w:r w:rsidRPr="007C6EA6">
          <w:tab/>
        </w:r>
        <w:r w:rsidRPr="007C6EA6">
          <w:tab/>
        </w:r>
        <w:r w:rsidRPr="007C6EA6">
          <w:tab/>
        </w:r>
        <w:r w:rsidRPr="007C6EA6">
          <w:tab/>
        </w:r>
        <w:r w:rsidRPr="007C6EA6">
          <w:tab/>
        </w:r>
        <w:r w:rsidRPr="007C6EA6">
          <w:tab/>
          <w:t>},</w:t>
        </w:r>
      </w:ins>
    </w:p>
    <w:p w14:paraId="3C392C9A" w14:textId="77777777" w:rsidR="007C6EA6" w:rsidRPr="007C6EA6" w:rsidRDefault="007C6EA6" w:rsidP="007C6EA6">
      <w:pPr>
        <w:pStyle w:val="GOSTScript"/>
        <w:rPr>
          <w:ins w:id="3807" w:author="Сатлер Марина Викторовна" w:date="2026-04-07T11:02:00Z"/>
        </w:rPr>
      </w:pPr>
      <w:ins w:id="3808" w:author="Сатлер Марина Викторовна" w:date="2026-04-07T11:02:00Z">
        <w:r w:rsidRPr="007C6EA6">
          <w:tab/>
        </w:r>
        <w:r w:rsidRPr="007C6EA6">
          <w:tab/>
        </w:r>
        <w:r w:rsidRPr="007C6EA6">
          <w:tab/>
        </w:r>
        <w:r w:rsidRPr="007C6EA6">
          <w:tab/>
        </w:r>
        <w:r w:rsidRPr="007C6EA6">
          <w:tab/>
        </w:r>
        <w:r w:rsidRPr="007C6EA6">
          <w:tab/>
          <w:t>{</w:t>
        </w:r>
      </w:ins>
    </w:p>
    <w:p w14:paraId="7870D28E" w14:textId="77777777" w:rsidR="007C6EA6" w:rsidRPr="007C6EA6" w:rsidRDefault="007C6EA6" w:rsidP="007C6EA6">
      <w:pPr>
        <w:pStyle w:val="GOSTScript"/>
        <w:rPr>
          <w:ins w:id="3809" w:author="Сатлер Марина Викторовна" w:date="2026-04-07T11:02:00Z"/>
        </w:rPr>
      </w:pPr>
      <w:ins w:id="381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"reserve15",</w:t>
        </w:r>
      </w:ins>
    </w:p>
    <w:p w14:paraId="1B4A7DC9" w14:textId="77777777" w:rsidR="007C6EA6" w:rsidRPr="007C6EA6" w:rsidRDefault="007C6EA6" w:rsidP="007C6EA6">
      <w:pPr>
        <w:pStyle w:val="GOSTScript"/>
        <w:rPr>
          <w:ins w:id="3811" w:author="Сатлер Марина Викторовна" w:date="2026-04-07T11:02:00Z"/>
        </w:rPr>
      </w:pPr>
      <w:ins w:id="3812"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13C84696" w14:textId="77777777" w:rsidR="007C6EA6" w:rsidRPr="007C6EA6" w:rsidRDefault="007C6EA6" w:rsidP="007C6EA6">
      <w:pPr>
        <w:pStyle w:val="GOSTScript"/>
        <w:rPr>
          <w:ins w:id="3813" w:author="Сатлер Марина Викторовна" w:date="2026-04-07T11:02:00Z"/>
        </w:rPr>
      </w:pPr>
      <w:ins w:id="3814" w:author="Сатлер Марина Викторовна" w:date="2026-04-07T11:02:00Z">
        <w:r w:rsidRPr="007C6EA6">
          <w:tab/>
        </w:r>
        <w:r w:rsidRPr="007C6EA6">
          <w:tab/>
        </w:r>
        <w:r w:rsidRPr="007C6EA6">
          <w:tab/>
        </w:r>
        <w:r w:rsidRPr="007C6EA6">
          <w:tab/>
        </w:r>
        <w:r w:rsidRPr="007C6EA6">
          <w:tab/>
        </w:r>
        <w:r w:rsidRPr="007C6EA6">
          <w:tab/>
          <w:t>},</w:t>
        </w:r>
      </w:ins>
    </w:p>
    <w:p w14:paraId="0548B5AC" w14:textId="77777777" w:rsidR="007C6EA6" w:rsidRPr="007C6EA6" w:rsidRDefault="007C6EA6" w:rsidP="007C6EA6">
      <w:pPr>
        <w:pStyle w:val="GOSTScript"/>
        <w:rPr>
          <w:ins w:id="3815" w:author="Сатлер Марина Викторовна" w:date="2026-04-07T11:02:00Z"/>
        </w:rPr>
      </w:pPr>
      <w:ins w:id="3816" w:author="Сатлер Марина Викторовна" w:date="2026-04-07T11:02:00Z">
        <w:r w:rsidRPr="007C6EA6">
          <w:tab/>
        </w:r>
        <w:r w:rsidRPr="007C6EA6">
          <w:tab/>
        </w:r>
        <w:r w:rsidRPr="007C6EA6">
          <w:tab/>
        </w:r>
        <w:r w:rsidRPr="007C6EA6">
          <w:tab/>
        </w:r>
        <w:r w:rsidRPr="007C6EA6">
          <w:tab/>
        </w:r>
        <w:r w:rsidRPr="007C6EA6">
          <w:tab/>
          <w:t>{</w:t>
        </w:r>
      </w:ins>
    </w:p>
    <w:p w14:paraId="516E3E68" w14:textId="77777777" w:rsidR="007C6EA6" w:rsidRPr="007C6EA6" w:rsidRDefault="007C6EA6" w:rsidP="007C6EA6">
      <w:pPr>
        <w:pStyle w:val="GOSTScript"/>
        <w:rPr>
          <w:ins w:id="3817" w:author="Сатлер Марина Викторовна" w:date="2026-04-07T11:02:00Z"/>
        </w:rPr>
      </w:pPr>
      <w:ins w:id="3818"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"reserve16",</w:t>
        </w:r>
      </w:ins>
    </w:p>
    <w:p w14:paraId="0D5CFB18" w14:textId="77777777" w:rsidR="007C6EA6" w:rsidRPr="007C6EA6" w:rsidRDefault="007C6EA6" w:rsidP="007C6EA6">
      <w:pPr>
        <w:pStyle w:val="GOSTScript"/>
        <w:rPr>
          <w:ins w:id="3819" w:author="Сатлер Марина Викторовна" w:date="2026-04-07T11:02:00Z"/>
        </w:rPr>
      </w:pPr>
      <w:ins w:id="3820"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43197CFE" w14:textId="77777777" w:rsidR="007C6EA6" w:rsidRPr="007C6EA6" w:rsidRDefault="007C6EA6" w:rsidP="007C6EA6">
      <w:pPr>
        <w:pStyle w:val="GOSTScript"/>
        <w:rPr>
          <w:ins w:id="3821" w:author="Сатлер Марина Викторовна" w:date="2026-04-07T11:02:00Z"/>
        </w:rPr>
      </w:pPr>
      <w:ins w:id="3822" w:author="Сатлер Марина Викторовна" w:date="2026-04-07T11:02:00Z">
        <w:r w:rsidRPr="007C6EA6">
          <w:tab/>
        </w:r>
        <w:r w:rsidRPr="007C6EA6">
          <w:tab/>
        </w:r>
        <w:r w:rsidRPr="007C6EA6">
          <w:tab/>
        </w:r>
        <w:r w:rsidRPr="007C6EA6">
          <w:tab/>
        </w:r>
        <w:r w:rsidRPr="007C6EA6">
          <w:tab/>
        </w:r>
        <w:r w:rsidRPr="007C6EA6">
          <w:tab/>
          <w:t>},</w:t>
        </w:r>
      </w:ins>
    </w:p>
    <w:p w14:paraId="43DCFBBB" w14:textId="77777777" w:rsidR="007C6EA6" w:rsidRPr="007C6EA6" w:rsidRDefault="007C6EA6" w:rsidP="007C6EA6">
      <w:pPr>
        <w:pStyle w:val="GOSTScript"/>
        <w:rPr>
          <w:ins w:id="3823" w:author="Сатлер Марина Викторовна" w:date="2026-04-07T11:02:00Z"/>
        </w:rPr>
      </w:pPr>
      <w:ins w:id="3824" w:author="Сатлер Марина Викторовна" w:date="2026-04-07T11:02:00Z">
        <w:r w:rsidRPr="007C6EA6">
          <w:tab/>
        </w:r>
        <w:r w:rsidRPr="007C6EA6">
          <w:tab/>
        </w:r>
        <w:r w:rsidRPr="007C6EA6">
          <w:tab/>
        </w:r>
        <w:r w:rsidRPr="007C6EA6">
          <w:tab/>
        </w:r>
        <w:r w:rsidRPr="007C6EA6">
          <w:tab/>
        </w:r>
        <w:r w:rsidRPr="007C6EA6">
          <w:tab/>
          <w:t>{</w:t>
        </w:r>
      </w:ins>
    </w:p>
    <w:p w14:paraId="0FB21E83" w14:textId="77777777" w:rsidR="007C6EA6" w:rsidRPr="007C6EA6" w:rsidRDefault="007C6EA6" w:rsidP="007C6EA6">
      <w:pPr>
        <w:pStyle w:val="GOSTScript"/>
        <w:rPr>
          <w:ins w:id="3825" w:author="Сатлер Марина Викторовна" w:date="2026-04-07T11:02:00Z"/>
        </w:rPr>
      </w:pPr>
      <w:ins w:id="3826"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"reserve17",</w:t>
        </w:r>
      </w:ins>
    </w:p>
    <w:p w14:paraId="3F493872" w14:textId="77777777" w:rsidR="007C6EA6" w:rsidRPr="007C6EA6" w:rsidRDefault="007C6EA6" w:rsidP="007C6EA6">
      <w:pPr>
        <w:pStyle w:val="GOSTScript"/>
        <w:rPr>
          <w:ins w:id="3827" w:author="Сатлер Марина Викторовна" w:date="2026-04-07T11:02:00Z"/>
        </w:rPr>
      </w:pPr>
      <w:ins w:id="382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7707315F" w14:textId="77777777" w:rsidR="007C6EA6" w:rsidRPr="007C6EA6" w:rsidRDefault="007C6EA6" w:rsidP="007C6EA6">
      <w:pPr>
        <w:pStyle w:val="GOSTScript"/>
        <w:rPr>
          <w:ins w:id="3829" w:author="Сатлер Марина Викторовна" w:date="2026-04-07T11:02:00Z"/>
        </w:rPr>
      </w:pPr>
      <w:ins w:id="3830" w:author="Сатлер Марина Викторовна" w:date="2026-04-07T11:02:00Z">
        <w:r w:rsidRPr="007C6EA6">
          <w:tab/>
        </w:r>
        <w:r w:rsidRPr="007C6EA6">
          <w:tab/>
        </w:r>
        <w:r w:rsidRPr="007C6EA6">
          <w:tab/>
        </w:r>
        <w:r w:rsidRPr="007C6EA6">
          <w:tab/>
        </w:r>
        <w:r w:rsidRPr="007C6EA6">
          <w:tab/>
        </w:r>
        <w:r w:rsidRPr="007C6EA6">
          <w:tab/>
          <w:t>},</w:t>
        </w:r>
      </w:ins>
    </w:p>
    <w:p w14:paraId="69FE000C" w14:textId="77777777" w:rsidR="007C6EA6" w:rsidRPr="007C6EA6" w:rsidRDefault="007C6EA6" w:rsidP="007C6EA6">
      <w:pPr>
        <w:pStyle w:val="GOSTScript"/>
        <w:rPr>
          <w:ins w:id="3831" w:author="Сатлер Марина Викторовна" w:date="2026-04-07T11:02:00Z"/>
        </w:rPr>
      </w:pPr>
      <w:ins w:id="3832" w:author="Сатлер Марина Викторовна" w:date="2026-04-07T11:02:00Z">
        <w:r w:rsidRPr="007C6EA6">
          <w:tab/>
        </w:r>
        <w:r w:rsidRPr="007C6EA6">
          <w:tab/>
        </w:r>
        <w:r w:rsidRPr="007C6EA6">
          <w:tab/>
        </w:r>
        <w:r w:rsidRPr="007C6EA6">
          <w:tab/>
        </w:r>
        <w:r w:rsidRPr="007C6EA6">
          <w:tab/>
        </w:r>
        <w:r w:rsidRPr="007C6EA6">
          <w:tab/>
          <w:t>{</w:t>
        </w:r>
      </w:ins>
    </w:p>
    <w:p w14:paraId="5054B3FC" w14:textId="77777777" w:rsidR="007C6EA6" w:rsidRPr="007C6EA6" w:rsidRDefault="007C6EA6" w:rsidP="007C6EA6">
      <w:pPr>
        <w:pStyle w:val="GOSTScript"/>
        <w:rPr>
          <w:ins w:id="3833" w:author="Сатлер Марина Викторовна" w:date="2026-04-07T11:02:00Z"/>
        </w:rPr>
      </w:pPr>
      <w:ins w:id="3834"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"reserve18",</w:t>
        </w:r>
      </w:ins>
    </w:p>
    <w:p w14:paraId="5C89AC67" w14:textId="77777777" w:rsidR="007C6EA6" w:rsidRPr="007C6EA6" w:rsidRDefault="007C6EA6" w:rsidP="007C6EA6">
      <w:pPr>
        <w:pStyle w:val="GOSTScript"/>
        <w:rPr>
          <w:ins w:id="3835" w:author="Сатлер Марина Викторовна" w:date="2026-04-07T11:02:00Z"/>
        </w:rPr>
      </w:pPr>
      <w:ins w:id="3836"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28A7CDCD" w14:textId="77777777" w:rsidR="007C6EA6" w:rsidRPr="007C6EA6" w:rsidRDefault="007C6EA6" w:rsidP="007C6EA6">
      <w:pPr>
        <w:pStyle w:val="GOSTScript"/>
        <w:rPr>
          <w:ins w:id="3837" w:author="Сатлер Марина Викторовна" w:date="2026-04-07T11:02:00Z"/>
        </w:rPr>
      </w:pPr>
      <w:ins w:id="3838" w:author="Сатлер Марина Викторовна" w:date="2026-04-07T11:02:00Z">
        <w:r w:rsidRPr="007C6EA6">
          <w:tab/>
        </w:r>
        <w:r w:rsidRPr="007C6EA6">
          <w:tab/>
        </w:r>
        <w:r w:rsidRPr="007C6EA6">
          <w:tab/>
        </w:r>
        <w:r w:rsidRPr="007C6EA6">
          <w:tab/>
        </w:r>
        <w:r w:rsidRPr="007C6EA6">
          <w:tab/>
        </w:r>
        <w:r w:rsidRPr="007C6EA6">
          <w:tab/>
          <w:t>},</w:t>
        </w:r>
      </w:ins>
    </w:p>
    <w:p w14:paraId="488EF7E8" w14:textId="77777777" w:rsidR="007C6EA6" w:rsidRPr="007C6EA6" w:rsidRDefault="007C6EA6" w:rsidP="007C6EA6">
      <w:pPr>
        <w:pStyle w:val="GOSTScript"/>
        <w:rPr>
          <w:ins w:id="3839" w:author="Сатлер Марина Викторовна" w:date="2026-04-07T11:02:00Z"/>
        </w:rPr>
      </w:pPr>
      <w:ins w:id="3840" w:author="Сатлер Марина Викторовна" w:date="2026-04-07T11:02:00Z">
        <w:r w:rsidRPr="007C6EA6">
          <w:tab/>
        </w:r>
        <w:r w:rsidRPr="007C6EA6">
          <w:tab/>
        </w:r>
        <w:r w:rsidRPr="007C6EA6">
          <w:tab/>
        </w:r>
        <w:r w:rsidRPr="007C6EA6">
          <w:tab/>
        </w:r>
        <w:r w:rsidRPr="007C6EA6">
          <w:tab/>
        </w:r>
        <w:r w:rsidRPr="007C6EA6">
          <w:tab/>
          <w:t>{</w:t>
        </w:r>
      </w:ins>
    </w:p>
    <w:p w14:paraId="2FC94F3B" w14:textId="77777777" w:rsidR="007C6EA6" w:rsidRPr="007C6EA6" w:rsidRDefault="007C6EA6" w:rsidP="007C6EA6">
      <w:pPr>
        <w:pStyle w:val="GOSTScript"/>
        <w:rPr>
          <w:ins w:id="3841" w:author="Сатлер Марина Викторовна" w:date="2026-04-07T11:02:00Z"/>
        </w:rPr>
      </w:pPr>
      <w:ins w:id="3842"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"reserve19",</w:t>
        </w:r>
      </w:ins>
    </w:p>
    <w:p w14:paraId="58F15D01" w14:textId="77777777" w:rsidR="007C6EA6" w:rsidRPr="007C6EA6" w:rsidRDefault="007C6EA6" w:rsidP="007C6EA6">
      <w:pPr>
        <w:pStyle w:val="GOSTScript"/>
        <w:rPr>
          <w:ins w:id="3843" w:author="Сатлер Марина Викторовна" w:date="2026-04-07T11:02:00Z"/>
        </w:rPr>
      </w:pPr>
      <w:ins w:id="384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3E89CFA6" w14:textId="77777777" w:rsidR="007C6EA6" w:rsidRPr="007C6EA6" w:rsidRDefault="007C6EA6" w:rsidP="007C6EA6">
      <w:pPr>
        <w:pStyle w:val="GOSTScript"/>
        <w:rPr>
          <w:ins w:id="3845" w:author="Сатлер Марина Викторовна" w:date="2026-04-07T11:02:00Z"/>
        </w:rPr>
      </w:pPr>
      <w:ins w:id="3846" w:author="Сатлер Марина Викторовна" w:date="2026-04-07T11:02:00Z">
        <w:r w:rsidRPr="007C6EA6">
          <w:tab/>
        </w:r>
        <w:r w:rsidRPr="007C6EA6">
          <w:tab/>
        </w:r>
        <w:r w:rsidRPr="007C6EA6">
          <w:tab/>
        </w:r>
        <w:r w:rsidRPr="007C6EA6">
          <w:tab/>
        </w:r>
        <w:r w:rsidRPr="007C6EA6">
          <w:tab/>
        </w:r>
        <w:r w:rsidRPr="007C6EA6">
          <w:tab/>
          <w:t>},</w:t>
        </w:r>
      </w:ins>
    </w:p>
    <w:p w14:paraId="47EFD671" w14:textId="77777777" w:rsidR="007C6EA6" w:rsidRPr="007C6EA6" w:rsidRDefault="007C6EA6" w:rsidP="007C6EA6">
      <w:pPr>
        <w:pStyle w:val="GOSTScript"/>
        <w:rPr>
          <w:ins w:id="3847" w:author="Сатлер Марина Викторовна" w:date="2026-04-07T11:02:00Z"/>
        </w:rPr>
      </w:pPr>
      <w:ins w:id="3848" w:author="Сатлер Марина Викторовна" w:date="2026-04-07T11:02:00Z">
        <w:r w:rsidRPr="007C6EA6">
          <w:tab/>
        </w:r>
        <w:r w:rsidRPr="007C6EA6">
          <w:tab/>
        </w:r>
        <w:r w:rsidRPr="007C6EA6">
          <w:tab/>
        </w:r>
        <w:r w:rsidRPr="007C6EA6">
          <w:tab/>
        </w:r>
        <w:r w:rsidRPr="007C6EA6">
          <w:tab/>
        </w:r>
        <w:r w:rsidRPr="007C6EA6">
          <w:tab/>
          <w:t>{</w:t>
        </w:r>
      </w:ins>
    </w:p>
    <w:p w14:paraId="57027D4C" w14:textId="77777777" w:rsidR="007C6EA6" w:rsidRPr="007C6EA6" w:rsidRDefault="007C6EA6" w:rsidP="007C6EA6">
      <w:pPr>
        <w:pStyle w:val="GOSTScript"/>
        <w:rPr>
          <w:ins w:id="3849" w:author="Сатлер Марина Викторовна" w:date="2026-04-07T11:02:00Z"/>
        </w:rPr>
      </w:pPr>
      <w:ins w:id="385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"reserve20",</w:t>
        </w:r>
      </w:ins>
    </w:p>
    <w:p w14:paraId="158DBB0E" w14:textId="77777777" w:rsidR="007C6EA6" w:rsidRDefault="007C6EA6" w:rsidP="007C6EA6">
      <w:pPr>
        <w:pStyle w:val="GOSTScript"/>
        <w:rPr>
          <w:ins w:id="3851" w:author="Сатлер Марина Викторовна" w:date="2026-04-07T11:02:00Z"/>
        </w:rPr>
      </w:pPr>
      <w:ins w:id="3852" w:author="Сатлер Марина Викторовна" w:date="2026-04-07T11:02:00Z">
        <w:r w:rsidRPr="007C6EA6">
          <w:tab/>
        </w:r>
        <w:r w:rsidRPr="007C6EA6">
          <w:tab/>
        </w:r>
        <w:r w:rsidRPr="007C6EA6">
          <w:tab/>
        </w:r>
        <w:r w:rsidRPr="007C6EA6">
          <w:tab/>
        </w:r>
        <w:r w:rsidRPr="007C6EA6">
          <w:tab/>
        </w:r>
        <w:r w:rsidRPr="007C6EA6">
          <w:tab/>
        </w:r>
        <w:r w:rsidRPr="007C6EA6">
          <w:tab/>
        </w:r>
        <w:r>
          <w:t>"value": "-"</w:t>
        </w:r>
      </w:ins>
    </w:p>
    <w:p w14:paraId="794DD7E2" w14:textId="77777777" w:rsidR="007C6EA6" w:rsidRDefault="007C6EA6" w:rsidP="007C6EA6">
      <w:pPr>
        <w:pStyle w:val="GOSTScript"/>
        <w:rPr>
          <w:ins w:id="3853" w:author="Сатлер Марина Викторовна" w:date="2026-04-07T11:02:00Z"/>
        </w:rPr>
      </w:pPr>
      <w:ins w:id="3854" w:author="Сатлер Марина Викторовна" w:date="2026-04-07T11:02:00Z">
        <w:r>
          <w:tab/>
        </w:r>
        <w:r>
          <w:tab/>
        </w:r>
        <w:r>
          <w:tab/>
        </w:r>
        <w:r>
          <w:tab/>
        </w:r>
        <w:r>
          <w:tab/>
        </w:r>
        <w:r>
          <w:tab/>
          <w:t>},</w:t>
        </w:r>
      </w:ins>
    </w:p>
    <w:p w14:paraId="3A5FE41A" w14:textId="77777777" w:rsidR="007C6EA6" w:rsidRDefault="007C6EA6" w:rsidP="007C6EA6">
      <w:pPr>
        <w:pStyle w:val="GOSTScript"/>
        <w:rPr>
          <w:ins w:id="3855" w:author="Сатлер Марина Викторовна" w:date="2026-04-07T11:02:00Z"/>
        </w:rPr>
      </w:pPr>
      <w:ins w:id="3856" w:author="Сатлер Марина Викторовна" w:date="2026-04-07T11:02:00Z">
        <w:r>
          <w:tab/>
        </w:r>
        <w:r>
          <w:tab/>
        </w:r>
        <w:r>
          <w:tab/>
        </w:r>
        <w:r>
          <w:tab/>
        </w:r>
        <w:r>
          <w:tab/>
        </w:r>
        <w:r>
          <w:tab/>
          <w:t>{</w:t>
        </w:r>
      </w:ins>
    </w:p>
    <w:p w14:paraId="0BBE7B9C" w14:textId="77777777" w:rsidR="007C6EA6" w:rsidRDefault="007C6EA6" w:rsidP="007C6EA6">
      <w:pPr>
        <w:pStyle w:val="GOSTScript"/>
        <w:rPr>
          <w:ins w:id="3857" w:author="Сатлер Марина Викторовна" w:date="2026-04-07T11:02:00Z"/>
        </w:rPr>
      </w:pPr>
      <w:ins w:id="3858" w:author="Сатлер Марина Викторовна" w:date="2026-04-07T11:02:00Z">
        <w:r>
          <w:tab/>
        </w:r>
        <w:r>
          <w:tab/>
        </w:r>
        <w:r>
          <w:tab/>
        </w:r>
        <w:r>
          <w:tab/>
        </w:r>
        <w:r>
          <w:tab/>
        </w:r>
        <w:r>
          <w:tab/>
        </w:r>
        <w:r>
          <w:tab/>
          <w:t>"param": "reserve21",</w:t>
        </w:r>
      </w:ins>
    </w:p>
    <w:p w14:paraId="2598D20F" w14:textId="77777777" w:rsidR="007C6EA6" w:rsidRDefault="007C6EA6" w:rsidP="007C6EA6">
      <w:pPr>
        <w:pStyle w:val="GOSTScript"/>
        <w:rPr>
          <w:ins w:id="3859" w:author="Сатлер Марина Викторовна" w:date="2026-04-07T11:02:00Z"/>
        </w:rPr>
      </w:pPr>
      <w:ins w:id="3860" w:author="Сатлер Марина Викторовна" w:date="2026-04-07T11:02:00Z">
        <w:r>
          <w:tab/>
        </w:r>
        <w:r>
          <w:tab/>
        </w:r>
        <w:r>
          <w:tab/>
        </w:r>
        <w:r>
          <w:tab/>
        </w:r>
        <w:r>
          <w:tab/>
        </w:r>
        <w:r>
          <w:tab/>
        </w:r>
        <w:r>
          <w:tab/>
          <w:t>"value": "-"</w:t>
        </w:r>
      </w:ins>
    </w:p>
    <w:p w14:paraId="72BF60BD" w14:textId="77777777" w:rsidR="007C6EA6" w:rsidRDefault="007C6EA6" w:rsidP="007C6EA6">
      <w:pPr>
        <w:pStyle w:val="GOSTScript"/>
        <w:rPr>
          <w:ins w:id="3861" w:author="Сатлер Марина Викторовна" w:date="2026-04-07T11:02:00Z"/>
        </w:rPr>
      </w:pPr>
      <w:ins w:id="3862" w:author="Сатлер Марина Викторовна" w:date="2026-04-07T11:02:00Z">
        <w:r>
          <w:tab/>
        </w:r>
        <w:r>
          <w:tab/>
        </w:r>
        <w:r>
          <w:tab/>
        </w:r>
        <w:r>
          <w:tab/>
        </w:r>
        <w:r>
          <w:tab/>
        </w:r>
        <w:r>
          <w:tab/>
          <w:t>},</w:t>
        </w:r>
      </w:ins>
    </w:p>
    <w:p w14:paraId="32EF23F4" w14:textId="77777777" w:rsidR="007C6EA6" w:rsidRDefault="007C6EA6" w:rsidP="007C6EA6">
      <w:pPr>
        <w:pStyle w:val="GOSTScript"/>
        <w:rPr>
          <w:ins w:id="3863" w:author="Сатлер Марина Викторовна" w:date="2026-04-07T11:02:00Z"/>
        </w:rPr>
      </w:pPr>
      <w:ins w:id="3864" w:author="Сатлер Марина Викторовна" w:date="2026-04-07T11:02:00Z">
        <w:r>
          <w:tab/>
        </w:r>
        <w:r>
          <w:tab/>
        </w:r>
        <w:r>
          <w:tab/>
        </w:r>
        <w:r>
          <w:tab/>
        </w:r>
        <w:r>
          <w:tab/>
        </w:r>
        <w:r>
          <w:tab/>
          <w:t>{</w:t>
        </w:r>
      </w:ins>
    </w:p>
    <w:p w14:paraId="1B4313B2" w14:textId="77777777" w:rsidR="007C6EA6" w:rsidRDefault="007C6EA6" w:rsidP="007C6EA6">
      <w:pPr>
        <w:pStyle w:val="GOSTScript"/>
        <w:rPr>
          <w:ins w:id="3865" w:author="Сатлер Марина Викторовна" w:date="2026-04-07T11:02:00Z"/>
        </w:rPr>
      </w:pPr>
      <w:ins w:id="3866" w:author="Сатлер Марина Викторовна" w:date="2026-04-07T11:02:00Z">
        <w:r>
          <w:tab/>
        </w:r>
        <w:r>
          <w:tab/>
        </w:r>
        <w:r>
          <w:tab/>
        </w:r>
        <w:r>
          <w:tab/>
        </w:r>
        <w:r>
          <w:tab/>
        </w:r>
        <w:r>
          <w:tab/>
        </w:r>
        <w:r>
          <w:tab/>
          <w:t>"param": "accesslevel",</w:t>
        </w:r>
      </w:ins>
    </w:p>
    <w:p w14:paraId="77575526" w14:textId="77777777" w:rsidR="007C6EA6" w:rsidRDefault="007C6EA6" w:rsidP="007C6EA6">
      <w:pPr>
        <w:pStyle w:val="GOSTScript"/>
        <w:rPr>
          <w:ins w:id="3867" w:author="Сатлер Марина Викторовна" w:date="2026-04-07T11:02:00Z"/>
        </w:rPr>
      </w:pPr>
      <w:ins w:id="3868" w:author="Сатлер Марина Викторовна" w:date="2026-04-07T11:02:00Z">
        <w:r>
          <w:tab/>
        </w:r>
        <w:r>
          <w:tab/>
        </w:r>
        <w:r>
          <w:tab/>
        </w:r>
        <w:r>
          <w:tab/>
        </w:r>
        <w:r>
          <w:tab/>
        </w:r>
        <w:r>
          <w:tab/>
        </w:r>
        <w:r>
          <w:tab/>
          <w:t>"value": "0"</w:t>
        </w:r>
      </w:ins>
    </w:p>
    <w:p w14:paraId="6C6A8990" w14:textId="77777777" w:rsidR="007C6EA6" w:rsidRDefault="007C6EA6" w:rsidP="007C6EA6">
      <w:pPr>
        <w:pStyle w:val="GOSTScript"/>
        <w:rPr>
          <w:ins w:id="3869" w:author="Сатлер Марина Викторовна" w:date="2026-04-07T11:02:00Z"/>
        </w:rPr>
      </w:pPr>
      <w:ins w:id="3870" w:author="Сатлер Марина Викторовна" w:date="2026-04-07T11:02:00Z">
        <w:r>
          <w:lastRenderedPageBreak/>
          <w:tab/>
        </w:r>
        <w:r>
          <w:tab/>
        </w:r>
        <w:r>
          <w:tab/>
        </w:r>
        <w:r>
          <w:tab/>
        </w:r>
        <w:r>
          <w:tab/>
        </w:r>
        <w:r>
          <w:tab/>
          <w:t>},</w:t>
        </w:r>
      </w:ins>
    </w:p>
    <w:p w14:paraId="4E2C55C5" w14:textId="77777777" w:rsidR="007C6EA6" w:rsidRDefault="007C6EA6" w:rsidP="007C6EA6">
      <w:pPr>
        <w:pStyle w:val="GOSTScript"/>
        <w:rPr>
          <w:ins w:id="3871" w:author="Сатлер Марина Викторовна" w:date="2026-04-07T11:02:00Z"/>
        </w:rPr>
      </w:pPr>
      <w:ins w:id="3872" w:author="Сатлер Марина Викторовна" w:date="2026-04-07T11:02:00Z">
        <w:r>
          <w:tab/>
        </w:r>
        <w:r>
          <w:tab/>
        </w:r>
        <w:r>
          <w:tab/>
        </w:r>
        <w:r>
          <w:tab/>
        </w:r>
        <w:r>
          <w:tab/>
        </w:r>
        <w:r>
          <w:tab/>
          <w:t>{</w:t>
        </w:r>
      </w:ins>
    </w:p>
    <w:p w14:paraId="15E3352B" w14:textId="77777777" w:rsidR="007C6EA6" w:rsidRPr="007C6EA6" w:rsidRDefault="007C6EA6" w:rsidP="007C6EA6">
      <w:pPr>
        <w:pStyle w:val="GOSTScript"/>
        <w:rPr>
          <w:ins w:id="3873" w:author="Сатлер Марина Викторовна" w:date="2026-04-07T11:02:00Z"/>
        </w:rPr>
      </w:pPr>
      <w:ins w:id="3874" w:author="Сатлер Марина Викторовна" w:date="2026-04-07T11:02:00Z">
        <w:r>
          <w:tab/>
        </w:r>
        <w:r>
          <w:tab/>
        </w:r>
        <w:r>
          <w:tab/>
        </w:r>
        <w:r>
          <w:tab/>
        </w:r>
        <w:r>
          <w:tab/>
        </w:r>
        <w:r>
          <w:tab/>
        </w:r>
        <w:r>
          <w:tab/>
        </w:r>
        <w:r w:rsidRPr="007C6EA6">
          <w:t>"param": "kbk",</w:t>
        </w:r>
      </w:ins>
    </w:p>
    <w:p w14:paraId="487B7ADA" w14:textId="77777777" w:rsidR="007C6EA6" w:rsidRPr="007C6EA6" w:rsidRDefault="007C6EA6" w:rsidP="007C6EA6">
      <w:pPr>
        <w:pStyle w:val="GOSTScript"/>
        <w:rPr>
          <w:ins w:id="3875" w:author="Сатлер Марина Викторовна" w:date="2026-04-07T11:02:00Z"/>
        </w:rPr>
      </w:pPr>
      <w:ins w:id="3876"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"00000000000000000000"</w:t>
        </w:r>
      </w:ins>
    </w:p>
    <w:p w14:paraId="4424DAEE" w14:textId="77777777" w:rsidR="007C6EA6" w:rsidRPr="007C6EA6" w:rsidRDefault="007C6EA6" w:rsidP="007C6EA6">
      <w:pPr>
        <w:pStyle w:val="GOSTScript"/>
        <w:rPr>
          <w:ins w:id="3877" w:author="Сатлер Марина Викторовна" w:date="2026-04-07T11:02:00Z"/>
        </w:rPr>
      </w:pPr>
      <w:ins w:id="3878" w:author="Сатлер Марина Викторовна" w:date="2026-04-07T11:02:00Z">
        <w:r w:rsidRPr="007C6EA6">
          <w:tab/>
        </w:r>
        <w:r w:rsidRPr="007C6EA6">
          <w:tab/>
        </w:r>
        <w:r w:rsidRPr="007C6EA6">
          <w:tab/>
        </w:r>
        <w:r w:rsidRPr="007C6EA6">
          <w:tab/>
        </w:r>
        <w:r w:rsidRPr="007C6EA6">
          <w:tab/>
        </w:r>
        <w:r w:rsidRPr="007C6EA6">
          <w:tab/>
          <w:t>},</w:t>
        </w:r>
      </w:ins>
    </w:p>
    <w:p w14:paraId="54EFBF37" w14:textId="77777777" w:rsidR="007C6EA6" w:rsidRPr="007C6EA6" w:rsidRDefault="007C6EA6" w:rsidP="007C6EA6">
      <w:pPr>
        <w:pStyle w:val="GOSTScript"/>
        <w:rPr>
          <w:ins w:id="3879" w:author="Сатлер Марина Викторовна" w:date="2026-04-07T11:02:00Z"/>
        </w:rPr>
      </w:pPr>
      <w:ins w:id="3880" w:author="Сатлер Марина Викторовна" w:date="2026-04-07T11:02:00Z">
        <w:r w:rsidRPr="007C6EA6">
          <w:tab/>
        </w:r>
        <w:r w:rsidRPr="007C6EA6">
          <w:tab/>
        </w:r>
        <w:r w:rsidRPr="007C6EA6">
          <w:tab/>
        </w:r>
        <w:r w:rsidRPr="007C6EA6">
          <w:tab/>
        </w:r>
        <w:r w:rsidRPr="007C6EA6">
          <w:tab/>
        </w:r>
        <w:r w:rsidRPr="007C6EA6">
          <w:tab/>
          <w:t>{</w:t>
        </w:r>
      </w:ins>
    </w:p>
    <w:p w14:paraId="0C878A42" w14:textId="77777777" w:rsidR="007C6EA6" w:rsidRPr="007C6EA6" w:rsidRDefault="007C6EA6" w:rsidP="007C6EA6">
      <w:pPr>
        <w:pStyle w:val="GOSTScript"/>
        <w:rPr>
          <w:ins w:id="3881" w:author="Сатлер Марина Викторовна" w:date="2026-04-07T11:02:00Z"/>
        </w:rPr>
      </w:pPr>
      <w:ins w:id="3882" w:author="Сатлер Марина Викторовна" w:date="2026-04-07T11:02:00Z">
        <w:r w:rsidRPr="007C6EA6">
          <w:tab/>
        </w:r>
        <w:r w:rsidRPr="007C6EA6">
          <w:tab/>
        </w:r>
        <w:r w:rsidRPr="007C6EA6">
          <w:tab/>
        </w:r>
        <w:r w:rsidRPr="007C6EA6">
          <w:tab/>
        </w:r>
        <w:r w:rsidRPr="007C6EA6">
          <w:tab/>
        </w:r>
        <w:r w:rsidRPr="007C6EA6">
          <w:tab/>
        </w:r>
        <w:r w:rsidRPr="007C6EA6">
          <w:tab/>
          <w:t>"param": "fpeb",</w:t>
        </w:r>
      </w:ins>
    </w:p>
    <w:p w14:paraId="46CFC152" w14:textId="77777777" w:rsidR="007C6EA6" w:rsidRPr="007C6EA6" w:rsidRDefault="007C6EA6" w:rsidP="007C6EA6">
      <w:pPr>
        <w:pStyle w:val="GOSTScript"/>
        <w:rPr>
          <w:ins w:id="3883" w:author="Сатлер Марина Викторовна" w:date="2026-04-07T11:02:00Z"/>
        </w:rPr>
      </w:pPr>
      <w:ins w:id="3884" w:author="Сатлер Марина Викторовна" w:date="2026-04-07T11:02:00Z">
        <w:r w:rsidRPr="007C6EA6">
          <w:tab/>
        </w:r>
        <w:r w:rsidRPr="007C6EA6">
          <w:tab/>
        </w:r>
        <w:r w:rsidRPr="007C6EA6">
          <w:tab/>
        </w:r>
        <w:r w:rsidRPr="007C6EA6">
          <w:tab/>
        </w:r>
        <w:r w:rsidRPr="007C6EA6">
          <w:tab/>
        </w:r>
        <w:r w:rsidRPr="007C6EA6">
          <w:tab/>
        </w:r>
        <w:r w:rsidRPr="007C6EA6">
          <w:tab/>
          <w:t>"value": "MUL"</w:t>
        </w:r>
      </w:ins>
    </w:p>
    <w:p w14:paraId="2B383B3C" w14:textId="77777777" w:rsidR="007C6EA6" w:rsidRPr="007C6EA6" w:rsidRDefault="007C6EA6" w:rsidP="007C6EA6">
      <w:pPr>
        <w:pStyle w:val="GOSTScript"/>
        <w:rPr>
          <w:ins w:id="3885" w:author="Сатлер Марина Викторовна" w:date="2026-04-07T11:02:00Z"/>
        </w:rPr>
      </w:pPr>
      <w:ins w:id="3886" w:author="Сатлер Марина Викторовна" w:date="2026-04-07T11:02:00Z">
        <w:r w:rsidRPr="007C6EA6">
          <w:tab/>
        </w:r>
        <w:r w:rsidRPr="007C6EA6">
          <w:tab/>
        </w:r>
        <w:r w:rsidRPr="007C6EA6">
          <w:tab/>
        </w:r>
        <w:r w:rsidRPr="007C6EA6">
          <w:tab/>
        </w:r>
        <w:r w:rsidRPr="007C6EA6">
          <w:tab/>
        </w:r>
        <w:r w:rsidRPr="007C6EA6">
          <w:tab/>
          <w:t>},</w:t>
        </w:r>
      </w:ins>
    </w:p>
    <w:p w14:paraId="27453B79" w14:textId="77777777" w:rsidR="007C6EA6" w:rsidRPr="007C6EA6" w:rsidRDefault="007C6EA6" w:rsidP="007C6EA6">
      <w:pPr>
        <w:pStyle w:val="GOSTScript"/>
        <w:rPr>
          <w:ins w:id="3887" w:author="Сатлер Марина Викторовна" w:date="2026-04-07T11:02:00Z"/>
        </w:rPr>
      </w:pPr>
      <w:ins w:id="3888" w:author="Сатлер Марина Викторовна" w:date="2026-04-07T11:02:00Z">
        <w:r w:rsidRPr="007C6EA6">
          <w:tab/>
        </w:r>
        <w:r w:rsidRPr="007C6EA6">
          <w:tab/>
        </w:r>
        <w:r w:rsidRPr="007C6EA6">
          <w:tab/>
        </w:r>
        <w:r w:rsidRPr="007C6EA6">
          <w:tab/>
        </w:r>
        <w:r w:rsidRPr="007C6EA6">
          <w:tab/>
        </w:r>
        <w:r w:rsidRPr="007C6EA6">
          <w:tab/>
          <w:t>{</w:t>
        </w:r>
      </w:ins>
    </w:p>
    <w:p w14:paraId="26076028" w14:textId="77777777" w:rsidR="007C6EA6" w:rsidRPr="007C6EA6" w:rsidRDefault="007C6EA6" w:rsidP="007C6EA6">
      <w:pPr>
        <w:pStyle w:val="GOSTScript"/>
        <w:rPr>
          <w:ins w:id="3889" w:author="Сатлер Марина Викторовна" w:date="2026-04-07T11:02:00Z"/>
        </w:rPr>
      </w:pPr>
      <w:ins w:id="3890" w:author="Сатлер Марина Викторовна" w:date="2026-04-07T11:02:00Z">
        <w:r w:rsidRPr="007C6EA6">
          <w:tab/>
        </w:r>
        <w:r w:rsidRPr="007C6EA6">
          <w:tab/>
        </w:r>
        <w:r w:rsidRPr="007C6EA6">
          <w:tab/>
        </w:r>
        <w:r w:rsidRPr="007C6EA6">
          <w:tab/>
        </w:r>
        <w:r w:rsidRPr="007C6EA6">
          <w:tab/>
        </w:r>
        <w:r w:rsidRPr="007C6EA6">
          <w:tab/>
        </w:r>
        <w:r w:rsidRPr="007C6EA6">
          <w:tab/>
          <w:t>"param": "tofk",</w:t>
        </w:r>
      </w:ins>
    </w:p>
    <w:p w14:paraId="0400B826" w14:textId="77777777" w:rsidR="007C6EA6" w:rsidRDefault="007C6EA6" w:rsidP="007C6EA6">
      <w:pPr>
        <w:pStyle w:val="GOSTScript"/>
        <w:rPr>
          <w:ins w:id="3891" w:author="Сатлер Марина Викторовна" w:date="2026-04-07T11:02:00Z"/>
        </w:rPr>
      </w:pPr>
      <w:ins w:id="3892" w:author="Сатлер Марина Викторовна" w:date="2026-04-07T11:02:00Z">
        <w:r w:rsidRPr="007C6EA6">
          <w:tab/>
        </w:r>
        <w:r w:rsidRPr="007C6EA6">
          <w:tab/>
        </w:r>
        <w:r w:rsidRPr="007C6EA6">
          <w:tab/>
        </w:r>
        <w:r w:rsidRPr="007C6EA6">
          <w:tab/>
        </w:r>
        <w:r w:rsidRPr="007C6EA6">
          <w:tab/>
        </w:r>
        <w:r w:rsidRPr="007C6EA6">
          <w:tab/>
        </w:r>
        <w:r w:rsidRPr="007C6EA6">
          <w:tab/>
        </w:r>
        <w:r>
          <w:t>"value": "8900"</w:t>
        </w:r>
      </w:ins>
    </w:p>
    <w:p w14:paraId="2AA54693" w14:textId="77777777" w:rsidR="007C6EA6" w:rsidRDefault="007C6EA6" w:rsidP="007C6EA6">
      <w:pPr>
        <w:pStyle w:val="GOSTScript"/>
        <w:rPr>
          <w:ins w:id="3893" w:author="Сатлер Марина Викторовна" w:date="2026-04-07T11:02:00Z"/>
        </w:rPr>
      </w:pPr>
      <w:ins w:id="3894" w:author="Сатлер Марина Викторовна" w:date="2026-04-07T11:02:00Z">
        <w:r>
          <w:tab/>
        </w:r>
        <w:r>
          <w:tab/>
        </w:r>
        <w:r>
          <w:tab/>
        </w:r>
        <w:r>
          <w:tab/>
        </w:r>
        <w:r>
          <w:tab/>
        </w:r>
        <w:r>
          <w:tab/>
          <w:t>},</w:t>
        </w:r>
      </w:ins>
    </w:p>
    <w:p w14:paraId="219134CB" w14:textId="77777777" w:rsidR="007C6EA6" w:rsidRDefault="007C6EA6" w:rsidP="007C6EA6">
      <w:pPr>
        <w:pStyle w:val="GOSTScript"/>
        <w:rPr>
          <w:ins w:id="3895" w:author="Сатлер Марина Викторовна" w:date="2026-04-07T11:02:00Z"/>
        </w:rPr>
      </w:pPr>
      <w:ins w:id="3896" w:author="Сатлер Марина Викторовна" w:date="2026-04-07T11:02:00Z">
        <w:r>
          <w:tab/>
        </w:r>
        <w:r>
          <w:tab/>
        </w:r>
        <w:r>
          <w:tab/>
        </w:r>
        <w:r>
          <w:tab/>
        </w:r>
        <w:r>
          <w:tab/>
        </w:r>
        <w:r>
          <w:tab/>
          <w:t>{</w:t>
        </w:r>
      </w:ins>
    </w:p>
    <w:p w14:paraId="5AA31CD9" w14:textId="77777777" w:rsidR="007C6EA6" w:rsidRDefault="007C6EA6" w:rsidP="007C6EA6">
      <w:pPr>
        <w:pStyle w:val="GOSTScript"/>
        <w:rPr>
          <w:ins w:id="3897" w:author="Сатлер Марина Викторовна" w:date="2026-04-07T11:02:00Z"/>
        </w:rPr>
      </w:pPr>
      <w:ins w:id="3898" w:author="Сатлер Марина Викторовна" w:date="2026-04-07T11:02:00Z">
        <w:r>
          <w:tab/>
        </w:r>
        <w:r>
          <w:tab/>
        </w:r>
        <w:r>
          <w:tab/>
        </w:r>
        <w:r>
          <w:tab/>
        </w:r>
        <w:r>
          <w:tab/>
        </w:r>
        <w:r>
          <w:tab/>
        </w:r>
        <w:r>
          <w:tab/>
          <w:t>"param": "conturCode",</w:t>
        </w:r>
      </w:ins>
    </w:p>
    <w:p w14:paraId="3E968726" w14:textId="77777777" w:rsidR="007C6EA6" w:rsidRDefault="007C6EA6" w:rsidP="007C6EA6">
      <w:pPr>
        <w:pStyle w:val="GOSTScript"/>
        <w:rPr>
          <w:ins w:id="3899" w:author="Сатлер Марина Викторовна" w:date="2026-04-07T11:02:00Z"/>
        </w:rPr>
      </w:pPr>
      <w:ins w:id="3900" w:author="Сатлер Марина Викторовна" w:date="2026-04-07T11:02:00Z">
        <w:r>
          <w:tab/>
        </w:r>
        <w:r>
          <w:tab/>
        </w:r>
        <w:r>
          <w:tab/>
        </w:r>
        <w:r>
          <w:tab/>
        </w:r>
        <w:r>
          <w:tab/>
        </w:r>
        <w:r>
          <w:tab/>
        </w:r>
        <w:r>
          <w:tab/>
          <w:t>"value": "1"</w:t>
        </w:r>
      </w:ins>
    </w:p>
    <w:p w14:paraId="2FCBA03C" w14:textId="77777777" w:rsidR="007C6EA6" w:rsidRPr="007C6EA6" w:rsidRDefault="007C6EA6" w:rsidP="007C6EA6">
      <w:pPr>
        <w:pStyle w:val="GOSTScript"/>
        <w:rPr>
          <w:ins w:id="3901" w:author="Сатлер Марина Викторовна" w:date="2026-04-07T11:02:00Z"/>
        </w:rPr>
      </w:pPr>
      <w:ins w:id="3902" w:author="Сатлер Марина Викторовна" w:date="2026-04-07T11:02:00Z">
        <w:r>
          <w:tab/>
        </w:r>
        <w:r>
          <w:tab/>
        </w:r>
        <w:r>
          <w:tab/>
        </w:r>
        <w:r>
          <w:tab/>
        </w:r>
        <w:r>
          <w:tab/>
        </w:r>
        <w:r>
          <w:tab/>
        </w:r>
        <w:r w:rsidRPr="007C6EA6">
          <w:t>},</w:t>
        </w:r>
      </w:ins>
    </w:p>
    <w:p w14:paraId="31CEF910" w14:textId="77777777" w:rsidR="007C6EA6" w:rsidRPr="007C6EA6" w:rsidRDefault="007C6EA6" w:rsidP="007C6EA6">
      <w:pPr>
        <w:pStyle w:val="GOSTScript"/>
        <w:rPr>
          <w:ins w:id="3903" w:author="Сатлер Марина Викторовна" w:date="2026-04-07T11:02:00Z"/>
        </w:rPr>
      </w:pPr>
      <w:ins w:id="3904" w:author="Сатлер Марина Викторовна" w:date="2026-04-07T11:02:00Z">
        <w:r w:rsidRPr="007C6EA6">
          <w:tab/>
        </w:r>
        <w:r w:rsidRPr="007C6EA6">
          <w:tab/>
        </w:r>
        <w:r w:rsidRPr="007C6EA6">
          <w:tab/>
        </w:r>
        <w:r w:rsidRPr="007C6EA6">
          <w:tab/>
        </w:r>
        <w:r w:rsidRPr="007C6EA6">
          <w:tab/>
        </w:r>
        <w:r w:rsidRPr="007C6EA6">
          <w:tab/>
          <w:t>{</w:t>
        </w:r>
      </w:ins>
    </w:p>
    <w:p w14:paraId="6C35976D" w14:textId="77777777" w:rsidR="007C6EA6" w:rsidRPr="007C6EA6" w:rsidRDefault="007C6EA6" w:rsidP="007C6EA6">
      <w:pPr>
        <w:pStyle w:val="GOSTScript"/>
        <w:rPr>
          <w:ins w:id="3905" w:author="Сатлер Марина Викторовна" w:date="2026-04-07T11:02:00Z"/>
        </w:rPr>
      </w:pPr>
      <w:ins w:id="3906" w:author="Сатлер Марина Викторовна" w:date="2026-04-07T11:02:00Z">
        <w:r w:rsidRPr="007C6EA6">
          <w:tab/>
        </w:r>
        <w:r w:rsidRPr="007C6EA6">
          <w:tab/>
        </w:r>
        <w:r w:rsidRPr="007C6EA6">
          <w:tab/>
        </w:r>
        <w:r w:rsidRPr="007C6EA6">
          <w:tab/>
        </w:r>
        <w:r w:rsidRPr="007C6EA6">
          <w:tab/>
        </w:r>
        <w:r w:rsidRPr="007C6EA6">
          <w:tab/>
        </w:r>
        <w:r w:rsidRPr="007C6EA6">
          <w:tab/>
          <w:t>"param": "pa",</w:t>
        </w:r>
      </w:ins>
    </w:p>
    <w:p w14:paraId="5EFF2EC6" w14:textId="77777777" w:rsidR="007C6EA6" w:rsidRPr="007C6EA6" w:rsidRDefault="007C6EA6" w:rsidP="007C6EA6">
      <w:pPr>
        <w:pStyle w:val="GOSTScript"/>
        <w:rPr>
          <w:ins w:id="3907" w:author="Сатлер Марина Викторовна" w:date="2026-04-07T11:02:00Z"/>
        </w:rPr>
      </w:pPr>
      <w:ins w:id="3908"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"00000000000"</w:t>
        </w:r>
      </w:ins>
    </w:p>
    <w:p w14:paraId="7EB25DA2" w14:textId="77777777" w:rsidR="007C6EA6" w:rsidRPr="007C6EA6" w:rsidRDefault="007C6EA6" w:rsidP="007C6EA6">
      <w:pPr>
        <w:pStyle w:val="GOSTScript"/>
        <w:rPr>
          <w:ins w:id="3909" w:author="Сатлер Марина Викторовна" w:date="2026-04-07T11:02:00Z"/>
        </w:rPr>
      </w:pPr>
      <w:ins w:id="3910" w:author="Сатлер Марина Викторовна" w:date="2026-04-07T11:02:00Z">
        <w:r w:rsidRPr="007C6EA6">
          <w:tab/>
        </w:r>
        <w:r w:rsidRPr="007C6EA6">
          <w:tab/>
        </w:r>
        <w:r w:rsidRPr="007C6EA6">
          <w:tab/>
        </w:r>
        <w:r w:rsidRPr="007C6EA6">
          <w:tab/>
        </w:r>
        <w:r w:rsidRPr="007C6EA6">
          <w:tab/>
        </w:r>
        <w:r w:rsidRPr="007C6EA6">
          <w:tab/>
          <w:t>},</w:t>
        </w:r>
      </w:ins>
    </w:p>
    <w:p w14:paraId="1BBF0BC9" w14:textId="77777777" w:rsidR="007C6EA6" w:rsidRPr="007C6EA6" w:rsidRDefault="007C6EA6" w:rsidP="007C6EA6">
      <w:pPr>
        <w:pStyle w:val="GOSTScript"/>
        <w:rPr>
          <w:ins w:id="3911" w:author="Сатлер Марина Викторовна" w:date="2026-04-07T11:02:00Z"/>
        </w:rPr>
      </w:pPr>
      <w:ins w:id="3912" w:author="Сатлер Марина Викторовна" w:date="2026-04-07T11:02:00Z">
        <w:r w:rsidRPr="007C6EA6">
          <w:tab/>
        </w:r>
        <w:r w:rsidRPr="007C6EA6">
          <w:tab/>
        </w:r>
        <w:r w:rsidRPr="007C6EA6">
          <w:tab/>
        </w:r>
        <w:r w:rsidRPr="007C6EA6">
          <w:tab/>
        </w:r>
        <w:r w:rsidRPr="007C6EA6">
          <w:tab/>
        </w:r>
        <w:r w:rsidRPr="007C6EA6">
          <w:tab/>
          <w:t>{</w:t>
        </w:r>
      </w:ins>
    </w:p>
    <w:p w14:paraId="0B33E248" w14:textId="77777777" w:rsidR="007C6EA6" w:rsidRPr="007C6EA6" w:rsidRDefault="007C6EA6" w:rsidP="007C6EA6">
      <w:pPr>
        <w:pStyle w:val="GOSTScript"/>
        <w:rPr>
          <w:ins w:id="3913" w:author="Сатлер Марина Викторовна" w:date="2026-04-07T11:02:00Z"/>
        </w:rPr>
      </w:pPr>
      <w:ins w:id="3914" w:author="Сатлер Марина Викторовна" w:date="2026-04-07T11:02:00Z">
        <w:r w:rsidRPr="007C6EA6">
          <w:tab/>
        </w:r>
        <w:r w:rsidRPr="007C6EA6">
          <w:tab/>
        </w:r>
        <w:r w:rsidRPr="007C6EA6">
          <w:tab/>
        </w:r>
        <w:r w:rsidRPr="007C6EA6">
          <w:tab/>
        </w:r>
        <w:r w:rsidRPr="007C6EA6">
          <w:tab/>
        </w:r>
        <w:r w:rsidRPr="007C6EA6">
          <w:tab/>
        </w:r>
        <w:r w:rsidRPr="007C6EA6">
          <w:tab/>
          <w:t>"param": "account",</w:t>
        </w:r>
      </w:ins>
    </w:p>
    <w:p w14:paraId="607CA9D7" w14:textId="77777777" w:rsidR="007C6EA6" w:rsidRDefault="007C6EA6" w:rsidP="007C6EA6">
      <w:pPr>
        <w:pStyle w:val="GOSTScript"/>
        <w:rPr>
          <w:ins w:id="3915" w:author="Сатлер Марина Викторовна" w:date="2026-04-07T11:02:00Z"/>
        </w:rPr>
      </w:pPr>
      <w:ins w:id="3916" w:author="Сатлер Марина Викторовна" w:date="2026-04-07T11:02:00Z">
        <w:r w:rsidRPr="007C6EA6">
          <w:tab/>
        </w:r>
        <w:r w:rsidRPr="007C6EA6">
          <w:tab/>
        </w:r>
        <w:r w:rsidRPr="007C6EA6">
          <w:tab/>
        </w:r>
        <w:r w:rsidRPr="007C6EA6">
          <w:tab/>
        </w:r>
        <w:r w:rsidRPr="007C6EA6">
          <w:tab/>
        </w:r>
        <w:r w:rsidRPr="007C6EA6">
          <w:tab/>
        </w:r>
        <w:r w:rsidRPr="007C6EA6">
          <w:tab/>
        </w:r>
        <w:r>
          <w:t>"value": "02280"</w:t>
        </w:r>
      </w:ins>
    </w:p>
    <w:p w14:paraId="298C7419" w14:textId="77777777" w:rsidR="007C6EA6" w:rsidRDefault="007C6EA6" w:rsidP="007C6EA6">
      <w:pPr>
        <w:pStyle w:val="GOSTScript"/>
        <w:rPr>
          <w:ins w:id="3917" w:author="Сатлер Марина Викторовна" w:date="2026-04-07T11:02:00Z"/>
        </w:rPr>
      </w:pPr>
      <w:ins w:id="3918" w:author="Сатлер Марина Викторовна" w:date="2026-04-07T11:02:00Z">
        <w:r>
          <w:tab/>
        </w:r>
        <w:r>
          <w:tab/>
        </w:r>
        <w:r>
          <w:tab/>
        </w:r>
        <w:r>
          <w:tab/>
        </w:r>
        <w:r>
          <w:tab/>
        </w:r>
        <w:r>
          <w:tab/>
          <w:t>},</w:t>
        </w:r>
      </w:ins>
    </w:p>
    <w:p w14:paraId="0C4EB881" w14:textId="77777777" w:rsidR="007C6EA6" w:rsidRDefault="007C6EA6" w:rsidP="007C6EA6">
      <w:pPr>
        <w:pStyle w:val="GOSTScript"/>
        <w:rPr>
          <w:ins w:id="3919" w:author="Сатлер Марина Викторовна" w:date="2026-04-07T11:02:00Z"/>
        </w:rPr>
      </w:pPr>
      <w:ins w:id="3920" w:author="Сатлер Марина Викторовна" w:date="2026-04-07T11:02:00Z">
        <w:r>
          <w:tab/>
        </w:r>
        <w:r>
          <w:tab/>
        </w:r>
        <w:r>
          <w:tab/>
        </w:r>
        <w:r>
          <w:tab/>
        </w:r>
        <w:r>
          <w:tab/>
        </w:r>
        <w:r>
          <w:tab/>
          <w:t>{</w:t>
        </w:r>
      </w:ins>
    </w:p>
    <w:p w14:paraId="4308E309" w14:textId="77777777" w:rsidR="007C6EA6" w:rsidRPr="007C6EA6" w:rsidRDefault="007C6EA6" w:rsidP="007C6EA6">
      <w:pPr>
        <w:pStyle w:val="GOSTScript"/>
        <w:rPr>
          <w:ins w:id="3921" w:author="Сатлер Марина Викторовна" w:date="2026-04-07T11:02:00Z"/>
        </w:rPr>
      </w:pPr>
      <w:ins w:id="3922" w:author="Сатлер Марина Викторовна" w:date="2026-04-07T11:02:00Z">
        <w:r>
          <w:tab/>
        </w:r>
        <w:r>
          <w:tab/>
        </w:r>
        <w:r>
          <w:tab/>
        </w:r>
        <w:r>
          <w:tab/>
        </w:r>
        <w:r>
          <w:tab/>
        </w:r>
        <w:r>
          <w:tab/>
        </w:r>
        <w:r>
          <w:tab/>
        </w:r>
        <w:r w:rsidRPr="007C6EA6">
          <w:t>"param": "oktmoKS",</w:t>
        </w:r>
      </w:ins>
    </w:p>
    <w:p w14:paraId="46FAB69F" w14:textId="77777777" w:rsidR="007C6EA6" w:rsidRPr="007C6EA6" w:rsidRDefault="007C6EA6" w:rsidP="007C6EA6">
      <w:pPr>
        <w:pStyle w:val="GOSTScript"/>
        <w:rPr>
          <w:ins w:id="3923" w:author="Сатлер Марина Викторовна" w:date="2026-04-07T11:02:00Z"/>
        </w:rPr>
      </w:pPr>
      <w:ins w:id="3924"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"00000000"</w:t>
        </w:r>
      </w:ins>
    </w:p>
    <w:p w14:paraId="1B3CD040" w14:textId="77777777" w:rsidR="007C6EA6" w:rsidRPr="007C6EA6" w:rsidRDefault="007C6EA6" w:rsidP="007C6EA6">
      <w:pPr>
        <w:pStyle w:val="GOSTScript"/>
        <w:rPr>
          <w:ins w:id="3925" w:author="Сатлер Марина Викторовна" w:date="2026-04-07T11:02:00Z"/>
        </w:rPr>
      </w:pPr>
      <w:ins w:id="3926" w:author="Сатлер Марина Викторовна" w:date="2026-04-07T11:02:00Z">
        <w:r w:rsidRPr="007C6EA6">
          <w:tab/>
        </w:r>
        <w:r w:rsidRPr="007C6EA6">
          <w:tab/>
        </w:r>
        <w:r w:rsidRPr="007C6EA6">
          <w:tab/>
        </w:r>
        <w:r w:rsidRPr="007C6EA6">
          <w:tab/>
        </w:r>
        <w:r w:rsidRPr="007C6EA6">
          <w:tab/>
        </w:r>
        <w:r w:rsidRPr="007C6EA6">
          <w:tab/>
          <w:t>},</w:t>
        </w:r>
      </w:ins>
    </w:p>
    <w:p w14:paraId="070DDC9A" w14:textId="77777777" w:rsidR="007C6EA6" w:rsidRPr="007C6EA6" w:rsidRDefault="007C6EA6" w:rsidP="007C6EA6">
      <w:pPr>
        <w:pStyle w:val="GOSTScript"/>
        <w:rPr>
          <w:ins w:id="3927" w:author="Сатлер Марина Викторовна" w:date="2026-04-07T11:02:00Z"/>
        </w:rPr>
      </w:pPr>
      <w:ins w:id="3928" w:author="Сатлер Марина Викторовна" w:date="2026-04-07T11:02:00Z">
        <w:r w:rsidRPr="007C6EA6">
          <w:tab/>
        </w:r>
        <w:r w:rsidRPr="007C6EA6">
          <w:tab/>
        </w:r>
        <w:r w:rsidRPr="007C6EA6">
          <w:tab/>
        </w:r>
        <w:r w:rsidRPr="007C6EA6">
          <w:tab/>
        </w:r>
        <w:r w:rsidRPr="007C6EA6">
          <w:tab/>
        </w:r>
        <w:r w:rsidRPr="007C6EA6">
          <w:tab/>
          <w:t>{</w:t>
        </w:r>
      </w:ins>
    </w:p>
    <w:p w14:paraId="39D4C002" w14:textId="77777777" w:rsidR="007C6EA6" w:rsidRPr="007C6EA6" w:rsidRDefault="007C6EA6" w:rsidP="007C6EA6">
      <w:pPr>
        <w:pStyle w:val="GOSTScript"/>
        <w:rPr>
          <w:ins w:id="3929" w:author="Сатлер Марина Викторовна" w:date="2026-04-07T11:02:00Z"/>
        </w:rPr>
      </w:pPr>
      <w:ins w:id="3930" w:author="Сатлер Марина Викторовна" w:date="2026-04-07T11:02:00Z">
        <w:r w:rsidRPr="007C6EA6">
          <w:tab/>
        </w:r>
        <w:r w:rsidRPr="007C6EA6">
          <w:tab/>
        </w:r>
        <w:r w:rsidRPr="007C6EA6">
          <w:tab/>
        </w:r>
        <w:r w:rsidRPr="007C6EA6">
          <w:tab/>
        </w:r>
        <w:r w:rsidRPr="007C6EA6">
          <w:tab/>
        </w:r>
        <w:r w:rsidRPr="007C6EA6">
          <w:tab/>
        </w:r>
        <w:r w:rsidRPr="007C6EA6">
          <w:tab/>
          <w:t>"param": "docTypeCode",</w:t>
        </w:r>
      </w:ins>
    </w:p>
    <w:p w14:paraId="31D6F22E" w14:textId="77777777" w:rsidR="007C6EA6" w:rsidRDefault="007C6EA6" w:rsidP="007C6EA6">
      <w:pPr>
        <w:pStyle w:val="GOSTScript"/>
        <w:rPr>
          <w:ins w:id="3931" w:author="Сатлер Марина Викторовна" w:date="2026-04-07T11:02:00Z"/>
        </w:rPr>
      </w:pPr>
      <w:ins w:id="3932" w:author="Сатлер Марина Викторовна" w:date="2026-04-07T11:02:00Z">
        <w:r w:rsidRPr="007C6EA6">
          <w:tab/>
        </w:r>
        <w:r w:rsidRPr="007C6EA6">
          <w:tab/>
        </w:r>
        <w:r w:rsidRPr="007C6EA6">
          <w:tab/>
        </w:r>
        <w:r w:rsidRPr="007C6EA6">
          <w:tab/>
        </w:r>
        <w:r w:rsidRPr="007C6EA6">
          <w:tab/>
        </w:r>
        <w:r w:rsidRPr="007C6EA6">
          <w:tab/>
        </w:r>
        <w:r w:rsidRPr="007C6EA6">
          <w:tab/>
        </w:r>
        <w:r>
          <w:t>"value": "ЭДИ"</w:t>
        </w:r>
      </w:ins>
    </w:p>
    <w:p w14:paraId="1E15A64E" w14:textId="77777777" w:rsidR="007C6EA6" w:rsidRDefault="007C6EA6" w:rsidP="007C6EA6">
      <w:pPr>
        <w:pStyle w:val="GOSTScript"/>
        <w:rPr>
          <w:ins w:id="3933" w:author="Сатлер Марина Викторовна" w:date="2026-04-07T11:02:00Z"/>
        </w:rPr>
      </w:pPr>
      <w:ins w:id="3934" w:author="Сатлер Марина Викторовна" w:date="2026-04-07T11:02:00Z">
        <w:r>
          <w:tab/>
        </w:r>
        <w:r>
          <w:tab/>
        </w:r>
        <w:r>
          <w:tab/>
        </w:r>
        <w:r>
          <w:tab/>
        </w:r>
        <w:r>
          <w:tab/>
        </w:r>
        <w:r>
          <w:tab/>
          <w:t>},</w:t>
        </w:r>
      </w:ins>
    </w:p>
    <w:p w14:paraId="3F99BEC6" w14:textId="77777777" w:rsidR="007C6EA6" w:rsidRDefault="007C6EA6" w:rsidP="007C6EA6">
      <w:pPr>
        <w:pStyle w:val="GOSTScript"/>
        <w:rPr>
          <w:ins w:id="3935" w:author="Сатлер Марина Викторовна" w:date="2026-04-07T11:02:00Z"/>
        </w:rPr>
      </w:pPr>
      <w:ins w:id="3936" w:author="Сатлер Марина Викторовна" w:date="2026-04-07T11:02:00Z">
        <w:r>
          <w:tab/>
        </w:r>
        <w:r>
          <w:tab/>
        </w:r>
        <w:r>
          <w:tab/>
        </w:r>
        <w:r>
          <w:tab/>
        </w:r>
        <w:r>
          <w:tab/>
        </w:r>
        <w:r>
          <w:tab/>
          <w:t>{</w:t>
        </w:r>
      </w:ins>
    </w:p>
    <w:p w14:paraId="083893DD" w14:textId="77777777" w:rsidR="007C6EA6" w:rsidRDefault="007C6EA6" w:rsidP="007C6EA6">
      <w:pPr>
        <w:pStyle w:val="GOSTScript"/>
        <w:rPr>
          <w:ins w:id="3937" w:author="Сатлер Марина Викторовна" w:date="2026-04-07T11:02:00Z"/>
        </w:rPr>
      </w:pPr>
      <w:ins w:id="3938" w:author="Сатлер Марина Викторовна" w:date="2026-04-07T11:02:00Z">
        <w:r>
          <w:tab/>
        </w:r>
        <w:r>
          <w:tab/>
        </w:r>
        <w:r>
          <w:tab/>
        </w:r>
        <w:r>
          <w:tab/>
        </w:r>
        <w:r>
          <w:tab/>
        </w:r>
        <w:r>
          <w:tab/>
        </w:r>
        <w:r>
          <w:tab/>
          <w:t>"param": "kbkType",</w:t>
        </w:r>
      </w:ins>
    </w:p>
    <w:p w14:paraId="7D8D4845" w14:textId="77777777" w:rsidR="007C6EA6" w:rsidRDefault="007C6EA6" w:rsidP="007C6EA6">
      <w:pPr>
        <w:pStyle w:val="GOSTScript"/>
        <w:rPr>
          <w:ins w:id="3939" w:author="Сатлер Марина Викторовна" w:date="2026-04-07T11:02:00Z"/>
        </w:rPr>
      </w:pPr>
      <w:ins w:id="3940" w:author="Сатлер Марина Викторовна" w:date="2026-04-07T11:02:00Z">
        <w:r>
          <w:tab/>
        </w:r>
        <w:r>
          <w:tab/>
        </w:r>
        <w:r>
          <w:tab/>
        </w:r>
        <w:r>
          <w:tab/>
        </w:r>
        <w:r>
          <w:tab/>
        </w:r>
        <w:r>
          <w:tab/>
        </w:r>
        <w:r>
          <w:tab/>
          <w:t>"value": "00"</w:t>
        </w:r>
      </w:ins>
    </w:p>
    <w:p w14:paraId="301A67BE" w14:textId="77777777" w:rsidR="007C6EA6" w:rsidRDefault="007C6EA6" w:rsidP="007C6EA6">
      <w:pPr>
        <w:pStyle w:val="GOSTScript"/>
        <w:rPr>
          <w:ins w:id="3941" w:author="Сатлер Марина Викторовна" w:date="2026-04-07T11:02:00Z"/>
        </w:rPr>
      </w:pPr>
      <w:ins w:id="3942" w:author="Сатлер Марина Викторовна" w:date="2026-04-07T11:02:00Z">
        <w:r>
          <w:tab/>
        </w:r>
        <w:r>
          <w:tab/>
        </w:r>
        <w:r>
          <w:tab/>
        </w:r>
        <w:r>
          <w:tab/>
        </w:r>
        <w:r>
          <w:tab/>
        </w:r>
        <w:r>
          <w:tab/>
          <w:t>},</w:t>
        </w:r>
      </w:ins>
    </w:p>
    <w:p w14:paraId="000AB46D" w14:textId="77777777" w:rsidR="007C6EA6" w:rsidRDefault="007C6EA6" w:rsidP="007C6EA6">
      <w:pPr>
        <w:pStyle w:val="GOSTScript"/>
        <w:rPr>
          <w:ins w:id="3943" w:author="Сатлер Марина Викторовна" w:date="2026-04-07T11:02:00Z"/>
        </w:rPr>
      </w:pPr>
      <w:ins w:id="3944" w:author="Сатлер Марина Викторовна" w:date="2026-04-07T11:02:00Z">
        <w:r>
          <w:tab/>
        </w:r>
        <w:r>
          <w:tab/>
        </w:r>
        <w:r>
          <w:tab/>
        </w:r>
        <w:r>
          <w:tab/>
        </w:r>
        <w:r>
          <w:tab/>
        </w:r>
        <w:r>
          <w:tab/>
          <w:t>{</w:t>
        </w:r>
      </w:ins>
    </w:p>
    <w:p w14:paraId="35B86941" w14:textId="77777777" w:rsidR="007C6EA6" w:rsidRPr="007C6EA6" w:rsidRDefault="007C6EA6" w:rsidP="007C6EA6">
      <w:pPr>
        <w:pStyle w:val="GOSTScript"/>
        <w:rPr>
          <w:ins w:id="3945" w:author="Сатлер Марина Викторовна" w:date="2026-04-07T11:02:00Z"/>
        </w:rPr>
      </w:pPr>
      <w:ins w:id="3946" w:author="Сатлер Марина Викторовна" w:date="2026-04-07T11:02:00Z">
        <w:r>
          <w:lastRenderedPageBreak/>
          <w:tab/>
        </w:r>
        <w:r>
          <w:tab/>
        </w:r>
        <w:r>
          <w:tab/>
        </w:r>
        <w:r>
          <w:tab/>
        </w:r>
        <w:r>
          <w:tab/>
        </w:r>
        <w:r>
          <w:tab/>
        </w:r>
        <w:r>
          <w:tab/>
        </w:r>
        <w:r w:rsidRPr="007C6EA6">
          <w:t>"param": "docName",</w:t>
        </w:r>
      </w:ins>
    </w:p>
    <w:p w14:paraId="7EAAAA2B" w14:textId="77777777" w:rsidR="007C6EA6" w:rsidRPr="007C6EA6" w:rsidRDefault="007C6EA6" w:rsidP="007C6EA6">
      <w:pPr>
        <w:pStyle w:val="GOSTScript"/>
        <w:rPr>
          <w:ins w:id="3947" w:author="Сатлер Марина Викторовна" w:date="2026-04-07T11:02:00Z"/>
        </w:rPr>
      </w:pPr>
      <w:ins w:id="3948"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r>
          <w:t>Платежное</w:t>
        </w:r>
        <w:r w:rsidRPr="007C6EA6">
          <w:t xml:space="preserve"> </w:t>
        </w:r>
        <w:r>
          <w:t>поручение</w:t>
        </w:r>
        <w:r w:rsidRPr="007C6EA6">
          <w:t>"</w:t>
        </w:r>
      </w:ins>
    </w:p>
    <w:p w14:paraId="744F2D01" w14:textId="77777777" w:rsidR="007C6EA6" w:rsidRPr="007C6EA6" w:rsidRDefault="007C6EA6" w:rsidP="007C6EA6">
      <w:pPr>
        <w:pStyle w:val="GOSTScript"/>
        <w:rPr>
          <w:ins w:id="3949" w:author="Сатлер Марина Викторовна" w:date="2026-04-07T11:02:00Z"/>
        </w:rPr>
      </w:pPr>
      <w:ins w:id="3950" w:author="Сатлер Марина Викторовна" w:date="2026-04-07T11:02:00Z">
        <w:r w:rsidRPr="007C6EA6">
          <w:tab/>
        </w:r>
        <w:r w:rsidRPr="007C6EA6">
          <w:tab/>
        </w:r>
        <w:r w:rsidRPr="007C6EA6">
          <w:tab/>
        </w:r>
        <w:r w:rsidRPr="007C6EA6">
          <w:tab/>
        </w:r>
        <w:r w:rsidRPr="007C6EA6">
          <w:tab/>
        </w:r>
        <w:r w:rsidRPr="007C6EA6">
          <w:tab/>
          <w:t>},</w:t>
        </w:r>
      </w:ins>
    </w:p>
    <w:p w14:paraId="1C7E6318" w14:textId="77777777" w:rsidR="007C6EA6" w:rsidRPr="007C6EA6" w:rsidRDefault="007C6EA6" w:rsidP="007C6EA6">
      <w:pPr>
        <w:pStyle w:val="GOSTScript"/>
        <w:rPr>
          <w:ins w:id="3951" w:author="Сатлер Марина Викторовна" w:date="2026-04-07T11:02:00Z"/>
        </w:rPr>
      </w:pPr>
      <w:ins w:id="3952" w:author="Сатлер Марина Викторовна" w:date="2026-04-07T11:02:00Z">
        <w:r w:rsidRPr="007C6EA6">
          <w:tab/>
        </w:r>
        <w:r w:rsidRPr="007C6EA6">
          <w:tab/>
        </w:r>
        <w:r w:rsidRPr="007C6EA6">
          <w:tab/>
        </w:r>
        <w:r w:rsidRPr="007C6EA6">
          <w:tab/>
        </w:r>
        <w:r w:rsidRPr="007C6EA6">
          <w:tab/>
        </w:r>
        <w:r w:rsidRPr="007C6EA6">
          <w:tab/>
          <w:t>{</w:t>
        </w:r>
      </w:ins>
    </w:p>
    <w:p w14:paraId="37AC6091" w14:textId="77777777" w:rsidR="007C6EA6" w:rsidRPr="007C6EA6" w:rsidRDefault="007C6EA6" w:rsidP="007C6EA6">
      <w:pPr>
        <w:pStyle w:val="GOSTScript"/>
        <w:rPr>
          <w:ins w:id="3953" w:author="Сатлер Марина Викторовна" w:date="2026-04-07T11:02:00Z"/>
        </w:rPr>
      </w:pPr>
      <w:ins w:id="3954" w:author="Сатлер Марина Викторовна" w:date="2026-04-07T11:02:00Z">
        <w:r w:rsidRPr="007C6EA6">
          <w:tab/>
        </w:r>
        <w:r w:rsidRPr="007C6EA6">
          <w:tab/>
        </w:r>
        <w:r w:rsidRPr="007C6EA6">
          <w:tab/>
        </w:r>
        <w:r w:rsidRPr="007C6EA6">
          <w:tab/>
        </w:r>
        <w:r w:rsidRPr="007C6EA6">
          <w:tab/>
        </w:r>
        <w:r w:rsidRPr="007C6EA6">
          <w:tab/>
        </w:r>
        <w:r w:rsidRPr="007C6EA6">
          <w:tab/>
          <w:t>"param": "analitCodeSKU",</w:t>
        </w:r>
      </w:ins>
    </w:p>
    <w:p w14:paraId="6B017423" w14:textId="77777777" w:rsidR="007C6EA6" w:rsidRPr="007C6EA6" w:rsidRDefault="007C6EA6" w:rsidP="007C6EA6">
      <w:pPr>
        <w:pStyle w:val="GOSTScript"/>
        <w:rPr>
          <w:ins w:id="3955" w:author="Сатлер Марина Викторовна" w:date="2026-04-07T11:02:00Z"/>
        </w:rPr>
      </w:pPr>
      <w:ins w:id="3956" w:author="Сатлер Марина Викторовна" w:date="2026-04-07T11:02:00Z">
        <w:r w:rsidRPr="007C6EA6">
          <w:tab/>
        </w:r>
        <w:r w:rsidRPr="007C6EA6">
          <w:tab/>
        </w:r>
        <w:r w:rsidRPr="007C6EA6">
          <w:tab/>
        </w:r>
        <w:r w:rsidRPr="007C6EA6">
          <w:tab/>
        </w:r>
        <w:r w:rsidRPr="007C6EA6">
          <w:tab/>
        </w:r>
        <w:r w:rsidRPr="007C6EA6">
          <w:tab/>
        </w:r>
        <w:r w:rsidRPr="007C6EA6">
          <w:tab/>
          <w:t>"value": "00"</w:t>
        </w:r>
      </w:ins>
    </w:p>
    <w:p w14:paraId="31D15E46" w14:textId="77777777" w:rsidR="007C6EA6" w:rsidRPr="007C6EA6" w:rsidRDefault="007C6EA6" w:rsidP="007C6EA6">
      <w:pPr>
        <w:pStyle w:val="GOSTScript"/>
        <w:rPr>
          <w:ins w:id="3957" w:author="Сатлер Марина Викторовна" w:date="2026-04-07T11:02:00Z"/>
        </w:rPr>
      </w:pPr>
      <w:ins w:id="3958" w:author="Сатлер Марина Викторовна" w:date="2026-04-07T11:02:00Z">
        <w:r w:rsidRPr="007C6EA6">
          <w:tab/>
        </w:r>
        <w:r w:rsidRPr="007C6EA6">
          <w:tab/>
        </w:r>
        <w:r w:rsidRPr="007C6EA6">
          <w:tab/>
        </w:r>
        <w:r w:rsidRPr="007C6EA6">
          <w:tab/>
        </w:r>
        <w:r w:rsidRPr="007C6EA6">
          <w:tab/>
        </w:r>
        <w:r w:rsidRPr="007C6EA6">
          <w:tab/>
          <w:t>},</w:t>
        </w:r>
      </w:ins>
    </w:p>
    <w:p w14:paraId="481A6B23" w14:textId="77777777" w:rsidR="007C6EA6" w:rsidRPr="007C6EA6" w:rsidRDefault="007C6EA6" w:rsidP="007C6EA6">
      <w:pPr>
        <w:pStyle w:val="GOSTScript"/>
        <w:rPr>
          <w:ins w:id="3959" w:author="Сатлер Марина Викторовна" w:date="2026-04-07T11:02:00Z"/>
        </w:rPr>
      </w:pPr>
      <w:ins w:id="3960" w:author="Сатлер Марина Викторовна" w:date="2026-04-07T11:02:00Z">
        <w:r w:rsidRPr="007C6EA6">
          <w:tab/>
        </w:r>
        <w:r w:rsidRPr="007C6EA6">
          <w:tab/>
        </w:r>
        <w:r w:rsidRPr="007C6EA6">
          <w:tab/>
        </w:r>
        <w:r w:rsidRPr="007C6EA6">
          <w:tab/>
        </w:r>
        <w:r w:rsidRPr="007C6EA6">
          <w:tab/>
        </w:r>
        <w:r w:rsidRPr="007C6EA6">
          <w:tab/>
          <w:t>{</w:t>
        </w:r>
      </w:ins>
    </w:p>
    <w:p w14:paraId="388CF109" w14:textId="77777777" w:rsidR="007C6EA6" w:rsidRPr="007C6EA6" w:rsidRDefault="007C6EA6" w:rsidP="007C6EA6">
      <w:pPr>
        <w:pStyle w:val="GOSTScript"/>
        <w:rPr>
          <w:ins w:id="3961" w:author="Сатлер Марина Викторовна" w:date="2026-04-07T11:02:00Z"/>
        </w:rPr>
      </w:pPr>
      <w:ins w:id="3962" w:author="Сатлер Марина Викторовна" w:date="2026-04-07T11:02:00Z">
        <w:r w:rsidRPr="007C6EA6">
          <w:tab/>
        </w:r>
        <w:r w:rsidRPr="007C6EA6">
          <w:tab/>
        </w:r>
        <w:r w:rsidRPr="007C6EA6">
          <w:tab/>
        </w:r>
        <w:r w:rsidRPr="007C6EA6">
          <w:tab/>
        </w:r>
        <w:r w:rsidRPr="007C6EA6">
          <w:tab/>
        </w:r>
        <w:r w:rsidRPr="007C6EA6">
          <w:tab/>
        </w:r>
        <w:r w:rsidRPr="007C6EA6">
          <w:tab/>
          <w:t>"param": "valCode",</w:t>
        </w:r>
      </w:ins>
    </w:p>
    <w:p w14:paraId="1207BF83" w14:textId="77777777" w:rsidR="007C6EA6" w:rsidRPr="007C6EA6" w:rsidRDefault="007C6EA6" w:rsidP="007C6EA6">
      <w:pPr>
        <w:pStyle w:val="GOSTScript"/>
        <w:rPr>
          <w:ins w:id="3963" w:author="Сатлер Марина Викторовна" w:date="2026-04-07T11:02:00Z"/>
        </w:rPr>
      </w:pPr>
      <w:ins w:id="3964" w:author="Сатлер Марина Викторовна" w:date="2026-04-07T11:02:00Z">
        <w:r w:rsidRPr="007C6EA6">
          <w:tab/>
        </w:r>
        <w:r w:rsidRPr="007C6EA6">
          <w:tab/>
        </w:r>
        <w:r w:rsidRPr="007C6EA6">
          <w:tab/>
        </w:r>
        <w:r w:rsidRPr="007C6EA6">
          <w:tab/>
        </w:r>
        <w:r w:rsidRPr="007C6EA6">
          <w:tab/>
        </w:r>
        <w:r w:rsidRPr="007C6EA6">
          <w:tab/>
        </w:r>
        <w:r w:rsidRPr="007C6EA6">
          <w:tab/>
          <w:t>"value": "643"</w:t>
        </w:r>
      </w:ins>
    </w:p>
    <w:p w14:paraId="4E4AC4E1" w14:textId="77777777" w:rsidR="007C6EA6" w:rsidRPr="007C6EA6" w:rsidRDefault="007C6EA6" w:rsidP="007C6EA6">
      <w:pPr>
        <w:pStyle w:val="GOSTScript"/>
        <w:rPr>
          <w:ins w:id="3965" w:author="Сатлер Марина Викторовна" w:date="2026-04-07T11:02:00Z"/>
        </w:rPr>
      </w:pPr>
      <w:ins w:id="3966" w:author="Сатлер Марина Викторовна" w:date="2026-04-07T11:02:00Z">
        <w:r w:rsidRPr="007C6EA6">
          <w:tab/>
        </w:r>
        <w:r w:rsidRPr="007C6EA6">
          <w:tab/>
        </w:r>
        <w:r w:rsidRPr="007C6EA6">
          <w:tab/>
        </w:r>
        <w:r w:rsidRPr="007C6EA6">
          <w:tab/>
        </w:r>
        <w:r w:rsidRPr="007C6EA6">
          <w:tab/>
        </w:r>
        <w:r w:rsidRPr="007C6EA6">
          <w:tab/>
          <w:t>},</w:t>
        </w:r>
      </w:ins>
    </w:p>
    <w:p w14:paraId="256FBFBC" w14:textId="77777777" w:rsidR="007C6EA6" w:rsidRPr="007C6EA6" w:rsidRDefault="007C6EA6" w:rsidP="007C6EA6">
      <w:pPr>
        <w:pStyle w:val="GOSTScript"/>
        <w:rPr>
          <w:ins w:id="3967" w:author="Сатлер Марина Викторовна" w:date="2026-04-07T11:02:00Z"/>
        </w:rPr>
      </w:pPr>
      <w:ins w:id="3968" w:author="Сатлер Марина Викторовна" w:date="2026-04-07T11:02:00Z">
        <w:r w:rsidRPr="007C6EA6">
          <w:tab/>
        </w:r>
        <w:r w:rsidRPr="007C6EA6">
          <w:tab/>
        </w:r>
        <w:r w:rsidRPr="007C6EA6">
          <w:tab/>
        </w:r>
        <w:r w:rsidRPr="007C6EA6">
          <w:tab/>
        </w:r>
        <w:r w:rsidRPr="007C6EA6">
          <w:tab/>
        </w:r>
        <w:r w:rsidRPr="007C6EA6">
          <w:tab/>
          <w:t>{</w:t>
        </w:r>
      </w:ins>
    </w:p>
    <w:p w14:paraId="4B1B5A86" w14:textId="77777777" w:rsidR="007C6EA6" w:rsidRPr="007C6EA6" w:rsidRDefault="007C6EA6" w:rsidP="007C6EA6">
      <w:pPr>
        <w:pStyle w:val="GOSTScript"/>
        <w:rPr>
          <w:ins w:id="3969" w:author="Сатлер Марина Викторовна" w:date="2026-04-07T11:02:00Z"/>
        </w:rPr>
      </w:pPr>
      <w:ins w:id="3970" w:author="Сатлер Марина Викторовна" w:date="2026-04-07T11:02:00Z">
        <w:r w:rsidRPr="007C6EA6">
          <w:tab/>
        </w:r>
        <w:r w:rsidRPr="007C6EA6">
          <w:tab/>
        </w:r>
        <w:r w:rsidRPr="007C6EA6">
          <w:tab/>
        </w:r>
        <w:r w:rsidRPr="007C6EA6">
          <w:tab/>
        </w:r>
        <w:r w:rsidRPr="007C6EA6">
          <w:tab/>
        </w:r>
        <w:r w:rsidRPr="007C6EA6">
          <w:tab/>
        </w:r>
        <w:r w:rsidRPr="007C6EA6">
          <w:tab/>
          <w:t>"param": "tofkKS",</w:t>
        </w:r>
      </w:ins>
    </w:p>
    <w:p w14:paraId="736CAE9A" w14:textId="77777777" w:rsidR="007C6EA6" w:rsidRDefault="007C6EA6" w:rsidP="007C6EA6">
      <w:pPr>
        <w:pStyle w:val="GOSTScript"/>
        <w:rPr>
          <w:ins w:id="3971" w:author="Сатлер Марина Викторовна" w:date="2026-04-07T11:02:00Z"/>
        </w:rPr>
      </w:pPr>
      <w:ins w:id="3972" w:author="Сатлер Марина Викторовна" w:date="2026-04-07T11:02:00Z">
        <w:r w:rsidRPr="007C6EA6">
          <w:tab/>
        </w:r>
        <w:r w:rsidRPr="007C6EA6">
          <w:tab/>
        </w:r>
        <w:r w:rsidRPr="007C6EA6">
          <w:tab/>
        </w:r>
        <w:r w:rsidRPr="007C6EA6">
          <w:tab/>
        </w:r>
        <w:r w:rsidRPr="007C6EA6">
          <w:tab/>
        </w:r>
        <w:r w:rsidRPr="007C6EA6">
          <w:tab/>
        </w:r>
        <w:r w:rsidRPr="007C6EA6">
          <w:tab/>
        </w:r>
        <w:r>
          <w:t>"value": "89"</w:t>
        </w:r>
      </w:ins>
    </w:p>
    <w:p w14:paraId="2B7347AD" w14:textId="77777777" w:rsidR="007C6EA6" w:rsidRDefault="007C6EA6" w:rsidP="007C6EA6">
      <w:pPr>
        <w:pStyle w:val="GOSTScript"/>
        <w:rPr>
          <w:ins w:id="3973" w:author="Сатлер Марина Викторовна" w:date="2026-04-07T11:02:00Z"/>
        </w:rPr>
      </w:pPr>
      <w:ins w:id="3974" w:author="Сатлер Марина Викторовна" w:date="2026-04-07T11:02:00Z">
        <w:r>
          <w:tab/>
        </w:r>
        <w:r>
          <w:tab/>
        </w:r>
        <w:r>
          <w:tab/>
        </w:r>
        <w:r>
          <w:tab/>
        </w:r>
        <w:r>
          <w:tab/>
        </w:r>
        <w:r>
          <w:tab/>
          <w:t>},</w:t>
        </w:r>
      </w:ins>
    </w:p>
    <w:p w14:paraId="009189E6" w14:textId="77777777" w:rsidR="007C6EA6" w:rsidRDefault="007C6EA6" w:rsidP="007C6EA6">
      <w:pPr>
        <w:pStyle w:val="GOSTScript"/>
        <w:rPr>
          <w:ins w:id="3975" w:author="Сатлер Марина Викторовна" w:date="2026-04-07T11:02:00Z"/>
        </w:rPr>
      </w:pPr>
      <w:ins w:id="3976" w:author="Сатлер Марина Викторовна" w:date="2026-04-07T11:02:00Z">
        <w:r>
          <w:tab/>
        </w:r>
        <w:r>
          <w:tab/>
        </w:r>
        <w:r>
          <w:tab/>
        </w:r>
        <w:r>
          <w:tab/>
        </w:r>
        <w:r>
          <w:tab/>
        </w:r>
        <w:r>
          <w:tab/>
          <w:t>{</w:t>
        </w:r>
      </w:ins>
    </w:p>
    <w:p w14:paraId="6A63EC0F" w14:textId="77777777" w:rsidR="007C6EA6" w:rsidRDefault="007C6EA6" w:rsidP="007C6EA6">
      <w:pPr>
        <w:pStyle w:val="GOSTScript"/>
        <w:rPr>
          <w:ins w:id="3977" w:author="Сатлер Марина Викторовна" w:date="2026-04-07T11:02:00Z"/>
        </w:rPr>
      </w:pPr>
      <w:ins w:id="3978" w:author="Сатлер Марина Викторовна" w:date="2026-04-07T11:02:00Z">
        <w:r>
          <w:tab/>
        </w:r>
        <w:r>
          <w:tab/>
        </w:r>
        <w:r>
          <w:tab/>
        </w:r>
        <w:r>
          <w:tab/>
        </w:r>
        <w:r>
          <w:tab/>
        </w:r>
        <w:r>
          <w:tab/>
        </w:r>
        <w:r>
          <w:tab/>
          <w:t>"param": "pnKS",</w:t>
        </w:r>
      </w:ins>
    </w:p>
    <w:p w14:paraId="1663DB70" w14:textId="77777777" w:rsidR="007C6EA6" w:rsidRDefault="007C6EA6" w:rsidP="007C6EA6">
      <w:pPr>
        <w:pStyle w:val="GOSTScript"/>
        <w:rPr>
          <w:ins w:id="3979" w:author="Сатлер Марина Викторовна" w:date="2026-04-07T11:02:00Z"/>
        </w:rPr>
      </w:pPr>
      <w:ins w:id="3980" w:author="Сатлер Марина Викторовна" w:date="2026-04-07T11:02:00Z">
        <w:r>
          <w:tab/>
        </w:r>
        <w:r>
          <w:tab/>
        </w:r>
        <w:r>
          <w:tab/>
        </w:r>
        <w:r>
          <w:tab/>
        </w:r>
        <w:r>
          <w:tab/>
        </w:r>
        <w:r>
          <w:tab/>
        </w:r>
        <w:r>
          <w:tab/>
          <w:t>"value": "00"</w:t>
        </w:r>
      </w:ins>
    </w:p>
    <w:p w14:paraId="0FE60A6B" w14:textId="77777777" w:rsidR="007C6EA6" w:rsidRDefault="007C6EA6" w:rsidP="007C6EA6">
      <w:pPr>
        <w:pStyle w:val="GOSTScript"/>
        <w:rPr>
          <w:ins w:id="3981" w:author="Сатлер Марина Викторовна" w:date="2026-04-07T11:02:00Z"/>
        </w:rPr>
      </w:pPr>
      <w:ins w:id="3982" w:author="Сатлер Марина Викторовна" w:date="2026-04-07T11:02:00Z">
        <w:r>
          <w:tab/>
        </w:r>
        <w:r>
          <w:tab/>
        </w:r>
        <w:r>
          <w:tab/>
        </w:r>
        <w:r>
          <w:tab/>
        </w:r>
        <w:r>
          <w:tab/>
        </w:r>
        <w:r>
          <w:tab/>
          <w:t>},</w:t>
        </w:r>
      </w:ins>
    </w:p>
    <w:p w14:paraId="072A5D3A" w14:textId="77777777" w:rsidR="007C6EA6" w:rsidRDefault="007C6EA6" w:rsidP="007C6EA6">
      <w:pPr>
        <w:pStyle w:val="GOSTScript"/>
        <w:rPr>
          <w:ins w:id="3983" w:author="Сатлер Марина Викторовна" w:date="2026-04-07T11:02:00Z"/>
        </w:rPr>
      </w:pPr>
      <w:ins w:id="3984" w:author="Сатлер Марина Викторовна" w:date="2026-04-07T11:02:00Z">
        <w:r>
          <w:tab/>
        </w:r>
        <w:r>
          <w:tab/>
        </w:r>
        <w:r>
          <w:tab/>
        </w:r>
        <w:r>
          <w:tab/>
        </w:r>
        <w:r>
          <w:tab/>
        </w:r>
        <w:r>
          <w:tab/>
          <w:t>{</w:t>
        </w:r>
      </w:ins>
    </w:p>
    <w:p w14:paraId="7F472FF1" w14:textId="77777777" w:rsidR="007C6EA6" w:rsidRDefault="007C6EA6" w:rsidP="007C6EA6">
      <w:pPr>
        <w:pStyle w:val="GOSTScript"/>
        <w:rPr>
          <w:ins w:id="3985" w:author="Сатлер Марина Викторовна" w:date="2026-04-07T11:02:00Z"/>
        </w:rPr>
      </w:pPr>
      <w:ins w:id="3986" w:author="Сатлер Марина Викторовна" w:date="2026-04-07T11:02:00Z">
        <w:r>
          <w:tab/>
        </w:r>
        <w:r>
          <w:tab/>
        </w:r>
        <w:r>
          <w:tab/>
        </w:r>
        <w:r>
          <w:tab/>
        </w:r>
        <w:r>
          <w:tab/>
        </w:r>
        <w:r>
          <w:tab/>
        </w:r>
        <w:r>
          <w:tab/>
          <w:t>"param": "ba",</w:t>
        </w:r>
      </w:ins>
    </w:p>
    <w:p w14:paraId="69072164" w14:textId="77777777" w:rsidR="007C6EA6" w:rsidRDefault="007C6EA6" w:rsidP="007C6EA6">
      <w:pPr>
        <w:pStyle w:val="GOSTScript"/>
        <w:rPr>
          <w:ins w:id="3987" w:author="Сатлер Марина Викторовна" w:date="2026-04-07T11:02:00Z"/>
        </w:rPr>
      </w:pPr>
      <w:ins w:id="3988" w:author="Сатлер Марина Викторовна" w:date="2026-04-07T11:02:00Z">
        <w:r>
          <w:tab/>
        </w:r>
        <w:r>
          <w:tab/>
        </w:r>
        <w:r>
          <w:tab/>
        </w:r>
        <w:r>
          <w:tab/>
        </w:r>
        <w:r>
          <w:tab/>
        </w:r>
        <w:r>
          <w:tab/>
        </w:r>
        <w:r>
          <w:tab/>
          <w:t>"value": "30105810345250000505"</w:t>
        </w:r>
      </w:ins>
    </w:p>
    <w:p w14:paraId="5198E872" w14:textId="77777777" w:rsidR="007C6EA6" w:rsidRDefault="007C6EA6" w:rsidP="007C6EA6">
      <w:pPr>
        <w:pStyle w:val="GOSTScript"/>
        <w:rPr>
          <w:ins w:id="3989" w:author="Сатлер Марина Викторовна" w:date="2026-04-07T11:02:00Z"/>
        </w:rPr>
      </w:pPr>
      <w:ins w:id="3990" w:author="Сатлер Марина Викторовна" w:date="2026-04-07T11:02:00Z">
        <w:r>
          <w:tab/>
        </w:r>
        <w:r>
          <w:tab/>
        </w:r>
        <w:r>
          <w:tab/>
        </w:r>
        <w:r>
          <w:tab/>
        </w:r>
        <w:r>
          <w:tab/>
        </w:r>
        <w:r>
          <w:tab/>
          <w:t>},</w:t>
        </w:r>
      </w:ins>
    </w:p>
    <w:p w14:paraId="721A4590" w14:textId="77777777" w:rsidR="007C6EA6" w:rsidRDefault="007C6EA6" w:rsidP="007C6EA6">
      <w:pPr>
        <w:pStyle w:val="GOSTScript"/>
        <w:rPr>
          <w:ins w:id="3991" w:author="Сатлер Марина Викторовна" w:date="2026-04-07T11:02:00Z"/>
        </w:rPr>
      </w:pPr>
      <w:ins w:id="3992" w:author="Сатлер Марина Викторовна" w:date="2026-04-07T11:02:00Z">
        <w:r>
          <w:tab/>
        </w:r>
        <w:r>
          <w:tab/>
        </w:r>
        <w:r>
          <w:tab/>
        </w:r>
        <w:r>
          <w:tab/>
        </w:r>
        <w:r>
          <w:tab/>
        </w:r>
        <w:r>
          <w:tab/>
          <w:t>{</w:t>
        </w:r>
      </w:ins>
    </w:p>
    <w:p w14:paraId="74EB9195" w14:textId="77777777" w:rsidR="007C6EA6" w:rsidRDefault="007C6EA6" w:rsidP="007C6EA6">
      <w:pPr>
        <w:pStyle w:val="GOSTScript"/>
        <w:rPr>
          <w:ins w:id="3993" w:author="Сатлер Марина Викторовна" w:date="2026-04-07T11:02:00Z"/>
        </w:rPr>
      </w:pPr>
      <w:ins w:id="3994" w:author="Сатлер Марина Викторовна" w:date="2026-04-07T11:02:00Z">
        <w:r>
          <w:tab/>
        </w:r>
        <w:r>
          <w:tab/>
        </w:r>
        <w:r>
          <w:tab/>
        </w:r>
        <w:r>
          <w:tab/>
        </w:r>
        <w:r>
          <w:tab/>
        </w:r>
        <w:r>
          <w:tab/>
        </w:r>
        <w:r>
          <w:tab/>
          <w:t>"param": "accountCorr",</w:t>
        </w:r>
      </w:ins>
    </w:p>
    <w:p w14:paraId="0C3CED1B" w14:textId="77777777" w:rsidR="007C6EA6" w:rsidRDefault="007C6EA6" w:rsidP="007C6EA6">
      <w:pPr>
        <w:pStyle w:val="GOSTScript"/>
        <w:rPr>
          <w:ins w:id="3995" w:author="Сатлер Марина Викторовна" w:date="2026-04-07T11:02:00Z"/>
        </w:rPr>
      </w:pPr>
      <w:ins w:id="3996" w:author="Сатлер Марина Викторовна" w:date="2026-04-07T11:02:00Z">
        <w:r>
          <w:tab/>
        </w:r>
        <w:r>
          <w:tab/>
        </w:r>
        <w:r>
          <w:tab/>
        </w:r>
        <w:r>
          <w:tab/>
        </w:r>
        <w:r>
          <w:tab/>
        </w:r>
        <w:r>
          <w:tab/>
        </w:r>
        <w:r>
          <w:tab/>
          <w:t>"value": "02221"</w:t>
        </w:r>
      </w:ins>
    </w:p>
    <w:p w14:paraId="1860CE8C" w14:textId="77777777" w:rsidR="007C6EA6" w:rsidRDefault="007C6EA6" w:rsidP="007C6EA6">
      <w:pPr>
        <w:pStyle w:val="GOSTScript"/>
        <w:rPr>
          <w:ins w:id="3997" w:author="Сатлер Марина Викторовна" w:date="2026-04-07T11:02:00Z"/>
        </w:rPr>
      </w:pPr>
      <w:ins w:id="3998" w:author="Сатлер Марина Викторовна" w:date="2026-04-07T11:02:00Z">
        <w:r>
          <w:tab/>
        </w:r>
        <w:r>
          <w:tab/>
        </w:r>
        <w:r>
          <w:tab/>
        </w:r>
        <w:r>
          <w:tab/>
        </w:r>
        <w:r>
          <w:tab/>
        </w:r>
        <w:r>
          <w:tab/>
          <w:t>},</w:t>
        </w:r>
      </w:ins>
    </w:p>
    <w:p w14:paraId="54E08B01" w14:textId="77777777" w:rsidR="007C6EA6" w:rsidRDefault="007C6EA6" w:rsidP="007C6EA6">
      <w:pPr>
        <w:pStyle w:val="GOSTScript"/>
        <w:rPr>
          <w:ins w:id="3999" w:author="Сатлер Марина Викторовна" w:date="2026-04-07T11:02:00Z"/>
        </w:rPr>
      </w:pPr>
      <w:ins w:id="4000" w:author="Сатлер Марина Викторовна" w:date="2026-04-07T11:02:00Z">
        <w:r>
          <w:tab/>
        </w:r>
        <w:r>
          <w:tab/>
        </w:r>
        <w:r>
          <w:tab/>
        </w:r>
        <w:r>
          <w:tab/>
        </w:r>
        <w:r>
          <w:tab/>
        </w:r>
        <w:r>
          <w:tab/>
          <w:t>{</w:t>
        </w:r>
      </w:ins>
    </w:p>
    <w:p w14:paraId="45417D67" w14:textId="77777777" w:rsidR="007C6EA6" w:rsidRDefault="007C6EA6" w:rsidP="007C6EA6">
      <w:pPr>
        <w:pStyle w:val="GOSTScript"/>
        <w:rPr>
          <w:ins w:id="4001" w:author="Сатлер Марина Викторовна" w:date="2026-04-07T11:02:00Z"/>
        </w:rPr>
      </w:pPr>
      <w:ins w:id="4002" w:author="Сатлер Марина Викторовна" w:date="2026-04-07T11:02:00Z">
        <w:r>
          <w:tab/>
        </w:r>
        <w:r>
          <w:tab/>
        </w:r>
        <w:r>
          <w:tab/>
        </w:r>
        <w:r>
          <w:tab/>
        </w:r>
        <w:r>
          <w:tab/>
        </w:r>
        <w:r>
          <w:tab/>
        </w:r>
        <w:r>
          <w:tab/>
          <w:t>"param": "accountType",</w:t>
        </w:r>
      </w:ins>
    </w:p>
    <w:p w14:paraId="7C74C2AA" w14:textId="77777777" w:rsidR="007C6EA6" w:rsidRDefault="007C6EA6" w:rsidP="007C6EA6">
      <w:pPr>
        <w:pStyle w:val="GOSTScript"/>
        <w:rPr>
          <w:ins w:id="4003" w:author="Сатлер Марина Викторовна" w:date="2026-04-07T11:02:00Z"/>
        </w:rPr>
      </w:pPr>
      <w:ins w:id="4004" w:author="Сатлер Марина Викторовна" w:date="2026-04-07T11:02:00Z">
        <w:r>
          <w:tab/>
        </w:r>
        <w:r>
          <w:tab/>
        </w:r>
        <w:r>
          <w:tab/>
        </w:r>
        <w:r>
          <w:tab/>
        </w:r>
        <w:r>
          <w:tab/>
        </w:r>
        <w:r>
          <w:tab/>
        </w:r>
        <w:r>
          <w:tab/>
          <w:t>"value": "БС"</w:t>
        </w:r>
      </w:ins>
    </w:p>
    <w:p w14:paraId="265CE354" w14:textId="77777777" w:rsidR="007C6EA6" w:rsidRDefault="007C6EA6" w:rsidP="007C6EA6">
      <w:pPr>
        <w:pStyle w:val="GOSTScript"/>
        <w:rPr>
          <w:ins w:id="4005" w:author="Сатлер Марина Викторовна" w:date="2026-04-07T11:02:00Z"/>
        </w:rPr>
      </w:pPr>
      <w:ins w:id="4006" w:author="Сатлер Марина Викторовна" w:date="2026-04-07T11:02:00Z">
        <w:r>
          <w:tab/>
        </w:r>
        <w:r>
          <w:tab/>
        </w:r>
        <w:r>
          <w:tab/>
        </w:r>
        <w:r>
          <w:tab/>
        </w:r>
        <w:r>
          <w:tab/>
        </w:r>
        <w:r>
          <w:tab/>
          <w:t>},</w:t>
        </w:r>
      </w:ins>
    </w:p>
    <w:p w14:paraId="5489D2D3" w14:textId="77777777" w:rsidR="007C6EA6" w:rsidRDefault="007C6EA6" w:rsidP="007C6EA6">
      <w:pPr>
        <w:pStyle w:val="GOSTScript"/>
        <w:rPr>
          <w:ins w:id="4007" w:author="Сатлер Марина Викторовна" w:date="2026-04-07T11:02:00Z"/>
        </w:rPr>
      </w:pPr>
      <w:ins w:id="4008" w:author="Сатлер Марина Викторовна" w:date="2026-04-07T11:02:00Z">
        <w:r>
          <w:tab/>
        </w:r>
        <w:r>
          <w:tab/>
        </w:r>
        <w:r>
          <w:tab/>
        </w:r>
        <w:r>
          <w:tab/>
        </w:r>
        <w:r>
          <w:tab/>
        </w:r>
        <w:r>
          <w:tab/>
          <w:t>{</w:t>
        </w:r>
      </w:ins>
    </w:p>
    <w:p w14:paraId="4669C32A" w14:textId="77777777" w:rsidR="007C6EA6" w:rsidRDefault="007C6EA6" w:rsidP="007C6EA6">
      <w:pPr>
        <w:pStyle w:val="GOSTScript"/>
        <w:rPr>
          <w:ins w:id="4009" w:author="Сатлер Марина Викторовна" w:date="2026-04-07T11:02:00Z"/>
        </w:rPr>
      </w:pPr>
      <w:ins w:id="4010" w:author="Сатлер Марина Викторовна" w:date="2026-04-07T11:02:00Z">
        <w:r>
          <w:tab/>
        </w:r>
        <w:r>
          <w:tab/>
        </w:r>
        <w:r>
          <w:tab/>
        </w:r>
        <w:r>
          <w:tab/>
        </w:r>
        <w:r>
          <w:tab/>
        </w:r>
        <w:r>
          <w:tab/>
        </w:r>
        <w:r>
          <w:tab/>
          <w:t>"param": "reserve2",</w:t>
        </w:r>
      </w:ins>
    </w:p>
    <w:p w14:paraId="62710C48" w14:textId="77777777" w:rsidR="007C6EA6" w:rsidRDefault="007C6EA6" w:rsidP="007C6EA6">
      <w:pPr>
        <w:pStyle w:val="GOSTScript"/>
        <w:rPr>
          <w:ins w:id="4011" w:author="Сатлер Марина Викторовна" w:date="2026-04-07T11:02:00Z"/>
        </w:rPr>
      </w:pPr>
      <w:ins w:id="4012" w:author="Сатлер Марина Викторовна" w:date="2026-04-07T11:02:00Z">
        <w:r>
          <w:tab/>
        </w:r>
        <w:r>
          <w:tab/>
        </w:r>
        <w:r>
          <w:tab/>
        </w:r>
        <w:r>
          <w:tab/>
        </w:r>
        <w:r>
          <w:tab/>
        </w:r>
        <w:r>
          <w:tab/>
        </w:r>
        <w:r>
          <w:tab/>
          <w:t>"value": "-"</w:t>
        </w:r>
      </w:ins>
    </w:p>
    <w:p w14:paraId="25F100D2" w14:textId="77777777" w:rsidR="007C6EA6" w:rsidRDefault="007C6EA6" w:rsidP="007C6EA6">
      <w:pPr>
        <w:pStyle w:val="GOSTScript"/>
        <w:rPr>
          <w:ins w:id="4013" w:author="Сатлер Марина Викторовна" w:date="2026-04-07T11:02:00Z"/>
        </w:rPr>
      </w:pPr>
      <w:ins w:id="4014" w:author="Сатлер Марина Викторовна" w:date="2026-04-07T11:02:00Z">
        <w:r>
          <w:tab/>
        </w:r>
        <w:r>
          <w:tab/>
        </w:r>
        <w:r>
          <w:tab/>
        </w:r>
        <w:r>
          <w:tab/>
        </w:r>
        <w:r>
          <w:tab/>
        </w:r>
        <w:r>
          <w:tab/>
          <w:t>},</w:t>
        </w:r>
      </w:ins>
    </w:p>
    <w:p w14:paraId="29B949E3" w14:textId="77777777" w:rsidR="007C6EA6" w:rsidRDefault="007C6EA6" w:rsidP="007C6EA6">
      <w:pPr>
        <w:pStyle w:val="GOSTScript"/>
        <w:rPr>
          <w:ins w:id="4015" w:author="Сатлер Марина Викторовна" w:date="2026-04-07T11:02:00Z"/>
        </w:rPr>
      </w:pPr>
      <w:ins w:id="4016" w:author="Сатлер Марина Викторовна" w:date="2026-04-07T11:02:00Z">
        <w:r>
          <w:tab/>
        </w:r>
        <w:r>
          <w:tab/>
        </w:r>
        <w:r>
          <w:tab/>
        </w:r>
        <w:r>
          <w:tab/>
        </w:r>
        <w:r>
          <w:tab/>
        </w:r>
        <w:r>
          <w:tab/>
          <w:t>{</w:t>
        </w:r>
      </w:ins>
    </w:p>
    <w:p w14:paraId="44545BE3" w14:textId="77777777" w:rsidR="007C6EA6" w:rsidRDefault="007C6EA6" w:rsidP="007C6EA6">
      <w:pPr>
        <w:pStyle w:val="GOSTScript"/>
        <w:rPr>
          <w:ins w:id="4017" w:author="Сатлер Марина Викторовна" w:date="2026-04-07T11:02:00Z"/>
        </w:rPr>
      </w:pPr>
      <w:ins w:id="4018" w:author="Сатлер Марина Викторовна" w:date="2026-04-07T11:02:00Z">
        <w:r>
          <w:tab/>
        </w:r>
        <w:r>
          <w:tab/>
        </w:r>
        <w:r>
          <w:tab/>
        </w:r>
        <w:r>
          <w:tab/>
        </w:r>
        <w:r>
          <w:tab/>
        </w:r>
        <w:r>
          <w:tab/>
        </w:r>
        <w:r>
          <w:tab/>
          <w:t>"param": "reserve3",</w:t>
        </w:r>
      </w:ins>
    </w:p>
    <w:p w14:paraId="7355E5CF" w14:textId="77777777" w:rsidR="007C6EA6" w:rsidRDefault="007C6EA6" w:rsidP="007C6EA6">
      <w:pPr>
        <w:pStyle w:val="GOSTScript"/>
        <w:rPr>
          <w:ins w:id="4019" w:author="Сатлер Марина Викторовна" w:date="2026-04-07T11:02:00Z"/>
        </w:rPr>
      </w:pPr>
      <w:ins w:id="4020" w:author="Сатлер Марина Викторовна" w:date="2026-04-07T11:02:00Z">
        <w:r>
          <w:tab/>
        </w:r>
        <w:r>
          <w:tab/>
        </w:r>
        <w:r>
          <w:tab/>
        </w:r>
        <w:r>
          <w:tab/>
        </w:r>
        <w:r>
          <w:tab/>
        </w:r>
        <w:r>
          <w:tab/>
        </w:r>
        <w:r>
          <w:tab/>
          <w:t>"value": "-"</w:t>
        </w:r>
      </w:ins>
    </w:p>
    <w:p w14:paraId="415E27F1" w14:textId="77777777" w:rsidR="007C6EA6" w:rsidRDefault="007C6EA6" w:rsidP="007C6EA6">
      <w:pPr>
        <w:pStyle w:val="GOSTScript"/>
        <w:rPr>
          <w:ins w:id="4021" w:author="Сатлер Марина Викторовна" w:date="2026-04-07T11:02:00Z"/>
        </w:rPr>
      </w:pPr>
      <w:ins w:id="4022" w:author="Сатлер Марина Викторовна" w:date="2026-04-07T11:02:00Z">
        <w:r>
          <w:lastRenderedPageBreak/>
          <w:tab/>
        </w:r>
        <w:r>
          <w:tab/>
        </w:r>
        <w:r>
          <w:tab/>
        </w:r>
        <w:r>
          <w:tab/>
        </w:r>
        <w:r>
          <w:tab/>
        </w:r>
        <w:r>
          <w:tab/>
          <w:t>},</w:t>
        </w:r>
      </w:ins>
    </w:p>
    <w:p w14:paraId="542F1833" w14:textId="77777777" w:rsidR="007C6EA6" w:rsidRDefault="007C6EA6" w:rsidP="007C6EA6">
      <w:pPr>
        <w:pStyle w:val="GOSTScript"/>
        <w:rPr>
          <w:ins w:id="4023" w:author="Сатлер Марина Викторовна" w:date="2026-04-07T11:02:00Z"/>
        </w:rPr>
      </w:pPr>
      <w:ins w:id="4024" w:author="Сатлер Марина Викторовна" w:date="2026-04-07T11:02:00Z">
        <w:r>
          <w:tab/>
        </w:r>
        <w:r>
          <w:tab/>
        </w:r>
        <w:r>
          <w:tab/>
        </w:r>
        <w:r>
          <w:tab/>
        </w:r>
        <w:r>
          <w:tab/>
        </w:r>
        <w:r>
          <w:tab/>
          <w:t>{</w:t>
        </w:r>
      </w:ins>
    </w:p>
    <w:p w14:paraId="2DC03997" w14:textId="77777777" w:rsidR="007C6EA6" w:rsidRDefault="007C6EA6" w:rsidP="007C6EA6">
      <w:pPr>
        <w:pStyle w:val="GOSTScript"/>
        <w:rPr>
          <w:ins w:id="4025" w:author="Сатлер Марина Викторовна" w:date="2026-04-07T11:02:00Z"/>
        </w:rPr>
      </w:pPr>
      <w:ins w:id="4026" w:author="Сатлер Марина Викторовна" w:date="2026-04-07T11:02:00Z">
        <w:r>
          <w:tab/>
        </w:r>
        <w:r>
          <w:tab/>
        </w:r>
        <w:r>
          <w:tab/>
        </w:r>
        <w:r>
          <w:tab/>
        </w:r>
        <w:r>
          <w:tab/>
        </w:r>
        <w:r>
          <w:tab/>
        </w:r>
        <w:r>
          <w:tab/>
          <w:t>"param": "reserve4",</w:t>
        </w:r>
      </w:ins>
    </w:p>
    <w:p w14:paraId="426E2042" w14:textId="77777777" w:rsidR="007C6EA6" w:rsidRDefault="007C6EA6" w:rsidP="007C6EA6">
      <w:pPr>
        <w:pStyle w:val="GOSTScript"/>
        <w:rPr>
          <w:ins w:id="4027" w:author="Сатлер Марина Викторовна" w:date="2026-04-07T11:02:00Z"/>
        </w:rPr>
      </w:pPr>
      <w:ins w:id="4028" w:author="Сатлер Марина Викторовна" w:date="2026-04-07T11:02:00Z">
        <w:r>
          <w:tab/>
        </w:r>
        <w:r>
          <w:tab/>
        </w:r>
        <w:r>
          <w:tab/>
        </w:r>
        <w:r>
          <w:tab/>
        </w:r>
        <w:r>
          <w:tab/>
        </w:r>
        <w:r>
          <w:tab/>
        </w:r>
        <w:r>
          <w:tab/>
          <w:t>"value": "-"</w:t>
        </w:r>
      </w:ins>
    </w:p>
    <w:p w14:paraId="15D86BFB" w14:textId="77777777" w:rsidR="007C6EA6" w:rsidRDefault="007C6EA6" w:rsidP="007C6EA6">
      <w:pPr>
        <w:pStyle w:val="GOSTScript"/>
        <w:rPr>
          <w:ins w:id="4029" w:author="Сатлер Марина Викторовна" w:date="2026-04-07T11:02:00Z"/>
        </w:rPr>
      </w:pPr>
      <w:ins w:id="4030" w:author="Сатлер Марина Викторовна" w:date="2026-04-07T11:02:00Z">
        <w:r>
          <w:tab/>
        </w:r>
        <w:r>
          <w:tab/>
        </w:r>
        <w:r>
          <w:tab/>
        </w:r>
        <w:r>
          <w:tab/>
        </w:r>
        <w:r>
          <w:tab/>
        </w:r>
        <w:r>
          <w:tab/>
          <w:t>},</w:t>
        </w:r>
      </w:ins>
    </w:p>
    <w:p w14:paraId="2AB33428" w14:textId="77777777" w:rsidR="007C6EA6" w:rsidRDefault="007C6EA6" w:rsidP="007C6EA6">
      <w:pPr>
        <w:pStyle w:val="GOSTScript"/>
        <w:rPr>
          <w:ins w:id="4031" w:author="Сатлер Марина Викторовна" w:date="2026-04-07T11:02:00Z"/>
        </w:rPr>
      </w:pPr>
      <w:ins w:id="4032" w:author="Сатлер Марина Викторовна" w:date="2026-04-07T11:02:00Z">
        <w:r>
          <w:tab/>
        </w:r>
        <w:r>
          <w:tab/>
        </w:r>
        <w:r>
          <w:tab/>
        </w:r>
        <w:r>
          <w:tab/>
        </w:r>
        <w:r>
          <w:tab/>
        </w:r>
        <w:r>
          <w:tab/>
          <w:t>{</w:t>
        </w:r>
      </w:ins>
    </w:p>
    <w:p w14:paraId="37E4B04F" w14:textId="77777777" w:rsidR="007C6EA6" w:rsidRDefault="007C6EA6" w:rsidP="007C6EA6">
      <w:pPr>
        <w:pStyle w:val="GOSTScript"/>
        <w:rPr>
          <w:ins w:id="4033" w:author="Сатлер Марина Викторовна" w:date="2026-04-07T11:02:00Z"/>
        </w:rPr>
      </w:pPr>
      <w:ins w:id="4034" w:author="Сатлер Марина Викторовна" w:date="2026-04-07T11:02:00Z">
        <w:r>
          <w:tab/>
        </w:r>
        <w:r>
          <w:tab/>
        </w:r>
        <w:r>
          <w:tab/>
        </w:r>
        <w:r>
          <w:tab/>
        </w:r>
        <w:r>
          <w:tab/>
        </w:r>
        <w:r>
          <w:tab/>
        </w:r>
        <w:r>
          <w:tab/>
          <w:t>"param": "reserve5",</w:t>
        </w:r>
      </w:ins>
    </w:p>
    <w:p w14:paraId="5B4C8F01" w14:textId="77777777" w:rsidR="007C6EA6" w:rsidRDefault="007C6EA6" w:rsidP="007C6EA6">
      <w:pPr>
        <w:pStyle w:val="GOSTScript"/>
        <w:rPr>
          <w:ins w:id="4035" w:author="Сатлер Марина Викторовна" w:date="2026-04-07T11:02:00Z"/>
        </w:rPr>
      </w:pPr>
      <w:ins w:id="4036" w:author="Сатлер Марина Викторовна" w:date="2026-04-07T11:02:00Z">
        <w:r>
          <w:tab/>
        </w:r>
        <w:r>
          <w:tab/>
        </w:r>
        <w:r>
          <w:tab/>
        </w:r>
        <w:r>
          <w:tab/>
        </w:r>
        <w:r>
          <w:tab/>
        </w:r>
        <w:r>
          <w:tab/>
        </w:r>
        <w:r>
          <w:tab/>
          <w:t>"value": "-"</w:t>
        </w:r>
      </w:ins>
    </w:p>
    <w:p w14:paraId="2316FE12" w14:textId="77777777" w:rsidR="007C6EA6" w:rsidRDefault="007C6EA6" w:rsidP="007C6EA6">
      <w:pPr>
        <w:pStyle w:val="GOSTScript"/>
        <w:rPr>
          <w:ins w:id="4037" w:author="Сатлер Марина Викторовна" w:date="2026-04-07T11:02:00Z"/>
        </w:rPr>
      </w:pPr>
      <w:ins w:id="4038" w:author="Сатлер Марина Викторовна" w:date="2026-04-07T11:02:00Z">
        <w:r>
          <w:tab/>
        </w:r>
        <w:r>
          <w:tab/>
        </w:r>
        <w:r>
          <w:tab/>
        </w:r>
        <w:r>
          <w:tab/>
        </w:r>
        <w:r>
          <w:tab/>
        </w:r>
        <w:r>
          <w:tab/>
          <w:t>},</w:t>
        </w:r>
      </w:ins>
    </w:p>
    <w:p w14:paraId="441DB0CF" w14:textId="77777777" w:rsidR="007C6EA6" w:rsidRDefault="007C6EA6" w:rsidP="007C6EA6">
      <w:pPr>
        <w:pStyle w:val="GOSTScript"/>
        <w:rPr>
          <w:ins w:id="4039" w:author="Сатлер Марина Викторовна" w:date="2026-04-07T11:02:00Z"/>
        </w:rPr>
      </w:pPr>
      <w:ins w:id="4040" w:author="Сатлер Марина Викторовна" w:date="2026-04-07T11:02:00Z">
        <w:r>
          <w:tab/>
        </w:r>
        <w:r>
          <w:tab/>
        </w:r>
        <w:r>
          <w:tab/>
        </w:r>
        <w:r>
          <w:tab/>
        </w:r>
        <w:r>
          <w:tab/>
        </w:r>
        <w:r>
          <w:tab/>
          <w:t>{</w:t>
        </w:r>
      </w:ins>
    </w:p>
    <w:p w14:paraId="4214DED9" w14:textId="77777777" w:rsidR="007C6EA6" w:rsidRPr="007C6EA6" w:rsidRDefault="007C6EA6" w:rsidP="007C6EA6">
      <w:pPr>
        <w:pStyle w:val="GOSTScript"/>
        <w:rPr>
          <w:ins w:id="4041" w:author="Сатлер Марина Викторовна" w:date="2026-04-07T11:02:00Z"/>
        </w:rPr>
      </w:pPr>
      <w:ins w:id="4042" w:author="Сатлер Марина Викторовна" w:date="2026-04-07T11:02:00Z">
        <w:r>
          <w:tab/>
        </w:r>
        <w:r>
          <w:tab/>
        </w:r>
        <w:r>
          <w:tab/>
        </w:r>
        <w:r>
          <w:tab/>
        </w:r>
        <w:r>
          <w:tab/>
        </w:r>
        <w:r>
          <w:tab/>
        </w:r>
        <w:r>
          <w:tab/>
        </w:r>
        <w:r w:rsidRPr="007C6EA6">
          <w:t>"param": "reserve6",</w:t>
        </w:r>
      </w:ins>
    </w:p>
    <w:p w14:paraId="35B60905" w14:textId="77777777" w:rsidR="007C6EA6" w:rsidRPr="007C6EA6" w:rsidRDefault="007C6EA6" w:rsidP="007C6EA6">
      <w:pPr>
        <w:pStyle w:val="GOSTScript"/>
        <w:rPr>
          <w:ins w:id="4043" w:author="Сатлер Марина Викторовна" w:date="2026-04-07T11:02:00Z"/>
        </w:rPr>
      </w:pPr>
      <w:ins w:id="4044" w:author="Сатлер Марина Викторовна" w:date="2026-04-07T11:02:00Z">
        <w:r w:rsidRPr="007C6EA6">
          <w:tab/>
        </w:r>
        <w:r w:rsidRPr="007C6EA6">
          <w:tab/>
        </w:r>
        <w:r w:rsidRPr="007C6EA6">
          <w:tab/>
        </w:r>
        <w:r w:rsidRPr="007C6EA6">
          <w:tab/>
        </w:r>
        <w:r w:rsidRPr="007C6EA6">
          <w:tab/>
        </w:r>
        <w:r w:rsidRPr="007C6EA6">
          <w:tab/>
        </w:r>
        <w:r w:rsidRPr="007C6EA6">
          <w:tab/>
          <w:t>"value": "-"</w:t>
        </w:r>
      </w:ins>
    </w:p>
    <w:p w14:paraId="2384C4A8" w14:textId="77777777" w:rsidR="007C6EA6" w:rsidRPr="007C6EA6" w:rsidRDefault="007C6EA6" w:rsidP="007C6EA6">
      <w:pPr>
        <w:pStyle w:val="GOSTScript"/>
        <w:rPr>
          <w:ins w:id="4045" w:author="Сатлер Марина Викторовна" w:date="2026-04-07T11:02:00Z"/>
        </w:rPr>
      </w:pPr>
      <w:ins w:id="4046" w:author="Сатлер Марина Викторовна" w:date="2026-04-07T11:02:00Z">
        <w:r w:rsidRPr="007C6EA6">
          <w:tab/>
        </w:r>
        <w:r w:rsidRPr="007C6EA6">
          <w:tab/>
        </w:r>
        <w:r w:rsidRPr="007C6EA6">
          <w:tab/>
        </w:r>
        <w:r w:rsidRPr="007C6EA6">
          <w:tab/>
        </w:r>
        <w:r w:rsidRPr="007C6EA6">
          <w:tab/>
        </w:r>
        <w:r w:rsidRPr="007C6EA6">
          <w:tab/>
          <w:t>},</w:t>
        </w:r>
      </w:ins>
    </w:p>
    <w:p w14:paraId="37793194" w14:textId="77777777" w:rsidR="007C6EA6" w:rsidRPr="007C6EA6" w:rsidRDefault="007C6EA6" w:rsidP="007C6EA6">
      <w:pPr>
        <w:pStyle w:val="GOSTScript"/>
        <w:rPr>
          <w:ins w:id="4047" w:author="Сатлер Марина Викторовна" w:date="2026-04-07T11:02:00Z"/>
        </w:rPr>
      </w:pPr>
      <w:ins w:id="4048" w:author="Сатлер Марина Викторовна" w:date="2026-04-07T11:02:00Z">
        <w:r w:rsidRPr="007C6EA6">
          <w:tab/>
        </w:r>
        <w:r w:rsidRPr="007C6EA6">
          <w:tab/>
        </w:r>
        <w:r w:rsidRPr="007C6EA6">
          <w:tab/>
        </w:r>
        <w:r w:rsidRPr="007C6EA6">
          <w:tab/>
        </w:r>
        <w:r w:rsidRPr="007C6EA6">
          <w:tab/>
        </w:r>
        <w:r w:rsidRPr="007C6EA6">
          <w:tab/>
          <w:t>{</w:t>
        </w:r>
      </w:ins>
    </w:p>
    <w:p w14:paraId="3F6FDEB8" w14:textId="77777777" w:rsidR="007C6EA6" w:rsidRPr="007C6EA6" w:rsidRDefault="007C6EA6" w:rsidP="007C6EA6">
      <w:pPr>
        <w:pStyle w:val="GOSTScript"/>
        <w:rPr>
          <w:ins w:id="4049" w:author="Сатлер Марина Викторовна" w:date="2026-04-07T11:02:00Z"/>
        </w:rPr>
      </w:pPr>
      <w:ins w:id="4050" w:author="Сатлер Марина Викторовна" w:date="2026-04-07T11:02:00Z">
        <w:r w:rsidRPr="007C6EA6">
          <w:tab/>
        </w:r>
        <w:r w:rsidRPr="007C6EA6">
          <w:tab/>
        </w:r>
        <w:r w:rsidRPr="007C6EA6">
          <w:tab/>
        </w:r>
        <w:r w:rsidRPr="007C6EA6">
          <w:tab/>
        </w:r>
        <w:r w:rsidRPr="007C6EA6">
          <w:tab/>
        </w:r>
        <w:r w:rsidRPr="007C6EA6">
          <w:tab/>
        </w:r>
        <w:r w:rsidRPr="007C6EA6">
          <w:tab/>
          <w:t>"param": "reserve7",</w:t>
        </w:r>
      </w:ins>
    </w:p>
    <w:p w14:paraId="41C01E86" w14:textId="77777777" w:rsidR="007C6EA6" w:rsidRDefault="007C6EA6" w:rsidP="007C6EA6">
      <w:pPr>
        <w:pStyle w:val="GOSTScript"/>
        <w:rPr>
          <w:ins w:id="4051" w:author="Сатлер Марина Викторовна" w:date="2026-04-07T11:02:00Z"/>
        </w:rPr>
      </w:pPr>
      <w:ins w:id="4052" w:author="Сатлер Марина Викторовна" w:date="2026-04-07T11:02:00Z">
        <w:r w:rsidRPr="007C6EA6">
          <w:tab/>
        </w:r>
        <w:r w:rsidRPr="007C6EA6">
          <w:tab/>
        </w:r>
        <w:r w:rsidRPr="007C6EA6">
          <w:tab/>
        </w:r>
        <w:r w:rsidRPr="007C6EA6">
          <w:tab/>
        </w:r>
        <w:r w:rsidRPr="007C6EA6">
          <w:tab/>
        </w:r>
        <w:r w:rsidRPr="007C6EA6">
          <w:tab/>
        </w:r>
        <w:r w:rsidRPr="007C6EA6">
          <w:tab/>
        </w:r>
        <w:r>
          <w:t>"value": "-"</w:t>
        </w:r>
      </w:ins>
    </w:p>
    <w:p w14:paraId="025FC0D1" w14:textId="77777777" w:rsidR="007C6EA6" w:rsidRDefault="007C6EA6" w:rsidP="007C6EA6">
      <w:pPr>
        <w:pStyle w:val="GOSTScript"/>
        <w:rPr>
          <w:ins w:id="4053" w:author="Сатлер Марина Викторовна" w:date="2026-04-07T11:02:00Z"/>
        </w:rPr>
      </w:pPr>
      <w:ins w:id="4054" w:author="Сатлер Марина Викторовна" w:date="2026-04-07T11:02:00Z">
        <w:r>
          <w:tab/>
        </w:r>
        <w:r>
          <w:tab/>
        </w:r>
        <w:r>
          <w:tab/>
        </w:r>
        <w:r>
          <w:tab/>
        </w:r>
        <w:r>
          <w:tab/>
        </w:r>
        <w:r>
          <w:tab/>
          <w:t>}</w:t>
        </w:r>
      </w:ins>
    </w:p>
    <w:p w14:paraId="2E74C601" w14:textId="77777777" w:rsidR="007C6EA6" w:rsidRDefault="007C6EA6" w:rsidP="007C6EA6">
      <w:pPr>
        <w:pStyle w:val="GOSTScript"/>
        <w:rPr>
          <w:ins w:id="4055" w:author="Сатлер Марина Викторовна" w:date="2026-04-07T11:02:00Z"/>
        </w:rPr>
      </w:pPr>
      <w:ins w:id="4056" w:author="Сатлер Марина Викторовна" w:date="2026-04-07T11:02:00Z">
        <w:r>
          <w:tab/>
        </w:r>
        <w:r>
          <w:tab/>
        </w:r>
        <w:r>
          <w:tab/>
        </w:r>
        <w:r>
          <w:tab/>
        </w:r>
        <w:r>
          <w:tab/>
          <w:t>]</w:t>
        </w:r>
      </w:ins>
    </w:p>
    <w:p w14:paraId="50DCD10F" w14:textId="77777777" w:rsidR="007C6EA6" w:rsidRDefault="007C6EA6" w:rsidP="007C6EA6">
      <w:pPr>
        <w:pStyle w:val="GOSTScript"/>
        <w:rPr>
          <w:ins w:id="4057" w:author="Сатлер Марина Викторовна" w:date="2026-04-07T11:02:00Z"/>
        </w:rPr>
      </w:pPr>
      <w:ins w:id="4058" w:author="Сатлер Марина Викторовна" w:date="2026-04-07T11:02:00Z">
        <w:r>
          <w:tab/>
        </w:r>
        <w:r>
          <w:tab/>
        </w:r>
        <w:r>
          <w:tab/>
        </w:r>
        <w:r>
          <w:tab/>
          <w:t>},</w:t>
        </w:r>
      </w:ins>
    </w:p>
    <w:p w14:paraId="424CFBE0" w14:textId="77777777" w:rsidR="007C6EA6" w:rsidRDefault="007C6EA6" w:rsidP="007C6EA6">
      <w:pPr>
        <w:pStyle w:val="GOSTScript"/>
        <w:rPr>
          <w:ins w:id="4059" w:author="Сатлер Марина Викторовна" w:date="2026-04-07T11:02:00Z"/>
        </w:rPr>
      </w:pPr>
      <w:ins w:id="4060" w:author="Сатлер Марина Викторовна" w:date="2026-04-07T11:02:00Z">
        <w:r>
          <w:tab/>
        </w:r>
        <w:r>
          <w:tab/>
        </w:r>
        <w:r>
          <w:tab/>
        </w:r>
        <w:r>
          <w:tab/>
          <w:t>"Period": "period1",</w:t>
        </w:r>
      </w:ins>
    </w:p>
    <w:p w14:paraId="1E678889" w14:textId="77777777" w:rsidR="007C6EA6" w:rsidRPr="006907D2" w:rsidRDefault="007C6EA6" w:rsidP="007C6EA6">
      <w:pPr>
        <w:pStyle w:val="GOSTScript"/>
        <w:rPr>
          <w:ins w:id="4061" w:author="Сатлер Марина Викторовна" w:date="2026-04-07T11:02:00Z"/>
          <w:lang w:val="ru-RU"/>
          <w:rPrChange w:id="4062" w:author="Сатлер Марина Викторовна" w:date="2026-04-07T11:29:00Z">
            <w:rPr>
              <w:ins w:id="4063" w:author="Сатлер Марина Викторовна" w:date="2026-04-07T11:02:00Z"/>
            </w:rPr>
          </w:rPrChange>
        </w:rPr>
      </w:pPr>
      <w:ins w:id="4064" w:author="Сатлер Марина Викторовна" w:date="2026-04-07T11:02:00Z">
        <w:r>
          <w:tab/>
        </w:r>
        <w:r>
          <w:tab/>
        </w:r>
        <w:r>
          <w:tab/>
        </w:r>
        <w:r>
          <w:tab/>
        </w:r>
        <w:r w:rsidRPr="006907D2">
          <w:rPr>
            <w:lang w:val="ru-RU"/>
            <w:rPrChange w:id="4065" w:author="Сатлер Марина Викторовна" w:date="2026-04-07T11:29:00Z">
              <w:rPr/>
            </w:rPrChange>
          </w:rPr>
          <w:t>"</w:t>
        </w:r>
        <w:r>
          <w:t>Operation</w:t>
        </w:r>
        <w:r w:rsidRPr="006907D2">
          <w:rPr>
            <w:lang w:val="ru-RU"/>
            <w:rPrChange w:id="4066" w:author="Сатлер Марина Викторовна" w:date="2026-04-07T11:29:00Z">
              <w:rPr/>
            </w:rPrChange>
          </w:rPr>
          <w:t>_</w:t>
        </w:r>
        <w:r>
          <w:t>name</w:t>
        </w:r>
        <w:r w:rsidRPr="006907D2">
          <w:rPr>
            <w:lang w:val="ru-RU"/>
            <w:rPrChange w:id="4067" w:author="Сатлер Марина Викторовна" w:date="2026-04-07T11:29:00Z">
              <w:rPr/>
            </w:rPrChange>
          </w:rPr>
          <w:t>": "Зачисление средств на банковские депозиты (счета до востребования), ранее учтенных как средства при управлении остатками средств на едином казначейском счете в пути",</w:t>
        </w:r>
      </w:ins>
    </w:p>
    <w:p w14:paraId="04EDA02D" w14:textId="77777777" w:rsidR="007C6EA6" w:rsidRPr="007C6EA6" w:rsidRDefault="007C6EA6" w:rsidP="007C6EA6">
      <w:pPr>
        <w:pStyle w:val="GOSTScript"/>
        <w:rPr>
          <w:ins w:id="4068" w:author="Сатлер Марина Викторовна" w:date="2026-04-07T11:02:00Z"/>
        </w:rPr>
      </w:pPr>
      <w:ins w:id="4069" w:author="Сатлер Марина Викторовна" w:date="2026-04-07T11:02:00Z">
        <w:r w:rsidRPr="006907D2">
          <w:rPr>
            <w:lang w:val="ru-RU"/>
            <w:rPrChange w:id="4070" w:author="Сатлер Марина Викторовна" w:date="2026-04-07T11:29:00Z">
              <w:rPr/>
            </w:rPrChange>
          </w:rPr>
          <w:tab/>
        </w:r>
        <w:r w:rsidRPr="006907D2">
          <w:rPr>
            <w:lang w:val="ru-RU"/>
            <w:rPrChange w:id="4071" w:author="Сатлер Марина Викторовна" w:date="2026-04-07T11:29:00Z">
              <w:rPr/>
            </w:rPrChange>
          </w:rPr>
          <w:tab/>
        </w:r>
        <w:r w:rsidRPr="006907D2">
          <w:rPr>
            <w:lang w:val="ru-RU"/>
            <w:rPrChange w:id="4072" w:author="Сатлер Марина Викторовна" w:date="2026-04-07T11:29:00Z">
              <w:rPr/>
            </w:rPrChange>
          </w:rPr>
          <w:tab/>
        </w:r>
        <w:r w:rsidRPr="006907D2">
          <w:rPr>
            <w:lang w:val="ru-RU"/>
            <w:rPrChange w:id="4073" w:author="Сатлер Марина Викторовна" w:date="2026-04-07T11:29:00Z">
              <w:rPr/>
            </w:rPrChange>
          </w:rPr>
          <w:tab/>
        </w:r>
        <w:r w:rsidRPr="007C6EA6">
          <w:t>"Sum": 10000000000.00,</w:t>
        </w:r>
      </w:ins>
    </w:p>
    <w:p w14:paraId="2B269EDD" w14:textId="77777777" w:rsidR="007C6EA6" w:rsidRPr="007C6EA6" w:rsidRDefault="007C6EA6" w:rsidP="007C6EA6">
      <w:pPr>
        <w:pStyle w:val="GOSTScript"/>
        <w:rPr>
          <w:ins w:id="4074" w:author="Сатлер Марина Викторовна" w:date="2026-04-07T11:02:00Z"/>
        </w:rPr>
      </w:pPr>
      <w:ins w:id="4075" w:author="Сатлер Марина Викторовна" w:date="2026-04-07T11:02:00Z">
        <w:r w:rsidRPr="007C6EA6">
          <w:tab/>
        </w:r>
        <w:r w:rsidRPr="007C6EA6">
          <w:tab/>
        </w:r>
        <w:r w:rsidRPr="007C6EA6">
          <w:tab/>
        </w:r>
        <w:r w:rsidRPr="007C6EA6">
          <w:tab/>
          <w:t>"Entered_amount": 0.00,</w:t>
        </w:r>
      </w:ins>
    </w:p>
    <w:p w14:paraId="03A946D3" w14:textId="77777777" w:rsidR="007C6EA6" w:rsidRPr="007C6EA6" w:rsidRDefault="007C6EA6" w:rsidP="007C6EA6">
      <w:pPr>
        <w:pStyle w:val="GOSTScript"/>
        <w:rPr>
          <w:ins w:id="4076" w:author="Сатлер Марина Викторовна" w:date="2026-04-07T11:02:00Z"/>
        </w:rPr>
      </w:pPr>
      <w:ins w:id="4077" w:author="Сатлер Марина Викторовна" w:date="2026-04-07T11:02:00Z">
        <w:r w:rsidRPr="007C6EA6">
          <w:tab/>
        </w:r>
        <w:r w:rsidRPr="007C6EA6">
          <w:tab/>
        </w:r>
        <w:r w:rsidRPr="007C6EA6">
          <w:tab/>
        </w:r>
        <w:r w:rsidRPr="007C6EA6">
          <w:tab/>
          <w:t>"Currency_code": "643",</w:t>
        </w:r>
      </w:ins>
    </w:p>
    <w:p w14:paraId="100ECB85" w14:textId="77777777" w:rsidR="007C6EA6" w:rsidRPr="007C6EA6" w:rsidRDefault="007C6EA6" w:rsidP="007C6EA6">
      <w:pPr>
        <w:pStyle w:val="GOSTScript"/>
        <w:rPr>
          <w:ins w:id="4078" w:author="Сатлер Марина Викторовна" w:date="2026-04-07T11:02:00Z"/>
        </w:rPr>
      </w:pPr>
      <w:ins w:id="4079" w:author="Сатлер Марина Викторовна" w:date="2026-04-07T11:02:00Z">
        <w:r w:rsidRPr="007C6EA6">
          <w:tab/>
        </w:r>
        <w:r w:rsidRPr="007C6EA6">
          <w:tab/>
        </w:r>
        <w:r w:rsidRPr="007C6EA6">
          <w:tab/>
        </w:r>
        <w:r w:rsidRPr="007C6EA6">
          <w:tab/>
          <w:t>"Currency_name": "</w:t>
        </w:r>
        <w:r>
          <w:t>РОССИЙСКИЙ</w:t>
        </w:r>
        <w:r w:rsidRPr="007C6EA6">
          <w:t xml:space="preserve"> </w:t>
        </w:r>
        <w:r>
          <w:t>РУБЛЬ</w:t>
        </w:r>
        <w:r w:rsidRPr="007C6EA6">
          <w:t>",</w:t>
        </w:r>
      </w:ins>
    </w:p>
    <w:p w14:paraId="22A27001" w14:textId="77777777" w:rsidR="007C6EA6" w:rsidRPr="007C6EA6" w:rsidRDefault="007C6EA6" w:rsidP="007C6EA6">
      <w:pPr>
        <w:pStyle w:val="GOSTScript"/>
        <w:rPr>
          <w:ins w:id="4080" w:author="Сатлер Марина Викторовна" w:date="2026-04-07T11:02:00Z"/>
        </w:rPr>
      </w:pPr>
      <w:ins w:id="4081" w:author="Сатлер Марина Викторовна" w:date="2026-04-07T11:02:00Z">
        <w:r w:rsidRPr="007C6EA6">
          <w:tab/>
        </w:r>
        <w:r w:rsidRPr="007C6EA6">
          <w:tab/>
        </w:r>
        <w:r w:rsidRPr="007C6EA6">
          <w:tab/>
        </w:r>
        <w:r w:rsidRPr="007C6EA6">
          <w:tab/>
          <w:t>"SettlementDate": "2026-01-20",</w:t>
        </w:r>
      </w:ins>
    </w:p>
    <w:p w14:paraId="4CAFA32A" w14:textId="77777777" w:rsidR="007C6EA6" w:rsidRPr="007C6EA6" w:rsidRDefault="007C6EA6" w:rsidP="007C6EA6">
      <w:pPr>
        <w:pStyle w:val="GOSTScript"/>
        <w:rPr>
          <w:ins w:id="4082" w:author="Сатлер Марина Викторовна" w:date="2026-04-07T11:02:00Z"/>
        </w:rPr>
      </w:pPr>
      <w:ins w:id="4083" w:author="Сатлер Марина Викторовна" w:date="2026-04-07T11:02:00Z">
        <w:r w:rsidRPr="007C6EA6">
          <w:tab/>
        </w:r>
        <w:r w:rsidRPr="007C6EA6">
          <w:tab/>
        </w:r>
        <w:r w:rsidRPr="007C6EA6">
          <w:tab/>
        </w:r>
        <w:r w:rsidRPr="007C6EA6">
          <w:tab/>
          <w:t>"Effective_Date": "2026-01-20",</w:t>
        </w:r>
      </w:ins>
    </w:p>
    <w:p w14:paraId="09136312" w14:textId="77777777" w:rsidR="007C6EA6" w:rsidRPr="007C6EA6" w:rsidRDefault="007C6EA6" w:rsidP="007C6EA6">
      <w:pPr>
        <w:pStyle w:val="GOSTScript"/>
        <w:rPr>
          <w:ins w:id="4084" w:author="Сатлер Марина Викторовна" w:date="2026-04-07T11:02:00Z"/>
        </w:rPr>
      </w:pPr>
      <w:ins w:id="4085" w:author="Сатлер Марина Викторовна" w:date="2026-04-07T11:02:00Z">
        <w:r w:rsidRPr="007C6EA6">
          <w:tab/>
        </w:r>
        <w:r w:rsidRPr="007C6EA6">
          <w:tab/>
        </w:r>
        <w:r w:rsidRPr="007C6EA6">
          <w:tab/>
        </w:r>
        <w:r w:rsidRPr="007C6EA6">
          <w:tab/>
          <w:t>"Balance_date_kind": 0,</w:t>
        </w:r>
      </w:ins>
    </w:p>
    <w:p w14:paraId="47CC50BA" w14:textId="77777777" w:rsidR="007C6EA6" w:rsidRPr="007C6EA6" w:rsidRDefault="007C6EA6" w:rsidP="007C6EA6">
      <w:pPr>
        <w:pStyle w:val="GOSTScript"/>
        <w:rPr>
          <w:ins w:id="4086" w:author="Сатлер Марина Викторовна" w:date="2026-04-07T11:02:00Z"/>
        </w:rPr>
      </w:pPr>
      <w:ins w:id="4087" w:author="Сатлер Марина Викторовна" w:date="2026-04-07T11:02:00Z">
        <w:r w:rsidRPr="007C6EA6">
          <w:tab/>
        </w:r>
        <w:r w:rsidRPr="007C6EA6">
          <w:tab/>
        </w:r>
        <w:r w:rsidRPr="007C6EA6">
          <w:tab/>
        </w:r>
        <w:r w:rsidRPr="007C6EA6">
          <w:tab/>
          <w:t>"Status_Code": 0,</w:t>
        </w:r>
      </w:ins>
    </w:p>
    <w:p w14:paraId="0441C957" w14:textId="77777777" w:rsidR="007C6EA6" w:rsidRPr="007C6EA6" w:rsidRDefault="007C6EA6" w:rsidP="007C6EA6">
      <w:pPr>
        <w:pStyle w:val="GOSTScript"/>
        <w:rPr>
          <w:ins w:id="4088" w:author="Сатлер Марина Викторовна" w:date="2026-04-07T11:02:00Z"/>
        </w:rPr>
      </w:pPr>
      <w:ins w:id="4089" w:author="Сатлер Марина Викторовна" w:date="2026-04-07T11:02:00Z">
        <w:r w:rsidRPr="007C6EA6">
          <w:tab/>
        </w:r>
        <w:r w:rsidRPr="007C6EA6">
          <w:tab/>
        </w:r>
        <w:r w:rsidRPr="007C6EA6">
          <w:tab/>
        </w:r>
        <w:r w:rsidRPr="007C6EA6">
          <w:tab/>
          <w:t>"Status_Description": "</w:t>
        </w:r>
        <w:r>
          <w:t>Проведена</w:t>
        </w:r>
        <w:r w:rsidRPr="007C6EA6">
          <w:t>",</w:t>
        </w:r>
      </w:ins>
    </w:p>
    <w:p w14:paraId="6AD5B2F2" w14:textId="77777777" w:rsidR="007C6EA6" w:rsidRPr="007C6EA6" w:rsidRDefault="007C6EA6" w:rsidP="007C6EA6">
      <w:pPr>
        <w:pStyle w:val="GOSTScript"/>
        <w:rPr>
          <w:ins w:id="4090" w:author="Сатлер Марина Викторовна" w:date="2026-04-07T11:02:00Z"/>
        </w:rPr>
      </w:pPr>
      <w:ins w:id="4091" w:author="Сатлер Марина Викторовна" w:date="2026-04-07T11:02:00Z">
        <w:r w:rsidRPr="007C6EA6">
          <w:tab/>
        </w:r>
        <w:r w:rsidRPr="007C6EA6">
          <w:tab/>
        </w:r>
        <w:r w:rsidRPr="007C6EA6">
          <w:tab/>
        </w:r>
        <w:r w:rsidRPr="007C6EA6">
          <w:tab/>
          <w:t>"Canceled": 0,</w:t>
        </w:r>
      </w:ins>
    </w:p>
    <w:p w14:paraId="233ECB6D" w14:textId="77777777" w:rsidR="007C6EA6" w:rsidRPr="007C6EA6" w:rsidRDefault="007C6EA6" w:rsidP="007C6EA6">
      <w:pPr>
        <w:pStyle w:val="GOSTScript"/>
        <w:rPr>
          <w:ins w:id="4092" w:author="Сатлер Марина Викторовна" w:date="2026-04-07T11:02:00Z"/>
        </w:rPr>
      </w:pPr>
      <w:ins w:id="4093" w:author="Сатлер Марина Викторовна" w:date="2026-04-07T11:02:00Z">
        <w:r w:rsidRPr="007C6EA6">
          <w:tab/>
        </w:r>
        <w:r w:rsidRPr="007C6EA6">
          <w:tab/>
        </w:r>
        <w:r w:rsidRPr="007C6EA6">
          <w:tab/>
        </w:r>
        <w:r w:rsidRPr="007C6EA6">
          <w:tab/>
          <w:t>"MethodFormation": 0,</w:t>
        </w:r>
      </w:ins>
    </w:p>
    <w:p w14:paraId="3B0EE273" w14:textId="77777777" w:rsidR="007C6EA6" w:rsidRPr="007C6EA6" w:rsidRDefault="007C6EA6" w:rsidP="007C6EA6">
      <w:pPr>
        <w:pStyle w:val="GOSTScript"/>
        <w:rPr>
          <w:ins w:id="4094" w:author="Сатлер Марина Викторовна" w:date="2026-04-07T11:02:00Z"/>
        </w:rPr>
      </w:pPr>
      <w:ins w:id="4095" w:author="Сатлер Марина Викторовна" w:date="2026-04-07T11:02:00Z">
        <w:r w:rsidRPr="007C6EA6">
          <w:tab/>
        </w:r>
        <w:r w:rsidRPr="007C6EA6">
          <w:tab/>
        </w:r>
        <w:r w:rsidRPr="007C6EA6">
          <w:tab/>
        </w:r>
        <w:r w:rsidRPr="007C6EA6">
          <w:tab/>
          <w:t>"Book": "FTAccSKP",</w:t>
        </w:r>
      </w:ins>
    </w:p>
    <w:p w14:paraId="4512250D" w14:textId="77777777" w:rsidR="007C6EA6" w:rsidRPr="007C6EA6" w:rsidRDefault="007C6EA6" w:rsidP="007C6EA6">
      <w:pPr>
        <w:pStyle w:val="GOSTScript"/>
        <w:rPr>
          <w:ins w:id="4096" w:author="Сатлер Марина Викторовна" w:date="2026-04-07T11:02:00Z"/>
        </w:rPr>
      </w:pPr>
      <w:ins w:id="4097" w:author="Сатлер Марина Викторовна" w:date="2026-04-07T11:02:00Z">
        <w:r w:rsidRPr="007C6EA6">
          <w:tab/>
        </w:r>
        <w:r w:rsidRPr="007C6EA6">
          <w:tab/>
        </w:r>
        <w:r w:rsidRPr="007C6EA6">
          <w:tab/>
        </w:r>
        <w:r w:rsidRPr="007C6EA6">
          <w:tab/>
          <w:t>"TOFK": "8900",</w:t>
        </w:r>
      </w:ins>
    </w:p>
    <w:p w14:paraId="6424444E" w14:textId="77777777" w:rsidR="007C6EA6" w:rsidRPr="007C6EA6" w:rsidRDefault="007C6EA6" w:rsidP="007C6EA6">
      <w:pPr>
        <w:pStyle w:val="GOSTScript"/>
        <w:rPr>
          <w:ins w:id="4098" w:author="Сатлер Марина Викторовна" w:date="2026-04-07T11:02:00Z"/>
        </w:rPr>
      </w:pPr>
      <w:ins w:id="4099" w:author="Сатлер Марина Викторовна" w:date="2026-04-07T11:02:00Z">
        <w:r w:rsidRPr="007C6EA6">
          <w:tab/>
        </w:r>
        <w:r w:rsidRPr="007C6EA6">
          <w:tab/>
        </w:r>
        <w:r w:rsidRPr="007C6EA6">
          <w:tab/>
        </w:r>
        <w:r w:rsidRPr="007C6EA6">
          <w:tab/>
          <w:t>"Source": "MUL",</w:t>
        </w:r>
      </w:ins>
    </w:p>
    <w:p w14:paraId="5E5D4358" w14:textId="77777777" w:rsidR="007C6EA6" w:rsidRPr="007C6EA6" w:rsidRDefault="007C6EA6" w:rsidP="007C6EA6">
      <w:pPr>
        <w:pStyle w:val="GOSTScript"/>
        <w:rPr>
          <w:ins w:id="4100" w:author="Сатлер Марина Викторовна" w:date="2026-04-07T11:02:00Z"/>
        </w:rPr>
      </w:pPr>
      <w:ins w:id="4101" w:author="Сатлер Марина Викторовна" w:date="2026-04-07T11:02:00Z">
        <w:r w:rsidRPr="007C6EA6">
          <w:tab/>
        </w:r>
        <w:r w:rsidRPr="007C6EA6">
          <w:tab/>
        </w:r>
        <w:r w:rsidRPr="007C6EA6">
          <w:tab/>
        </w:r>
        <w:r w:rsidRPr="007C6EA6">
          <w:tab/>
          <w:t>"Stage": "auth",</w:t>
        </w:r>
      </w:ins>
    </w:p>
    <w:p w14:paraId="3AED6D19" w14:textId="77777777" w:rsidR="007C6EA6" w:rsidRPr="007C6EA6" w:rsidRDefault="007C6EA6" w:rsidP="007C6EA6">
      <w:pPr>
        <w:pStyle w:val="GOSTScript"/>
        <w:rPr>
          <w:ins w:id="4102" w:author="Сатлер Марина Викторовна" w:date="2026-04-07T11:02:00Z"/>
        </w:rPr>
      </w:pPr>
      <w:ins w:id="4103" w:author="Сатлер Марина Викторовна" w:date="2026-04-07T11:02:00Z">
        <w:r w:rsidRPr="007C6EA6">
          <w:tab/>
        </w:r>
        <w:r w:rsidRPr="007C6EA6">
          <w:tab/>
        </w:r>
        <w:r w:rsidRPr="007C6EA6">
          <w:tab/>
        </w:r>
        <w:r w:rsidRPr="007C6EA6">
          <w:tab/>
          <w:t>"CreationDataTime": "2026-03-26 19:14:16",</w:t>
        </w:r>
      </w:ins>
    </w:p>
    <w:p w14:paraId="417F21A9" w14:textId="77777777" w:rsidR="007C6EA6" w:rsidRPr="007C6EA6" w:rsidRDefault="007C6EA6" w:rsidP="007C6EA6">
      <w:pPr>
        <w:pStyle w:val="GOSTScript"/>
        <w:rPr>
          <w:ins w:id="4104" w:author="Сатлер Марина Викторовна" w:date="2026-04-07T11:02:00Z"/>
        </w:rPr>
      </w:pPr>
      <w:ins w:id="4105" w:author="Сатлер Марина Викторовна" w:date="2026-04-07T11:02:00Z">
        <w:r w:rsidRPr="007C6EA6">
          <w:lastRenderedPageBreak/>
          <w:tab/>
        </w:r>
        <w:r w:rsidRPr="007C6EA6">
          <w:tab/>
        </w:r>
        <w:r w:rsidRPr="007C6EA6">
          <w:tab/>
        </w:r>
        <w:r w:rsidRPr="007C6EA6">
          <w:tab/>
          <w:t>"DocNum": "2",</w:t>
        </w:r>
      </w:ins>
    </w:p>
    <w:p w14:paraId="453B3878" w14:textId="77777777" w:rsidR="007C6EA6" w:rsidRPr="007C6EA6" w:rsidRDefault="007C6EA6" w:rsidP="007C6EA6">
      <w:pPr>
        <w:pStyle w:val="GOSTScript"/>
        <w:rPr>
          <w:ins w:id="4106" w:author="Сатлер Марина Викторовна" w:date="2026-04-07T11:02:00Z"/>
        </w:rPr>
      </w:pPr>
      <w:ins w:id="4107" w:author="Сатлер Марина Викторовна" w:date="2026-04-07T11:02:00Z">
        <w:r w:rsidRPr="007C6EA6">
          <w:tab/>
        </w:r>
        <w:r w:rsidRPr="007C6EA6">
          <w:tab/>
        </w:r>
        <w:r w:rsidRPr="007C6EA6">
          <w:tab/>
        </w:r>
        <w:r w:rsidRPr="007C6EA6">
          <w:tab/>
          <w:t>"DocDate": "2026-01-20",</w:t>
        </w:r>
      </w:ins>
    </w:p>
    <w:p w14:paraId="0BF238E6" w14:textId="77777777" w:rsidR="007C6EA6" w:rsidRPr="007C6EA6" w:rsidRDefault="007C6EA6" w:rsidP="007C6EA6">
      <w:pPr>
        <w:pStyle w:val="GOSTScript"/>
        <w:rPr>
          <w:ins w:id="4108" w:author="Сатлер Марина Викторовна" w:date="2026-04-07T11:02:00Z"/>
        </w:rPr>
      </w:pPr>
      <w:ins w:id="4109" w:author="Сатлер Марина Викторовна" w:date="2026-04-07T11:02:00Z">
        <w:r w:rsidRPr="007C6EA6">
          <w:tab/>
        </w:r>
        <w:r w:rsidRPr="007C6EA6">
          <w:tab/>
        </w:r>
        <w:r w:rsidRPr="007C6EA6">
          <w:tab/>
        </w:r>
        <w:r w:rsidRPr="007C6EA6">
          <w:tab/>
          <w:t>"DocType": "mul_pad"</w:t>
        </w:r>
      </w:ins>
    </w:p>
    <w:p w14:paraId="667D9935" w14:textId="77777777" w:rsidR="007C6EA6" w:rsidRPr="007C6EA6" w:rsidRDefault="007C6EA6" w:rsidP="007C6EA6">
      <w:pPr>
        <w:pStyle w:val="GOSTScript"/>
        <w:rPr>
          <w:ins w:id="4110" w:author="Сатлер Марина Викторовна" w:date="2026-04-07T11:02:00Z"/>
          <w:lang w:val="ru-RU"/>
        </w:rPr>
      </w:pPr>
      <w:ins w:id="4111" w:author="Сатлер Марина Викторовна" w:date="2026-04-07T11:02:00Z">
        <w:r w:rsidRPr="007C6EA6">
          <w:tab/>
        </w:r>
        <w:r w:rsidRPr="007C6EA6">
          <w:tab/>
        </w:r>
        <w:r w:rsidRPr="007C6EA6">
          <w:tab/>
        </w:r>
        <w:r w:rsidRPr="007C6EA6">
          <w:rPr>
            <w:lang w:val="ru-RU"/>
          </w:rPr>
          <w:t>}</w:t>
        </w:r>
      </w:ins>
    </w:p>
    <w:p w14:paraId="7B6B754B" w14:textId="77777777" w:rsidR="007C6EA6" w:rsidRPr="007C6EA6" w:rsidRDefault="007C6EA6" w:rsidP="007C6EA6">
      <w:pPr>
        <w:pStyle w:val="GOSTScript"/>
        <w:rPr>
          <w:ins w:id="4112" w:author="Сатлер Марина Викторовна" w:date="2026-04-07T11:02:00Z"/>
          <w:lang w:val="ru-RU"/>
        </w:rPr>
      </w:pPr>
      <w:ins w:id="4113" w:author="Сатлер Марина Викторовна" w:date="2026-04-07T11:02:00Z">
        <w:r w:rsidRPr="007C6EA6">
          <w:rPr>
            <w:lang w:val="ru-RU"/>
          </w:rPr>
          <w:tab/>
        </w:r>
        <w:r w:rsidRPr="007C6EA6">
          <w:rPr>
            <w:lang w:val="ru-RU"/>
          </w:rPr>
          <w:tab/>
          <w:t>]</w:t>
        </w:r>
      </w:ins>
    </w:p>
    <w:p w14:paraId="647FC5CA" w14:textId="77777777" w:rsidR="007C6EA6" w:rsidRPr="007C6EA6" w:rsidRDefault="007C6EA6" w:rsidP="007C6EA6">
      <w:pPr>
        <w:pStyle w:val="GOSTScript"/>
        <w:rPr>
          <w:ins w:id="4114" w:author="Сатлер Марина Викторовна" w:date="2026-04-07T11:02:00Z"/>
          <w:lang w:val="ru-RU"/>
        </w:rPr>
      </w:pPr>
      <w:ins w:id="4115" w:author="Сатлер Марина Викторовна" w:date="2026-04-07T11:02:00Z">
        <w:r w:rsidRPr="007C6EA6">
          <w:rPr>
            <w:lang w:val="ru-RU"/>
          </w:rPr>
          <w:tab/>
          <w:t>}</w:t>
        </w:r>
      </w:ins>
    </w:p>
    <w:p w14:paraId="24EA7A54" w14:textId="14D3C6DA" w:rsidR="00091AC8" w:rsidRPr="007C6EA6" w:rsidRDefault="007C6EA6" w:rsidP="007C6EA6">
      <w:pPr>
        <w:pStyle w:val="GOSTScript"/>
        <w:rPr>
          <w:lang w:val="ru-RU"/>
        </w:rPr>
      </w:pPr>
      <w:ins w:id="4116" w:author="Сатлер Марина Викторовна" w:date="2026-04-07T11:02:00Z">
        <w:r w:rsidRPr="007C6EA6">
          <w:rPr>
            <w:lang w:val="ru-RU"/>
          </w:rPr>
          <w:t>}</w:t>
        </w:r>
      </w:ins>
    </w:p>
    <w:p w14:paraId="112C296F" w14:textId="77777777" w:rsidR="007C6EA6" w:rsidRDefault="007C6EA6" w:rsidP="007C6EA6">
      <w:pPr>
        <w:ind w:left="567" w:firstLine="0"/>
        <w:rPr>
          <w:u w:val="single"/>
        </w:rPr>
      </w:pPr>
    </w:p>
    <w:p w14:paraId="2DF13B49" w14:textId="372DC55C" w:rsidR="007C6EA6" w:rsidRDefault="007C6EA6" w:rsidP="007C6EA6">
      <w:pPr>
        <w:ind w:left="567" w:firstLine="0"/>
        <w:rPr>
          <w:ins w:id="4117" w:author="Сатлер Марина Викторовна" w:date="2026-04-07T11:06:00Z"/>
          <w:u w:val="single"/>
        </w:rPr>
      </w:pPr>
      <w:r w:rsidRPr="007C6EA6">
        <w:rPr>
          <w:u w:val="single"/>
        </w:rPr>
        <w:t>Пример ответа в случае неуспешного выполнения запроса</w:t>
      </w:r>
      <w:ins w:id="4118" w:author="Сатлер Марина Викторовна" w:date="2026-04-07T11:24:00Z">
        <w:r w:rsidR="009A61D1">
          <w:rPr>
            <w:u w:val="single"/>
          </w:rPr>
          <w:t xml:space="preserve"> </w:t>
        </w:r>
        <w:r w:rsidR="009A61D1" w:rsidRPr="009A61D1">
          <w:rPr>
            <w:u w:val="single"/>
          </w:rPr>
          <w:t>(в формате JSON)</w:t>
        </w:r>
      </w:ins>
    </w:p>
    <w:p w14:paraId="2839651B" w14:textId="77777777" w:rsidR="007C6EA6" w:rsidRPr="007C6EA6" w:rsidRDefault="007C6EA6" w:rsidP="007C6EA6">
      <w:pPr>
        <w:pStyle w:val="GOSTScript"/>
        <w:rPr>
          <w:ins w:id="4119" w:author="Сатлер Марина Викторовна" w:date="2026-04-07T11:06:00Z"/>
          <w:rPrChange w:id="4120" w:author="Сатлер Марина Викторовна" w:date="2026-04-07T11:06:00Z">
            <w:rPr>
              <w:ins w:id="4121" w:author="Сатлер Марина Викторовна" w:date="2026-04-07T11:06:00Z"/>
              <w:u w:val="single"/>
            </w:rPr>
          </w:rPrChange>
        </w:rPr>
      </w:pPr>
      <w:ins w:id="4122" w:author="Сатлер Марина Викторовна" w:date="2026-04-07T11:06:00Z">
        <w:r w:rsidRPr="007C6EA6">
          <w:rPr>
            <w:rPrChange w:id="4123" w:author="Сатлер Марина Викторовна" w:date="2026-04-07T11:06:00Z">
              <w:rPr>
                <w:u w:val="single"/>
              </w:rPr>
            </w:rPrChange>
          </w:rPr>
          <w:t>{</w:t>
        </w:r>
      </w:ins>
    </w:p>
    <w:p w14:paraId="3CE88BC9" w14:textId="77777777" w:rsidR="007C6EA6" w:rsidRPr="007C6EA6" w:rsidRDefault="007C6EA6" w:rsidP="007C6EA6">
      <w:pPr>
        <w:pStyle w:val="GOSTScript"/>
        <w:rPr>
          <w:ins w:id="4124" w:author="Сатлер Марина Викторовна" w:date="2026-04-07T11:06:00Z"/>
          <w:rPrChange w:id="4125" w:author="Сатлер Марина Викторовна" w:date="2026-04-07T11:06:00Z">
            <w:rPr>
              <w:ins w:id="4126" w:author="Сатлер Марина Викторовна" w:date="2026-04-07T11:06:00Z"/>
              <w:u w:val="single"/>
            </w:rPr>
          </w:rPrChange>
        </w:rPr>
      </w:pPr>
      <w:ins w:id="4127" w:author="Сатлер Марина Викторовна" w:date="2026-04-07T11:06:00Z">
        <w:r w:rsidRPr="007C6EA6">
          <w:rPr>
            <w:rPrChange w:id="4128" w:author="Сатлер Марина Викторовна" w:date="2026-04-07T11:06:00Z">
              <w:rPr>
                <w:u w:val="single"/>
              </w:rPr>
            </w:rPrChange>
          </w:rPr>
          <w:tab/>
          <w:t>"header": {</w:t>
        </w:r>
      </w:ins>
    </w:p>
    <w:p w14:paraId="404762BB" w14:textId="77777777" w:rsidR="007C6EA6" w:rsidRPr="007C6EA6" w:rsidRDefault="007C6EA6" w:rsidP="007C6EA6">
      <w:pPr>
        <w:pStyle w:val="GOSTScript"/>
        <w:rPr>
          <w:ins w:id="4129" w:author="Сатлер Марина Викторовна" w:date="2026-04-07T11:06:00Z"/>
          <w:rPrChange w:id="4130" w:author="Сатлер Марина Викторовна" w:date="2026-04-07T11:06:00Z">
            <w:rPr>
              <w:ins w:id="4131" w:author="Сатлер Марина Викторовна" w:date="2026-04-07T11:06:00Z"/>
              <w:u w:val="single"/>
            </w:rPr>
          </w:rPrChange>
        </w:rPr>
      </w:pPr>
      <w:ins w:id="4132" w:author="Сатлер Марина Викторовна" w:date="2026-04-07T11:06:00Z">
        <w:r w:rsidRPr="007C6EA6">
          <w:rPr>
            <w:rPrChange w:id="4133" w:author="Сатлер Марина Викторовна" w:date="2026-04-07T11:06:00Z">
              <w:rPr>
                <w:u w:val="single"/>
              </w:rPr>
            </w:rPrChange>
          </w:rPr>
          <w:tab/>
        </w:r>
        <w:r w:rsidRPr="007C6EA6">
          <w:rPr>
            <w:rPrChange w:id="4134" w:author="Сатлер Марина Викторовна" w:date="2026-04-07T11:06:00Z">
              <w:rPr>
                <w:u w:val="single"/>
              </w:rPr>
            </w:rPrChange>
          </w:rPr>
          <w:tab/>
          <w:t>"Source": "ARP",</w:t>
        </w:r>
      </w:ins>
    </w:p>
    <w:p w14:paraId="0DA36911" w14:textId="77777777" w:rsidR="007C6EA6" w:rsidRPr="007C6EA6" w:rsidRDefault="007C6EA6" w:rsidP="007C6EA6">
      <w:pPr>
        <w:pStyle w:val="GOSTScript"/>
        <w:rPr>
          <w:ins w:id="4135" w:author="Сатлер Марина Викторовна" w:date="2026-04-07T11:06:00Z"/>
          <w:rPrChange w:id="4136" w:author="Сатлер Марина Викторовна" w:date="2026-04-07T11:06:00Z">
            <w:rPr>
              <w:ins w:id="4137" w:author="Сатлер Марина Викторовна" w:date="2026-04-07T11:06:00Z"/>
              <w:u w:val="single"/>
            </w:rPr>
          </w:rPrChange>
        </w:rPr>
      </w:pPr>
      <w:ins w:id="4138" w:author="Сатлер Марина Викторовна" w:date="2026-04-07T11:06:00Z">
        <w:r w:rsidRPr="007C6EA6">
          <w:rPr>
            <w:rPrChange w:id="4139" w:author="Сатлер Марина Викторовна" w:date="2026-04-07T11:06:00Z">
              <w:rPr>
                <w:u w:val="single"/>
              </w:rPr>
            </w:rPrChange>
          </w:rPr>
          <w:tab/>
        </w:r>
        <w:r w:rsidRPr="007C6EA6">
          <w:rPr>
            <w:rPrChange w:id="4140" w:author="Сатлер Марина Викторовна" w:date="2026-04-07T11:06:00Z">
              <w:rPr>
                <w:u w:val="single"/>
              </w:rPr>
            </w:rPrChange>
          </w:rPr>
          <w:tab/>
          <w:t>"Receiver": "ARP",</w:t>
        </w:r>
      </w:ins>
    </w:p>
    <w:p w14:paraId="51026F71" w14:textId="77777777" w:rsidR="007C6EA6" w:rsidRPr="007C6EA6" w:rsidRDefault="007C6EA6" w:rsidP="007C6EA6">
      <w:pPr>
        <w:pStyle w:val="GOSTScript"/>
        <w:rPr>
          <w:ins w:id="4141" w:author="Сатлер Марина Викторовна" w:date="2026-04-07T11:06:00Z"/>
          <w:rPrChange w:id="4142" w:author="Сатлер Марина Викторовна" w:date="2026-04-07T11:06:00Z">
            <w:rPr>
              <w:ins w:id="4143" w:author="Сатлер Марина Викторовна" w:date="2026-04-07T11:06:00Z"/>
              <w:u w:val="single"/>
            </w:rPr>
          </w:rPrChange>
        </w:rPr>
      </w:pPr>
      <w:ins w:id="4144" w:author="Сатлер Марина Викторовна" w:date="2026-04-07T11:06:00Z">
        <w:r w:rsidRPr="007C6EA6">
          <w:rPr>
            <w:rPrChange w:id="4145" w:author="Сатлер Марина Викторовна" w:date="2026-04-07T11:06:00Z">
              <w:rPr>
                <w:u w:val="single"/>
              </w:rPr>
            </w:rPrChange>
          </w:rPr>
          <w:tab/>
        </w:r>
        <w:r w:rsidRPr="007C6EA6">
          <w:rPr>
            <w:rPrChange w:id="4146" w:author="Сатлер Марина Викторовна" w:date="2026-04-07T11:06:00Z">
              <w:rPr>
                <w:u w:val="single"/>
              </w:rPr>
            </w:rPrChange>
          </w:rPr>
          <w:tab/>
          <w:t>"AnsDateTime": "2026-02-06 10:37:22",</w:t>
        </w:r>
      </w:ins>
    </w:p>
    <w:p w14:paraId="657A19B7" w14:textId="77777777" w:rsidR="007C6EA6" w:rsidRPr="007C6EA6" w:rsidRDefault="007C6EA6" w:rsidP="007C6EA6">
      <w:pPr>
        <w:pStyle w:val="GOSTScript"/>
        <w:rPr>
          <w:ins w:id="4147" w:author="Сатлер Марина Викторовна" w:date="2026-04-07T11:06:00Z"/>
          <w:rPrChange w:id="4148" w:author="Сатлер Марина Викторовна" w:date="2026-04-07T11:06:00Z">
            <w:rPr>
              <w:ins w:id="4149" w:author="Сатлер Марина Викторовна" w:date="2026-04-07T11:06:00Z"/>
              <w:u w:val="single"/>
            </w:rPr>
          </w:rPrChange>
        </w:rPr>
      </w:pPr>
      <w:ins w:id="4150" w:author="Сатлер Марина Викторовна" w:date="2026-04-07T11:06:00Z">
        <w:r w:rsidRPr="007C6EA6">
          <w:rPr>
            <w:rPrChange w:id="4151" w:author="Сатлер Марина Викторовна" w:date="2026-04-07T11:06:00Z">
              <w:rPr>
                <w:u w:val="single"/>
              </w:rPr>
            </w:rPrChange>
          </w:rPr>
          <w:tab/>
        </w:r>
        <w:r w:rsidRPr="007C6EA6">
          <w:rPr>
            <w:rPrChange w:id="4152" w:author="Сатлер Марина Викторовна" w:date="2026-04-07T11:06:00Z">
              <w:rPr>
                <w:u w:val="single"/>
              </w:rPr>
            </w:rPrChange>
          </w:rPr>
          <w:tab/>
          <w:t>"Version": "2.4",</w:t>
        </w:r>
      </w:ins>
    </w:p>
    <w:p w14:paraId="18396F41" w14:textId="77777777" w:rsidR="007C6EA6" w:rsidRPr="007C6EA6" w:rsidRDefault="007C6EA6" w:rsidP="007C6EA6">
      <w:pPr>
        <w:pStyle w:val="GOSTScript"/>
        <w:rPr>
          <w:ins w:id="4153" w:author="Сатлер Марина Викторовна" w:date="2026-04-07T11:06:00Z"/>
          <w:rPrChange w:id="4154" w:author="Сатлер Марина Викторовна" w:date="2026-04-07T11:06:00Z">
            <w:rPr>
              <w:ins w:id="4155" w:author="Сатлер Марина Викторовна" w:date="2026-04-07T11:06:00Z"/>
              <w:u w:val="single"/>
            </w:rPr>
          </w:rPrChange>
        </w:rPr>
      </w:pPr>
      <w:ins w:id="4156" w:author="Сатлер Марина Викторовна" w:date="2026-04-07T11:06:00Z">
        <w:r w:rsidRPr="007C6EA6">
          <w:rPr>
            <w:rPrChange w:id="4157" w:author="Сатлер Марина Викторовна" w:date="2026-04-07T11:06:00Z">
              <w:rPr>
                <w:u w:val="single"/>
              </w:rPr>
            </w:rPrChange>
          </w:rPr>
          <w:tab/>
        </w:r>
        <w:r w:rsidRPr="007C6EA6">
          <w:rPr>
            <w:rPrChange w:id="4158" w:author="Сатлер Марина Викторовна" w:date="2026-04-07T11:06:00Z">
              <w:rPr>
                <w:u w:val="single"/>
              </w:rPr>
            </w:rPrChange>
          </w:rPr>
          <w:tab/>
          <w:t>"ReqGuid": "baf999f6-f7bb-4faa-9491-beed1574f30f",</w:t>
        </w:r>
      </w:ins>
    </w:p>
    <w:p w14:paraId="6E6DC80F" w14:textId="77777777" w:rsidR="007C6EA6" w:rsidRPr="007C6EA6" w:rsidRDefault="007C6EA6" w:rsidP="007C6EA6">
      <w:pPr>
        <w:pStyle w:val="GOSTScript"/>
        <w:rPr>
          <w:ins w:id="4159" w:author="Сатлер Марина Викторовна" w:date="2026-04-07T11:06:00Z"/>
          <w:rPrChange w:id="4160" w:author="Сатлер Марина Викторовна" w:date="2026-04-07T11:06:00Z">
            <w:rPr>
              <w:ins w:id="4161" w:author="Сатлер Марина Викторовна" w:date="2026-04-07T11:06:00Z"/>
              <w:u w:val="single"/>
            </w:rPr>
          </w:rPrChange>
        </w:rPr>
      </w:pPr>
      <w:ins w:id="4162" w:author="Сатлер Марина Викторовна" w:date="2026-04-07T11:06:00Z">
        <w:r w:rsidRPr="007C6EA6">
          <w:rPr>
            <w:rPrChange w:id="4163" w:author="Сатлер Марина Викторовна" w:date="2026-04-07T11:06:00Z">
              <w:rPr>
                <w:u w:val="single"/>
              </w:rPr>
            </w:rPrChange>
          </w:rPr>
          <w:tab/>
        </w:r>
        <w:r w:rsidRPr="007C6EA6">
          <w:rPr>
            <w:rPrChange w:id="4164" w:author="Сатлер Марина Викторовна" w:date="2026-04-07T11:06:00Z">
              <w:rPr>
                <w:u w:val="single"/>
              </w:rPr>
            </w:rPrChange>
          </w:rPr>
          <w:tab/>
          <w:t>"AnsGuid": "g5t4ce5d-1473-9737-903v-cfa72ba94f40",</w:t>
        </w:r>
      </w:ins>
    </w:p>
    <w:p w14:paraId="04A0D12D" w14:textId="77777777" w:rsidR="007C6EA6" w:rsidRPr="007C6EA6" w:rsidRDefault="007C6EA6" w:rsidP="007C6EA6">
      <w:pPr>
        <w:pStyle w:val="GOSTScript"/>
        <w:rPr>
          <w:ins w:id="4165" w:author="Сатлер Марина Викторовна" w:date="2026-04-07T11:06:00Z"/>
          <w:rPrChange w:id="4166" w:author="Сатлер Марина Викторовна" w:date="2026-04-07T11:06:00Z">
            <w:rPr>
              <w:ins w:id="4167" w:author="Сатлер Марина Викторовна" w:date="2026-04-07T11:06:00Z"/>
              <w:u w:val="single"/>
            </w:rPr>
          </w:rPrChange>
        </w:rPr>
      </w:pPr>
      <w:ins w:id="4168" w:author="Сатлер Марина Викторовна" w:date="2026-04-07T11:06:00Z">
        <w:r w:rsidRPr="007C6EA6">
          <w:rPr>
            <w:rPrChange w:id="4169" w:author="Сатлер Марина Викторовна" w:date="2026-04-07T11:06:00Z">
              <w:rPr>
                <w:u w:val="single"/>
              </w:rPr>
            </w:rPrChange>
          </w:rPr>
          <w:tab/>
        </w:r>
        <w:r w:rsidRPr="007C6EA6">
          <w:rPr>
            <w:rPrChange w:id="4170" w:author="Сатлер Марина Викторовна" w:date="2026-04-07T11:06:00Z">
              <w:rPr>
                <w:u w:val="single"/>
              </w:rPr>
            </w:rPrChange>
          </w:rPr>
          <w:tab/>
          <w:t>"DocGuid": "e4511b49-fa7e-4070-89ee-f1d86434b887",</w:t>
        </w:r>
      </w:ins>
    </w:p>
    <w:p w14:paraId="28856A37" w14:textId="77777777" w:rsidR="007C6EA6" w:rsidRPr="006907D2" w:rsidRDefault="007C6EA6" w:rsidP="007C6EA6">
      <w:pPr>
        <w:pStyle w:val="GOSTScript"/>
        <w:rPr>
          <w:ins w:id="4171" w:author="Сатлер Марина Викторовна" w:date="2026-04-07T11:06:00Z"/>
          <w:lang w:val="ru-RU"/>
          <w:rPrChange w:id="4172" w:author="Сатлер Марина Викторовна" w:date="2026-04-07T11:29:00Z">
            <w:rPr>
              <w:ins w:id="4173" w:author="Сатлер Марина Викторовна" w:date="2026-04-07T11:06:00Z"/>
            </w:rPr>
          </w:rPrChange>
        </w:rPr>
      </w:pPr>
      <w:ins w:id="4174" w:author="Сатлер Марина Викторовна" w:date="2026-04-07T11:06:00Z">
        <w:r w:rsidRPr="007C6EA6">
          <w:rPr>
            <w:rPrChange w:id="4175" w:author="Сатлер Марина Викторовна" w:date="2026-04-07T11:06:00Z">
              <w:rPr>
                <w:u w:val="single"/>
              </w:rPr>
            </w:rPrChange>
          </w:rPr>
          <w:tab/>
        </w:r>
        <w:r w:rsidRPr="007C6EA6">
          <w:rPr>
            <w:rPrChange w:id="4176" w:author="Сатлер Марина Викторовна" w:date="2026-04-07T11:06:00Z">
              <w:rPr>
                <w:u w:val="single"/>
              </w:rPr>
            </w:rPrChange>
          </w:rPr>
          <w:tab/>
        </w:r>
        <w:r w:rsidRPr="006907D2">
          <w:rPr>
            <w:lang w:val="ru-RU"/>
            <w:rPrChange w:id="4177" w:author="Сатлер Марина Викторовна" w:date="2026-04-07T11:29:00Z">
              <w:rPr/>
            </w:rPrChange>
          </w:rPr>
          <w:t>"</w:t>
        </w:r>
        <w:r w:rsidRPr="007C6EA6">
          <w:t>Result</w:t>
        </w:r>
        <w:r w:rsidRPr="006907D2">
          <w:rPr>
            <w:lang w:val="ru-RU"/>
            <w:rPrChange w:id="4178" w:author="Сатлер Марина Викторовна" w:date="2026-04-07T11:29:00Z">
              <w:rPr/>
            </w:rPrChange>
          </w:rPr>
          <w:t>": "</w:t>
        </w:r>
        <w:r w:rsidRPr="007C6EA6">
          <w:t>E</w:t>
        </w:r>
        <w:r w:rsidRPr="006907D2">
          <w:rPr>
            <w:lang w:val="ru-RU"/>
            <w:rPrChange w:id="4179" w:author="Сатлер Марина Викторовна" w:date="2026-04-07T11:29:00Z">
              <w:rPr/>
            </w:rPrChange>
          </w:rPr>
          <w:t>",</w:t>
        </w:r>
      </w:ins>
    </w:p>
    <w:p w14:paraId="214882AB" w14:textId="77777777" w:rsidR="007C6EA6" w:rsidRPr="006907D2" w:rsidRDefault="007C6EA6" w:rsidP="007C6EA6">
      <w:pPr>
        <w:pStyle w:val="GOSTScript"/>
        <w:rPr>
          <w:ins w:id="4180" w:author="Сатлер Марина Викторовна" w:date="2026-04-07T11:06:00Z"/>
          <w:lang w:val="ru-RU"/>
          <w:rPrChange w:id="4181" w:author="Сатлер Марина Викторовна" w:date="2026-04-07T11:29:00Z">
            <w:rPr>
              <w:ins w:id="4182" w:author="Сатлер Марина Викторовна" w:date="2026-04-07T11:06:00Z"/>
            </w:rPr>
          </w:rPrChange>
        </w:rPr>
      </w:pPr>
      <w:ins w:id="4183" w:author="Сатлер Марина Викторовна" w:date="2026-04-07T11:06:00Z">
        <w:r w:rsidRPr="006907D2">
          <w:rPr>
            <w:lang w:val="ru-RU"/>
            <w:rPrChange w:id="4184" w:author="Сатлер Марина Викторовна" w:date="2026-04-07T11:29:00Z">
              <w:rPr/>
            </w:rPrChange>
          </w:rPr>
          <w:tab/>
        </w:r>
        <w:r w:rsidRPr="006907D2">
          <w:rPr>
            <w:lang w:val="ru-RU"/>
            <w:rPrChange w:id="4185" w:author="Сатлер Марина Викторовна" w:date="2026-04-07T11:29:00Z">
              <w:rPr/>
            </w:rPrChange>
          </w:rPr>
          <w:tab/>
          <w:t>"</w:t>
        </w:r>
        <w:r w:rsidRPr="007C6EA6">
          <w:t>ResultDescr</w:t>
        </w:r>
        <w:r w:rsidRPr="006907D2">
          <w:rPr>
            <w:lang w:val="ru-RU"/>
            <w:rPrChange w:id="4186" w:author="Сатлер Марина Викторовна" w:date="2026-04-07T11:29:00Z">
              <w:rPr/>
            </w:rPrChange>
          </w:rPr>
          <w:t>": "Отчет не содержит данных"</w:t>
        </w:r>
      </w:ins>
    </w:p>
    <w:p w14:paraId="75C9A6EB" w14:textId="77777777" w:rsidR="007C6EA6" w:rsidRPr="007C6EA6" w:rsidRDefault="007C6EA6" w:rsidP="007C6EA6">
      <w:pPr>
        <w:pStyle w:val="GOSTScript"/>
        <w:rPr>
          <w:ins w:id="4187" w:author="Сатлер Марина Викторовна" w:date="2026-04-07T11:06:00Z"/>
        </w:rPr>
      </w:pPr>
      <w:ins w:id="4188" w:author="Сатлер Марина Викторовна" w:date="2026-04-07T11:06:00Z">
        <w:r w:rsidRPr="006907D2">
          <w:rPr>
            <w:lang w:val="ru-RU"/>
            <w:rPrChange w:id="4189" w:author="Сатлер Марина Викторовна" w:date="2026-04-07T11:29:00Z">
              <w:rPr/>
            </w:rPrChange>
          </w:rPr>
          <w:tab/>
        </w:r>
        <w:r w:rsidRPr="007C6EA6">
          <w:t>}</w:t>
        </w:r>
      </w:ins>
    </w:p>
    <w:p w14:paraId="663E3EB2" w14:textId="54158C8A" w:rsidR="007C6EA6" w:rsidRPr="007C6EA6" w:rsidRDefault="007C6EA6" w:rsidP="007C6EA6">
      <w:pPr>
        <w:pStyle w:val="GOSTScript"/>
        <w:rPr>
          <w:ins w:id="4190" w:author="Сатлер Марина Викторовна" w:date="2026-04-07T11:05:00Z"/>
        </w:rPr>
      </w:pPr>
      <w:ins w:id="4191" w:author="Сатлер Марина Викторовна" w:date="2026-04-07T11:06:00Z">
        <w:r w:rsidRPr="007C6EA6">
          <w:t>}</w:t>
        </w:r>
      </w:ins>
    </w:p>
    <w:p w14:paraId="325B305E" w14:textId="7D224FB9" w:rsidR="00512B7E" w:rsidRPr="00BF7438" w:rsidRDefault="00512B7E" w:rsidP="00BF7438">
      <w:pPr>
        <w:pStyle w:val="1"/>
      </w:pPr>
      <w:bookmarkStart w:id="4192" w:name="_Toc226556167"/>
      <w:r w:rsidRPr="00BF7438">
        <w:lastRenderedPageBreak/>
        <w:t>Запрос расчета состояния счетов</w:t>
      </w:r>
      <w:bookmarkEnd w:id="2994"/>
      <w:r w:rsidRPr="00BF7438">
        <w:t xml:space="preserve"> учета </w:t>
      </w:r>
      <w:bookmarkEnd w:id="2995"/>
      <w:r w:rsidR="00E00BB4" w:rsidRPr="00BF7438">
        <w:t>за период</w:t>
      </w:r>
      <w:bookmarkEnd w:id="2996"/>
      <w:r w:rsidR="00B90268" w:rsidRPr="00BF7438">
        <w:t xml:space="preserve"> </w:t>
      </w:r>
      <w:commentRangeStart w:id="4193"/>
      <w:r w:rsidR="00B90268" w:rsidRPr="00BF7438">
        <w:t>(</w:t>
      </w:r>
      <w:r w:rsidR="00B90268" w:rsidRPr="00BF7438">
        <w:rPr>
          <w:rFonts w:eastAsiaTheme="majorEastAsia"/>
        </w:rPr>
        <w:t>FSG)</w:t>
      </w:r>
      <w:commentRangeEnd w:id="4193"/>
      <w:r w:rsidR="006C38EF">
        <w:rPr>
          <w:rStyle w:val="afff4"/>
          <w:b w:val="0"/>
          <w:caps w:val="0"/>
        </w:rPr>
        <w:commentReference w:id="4193"/>
      </w:r>
      <w:bookmarkEnd w:id="4192"/>
    </w:p>
    <w:p w14:paraId="021BE43B" w14:textId="60608ED7" w:rsidR="00E40F1D" w:rsidRPr="00AD2897" w:rsidRDefault="109D8E8A" w:rsidP="00AD2897">
      <w:pPr>
        <w:pStyle w:val="GOSTNormal"/>
      </w:pPr>
      <w:r w:rsidRPr="00AD2897">
        <w:rPr>
          <w:rFonts w:eastAsiaTheme="majorEastAsia"/>
        </w:rPr>
        <w:t>Запрос расчета состояния счетов учета за период (тип FSG) используется для получения информации об остатках на начало отчетного периода (при параметре «</w:t>
      </w:r>
      <w:r w:rsidRPr="00AD2897">
        <w:t>BeginBalance</w:t>
      </w:r>
      <w:r w:rsidRPr="00AD2897">
        <w:rPr>
          <w:rFonts w:eastAsiaTheme="majorEastAsia"/>
        </w:rPr>
        <w:t xml:space="preserve">» =1), оборотах за отчетный период и остатках на конец отчетного периода по счетам учета (параметр </w:t>
      </w:r>
      <w:r w:rsidR="009A087C" w:rsidRPr="00AD2897">
        <w:rPr>
          <w:rFonts w:eastAsiaTheme="majorEastAsia"/>
        </w:rPr>
        <w:t>«Mode»</w:t>
      </w:r>
      <w:r w:rsidRPr="00AD2897">
        <w:rPr>
          <w:rFonts w:eastAsiaTheme="majorEastAsia"/>
        </w:rPr>
        <w:t xml:space="preserve"> = 0) или по комбинациям </w:t>
      </w:r>
      <w:r w:rsidR="00B72484" w:rsidRPr="00AD2897">
        <w:rPr>
          <w:rFonts w:eastAsiaTheme="majorEastAsia"/>
        </w:rPr>
        <w:t xml:space="preserve">(расширенному набору) </w:t>
      </w:r>
      <w:r w:rsidRPr="00AD2897">
        <w:rPr>
          <w:rFonts w:eastAsiaTheme="majorEastAsia"/>
        </w:rPr>
        <w:t>ана</w:t>
      </w:r>
      <w:r w:rsidR="009A087C" w:rsidRPr="00AD2897">
        <w:rPr>
          <w:rFonts w:eastAsiaTheme="majorEastAsia"/>
        </w:rPr>
        <w:t>литических признаков (параметр «Mode»</w:t>
      </w:r>
      <w:r w:rsidRPr="00AD2897">
        <w:rPr>
          <w:rFonts w:eastAsiaTheme="majorEastAsia"/>
        </w:rPr>
        <w:t xml:space="preserve"> = </w:t>
      </w:r>
      <w:r w:rsidR="00C36FA3" w:rsidRPr="00AD2897">
        <w:rPr>
          <w:rFonts w:eastAsiaTheme="majorEastAsia"/>
        </w:rPr>
        <w:t>1</w:t>
      </w:r>
      <w:r w:rsidRPr="00AD2897">
        <w:rPr>
          <w:rFonts w:eastAsiaTheme="majorEastAsia"/>
        </w:rPr>
        <w:t>).</w:t>
      </w:r>
    </w:p>
    <w:p w14:paraId="0BD64AF6" w14:textId="7354B893" w:rsidR="004E5108" w:rsidRPr="00AD2897" w:rsidRDefault="009A087C" w:rsidP="00AD2897">
      <w:pPr>
        <w:pStyle w:val="GOSTNormal"/>
      </w:pPr>
      <w:r w:rsidRPr="00AD2897">
        <w:t>При режиме формирования «по счетам учета» (параметр «</w:t>
      </w:r>
      <w:r w:rsidR="33249EA7" w:rsidRPr="00AD2897">
        <w:t>Mode</w:t>
      </w:r>
      <w:r w:rsidRPr="00AD2897">
        <w:t>»</w:t>
      </w:r>
      <w:r w:rsidR="33249EA7" w:rsidRPr="00AD2897">
        <w:t xml:space="preserve"> = 0) отбор и агрегация данных выполняется по </w:t>
      </w:r>
      <w:r w:rsidR="000B191F" w:rsidRPr="00AD2897">
        <w:t xml:space="preserve">счетам/ </w:t>
      </w:r>
      <w:r w:rsidR="00AC336C" w:rsidRPr="00AD2897">
        <w:t>комбинациям</w:t>
      </w:r>
      <w:r w:rsidR="00597FA9" w:rsidRPr="00AD2897">
        <w:t xml:space="preserve"> аналитических признаков, участвующих в расчете балансов</w:t>
      </w:r>
      <w:r w:rsidRPr="00AD2897">
        <w:t>.</w:t>
      </w:r>
      <w:r w:rsidR="00264509" w:rsidRPr="00AD2897">
        <w:t xml:space="preserve"> </w:t>
      </w:r>
      <w:r w:rsidRPr="00AD2897">
        <w:t>При режиме формирования «</w:t>
      </w:r>
      <w:r w:rsidR="33249EA7" w:rsidRPr="00AD2897">
        <w:t>по комбинациям аналитических признаков</w:t>
      </w:r>
      <w:r w:rsidRPr="00AD2897">
        <w:t>» (параметр «</w:t>
      </w:r>
      <w:r w:rsidR="33249EA7" w:rsidRPr="00AD2897">
        <w:t>Mode</w:t>
      </w:r>
      <w:r w:rsidRPr="00AD2897">
        <w:t>»</w:t>
      </w:r>
      <w:r w:rsidR="33249EA7" w:rsidRPr="00AD2897">
        <w:t xml:space="preserve"> = 1) отбор и агрегация данных выполняется по записям учета</w:t>
      </w:r>
      <w:r w:rsidR="00420DF4" w:rsidRPr="00AD2897">
        <w:t xml:space="preserve"> (</w:t>
      </w:r>
      <w:r w:rsidR="00AC336C" w:rsidRPr="00AD2897">
        <w:t>т.е. по всем зарегистрированным в SVAP аналитическим признакам</w:t>
      </w:r>
      <w:r w:rsidR="0083328B" w:rsidRPr="00AD2897">
        <w:t>)</w:t>
      </w:r>
      <w:r w:rsidR="33249EA7" w:rsidRPr="00AD2897">
        <w:t>.</w:t>
      </w:r>
    </w:p>
    <w:p w14:paraId="5B466844" w14:textId="09E0D088" w:rsidR="00C36FA3" w:rsidRPr="00AD2897" w:rsidRDefault="00461534" w:rsidP="00AD2897">
      <w:pPr>
        <w:pStyle w:val="GOSTNormal"/>
      </w:pPr>
      <w:r w:rsidRPr="00AD2897">
        <w:rPr>
          <w:rFonts w:eastAsiaTheme="majorEastAsia"/>
        </w:rPr>
        <w:t>Отбор данных осуществляется с учетом условий отбора, заданных в параметрах запроса</w:t>
      </w:r>
      <w:ins w:id="4194" w:author="Сказецкая Наталья Камилевна" w:date="2024-02-14T16:54:00Z">
        <w:r w:rsidR="00464491">
          <w:rPr>
            <w:rFonts w:eastAsiaTheme="majorEastAsia"/>
          </w:rPr>
          <w:t>:</w:t>
        </w:r>
      </w:ins>
      <w:r w:rsidRPr="00AD2897">
        <w:rPr>
          <w:rFonts w:eastAsiaTheme="majorEastAsia"/>
        </w:rPr>
        <w:t xml:space="preserve"> </w:t>
      </w:r>
      <w:del w:id="4195" w:author="Сказецкая Наталья Камилевна" w:date="2024-02-14T16:54:00Z">
        <w:r w:rsidRPr="00AD2897" w:rsidDel="00464491">
          <w:rPr>
            <w:rFonts w:eastAsiaTheme="majorEastAsia"/>
          </w:rPr>
          <w:delText>«</w:delText>
        </w:r>
      </w:del>
      <w:ins w:id="4196" w:author="Сказецкая Наталья Камилевна" w:date="2024-02-14T16:54:00Z">
        <w:r w:rsidR="00464491">
          <w:rPr>
            <w:rFonts w:eastAsiaTheme="majorEastAsia"/>
          </w:rPr>
          <w:t xml:space="preserve">по </w:t>
        </w:r>
      </w:ins>
      <w:r w:rsidRPr="00AD2897">
        <w:rPr>
          <w:rFonts w:eastAsiaTheme="majorEastAsia"/>
        </w:rPr>
        <w:t>Книга</w:t>
      </w:r>
      <w:ins w:id="4197" w:author="Сказецкая Наталья Камилевна" w:date="2024-02-14T16:54:00Z">
        <w:r w:rsidR="00464491">
          <w:rPr>
            <w:rFonts w:eastAsiaTheme="majorEastAsia"/>
          </w:rPr>
          <w:t>м</w:t>
        </w:r>
      </w:ins>
      <w:r w:rsidRPr="00AD2897">
        <w:rPr>
          <w:rFonts w:eastAsiaTheme="majorEastAsia"/>
        </w:rPr>
        <w:t xml:space="preserve"> учета</w:t>
      </w:r>
      <w:del w:id="4198" w:author="Сказецкая Наталья Камилевна" w:date="2024-02-14T16:54:00Z">
        <w:r w:rsidRPr="00AD2897" w:rsidDel="00464491">
          <w:rPr>
            <w:rFonts w:eastAsiaTheme="majorEastAsia"/>
          </w:rPr>
          <w:delText>»</w:delText>
        </w:r>
      </w:del>
      <w:r w:rsidRPr="00AD2897">
        <w:rPr>
          <w:rFonts w:eastAsiaTheme="majorEastAsia"/>
        </w:rPr>
        <w:t xml:space="preserve"> (</w:t>
      </w:r>
      <w:r w:rsidRPr="00AD2897">
        <w:t xml:space="preserve">Book), </w:t>
      </w:r>
      <w:del w:id="4199" w:author="Сказецкая Наталья Камилевна" w:date="2024-02-13T22:58:00Z">
        <w:r w:rsidRPr="00AD2897" w:rsidDel="005016B1">
          <w:delText xml:space="preserve">«Код валюты по ОКВ» (CurrencyCode), </w:delText>
        </w:r>
      </w:del>
      <w:del w:id="4200" w:author="Сказецкая Наталья Камилевна" w:date="2024-02-14T16:54:00Z">
        <w:r w:rsidRPr="00AD2897" w:rsidDel="00464491">
          <w:delText>«Тип записей учета»</w:delText>
        </w:r>
      </w:del>
      <w:ins w:id="4201" w:author="Сказецкая Наталья Камилевна" w:date="2024-02-14T16:54:00Z">
        <w:r w:rsidR="00464491">
          <w:t>по типу записей уче</w:t>
        </w:r>
      </w:ins>
      <w:ins w:id="4202" w:author="Сказецкая Наталья Камилевна" w:date="2024-02-14T16:55:00Z">
        <w:r w:rsidR="00464491">
          <w:t>та</w:t>
        </w:r>
      </w:ins>
      <w:r w:rsidRPr="00AD2897">
        <w:t xml:space="preserve"> (RecType)</w:t>
      </w:r>
      <w:ins w:id="4203" w:author="Сказецкая Наталья Камилевна" w:date="2024-02-14T16:55:00Z">
        <w:r w:rsidR="00464491">
          <w:t xml:space="preserve">, по </w:t>
        </w:r>
        <w:r w:rsidR="00464491">
          <w:rPr>
            <w:rFonts w:eastAsiaTheme="majorEastAsia"/>
          </w:rPr>
          <w:t>коду валют</w:t>
        </w:r>
      </w:ins>
      <w:ins w:id="4204" w:author="Сказецкая Наталья Камилевна" w:date="2024-02-14T16:56:00Z">
        <w:r w:rsidR="00464491">
          <w:rPr>
            <w:rFonts w:eastAsiaTheme="majorEastAsia"/>
          </w:rPr>
          <w:t>ы</w:t>
        </w:r>
      </w:ins>
      <w:ins w:id="4205" w:author="Сказецкая Наталья Камилевна" w:date="2024-02-14T16:55:00Z">
        <w:r w:rsidR="00464491">
          <w:rPr>
            <w:rFonts w:eastAsiaTheme="majorEastAsia"/>
          </w:rPr>
          <w:t xml:space="preserve"> (</w:t>
        </w:r>
        <w:r w:rsidR="00464491" w:rsidRPr="005016B1">
          <w:rPr>
            <w:rFonts w:eastAsiaTheme="majorEastAsia"/>
          </w:rPr>
          <w:t xml:space="preserve">CurrencyFilterParams при наличии), </w:t>
        </w:r>
      </w:ins>
      <w:ins w:id="4206" w:author="Сказецкая Наталья Камилевна" w:date="2024-02-14T16:56:00Z">
        <w:r w:rsidR="00464491">
          <w:rPr>
            <w:rFonts w:eastAsiaTheme="majorEastAsia"/>
          </w:rPr>
          <w:t xml:space="preserve">по </w:t>
        </w:r>
      </w:ins>
      <w:ins w:id="4207" w:author="Сказецкая Наталья Камилевна" w:date="2024-02-14T16:55:00Z">
        <w:r w:rsidR="00464491" w:rsidRPr="005016B1">
          <w:rPr>
            <w:rFonts w:eastAsiaTheme="majorEastAsia"/>
          </w:rPr>
          <w:t>дат</w:t>
        </w:r>
      </w:ins>
      <w:ins w:id="4208" w:author="Сказецкая Наталья Камилевна" w:date="2024-02-14T16:56:00Z">
        <w:r w:rsidR="00464491">
          <w:rPr>
            <w:rFonts w:eastAsiaTheme="majorEastAsia"/>
          </w:rPr>
          <w:t>е</w:t>
        </w:r>
      </w:ins>
      <w:ins w:id="4209" w:author="Сказецкая Наталья Камилевна" w:date="2024-02-14T16:55:00Z">
        <w:r w:rsidR="00464491" w:rsidRPr="005016B1">
          <w:rPr>
            <w:rFonts w:eastAsiaTheme="majorEastAsia"/>
          </w:rPr>
          <w:t xml:space="preserve"> ввода в действие (EffDateFilterParams</w:t>
        </w:r>
        <w:r w:rsidR="00464491">
          <w:rPr>
            <w:rFonts w:eastAsiaTheme="majorEastAsia"/>
          </w:rPr>
          <w:t xml:space="preserve"> при наличии</w:t>
        </w:r>
        <w:r w:rsidR="00464491" w:rsidRPr="005016B1">
          <w:rPr>
            <w:rFonts w:eastAsiaTheme="majorEastAsia"/>
          </w:rPr>
          <w:t>)</w:t>
        </w:r>
      </w:ins>
      <w:r w:rsidR="009A087C" w:rsidRPr="00AD2897">
        <w:rPr>
          <w:rFonts w:eastAsiaTheme="majorEastAsia"/>
        </w:rPr>
        <w:t xml:space="preserve"> и</w:t>
      </w:r>
      <w:ins w:id="4210" w:author="Сказецкая Наталья Камилевна" w:date="2024-02-14T16:56:00Z">
        <w:r w:rsidR="00464491">
          <w:rPr>
            <w:rFonts w:eastAsiaTheme="majorEastAsia"/>
          </w:rPr>
          <w:t xml:space="preserve"> по</w:t>
        </w:r>
      </w:ins>
      <w:r w:rsidR="009A087C" w:rsidRPr="00AD2897">
        <w:rPr>
          <w:rFonts w:eastAsiaTheme="majorEastAsia"/>
        </w:rPr>
        <w:t xml:space="preserve"> </w:t>
      </w:r>
      <w:r w:rsidRPr="005016B1">
        <w:rPr>
          <w:rFonts w:eastAsiaTheme="majorEastAsia"/>
        </w:rPr>
        <w:t>значени</w:t>
      </w:r>
      <w:ins w:id="4211" w:author="Сказецкая Наталья Камилевна" w:date="2024-02-14T16:56:00Z">
        <w:r w:rsidR="00464491">
          <w:rPr>
            <w:rFonts w:eastAsiaTheme="majorEastAsia"/>
          </w:rPr>
          <w:t>ям</w:t>
        </w:r>
      </w:ins>
      <w:del w:id="4212" w:author="Сказецкая Наталья Камилевна" w:date="2024-02-14T16:56:00Z">
        <w:r w:rsidRPr="005016B1" w:rsidDel="00464491">
          <w:rPr>
            <w:rFonts w:eastAsiaTheme="majorEastAsia"/>
          </w:rPr>
          <w:delText>й</w:delText>
        </w:r>
      </w:del>
      <w:r w:rsidRPr="005016B1">
        <w:rPr>
          <w:rFonts w:eastAsiaTheme="majorEastAsia"/>
        </w:rPr>
        <w:t xml:space="preserve"> аналитических признаков (FilterParams</w:t>
      </w:r>
      <w:r w:rsidR="009A087C" w:rsidRPr="00AD2897">
        <w:rPr>
          <w:rFonts w:eastAsiaTheme="majorEastAsia"/>
        </w:rPr>
        <w:t xml:space="preserve"> при наличии)</w:t>
      </w:r>
      <w:r w:rsidRPr="00AD2897">
        <w:rPr>
          <w:rFonts w:eastAsiaTheme="majorEastAsia"/>
        </w:rPr>
        <w:t xml:space="preserve">. </w:t>
      </w:r>
      <w:r w:rsidR="00361DDC" w:rsidRPr="00FC5BB0">
        <w:rPr>
          <w:rFonts w:eastAsiaTheme="majorEastAsia"/>
        </w:rPr>
        <w:t>При</w:t>
      </w:r>
      <w:r w:rsidR="00361DDC" w:rsidRPr="00FC5BB0">
        <w:t xml:space="preserve"> режиме формирования «по счетам учета» (параметр «Mode» = 0) </w:t>
      </w:r>
      <w:bookmarkStart w:id="4213" w:name="_Hlk227091896"/>
      <w:r w:rsidR="00361DDC" w:rsidRPr="00FC5BB0">
        <w:rPr>
          <w:rFonts w:eastAsiaTheme="majorEastAsia"/>
        </w:rPr>
        <w:t xml:space="preserve">если в параметрах отбора </w:t>
      </w:r>
      <w:r w:rsidR="00361DDC" w:rsidRPr="00FC5BB0">
        <w:t>(FilterParams</w:t>
      </w:r>
      <w:r w:rsidR="00361DDC" w:rsidRPr="00FC5BB0">
        <w:rPr>
          <w:rFonts w:eastAsiaTheme="majorEastAsia"/>
        </w:rPr>
        <w:t>) указаны</w:t>
      </w:r>
      <w:r w:rsidR="00361DDC" w:rsidRPr="00FC5BB0">
        <w:t xml:space="preserve"> аналитические признаки, не участвующие в расчете </w:t>
      </w:r>
      <w:commentRangeStart w:id="4214"/>
      <w:ins w:id="4215" w:author="Сказецкая Наталья Камилевна" w:date="2026-04-14T20:01:00Z">
        <w:r w:rsidR="00FC5BB0" w:rsidRPr="00167D15">
          <w:rPr>
            <w:highlight w:val="green"/>
          </w:rPr>
          <w:t xml:space="preserve">ни </w:t>
        </w:r>
      </w:ins>
      <w:commentRangeEnd w:id="4214"/>
      <w:ins w:id="4216" w:author="Сказецкая Наталья Камилевна" w:date="2026-04-14T20:15:00Z">
        <w:r w:rsidR="00167D15">
          <w:rPr>
            <w:rStyle w:val="afff4"/>
          </w:rPr>
          <w:commentReference w:id="4214"/>
        </w:r>
      </w:ins>
      <w:ins w:id="4217" w:author="Сказецкая Наталья Камилевна" w:date="2026-04-14T20:01:00Z">
        <w:r w:rsidR="00FC5BB0" w:rsidRPr="00167D15">
          <w:rPr>
            <w:highlight w:val="green"/>
          </w:rPr>
          <w:t xml:space="preserve">одного из </w:t>
        </w:r>
        <w:bookmarkStart w:id="4218" w:name="_Hlk227093448"/>
        <w:r w:rsidR="00FC5BB0" w:rsidRPr="00167D15">
          <w:rPr>
            <w:highlight w:val="green"/>
          </w:rPr>
          <w:t>срезов (системного или специальных)</w:t>
        </w:r>
      </w:ins>
      <w:ins w:id="4219" w:author="Сказецкая Наталья Камилевна" w:date="2026-04-14T20:08:00Z">
        <w:r w:rsidR="00FC5BB0" w:rsidRPr="00167D15">
          <w:rPr>
            <w:highlight w:val="green"/>
          </w:rPr>
          <w:t xml:space="preserve"> (</w:t>
        </w:r>
      </w:ins>
      <w:ins w:id="4220" w:author="Сказецкая Наталья Камилевна" w:date="2026-04-14T20:07:00Z">
        <w:r w:rsidR="00FC5BB0" w:rsidRPr="00167D15">
          <w:rPr>
            <w:highlight w:val="green"/>
          </w:rPr>
          <w:t>если параметр</w:t>
        </w:r>
      </w:ins>
      <w:ins w:id="4221" w:author="Сказецкая Наталья Камилевна" w:date="2026-04-14T20:06:00Z">
        <w:r w:rsidR="00FC5BB0" w:rsidRPr="00167D15">
          <w:rPr>
            <w:highlight w:val="green"/>
          </w:rPr>
          <w:t xml:space="preserve"> </w:t>
        </w:r>
      </w:ins>
      <w:proofErr w:type="gramStart"/>
      <w:ins w:id="4222" w:author="Сказецкая Наталья Камилевна" w:date="2026-04-14T20:07:00Z">
        <w:r w:rsidR="00FC5BB0" w:rsidRPr="00167D15">
          <w:rPr>
            <w:highlight w:val="green"/>
          </w:rPr>
          <w:t>SliceId  не</w:t>
        </w:r>
        <w:proofErr w:type="gramEnd"/>
        <w:r w:rsidR="00FC5BB0" w:rsidRPr="00167D15">
          <w:rPr>
            <w:highlight w:val="green"/>
          </w:rPr>
          <w:t xml:space="preserve"> заполнен)</w:t>
        </w:r>
        <w:bookmarkEnd w:id="4218"/>
        <w:r w:rsidR="00FC5BB0" w:rsidRPr="00167D15">
          <w:rPr>
            <w:highlight w:val="green"/>
          </w:rPr>
          <w:t xml:space="preserve"> </w:t>
        </w:r>
      </w:ins>
      <w:ins w:id="4223" w:author="Сказецкая Наталья Камилевна" w:date="2026-04-14T20:06:00Z">
        <w:r w:rsidR="00FC5BB0" w:rsidRPr="00167D15">
          <w:rPr>
            <w:highlight w:val="green"/>
          </w:rPr>
          <w:t xml:space="preserve">или </w:t>
        </w:r>
      </w:ins>
      <w:ins w:id="4224" w:author="Сказецкая Наталья Камилевна" w:date="2026-04-14T20:10:00Z">
        <w:r w:rsidR="00167D15" w:rsidRPr="00167D15">
          <w:rPr>
            <w:highlight w:val="green"/>
          </w:rPr>
          <w:t xml:space="preserve">в расчете </w:t>
        </w:r>
      </w:ins>
      <w:ins w:id="4225" w:author="Сказецкая Наталья Камилевна" w:date="2026-04-14T20:06:00Z">
        <w:r w:rsidR="00FC5BB0" w:rsidRPr="00167D15">
          <w:rPr>
            <w:highlight w:val="green"/>
          </w:rPr>
          <w:t>указанно</w:t>
        </w:r>
      </w:ins>
      <w:ins w:id="4226" w:author="Сказецкая Наталья Камилевна" w:date="2026-04-14T20:10:00Z">
        <w:r w:rsidR="00167D15" w:rsidRPr="00167D15">
          <w:rPr>
            <w:highlight w:val="green"/>
          </w:rPr>
          <w:t>го</w:t>
        </w:r>
      </w:ins>
      <w:ins w:id="4227" w:author="Сказецкая Наталья Камилевна" w:date="2026-04-14T20:06:00Z">
        <w:r w:rsidR="00FC5BB0" w:rsidRPr="00167D15">
          <w:rPr>
            <w:highlight w:val="green"/>
          </w:rPr>
          <w:t xml:space="preserve"> в запросе </w:t>
        </w:r>
      </w:ins>
      <w:ins w:id="4228" w:author="Сказецкая Наталья Камилевна" w:date="2026-04-14T20:10:00Z">
        <w:r w:rsidR="00167D15" w:rsidRPr="00167D15">
          <w:rPr>
            <w:highlight w:val="green"/>
          </w:rPr>
          <w:t xml:space="preserve">специального </w:t>
        </w:r>
      </w:ins>
      <w:ins w:id="4229" w:author="Сказецкая Наталья Камилевна" w:date="2026-04-14T20:06:00Z">
        <w:r w:rsidR="00FC5BB0" w:rsidRPr="00167D15">
          <w:rPr>
            <w:highlight w:val="green"/>
          </w:rPr>
          <w:t>срез</w:t>
        </w:r>
      </w:ins>
      <w:ins w:id="4230" w:author="Сказецкая Наталья Камилевна" w:date="2026-04-14T20:10:00Z">
        <w:r w:rsidR="00167D15" w:rsidRPr="00167D15">
          <w:rPr>
            <w:highlight w:val="green"/>
          </w:rPr>
          <w:t>а</w:t>
        </w:r>
      </w:ins>
      <w:ins w:id="4231" w:author="Сказецкая Наталья Камилевна" w:date="2026-04-14T20:06:00Z">
        <w:r w:rsidR="00FC5BB0" w:rsidRPr="00167D15">
          <w:rPr>
            <w:highlight w:val="green"/>
          </w:rPr>
          <w:t xml:space="preserve"> </w:t>
        </w:r>
        <w:bookmarkStart w:id="4232" w:name="_Hlk227093371"/>
        <w:r w:rsidR="00FC5BB0" w:rsidRPr="00167D15">
          <w:rPr>
            <w:highlight w:val="green"/>
          </w:rPr>
          <w:t>(</w:t>
        </w:r>
      </w:ins>
      <w:ins w:id="4233" w:author="Сказецкая Наталья Камилевна" w:date="2026-04-14T20:08:00Z">
        <w:r w:rsidR="00FC5BB0" w:rsidRPr="00167D15">
          <w:rPr>
            <w:highlight w:val="green"/>
          </w:rPr>
          <w:t xml:space="preserve">если параметр </w:t>
        </w:r>
      </w:ins>
      <w:ins w:id="4234" w:author="Сказецкая Наталья Камилевна" w:date="2026-04-14T20:06:00Z">
        <w:r w:rsidR="00FC5BB0" w:rsidRPr="00167D15">
          <w:rPr>
            <w:highlight w:val="green"/>
          </w:rPr>
          <w:t>SliceId</w:t>
        </w:r>
      </w:ins>
      <w:ins w:id="4235" w:author="Сказецкая Наталья Камилевна" w:date="2026-04-14T20:08:00Z">
        <w:r w:rsidR="00FC5BB0" w:rsidRPr="00167D15">
          <w:rPr>
            <w:highlight w:val="green"/>
          </w:rPr>
          <w:t xml:space="preserve"> заполнен</w:t>
        </w:r>
      </w:ins>
      <w:ins w:id="4236" w:author="Сказецкая Наталья Камилевна" w:date="2026-04-14T20:06:00Z">
        <w:r w:rsidR="00FC5BB0" w:rsidRPr="00167D15">
          <w:rPr>
            <w:highlight w:val="green"/>
          </w:rPr>
          <w:t>)</w:t>
        </w:r>
      </w:ins>
      <w:bookmarkEnd w:id="4232"/>
      <w:del w:id="4237" w:author="Сказецкая Наталья Камилевна" w:date="2026-04-14T20:02:00Z">
        <w:r w:rsidR="00361DDC" w:rsidRPr="00167D15" w:rsidDel="00FC5BB0">
          <w:rPr>
            <w:highlight w:val="green"/>
          </w:rPr>
          <w:delText>балансов</w:delText>
        </w:r>
      </w:del>
      <w:r w:rsidR="00361DDC" w:rsidRPr="00437AAF">
        <w:rPr>
          <w:highlight w:val="green"/>
        </w:rPr>
        <w:t xml:space="preserve">, то </w:t>
      </w:r>
      <w:commentRangeStart w:id="4238"/>
      <w:r w:rsidR="00361DDC" w:rsidRPr="00437AAF">
        <w:rPr>
          <w:highlight w:val="green"/>
        </w:rPr>
        <w:t>они игнорируются при обработке запроса</w:t>
      </w:r>
      <w:commentRangeEnd w:id="4238"/>
      <w:r w:rsidR="00167D15">
        <w:rPr>
          <w:rStyle w:val="afff4"/>
        </w:rPr>
        <w:commentReference w:id="4238"/>
      </w:r>
      <w:bookmarkEnd w:id="4213"/>
      <w:r w:rsidR="00361DDC" w:rsidRPr="00437AAF">
        <w:rPr>
          <w:rFonts w:eastAsiaTheme="majorEastAsia"/>
          <w:highlight w:val="green"/>
        </w:rPr>
        <w:t>.</w:t>
      </w:r>
    </w:p>
    <w:p w14:paraId="71D877D4" w14:textId="353C0988" w:rsidR="00E40F1D" w:rsidRPr="00AD2897" w:rsidRDefault="002B6136" w:rsidP="00AD2897">
      <w:pPr>
        <w:pStyle w:val="GOSTNormal"/>
      </w:pPr>
      <w:r w:rsidRPr="00AD2897">
        <w:rPr>
          <w:rFonts w:eastAsiaTheme="majorEastAsia"/>
        </w:rPr>
        <w:t>Расчет выполняется</w:t>
      </w:r>
      <w:r w:rsidR="00461534" w:rsidRPr="00AD2897">
        <w:rPr>
          <w:rFonts w:eastAsiaTheme="majorEastAsia"/>
        </w:rPr>
        <w:t xml:space="preserve"> за отчетный период </w:t>
      </w:r>
      <w:r w:rsidR="00461534" w:rsidRPr="00AD2897">
        <w:t>(с «StartRepDate» по «EndRepDate»)</w:t>
      </w:r>
      <w:r w:rsidRPr="00AD2897">
        <w:t xml:space="preserve"> в двух вариантах: по дате отражения операции в учете либо по дате вступления в силу учетных данных (в зависимости от значения параметра «Расчет по дате ввода в действие»)</w:t>
      </w:r>
      <w:r w:rsidR="00461534" w:rsidRPr="00AD2897">
        <w:rPr>
          <w:rFonts w:eastAsiaTheme="majorEastAsia"/>
        </w:rPr>
        <w:t>.</w:t>
      </w:r>
    </w:p>
    <w:p w14:paraId="4C9940DC" w14:textId="77777777" w:rsidR="00FF05BF" w:rsidRDefault="33249EA7" w:rsidP="00AD2897">
      <w:pPr>
        <w:pStyle w:val="GOSTNormal"/>
        <w:rPr>
          <w:ins w:id="4239" w:author="Сказецкая Наталья Камилевна" w:date="2026-04-14T19:16:00Z"/>
          <w:rFonts w:eastAsiaTheme="majorEastAsia"/>
        </w:rPr>
      </w:pPr>
      <w:r w:rsidRPr="00AD2897">
        <w:rPr>
          <w:rFonts w:eastAsiaTheme="majorEastAsia"/>
        </w:rPr>
        <w:t xml:space="preserve">Для режима </w:t>
      </w:r>
      <w:r w:rsidR="009A087C" w:rsidRPr="00AD2897">
        <w:t>формирования «по счетам учета» (параметр «Mode» = 0)</w:t>
      </w:r>
      <w:r w:rsidRPr="00AD2897">
        <w:rPr>
          <w:rFonts w:eastAsiaTheme="majorEastAsia"/>
        </w:rPr>
        <w:t xml:space="preserve"> в запросе могут быть заданы параметры отображения (VisualParams), где допускается указывать</w:t>
      </w:r>
      <w:ins w:id="4240" w:author="Сказецкая Наталья Камилевна" w:date="2026-04-14T19:16:00Z">
        <w:r w:rsidR="00FF05BF">
          <w:rPr>
            <w:rFonts w:eastAsiaTheme="majorEastAsia"/>
          </w:rPr>
          <w:t>:</w:t>
        </w:r>
      </w:ins>
    </w:p>
    <w:p w14:paraId="4E2C2F9F" w14:textId="466DBBC5" w:rsidR="00437AAF" w:rsidRDefault="33249EA7" w:rsidP="00FF05BF">
      <w:pPr>
        <w:pStyle w:val="GOSTListmark1"/>
        <w:rPr>
          <w:ins w:id="4241" w:author="Сказецкая Наталья Камилевна" w:date="2026-04-14T19:19:00Z"/>
          <w:rFonts w:eastAsiaTheme="majorEastAsia"/>
        </w:rPr>
      </w:pPr>
      <w:del w:id="4242" w:author="Сказецкая Наталья Камилевна" w:date="2026-04-14T19:17:00Z">
        <w:r w:rsidRPr="00437AAF" w:rsidDel="00FF05BF">
          <w:rPr>
            <w:rFonts w:eastAsiaTheme="majorEastAsia"/>
            <w:highlight w:val="green"/>
          </w:rPr>
          <w:delText>только те</w:delText>
        </w:r>
        <w:r w:rsidRPr="00AD2897" w:rsidDel="00FF05BF">
          <w:rPr>
            <w:rFonts w:eastAsiaTheme="majorEastAsia"/>
          </w:rPr>
          <w:delText xml:space="preserve"> </w:delText>
        </w:r>
      </w:del>
      <w:r w:rsidRPr="00AD2897">
        <w:rPr>
          <w:rFonts w:eastAsiaTheme="majorEastAsia"/>
        </w:rPr>
        <w:t xml:space="preserve">аналитические признаки, которые </w:t>
      </w:r>
      <w:r w:rsidR="00361DDC" w:rsidRPr="00AD2897">
        <w:rPr>
          <w:rFonts w:eastAsiaTheme="majorEastAsia"/>
        </w:rPr>
        <w:t>участвуют в расчете балансов</w:t>
      </w:r>
      <w:ins w:id="4243" w:author="Сказецкая Наталья Камилевна" w:date="2026-04-14T19:17:00Z">
        <w:r w:rsidR="00FF05BF">
          <w:rPr>
            <w:rFonts w:eastAsiaTheme="majorEastAsia"/>
          </w:rPr>
          <w:t xml:space="preserve"> </w:t>
        </w:r>
        <w:r w:rsidR="00FF05BF" w:rsidRPr="00437AAF">
          <w:rPr>
            <w:rFonts w:eastAsiaTheme="majorEastAsia"/>
            <w:highlight w:val="green"/>
          </w:rPr>
          <w:t>(</w:t>
        </w:r>
      </w:ins>
      <w:ins w:id="4244" w:author="Сказецкая Наталья Камилевна" w:date="2026-04-14T19:20:00Z">
        <w:r w:rsidR="00437AAF" w:rsidRPr="00437AAF">
          <w:rPr>
            <w:rFonts w:eastAsiaTheme="majorEastAsia"/>
            <w:highlight w:val="green"/>
          </w:rPr>
          <w:t xml:space="preserve">т.е. </w:t>
        </w:r>
      </w:ins>
      <w:ins w:id="4245" w:author="Сказецкая Наталья Камилевна" w:date="2026-04-14T19:21:00Z">
        <w:r w:rsidR="00437AAF" w:rsidRPr="00437AAF">
          <w:rPr>
            <w:rFonts w:eastAsiaTheme="majorEastAsia"/>
            <w:highlight w:val="green"/>
          </w:rPr>
          <w:t>включенные</w:t>
        </w:r>
      </w:ins>
      <w:ins w:id="4246" w:author="Сказецкая Наталья Камилевна" w:date="2026-04-14T19:20:00Z">
        <w:r w:rsidR="00437AAF" w:rsidRPr="00437AAF">
          <w:rPr>
            <w:rFonts w:eastAsiaTheme="majorEastAsia"/>
            <w:highlight w:val="green"/>
          </w:rPr>
          <w:t xml:space="preserve"> в </w:t>
        </w:r>
      </w:ins>
      <w:ins w:id="4247" w:author="Сказецкая Наталья Камилевна" w:date="2026-04-14T19:17:00Z">
        <w:r w:rsidR="00437AAF" w:rsidRPr="00437AAF">
          <w:rPr>
            <w:rFonts w:eastAsiaTheme="majorEastAsia"/>
            <w:highlight w:val="green"/>
          </w:rPr>
          <w:t>системн</w:t>
        </w:r>
      </w:ins>
      <w:ins w:id="4248" w:author="Сказецкая Наталья Камилевна" w:date="2026-04-14T19:20:00Z">
        <w:r w:rsidR="00437AAF" w:rsidRPr="00437AAF">
          <w:rPr>
            <w:rFonts w:eastAsiaTheme="majorEastAsia"/>
            <w:highlight w:val="green"/>
          </w:rPr>
          <w:t>ый</w:t>
        </w:r>
      </w:ins>
      <w:ins w:id="4249" w:author="Сказецкая Наталья Камилевна" w:date="2026-04-14T19:17:00Z">
        <w:r w:rsidR="00437AAF" w:rsidRPr="00437AAF">
          <w:rPr>
            <w:rFonts w:eastAsiaTheme="majorEastAsia"/>
            <w:highlight w:val="green"/>
          </w:rPr>
          <w:t xml:space="preserve"> срез)</w:t>
        </w:r>
      </w:ins>
      <w:r w:rsidR="000B191F" w:rsidRPr="00AD2897">
        <w:rPr>
          <w:rFonts w:eastAsiaTheme="majorEastAsia"/>
        </w:rPr>
        <w:t xml:space="preserve">: </w:t>
      </w:r>
      <w:r w:rsidR="000B191F" w:rsidRPr="00AD2897">
        <w:t>входящие в структуру номера счета и/или дополнительные, которыми обогащается счет</w:t>
      </w:r>
      <w:r w:rsidR="004025C1" w:rsidRPr="00AD2897">
        <w:t xml:space="preserve"> (не входящие в структуру номера счета)</w:t>
      </w:r>
      <w:ins w:id="4250" w:author="Сказецкая Наталья Камилевна" w:date="2026-04-14T19:24:00Z">
        <w:r w:rsidR="00437AAF" w:rsidRPr="00437AAF">
          <w:rPr>
            <w:rFonts w:eastAsiaTheme="majorEastAsia"/>
            <w:highlight w:val="green"/>
          </w:rPr>
          <w:t>;</w:t>
        </w:r>
      </w:ins>
      <w:del w:id="4251" w:author="Сказецкая Наталья Камилевна" w:date="2026-04-14T19:24:00Z">
        <w:r w:rsidRPr="00437AAF" w:rsidDel="00437AAF">
          <w:rPr>
            <w:rFonts w:eastAsiaTheme="majorEastAsia"/>
            <w:highlight w:val="green"/>
          </w:rPr>
          <w:delText>.</w:delText>
        </w:r>
      </w:del>
      <w:r w:rsidRPr="00AD2897">
        <w:rPr>
          <w:rFonts w:eastAsiaTheme="majorEastAsia"/>
        </w:rPr>
        <w:t xml:space="preserve"> </w:t>
      </w:r>
    </w:p>
    <w:p w14:paraId="4B2BF44D" w14:textId="1DFF1345" w:rsidR="00437AAF" w:rsidRDefault="0049101B" w:rsidP="00437AAF">
      <w:pPr>
        <w:pStyle w:val="GOSTListmark1"/>
        <w:rPr>
          <w:ins w:id="4252" w:author="Сказецкая Наталья Камилевна" w:date="2026-04-14T19:23:00Z"/>
          <w:rFonts w:eastAsiaTheme="majorEastAsia"/>
        </w:rPr>
      </w:pPr>
      <w:del w:id="4253" w:author="Сказецкая Наталья Камилевна" w:date="2026-04-14T19:19:00Z">
        <w:r w:rsidRPr="00437AAF" w:rsidDel="00437AAF">
          <w:rPr>
            <w:rFonts w:eastAsiaTheme="majorEastAsia"/>
            <w:highlight w:val="green"/>
          </w:rPr>
          <w:delText xml:space="preserve">Если в параметрах отображения </w:delText>
        </w:r>
        <w:r w:rsidRPr="00437AAF" w:rsidDel="00437AAF">
          <w:rPr>
            <w:highlight w:val="green"/>
          </w:rPr>
          <w:delText>(</w:delText>
        </w:r>
        <w:r w:rsidRPr="00437AAF" w:rsidDel="00437AAF">
          <w:rPr>
            <w:rFonts w:eastAsiaTheme="majorEastAsia"/>
            <w:highlight w:val="green"/>
          </w:rPr>
          <w:delText>Visual</w:delText>
        </w:r>
        <w:r w:rsidRPr="00437AAF" w:rsidDel="00437AAF">
          <w:rPr>
            <w:highlight w:val="green"/>
          </w:rPr>
          <w:delText>Params</w:delText>
        </w:r>
        <w:r w:rsidRPr="00437AAF" w:rsidDel="00437AAF">
          <w:rPr>
            <w:rFonts w:eastAsiaTheme="majorEastAsia"/>
            <w:highlight w:val="green"/>
          </w:rPr>
          <w:delText>) указаны</w:delText>
        </w:r>
        <w:r w:rsidRPr="00AD2897" w:rsidDel="00437AAF">
          <w:delText xml:space="preserve"> </w:delText>
        </w:r>
      </w:del>
      <w:r w:rsidRPr="00AD2897">
        <w:t>аналитические признаки, не участвующие в расчете балансов</w:t>
      </w:r>
      <w:r w:rsidR="00F9400F" w:rsidRPr="00AD2897">
        <w:t xml:space="preserve"> (свойства записи учета)</w:t>
      </w:r>
      <w:r w:rsidRPr="00AD2897">
        <w:t>,</w:t>
      </w:r>
      <w:ins w:id="4254" w:author="Сказецкая Наталья Камилевна" w:date="2026-04-14T19:21:00Z">
        <w:r w:rsidR="00437AAF">
          <w:t xml:space="preserve"> </w:t>
        </w:r>
        <w:commentRangeStart w:id="4255"/>
        <w:r w:rsidR="00437AAF" w:rsidRPr="00437AAF">
          <w:rPr>
            <w:highlight w:val="green"/>
          </w:rPr>
          <w:t>включенные</w:t>
        </w:r>
      </w:ins>
      <w:commentRangeEnd w:id="4255"/>
      <w:ins w:id="4256" w:author="Сказецкая Наталья Камилевна" w:date="2026-04-14T19:34:00Z">
        <w:r w:rsidR="00257970">
          <w:rPr>
            <w:rStyle w:val="afff4"/>
            <w:snapToGrid/>
          </w:rPr>
          <w:commentReference w:id="4255"/>
        </w:r>
      </w:ins>
      <w:ins w:id="4257" w:author="Сказецкая Наталья Камилевна" w:date="2026-04-14T19:21:00Z">
        <w:r w:rsidR="00437AAF" w:rsidRPr="00437AAF">
          <w:rPr>
            <w:highlight w:val="green"/>
          </w:rPr>
          <w:t xml:space="preserve"> в специальные </w:t>
        </w:r>
      </w:ins>
      <w:ins w:id="4258" w:author="Сказецкая Наталья Камилевна" w:date="2026-04-14T19:27:00Z">
        <w:r w:rsidR="00437AAF">
          <w:rPr>
            <w:highlight w:val="green"/>
          </w:rPr>
          <w:t xml:space="preserve">(пользовательские) </w:t>
        </w:r>
      </w:ins>
      <w:ins w:id="4259" w:author="Сказецкая Наталья Камилевна" w:date="2026-04-14T19:21:00Z">
        <w:r w:rsidR="00437AAF" w:rsidRPr="00437AAF">
          <w:rPr>
            <w:highlight w:val="green"/>
          </w:rPr>
          <w:t>срезы согласно справочнику «Настройка срезов»</w:t>
        </w:r>
      </w:ins>
      <w:ins w:id="4260" w:author="Сказецкая Наталья Камилевна" w:date="2026-04-14T19:22:00Z">
        <w:r w:rsidR="00437AAF" w:rsidRPr="00437AAF">
          <w:rPr>
            <w:highlight w:val="green"/>
          </w:rPr>
          <w:t xml:space="preserve"> в </w:t>
        </w:r>
        <w:r w:rsidR="00437AAF" w:rsidRPr="00437AAF">
          <w:rPr>
            <w:highlight w:val="green"/>
            <w:lang w:val="en-US"/>
          </w:rPr>
          <w:t>SVAP</w:t>
        </w:r>
      </w:ins>
      <w:del w:id="4261" w:author="Сказецкая Наталья Камилевна" w:date="2026-04-14T19:22:00Z">
        <w:r w:rsidRPr="00437AAF" w:rsidDel="00437AAF">
          <w:rPr>
            <w:highlight w:val="green"/>
          </w:rPr>
          <w:delText xml:space="preserve"> то они игнорируются при обработке запроса</w:delText>
        </w:r>
      </w:del>
      <w:r w:rsidRPr="00AD2897">
        <w:rPr>
          <w:rFonts w:eastAsiaTheme="majorEastAsia"/>
        </w:rPr>
        <w:t xml:space="preserve">. </w:t>
      </w:r>
    </w:p>
    <w:p w14:paraId="54621EB2" w14:textId="3E4DD688" w:rsidR="0049101B" w:rsidRPr="00AD2897" w:rsidRDefault="33249EA7" w:rsidP="00437AAF">
      <w:pPr>
        <w:pStyle w:val="GOSTNormal"/>
        <w:ind w:firstLine="0"/>
        <w:rPr>
          <w:rFonts w:eastAsiaTheme="majorEastAsia"/>
        </w:rPr>
      </w:pPr>
      <w:r w:rsidRPr="00AD2897">
        <w:rPr>
          <w:rFonts w:eastAsiaTheme="majorEastAsia"/>
        </w:rPr>
        <w:t>Если параметры отображения запроса заданы, то ответ будет содержать строки, включающие перечень заданных аналитических признаков, иначе (параметры отображения запроса не заданы) ответ будет содержать перечень всех аналитических признаков, входящих в структуру номера счета (</w:t>
      </w:r>
      <w:proofErr w:type="gramStart"/>
      <w:r w:rsidRPr="00437AAF">
        <w:rPr>
          <w:rFonts w:eastAsiaTheme="majorEastAsia"/>
        </w:rPr>
        <w:t>RespData:</w:t>
      </w:r>
      <w:r w:rsidRPr="00AD2897">
        <w:rPr>
          <w:rFonts w:eastAsiaTheme="majorEastAsia"/>
        </w:rPr>
        <w:t>VisualParams</w:t>
      </w:r>
      <w:proofErr w:type="gramEnd"/>
      <w:r w:rsidR="00AD2897">
        <w:rPr>
          <w:rFonts w:eastAsiaTheme="majorEastAsia"/>
        </w:rPr>
        <w:t>).</w:t>
      </w:r>
    </w:p>
    <w:p w14:paraId="280A42F1" w14:textId="2B64DD01" w:rsidR="001579FC" w:rsidRDefault="33249EA7" w:rsidP="00AD2897">
      <w:pPr>
        <w:pStyle w:val="GOSTNormal"/>
        <w:rPr>
          <w:ins w:id="4262" w:author="Сказецкая Наталья Камилевна" w:date="2024-02-13T23:01:00Z"/>
          <w:rFonts w:eastAsiaTheme="majorEastAsia"/>
        </w:rPr>
      </w:pPr>
      <w:r w:rsidRPr="00AD2897">
        <w:rPr>
          <w:rFonts w:eastAsiaTheme="majorEastAsia"/>
        </w:rPr>
        <w:t xml:space="preserve">Для режима </w:t>
      </w:r>
      <w:r w:rsidR="009A087C" w:rsidRPr="00AD2897">
        <w:t>формирования «по комбинациям аналитических признаков» (параметр «Mode» = 1)</w:t>
      </w:r>
      <w:r w:rsidRPr="00AD2897">
        <w:rPr>
          <w:rFonts w:eastAsiaTheme="majorEastAsia"/>
        </w:rPr>
        <w:t xml:space="preserve"> в запросе могут быть заданы параметры отображения (VisualParams), где допускается указывать комбинации любых аналитических признаков, </w:t>
      </w:r>
      <w:r w:rsidR="0049101B" w:rsidRPr="00AD2897">
        <w:rPr>
          <w:rFonts w:eastAsiaTheme="majorEastAsia"/>
        </w:rPr>
        <w:t>зарегистрированных в SVAP</w:t>
      </w:r>
      <w:r w:rsidRPr="00AD2897">
        <w:t>: входящих в структуру номера счета и/или дополнительных, которыми обогащается счет</w:t>
      </w:r>
      <w:r w:rsidR="004025C1" w:rsidRPr="00AD2897">
        <w:t xml:space="preserve"> (не входящих в структуру номера счета)</w:t>
      </w:r>
      <w:r w:rsidR="0049101B" w:rsidRPr="00AD2897">
        <w:t>, и/или не участвующих в расчете балансов</w:t>
      </w:r>
      <w:r w:rsidR="00F9400F" w:rsidRPr="00AD2897">
        <w:t xml:space="preserve"> (свойств записи учета)</w:t>
      </w:r>
      <w:r w:rsidRPr="00AD2897">
        <w:t>.</w:t>
      </w:r>
      <w:r w:rsidRPr="00AD2897">
        <w:rPr>
          <w:rFonts w:eastAsiaTheme="majorEastAsia"/>
        </w:rPr>
        <w:t xml:space="preserve"> Если параметры отображения запроса заданы, то ответ будет содержать строки, включающие перечень заданных аналитических признаков, иначе (параметры отображения запроса не заданы) ответ будет содержать строки, включающие перечень всех зарегистрированных в SVAP аналитических признаков (</w:t>
      </w:r>
      <w:proofErr w:type="gramStart"/>
      <w:r w:rsidRPr="00AD2897">
        <w:t>RespData:</w:t>
      </w:r>
      <w:r w:rsidRPr="00AD2897">
        <w:rPr>
          <w:rFonts w:eastAsiaTheme="majorEastAsia"/>
        </w:rPr>
        <w:t>VisualParams</w:t>
      </w:r>
      <w:proofErr w:type="gramEnd"/>
      <w:r w:rsidRPr="00AD2897">
        <w:rPr>
          <w:rFonts w:eastAsiaTheme="majorEastAsia"/>
        </w:rPr>
        <w:t>).</w:t>
      </w:r>
    </w:p>
    <w:p w14:paraId="2F64CBF4" w14:textId="7314CF60" w:rsidR="005016B1" w:rsidRPr="00AD2897" w:rsidRDefault="005016B1" w:rsidP="00AD2897">
      <w:pPr>
        <w:pStyle w:val="GOSTNormal"/>
        <w:rPr>
          <w:rFonts w:eastAsiaTheme="minorEastAsia"/>
        </w:rPr>
      </w:pPr>
      <w:ins w:id="4263" w:author="Сказецкая Наталья Камилевна" w:date="2024-02-13T23:01:00Z">
        <w:r>
          <w:rPr>
            <w:rFonts w:eastAsiaTheme="majorEastAsia"/>
          </w:rPr>
          <w:lastRenderedPageBreak/>
          <w:t xml:space="preserve">Данные в ответе могут быть </w:t>
        </w:r>
      </w:ins>
      <w:ins w:id="4264" w:author="Сказецкая Наталья Камилевна" w:date="2024-02-13T23:02:00Z">
        <w:r>
          <w:rPr>
            <w:rFonts w:eastAsiaTheme="majorEastAsia"/>
          </w:rPr>
          <w:t xml:space="preserve">представлены в разрезе кодов валют </w:t>
        </w:r>
      </w:ins>
      <w:ins w:id="4265" w:author="Сказецкая Наталья Камилевна" w:date="2024-02-13T23:07:00Z">
        <w:r w:rsidR="006C38EF">
          <w:rPr>
            <w:rFonts w:eastAsiaTheme="majorEastAsia"/>
          </w:rPr>
          <w:t xml:space="preserve">с указанием сумм в валюте </w:t>
        </w:r>
      </w:ins>
      <w:ins w:id="4266" w:author="Сказецкая Наталья Камилевна" w:date="2024-02-13T23:08:00Z">
        <w:r w:rsidR="006C38EF">
          <w:rPr>
            <w:rFonts w:eastAsiaTheme="majorEastAsia"/>
          </w:rPr>
          <w:t xml:space="preserve">учета </w:t>
        </w:r>
      </w:ins>
      <w:ins w:id="4267" w:author="Сказецкая Наталья Камилевна" w:date="2024-02-13T23:07:00Z">
        <w:r w:rsidR="006C38EF">
          <w:rPr>
            <w:rFonts w:eastAsiaTheme="majorEastAsia"/>
          </w:rPr>
          <w:t xml:space="preserve">операции </w:t>
        </w:r>
      </w:ins>
      <w:ins w:id="4268" w:author="Сказецкая Наталья Камилевна" w:date="2024-02-13T23:02:00Z">
        <w:r>
          <w:rPr>
            <w:rFonts w:eastAsiaTheme="majorEastAsia"/>
          </w:rPr>
          <w:t xml:space="preserve">или </w:t>
        </w:r>
      </w:ins>
      <w:ins w:id="4269" w:author="Сказецкая Наталья Камилевна" w:date="2024-02-13T23:01:00Z">
        <w:r>
          <w:rPr>
            <w:rFonts w:eastAsiaTheme="majorEastAsia"/>
          </w:rPr>
          <w:t xml:space="preserve">сгруппированы </w:t>
        </w:r>
      </w:ins>
      <w:ins w:id="4270" w:author="Сказецкая Наталья Камилевна" w:date="2024-02-13T23:02:00Z">
        <w:r>
          <w:rPr>
            <w:rFonts w:eastAsiaTheme="majorEastAsia"/>
          </w:rPr>
          <w:t xml:space="preserve">по коду валюты </w:t>
        </w:r>
      </w:ins>
      <w:ins w:id="4271" w:author="Сказецкая Наталья Камилевна" w:date="2024-02-13T23:07:00Z">
        <w:r w:rsidR="006C38EF">
          <w:rPr>
            <w:rFonts w:eastAsiaTheme="majorEastAsia"/>
          </w:rPr>
          <w:t xml:space="preserve">без указания сумм в валюте операции </w:t>
        </w:r>
      </w:ins>
      <w:ins w:id="4272" w:author="Сказецкая Наталья Камилевна" w:date="2024-02-13T23:02:00Z">
        <w:r>
          <w:rPr>
            <w:rFonts w:eastAsiaTheme="majorEastAsia"/>
          </w:rPr>
          <w:t>(</w:t>
        </w:r>
        <w:r w:rsidR="006C38EF">
          <w:rPr>
            <w:rFonts w:eastAsiaTheme="majorEastAsia"/>
          </w:rPr>
          <w:t>в зависимости от параметра</w:t>
        </w:r>
      </w:ins>
      <w:ins w:id="4273" w:author="Сказецкая Наталья Камилевна" w:date="2024-02-13T23:04:00Z">
        <w:r w:rsidR="006C38EF">
          <w:rPr>
            <w:rFonts w:eastAsiaTheme="majorEastAsia"/>
          </w:rPr>
          <w:t xml:space="preserve"> </w:t>
        </w:r>
        <w:r w:rsidR="006C38EF" w:rsidRPr="006C38EF">
          <w:rPr>
            <w:rFonts w:eastAsiaTheme="majorEastAsia"/>
          </w:rPr>
          <w:t>«CurrencyCodeShow»</w:t>
        </w:r>
      </w:ins>
      <w:ins w:id="4274" w:author="Сказецкая Наталья Камилевна" w:date="2024-02-13T23:05:00Z">
        <w:r w:rsidR="006C38EF">
          <w:rPr>
            <w:rFonts w:eastAsiaTheme="majorEastAsia"/>
          </w:rPr>
          <w:t>)</w:t>
        </w:r>
      </w:ins>
      <w:ins w:id="4275" w:author="Сказецкая Наталья Камилевна" w:date="2024-02-13T23:02:00Z">
        <w:r>
          <w:rPr>
            <w:rFonts w:eastAsiaTheme="majorEastAsia"/>
          </w:rPr>
          <w:t xml:space="preserve">, в разрезе дат ввода в действие </w:t>
        </w:r>
      </w:ins>
      <w:ins w:id="4276" w:author="Сказецкая Наталья Камилевна" w:date="2024-02-13T23:03:00Z">
        <w:r>
          <w:rPr>
            <w:rFonts w:eastAsiaTheme="majorEastAsia"/>
          </w:rPr>
          <w:t xml:space="preserve">или сгруппированы по дате ввода в действие (в зависимости от параметра </w:t>
        </w:r>
      </w:ins>
      <w:ins w:id="4277" w:author="Сказецкая Наталья Камилевна" w:date="2024-02-13T23:05:00Z">
        <w:r w:rsidR="006C38EF">
          <w:rPr>
            <w:rFonts w:eastAsiaTheme="majorEastAsia"/>
          </w:rPr>
          <w:t>«</w:t>
        </w:r>
        <w:r w:rsidR="006C38EF" w:rsidRPr="006C38EF">
          <w:rPr>
            <w:rFonts w:eastAsiaTheme="majorEastAsia"/>
          </w:rPr>
          <w:t>EffectiveDateShow»</w:t>
        </w:r>
      </w:ins>
      <w:ins w:id="4278" w:author="Сказецкая Наталья Камилевна" w:date="2024-02-13T23:03:00Z">
        <w:r>
          <w:rPr>
            <w:rFonts w:eastAsiaTheme="majorEastAsia"/>
          </w:rPr>
          <w:t>)</w:t>
        </w:r>
      </w:ins>
      <w:ins w:id="4279" w:author="Сказецкая Наталья Камилевна" w:date="2024-02-13T23:05:00Z">
        <w:r w:rsidR="006C38EF">
          <w:rPr>
            <w:rFonts w:eastAsiaTheme="majorEastAsia"/>
          </w:rPr>
          <w:t>.</w:t>
        </w:r>
      </w:ins>
    </w:p>
    <w:p w14:paraId="20807AE2" w14:textId="5879C1CD" w:rsidR="00512B7E" w:rsidRPr="00AD2897" w:rsidRDefault="33249EA7" w:rsidP="00AD2897">
      <w:pPr>
        <w:pStyle w:val="GOSTNormal"/>
      </w:pPr>
      <w:r w:rsidRPr="00AD2897">
        <w:t>При поступлении запроса с типом «FSG» с GUID запроса, который ранее уже направлялся, в ответе будет всегда возвращаться ошибка (E – ERROR – Не успешное завершение).</w:t>
      </w:r>
    </w:p>
    <w:p w14:paraId="157D93CA" w14:textId="77777777" w:rsidR="007C36F4" w:rsidRPr="00AD2897" w:rsidRDefault="00DC74E8" w:rsidP="00AD2897">
      <w:pPr>
        <w:pStyle w:val="GOSTNormal"/>
      </w:pPr>
      <w:r w:rsidRPr="00AD2897">
        <w:t>При поступлении запроса с типом «FSG»</w:t>
      </w:r>
      <w:r w:rsidR="003511E9" w:rsidRPr="00AD2897">
        <w:t>,</w:t>
      </w:r>
      <w:r w:rsidRPr="00AD2897">
        <w:t xml:space="preserve"> в результате которого выполнение запроса завершено успешно, но никакие данные не были отобраны (пустая выборка), в ответе будет возвращаться</w:t>
      </w:r>
      <w:r w:rsidR="007C36F4" w:rsidRPr="00AD2897">
        <w:t>:</w:t>
      </w:r>
    </w:p>
    <w:p w14:paraId="1BA657B8" w14:textId="62678226" w:rsidR="007C36F4" w:rsidRDefault="00DC74E8" w:rsidP="00AD2897">
      <w:pPr>
        <w:pStyle w:val="GOSTListmark1"/>
      </w:pPr>
      <w:r>
        <w:t>информация об успешном выполнении запроса (</w:t>
      </w:r>
      <w:r w:rsidRPr="00B603BE">
        <w:t>S - SUCCESS – Успешное завершение</w:t>
      </w:r>
      <w:r>
        <w:t>), но при этом блок «</w:t>
      </w:r>
      <w:r>
        <w:rPr>
          <w:lang w:val="en-US"/>
        </w:rPr>
        <w:t>document</w:t>
      </w:r>
      <w:r>
        <w:t>»</w:t>
      </w:r>
      <w:r w:rsidRPr="00B603BE">
        <w:t xml:space="preserve"> </w:t>
      </w:r>
      <w:r>
        <w:t>будет отсу</w:t>
      </w:r>
      <w:r w:rsidR="003511E9">
        <w:t>т</w:t>
      </w:r>
      <w:r>
        <w:t>ствовать</w:t>
      </w:r>
      <w:r w:rsidR="007C36F4">
        <w:t>, если параметр «Формировать при отсутствии данных» (</w:t>
      </w:r>
      <w:r w:rsidR="007C36F4" w:rsidRPr="006754E6">
        <w:t>ReturnIfEmpty</w:t>
      </w:r>
      <w:r w:rsidR="007C36F4">
        <w:t>) имеет значение «1»;</w:t>
      </w:r>
    </w:p>
    <w:p w14:paraId="6092A74C" w14:textId="0F952EB8" w:rsidR="00DC74E8" w:rsidRPr="00DC74E8" w:rsidRDefault="009554FE" w:rsidP="00AD2897">
      <w:pPr>
        <w:pStyle w:val="GOSTListmark1"/>
      </w:pPr>
      <w:r>
        <w:t>информация</w:t>
      </w:r>
      <w:r w:rsidR="007C36F4">
        <w:t xml:space="preserve"> о неуспешном выполнении запроса (</w:t>
      </w:r>
      <w:r w:rsidR="007C36F4">
        <w:rPr>
          <w:lang w:val="en-US"/>
        </w:rPr>
        <w:t>E</w:t>
      </w:r>
      <w:r w:rsidR="007C36F4">
        <w:t xml:space="preserve"> - </w:t>
      </w:r>
      <w:r w:rsidR="007C36F4">
        <w:rPr>
          <w:lang w:val="en-US"/>
        </w:rPr>
        <w:t>ERROR</w:t>
      </w:r>
      <w:r w:rsidR="007C36F4">
        <w:t xml:space="preserve"> – Неуспешное завершение) с сообщением </w:t>
      </w:r>
      <w:r w:rsidR="007C36F4" w:rsidRPr="003831CA">
        <w:t>«Отчет не содержит данных»</w:t>
      </w:r>
      <w:r w:rsidR="007C36F4">
        <w:t>, если параметр «Формировать при отсутствии данных» (</w:t>
      </w:r>
      <w:r w:rsidR="007C36F4" w:rsidRPr="006754E6">
        <w:t>ReturnIfEmpty</w:t>
      </w:r>
      <w:r w:rsidR="007C36F4">
        <w:t>) имеет значение «0»</w:t>
      </w:r>
      <w:r w:rsidR="00DC74E8">
        <w:t>.</w:t>
      </w:r>
    </w:p>
    <w:p w14:paraId="2A744797" w14:textId="77777777" w:rsidR="00512B7E" w:rsidRPr="00AD2897" w:rsidRDefault="00512B7E" w:rsidP="00AD2897">
      <w:pPr>
        <w:pStyle w:val="21"/>
      </w:pPr>
      <w:bookmarkStart w:id="4280" w:name="_Toc117871513"/>
      <w:bookmarkStart w:id="4281" w:name="_Toc121319616"/>
      <w:bookmarkStart w:id="4282" w:name="_Toc226556168"/>
      <w:r w:rsidRPr="00AD2897">
        <w:t>Параметры запроса</w:t>
      </w:r>
      <w:bookmarkEnd w:id="4280"/>
      <w:bookmarkEnd w:id="4281"/>
      <w:bookmarkEnd w:id="4282"/>
    </w:p>
    <w:p w14:paraId="6FDC6D3D" w14:textId="2957DDD8" w:rsidR="00AD2897" w:rsidRDefault="00561A39" w:rsidP="00AD2897">
      <w:pPr>
        <w:pStyle w:val="GOSTNameTable"/>
      </w:pPr>
      <w:r>
        <w:fldChar w:fldCharType="begin"/>
      </w:r>
      <w:r>
        <w:instrText xml:space="preserve"> SEQ Таблица \* ARABIC </w:instrText>
      </w:r>
      <w:r>
        <w:fldChar w:fldCharType="separate"/>
      </w:r>
      <w:bookmarkStart w:id="4283" w:name="_Toc226556233"/>
      <w:r w:rsidR="00F300A9">
        <w:t>19</w:t>
      </w:r>
      <w:r>
        <w:fldChar w:fldCharType="end"/>
      </w:r>
      <w:r w:rsidR="00AD2897">
        <w:t xml:space="preserve"> - </w:t>
      </w:r>
      <w:r w:rsidR="00AD2897" w:rsidRPr="00160292">
        <w:t>Параметры запроса расчета состояния счетов учета за период</w:t>
      </w:r>
      <w:bookmarkEnd w:id="4283"/>
    </w:p>
    <w:tbl>
      <w:tblPr>
        <w:tblStyle w:val="GOSTTable"/>
        <w:tblW w:w="5011" w:type="pct"/>
        <w:tblLayout w:type="fixed"/>
        <w:tblLook w:val="07E0" w:firstRow="1" w:lastRow="1" w:firstColumn="1" w:lastColumn="1" w:noHBand="1" w:noVBand="1"/>
      </w:tblPr>
      <w:tblGrid>
        <w:gridCol w:w="2960"/>
        <w:gridCol w:w="2422"/>
        <w:gridCol w:w="1425"/>
        <w:gridCol w:w="862"/>
        <w:gridCol w:w="1400"/>
        <w:gridCol w:w="6660"/>
      </w:tblGrid>
      <w:tr w:rsidR="004B4497" w:rsidRPr="00B9499D" w14:paraId="0A128EF0" w14:textId="77777777" w:rsidTr="004B4497">
        <w:trPr>
          <w:cnfStyle w:val="100000000000" w:firstRow="1" w:lastRow="0" w:firstColumn="0" w:lastColumn="0" w:oddVBand="0" w:evenVBand="0" w:oddHBand="0" w:evenHBand="0" w:firstRowFirstColumn="0" w:firstRowLastColumn="0" w:lastRowFirstColumn="0" w:lastRowLastColumn="0"/>
        </w:trPr>
        <w:tc>
          <w:tcPr>
            <w:tcW w:w="941" w:type="pct"/>
            <w:hideMark/>
          </w:tcPr>
          <w:p w14:paraId="49EB3270" w14:textId="77777777" w:rsidR="00512B7E" w:rsidRPr="00B9499D" w:rsidRDefault="00512B7E" w:rsidP="00AD2897">
            <w:pPr>
              <w:pStyle w:val="GOSTTableHead"/>
            </w:pPr>
            <w:r w:rsidRPr="00B9499D">
              <w:t>Наименование параметра</w:t>
            </w:r>
          </w:p>
        </w:tc>
        <w:tc>
          <w:tcPr>
            <w:tcW w:w="770" w:type="pct"/>
            <w:hideMark/>
          </w:tcPr>
          <w:p w14:paraId="5EFAD092" w14:textId="77777777" w:rsidR="00512B7E" w:rsidRPr="00B9499D" w:rsidRDefault="00512B7E" w:rsidP="00AD2897">
            <w:pPr>
              <w:pStyle w:val="GOSTTableHead"/>
            </w:pPr>
            <w:r w:rsidRPr="00B9499D">
              <w:t>Название тэга</w:t>
            </w:r>
          </w:p>
        </w:tc>
        <w:tc>
          <w:tcPr>
            <w:tcW w:w="453" w:type="pct"/>
            <w:hideMark/>
          </w:tcPr>
          <w:p w14:paraId="572061BB" w14:textId="77777777" w:rsidR="00512B7E" w:rsidRPr="00B9499D" w:rsidRDefault="00512B7E" w:rsidP="00AD2897">
            <w:pPr>
              <w:pStyle w:val="GOSTTableHead"/>
              <w:rPr>
                <w:lang w:val="en-US"/>
              </w:rPr>
            </w:pPr>
            <w:r w:rsidRPr="00B9499D">
              <w:t>Тип данных</w:t>
            </w:r>
          </w:p>
        </w:tc>
        <w:tc>
          <w:tcPr>
            <w:tcW w:w="274" w:type="pct"/>
          </w:tcPr>
          <w:p w14:paraId="105223F8" w14:textId="77777777" w:rsidR="00512B7E" w:rsidRPr="00B9499D" w:rsidRDefault="00512B7E" w:rsidP="00AD2897">
            <w:pPr>
              <w:pStyle w:val="GOSTTableHead"/>
            </w:pPr>
            <w:r w:rsidRPr="00B9499D">
              <w:t>Обязательность</w:t>
            </w:r>
          </w:p>
        </w:tc>
        <w:tc>
          <w:tcPr>
            <w:tcW w:w="445" w:type="pct"/>
            <w:hideMark/>
          </w:tcPr>
          <w:p w14:paraId="3A3A9D30" w14:textId="77777777" w:rsidR="00512B7E" w:rsidRPr="00B9499D" w:rsidRDefault="00512B7E" w:rsidP="00AD2897">
            <w:pPr>
              <w:pStyle w:val="GOSTTableHead"/>
            </w:pPr>
            <w:r w:rsidRPr="00B9499D">
              <w:t>Размерность</w:t>
            </w:r>
          </w:p>
        </w:tc>
        <w:tc>
          <w:tcPr>
            <w:tcW w:w="2117" w:type="pct"/>
          </w:tcPr>
          <w:p w14:paraId="75AD07D6" w14:textId="77777777" w:rsidR="00512B7E" w:rsidRPr="00B9499D" w:rsidRDefault="00512B7E" w:rsidP="00AD2897">
            <w:pPr>
              <w:pStyle w:val="GOSTTableHead"/>
            </w:pPr>
            <w:r w:rsidRPr="00B9499D">
              <w:t>Описание</w:t>
            </w:r>
          </w:p>
        </w:tc>
      </w:tr>
      <w:tr w:rsidR="00512B7E" w:rsidRPr="00B9499D" w14:paraId="416F1754" w14:textId="77777777" w:rsidTr="004B4497">
        <w:tc>
          <w:tcPr>
            <w:tcW w:w="5000" w:type="pct"/>
            <w:gridSpan w:val="6"/>
          </w:tcPr>
          <w:p w14:paraId="050239C6" w14:textId="77777777" w:rsidR="00512B7E" w:rsidRPr="00B9499D" w:rsidRDefault="00512B7E" w:rsidP="00726940">
            <w:pPr>
              <w:ind w:firstLine="30"/>
              <w:jc w:val="center"/>
              <w:rPr>
                <w:b/>
                <w:sz w:val="22"/>
                <w:szCs w:val="22"/>
              </w:rPr>
            </w:pPr>
            <w:r w:rsidRPr="00B9499D">
              <w:rPr>
                <w:b/>
                <w:sz w:val="22"/>
                <w:szCs w:val="22"/>
              </w:rPr>
              <w:t>Перечень параметров запроса (</w:t>
            </w:r>
            <w:r w:rsidRPr="00B9499D">
              <w:rPr>
                <w:b/>
                <w:sz w:val="22"/>
                <w:szCs w:val="22"/>
                <w:lang w:val="en-US"/>
              </w:rPr>
              <w:t>header</w:t>
            </w:r>
            <w:r w:rsidRPr="00B9499D">
              <w:rPr>
                <w:b/>
                <w:sz w:val="22"/>
                <w:szCs w:val="22"/>
              </w:rPr>
              <w:t>)</w:t>
            </w:r>
          </w:p>
        </w:tc>
      </w:tr>
      <w:tr w:rsidR="004B4497" w:rsidRPr="00F61B73" w14:paraId="346D5BF2" w14:textId="77777777" w:rsidTr="004B4497">
        <w:tc>
          <w:tcPr>
            <w:tcW w:w="941" w:type="pct"/>
          </w:tcPr>
          <w:p w14:paraId="5DDEC668" w14:textId="49D4A685" w:rsidR="00512B7E" w:rsidRPr="00B9499D" w:rsidRDefault="109D8E8A" w:rsidP="00AD2897">
            <w:pPr>
              <w:pStyle w:val="GOSTTablenorm"/>
            </w:pPr>
            <w:r>
              <w:t>Система-отправитель запроса</w:t>
            </w:r>
          </w:p>
        </w:tc>
        <w:tc>
          <w:tcPr>
            <w:tcW w:w="770" w:type="pct"/>
          </w:tcPr>
          <w:p w14:paraId="466E7C44" w14:textId="77777777" w:rsidR="00512B7E" w:rsidRPr="00B9499D" w:rsidRDefault="00512B7E" w:rsidP="00AD2897">
            <w:pPr>
              <w:pStyle w:val="GOSTTablenorm"/>
              <w:rPr>
                <w:szCs w:val="22"/>
                <w:lang w:val="en-US"/>
              </w:rPr>
            </w:pPr>
            <w:r w:rsidRPr="00B9499D">
              <w:rPr>
                <w:szCs w:val="22"/>
                <w:lang w:val="en-US"/>
              </w:rPr>
              <w:t>Source</w:t>
            </w:r>
          </w:p>
        </w:tc>
        <w:tc>
          <w:tcPr>
            <w:tcW w:w="453" w:type="pct"/>
          </w:tcPr>
          <w:p w14:paraId="17A2198B" w14:textId="77777777" w:rsidR="00512B7E" w:rsidRPr="00B9499D" w:rsidRDefault="00512B7E" w:rsidP="00AD2897">
            <w:pPr>
              <w:pStyle w:val="GOSTTablenorm"/>
              <w:rPr>
                <w:szCs w:val="22"/>
                <w:lang w:val="en-US"/>
              </w:rPr>
            </w:pPr>
            <w:r w:rsidRPr="00B9499D">
              <w:rPr>
                <w:szCs w:val="22"/>
              </w:rPr>
              <w:t>Строка</w:t>
            </w:r>
          </w:p>
        </w:tc>
        <w:tc>
          <w:tcPr>
            <w:tcW w:w="274" w:type="pct"/>
          </w:tcPr>
          <w:p w14:paraId="40BA9EFF" w14:textId="77777777" w:rsidR="00512B7E" w:rsidRPr="00B9499D" w:rsidRDefault="00512B7E" w:rsidP="00AD2897">
            <w:pPr>
              <w:pStyle w:val="GOSTTablenorm"/>
              <w:rPr>
                <w:szCs w:val="22"/>
              </w:rPr>
            </w:pPr>
            <w:r w:rsidRPr="00B9499D">
              <w:rPr>
                <w:szCs w:val="22"/>
              </w:rPr>
              <w:t>Да</w:t>
            </w:r>
          </w:p>
        </w:tc>
        <w:tc>
          <w:tcPr>
            <w:tcW w:w="445" w:type="pct"/>
          </w:tcPr>
          <w:p w14:paraId="52726AA3" w14:textId="77777777" w:rsidR="00512B7E" w:rsidRPr="00B9499D" w:rsidRDefault="00512B7E" w:rsidP="00AD2897">
            <w:pPr>
              <w:pStyle w:val="GOSTTablenorm"/>
              <w:rPr>
                <w:szCs w:val="22"/>
                <w:lang w:val="en-US"/>
              </w:rPr>
            </w:pPr>
            <w:r w:rsidRPr="00B9499D">
              <w:rPr>
                <w:szCs w:val="22"/>
              </w:rPr>
              <w:t>&lt;=</w:t>
            </w:r>
            <w:r w:rsidRPr="00B9499D">
              <w:rPr>
                <w:szCs w:val="22"/>
                <w:lang w:val="en-US"/>
              </w:rPr>
              <w:t>10</w:t>
            </w:r>
          </w:p>
        </w:tc>
        <w:tc>
          <w:tcPr>
            <w:tcW w:w="2117" w:type="pct"/>
          </w:tcPr>
          <w:p w14:paraId="67DDD223" w14:textId="77777777" w:rsidR="00563A60" w:rsidRDefault="109D8E8A" w:rsidP="00AD2897">
            <w:pPr>
              <w:pStyle w:val="GOSTTablenorm"/>
              <w:rPr>
                <w:szCs w:val="22"/>
              </w:rPr>
            </w:pPr>
            <w:r w:rsidRPr="109D8E8A">
              <w:rPr>
                <w:szCs w:val="22"/>
              </w:rPr>
              <w:t xml:space="preserve">ФП ГИИС ЭБ </w:t>
            </w:r>
            <w:r w:rsidR="00563A60" w:rsidRPr="36854D62">
              <w:t>–</w:t>
            </w:r>
            <w:r w:rsidRPr="109D8E8A">
              <w:rPr>
                <w:szCs w:val="22"/>
              </w:rPr>
              <w:t xml:space="preserve"> отправитель запроса.</w:t>
            </w:r>
          </w:p>
          <w:p w14:paraId="0A71CC6E" w14:textId="43D36780" w:rsidR="00512B7E" w:rsidRPr="00F61B73" w:rsidRDefault="109D8E8A" w:rsidP="00AD2897">
            <w:pPr>
              <w:pStyle w:val="GOSTTablenorm"/>
              <w:rPr>
                <w:szCs w:val="22"/>
              </w:rPr>
            </w:pPr>
            <w:r w:rsidRPr="109D8E8A">
              <w:rPr>
                <w:szCs w:val="22"/>
              </w:rPr>
              <w:t>Возможные значения:</w:t>
            </w:r>
          </w:p>
          <w:p w14:paraId="69874934" w14:textId="77777777" w:rsidR="00027483" w:rsidRPr="00C75A4E" w:rsidRDefault="00027483" w:rsidP="00027483">
            <w:pPr>
              <w:pStyle w:val="GOSTTableListMark1"/>
              <w:rPr>
                <w:lang w:val="en-US"/>
              </w:rPr>
            </w:pPr>
            <w:r w:rsidRPr="36854D62">
              <w:rPr>
                <w:lang w:val="en-US"/>
              </w:rPr>
              <w:t xml:space="preserve">EXP03 </w:t>
            </w:r>
            <w:r w:rsidRPr="36854D62">
              <w:t>(ПУР 03 ЭБ)</w:t>
            </w:r>
            <w:r>
              <w:t>;</w:t>
            </w:r>
          </w:p>
          <w:p w14:paraId="4629B7B5" w14:textId="2B52E0B3" w:rsidR="0097042F" w:rsidRPr="00F61B73" w:rsidRDefault="36854D62" w:rsidP="00AD2897">
            <w:pPr>
              <w:pStyle w:val="GOSTTableListMark1"/>
              <w:rPr>
                <w:lang w:val="en-US"/>
              </w:rPr>
            </w:pPr>
            <w:r w:rsidRPr="36854D62">
              <w:rPr>
                <w:lang w:val="en-US"/>
              </w:rPr>
              <w:t xml:space="preserve">EXP05 </w:t>
            </w:r>
            <w:r w:rsidRPr="36854D62">
              <w:t>(ПУР 05 ЭБ);</w:t>
            </w:r>
          </w:p>
          <w:p w14:paraId="37769895" w14:textId="77777777" w:rsidR="00027483" w:rsidRPr="00F61B73" w:rsidRDefault="00027483" w:rsidP="00027483">
            <w:pPr>
              <w:pStyle w:val="GOSTTableListMark1"/>
              <w:rPr>
                <w:lang w:val="en-US"/>
              </w:rPr>
            </w:pPr>
            <w:r w:rsidRPr="36854D62">
              <w:rPr>
                <w:lang w:val="en-US"/>
              </w:rPr>
              <w:t>ARP (</w:t>
            </w:r>
            <w:r w:rsidRPr="36854D62">
              <w:t>ПУиО</w:t>
            </w:r>
            <w:r w:rsidRPr="36854D62">
              <w:rPr>
                <w:lang w:val="en-US"/>
              </w:rPr>
              <w:t xml:space="preserve"> ЭБ)</w:t>
            </w:r>
            <w:r w:rsidRPr="36854D62">
              <w:t>;</w:t>
            </w:r>
          </w:p>
          <w:p w14:paraId="05B5ED88" w14:textId="77777777" w:rsidR="00AE3AB7" w:rsidRPr="00F2056A" w:rsidRDefault="00AE3AB7" w:rsidP="00AE3AB7">
            <w:pPr>
              <w:pStyle w:val="GOSTTableListMark1"/>
              <w:rPr>
                <w:lang w:val="en-US"/>
              </w:rPr>
            </w:pPr>
            <w:r w:rsidRPr="00C75A4E">
              <w:t>RMS (ПУД ЭБ)</w:t>
            </w:r>
            <w:r w:rsidRPr="00F2056A">
              <w:t>;</w:t>
            </w:r>
          </w:p>
          <w:p w14:paraId="4ABC49F0" w14:textId="1DA16D48" w:rsidR="00512B7E" w:rsidRPr="00C75A4E" w:rsidRDefault="00AE3AB7" w:rsidP="00C544EA">
            <w:pPr>
              <w:pStyle w:val="GOSTTableListMark1"/>
            </w:pPr>
            <w:r w:rsidRPr="00C75A4E">
              <w:rPr>
                <w:lang w:val="en-US"/>
              </w:rPr>
              <w:t>INC</w:t>
            </w:r>
            <w:r w:rsidRPr="00C75A4E">
              <w:t xml:space="preserve"> (</w:t>
            </w:r>
            <w:r w:rsidR="00C544EA">
              <w:t>ПУР</w:t>
            </w:r>
            <w:r w:rsidRPr="00C75A4E">
              <w:t xml:space="preserve"> АУ/БУ ЭБ)</w:t>
            </w:r>
          </w:p>
        </w:tc>
      </w:tr>
      <w:tr w:rsidR="004B4497" w:rsidRPr="00F61B73" w14:paraId="6D7DB0DA" w14:textId="77777777" w:rsidTr="004B4497">
        <w:tc>
          <w:tcPr>
            <w:tcW w:w="941" w:type="pct"/>
          </w:tcPr>
          <w:p w14:paraId="626D31FF" w14:textId="09B038E6" w:rsidR="00512B7E" w:rsidRPr="00F61B73" w:rsidRDefault="00512B7E" w:rsidP="00AD2897">
            <w:pPr>
              <w:pStyle w:val="GOSTTablenorm"/>
              <w:rPr>
                <w:szCs w:val="22"/>
                <w:lang w:val="en-US"/>
              </w:rPr>
            </w:pPr>
            <w:r w:rsidRPr="00F61B73">
              <w:rPr>
                <w:szCs w:val="22"/>
              </w:rPr>
              <w:t>Дата и время запрос</w:t>
            </w:r>
            <w:r w:rsidR="00E93CF9" w:rsidRPr="00F61B73">
              <w:rPr>
                <w:szCs w:val="22"/>
              </w:rPr>
              <w:t>а</w:t>
            </w:r>
          </w:p>
        </w:tc>
        <w:tc>
          <w:tcPr>
            <w:tcW w:w="770" w:type="pct"/>
          </w:tcPr>
          <w:p w14:paraId="1223F0BC" w14:textId="77777777" w:rsidR="00512B7E" w:rsidRPr="00F61B73" w:rsidRDefault="00512B7E" w:rsidP="00AD2897">
            <w:pPr>
              <w:pStyle w:val="GOSTTablenorm"/>
              <w:rPr>
                <w:szCs w:val="22"/>
                <w:lang w:val="en-US"/>
              </w:rPr>
            </w:pPr>
            <w:r w:rsidRPr="00F61B73">
              <w:rPr>
                <w:szCs w:val="22"/>
                <w:lang w:val="en-US"/>
              </w:rPr>
              <w:t>ReqDateTime</w:t>
            </w:r>
          </w:p>
        </w:tc>
        <w:tc>
          <w:tcPr>
            <w:tcW w:w="453" w:type="pct"/>
          </w:tcPr>
          <w:p w14:paraId="07D721C2" w14:textId="77777777" w:rsidR="00512B7E" w:rsidRPr="00F61B73" w:rsidRDefault="00512B7E" w:rsidP="00AD2897">
            <w:pPr>
              <w:pStyle w:val="GOSTTablenorm"/>
              <w:rPr>
                <w:szCs w:val="22"/>
              </w:rPr>
            </w:pPr>
            <w:r w:rsidRPr="00F61B73">
              <w:rPr>
                <w:szCs w:val="22"/>
              </w:rPr>
              <w:t>Дата-время (</w:t>
            </w:r>
            <w:r w:rsidRPr="00F61B73">
              <w:rPr>
                <w:szCs w:val="22"/>
                <w:lang w:val="en-US"/>
              </w:rPr>
              <w:t>timestamp</w:t>
            </w:r>
            <w:r w:rsidRPr="00F61B73">
              <w:rPr>
                <w:szCs w:val="22"/>
              </w:rPr>
              <w:t>)</w:t>
            </w:r>
          </w:p>
        </w:tc>
        <w:tc>
          <w:tcPr>
            <w:tcW w:w="274" w:type="pct"/>
          </w:tcPr>
          <w:p w14:paraId="6336D190" w14:textId="77777777" w:rsidR="00512B7E" w:rsidRPr="00F61B73" w:rsidRDefault="00512B7E" w:rsidP="00AD2897">
            <w:pPr>
              <w:pStyle w:val="GOSTTablenorm"/>
              <w:rPr>
                <w:szCs w:val="22"/>
              </w:rPr>
            </w:pPr>
            <w:r w:rsidRPr="00F61B73">
              <w:rPr>
                <w:szCs w:val="22"/>
              </w:rPr>
              <w:t>Да</w:t>
            </w:r>
          </w:p>
        </w:tc>
        <w:tc>
          <w:tcPr>
            <w:tcW w:w="445" w:type="pct"/>
          </w:tcPr>
          <w:p w14:paraId="49126318" w14:textId="669F97C9" w:rsidR="00512B7E" w:rsidRPr="00F61B73" w:rsidRDefault="00512B7E" w:rsidP="00AD2897">
            <w:pPr>
              <w:pStyle w:val="GOSTTablenorm"/>
              <w:rPr>
                <w:szCs w:val="22"/>
              </w:rPr>
            </w:pPr>
          </w:p>
        </w:tc>
        <w:tc>
          <w:tcPr>
            <w:tcW w:w="2117" w:type="pct"/>
          </w:tcPr>
          <w:p w14:paraId="61706B21" w14:textId="70682BA0" w:rsidR="00512B7E" w:rsidRPr="00F61B73" w:rsidRDefault="109D8E8A" w:rsidP="00AD2897">
            <w:pPr>
              <w:pStyle w:val="GOSTTablenorm"/>
              <w:rPr>
                <w:szCs w:val="22"/>
              </w:rPr>
            </w:pPr>
            <w:r w:rsidRPr="109D8E8A">
              <w:rPr>
                <w:szCs w:val="22"/>
              </w:rPr>
              <w:t>Дата и время формирования запроса ФП ГИИС ЭБ.</w:t>
            </w:r>
          </w:p>
          <w:p w14:paraId="30CAC1E8" w14:textId="77777777" w:rsidR="00512B7E" w:rsidRPr="00F61B73" w:rsidRDefault="00512B7E" w:rsidP="00AD2897">
            <w:pPr>
              <w:pStyle w:val="GOSTTablenorm"/>
              <w:rPr>
                <w:szCs w:val="22"/>
              </w:rPr>
            </w:pPr>
            <w:r w:rsidRPr="00F61B73">
              <w:rPr>
                <w:szCs w:val="22"/>
              </w:rPr>
              <w:t xml:space="preserve">Формат </w:t>
            </w:r>
            <w:r w:rsidRPr="00F61B73">
              <w:rPr>
                <w:szCs w:val="22"/>
                <w:lang w:val="en-US"/>
              </w:rPr>
              <w:t>YYYY</w:t>
            </w:r>
            <w:r w:rsidRPr="00F61B73">
              <w:rPr>
                <w:szCs w:val="22"/>
              </w:rPr>
              <w:t>-</w:t>
            </w:r>
            <w:r w:rsidRPr="00F61B73">
              <w:rPr>
                <w:szCs w:val="22"/>
                <w:lang w:val="en-US"/>
              </w:rPr>
              <w:t>MM</w:t>
            </w:r>
            <w:r w:rsidRPr="00F61B73">
              <w:rPr>
                <w:szCs w:val="22"/>
              </w:rPr>
              <w:t>-</w:t>
            </w:r>
            <w:r w:rsidRPr="00F61B73">
              <w:rPr>
                <w:szCs w:val="22"/>
                <w:lang w:val="en-US"/>
              </w:rPr>
              <w:t>DD</w:t>
            </w:r>
            <w:r w:rsidRPr="00F61B73">
              <w:rPr>
                <w:szCs w:val="22"/>
              </w:rPr>
              <w:t xml:space="preserve"> </w:t>
            </w:r>
            <w:proofErr w:type="gramStart"/>
            <w:r w:rsidRPr="00F61B73">
              <w:rPr>
                <w:szCs w:val="22"/>
                <w:lang w:val="en-US"/>
              </w:rPr>
              <w:t>hh</w:t>
            </w:r>
            <w:r w:rsidRPr="00F61B73">
              <w:rPr>
                <w:szCs w:val="22"/>
              </w:rPr>
              <w:t>:</w:t>
            </w:r>
            <w:r w:rsidRPr="00F61B73">
              <w:rPr>
                <w:szCs w:val="22"/>
                <w:lang w:val="en-US"/>
              </w:rPr>
              <w:t>mm</w:t>
            </w:r>
            <w:proofErr w:type="gramEnd"/>
            <w:r w:rsidRPr="00F61B73">
              <w:rPr>
                <w:szCs w:val="22"/>
              </w:rPr>
              <w:t>:</w:t>
            </w:r>
            <w:r w:rsidRPr="00F61B73">
              <w:rPr>
                <w:szCs w:val="22"/>
                <w:lang w:val="en-US"/>
              </w:rPr>
              <w:t>ss</w:t>
            </w:r>
          </w:p>
        </w:tc>
      </w:tr>
      <w:tr w:rsidR="004B4497" w:rsidRPr="00F61B73" w14:paraId="4581D064" w14:textId="77777777" w:rsidTr="004B4497">
        <w:tc>
          <w:tcPr>
            <w:tcW w:w="941" w:type="pct"/>
          </w:tcPr>
          <w:p w14:paraId="09F697A8" w14:textId="77777777" w:rsidR="00512B7E" w:rsidRPr="00F61B73" w:rsidRDefault="00512B7E" w:rsidP="00AD2897">
            <w:pPr>
              <w:pStyle w:val="GOSTTablenorm"/>
              <w:rPr>
                <w:szCs w:val="22"/>
              </w:rPr>
            </w:pPr>
            <w:r w:rsidRPr="00F61B73">
              <w:rPr>
                <w:szCs w:val="22"/>
              </w:rPr>
              <w:t>Версия формата запроса</w:t>
            </w:r>
          </w:p>
        </w:tc>
        <w:tc>
          <w:tcPr>
            <w:tcW w:w="770" w:type="pct"/>
          </w:tcPr>
          <w:p w14:paraId="5424B044" w14:textId="77777777" w:rsidR="00512B7E" w:rsidRPr="00C4380B" w:rsidRDefault="00512B7E" w:rsidP="00AD2897">
            <w:pPr>
              <w:pStyle w:val="GOSTTablenorm"/>
              <w:rPr>
                <w:szCs w:val="22"/>
              </w:rPr>
            </w:pPr>
            <w:r w:rsidRPr="00F61B73">
              <w:rPr>
                <w:szCs w:val="22"/>
                <w:lang w:val="en-US"/>
              </w:rPr>
              <w:t>Version</w:t>
            </w:r>
          </w:p>
        </w:tc>
        <w:tc>
          <w:tcPr>
            <w:tcW w:w="453" w:type="pct"/>
          </w:tcPr>
          <w:p w14:paraId="1E8B0F4D" w14:textId="77777777" w:rsidR="00512B7E" w:rsidRPr="00F61B73" w:rsidRDefault="00512B7E" w:rsidP="00AD2897">
            <w:pPr>
              <w:pStyle w:val="GOSTTablenorm"/>
              <w:rPr>
                <w:szCs w:val="22"/>
                <w:lang w:val="en-US"/>
              </w:rPr>
            </w:pPr>
            <w:r w:rsidRPr="00F61B73">
              <w:rPr>
                <w:szCs w:val="22"/>
              </w:rPr>
              <w:t>Строка</w:t>
            </w:r>
          </w:p>
        </w:tc>
        <w:tc>
          <w:tcPr>
            <w:tcW w:w="274" w:type="pct"/>
          </w:tcPr>
          <w:p w14:paraId="57D6B458" w14:textId="77777777" w:rsidR="00512B7E" w:rsidRPr="00F61B73" w:rsidRDefault="00512B7E" w:rsidP="00AD2897">
            <w:pPr>
              <w:pStyle w:val="GOSTTablenorm"/>
              <w:rPr>
                <w:szCs w:val="22"/>
              </w:rPr>
            </w:pPr>
            <w:r w:rsidRPr="00F61B73">
              <w:rPr>
                <w:szCs w:val="22"/>
              </w:rPr>
              <w:t>Да</w:t>
            </w:r>
          </w:p>
        </w:tc>
        <w:tc>
          <w:tcPr>
            <w:tcW w:w="445" w:type="pct"/>
          </w:tcPr>
          <w:p w14:paraId="62D176B9" w14:textId="77777777" w:rsidR="00512B7E" w:rsidRPr="00F61B73" w:rsidRDefault="00512B7E" w:rsidP="00AD2897">
            <w:pPr>
              <w:pStyle w:val="GOSTTablenorm"/>
              <w:rPr>
                <w:szCs w:val="22"/>
                <w:lang w:val="en-US"/>
              </w:rPr>
            </w:pPr>
            <w:r w:rsidRPr="00F61B73">
              <w:rPr>
                <w:szCs w:val="22"/>
              </w:rPr>
              <w:t>&lt;=</w:t>
            </w:r>
            <w:r w:rsidRPr="00F61B73">
              <w:rPr>
                <w:szCs w:val="22"/>
                <w:lang w:val="en-US"/>
              </w:rPr>
              <w:t>10</w:t>
            </w:r>
          </w:p>
        </w:tc>
        <w:tc>
          <w:tcPr>
            <w:tcW w:w="2117" w:type="pct"/>
          </w:tcPr>
          <w:p w14:paraId="18C4807C" w14:textId="373F667B" w:rsidR="00512B7E" w:rsidRPr="00F61B73" w:rsidRDefault="00512B7E" w:rsidP="00AD2897">
            <w:pPr>
              <w:pStyle w:val="GOSTTablenorm"/>
              <w:rPr>
                <w:szCs w:val="22"/>
              </w:rPr>
            </w:pPr>
            <w:r w:rsidRPr="00F61B73">
              <w:rPr>
                <w:szCs w:val="22"/>
              </w:rPr>
              <w:t>Версия формата запроса</w:t>
            </w:r>
          </w:p>
        </w:tc>
      </w:tr>
      <w:tr w:rsidR="004B4497" w:rsidRPr="00F61B73" w14:paraId="1CE4E754" w14:textId="77777777" w:rsidTr="004B4497">
        <w:tc>
          <w:tcPr>
            <w:tcW w:w="941" w:type="pct"/>
          </w:tcPr>
          <w:p w14:paraId="202460C6" w14:textId="77777777" w:rsidR="00512B7E" w:rsidRPr="00F61B73" w:rsidRDefault="00512B7E" w:rsidP="00AD2897">
            <w:pPr>
              <w:pStyle w:val="GOSTTablenorm"/>
              <w:rPr>
                <w:szCs w:val="22"/>
              </w:rPr>
            </w:pPr>
            <w:r w:rsidRPr="00F61B73">
              <w:rPr>
                <w:szCs w:val="22"/>
              </w:rPr>
              <w:lastRenderedPageBreak/>
              <w:t>Глобальный идентификатор запроса</w:t>
            </w:r>
          </w:p>
        </w:tc>
        <w:tc>
          <w:tcPr>
            <w:tcW w:w="770" w:type="pct"/>
          </w:tcPr>
          <w:p w14:paraId="2EA15A9B" w14:textId="447BB1CA" w:rsidR="00512B7E" w:rsidRPr="00F61B73" w:rsidRDefault="00B568CC" w:rsidP="00AD2897">
            <w:pPr>
              <w:pStyle w:val="GOSTTablenorm"/>
              <w:rPr>
                <w:szCs w:val="22"/>
                <w:lang w:val="en-US"/>
              </w:rPr>
            </w:pPr>
            <w:r w:rsidRPr="00F61B73">
              <w:rPr>
                <w:szCs w:val="22"/>
                <w:lang w:val="en-US"/>
              </w:rPr>
              <w:t>Req</w:t>
            </w:r>
            <w:r w:rsidR="00512B7E" w:rsidRPr="00F61B73">
              <w:rPr>
                <w:szCs w:val="22"/>
                <w:lang w:val="en-US"/>
              </w:rPr>
              <w:t>Guid</w:t>
            </w:r>
          </w:p>
        </w:tc>
        <w:tc>
          <w:tcPr>
            <w:tcW w:w="453" w:type="pct"/>
          </w:tcPr>
          <w:p w14:paraId="7F1DBB81" w14:textId="77777777" w:rsidR="00512B7E" w:rsidRPr="00F61B73" w:rsidRDefault="00512B7E" w:rsidP="00AD2897">
            <w:pPr>
              <w:pStyle w:val="GOSTTablenorm"/>
              <w:rPr>
                <w:szCs w:val="22"/>
              </w:rPr>
            </w:pPr>
            <w:r w:rsidRPr="00F61B73">
              <w:rPr>
                <w:szCs w:val="22"/>
                <w:lang w:val="en-US"/>
              </w:rPr>
              <w:t>GUID</w:t>
            </w:r>
          </w:p>
        </w:tc>
        <w:tc>
          <w:tcPr>
            <w:tcW w:w="274" w:type="pct"/>
          </w:tcPr>
          <w:p w14:paraId="32AF43D8" w14:textId="77777777" w:rsidR="00512B7E" w:rsidRPr="00F61B73" w:rsidRDefault="00512B7E" w:rsidP="00AD2897">
            <w:pPr>
              <w:pStyle w:val="GOSTTablenorm"/>
              <w:rPr>
                <w:szCs w:val="22"/>
              </w:rPr>
            </w:pPr>
            <w:r w:rsidRPr="00F61B73">
              <w:rPr>
                <w:szCs w:val="22"/>
              </w:rPr>
              <w:t>Да</w:t>
            </w:r>
          </w:p>
        </w:tc>
        <w:tc>
          <w:tcPr>
            <w:tcW w:w="445" w:type="pct"/>
          </w:tcPr>
          <w:p w14:paraId="08CA723D" w14:textId="77777777" w:rsidR="00512B7E" w:rsidRPr="00F61B73" w:rsidRDefault="00512B7E" w:rsidP="00AD2897">
            <w:pPr>
              <w:pStyle w:val="GOSTTablenorm"/>
              <w:rPr>
                <w:szCs w:val="22"/>
                <w:lang w:val="en-US"/>
              </w:rPr>
            </w:pPr>
            <w:r w:rsidRPr="00F61B73">
              <w:rPr>
                <w:szCs w:val="22"/>
                <w:lang w:val="en-US"/>
              </w:rPr>
              <w:t>=</w:t>
            </w:r>
            <w:r w:rsidRPr="00F61B73">
              <w:rPr>
                <w:szCs w:val="22"/>
              </w:rPr>
              <w:t>36</w:t>
            </w:r>
          </w:p>
        </w:tc>
        <w:tc>
          <w:tcPr>
            <w:tcW w:w="2117" w:type="pct"/>
          </w:tcPr>
          <w:p w14:paraId="598D4D8C" w14:textId="77777777" w:rsidR="00512B7E" w:rsidRPr="00F61B73" w:rsidRDefault="00512B7E" w:rsidP="00AD2897">
            <w:pPr>
              <w:pStyle w:val="GOSTTablenorm"/>
              <w:rPr>
                <w:szCs w:val="22"/>
              </w:rPr>
            </w:pPr>
            <w:r w:rsidRPr="00F61B73">
              <w:rPr>
                <w:szCs w:val="22"/>
              </w:rPr>
              <w:t>Уникальный идентификатор запроса (с тире)</w:t>
            </w:r>
          </w:p>
        </w:tc>
      </w:tr>
      <w:tr w:rsidR="004B4497" w:rsidRPr="00F61B73" w14:paraId="0DE9978E" w14:textId="77777777" w:rsidTr="004B4497">
        <w:tc>
          <w:tcPr>
            <w:tcW w:w="941" w:type="pct"/>
          </w:tcPr>
          <w:p w14:paraId="148B3179" w14:textId="77777777" w:rsidR="00512B7E" w:rsidRPr="00F61B73" w:rsidRDefault="00512B7E" w:rsidP="00AD2897">
            <w:pPr>
              <w:pStyle w:val="GOSTTablenorm"/>
              <w:rPr>
                <w:szCs w:val="22"/>
                <w:lang w:val="en-US"/>
              </w:rPr>
            </w:pPr>
            <w:r w:rsidRPr="00F61B73">
              <w:rPr>
                <w:szCs w:val="22"/>
              </w:rPr>
              <w:t>Глобальный идентификатор документа</w:t>
            </w:r>
          </w:p>
        </w:tc>
        <w:tc>
          <w:tcPr>
            <w:tcW w:w="770" w:type="pct"/>
          </w:tcPr>
          <w:p w14:paraId="3AF5AC06" w14:textId="77777777" w:rsidR="00512B7E" w:rsidRPr="00F61B73" w:rsidRDefault="00512B7E" w:rsidP="00AD2897">
            <w:pPr>
              <w:pStyle w:val="GOSTTablenorm"/>
              <w:rPr>
                <w:szCs w:val="22"/>
                <w:lang w:val="en-US"/>
              </w:rPr>
            </w:pPr>
            <w:r w:rsidRPr="00F61B73">
              <w:rPr>
                <w:szCs w:val="22"/>
                <w:lang w:val="en-US"/>
              </w:rPr>
              <w:t>DocGuid</w:t>
            </w:r>
          </w:p>
        </w:tc>
        <w:tc>
          <w:tcPr>
            <w:tcW w:w="453" w:type="pct"/>
          </w:tcPr>
          <w:p w14:paraId="7DD53D70" w14:textId="77777777" w:rsidR="00512B7E" w:rsidRPr="00F61B73" w:rsidRDefault="00512B7E" w:rsidP="00AD2897">
            <w:pPr>
              <w:pStyle w:val="GOSTTablenorm"/>
              <w:rPr>
                <w:szCs w:val="22"/>
              </w:rPr>
            </w:pPr>
            <w:r w:rsidRPr="00F61B73">
              <w:rPr>
                <w:szCs w:val="22"/>
                <w:lang w:val="en-US"/>
              </w:rPr>
              <w:t>GUID</w:t>
            </w:r>
          </w:p>
        </w:tc>
        <w:tc>
          <w:tcPr>
            <w:tcW w:w="274" w:type="pct"/>
          </w:tcPr>
          <w:p w14:paraId="78A2FB07" w14:textId="77777777" w:rsidR="00512B7E" w:rsidRPr="00F61B73" w:rsidRDefault="00512B7E" w:rsidP="00AD2897">
            <w:pPr>
              <w:pStyle w:val="GOSTTablenorm"/>
              <w:rPr>
                <w:szCs w:val="22"/>
              </w:rPr>
            </w:pPr>
            <w:r w:rsidRPr="00F61B73">
              <w:rPr>
                <w:szCs w:val="22"/>
              </w:rPr>
              <w:t>Нет</w:t>
            </w:r>
          </w:p>
        </w:tc>
        <w:tc>
          <w:tcPr>
            <w:tcW w:w="445" w:type="pct"/>
          </w:tcPr>
          <w:p w14:paraId="1F8539CD" w14:textId="77777777" w:rsidR="00512B7E" w:rsidRPr="00F61B73" w:rsidRDefault="00512B7E" w:rsidP="00AD2897">
            <w:pPr>
              <w:pStyle w:val="GOSTTablenorm"/>
              <w:rPr>
                <w:szCs w:val="22"/>
              </w:rPr>
            </w:pPr>
            <w:r w:rsidRPr="00F61B73">
              <w:rPr>
                <w:szCs w:val="22"/>
                <w:lang w:val="en-US"/>
              </w:rPr>
              <w:t>=</w:t>
            </w:r>
            <w:r w:rsidRPr="00F61B73">
              <w:rPr>
                <w:szCs w:val="22"/>
              </w:rPr>
              <w:t>36</w:t>
            </w:r>
          </w:p>
        </w:tc>
        <w:tc>
          <w:tcPr>
            <w:tcW w:w="2117" w:type="pct"/>
          </w:tcPr>
          <w:p w14:paraId="5507237F" w14:textId="36E5340E" w:rsidR="00512B7E" w:rsidRPr="00F61B73" w:rsidRDefault="00512B7E" w:rsidP="00AD2897">
            <w:pPr>
              <w:pStyle w:val="GOSTTablenorm"/>
              <w:rPr>
                <w:szCs w:val="22"/>
              </w:rPr>
            </w:pPr>
            <w:r w:rsidRPr="00F61B73">
              <w:rPr>
                <w:szCs w:val="22"/>
              </w:rPr>
              <w:t>Уникальный идентификатор документа/отчета/виджета (с тире), инициировавшего запрос</w:t>
            </w:r>
          </w:p>
        </w:tc>
      </w:tr>
      <w:tr w:rsidR="004B4497" w:rsidRPr="00F61B73" w14:paraId="09250A61" w14:textId="77777777" w:rsidTr="004B4497">
        <w:tc>
          <w:tcPr>
            <w:tcW w:w="941" w:type="pct"/>
          </w:tcPr>
          <w:p w14:paraId="5567E2F3" w14:textId="77777777" w:rsidR="00512B7E" w:rsidRPr="00F61B73" w:rsidRDefault="00512B7E" w:rsidP="00AD2897">
            <w:pPr>
              <w:pStyle w:val="GOSTTablenorm"/>
              <w:rPr>
                <w:szCs w:val="22"/>
              </w:rPr>
            </w:pPr>
            <w:r w:rsidRPr="00F61B73">
              <w:rPr>
                <w:szCs w:val="22"/>
              </w:rPr>
              <w:t>Тип запроса</w:t>
            </w:r>
          </w:p>
        </w:tc>
        <w:tc>
          <w:tcPr>
            <w:tcW w:w="770" w:type="pct"/>
          </w:tcPr>
          <w:p w14:paraId="0D7A5F3E" w14:textId="77777777" w:rsidR="00512B7E" w:rsidRPr="00F61B73" w:rsidRDefault="00512B7E" w:rsidP="00AD2897">
            <w:pPr>
              <w:pStyle w:val="GOSTTablenorm"/>
              <w:rPr>
                <w:szCs w:val="22"/>
                <w:lang w:val="en-US"/>
              </w:rPr>
            </w:pPr>
            <w:r w:rsidRPr="00F61B73">
              <w:rPr>
                <w:szCs w:val="22"/>
                <w:lang w:val="en-US"/>
              </w:rPr>
              <w:t>RequestType</w:t>
            </w:r>
          </w:p>
        </w:tc>
        <w:tc>
          <w:tcPr>
            <w:tcW w:w="453" w:type="pct"/>
          </w:tcPr>
          <w:p w14:paraId="2AA494A2" w14:textId="77777777" w:rsidR="00512B7E" w:rsidRPr="00F61B73" w:rsidRDefault="00512B7E" w:rsidP="00AD2897">
            <w:pPr>
              <w:pStyle w:val="GOSTTablenorm"/>
              <w:rPr>
                <w:szCs w:val="22"/>
              </w:rPr>
            </w:pPr>
            <w:r w:rsidRPr="00F61B73">
              <w:rPr>
                <w:szCs w:val="22"/>
              </w:rPr>
              <w:t>Строка</w:t>
            </w:r>
          </w:p>
        </w:tc>
        <w:tc>
          <w:tcPr>
            <w:tcW w:w="274" w:type="pct"/>
          </w:tcPr>
          <w:p w14:paraId="06E6CCCB" w14:textId="77777777" w:rsidR="00512B7E" w:rsidRPr="00F61B73" w:rsidRDefault="00512B7E" w:rsidP="00AD2897">
            <w:pPr>
              <w:pStyle w:val="GOSTTablenorm"/>
              <w:rPr>
                <w:szCs w:val="22"/>
              </w:rPr>
            </w:pPr>
            <w:r w:rsidRPr="00F61B73">
              <w:rPr>
                <w:szCs w:val="22"/>
              </w:rPr>
              <w:t>Да</w:t>
            </w:r>
          </w:p>
        </w:tc>
        <w:tc>
          <w:tcPr>
            <w:tcW w:w="445" w:type="pct"/>
          </w:tcPr>
          <w:p w14:paraId="5F4B353A" w14:textId="43C71CC2" w:rsidR="00512B7E" w:rsidRPr="00F61B73" w:rsidRDefault="00512B7E">
            <w:pPr>
              <w:pStyle w:val="GOSTTablenorm"/>
              <w:rPr>
                <w:szCs w:val="22"/>
                <w:lang w:val="en-US"/>
              </w:rPr>
            </w:pPr>
            <w:r w:rsidRPr="00F61B73">
              <w:rPr>
                <w:szCs w:val="22"/>
              </w:rPr>
              <w:t>&lt;=</w:t>
            </w:r>
            <w:del w:id="4284" w:author="Сатлер Марина Викторовна" w:date="2024-10-31T11:32:00Z">
              <w:r w:rsidRPr="00F61B73" w:rsidDel="00AA6E06">
                <w:rPr>
                  <w:szCs w:val="22"/>
                  <w:lang w:val="en-US"/>
                </w:rPr>
                <w:delText>10</w:delText>
              </w:r>
            </w:del>
            <w:ins w:id="4285" w:author="Сатлер Марина Викторовна" w:date="2024-10-31T11:32:00Z">
              <w:r w:rsidR="00AA6E06">
                <w:rPr>
                  <w:szCs w:val="22"/>
                </w:rPr>
                <w:t>5</w:t>
              </w:r>
              <w:r w:rsidR="00AA6E06" w:rsidRPr="00F61B73">
                <w:rPr>
                  <w:szCs w:val="22"/>
                  <w:lang w:val="en-US"/>
                </w:rPr>
                <w:t>0</w:t>
              </w:r>
            </w:ins>
          </w:p>
        </w:tc>
        <w:tc>
          <w:tcPr>
            <w:tcW w:w="2117" w:type="pct"/>
          </w:tcPr>
          <w:p w14:paraId="6345D5B9" w14:textId="77777777" w:rsidR="00512B7E" w:rsidRPr="00F61B73" w:rsidRDefault="00512B7E" w:rsidP="00AD2897">
            <w:pPr>
              <w:pStyle w:val="GOSTTablenorm"/>
              <w:rPr>
                <w:szCs w:val="22"/>
              </w:rPr>
            </w:pPr>
            <w:r w:rsidRPr="00F61B73">
              <w:rPr>
                <w:szCs w:val="22"/>
              </w:rPr>
              <w:t>Передается значение «FSG»</w:t>
            </w:r>
          </w:p>
        </w:tc>
      </w:tr>
      <w:tr w:rsidR="00512B7E" w:rsidRPr="00F61B73" w14:paraId="7AF049B6" w14:textId="77777777" w:rsidTr="004B4497">
        <w:tc>
          <w:tcPr>
            <w:tcW w:w="5000" w:type="pct"/>
            <w:gridSpan w:val="6"/>
          </w:tcPr>
          <w:p w14:paraId="6D0BDB7D" w14:textId="7042CF98" w:rsidR="00512B7E" w:rsidRPr="00F61B73" w:rsidRDefault="00512B7E" w:rsidP="002F6952">
            <w:pPr>
              <w:pStyle w:val="GOSTTableHead"/>
              <w:rPr>
                <w:szCs w:val="22"/>
              </w:rPr>
            </w:pPr>
            <w:r w:rsidRPr="00F61B73">
              <w:rPr>
                <w:szCs w:val="22"/>
              </w:rPr>
              <w:t>Перечень параметров запроса (</w:t>
            </w:r>
            <w:r w:rsidR="00F72BB8" w:rsidRPr="00F61B73">
              <w:rPr>
                <w:szCs w:val="22"/>
                <w:lang w:val="en-US"/>
              </w:rPr>
              <w:t>document</w:t>
            </w:r>
            <w:r w:rsidRPr="00F61B73">
              <w:rPr>
                <w:szCs w:val="22"/>
              </w:rPr>
              <w:t>)</w:t>
            </w:r>
          </w:p>
        </w:tc>
      </w:tr>
      <w:tr w:rsidR="004B4497" w:rsidRPr="00DC74E8" w14:paraId="4A6E41C5" w14:textId="77777777" w:rsidTr="004B4497">
        <w:tc>
          <w:tcPr>
            <w:tcW w:w="941" w:type="pct"/>
          </w:tcPr>
          <w:p w14:paraId="2A625D0E" w14:textId="14D1BBA1" w:rsidR="00335213" w:rsidRPr="00DC74E8" w:rsidRDefault="00335213" w:rsidP="00AD2897">
            <w:pPr>
              <w:pStyle w:val="GOSTTablenorm"/>
            </w:pPr>
            <w:r w:rsidRPr="00DC74E8">
              <w:t>Режим формирования</w:t>
            </w:r>
          </w:p>
        </w:tc>
        <w:tc>
          <w:tcPr>
            <w:tcW w:w="770" w:type="pct"/>
          </w:tcPr>
          <w:p w14:paraId="1A989C3C" w14:textId="48BB527A" w:rsidR="00335213" w:rsidRPr="00DC74E8" w:rsidRDefault="00335213" w:rsidP="00AD2897">
            <w:pPr>
              <w:pStyle w:val="GOSTTablenorm"/>
              <w:rPr>
                <w:lang w:val="en-US"/>
              </w:rPr>
            </w:pPr>
            <w:r w:rsidRPr="00DC74E8">
              <w:rPr>
                <w:lang w:val="en-US"/>
              </w:rPr>
              <w:t>Mode</w:t>
            </w:r>
          </w:p>
        </w:tc>
        <w:tc>
          <w:tcPr>
            <w:tcW w:w="453" w:type="pct"/>
          </w:tcPr>
          <w:p w14:paraId="6BAE5B79" w14:textId="6CE44F91" w:rsidR="00335213" w:rsidRPr="00DC74E8" w:rsidRDefault="00335213" w:rsidP="00AD2897">
            <w:pPr>
              <w:pStyle w:val="GOSTTablenorm"/>
            </w:pPr>
            <w:r w:rsidRPr="00DC74E8">
              <w:t>Число</w:t>
            </w:r>
          </w:p>
        </w:tc>
        <w:tc>
          <w:tcPr>
            <w:tcW w:w="274" w:type="pct"/>
          </w:tcPr>
          <w:p w14:paraId="1AF81B35" w14:textId="61A78E0F" w:rsidR="00335213" w:rsidRPr="00DC74E8" w:rsidRDefault="00335213" w:rsidP="00AD2897">
            <w:pPr>
              <w:pStyle w:val="GOSTTablenorm"/>
            </w:pPr>
            <w:r w:rsidRPr="00DC74E8">
              <w:t>Да</w:t>
            </w:r>
          </w:p>
        </w:tc>
        <w:tc>
          <w:tcPr>
            <w:tcW w:w="445" w:type="pct"/>
          </w:tcPr>
          <w:p w14:paraId="3B38899C" w14:textId="55C76B86" w:rsidR="00335213" w:rsidRPr="00DC74E8" w:rsidRDefault="00335213" w:rsidP="00AD2897">
            <w:pPr>
              <w:pStyle w:val="GOSTTablenorm"/>
              <w:rPr>
                <w:lang w:val="en-US"/>
              </w:rPr>
            </w:pPr>
            <w:r w:rsidRPr="00DC74E8">
              <w:rPr>
                <w:lang w:val="en-US"/>
              </w:rPr>
              <w:t>=1</w:t>
            </w:r>
          </w:p>
        </w:tc>
        <w:tc>
          <w:tcPr>
            <w:tcW w:w="2117" w:type="pct"/>
          </w:tcPr>
          <w:p w14:paraId="6C9FCFB2" w14:textId="77777777" w:rsidR="00335213" w:rsidRPr="00DC74E8" w:rsidRDefault="00335213" w:rsidP="00AD2897">
            <w:pPr>
              <w:pStyle w:val="GOSTTablenorm"/>
            </w:pPr>
            <w:r w:rsidRPr="00DC74E8">
              <w:t>Режим формирования запроса, возможные значения:</w:t>
            </w:r>
          </w:p>
          <w:p w14:paraId="651A4831" w14:textId="203C8A28" w:rsidR="00335213" w:rsidRPr="00DC74E8" w:rsidRDefault="00AD2897" w:rsidP="00AD2897">
            <w:pPr>
              <w:pStyle w:val="GOSTTableListMark1"/>
            </w:pPr>
            <w:r>
              <w:t>«</w:t>
            </w:r>
            <w:r w:rsidR="109D8E8A">
              <w:t>0</w:t>
            </w:r>
            <w:r>
              <w:t>»</w:t>
            </w:r>
            <w:r w:rsidR="109D8E8A">
              <w:t xml:space="preserve"> – по счетам учета, ответ формируется на основании данных о счетах</w:t>
            </w:r>
            <w:r w:rsidR="000B191F">
              <w:t>/комбинациях аналитических признаков, участвующих в расчете балансов</w:t>
            </w:r>
            <w:r w:rsidR="109D8E8A">
              <w:t>;</w:t>
            </w:r>
          </w:p>
          <w:p w14:paraId="0303F8D9" w14:textId="267B7E4C" w:rsidR="00335213" w:rsidRPr="00DC74E8" w:rsidRDefault="00AD2897" w:rsidP="00AD2897">
            <w:pPr>
              <w:pStyle w:val="GOSTTableListMark1"/>
            </w:pPr>
            <w:r>
              <w:t>«</w:t>
            </w:r>
            <w:r w:rsidR="109D8E8A">
              <w:t>1</w:t>
            </w:r>
            <w:r>
              <w:t>»</w:t>
            </w:r>
            <w:r w:rsidR="109D8E8A">
              <w:t xml:space="preserve"> – по комбинациям аналитических признаков, ответ формируется на основании данных о записях учета</w:t>
            </w:r>
            <w:r w:rsidR="000B191F">
              <w:t xml:space="preserve">, </w:t>
            </w:r>
            <w:r w:rsidR="00135BCC">
              <w:t>включающи</w:t>
            </w:r>
            <w:r w:rsidR="00A77819">
              <w:t>х</w:t>
            </w:r>
            <w:r w:rsidR="00135BCC">
              <w:t xml:space="preserve"> информацию</w:t>
            </w:r>
            <w:r w:rsidR="000B191F">
              <w:t xml:space="preserve"> </w:t>
            </w:r>
            <w:r w:rsidR="00135BCC">
              <w:t>п</w:t>
            </w:r>
            <w:r w:rsidR="000B191F">
              <w:t>о все</w:t>
            </w:r>
            <w:r w:rsidR="00135BCC">
              <w:t>м</w:t>
            </w:r>
            <w:r w:rsidR="000B191F">
              <w:t xml:space="preserve"> зарегистрированны</w:t>
            </w:r>
            <w:r w:rsidR="00135BCC">
              <w:t>м</w:t>
            </w:r>
            <w:r w:rsidR="000B191F">
              <w:t xml:space="preserve"> в </w:t>
            </w:r>
            <w:r w:rsidR="000B191F">
              <w:rPr>
                <w:lang w:val="en-US"/>
              </w:rPr>
              <w:t>SVAP</w:t>
            </w:r>
            <w:r w:rsidR="000B191F" w:rsidRPr="000B191F">
              <w:t xml:space="preserve"> </w:t>
            </w:r>
            <w:r w:rsidR="00135BCC">
              <w:t>аналитическим</w:t>
            </w:r>
            <w:r w:rsidR="000B191F">
              <w:t xml:space="preserve"> признака</w:t>
            </w:r>
            <w:r w:rsidR="00135BCC">
              <w:t>м</w:t>
            </w:r>
          </w:p>
        </w:tc>
      </w:tr>
      <w:tr w:rsidR="004B4497" w:rsidRPr="00B9499D" w14:paraId="0006262E" w14:textId="77777777" w:rsidTr="004B4497">
        <w:tc>
          <w:tcPr>
            <w:tcW w:w="941" w:type="pct"/>
          </w:tcPr>
          <w:p w14:paraId="2B4BFFD5" w14:textId="4C94DD91" w:rsidR="00B67C5B" w:rsidRPr="005C6BDA" w:rsidRDefault="00B67C5B" w:rsidP="00AD2897">
            <w:pPr>
              <w:pStyle w:val="GOSTTablenorm"/>
            </w:pPr>
            <w:r w:rsidRPr="00B9499D">
              <w:t>Признак передачи остатков на начало периода</w:t>
            </w:r>
          </w:p>
        </w:tc>
        <w:tc>
          <w:tcPr>
            <w:tcW w:w="770" w:type="pct"/>
          </w:tcPr>
          <w:p w14:paraId="1DA25F27" w14:textId="77777777" w:rsidR="00B67C5B" w:rsidRPr="0087398E" w:rsidRDefault="00B67C5B" w:rsidP="00AD2897">
            <w:pPr>
              <w:pStyle w:val="GOSTTablenorm"/>
              <w:rPr>
                <w:lang w:val="en-US"/>
              </w:rPr>
            </w:pPr>
            <w:r>
              <w:rPr>
                <w:lang w:val="en-US"/>
              </w:rPr>
              <w:t>BeginBalance</w:t>
            </w:r>
          </w:p>
        </w:tc>
        <w:tc>
          <w:tcPr>
            <w:tcW w:w="453" w:type="pct"/>
          </w:tcPr>
          <w:p w14:paraId="79292DA9" w14:textId="77777777" w:rsidR="00B67C5B" w:rsidRPr="00B9499D" w:rsidRDefault="00B67C5B" w:rsidP="00AD2897">
            <w:pPr>
              <w:pStyle w:val="GOSTTablenorm"/>
            </w:pPr>
            <w:r w:rsidRPr="109D8E8A">
              <w:t>Число</w:t>
            </w:r>
          </w:p>
        </w:tc>
        <w:tc>
          <w:tcPr>
            <w:tcW w:w="274" w:type="pct"/>
          </w:tcPr>
          <w:p w14:paraId="3BC9AC13" w14:textId="77777777" w:rsidR="00B67C5B" w:rsidRPr="00B9499D" w:rsidRDefault="00B67C5B" w:rsidP="00AD2897">
            <w:pPr>
              <w:pStyle w:val="GOSTTablenorm"/>
            </w:pPr>
            <w:r w:rsidRPr="00B9499D">
              <w:t>Да</w:t>
            </w:r>
          </w:p>
        </w:tc>
        <w:tc>
          <w:tcPr>
            <w:tcW w:w="445" w:type="pct"/>
          </w:tcPr>
          <w:p w14:paraId="42DB1C29" w14:textId="77777777" w:rsidR="00B67C5B" w:rsidRPr="00B9499D" w:rsidRDefault="00B67C5B" w:rsidP="00AD2897">
            <w:pPr>
              <w:pStyle w:val="GOSTTablenorm"/>
            </w:pPr>
            <w:r w:rsidRPr="00B9499D">
              <w:t>=</w:t>
            </w:r>
            <w:r w:rsidRPr="00B9499D">
              <w:rPr>
                <w:lang w:val="en-US"/>
              </w:rPr>
              <w:t>1</w:t>
            </w:r>
          </w:p>
        </w:tc>
        <w:tc>
          <w:tcPr>
            <w:tcW w:w="2117" w:type="pct"/>
          </w:tcPr>
          <w:p w14:paraId="6AD420C4" w14:textId="77777777" w:rsidR="00B67C5B" w:rsidRPr="00B9499D" w:rsidRDefault="00B67C5B" w:rsidP="00CD3775">
            <w:pPr>
              <w:ind w:firstLine="30"/>
              <w:rPr>
                <w:sz w:val="22"/>
                <w:szCs w:val="22"/>
              </w:rPr>
            </w:pPr>
            <w:r w:rsidRPr="00B9499D">
              <w:rPr>
                <w:sz w:val="22"/>
                <w:szCs w:val="22"/>
              </w:rPr>
              <w:t>Возможные значения:</w:t>
            </w:r>
          </w:p>
          <w:p w14:paraId="66F9F12B" w14:textId="075A4467" w:rsidR="00B67C5B" w:rsidRPr="00B9499D" w:rsidRDefault="00AD2897" w:rsidP="00AD2897">
            <w:pPr>
              <w:pStyle w:val="GOSTTableListMark1"/>
            </w:pPr>
            <w:r>
              <w:t>«</w:t>
            </w:r>
            <w:r w:rsidR="00B67C5B" w:rsidRPr="33249EA7">
              <w:t>0</w:t>
            </w:r>
            <w:r>
              <w:t>»</w:t>
            </w:r>
            <w:r w:rsidR="00B67C5B" w:rsidRPr="33249EA7">
              <w:t xml:space="preserve"> – не передавать суммы остатков на начало отчетного периода (в ответе возвращаются только суммы оборотов за отчетный период и суммы остатков на конец отчетного периода);</w:t>
            </w:r>
          </w:p>
          <w:p w14:paraId="1DA5E31A" w14:textId="0CB8AB44" w:rsidR="00B67C5B" w:rsidRPr="00B9499D" w:rsidRDefault="00AD2897" w:rsidP="00AD2897">
            <w:pPr>
              <w:pStyle w:val="GOSTTableListMark1"/>
            </w:pPr>
            <w:r>
              <w:t>«</w:t>
            </w:r>
            <w:r w:rsidR="00B67C5B" w:rsidRPr="33249EA7">
              <w:t>1</w:t>
            </w:r>
            <w:r>
              <w:t>»</w:t>
            </w:r>
            <w:r w:rsidR="00B67C5B" w:rsidRPr="33249EA7">
              <w:t xml:space="preserve"> – передавать суммы остатков на начало отчетного периода (в ответе возвращаются суммы остатков на начало отчетного периода, суммы оборотов за период и суммы остатков на конец отчетного периода)</w:t>
            </w:r>
          </w:p>
        </w:tc>
      </w:tr>
      <w:tr w:rsidR="004B4497" w:rsidRPr="00B9499D" w14:paraId="0A1A032D" w14:textId="77777777" w:rsidTr="004B4497">
        <w:tc>
          <w:tcPr>
            <w:tcW w:w="941" w:type="pct"/>
          </w:tcPr>
          <w:p w14:paraId="230D5856" w14:textId="77777777" w:rsidR="00B67C5B" w:rsidRPr="00B9499D" w:rsidRDefault="00B67C5B" w:rsidP="00AD2897">
            <w:pPr>
              <w:pStyle w:val="GOSTTablenorm"/>
            </w:pPr>
            <w:r w:rsidRPr="00B9499D">
              <w:t>Расчет по дате ввода в действие</w:t>
            </w:r>
          </w:p>
        </w:tc>
        <w:tc>
          <w:tcPr>
            <w:tcW w:w="770" w:type="pct"/>
          </w:tcPr>
          <w:p w14:paraId="5202B2FC" w14:textId="77777777" w:rsidR="00B67C5B" w:rsidRPr="00B9499D" w:rsidRDefault="00B67C5B" w:rsidP="00AD2897">
            <w:pPr>
              <w:pStyle w:val="GOSTTablenorm"/>
              <w:rPr>
                <w:lang w:val="en-US"/>
              </w:rPr>
            </w:pPr>
            <w:r w:rsidRPr="00B9499D">
              <w:rPr>
                <w:lang w:val="en-US"/>
              </w:rPr>
              <w:t>DateMode</w:t>
            </w:r>
          </w:p>
        </w:tc>
        <w:tc>
          <w:tcPr>
            <w:tcW w:w="453" w:type="pct"/>
          </w:tcPr>
          <w:p w14:paraId="4C993BEC" w14:textId="77777777" w:rsidR="00B67C5B" w:rsidRPr="00B9499D" w:rsidRDefault="00B67C5B" w:rsidP="00AD2897">
            <w:pPr>
              <w:pStyle w:val="GOSTTablenorm"/>
            </w:pPr>
            <w:r w:rsidRPr="109D8E8A">
              <w:t>Число</w:t>
            </w:r>
          </w:p>
        </w:tc>
        <w:tc>
          <w:tcPr>
            <w:tcW w:w="274" w:type="pct"/>
          </w:tcPr>
          <w:p w14:paraId="2D9CA66D" w14:textId="77777777" w:rsidR="00B67C5B" w:rsidRPr="005C6BDA" w:rsidRDefault="00B67C5B" w:rsidP="00AD2897">
            <w:pPr>
              <w:pStyle w:val="GOSTTablenorm"/>
            </w:pPr>
            <w:r w:rsidRPr="00B9499D">
              <w:t>Да</w:t>
            </w:r>
          </w:p>
        </w:tc>
        <w:tc>
          <w:tcPr>
            <w:tcW w:w="445" w:type="pct"/>
          </w:tcPr>
          <w:p w14:paraId="6DA96755" w14:textId="77777777" w:rsidR="00B67C5B" w:rsidRPr="00B9499D" w:rsidRDefault="00B67C5B" w:rsidP="00AD2897">
            <w:pPr>
              <w:pStyle w:val="GOSTTablenorm"/>
            </w:pPr>
            <w:r w:rsidRPr="00B9499D">
              <w:t>=</w:t>
            </w:r>
            <w:r w:rsidRPr="00B9499D">
              <w:rPr>
                <w:lang w:val="en-US"/>
              </w:rPr>
              <w:t>1</w:t>
            </w:r>
          </w:p>
        </w:tc>
        <w:tc>
          <w:tcPr>
            <w:tcW w:w="2117" w:type="pct"/>
          </w:tcPr>
          <w:p w14:paraId="16EE0983" w14:textId="77777777" w:rsidR="00B67C5B" w:rsidRPr="00B9499D" w:rsidRDefault="00B67C5B" w:rsidP="00CD3775">
            <w:pPr>
              <w:ind w:firstLine="30"/>
              <w:rPr>
                <w:sz w:val="22"/>
                <w:szCs w:val="22"/>
              </w:rPr>
            </w:pPr>
            <w:r w:rsidRPr="00B9499D">
              <w:rPr>
                <w:sz w:val="22"/>
                <w:szCs w:val="22"/>
              </w:rPr>
              <w:t>Возможные значения:</w:t>
            </w:r>
          </w:p>
          <w:p w14:paraId="44EFB424" w14:textId="5454CDE8" w:rsidR="00B67C5B" w:rsidRPr="00B9499D" w:rsidRDefault="00AD2897" w:rsidP="00AD2897">
            <w:pPr>
              <w:pStyle w:val="GOSTTableListMark1"/>
            </w:pPr>
            <w:r>
              <w:t>«</w:t>
            </w:r>
            <w:r w:rsidR="00B67C5B" w:rsidRPr="36854D62">
              <w:t>1</w:t>
            </w:r>
            <w:r>
              <w:t>»</w:t>
            </w:r>
            <w:r w:rsidR="00B67C5B" w:rsidRPr="36854D62">
              <w:t xml:space="preserve"> – Рассчитывать по дате ввода в действие</w:t>
            </w:r>
            <w:r>
              <w:t>;</w:t>
            </w:r>
          </w:p>
          <w:p w14:paraId="3ADEA2D8" w14:textId="16DA6B58" w:rsidR="00B67C5B" w:rsidRPr="00B9499D" w:rsidRDefault="00AD2897" w:rsidP="00AD2897">
            <w:pPr>
              <w:pStyle w:val="GOSTTableListMark1"/>
            </w:pPr>
            <w:r>
              <w:t>«</w:t>
            </w:r>
            <w:r w:rsidR="00B67C5B" w:rsidRPr="36854D62">
              <w:t>0</w:t>
            </w:r>
            <w:r>
              <w:t>»</w:t>
            </w:r>
            <w:r w:rsidR="00B67C5B" w:rsidRPr="36854D62">
              <w:t xml:space="preserve"> – Рассчитывать по дате отражения операции в учете</w:t>
            </w:r>
          </w:p>
        </w:tc>
      </w:tr>
      <w:tr w:rsidR="004B4497" w:rsidRPr="00B9499D" w14:paraId="4F8C7EA3" w14:textId="77777777" w:rsidTr="004B4497">
        <w:tc>
          <w:tcPr>
            <w:tcW w:w="941" w:type="pct"/>
          </w:tcPr>
          <w:p w14:paraId="6F48BC55" w14:textId="77777777" w:rsidR="00512B7E" w:rsidRPr="00F61B73" w:rsidRDefault="00512B7E" w:rsidP="00AD2897">
            <w:pPr>
              <w:pStyle w:val="GOSTTablenorm"/>
            </w:pPr>
            <w:r w:rsidRPr="00F61B73">
              <w:lastRenderedPageBreak/>
              <w:t>Книга учета</w:t>
            </w:r>
          </w:p>
        </w:tc>
        <w:tc>
          <w:tcPr>
            <w:tcW w:w="770" w:type="pct"/>
          </w:tcPr>
          <w:p w14:paraId="546DF466" w14:textId="77777777" w:rsidR="00512B7E" w:rsidRPr="00F61B73" w:rsidRDefault="00512B7E" w:rsidP="00AD2897">
            <w:pPr>
              <w:pStyle w:val="GOSTTablenorm"/>
              <w:rPr>
                <w:lang w:val="en-US"/>
              </w:rPr>
            </w:pPr>
            <w:r w:rsidRPr="00F61B73">
              <w:rPr>
                <w:lang w:val="en-US"/>
              </w:rPr>
              <w:t>Book</w:t>
            </w:r>
          </w:p>
        </w:tc>
        <w:tc>
          <w:tcPr>
            <w:tcW w:w="453" w:type="pct"/>
          </w:tcPr>
          <w:p w14:paraId="1945E013" w14:textId="77777777" w:rsidR="00512B7E" w:rsidRPr="00F61B73" w:rsidRDefault="00512B7E" w:rsidP="00AD2897">
            <w:pPr>
              <w:pStyle w:val="GOSTTablenorm"/>
            </w:pPr>
            <w:r w:rsidRPr="00F61B73">
              <w:t>Строка</w:t>
            </w:r>
          </w:p>
        </w:tc>
        <w:tc>
          <w:tcPr>
            <w:tcW w:w="274" w:type="pct"/>
          </w:tcPr>
          <w:p w14:paraId="28B1E569" w14:textId="77777777" w:rsidR="00512B7E" w:rsidRPr="00F61B73" w:rsidRDefault="00512B7E" w:rsidP="00AD2897">
            <w:pPr>
              <w:pStyle w:val="GOSTTablenorm"/>
            </w:pPr>
            <w:r w:rsidRPr="00F61B73">
              <w:t>Да</w:t>
            </w:r>
          </w:p>
        </w:tc>
        <w:tc>
          <w:tcPr>
            <w:tcW w:w="445" w:type="pct"/>
          </w:tcPr>
          <w:p w14:paraId="4BBAC2F0" w14:textId="06DD6FD7" w:rsidR="00512B7E" w:rsidRPr="0087398E" w:rsidRDefault="00192DB1" w:rsidP="00AD2897">
            <w:pPr>
              <w:pStyle w:val="GOSTTablenorm"/>
              <w:rPr>
                <w:lang w:val="en-US"/>
              </w:rPr>
            </w:pPr>
            <w:r>
              <w:rPr>
                <w:lang w:val="en-US"/>
              </w:rPr>
              <w:t>&lt;=100</w:t>
            </w:r>
          </w:p>
        </w:tc>
        <w:tc>
          <w:tcPr>
            <w:tcW w:w="2117" w:type="pct"/>
          </w:tcPr>
          <w:p w14:paraId="56D54A34" w14:textId="4EC73A50" w:rsidR="00512B7E" w:rsidRPr="00B9499D" w:rsidRDefault="109D8E8A" w:rsidP="00AD2897">
            <w:pPr>
              <w:pStyle w:val="GOSTTablenorm"/>
            </w:pPr>
            <w:r>
              <w:t>Системное</w:t>
            </w:r>
            <w:r w:rsidDel="009A087C">
              <w:t xml:space="preserve"> </w:t>
            </w:r>
            <w:r w:rsidR="009A087C">
              <w:t xml:space="preserve">наименование </w:t>
            </w:r>
            <w:r>
              <w:t xml:space="preserve">книги учета, по счетам которой осуществляется запрос данных, в соответствии со справочником «Книги учета» в </w:t>
            </w:r>
            <w:r w:rsidRPr="109D8E8A">
              <w:rPr>
                <w:lang w:val="en-US"/>
              </w:rPr>
              <w:t>SVAP</w:t>
            </w:r>
          </w:p>
        </w:tc>
      </w:tr>
      <w:tr w:rsidR="004B4497" w:rsidRPr="00B9499D" w14:paraId="3BEB55DD" w14:textId="77777777" w:rsidTr="004B4497">
        <w:tc>
          <w:tcPr>
            <w:tcW w:w="941" w:type="pct"/>
          </w:tcPr>
          <w:p w14:paraId="5BE31392" w14:textId="4037359E" w:rsidR="00512B7E" w:rsidRPr="00B9499D" w:rsidRDefault="0097042F" w:rsidP="00AD2897">
            <w:pPr>
              <w:pStyle w:val="GOSTTablenorm"/>
              <w:rPr>
                <w:szCs w:val="22"/>
              </w:rPr>
            </w:pPr>
            <w:r w:rsidRPr="00B9499D">
              <w:rPr>
                <w:szCs w:val="22"/>
              </w:rPr>
              <w:t>Д</w:t>
            </w:r>
            <w:r w:rsidR="00512B7E" w:rsidRPr="00B9499D">
              <w:rPr>
                <w:szCs w:val="22"/>
              </w:rPr>
              <w:t>ата начала периода</w:t>
            </w:r>
          </w:p>
        </w:tc>
        <w:tc>
          <w:tcPr>
            <w:tcW w:w="770" w:type="pct"/>
          </w:tcPr>
          <w:p w14:paraId="3172B882" w14:textId="77777777" w:rsidR="00512B7E" w:rsidRPr="00B9499D" w:rsidRDefault="00512B7E" w:rsidP="00AD2897">
            <w:pPr>
              <w:pStyle w:val="GOSTTablenorm"/>
              <w:rPr>
                <w:szCs w:val="22"/>
                <w:lang w:val="en-US"/>
              </w:rPr>
            </w:pPr>
            <w:r w:rsidRPr="00B9499D">
              <w:rPr>
                <w:szCs w:val="22"/>
                <w:lang w:val="en-US"/>
              </w:rPr>
              <w:t>StartRepDate</w:t>
            </w:r>
          </w:p>
        </w:tc>
        <w:tc>
          <w:tcPr>
            <w:tcW w:w="453" w:type="pct"/>
          </w:tcPr>
          <w:p w14:paraId="191D1F5B" w14:textId="77777777" w:rsidR="00512B7E" w:rsidRPr="00B9499D" w:rsidRDefault="00512B7E" w:rsidP="00AD2897">
            <w:pPr>
              <w:pStyle w:val="GOSTTablenorm"/>
              <w:rPr>
                <w:szCs w:val="22"/>
              </w:rPr>
            </w:pPr>
            <w:r w:rsidRPr="00B9499D">
              <w:rPr>
                <w:szCs w:val="22"/>
              </w:rPr>
              <w:t>Дата</w:t>
            </w:r>
          </w:p>
        </w:tc>
        <w:tc>
          <w:tcPr>
            <w:tcW w:w="274" w:type="pct"/>
          </w:tcPr>
          <w:p w14:paraId="0D48AE85" w14:textId="77777777" w:rsidR="00512B7E" w:rsidRPr="00B9499D" w:rsidRDefault="00512B7E" w:rsidP="00AD2897">
            <w:pPr>
              <w:pStyle w:val="GOSTTablenorm"/>
              <w:rPr>
                <w:szCs w:val="22"/>
              </w:rPr>
            </w:pPr>
            <w:r w:rsidRPr="00B9499D">
              <w:rPr>
                <w:szCs w:val="22"/>
              </w:rPr>
              <w:t>Да</w:t>
            </w:r>
          </w:p>
        </w:tc>
        <w:tc>
          <w:tcPr>
            <w:tcW w:w="445" w:type="pct"/>
          </w:tcPr>
          <w:p w14:paraId="385BCA3B" w14:textId="138EEB64" w:rsidR="00512B7E" w:rsidRPr="00B9499D" w:rsidRDefault="00512B7E" w:rsidP="00AD2897">
            <w:pPr>
              <w:pStyle w:val="GOSTTablenorm"/>
              <w:rPr>
                <w:szCs w:val="22"/>
              </w:rPr>
            </w:pPr>
          </w:p>
        </w:tc>
        <w:tc>
          <w:tcPr>
            <w:tcW w:w="2117" w:type="pct"/>
          </w:tcPr>
          <w:p w14:paraId="2F1DB54E" w14:textId="5512ABA7" w:rsidR="001F3335" w:rsidRPr="005C6BDA" w:rsidRDefault="0097042F" w:rsidP="00AD2897">
            <w:pPr>
              <w:pStyle w:val="GOSTTablenorm"/>
              <w:rPr>
                <w:szCs w:val="22"/>
              </w:rPr>
            </w:pPr>
            <w:r w:rsidRPr="00B9499D">
              <w:rPr>
                <w:szCs w:val="22"/>
              </w:rPr>
              <w:t>Дата начала отчетного периода</w:t>
            </w:r>
            <w:r w:rsidR="001F3335" w:rsidRPr="00B9499D">
              <w:rPr>
                <w:szCs w:val="22"/>
              </w:rPr>
              <w:t>, с которой включительно требуется отобрать данные</w:t>
            </w:r>
            <w:r w:rsidR="00AD2897">
              <w:rPr>
                <w:szCs w:val="22"/>
              </w:rPr>
              <w:t>.</w:t>
            </w:r>
          </w:p>
          <w:p w14:paraId="346A0FD4" w14:textId="2110BEF3" w:rsidR="00512B7E" w:rsidRPr="00B9499D" w:rsidRDefault="0097042F" w:rsidP="00AD2897">
            <w:pPr>
              <w:pStyle w:val="GOSTTablenorm"/>
              <w:rPr>
                <w:szCs w:val="22"/>
              </w:rPr>
            </w:pPr>
            <w:r w:rsidRPr="00B9499D">
              <w:rPr>
                <w:szCs w:val="22"/>
              </w:rPr>
              <w:t>Для формирования информации о состоянии счетов нарастающим итогом с начала года заполняется значением 1 января соответс</w:t>
            </w:r>
            <w:r w:rsidR="001F3335" w:rsidRPr="00B9499D">
              <w:rPr>
                <w:szCs w:val="22"/>
              </w:rPr>
              <w:t>т</w:t>
            </w:r>
            <w:r w:rsidRPr="00B9499D">
              <w:rPr>
                <w:szCs w:val="22"/>
              </w:rPr>
              <w:t>вующего года.</w:t>
            </w:r>
          </w:p>
          <w:p w14:paraId="48A2149F" w14:textId="77777777" w:rsidR="00512B7E" w:rsidRDefault="00512B7E" w:rsidP="00AD2897">
            <w:pPr>
              <w:pStyle w:val="GOSTTablenorm"/>
              <w:rPr>
                <w:szCs w:val="22"/>
              </w:rPr>
            </w:pPr>
            <w:r w:rsidRPr="00B9499D">
              <w:rPr>
                <w:szCs w:val="22"/>
              </w:rPr>
              <w:t>Формат YYYY-MM-DD</w:t>
            </w:r>
            <w:r w:rsidR="00DC6441">
              <w:rPr>
                <w:szCs w:val="22"/>
              </w:rPr>
              <w:t>.</w:t>
            </w:r>
          </w:p>
          <w:p w14:paraId="63EDFC0C" w14:textId="0B48D589" w:rsidR="00512B7E" w:rsidRPr="00B9499D" w:rsidRDefault="33249EA7" w:rsidP="00AD2897">
            <w:pPr>
              <w:pStyle w:val="GOSTTablenorm"/>
            </w:pPr>
            <w:r>
              <w:t>Дата начала периода и дата окончания периода должны относиться к одному финансовому году</w:t>
            </w:r>
          </w:p>
        </w:tc>
      </w:tr>
      <w:tr w:rsidR="004B4497" w:rsidRPr="00B9499D" w14:paraId="7CC6A643" w14:textId="77777777" w:rsidTr="004B4497">
        <w:tc>
          <w:tcPr>
            <w:tcW w:w="941" w:type="pct"/>
          </w:tcPr>
          <w:p w14:paraId="4E49E2A4" w14:textId="203DDCA0" w:rsidR="00512B7E" w:rsidRPr="004F4123" w:rsidRDefault="0097042F" w:rsidP="004F4123">
            <w:pPr>
              <w:pStyle w:val="GOSTTablenorm"/>
            </w:pPr>
            <w:r w:rsidRPr="004F4123">
              <w:t>Д</w:t>
            </w:r>
            <w:r w:rsidR="00512B7E" w:rsidRPr="004F4123">
              <w:t>ата окончания периода</w:t>
            </w:r>
          </w:p>
        </w:tc>
        <w:tc>
          <w:tcPr>
            <w:tcW w:w="770" w:type="pct"/>
          </w:tcPr>
          <w:p w14:paraId="038881E0" w14:textId="77777777" w:rsidR="00512B7E" w:rsidRPr="004F4123" w:rsidRDefault="00512B7E" w:rsidP="004F4123">
            <w:pPr>
              <w:pStyle w:val="GOSTTablenorm"/>
            </w:pPr>
            <w:r w:rsidRPr="004F4123">
              <w:t>EndRepDate</w:t>
            </w:r>
          </w:p>
        </w:tc>
        <w:tc>
          <w:tcPr>
            <w:tcW w:w="453" w:type="pct"/>
          </w:tcPr>
          <w:p w14:paraId="26EB2F1D" w14:textId="77777777" w:rsidR="00512B7E" w:rsidRPr="004F4123" w:rsidRDefault="00512B7E" w:rsidP="004F4123">
            <w:pPr>
              <w:pStyle w:val="GOSTTablenorm"/>
            </w:pPr>
            <w:r w:rsidRPr="004F4123">
              <w:t>Дата</w:t>
            </w:r>
          </w:p>
        </w:tc>
        <w:tc>
          <w:tcPr>
            <w:tcW w:w="274" w:type="pct"/>
          </w:tcPr>
          <w:p w14:paraId="277B42FA" w14:textId="77777777" w:rsidR="00512B7E" w:rsidRPr="004F4123" w:rsidRDefault="00512B7E" w:rsidP="004F4123">
            <w:pPr>
              <w:pStyle w:val="GOSTTablenorm"/>
            </w:pPr>
            <w:r w:rsidRPr="004F4123">
              <w:t>Да</w:t>
            </w:r>
          </w:p>
        </w:tc>
        <w:tc>
          <w:tcPr>
            <w:tcW w:w="445" w:type="pct"/>
          </w:tcPr>
          <w:p w14:paraId="3EC549B0" w14:textId="34DDBD96" w:rsidR="00512B7E" w:rsidRPr="004F4123" w:rsidRDefault="00512B7E" w:rsidP="004F4123">
            <w:pPr>
              <w:pStyle w:val="GOSTTablenorm"/>
            </w:pPr>
          </w:p>
        </w:tc>
        <w:tc>
          <w:tcPr>
            <w:tcW w:w="2117" w:type="pct"/>
          </w:tcPr>
          <w:p w14:paraId="31A8A8C0" w14:textId="0045A837" w:rsidR="00512B7E" w:rsidRPr="004F4123" w:rsidRDefault="001F3335" w:rsidP="004F4123">
            <w:pPr>
              <w:pStyle w:val="GOSTTablenorm"/>
            </w:pPr>
            <w:r w:rsidRPr="004F4123">
              <w:t>Дата окончания отчетного периода, по которую включительно требуется отобрать данные.</w:t>
            </w:r>
          </w:p>
          <w:p w14:paraId="0C287348" w14:textId="77777777" w:rsidR="00512B7E" w:rsidRPr="004F4123" w:rsidRDefault="00512B7E" w:rsidP="004F4123">
            <w:pPr>
              <w:pStyle w:val="GOSTTablenorm"/>
            </w:pPr>
            <w:r w:rsidRPr="004F4123">
              <w:t>Формат YYYY-MM-DD</w:t>
            </w:r>
            <w:r w:rsidR="00DC6441" w:rsidRPr="004F4123">
              <w:t>.</w:t>
            </w:r>
          </w:p>
          <w:p w14:paraId="57D3B8F0" w14:textId="77777777" w:rsidR="00512B7E" w:rsidRPr="004F4123" w:rsidRDefault="109D8E8A" w:rsidP="004F4123">
            <w:pPr>
              <w:pStyle w:val="GOSTTablenorm"/>
            </w:pPr>
            <w:r w:rsidRPr="004F4123">
              <w:t>Дата окончания периода не должна быть меньше (раньше) даты начала периода.</w:t>
            </w:r>
          </w:p>
          <w:p w14:paraId="2E5E8FFD" w14:textId="513B5C9F" w:rsidR="00040DEF" w:rsidRPr="004F4123" w:rsidRDefault="33249EA7" w:rsidP="004F4123">
            <w:pPr>
              <w:pStyle w:val="GOSTTablenorm"/>
            </w:pPr>
            <w:r w:rsidRPr="004F4123">
              <w:t>Дата начала периода и дата окончания периода должны относиться к одному финансовому году</w:t>
            </w:r>
          </w:p>
        </w:tc>
      </w:tr>
      <w:tr w:rsidR="004B4497" w:rsidDel="007E3CF9" w14:paraId="5B58ACA7" w14:textId="0C6E892A" w:rsidTr="004B4497">
        <w:trPr>
          <w:del w:id="4286" w:author="Сказецкая Наталья Камилевна" w:date="2024-02-13T21:59:00Z"/>
        </w:trPr>
        <w:tc>
          <w:tcPr>
            <w:tcW w:w="941" w:type="pct"/>
          </w:tcPr>
          <w:p w14:paraId="1AD3D1AB" w14:textId="28BD6B03" w:rsidR="00376C8C" w:rsidRPr="004F4123" w:rsidDel="007E3CF9" w:rsidRDefault="00376C8C" w:rsidP="004F4123">
            <w:pPr>
              <w:pStyle w:val="GOSTTablenorm"/>
              <w:rPr>
                <w:del w:id="4287" w:author="Сказецкая Наталья Камилевна" w:date="2024-02-13T21:59:00Z"/>
              </w:rPr>
            </w:pPr>
            <w:del w:id="4288" w:author="Сказецкая Наталья Камилевна" w:date="2024-02-13T21:59:00Z">
              <w:r w:rsidRPr="004F4123" w:rsidDel="007E3CF9">
                <w:delText>Код валюты по ОКВ</w:delText>
              </w:r>
            </w:del>
          </w:p>
        </w:tc>
        <w:tc>
          <w:tcPr>
            <w:tcW w:w="770" w:type="pct"/>
          </w:tcPr>
          <w:p w14:paraId="7B203E58" w14:textId="05BF2856" w:rsidR="00376C8C" w:rsidRPr="004F4123" w:rsidDel="007E3CF9" w:rsidRDefault="00376C8C" w:rsidP="004F4123">
            <w:pPr>
              <w:pStyle w:val="GOSTTablenorm"/>
              <w:rPr>
                <w:del w:id="4289" w:author="Сказецкая Наталья Камилевна" w:date="2024-02-13T21:59:00Z"/>
              </w:rPr>
            </w:pPr>
            <w:del w:id="4290" w:author="Сказецкая Наталья Камилевна" w:date="2024-02-13T21:59:00Z">
              <w:r w:rsidRPr="004F4123" w:rsidDel="007E3CF9">
                <w:delText>CurrencyCode</w:delText>
              </w:r>
            </w:del>
          </w:p>
        </w:tc>
        <w:tc>
          <w:tcPr>
            <w:tcW w:w="453" w:type="pct"/>
          </w:tcPr>
          <w:p w14:paraId="2D26AFEF" w14:textId="117B2158" w:rsidR="00376C8C" w:rsidRPr="004F4123" w:rsidDel="007E3CF9" w:rsidRDefault="00376C8C" w:rsidP="004F4123">
            <w:pPr>
              <w:pStyle w:val="GOSTTablenorm"/>
              <w:rPr>
                <w:del w:id="4291" w:author="Сказецкая Наталья Камилевна" w:date="2024-02-13T21:59:00Z"/>
              </w:rPr>
            </w:pPr>
            <w:del w:id="4292" w:author="Сказецкая Наталья Камилевна" w:date="2024-02-13T21:59:00Z">
              <w:r w:rsidRPr="004F4123" w:rsidDel="007E3CF9">
                <w:delText>Строка</w:delText>
              </w:r>
            </w:del>
          </w:p>
        </w:tc>
        <w:tc>
          <w:tcPr>
            <w:tcW w:w="274" w:type="pct"/>
          </w:tcPr>
          <w:p w14:paraId="3743C3AA" w14:textId="3BBAE5FD" w:rsidR="00376C8C" w:rsidRPr="004F4123" w:rsidDel="007E3CF9" w:rsidRDefault="00376C8C" w:rsidP="004F4123">
            <w:pPr>
              <w:pStyle w:val="GOSTTablenorm"/>
              <w:rPr>
                <w:del w:id="4293" w:author="Сказецкая Наталья Камилевна" w:date="2024-02-13T21:59:00Z"/>
              </w:rPr>
            </w:pPr>
            <w:del w:id="4294" w:author="Сказецкая Наталья Камилевна" w:date="2024-02-13T21:59:00Z">
              <w:r w:rsidRPr="004F4123" w:rsidDel="007E3CF9">
                <w:delText>Нет</w:delText>
              </w:r>
            </w:del>
          </w:p>
        </w:tc>
        <w:tc>
          <w:tcPr>
            <w:tcW w:w="445" w:type="pct"/>
          </w:tcPr>
          <w:p w14:paraId="43E2C12D" w14:textId="42AB8C4A" w:rsidR="00376C8C" w:rsidRPr="004F4123" w:rsidDel="007E3CF9" w:rsidRDefault="00617672" w:rsidP="004F4123">
            <w:pPr>
              <w:pStyle w:val="GOSTTablenorm"/>
              <w:rPr>
                <w:del w:id="4295" w:author="Сказецкая Наталья Камилевна" w:date="2024-02-13T21:59:00Z"/>
              </w:rPr>
            </w:pPr>
            <w:del w:id="4296" w:author="Сказецкая Наталья Камилевна" w:date="2024-02-13T21:59:00Z">
              <w:r w:rsidRPr="004F4123" w:rsidDel="007E3CF9">
                <w:delText>&lt;</w:delText>
              </w:r>
              <w:r w:rsidR="00376C8C" w:rsidRPr="004F4123" w:rsidDel="007E3CF9">
                <w:delText>=100</w:delText>
              </w:r>
            </w:del>
          </w:p>
        </w:tc>
        <w:tc>
          <w:tcPr>
            <w:tcW w:w="2117" w:type="pct"/>
          </w:tcPr>
          <w:p w14:paraId="7BE8794F" w14:textId="533CCD9F" w:rsidR="00376C8C" w:rsidRPr="004F4123" w:rsidDel="007E3CF9" w:rsidRDefault="33249EA7" w:rsidP="004F4123">
            <w:pPr>
              <w:pStyle w:val="GOSTTablenorm"/>
              <w:rPr>
                <w:del w:id="4297" w:author="Сказецкая Наталья Камилевна" w:date="2024-02-13T21:59:00Z"/>
              </w:rPr>
            </w:pPr>
            <w:del w:id="4298" w:author="Сказецкая Наталья Камилевна" w:date="2024-02-13T21:59:00Z">
              <w:r w:rsidRPr="004F4123" w:rsidDel="007E3CF9">
                <w:delText>Цифровой код валюты (3 знака) записи учета (mode =1) / счета (mode =0) в соответствии с Общероссийским классификатором валют.</w:delText>
              </w:r>
            </w:del>
          </w:p>
          <w:p w14:paraId="2082C4B6" w14:textId="5EA91ECF" w:rsidR="00376C8C" w:rsidRPr="004F4123" w:rsidDel="007E3CF9" w:rsidRDefault="00376C8C" w:rsidP="004F4123">
            <w:pPr>
              <w:pStyle w:val="GOSTTablenorm"/>
              <w:rPr>
                <w:del w:id="4299" w:author="Сказецкая Наталья Камилевна" w:date="2024-02-13T21:59:00Z"/>
              </w:rPr>
            </w:pPr>
            <w:del w:id="4300" w:author="Сказецкая Наталья Камилевна" w:date="2024-02-13T21:59:00Z">
              <w:r w:rsidRPr="004F4123" w:rsidDel="007E3CF9">
                <w:delText>Может быть задано несколько значений, через символ «,» (запятая).</w:delText>
              </w:r>
            </w:del>
          </w:p>
          <w:p w14:paraId="49D957FB" w14:textId="190FC112" w:rsidR="00376C8C" w:rsidRPr="004F4123" w:rsidDel="007E3CF9" w:rsidRDefault="00376C8C" w:rsidP="004F4123">
            <w:pPr>
              <w:pStyle w:val="GOSTTablenorm"/>
              <w:rPr>
                <w:del w:id="4301" w:author="Сказецкая Наталья Камилевна" w:date="2024-02-13T21:59:00Z"/>
              </w:rPr>
            </w:pPr>
            <w:del w:id="4302" w:author="Сказецкая Наталья Камилевна" w:date="2024-02-13T21:59:00Z">
              <w:r w:rsidRPr="004F4123" w:rsidDel="007E3CF9">
                <w:delText>Если код валюты не задан, то в ответе передается информация по всем валютам</w:delText>
              </w:r>
            </w:del>
          </w:p>
        </w:tc>
      </w:tr>
      <w:tr w:rsidR="004B4497" w:rsidRPr="00B9499D" w14:paraId="22C5A9FC" w14:textId="77777777" w:rsidTr="004B4497">
        <w:tc>
          <w:tcPr>
            <w:tcW w:w="941" w:type="pct"/>
          </w:tcPr>
          <w:p w14:paraId="67EE05EF" w14:textId="77777777" w:rsidR="00376C8C" w:rsidRPr="00B9499D" w:rsidRDefault="00376C8C" w:rsidP="004F4123">
            <w:pPr>
              <w:pStyle w:val="GOSTTablenorm"/>
              <w:rPr>
                <w:szCs w:val="22"/>
              </w:rPr>
            </w:pPr>
            <w:r w:rsidRPr="00B9499D">
              <w:rPr>
                <w:szCs w:val="22"/>
              </w:rPr>
              <w:t>Тип записей учета</w:t>
            </w:r>
          </w:p>
        </w:tc>
        <w:tc>
          <w:tcPr>
            <w:tcW w:w="770" w:type="pct"/>
          </w:tcPr>
          <w:p w14:paraId="31668B83" w14:textId="77777777" w:rsidR="00376C8C" w:rsidRPr="00B9499D" w:rsidRDefault="00376C8C" w:rsidP="004F4123">
            <w:pPr>
              <w:pStyle w:val="GOSTTablenorm"/>
              <w:rPr>
                <w:szCs w:val="22"/>
                <w:lang w:val="en-US"/>
              </w:rPr>
            </w:pPr>
            <w:r w:rsidRPr="00B9499D">
              <w:rPr>
                <w:szCs w:val="22"/>
                <w:lang w:val="en-US"/>
              </w:rPr>
              <w:t>RecType</w:t>
            </w:r>
          </w:p>
        </w:tc>
        <w:tc>
          <w:tcPr>
            <w:tcW w:w="453" w:type="pct"/>
          </w:tcPr>
          <w:p w14:paraId="4602EF1D" w14:textId="77777777" w:rsidR="00376C8C" w:rsidRPr="00B9499D" w:rsidRDefault="00376C8C" w:rsidP="004F4123">
            <w:pPr>
              <w:pStyle w:val="GOSTTablenorm"/>
              <w:rPr>
                <w:szCs w:val="22"/>
              </w:rPr>
            </w:pPr>
            <w:r w:rsidRPr="00B9499D">
              <w:rPr>
                <w:szCs w:val="22"/>
              </w:rPr>
              <w:t>Число</w:t>
            </w:r>
          </w:p>
        </w:tc>
        <w:tc>
          <w:tcPr>
            <w:tcW w:w="274" w:type="pct"/>
          </w:tcPr>
          <w:p w14:paraId="799C1328" w14:textId="77777777" w:rsidR="00376C8C" w:rsidRPr="00B9499D" w:rsidRDefault="00376C8C" w:rsidP="004F4123">
            <w:pPr>
              <w:pStyle w:val="GOSTTablenorm"/>
              <w:rPr>
                <w:szCs w:val="22"/>
              </w:rPr>
            </w:pPr>
            <w:r w:rsidRPr="00B9499D">
              <w:rPr>
                <w:szCs w:val="22"/>
              </w:rPr>
              <w:t>Да</w:t>
            </w:r>
          </w:p>
        </w:tc>
        <w:tc>
          <w:tcPr>
            <w:tcW w:w="445" w:type="pct"/>
          </w:tcPr>
          <w:p w14:paraId="7397EDC0" w14:textId="77777777" w:rsidR="00376C8C" w:rsidRPr="00B9499D" w:rsidRDefault="00376C8C" w:rsidP="004F4123">
            <w:pPr>
              <w:pStyle w:val="GOSTTablenorm"/>
              <w:rPr>
                <w:szCs w:val="22"/>
              </w:rPr>
            </w:pPr>
            <w:r w:rsidRPr="00B9499D">
              <w:rPr>
                <w:szCs w:val="22"/>
              </w:rPr>
              <w:t>=</w:t>
            </w:r>
            <w:r w:rsidRPr="00B9499D">
              <w:rPr>
                <w:szCs w:val="22"/>
                <w:lang w:val="en-US"/>
              </w:rPr>
              <w:t>1</w:t>
            </w:r>
          </w:p>
        </w:tc>
        <w:tc>
          <w:tcPr>
            <w:tcW w:w="2117" w:type="pct"/>
          </w:tcPr>
          <w:p w14:paraId="2688C148" w14:textId="77777777" w:rsidR="00376C8C" w:rsidRPr="00C544EA" w:rsidRDefault="00376C8C" w:rsidP="00C544EA">
            <w:pPr>
              <w:pStyle w:val="GOSTTablenorm"/>
            </w:pPr>
            <w:r w:rsidRPr="00C544EA">
              <w:t>Возможные значения:</w:t>
            </w:r>
          </w:p>
          <w:p w14:paraId="676BBB99" w14:textId="4759739C" w:rsidR="00376C8C" w:rsidRPr="00B9499D" w:rsidRDefault="004F4123" w:rsidP="00C544EA">
            <w:pPr>
              <w:pStyle w:val="GOSTTableListMark1"/>
            </w:pPr>
            <w:r>
              <w:t>«</w:t>
            </w:r>
            <w:r w:rsidR="36854D62" w:rsidRPr="36854D62">
              <w:t>2</w:t>
            </w:r>
            <w:r>
              <w:t>»</w:t>
            </w:r>
            <w:r w:rsidR="36854D62" w:rsidRPr="36854D62">
              <w:t xml:space="preserve"> – только по предавторизованным (холдированным) записям учета (только операции, отраженные в предварительном режиме);</w:t>
            </w:r>
          </w:p>
          <w:p w14:paraId="2B08D19F" w14:textId="62A91126" w:rsidR="00376C8C" w:rsidRPr="00B9499D" w:rsidRDefault="004F4123" w:rsidP="00C544EA">
            <w:pPr>
              <w:pStyle w:val="GOSTTableListMark1"/>
            </w:pPr>
            <w:r>
              <w:t>«</w:t>
            </w:r>
            <w:r w:rsidR="36854D62" w:rsidRPr="36854D62">
              <w:t>1</w:t>
            </w:r>
            <w:r>
              <w:t>»</w:t>
            </w:r>
            <w:r w:rsidR="36854D62" w:rsidRPr="36854D62">
              <w:t xml:space="preserve"> </w:t>
            </w:r>
            <w:r w:rsidR="00563A60" w:rsidRPr="36854D62">
              <w:t>–</w:t>
            </w:r>
            <w:r w:rsidR="36854D62" w:rsidRPr="36854D62">
              <w:t xml:space="preserve"> только по авторизованным записям учета (только операции, отраженные в окончательном режиме);</w:t>
            </w:r>
          </w:p>
          <w:p w14:paraId="09B7B0AB" w14:textId="2AC66CFC" w:rsidR="00376C8C" w:rsidRPr="00DC74E8" w:rsidRDefault="004F4123" w:rsidP="00C544EA">
            <w:pPr>
              <w:pStyle w:val="GOSTTableListMark1"/>
            </w:pPr>
            <w:r>
              <w:t>«</w:t>
            </w:r>
            <w:r w:rsidR="36854D62" w:rsidRPr="36854D62">
              <w:t>0</w:t>
            </w:r>
            <w:r>
              <w:t>»</w:t>
            </w:r>
            <w:r w:rsidR="36854D62" w:rsidRPr="36854D62">
              <w:t xml:space="preserve"> </w:t>
            </w:r>
            <w:r w:rsidR="00563A60" w:rsidRPr="36854D62">
              <w:t>–</w:t>
            </w:r>
            <w:r w:rsidR="36854D62" w:rsidRPr="36854D62">
              <w:t xml:space="preserve"> по авторизованным и предавторизованным (холдированным) записям учета (операции, отраженные как в окончательном, так и в предварительном режиме).</w:t>
            </w:r>
          </w:p>
          <w:p w14:paraId="6DE95362" w14:textId="105BCAAA" w:rsidR="00376C8C" w:rsidRPr="00C544EA" w:rsidRDefault="00376C8C" w:rsidP="00C544EA">
            <w:pPr>
              <w:pStyle w:val="GOSTTablenorm"/>
            </w:pPr>
            <w:r w:rsidRPr="00C544EA">
              <w:t xml:space="preserve">Для режима формирования </w:t>
            </w:r>
            <w:r w:rsidR="00250F5D" w:rsidRPr="00C544EA">
              <w:t>«по счетам учета» (параметр «Mode» = 0)</w:t>
            </w:r>
            <w:r w:rsidRPr="00C544EA">
              <w:t xml:space="preserve"> данный параметр регулирует вывод информации по типам балансов: показывать балансы только по леджерам (1), по холдам (2) или одновременно по леджерам и холдам (0)</w:t>
            </w:r>
          </w:p>
          <w:p w14:paraId="0C5E8FF7" w14:textId="256EEE20" w:rsidR="00376C8C" w:rsidRPr="00C544EA" w:rsidRDefault="00376C8C" w:rsidP="00490D60">
            <w:pPr>
              <w:pStyle w:val="GOSTTablenorm"/>
            </w:pPr>
            <w:r w:rsidRPr="00C544EA">
              <w:lastRenderedPageBreak/>
              <w:t xml:space="preserve">Для режима формирования </w:t>
            </w:r>
            <w:r w:rsidR="00250F5D" w:rsidRPr="00C544EA">
              <w:t>«по комбинации аналитических признаков» (параметр «Mode» = 1)</w:t>
            </w:r>
            <w:r w:rsidRPr="00C544EA">
              <w:t xml:space="preserve"> данный параметр регулирует вывод информации по типам записей учета: показывать аналитику только по предварительным (2), по окончательным записям учета (1) или одновременно по обоим видам записей учета (0)</w:t>
            </w:r>
          </w:p>
        </w:tc>
      </w:tr>
      <w:tr w:rsidR="004B4497" w:rsidRPr="00B9499D" w14:paraId="6297FB6C" w14:textId="77777777" w:rsidTr="004B4497">
        <w:tc>
          <w:tcPr>
            <w:tcW w:w="941" w:type="pct"/>
          </w:tcPr>
          <w:p w14:paraId="1416E551" w14:textId="7A984073" w:rsidR="00376C8C" w:rsidRPr="00B9499D" w:rsidRDefault="00376C8C" w:rsidP="004F4123">
            <w:pPr>
              <w:pStyle w:val="GOSTTablenorm"/>
            </w:pPr>
            <w:r>
              <w:lastRenderedPageBreak/>
              <w:t>Признак передачи строк с нулевыми суммами</w:t>
            </w:r>
          </w:p>
        </w:tc>
        <w:tc>
          <w:tcPr>
            <w:tcW w:w="770" w:type="pct"/>
          </w:tcPr>
          <w:p w14:paraId="4D6813D1" w14:textId="77777777" w:rsidR="00376C8C" w:rsidRPr="00B9499D" w:rsidRDefault="00376C8C" w:rsidP="004F4123">
            <w:pPr>
              <w:pStyle w:val="GOSTTablenorm"/>
              <w:rPr>
                <w:szCs w:val="22"/>
                <w:lang w:val="en-US"/>
              </w:rPr>
            </w:pPr>
            <w:r w:rsidRPr="00B9499D">
              <w:rPr>
                <w:szCs w:val="22"/>
                <w:lang w:val="en-US"/>
              </w:rPr>
              <w:t>NullStr</w:t>
            </w:r>
          </w:p>
        </w:tc>
        <w:tc>
          <w:tcPr>
            <w:tcW w:w="453" w:type="pct"/>
          </w:tcPr>
          <w:p w14:paraId="2CCD0607" w14:textId="77777777" w:rsidR="00376C8C" w:rsidRPr="00B9499D" w:rsidRDefault="00376C8C" w:rsidP="004F4123">
            <w:pPr>
              <w:pStyle w:val="GOSTTablenorm"/>
              <w:rPr>
                <w:szCs w:val="22"/>
              </w:rPr>
            </w:pPr>
            <w:r w:rsidRPr="00B9499D">
              <w:rPr>
                <w:szCs w:val="22"/>
              </w:rPr>
              <w:t>Число</w:t>
            </w:r>
          </w:p>
        </w:tc>
        <w:tc>
          <w:tcPr>
            <w:tcW w:w="274" w:type="pct"/>
          </w:tcPr>
          <w:p w14:paraId="506D10DC" w14:textId="77777777" w:rsidR="00376C8C" w:rsidRPr="00B9499D" w:rsidRDefault="00376C8C" w:rsidP="004F4123">
            <w:pPr>
              <w:pStyle w:val="GOSTTablenorm"/>
              <w:rPr>
                <w:szCs w:val="22"/>
              </w:rPr>
            </w:pPr>
            <w:r w:rsidRPr="00B9499D">
              <w:rPr>
                <w:szCs w:val="22"/>
              </w:rPr>
              <w:t>Да</w:t>
            </w:r>
          </w:p>
        </w:tc>
        <w:tc>
          <w:tcPr>
            <w:tcW w:w="445" w:type="pct"/>
          </w:tcPr>
          <w:p w14:paraId="032CAB5B" w14:textId="77777777" w:rsidR="00376C8C" w:rsidRPr="00B9499D" w:rsidRDefault="00376C8C" w:rsidP="004F4123">
            <w:pPr>
              <w:pStyle w:val="GOSTTablenorm"/>
              <w:rPr>
                <w:szCs w:val="22"/>
                <w:lang w:val="en-US"/>
              </w:rPr>
            </w:pPr>
            <w:r w:rsidRPr="00B9499D">
              <w:rPr>
                <w:szCs w:val="22"/>
              </w:rPr>
              <w:t>=</w:t>
            </w:r>
            <w:r w:rsidRPr="00B9499D">
              <w:rPr>
                <w:szCs w:val="22"/>
                <w:lang w:val="en-US"/>
              </w:rPr>
              <w:t>1</w:t>
            </w:r>
          </w:p>
        </w:tc>
        <w:tc>
          <w:tcPr>
            <w:tcW w:w="2117" w:type="pct"/>
          </w:tcPr>
          <w:p w14:paraId="63B676F5" w14:textId="5D875219" w:rsidR="00376C8C" w:rsidRPr="00B9499D" w:rsidRDefault="00376C8C" w:rsidP="004F4123">
            <w:pPr>
              <w:pStyle w:val="GOSTTablenorm"/>
            </w:pPr>
            <w:r w:rsidRPr="109D8E8A">
              <w:t>Указывается признак необходимости передачи строк, по которым в ответе все обороты и остатки равны нулю. Возможные значения:</w:t>
            </w:r>
          </w:p>
          <w:p w14:paraId="69FE77FC" w14:textId="6D551725" w:rsidR="00376C8C" w:rsidRPr="00C93D70" w:rsidRDefault="004F4123" w:rsidP="004F4123">
            <w:pPr>
              <w:pStyle w:val="GOSTTableListMark1"/>
            </w:pPr>
            <w:r>
              <w:t>«</w:t>
            </w:r>
            <w:r w:rsidR="36854D62" w:rsidRPr="36854D62">
              <w:t>1</w:t>
            </w:r>
            <w:r>
              <w:t xml:space="preserve">» </w:t>
            </w:r>
            <w:r w:rsidR="36854D62" w:rsidRPr="36854D62">
              <w:t>– передавать нулевые строки;</w:t>
            </w:r>
          </w:p>
          <w:p w14:paraId="624DED5D" w14:textId="550BA305" w:rsidR="00376C8C" w:rsidRPr="00C93D70" w:rsidRDefault="004F4123" w:rsidP="004F4123">
            <w:pPr>
              <w:pStyle w:val="GOSTTableListMark1"/>
            </w:pPr>
            <w:r>
              <w:t>«</w:t>
            </w:r>
            <w:r w:rsidR="36854D62" w:rsidRPr="36854D62">
              <w:t>0</w:t>
            </w:r>
            <w:r>
              <w:t>» – не передавать нулевые строки</w:t>
            </w:r>
          </w:p>
        </w:tc>
      </w:tr>
      <w:tr w:rsidR="004B4497" w:rsidRPr="00B9499D" w14:paraId="7DE32177" w14:textId="77777777" w:rsidTr="004B4497">
        <w:tc>
          <w:tcPr>
            <w:tcW w:w="941" w:type="pct"/>
          </w:tcPr>
          <w:p w14:paraId="028592F5" w14:textId="115B0532" w:rsidR="00B67C5B" w:rsidRPr="004F4123" w:rsidRDefault="00B67C5B" w:rsidP="004F4123">
            <w:pPr>
              <w:pStyle w:val="GOSTTablenorm"/>
            </w:pPr>
            <w:r w:rsidRPr="004F4123">
              <w:t>Формировать при отсутствии данных</w:t>
            </w:r>
          </w:p>
        </w:tc>
        <w:tc>
          <w:tcPr>
            <w:tcW w:w="770" w:type="pct"/>
          </w:tcPr>
          <w:p w14:paraId="59637501" w14:textId="49D23BC6" w:rsidR="00B67C5B" w:rsidRPr="004F4123" w:rsidRDefault="00B67C5B" w:rsidP="004F4123">
            <w:pPr>
              <w:pStyle w:val="GOSTTablenorm"/>
            </w:pPr>
            <w:r w:rsidRPr="004F4123">
              <w:t>ReturnIfEmpty</w:t>
            </w:r>
          </w:p>
        </w:tc>
        <w:tc>
          <w:tcPr>
            <w:tcW w:w="453" w:type="pct"/>
          </w:tcPr>
          <w:p w14:paraId="578C8374" w14:textId="214BFF0A" w:rsidR="00B67C5B" w:rsidRPr="004F4123" w:rsidRDefault="00B67C5B" w:rsidP="004F4123">
            <w:pPr>
              <w:pStyle w:val="GOSTTablenorm"/>
            </w:pPr>
            <w:r w:rsidRPr="004F4123">
              <w:t>Число</w:t>
            </w:r>
          </w:p>
        </w:tc>
        <w:tc>
          <w:tcPr>
            <w:tcW w:w="274" w:type="pct"/>
          </w:tcPr>
          <w:p w14:paraId="449BCCB0" w14:textId="7B83E085" w:rsidR="00B67C5B" w:rsidRPr="004F4123" w:rsidRDefault="00B67C5B" w:rsidP="004F4123">
            <w:pPr>
              <w:pStyle w:val="GOSTTablenorm"/>
            </w:pPr>
            <w:r w:rsidRPr="004F4123">
              <w:t>Да</w:t>
            </w:r>
          </w:p>
        </w:tc>
        <w:tc>
          <w:tcPr>
            <w:tcW w:w="445" w:type="pct"/>
          </w:tcPr>
          <w:p w14:paraId="280843B8" w14:textId="0D494FDF" w:rsidR="00B67C5B" w:rsidRPr="004F4123" w:rsidRDefault="00B67C5B" w:rsidP="004F4123">
            <w:pPr>
              <w:pStyle w:val="GOSTTablenorm"/>
            </w:pPr>
            <w:r w:rsidRPr="004F4123">
              <w:t>=1</w:t>
            </w:r>
          </w:p>
        </w:tc>
        <w:tc>
          <w:tcPr>
            <w:tcW w:w="2117" w:type="pct"/>
          </w:tcPr>
          <w:p w14:paraId="5089D3BC" w14:textId="6D57F96F" w:rsidR="00B67C5B" w:rsidRDefault="00B67C5B" w:rsidP="004F4123">
            <w:pPr>
              <w:pStyle w:val="GOSTTablenorm"/>
            </w:pPr>
            <w:r>
              <w:t>Указывается вариант формирования ответа на запрос в случае, если по результатам обработки запроса</w:t>
            </w:r>
            <w:r w:rsidRPr="00976E1A">
              <w:t xml:space="preserve"> данны</w:t>
            </w:r>
            <w:r>
              <w:t>е, удовлетворяющие условиям отбора, не найден</w:t>
            </w:r>
            <w:r w:rsidR="004F4123">
              <w:t>ы (пустая выборка, нет данных).</w:t>
            </w:r>
          </w:p>
          <w:p w14:paraId="528CB634" w14:textId="77777777" w:rsidR="00B67C5B" w:rsidRPr="004F4123" w:rsidRDefault="00B67C5B" w:rsidP="004F4123">
            <w:pPr>
              <w:pStyle w:val="GOSTTablenorm"/>
            </w:pPr>
            <w:r w:rsidRPr="004F4123">
              <w:t>Возможные значения:</w:t>
            </w:r>
          </w:p>
          <w:p w14:paraId="7B36B9BC" w14:textId="0D0B9518" w:rsidR="00B67C5B" w:rsidRPr="00EE71F5" w:rsidRDefault="004F4123" w:rsidP="004F4123">
            <w:pPr>
              <w:pStyle w:val="GOSTTableListMark1"/>
            </w:pPr>
            <w:r>
              <w:t>«</w:t>
            </w:r>
            <w:r w:rsidR="00B67C5B" w:rsidRPr="00EE71F5">
              <w:t>1</w:t>
            </w:r>
            <w:r>
              <w:t>»</w:t>
            </w:r>
            <w:r w:rsidR="00B67C5B">
              <w:t xml:space="preserve"> </w:t>
            </w:r>
            <w:r w:rsidR="00B67C5B" w:rsidRPr="00EE71F5">
              <w:t>–</w:t>
            </w:r>
            <w:r w:rsidR="00B67C5B">
              <w:t xml:space="preserve"> </w:t>
            </w:r>
            <w:r w:rsidR="00412EB8">
              <w:t xml:space="preserve">Да, </w:t>
            </w:r>
            <w:r w:rsidR="00B67C5B" w:rsidRPr="00EE71F5">
              <w:t>возраща</w:t>
            </w:r>
            <w:r w:rsidR="00B67C5B">
              <w:t>ть</w:t>
            </w:r>
            <w:r w:rsidR="00B67C5B" w:rsidRPr="00EE71F5">
              <w:t xml:space="preserve"> успешное завершение запроса Result =</w:t>
            </w:r>
            <w:r w:rsidR="00B67C5B">
              <w:t xml:space="preserve"> </w:t>
            </w:r>
            <w:r w:rsidR="00B67C5B" w:rsidRPr="00EE71F5">
              <w:t>S, при этом блок «document» не заполняется (пустой)</w:t>
            </w:r>
            <w:r w:rsidR="00B67C5B">
              <w:t>;</w:t>
            </w:r>
          </w:p>
          <w:p w14:paraId="601AC421" w14:textId="49A77BED" w:rsidR="00B67C5B" w:rsidRPr="109D8E8A" w:rsidRDefault="004F4123" w:rsidP="004F4123">
            <w:pPr>
              <w:pStyle w:val="GOSTTableListMark1"/>
            </w:pPr>
            <w:r>
              <w:t>«</w:t>
            </w:r>
            <w:r w:rsidR="00B67C5B" w:rsidRPr="00EE71F5">
              <w:t>0</w:t>
            </w:r>
            <w:r>
              <w:t>»</w:t>
            </w:r>
            <w:r w:rsidR="00B67C5B" w:rsidRPr="00EE71F5">
              <w:t xml:space="preserve"> </w:t>
            </w:r>
            <w:r w:rsidR="00412EB8">
              <w:t>–</w:t>
            </w:r>
            <w:r w:rsidR="00B67C5B" w:rsidRPr="00EE71F5">
              <w:t xml:space="preserve"> </w:t>
            </w:r>
            <w:r w:rsidR="00412EB8">
              <w:t xml:space="preserve">Нет, </w:t>
            </w:r>
            <w:r w:rsidR="00B67C5B" w:rsidRPr="00EE71F5">
              <w:t>возвращт</w:t>
            </w:r>
            <w:r w:rsidR="00B67C5B">
              <w:t>ь</w:t>
            </w:r>
            <w:r w:rsidR="00B67C5B" w:rsidRPr="00EE71F5">
              <w:t xml:space="preserve"> ошибку Result</w:t>
            </w:r>
            <w:r w:rsidR="00B67C5B">
              <w:t xml:space="preserve"> </w:t>
            </w:r>
            <w:r w:rsidR="00B67C5B" w:rsidRPr="00EE71F5">
              <w:t>=</w:t>
            </w:r>
            <w:r w:rsidR="00B67C5B">
              <w:t xml:space="preserve"> </w:t>
            </w:r>
            <w:r w:rsidR="00B67C5B" w:rsidRPr="00EE71F5">
              <w:t>E, с описанием причин ошибки «Отчет не содержит данных»</w:t>
            </w:r>
          </w:p>
        </w:tc>
      </w:tr>
      <w:tr w:rsidR="00660E15" w:rsidRPr="00B9499D" w14:paraId="21994636" w14:textId="77777777" w:rsidTr="004B4497">
        <w:trPr>
          <w:ins w:id="4303" w:author="Сказецкая Наталья Камилевна" w:date="2024-02-13T22:28:00Z"/>
        </w:trPr>
        <w:tc>
          <w:tcPr>
            <w:tcW w:w="941" w:type="pct"/>
          </w:tcPr>
          <w:p w14:paraId="6A3C2647" w14:textId="44430DC3" w:rsidR="00660E15" w:rsidRPr="004F4123" w:rsidRDefault="00660E15" w:rsidP="00660E15">
            <w:pPr>
              <w:pStyle w:val="GOSTTablenorm"/>
              <w:rPr>
                <w:ins w:id="4304" w:author="Сказецкая Наталья Камилевна" w:date="2024-02-13T22:28:00Z"/>
              </w:rPr>
            </w:pPr>
            <w:ins w:id="4305" w:author="Сказецкая Наталья Камилевна" w:date="2024-02-13T22:28:00Z">
              <w:r w:rsidRPr="00660E15">
                <w:t>Группировка по коду валюты</w:t>
              </w:r>
            </w:ins>
          </w:p>
        </w:tc>
        <w:tc>
          <w:tcPr>
            <w:tcW w:w="770" w:type="pct"/>
          </w:tcPr>
          <w:p w14:paraId="20954F75" w14:textId="5B73CCA7" w:rsidR="00660E15" w:rsidRPr="004F4123" w:rsidRDefault="00660E15" w:rsidP="00660E15">
            <w:pPr>
              <w:pStyle w:val="GOSTTablenorm"/>
              <w:rPr>
                <w:ins w:id="4306" w:author="Сказецкая Наталья Камилевна" w:date="2024-02-13T22:28:00Z"/>
              </w:rPr>
            </w:pPr>
            <w:ins w:id="4307" w:author="Сказецкая Наталья Камилевна" w:date="2024-02-13T22:28:00Z">
              <w:r w:rsidRPr="00660E15">
                <w:t>CurrencyCodeShow</w:t>
              </w:r>
            </w:ins>
          </w:p>
        </w:tc>
        <w:tc>
          <w:tcPr>
            <w:tcW w:w="453" w:type="pct"/>
          </w:tcPr>
          <w:p w14:paraId="1B15F0EE" w14:textId="047F0235" w:rsidR="00660E15" w:rsidRPr="004F4123" w:rsidRDefault="00660E15" w:rsidP="00660E15">
            <w:pPr>
              <w:pStyle w:val="GOSTTablenorm"/>
              <w:rPr>
                <w:ins w:id="4308" w:author="Сказецкая Наталья Камилевна" w:date="2024-02-13T22:28:00Z"/>
              </w:rPr>
            </w:pPr>
            <w:ins w:id="4309" w:author="Сказецкая Наталья Камилевна" w:date="2024-02-13T22:28:00Z">
              <w:r w:rsidRPr="00660E15">
                <w:t>Число</w:t>
              </w:r>
            </w:ins>
          </w:p>
        </w:tc>
        <w:tc>
          <w:tcPr>
            <w:tcW w:w="274" w:type="pct"/>
          </w:tcPr>
          <w:p w14:paraId="33C8A17E" w14:textId="17844F13" w:rsidR="00660E15" w:rsidRPr="004F4123" w:rsidRDefault="00660E15" w:rsidP="00660E15">
            <w:pPr>
              <w:pStyle w:val="GOSTTablenorm"/>
              <w:rPr>
                <w:ins w:id="4310" w:author="Сказецкая Наталья Камилевна" w:date="2024-02-13T22:28:00Z"/>
              </w:rPr>
            </w:pPr>
            <w:ins w:id="4311" w:author="Сказецкая Наталья Камилевна" w:date="2024-02-13T22:28:00Z">
              <w:r w:rsidRPr="00660E15">
                <w:t>Нет</w:t>
              </w:r>
            </w:ins>
          </w:p>
        </w:tc>
        <w:tc>
          <w:tcPr>
            <w:tcW w:w="445" w:type="pct"/>
          </w:tcPr>
          <w:p w14:paraId="32E8401B" w14:textId="49DA38A2" w:rsidR="00660E15" w:rsidRPr="004F4123" w:rsidRDefault="00660E15" w:rsidP="00660E15">
            <w:pPr>
              <w:pStyle w:val="GOSTTablenorm"/>
              <w:rPr>
                <w:ins w:id="4312" w:author="Сказецкая Наталья Камилевна" w:date="2024-02-13T22:28:00Z"/>
              </w:rPr>
            </w:pPr>
            <w:ins w:id="4313" w:author="Сказецкая Наталья Камилевна" w:date="2024-02-13T22:28:00Z">
              <w:r w:rsidRPr="00660E15">
                <w:t>=1</w:t>
              </w:r>
            </w:ins>
          </w:p>
        </w:tc>
        <w:tc>
          <w:tcPr>
            <w:tcW w:w="2117" w:type="pct"/>
          </w:tcPr>
          <w:p w14:paraId="53BB898C" w14:textId="6DD6A6E4" w:rsidR="00660E15" w:rsidRPr="00660E15" w:rsidRDefault="00660E15" w:rsidP="00660E15">
            <w:pPr>
              <w:pStyle w:val="GOSTTablenorm"/>
              <w:rPr>
                <w:ins w:id="4314" w:author="Сказецкая Наталья Камилевна" w:date="2024-02-13T22:28:00Z"/>
              </w:rPr>
            </w:pPr>
            <w:ins w:id="4315" w:author="Сказецкая Наталья Камилевна" w:date="2024-02-13T22:28:00Z">
              <w:r w:rsidRPr="00660E15">
                <w:t>Признак отображения информации в ответе на запрос с группировкой по коду валюты.</w:t>
              </w:r>
            </w:ins>
          </w:p>
          <w:p w14:paraId="5C98B2DF" w14:textId="77777777" w:rsidR="00660E15" w:rsidRPr="00660E15" w:rsidRDefault="00660E15" w:rsidP="00660E15">
            <w:pPr>
              <w:pStyle w:val="GOSTTablenorm"/>
              <w:rPr>
                <w:ins w:id="4316" w:author="Сказецкая Наталья Камилевна" w:date="2024-02-13T22:28:00Z"/>
              </w:rPr>
            </w:pPr>
            <w:ins w:id="4317" w:author="Сказецкая Наталья Камилевна" w:date="2024-02-13T22:28:00Z">
              <w:r w:rsidRPr="00660E15">
                <w:t>Возможные значения:</w:t>
              </w:r>
            </w:ins>
          </w:p>
          <w:p w14:paraId="69130E3E" w14:textId="272CD7F9" w:rsidR="00660E15" w:rsidRPr="00660E15" w:rsidRDefault="00660E15" w:rsidP="00660E15">
            <w:pPr>
              <w:pStyle w:val="GOSTTableListMark1"/>
              <w:rPr>
                <w:ins w:id="4318" w:author="Сказецкая Наталья Камилевна" w:date="2024-02-13T22:28:00Z"/>
              </w:rPr>
            </w:pPr>
            <w:ins w:id="4319" w:author="Сказецкая Наталья Камилевна" w:date="2024-02-13T22:29:00Z">
              <w:r>
                <w:t>«</w:t>
              </w:r>
            </w:ins>
            <w:ins w:id="4320" w:author="Сказецкая Наталья Камилевна" w:date="2024-02-13T22:28:00Z">
              <w:r w:rsidRPr="00660E15">
                <w:t>0</w:t>
              </w:r>
            </w:ins>
            <w:ins w:id="4321" w:author="Сказецкая Наталья Камилевна" w:date="2024-02-13T22:29:00Z">
              <w:r>
                <w:t>»</w:t>
              </w:r>
            </w:ins>
            <w:ins w:id="4322" w:author="Сказецкая Наталья Камилевна" w:date="2024-02-13T22:28:00Z">
              <w:r w:rsidRPr="00660E15">
                <w:t xml:space="preserve"> – отображать данные без разреза по кодам валют (параметр </w:t>
              </w:r>
            </w:ins>
            <w:proofErr w:type="gramStart"/>
            <w:ins w:id="4323" w:author="Сказецкая Наталья Камилевна" w:date="2024-02-13T22:31:00Z">
              <w:r w:rsidRPr="00C75A4E">
                <w:rPr>
                  <w:b/>
                </w:rPr>
                <w:t>RespData</w:t>
              </w:r>
              <w:r w:rsidRPr="00A15DAF">
                <w:rPr>
                  <w:b/>
                </w:rPr>
                <w:t>:</w:t>
              </w:r>
              <w:r w:rsidRPr="00C75A4E">
                <w:t>Currency</w:t>
              </w:r>
              <w:proofErr w:type="gramEnd"/>
              <w:r w:rsidRPr="00C75A4E">
                <w:t>_code</w:t>
              </w:r>
            </w:ins>
            <w:ins w:id="4324" w:author="Сказецкая Наталья Камилевна" w:date="2024-02-13T22:28:00Z">
              <w:r w:rsidRPr="00660E15">
                <w:t xml:space="preserve"> и суммы в валюте не заполняются).</w:t>
              </w:r>
            </w:ins>
          </w:p>
          <w:p w14:paraId="12F023C7" w14:textId="5ECD75BB" w:rsidR="00660E15" w:rsidRDefault="00660E15" w:rsidP="00660E15">
            <w:pPr>
              <w:pStyle w:val="GOSTTablenorm"/>
              <w:rPr>
                <w:ins w:id="4325" w:author="Сказецкая Наталья Камилевна" w:date="2024-02-13T22:28:00Z"/>
              </w:rPr>
            </w:pPr>
            <w:ins w:id="4326" w:author="Сказецкая Наталья Камилевна" w:date="2024-02-13T22:28:00Z">
              <w:r w:rsidRPr="00660E15">
                <w:t xml:space="preserve">Если параметр не заполнен или заполнен значением, отличным от «0», то в ответе данные отражаются в разрезе кодов валют (параметр </w:t>
              </w:r>
            </w:ins>
            <w:proofErr w:type="gramStart"/>
            <w:ins w:id="4327" w:author="Сказецкая Наталья Камилевна" w:date="2024-02-13T22:30:00Z">
              <w:r w:rsidRPr="00C75A4E">
                <w:rPr>
                  <w:b/>
                </w:rPr>
                <w:t>RespData</w:t>
              </w:r>
              <w:r w:rsidRPr="00A15DAF">
                <w:rPr>
                  <w:b/>
                </w:rPr>
                <w:t>:</w:t>
              </w:r>
              <w:r w:rsidRPr="00C75A4E">
                <w:t>Currency</w:t>
              </w:r>
              <w:proofErr w:type="gramEnd"/>
              <w:r w:rsidRPr="00C75A4E">
                <w:t>_code</w:t>
              </w:r>
            </w:ins>
            <w:ins w:id="4328" w:author="Сказецкая Наталья Камилевна" w:date="2024-02-13T22:28:00Z">
              <w:r w:rsidRPr="00660E15">
                <w:t xml:space="preserve"> и суммы в валюте заполняются)</w:t>
              </w:r>
            </w:ins>
          </w:p>
        </w:tc>
      </w:tr>
      <w:tr w:rsidR="008764A6" w:rsidRPr="00B9499D" w14:paraId="208E6426" w14:textId="77777777" w:rsidTr="004B4497">
        <w:trPr>
          <w:ins w:id="4329" w:author="Сказецкая Наталья Камилевна" w:date="2024-02-13T21:17:00Z"/>
        </w:trPr>
        <w:tc>
          <w:tcPr>
            <w:tcW w:w="941" w:type="pct"/>
          </w:tcPr>
          <w:p w14:paraId="1B78CB8E" w14:textId="2B92B2C0" w:rsidR="008764A6" w:rsidRPr="004F4123" w:rsidRDefault="008764A6" w:rsidP="008764A6">
            <w:pPr>
              <w:pStyle w:val="GOSTTablenorm"/>
              <w:rPr>
                <w:ins w:id="4330" w:author="Сказецкая Наталья Камилевна" w:date="2024-02-13T21:17:00Z"/>
              </w:rPr>
            </w:pPr>
            <w:ins w:id="4331" w:author="Сказецкая Наталья Камилевна" w:date="2024-02-13T21:18:00Z">
              <w:r w:rsidRPr="008764A6">
                <w:t>Группировка по дате ввода в действие</w:t>
              </w:r>
            </w:ins>
          </w:p>
        </w:tc>
        <w:tc>
          <w:tcPr>
            <w:tcW w:w="770" w:type="pct"/>
          </w:tcPr>
          <w:p w14:paraId="0425C036" w14:textId="35E029E5" w:rsidR="008764A6" w:rsidRPr="004F4123" w:rsidRDefault="008764A6" w:rsidP="008764A6">
            <w:pPr>
              <w:pStyle w:val="GOSTTablenorm"/>
              <w:rPr>
                <w:ins w:id="4332" w:author="Сказецкая Наталья Камилевна" w:date="2024-02-13T21:17:00Z"/>
              </w:rPr>
            </w:pPr>
            <w:ins w:id="4333" w:author="Сказецкая Наталья Камилевна" w:date="2024-02-13T21:18:00Z">
              <w:r w:rsidRPr="008764A6">
                <w:t>EffectiveDateShow</w:t>
              </w:r>
            </w:ins>
          </w:p>
        </w:tc>
        <w:tc>
          <w:tcPr>
            <w:tcW w:w="453" w:type="pct"/>
          </w:tcPr>
          <w:p w14:paraId="374B7EE1" w14:textId="73B40E3B" w:rsidR="008764A6" w:rsidRPr="004F4123" w:rsidRDefault="008764A6" w:rsidP="008764A6">
            <w:pPr>
              <w:pStyle w:val="GOSTTablenorm"/>
              <w:rPr>
                <w:ins w:id="4334" w:author="Сказецкая Наталья Камилевна" w:date="2024-02-13T21:17:00Z"/>
              </w:rPr>
            </w:pPr>
            <w:ins w:id="4335" w:author="Сказецкая Наталья Камилевна" w:date="2024-02-13T21:18:00Z">
              <w:r w:rsidRPr="008764A6">
                <w:t>Число</w:t>
              </w:r>
            </w:ins>
          </w:p>
        </w:tc>
        <w:tc>
          <w:tcPr>
            <w:tcW w:w="274" w:type="pct"/>
          </w:tcPr>
          <w:p w14:paraId="664F5E78" w14:textId="5D92D7AE" w:rsidR="008764A6" w:rsidRPr="004F4123" w:rsidRDefault="008764A6" w:rsidP="008764A6">
            <w:pPr>
              <w:pStyle w:val="GOSTTablenorm"/>
              <w:rPr>
                <w:ins w:id="4336" w:author="Сказецкая Наталья Камилевна" w:date="2024-02-13T21:17:00Z"/>
              </w:rPr>
            </w:pPr>
            <w:ins w:id="4337" w:author="Сказецкая Наталья Камилевна" w:date="2024-02-13T21:18:00Z">
              <w:r w:rsidRPr="008764A6">
                <w:t>Нет</w:t>
              </w:r>
            </w:ins>
          </w:p>
        </w:tc>
        <w:tc>
          <w:tcPr>
            <w:tcW w:w="445" w:type="pct"/>
          </w:tcPr>
          <w:p w14:paraId="0DE80E8B" w14:textId="65691DED" w:rsidR="008764A6" w:rsidRPr="004F4123" w:rsidRDefault="008764A6" w:rsidP="008764A6">
            <w:pPr>
              <w:pStyle w:val="GOSTTablenorm"/>
              <w:rPr>
                <w:ins w:id="4338" w:author="Сказецкая Наталья Камилевна" w:date="2024-02-13T21:17:00Z"/>
              </w:rPr>
            </w:pPr>
            <w:ins w:id="4339" w:author="Сказецкая Наталья Камилевна" w:date="2024-02-13T21:18:00Z">
              <w:r w:rsidRPr="008764A6">
                <w:t>=1</w:t>
              </w:r>
            </w:ins>
          </w:p>
        </w:tc>
        <w:tc>
          <w:tcPr>
            <w:tcW w:w="2117" w:type="pct"/>
          </w:tcPr>
          <w:p w14:paraId="0CAE06A3" w14:textId="0B2A7F59" w:rsidR="008764A6" w:rsidRPr="008764A6" w:rsidRDefault="008764A6" w:rsidP="008764A6">
            <w:pPr>
              <w:pStyle w:val="GOSTTablenorm"/>
              <w:rPr>
                <w:ins w:id="4340" w:author="Сказецкая Наталья Камилевна" w:date="2024-02-13T21:18:00Z"/>
              </w:rPr>
            </w:pPr>
            <w:ins w:id="4341" w:author="Сказецкая Наталья Камилевна" w:date="2024-02-13T21:18:00Z">
              <w:r w:rsidRPr="008764A6">
                <w:t>Признак отображения информации в ответе на запрос с группировкой по дате ввода в действие.</w:t>
              </w:r>
            </w:ins>
          </w:p>
          <w:p w14:paraId="0B414028" w14:textId="77777777" w:rsidR="008764A6" w:rsidRPr="008764A6" w:rsidRDefault="008764A6" w:rsidP="008764A6">
            <w:pPr>
              <w:pStyle w:val="GOSTTablenorm"/>
              <w:rPr>
                <w:ins w:id="4342" w:author="Сказецкая Наталья Камилевна" w:date="2024-02-13T21:18:00Z"/>
              </w:rPr>
            </w:pPr>
            <w:ins w:id="4343" w:author="Сказецкая Наталья Камилевна" w:date="2024-02-13T21:18:00Z">
              <w:r w:rsidRPr="008764A6">
                <w:t>Возможные значения:</w:t>
              </w:r>
            </w:ins>
          </w:p>
          <w:p w14:paraId="6147070F" w14:textId="6FB88C0E" w:rsidR="008764A6" w:rsidRPr="008764A6" w:rsidRDefault="008764A6" w:rsidP="008764A6">
            <w:pPr>
              <w:pStyle w:val="GOSTTableListMark1"/>
              <w:rPr>
                <w:ins w:id="4344" w:author="Сказецкая Наталья Камилевна" w:date="2024-02-13T21:18:00Z"/>
              </w:rPr>
            </w:pPr>
            <w:ins w:id="4345" w:author="Сказецкая Наталья Камилевна" w:date="2024-02-13T21:19:00Z">
              <w:r>
                <w:lastRenderedPageBreak/>
                <w:t>«</w:t>
              </w:r>
            </w:ins>
            <w:ins w:id="4346" w:author="Сказецкая Наталья Камилевна" w:date="2024-02-13T21:18:00Z">
              <w:r w:rsidRPr="008764A6">
                <w:t>1</w:t>
              </w:r>
            </w:ins>
            <w:ins w:id="4347" w:author="Сказецкая Наталья Камилевна" w:date="2024-02-13T21:19:00Z">
              <w:r>
                <w:t>»</w:t>
              </w:r>
            </w:ins>
            <w:ins w:id="4348" w:author="Сказецкая Наталья Камилевна" w:date="2024-02-13T21:18:00Z">
              <w:r w:rsidRPr="008764A6">
                <w:t xml:space="preserve"> – отображать данные в разрезе дат ввода в действие (параметр </w:t>
              </w:r>
              <w:proofErr w:type="gramStart"/>
              <w:r w:rsidRPr="00660E15">
                <w:rPr>
                  <w:b/>
                </w:rPr>
                <w:t>RespData:</w:t>
              </w:r>
              <w:r w:rsidRPr="008764A6">
                <w:t>EffectiveDate</w:t>
              </w:r>
              <w:proofErr w:type="gramEnd"/>
              <w:r w:rsidRPr="008764A6">
                <w:t xml:space="preserve"> заполняется).</w:t>
              </w:r>
            </w:ins>
          </w:p>
          <w:p w14:paraId="7CE6C40E" w14:textId="357F79BA" w:rsidR="008764A6" w:rsidRPr="008764A6" w:rsidRDefault="008764A6" w:rsidP="008764A6">
            <w:pPr>
              <w:pStyle w:val="GOSTTablenorm"/>
              <w:rPr>
                <w:ins w:id="4349" w:author="Сказецкая Наталья Камилевна" w:date="2024-02-13T21:18:00Z"/>
              </w:rPr>
            </w:pPr>
            <w:ins w:id="4350" w:author="Сказецкая Наталья Камилевна" w:date="2024-02-13T21:18:00Z">
              <w:r w:rsidRPr="008764A6">
                <w:t>Может заполняться при DateMode = 0 (расчет по дате отражения операции в учете).</w:t>
              </w:r>
            </w:ins>
          </w:p>
          <w:p w14:paraId="3BFC45B9" w14:textId="77777777" w:rsidR="008764A6" w:rsidRPr="008764A6" w:rsidRDefault="008764A6" w:rsidP="008764A6">
            <w:pPr>
              <w:pStyle w:val="GOSTTablenorm"/>
              <w:rPr>
                <w:ins w:id="4351" w:author="Сказецкая Наталья Камилевна" w:date="2024-02-13T21:18:00Z"/>
              </w:rPr>
            </w:pPr>
            <w:ins w:id="4352" w:author="Сказецкая Наталья Камилевна" w:date="2024-02-13T21:18:00Z">
              <w:r w:rsidRPr="008764A6">
                <w:t xml:space="preserve">Если при DateMode = 1 (расчет по дате ввода в действие) параметр заполнен, то его значение игнорируется, в ответе данные отражаются без разреза по датам ввода в действие (параметр </w:t>
              </w:r>
              <w:proofErr w:type="gramStart"/>
              <w:r w:rsidRPr="00FB6F7E">
                <w:rPr>
                  <w:b/>
                </w:rPr>
                <w:t>RespData:</w:t>
              </w:r>
              <w:r w:rsidRPr="008764A6">
                <w:t>EffectiveDate</w:t>
              </w:r>
              <w:proofErr w:type="gramEnd"/>
              <w:r w:rsidRPr="008764A6">
                <w:t xml:space="preserve"> не заполняется).</w:t>
              </w:r>
            </w:ins>
          </w:p>
          <w:p w14:paraId="1A82A205" w14:textId="786428D5" w:rsidR="008764A6" w:rsidRDefault="008764A6" w:rsidP="008764A6">
            <w:pPr>
              <w:pStyle w:val="GOSTTablenorm"/>
              <w:rPr>
                <w:ins w:id="4353" w:author="Сказецкая Наталья Камилевна" w:date="2024-02-13T21:17:00Z"/>
              </w:rPr>
            </w:pPr>
            <w:ins w:id="4354" w:author="Сказецкая Наталья Камилевна" w:date="2024-02-13T21:18:00Z">
              <w:r w:rsidRPr="008764A6">
                <w:t>Если параметр не заполнен или з</w:t>
              </w:r>
              <w:r>
                <w:t xml:space="preserve">аполнен значением, отличным от </w:t>
              </w:r>
            </w:ins>
            <w:ins w:id="4355" w:author="Сказецкая Наталья Камилевна" w:date="2024-02-13T21:19:00Z">
              <w:r>
                <w:t>«</w:t>
              </w:r>
            </w:ins>
            <w:ins w:id="4356" w:author="Сказецкая Наталья Камилевна" w:date="2024-02-13T21:18:00Z">
              <w:r w:rsidRPr="008764A6">
                <w:t>1</w:t>
              </w:r>
            </w:ins>
            <w:ins w:id="4357" w:author="Сказецкая Наталья Камилевна" w:date="2024-02-13T21:19:00Z">
              <w:r>
                <w:t>»</w:t>
              </w:r>
            </w:ins>
            <w:ins w:id="4358" w:author="Сказецкая Наталья Камилевна" w:date="2024-02-13T21:18:00Z">
              <w:r w:rsidRPr="008764A6">
                <w:t xml:space="preserve">, то в ответе данные отражаются без разреза по датам ввода в действие (параметр </w:t>
              </w:r>
              <w:proofErr w:type="gramStart"/>
              <w:r w:rsidRPr="00660E15">
                <w:rPr>
                  <w:b/>
                </w:rPr>
                <w:t>RespData:</w:t>
              </w:r>
              <w:r w:rsidRPr="008764A6">
                <w:t>EffectiveDate</w:t>
              </w:r>
              <w:proofErr w:type="gramEnd"/>
              <w:r w:rsidRPr="008764A6">
                <w:t xml:space="preserve"> не заполняется)</w:t>
              </w:r>
            </w:ins>
          </w:p>
        </w:tc>
      </w:tr>
      <w:tr w:rsidR="00C036F1" w:rsidRPr="00B9499D" w14:paraId="10EA8CED" w14:textId="77777777" w:rsidTr="004B4497">
        <w:trPr>
          <w:ins w:id="4359" w:author="Сатлер Марина Викторовна" w:date="2026-01-23T10:52:00Z"/>
        </w:trPr>
        <w:tc>
          <w:tcPr>
            <w:tcW w:w="941" w:type="pct"/>
          </w:tcPr>
          <w:p w14:paraId="47FFBA78" w14:textId="2BC182FC" w:rsidR="00C036F1" w:rsidRPr="008764A6" w:rsidRDefault="00C036F1" w:rsidP="00C036F1">
            <w:pPr>
              <w:pStyle w:val="GOSTTablenorm"/>
              <w:rPr>
                <w:ins w:id="4360" w:author="Сатлер Марина Викторовна" w:date="2026-01-23T10:52:00Z"/>
              </w:rPr>
            </w:pPr>
            <w:commentRangeStart w:id="4361"/>
            <w:ins w:id="4362" w:author="Сатлер Марина Викторовна" w:date="2026-01-23T10:53:00Z">
              <w:r w:rsidRPr="00850697">
                <w:rPr>
                  <w:szCs w:val="22"/>
                  <w:highlight w:val="green"/>
                </w:rPr>
                <w:lastRenderedPageBreak/>
                <w:t>Идентификатор среза</w:t>
              </w:r>
            </w:ins>
            <w:commentRangeEnd w:id="4361"/>
            <w:r w:rsidR="00261CEE">
              <w:rPr>
                <w:rStyle w:val="afff4"/>
              </w:rPr>
              <w:commentReference w:id="4361"/>
            </w:r>
          </w:p>
        </w:tc>
        <w:tc>
          <w:tcPr>
            <w:tcW w:w="770" w:type="pct"/>
          </w:tcPr>
          <w:p w14:paraId="38A155C0" w14:textId="39CAB7C4" w:rsidR="00C036F1" w:rsidRPr="008764A6" w:rsidRDefault="00C036F1" w:rsidP="00C036F1">
            <w:pPr>
              <w:pStyle w:val="GOSTTablenorm"/>
              <w:rPr>
                <w:ins w:id="4363" w:author="Сатлер Марина Викторовна" w:date="2026-01-23T10:52:00Z"/>
              </w:rPr>
            </w:pPr>
            <w:ins w:id="4364" w:author="Сатлер Марина Викторовна" w:date="2026-01-23T10:53:00Z">
              <w:r w:rsidRPr="00850697">
                <w:rPr>
                  <w:highlight w:val="green"/>
                </w:rPr>
                <w:t>SliceId</w:t>
              </w:r>
            </w:ins>
          </w:p>
        </w:tc>
        <w:tc>
          <w:tcPr>
            <w:tcW w:w="453" w:type="pct"/>
          </w:tcPr>
          <w:p w14:paraId="20637D85" w14:textId="30F8B937" w:rsidR="00C036F1" w:rsidRPr="008764A6" w:rsidRDefault="00C036F1" w:rsidP="00C036F1">
            <w:pPr>
              <w:pStyle w:val="GOSTTablenorm"/>
              <w:rPr>
                <w:ins w:id="4365" w:author="Сатлер Марина Викторовна" w:date="2026-01-23T10:52:00Z"/>
              </w:rPr>
            </w:pPr>
            <w:ins w:id="4366" w:author="Сатлер Марина Викторовна" w:date="2026-01-23T10:53:00Z">
              <w:r w:rsidRPr="00850697">
                <w:rPr>
                  <w:szCs w:val="22"/>
                  <w:highlight w:val="green"/>
                </w:rPr>
                <w:t>Число</w:t>
              </w:r>
            </w:ins>
          </w:p>
        </w:tc>
        <w:tc>
          <w:tcPr>
            <w:tcW w:w="274" w:type="pct"/>
          </w:tcPr>
          <w:p w14:paraId="23D317D5" w14:textId="50E632BE" w:rsidR="00C036F1" w:rsidRPr="008764A6" w:rsidRDefault="00C036F1" w:rsidP="00C036F1">
            <w:pPr>
              <w:pStyle w:val="GOSTTablenorm"/>
              <w:rPr>
                <w:ins w:id="4367" w:author="Сатлер Марина Викторовна" w:date="2026-01-23T10:52:00Z"/>
              </w:rPr>
            </w:pPr>
            <w:ins w:id="4368" w:author="Сатлер Марина Викторовна" w:date="2026-01-23T10:53:00Z">
              <w:r w:rsidRPr="00850697">
                <w:rPr>
                  <w:highlight w:val="green"/>
                </w:rPr>
                <w:t>Нет</w:t>
              </w:r>
            </w:ins>
          </w:p>
        </w:tc>
        <w:tc>
          <w:tcPr>
            <w:tcW w:w="445" w:type="pct"/>
          </w:tcPr>
          <w:p w14:paraId="744608EA" w14:textId="2A3592F8" w:rsidR="00C036F1" w:rsidRPr="008764A6" w:rsidRDefault="00C036F1" w:rsidP="00C036F1">
            <w:pPr>
              <w:pStyle w:val="GOSTTablenorm"/>
              <w:rPr>
                <w:ins w:id="4369" w:author="Сатлер Марина Викторовна" w:date="2026-01-23T10:52:00Z"/>
              </w:rPr>
            </w:pPr>
            <w:ins w:id="4370" w:author="Сатлер Марина Викторовна" w:date="2026-01-23T10:53:00Z">
              <w:r w:rsidRPr="00850697">
                <w:rPr>
                  <w:highlight w:val="green"/>
                </w:rPr>
                <w:t>&lt;=5</w:t>
              </w:r>
            </w:ins>
          </w:p>
        </w:tc>
        <w:tc>
          <w:tcPr>
            <w:tcW w:w="2117" w:type="pct"/>
          </w:tcPr>
          <w:p w14:paraId="0409C525" w14:textId="2A2B47E4" w:rsidR="00C036F1" w:rsidRDefault="00C036F1" w:rsidP="00C036F1">
            <w:pPr>
              <w:pStyle w:val="GOSTTablenorm"/>
              <w:rPr>
                <w:ins w:id="4371" w:author="Сатлер Марина Викторовна" w:date="2026-01-23T10:53:00Z"/>
                <w:highlight w:val="green"/>
              </w:rPr>
            </w:pPr>
            <w:ins w:id="4372" w:author="Сатлер Марина Викторовна" w:date="2026-01-23T10:53:00Z">
              <w:r>
                <w:rPr>
                  <w:highlight w:val="green"/>
                </w:rPr>
                <w:t>Уникальный идентификатор предрассчитаного агрегата</w:t>
              </w:r>
            </w:ins>
            <w:ins w:id="4373" w:author="Сказецкая Наталья Камилевна" w:date="2026-04-14T17:00:00Z">
              <w:r w:rsidR="008353C7">
                <w:rPr>
                  <w:highlight w:val="green"/>
                </w:rPr>
                <w:t xml:space="preserve"> (специального среза)</w:t>
              </w:r>
            </w:ins>
            <w:ins w:id="4374" w:author="Сатлер Марина Викторовна" w:date="2026-01-23T10:53:00Z">
              <w:r>
                <w:rPr>
                  <w:highlight w:val="green"/>
                </w:rPr>
                <w:t xml:space="preserve"> согласно справочник</w:t>
              </w:r>
            </w:ins>
            <w:ins w:id="4375" w:author="Сказецкая Наталья Камилевна" w:date="2026-04-14T18:19:00Z">
              <w:r w:rsidR="00B15D31">
                <w:rPr>
                  <w:highlight w:val="green"/>
                </w:rPr>
                <w:t>у</w:t>
              </w:r>
            </w:ins>
            <w:ins w:id="4376" w:author="Сатлер Марина Викторовна" w:date="2026-01-23T10:53:00Z">
              <w:r>
                <w:rPr>
                  <w:highlight w:val="green"/>
                </w:rPr>
                <w:t xml:space="preserve"> «Настройка срезов» в </w:t>
              </w:r>
              <w:r>
                <w:rPr>
                  <w:highlight w:val="green"/>
                  <w:lang w:val="en-US"/>
                </w:rPr>
                <w:t>SVAP</w:t>
              </w:r>
              <w:r>
                <w:rPr>
                  <w:highlight w:val="green"/>
                </w:rPr>
                <w:t>.</w:t>
              </w:r>
            </w:ins>
          </w:p>
          <w:p w14:paraId="132FB4BB" w14:textId="0290D077" w:rsidR="00517569" w:rsidRDefault="00C036F1" w:rsidP="00C036F1">
            <w:pPr>
              <w:pStyle w:val="GOSTTablenorm"/>
              <w:rPr>
                <w:ins w:id="4377" w:author="Сказецкая Наталья Камилевна" w:date="2026-04-14T19:31:00Z"/>
                <w:highlight w:val="green"/>
              </w:rPr>
            </w:pPr>
            <w:ins w:id="4378" w:author="Сатлер Марина Викторовна" w:date="2026-01-23T10:53:00Z">
              <w:r w:rsidRPr="00850697">
                <w:rPr>
                  <w:highlight w:val="green"/>
                </w:rPr>
                <w:t xml:space="preserve">Заполняется в случае использования </w:t>
              </w:r>
            </w:ins>
            <w:ins w:id="4379" w:author="Сказецкая Наталья Камилевна" w:date="2026-04-14T17:01:00Z">
              <w:r w:rsidR="008353C7">
                <w:rPr>
                  <w:highlight w:val="green"/>
                </w:rPr>
                <w:t xml:space="preserve">специального </w:t>
              </w:r>
            </w:ins>
            <w:ins w:id="4380" w:author="Сатлер Марина Викторовна" w:date="2026-01-23T10:53:00Z">
              <w:r w:rsidRPr="00850697">
                <w:rPr>
                  <w:highlight w:val="green"/>
                </w:rPr>
                <w:t>среза с нас</w:t>
              </w:r>
              <w:r w:rsidR="00517569">
                <w:rPr>
                  <w:highlight w:val="green"/>
                </w:rPr>
                <w:t xml:space="preserve">троенным условием </w:t>
              </w:r>
            </w:ins>
            <w:ins w:id="4381" w:author="Сказецкая Наталья Камилевна" w:date="2026-04-14T19:39:00Z">
              <w:r w:rsidR="00FF1B5C">
                <w:rPr>
                  <w:highlight w:val="green"/>
                </w:rPr>
                <w:t>отбора данных</w:t>
              </w:r>
            </w:ins>
            <w:ins w:id="4382" w:author="Сатлер Марина Викторовна" w:date="2026-01-23T10:53:00Z">
              <w:del w:id="4383" w:author="Сказецкая Наталья Камилевна" w:date="2026-04-14T19:31:00Z">
                <w:r w:rsidR="00517569" w:rsidDel="00257970">
                  <w:rPr>
                    <w:highlight w:val="green"/>
                  </w:rPr>
                  <w:delText>(предикатом)</w:delText>
                </w:r>
              </w:del>
            </w:ins>
            <w:ins w:id="4384" w:author="Сказецкая Наталья Камилевна" w:date="2026-04-14T17:04:00Z">
              <w:r w:rsidR="008353C7">
                <w:rPr>
                  <w:highlight w:val="green"/>
                </w:rPr>
                <w:t xml:space="preserve"> (</w:t>
              </w:r>
            </w:ins>
            <w:ins w:id="4385" w:author="Сказецкая Наталья Камилевна" w:date="2026-04-14T17:05:00Z">
              <w:r w:rsidR="008353C7" w:rsidRPr="008353C7">
                <w:rPr>
                  <w:highlight w:val="green"/>
                </w:rPr>
                <w:t xml:space="preserve">т.е. </w:t>
              </w:r>
            </w:ins>
            <w:proofErr w:type="gramStart"/>
            <w:ins w:id="4386" w:author="Сказецкая Наталья Камилевна" w:date="2026-04-14T17:06:00Z">
              <w:r w:rsidR="008353C7">
                <w:rPr>
                  <w:highlight w:val="green"/>
                </w:rPr>
                <w:t>е</w:t>
              </w:r>
            </w:ins>
            <w:ins w:id="4387" w:author="Сказецкая Наталья Камилевна" w:date="2026-04-14T17:07:00Z">
              <w:r w:rsidR="008353C7">
                <w:rPr>
                  <w:highlight w:val="green"/>
                </w:rPr>
                <w:t xml:space="preserve">сли  </w:t>
              </w:r>
            </w:ins>
            <w:ins w:id="4388" w:author="Сказецкая Наталья Камилевна" w:date="2026-04-14T17:57:00Z">
              <w:r w:rsidR="00261CEE" w:rsidRPr="008353C7">
                <w:rPr>
                  <w:highlight w:val="green"/>
                </w:rPr>
                <w:t>в</w:t>
              </w:r>
              <w:proofErr w:type="gramEnd"/>
              <w:r w:rsidR="00261CEE" w:rsidRPr="008353C7">
                <w:rPr>
                  <w:highlight w:val="green"/>
                </w:rPr>
                <w:t xml:space="preserve"> настройках среза </w:t>
              </w:r>
            </w:ins>
            <w:ins w:id="4389" w:author="Сказецкая Наталья Камилевна" w:date="2026-04-14T17:05:00Z">
              <w:r w:rsidR="008353C7" w:rsidRPr="008353C7">
                <w:rPr>
                  <w:highlight w:val="green"/>
                </w:rPr>
                <w:t>кроме перечня аналитических признаков, по которым строится срез,</w:t>
              </w:r>
            </w:ins>
            <w:ins w:id="4390" w:author="Сказецкая Наталья Камилевна" w:date="2026-04-14T17:57:00Z">
              <w:r w:rsidR="00261CEE">
                <w:rPr>
                  <w:highlight w:val="green"/>
                </w:rPr>
                <w:t xml:space="preserve"> </w:t>
              </w:r>
            </w:ins>
            <w:ins w:id="4391" w:author="Сказецкая Наталья Камилевна" w:date="2026-04-14T18:03:00Z">
              <w:r w:rsidR="001E61F5">
                <w:rPr>
                  <w:highlight w:val="green"/>
                </w:rPr>
                <w:t>задано</w:t>
              </w:r>
            </w:ins>
            <w:ins w:id="4392" w:author="Сказецкая Наталья Камилевна" w:date="2026-04-14T17:57:00Z">
              <w:r w:rsidR="00261CEE">
                <w:rPr>
                  <w:highlight w:val="green"/>
                </w:rPr>
                <w:t xml:space="preserve"> условие</w:t>
              </w:r>
            </w:ins>
            <w:ins w:id="4393" w:author="Сказецкая Наталья Камилевна" w:date="2026-04-14T17:05:00Z">
              <w:r w:rsidR="008353C7" w:rsidRPr="008353C7">
                <w:rPr>
                  <w:highlight w:val="green"/>
                </w:rPr>
                <w:t xml:space="preserve">, что </w:t>
              </w:r>
            </w:ins>
            <w:ins w:id="4394" w:author="Сказецкая Наталья Камилевна" w:date="2026-04-14T18:03:00Z">
              <w:r w:rsidR="001E61F5">
                <w:rPr>
                  <w:highlight w:val="green"/>
                </w:rPr>
                <w:t xml:space="preserve">в </w:t>
              </w:r>
            </w:ins>
            <w:ins w:id="4395" w:author="Сказецкая Наталья Камилевна" w:date="2026-04-14T17:05:00Z">
              <w:r w:rsidR="008353C7" w:rsidRPr="008353C7">
                <w:rPr>
                  <w:highlight w:val="green"/>
                </w:rPr>
                <w:t>срез долж</w:t>
              </w:r>
            </w:ins>
            <w:ins w:id="4396" w:author="Сказецкая Наталья Камилевна" w:date="2026-04-14T18:03:00Z">
              <w:r w:rsidR="001E61F5">
                <w:rPr>
                  <w:highlight w:val="green"/>
                </w:rPr>
                <w:t>ны</w:t>
              </w:r>
            </w:ins>
            <w:ins w:id="4397" w:author="Сказецкая Наталья Камилевна" w:date="2026-04-14T17:05:00Z">
              <w:r w:rsidR="008353C7" w:rsidRPr="008353C7">
                <w:rPr>
                  <w:highlight w:val="green"/>
                </w:rPr>
                <w:t xml:space="preserve"> </w:t>
              </w:r>
            </w:ins>
            <w:ins w:id="4398" w:author="Сказецкая Наталья Камилевна" w:date="2026-04-14T18:05:00Z">
              <w:r w:rsidR="001E61F5">
                <w:rPr>
                  <w:highlight w:val="green"/>
                </w:rPr>
                <w:t xml:space="preserve">включаться </w:t>
              </w:r>
            </w:ins>
            <w:ins w:id="4399" w:author="Сказецкая Наталья Камилевна" w:date="2026-04-14T18:04:00Z">
              <w:r w:rsidR="001E61F5">
                <w:rPr>
                  <w:highlight w:val="green"/>
                </w:rPr>
                <w:t>данные по</w:t>
              </w:r>
            </w:ins>
            <w:ins w:id="4400" w:author="Сказецкая Наталья Камилевна" w:date="2026-04-14T17:05:00Z">
              <w:r w:rsidR="008353C7" w:rsidRPr="008353C7">
                <w:rPr>
                  <w:highlight w:val="green"/>
                </w:rPr>
                <w:t xml:space="preserve"> определенны</w:t>
              </w:r>
            </w:ins>
            <w:ins w:id="4401" w:author="Сказецкая Наталья Камилевна" w:date="2026-04-14T18:04:00Z">
              <w:r w:rsidR="001E61F5">
                <w:rPr>
                  <w:highlight w:val="green"/>
                </w:rPr>
                <w:t>м</w:t>
              </w:r>
            </w:ins>
            <w:ins w:id="4402" w:author="Сказецкая Наталья Камилевна" w:date="2026-04-14T17:05:00Z">
              <w:r w:rsidR="008353C7" w:rsidRPr="008353C7">
                <w:rPr>
                  <w:highlight w:val="green"/>
                </w:rPr>
                <w:t xml:space="preserve"> счет</w:t>
              </w:r>
            </w:ins>
            <w:ins w:id="4403" w:author="Сказецкая Наталья Камилевна" w:date="2026-04-14T18:04:00Z">
              <w:r w:rsidR="001E61F5">
                <w:rPr>
                  <w:highlight w:val="green"/>
                </w:rPr>
                <w:t>ам</w:t>
              </w:r>
            </w:ins>
            <w:ins w:id="4404" w:author="Сказецкая Наталья Камилевна" w:date="2026-04-14T17:05:00Z">
              <w:r w:rsidR="008353C7" w:rsidRPr="008353C7">
                <w:rPr>
                  <w:highlight w:val="green"/>
                </w:rPr>
                <w:t xml:space="preserve">, </w:t>
              </w:r>
            </w:ins>
            <w:ins w:id="4405" w:author="Сказецкая Наталья Камилевна" w:date="2026-04-14T17:06:00Z">
              <w:r w:rsidR="008353C7">
                <w:rPr>
                  <w:highlight w:val="green"/>
                </w:rPr>
                <w:t>функциональны</w:t>
              </w:r>
            </w:ins>
            <w:ins w:id="4406" w:author="Сказецкая Наталья Камилевна" w:date="2026-04-14T18:04:00Z">
              <w:r w:rsidR="001E61F5">
                <w:rPr>
                  <w:highlight w:val="green"/>
                </w:rPr>
                <w:t>м</w:t>
              </w:r>
            </w:ins>
            <w:ins w:id="4407" w:author="Сказецкая Наталья Камилевна" w:date="2026-04-14T17:06:00Z">
              <w:r w:rsidR="008353C7">
                <w:rPr>
                  <w:highlight w:val="green"/>
                </w:rPr>
                <w:t xml:space="preserve"> подсистем</w:t>
              </w:r>
            </w:ins>
            <w:ins w:id="4408" w:author="Сказецкая Наталья Камилевна" w:date="2026-04-14T18:04:00Z">
              <w:r w:rsidR="001E61F5">
                <w:rPr>
                  <w:highlight w:val="green"/>
                </w:rPr>
                <w:t>ам</w:t>
              </w:r>
            </w:ins>
            <w:ins w:id="4409" w:author="Сказецкая Наталья Камилевна" w:date="2026-04-14T17:05:00Z">
              <w:r w:rsidR="008353C7" w:rsidRPr="008353C7">
                <w:rPr>
                  <w:highlight w:val="green"/>
                </w:rPr>
                <w:t>, тип</w:t>
              </w:r>
            </w:ins>
            <w:ins w:id="4410" w:author="Сказецкая Наталья Камилевна" w:date="2026-04-14T18:04:00Z">
              <w:r w:rsidR="001E61F5">
                <w:rPr>
                  <w:highlight w:val="green"/>
                </w:rPr>
                <w:t>ам</w:t>
              </w:r>
            </w:ins>
            <w:ins w:id="4411" w:author="Сказецкая Наталья Камилевна" w:date="2026-04-14T17:05:00Z">
              <w:r w:rsidR="008353C7" w:rsidRPr="008353C7">
                <w:rPr>
                  <w:highlight w:val="green"/>
                </w:rPr>
                <w:t xml:space="preserve"> документов и т.д.)</w:t>
              </w:r>
            </w:ins>
            <w:ins w:id="4412" w:author="Сатлер Марина Викторовна" w:date="2026-01-23T10:53:00Z">
              <w:r w:rsidR="00517569">
                <w:rPr>
                  <w:highlight w:val="green"/>
                </w:rPr>
                <w:t>.</w:t>
              </w:r>
            </w:ins>
          </w:p>
          <w:p w14:paraId="1FBDFF29" w14:textId="256B59A4" w:rsidR="00257970" w:rsidRPr="00257970" w:rsidRDefault="00257970" w:rsidP="00C036F1">
            <w:pPr>
              <w:pStyle w:val="GOSTTablenorm"/>
              <w:rPr>
                <w:ins w:id="4413" w:author="Сатлер Марина Викторовна" w:date="2026-01-23T10:53:00Z"/>
                <w:highlight w:val="green"/>
              </w:rPr>
            </w:pPr>
            <w:ins w:id="4414" w:author="Сказецкая Наталья Камилевна" w:date="2026-04-14T19:31:00Z">
              <w:r w:rsidRPr="00257970">
                <w:rPr>
                  <w:color w:val="0055CC"/>
                  <w:highlight w:val="green"/>
                </w:rPr>
                <w:t xml:space="preserve">В </w:t>
              </w:r>
            </w:ins>
            <w:ins w:id="4415" w:author="Сказецкая Наталья Камилевна" w:date="2026-04-14T19:33:00Z">
              <w:r>
                <w:rPr>
                  <w:color w:val="0055CC"/>
                  <w:highlight w:val="green"/>
                </w:rPr>
                <w:t xml:space="preserve">специальный </w:t>
              </w:r>
            </w:ins>
            <w:ins w:id="4416" w:author="Сказецкая Наталья Камилевна" w:date="2026-04-14T19:31:00Z">
              <w:r w:rsidRPr="00257970">
                <w:rPr>
                  <w:color w:val="0055CC"/>
                  <w:highlight w:val="green"/>
                </w:rPr>
                <w:t>срез, идентификатор которого передается в запросе, должны быть включены все аналитические признаки из VisualParams</w:t>
              </w:r>
            </w:ins>
            <w:ins w:id="4417" w:author="Сказецкая Наталья Камилевна" w:date="2026-04-14T19:33:00Z">
              <w:r w:rsidRPr="00257970">
                <w:rPr>
                  <w:color w:val="0055CC"/>
                  <w:highlight w:val="green"/>
                </w:rPr>
                <w:t xml:space="preserve"> и</w:t>
              </w:r>
            </w:ins>
            <w:ins w:id="4418" w:author="Сказецкая Наталья Камилевна" w:date="2026-04-14T19:31:00Z">
              <w:r w:rsidRPr="00257970">
                <w:rPr>
                  <w:color w:val="0055CC"/>
                  <w:highlight w:val="green"/>
                </w:rPr>
                <w:t xml:space="preserve"> все условия FilterParams. </w:t>
              </w:r>
            </w:ins>
          </w:p>
          <w:p w14:paraId="3DD0DE3D" w14:textId="0D733242" w:rsidR="00C036F1" w:rsidRPr="001E61F5" w:rsidRDefault="00C036F1" w:rsidP="001E61F5">
            <w:pPr>
              <w:pStyle w:val="GOSTTablenorm"/>
              <w:rPr>
                <w:ins w:id="4419" w:author="Сатлер Марина Викторовна" w:date="2026-01-23T10:52:00Z"/>
                <w:highlight w:val="green"/>
              </w:rPr>
            </w:pPr>
            <w:bookmarkStart w:id="4420" w:name="_Hlk227093802"/>
            <w:ins w:id="4421" w:author="Сатлер Марина Викторовна" w:date="2026-01-23T10:53:00Z">
              <w:r w:rsidRPr="00850697">
                <w:rPr>
                  <w:highlight w:val="green"/>
                </w:rPr>
                <w:t xml:space="preserve">Если параметр не заполнен, то срез </w:t>
              </w:r>
            </w:ins>
            <w:ins w:id="4422" w:author="Сказецкая Наталья Камилевна" w:date="2026-04-14T17:02:00Z">
              <w:r w:rsidR="008353C7">
                <w:rPr>
                  <w:highlight w:val="green"/>
                </w:rPr>
                <w:t xml:space="preserve">(системный или специальный) </w:t>
              </w:r>
            </w:ins>
            <w:ins w:id="4423" w:author="Сатлер Марина Викторовна" w:date="2026-01-23T10:53:00Z">
              <w:r w:rsidRPr="00850697">
                <w:rPr>
                  <w:highlight w:val="green"/>
                </w:rPr>
                <w:t xml:space="preserve">для обработки запроса определяется автоматически в </w:t>
              </w:r>
              <w:r w:rsidRPr="00850697">
                <w:rPr>
                  <w:highlight w:val="green"/>
                  <w:lang w:val="en-US"/>
                </w:rPr>
                <w:t>SVAP</w:t>
              </w:r>
              <w:r w:rsidRPr="00850697">
                <w:rPr>
                  <w:highlight w:val="green"/>
                </w:rPr>
                <w:t xml:space="preserve"> на основании перечня аналитических признаков, указанных в FilterParams и VisualParams, а также с учетом оптимального распределения нагрузки</w:t>
              </w:r>
            </w:ins>
            <w:bookmarkEnd w:id="4420"/>
          </w:p>
        </w:tc>
      </w:tr>
      <w:tr w:rsidR="00C036F1" w:rsidRPr="00B9499D" w14:paraId="29296DCF" w14:textId="77777777" w:rsidTr="004B4497">
        <w:tc>
          <w:tcPr>
            <w:tcW w:w="941" w:type="pct"/>
          </w:tcPr>
          <w:p w14:paraId="7B955AFD" w14:textId="28351804" w:rsidR="00C036F1" w:rsidRPr="004F4123" w:rsidRDefault="00C036F1" w:rsidP="00C036F1">
            <w:pPr>
              <w:pStyle w:val="GOSTTablenorm"/>
              <w:rPr>
                <w:b/>
              </w:rPr>
            </w:pPr>
            <w:r w:rsidRPr="004F4123">
              <w:rPr>
                <w:b/>
              </w:rPr>
              <w:t>Параметры отбора данных</w:t>
            </w:r>
          </w:p>
        </w:tc>
        <w:tc>
          <w:tcPr>
            <w:tcW w:w="770" w:type="pct"/>
          </w:tcPr>
          <w:p w14:paraId="2BD0864F" w14:textId="690256D1" w:rsidR="00C036F1" w:rsidRPr="004F4123" w:rsidRDefault="00C036F1" w:rsidP="00C036F1">
            <w:pPr>
              <w:pStyle w:val="GOSTTablenorm"/>
              <w:rPr>
                <w:b/>
                <w:lang w:val="en-US"/>
              </w:rPr>
            </w:pPr>
            <w:r w:rsidRPr="004F4123">
              <w:rPr>
                <w:b/>
                <w:lang w:val="en-US"/>
              </w:rPr>
              <w:t>FilterParams</w:t>
            </w:r>
          </w:p>
        </w:tc>
        <w:tc>
          <w:tcPr>
            <w:tcW w:w="453" w:type="pct"/>
          </w:tcPr>
          <w:p w14:paraId="79BD5BD6" w14:textId="77777777" w:rsidR="00C036F1" w:rsidRPr="00C75A4E" w:rsidRDefault="00C036F1" w:rsidP="00C036F1">
            <w:pPr>
              <w:pStyle w:val="GOSTTablenorm"/>
            </w:pPr>
            <w:r w:rsidRPr="00C75A4E">
              <w:t>Массив</w:t>
            </w:r>
          </w:p>
        </w:tc>
        <w:tc>
          <w:tcPr>
            <w:tcW w:w="274" w:type="pct"/>
          </w:tcPr>
          <w:p w14:paraId="70792A75" w14:textId="77777777" w:rsidR="00C036F1" w:rsidRPr="00C75A4E" w:rsidRDefault="00C036F1" w:rsidP="00C036F1">
            <w:pPr>
              <w:pStyle w:val="GOSTTablenorm"/>
            </w:pPr>
            <w:r w:rsidRPr="00C75A4E">
              <w:t>Нет</w:t>
            </w:r>
          </w:p>
        </w:tc>
        <w:tc>
          <w:tcPr>
            <w:tcW w:w="445" w:type="pct"/>
          </w:tcPr>
          <w:p w14:paraId="735EC54F" w14:textId="77777777" w:rsidR="00C036F1" w:rsidRPr="00B9499D" w:rsidRDefault="00C036F1" w:rsidP="00C036F1">
            <w:pPr>
              <w:pStyle w:val="GOSTTablenorm"/>
              <w:rPr>
                <w:b/>
                <w:lang w:val="en-US"/>
              </w:rPr>
            </w:pPr>
            <w:r w:rsidRPr="00B9499D">
              <w:rPr>
                <w:b/>
                <w:lang w:val="en-US"/>
              </w:rPr>
              <w:t>-</w:t>
            </w:r>
          </w:p>
        </w:tc>
        <w:tc>
          <w:tcPr>
            <w:tcW w:w="2117" w:type="pct"/>
          </w:tcPr>
          <w:p w14:paraId="15ACA726" w14:textId="22AA924F" w:rsidR="00C036F1" w:rsidRDefault="00C036F1" w:rsidP="00C036F1">
            <w:pPr>
              <w:pStyle w:val="GOSTTablenorm"/>
            </w:pPr>
            <w:r w:rsidRPr="004F4123">
              <w:t>Указываются условия (фильтры) отбора данных по зна</w:t>
            </w:r>
            <w:r>
              <w:t>чениям аналитических признаков.</w:t>
            </w:r>
          </w:p>
          <w:p w14:paraId="5B3D28E2" w14:textId="4F3DECA7" w:rsidR="00C036F1" w:rsidRPr="004F4123" w:rsidRDefault="00C036F1" w:rsidP="00C036F1">
            <w:pPr>
              <w:pStyle w:val="GOSTTablenorm"/>
            </w:pPr>
            <w:r w:rsidRPr="004F4123">
              <w:t>В случае заполнения массива параметров отбора, для каждого параметра обязательны для заполнения:</w:t>
            </w:r>
          </w:p>
          <w:p w14:paraId="0EAB1D99" w14:textId="6E7EF7EF" w:rsidR="00C036F1" w:rsidRPr="00501AB8" w:rsidRDefault="00C036F1" w:rsidP="00C036F1">
            <w:pPr>
              <w:pStyle w:val="GOSTTableListMark1"/>
            </w:pPr>
            <w:r>
              <w:lastRenderedPageBreak/>
              <w:t>Наименование аналитического признака;</w:t>
            </w:r>
          </w:p>
          <w:p w14:paraId="443C964A" w14:textId="3E8403C0" w:rsidR="00C036F1" w:rsidRDefault="00C036F1" w:rsidP="00C036F1">
            <w:pPr>
              <w:pStyle w:val="GOSTTableListMark1"/>
              <w:rPr>
                <w:ins w:id="4424" w:author="Сказецкая Наталья Камилевна" w:date="2026-04-14T18:02:00Z"/>
                <w:szCs w:val="22"/>
              </w:rPr>
            </w:pPr>
            <w:r w:rsidRPr="00501AB8">
              <w:rPr>
                <w:szCs w:val="22"/>
              </w:rPr>
              <w:t>Оператор сравнения</w:t>
            </w:r>
            <w:ins w:id="4425" w:author="Сказецкая Наталья Камилевна" w:date="2026-04-14T18:02:00Z">
              <w:r w:rsidR="001E61F5">
                <w:rPr>
                  <w:szCs w:val="22"/>
                </w:rPr>
                <w:t>.</w:t>
              </w:r>
            </w:ins>
          </w:p>
          <w:p w14:paraId="5456584B" w14:textId="14832696" w:rsidR="001E61F5" w:rsidRPr="00DC74E8" w:rsidRDefault="001E61F5" w:rsidP="001E61F5">
            <w:pPr>
              <w:pStyle w:val="GOSTTablenorm"/>
              <w:rPr>
                <w:szCs w:val="22"/>
              </w:rPr>
            </w:pPr>
            <w:commentRangeStart w:id="4426"/>
            <w:ins w:id="4427" w:author="Сказецкая Наталья Камилевна" w:date="2026-04-14T18:02:00Z">
              <w:r w:rsidRPr="00850697">
                <w:rPr>
                  <w:highlight w:val="green"/>
                </w:rPr>
                <w:t>Если</w:t>
              </w:r>
            </w:ins>
            <w:commentRangeEnd w:id="4426"/>
            <w:ins w:id="4428" w:author="Сказецкая Наталья Камилевна" w:date="2026-04-14T18:35:00Z">
              <w:r w:rsidR="00A0433D">
                <w:rPr>
                  <w:rStyle w:val="afff4"/>
                </w:rPr>
                <w:commentReference w:id="4426"/>
              </w:r>
            </w:ins>
            <w:ins w:id="4429" w:author="Сказецкая Наталья Камилевна" w:date="2026-04-14T18:02:00Z">
              <w:r w:rsidRPr="00850697">
                <w:rPr>
                  <w:highlight w:val="green"/>
                </w:rPr>
                <w:t xml:space="preserve"> в FilterParams </w:t>
              </w:r>
              <w:r>
                <w:rPr>
                  <w:highlight w:val="green"/>
                </w:rPr>
                <w:t xml:space="preserve">задано </w:t>
              </w:r>
              <w:r w:rsidRPr="00850697">
                <w:rPr>
                  <w:highlight w:val="green"/>
                </w:rPr>
                <w:t>условие</w:t>
              </w:r>
              <w:r>
                <w:rPr>
                  <w:highlight w:val="green"/>
                </w:rPr>
                <w:t>,</w:t>
              </w:r>
              <w:r w:rsidRPr="00850697">
                <w:rPr>
                  <w:highlight w:val="green"/>
                </w:rPr>
                <w:t xml:space="preserve"> противоречащее услови</w:t>
              </w:r>
            </w:ins>
            <w:ins w:id="4430" w:author="Сказецкая Наталья Камилевна" w:date="2026-04-14T18:06:00Z">
              <w:r>
                <w:rPr>
                  <w:highlight w:val="green"/>
                </w:rPr>
                <w:t>ям</w:t>
              </w:r>
            </w:ins>
            <w:ins w:id="4431" w:author="Сказецкая Наталья Камилевна" w:date="2026-04-14T18:02:00Z">
              <w:r w:rsidRPr="00850697">
                <w:rPr>
                  <w:highlight w:val="green"/>
                </w:rPr>
                <w:t xml:space="preserve"> отб</w:t>
              </w:r>
            </w:ins>
            <w:ins w:id="4432" w:author="Сказецкая Наталья Камилевна" w:date="2026-04-14T18:06:00Z">
              <w:r>
                <w:rPr>
                  <w:highlight w:val="green"/>
                </w:rPr>
                <w:t>о</w:t>
              </w:r>
            </w:ins>
            <w:ins w:id="4433" w:author="Сказецкая Наталья Камилевна" w:date="2026-04-14T18:02:00Z">
              <w:r w:rsidRPr="00850697">
                <w:rPr>
                  <w:highlight w:val="green"/>
                </w:rPr>
                <w:t>ра, настроенным для среза с идентификатором, указанным в параметре SliceId, то результат не вернет данных</w:t>
              </w:r>
            </w:ins>
          </w:p>
        </w:tc>
      </w:tr>
      <w:tr w:rsidR="00C036F1" w:rsidRPr="00B9499D" w14:paraId="23E4D78C" w14:textId="77777777" w:rsidTr="004B4497">
        <w:tc>
          <w:tcPr>
            <w:tcW w:w="941" w:type="pct"/>
          </w:tcPr>
          <w:p w14:paraId="3566544C" w14:textId="581BEB32" w:rsidR="00C036F1" w:rsidRPr="004F4123" w:rsidRDefault="00C036F1" w:rsidP="00C036F1">
            <w:pPr>
              <w:pStyle w:val="GOSTTablenorm"/>
            </w:pPr>
            <w:r w:rsidRPr="004F4123">
              <w:lastRenderedPageBreak/>
              <w:t>Наименование аналитического признака</w:t>
            </w:r>
          </w:p>
        </w:tc>
        <w:tc>
          <w:tcPr>
            <w:tcW w:w="770" w:type="pct"/>
          </w:tcPr>
          <w:p w14:paraId="31BCC6FF" w14:textId="5BF9886D" w:rsidR="00C036F1" w:rsidRPr="00D42685" w:rsidRDefault="00C036F1" w:rsidP="00C036F1">
            <w:pPr>
              <w:pStyle w:val="GOSTTablenorm"/>
            </w:pPr>
            <w:proofErr w:type="gramStart"/>
            <w:r w:rsidRPr="00A15DAF">
              <w:rPr>
                <w:b/>
              </w:rPr>
              <w:t>FilterParams:</w:t>
            </w:r>
            <w:r w:rsidRPr="00D42685">
              <w:t>param</w:t>
            </w:r>
            <w:proofErr w:type="gramEnd"/>
          </w:p>
        </w:tc>
        <w:tc>
          <w:tcPr>
            <w:tcW w:w="453" w:type="pct"/>
          </w:tcPr>
          <w:p w14:paraId="322AE0E1" w14:textId="77777777" w:rsidR="00C036F1" w:rsidRPr="004F4123" w:rsidRDefault="00C036F1" w:rsidP="00C036F1">
            <w:pPr>
              <w:pStyle w:val="GOSTTablenorm"/>
            </w:pPr>
            <w:r w:rsidRPr="004F4123">
              <w:t>Строка</w:t>
            </w:r>
          </w:p>
        </w:tc>
        <w:tc>
          <w:tcPr>
            <w:tcW w:w="274" w:type="pct"/>
          </w:tcPr>
          <w:p w14:paraId="3201F314" w14:textId="5F20F19E" w:rsidR="00C036F1" w:rsidRPr="004F4123" w:rsidRDefault="00C036F1" w:rsidP="00C036F1">
            <w:pPr>
              <w:pStyle w:val="GOSTTablenorm"/>
            </w:pPr>
            <w:r w:rsidRPr="004F4123">
              <w:t>Да</w:t>
            </w:r>
          </w:p>
        </w:tc>
        <w:tc>
          <w:tcPr>
            <w:tcW w:w="445" w:type="pct"/>
          </w:tcPr>
          <w:p w14:paraId="0FD709DB" w14:textId="77777777" w:rsidR="00C036F1" w:rsidRPr="004F4123" w:rsidRDefault="00C036F1" w:rsidP="00C036F1">
            <w:pPr>
              <w:pStyle w:val="GOSTTablenorm"/>
            </w:pPr>
            <w:r w:rsidRPr="004F4123">
              <w:t>&lt;=100</w:t>
            </w:r>
          </w:p>
        </w:tc>
        <w:tc>
          <w:tcPr>
            <w:tcW w:w="2117" w:type="pct"/>
          </w:tcPr>
          <w:p w14:paraId="6B6C6656" w14:textId="357FD146" w:rsidR="00C036F1" w:rsidRPr="004F4123" w:rsidRDefault="00C036F1" w:rsidP="00C036F1">
            <w:pPr>
              <w:pStyle w:val="GOSTTablenorm"/>
            </w:pPr>
            <w:r w:rsidRPr="004F4123">
              <w:t>Наименование аналитического признака. Указывается системное наименование в соответствии со справочником «Аналитические признаки» в SVAP.</w:t>
            </w:r>
          </w:p>
          <w:p w14:paraId="47A1C3E4" w14:textId="1AAAFCA8" w:rsidR="00C036F1" w:rsidRPr="004F4123" w:rsidRDefault="00C036F1" w:rsidP="00C036F1">
            <w:pPr>
              <w:pStyle w:val="GOSTTablenorm"/>
            </w:pPr>
            <w:r w:rsidRPr="004F4123">
              <w:t xml:space="preserve">При режиме формирования Mode = 0 (по счетам учета) </w:t>
            </w:r>
            <w:r w:rsidRPr="004F4123">
              <w:rPr>
                <w:rFonts w:eastAsiaTheme="majorEastAsia"/>
              </w:rPr>
              <w:t>если в параметрах отбора указаны</w:t>
            </w:r>
            <w:r w:rsidRPr="004F4123">
              <w:t xml:space="preserve"> аналитические признаки, не участвующие в расчете </w:t>
            </w:r>
            <w:commentRangeStart w:id="4434"/>
            <w:ins w:id="4435" w:author="Сказецкая Наталья Камилевна" w:date="2026-04-14T19:41:00Z">
              <w:r w:rsidR="00FF1B5C" w:rsidRPr="00437226">
                <w:rPr>
                  <w:highlight w:val="green"/>
                </w:rPr>
                <w:t xml:space="preserve">ни </w:t>
              </w:r>
            </w:ins>
            <w:commentRangeEnd w:id="4434"/>
            <w:ins w:id="4436" w:author="Сказецкая Наталья Камилевна" w:date="2026-04-14T20:33:00Z">
              <w:r w:rsidR="00437226">
                <w:rPr>
                  <w:rStyle w:val="afff4"/>
                </w:rPr>
                <w:commentReference w:id="4434"/>
              </w:r>
            </w:ins>
            <w:ins w:id="4437" w:author="Сказецкая Наталья Камилевна" w:date="2026-04-14T19:41:00Z">
              <w:r w:rsidR="00FF1B5C" w:rsidRPr="00437226">
                <w:rPr>
                  <w:highlight w:val="green"/>
                </w:rPr>
                <w:t xml:space="preserve">одного из срезов (системного </w:t>
              </w:r>
            </w:ins>
            <w:ins w:id="4438" w:author="Сказецкая Наталья Камилевна" w:date="2026-04-14T19:42:00Z">
              <w:r w:rsidR="00FF1B5C" w:rsidRPr="00437226">
                <w:rPr>
                  <w:highlight w:val="green"/>
                </w:rPr>
                <w:t>и специальных)</w:t>
              </w:r>
            </w:ins>
            <w:del w:id="4439" w:author="Сказецкая Наталья Камилевна" w:date="2026-04-14T19:41:00Z">
              <w:r w:rsidRPr="00437226" w:rsidDel="00FF1B5C">
                <w:rPr>
                  <w:highlight w:val="green"/>
                </w:rPr>
                <w:delText>балансов (свойства записи учета)</w:delText>
              </w:r>
            </w:del>
            <w:r w:rsidRPr="004F4123">
              <w:t xml:space="preserve">, то </w:t>
            </w:r>
            <w:commentRangeStart w:id="4440"/>
            <w:r w:rsidRPr="004F4123">
              <w:t>они игнорируются при обработке запроса</w:t>
            </w:r>
            <w:commentRangeEnd w:id="4440"/>
            <w:r w:rsidR="00FF1B5C">
              <w:rPr>
                <w:rStyle w:val="afff4"/>
              </w:rPr>
              <w:commentReference w:id="4440"/>
            </w:r>
          </w:p>
        </w:tc>
      </w:tr>
      <w:tr w:rsidR="00C036F1" w:rsidRPr="00B9499D" w14:paraId="03A1D0AB" w14:textId="77777777" w:rsidTr="004B4497">
        <w:tc>
          <w:tcPr>
            <w:tcW w:w="941" w:type="pct"/>
          </w:tcPr>
          <w:p w14:paraId="1D2DE7E9" w14:textId="4FF1860F" w:rsidR="00C036F1" w:rsidRPr="00B9499D" w:rsidRDefault="00C036F1" w:rsidP="00C036F1">
            <w:pPr>
              <w:pStyle w:val="GOSTTablenorm"/>
            </w:pPr>
            <w:r w:rsidRPr="00B9499D">
              <w:t>Значение</w:t>
            </w:r>
            <w:r w:rsidRPr="00B9499D">
              <w:rPr>
                <w:lang w:val="en-US"/>
              </w:rPr>
              <w:t xml:space="preserve"> </w:t>
            </w:r>
            <w:r w:rsidRPr="00B9499D">
              <w:t xml:space="preserve">аналитического </w:t>
            </w:r>
            <w:r>
              <w:t>признака</w:t>
            </w:r>
          </w:p>
        </w:tc>
        <w:tc>
          <w:tcPr>
            <w:tcW w:w="770" w:type="pct"/>
          </w:tcPr>
          <w:p w14:paraId="05268527" w14:textId="3C54690B" w:rsidR="00C036F1" w:rsidRPr="00C75A4E" w:rsidRDefault="00C036F1" w:rsidP="00C036F1">
            <w:pPr>
              <w:pStyle w:val="GOSTTablenorm"/>
            </w:pPr>
            <w:r w:rsidRPr="00C75A4E">
              <w:rPr>
                <w:b/>
              </w:rPr>
              <w:t>FilterParams:</w:t>
            </w:r>
            <w:r w:rsidRPr="00C75A4E">
              <w:t>value</w:t>
            </w:r>
          </w:p>
        </w:tc>
        <w:tc>
          <w:tcPr>
            <w:tcW w:w="453" w:type="pct"/>
          </w:tcPr>
          <w:p w14:paraId="31CEE2CA" w14:textId="4F3B1B18" w:rsidR="00C036F1" w:rsidRPr="005C6BDA" w:rsidRDefault="00C036F1" w:rsidP="00C036F1">
            <w:pPr>
              <w:pStyle w:val="GOSTTablenorm"/>
              <w:rPr>
                <w:lang w:val="en-US"/>
              </w:rPr>
            </w:pPr>
            <w:r w:rsidRPr="00B9499D">
              <w:t>Строка</w:t>
            </w:r>
          </w:p>
        </w:tc>
        <w:tc>
          <w:tcPr>
            <w:tcW w:w="274" w:type="pct"/>
          </w:tcPr>
          <w:p w14:paraId="68DF2D02" w14:textId="6CBEF373" w:rsidR="00C036F1" w:rsidRPr="00B9499D" w:rsidRDefault="00C036F1" w:rsidP="00C036F1">
            <w:pPr>
              <w:pStyle w:val="GOSTTablenorm"/>
            </w:pPr>
            <w:r>
              <w:t>Нет</w:t>
            </w:r>
          </w:p>
        </w:tc>
        <w:tc>
          <w:tcPr>
            <w:tcW w:w="445" w:type="pct"/>
          </w:tcPr>
          <w:p w14:paraId="54CE8675" w14:textId="748E6980" w:rsidR="00C036F1" w:rsidRPr="00B9499D" w:rsidRDefault="00C036F1" w:rsidP="00C036F1">
            <w:pPr>
              <w:pStyle w:val="GOSTTablenorm"/>
            </w:pPr>
            <w:r>
              <w:t>&lt;=100</w:t>
            </w:r>
            <w:r w:rsidRPr="109D8E8A">
              <w:rPr>
                <w:lang w:val="en-US"/>
              </w:rPr>
              <w:t>00</w:t>
            </w:r>
            <w:r>
              <w:t>0</w:t>
            </w:r>
          </w:p>
        </w:tc>
        <w:tc>
          <w:tcPr>
            <w:tcW w:w="2117" w:type="pct"/>
          </w:tcPr>
          <w:p w14:paraId="12092374" w14:textId="199BD7A5" w:rsidR="00C036F1" w:rsidRPr="00B9499D" w:rsidRDefault="00C036F1" w:rsidP="00C036F1">
            <w:pPr>
              <w:pStyle w:val="GOSTTablenorm"/>
            </w:pPr>
            <w:r>
              <w:t>Значение, массив значений, выражение для определения значения аналитического признака в соотвествии с описанием параметра запроса «Оператор сравнения» (</w:t>
            </w:r>
            <w:proofErr w:type="gramStart"/>
            <w:r w:rsidRPr="0035159E">
              <w:rPr>
                <w:b/>
                <w:lang w:val="en-US"/>
              </w:rPr>
              <w:t>FilterParams</w:t>
            </w:r>
            <w:r w:rsidRPr="0035159E">
              <w:rPr>
                <w:b/>
              </w:rPr>
              <w:t>:</w:t>
            </w:r>
            <w:r w:rsidRPr="33249EA7">
              <w:rPr>
                <w:lang w:val="en-US"/>
              </w:rPr>
              <w:t>Operation</w:t>
            </w:r>
            <w:proofErr w:type="gramEnd"/>
            <w:r>
              <w:t>). Обязательно для заполнения в случае указания оператора сравнения (</w:t>
            </w:r>
            <w:proofErr w:type="gramStart"/>
            <w:r w:rsidRPr="0035159E">
              <w:rPr>
                <w:b/>
                <w:lang w:val="en-US"/>
              </w:rPr>
              <w:t>FilterParams</w:t>
            </w:r>
            <w:r w:rsidRPr="0035159E">
              <w:rPr>
                <w:b/>
              </w:rPr>
              <w:t>:</w:t>
            </w:r>
            <w:r>
              <w:rPr>
                <w:lang w:val="en-US"/>
              </w:rPr>
              <w:t>o</w:t>
            </w:r>
            <w:r w:rsidRPr="33249EA7">
              <w:rPr>
                <w:lang w:val="en-US"/>
              </w:rPr>
              <w:t>peration</w:t>
            </w:r>
            <w:proofErr w:type="gramEnd"/>
            <w:r>
              <w:t>), отличного от «</w:t>
            </w:r>
            <w:r>
              <w:rPr>
                <w:lang w:val="en-US"/>
              </w:rPr>
              <w:t>empty</w:t>
            </w:r>
            <w:r>
              <w:t>», «</w:t>
            </w:r>
            <w:r>
              <w:rPr>
                <w:lang w:val="en-US"/>
              </w:rPr>
              <w:t>not</w:t>
            </w:r>
            <w:r w:rsidRPr="00062CD7">
              <w:t xml:space="preserve"> </w:t>
            </w:r>
            <w:r>
              <w:rPr>
                <w:lang w:val="en-US"/>
              </w:rPr>
              <w:t>empty</w:t>
            </w:r>
            <w:r>
              <w:t>» и «</w:t>
            </w:r>
            <w:r>
              <w:rPr>
                <w:lang w:val="en-US"/>
              </w:rPr>
              <w:t>not</w:t>
            </w:r>
            <w:r w:rsidRPr="00EC254E">
              <w:t xml:space="preserve"> </w:t>
            </w:r>
            <w:r>
              <w:rPr>
                <w:lang w:val="en-US"/>
              </w:rPr>
              <w:t>exist</w:t>
            </w:r>
            <w:ins w:id="4442" w:author="Иванов Дмитрий Валерьевич" w:date="2024-12-27T17:45:00Z">
              <w:r>
                <w:rPr>
                  <w:lang w:val="en-US"/>
                </w:rPr>
                <w:t>s</w:t>
              </w:r>
            </w:ins>
            <w:r>
              <w:t>»</w:t>
            </w:r>
          </w:p>
        </w:tc>
      </w:tr>
      <w:tr w:rsidR="00C036F1" w:rsidRPr="00B9499D" w14:paraId="1829AE1B" w14:textId="77777777" w:rsidTr="004B4497">
        <w:tc>
          <w:tcPr>
            <w:tcW w:w="941" w:type="pct"/>
          </w:tcPr>
          <w:p w14:paraId="6EEEA4F8" w14:textId="77777777" w:rsidR="00C036F1" w:rsidRPr="00B9499D" w:rsidRDefault="00C036F1" w:rsidP="00C036F1">
            <w:pPr>
              <w:pStyle w:val="GOSTTablenorm"/>
            </w:pPr>
            <w:r w:rsidRPr="00B9499D">
              <w:t>Оператор сравнения</w:t>
            </w:r>
          </w:p>
        </w:tc>
        <w:tc>
          <w:tcPr>
            <w:tcW w:w="770" w:type="pct"/>
          </w:tcPr>
          <w:p w14:paraId="543BACFD" w14:textId="547A830C" w:rsidR="00C036F1" w:rsidRPr="00D42685" w:rsidRDefault="00C036F1" w:rsidP="00C036F1">
            <w:pPr>
              <w:pStyle w:val="GOSTTablenorm"/>
            </w:pPr>
            <w:proofErr w:type="gramStart"/>
            <w:r w:rsidRPr="00C75A4E">
              <w:rPr>
                <w:b/>
              </w:rPr>
              <w:t>FilterParams:</w:t>
            </w:r>
            <w:r w:rsidRPr="00C75A4E">
              <w:t>operation</w:t>
            </w:r>
            <w:proofErr w:type="gramEnd"/>
          </w:p>
        </w:tc>
        <w:tc>
          <w:tcPr>
            <w:tcW w:w="453" w:type="pct"/>
          </w:tcPr>
          <w:p w14:paraId="1068478C" w14:textId="77777777" w:rsidR="00C036F1" w:rsidRPr="00B9499D" w:rsidRDefault="00C036F1" w:rsidP="00C036F1">
            <w:pPr>
              <w:pStyle w:val="GOSTTablenorm"/>
            </w:pPr>
            <w:r w:rsidRPr="00B9499D">
              <w:t>Строка</w:t>
            </w:r>
          </w:p>
        </w:tc>
        <w:tc>
          <w:tcPr>
            <w:tcW w:w="274" w:type="pct"/>
          </w:tcPr>
          <w:p w14:paraId="0B8D6CFA" w14:textId="5CF1CD0B" w:rsidR="00C036F1" w:rsidRPr="00B9499D" w:rsidRDefault="00C036F1" w:rsidP="00C036F1">
            <w:pPr>
              <w:pStyle w:val="GOSTTablenorm"/>
            </w:pPr>
            <w:r w:rsidRPr="00B9499D">
              <w:t>Да</w:t>
            </w:r>
          </w:p>
        </w:tc>
        <w:tc>
          <w:tcPr>
            <w:tcW w:w="445" w:type="pct"/>
          </w:tcPr>
          <w:p w14:paraId="4B9A5F41" w14:textId="302D8B77" w:rsidR="00C036F1" w:rsidRPr="00B9499D" w:rsidRDefault="00C036F1" w:rsidP="00C036F1">
            <w:pPr>
              <w:pStyle w:val="GOSTTablenorm"/>
            </w:pPr>
            <w:r w:rsidRPr="109D8E8A">
              <w:t>&lt;=10</w:t>
            </w:r>
          </w:p>
        </w:tc>
        <w:tc>
          <w:tcPr>
            <w:tcW w:w="2117" w:type="pct"/>
          </w:tcPr>
          <w:p w14:paraId="7419ADB3" w14:textId="56EBD38E" w:rsidR="00C036F1" w:rsidRPr="005C6BDA" w:rsidRDefault="00C036F1" w:rsidP="00C036F1">
            <w:pPr>
              <w:pStyle w:val="GOSTTablenorm"/>
            </w:pPr>
            <w:r>
              <w:t xml:space="preserve">Значение оператора, применяемого к указанному значению аналитического признака. Возможные значения указаны в таблице </w:t>
            </w:r>
            <w:r>
              <w:fldChar w:fldCharType="begin"/>
            </w:r>
            <w:r>
              <w:instrText xml:space="preserve"> REF _Ref154532076 \h </w:instrText>
            </w:r>
            <w:r>
              <w:fldChar w:fldCharType="separate"/>
            </w:r>
            <w:r w:rsidR="00F300A9">
              <w:rPr>
                <w:noProof/>
              </w:rPr>
              <w:t>11</w:t>
            </w:r>
            <w:r>
              <w:fldChar w:fldCharType="end"/>
            </w:r>
            <w:r>
              <w:t xml:space="preserve"> (см. п. </w:t>
            </w:r>
            <w:ins w:id="4443" w:author="Сатлер Марина Викторовна" w:date="2023-12-27T01:20:00Z">
              <w:r>
                <w:fldChar w:fldCharType="begin"/>
              </w:r>
              <w:r>
                <w:instrText xml:space="preserve"> REF _Ref143780994 \r \h </w:instrText>
              </w:r>
            </w:ins>
            <w:r>
              <w:instrText xml:space="preserve"> \* MERGEFORMAT </w:instrText>
            </w:r>
            <w:r>
              <w:fldChar w:fldCharType="separate"/>
            </w:r>
            <w:r w:rsidR="00F300A9">
              <w:t>7.7</w:t>
            </w:r>
            <w:ins w:id="4444" w:author="Сатлер Марина Викторовна" w:date="2023-12-27T01:20:00Z">
              <w:r>
                <w:fldChar w:fldCharType="end"/>
              </w:r>
            </w:ins>
            <w:r>
              <w:t>)</w:t>
            </w:r>
          </w:p>
        </w:tc>
      </w:tr>
      <w:tr w:rsidR="00C036F1" w:rsidRPr="00B9499D" w14:paraId="7C038F9C" w14:textId="77777777" w:rsidTr="004B4497">
        <w:trPr>
          <w:ins w:id="4445" w:author="Сказецкая Наталья Камилевна" w:date="2024-02-13T21:59:00Z"/>
        </w:trPr>
        <w:tc>
          <w:tcPr>
            <w:tcW w:w="941" w:type="pct"/>
          </w:tcPr>
          <w:p w14:paraId="0BD6AF66" w14:textId="17CABA8B" w:rsidR="00C036F1" w:rsidRPr="007E3CF9" w:rsidRDefault="00C036F1" w:rsidP="00C036F1">
            <w:pPr>
              <w:pStyle w:val="GOSTTablenorm"/>
              <w:rPr>
                <w:ins w:id="4446" w:author="Сказецкая Наталья Камилевна" w:date="2024-02-13T21:59:00Z"/>
                <w:b/>
              </w:rPr>
            </w:pPr>
            <w:ins w:id="4447" w:author="Сказецкая Наталья Камилевна" w:date="2024-02-13T21:59:00Z">
              <w:r w:rsidRPr="007E3CF9">
                <w:rPr>
                  <w:b/>
                </w:rPr>
                <w:t>Параметры отбора по коду валюты</w:t>
              </w:r>
            </w:ins>
          </w:p>
        </w:tc>
        <w:tc>
          <w:tcPr>
            <w:tcW w:w="770" w:type="pct"/>
          </w:tcPr>
          <w:p w14:paraId="46138DF5" w14:textId="57632390" w:rsidR="00C036F1" w:rsidRPr="007E3CF9" w:rsidRDefault="00C036F1" w:rsidP="00C036F1">
            <w:pPr>
              <w:pStyle w:val="GOSTTablenorm"/>
              <w:rPr>
                <w:ins w:id="4448" w:author="Сказецкая Наталья Камилевна" w:date="2024-02-13T21:59:00Z"/>
                <w:b/>
              </w:rPr>
            </w:pPr>
            <w:ins w:id="4449" w:author="Сказецкая Наталья Камилевна" w:date="2024-02-13T21:59:00Z">
              <w:r w:rsidRPr="007E3CF9">
                <w:rPr>
                  <w:b/>
                </w:rPr>
                <w:t>CurrencyFilterParams</w:t>
              </w:r>
            </w:ins>
          </w:p>
        </w:tc>
        <w:tc>
          <w:tcPr>
            <w:tcW w:w="453" w:type="pct"/>
          </w:tcPr>
          <w:p w14:paraId="7739D44B" w14:textId="11582694" w:rsidR="00C036F1" w:rsidRPr="00B9499D" w:rsidRDefault="00C036F1" w:rsidP="00C036F1">
            <w:pPr>
              <w:pStyle w:val="GOSTTablenorm"/>
              <w:rPr>
                <w:ins w:id="4450" w:author="Сказецкая Наталья Камилевна" w:date="2024-02-13T21:59:00Z"/>
              </w:rPr>
            </w:pPr>
            <w:ins w:id="4451" w:author="Сказецкая Наталья Камилевна" w:date="2024-02-13T21:59:00Z">
              <w:r w:rsidRPr="007E3CF9">
                <w:t>Массив</w:t>
              </w:r>
            </w:ins>
          </w:p>
        </w:tc>
        <w:tc>
          <w:tcPr>
            <w:tcW w:w="274" w:type="pct"/>
          </w:tcPr>
          <w:p w14:paraId="00923324" w14:textId="7DCCB861" w:rsidR="00C036F1" w:rsidRPr="00B9499D" w:rsidRDefault="00C036F1" w:rsidP="00C036F1">
            <w:pPr>
              <w:pStyle w:val="GOSTTablenorm"/>
              <w:rPr>
                <w:ins w:id="4452" w:author="Сказецкая Наталья Камилевна" w:date="2024-02-13T21:59:00Z"/>
              </w:rPr>
            </w:pPr>
            <w:ins w:id="4453" w:author="Сказецкая Наталья Камилевна" w:date="2024-02-13T21:59:00Z">
              <w:r w:rsidRPr="007E3CF9">
                <w:t>Нет</w:t>
              </w:r>
            </w:ins>
          </w:p>
        </w:tc>
        <w:tc>
          <w:tcPr>
            <w:tcW w:w="445" w:type="pct"/>
          </w:tcPr>
          <w:p w14:paraId="03C0A328" w14:textId="31CA5F6B" w:rsidR="00C036F1" w:rsidRPr="109D8E8A" w:rsidRDefault="00C036F1" w:rsidP="00C036F1">
            <w:pPr>
              <w:pStyle w:val="GOSTTablenorm"/>
              <w:rPr>
                <w:ins w:id="4454" w:author="Сказецкая Наталья Камилевна" w:date="2024-02-13T21:59:00Z"/>
              </w:rPr>
            </w:pPr>
            <w:ins w:id="4455" w:author="Сказецкая Наталья Камилевна" w:date="2024-02-13T21:59:00Z">
              <w:r w:rsidRPr="007E3CF9">
                <w:t>-</w:t>
              </w:r>
            </w:ins>
          </w:p>
        </w:tc>
        <w:tc>
          <w:tcPr>
            <w:tcW w:w="2117" w:type="pct"/>
          </w:tcPr>
          <w:p w14:paraId="3BBB6137" w14:textId="77777777" w:rsidR="00C036F1" w:rsidRPr="007E3CF9" w:rsidRDefault="00C036F1" w:rsidP="00C036F1">
            <w:pPr>
              <w:pStyle w:val="GOSTTablenorm"/>
              <w:rPr>
                <w:ins w:id="4456" w:author="Сказецкая Наталья Камилевна" w:date="2024-02-13T21:59:00Z"/>
              </w:rPr>
            </w:pPr>
            <w:ins w:id="4457" w:author="Сказецкая Наталья Камилевна" w:date="2024-02-13T21:59:00Z">
              <w:r w:rsidRPr="007E3CF9">
                <w:t>Указываются условия (фильтры) отбора данных по кодам валют.</w:t>
              </w:r>
            </w:ins>
          </w:p>
          <w:p w14:paraId="1E8D508D" w14:textId="5FA2DC8D" w:rsidR="00C036F1" w:rsidRPr="007E3CF9" w:rsidRDefault="00C036F1" w:rsidP="00C036F1">
            <w:pPr>
              <w:pStyle w:val="GOSTTablenorm"/>
              <w:rPr>
                <w:ins w:id="4458" w:author="Сказецкая Наталья Камилевна" w:date="2024-02-13T21:59:00Z"/>
              </w:rPr>
            </w:pPr>
            <w:ins w:id="4459" w:author="Сказецкая Наталья Камилевна" w:date="2024-02-13T21:11:00Z">
              <w:r w:rsidRPr="004F4123">
                <w:t xml:space="preserve">В случае заполнения массива параметров отбора, </w:t>
              </w:r>
            </w:ins>
            <w:ins w:id="4460" w:author="Сказецкая Наталья Камилевна" w:date="2024-02-13T22:01:00Z">
              <w:r>
                <w:t>д</w:t>
              </w:r>
            </w:ins>
            <w:ins w:id="4461" w:author="Сказецкая Наталья Камилевна" w:date="2024-02-13T21:59:00Z">
              <w:r w:rsidRPr="007E3CF9">
                <w:t>ля каждого параметра обязательны для заполнения:</w:t>
              </w:r>
            </w:ins>
          </w:p>
          <w:p w14:paraId="2E57F555" w14:textId="77777777" w:rsidR="00C036F1" w:rsidRPr="007E3CF9" w:rsidRDefault="00C036F1" w:rsidP="00C036F1">
            <w:pPr>
              <w:pStyle w:val="GOSTTableListMark1"/>
              <w:rPr>
                <w:ins w:id="4462" w:author="Сказецкая Наталья Камилевна" w:date="2024-02-13T21:59:00Z"/>
              </w:rPr>
            </w:pPr>
            <w:ins w:id="4463" w:author="Сказецкая Наталья Камилевна" w:date="2024-02-13T21:59:00Z">
              <w:r w:rsidRPr="007E3CF9">
                <w:t>Оператор сравнения.</w:t>
              </w:r>
            </w:ins>
          </w:p>
          <w:p w14:paraId="7F6B9BFC" w14:textId="766DA245" w:rsidR="00C036F1" w:rsidRPr="007E3CF9" w:rsidRDefault="00C036F1" w:rsidP="00C036F1">
            <w:pPr>
              <w:pStyle w:val="GOSTTablenorm"/>
              <w:rPr>
                <w:ins w:id="4464" w:author="Сказецкая Наталья Камилевна" w:date="2024-02-13T21:59:00Z"/>
              </w:rPr>
            </w:pPr>
            <w:ins w:id="4465" w:author="Сказецкая Наталья Камилевна" w:date="2024-02-13T21:59:00Z">
              <w:r w:rsidRPr="007E3CF9">
                <w:t>Если параметры отбора по коду валюты не заданы, то в ответе передается информация по всем валютам.</w:t>
              </w:r>
            </w:ins>
          </w:p>
          <w:p w14:paraId="103FD60E" w14:textId="5E4C1824" w:rsidR="00C036F1" w:rsidRDefault="00C036F1" w:rsidP="00C036F1">
            <w:pPr>
              <w:pStyle w:val="GOSTTablenorm"/>
              <w:rPr>
                <w:ins w:id="4466" w:author="Сказецкая Наталья Камилевна" w:date="2024-02-13T21:59:00Z"/>
              </w:rPr>
            </w:pPr>
            <w:ins w:id="4467" w:author="Сказецкая Наталья Камилевна" w:date="2024-02-13T21:59:00Z">
              <w:r w:rsidRPr="007E3CF9">
                <w:t>При указании нескольких значений, указанные значения объединяются логическим «И»</w:t>
              </w:r>
            </w:ins>
          </w:p>
        </w:tc>
      </w:tr>
      <w:tr w:rsidR="00C036F1" w:rsidRPr="00B9499D" w14:paraId="61D30BE0" w14:textId="77777777" w:rsidTr="004B4497">
        <w:trPr>
          <w:ins w:id="4468" w:author="Сказецкая Наталья Камилевна" w:date="2024-02-13T21:59:00Z"/>
        </w:trPr>
        <w:tc>
          <w:tcPr>
            <w:tcW w:w="941" w:type="pct"/>
          </w:tcPr>
          <w:p w14:paraId="4B5BBC2E" w14:textId="28471830" w:rsidR="00C036F1" w:rsidRPr="00B9499D" w:rsidRDefault="00C036F1" w:rsidP="00C036F1">
            <w:pPr>
              <w:pStyle w:val="GOSTTablenorm"/>
              <w:rPr>
                <w:ins w:id="4469" w:author="Сказецкая Наталья Камилевна" w:date="2024-02-13T21:59:00Z"/>
              </w:rPr>
            </w:pPr>
            <w:ins w:id="4470" w:author="Сказецкая Наталья Камилевна" w:date="2024-02-13T21:59:00Z">
              <w:r w:rsidRPr="007E3CF9">
                <w:lastRenderedPageBreak/>
                <w:t>Значение кода валюты по ОКВ</w:t>
              </w:r>
            </w:ins>
          </w:p>
        </w:tc>
        <w:tc>
          <w:tcPr>
            <w:tcW w:w="770" w:type="pct"/>
          </w:tcPr>
          <w:p w14:paraId="194EFBDE" w14:textId="4A77AD9F" w:rsidR="00C036F1" w:rsidRPr="007E3CF9" w:rsidRDefault="00C036F1" w:rsidP="00C036F1">
            <w:pPr>
              <w:pStyle w:val="GOSTTablenorm"/>
              <w:rPr>
                <w:ins w:id="4471" w:author="Сказецкая Наталья Камилевна" w:date="2024-02-13T21:59:00Z"/>
              </w:rPr>
            </w:pPr>
            <w:ins w:id="4472" w:author="Сказецкая Наталья Камилевна" w:date="2024-02-13T21:59:00Z">
              <w:r w:rsidRPr="007E3CF9">
                <w:rPr>
                  <w:b/>
                </w:rPr>
                <w:t>CurrencyFilterParams:</w:t>
              </w:r>
              <w:r w:rsidRPr="007E3CF9">
                <w:t>value</w:t>
              </w:r>
            </w:ins>
          </w:p>
        </w:tc>
        <w:tc>
          <w:tcPr>
            <w:tcW w:w="453" w:type="pct"/>
          </w:tcPr>
          <w:p w14:paraId="06212E3F" w14:textId="6C4C91D6" w:rsidR="00C036F1" w:rsidRPr="00B9499D" w:rsidRDefault="00C036F1" w:rsidP="00C036F1">
            <w:pPr>
              <w:pStyle w:val="GOSTTablenorm"/>
              <w:rPr>
                <w:ins w:id="4473" w:author="Сказецкая Наталья Камилевна" w:date="2024-02-13T21:59:00Z"/>
              </w:rPr>
            </w:pPr>
            <w:ins w:id="4474" w:author="Сказецкая Наталья Камилевна" w:date="2024-02-13T21:59:00Z">
              <w:r w:rsidRPr="007E3CF9">
                <w:t>Строка</w:t>
              </w:r>
            </w:ins>
          </w:p>
        </w:tc>
        <w:tc>
          <w:tcPr>
            <w:tcW w:w="274" w:type="pct"/>
          </w:tcPr>
          <w:p w14:paraId="41F7DC03" w14:textId="5083C038" w:rsidR="00C036F1" w:rsidRPr="00B9499D" w:rsidRDefault="00C036F1" w:rsidP="00C036F1">
            <w:pPr>
              <w:pStyle w:val="GOSTTablenorm"/>
              <w:rPr>
                <w:ins w:id="4475" w:author="Сказецкая Наталья Камилевна" w:date="2024-02-13T21:59:00Z"/>
              </w:rPr>
            </w:pPr>
            <w:ins w:id="4476" w:author="Сказецкая Наталья Камилевна" w:date="2024-02-13T21:59:00Z">
              <w:r w:rsidRPr="007E3CF9">
                <w:t>Нет</w:t>
              </w:r>
            </w:ins>
          </w:p>
        </w:tc>
        <w:tc>
          <w:tcPr>
            <w:tcW w:w="445" w:type="pct"/>
          </w:tcPr>
          <w:p w14:paraId="5CC0309C" w14:textId="6971F963" w:rsidR="00C036F1" w:rsidRPr="109D8E8A" w:rsidRDefault="00C036F1" w:rsidP="00C036F1">
            <w:pPr>
              <w:pStyle w:val="GOSTTablenorm"/>
              <w:rPr>
                <w:ins w:id="4477" w:author="Сказецкая Наталья Камилевна" w:date="2024-02-13T21:59:00Z"/>
              </w:rPr>
            </w:pPr>
            <w:ins w:id="4478" w:author="Сказецкая Наталья Камилевна" w:date="2024-02-13T21:59:00Z">
              <w:r w:rsidRPr="007E3CF9">
                <w:t>&lt;=100000</w:t>
              </w:r>
            </w:ins>
          </w:p>
        </w:tc>
        <w:tc>
          <w:tcPr>
            <w:tcW w:w="2117" w:type="pct"/>
          </w:tcPr>
          <w:p w14:paraId="477459C6" w14:textId="05A06197" w:rsidR="00C036F1" w:rsidRPr="007E3CF9" w:rsidRDefault="00C036F1" w:rsidP="00C036F1">
            <w:pPr>
              <w:pStyle w:val="GOSTTablenorm"/>
              <w:rPr>
                <w:ins w:id="4479" w:author="Сказецкая Наталья Камилевна" w:date="2024-02-13T21:59:00Z"/>
              </w:rPr>
            </w:pPr>
            <w:ins w:id="4480" w:author="Сказецкая Наталья Камилевна" w:date="2024-02-13T21:59:00Z">
              <w:r w:rsidRPr="007E3CF9">
                <w:t>Значение, массив значений, выражение для определения значения кода валюты по ОКВ в соответствии с описанием параметра запроса «Оператор сравнения» (</w:t>
              </w:r>
              <w:proofErr w:type="gramStart"/>
              <w:r w:rsidRPr="0035159E">
                <w:rPr>
                  <w:b/>
                </w:rPr>
                <w:t>CurrencyFilterParams:</w:t>
              </w:r>
              <w:r w:rsidRPr="007E3CF9">
                <w:t>operation</w:t>
              </w:r>
              <w:proofErr w:type="gramEnd"/>
              <w:r w:rsidRPr="007E3CF9">
                <w:t>). Обязательно для заполнения в случае указания оператора сравнения (</w:t>
              </w:r>
              <w:proofErr w:type="gramStart"/>
              <w:r w:rsidRPr="0035159E">
                <w:rPr>
                  <w:b/>
                </w:rPr>
                <w:t>CurrencyFilterParams:</w:t>
              </w:r>
              <w:r w:rsidRPr="007E3CF9">
                <w:t>operation</w:t>
              </w:r>
              <w:proofErr w:type="gramEnd"/>
              <w:r w:rsidRPr="007E3CF9">
                <w:t>), отличного от «empty», «not empty» и «not exist</w:t>
              </w:r>
            </w:ins>
            <w:ins w:id="4481" w:author="Иванов Дмитрий Валерьевич" w:date="2024-12-27T17:45:00Z">
              <w:r>
                <w:rPr>
                  <w:lang w:val="en-US"/>
                </w:rPr>
                <w:t>s</w:t>
              </w:r>
            </w:ins>
            <w:ins w:id="4482" w:author="Сказецкая Наталья Камилевна" w:date="2024-02-13T21:59:00Z">
              <w:r w:rsidRPr="007E3CF9">
                <w:t>».</w:t>
              </w:r>
            </w:ins>
          </w:p>
          <w:p w14:paraId="5415C27D" w14:textId="2755C659" w:rsidR="00C036F1" w:rsidRDefault="00C036F1" w:rsidP="00C036F1">
            <w:pPr>
              <w:pStyle w:val="GOSTTablenorm"/>
              <w:rPr>
                <w:ins w:id="4483" w:author="Сказецкая Наталья Камилевна" w:date="2024-02-13T21:59:00Z"/>
              </w:rPr>
            </w:pPr>
            <w:ins w:id="4484" w:author="Сказецкая Наталья Камилевна" w:date="2024-02-13T21:59:00Z">
              <w:r w:rsidRPr="007E3CF9">
                <w:t>Допускается указывать цифровой код валюты (3 знака) в соответствии с Общероссийским классификатором валют</w:t>
              </w:r>
            </w:ins>
          </w:p>
        </w:tc>
      </w:tr>
      <w:tr w:rsidR="00C036F1" w:rsidRPr="00B9499D" w14:paraId="09CC1726" w14:textId="77777777" w:rsidTr="004B4497">
        <w:trPr>
          <w:ins w:id="4485" w:author="Сказецкая Наталья Камилевна" w:date="2024-02-13T21:59:00Z"/>
        </w:trPr>
        <w:tc>
          <w:tcPr>
            <w:tcW w:w="941" w:type="pct"/>
          </w:tcPr>
          <w:p w14:paraId="1CE69B1E" w14:textId="53B600F3" w:rsidR="00C036F1" w:rsidRPr="00B9499D" w:rsidRDefault="00C036F1" w:rsidP="00C036F1">
            <w:pPr>
              <w:pStyle w:val="GOSTTablenorm"/>
              <w:rPr>
                <w:ins w:id="4486" w:author="Сказецкая Наталья Камилевна" w:date="2024-02-13T21:59:00Z"/>
              </w:rPr>
            </w:pPr>
            <w:ins w:id="4487" w:author="Сказецкая Наталья Камилевна" w:date="2024-02-13T21:59:00Z">
              <w:r w:rsidRPr="007E3CF9">
                <w:t>Оператор сравнения</w:t>
              </w:r>
            </w:ins>
          </w:p>
        </w:tc>
        <w:tc>
          <w:tcPr>
            <w:tcW w:w="770" w:type="pct"/>
          </w:tcPr>
          <w:p w14:paraId="55D99AD9" w14:textId="084F4D30" w:rsidR="00C036F1" w:rsidRPr="007E3CF9" w:rsidRDefault="00C036F1" w:rsidP="00C036F1">
            <w:pPr>
              <w:pStyle w:val="GOSTTablenorm"/>
              <w:rPr>
                <w:ins w:id="4488" w:author="Сказецкая Наталья Камилевна" w:date="2024-02-13T21:59:00Z"/>
              </w:rPr>
            </w:pPr>
            <w:proofErr w:type="gramStart"/>
            <w:ins w:id="4489" w:author="Сказецкая Наталья Камилевна" w:date="2024-02-13T21:59:00Z">
              <w:r w:rsidRPr="007E3CF9">
                <w:rPr>
                  <w:b/>
                </w:rPr>
                <w:t>CurrencyFilterParams:</w:t>
              </w:r>
              <w:r w:rsidRPr="007E3CF9">
                <w:t>operation</w:t>
              </w:r>
              <w:proofErr w:type="gramEnd"/>
            </w:ins>
          </w:p>
        </w:tc>
        <w:tc>
          <w:tcPr>
            <w:tcW w:w="453" w:type="pct"/>
          </w:tcPr>
          <w:p w14:paraId="18166594" w14:textId="6550D4EB" w:rsidR="00C036F1" w:rsidRPr="00B9499D" w:rsidRDefault="00C036F1" w:rsidP="00C036F1">
            <w:pPr>
              <w:pStyle w:val="GOSTTablenorm"/>
              <w:rPr>
                <w:ins w:id="4490" w:author="Сказецкая Наталья Камилевна" w:date="2024-02-13T21:59:00Z"/>
              </w:rPr>
            </w:pPr>
            <w:ins w:id="4491" w:author="Сказецкая Наталья Камилевна" w:date="2024-02-13T21:59:00Z">
              <w:r w:rsidRPr="007E3CF9">
                <w:t>Строка</w:t>
              </w:r>
            </w:ins>
          </w:p>
        </w:tc>
        <w:tc>
          <w:tcPr>
            <w:tcW w:w="274" w:type="pct"/>
          </w:tcPr>
          <w:p w14:paraId="2E43A413" w14:textId="69053B32" w:rsidR="00C036F1" w:rsidRPr="00B9499D" w:rsidRDefault="00C036F1" w:rsidP="00C036F1">
            <w:pPr>
              <w:pStyle w:val="GOSTTablenorm"/>
              <w:rPr>
                <w:ins w:id="4492" w:author="Сказецкая Наталья Камилевна" w:date="2024-02-13T21:59:00Z"/>
              </w:rPr>
            </w:pPr>
            <w:ins w:id="4493" w:author="Сказецкая Наталья Камилевна" w:date="2024-02-13T21:59:00Z">
              <w:r w:rsidRPr="007E3CF9">
                <w:t>Да</w:t>
              </w:r>
            </w:ins>
          </w:p>
        </w:tc>
        <w:tc>
          <w:tcPr>
            <w:tcW w:w="445" w:type="pct"/>
          </w:tcPr>
          <w:p w14:paraId="73FA476A" w14:textId="08BCE8B9" w:rsidR="00C036F1" w:rsidRPr="109D8E8A" w:rsidRDefault="00C036F1" w:rsidP="00C036F1">
            <w:pPr>
              <w:pStyle w:val="GOSTTablenorm"/>
              <w:rPr>
                <w:ins w:id="4494" w:author="Сказецкая Наталья Камилевна" w:date="2024-02-13T21:59:00Z"/>
              </w:rPr>
            </w:pPr>
            <w:ins w:id="4495" w:author="Сказецкая Наталья Камилевна" w:date="2024-02-13T21:59:00Z">
              <w:r w:rsidRPr="007E3CF9">
                <w:t>=10</w:t>
              </w:r>
            </w:ins>
          </w:p>
        </w:tc>
        <w:tc>
          <w:tcPr>
            <w:tcW w:w="2117" w:type="pct"/>
          </w:tcPr>
          <w:p w14:paraId="63929788" w14:textId="0B1725DD" w:rsidR="00C036F1" w:rsidRDefault="00C036F1" w:rsidP="00C036F1">
            <w:pPr>
              <w:pStyle w:val="GOSTTablenorm"/>
              <w:rPr>
                <w:ins w:id="4496" w:author="Сказецкая Наталья Камилевна" w:date="2024-02-13T21:59:00Z"/>
              </w:rPr>
            </w:pPr>
            <w:ins w:id="4497" w:author="Сказецкая Наталья Камилевна" w:date="2024-02-13T21:59:00Z">
              <w:r w:rsidRPr="007E3CF9">
                <w:t>Значение оператора, применяемого к указанному значению кода валют</w:t>
              </w:r>
              <w:r>
                <w:t>ы. Возможные значения указаны в</w:t>
              </w:r>
            </w:ins>
            <w:ins w:id="4498" w:author="Сказецкая Наталья Камилевна" w:date="2024-02-13T22:03:00Z">
              <w:r>
                <w:t xml:space="preserve"> таблице </w:t>
              </w:r>
              <w:r>
                <w:fldChar w:fldCharType="begin"/>
              </w:r>
              <w:r>
                <w:instrText xml:space="preserve"> REF _Ref154532076 \h </w:instrText>
              </w:r>
            </w:ins>
            <w:ins w:id="4499" w:author="Сказецкая Наталья Камилевна" w:date="2024-02-13T22:03:00Z">
              <w:r>
                <w:fldChar w:fldCharType="separate"/>
              </w:r>
            </w:ins>
            <w:r w:rsidR="00F300A9">
              <w:rPr>
                <w:noProof/>
              </w:rPr>
              <w:t>11</w:t>
            </w:r>
            <w:ins w:id="4500" w:author="Сказецкая Наталья Камилевна" w:date="2024-02-13T22:03:00Z">
              <w:r>
                <w:fldChar w:fldCharType="end"/>
              </w:r>
              <w:r>
                <w:t xml:space="preserve"> (см. п. </w:t>
              </w:r>
              <w:r>
                <w:fldChar w:fldCharType="begin"/>
              </w:r>
              <w:r>
                <w:instrText xml:space="preserve"> REF _Ref143780994 \r \h  \* MERGEFORMAT </w:instrText>
              </w:r>
            </w:ins>
            <w:ins w:id="4501" w:author="Сказецкая Наталья Камилевна" w:date="2024-02-13T22:03:00Z">
              <w:r>
                <w:fldChar w:fldCharType="separate"/>
              </w:r>
            </w:ins>
            <w:r w:rsidR="00F300A9">
              <w:t>7.7</w:t>
            </w:r>
            <w:ins w:id="4502" w:author="Сказецкая Наталья Камилевна" w:date="2024-02-13T22:03:00Z">
              <w:r>
                <w:fldChar w:fldCharType="end"/>
              </w:r>
              <w:r>
                <w:t>)</w:t>
              </w:r>
            </w:ins>
          </w:p>
        </w:tc>
      </w:tr>
      <w:tr w:rsidR="00C036F1" w:rsidRPr="00B9499D" w14:paraId="6D5628E4" w14:textId="77777777" w:rsidTr="004B4497">
        <w:trPr>
          <w:ins w:id="4503" w:author="Сказецкая Наталья Камилевна" w:date="2024-02-13T21:06:00Z"/>
        </w:trPr>
        <w:tc>
          <w:tcPr>
            <w:tcW w:w="941" w:type="pct"/>
          </w:tcPr>
          <w:p w14:paraId="16EA2F4D" w14:textId="65A84334" w:rsidR="00C036F1" w:rsidRPr="007E3CF9" w:rsidRDefault="00C036F1" w:rsidP="00C036F1">
            <w:pPr>
              <w:pStyle w:val="GOSTTablenorm"/>
              <w:rPr>
                <w:ins w:id="4504" w:author="Сказецкая Наталья Камилевна" w:date="2024-02-13T21:06:00Z"/>
                <w:b/>
              </w:rPr>
            </w:pPr>
            <w:ins w:id="4505" w:author="Сказецкая Наталья Камилевна" w:date="2024-02-13T21:07:00Z">
              <w:r w:rsidRPr="007E3CF9">
                <w:rPr>
                  <w:b/>
                </w:rPr>
                <w:t>Параметры отбора по дате ввода в действие</w:t>
              </w:r>
            </w:ins>
          </w:p>
        </w:tc>
        <w:tc>
          <w:tcPr>
            <w:tcW w:w="770" w:type="pct"/>
          </w:tcPr>
          <w:p w14:paraId="31254B21" w14:textId="032710A4" w:rsidR="00C036F1" w:rsidRPr="007E3CF9" w:rsidRDefault="00C036F1" w:rsidP="00C036F1">
            <w:pPr>
              <w:pStyle w:val="GOSTTablenorm"/>
              <w:rPr>
                <w:ins w:id="4506" w:author="Сказецкая Наталья Камилевна" w:date="2024-02-13T21:06:00Z"/>
                <w:b/>
              </w:rPr>
            </w:pPr>
            <w:ins w:id="4507" w:author="Сказецкая Наталья Камилевна" w:date="2024-02-13T21:07:00Z">
              <w:r w:rsidRPr="007E3CF9">
                <w:rPr>
                  <w:b/>
                </w:rPr>
                <w:t>EffDateFilterParams</w:t>
              </w:r>
            </w:ins>
          </w:p>
        </w:tc>
        <w:tc>
          <w:tcPr>
            <w:tcW w:w="453" w:type="pct"/>
          </w:tcPr>
          <w:p w14:paraId="7EC006A1" w14:textId="0CB60287" w:rsidR="00C036F1" w:rsidRPr="00B9499D" w:rsidRDefault="00C036F1" w:rsidP="00C036F1">
            <w:pPr>
              <w:pStyle w:val="GOSTTablenorm"/>
              <w:rPr>
                <w:ins w:id="4508" w:author="Сказецкая Наталья Камилевна" w:date="2024-02-13T21:06:00Z"/>
              </w:rPr>
            </w:pPr>
            <w:ins w:id="4509" w:author="Сказецкая Наталья Камилевна" w:date="2024-02-13T21:07:00Z">
              <w:r w:rsidRPr="004B4497">
                <w:t>Массив</w:t>
              </w:r>
            </w:ins>
          </w:p>
        </w:tc>
        <w:tc>
          <w:tcPr>
            <w:tcW w:w="274" w:type="pct"/>
          </w:tcPr>
          <w:p w14:paraId="27CB3FEE" w14:textId="3D8BA932" w:rsidR="00C036F1" w:rsidRPr="00B9499D" w:rsidRDefault="00C036F1" w:rsidP="00C036F1">
            <w:pPr>
              <w:pStyle w:val="GOSTTablenorm"/>
              <w:rPr>
                <w:ins w:id="4510" w:author="Сказецкая Наталья Камилевна" w:date="2024-02-13T21:06:00Z"/>
              </w:rPr>
            </w:pPr>
            <w:ins w:id="4511" w:author="Сказецкая Наталья Камилевна" w:date="2024-02-13T21:07:00Z">
              <w:r w:rsidRPr="004B4497">
                <w:t>Нет</w:t>
              </w:r>
            </w:ins>
          </w:p>
        </w:tc>
        <w:tc>
          <w:tcPr>
            <w:tcW w:w="445" w:type="pct"/>
          </w:tcPr>
          <w:p w14:paraId="3B60679A" w14:textId="31E6BDD2" w:rsidR="00C036F1" w:rsidRPr="109D8E8A" w:rsidRDefault="00C036F1" w:rsidP="00C036F1">
            <w:pPr>
              <w:pStyle w:val="GOSTTablenorm"/>
              <w:rPr>
                <w:ins w:id="4512" w:author="Сказецкая Наталья Камилевна" w:date="2024-02-13T21:06:00Z"/>
              </w:rPr>
            </w:pPr>
            <w:ins w:id="4513" w:author="Сказецкая Наталья Камилевна" w:date="2024-02-13T21:07:00Z">
              <w:r w:rsidRPr="004B4497">
                <w:t>-</w:t>
              </w:r>
            </w:ins>
          </w:p>
        </w:tc>
        <w:tc>
          <w:tcPr>
            <w:tcW w:w="2117" w:type="pct"/>
          </w:tcPr>
          <w:p w14:paraId="7C0CE399" w14:textId="77777777" w:rsidR="00C036F1" w:rsidRPr="004B4497" w:rsidRDefault="00C036F1" w:rsidP="00C036F1">
            <w:pPr>
              <w:pStyle w:val="GOSTTablenorm"/>
              <w:rPr>
                <w:ins w:id="4514" w:author="Сказецкая Наталья Камилевна" w:date="2024-02-13T21:07:00Z"/>
              </w:rPr>
            </w:pPr>
            <w:ins w:id="4515" w:author="Сказецкая Наталья Камилевна" w:date="2024-02-13T21:07:00Z">
              <w:r w:rsidRPr="004B4497">
                <w:t>Указываются условия (фильтры) отбора данных по дате ввода в действие.</w:t>
              </w:r>
            </w:ins>
          </w:p>
          <w:p w14:paraId="15845B45" w14:textId="185C5031" w:rsidR="00C036F1" w:rsidRPr="004B4497" w:rsidRDefault="00C036F1" w:rsidP="00C036F1">
            <w:pPr>
              <w:pStyle w:val="GOSTTablenorm"/>
              <w:rPr>
                <w:ins w:id="4516" w:author="Сказецкая Наталья Камилевна" w:date="2024-02-13T21:07:00Z"/>
              </w:rPr>
            </w:pPr>
            <w:ins w:id="4517" w:author="Сказецкая Наталья Камилевна" w:date="2024-02-13T21:11:00Z">
              <w:r w:rsidRPr="004F4123">
                <w:t xml:space="preserve">В случае заполнения массива параметров отбора, </w:t>
              </w:r>
              <w:r>
                <w:t>д</w:t>
              </w:r>
            </w:ins>
            <w:ins w:id="4518" w:author="Сказецкая Наталья Камилевна" w:date="2024-02-13T21:07:00Z">
              <w:r w:rsidRPr="004B4497">
                <w:t>ля каждого параметра обязательны для заполнения:</w:t>
              </w:r>
            </w:ins>
          </w:p>
          <w:p w14:paraId="11AE351E" w14:textId="77777777" w:rsidR="00C036F1" w:rsidRPr="004B4497" w:rsidRDefault="00C036F1" w:rsidP="00C036F1">
            <w:pPr>
              <w:pStyle w:val="GOSTTableListMark1"/>
              <w:rPr>
                <w:ins w:id="4519" w:author="Сказецкая Наталья Камилевна" w:date="2024-02-13T21:07:00Z"/>
              </w:rPr>
            </w:pPr>
            <w:ins w:id="4520" w:author="Сказецкая Наталья Камилевна" w:date="2024-02-13T21:07:00Z">
              <w:r w:rsidRPr="004B4497">
                <w:t>Значение даты ввода в действие;</w:t>
              </w:r>
            </w:ins>
          </w:p>
          <w:p w14:paraId="63388B93" w14:textId="77777777" w:rsidR="00C036F1" w:rsidRPr="004B4497" w:rsidRDefault="00C036F1" w:rsidP="00C036F1">
            <w:pPr>
              <w:pStyle w:val="GOSTTableListMark1"/>
              <w:rPr>
                <w:ins w:id="4521" w:author="Сказецкая Наталья Камилевна" w:date="2024-02-13T21:07:00Z"/>
              </w:rPr>
            </w:pPr>
            <w:ins w:id="4522" w:author="Сказецкая Наталья Камилевна" w:date="2024-02-13T21:07:00Z">
              <w:r w:rsidRPr="004B4497">
                <w:t>Оператор сравнения.</w:t>
              </w:r>
            </w:ins>
          </w:p>
          <w:p w14:paraId="21D3ADF9" w14:textId="665063C5" w:rsidR="00C036F1" w:rsidRPr="004B4497" w:rsidRDefault="00C036F1" w:rsidP="00C036F1">
            <w:pPr>
              <w:pStyle w:val="GOSTTablenorm"/>
              <w:rPr>
                <w:ins w:id="4523" w:author="Сказецкая Наталья Камилевна" w:date="2024-02-13T21:07:00Z"/>
              </w:rPr>
            </w:pPr>
            <w:ins w:id="4524" w:author="Сказецкая Наталья Камилевна" w:date="2024-02-13T21:07:00Z">
              <w:r w:rsidRPr="007E3CF9">
                <w:t>Может заполняться при DateMode = 0 (расчет по дате отражения операции в учете).</w:t>
              </w:r>
              <w:r w:rsidRPr="004B4497">
                <w:t xml:space="preserve"> Если при DateMode = 0 (расчет по дате отражения операции в учете) параметр не заполнен, то в ответе передается информация по всем датам ввода в действие.</w:t>
              </w:r>
            </w:ins>
            <w:r>
              <w:t xml:space="preserve"> </w:t>
            </w:r>
            <w:ins w:id="4525" w:author="Сказецкая Наталья Камилевна" w:date="2024-02-13T21:07:00Z">
              <w:r w:rsidRPr="004B4497">
                <w:t>Если при DateMode = 1 (расчет по дате ввода в действие) параметр заполнен, то его значение игнорируется.</w:t>
              </w:r>
            </w:ins>
          </w:p>
          <w:p w14:paraId="7C734620" w14:textId="50C5DC43" w:rsidR="00C036F1" w:rsidRDefault="00C036F1" w:rsidP="00C036F1">
            <w:pPr>
              <w:pStyle w:val="GOSTTablenorm"/>
              <w:rPr>
                <w:ins w:id="4526" w:author="Сказецкая Наталья Камилевна" w:date="2024-02-13T21:06:00Z"/>
              </w:rPr>
            </w:pPr>
            <w:ins w:id="4527" w:author="Сказецкая Наталья Камилевна" w:date="2024-02-13T21:07:00Z">
              <w:r w:rsidRPr="004B4497">
                <w:t>При указании нескольких значений, указанные значения объединяются логическим «И»</w:t>
              </w:r>
            </w:ins>
          </w:p>
        </w:tc>
      </w:tr>
      <w:tr w:rsidR="00C036F1" w:rsidRPr="00B9499D" w14:paraId="4FAC9920" w14:textId="77777777" w:rsidTr="004B4497">
        <w:trPr>
          <w:ins w:id="4528" w:author="Сказецкая Наталья Камилевна" w:date="2024-02-13T21:07:00Z"/>
        </w:trPr>
        <w:tc>
          <w:tcPr>
            <w:tcW w:w="941" w:type="pct"/>
          </w:tcPr>
          <w:p w14:paraId="2E89FB92" w14:textId="519FC6AA" w:rsidR="00C036F1" w:rsidRPr="00B9499D" w:rsidRDefault="00C036F1" w:rsidP="00C036F1">
            <w:pPr>
              <w:pStyle w:val="GOSTTablenorm"/>
              <w:rPr>
                <w:ins w:id="4529" w:author="Сказецкая Наталья Камилевна" w:date="2024-02-13T21:07:00Z"/>
              </w:rPr>
            </w:pPr>
            <w:ins w:id="4530" w:author="Сказецкая Наталья Камилевна" w:date="2024-02-13T21:07:00Z">
              <w:r w:rsidRPr="004B4497">
                <w:t>Значение даты ввода в действие</w:t>
              </w:r>
            </w:ins>
          </w:p>
        </w:tc>
        <w:tc>
          <w:tcPr>
            <w:tcW w:w="770" w:type="pct"/>
          </w:tcPr>
          <w:p w14:paraId="7E84EC6C" w14:textId="799536CE" w:rsidR="00C036F1" w:rsidRPr="004B4497" w:rsidRDefault="00C036F1" w:rsidP="00C036F1">
            <w:pPr>
              <w:pStyle w:val="GOSTTablenorm"/>
              <w:rPr>
                <w:ins w:id="4531" w:author="Сказецкая Наталья Камилевна" w:date="2024-02-13T21:07:00Z"/>
              </w:rPr>
            </w:pPr>
            <w:ins w:id="4532" w:author="Сказецкая Наталья Камилевна" w:date="2024-02-13T21:07:00Z">
              <w:r w:rsidRPr="004B4497">
                <w:rPr>
                  <w:b/>
                </w:rPr>
                <w:t>EffDateFilterParams</w:t>
              </w:r>
              <w:r w:rsidRPr="004B4497">
                <w:t>:value</w:t>
              </w:r>
            </w:ins>
          </w:p>
        </w:tc>
        <w:tc>
          <w:tcPr>
            <w:tcW w:w="453" w:type="pct"/>
          </w:tcPr>
          <w:p w14:paraId="4C6EEA03" w14:textId="6C646EE0" w:rsidR="00C036F1" w:rsidRPr="00B9499D" w:rsidRDefault="00C036F1" w:rsidP="00C036F1">
            <w:pPr>
              <w:pStyle w:val="GOSTTablenorm"/>
              <w:rPr>
                <w:ins w:id="4533" w:author="Сказецкая Наталья Камилевна" w:date="2024-02-13T21:07:00Z"/>
              </w:rPr>
            </w:pPr>
            <w:ins w:id="4534" w:author="Сказецкая Наталья Камилевна" w:date="2024-02-13T21:07:00Z">
              <w:r w:rsidRPr="004B4497">
                <w:t>Строка</w:t>
              </w:r>
            </w:ins>
          </w:p>
        </w:tc>
        <w:tc>
          <w:tcPr>
            <w:tcW w:w="274" w:type="pct"/>
          </w:tcPr>
          <w:p w14:paraId="56145BD1" w14:textId="63FE72E5" w:rsidR="00C036F1" w:rsidRPr="00B9499D" w:rsidRDefault="00C036F1" w:rsidP="00C036F1">
            <w:pPr>
              <w:pStyle w:val="GOSTTablenorm"/>
              <w:rPr>
                <w:ins w:id="4535" w:author="Сказецкая Наталья Камилевна" w:date="2024-02-13T21:07:00Z"/>
              </w:rPr>
            </w:pPr>
            <w:ins w:id="4536" w:author="Сказецкая Наталья Камилевна" w:date="2024-02-13T21:07:00Z">
              <w:r w:rsidRPr="004B4497">
                <w:t>Да</w:t>
              </w:r>
            </w:ins>
          </w:p>
        </w:tc>
        <w:tc>
          <w:tcPr>
            <w:tcW w:w="445" w:type="pct"/>
          </w:tcPr>
          <w:p w14:paraId="66133BE3" w14:textId="338AAE35" w:rsidR="00C036F1" w:rsidRPr="109D8E8A" w:rsidRDefault="00C036F1" w:rsidP="00C036F1">
            <w:pPr>
              <w:pStyle w:val="GOSTTablenorm"/>
              <w:rPr>
                <w:ins w:id="4537" w:author="Сказецкая Наталья Камилевна" w:date="2024-02-13T21:07:00Z"/>
              </w:rPr>
            </w:pPr>
            <w:ins w:id="4538" w:author="Сказецкая Наталья Камилевна" w:date="2024-02-13T21:07:00Z">
              <w:r w:rsidRPr="004B4497">
                <w:t>&lt;=100000</w:t>
              </w:r>
            </w:ins>
          </w:p>
        </w:tc>
        <w:tc>
          <w:tcPr>
            <w:tcW w:w="2117" w:type="pct"/>
          </w:tcPr>
          <w:p w14:paraId="0AED60F0" w14:textId="6C0D1D0D" w:rsidR="00C036F1" w:rsidRDefault="00C036F1" w:rsidP="00C036F1">
            <w:pPr>
              <w:pStyle w:val="GOSTTablenorm"/>
              <w:rPr>
                <w:ins w:id="4539" w:author="Сказецкая Наталья Камилевна" w:date="2024-02-13T21:07:00Z"/>
              </w:rPr>
            </w:pPr>
            <w:ins w:id="4540" w:author="Сказецкая Наталья Камилевна" w:date="2024-02-13T21:07:00Z">
              <w:r w:rsidRPr="004B4497">
                <w:t>Значение, массив значений, выражение для определения значения даты ввода в действие в соответствии с описанием параметра запроса «Оператор сравнения» (</w:t>
              </w:r>
              <w:proofErr w:type="gramStart"/>
              <w:r w:rsidRPr="004B4497">
                <w:t>EffDateFilterParams:operation</w:t>
              </w:r>
              <w:proofErr w:type="gramEnd"/>
              <w:r w:rsidRPr="004B4497">
                <w:t>)</w:t>
              </w:r>
            </w:ins>
          </w:p>
        </w:tc>
      </w:tr>
      <w:tr w:rsidR="00C036F1" w:rsidRPr="00B9499D" w14:paraId="0F25E47A" w14:textId="77777777" w:rsidTr="004B4497">
        <w:trPr>
          <w:ins w:id="4541" w:author="Сказецкая Наталья Камилевна" w:date="2024-02-13T21:07:00Z"/>
        </w:trPr>
        <w:tc>
          <w:tcPr>
            <w:tcW w:w="941" w:type="pct"/>
          </w:tcPr>
          <w:p w14:paraId="4F262795" w14:textId="330D736B" w:rsidR="00C036F1" w:rsidRPr="00B9499D" w:rsidRDefault="00C036F1" w:rsidP="00C036F1">
            <w:pPr>
              <w:pStyle w:val="GOSTTablenorm"/>
              <w:rPr>
                <w:ins w:id="4542" w:author="Сказецкая Наталья Камилевна" w:date="2024-02-13T21:07:00Z"/>
              </w:rPr>
            </w:pPr>
            <w:ins w:id="4543" w:author="Сказецкая Наталья Камилевна" w:date="2024-02-13T21:07:00Z">
              <w:r w:rsidRPr="004B4497">
                <w:t>Оператор сравнения</w:t>
              </w:r>
            </w:ins>
          </w:p>
        </w:tc>
        <w:tc>
          <w:tcPr>
            <w:tcW w:w="770" w:type="pct"/>
          </w:tcPr>
          <w:p w14:paraId="05C94D0F" w14:textId="2611A8E3" w:rsidR="00C036F1" w:rsidRPr="004B4497" w:rsidRDefault="00C036F1" w:rsidP="00C036F1">
            <w:pPr>
              <w:pStyle w:val="GOSTTablenorm"/>
              <w:rPr>
                <w:ins w:id="4544" w:author="Сказецкая Наталья Камилевна" w:date="2024-02-13T21:07:00Z"/>
              </w:rPr>
            </w:pPr>
            <w:proofErr w:type="gramStart"/>
            <w:ins w:id="4545" w:author="Сказецкая Наталья Камилевна" w:date="2024-02-13T21:07:00Z">
              <w:r w:rsidRPr="004B4497">
                <w:rPr>
                  <w:b/>
                </w:rPr>
                <w:t>EffDateFilterParams:</w:t>
              </w:r>
              <w:r w:rsidRPr="004B4497">
                <w:t>operation</w:t>
              </w:r>
              <w:proofErr w:type="gramEnd"/>
            </w:ins>
          </w:p>
        </w:tc>
        <w:tc>
          <w:tcPr>
            <w:tcW w:w="453" w:type="pct"/>
          </w:tcPr>
          <w:p w14:paraId="169DE855" w14:textId="0E88DE37" w:rsidR="00C036F1" w:rsidRPr="00B9499D" w:rsidRDefault="00C036F1" w:rsidP="00C036F1">
            <w:pPr>
              <w:pStyle w:val="GOSTTablenorm"/>
              <w:rPr>
                <w:ins w:id="4546" w:author="Сказецкая Наталья Камилевна" w:date="2024-02-13T21:07:00Z"/>
              </w:rPr>
            </w:pPr>
            <w:ins w:id="4547" w:author="Сказецкая Наталья Камилевна" w:date="2024-02-13T21:07:00Z">
              <w:r w:rsidRPr="004B4497">
                <w:t>Строка</w:t>
              </w:r>
            </w:ins>
          </w:p>
        </w:tc>
        <w:tc>
          <w:tcPr>
            <w:tcW w:w="274" w:type="pct"/>
          </w:tcPr>
          <w:p w14:paraId="42E6BAFA" w14:textId="33C19DFA" w:rsidR="00C036F1" w:rsidRPr="00B9499D" w:rsidRDefault="00C036F1" w:rsidP="00C036F1">
            <w:pPr>
              <w:pStyle w:val="GOSTTablenorm"/>
              <w:rPr>
                <w:ins w:id="4548" w:author="Сказецкая Наталья Камилевна" w:date="2024-02-13T21:07:00Z"/>
              </w:rPr>
            </w:pPr>
            <w:ins w:id="4549" w:author="Сказецкая Наталья Камилевна" w:date="2024-02-13T21:07:00Z">
              <w:r w:rsidRPr="004B4497">
                <w:t>Да</w:t>
              </w:r>
            </w:ins>
          </w:p>
        </w:tc>
        <w:tc>
          <w:tcPr>
            <w:tcW w:w="445" w:type="pct"/>
          </w:tcPr>
          <w:p w14:paraId="289FE835" w14:textId="25D649ED" w:rsidR="00C036F1" w:rsidRPr="109D8E8A" w:rsidRDefault="00C036F1" w:rsidP="00C036F1">
            <w:pPr>
              <w:pStyle w:val="GOSTTablenorm"/>
              <w:rPr>
                <w:ins w:id="4550" w:author="Сказецкая Наталья Камилевна" w:date="2024-02-13T21:07:00Z"/>
              </w:rPr>
            </w:pPr>
            <w:ins w:id="4551" w:author="Сказецкая Наталья Камилевна" w:date="2024-02-13T21:07:00Z">
              <w:r w:rsidRPr="004B4497">
                <w:t>=10</w:t>
              </w:r>
            </w:ins>
          </w:p>
        </w:tc>
        <w:tc>
          <w:tcPr>
            <w:tcW w:w="2117" w:type="pct"/>
          </w:tcPr>
          <w:p w14:paraId="28DED53A" w14:textId="04BBA9FC" w:rsidR="00C036F1" w:rsidRPr="004B4497" w:rsidRDefault="00C036F1" w:rsidP="00C036F1">
            <w:pPr>
              <w:pStyle w:val="GOSTTablenorm"/>
              <w:rPr>
                <w:ins w:id="4552" w:author="Сказецкая Наталья Камилевна" w:date="2024-02-13T21:07:00Z"/>
              </w:rPr>
            </w:pPr>
            <w:ins w:id="4553" w:author="Сказецкая Наталья Камилевна" w:date="2024-02-13T21:07:00Z">
              <w:r w:rsidRPr="004B4497">
                <w:t>Значение оператора, применяемого к указанному значению даты ввода в действие.</w:t>
              </w:r>
            </w:ins>
          </w:p>
          <w:p w14:paraId="07A6DA88" w14:textId="1C55A206" w:rsidR="00C036F1" w:rsidRPr="004B4497" w:rsidRDefault="00C036F1" w:rsidP="00C036F1">
            <w:pPr>
              <w:pStyle w:val="GOSTTablenorm"/>
              <w:rPr>
                <w:ins w:id="4554" w:author="Сказецкая Наталья Камилевна" w:date="2024-02-13T21:07:00Z"/>
              </w:rPr>
            </w:pPr>
            <w:ins w:id="4555" w:author="Сказецкая Наталья Камилевна" w:date="2024-02-13T21:07:00Z">
              <w:r w:rsidRPr="004B4497">
                <w:lastRenderedPageBreak/>
                <w:t xml:space="preserve">Возможные значения (описание приведено в таблице </w:t>
              </w:r>
            </w:ins>
            <w:ins w:id="4556" w:author="Сказецкая Наталья Камилевна" w:date="2024-02-13T21:15:00Z">
              <w:r>
                <w:fldChar w:fldCharType="begin"/>
              </w:r>
              <w:r>
                <w:instrText xml:space="preserve"> REF _Ref154532076 \h </w:instrText>
              </w:r>
            </w:ins>
            <w:ins w:id="4557" w:author="Сказецкая Наталья Камилевна" w:date="2024-02-13T21:15:00Z">
              <w:r>
                <w:fldChar w:fldCharType="separate"/>
              </w:r>
            </w:ins>
            <w:r w:rsidR="00F300A9">
              <w:rPr>
                <w:noProof/>
              </w:rPr>
              <w:t>11</w:t>
            </w:r>
            <w:ins w:id="4558" w:author="Сказецкая Наталья Камилевна" w:date="2024-02-13T21:15:00Z">
              <w:r>
                <w:fldChar w:fldCharType="end"/>
              </w:r>
              <w:r>
                <w:t xml:space="preserve"> п. </w:t>
              </w:r>
              <w:r>
                <w:fldChar w:fldCharType="begin"/>
              </w:r>
              <w:r>
                <w:instrText xml:space="preserve"> REF _Ref143780994 \r \h  \* MERGEFORMAT </w:instrText>
              </w:r>
            </w:ins>
            <w:ins w:id="4559" w:author="Сказецкая Наталья Камилевна" w:date="2024-02-13T21:15:00Z">
              <w:r>
                <w:fldChar w:fldCharType="separate"/>
              </w:r>
            </w:ins>
            <w:r w:rsidR="00F300A9">
              <w:t>7.7</w:t>
            </w:r>
            <w:ins w:id="4560" w:author="Сказецкая Наталья Камилевна" w:date="2024-02-13T21:15:00Z">
              <w:r>
                <w:fldChar w:fldCharType="end"/>
              </w:r>
              <w:r>
                <w:t>)</w:t>
              </w:r>
            </w:ins>
            <w:ins w:id="4561" w:author="Сказецкая Наталья Камилевна" w:date="2024-02-13T21:07:00Z">
              <w:r w:rsidRPr="004B4497">
                <w:t>:</w:t>
              </w:r>
            </w:ins>
          </w:p>
          <w:p w14:paraId="271A3952" w14:textId="77777777" w:rsidR="00C036F1" w:rsidRPr="004B4497" w:rsidRDefault="00C036F1" w:rsidP="00C036F1">
            <w:pPr>
              <w:pStyle w:val="GOSTTableListMark1"/>
              <w:rPr>
                <w:ins w:id="4562" w:author="Сказецкая Наталья Камилевна" w:date="2024-02-13T21:07:00Z"/>
              </w:rPr>
            </w:pPr>
            <w:proofErr w:type="gramStart"/>
            <w:ins w:id="4563" w:author="Сказецкая Наталья Камилевна" w:date="2024-02-13T21:07:00Z">
              <w:r w:rsidRPr="004B4497">
                <w:t>&lt; (</w:t>
              </w:r>
              <w:proofErr w:type="gramEnd"/>
              <w:r w:rsidRPr="004B4497">
                <w:t>меньше);</w:t>
              </w:r>
            </w:ins>
          </w:p>
          <w:p w14:paraId="3415D52F" w14:textId="77777777" w:rsidR="00C036F1" w:rsidRPr="004B4497" w:rsidRDefault="00C036F1" w:rsidP="00C036F1">
            <w:pPr>
              <w:pStyle w:val="GOSTTableListMark1"/>
              <w:rPr>
                <w:ins w:id="4564" w:author="Сказецкая Наталья Камилевна" w:date="2024-02-13T21:07:00Z"/>
              </w:rPr>
            </w:pPr>
            <w:ins w:id="4565" w:author="Сказецкая Наталья Камилевна" w:date="2024-02-13T21:07:00Z">
              <w:r w:rsidRPr="004B4497">
                <w:t>&gt; (больше);</w:t>
              </w:r>
            </w:ins>
          </w:p>
          <w:p w14:paraId="44A0301C" w14:textId="77777777" w:rsidR="00C036F1" w:rsidRPr="004B4497" w:rsidRDefault="00C036F1" w:rsidP="00C036F1">
            <w:pPr>
              <w:pStyle w:val="GOSTTableListMark1"/>
              <w:rPr>
                <w:ins w:id="4566" w:author="Сказецкая Наталья Камилевна" w:date="2024-02-13T21:07:00Z"/>
              </w:rPr>
            </w:pPr>
            <w:ins w:id="4567" w:author="Сказецкая Наталья Камилевна" w:date="2024-02-13T21:07:00Z">
              <w:r w:rsidRPr="004B4497">
                <w:t>&lt;= (меньше либо равно);</w:t>
              </w:r>
            </w:ins>
          </w:p>
          <w:p w14:paraId="50627950" w14:textId="77777777" w:rsidR="00C036F1" w:rsidRPr="004B4497" w:rsidRDefault="00C036F1" w:rsidP="00C036F1">
            <w:pPr>
              <w:pStyle w:val="GOSTTableListMark1"/>
              <w:rPr>
                <w:ins w:id="4568" w:author="Сказецкая Наталья Камилевна" w:date="2024-02-13T21:07:00Z"/>
              </w:rPr>
            </w:pPr>
            <w:proofErr w:type="gramStart"/>
            <w:ins w:id="4569" w:author="Сказецкая Наталья Камилевна" w:date="2024-02-13T21:07:00Z">
              <w:r w:rsidRPr="004B4497">
                <w:t>&gt;=</w:t>
              </w:r>
              <w:proofErr w:type="gramEnd"/>
              <w:r w:rsidRPr="004B4497">
                <w:t xml:space="preserve"> (больше либо равно);</w:t>
              </w:r>
            </w:ins>
          </w:p>
          <w:p w14:paraId="6CD4D56A" w14:textId="77777777" w:rsidR="00C036F1" w:rsidRPr="004B4497" w:rsidRDefault="00C036F1" w:rsidP="00C036F1">
            <w:pPr>
              <w:pStyle w:val="GOSTTableListMark1"/>
              <w:rPr>
                <w:ins w:id="4570" w:author="Сказецкая Наталья Камилевна" w:date="2024-02-13T21:07:00Z"/>
              </w:rPr>
            </w:pPr>
            <w:ins w:id="4571" w:author="Сказецкая Наталья Камилевна" w:date="2024-02-13T21:07:00Z">
              <w:r w:rsidRPr="004B4497">
                <w:t>not= (не равно);</w:t>
              </w:r>
            </w:ins>
          </w:p>
          <w:p w14:paraId="3C0C3E2A" w14:textId="77777777" w:rsidR="00C036F1" w:rsidRPr="004B4497" w:rsidRDefault="00C036F1" w:rsidP="00C036F1">
            <w:pPr>
              <w:pStyle w:val="GOSTTableListMark1"/>
              <w:rPr>
                <w:ins w:id="4572" w:author="Сказецкая Наталья Камилевна" w:date="2024-02-13T21:07:00Z"/>
              </w:rPr>
            </w:pPr>
            <w:ins w:id="4573" w:author="Сказецкая Наталья Камилевна" w:date="2024-02-13T21:07:00Z">
              <w:r w:rsidRPr="004B4497">
                <w:t>= (равно);</w:t>
              </w:r>
            </w:ins>
          </w:p>
          <w:p w14:paraId="199BF580" w14:textId="4E206D9D" w:rsidR="00C036F1" w:rsidRDefault="00C036F1" w:rsidP="00C036F1">
            <w:pPr>
              <w:pStyle w:val="GOSTTableListMark1"/>
              <w:rPr>
                <w:ins w:id="4574" w:author="Сказецкая Наталья Камилевна" w:date="2024-02-13T21:07:00Z"/>
              </w:rPr>
            </w:pPr>
            <w:ins w:id="4575" w:author="Сказецкая Наталья Камилевна" w:date="2024-02-13T21:07:00Z">
              <w:r w:rsidRPr="004B4497">
                <w:t>between (отбор данных в пределах указанного диапазона, включая его крайние значения)</w:t>
              </w:r>
            </w:ins>
          </w:p>
        </w:tc>
      </w:tr>
      <w:tr w:rsidR="00C036F1" w:rsidRPr="00B9499D" w14:paraId="19D5B69B" w14:textId="77777777" w:rsidTr="004B4497">
        <w:tc>
          <w:tcPr>
            <w:tcW w:w="941" w:type="pct"/>
          </w:tcPr>
          <w:p w14:paraId="120901E0" w14:textId="47E56ACA" w:rsidR="00C036F1" w:rsidRPr="004A6D1E" w:rsidRDefault="00C036F1" w:rsidP="00C036F1">
            <w:pPr>
              <w:pStyle w:val="GOSTTablenorm"/>
              <w:rPr>
                <w:b/>
              </w:rPr>
            </w:pPr>
            <w:r w:rsidRPr="004A6D1E">
              <w:rPr>
                <w:b/>
              </w:rPr>
              <w:lastRenderedPageBreak/>
              <w:t>Параметры отображения данных</w:t>
            </w:r>
          </w:p>
        </w:tc>
        <w:tc>
          <w:tcPr>
            <w:tcW w:w="770" w:type="pct"/>
          </w:tcPr>
          <w:p w14:paraId="7E99AD76" w14:textId="473EAB1D" w:rsidR="00C036F1" w:rsidRPr="004A6D1E" w:rsidRDefault="00C036F1" w:rsidP="00C036F1">
            <w:pPr>
              <w:pStyle w:val="GOSTTablenorm"/>
              <w:rPr>
                <w:b/>
              </w:rPr>
            </w:pPr>
            <w:r w:rsidRPr="004A6D1E">
              <w:rPr>
                <w:b/>
              </w:rPr>
              <w:t>VisualParams</w:t>
            </w:r>
          </w:p>
        </w:tc>
        <w:tc>
          <w:tcPr>
            <w:tcW w:w="453" w:type="pct"/>
          </w:tcPr>
          <w:p w14:paraId="68A085D2" w14:textId="4AE7DA78" w:rsidR="00C036F1" w:rsidRPr="00C75A4E" w:rsidRDefault="00C036F1" w:rsidP="00C036F1">
            <w:pPr>
              <w:pStyle w:val="GOSTTablenorm"/>
            </w:pPr>
            <w:r w:rsidRPr="00C75A4E">
              <w:t>Вложенный массив</w:t>
            </w:r>
          </w:p>
        </w:tc>
        <w:tc>
          <w:tcPr>
            <w:tcW w:w="274" w:type="pct"/>
          </w:tcPr>
          <w:p w14:paraId="713AB02A" w14:textId="77777777" w:rsidR="00C036F1" w:rsidRPr="00C75A4E" w:rsidRDefault="00C036F1" w:rsidP="00C036F1">
            <w:pPr>
              <w:pStyle w:val="GOSTTablenorm"/>
            </w:pPr>
            <w:r w:rsidRPr="00C75A4E">
              <w:t>Нет</w:t>
            </w:r>
          </w:p>
        </w:tc>
        <w:tc>
          <w:tcPr>
            <w:tcW w:w="445" w:type="pct"/>
          </w:tcPr>
          <w:p w14:paraId="73852428" w14:textId="3CD85D49" w:rsidR="00C036F1" w:rsidRPr="00C75A4E" w:rsidRDefault="00C036F1" w:rsidP="00C036F1">
            <w:pPr>
              <w:pStyle w:val="GOSTTablenorm"/>
            </w:pPr>
            <w:r w:rsidRPr="00C75A4E">
              <w:t>&lt;=2000</w:t>
            </w:r>
          </w:p>
        </w:tc>
        <w:tc>
          <w:tcPr>
            <w:tcW w:w="2117" w:type="pct"/>
          </w:tcPr>
          <w:p w14:paraId="5AEA8F4D" w14:textId="5049CD6F" w:rsidR="00C036F1" w:rsidRPr="00C75A4E" w:rsidRDefault="00C036F1" w:rsidP="00C036F1">
            <w:pPr>
              <w:pStyle w:val="GOSTTablenorm"/>
            </w:pPr>
            <w:r w:rsidRPr="008B362A">
              <w:t xml:space="preserve">Перечень аналитических признаков, в разрезе которых требуется в ответе передавать информацию о состоянии счетов. Наименование аналитического признака указывается в соответствии со справочником «Аналитические признаки» в </w:t>
            </w:r>
            <w:r w:rsidRPr="00C75A4E">
              <w:t>SVAP</w:t>
            </w:r>
            <w:r w:rsidRPr="008B362A">
              <w:t>.</w:t>
            </w:r>
          </w:p>
          <w:p w14:paraId="0F860832" w14:textId="4BB7E6AD" w:rsidR="00C036F1" w:rsidRPr="008B362A" w:rsidRDefault="00C036F1" w:rsidP="00C036F1">
            <w:pPr>
              <w:pStyle w:val="GOSTTablenorm"/>
            </w:pPr>
            <w:r w:rsidRPr="008B362A">
              <w:t>При режиме формирования Mode = 0 (по счетам учета):</w:t>
            </w:r>
          </w:p>
          <w:p w14:paraId="0DD35202" w14:textId="073165D5" w:rsidR="00C036F1" w:rsidRPr="008B362A" w:rsidRDefault="00C036F1" w:rsidP="00A0433D">
            <w:pPr>
              <w:pStyle w:val="GOSTTableListMark1"/>
              <w:tabs>
                <w:tab w:val="clear" w:pos="284"/>
                <w:tab w:val="left" w:pos="106"/>
              </w:tabs>
              <w:ind w:hanging="234"/>
            </w:pPr>
            <w:r w:rsidRPr="008B362A">
              <w:t xml:space="preserve">если </w:t>
            </w:r>
            <w:r w:rsidRPr="008B362A">
              <w:rPr>
                <w:rFonts w:eastAsiaTheme="majorEastAsia"/>
              </w:rPr>
              <w:t>параметры отображения запроса не заданы, то ответ будет содержать перечень всех аналитических признаков, входящих в структуру номера счета;</w:t>
            </w:r>
          </w:p>
          <w:p w14:paraId="60FDC679" w14:textId="576B8089" w:rsidR="00A0433D" w:rsidRPr="005715F3" w:rsidDel="005715F3" w:rsidRDefault="00C036F1" w:rsidP="00A0433D">
            <w:pPr>
              <w:pStyle w:val="GOSTTableListMark1"/>
              <w:tabs>
                <w:tab w:val="clear" w:pos="284"/>
                <w:tab w:val="left" w:pos="106"/>
              </w:tabs>
              <w:ind w:hanging="234"/>
              <w:rPr>
                <w:del w:id="4576" w:author="Сказецкая Наталья Камилевна" w:date="2026-04-14T18:55:00Z"/>
                <w:highlight w:val="green"/>
              </w:rPr>
            </w:pPr>
            <w:commentRangeStart w:id="4577"/>
            <w:del w:id="4578" w:author="Сказецкая Наталья Камилевна" w:date="2026-04-14T18:55:00Z">
              <w:r w:rsidRPr="005715F3" w:rsidDel="005715F3">
                <w:rPr>
                  <w:rFonts w:eastAsiaTheme="majorEastAsia"/>
                  <w:highlight w:val="green"/>
                </w:rPr>
                <w:delText xml:space="preserve">если </w:delText>
              </w:r>
            </w:del>
            <w:commentRangeEnd w:id="4577"/>
            <w:r w:rsidR="005715F3">
              <w:rPr>
                <w:rStyle w:val="afff4"/>
              </w:rPr>
              <w:commentReference w:id="4577"/>
            </w:r>
            <w:del w:id="4579" w:author="Сказецкая Наталья Камилевна" w:date="2026-04-14T18:55:00Z">
              <w:r w:rsidRPr="005715F3" w:rsidDel="005715F3">
                <w:rPr>
                  <w:rFonts w:eastAsiaTheme="majorEastAsia"/>
                  <w:highlight w:val="green"/>
                </w:rPr>
                <w:delText>в параметрах отображения указаны</w:delText>
              </w:r>
              <w:r w:rsidRPr="005715F3" w:rsidDel="005715F3">
                <w:rPr>
                  <w:highlight w:val="green"/>
                </w:rPr>
                <w:delText xml:space="preserve"> аналитические признаки, не участвующие в расчете балансов (свойства записи учета), то они игнорируются при обработке запроса</w:delText>
              </w:r>
              <w:r w:rsidR="00A0433D" w:rsidRPr="005715F3" w:rsidDel="005715F3">
                <w:rPr>
                  <w:highlight w:val="green"/>
                </w:rPr>
                <w:delText>;</w:delText>
              </w:r>
            </w:del>
          </w:p>
          <w:p w14:paraId="16D3360D" w14:textId="77777777" w:rsidR="005715F3" w:rsidRPr="005715F3" w:rsidRDefault="00A0433D" w:rsidP="00A0433D">
            <w:pPr>
              <w:pStyle w:val="GOSTTableListMark1"/>
              <w:tabs>
                <w:tab w:val="clear" w:pos="284"/>
                <w:tab w:val="left" w:pos="106"/>
              </w:tabs>
              <w:ind w:hanging="234"/>
              <w:rPr>
                <w:ins w:id="4580" w:author="Сказецкая Наталья Камилевна" w:date="2026-04-14T19:02:00Z"/>
                <w:highlight w:val="green"/>
              </w:rPr>
            </w:pPr>
            <w:ins w:id="4581" w:author="Сказецкая Наталья Камилевна" w:date="2026-04-14T18:38:00Z">
              <w:r w:rsidRPr="005715F3">
                <w:rPr>
                  <w:highlight w:val="green"/>
                </w:rPr>
                <w:t>если в срезе с идентификатором, указанным в параметре SliceId, нет аналитического признака, указанного в VisualParams, то в результате вернется пусто в значении данного аналитического признака</w:t>
              </w:r>
            </w:ins>
            <w:ins w:id="4582" w:author="Сказецкая Наталья Камилевна" w:date="2026-04-14T19:02:00Z">
              <w:r w:rsidR="005715F3" w:rsidRPr="005715F3">
                <w:rPr>
                  <w:highlight w:val="green"/>
                </w:rPr>
                <w:t>;</w:t>
              </w:r>
            </w:ins>
          </w:p>
          <w:p w14:paraId="7B9A56C6" w14:textId="14962CA0" w:rsidR="00C036F1" w:rsidRPr="005715F3" w:rsidRDefault="005715F3" w:rsidP="00A0433D">
            <w:pPr>
              <w:pStyle w:val="GOSTTableListMark1"/>
              <w:tabs>
                <w:tab w:val="clear" w:pos="284"/>
                <w:tab w:val="left" w:pos="106"/>
              </w:tabs>
              <w:ind w:hanging="234"/>
              <w:rPr>
                <w:highlight w:val="green"/>
              </w:rPr>
            </w:pPr>
            <w:ins w:id="4583" w:author="Сказецкая Наталья Камилевна" w:date="2026-04-14T19:02:00Z">
              <w:r w:rsidRPr="005715F3">
                <w:rPr>
                  <w:highlight w:val="green"/>
                </w:rPr>
                <w:t>если идентификатор среза не указан</w:t>
              </w:r>
            </w:ins>
            <w:ins w:id="4584" w:author="Сказецкая Наталья Камилевна" w:date="2026-04-14T19:03:00Z">
              <w:r w:rsidRPr="005715F3">
                <w:rPr>
                  <w:highlight w:val="green"/>
                </w:rPr>
                <w:t xml:space="preserve"> в запросе</w:t>
              </w:r>
            </w:ins>
            <w:ins w:id="4585" w:author="Сказецкая Наталья Камилевна" w:date="2026-04-14T19:04:00Z">
              <w:r w:rsidRPr="005715F3">
                <w:rPr>
                  <w:highlight w:val="green"/>
                </w:rPr>
                <w:t>, а в VisualParams</w:t>
              </w:r>
            </w:ins>
            <w:ins w:id="4586" w:author="Сказецкая Наталья Камилевна" w:date="2026-04-14T19:02:00Z">
              <w:r w:rsidRPr="005715F3">
                <w:rPr>
                  <w:highlight w:val="green"/>
                </w:rPr>
                <w:t xml:space="preserve"> </w:t>
              </w:r>
            </w:ins>
            <w:ins w:id="4587" w:author="Сказецкая Наталья Камилевна" w:date="2026-04-14T19:52:00Z">
              <w:r w:rsidR="004117BE">
                <w:rPr>
                  <w:highlight w:val="green"/>
                </w:rPr>
                <w:t>передан</w:t>
              </w:r>
            </w:ins>
            <w:ins w:id="4588" w:author="Сказецкая Наталья Камилевна" w:date="2026-04-14T19:02:00Z">
              <w:r w:rsidRPr="005715F3">
                <w:rPr>
                  <w:highlight w:val="green"/>
                </w:rPr>
                <w:t xml:space="preserve"> </w:t>
              </w:r>
            </w:ins>
            <w:ins w:id="4589" w:author="Сказецкая Наталья Камилевна" w:date="2026-04-14T19:04:00Z">
              <w:r w:rsidRPr="005715F3">
                <w:rPr>
                  <w:highlight w:val="green"/>
                </w:rPr>
                <w:t>аналитический признак</w:t>
              </w:r>
            </w:ins>
            <w:ins w:id="4590" w:author="Сказецкая Наталья Камилевна" w:date="2026-04-14T19:02:00Z">
              <w:r w:rsidRPr="005715F3">
                <w:rPr>
                  <w:highlight w:val="green"/>
                </w:rPr>
                <w:t>, не входящий ни в один из срезов</w:t>
              </w:r>
            </w:ins>
            <w:ins w:id="4591" w:author="Сказецкая Наталья Камилевна" w:date="2026-04-14T19:05:00Z">
              <w:r w:rsidRPr="005715F3">
                <w:rPr>
                  <w:highlight w:val="green"/>
                </w:rPr>
                <w:t xml:space="preserve"> (системный и специальные), </w:t>
              </w:r>
              <w:commentRangeStart w:id="4592"/>
              <w:r w:rsidRPr="005715F3">
                <w:rPr>
                  <w:highlight w:val="green"/>
                </w:rPr>
                <w:t>то</w:t>
              </w:r>
            </w:ins>
            <w:ins w:id="4593" w:author="Сказецкая Наталья Камилевна" w:date="2026-04-14T19:53:00Z">
              <w:r w:rsidR="004117BE">
                <w:rPr>
                  <w:highlight w:val="green"/>
                </w:rPr>
                <w:t xml:space="preserve"> </w:t>
              </w:r>
              <w:r w:rsidR="004117BE" w:rsidRPr="005715F3">
                <w:rPr>
                  <w:highlight w:val="green"/>
                </w:rPr>
                <w:t>в результате вернется пусто в значении данного аналитического признака</w:t>
              </w:r>
            </w:ins>
            <w:commentRangeEnd w:id="4592"/>
            <w:ins w:id="4594" w:author="Сказецкая Наталья Камилевна" w:date="2026-04-14T19:05:00Z">
              <w:r w:rsidRPr="005715F3">
                <w:rPr>
                  <w:rStyle w:val="afff4"/>
                  <w:highlight w:val="green"/>
                </w:rPr>
                <w:commentReference w:id="4592"/>
              </w:r>
            </w:ins>
            <w:r w:rsidR="00C036F1" w:rsidRPr="005715F3">
              <w:rPr>
                <w:highlight w:val="green"/>
              </w:rPr>
              <w:t>.</w:t>
            </w:r>
          </w:p>
          <w:p w14:paraId="55C8F7C2" w14:textId="3BBCF80E" w:rsidR="001E61F5" w:rsidRPr="001E61F5" w:rsidRDefault="00C036F1" w:rsidP="001E61F5">
            <w:pPr>
              <w:pStyle w:val="GOSTTablenorm"/>
              <w:rPr>
                <w:highlight w:val="green"/>
              </w:rPr>
            </w:pPr>
            <w:r w:rsidRPr="008B362A">
              <w:t xml:space="preserve">При режиме формирования Mode = 1 (по комбинации аналитических признаков) если </w:t>
            </w:r>
            <w:r w:rsidRPr="008B362A">
              <w:rPr>
                <w:rFonts w:eastAsiaTheme="majorEastAsia"/>
              </w:rPr>
              <w:t xml:space="preserve">параметры отображения запроса не заданы, то ответ будет содержать перечень всех зарегистрированных в </w:t>
            </w:r>
            <w:r w:rsidRPr="00C75A4E">
              <w:rPr>
                <w:rFonts w:eastAsiaTheme="majorEastAsia"/>
              </w:rPr>
              <w:t>SVAP</w:t>
            </w:r>
            <w:r w:rsidRPr="008B362A">
              <w:rPr>
                <w:rFonts w:eastAsiaTheme="majorEastAsia"/>
              </w:rPr>
              <w:t xml:space="preserve"> аналитических признаков</w:t>
            </w:r>
          </w:p>
        </w:tc>
      </w:tr>
      <w:tr w:rsidR="00C036F1" w:rsidRPr="00B9499D" w14:paraId="09689E96" w14:textId="77777777" w:rsidTr="004B4497">
        <w:trPr>
          <w:ins w:id="4595" w:author="Сатлер Марина Викторовна" w:date="2025-10-09T16:30:00Z"/>
        </w:trPr>
        <w:tc>
          <w:tcPr>
            <w:tcW w:w="941" w:type="pct"/>
          </w:tcPr>
          <w:p w14:paraId="58C14FFF" w14:textId="3261B624" w:rsidR="00C036F1" w:rsidRPr="004A6D1E" w:rsidRDefault="00C036F1" w:rsidP="00C036F1">
            <w:pPr>
              <w:pStyle w:val="GOSTTablenorm"/>
              <w:rPr>
                <w:ins w:id="4596" w:author="Сатлер Марина Викторовна" w:date="2025-10-09T16:30:00Z"/>
                <w:b/>
              </w:rPr>
            </w:pPr>
            <w:ins w:id="4597" w:author="Сатлер Марина Викторовна" w:date="2025-10-09T16:30:00Z">
              <w:r w:rsidRPr="00AF60EA">
                <w:lastRenderedPageBreak/>
                <w:t>Сдвиг по номеру страницы</w:t>
              </w:r>
            </w:ins>
          </w:p>
        </w:tc>
        <w:tc>
          <w:tcPr>
            <w:tcW w:w="770" w:type="pct"/>
          </w:tcPr>
          <w:p w14:paraId="0B26D2FD" w14:textId="69954F0E" w:rsidR="00C036F1" w:rsidRPr="004A6D1E" w:rsidRDefault="00C036F1" w:rsidP="00C036F1">
            <w:pPr>
              <w:pStyle w:val="GOSTTablenorm"/>
              <w:rPr>
                <w:ins w:id="4598" w:author="Сатлер Марина Викторовна" w:date="2025-10-09T16:30:00Z"/>
                <w:b/>
              </w:rPr>
            </w:pPr>
            <w:ins w:id="4599" w:author="Сатлер Марина Викторовна" w:date="2025-10-09T16:30:00Z">
              <w:r w:rsidRPr="000A55A1">
                <w:t>Offset</w:t>
              </w:r>
            </w:ins>
          </w:p>
        </w:tc>
        <w:tc>
          <w:tcPr>
            <w:tcW w:w="453" w:type="pct"/>
          </w:tcPr>
          <w:p w14:paraId="6B78F638" w14:textId="2006ACF8" w:rsidR="00C036F1" w:rsidRPr="00C75A4E" w:rsidRDefault="00C036F1" w:rsidP="00C036F1">
            <w:pPr>
              <w:pStyle w:val="GOSTTablenorm"/>
              <w:rPr>
                <w:ins w:id="4600" w:author="Сатлер Марина Викторовна" w:date="2025-10-09T16:30:00Z"/>
              </w:rPr>
            </w:pPr>
            <w:ins w:id="4601" w:author="Сатлер Марина Викторовна" w:date="2025-10-09T16:30:00Z">
              <w:r>
                <w:t>Число</w:t>
              </w:r>
            </w:ins>
          </w:p>
        </w:tc>
        <w:tc>
          <w:tcPr>
            <w:tcW w:w="274" w:type="pct"/>
          </w:tcPr>
          <w:p w14:paraId="1A8AB908" w14:textId="3B267A9D" w:rsidR="00C036F1" w:rsidRPr="00C75A4E" w:rsidRDefault="00C036F1" w:rsidP="00C036F1">
            <w:pPr>
              <w:pStyle w:val="GOSTTablenorm"/>
              <w:rPr>
                <w:ins w:id="4602" w:author="Сатлер Марина Викторовна" w:date="2025-10-09T16:30:00Z"/>
              </w:rPr>
            </w:pPr>
            <w:ins w:id="4603" w:author="Сатлер Марина Викторовна" w:date="2025-10-09T16:30:00Z">
              <w:r>
                <w:t>Нет</w:t>
              </w:r>
            </w:ins>
          </w:p>
        </w:tc>
        <w:tc>
          <w:tcPr>
            <w:tcW w:w="445" w:type="pct"/>
          </w:tcPr>
          <w:p w14:paraId="56E936F4" w14:textId="4E3AAEAD" w:rsidR="00C036F1" w:rsidRPr="00C75A4E" w:rsidRDefault="00C036F1" w:rsidP="00C036F1">
            <w:pPr>
              <w:pStyle w:val="GOSTTablenorm"/>
              <w:rPr>
                <w:ins w:id="4604" w:author="Сатлер Марина Викторовна" w:date="2025-10-09T16:30:00Z"/>
              </w:rPr>
            </w:pPr>
            <w:ins w:id="4605" w:author="Сатлер Марина Викторовна" w:date="2025-10-09T16:30:00Z">
              <w:r>
                <w:t>-</w:t>
              </w:r>
            </w:ins>
          </w:p>
        </w:tc>
        <w:tc>
          <w:tcPr>
            <w:tcW w:w="2117" w:type="pct"/>
          </w:tcPr>
          <w:p w14:paraId="3C4C144A" w14:textId="77777777" w:rsidR="00C036F1" w:rsidRDefault="00C036F1" w:rsidP="00C036F1">
            <w:pPr>
              <w:pStyle w:val="GOSTTablenorm"/>
              <w:rPr>
                <w:ins w:id="4606" w:author="Сатлер Марина Викторовна" w:date="2025-10-09T16:30:00Z"/>
              </w:rPr>
            </w:pPr>
            <w:ins w:id="4607" w:author="Сатлер Марина Викторовна" w:date="2025-10-09T16:30:00Z">
              <w:r>
                <w:t>Указывается количество строк (натуральное число</w:t>
              </w:r>
              <w:r w:rsidRPr="002761B9">
                <w:t xml:space="preserve"> </w:t>
              </w:r>
              <w:r>
                <w:t>и ноль), на которое производится сдвиг от начала массива строк с результатами расчета при постраничном запросе.</w:t>
              </w:r>
            </w:ins>
          </w:p>
          <w:p w14:paraId="4DB334DF" w14:textId="77777777" w:rsidR="00C036F1" w:rsidRDefault="00C036F1" w:rsidP="00C036F1">
            <w:pPr>
              <w:pStyle w:val="GOSTTablenorm"/>
              <w:rPr>
                <w:ins w:id="4608" w:author="Сатлер Марина Викторовна" w:date="2025-10-09T16:30:00Z"/>
              </w:rPr>
            </w:pPr>
            <w:ins w:id="4609" w:author="Сатлер Марина Викторовна" w:date="2025-10-09T16:30:00Z">
              <w:r w:rsidRPr="006E1848">
                <w:t>O</w:t>
              </w:r>
              <w:r>
                <w:t>ffset =</w:t>
              </w:r>
              <w:r w:rsidRPr="006E1848">
                <w:t xml:space="preserve"> Limit * (Page - 1)</w:t>
              </w:r>
              <w:r>
                <w:t>, где:</w:t>
              </w:r>
            </w:ins>
          </w:p>
          <w:p w14:paraId="6F002E9E" w14:textId="77777777" w:rsidR="00C036F1" w:rsidRDefault="00C036F1" w:rsidP="00C036F1">
            <w:pPr>
              <w:pStyle w:val="GOSTTableListMark1"/>
              <w:rPr>
                <w:ins w:id="4610" w:author="Сатлер Марина Викторовна" w:date="2025-10-09T16:30:00Z"/>
              </w:rPr>
            </w:pPr>
            <w:ins w:id="4611" w:author="Сатлер Марина Викторовна" w:date="2025-10-09T16:30:00Z">
              <w:r w:rsidRPr="000A55A1">
                <w:t>L</w:t>
              </w:r>
              <w:r w:rsidRPr="006E1848">
                <w:t xml:space="preserve">imit </w:t>
              </w:r>
              <w:r w:rsidRPr="00454E7D">
                <w:t>–</w:t>
              </w:r>
              <w:r w:rsidRPr="006E1848">
                <w:t xml:space="preserve"> к</w:t>
              </w:r>
              <w:r>
                <w:t>оличество записей на странице;</w:t>
              </w:r>
            </w:ins>
          </w:p>
          <w:p w14:paraId="4BEE20AE" w14:textId="75095AE8" w:rsidR="00C036F1" w:rsidRPr="008B362A" w:rsidRDefault="00C036F1" w:rsidP="003262ED">
            <w:pPr>
              <w:pStyle w:val="GOSTTableListMark1"/>
              <w:rPr>
                <w:ins w:id="4612" w:author="Сатлер Марина Викторовна" w:date="2025-10-09T16:30:00Z"/>
              </w:rPr>
            </w:pPr>
            <w:ins w:id="4613" w:author="Сатлер Марина Викторовна" w:date="2025-10-09T16:30:00Z">
              <w:r w:rsidRPr="000A55A1">
                <w:t>P</w:t>
              </w:r>
              <w:r w:rsidRPr="006E1848">
                <w:t xml:space="preserve">age </w:t>
              </w:r>
              <w:r w:rsidRPr="00454E7D">
                <w:t>–</w:t>
              </w:r>
              <w:r w:rsidRPr="006E1848">
                <w:t xml:space="preserve"> номер страницы</w:t>
              </w:r>
              <w:r>
                <w:t>,</w:t>
              </w:r>
              <w:r w:rsidRPr="006E1848">
                <w:t xml:space="preserve"> которую хочет отразить пользователь, </w:t>
              </w:r>
              <w:r>
                <w:t>выполняющий</w:t>
              </w:r>
              <w:r w:rsidRPr="006E1848">
                <w:t xml:space="preserve"> запрос</w:t>
              </w:r>
            </w:ins>
          </w:p>
        </w:tc>
      </w:tr>
      <w:tr w:rsidR="00C036F1" w:rsidRPr="00B9499D" w14:paraId="2C307252" w14:textId="77777777" w:rsidTr="004B4497">
        <w:trPr>
          <w:ins w:id="4614" w:author="Сатлер Марина Викторовна" w:date="2025-10-09T16:30:00Z"/>
        </w:trPr>
        <w:tc>
          <w:tcPr>
            <w:tcW w:w="941" w:type="pct"/>
          </w:tcPr>
          <w:p w14:paraId="1ADED27B" w14:textId="02F16BB3" w:rsidR="00C036F1" w:rsidRPr="004A6D1E" w:rsidRDefault="00C036F1" w:rsidP="00C036F1">
            <w:pPr>
              <w:pStyle w:val="GOSTTablenorm"/>
              <w:rPr>
                <w:ins w:id="4615" w:author="Сатлер Марина Викторовна" w:date="2025-10-09T16:30:00Z"/>
                <w:b/>
              </w:rPr>
            </w:pPr>
            <w:ins w:id="4616" w:author="Сатлер Марина Викторовна" w:date="2025-10-09T16:30:00Z">
              <w:r w:rsidRPr="00AF60EA">
                <w:t>Количество записей на странице</w:t>
              </w:r>
            </w:ins>
          </w:p>
        </w:tc>
        <w:tc>
          <w:tcPr>
            <w:tcW w:w="770" w:type="pct"/>
          </w:tcPr>
          <w:p w14:paraId="713D7E4A" w14:textId="02BD576C" w:rsidR="00C036F1" w:rsidRPr="004A6D1E" w:rsidRDefault="00C036F1" w:rsidP="00C036F1">
            <w:pPr>
              <w:pStyle w:val="GOSTTablenorm"/>
              <w:rPr>
                <w:ins w:id="4617" w:author="Сатлер Марина Викторовна" w:date="2025-10-09T16:30:00Z"/>
                <w:b/>
              </w:rPr>
            </w:pPr>
            <w:ins w:id="4618" w:author="Сатлер Марина Викторовна" w:date="2025-10-09T16:30:00Z">
              <w:r w:rsidRPr="000A55A1">
                <w:t>Limit</w:t>
              </w:r>
            </w:ins>
          </w:p>
        </w:tc>
        <w:tc>
          <w:tcPr>
            <w:tcW w:w="453" w:type="pct"/>
          </w:tcPr>
          <w:p w14:paraId="5F22D345" w14:textId="34CF6FDA" w:rsidR="00C036F1" w:rsidRPr="00C75A4E" w:rsidRDefault="00C036F1" w:rsidP="00C036F1">
            <w:pPr>
              <w:pStyle w:val="GOSTTablenorm"/>
              <w:rPr>
                <w:ins w:id="4619" w:author="Сатлер Марина Викторовна" w:date="2025-10-09T16:30:00Z"/>
              </w:rPr>
            </w:pPr>
            <w:ins w:id="4620" w:author="Сатлер Марина Викторовна" w:date="2025-10-09T16:30:00Z">
              <w:r>
                <w:t>Число</w:t>
              </w:r>
            </w:ins>
          </w:p>
        </w:tc>
        <w:tc>
          <w:tcPr>
            <w:tcW w:w="274" w:type="pct"/>
          </w:tcPr>
          <w:p w14:paraId="560FD79B" w14:textId="1502CFB7" w:rsidR="00C036F1" w:rsidRPr="00C75A4E" w:rsidRDefault="00C036F1" w:rsidP="00C036F1">
            <w:pPr>
              <w:pStyle w:val="GOSTTablenorm"/>
              <w:rPr>
                <w:ins w:id="4621" w:author="Сатлер Марина Викторовна" w:date="2025-10-09T16:30:00Z"/>
              </w:rPr>
            </w:pPr>
            <w:ins w:id="4622" w:author="Сатлер Марина Викторовна" w:date="2025-10-09T16:30:00Z">
              <w:r w:rsidRPr="00CA3A38">
                <w:t>Нет</w:t>
              </w:r>
            </w:ins>
          </w:p>
        </w:tc>
        <w:tc>
          <w:tcPr>
            <w:tcW w:w="445" w:type="pct"/>
          </w:tcPr>
          <w:p w14:paraId="38CF3179" w14:textId="27E7634B" w:rsidR="00C036F1" w:rsidRPr="00C75A4E" w:rsidRDefault="00C036F1" w:rsidP="00C036F1">
            <w:pPr>
              <w:pStyle w:val="GOSTTablenorm"/>
              <w:rPr>
                <w:ins w:id="4623" w:author="Сатлер Марина Викторовна" w:date="2025-10-09T16:30:00Z"/>
              </w:rPr>
            </w:pPr>
            <w:ins w:id="4624" w:author="Сатлер Марина Викторовна" w:date="2025-10-09T16:30:00Z">
              <w:r w:rsidRPr="000A55A1">
                <w:t>&lt;=3</w:t>
              </w:r>
            </w:ins>
          </w:p>
        </w:tc>
        <w:tc>
          <w:tcPr>
            <w:tcW w:w="2117" w:type="pct"/>
          </w:tcPr>
          <w:p w14:paraId="72D8F67B" w14:textId="77777777" w:rsidR="00C036F1" w:rsidRDefault="00C036F1" w:rsidP="00C036F1">
            <w:pPr>
              <w:pStyle w:val="GOSTTablenorm"/>
              <w:rPr>
                <w:ins w:id="4625" w:author="Сатлер Марина Викторовна" w:date="2025-10-09T16:30:00Z"/>
              </w:rPr>
            </w:pPr>
            <w:ins w:id="4626" w:author="Сатлер Марина Викторовна" w:date="2025-10-09T16:30:00Z">
              <w:r>
                <w:t>Указывается количество строк на странице при постраничном запросе.</w:t>
              </w:r>
            </w:ins>
          </w:p>
          <w:p w14:paraId="7FA9B277" w14:textId="0874BC68" w:rsidR="00C036F1" w:rsidRPr="008B362A" w:rsidRDefault="00C036F1" w:rsidP="00C036F1">
            <w:pPr>
              <w:pStyle w:val="GOSTTablenorm"/>
              <w:rPr>
                <w:ins w:id="4627" w:author="Сатлер Марина Викторовна" w:date="2025-10-09T16:30:00Z"/>
              </w:rPr>
            </w:pPr>
            <w:ins w:id="4628" w:author="Сатлер Марина Викторовна" w:date="2025-10-09T16:30:00Z">
              <w:r w:rsidRPr="00AF60EA">
                <w:t>Обязательно для заполнения, если задан параметр «Сдвиг по номеру страницы» (</w:t>
              </w:r>
              <w:r w:rsidRPr="000A55A1">
                <w:t>Offset</w:t>
              </w:r>
              <w:r w:rsidRPr="00AF60EA">
                <w:t>)</w:t>
              </w:r>
            </w:ins>
          </w:p>
        </w:tc>
      </w:tr>
    </w:tbl>
    <w:p w14:paraId="702B1035" w14:textId="77777777" w:rsidR="00512B7E" w:rsidRPr="00C75A4E" w:rsidRDefault="00512B7E">
      <w:pPr>
        <w:pStyle w:val="31"/>
      </w:pPr>
      <w:bookmarkStart w:id="4629" w:name="_Toc117871514"/>
      <w:bookmarkStart w:id="4630" w:name="_Toc121319617"/>
      <w:bookmarkStart w:id="4631" w:name="_Toc226556169"/>
      <w:r w:rsidRPr="00D12D2A">
        <w:t>Пример запроса</w:t>
      </w:r>
      <w:bookmarkEnd w:id="4629"/>
      <w:bookmarkEnd w:id="4630"/>
      <w:bookmarkEnd w:id="4631"/>
    </w:p>
    <w:p w14:paraId="512D62A9" w14:textId="00D80FF3" w:rsidR="00D12D2A" w:rsidRPr="00D12D2A" w:rsidRDefault="00A12E09">
      <w:pPr>
        <w:pStyle w:val="GOSTNormal"/>
      </w:pPr>
      <w:r w:rsidRPr="00C75A4E">
        <w:rPr>
          <w:u w:val="single"/>
        </w:rPr>
        <w:t>Пример №1 (режим формирования «0» - по счетам</w:t>
      </w:r>
      <w:r w:rsidR="00775404" w:rsidRPr="00C75A4E">
        <w:rPr>
          <w:u w:val="single"/>
        </w:rPr>
        <w:t xml:space="preserve"> учета</w:t>
      </w:r>
      <w:r w:rsidRPr="00C75A4E">
        <w:rPr>
          <w:u w:val="single"/>
        </w:rPr>
        <w:t>):</w:t>
      </w:r>
    </w:p>
    <w:p w14:paraId="5BABA009" w14:textId="77777777" w:rsidR="005026F6" w:rsidRPr="005026F6" w:rsidRDefault="005026F6" w:rsidP="00C75A4E">
      <w:pPr>
        <w:pStyle w:val="GOSTScript"/>
      </w:pPr>
      <w:r w:rsidRPr="005026F6">
        <w:t>{</w:t>
      </w:r>
    </w:p>
    <w:p w14:paraId="62274D43" w14:textId="77777777" w:rsidR="005026F6" w:rsidRPr="005026F6" w:rsidRDefault="005026F6" w:rsidP="00C75A4E">
      <w:pPr>
        <w:pStyle w:val="GOSTScript"/>
      </w:pPr>
      <w:r w:rsidRPr="005026F6">
        <w:tab/>
        <w:t>"header": {</w:t>
      </w:r>
    </w:p>
    <w:p w14:paraId="18CBF4EF" w14:textId="77777777" w:rsidR="005026F6" w:rsidRPr="005026F6" w:rsidRDefault="005026F6" w:rsidP="00C75A4E">
      <w:pPr>
        <w:pStyle w:val="GOSTScript"/>
      </w:pPr>
      <w:r w:rsidRPr="005026F6">
        <w:tab/>
      </w:r>
      <w:r w:rsidRPr="005026F6">
        <w:tab/>
        <w:t>"Source": "EXP05",</w:t>
      </w:r>
    </w:p>
    <w:p w14:paraId="63803662" w14:textId="6AA8F92E" w:rsidR="005026F6" w:rsidRPr="005026F6" w:rsidRDefault="005026F6" w:rsidP="00C75A4E">
      <w:pPr>
        <w:pStyle w:val="GOSTScript"/>
      </w:pPr>
      <w:r w:rsidRPr="005026F6">
        <w:tab/>
      </w:r>
      <w:r w:rsidRPr="005026F6">
        <w:tab/>
        <w:t>"ReqDateTime": "2022-</w:t>
      </w:r>
      <w:r w:rsidR="00320CBB" w:rsidRPr="005026F6">
        <w:t>0</w:t>
      </w:r>
      <w:r w:rsidR="00320CBB" w:rsidRPr="00750742">
        <w:t>9</w:t>
      </w:r>
      <w:r w:rsidRPr="005026F6">
        <w:t>-29 10:37:22",</w:t>
      </w:r>
    </w:p>
    <w:p w14:paraId="48B34B55" w14:textId="77777777" w:rsidR="005026F6" w:rsidRPr="005026F6" w:rsidRDefault="005026F6" w:rsidP="00C75A4E">
      <w:pPr>
        <w:pStyle w:val="GOSTScript"/>
      </w:pPr>
      <w:r w:rsidRPr="005026F6">
        <w:tab/>
      </w:r>
      <w:r w:rsidRPr="005026F6">
        <w:tab/>
        <w:t>"Version": "1.0",</w:t>
      </w:r>
    </w:p>
    <w:p w14:paraId="215DCDC7" w14:textId="77777777" w:rsidR="005026F6" w:rsidRPr="005026F6" w:rsidRDefault="005026F6" w:rsidP="00C75A4E">
      <w:pPr>
        <w:pStyle w:val="GOSTScript"/>
      </w:pPr>
      <w:r w:rsidRPr="005026F6">
        <w:tab/>
      </w:r>
      <w:r w:rsidRPr="005026F6">
        <w:tab/>
        <w:t>"ReqGuid": "b0d4ce5d-2757-4699-948c-cfa72ba94f10",</w:t>
      </w:r>
    </w:p>
    <w:p w14:paraId="26AC133A" w14:textId="77777777" w:rsidR="005026F6" w:rsidRPr="005026F6" w:rsidRDefault="005026F6" w:rsidP="00C75A4E">
      <w:pPr>
        <w:pStyle w:val="GOSTScript"/>
      </w:pPr>
      <w:r w:rsidRPr="005026F6">
        <w:tab/>
      </w:r>
      <w:r w:rsidRPr="005026F6">
        <w:tab/>
        <w:t>"DocGuid": "b0d4ce5d-2757-4699-948c-cfa72ba94f90",</w:t>
      </w:r>
    </w:p>
    <w:p w14:paraId="326A59EF" w14:textId="77777777" w:rsidR="005026F6" w:rsidRPr="005026F6" w:rsidRDefault="005026F6" w:rsidP="00C75A4E">
      <w:pPr>
        <w:pStyle w:val="GOSTScript"/>
      </w:pPr>
      <w:r w:rsidRPr="005026F6">
        <w:tab/>
      </w:r>
      <w:r w:rsidRPr="005026F6">
        <w:tab/>
        <w:t>"RequestType": "FSG"</w:t>
      </w:r>
    </w:p>
    <w:p w14:paraId="3508F2B4" w14:textId="77777777" w:rsidR="005026F6" w:rsidRPr="005026F6" w:rsidRDefault="005026F6" w:rsidP="00C75A4E">
      <w:pPr>
        <w:pStyle w:val="GOSTScript"/>
      </w:pPr>
      <w:r w:rsidRPr="005026F6">
        <w:tab/>
        <w:t>},</w:t>
      </w:r>
    </w:p>
    <w:p w14:paraId="3353A4CE" w14:textId="77777777" w:rsidR="005026F6" w:rsidRPr="005026F6" w:rsidRDefault="005026F6" w:rsidP="00C75A4E">
      <w:pPr>
        <w:pStyle w:val="GOSTScript"/>
      </w:pPr>
      <w:r w:rsidRPr="005026F6">
        <w:tab/>
        <w:t>"document": {</w:t>
      </w:r>
    </w:p>
    <w:p w14:paraId="2AE63C44" w14:textId="5175B39C" w:rsidR="005026F6" w:rsidRPr="005026F6" w:rsidRDefault="005026F6" w:rsidP="00C75A4E">
      <w:pPr>
        <w:pStyle w:val="GOSTScript"/>
      </w:pPr>
      <w:r w:rsidRPr="005026F6">
        <w:tab/>
      </w:r>
      <w:r w:rsidRPr="005026F6">
        <w:tab/>
        <w:t>"Mode": 0,</w:t>
      </w:r>
    </w:p>
    <w:p w14:paraId="5DA2D6D7" w14:textId="5A888D4F" w:rsidR="005026F6" w:rsidRPr="005026F6" w:rsidRDefault="005026F6" w:rsidP="00C75A4E">
      <w:pPr>
        <w:pStyle w:val="GOSTScript"/>
      </w:pPr>
      <w:r w:rsidRPr="005026F6">
        <w:tab/>
      </w:r>
      <w:r w:rsidRPr="005026F6">
        <w:tab/>
        <w:t xml:space="preserve">"BeginBalance": </w:t>
      </w:r>
      <w:r w:rsidR="00EB2C30">
        <w:t>1</w:t>
      </w:r>
      <w:r w:rsidRPr="005026F6">
        <w:t>,</w:t>
      </w:r>
    </w:p>
    <w:p w14:paraId="4B18E3A6" w14:textId="381E470F" w:rsidR="005026F6" w:rsidRPr="005026F6" w:rsidRDefault="005026F6" w:rsidP="00C75A4E">
      <w:pPr>
        <w:pStyle w:val="GOSTScript"/>
      </w:pPr>
      <w:r w:rsidRPr="005026F6">
        <w:tab/>
      </w:r>
      <w:r w:rsidRPr="005026F6">
        <w:tab/>
        <w:t>"DateMode": 0,</w:t>
      </w:r>
    </w:p>
    <w:p w14:paraId="14E24693" w14:textId="77777777" w:rsidR="005026F6" w:rsidRPr="005026F6" w:rsidRDefault="005026F6" w:rsidP="00C75A4E">
      <w:pPr>
        <w:pStyle w:val="GOSTScript"/>
      </w:pPr>
      <w:r w:rsidRPr="005026F6">
        <w:tab/>
      </w:r>
      <w:r w:rsidRPr="005026F6">
        <w:tab/>
        <w:t>"Book": "FTOperFed",</w:t>
      </w:r>
    </w:p>
    <w:p w14:paraId="47BA4520" w14:textId="77777777" w:rsidR="005026F6" w:rsidRPr="005026F6" w:rsidRDefault="005026F6" w:rsidP="00C75A4E">
      <w:pPr>
        <w:pStyle w:val="GOSTScript"/>
      </w:pPr>
      <w:r w:rsidRPr="005026F6">
        <w:tab/>
      </w:r>
      <w:r w:rsidRPr="005026F6">
        <w:tab/>
        <w:t>"StartRepDate": "2022-08-29",</w:t>
      </w:r>
    </w:p>
    <w:p w14:paraId="61BDB350" w14:textId="42F1F96E" w:rsidR="005026F6" w:rsidRPr="005026F6" w:rsidRDefault="005026F6" w:rsidP="00C75A4E">
      <w:pPr>
        <w:pStyle w:val="GOSTScript"/>
      </w:pPr>
      <w:r w:rsidRPr="005026F6">
        <w:tab/>
      </w:r>
      <w:r w:rsidRPr="005026F6">
        <w:tab/>
        <w:t>"EndRepDate": "2022-09-15",</w:t>
      </w:r>
      <w:r w:rsidRPr="005026F6">
        <w:tab/>
      </w:r>
      <w:del w:id="4632" w:author="Сказецкая Наталья Камилевна" w:date="2024-02-13T22:55:00Z">
        <w:r w:rsidRPr="005026F6" w:rsidDel="005016B1">
          <w:delText>"CurrencyCode": "643",</w:delText>
        </w:r>
      </w:del>
    </w:p>
    <w:p w14:paraId="4594EC70" w14:textId="573BFD61" w:rsidR="005026F6" w:rsidRPr="005026F6" w:rsidRDefault="005026F6" w:rsidP="00C75A4E">
      <w:pPr>
        <w:pStyle w:val="GOSTScript"/>
      </w:pPr>
      <w:r w:rsidRPr="005026F6">
        <w:tab/>
      </w:r>
      <w:r w:rsidRPr="005026F6">
        <w:tab/>
        <w:t xml:space="preserve">"RecType": </w:t>
      </w:r>
      <w:r w:rsidR="00EB2C30">
        <w:t>1</w:t>
      </w:r>
      <w:r w:rsidRPr="005026F6">
        <w:t>,</w:t>
      </w:r>
    </w:p>
    <w:p w14:paraId="7D3F5F7F" w14:textId="12466E08" w:rsidR="005026F6" w:rsidRPr="005026F6" w:rsidRDefault="005026F6" w:rsidP="00C75A4E">
      <w:pPr>
        <w:pStyle w:val="GOSTScript"/>
      </w:pPr>
      <w:r w:rsidRPr="005026F6">
        <w:lastRenderedPageBreak/>
        <w:tab/>
      </w:r>
      <w:r w:rsidRPr="005026F6">
        <w:tab/>
        <w:t>"NullStr": 1,</w:t>
      </w:r>
    </w:p>
    <w:p w14:paraId="033F910A" w14:textId="718BB0DD" w:rsidR="005026F6" w:rsidRDefault="005026F6" w:rsidP="00C75A4E">
      <w:pPr>
        <w:pStyle w:val="GOSTScript"/>
        <w:rPr>
          <w:ins w:id="4633" w:author="Сказецкая Наталья Камилевна" w:date="2024-02-13T22:34:00Z"/>
        </w:rPr>
      </w:pPr>
      <w:r w:rsidRPr="005026F6">
        <w:tab/>
      </w:r>
      <w:r w:rsidRPr="005026F6">
        <w:tab/>
        <w:t>"ReturnIfEmpty": 1,</w:t>
      </w:r>
    </w:p>
    <w:p w14:paraId="170CFB89" w14:textId="2C320C9C" w:rsidR="00D63B78" w:rsidRDefault="00FB6F7E" w:rsidP="00C75A4E">
      <w:pPr>
        <w:pStyle w:val="GOSTScript"/>
        <w:rPr>
          <w:ins w:id="4634" w:author="Сказецкая Наталья Камилевна" w:date="2024-02-13T21:32:00Z"/>
        </w:rPr>
      </w:pPr>
      <w:ins w:id="4635" w:author="Сатлер Марина Викторовна" w:date="2024-02-19T09:52:00Z">
        <w:r w:rsidRPr="005026F6">
          <w:tab/>
        </w:r>
        <w:r w:rsidRPr="005026F6">
          <w:tab/>
        </w:r>
      </w:ins>
      <w:ins w:id="4636" w:author="Сказецкая Наталья Камилевна" w:date="2024-02-13T22:34:00Z">
        <w:r w:rsidR="00D63B78" w:rsidRPr="00D63B78">
          <w:t>"</w:t>
        </w:r>
      </w:ins>
      <w:ins w:id="4637" w:author="Сказецкая Наталья Камилевна" w:date="2024-02-13T22:35:00Z">
        <w:r w:rsidR="00D63B78" w:rsidRPr="00D63B78">
          <w:t>CurrencyCodeShow</w:t>
        </w:r>
      </w:ins>
      <w:ins w:id="4638" w:author="Сказецкая Наталья Камилевна" w:date="2024-02-13T22:34:00Z">
        <w:r w:rsidR="00D63B78" w:rsidRPr="00D63B78">
          <w:t>": 0,</w:t>
        </w:r>
      </w:ins>
    </w:p>
    <w:p w14:paraId="5E120C69" w14:textId="06F406EB" w:rsidR="000C6D0E" w:rsidRPr="005026F6" w:rsidRDefault="00783DCB" w:rsidP="000C6D0E">
      <w:pPr>
        <w:pStyle w:val="GOSTScript"/>
        <w:ind w:firstLine="510"/>
      </w:pPr>
      <w:r w:rsidRPr="005026F6">
        <w:tab/>
      </w:r>
      <w:r w:rsidRPr="005026F6">
        <w:tab/>
      </w:r>
      <w:ins w:id="4639" w:author="Сказецкая Наталья Камилевна" w:date="2024-02-13T21:33:00Z">
        <w:r w:rsidR="000C6D0E" w:rsidRPr="00D63B78">
          <w:t>"EffectiveDateShow": 1,</w:t>
        </w:r>
      </w:ins>
    </w:p>
    <w:p w14:paraId="38ABD086" w14:textId="77777777" w:rsidR="005026F6" w:rsidRPr="005026F6" w:rsidRDefault="005026F6" w:rsidP="00C75A4E">
      <w:pPr>
        <w:pStyle w:val="GOSTScript"/>
      </w:pPr>
      <w:r w:rsidRPr="005026F6">
        <w:tab/>
      </w:r>
      <w:r w:rsidRPr="005026F6">
        <w:tab/>
        <w:t>"FilterParams": [</w:t>
      </w:r>
    </w:p>
    <w:p w14:paraId="326B7EBF" w14:textId="77777777" w:rsidR="005026F6" w:rsidRPr="005026F6" w:rsidRDefault="005026F6" w:rsidP="00C75A4E">
      <w:pPr>
        <w:pStyle w:val="GOSTScript"/>
      </w:pPr>
      <w:r w:rsidRPr="005026F6">
        <w:tab/>
      </w:r>
      <w:r w:rsidRPr="005026F6">
        <w:tab/>
      </w:r>
      <w:r w:rsidRPr="005026F6">
        <w:tab/>
        <w:t>{</w:t>
      </w:r>
    </w:p>
    <w:p w14:paraId="60EA3C9A" w14:textId="77777777" w:rsidR="005026F6" w:rsidRPr="005026F6" w:rsidRDefault="005026F6" w:rsidP="00C75A4E">
      <w:pPr>
        <w:pStyle w:val="GOSTScript"/>
      </w:pPr>
      <w:r w:rsidRPr="005026F6">
        <w:tab/>
      </w:r>
      <w:r w:rsidRPr="005026F6">
        <w:tab/>
      </w:r>
      <w:r w:rsidRPr="005026F6">
        <w:tab/>
      </w:r>
      <w:r w:rsidRPr="005026F6">
        <w:tab/>
        <w:t>"param": "kbk",</w:t>
      </w:r>
    </w:p>
    <w:p w14:paraId="1523CA46" w14:textId="77777777" w:rsidR="005026F6" w:rsidRPr="005026F6" w:rsidRDefault="005026F6" w:rsidP="00C75A4E">
      <w:pPr>
        <w:pStyle w:val="GOSTScript"/>
      </w:pPr>
      <w:r w:rsidRPr="005026F6">
        <w:tab/>
      </w:r>
      <w:r w:rsidRPr="005026F6">
        <w:tab/>
      </w:r>
      <w:r w:rsidRPr="005026F6">
        <w:tab/>
      </w:r>
      <w:r w:rsidRPr="005026F6">
        <w:tab/>
        <w:t>"value": " 32000000000000000%",</w:t>
      </w:r>
    </w:p>
    <w:p w14:paraId="1913893E" w14:textId="77777777" w:rsidR="005026F6" w:rsidRPr="00413F91" w:rsidRDefault="005026F6" w:rsidP="00C75A4E">
      <w:pPr>
        <w:pStyle w:val="GOSTScript"/>
      </w:pPr>
      <w:r w:rsidRPr="005026F6">
        <w:tab/>
      </w:r>
      <w:r w:rsidRPr="005026F6">
        <w:tab/>
      </w:r>
      <w:r w:rsidRPr="005026F6">
        <w:tab/>
      </w:r>
      <w:r w:rsidRPr="005026F6">
        <w:tab/>
      </w:r>
      <w:r w:rsidRPr="00413F91">
        <w:t>"</w:t>
      </w:r>
      <w:r w:rsidRPr="005026F6">
        <w:t>operation</w:t>
      </w:r>
      <w:r w:rsidRPr="00413F91">
        <w:t>": "</w:t>
      </w:r>
      <w:r w:rsidRPr="005026F6">
        <w:t>like</w:t>
      </w:r>
      <w:r w:rsidRPr="00413F91">
        <w:t>"</w:t>
      </w:r>
    </w:p>
    <w:p w14:paraId="1D84D0A3" w14:textId="77777777" w:rsidR="005026F6" w:rsidRPr="00C75A4E" w:rsidRDefault="005026F6" w:rsidP="00C75A4E">
      <w:pPr>
        <w:pStyle w:val="GOSTScript"/>
        <w:rPr>
          <w:lang w:val="ru-RU"/>
        </w:rPr>
      </w:pPr>
      <w:r w:rsidRPr="00413F91">
        <w:tab/>
      </w:r>
      <w:r w:rsidRPr="00413F91">
        <w:tab/>
      </w:r>
      <w:r w:rsidRPr="00413F91">
        <w:tab/>
      </w:r>
      <w:r w:rsidRPr="00C75A4E">
        <w:rPr>
          <w:lang w:val="ru-RU"/>
        </w:rPr>
        <w:t>},</w:t>
      </w:r>
    </w:p>
    <w:p w14:paraId="0B44D123"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6A17EFF9"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param</w:t>
      </w:r>
      <w:r w:rsidRPr="00C75A4E">
        <w:rPr>
          <w:lang w:val="ru-RU"/>
        </w:rPr>
        <w:t>": "</w:t>
      </w:r>
      <w:r w:rsidRPr="005026F6">
        <w:t>account</w:t>
      </w:r>
      <w:r w:rsidRPr="00C75A4E">
        <w:rPr>
          <w:lang w:val="ru-RU"/>
        </w:rPr>
        <w:t>",</w:t>
      </w:r>
    </w:p>
    <w:p w14:paraId="335E0F81" w14:textId="4727363C"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value</w:t>
      </w:r>
      <w:r w:rsidRPr="00C75A4E">
        <w:rPr>
          <w:lang w:val="ru-RU"/>
        </w:rPr>
        <w:t>": "'ПОСТУПЛЕНИЯ',1,11", // ищем в названии счета аналитического учета фразу "ПОСТУПЛЕНИЯ" в строке с 1 по 11 символ</w:t>
      </w:r>
    </w:p>
    <w:p w14:paraId="3A859EDB"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operation</w:t>
      </w:r>
      <w:r w:rsidRPr="00C75A4E">
        <w:rPr>
          <w:lang w:val="ru-RU"/>
        </w:rPr>
        <w:t>": "</w:t>
      </w:r>
      <w:r w:rsidRPr="005026F6">
        <w:t>substr</w:t>
      </w:r>
      <w:r w:rsidRPr="00C75A4E">
        <w:rPr>
          <w:lang w:val="ru-RU"/>
        </w:rPr>
        <w:t>"</w:t>
      </w:r>
    </w:p>
    <w:p w14:paraId="332C0CFA"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3BFAAF5B"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1B261C6A"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param</w:t>
      </w:r>
      <w:r w:rsidRPr="00C75A4E">
        <w:rPr>
          <w:lang w:val="ru-RU"/>
        </w:rPr>
        <w:t>": "</w:t>
      </w:r>
      <w:r w:rsidRPr="005026F6">
        <w:t>tofk</w:t>
      </w:r>
      <w:r w:rsidRPr="00C75A4E">
        <w:rPr>
          <w:lang w:val="ru-RU"/>
        </w:rPr>
        <w:t>",</w:t>
      </w:r>
    </w:p>
    <w:p w14:paraId="201CC6A2"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value</w:t>
      </w:r>
      <w:r w:rsidRPr="00C75A4E">
        <w:rPr>
          <w:lang w:val="ru-RU"/>
        </w:rPr>
        <w:t>": "4",//ищем счет, где в аналитическом признаке "ТОФК" есть значение длиной 4 символа</w:t>
      </w:r>
    </w:p>
    <w:p w14:paraId="0AFCEA34"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operation</w:t>
      </w:r>
      <w:r w:rsidRPr="00C75A4E">
        <w:rPr>
          <w:lang w:val="ru-RU"/>
        </w:rPr>
        <w:t>": "</w:t>
      </w:r>
      <w:r w:rsidRPr="005026F6">
        <w:t>length</w:t>
      </w:r>
      <w:r w:rsidRPr="00C75A4E">
        <w:rPr>
          <w:lang w:val="ru-RU"/>
        </w:rPr>
        <w:t>"</w:t>
      </w:r>
    </w:p>
    <w:p w14:paraId="23B18CF5"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6D795217"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624F3A4F"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param</w:t>
      </w:r>
      <w:r w:rsidRPr="00C75A4E">
        <w:rPr>
          <w:lang w:val="ru-RU"/>
        </w:rPr>
        <w:t>": "</w:t>
      </w:r>
      <w:r w:rsidRPr="005026F6">
        <w:t>pa</w:t>
      </w:r>
      <w:r w:rsidRPr="00C75A4E">
        <w:rPr>
          <w:lang w:val="ru-RU"/>
        </w:rPr>
        <w:t>",</w:t>
      </w:r>
    </w:p>
    <w:p w14:paraId="147CCF94" w14:textId="5096E049"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value</w:t>
      </w:r>
      <w:r w:rsidRPr="00C75A4E">
        <w:rPr>
          <w:lang w:val="ru-RU"/>
        </w:rPr>
        <w:t>": "05621481691,05621481692,05621481693", //ищем счет, где значение аналитического признака "ЛС" не равен перечисленному перечню значений</w:t>
      </w:r>
    </w:p>
    <w:p w14:paraId="1334234E" w14:textId="77777777" w:rsidR="005026F6" w:rsidRPr="005026F6" w:rsidRDefault="005026F6" w:rsidP="00C75A4E">
      <w:pPr>
        <w:pStyle w:val="GOSTScript"/>
      </w:pPr>
      <w:r w:rsidRPr="00C75A4E">
        <w:rPr>
          <w:lang w:val="ru-RU"/>
        </w:rPr>
        <w:tab/>
      </w:r>
      <w:r w:rsidRPr="00C75A4E">
        <w:rPr>
          <w:lang w:val="ru-RU"/>
        </w:rPr>
        <w:tab/>
      </w:r>
      <w:r w:rsidRPr="00C75A4E">
        <w:rPr>
          <w:lang w:val="ru-RU"/>
        </w:rPr>
        <w:tab/>
      </w:r>
      <w:r w:rsidRPr="00C75A4E">
        <w:rPr>
          <w:lang w:val="ru-RU"/>
        </w:rPr>
        <w:tab/>
      </w:r>
      <w:r w:rsidRPr="005026F6">
        <w:t>"operation": "not="</w:t>
      </w:r>
    </w:p>
    <w:p w14:paraId="523B2633" w14:textId="6D8C451E" w:rsidR="005026F6" w:rsidRPr="007E3CF9" w:rsidRDefault="005026F6" w:rsidP="00C75A4E">
      <w:pPr>
        <w:pStyle w:val="GOSTScript"/>
      </w:pPr>
      <w:r w:rsidRPr="005026F6">
        <w:tab/>
      </w:r>
      <w:r w:rsidRPr="005026F6">
        <w:tab/>
      </w:r>
      <w:r w:rsidRPr="005026F6">
        <w:tab/>
        <w:t>}</w:t>
      </w:r>
    </w:p>
    <w:p w14:paraId="42355B94" w14:textId="606F270C" w:rsidR="005026F6" w:rsidRDefault="005026F6" w:rsidP="00C75A4E">
      <w:pPr>
        <w:pStyle w:val="GOSTScript"/>
        <w:rPr>
          <w:ins w:id="4640" w:author="Сказецкая Наталья Камилевна" w:date="2024-02-13T22:23:00Z"/>
        </w:rPr>
      </w:pPr>
      <w:r w:rsidRPr="005026F6">
        <w:tab/>
      </w:r>
      <w:r w:rsidRPr="005026F6">
        <w:tab/>
        <w:t>],</w:t>
      </w:r>
    </w:p>
    <w:p w14:paraId="7192167A" w14:textId="0D568A33" w:rsidR="00481585" w:rsidRPr="00660E15" w:rsidRDefault="00441133" w:rsidP="00481585">
      <w:pPr>
        <w:pStyle w:val="GOSTScript"/>
        <w:rPr>
          <w:ins w:id="4641" w:author="Сказецкая Наталья Камилевна" w:date="2024-02-13T22:23:00Z"/>
          <w:bCs/>
        </w:rPr>
      </w:pPr>
      <w:r w:rsidRPr="00441133">
        <w:rPr>
          <w:b/>
          <w:bCs/>
        </w:rPr>
        <w:tab/>
      </w:r>
      <w:r w:rsidRPr="00441133">
        <w:rPr>
          <w:b/>
          <w:bCs/>
        </w:rPr>
        <w:tab/>
      </w:r>
      <w:ins w:id="4642" w:author="Сказецкая Наталья Камилевна" w:date="2024-02-13T22:23:00Z">
        <w:r w:rsidR="00481585" w:rsidRPr="00660E15">
          <w:rPr>
            <w:b/>
            <w:bCs/>
          </w:rPr>
          <w:t>"</w:t>
        </w:r>
      </w:ins>
      <w:ins w:id="4643" w:author="Сказецкая Наталья Камилевна" w:date="2024-02-13T22:24:00Z">
        <w:r w:rsidR="00660E15" w:rsidRPr="00660E15">
          <w:rPr>
            <w:rStyle w:val="aff2"/>
            <w:b w:val="0"/>
          </w:rPr>
          <w:t>CurrencyFilterParams</w:t>
        </w:r>
      </w:ins>
      <w:ins w:id="4644" w:author="Сказецкая Наталья Камилевна" w:date="2024-02-13T22:23:00Z">
        <w:r w:rsidR="00481585" w:rsidRPr="00660E15">
          <w:rPr>
            <w:b/>
            <w:bCs/>
          </w:rPr>
          <w:t>":</w:t>
        </w:r>
        <w:r w:rsidR="00481585" w:rsidRPr="00660E15">
          <w:rPr>
            <w:bCs/>
          </w:rPr>
          <w:t>[</w:t>
        </w:r>
      </w:ins>
    </w:p>
    <w:p w14:paraId="0C754CF8" w14:textId="16B7E2DA" w:rsidR="00481585" w:rsidRPr="007E3CF9" w:rsidRDefault="00441133" w:rsidP="00481585">
      <w:pPr>
        <w:pStyle w:val="GOSTScript"/>
        <w:rPr>
          <w:ins w:id="4645" w:author="Сказецкая Наталья Камилевна" w:date="2024-02-13T22:23:00Z"/>
          <w:bCs/>
        </w:rPr>
      </w:pPr>
      <w:r w:rsidRPr="00441133">
        <w:rPr>
          <w:bCs/>
        </w:rPr>
        <w:tab/>
      </w:r>
      <w:r w:rsidRPr="00441133">
        <w:rPr>
          <w:bCs/>
        </w:rPr>
        <w:tab/>
      </w:r>
      <w:r w:rsidRPr="00441133">
        <w:rPr>
          <w:bCs/>
        </w:rPr>
        <w:tab/>
      </w:r>
      <w:ins w:id="4646" w:author="Сказецкая Наталья Камилевна" w:date="2024-02-13T22:23:00Z">
        <w:r w:rsidR="00481585" w:rsidRPr="007E3CF9">
          <w:rPr>
            <w:bCs/>
          </w:rPr>
          <w:t>{</w:t>
        </w:r>
      </w:ins>
    </w:p>
    <w:p w14:paraId="0B16894F" w14:textId="39449293" w:rsidR="00481585" w:rsidRPr="007E3CF9" w:rsidRDefault="00441133" w:rsidP="00481585">
      <w:pPr>
        <w:pStyle w:val="GOSTScript"/>
        <w:rPr>
          <w:ins w:id="4647" w:author="Сказецкая Наталья Камилевна" w:date="2024-02-13T22:23:00Z"/>
          <w:bCs/>
        </w:rPr>
      </w:pPr>
      <w:r w:rsidRPr="00441133">
        <w:rPr>
          <w:bCs/>
        </w:rPr>
        <w:tab/>
      </w:r>
      <w:r w:rsidRPr="00441133">
        <w:rPr>
          <w:bCs/>
        </w:rPr>
        <w:tab/>
      </w:r>
      <w:r w:rsidRPr="00441133">
        <w:rPr>
          <w:bCs/>
        </w:rPr>
        <w:tab/>
      </w:r>
      <w:r w:rsidRPr="00441133">
        <w:rPr>
          <w:bCs/>
        </w:rPr>
        <w:tab/>
      </w:r>
      <w:ins w:id="4648" w:author="Сказецкая Наталья Камилевна" w:date="2024-02-13T22:23:00Z">
        <w:r w:rsidR="00481585" w:rsidRPr="007E3CF9">
          <w:rPr>
            <w:bCs/>
          </w:rPr>
          <w:t>"value": "</w:t>
        </w:r>
      </w:ins>
      <w:ins w:id="4649" w:author="Сказецкая Наталья Камилевна" w:date="2024-02-13T22:25:00Z">
        <w:r w:rsidR="00660E15" w:rsidRPr="00660E15">
          <w:rPr>
            <w:bCs/>
          </w:rPr>
          <w:t>643</w:t>
        </w:r>
      </w:ins>
      <w:ins w:id="4650" w:author="Сказецкая Наталья Камилевна" w:date="2024-02-13T22:23:00Z">
        <w:r w:rsidR="00481585" w:rsidRPr="007E3CF9">
          <w:rPr>
            <w:bCs/>
          </w:rPr>
          <w:t>",</w:t>
        </w:r>
      </w:ins>
    </w:p>
    <w:p w14:paraId="7A9E4C8D" w14:textId="278689AE" w:rsidR="00481585" w:rsidRPr="007E3CF9" w:rsidRDefault="00441133" w:rsidP="00481585">
      <w:pPr>
        <w:pStyle w:val="GOSTScript"/>
        <w:rPr>
          <w:ins w:id="4651" w:author="Сказецкая Наталья Камилевна" w:date="2024-02-13T22:23:00Z"/>
          <w:bCs/>
        </w:rPr>
      </w:pPr>
      <w:r w:rsidRPr="00441133">
        <w:rPr>
          <w:bCs/>
        </w:rPr>
        <w:tab/>
      </w:r>
      <w:r w:rsidRPr="00441133">
        <w:rPr>
          <w:bCs/>
        </w:rPr>
        <w:tab/>
      </w:r>
      <w:r w:rsidRPr="00441133">
        <w:rPr>
          <w:bCs/>
        </w:rPr>
        <w:tab/>
      </w:r>
      <w:r w:rsidRPr="00441133">
        <w:rPr>
          <w:bCs/>
        </w:rPr>
        <w:tab/>
      </w:r>
      <w:ins w:id="4652" w:author="Сказецкая Наталья Камилевна" w:date="2024-02-13T22:23:00Z">
        <w:r w:rsidR="00481585" w:rsidRPr="007E3CF9">
          <w:rPr>
            <w:bCs/>
          </w:rPr>
          <w:t>"operation": "</w:t>
        </w:r>
      </w:ins>
      <w:ins w:id="4653" w:author="Сказецкая Наталья Камилевна" w:date="2024-02-13T22:25:00Z">
        <w:r w:rsidR="00660E15">
          <w:rPr>
            <w:bCs/>
          </w:rPr>
          <w:t>not</w:t>
        </w:r>
      </w:ins>
      <w:ins w:id="4654" w:author="Сказецкая Наталья Камилевна" w:date="2024-02-13T22:23:00Z">
        <w:r w:rsidR="00481585" w:rsidRPr="007E3CF9">
          <w:rPr>
            <w:bCs/>
          </w:rPr>
          <w:t>="</w:t>
        </w:r>
      </w:ins>
    </w:p>
    <w:p w14:paraId="25EBA78C" w14:textId="6F5CB2CC" w:rsidR="00481585" w:rsidRPr="00660E15" w:rsidRDefault="00441133" w:rsidP="00481585">
      <w:pPr>
        <w:pStyle w:val="GOSTScript"/>
        <w:rPr>
          <w:ins w:id="4655" w:author="Сказецкая Наталья Камилевна" w:date="2024-02-13T22:23:00Z"/>
          <w:bCs/>
        </w:rPr>
      </w:pPr>
      <w:r w:rsidRPr="00441133">
        <w:rPr>
          <w:bCs/>
        </w:rPr>
        <w:tab/>
      </w:r>
      <w:r w:rsidRPr="00441133">
        <w:rPr>
          <w:bCs/>
        </w:rPr>
        <w:tab/>
      </w:r>
      <w:r w:rsidRPr="00441133">
        <w:rPr>
          <w:bCs/>
        </w:rPr>
        <w:tab/>
      </w:r>
      <w:ins w:id="4656" w:author="Сказецкая Наталья Камилевна" w:date="2024-02-13T22:23:00Z">
        <w:r w:rsidR="00481585" w:rsidRPr="00660E15">
          <w:rPr>
            <w:bCs/>
          </w:rPr>
          <w:t>}</w:t>
        </w:r>
      </w:ins>
    </w:p>
    <w:p w14:paraId="2339D89E" w14:textId="52442D1A" w:rsidR="00481585" w:rsidRPr="00660E15" w:rsidRDefault="00441133" w:rsidP="00481585">
      <w:pPr>
        <w:pStyle w:val="GOSTScript"/>
      </w:pPr>
      <w:r w:rsidRPr="00441133">
        <w:rPr>
          <w:bCs/>
        </w:rPr>
        <w:tab/>
      </w:r>
      <w:r w:rsidRPr="00441133">
        <w:rPr>
          <w:bCs/>
        </w:rPr>
        <w:tab/>
      </w:r>
      <w:ins w:id="4657" w:author="Сказецкая Наталья Камилевна" w:date="2024-02-13T22:23:00Z">
        <w:r w:rsidR="00481585" w:rsidRPr="00660E15">
          <w:rPr>
            <w:bCs/>
          </w:rPr>
          <w:t>],</w:t>
        </w:r>
      </w:ins>
    </w:p>
    <w:p w14:paraId="542E75F6" w14:textId="1C8314FD" w:rsidR="000C6D0E" w:rsidRPr="007E3CF9" w:rsidRDefault="00441133" w:rsidP="00C75A4E">
      <w:pPr>
        <w:pStyle w:val="GOSTScript"/>
        <w:rPr>
          <w:bCs/>
        </w:rPr>
      </w:pPr>
      <w:r w:rsidRPr="00441133">
        <w:rPr>
          <w:bCs/>
        </w:rPr>
        <w:tab/>
      </w:r>
      <w:r w:rsidRPr="00441133">
        <w:rPr>
          <w:bCs/>
        </w:rPr>
        <w:tab/>
      </w:r>
      <w:ins w:id="4658" w:author="Сказецкая Наталья Камилевна" w:date="2024-02-13T21:36:00Z">
        <w:r w:rsidR="000C6D0E" w:rsidRPr="007E3CF9">
          <w:rPr>
            <w:bCs/>
          </w:rPr>
          <w:t>"EffDateFilterParams":[</w:t>
        </w:r>
      </w:ins>
    </w:p>
    <w:p w14:paraId="731B76AF" w14:textId="6BC8FFE1" w:rsidR="000C6D0E" w:rsidRPr="007E3CF9" w:rsidRDefault="00441133" w:rsidP="00C75A4E">
      <w:pPr>
        <w:pStyle w:val="GOSTScript"/>
        <w:rPr>
          <w:bCs/>
        </w:rPr>
      </w:pPr>
      <w:r w:rsidRPr="00441133">
        <w:rPr>
          <w:bCs/>
        </w:rPr>
        <w:tab/>
      </w:r>
      <w:r w:rsidRPr="00441133">
        <w:rPr>
          <w:bCs/>
        </w:rPr>
        <w:tab/>
      </w:r>
      <w:r w:rsidRPr="00441133">
        <w:rPr>
          <w:bCs/>
        </w:rPr>
        <w:tab/>
      </w:r>
      <w:ins w:id="4659" w:author="Сказецкая Наталья Камилевна" w:date="2024-02-13T21:36:00Z">
        <w:r w:rsidR="000C6D0E" w:rsidRPr="007E3CF9">
          <w:rPr>
            <w:bCs/>
          </w:rPr>
          <w:t>{</w:t>
        </w:r>
      </w:ins>
    </w:p>
    <w:p w14:paraId="26B7887B" w14:textId="5ABA08D0" w:rsidR="000C6D0E" w:rsidRPr="007E3CF9" w:rsidRDefault="00441133" w:rsidP="00C75A4E">
      <w:pPr>
        <w:pStyle w:val="GOSTScript"/>
        <w:rPr>
          <w:bCs/>
        </w:rPr>
      </w:pPr>
      <w:r w:rsidRPr="00441133">
        <w:rPr>
          <w:bCs/>
        </w:rPr>
        <w:tab/>
      </w:r>
      <w:r w:rsidRPr="00441133">
        <w:rPr>
          <w:bCs/>
        </w:rPr>
        <w:tab/>
      </w:r>
      <w:r w:rsidRPr="00441133">
        <w:rPr>
          <w:bCs/>
        </w:rPr>
        <w:tab/>
      </w:r>
      <w:r w:rsidRPr="00441133">
        <w:rPr>
          <w:bCs/>
        </w:rPr>
        <w:tab/>
      </w:r>
      <w:ins w:id="4660" w:author="Сказецкая Наталья Камилевна" w:date="2024-02-13T21:36:00Z">
        <w:r w:rsidR="000C6D0E" w:rsidRPr="007E3CF9">
          <w:rPr>
            <w:bCs/>
          </w:rPr>
          <w:t>"value": "202</w:t>
        </w:r>
        <w:r w:rsidR="005C57D2" w:rsidRPr="007E3CF9">
          <w:rPr>
            <w:bCs/>
          </w:rPr>
          <w:t>2-09</w:t>
        </w:r>
        <w:r w:rsidR="00C544EA" w:rsidRPr="007E3CF9">
          <w:rPr>
            <w:bCs/>
          </w:rPr>
          <w:t>-01, 202</w:t>
        </w:r>
      </w:ins>
      <w:r w:rsidR="008F49FE" w:rsidRPr="00471360">
        <w:rPr>
          <w:bCs/>
        </w:rPr>
        <w:t>2</w:t>
      </w:r>
      <w:ins w:id="4661" w:author="Сказецкая Наталья Камилевна" w:date="2024-02-13T21:36:00Z">
        <w:r w:rsidR="00C544EA" w:rsidRPr="007E3CF9">
          <w:rPr>
            <w:bCs/>
          </w:rPr>
          <w:t>-0</w:t>
        </w:r>
      </w:ins>
      <w:ins w:id="4662" w:author="Сказецкая Наталья Камилевна" w:date="2024-02-13T21:43:00Z">
        <w:r w:rsidR="00C544EA" w:rsidRPr="007E3CF9">
          <w:rPr>
            <w:bCs/>
          </w:rPr>
          <w:t>9</w:t>
        </w:r>
      </w:ins>
      <w:ins w:id="4663" w:author="Сказецкая Наталья Камилевна" w:date="2024-02-13T21:36:00Z">
        <w:r w:rsidR="005C57D2" w:rsidRPr="007E3CF9">
          <w:rPr>
            <w:bCs/>
          </w:rPr>
          <w:t>-03</w:t>
        </w:r>
        <w:r w:rsidR="000C6D0E" w:rsidRPr="007E3CF9">
          <w:rPr>
            <w:bCs/>
          </w:rPr>
          <w:t>",</w:t>
        </w:r>
      </w:ins>
    </w:p>
    <w:p w14:paraId="7A14DB96" w14:textId="2EC2F42E" w:rsidR="000C6D0E" w:rsidRPr="007E3CF9" w:rsidRDefault="00441133" w:rsidP="00C75A4E">
      <w:pPr>
        <w:pStyle w:val="GOSTScript"/>
        <w:rPr>
          <w:bCs/>
        </w:rPr>
      </w:pPr>
      <w:r w:rsidRPr="00441133">
        <w:rPr>
          <w:bCs/>
        </w:rPr>
        <w:tab/>
      </w:r>
      <w:r w:rsidRPr="00441133">
        <w:rPr>
          <w:bCs/>
        </w:rPr>
        <w:tab/>
      </w:r>
      <w:r w:rsidRPr="00441133">
        <w:rPr>
          <w:bCs/>
        </w:rPr>
        <w:tab/>
      </w:r>
      <w:r w:rsidRPr="00441133">
        <w:rPr>
          <w:bCs/>
        </w:rPr>
        <w:tab/>
      </w:r>
      <w:ins w:id="4664" w:author="Сказецкая Наталья Камилевна" w:date="2024-02-13T21:36:00Z">
        <w:r w:rsidR="000C6D0E" w:rsidRPr="007E3CF9">
          <w:rPr>
            <w:bCs/>
          </w:rPr>
          <w:t>"operation": "="</w:t>
        </w:r>
      </w:ins>
    </w:p>
    <w:p w14:paraId="200FA38A" w14:textId="081E5CEF" w:rsidR="000C6D0E" w:rsidRPr="00B826CD" w:rsidRDefault="00441133" w:rsidP="00C75A4E">
      <w:pPr>
        <w:pStyle w:val="GOSTScript"/>
        <w:rPr>
          <w:bCs/>
        </w:rPr>
      </w:pPr>
      <w:r w:rsidRPr="00441133">
        <w:rPr>
          <w:bCs/>
        </w:rPr>
        <w:tab/>
      </w:r>
      <w:r w:rsidRPr="00441133">
        <w:rPr>
          <w:bCs/>
        </w:rPr>
        <w:tab/>
      </w:r>
      <w:r w:rsidRPr="00441133">
        <w:rPr>
          <w:bCs/>
        </w:rPr>
        <w:tab/>
      </w:r>
      <w:ins w:id="4665" w:author="Сказецкая Наталья Камилевна" w:date="2024-02-13T21:36:00Z">
        <w:r w:rsidR="000C6D0E" w:rsidRPr="00B826CD">
          <w:rPr>
            <w:bCs/>
          </w:rPr>
          <w:t>}</w:t>
        </w:r>
      </w:ins>
    </w:p>
    <w:p w14:paraId="1EE77DEE" w14:textId="0FDFF699" w:rsidR="000C6D0E" w:rsidRPr="00B826CD" w:rsidRDefault="00441133" w:rsidP="00C75A4E">
      <w:pPr>
        <w:pStyle w:val="GOSTScript"/>
        <w:rPr>
          <w:ins w:id="4666" w:author="Сказецкая Наталья Камилевна" w:date="2024-02-13T21:36:00Z"/>
        </w:rPr>
      </w:pPr>
      <w:r w:rsidRPr="00441133">
        <w:rPr>
          <w:bCs/>
        </w:rPr>
        <w:tab/>
      </w:r>
      <w:r w:rsidRPr="00441133">
        <w:rPr>
          <w:bCs/>
        </w:rPr>
        <w:tab/>
      </w:r>
      <w:ins w:id="4667" w:author="Сказецкая Наталья Камилевна" w:date="2024-02-13T21:36:00Z">
        <w:r w:rsidR="000C6D0E" w:rsidRPr="00B826CD">
          <w:rPr>
            <w:bCs/>
          </w:rPr>
          <w:t>],</w:t>
        </w:r>
      </w:ins>
    </w:p>
    <w:p w14:paraId="14070992" w14:textId="1E0400C9" w:rsidR="005026F6" w:rsidRPr="00B826CD" w:rsidRDefault="00441133" w:rsidP="00C75A4E">
      <w:pPr>
        <w:pStyle w:val="GOSTScript"/>
      </w:pPr>
      <w:r w:rsidRPr="00441133">
        <w:lastRenderedPageBreak/>
        <w:tab/>
      </w:r>
      <w:r w:rsidRPr="00441133">
        <w:tab/>
      </w:r>
      <w:r w:rsidR="005026F6" w:rsidRPr="00B826CD">
        <w:t>"</w:t>
      </w:r>
      <w:r w:rsidR="005026F6" w:rsidRPr="005026F6">
        <w:t>VisualParams</w:t>
      </w:r>
      <w:r w:rsidR="005026F6" w:rsidRPr="00B826CD">
        <w:t>": [</w:t>
      </w:r>
    </w:p>
    <w:p w14:paraId="6D06E07B" w14:textId="77777777" w:rsidR="005026F6" w:rsidRPr="00B826CD" w:rsidRDefault="005026F6" w:rsidP="00C75A4E">
      <w:pPr>
        <w:pStyle w:val="GOSTScript"/>
      </w:pPr>
      <w:r w:rsidRPr="00B826CD">
        <w:tab/>
      </w:r>
      <w:r w:rsidRPr="00B826CD">
        <w:tab/>
      </w:r>
      <w:r w:rsidRPr="00B826CD">
        <w:tab/>
        <w:t>"</w:t>
      </w:r>
      <w:r w:rsidRPr="005026F6">
        <w:t>kbk</w:t>
      </w:r>
      <w:r w:rsidRPr="00B826CD">
        <w:t>",</w:t>
      </w:r>
    </w:p>
    <w:p w14:paraId="3BDEC299" w14:textId="77777777" w:rsidR="005026F6" w:rsidRPr="007E3CF9" w:rsidRDefault="005026F6" w:rsidP="00C75A4E">
      <w:pPr>
        <w:pStyle w:val="GOSTScript"/>
        <w:rPr>
          <w:lang w:val="ru-RU"/>
        </w:rPr>
      </w:pPr>
      <w:r w:rsidRPr="00B826CD">
        <w:tab/>
      </w:r>
      <w:r w:rsidRPr="00B826CD">
        <w:tab/>
      </w:r>
      <w:r w:rsidRPr="00B826CD">
        <w:tab/>
      </w:r>
      <w:r w:rsidRPr="007E3CF9">
        <w:rPr>
          <w:lang w:val="ru-RU"/>
        </w:rPr>
        <w:t>"</w:t>
      </w:r>
      <w:r w:rsidRPr="005026F6">
        <w:t>conturCode</w:t>
      </w:r>
      <w:r w:rsidRPr="007E3CF9">
        <w:rPr>
          <w:lang w:val="ru-RU"/>
        </w:rPr>
        <w:t>"</w:t>
      </w:r>
    </w:p>
    <w:p w14:paraId="6BDC416B" w14:textId="18401DD9" w:rsidR="005026F6" w:rsidRPr="00C75A4E" w:rsidRDefault="005026F6" w:rsidP="00C75A4E">
      <w:pPr>
        <w:pStyle w:val="GOSTScript"/>
        <w:rPr>
          <w:lang w:val="ru-RU"/>
        </w:rPr>
      </w:pPr>
      <w:r w:rsidRPr="007E3CF9">
        <w:rPr>
          <w:lang w:val="ru-RU"/>
        </w:rPr>
        <w:tab/>
      </w:r>
      <w:r w:rsidRPr="007E3CF9">
        <w:rPr>
          <w:lang w:val="ru-RU"/>
        </w:rPr>
        <w:tab/>
      </w:r>
      <w:r w:rsidRPr="00C75A4E">
        <w:rPr>
          <w:lang w:val="ru-RU"/>
        </w:rPr>
        <w:t>]</w:t>
      </w:r>
      <w:ins w:id="4668" w:author="Сатлер Марина Викторовна" w:date="2025-10-09T17:22:00Z">
        <w:r w:rsidR="00906DB6">
          <w:rPr>
            <w:lang w:val="ru-RU"/>
          </w:rPr>
          <w:t>,</w:t>
        </w:r>
      </w:ins>
      <w:r w:rsidRPr="00C75A4E">
        <w:rPr>
          <w:lang w:val="ru-RU"/>
        </w:rPr>
        <w:t xml:space="preserve"> // информация в ответе должна быть представлена в разрезе аналитических признаков «КБК» и «Контур»</w:t>
      </w:r>
    </w:p>
    <w:p w14:paraId="349B599A" w14:textId="77777777" w:rsidR="00906DB6" w:rsidRPr="003262ED" w:rsidRDefault="00906DB6" w:rsidP="00906DB6">
      <w:pPr>
        <w:pStyle w:val="GOSTScript"/>
        <w:rPr>
          <w:ins w:id="4669" w:author="Сатлер Марина Викторовна" w:date="2025-10-09T17:22:00Z"/>
          <w:lang w:val="ru-RU"/>
        </w:rPr>
      </w:pPr>
      <w:ins w:id="4670" w:author="Сатлер Марина Викторовна" w:date="2025-10-09T17:22:00Z">
        <w:r w:rsidRPr="003262ED">
          <w:rPr>
            <w:lang w:val="ru-RU"/>
          </w:rPr>
          <w:tab/>
        </w:r>
        <w:r w:rsidRPr="003262ED">
          <w:rPr>
            <w:lang w:val="ru-RU"/>
          </w:rPr>
          <w:tab/>
          <w:t>"</w:t>
        </w:r>
        <w:r>
          <w:t>Offset</w:t>
        </w:r>
        <w:r w:rsidRPr="003262ED">
          <w:rPr>
            <w:lang w:val="ru-RU"/>
          </w:rPr>
          <w:t>": 100,</w:t>
        </w:r>
      </w:ins>
    </w:p>
    <w:p w14:paraId="6EC5C820" w14:textId="33501C77" w:rsidR="00906DB6" w:rsidRDefault="00906DB6" w:rsidP="00C75A4E">
      <w:pPr>
        <w:pStyle w:val="GOSTScript"/>
        <w:rPr>
          <w:ins w:id="4671" w:author="Сатлер Марина Викторовна" w:date="2025-10-09T17:22:00Z"/>
          <w:lang w:val="ru-RU"/>
        </w:rPr>
      </w:pPr>
      <w:ins w:id="4672" w:author="Сатлер Марина Викторовна" w:date="2025-10-09T17:22:00Z">
        <w:r w:rsidRPr="003262ED">
          <w:rPr>
            <w:lang w:val="ru-RU"/>
          </w:rPr>
          <w:tab/>
        </w:r>
        <w:r w:rsidRPr="003262ED">
          <w:rPr>
            <w:lang w:val="ru-RU"/>
          </w:rPr>
          <w:tab/>
          <w:t>"</w:t>
        </w:r>
        <w:r>
          <w:t>Limit</w:t>
        </w:r>
        <w:r w:rsidRPr="003262ED">
          <w:rPr>
            <w:lang w:val="ru-RU"/>
          </w:rPr>
          <w:t>": 50</w:t>
        </w:r>
      </w:ins>
    </w:p>
    <w:p w14:paraId="7BC69DE7" w14:textId="77777777" w:rsidR="005026F6" w:rsidRPr="00C75A4E" w:rsidRDefault="005026F6" w:rsidP="00C75A4E">
      <w:pPr>
        <w:pStyle w:val="GOSTScript"/>
        <w:rPr>
          <w:lang w:val="ru-RU"/>
        </w:rPr>
      </w:pPr>
      <w:r w:rsidRPr="00C75A4E">
        <w:rPr>
          <w:lang w:val="ru-RU"/>
        </w:rPr>
        <w:tab/>
        <w:t>}</w:t>
      </w:r>
    </w:p>
    <w:p w14:paraId="00A0A288" w14:textId="77777777" w:rsidR="005026F6" w:rsidRPr="00C75A4E" w:rsidRDefault="005026F6" w:rsidP="00C75A4E">
      <w:pPr>
        <w:pStyle w:val="GOSTScript"/>
        <w:rPr>
          <w:lang w:val="ru-RU"/>
        </w:rPr>
      </w:pPr>
      <w:r w:rsidRPr="00C75A4E">
        <w:rPr>
          <w:lang w:val="ru-RU"/>
        </w:rPr>
        <w:t>}</w:t>
      </w:r>
    </w:p>
    <w:p w14:paraId="14BA8AA2" w14:textId="3FAFA2BC" w:rsidR="00A12E09" w:rsidRPr="00D12D2A" w:rsidRDefault="00A12E09">
      <w:pPr>
        <w:pStyle w:val="GOSTNormal"/>
      </w:pPr>
    </w:p>
    <w:p w14:paraId="5A471E03" w14:textId="5DD4E73D" w:rsidR="00D12D2A" w:rsidRPr="00D12D2A" w:rsidRDefault="00A12E09" w:rsidP="00D12D2A">
      <w:pPr>
        <w:pStyle w:val="GOSTNormal"/>
      </w:pPr>
      <w:r w:rsidRPr="00C75A4E">
        <w:rPr>
          <w:u w:val="single"/>
        </w:rPr>
        <w:t xml:space="preserve">Пример №2 (режим формирования «1» - по </w:t>
      </w:r>
      <w:r w:rsidR="001B2F7C" w:rsidRPr="00C75A4E">
        <w:rPr>
          <w:u w:val="single"/>
        </w:rPr>
        <w:t xml:space="preserve">комбинации </w:t>
      </w:r>
      <w:r w:rsidRPr="00C75A4E">
        <w:rPr>
          <w:u w:val="single"/>
        </w:rPr>
        <w:t>аналитически</w:t>
      </w:r>
      <w:r w:rsidR="001B2F7C" w:rsidRPr="00C75A4E">
        <w:rPr>
          <w:u w:val="single"/>
        </w:rPr>
        <w:t>х</w:t>
      </w:r>
      <w:r w:rsidRPr="00C75A4E">
        <w:rPr>
          <w:u w:val="single"/>
        </w:rPr>
        <w:t xml:space="preserve"> признак</w:t>
      </w:r>
      <w:r w:rsidR="001B2F7C" w:rsidRPr="00C75A4E">
        <w:rPr>
          <w:u w:val="single"/>
        </w:rPr>
        <w:t>ов</w:t>
      </w:r>
      <w:r w:rsidRPr="00C75A4E">
        <w:rPr>
          <w:u w:val="single"/>
        </w:rPr>
        <w:t>):</w:t>
      </w:r>
    </w:p>
    <w:p w14:paraId="54AD828D" w14:textId="77777777" w:rsidR="005026F6" w:rsidRPr="005026F6" w:rsidRDefault="005026F6" w:rsidP="00C75A4E">
      <w:pPr>
        <w:pStyle w:val="GOSTScript"/>
      </w:pPr>
      <w:r w:rsidRPr="005026F6">
        <w:t>{</w:t>
      </w:r>
    </w:p>
    <w:p w14:paraId="1F763BA8" w14:textId="77777777" w:rsidR="005026F6" w:rsidRPr="005026F6" w:rsidRDefault="005026F6" w:rsidP="00C75A4E">
      <w:pPr>
        <w:pStyle w:val="GOSTScript"/>
      </w:pPr>
      <w:r w:rsidRPr="005026F6">
        <w:tab/>
        <w:t>"header": {</w:t>
      </w:r>
    </w:p>
    <w:p w14:paraId="15DB6D1B" w14:textId="77777777" w:rsidR="005026F6" w:rsidRPr="005026F6" w:rsidRDefault="005026F6" w:rsidP="00C75A4E">
      <w:pPr>
        <w:pStyle w:val="GOSTScript"/>
      </w:pPr>
      <w:r w:rsidRPr="005026F6">
        <w:tab/>
      </w:r>
      <w:r w:rsidRPr="005026F6">
        <w:tab/>
        <w:t>"Source": "EXP05",</w:t>
      </w:r>
    </w:p>
    <w:p w14:paraId="1DF56CD1" w14:textId="5E5D2142" w:rsidR="005026F6" w:rsidRPr="005026F6" w:rsidRDefault="005026F6" w:rsidP="00C75A4E">
      <w:pPr>
        <w:pStyle w:val="GOSTScript"/>
      </w:pPr>
      <w:r w:rsidRPr="005026F6">
        <w:tab/>
      </w:r>
      <w:r w:rsidRPr="005026F6">
        <w:tab/>
        <w:t>"ReqDateTime": "2022-08-29 10:37:22",</w:t>
      </w:r>
    </w:p>
    <w:p w14:paraId="6B5C56C1" w14:textId="77777777" w:rsidR="005026F6" w:rsidRPr="005026F6" w:rsidRDefault="005026F6" w:rsidP="00C75A4E">
      <w:pPr>
        <w:pStyle w:val="GOSTScript"/>
      </w:pPr>
      <w:r w:rsidRPr="005026F6">
        <w:tab/>
      </w:r>
      <w:r w:rsidRPr="005026F6">
        <w:tab/>
        <w:t>"Version": "1.0",</w:t>
      </w:r>
    </w:p>
    <w:p w14:paraId="5079193B" w14:textId="77777777" w:rsidR="005026F6" w:rsidRPr="005026F6" w:rsidRDefault="005026F6" w:rsidP="00C75A4E">
      <w:pPr>
        <w:pStyle w:val="GOSTScript"/>
      </w:pPr>
      <w:r w:rsidRPr="005026F6">
        <w:tab/>
      </w:r>
      <w:r w:rsidRPr="005026F6">
        <w:tab/>
        <w:t>"ReqGuid": "b0d4ce5d-2757-4699-948c-cfa72ba94f10",</w:t>
      </w:r>
    </w:p>
    <w:p w14:paraId="50C9D4A8" w14:textId="77777777" w:rsidR="005026F6" w:rsidRPr="005026F6" w:rsidRDefault="005026F6" w:rsidP="00C75A4E">
      <w:pPr>
        <w:pStyle w:val="GOSTScript"/>
      </w:pPr>
      <w:r w:rsidRPr="005026F6">
        <w:tab/>
      </w:r>
      <w:r w:rsidRPr="005026F6">
        <w:tab/>
        <w:t>"DocGuid": "b0d4ce5d-2757-4699-948c-cfa72ba94f90",</w:t>
      </w:r>
    </w:p>
    <w:p w14:paraId="69F02445" w14:textId="77777777" w:rsidR="005026F6" w:rsidRPr="005026F6" w:rsidRDefault="005026F6" w:rsidP="00C75A4E">
      <w:pPr>
        <w:pStyle w:val="GOSTScript"/>
      </w:pPr>
      <w:r w:rsidRPr="005026F6">
        <w:tab/>
      </w:r>
      <w:r w:rsidRPr="005026F6">
        <w:tab/>
        <w:t>"RequestType": "FSG"</w:t>
      </w:r>
    </w:p>
    <w:p w14:paraId="3CAC52D8" w14:textId="77777777" w:rsidR="005026F6" w:rsidRPr="005026F6" w:rsidRDefault="005026F6" w:rsidP="00C75A4E">
      <w:pPr>
        <w:pStyle w:val="GOSTScript"/>
      </w:pPr>
      <w:r w:rsidRPr="005026F6">
        <w:tab/>
        <w:t>},</w:t>
      </w:r>
    </w:p>
    <w:p w14:paraId="39F2F1E6" w14:textId="77777777" w:rsidR="005026F6" w:rsidRPr="005026F6" w:rsidRDefault="005026F6" w:rsidP="00C75A4E">
      <w:pPr>
        <w:pStyle w:val="GOSTScript"/>
      </w:pPr>
      <w:r w:rsidRPr="005026F6">
        <w:tab/>
        <w:t>"document": {</w:t>
      </w:r>
    </w:p>
    <w:p w14:paraId="3836DEB2" w14:textId="2A64EECE" w:rsidR="005026F6" w:rsidRPr="005026F6" w:rsidRDefault="005026F6" w:rsidP="00C75A4E">
      <w:pPr>
        <w:pStyle w:val="GOSTScript"/>
      </w:pPr>
      <w:r w:rsidRPr="005026F6">
        <w:tab/>
      </w:r>
      <w:r w:rsidRPr="005026F6">
        <w:tab/>
        <w:t>"Mode": 1,</w:t>
      </w:r>
    </w:p>
    <w:p w14:paraId="2C0A19D9" w14:textId="531A3960" w:rsidR="005026F6" w:rsidRPr="005026F6" w:rsidRDefault="005026F6" w:rsidP="00C75A4E">
      <w:pPr>
        <w:pStyle w:val="GOSTScript"/>
      </w:pPr>
      <w:r w:rsidRPr="005026F6">
        <w:tab/>
      </w:r>
      <w:r w:rsidRPr="005026F6">
        <w:tab/>
        <w:t>"BeginBalance": 1,</w:t>
      </w:r>
    </w:p>
    <w:p w14:paraId="1A8E62BD" w14:textId="251BE310" w:rsidR="005026F6" w:rsidRPr="005026F6" w:rsidRDefault="005026F6" w:rsidP="00C75A4E">
      <w:pPr>
        <w:pStyle w:val="GOSTScript"/>
      </w:pPr>
      <w:r w:rsidRPr="005026F6">
        <w:tab/>
      </w:r>
      <w:r w:rsidRPr="005026F6">
        <w:tab/>
        <w:t>"DateMode": 0,</w:t>
      </w:r>
    </w:p>
    <w:p w14:paraId="636EBC62" w14:textId="77777777" w:rsidR="005026F6" w:rsidRPr="005026F6" w:rsidRDefault="005026F6" w:rsidP="00C75A4E">
      <w:pPr>
        <w:pStyle w:val="GOSTScript"/>
      </w:pPr>
      <w:r w:rsidRPr="005026F6">
        <w:tab/>
      </w:r>
      <w:r w:rsidRPr="005026F6">
        <w:tab/>
        <w:t>"Book": "FTOperFed",</w:t>
      </w:r>
    </w:p>
    <w:p w14:paraId="2A3DDFA2" w14:textId="343AC7FC" w:rsidR="005026F6" w:rsidRPr="005026F6" w:rsidRDefault="005026F6" w:rsidP="00C75A4E">
      <w:pPr>
        <w:pStyle w:val="GOSTScript"/>
      </w:pPr>
      <w:r w:rsidRPr="005026F6">
        <w:tab/>
      </w:r>
      <w:r w:rsidRPr="005026F6">
        <w:tab/>
        <w:t>"StartRepDate": "2022-08-29",</w:t>
      </w:r>
    </w:p>
    <w:p w14:paraId="22B91023" w14:textId="77777777" w:rsidR="005026F6" w:rsidRPr="005026F6" w:rsidRDefault="005026F6" w:rsidP="00C75A4E">
      <w:pPr>
        <w:pStyle w:val="GOSTScript"/>
      </w:pPr>
      <w:r w:rsidRPr="005026F6">
        <w:tab/>
      </w:r>
      <w:r w:rsidRPr="005026F6">
        <w:tab/>
        <w:t>"EndRepDate": "2022-09-15",</w:t>
      </w:r>
    </w:p>
    <w:p w14:paraId="70D04A61" w14:textId="77777777" w:rsidR="005026F6" w:rsidRPr="005026F6" w:rsidRDefault="005026F6" w:rsidP="00C75A4E">
      <w:pPr>
        <w:pStyle w:val="GOSTScript"/>
      </w:pPr>
      <w:r w:rsidRPr="005026F6">
        <w:tab/>
      </w:r>
      <w:r w:rsidRPr="005026F6">
        <w:tab/>
        <w:t>"RecType": 1,</w:t>
      </w:r>
    </w:p>
    <w:p w14:paraId="01C27124" w14:textId="77777777" w:rsidR="005026F6" w:rsidRPr="005026F6" w:rsidRDefault="005026F6" w:rsidP="00C75A4E">
      <w:pPr>
        <w:pStyle w:val="GOSTScript"/>
      </w:pPr>
      <w:r w:rsidRPr="005026F6">
        <w:tab/>
      </w:r>
      <w:r w:rsidRPr="005026F6">
        <w:tab/>
        <w:t>"NullStr": 1,</w:t>
      </w:r>
    </w:p>
    <w:p w14:paraId="026EF5E5" w14:textId="0111E1F6" w:rsidR="0035159E" w:rsidRPr="008A243F" w:rsidRDefault="005026F6" w:rsidP="00C75A4E">
      <w:pPr>
        <w:pStyle w:val="GOSTScript"/>
      </w:pPr>
      <w:r w:rsidRPr="005026F6">
        <w:tab/>
      </w:r>
      <w:r w:rsidRPr="005026F6">
        <w:tab/>
        <w:t>"ReturnIfEmpty": 1,</w:t>
      </w:r>
    </w:p>
    <w:p w14:paraId="5C06A529" w14:textId="77777777" w:rsidR="005026F6" w:rsidRPr="005026F6" w:rsidRDefault="005026F6" w:rsidP="00C75A4E">
      <w:pPr>
        <w:pStyle w:val="GOSTScript"/>
      </w:pPr>
      <w:r w:rsidRPr="005026F6">
        <w:tab/>
      </w:r>
      <w:r w:rsidRPr="005026F6">
        <w:tab/>
        <w:t>"FilterParams": [</w:t>
      </w:r>
    </w:p>
    <w:p w14:paraId="05FAED1D" w14:textId="77777777" w:rsidR="005026F6" w:rsidRPr="005026F6" w:rsidRDefault="005026F6" w:rsidP="00C75A4E">
      <w:pPr>
        <w:pStyle w:val="GOSTScript"/>
      </w:pPr>
      <w:r w:rsidRPr="005026F6">
        <w:tab/>
      </w:r>
      <w:r w:rsidRPr="005026F6">
        <w:tab/>
      </w:r>
      <w:r w:rsidRPr="005026F6">
        <w:tab/>
        <w:t>{</w:t>
      </w:r>
    </w:p>
    <w:p w14:paraId="06673580" w14:textId="77777777" w:rsidR="005026F6" w:rsidRPr="005026F6" w:rsidRDefault="005026F6" w:rsidP="00C75A4E">
      <w:pPr>
        <w:pStyle w:val="GOSTScript"/>
      </w:pPr>
      <w:r w:rsidRPr="005026F6">
        <w:tab/>
      </w:r>
      <w:r w:rsidRPr="005026F6">
        <w:tab/>
      </w:r>
      <w:r w:rsidRPr="005026F6">
        <w:tab/>
      </w:r>
      <w:r w:rsidRPr="005026F6">
        <w:tab/>
        <w:t>"param": "kbk",</w:t>
      </w:r>
    </w:p>
    <w:p w14:paraId="407C194F" w14:textId="77777777" w:rsidR="005026F6" w:rsidRPr="005026F6" w:rsidRDefault="005026F6" w:rsidP="00C75A4E">
      <w:pPr>
        <w:pStyle w:val="GOSTScript"/>
      </w:pPr>
      <w:r w:rsidRPr="005026F6">
        <w:tab/>
      </w:r>
      <w:r w:rsidRPr="005026F6">
        <w:tab/>
      </w:r>
      <w:r w:rsidRPr="005026F6">
        <w:tab/>
      </w:r>
      <w:r w:rsidRPr="005026F6">
        <w:tab/>
        <w:t>"value": " 32000000000000000%",</w:t>
      </w:r>
    </w:p>
    <w:p w14:paraId="73E3D32C" w14:textId="77777777" w:rsidR="005026F6" w:rsidRPr="005026F6" w:rsidRDefault="005026F6" w:rsidP="00C75A4E">
      <w:pPr>
        <w:pStyle w:val="GOSTScript"/>
      </w:pPr>
      <w:r w:rsidRPr="005026F6">
        <w:tab/>
      </w:r>
      <w:r w:rsidRPr="005026F6">
        <w:tab/>
      </w:r>
      <w:r w:rsidRPr="005026F6">
        <w:tab/>
      </w:r>
      <w:r w:rsidRPr="005026F6">
        <w:tab/>
        <w:t>"operation": "like"</w:t>
      </w:r>
    </w:p>
    <w:p w14:paraId="06293945" w14:textId="77777777" w:rsidR="005026F6" w:rsidRPr="00750742" w:rsidRDefault="005026F6" w:rsidP="00C75A4E">
      <w:pPr>
        <w:pStyle w:val="GOSTScript"/>
      </w:pPr>
      <w:r w:rsidRPr="005026F6">
        <w:tab/>
      </w:r>
      <w:r w:rsidRPr="005026F6">
        <w:tab/>
      </w:r>
      <w:r w:rsidRPr="005026F6">
        <w:tab/>
      </w:r>
      <w:r w:rsidRPr="00750742">
        <w:t>},</w:t>
      </w:r>
    </w:p>
    <w:p w14:paraId="7686D053" w14:textId="77777777" w:rsidR="005026F6" w:rsidRPr="00750742" w:rsidRDefault="005026F6" w:rsidP="00C75A4E">
      <w:pPr>
        <w:pStyle w:val="GOSTScript"/>
      </w:pPr>
      <w:r w:rsidRPr="00750742">
        <w:tab/>
      </w:r>
      <w:r w:rsidRPr="00750742">
        <w:tab/>
      </w:r>
      <w:r w:rsidRPr="00750742">
        <w:tab/>
        <w:t>{</w:t>
      </w:r>
    </w:p>
    <w:p w14:paraId="2CF2EC33" w14:textId="77777777" w:rsidR="005026F6" w:rsidRPr="00750742" w:rsidRDefault="005026F6" w:rsidP="00C75A4E">
      <w:pPr>
        <w:pStyle w:val="GOSTScript"/>
      </w:pPr>
      <w:r w:rsidRPr="00750742">
        <w:tab/>
      </w:r>
      <w:r w:rsidRPr="00750742">
        <w:tab/>
      </w:r>
      <w:r w:rsidRPr="00750742">
        <w:tab/>
      </w:r>
      <w:r w:rsidRPr="00750742">
        <w:tab/>
        <w:t>"</w:t>
      </w:r>
      <w:r w:rsidRPr="005026F6">
        <w:t>param</w:t>
      </w:r>
      <w:r w:rsidRPr="00750742">
        <w:t>": "</w:t>
      </w:r>
      <w:r w:rsidRPr="005026F6">
        <w:t>account</w:t>
      </w:r>
      <w:r w:rsidRPr="00750742">
        <w:t>",</w:t>
      </w:r>
    </w:p>
    <w:p w14:paraId="7E5C37AA" w14:textId="3589DBE4" w:rsidR="005026F6" w:rsidRPr="00C75A4E" w:rsidRDefault="005026F6" w:rsidP="00C75A4E">
      <w:pPr>
        <w:pStyle w:val="GOSTScript"/>
        <w:rPr>
          <w:lang w:val="ru-RU"/>
        </w:rPr>
      </w:pPr>
      <w:r w:rsidRPr="00750742">
        <w:lastRenderedPageBreak/>
        <w:tab/>
      </w:r>
      <w:r w:rsidRPr="00750742">
        <w:tab/>
      </w:r>
      <w:r w:rsidRPr="00750742">
        <w:tab/>
      </w:r>
      <w:r w:rsidRPr="00750742">
        <w:tab/>
      </w:r>
      <w:r w:rsidRPr="00C75A4E">
        <w:rPr>
          <w:lang w:val="ru-RU"/>
        </w:rPr>
        <w:t>"</w:t>
      </w:r>
      <w:r w:rsidRPr="005026F6">
        <w:t>value</w:t>
      </w:r>
      <w:r w:rsidRPr="00C75A4E">
        <w:rPr>
          <w:lang w:val="ru-RU"/>
        </w:rPr>
        <w:t>": "'ПОСТУПЛЕНИЯ',1,11", //в названии счета аналитического учета ищем фразу "ПОСТУПЛЕНИЯ" в строке с 1 по 11 символ</w:t>
      </w:r>
    </w:p>
    <w:p w14:paraId="32D07E7A"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operation</w:t>
      </w:r>
      <w:r w:rsidRPr="00C75A4E">
        <w:rPr>
          <w:lang w:val="ru-RU"/>
        </w:rPr>
        <w:t>": "</w:t>
      </w:r>
      <w:r w:rsidRPr="005026F6">
        <w:t>substr</w:t>
      </w:r>
      <w:r w:rsidRPr="00C75A4E">
        <w:rPr>
          <w:lang w:val="ru-RU"/>
        </w:rPr>
        <w:t>"</w:t>
      </w:r>
    </w:p>
    <w:p w14:paraId="0390E2C5"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685847E0"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1DCA51F1"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param</w:t>
      </w:r>
      <w:r w:rsidRPr="00C75A4E">
        <w:rPr>
          <w:lang w:val="ru-RU"/>
        </w:rPr>
        <w:t>": "</w:t>
      </w:r>
      <w:r w:rsidRPr="005026F6">
        <w:t>tofk</w:t>
      </w:r>
      <w:r w:rsidRPr="00C75A4E">
        <w:rPr>
          <w:lang w:val="ru-RU"/>
        </w:rPr>
        <w:t>",</w:t>
      </w:r>
    </w:p>
    <w:p w14:paraId="75B63DCC" w14:textId="05F14948"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value</w:t>
      </w:r>
      <w:r w:rsidRPr="00C75A4E">
        <w:rPr>
          <w:lang w:val="ru-RU"/>
        </w:rPr>
        <w:t>": "4",</w:t>
      </w:r>
      <w:r w:rsidR="000D44C9" w:rsidRPr="00C75A4E">
        <w:rPr>
          <w:lang w:val="ru-RU"/>
        </w:rPr>
        <w:t xml:space="preserve"> </w:t>
      </w:r>
      <w:r w:rsidRPr="00C75A4E">
        <w:rPr>
          <w:lang w:val="ru-RU"/>
        </w:rPr>
        <w:t>//ищем счет, где в аналитическом признаке "ТОФК" есть значение длиной 4 символа</w:t>
      </w:r>
    </w:p>
    <w:p w14:paraId="6B6DC49A"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operation</w:t>
      </w:r>
      <w:r w:rsidRPr="00C75A4E">
        <w:rPr>
          <w:lang w:val="ru-RU"/>
        </w:rPr>
        <w:t>": "</w:t>
      </w:r>
      <w:r w:rsidRPr="005026F6">
        <w:t>length</w:t>
      </w:r>
      <w:r w:rsidRPr="00C75A4E">
        <w:rPr>
          <w:lang w:val="ru-RU"/>
        </w:rPr>
        <w:t>"</w:t>
      </w:r>
    </w:p>
    <w:p w14:paraId="6D1C2DC5"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6D14D912"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t>{</w:t>
      </w:r>
    </w:p>
    <w:p w14:paraId="53D88724" w14:textId="77777777"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param</w:t>
      </w:r>
      <w:r w:rsidRPr="00C75A4E">
        <w:rPr>
          <w:lang w:val="ru-RU"/>
        </w:rPr>
        <w:t>": "</w:t>
      </w:r>
      <w:r w:rsidRPr="005026F6">
        <w:t>pa</w:t>
      </w:r>
      <w:r w:rsidRPr="00C75A4E">
        <w:rPr>
          <w:lang w:val="ru-RU"/>
        </w:rPr>
        <w:t>",</w:t>
      </w:r>
    </w:p>
    <w:p w14:paraId="34C556CE" w14:textId="14950FBF" w:rsidR="005026F6" w:rsidRPr="00C75A4E" w:rsidRDefault="005026F6"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026F6">
        <w:t>value</w:t>
      </w:r>
      <w:r w:rsidRPr="00C75A4E">
        <w:rPr>
          <w:lang w:val="ru-RU"/>
        </w:rPr>
        <w:t>": "05621481691, 05621481692, 05621481693",</w:t>
      </w:r>
      <w:r w:rsidR="000D44C9" w:rsidRPr="00C75A4E">
        <w:rPr>
          <w:lang w:val="ru-RU"/>
        </w:rPr>
        <w:t xml:space="preserve"> </w:t>
      </w:r>
      <w:r w:rsidRPr="00C75A4E">
        <w:rPr>
          <w:lang w:val="ru-RU"/>
        </w:rPr>
        <w:t>//ищем счет, где значение аналитического признака "ЛС" не равен перечисленному перечню значений</w:t>
      </w:r>
    </w:p>
    <w:p w14:paraId="119FF7CD" w14:textId="77777777" w:rsidR="005026F6" w:rsidRPr="005026F6" w:rsidRDefault="005026F6" w:rsidP="00C75A4E">
      <w:pPr>
        <w:pStyle w:val="GOSTScript"/>
      </w:pPr>
      <w:r w:rsidRPr="00C75A4E">
        <w:rPr>
          <w:lang w:val="ru-RU"/>
        </w:rPr>
        <w:tab/>
      </w:r>
      <w:r w:rsidRPr="00C75A4E">
        <w:rPr>
          <w:lang w:val="ru-RU"/>
        </w:rPr>
        <w:tab/>
      </w:r>
      <w:r w:rsidRPr="00C75A4E">
        <w:rPr>
          <w:lang w:val="ru-RU"/>
        </w:rPr>
        <w:tab/>
      </w:r>
      <w:r w:rsidRPr="00C75A4E">
        <w:rPr>
          <w:lang w:val="ru-RU"/>
        </w:rPr>
        <w:tab/>
      </w:r>
      <w:r w:rsidRPr="005026F6">
        <w:t>"operation": "not="</w:t>
      </w:r>
    </w:p>
    <w:p w14:paraId="40F23A94" w14:textId="77777777" w:rsidR="005026F6" w:rsidRPr="005026F6" w:rsidRDefault="005026F6" w:rsidP="00C75A4E">
      <w:pPr>
        <w:pStyle w:val="GOSTScript"/>
      </w:pPr>
      <w:r w:rsidRPr="005026F6">
        <w:tab/>
      </w:r>
      <w:r w:rsidRPr="005026F6">
        <w:tab/>
      </w:r>
      <w:r w:rsidRPr="005026F6">
        <w:tab/>
        <w:t>}</w:t>
      </w:r>
    </w:p>
    <w:p w14:paraId="27BE2811" w14:textId="77777777" w:rsidR="005026F6" w:rsidRDefault="005026F6" w:rsidP="00C75A4E">
      <w:pPr>
        <w:pStyle w:val="GOSTScript"/>
      </w:pPr>
      <w:r w:rsidRPr="005026F6">
        <w:tab/>
      </w:r>
      <w:r w:rsidRPr="005026F6">
        <w:tab/>
        <w:t>],</w:t>
      </w:r>
    </w:p>
    <w:p w14:paraId="4513E805" w14:textId="2D802F68" w:rsidR="005026F6" w:rsidRPr="006E0ABB" w:rsidRDefault="00FF5E6F" w:rsidP="00C75A4E">
      <w:pPr>
        <w:pStyle w:val="GOSTScript"/>
      </w:pPr>
      <w:r w:rsidRPr="00441133">
        <w:rPr>
          <w:bCs/>
        </w:rPr>
        <w:tab/>
      </w:r>
      <w:r w:rsidRPr="00441133">
        <w:rPr>
          <w:bCs/>
        </w:rPr>
        <w:tab/>
      </w:r>
      <w:r w:rsidR="001269CE" w:rsidRPr="006E0ABB">
        <w:tab/>
      </w:r>
      <w:r w:rsidR="005026F6" w:rsidRPr="006E0ABB">
        <w:t>"</w:t>
      </w:r>
      <w:r w:rsidR="005026F6" w:rsidRPr="005026F6">
        <w:t>VisualParams</w:t>
      </w:r>
      <w:r w:rsidR="005026F6" w:rsidRPr="006E0ABB">
        <w:t>": [</w:t>
      </w:r>
    </w:p>
    <w:p w14:paraId="27B8EB79" w14:textId="77777777" w:rsidR="005026F6" w:rsidRPr="006E0ABB" w:rsidRDefault="005026F6" w:rsidP="00C75A4E">
      <w:pPr>
        <w:pStyle w:val="GOSTScript"/>
      </w:pPr>
      <w:r w:rsidRPr="006E0ABB">
        <w:tab/>
      </w:r>
      <w:r w:rsidRPr="006E0ABB">
        <w:tab/>
      </w:r>
      <w:r w:rsidRPr="006E0ABB">
        <w:tab/>
        <w:t>"</w:t>
      </w:r>
      <w:r w:rsidRPr="005026F6">
        <w:t>kbk</w:t>
      </w:r>
      <w:r w:rsidRPr="006E0ABB">
        <w:t>",</w:t>
      </w:r>
    </w:p>
    <w:p w14:paraId="7C2E4AC2" w14:textId="77777777" w:rsidR="005026F6" w:rsidRPr="006E0ABB" w:rsidRDefault="005026F6" w:rsidP="00C75A4E">
      <w:pPr>
        <w:pStyle w:val="GOSTScript"/>
      </w:pPr>
      <w:r w:rsidRPr="006E0ABB">
        <w:tab/>
      </w:r>
      <w:r w:rsidRPr="006E0ABB">
        <w:tab/>
      </w:r>
      <w:r w:rsidRPr="006E0ABB">
        <w:tab/>
        <w:t>"</w:t>
      </w:r>
      <w:r w:rsidRPr="005026F6">
        <w:t>conturCode</w:t>
      </w:r>
      <w:r w:rsidRPr="006E0ABB">
        <w:t>",</w:t>
      </w:r>
    </w:p>
    <w:p w14:paraId="16F6F176" w14:textId="77777777" w:rsidR="005026F6" w:rsidRPr="00C75A4E" w:rsidRDefault="005026F6" w:rsidP="00C75A4E">
      <w:pPr>
        <w:pStyle w:val="GOSTScript"/>
        <w:rPr>
          <w:lang w:val="ru-RU"/>
        </w:rPr>
      </w:pPr>
      <w:r w:rsidRPr="006E0ABB">
        <w:tab/>
      </w:r>
      <w:r w:rsidRPr="006E0ABB">
        <w:tab/>
      </w:r>
      <w:r w:rsidRPr="006E0ABB">
        <w:tab/>
      </w:r>
      <w:r w:rsidRPr="00C75A4E">
        <w:rPr>
          <w:lang w:val="ru-RU"/>
        </w:rPr>
        <w:t>"</w:t>
      </w:r>
      <w:r w:rsidRPr="005026F6">
        <w:t>ikpikv</w:t>
      </w:r>
      <w:r w:rsidRPr="00C75A4E">
        <w:rPr>
          <w:lang w:val="ru-RU"/>
        </w:rPr>
        <w:t>"</w:t>
      </w:r>
    </w:p>
    <w:p w14:paraId="1A99EE72" w14:textId="533F3E62" w:rsidR="005026F6" w:rsidRPr="00C75A4E" w:rsidRDefault="005026F6" w:rsidP="00C75A4E">
      <w:pPr>
        <w:pStyle w:val="GOSTScript"/>
        <w:rPr>
          <w:lang w:val="ru-RU"/>
        </w:rPr>
      </w:pPr>
      <w:r w:rsidRPr="00C75A4E">
        <w:rPr>
          <w:lang w:val="ru-RU"/>
        </w:rPr>
        <w:tab/>
      </w:r>
      <w:r w:rsidRPr="00C75A4E">
        <w:rPr>
          <w:lang w:val="ru-RU"/>
        </w:rPr>
        <w:tab/>
        <w:t>]</w:t>
      </w:r>
      <w:ins w:id="4673" w:author="Сатлер Марина Викторовна" w:date="2025-10-09T17:22:00Z">
        <w:r w:rsidR="00906DB6">
          <w:rPr>
            <w:lang w:val="ru-RU"/>
          </w:rPr>
          <w:t>,</w:t>
        </w:r>
      </w:ins>
      <w:r w:rsidRPr="00C75A4E">
        <w:rPr>
          <w:lang w:val="ru-RU"/>
        </w:rPr>
        <w:t xml:space="preserve"> //информация в ответе должна быть представлена в разрезе аналитических признаков </w:t>
      </w:r>
      <w:r w:rsidR="0024790C" w:rsidRPr="00C75A4E">
        <w:rPr>
          <w:lang w:val="ru-RU"/>
        </w:rPr>
        <w:t>"</w:t>
      </w:r>
      <w:r w:rsidRPr="00C75A4E">
        <w:rPr>
          <w:lang w:val="ru-RU"/>
        </w:rPr>
        <w:t>КБК</w:t>
      </w:r>
      <w:r w:rsidR="0024790C" w:rsidRPr="00C75A4E">
        <w:rPr>
          <w:lang w:val="ru-RU"/>
        </w:rPr>
        <w:t>"</w:t>
      </w:r>
      <w:r w:rsidRPr="00C75A4E">
        <w:rPr>
          <w:lang w:val="ru-RU"/>
        </w:rPr>
        <w:t xml:space="preserve">, </w:t>
      </w:r>
      <w:r w:rsidR="0024790C" w:rsidRPr="00C75A4E">
        <w:rPr>
          <w:lang w:val="ru-RU"/>
        </w:rPr>
        <w:t>"</w:t>
      </w:r>
      <w:r w:rsidRPr="00C75A4E">
        <w:rPr>
          <w:lang w:val="ru-RU"/>
        </w:rPr>
        <w:t>Контур</w:t>
      </w:r>
      <w:r w:rsidR="0024790C" w:rsidRPr="00C75A4E">
        <w:rPr>
          <w:lang w:val="ru-RU"/>
        </w:rPr>
        <w:t>"</w:t>
      </w:r>
      <w:r w:rsidRPr="00C75A4E">
        <w:rPr>
          <w:lang w:val="ru-RU"/>
        </w:rPr>
        <w:t xml:space="preserve"> и </w:t>
      </w:r>
      <w:r w:rsidR="0024790C" w:rsidRPr="00C75A4E">
        <w:rPr>
          <w:lang w:val="ru-RU"/>
        </w:rPr>
        <w:t>"</w:t>
      </w:r>
      <w:r w:rsidRPr="00C75A4E">
        <w:rPr>
          <w:lang w:val="ru-RU"/>
        </w:rPr>
        <w:t>ИКП/ИКВ</w:t>
      </w:r>
      <w:r w:rsidR="0024790C" w:rsidRPr="00C75A4E">
        <w:rPr>
          <w:lang w:val="ru-RU"/>
        </w:rPr>
        <w:t>"</w:t>
      </w:r>
    </w:p>
    <w:p w14:paraId="5D156EDD" w14:textId="77777777" w:rsidR="00906DB6" w:rsidRDefault="00906DB6" w:rsidP="00906DB6">
      <w:pPr>
        <w:pStyle w:val="GOSTScript"/>
        <w:rPr>
          <w:ins w:id="4674" w:author="Сатлер Марина Викторовна" w:date="2025-10-09T17:22:00Z"/>
        </w:rPr>
      </w:pPr>
      <w:ins w:id="4675" w:author="Сатлер Марина Викторовна" w:date="2025-10-09T17:22:00Z">
        <w:r w:rsidRPr="003262ED">
          <w:rPr>
            <w:lang w:val="ru-RU"/>
          </w:rPr>
          <w:tab/>
        </w:r>
        <w:r w:rsidRPr="003262ED">
          <w:rPr>
            <w:lang w:val="ru-RU"/>
          </w:rPr>
          <w:tab/>
        </w:r>
        <w:r>
          <w:t>"Offset": 100,</w:t>
        </w:r>
      </w:ins>
    </w:p>
    <w:p w14:paraId="3C4924CC" w14:textId="1A4AFC70" w:rsidR="00906DB6" w:rsidRDefault="00906DB6" w:rsidP="00906DB6">
      <w:pPr>
        <w:pStyle w:val="GOSTScript"/>
        <w:rPr>
          <w:ins w:id="4676" w:author="Сатлер Марина Викторовна" w:date="2025-10-09T17:22:00Z"/>
          <w:lang w:val="ru-RU"/>
        </w:rPr>
      </w:pPr>
      <w:ins w:id="4677" w:author="Сатлер Марина Викторовна" w:date="2025-10-09T17:22:00Z">
        <w:r>
          <w:tab/>
        </w:r>
        <w:r>
          <w:tab/>
          <w:t>"Limit": 50</w:t>
        </w:r>
      </w:ins>
    </w:p>
    <w:p w14:paraId="1E5D5632" w14:textId="77777777" w:rsidR="005026F6" w:rsidRPr="005026F6" w:rsidRDefault="005026F6" w:rsidP="00C75A4E">
      <w:pPr>
        <w:pStyle w:val="GOSTScript"/>
      </w:pPr>
      <w:r w:rsidRPr="00C75A4E">
        <w:rPr>
          <w:lang w:val="ru-RU"/>
        </w:rPr>
        <w:tab/>
      </w:r>
      <w:r w:rsidRPr="005026F6">
        <w:t>}</w:t>
      </w:r>
    </w:p>
    <w:p w14:paraId="2FED36DD" w14:textId="58441DA8" w:rsidR="005026F6" w:rsidRPr="00D12D2A" w:rsidRDefault="005026F6" w:rsidP="00C75A4E">
      <w:pPr>
        <w:pStyle w:val="GOSTScript"/>
      </w:pPr>
      <w:r w:rsidRPr="005026F6">
        <w:t>}</w:t>
      </w:r>
    </w:p>
    <w:p w14:paraId="45B4015D" w14:textId="77777777" w:rsidR="00512B7E" w:rsidRPr="00D12D2A" w:rsidRDefault="00512B7E" w:rsidP="00D12D2A">
      <w:pPr>
        <w:pStyle w:val="21"/>
      </w:pPr>
      <w:bookmarkStart w:id="4678" w:name="_Toc117871515"/>
      <w:bookmarkStart w:id="4679" w:name="_Toc121319618"/>
      <w:bookmarkStart w:id="4680" w:name="_Toc226556170"/>
      <w:r w:rsidRPr="00D12D2A">
        <w:t>Параметры ответа</w:t>
      </w:r>
      <w:bookmarkEnd w:id="4678"/>
      <w:bookmarkEnd w:id="4679"/>
      <w:bookmarkEnd w:id="4680"/>
    </w:p>
    <w:p w14:paraId="4C87970F" w14:textId="31A33DC4" w:rsidR="00D12D2A" w:rsidRDefault="00561A39" w:rsidP="00D12D2A">
      <w:pPr>
        <w:pStyle w:val="GOSTNameTable"/>
      </w:pPr>
      <w:r>
        <w:fldChar w:fldCharType="begin"/>
      </w:r>
      <w:r>
        <w:instrText xml:space="preserve"> SEQ Таблица \* ARABIC </w:instrText>
      </w:r>
      <w:r>
        <w:fldChar w:fldCharType="separate"/>
      </w:r>
      <w:bookmarkStart w:id="4681" w:name="_Toc226556234"/>
      <w:r w:rsidR="00F300A9">
        <w:t>20</w:t>
      </w:r>
      <w:r>
        <w:fldChar w:fldCharType="end"/>
      </w:r>
      <w:r w:rsidR="00D12D2A">
        <w:t xml:space="preserve"> - </w:t>
      </w:r>
      <w:r w:rsidR="00D12D2A" w:rsidRPr="003F2721">
        <w:t>Параметры ответа на «Запрос расчета состояния счетов учета за период»</w:t>
      </w:r>
      <w:bookmarkEnd w:id="4681"/>
    </w:p>
    <w:tbl>
      <w:tblPr>
        <w:tblStyle w:val="GOSTTable"/>
        <w:tblW w:w="5000" w:type="pct"/>
        <w:tblLayout w:type="fixed"/>
        <w:tblLook w:val="06E0" w:firstRow="1" w:lastRow="1" w:firstColumn="1" w:lastColumn="0" w:noHBand="1" w:noVBand="1"/>
      </w:tblPr>
      <w:tblGrid>
        <w:gridCol w:w="3453"/>
        <w:gridCol w:w="2354"/>
        <w:gridCol w:w="1569"/>
        <w:gridCol w:w="920"/>
        <w:gridCol w:w="992"/>
        <w:gridCol w:w="6406"/>
      </w:tblGrid>
      <w:tr w:rsidR="00512B7E" w:rsidRPr="00B9499D" w14:paraId="19ACD5E8" w14:textId="77777777" w:rsidTr="00C544EA">
        <w:trPr>
          <w:cnfStyle w:val="100000000000" w:firstRow="1" w:lastRow="0" w:firstColumn="0" w:lastColumn="0" w:oddVBand="0" w:evenVBand="0" w:oddHBand="0" w:evenHBand="0" w:firstRowFirstColumn="0" w:firstRowLastColumn="0" w:lastRowFirstColumn="0" w:lastRowLastColumn="0"/>
          <w:trHeight w:val="708"/>
        </w:trPr>
        <w:tc>
          <w:tcPr>
            <w:tcW w:w="1100" w:type="pct"/>
            <w:hideMark/>
          </w:tcPr>
          <w:p w14:paraId="25A52A86" w14:textId="77777777" w:rsidR="00512B7E" w:rsidRPr="00D12D2A" w:rsidRDefault="00512B7E" w:rsidP="00D12D2A">
            <w:pPr>
              <w:pStyle w:val="GOSTTableHead"/>
            </w:pPr>
            <w:r w:rsidRPr="00D12D2A">
              <w:t>Наименование параметра</w:t>
            </w:r>
          </w:p>
        </w:tc>
        <w:tc>
          <w:tcPr>
            <w:tcW w:w="750" w:type="pct"/>
            <w:hideMark/>
          </w:tcPr>
          <w:p w14:paraId="4C5D1312" w14:textId="77777777" w:rsidR="00512B7E" w:rsidRPr="00D12D2A" w:rsidRDefault="00512B7E" w:rsidP="00D12D2A">
            <w:pPr>
              <w:pStyle w:val="GOSTTableHead"/>
            </w:pPr>
            <w:r w:rsidRPr="00D12D2A">
              <w:t>Название тэга</w:t>
            </w:r>
          </w:p>
        </w:tc>
        <w:tc>
          <w:tcPr>
            <w:tcW w:w="500" w:type="pct"/>
            <w:hideMark/>
          </w:tcPr>
          <w:p w14:paraId="29B182D1" w14:textId="77777777" w:rsidR="00512B7E" w:rsidRPr="00D12D2A" w:rsidRDefault="00512B7E" w:rsidP="00D12D2A">
            <w:pPr>
              <w:pStyle w:val="GOSTTableHead"/>
            </w:pPr>
            <w:r w:rsidRPr="00D12D2A">
              <w:t>Тип данных</w:t>
            </w:r>
          </w:p>
        </w:tc>
        <w:tc>
          <w:tcPr>
            <w:tcW w:w="293" w:type="pct"/>
          </w:tcPr>
          <w:p w14:paraId="19F44746" w14:textId="77777777" w:rsidR="00512B7E" w:rsidRPr="00D12D2A" w:rsidRDefault="00512B7E" w:rsidP="00D12D2A">
            <w:pPr>
              <w:pStyle w:val="GOSTTableHead"/>
            </w:pPr>
            <w:r w:rsidRPr="00D12D2A">
              <w:t>Обязательность</w:t>
            </w:r>
          </w:p>
        </w:tc>
        <w:tc>
          <w:tcPr>
            <w:tcW w:w="316" w:type="pct"/>
          </w:tcPr>
          <w:p w14:paraId="4B5EF683" w14:textId="77777777" w:rsidR="00512B7E" w:rsidRPr="00D12D2A" w:rsidRDefault="00512B7E" w:rsidP="00D12D2A">
            <w:pPr>
              <w:pStyle w:val="GOSTTableHead"/>
            </w:pPr>
            <w:r w:rsidRPr="00D12D2A">
              <w:t>Размерность</w:t>
            </w:r>
          </w:p>
        </w:tc>
        <w:tc>
          <w:tcPr>
            <w:tcW w:w="2041" w:type="pct"/>
            <w:hideMark/>
          </w:tcPr>
          <w:p w14:paraId="1523CE44" w14:textId="77777777" w:rsidR="00512B7E" w:rsidRPr="00D12D2A" w:rsidRDefault="00512B7E" w:rsidP="00D12D2A">
            <w:pPr>
              <w:pStyle w:val="GOSTTableHead"/>
            </w:pPr>
            <w:r w:rsidRPr="00D12D2A">
              <w:t>Описание</w:t>
            </w:r>
          </w:p>
        </w:tc>
      </w:tr>
      <w:tr w:rsidR="00512B7E" w:rsidRPr="00B9499D" w14:paraId="33FDBC8A" w14:textId="77777777" w:rsidTr="00C544EA">
        <w:tc>
          <w:tcPr>
            <w:tcW w:w="5000" w:type="pct"/>
            <w:gridSpan w:val="6"/>
          </w:tcPr>
          <w:p w14:paraId="1696D889" w14:textId="77777777" w:rsidR="00512B7E" w:rsidRPr="00B9499D" w:rsidRDefault="00512B7E" w:rsidP="002F6952">
            <w:pPr>
              <w:pStyle w:val="GOSTTableHead"/>
              <w:rPr>
                <w:szCs w:val="22"/>
              </w:rPr>
            </w:pPr>
            <w:r w:rsidRPr="00B9499D">
              <w:rPr>
                <w:szCs w:val="22"/>
              </w:rPr>
              <w:t>Перечень параметров ответа (</w:t>
            </w:r>
            <w:r w:rsidRPr="00B9499D">
              <w:rPr>
                <w:szCs w:val="22"/>
                <w:lang w:val="en-US"/>
              </w:rPr>
              <w:t>header</w:t>
            </w:r>
            <w:r w:rsidRPr="00B9499D">
              <w:rPr>
                <w:szCs w:val="22"/>
              </w:rPr>
              <w:t>)</w:t>
            </w:r>
          </w:p>
        </w:tc>
      </w:tr>
      <w:tr w:rsidR="00512B7E" w:rsidRPr="00B9499D" w14:paraId="6EBBF5F9" w14:textId="77777777" w:rsidTr="00C544EA">
        <w:tc>
          <w:tcPr>
            <w:tcW w:w="1100" w:type="pct"/>
          </w:tcPr>
          <w:p w14:paraId="2836B986" w14:textId="453DB6D8" w:rsidR="00512B7E" w:rsidRPr="00B9499D" w:rsidRDefault="109D8E8A" w:rsidP="00D12D2A">
            <w:pPr>
              <w:pStyle w:val="GOSTTablenorm"/>
            </w:pPr>
            <w:r>
              <w:t>Система - отправитель запроса</w:t>
            </w:r>
          </w:p>
        </w:tc>
        <w:tc>
          <w:tcPr>
            <w:tcW w:w="750" w:type="pct"/>
          </w:tcPr>
          <w:p w14:paraId="567816C8" w14:textId="77777777" w:rsidR="00512B7E" w:rsidRPr="00B9499D" w:rsidRDefault="00512B7E" w:rsidP="00D12D2A">
            <w:pPr>
              <w:pStyle w:val="GOSTTablenorm"/>
              <w:rPr>
                <w:szCs w:val="22"/>
                <w:lang w:val="en-US"/>
              </w:rPr>
            </w:pPr>
            <w:r w:rsidRPr="00B9499D">
              <w:rPr>
                <w:szCs w:val="22"/>
                <w:lang w:val="en-US"/>
              </w:rPr>
              <w:t>Source</w:t>
            </w:r>
          </w:p>
        </w:tc>
        <w:tc>
          <w:tcPr>
            <w:tcW w:w="500" w:type="pct"/>
          </w:tcPr>
          <w:p w14:paraId="580ECCF9" w14:textId="77777777" w:rsidR="00512B7E" w:rsidRPr="00B9499D" w:rsidRDefault="00512B7E" w:rsidP="00D12D2A">
            <w:pPr>
              <w:pStyle w:val="GOSTTablenorm"/>
              <w:rPr>
                <w:szCs w:val="22"/>
                <w:lang w:val="en-US"/>
              </w:rPr>
            </w:pPr>
            <w:r w:rsidRPr="00B9499D">
              <w:rPr>
                <w:szCs w:val="22"/>
              </w:rPr>
              <w:t>Строка</w:t>
            </w:r>
          </w:p>
        </w:tc>
        <w:tc>
          <w:tcPr>
            <w:tcW w:w="293" w:type="pct"/>
          </w:tcPr>
          <w:p w14:paraId="4ADA4FE3" w14:textId="77777777" w:rsidR="00512B7E" w:rsidRPr="00B9499D" w:rsidRDefault="00512B7E" w:rsidP="00D12D2A">
            <w:pPr>
              <w:pStyle w:val="GOSTTablenorm"/>
              <w:rPr>
                <w:szCs w:val="22"/>
              </w:rPr>
            </w:pPr>
            <w:r w:rsidRPr="00B9499D">
              <w:rPr>
                <w:szCs w:val="22"/>
              </w:rPr>
              <w:t>Да</w:t>
            </w:r>
          </w:p>
        </w:tc>
        <w:tc>
          <w:tcPr>
            <w:tcW w:w="316" w:type="pct"/>
          </w:tcPr>
          <w:p w14:paraId="343792BB" w14:textId="77777777" w:rsidR="00512B7E" w:rsidRPr="00B9499D" w:rsidRDefault="00512B7E" w:rsidP="00D12D2A">
            <w:pPr>
              <w:pStyle w:val="GOSTTablenorm"/>
              <w:rPr>
                <w:szCs w:val="22"/>
                <w:lang w:val="en-US"/>
              </w:rPr>
            </w:pPr>
            <w:r w:rsidRPr="00B9499D">
              <w:rPr>
                <w:szCs w:val="22"/>
              </w:rPr>
              <w:t>&lt;=</w:t>
            </w:r>
            <w:r w:rsidRPr="00B9499D">
              <w:rPr>
                <w:szCs w:val="22"/>
                <w:lang w:val="en-US"/>
              </w:rPr>
              <w:t>10</w:t>
            </w:r>
          </w:p>
        </w:tc>
        <w:tc>
          <w:tcPr>
            <w:tcW w:w="2041" w:type="pct"/>
          </w:tcPr>
          <w:p w14:paraId="5BE5840A" w14:textId="77777777" w:rsidR="00563A60" w:rsidRDefault="109D8E8A" w:rsidP="002F6952">
            <w:pPr>
              <w:pStyle w:val="GOSTTablenorm"/>
            </w:pPr>
            <w:r>
              <w:t xml:space="preserve">ФП ГИИС ЭБ </w:t>
            </w:r>
            <w:r w:rsidR="00563A60" w:rsidRPr="36854D62">
              <w:t>–</w:t>
            </w:r>
            <w:r w:rsidR="00563A60">
              <w:t xml:space="preserve"> отправитель запроса.</w:t>
            </w:r>
          </w:p>
          <w:p w14:paraId="5304CC8D" w14:textId="1AEB9CA7" w:rsidR="00512B7E" w:rsidRPr="00B9499D" w:rsidRDefault="109D8E8A" w:rsidP="002F6952">
            <w:pPr>
              <w:pStyle w:val="GOSTTablenorm"/>
            </w:pPr>
            <w:r>
              <w:t>Возможные значения:</w:t>
            </w:r>
          </w:p>
          <w:p w14:paraId="2DF79B11" w14:textId="77777777" w:rsidR="00027483" w:rsidRPr="00714F3D" w:rsidRDefault="00027483" w:rsidP="00027483">
            <w:pPr>
              <w:pStyle w:val="GOSTTableListMark1"/>
              <w:rPr>
                <w:lang w:val="en-US"/>
              </w:rPr>
            </w:pPr>
            <w:r w:rsidRPr="36854D62">
              <w:rPr>
                <w:lang w:val="en-US"/>
              </w:rPr>
              <w:lastRenderedPageBreak/>
              <w:t xml:space="preserve">EXP03 </w:t>
            </w:r>
            <w:r w:rsidRPr="36854D62">
              <w:t>(ПУР 03 ЭБ)</w:t>
            </w:r>
            <w:r>
              <w:t>;</w:t>
            </w:r>
          </w:p>
          <w:p w14:paraId="324D7D93" w14:textId="77777777" w:rsidR="00C51774" w:rsidRPr="00B9499D" w:rsidRDefault="36854D62" w:rsidP="00D12D2A">
            <w:pPr>
              <w:pStyle w:val="GOSTTableListMark1"/>
              <w:rPr>
                <w:lang w:val="en-US"/>
              </w:rPr>
            </w:pPr>
            <w:r w:rsidRPr="36854D62">
              <w:rPr>
                <w:lang w:val="en-US"/>
              </w:rPr>
              <w:t xml:space="preserve">EXP05 </w:t>
            </w:r>
            <w:r w:rsidRPr="36854D62">
              <w:t>(ПУР 05 ЭБ);</w:t>
            </w:r>
          </w:p>
          <w:p w14:paraId="0842254D" w14:textId="77777777" w:rsidR="008F2246" w:rsidRPr="00B9499D" w:rsidRDefault="008F2246" w:rsidP="008F2246">
            <w:pPr>
              <w:pStyle w:val="GOSTTableListMark1"/>
              <w:rPr>
                <w:lang w:val="en-US"/>
              </w:rPr>
            </w:pPr>
            <w:r w:rsidRPr="36854D62">
              <w:rPr>
                <w:lang w:val="en-US"/>
              </w:rPr>
              <w:t>ARP (</w:t>
            </w:r>
            <w:r w:rsidRPr="36854D62">
              <w:t>ПУиО</w:t>
            </w:r>
            <w:r w:rsidRPr="36854D62">
              <w:rPr>
                <w:lang w:val="en-US"/>
              </w:rPr>
              <w:t xml:space="preserve"> ЭБ)</w:t>
            </w:r>
            <w:r w:rsidRPr="36854D62">
              <w:t>;</w:t>
            </w:r>
          </w:p>
          <w:p w14:paraId="368C82A7" w14:textId="77777777" w:rsidR="00AE3AB7" w:rsidRPr="00F2056A" w:rsidRDefault="00AE3AB7" w:rsidP="00AE3AB7">
            <w:pPr>
              <w:pStyle w:val="GOSTTableListMark1"/>
              <w:rPr>
                <w:lang w:val="en-US"/>
              </w:rPr>
            </w:pPr>
            <w:r w:rsidRPr="00C75A4E">
              <w:t>RMS (ПУД ЭБ)</w:t>
            </w:r>
            <w:r w:rsidRPr="00F2056A">
              <w:t>;</w:t>
            </w:r>
          </w:p>
          <w:p w14:paraId="7A281509" w14:textId="3806B628" w:rsidR="00512B7E" w:rsidRPr="00C75A4E" w:rsidRDefault="00AE3AB7" w:rsidP="00C544EA">
            <w:pPr>
              <w:pStyle w:val="GOSTTableListMark1"/>
            </w:pPr>
            <w:r w:rsidRPr="00C75A4E">
              <w:rPr>
                <w:lang w:val="en-US"/>
              </w:rPr>
              <w:t>INC</w:t>
            </w:r>
            <w:r w:rsidRPr="00C75A4E">
              <w:t xml:space="preserve"> (</w:t>
            </w:r>
            <w:r w:rsidR="00C544EA">
              <w:t>ПУР</w:t>
            </w:r>
            <w:r w:rsidRPr="00C75A4E">
              <w:t xml:space="preserve"> АУ/БУ ЭБ)</w:t>
            </w:r>
          </w:p>
        </w:tc>
      </w:tr>
      <w:tr w:rsidR="00512B7E" w:rsidRPr="00B9499D" w14:paraId="62DA561E" w14:textId="77777777" w:rsidTr="00C544EA">
        <w:tc>
          <w:tcPr>
            <w:tcW w:w="1100" w:type="pct"/>
          </w:tcPr>
          <w:p w14:paraId="3BD84D77" w14:textId="0F075784" w:rsidR="00512B7E" w:rsidRPr="00B9499D" w:rsidRDefault="109D8E8A" w:rsidP="00D12D2A">
            <w:pPr>
              <w:pStyle w:val="GOSTTablenorm"/>
            </w:pPr>
            <w:r>
              <w:lastRenderedPageBreak/>
              <w:t>Система -</w:t>
            </w:r>
            <w:r w:rsidR="007A016A">
              <w:t xml:space="preserve"> </w:t>
            </w:r>
            <w:r>
              <w:t>получатель ответа</w:t>
            </w:r>
          </w:p>
        </w:tc>
        <w:tc>
          <w:tcPr>
            <w:tcW w:w="750" w:type="pct"/>
          </w:tcPr>
          <w:p w14:paraId="74209961" w14:textId="77777777" w:rsidR="00512B7E" w:rsidRPr="00B9499D" w:rsidRDefault="00512B7E" w:rsidP="00D12D2A">
            <w:pPr>
              <w:pStyle w:val="GOSTTablenorm"/>
              <w:rPr>
                <w:szCs w:val="22"/>
                <w:lang w:val="en-US"/>
              </w:rPr>
            </w:pPr>
            <w:r w:rsidRPr="00B9499D">
              <w:rPr>
                <w:szCs w:val="22"/>
                <w:lang w:val="en-US"/>
              </w:rPr>
              <w:t>Receiver</w:t>
            </w:r>
          </w:p>
        </w:tc>
        <w:tc>
          <w:tcPr>
            <w:tcW w:w="500" w:type="pct"/>
          </w:tcPr>
          <w:p w14:paraId="21A92590" w14:textId="77777777" w:rsidR="00512B7E" w:rsidRPr="00B9499D" w:rsidRDefault="00512B7E" w:rsidP="00D12D2A">
            <w:pPr>
              <w:pStyle w:val="GOSTTablenorm"/>
              <w:rPr>
                <w:szCs w:val="22"/>
              </w:rPr>
            </w:pPr>
            <w:r w:rsidRPr="00B9499D">
              <w:rPr>
                <w:szCs w:val="22"/>
              </w:rPr>
              <w:t>Строка</w:t>
            </w:r>
          </w:p>
        </w:tc>
        <w:tc>
          <w:tcPr>
            <w:tcW w:w="293" w:type="pct"/>
          </w:tcPr>
          <w:p w14:paraId="7112BA95" w14:textId="77777777" w:rsidR="00512B7E" w:rsidRPr="00B9499D" w:rsidRDefault="00512B7E" w:rsidP="00D12D2A">
            <w:pPr>
              <w:pStyle w:val="GOSTTablenorm"/>
              <w:rPr>
                <w:szCs w:val="22"/>
              </w:rPr>
            </w:pPr>
            <w:r w:rsidRPr="00B9499D">
              <w:rPr>
                <w:szCs w:val="22"/>
              </w:rPr>
              <w:t>Да</w:t>
            </w:r>
          </w:p>
        </w:tc>
        <w:tc>
          <w:tcPr>
            <w:tcW w:w="316" w:type="pct"/>
          </w:tcPr>
          <w:p w14:paraId="768CEBF3" w14:textId="77777777" w:rsidR="00512B7E" w:rsidRPr="00B9499D" w:rsidRDefault="00512B7E" w:rsidP="00D12D2A">
            <w:pPr>
              <w:pStyle w:val="GOSTTablenorm"/>
              <w:rPr>
                <w:szCs w:val="22"/>
              </w:rPr>
            </w:pPr>
            <w:r w:rsidRPr="00B9499D">
              <w:rPr>
                <w:szCs w:val="22"/>
              </w:rPr>
              <w:t>&lt;=</w:t>
            </w:r>
            <w:r w:rsidRPr="00B9499D">
              <w:rPr>
                <w:szCs w:val="22"/>
                <w:lang w:val="en-US"/>
              </w:rPr>
              <w:t>10</w:t>
            </w:r>
          </w:p>
        </w:tc>
        <w:tc>
          <w:tcPr>
            <w:tcW w:w="2041" w:type="pct"/>
          </w:tcPr>
          <w:p w14:paraId="69E52339" w14:textId="77777777" w:rsidR="00563A60" w:rsidRDefault="109D8E8A" w:rsidP="002F6952">
            <w:pPr>
              <w:pStyle w:val="GOSTTablenorm"/>
            </w:pPr>
            <w:r>
              <w:t xml:space="preserve">ФП ГИИС ЭБ </w:t>
            </w:r>
            <w:r w:rsidR="00563A60" w:rsidRPr="36854D62">
              <w:t>–</w:t>
            </w:r>
            <w:r w:rsidR="00563A60">
              <w:t xml:space="preserve"> получатель ответа.</w:t>
            </w:r>
          </w:p>
          <w:p w14:paraId="1744B301" w14:textId="27B51B4D" w:rsidR="00512B7E" w:rsidRPr="00B9499D" w:rsidRDefault="109D8E8A" w:rsidP="002F6952">
            <w:pPr>
              <w:pStyle w:val="GOSTTablenorm"/>
            </w:pPr>
            <w:r>
              <w:t>Возможные значения:</w:t>
            </w:r>
          </w:p>
          <w:p w14:paraId="7876A0BB" w14:textId="77777777" w:rsidR="008F2246" w:rsidRPr="00714F3D" w:rsidRDefault="008F2246" w:rsidP="008F2246">
            <w:pPr>
              <w:pStyle w:val="GOSTTableListMark1"/>
              <w:rPr>
                <w:lang w:val="en-US"/>
              </w:rPr>
            </w:pPr>
            <w:r w:rsidRPr="36854D62">
              <w:rPr>
                <w:lang w:val="en-US"/>
              </w:rPr>
              <w:t xml:space="preserve">EXP03 </w:t>
            </w:r>
            <w:r w:rsidRPr="36854D62">
              <w:t>(ПУР 03 ЭБ)</w:t>
            </w:r>
            <w:r>
              <w:t>;</w:t>
            </w:r>
          </w:p>
          <w:p w14:paraId="3002CCBA" w14:textId="77777777" w:rsidR="00C51774" w:rsidRPr="00B9499D" w:rsidRDefault="36854D62" w:rsidP="00D12D2A">
            <w:pPr>
              <w:pStyle w:val="GOSTTableListMark1"/>
              <w:rPr>
                <w:lang w:val="en-US"/>
              </w:rPr>
            </w:pPr>
            <w:r w:rsidRPr="36854D62">
              <w:rPr>
                <w:lang w:val="en-US"/>
              </w:rPr>
              <w:t xml:space="preserve">EXP05 </w:t>
            </w:r>
            <w:r w:rsidRPr="36854D62">
              <w:t>(ПУР 05 ЭБ);</w:t>
            </w:r>
          </w:p>
          <w:p w14:paraId="1799F00D" w14:textId="77777777" w:rsidR="008F2246" w:rsidRPr="00B9499D" w:rsidRDefault="008F2246" w:rsidP="008F2246">
            <w:pPr>
              <w:pStyle w:val="GOSTTableListMark1"/>
              <w:rPr>
                <w:lang w:val="en-US"/>
              </w:rPr>
            </w:pPr>
            <w:r w:rsidRPr="36854D62">
              <w:rPr>
                <w:lang w:val="en-US"/>
              </w:rPr>
              <w:t>ARP (</w:t>
            </w:r>
            <w:r w:rsidRPr="36854D62">
              <w:t>ПУиО</w:t>
            </w:r>
            <w:r w:rsidRPr="36854D62">
              <w:rPr>
                <w:lang w:val="en-US"/>
              </w:rPr>
              <w:t xml:space="preserve"> ЭБ)</w:t>
            </w:r>
            <w:r w:rsidRPr="36854D62">
              <w:t>;</w:t>
            </w:r>
          </w:p>
          <w:p w14:paraId="78AF762A" w14:textId="77777777" w:rsidR="00AE3AB7" w:rsidRPr="00F2056A" w:rsidRDefault="00AE3AB7" w:rsidP="00AE3AB7">
            <w:pPr>
              <w:pStyle w:val="GOSTTableListMark1"/>
              <w:rPr>
                <w:lang w:val="en-US"/>
              </w:rPr>
            </w:pPr>
            <w:r w:rsidRPr="00C75A4E">
              <w:t>RMS (ПУД ЭБ)</w:t>
            </w:r>
            <w:r w:rsidRPr="00F2056A">
              <w:t>;</w:t>
            </w:r>
          </w:p>
          <w:p w14:paraId="4193EC3A" w14:textId="1927138E" w:rsidR="00512B7E" w:rsidRPr="00C75A4E" w:rsidRDefault="00AE3AB7" w:rsidP="00C544EA">
            <w:pPr>
              <w:pStyle w:val="GOSTTableListMark1"/>
            </w:pPr>
            <w:r w:rsidRPr="00C75A4E">
              <w:rPr>
                <w:lang w:val="en-US"/>
              </w:rPr>
              <w:t>INC</w:t>
            </w:r>
            <w:r w:rsidRPr="00C75A4E">
              <w:t xml:space="preserve"> (</w:t>
            </w:r>
            <w:r w:rsidR="00C544EA">
              <w:t>ПУР</w:t>
            </w:r>
            <w:r w:rsidRPr="00C75A4E">
              <w:t xml:space="preserve"> АУ/БУ ЭБ)</w:t>
            </w:r>
          </w:p>
        </w:tc>
      </w:tr>
      <w:tr w:rsidR="00512B7E" w:rsidRPr="00B9499D" w14:paraId="6E0D54D9" w14:textId="77777777" w:rsidTr="00C544EA">
        <w:tc>
          <w:tcPr>
            <w:tcW w:w="1100" w:type="pct"/>
          </w:tcPr>
          <w:p w14:paraId="6D26B010" w14:textId="16854223" w:rsidR="00512B7E" w:rsidRPr="00B9499D" w:rsidRDefault="00512B7E" w:rsidP="00D12D2A">
            <w:pPr>
              <w:pStyle w:val="GOSTTablenorm"/>
              <w:rPr>
                <w:lang w:val="en-US"/>
              </w:rPr>
            </w:pPr>
            <w:r w:rsidRPr="00B9499D">
              <w:t>Дата и время ответа</w:t>
            </w:r>
          </w:p>
        </w:tc>
        <w:tc>
          <w:tcPr>
            <w:tcW w:w="750" w:type="pct"/>
          </w:tcPr>
          <w:p w14:paraId="003D36A0" w14:textId="4394AFF3" w:rsidR="00512B7E" w:rsidRPr="00B9499D" w:rsidRDefault="00754F9A" w:rsidP="00D12D2A">
            <w:pPr>
              <w:pStyle w:val="GOSTTablenorm"/>
              <w:rPr>
                <w:lang w:val="en-US"/>
              </w:rPr>
            </w:pPr>
            <w:r w:rsidRPr="00B9499D">
              <w:rPr>
                <w:lang w:val="en-US"/>
              </w:rPr>
              <w:t>Ans</w:t>
            </w:r>
            <w:r w:rsidR="00512B7E" w:rsidRPr="00B9499D">
              <w:rPr>
                <w:lang w:val="en-US"/>
              </w:rPr>
              <w:t>DateTime</w:t>
            </w:r>
          </w:p>
        </w:tc>
        <w:tc>
          <w:tcPr>
            <w:tcW w:w="500" w:type="pct"/>
          </w:tcPr>
          <w:p w14:paraId="47653F50" w14:textId="77777777" w:rsidR="00512B7E" w:rsidRPr="00B9499D" w:rsidRDefault="00512B7E" w:rsidP="00D12D2A">
            <w:pPr>
              <w:pStyle w:val="GOSTTablenorm"/>
            </w:pPr>
            <w:r w:rsidRPr="00B9499D">
              <w:t>Дата-время (</w:t>
            </w:r>
            <w:r w:rsidRPr="00B9499D">
              <w:rPr>
                <w:lang w:val="en-US"/>
              </w:rPr>
              <w:t>timestamp</w:t>
            </w:r>
            <w:r w:rsidRPr="00B9499D">
              <w:t>)</w:t>
            </w:r>
          </w:p>
        </w:tc>
        <w:tc>
          <w:tcPr>
            <w:tcW w:w="293" w:type="pct"/>
          </w:tcPr>
          <w:p w14:paraId="123AB9D5" w14:textId="77777777" w:rsidR="00512B7E" w:rsidRPr="00B9499D" w:rsidRDefault="00512B7E" w:rsidP="00D12D2A">
            <w:pPr>
              <w:pStyle w:val="GOSTTablenorm"/>
            </w:pPr>
            <w:r w:rsidRPr="00B9499D">
              <w:t>Да</w:t>
            </w:r>
          </w:p>
        </w:tc>
        <w:tc>
          <w:tcPr>
            <w:tcW w:w="316" w:type="pct"/>
          </w:tcPr>
          <w:p w14:paraId="71F7D31A" w14:textId="39BEEE0C" w:rsidR="00512B7E" w:rsidRPr="00B9499D" w:rsidRDefault="00512B7E" w:rsidP="00D12D2A">
            <w:pPr>
              <w:pStyle w:val="GOSTTablenorm"/>
            </w:pPr>
          </w:p>
        </w:tc>
        <w:tc>
          <w:tcPr>
            <w:tcW w:w="2041" w:type="pct"/>
          </w:tcPr>
          <w:p w14:paraId="4B6A8B86" w14:textId="259C5AF0" w:rsidR="00512B7E" w:rsidRPr="00B9499D" w:rsidRDefault="109D8E8A" w:rsidP="00D12D2A">
            <w:pPr>
              <w:pStyle w:val="GOSTTablenorm"/>
            </w:pPr>
            <w:r>
              <w:t xml:space="preserve">Дата и время формирования ответа </w:t>
            </w:r>
            <w:r w:rsidRPr="109D8E8A">
              <w:rPr>
                <w:lang w:val="en-US"/>
              </w:rPr>
              <w:t>SVAP</w:t>
            </w:r>
            <w:r w:rsidRPr="003B770B">
              <w:t>.</w:t>
            </w:r>
          </w:p>
          <w:p w14:paraId="51776FEA" w14:textId="77777777" w:rsidR="00512B7E" w:rsidRPr="00B9499D" w:rsidRDefault="00512B7E" w:rsidP="00D12D2A">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512B7E" w:rsidRPr="00B9499D" w14:paraId="5F15438B" w14:textId="77777777" w:rsidTr="00C544EA">
        <w:tc>
          <w:tcPr>
            <w:tcW w:w="1100" w:type="pct"/>
          </w:tcPr>
          <w:p w14:paraId="107CF7CE" w14:textId="77777777" w:rsidR="00512B7E" w:rsidRPr="00B9499D" w:rsidRDefault="00512B7E" w:rsidP="00D12D2A">
            <w:pPr>
              <w:pStyle w:val="GOSTTablenorm"/>
            </w:pPr>
            <w:r w:rsidRPr="00B9499D">
              <w:t>Версия формата</w:t>
            </w:r>
          </w:p>
        </w:tc>
        <w:tc>
          <w:tcPr>
            <w:tcW w:w="750" w:type="pct"/>
          </w:tcPr>
          <w:p w14:paraId="253B4DC3" w14:textId="77777777" w:rsidR="00512B7E" w:rsidRPr="00B9499D" w:rsidRDefault="00512B7E" w:rsidP="00D12D2A">
            <w:pPr>
              <w:pStyle w:val="GOSTTablenorm"/>
              <w:rPr>
                <w:lang w:val="en-US"/>
              </w:rPr>
            </w:pPr>
            <w:r w:rsidRPr="00B9499D">
              <w:rPr>
                <w:lang w:val="en-US"/>
              </w:rPr>
              <w:t>Version</w:t>
            </w:r>
          </w:p>
        </w:tc>
        <w:tc>
          <w:tcPr>
            <w:tcW w:w="500" w:type="pct"/>
          </w:tcPr>
          <w:p w14:paraId="6F2306F5" w14:textId="77777777" w:rsidR="00512B7E" w:rsidRPr="00B9499D" w:rsidRDefault="00512B7E" w:rsidP="00D12D2A">
            <w:pPr>
              <w:pStyle w:val="GOSTTablenorm"/>
              <w:rPr>
                <w:lang w:val="en-US"/>
              </w:rPr>
            </w:pPr>
            <w:r w:rsidRPr="00B9499D">
              <w:t>Строка</w:t>
            </w:r>
          </w:p>
        </w:tc>
        <w:tc>
          <w:tcPr>
            <w:tcW w:w="293" w:type="pct"/>
          </w:tcPr>
          <w:p w14:paraId="2DCECC08" w14:textId="77777777" w:rsidR="00512B7E" w:rsidRPr="00B9499D" w:rsidRDefault="00512B7E" w:rsidP="00D12D2A">
            <w:pPr>
              <w:pStyle w:val="GOSTTablenorm"/>
            </w:pPr>
            <w:r w:rsidRPr="00B9499D">
              <w:t>Да</w:t>
            </w:r>
          </w:p>
        </w:tc>
        <w:tc>
          <w:tcPr>
            <w:tcW w:w="316" w:type="pct"/>
          </w:tcPr>
          <w:p w14:paraId="71761F74" w14:textId="77777777" w:rsidR="00512B7E" w:rsidRPr="00B9499D" w:rsidRDefault="00512B7E" w:rsidP="00D12D2A">
            <w:pPr>
              <w:pStyle w:val="GOSTTablenorm"/>
              <w:rPr>
                <w:lang w:val="en-US"/>
              </w:rPr>
            </w:pPr>
            <w:r w:rsidRPr="00B9499D">
              <w:t>&lt;=</w:t>
            </w:r>
            <w:r w:rsidRPr="00B9499D">
              <w:rPr>
                <w:lang w:val="en-US"/>
              </w:rPr>
              <w:t>10</w:t>
            </w:r>
          </w:p>
        </w:tc>
        <w:tc>
          <w:tcPr>
            <w:tcW w:w="2041" w:type="pct"/>
          </w:tcPr>
          <w:p w14:paraId="5BA18918" w14:textId="77777777" w:rsidR="00512B7E" w:rsidRPr="00B9499D" w:rsidRDefault="00512B7E" w:rsidP="00D12D2A">
            <w:pPr>
              <w:pStyle w:val="GOSTTablenorm"/>
            </w:pPr>
            <w:r w:rsidRPr="00B9499D">
              <w:t>Версия формата ответа</w:t>
            </w:r>
          </w:p>
        </w:tc>
      </w:tr>
      <w:tr w:rsidR="00512B7E" w:rsidRPr="00B9499D" w14:paraId="4B1EF0D5" w14:textId="77777777" w:rsidTr="00C544EA">
        <w:tc>
          <w:tcPr>
            <w:tcW w:w="1100" w:type="pct"/>
          </w:tcPr>
          <w:p w14:paraId="4DCD25EE" w14:textId="77777777" w:rsidR="00512B7E" w:rsidRPr="00B9499D" w:rsidRDefault="00512B7E" w:rsidP="00D12D2A">
            <w:pPr>
              <w:pStyle w:val="GOSTTablenorm"/>
            </w:pPr>
            <w:r w:rsidRPr="00B9499D">
              <w:t>Глобальный идентификатор запроса</w:t>
            </w:r>
          </w:p>
        </w:tc>
        <w:tc>
          <w:tcPr>
            <w:tcW w:w="750" w:type="pct"/>
          </w:tcPr>
          <w:p w14:paraId="5234EDA8" w14:textId="59DEFF6A" w:rsidR="00512B7E" w:rsidRPr="00B9499D" w:rsidRDefault="00B568CC" w:rsidP="00D12D2A">
            <w:pPr>
              <w:pStyle w:val="GOSTTablenorm"/>
              <w:rPr>
                <w:lang w:val="en-US"/>
              </w:rPr>
            </w:pPr>
            <w:r w:rsidRPr="00B9499D">
              <w:rPr>
                <w:lang w:val="en-US"/>
              </w:rPr>
              <w:t>Req</w:t>
            </w:r>
            <w:r w:rsidR="00512B7E" w:rsidRPr="00B9499D">
              <w:t>G</w:t>
            </w:r>
            <w:r w:rsidRPr="00B9499D">
              <w:rPr>
                <w:lang w:val="en-US"/>
              </w:rPr>
              <w:t>uid</w:t>
            </w:r>
          </w:p>
        </w:tc>
        <w:tc>
          <w:tcPr>
            <w:tcW w:w="500" w:type="pct"/>
          </w:tcPr>
          <w:p w14:paraId="538E29D6" w14:textId="77777777" w:rsidR="00512B7E" w:rsidRPr="00B9499D" w:rsidRDefault="00512B7E" w:rsidP="00D12D2A">
            <w:pPr>
              <w:pStyle w:val="GOSTTablenorm"/>
            </w:pPr>
            <w:r w:rsidRPr="00B9499D">
              <w:rPr>
                <w:lang w:val="en-US"/>
              </w:rPr>
              <w:t>GUID</w:t>
            </w:r>
          </w:p>
        </w:tc>
        <w:tc>
          <w:tcPr>
            <w:tcW w:w="293" w:type="pct"/>
          </w:tcPr>
          <w:p w14:paraId="0FE7CE7D" w14:textId="77777777" w:rsidR="00512B7E" w:rsidRPr="00B9499D" w:rsidRDefault="00512B7E" w:rsidP="00D12D2A">
            <w:pPr>
              <w:pStyle w:val="GOSTTablenorm"/>
            </w:pPr>
            <w:r w:rsidRPr="00B9499D">
              <w:t>Да</w:t>
            </w:r>
          </w:p>
        </w:tc>
        <w:tc>
          <w:tcPr>
            <w:tcW w:w="316" w:type="pct"/>
          </w:tcPr>
          <w:p w14:paraId="4AE9396C" w14:textId="77777777" w:rsidR="00512B7E" w:rsidRPr="00B9499D" w:rsidRDefault="00512B7E" w:rsidP="00D12D2A">
            <w:pPr>
              <w:pStyle w:val="GOSTTablenorm"/>
              <w:rPr>
                <w:lang w:val="en-US"/>
              </w:rPr>
            </w:pPr>
            <w:r w:rsidRPr="00B9499D">
              <w:rPr>
                <w:lang w:val="en-US"/>
              </w:rPr>
              <w:t>=</w:t>
            </w:r>
            <w:r w:rsidRPr="00B9499D">
              <w:t>36</w:t>
            </w:r>
          </w:p>
        </w:tc>
        <w:tc>
          <w:tcPr>
            <w:tcW w:w="2041" w:type="pct"/>
          </w:tcPr>
          <w:p w14:paraId="704CBDEC" w14:textId="54053C51" w:rsidR="00512B7E" w:rsidRPr="00B9499D" w:rsidRDefault="109D8E8A" w:rsidP="00D12D2A">
            <w:pPr>
              <w:pStyle w:val="GOSTTablenorm"/>
            </w:pPr>
            <w:r>
              <w:t>Уникальный идентификатор запроса (с тире), на который направляется ответ</w:t>
            </w:r>
          </w:p>
        </w:tc>
      </w:tr>
      <w:tr w:rsidR="001A49A7" w:rsidRPr="00B9499D" w14:paraId="65936CBC" w14:textId="77777777" w:rsidTr="00C544EA">
        <w:tc>
          <w:tcPr>
            <w:tcW w:w="1100" w:type="pct"/>
          </w:tcPr>
          <w:p w14:paraId="7B673D72" w14:textId="0543979D" w:rsidR="001A49A7" w:rsidRPr="00B9499D" w:rsidRDefault="001A49A7" w:rsidP="00D12D2A">
            <w:pPr>
              <w:pStyle w:val="GOSTTablenorm"/>
            </w:pPr>
            <w:r w:rsidRPr="00B9499D">
              <w:t>Глобальный идентификатор ответа</w:t>
            </w:r>
          </w:p>
        </w:tc>
        <w:tc>
          <w:tcPr>
            <w:tcW w:w="750" w:type="pct"/>
          </w:tcPr>
          <w:p w14:paraId="42AD3ED7" w14:textId="0D1C2027" w:rsidR="001A49A7" w:rsidRPr="00B9499D" w:rsidRDefault="001A49A7" w:rsidP="00D12D2A">
            <w:pPr>
              <w:pStyle w:val="GOSTTablenorm"/>
              <w:rPr>
                <w:lang w:val="en-US"/>
              </w:rPr>
            </w:pPr>
            <w:r w:rsidRPr="00B9499D">
              <w:rPr>
                <w:lang w:val="en-US"/>
              </w:rPr>
              <w:t>AnsGuid</w:t>
            </w:r>
          </w:p>
        </w:tc>
        <w:tc>
          <w:tcPr>
            <w:tcW w:w="500" w:type="pct"/>
          </w:tcPr>
          <w:p w14:paraId="0B50A4D6" w14:textId="0B0A41E7" w:rsidR="001A49A7" w:rsidRPr="00B9499D" w:rsidRDefault="001A49A7" w:rsidP="00D12D2A">
            <w:pPr>
              <w:pStyle w:val="GOSTTablenorm"/>
              <w:rPr>
                <w:lang w:val="en-US"/>
              </w:rPr>
            </w:pPr>
            <w:r w:rsidRPr="00B9499D">
              <w:rPr>
                <w:lang w:val="en-US"/>
              </w:rPr>
              <w:t>GUID</w:t>
            </w:r>
          </w:p>
        </w:tc>
        <w:tc>
          <w:tcPr>
            <w:tcW w:w="293" w:type="pct"/>
          </w:tcPr>
          <w:p w14:paraId="2FD05A58" w14:textId="238EE435" w:rsidR="001A49A7" w:rsidRPr="00B9499D" w:rsidRDefault="001A49A7" w:rsidP="00D12D2A">
            <w:pPr>
              <w:pStyle w:val="GOSTTablenorm"/>
            </w:pPr>
            <w:r w:rsidRPr="00B9499D">
              <w:t>Да</w:t>
            </w:r>
          </w:p>
        </w:tc>
        <w:tc>
          <w:tcPr>
            <w:tcW w:w="316" w:type="pct"/>
          </w:tcPr>
          <w:p w14:paraId="6726A913" w14:textId="3BD57BF4" w:rsidR="001A49A7" w:rsidRPr="00B9499D" w:rsidRDefault="001A49A7" w:rsidP="00D12D2A">
            <w:pPr>
              <w:pStyle w:val="GOSTTablenorm"/>
              <w:rPr>
                <w:lang w:val="en-US"/>
              </w:rPr>
            </w:pPr>
            <w:r w:rsidRPr="00B9499D">
              <w:rPr>
                <w:lang w:val="en-US"/>
              </w:rPr>
              <w:t>=</w:t>
            </w:r>
            <w:r w:rsidRPr="00B9499D">
              <w:t>36</w:t>
            </w:r>
          </w:p>
        </w:tc>
        <w:tc>
          <w:tcPr>
            <w:tcW w:w="2041" w:type="pct"/>
          </w:tcPr>
          <w:p w14:paraId="51312634" w14:textId="08010A0C" w:rsidR="001A49A7" w:rsidRPr="00B9499D" w:rsidRDefault="001A49A7" w:rsidP="00D12D2A">
            <w:pPr>
              <w:pStyle w:val="GOSTTablenorm"/>
            </w:pPr>
            <w:r w:rsidRPr="00B9499D">
              <w:t>Уникальный идентификатор ответа (с тире)</w:t>
            </w:r>
          </w:p>
        </w:tc>
      </w:tr>
      <w:tr w:rsidR="001A49A7" w:rsidRPr="00B9499D" w14:paraId="4B4235F3" w14:textId="77777777" w:rsidTr="00C544EA">
        <w:tc>
          <w:tcPr>
            <w:tcW w:w="1100" w:type="pct"/>
          </w:tcPr>
          <w:p w14:paraId="7D09FD02" w14:textId="77777777" w:rsidR="001A49A7" w:rsidRPr="00B9499D" w:rsidRDefault="001A49A7" w:rsidP="00D12D2A">
            <w:pPr>
              <w:pStyle w:val="GOSTTablenorm"/>
              <w:rPr>
                <w:lang w:val="en-US"/>
              </w:rPr>
            </w:pPr>
            <w:r w:rsidRPr="00B9499D">
              <w:t>Глобальный идентификатор документа</w:t>
            </w:r>
          </w:p>
        </w:tc>
        <w:tc>
          <w:tcPr>
            <w:tcW w:w="750" w:type="pct"/>
          </w:tcPr>
          <w:p w14:paraId="033C2992" w14:textId="77777777" w:rsidR="001A49A7" w:rsidRPr="00B9499D" w:rsidRDefault="001A49A7" w:rsidP="00D12D2A">
            <w:pPr>
              <w:pStyle w:val="GOSTTablenorm"/>
              <w:rPr>
                <w:lang w:val="en-US"/>
              </w:rPr>
            </w:pPr>
            <w:r w:rsidRPr="00B9499D">
              <w:rPr>
                <w:lang w:val="en-US"/>
              </w:rPr>
              <w:t>DocGuid</w:t>
            </w:r>
          </w:p>
        </w:tc>
        <w:tc>
          <w:tcPr>
            <w:tcW w:w="500" w:type="pct"/>
          </w:tcPr>
          <w:p w14:paraId="3613729F" w14:textId="77777777" w:rsidR="001A49A7" w:rsidRPr="00B9499D" w:rsidRDefault="001A49A7" w:rsidP="00D12D2A">
            <w:pPr>
              <w:pStyle w:val="GOSTTablenorm"/>
            </w:pPr>
            <w:r w:rsidRPr="00B9499D">
              <w:rPr>
                <w:lang w:val="en-US"/>
              </w:rPr>
              <w:t>GUID</w:t>
            </w:r>
          </w:p>
        </w:tc>
        <w:tc>
          <w:tcPr>
            <w:tcW w:w="293" w:type="pct"/>
          </w:tcPr>
          <w:p w14:paraId="23211A87" w14:textId="77777777" w:rsidR="001A49A7" w:rsidRPr="00B9499D" w:rsidRDefault="001A49A7" w:rsidP="00D12D2A">
            <w:pPr>
              <w:pStyle w:val="GOSTTablenorm"/>
            </w:pPr>
            <w:r w:rsidRPr="00B9499D">
              <w:t>Нет</w:t>
            </w:r>
          </w:p>
        </w:tc>
        <w:tc>
          <w:tcPr>
            <w:tcW w:w="316" w:type="pct"/>
          </w:tcPr>
          <w:p w14:paraId="48037294" w14:textId="77777777" w:rsidR="001A49A7" w:rsidRPr="00B9499D" w:rsidRDefault="001A49A7" w:rsidP="00D12D2A">
            <w:pPr>
              <w:pStyle w:val="GOSTTablenorm"/>
            </w:pPr>
            <w:r w:rsidRPr="00B9499D">
              <w:rPr>
                <w:lang w:val="en-US"/>
              </w:rPr>
              <w:t>=</w:t>
            </w:r>
            <w:r w:rsidRPr="00B9499D">
              <w:t>36</w:t>
            </w:r>
          </w:p>
        </w:tc>
        <w:tc>
          <w:tcPr>
            <w:tcW w:w="2041" w:type="pct"/>
          </w:tcPr>
          <w:p w14:paraId="474F60D2" w14:textId="1F5C858F" w:rsidR="001A49A7" w:rsidRPr="00B9499D" w:rsidRDefault="001A49A7" w:rsidP="00D12D2A">
            <w:pPr>
              <w:pStyle w:val="GOSTTablenorm"/>
            </w:pPr>
            <w:r w:rsidRPr="00B9499D">
              <w:t>Уникальный идентификатор документа/отчета/виджета (с тире), инициировавшего запрос.</w:t>
            </w:r>
            <w:r w:rsidR="00C51774" w:rsidRPr="00B9499D">
              <w:t xml:space="preserve"> Заполняется, если был указан в запросе</w:t>
            </w:r>
          </w:p>
        </w:tc>
      </w:tr>
      <w:tr w:rsidR="001A49A7" w:rsidRPr="00B9499D" w14:paraId="40D2C00E" w14:textId="77777777" w:rsidTr="00C544EA">
        <w:tc>
          <w:tcPr>
            <w:tcW w:w="1100" w:type="pct"/>
          </w:tcPr>
          <w:p w14:paraId="461C8711" w14:textId="77777777" w:rsidR="001A49A7" w:rsidRPr="00B9499D" w:rsidRDefault="001A49A7" w:rsidP="00D12D2A">
            <w:pPr>
              <w:pStyle w:val="GOSTTablenorm"/>
            </w:pPr>
            <w:r w:rsidRPr="00B9499D">
              <w:t>Результат выполнения операции</w:t>
            </w:r>
          </w:p>
        </w:tc>
        <w:tc>
          <w:tcPr>
            <w:tcW w:w="750" w:type="pct"/>
          </w:tcPr>
          <w:p w14:paraId="4F765E35" w14:textId="77777777" w:rsidR="001A49A7" w:rsidRPr="00B9499D" w:rsidRDefault="001A49A7" w:rsidP="00D12D2A">
            <w:pPr>
              <w:pStyle w:val="GOSTTablenorm"/>
              <w:rPr>
                <w:lang w:val="en-US"/>
              </w:rPr>
            </w:pPr>
            <w:r w:rsidRPr="00B9499D">
              <w:t>Result</w:t>
            </w:r>
          </w:p>
        </w:tc>
        <w:tc>
          <w:tcPr>
            <w:tcW w:w="500" w:type="pct"/>
          </w:tcPr>
          <w:p w14:paraId="0B08F897" w14:textId="77777777" w:rsidR="001A49A7" w:rsidRPr="00B9499D" w:rsidRDefault="001A49A7" w:rsidP="00D12D2A">
            <w:pPr>
              <w:pStyle w:val="GOSTTablenorm"/>
            </w:pPr>
            <w:r w:rsidRPr="00B9499D">
              <w:t>Строка</w:t>
            </w:r>
          </w:p>
        </w:tc>
        <w:tc>
          <w:tcPr>
            <w:tcW w:w="293" w:type="pct"/>
          </w:tcPr>
          <w:p w14:paraId="72356A75" w14:textId="77777777" w:rsidR="001A49A7" w:rsidRPr="00B9499D" w:rsidRDefault="001A49A7" w:rsidP="00D12D2A">
            <w:pPr>
              <w:pStyle w:val="GOSTTablenorm"/>
            </w:pPr>
            <w:r w:rsidRPr="00B9499D">
              <w:t>Да</w:t>
            </w:r>
          </w:p>
        </w:tc>
        <w:tc>
          <w:tcPr>
            <w:tcW w:w="316" w:type="pct"/>
          </w:tcPr>
          <w:p w14:paraId="0641EDCA" w14:textId="77777777" w:rsidR="001A49A7" w:rsidRPr="00B9499D" w:rsidRDefault="001A49A7" w:rsidP="00D12D2A">
            <w:pPr>
              <w:pStyle w:val="GOSTTablenorm"/>
            </w:pPr>
            <w:r w:rsidRPr="00B9499D">
              <w:t>=1</w:t>
            </w:r>
          </w:p>
        </w:tc>
        <w:tc>
          <w:tcPr>
            <w:tcW w:w="2041" w:type="pct"/>
          </w:tcPr>
          <w:p w14:paraId="2A4C056C" w14:textId="77777777" w:rsidR="001A49A7" w:rsidRPr="00B9499D" w:rsidRDefault="001A49A7" w:rsidP="00D12D2A">
            <w:pPr>
              <w:pStyle w:val="GOSTTablenorm"/>
            </w:pPr>
            <w:r w:rsidRPr="00B9499D">
              <w:t>Передаются следующие значения:</w:t>
            </w:r>
          </w:p>
          <w:p w14:paraId="4178CC10" w14:textId="4A863D54" w:rsidR="001A49A7" w:rsidRPr="005C6BDA" w:rsidRDefault="00D42685" w:rsidP="00D12D2A">
            <w:pPr>
              <w:pStyle w:val="GOSTTableListMark1"/>
              <w:rPr>
                <w:lang w:val="en-US"/>
              </w:rPr>
            </w:pPr>
            <w:r>
              <w:t>«</w:t>
            </w:r>
            <w:r w:rsidR="36854D62" w:rsidRPr="36854D62">
              <w:rPr>
                <w:lang w:val="en-US"/>
              </w:rPr>
              <w:t>S</w:t>
            </w:r>
            <w:r>
              <w:t>»</w:t>
            </w:r>
            <w:r w:rsidR="00D12D2A">
              <w:t xml:space="preserve"> </w:t>
            </w:r>
            <w:r w:rsidR="00563A60" w:rsidRPr="36854D62">
              <w:t>–</w:t>
            </w:r>
            <w:r w:rsidR="36854D62" w:rsidRPr="36854D62">
              <w:rPr>
                <w:lang w:val="en-US"/>
              </w:rPr>
              <w:t xml:space="preserve"> SUCCESS – успешное завершение</w:t>
            </w:r>
            <w:r w:rsidR="00AF068F">
              <w:t>;</w:t>
            </w:r>
          </w:p>
          <w:p w14:paraId="7C75733C" w14:textId="6F3F57B7" w:rsidR="001A49A7" w:rsidRPr="00B9499D" w:rsidRDefault="00D42685" w:rsidP="00D12D2A">
            <w:pPr>
              <w:pStyle w:val="GOSTTableListMark1"/>
            </w:pPr>
            <w:r>
              <w:t>«</w:t>
            </w:r>
            <w:r w:rsidR="36854D62" w:rsidRPr="36854D62">
              <w:rPr>
                <w:lang w:val="en-US"/>
              </w:rPr>
              <w:t>E</w:t>
            </w:r>
            <w:r>
              <w:t>»</w:t>
            </w:r>
            <w:r w:rsidR="36854D62" w:rsidRPr="36854D62">
              <w:t xml:space="preserve"> – </w:t>
            </w:r>
            <w:r w:rsidR="36854D62" w:rsidRPr="36854D62">
              <w:rPr>
                <w:lang w:val="en-US"/>
              </w:rPr>
              <w:t>ERROR</w:t>
            </w:r>
            <w:r w:rsidR="36854D62" w:rsidRPr="36854D62">
              <w:t xml:space="preserve"> – не успешное завершение</w:t>
            </w:r>
          </w:p>
        </w:tc>
      </w:tr>
      <w:tr w:rsidR="001A49A7" w:rsidRPr="00B9499D" w14:paraId="570F81A2" w14:textId="77777777" w:rsidTr="00C544EA">
        <w:tc>
          <w:tcPr>
            <w:tcW w:w="1100" w:type="pct"/>
          </w:tcPr>
          <w:p w14:paraId="701EAB48" w14:textId="77777777" w:rsidR="001A49A7" w:rsidRPr="00B9499D" w:rsidRDefault="001A49A7" w:rsidP="00D12D2A">
            <w:pPr>
              <w:pStyle w:val="GOSTTablenorm"/>
            </w:pPr>
            <w:r w:rsidRPr="00B9499D">
              <w:t>Текст ошибки</w:t>
            </w:r>
          </w:p>
        </w:tc>
        <w:tc>
          <w:tcPr>
            <w:tcW w:w="750" w:type="pct"/>
          </w:tcPr>
          <w:p w14:paraId="639DCCF5" w14:textId="77777777" w:rsidR="001A49A7" w:rsidRPr="00B9499D" w:rsidRDefault="001A49A7" w:rsidP="00D12D2A">
            <w:pPr>
              <w:pStyle w:val="GOSTTablenorm"/>
              <w:rPr>
                <w:lang w:val="en-US"/>
              </w:rPr>
            </w:pPr>
            <w:r w:rsidRPr="00B9499D">
              <w:rPr>
                <w:lang w:val="en-US"/>
              </w:rPr>
              <w:t>ResultDescr</w:t>
            </w:r>
          </w:p>
        </w:tc>
        <w:tc>
          <w:tcPr>
            <w:tcW w:w="500" w:type="pct"/>
          </w:tcPr>
          <w:p w14:paraId="37CCD11C" w14:textId="77777777" w:rsidR="001A49A7" w:rsidRPr="00B9499D" w:rsidRDefault="001A49A7" w:rsidP="00D12D2A">
            <w:pPr>
              <w:pStyle w:val="GOSTTablenorm"/>
            </w:pPr>
            <w:r w:rsidRPr="00B9499D">
              <w:t>Строка</w:t>
            </w:r>
          </w:p>
        </w:tc>
        <w:tc>
          <w:tcPr>
            <w:tcW w:w="293" w:type="pct"/>
          </w:tcPr>
          <w:p w14:paraId="477EED8C" w14:textId="77777777" w:rsidR="001A49A7" w:rsidRPr="00B9499D" w:rsidRDefault="001A49A7" w:rsidP="00D12D2A">
            <w:pPr>
              <w:pStyle w:val="GOSTTablenorm"/>
            </w:pPr>
            <w:r w:rsidRPr="00B9499D">
              <w:t>Нет</w:t>
            </w:r>
          </w:p>
        </w:tc>
        <w:tc>
          <w:tcPr>
            <w:tcW w:w="316" w:type="pct"/>
          </w:tcPr>
          <w:p w14:paraId="6B6BED8C" w14:textId="77777777" w:rsidR="001A49A7" w:rsidRPr="00B9499D" w:rsidRDefault="001A49A7" w:rsidP="00D12D2A">
            <w:pPr>
              <w:pStyle w:val="GOSTTablenorm"/>
            </w:pPr>
            <w:r w:rsidRPr="00B9499D">
              <w:rPr>
                <w:lang w:val="en-US"/>
              </w:rPr>
              <w:t>&lt;</w:t>
            </w:r>
            <w:r w:rsidRPr="00B9499D">
              <w:t>=2000</w:t>
            </w:r>
          </w:p>
        </w:tc>
        <w:tc>
          <w:tcPr>
            <w:tcW w:w="2041" w:type="pct"/>
          </w:tcPr>
          <w:p w14:paraId="2684FDF6" w14:textId="2C73496F" w:rsidR="001A49A7" w:rsidRPr="00B9499D" w:rsidRDefault="109D8E8A" w:rsidP="00D12D2A">
            <w:pPr>
              <w:pStyle w:val="GOSTTablenorm"/>
            </w:pPr>
            <w:r>
              <w:t>Текст ошибки, содержит развернутый текст ошибки (в Result передано значение, отличное от «</w:t>
            </w:r>
            <w:r w:rsidRPr="109D8E8A">
              <w:rPr>
                <w:lang w:val="en-US"/>
              </w:rPr>
              <w:t>S</w:t>
            </w:r>
            <w:r>
              <w:t>»)</w:t>
            </w:r>
          </w:p>
        </w:tc>
      </w:tr>
      <w:tr w:rsidR="001A49A7" w:rsidRPr="00B9499D" w14:paraId="0AB2B41A" w14:textId="77777777" w:rsidTr="00C544EA">
        <w:tc>
          <w:tcPr>
            <w:tcW w:w="5000" w:type="pct"/>
            <w:gridSpan w:val="6"/>
          </w:tcPr>
          <w:p w14:paraId="08ED17B2" w14:textId="0EDB52DC" w:rsidR="001A49A7" w:rsidRPr="00B9499D" w:rsidRDefault="001A49A7" w:rsidP="001A49A7">
            <w:pPr>
              <w:pStyle w:val="GOSTTableHead"/>
              <w:rPr>
                <w:szCs w:val="22"/>
              </w:rPr>
            </w:pPr>
            <w:r w:rsidRPr="00B9499D">
              <w:rPr>
                <w:szCs w:val="22"/>
              </w:rPr>
              <w:lastRenderedPageBreak/>
              <w:t>Перечень параметров ответа (</w:t>
            </w:r>
            <w:r w:rsidRPr="00B9499D">
              <w:rPr>
                <w:szCs w:val="22"/>
                <w:lang w:val="en-US"/>
              </w:rPr>
              <w:t>document</w:t>
            </w:r>
            <w:r w:rsidRPr="00B9499D">
              <w:rPr>
                <w:szCs w:val="22"/>
              </w:rPr>
              <w:t>)</w:t>
            </w:r>
          </w:p>
        </w:tc>
      </w:tr>
      <w:tr w:rsidR="001964F3" w:rsidRPr="00B9499D" w14:paraId="64F71301" w14:textId="77777777" w:rsidTr="00C544EA">
        <w:tc>
          <w:tcPr>
            <w:tcW w:w="1100" w:type="pct"/>
          </w:tcPr>
          <w:p w14:paraId="5A54BAF5" w14:textId="43DA21C8" w:rsidR="001964F3" w:rsidRPr="00C75A4E" w:rsidRDefault="001964F3" w:rsidP="001964F3">
            <w:pPr>
              <w:pStyle w:val="GOSTTablenorm"/>
              <w:rPr>
                <w:b/>
              </w:rPr>
            </w:pPr>
            <w:ins w:id="4682" w:author="Сатлер Марина Викторовна" w:date="2025-10-10T09:05:00Z">
              <w:r>
                <w:t>Номер текущей страницы</w:t>
              </w:r>
            </w:ins>
          </w:p>
        </w:tc>
        <w:tc>
          <w:tcPr>
            <w:tcW w:w="750" w:type="pct"/>
          </w:tcPr>
          <w:p w14:paraId="7F951D5F" w14:textId="224EC0E3" w:rsidR="001964F3" w:rsidRPr="00C75A4E" w:rsidRDefault="001964F3" w:rsidP="001964F3">
            <w:pPr>
              <w:pStyle w:val="GOSTTablenorm"/>
              <w:rPr>
                <w:b/>
              </w:rPr>
            </w:pPr>
            <w:ins w:id="4683" w:author="Сатлер Марина Викторовна" w:date="2025-10-10T09:05:00Z">
              <w:r w:rsidRPr="00C75A4E">
                <w:t>Page</w:t>
              </w:r>
            </w:ins>
          </w:p>
        </w:tc>
        <w:tc>
          <w:tcPr>
            <w:tcW w:w="500" w:type="pct"/>
          </w:tcPr>
          <w:p w14:paraId="1694B396" w14:textId="424A8607" w:rsidR="001964F3" w:rsidRPr="005C6BDA" w:rsidRDefault="001964F3" w:rsidP="001964F3">
            <w:pPr>
              <w:pStyle w:val="GOSTTablenorm"/>
            </w:pPr>
            <w:ins w:id="4684" w:author="Сатлер Марина Викторовна" w:date="2025-10-10T09:05:00Z">
              <w:r>
                <w:t>Число</w:t>
              </w:r>
            </w:ins>
          </w:p>
        </w:tc>
        <w:tc>
          <w:tcPr>
            <w:tcW w:w="293" w:type="pct"/>
          </w:tcPr>
          <w:p w14:paraId="61BA2E86" w14:textId="400491E9" w:rsidR="001964F3" w:rsidRPr="00B9499D" w:rsidRDefault="001964F3" w:rsidP="001964F3">
            <w:pPr>
              <w:pStyle w:val="GOSTTablenorm"/>
            </w:pPr>
            <w:ins w:id="4685" w:author="Сатлер Марина Викторовна" w:date="2025-10-10T09:05:00Z">
              <w:r>
                <w:t>Нет</w:t>
              </w:r>
            </w:ins>
          </w:p>
        </w:tc>
        <w:tc>
          <w:tcPr>
            <w:tcW w:w="316" w:type="pct"/>
          </w:tcPr>
          <w:p w14:paraId="3E97AAE3" w14:textId="0A5E698B" w:rsidR="001964F3" w:rsidRPr="00B9499D" w:rsidRDefault="001964F3" w:rsidP="001964F3">
            <w:pPr>
              <w:pStyle w:val="GOSTTablenorm"/>
            </w:pPr>
            <w:ins w:id="4686" w:author="Сатлер Марина Викторовна" w:date="2025-10-10T09:05:00Z">
              <w:r>
                <w:rPr>
                  <w:lang w:val="en-US"/>
                </w:rPr>
                <w:t>&lt;=10</w:t>
              </w:r>
            </w:ins>
          </w:p>
        </w:tc>
        <w:tc>
          <w:tcPr>
            <w:tcW w:w="2041" w:type="pct"/>
          </w:tcPr>
          <w:p w14:paraId="5B83A8FF" w14:textId="6303C16D" w:rsidR="001964F3" w:rsidRPr="00B9499D" w:rsidRDefault="001964F3" w:rsidP="001964F3">
            <w:pPr>
              <w:pStyle w:val="GOSTTablenorm"/>
            </w:pPr>
            <w:ins w:id="4687" w:author="Сатлер Марина Викторовна" w:date="2025-10-10T09:05:00Z">
              <w:r>
                <w:t>Номер текущей страницы (натуральное число) при постраничном запросе</w:t>
              </w:r>
            </w:ins>
          </w:p>
        </w:tc>
      </w:tr>
      <w:tr w:rsidR="001964F3" w:rsidRPr="00B9499D" w14:paraId="79D16EAD" w14:textId="77777777" w:rsidTr="00C544EA">
        <w:tc>
          <w:tcPr>
            <w:tcW w:w="1100" w:type="pct"/>
          </w:tcPr>
          <w:p w14:paraId="0A5FFDB5" w14:textId="22205AD3" w:rsidR="001964F3" w:rsidRPr="00C75A4E" w:rsidRDefault="001964F3" w:rsidP="001964F3">
            <w:pPr>
              <w:pStyle w:val="GOSTTablenorm"/>
              <w:rPr>
                <w:b/>
              </w:rPr>
            </w:pPr>
            <w:ins w:id="4688" w:author="Сатлер Марина Викторовна" w:date="2025-10-10T09:05:00Z">
              <w:r>
                <w:t>Всего страниц</w:t>
              </w:r>
            </w:ins>
          </w:p>
        </w:tc>
        <w:tc>
          <w:tcPr>
            <w:tcW w:w="750" w:type="pct"/>
          </w:tcPr>
          <w:p w14:paraId="1F94B830" w14:textId="4E491D87" w:rsidR="001964F3" w:rsidRPr="00C75A4E" w:rsidRDefault="001964F3" w:rsidP="001964F3">
            <w:pPr>
              <w:pStyle w:val="GOSTTablenorm"/>
              <w:rPr>
                <w:b/>
              </w:rPr>
            </w:pPr>
            <w:ins w:id="4689" w:author="Сатлер Марина Викторовна" w:date="2025-10-10T09:05:00Z">
              <w:r w:rsidRPr="00C75A4E">
                <w:t>AllPages</w:t>
              </w:r>
            </w:ins>
          </w:p>
        </w:tc>
        <w:tc>
          <w:tcPr>
            <w:tcW w:w="500" w:type="pct"/>
          </w:tcPr>
          <w:p w14:paraId="276ABC17" w14:textId="65FEABD1" w:rsidR="001964F3" w:rsidRPr="005C6BDA" w:rsidRDefault="001964F3" w:rsidP="001964F3">
            <w:pPr>
              <w:pStyle w:val="GOSTTablenorm"/>
            </w:pPr>
            <w:ins w:id="4690" w:author="Сатлер Марина Викторовна" w:date="2025-10-10T09:05:00Z">
              <w:r>
                <w:t>Число</w:t>
              </w:r>
            </w:ins>
          </w:p>
        </w:tc>
        <w:tc>
          <w:tcPr>
            <w:tcW w:w="293" w:type="pct"/>
          </w:tcPr>
          <w:p w14:paraId="44BE901A" w14:textId="761260B7" w:rsidR="001964F3" w:rsidRPr="00B9499D" w:rsidRDefault="001964F3" w:rsidP="001964F3">
            <w:pPr>
              <w:pStyle w:val="GOSTTablenorm"/>
            </w:pPr>
            <w:ins w:id="4691" w:author="Сатлер Марина Викторовна" w:date="2025-10-10T09:05:00Z">
              <w:r>
                <w:t>Нет</w:t>
              </w:r>
            </w:ins>
          </w:p>
        </w:tc>
        <w:tc>
          <w:tcPr>
            <w:tcW w:w="316" w:type="pct"/>
          </w:tcPr>
          <w:p w14:paraId="5DAB15CD" w14:textId="3A154CFC" w:rsidR="001964F3" w:rsidRPr="00B9499D" w:rsidRDefault="001964F3" w:rsidP="001964F3">
            <w:pPr>
              <w:pStyle w:val="GOSTTablenorm"/>
            </w:pPr>
            <w:ins w:id="4692" w:author="Сатлер Марина Викторовна" w:date="2025-10-10T09:05:00Z">
              <w:r>
                <w:rPr>
                  <w:lang w:val="en-US"/>
                </w:rPr>
                <w:t>&lt;=10</w:t>
              </w:r>
            </w:ins>
          </w:p>
        </w:tc>
        <w:tc>
          <w:tcPr>
            <w:tcW w:w="2041" w:type="pct"/>
          </w:tcPr>
          <w:p w14:paraId="077049F2" w14:textId="5E3726CD" w:rsidR="001964F3" w:rsidRPr="00B9499D" w:rsidRDefault="001964F3" w:rsidP="001964F3">
            <w:pPr>
              <w:pStyle w:val="GOSTTablenorm"/>
            </w:pPr>
            <w:ins w:id="4693" w:author="Сатлер Марина Викторовна" w:date="2025-10-10T09:05:00Z">
              <w:r>
                <w:t>Общее количество страниц (натуральное число), рассчитанное с учетом заданного количества записей на странице (</w:t>
              </w:r>
              <w:r>
                <w:rPr>
                  <w:lang w:val="en-US"/>
                </w:rPr>
                <w:t>Limit</w:t>
              </w:r>
              <w:r w:rsidRPr="00B361B8">
                <w:t>)</w:t>
              </w:r>
              <w:r>
                <w:t xml:space="preserve"> при постраничном запросе</w:t>
              </w:r>
            </w:ins>
          </w:p>
        </w:tc>
      </w:tr>
      <w:tr w:rsidR="001964F3" w:rsidRPr="00B9499D" w14:paraId="28982497" w14:textId="77777777" w:rsidTr="00C544EA">
        <w:tc>
          <w:tcPr>
            <w:tcW w:w="1100" w:type="pct"/>
          </w:tcPr>
          <w:p w14:paraId="04B3F1E9" w14:textId="77777777" w:rsidR="001964F3" w:rsidRPr="00C75A4E" w:rsidRDefault="001964F3" w:rsidP="001964F3">
            <w:pPr>
              <w:pStyle w:val="GOSTTablenorm"/>
              <w:rPr>
                <w:b/>
              </w:rPr>
            </w:pPr>
            <w:r w:rsidRPr="00C75A4E">
              <w:rPr>
                <w:b/>
              </w:rPr>
              <w:t>Рассчитанные данные</w:t>
            </w:r>
          </w:p>
        </w:tc>
        <w:tc>
          <w:tcPr>
            <w:tcW w:w="750" w:type="pct"/>
          </w:tcPr>
          <w:p w14:paraId="06542E6C" w14:textId="77777777" w:rsidR="001964F3" w:rsidRPr="00C75A4E" w:rsidRDefault="001964F3" w:rsidP="001964F3">
            <w:pPr>
              <w:pStyle w:val="GOSTTablenorm"/>
              <w:rPr>
                <w:b/>
              </w:rPr>
            </w:pPr>
            <w:r w:rsidRPr="00C75A4E">
              <w:rPr>
                <w:b/>
              </w:rPr>
              <w:t>RespData</w:t>
            </w:r>
          </w:p>
        </w:tc>
        <w:tc>
          <w:tcPr>
            <w:tcW w:w="500" w:type="pct"/>
          </w:tcPr>
          <w:p w14:paraId="6685903E" w14:textId="77777777" w:rsidR="001964F3" w:rsidRPr="005C6BDA" w:rsidRDefault="001964F3" w:rsidP="001964F3">
            <w:pPr>
              <w:pStyle w:val="GOSTTablenorm"/>
            </w:pPr>
            <w:r w:rsidRPr="005C6BDA">
              <w:t>Массив</w:t>
            </w:r>
          </w:p>
        </w:tc>
        <w:tc>
          <w:tcPr>
            <w:tcW w:w="293" w:type="pct"/>
          </w:tcPr>
          <w:p w14:paraId="2CFB7E68" w14:textId="35FFBE96" w:rsidR="001964F3" w:rsidRPr="005C6BDA" w:rsidRDefault="001964F3" w:rsidP="001964F3">
            <w:pPr>
              <w:pStyle w:val="GOSTTablenorm"/>
            </w:pPr>
            <w:r w:rsidRPr="00B9499D">
              <w:t>Нет</w:t>
            </w:r>
          </w:p>
        </w:tc>
        <w:tc>
          <w:tcPr>
            <w:tcW w:w="316" w:type="pct"/>
          </w:tcPr>
          <w:p w14:paraId="472D1421" w14:textId="77777777" w:rsidR="001964F3" w:rsidRPr="00B9499D" w:rsidRDefault="001964F3" w:rsidP="001964F3">
            <w:pPr>
              <w:pStyle w:val="GOSTTablenorm"/>
            </w:pPr>
            <w:r w:rsidRPr="00B9499D">
              <w:t>-</w:t>
            </w:r>
          </w:p>
        </w:tc>
        <w:tc>
          <w:tcPr>
            <w:tcW w:w="2041" w:type="pct"/>
          </w:tcPr>
          <w:p w14:paraId="58CB13B6" w14:textId="6422F73A" w:rsidR="001964F3" w:rsidRPr="00B9499D" w:rsidRDefault="001964F3" w:rsidP="001964F3">
            <w:pPr>
              <w:pStyle w:val="GOSTTablenorm"/>
            </w:pPr>
            <w:r w:rsidRPr="00B9499D">
              <w:t>Массив строк с рассчитанными данными</w:t>
            </w:r>
          </w:p>
        </w:tc>
      </w:tr>
      <w:tr w:rsidR="001964F3" w:rsidRPr="00B9499D" w14:paraId="0E0AB740" w14:textId="77777777" w:rsidTr="00C544EA">
        <w:tc>
          <w:tcPr>
            <w:tcW w:w="1100" w:type="pct"/>
          </w:tcPr>
          <w:p w14:paraId="068B9886" w14:textId="384DFB9E" w:rsidR="001964F3" w:rsidRPr="00C75A4E" w:rsidRDefault="001964F3" w:rsidP="001964F3">
            <w:pPr>
              <w:pStyle w:val="GOSTTablenorm"/>
              <w:rPr>
                <w:b/>
              </w:rPr>
            </w:pPr>
            <w:r w:rsidRPr="00C75A4E">
              <w:rPr>
                <w:b/>
              </w:rPr>
              <w:t>Параметры представления результатов расчета</w:t>
            </w:r>
          </w:p>
        </w:tc>
        <w:tc>
          <w:tcPr>
            <w:tcW w:w="750" w:type="pct"/>
          </w:tcPr>
          <w:p w14:paraId="3466FCC9" w14:textId="47D342AB" w:rsidR="001964F3" w:rsidRPr="00A15DAF" w:rsidRDefault="001964F3" w:rsidP="001964F3">
            <w:pPr>
              <w:pStyle w:val="GOSTTablenorm"/>
              <w:rPr>
                <w:b/>
              </w:rPr>
            </w:pPr>
            <w:proofErr w:type="gramStart"/>
            <w:r w:rsidRPr="00C75A4E">
              <w:rPr>
                <w:b/>
              </w:rPr>
              <w:t>RespData</w:t>
            </w:r>
            <w:r w:rsidRPr="00A15DAF">
              <w:rPr>
                <w:b/>
              </w:rPr>
              <w:t>:</w:t>
            </w:r>
            <w:r w:rsidRPr="00C75A4E">
              <w:rPr>
                <w:b/>
              </w:rPr>
              <w:t>VisualParams</w:t>
            </w:r>
            <w:proofErr w:type="gramEnd"/>
          </w:p>
        </w:tc>
        <w:tc>
          <w:tcPr>
            <w:tcW w:w="500" w:type="pct"/>
          </w:tcPr>
          <w:p w14:paraId="6DFC7605" w14:textId="77777777" w:rsidR="001964F3" w:rsidRPr="000437CC" w:rsidRDefault="001964F3" w:rsidP="001964F3">
            <w:pPr>
              <w:pStyle w:val="GOSTTablenorm"/>
            </w:pPr>
            <w:r w:rsidRPr="000437CC">
              <w:t>Массив</w:t>
            </w:r>
          </w:p>
        </w:tc>
        <w:tc>
          <w:tcPr>
            <w:tcW w:w="293" w:type="pct"/>
          </w:tcPr>
          <w:p w14:paraId="09489734" w14:textId="0500B325" w:rsidR="001964F3" w:rsidRPr="000437CC" w:rsidRDefault="001964F3" w:rsidP="001964F3">
            <w:pPr>
              <w:pStyle w:val="GOSTTablenorm"/>
            </w:pPr>
            <w:r w:rsidRPr="000437CC">
              <w:t>Да</w:t>
            </w:r>
          </w:p>
        </w:tc>
        <w:tc>
          <w:tcPr>
            <w:tcW w:w="316" w:type="pct"/>
          </w:tcPr>
          <w:p w14:paraId="40DD6342" w14:textId="77777777" w:rsidR="001964F3" w:rsidRPr="000437CC" w:rsidRDefault="001964F3" w:rsidP="001964F3">
            <w:pPr>
              <w:pStyle w:val="GOSTTablenorm"/>
            </w:pPr>
            <w:r w:rsidRPr="000437CC">
              <w:t>-</w:t>
            </w:r>
          </w:p>
        </w:tc>
        <w:tc>
          <w:tcPr>
            <w:tcW w:w="2041" w:type="pct"/>
          </w:tcPr>
          <w:p w14:paraId="225475C6" w14:textId="3CFC64A8" w:rsidR="001964F3" w:rsidRDefault="001964F3" w:rsidP="001964F3">
            <w:pPr>
              <w:pStyle w:val="GOSTTablenorm"/>
            </w:pPr>
            <w:r>
              <w:t>Если в запросе параметры отображения данных (</w:t>
            </w:r>
            <w:r w:rsidRPr="109D8E8A">
              <w:rPr>
                <w:lang w:val="en-US"/>
              </w:rPr>
              <w:t>VisualParams</w:t>
            </w:r>
            <w:r w:rsidRPr="003B770B">
              <w:t>)</w:t>
            </w:r>
            <w:r>
              <w:t xml:space="preserve"> заданы, то передается </w:t>
            </w:r>
            <w:r w:rsidRPr="109D8E8A">
              <w:rPr>
                <w:rFonts w:eastAsiaTheme="majorEastAsia"/>
              </w:rPr>
              <w:t>перечень аналитических признаков, указанных в запросе</w:t>
            </w:r>
            <w:r>
              <w:t>.</w:t>
            </w:r>
          </w:p>
          <w:p w14:paraId="729678AB" w14:textId="6F6B3F7E" w:rsidR="001964F3" w:rsidRDefault="001964F3" w:rsidP="001964F3">
            <w:pPr>
              <w:pStyle w:val="GOSTTablenorm"/>
            </w:pPr>
            <w:r>
              <w:t>Если в запросе параметры отображения данных (</w:t>
            </w:r>
            <w:r w:rsidRPr="109D8E8A">
              <w:rPr>
                <w:lang w:val="en-US"/>
              </w:rPr>
              <w:t>VisualParams</w:t>
            </w:r>
            <w:r w:rsidRPr="003B770B">
              <w:t>)</w:t>
            </w:r>
            <w:r>
              <w:t xml:space="preserve"> не заданы, то передаются аналитические признаки, входящие в структуру номера счета согласно настройкам </w:t>
            </w:r>
            <w:r w:rsidRPr="109D8E8A">
              <w:rPr>
                <w:lang w:val="en-US"/>
              </w:rPr>
              <w:t>SVAP</w:t>
            </w:r>
            <w:r>
              <w:t xml:space="preserve"> (для </w:t>
            </w:r>
            <w:r w:rsidRPr="109D8E8A">
              <w:rPr>
                <w:lang w:val="en-US"/>
              </w:rPr>
              <w:t>Mode</w:t>
            </w:r>
            <w:r>
              <w:t xml:space="preserve"> = «0»), или все аналитические признаки, зарегистрированные в </w:t>
            </w:r>
            <w:r>
              <w:rPr>
                <w:lang w:val="en-US"/>
              </w:rPr>
              <w:t>SVAP</w:t>
            </w:r>
            <w:r>
              <w:t xml:space="preserve"> (для </w:t>
            </w:r>
            <w:r w:rsidRPr="109D8E8A">
              <w:rPr>
                <w:lang w:val="en-US"/>
              </w:rPr>
              <w:t>Mode</w:t>
            </w:r>
            <w:r>
              <w:t xml:space="preserve"> = «1»).</w:t>
            </w:r>
          </w:p>
          <w:p w14:paraId="0835ABC1" w14:textId="155DDC07" w:rsidR="001964F3" w:rsidRPr="000437CC" w:rsidRDefault="001964F3" w:rsidP="001964F3">
            <w:pPr>
              <w:pStyle w:val="GOSTTablenorm"/>
              <w:rPr>
                <w:bCs/>
              </w:rPr>
            </w:pPr>
            <w:r>
              <w:t>Аналитический признак, не входящий в структуру номера счета, указывается в ответе в случае, если его значение не пусто</w:t>
            </w:r>
          </w:p>
        </w:tc>
      </w:tr>
      <w:tr w:rsidR="001964F3" w:rsidRPr="00B9499D" w14:paraId="10223668" w14:textId="77777777" w:rsidTr="00C544EA">
        <w:tc>
          <w:tcPr>
            <w:tcW w:w="1100" w:type="pct"/>
          </w:tcPr>
          <w:p w14:paraId="4C24C533" w14:textId="0F6C915C" w:rsidR="001964F3" w:rsidRPr="00B9499D" w:rsidRDefault="001964F3" w:rsidP="001964F3">
            <w:pPr>
              <w:pStyle w:val="GOSTTablenorm"/>
            </w:pPr>
            <w:r w:rsidRPr="00B9499D">
              <w:t>Наименование аналитического признака</w:t>
            </w:r>
          </w:p>
        </w:tc>
        <w:tc>
          <w:tcPr>
            <w:tcW w:w="750" w:type="pct"/>
          </w:tcPr>
          <w:p w14:paraId="39AE2326" w14:textId="53D08EB5" w:rsidR="001964F3" w:rsidRPr="00451E66" w:rsidRDefault="001964F3" w:rsidP="001964F3">
            <w:pPr>
              <w:pStyle w:val="GOSTTablenorm"/>
            </w:pPr>
            <w:proofErr w:type="gramStart"/>
            <w:r w:rsidRPr="00C75A4E">
              <w:rPr>
                <w:b/>
              </w:rPr>
              <w:t>RespData</w:t>
            </w:r>
            <w:r w:rsidRPr="00A15DAF">
              <w:rPr>
                <w:b/>
              </w:rPr>
              <w:t>:</w:t>
            </w:r>
            <w:r w:rsidRPr="00C75A4E">
              <w:rPr>
                <w:b/>
              </w:rPr>
              <w:t>VisualParams</w:t>
            </w:r>
            <w:proofErr w:type="gramEnd"/>
            <w:r w:rsidRPr="00A15DAF">
              <w:rPr>
                <w:b/>
              </w:rPr>
              <w:t>:</w:t>
            </w:r>
            <w:r w:rsidRPr="00C75A4E">
              <w:t>param</w:t>
            </w:r>
          </w:p>
        </w:tc>
        <w:tc>
          <w:tcPr>
            <w:tcW w:w="500" w:type="pct"/>
          </w:tcPr>
          <w:p w14:paraId="688738AD" w14:textId="77777777" w:rsidR="001964F3" w:rsidRPr="00B9499D" w:rsidRDefault="001964F3" w:rsidP="001964F3">
            <w:pPr>
              <w:pStyle w:val="GOSTTablenorm"/>
            </w:pPr>
            <w:r w:rsidRPr="00B9499D">
              <w:t>Строка</w:t>
            </w:r>
          </w:p>
        </w:tc>
        <w:tc>
          <w:tcPr>
            <w:tcW w:w="293" w:type="pct"/>
          </w:tcPr>
          <w:p w14:paraId="269636D1" w14:textId="77777777" w:rsidR="001964F3" w:rsidRPr="00B9499D" w:rsidRDefault="001964F3" w:rsidP="001964F3">
            <w:pPr>
              <w:pStyle w:val="GOSTTablenorm"/>
            </w:pPr>
            <w:r w:rsidRPr="00B9499D">
              <w:t>Да</w:t>
            </w:r>
          </w:p>
        </w:tc>
        <w:tc>
          <w:tcPr>
            <w:tcW w:w="316" w:type="pct"/>
          </w:tcPr>
          <w:p w14:paraId="6BC1ADF7" w14:textId="77777777" w:rsidR="001964F3" w:rsidRPr="00B9499D" w:rsidRDefault="001964F3" w:rsidP="001964F3">
            <w:pPr>
              <w:pStyle w:val="GOSTTablenorm"/>
            </w:pPr>
            <w:r w:rsidRPr="00B9499D">
              <w:t>&lt;=</w:t>
            </w:r>
            <w:r w:rsidRPr="007A016A">
              <w:t>10</w:t>
            </w:r>
            <w:r w:rsidRPr="00B9499D">
              <w:t>0</w:t>
            </w:r>
          </w:p>
        </w:tc>
        <w:tc>
          <w:tcPr>
            <w:tcW w:w="2041" w:type="pct"/>
          </w:tcPr>
          <w:p w14:paraId="003BC5DC" w14:textId="1B284408" w:rsidR="001964F3" w:rsidRPr="00B9499D" w:rsidRDefault="001964F3" w:rsidP="001964F3">
            <w:pPr>
              <w:pStyle w:val="GOSTTablenorm"/>
            </w:pPr>
            <w:r>
              <w:t xml:space="preserve">Наименование аналитического признака. Указывается системное наименование в соответствии со справочником «Аналитические признаки» в </w:t>
            </w:r>
            <w:r w:rsidRPr="109D8E8A">
              <w:rPr>
                <w:lang w:val="en-US"/>
              </w:rPr>
              <w:t>SVAP</w:t>
            </w:r>
          </w:p>
        </w:tc>
      </w:tr>
      <w:tr w:rsidR="001964F3" w:rsidRPr="00B9499D" w14:paraId="5B2EAD2D" w14:textId="77777777" w:rsidTr="00C544EA">
        <w:tc>
          <w:tcPr>
            <w:tcW w:w="1100" w:type="pct"/>
          </w:tcPr>
          <w:p w14:paraId="0B8DF114" w14:textId="6A398CDC" w:rsidR="001964F3" w:rsidRPr="00B9499D" w:rsidRDefault="001964F3" w:rsidP="001964F3">
            <w:pPr>
              <w:pStyle w:val="GOSTTablenorm"/>
            </w:pPr>
            <w:r w:rsidRPr="00B9499D">
              <w:t>Значение аналитического признака</w:t>
            </w:r>
          </w:p>
        </w:tc>
        <w:tc>
          <w:tcPr>
            <w:tcW w:w="750" w:type="pct"/>
          </w:tcPr>
          <w:p w14:paraId="5F663E13" w14:textId="61A15627" w:rsidR="001964F3" w:rsidRPr="00451E66" w:rsidRDefault="001964F3" w:rsidP="001964F3">
            <w:pPr>
              <w:pStyle w:val="GOSTTablenorm"/>
            </w:pPr>
            <w:proofErr w:type="gramStart"/>
            <w:r w:rsidRPr="00C75A4E">
              <w:rPr>
                <w:b/>
              </w:rPr>
              <w:t>RespData</w:t>
            </w:r>
            <w:r w:rsidRPr="00A15DAF">
              <w:rPr>
                <w:b/>
              </w:rPr>
              <w:t>:</w:t>
            </w:r>
            <w:r w:rsidRPr="00C75A4E">
              <w:rPr>
                <w:b/>
              </w:rPr>
              <w:t>VisualParams</w:t>
            </w:r>
            <w:proofErr w:type="gramEnd"/>
            <w:r w:rsidRPr="00C75A4E">
              <w:rPr>
                <w:b/>
              </w:rPr>
              <w:t>:</w:t>
            </w:r>
            <w:r w:rsidRPr="00C75A4E">
              <w:t>value</w:t>
            </w:r>
          </w:p>
        </w:tc>
        <w:tc>
          <w:tcPr>
            <w:tcW w:w="500" w:type="pct"/>
          </w:tcPr>
          <w:p w14:paraId="70683892" w14:textId="77777777" w:rsidR="001964F3" w:rsidRPr="00B9499D" w:rsidRDefault="001964F3" w:rsidP="001964F3">
            <w:pPr>
              <w:pStyle w:val="GOSTTablenorm"/>
            </w:pPr>
            <w:r w:rsidRPr="00B9499D">
              <w:t>Строка</w:t>
            </w:r>
          </w:p>
        </w:tc>
        <w:tc>
          <w:tcPr>
            <w:tcW w:w="293" w:type="pct"/>
          </w:tcPr>
          <w:p w14:paraId="694F2B01" w14:textId="77777777" w:rsidR="001964F3" w:rsidRPr="00B9499D" w:rsidRDefault="001964F3" w:rsidP="001964F3">
            <w:pPr>
              <w:pStyle w:val="GOSTTablenorm"/>
            </w:pPr>
            <w:r w:rsidRPr="00B9499D">
              <w:t>Да</w:t>
            </w:r>
          </w:p>
        </w:tc>
        <w:tc>
          <w:tcPr>
            <w:tcW w:w="316" w:type="pct"/>
          </w:tcPr>
          <w:p w14:paraId="1D31A9D8" w14:textId="77777777" w:rsidR="001964F3" w:rsidRPr="00B9499D" w:rsidRDefault="001964F3" w:rsidP="001964F3">
            <w:pPr>
              <w:pStyle w:val="GOSTTablenorm"/>
            </w:pPr>
            <w:r w:rsidRPr="00B9499D">
              <w:t>&lt;=</w:t>
            </w:r>
            <w:r w:rsidRPr="00B9499D">
              <w:rPr>
                <w:lang w:val="en-US"/>
              </w:rPr>
              <w:t>100</w:t>
            </w:r>
            <w:r w:rsidRPr="00B9499D">
              <w:t>0</w:t>
            </w:r>
          </w:p>
        </w:tc>
        <w:tc>
          <w:tcPr>
            <w:tcW w:w="2041" w:type="pct"/>
          </w:tcPr>
          <w:p w14:paraId="154D8D33" w14:textId="79553358" w:rsidR="001964F3" w:rsidRPr="00B9499D" w:rsidRDefault="001964F3" w:rsidP="001964F3">
            <w:pPr>
              <w:pStyle w:val="GOSTTablenorm"/>
            </w:pPr>
            <w:r w:rsidRPr="00B9499D">
              <w:t xml:space="preserve">Значение аналитического признака. </w:t>
            </w:r>
            <w:r w:rsidRPr="00E92B30">
              <w:rPr>
                <w:rFonts w:eastAsiaTheme="minorHAnsi"/>
              </w:rPr>
              <w:t>При отсутствии значения</w:t>
            </w:r>
            <w:r>
              <w:rPr>
                <w:rFonts w:eastAsiaTheme="minorHAnsi"/>
              </w:rPr>
              <w:t xml:space="preserve"> аналитических признаков, входящих в структуру номера счета</w:t>
            </w:r>
            <w:r w:rsidRPr="00E92B30">
              <w:rPr>
                <w:rFonts w:eastAsiaTheme="minorHAnsi"/>
              </w:rPr>
              <w:t>, возвращается значение «-» (прочерк).</w:t>
            </w:r>
          </w:p>
        </w:tc>
      </w:tr>
      <w:tr w:rsidR="001964F3" w:rsidRPr="00B9499D" w14:paraId="51F188A4" w14:textId="77777777" w:rsidTr="00C544EA">
        <w:tc>
          <w:tcPr>
            <w:tcW w:w="1100" w:type="pct"/>
          </w:tcPr>
          <w:p w14:paraId="12B0227F" w14:textId="09883EE2" w:rsidR="001964F3" w:rsidRPr="00B9499D" w:rsidRDefault="001964F3" w:rsidP="001964F3">
            <w:pPr>
              <w:pStyle w:val="GOSTTablenorm"/>
              <w:rPr>
                <w:szCs w:val="22"/>
              </w:rPr>
            </w:pPr>
            <w:r w:rsidRPr="00B9499D">
              <w:rPr>
                <w:szCs w:val="22"/>
              </w:rPr>
              <w:t>Сумма остатка по дебету (в рублях) на начало периода</w:t>
            </w:r>
          </w:p>
        </w:tc>
        <w:tc>
          <w:tcPr>
            <w:tcW w:w="750" w:type="pct"/>
          </w:tcPr>
          <w:p w14:paraId="0A28249A" w14:textId="047DC52C" w:rsidR="001964F3" w:rsidRPr="00C75A4E" w:rsidRDefault="001964F3" w:rsidP="001964F3">
            <w:pPr>
              <w:pStyle w:val="GOSTTablenorm"/>
            </w:pPr>
            <w:proofErr w:type="gramStart"/>
            <w:r w:rsidRPr="00C75A4E">
              <w:rPr>
                <w:b/>
              </w:rPr>
              <w:t>RespData</w:t>
            </w:r>
            <w:r w:rsidRPr="00A15DAF">
              <w:rPr>
                <w:b/>
              </w:rPr>
              <w:t>:</w:t>
            </w:r>
            <w:r w:rsidRPr="00C75A4E">
              <w:t>Start</w:t>
            </w:r>
            <w:proofErr w:type="gramEnd"/>
            <w:r w:rsidRPr="00C75A4E">
              <w:t>_balance_dr</w:t>
            </w:r>
          </w:p>
        </w:tc>
        <w:tc>
          <w:tcPr>
            <w:tcW w:w="500" w:type="pct"/>
          </w:tcPr>
          <w:p w14:paraId="4110DFD8" w14:textId="39BF6B5F" w:rsidR="001964F3" w:rsidRPr="00B9499D" w:rsidRDefault="001964F3" w:rsidP="001964F3">
            <w:pPr>
              <w:ind w:firstLine="30"/>
              <w:rPr>
                <w:sz w:val="22"/>
                <w:szCs w:val="22"/>
              </w:rPr>
            </w:pPr>
            <w:r w:rsidRPr="00B9499D">
              <w:rPr>
                <w:sz w:val="22"/>
                <w:szCs w:val="22"/>
              </w:rPr>
              <w:t>Сумма</w:t>
            </w:r>
          </w:p>
        </w:tc>
        <w:tc>
          <w:tcPr>
            <w:tcW w:w="293" w:type="pct"/>
          </w:tcPr>
          <w:p w14:paraId="3F682847" w14:textId="4CACD413" w:rsidR="001964F3" w:rsidRPr="000437CC" w:rsidRDefault="001964F3" w:rsidP="001964F3">
            <w:pPr>
              <w:ind w:firstLine="30"/>
              <w:rPr>
                <w:sz w:val="22"/>
                <w:szCs w:val="22"/>
                <w:lang w:val="en-US"/>
              </w:rPr>
            </w:pPr>
            <w:r>
              <w:rPr>
                <w:sz w:val="22"/>
                <w:szCs w:val="22"/>
              </w:rPr>
              <w:t>Нет</w:t>
            </w:r>
          </w:p>
        </w:tc>
        <w:tc>
          <w:tcPr>
            <w:tcW w:w="316" w:type="pct"/>
          </w:tcPr>
          <w:p w14:paraId="19DDF839" w14:textId="6FAEBD96" w:rsidR="001964F3" w:rsidRPr="00B9499D" w:rsidRDefault="001964F3" w:rsidP="001964F3">
            <w:pPr>
              <w:ind w:firstLine="30"/>
              <w:rPr>
                <w:sz w:val="22"/>
                <w:szCs w:val="22"/>
              </w:rPr>
            </w:pPr>
          </w:p>
        </w:tc>
        <w:tc>
          <w:tcPr>
            <w:tcW w:w="2041" w:type="pct"/>
          </w:tcPr>
          <w:p w14:paraId="650193E4" w14:textId="77777777" w:rsidR="001964F3" w:rsidRDefault="001964F3" w:rsidP="001964F3">
            <w:pPr>
              <w:pStyle w:val="GOSTTablenorm"/>
            </w:pPr>
            <w:r>
              <w:t>Сумма остатка по дебету в валюте учета (в рублях) на начало отчетного периода.</w:t>
            </w:r>
          </w:p>
          <w:p w14:paraId="738860AB" w14:textId="7AF381F0" w:rsidR="001964F3" w:rsidRPr="00B9499D" w:rsidRDefault="001964F3" w:rsidP="001964F3">
            <w:pPr>
              <w:pStyle w:val="GOSTTablenorm"/>
            </w:pPr>
            <w:r>
              <w:t>Передается при значении «1» параметра запроса «</w:t>
            </w:r>
            <w:r w:rsidRPr="109D8E8A">
              <w:rPr>
                <w:lang w:val="en-US"/>
              </w:rPr>
              <w:t>BeginBalance</w:t>
            </w:r>
            <w:r>
              <w:t>»</w:t>
            </w:r>
          </w:p>
        </w:tc>
      </w:tr>
      <w:tr w:rsidR="001964F3" w:rsidRPr="00B9499D" w14:paraId="20E40B3E" w14:textId="77777777" w:rsidTr="00C544EA">
        <w:tc>
          <w:tcPr>
            <w:tcW w:w="1100" w:type="pct"/>
          </w:tcPr>
          <w:p w14:paraId="1F4542E0" w14:textId="77777777" w:rsidR="001964F3" w:rsidRPr="00D12D2A" w:rsidRDefault="001964F3" w:rsidP="001964F3">
            <w:pPr>
              <w:pStyle w:val="GOSTTablenorm"/>
            </w:pPr>
            <w:r w:rsidRPr="00D12D2A">
              <w:lastRenderedPageBreak/>
              <w:t>Сумма остатка по дебету (в валюте) на начало периода</w:t>
            </w:r>
          </w:p>
        </w:tc>
        <w:tc>
          <w:tcPr>
            <w:tcW w:w="750" w:type="pct"/>
          </w:tcPr>
          <w:p w14:paraId="3F234286" w14:textId="77777777" w:rsidR="001964F3" w:rsidRPr="00F86266" w:rsidRDefault="001964F3" w:rsidP="001964F3">
            <w:pPr>
              <w:pStyle w:val="GOSTTablenorm"/>
              <w:rPr>
                <w:lang w:val="en-US"/>
              </w:rPr>
            </w:pPr>
            <w:r w:rsidRPr="00C75A4E">
              <w:rPr>
                <w:b/>
                <w:lang w:val="en-US"/>
              </w:rPr>
              <w:t>RespData:</w:t>
            </w:r>
            <w:r w:rsidRPr="00F86266">
              <w:rPr>
                <w:lang w:val="en-US"/>
              </w:rPr>
              <w:t>Start_balance_dr_cur</w:t>
            </w:r>
          </w:p>
        </w:tc>
        <w:tc>
          <w:tcPr>
            <w:tcW w:w="500" w:type="pct"/>
          </w:tcPr>
          <w:p w14:paraId="46BBDC88" w14:textId="77777777" w:rsidR="001964F3" w:rsidRPr="000E1E0A" w:rsidRDefault="001964F3" w:rsidP="001964F3">
            <w:pPr>
              <w:pStyle w:val="GOSTTablenorm"/>
            </w:pPr>
            <w:r w:rsidRPr="000E1E0A">
              <w:t>Сумма</w:t>
            </w:r>
          </w:p>
        </w:tc>
        <w:tc>
          <w:tcPr>
            <w:tcW w:w="293" w:type="pct"/>
          </w:tcPr>
          <w:p w14:paraId="30081CAF" w14:textId="528AE62D" w:rsidR="001964F3" w:rsidRPr="00474651" w:rsidRDefault="001964F3" w:rsidP="001964F3">
            <w:pPr>
              <w:pStyle w:val="GOSTTablenorm"/>
            </w:pPr>
            <w:r w:rsidRPr="00474651">
              <w:t>Нет</w:t>
            </w:r>
          </w:p>
        </w:tc>
        <w:tc>
          <w:tcPr>
            <w:tcW w:w="316" w:type="pct"/>
          </w:tcPr>
          <w:p w14:paraId="42411FCB" w14:textId="599C29C9" w:rsidR="001964F3" w:rsidRPr="00860237" w:rsidRDefault="001964F3" w:rsidP="001964F3">
            <w:pPr>
              <w:pStyle w:val="GOSTTablenorm"/>
            </w:pPr>
          </w:p>
        </w:tc>
        <w:tc>
          <w:tcPr>
            <w:tcW w:w="2041" w:type="pct"/>
          </w:tcPr>
          <w:p w14:paraId="5DA4E9B1" w14:textId="789A2BCC" w:rsidR="001964F3" w:rsidRDefault="001964F3" w:rsidP="001964F3">
            <w:pPr>
              <w:pStyle w:val="GOSTTablenorm"/>
            </w:pPr>
            <w:r w:rsidRPr="00D12D2A">
              <w:t>Сумма остатка по дебету в валюте операц</w:t>
            </w:r>
            <w:r>
              <w:t>ии на начало отчетного периода.</w:t>
            </w:r>
          </w:p>
          <w:p w14:paraId="4D8F227A" w14:textId="19536B64" w:rsidR="001964F3" w:rsidRDefault="001964F3" w:rsidP="001964F3">
            <w:pPr>
              <w:pStyle w:val="GOSTTablenorm"/>
            </w:pPr>
            <w:r w:rsidRPr="00D12D2A">
              <w:t>Для строк, содержащих данные об операциях в рублях, значение данного параметра ответа равно значению параметра «Сумма остатка по дебету (в рублях) на начало периода»</w:t>
            </w:r>
            <w:r>
              <w:t>.</w:t>
            </w:r>
          </w:p>
          <w:p w14:paraId="576D8DC1" w14:textId="2BB21000" w:rsidR="001964F3" w:rsidRPr="00D12D2A" w:rsidRDefault="001964F3" w:rsidP="001964F3">
            <w:pPr>
              <w:pStyle w:val="GOSTTablenorm"/>
            </w:pPr>
            <w:r>
              <w:t>П</w:t>
            </w:r>
            <w:r w:rsidRPr="00D12D2A">
              <w:t>ередается при значении «1» параметра запроса «</w:t>
            </w:r>
            <w:r w:rsidRPr="00C75A4E">
              <w:t>BeginBalance</w:t>
            </w:r>
            <w:r w:rsidRPr="00D12D2A">
              <w:t>»</w:t>
            </w:r>
            <w:ins w:id="4694" w:author="Сказецкая Наталья Камилевна" w:date="2023-12-27T00:48:00Z">
              <w:r w:rsidRPr="00044BC5">
                <w:t xml:space="preserve">, если </w:t>
              </w:r>
            </w:ins>
            <w:ins w:id="4695" w:author="Сказецкая Наталья Камилевна" w:date="2023-12-27T00:56:00Z">
              <w:r w:rsidRPr="00044BC5">
                <w:t xml:space="preserve">в запросе </w:t>
              </w:r>
            </w:ins>
            <w:ins w:id="4696" w:author="Сказецкая Наталья Камилевна" w:date="2023-12-27T00:48:00Z">
              <w:r w:rsidRPr="00044BC5">
                <w:t xml:space="preserve">параметр </w:t>
              </w:r>
            </w:ins>
            <w:ins w:id="4697" w:author="Сказецкая Наталья Камилевна" w:date="2023-12-27T00:56:00Z">
              <w:r w:rsidRPr="00044BC5">
                <w:t>«Группировка по коду валюты» (</w:t>
              </w:r>
            </w:ins>
            <w:ins w:id="4698" w:author="Сказецкая Наталья Камилевна" w:date="2023-12-27T00:48:00Z">
              <w:r w:rsidRPr="00044BC5">
                <w:t>CurrencyCodeShow</w:t>
              </w:r>
            </w:ins>
            <w:ins w:id="4699" w:author="Сказецкая Наталья Камилевна" w:date="2023-12-27T00:56:00Z">
              <w:r w:rsidRPr="00044BC5">
                <w:t>)</w:t>
              </w:r>
            </w:ins>
            <w:ins w:id="4700" w:author="Сказецкая Наталья Камилевна" w:date="2023-12-27T00:48:00Z">
              <w:r w:rsidRPr="00044BC5">
                <w:t xml:space="preserve"> </w:t>
              </w:r>
            </w:ins>
            <w:ins w:id="4701" w:author="Сказецкая Наталья Камилевна" w:date="2023-12-27T00:49:00Z">
              <w:r w:rsidRPr="00044BC5">
                <w:t>не заполнен или заполнен значением, отличным от «0»</w:t>
              </w:r>
            </w:ins>
          </w:p>
        </w:tc>
      </w:tr>
      <w:tr w:rsidR="001964F3" w:rsidRPr="00B9499D" w14:paraId="304C5F8A" w14:textId="77777777" w:rsidTr="00C544EA">
        <w:tc>
          <w:tcPr>
            <w:tcW w:w="1100" w:type="pct"/>
          </w:tcPr>
          <w:p w14:paraId="24863CE5" w14:textId="43200F89" w:rsidR="001964F3" w:rsidRPr="00B9499D" w:rsidRDefault="001964F3" w:rsidP="001964F3">
            <w:pPr>
              <w:pStyle w:val="GOSTTablenorm"/>
            </w:pPr>
            <w:r w:rsidRPr="00B9499D">
              <w:t>Сумма остатка по кредиту (в рублях) на начало периода</w:t>
            </w:r>
          </w:p>
        </w:tc>
        <w:tc>
          <w:tcPr>
            <w:tcW w:w="750" w:type="pct"/>
          </w:tcPr>
          <w:p w14:paraId="4CDADEE7" w14:textId="419A9550" w:rsidR="001964F3" w:rsidRPr="00C75A4E" w:rsidRDefault="001964F3" w:rsidP="001964F3">
            <w:pPr>
              <w:pStyle w:val="GOSTTablenorm"/>
            </w:pPr>
            <w:proofErr w:type="gramStart"/>
            <w:r w:rsidRPr="00C75A4E">
              <w:rPr>
                <w:b/>
              </w:rPr>
              <w:t>RespData</w:t>
            </w:r>
            <w:r w:rsidRPr="00A15DAF">
              <w:rPr>
                <w:b/>
              </w:rPr>
              <w:t>:</w:t>
            </w:r>
            <w:r w:rsidRPr="00C75A4E">
              <w:t>Start</w:t>
            </w:r>
            <w:proofErr w:type="gramEnd"/>
            <w:r w:rsidRPr="00C75A4E">
              <w:t>_balance_cr</w:t>
            </w:r>
          </w:p>
        </w:tc>
        <w:tc>
          <w:tcPr>
            <w:tcW w:w="500" w:type="pct"/>
          </w:tcPr>
          <w:p w14:paraId="03A6293A" w14:textId="0725A349" w:rsidR="001964F3" w:rsidRPr="00B9499D" w:rsidRDefault="001964F3" w:rsidP="001964F3">
            <w:pPr>
              <w:pStyle w:val="GOSTTablenorm"/>
            </w:pPr>
            <w:r w:rsidRPr="00B9499D">
              <w:t>Сумма</w:t>
            </w:r>
          </w:p>
        </w:tc>
        <w:tc>
          <w:tcPr>
            <w:tcW w:w="293" w:type="pct"/>
          </w:tcPr>
          <w:p w14:paraId="1888395D" w14:textId="193AF464" w:rsidR="001964F3" w:rsidRPr="00B9499D" w:rsidRDefault="001964F3" w:rsidP="001964F3">
            <w:pPr>
              <w:pStyle w:val="GOSTTablenorm"/>
            </w:pPr>
            <w:r>
              <w:t>Нет</w:t>
            </w:r>
          </w:p>
        </w:tc>
        <w:tc>
          <w:tcPr>
            <w:tcW w:w="316" w:type="pct"/>
          </w:tcPr>
          <w:p w14:paraId="3D0D6D77" w14:textId="659BC054" w:rsidR="001964F3" w:rsidRPr="00B9499D" w:rsidRDefault="001964F3" w:rsidP="001964F3">
            <w:pPr>
              <w:pStyle w:val="GOSTTablenorm"/>
            </w:pPr>
          </w:p>
        </w:tc>
        <w:tc>
          <w:tcPr>
            <w:tcW w:w="2041" w:type="pct"/>
          </w:tcPr>
          <w:p w14:paraId="6EC22B91" w14:textId="77777777" w:rsidR="001964F3" w:rsidRDefault="001964F3" w:rsidP="001964F3">
            <w:pPr>
              <w:pStyle w:val="GOSTTablenorm"/>
            </w:pPr>
            <w:r>
              <w:t>Сумма остатка по кредиту в валюте учета (в рублях) на начало отчетного периода.</w:t>
            </w:r>
          </w:p>
          <w:p w14:paraId="472D4F6A" w14:textId="691CA9B0" w:rsidR="001964F3" w:rsidRPr="00B9499D" w:rsidRDefault="001964F3" w:rsidP="001964F3">
            <w:pPr>
              <w:pStyle w:val="GOSTTablenorm"/>
            </w:pPr>
            <w:r>
              <w:t>Передается при значении «1» параметра запроса «</w:t>
            </w:r>
            <w:r w:rsidRPr="109D8E8A">
              <w:rPr>
                <w:lang w:val="en-US"/>
              </w:rPr>
              <w:t>BeginBalance</w:t>
            </w:r>
            <w:r>
              <w:t>»</w:t>
            </w:r>
          </w:p>
        </w:tc>
      </w:tr>
      <w:tr w:rsidR="001964F3" w:rsidRPr="00B9499D" w14:paraId="086A69E9" w14:textId="77777777" w:rsidTr="00C544EA">
        <w:tc>
          <w:tcPr>
            <w:tcW w:w="1100" w:type="pct"/>
          </w:tcPr>
          <w:p w14:paraId="7B612DA2" w14:textId="77777777" w:rsidR="001964F3" w:rsidRPr="00B9499D" w:rsidRDefault="001964F3" w:rsidP="001964F3">
            <w:pPr>
              <w:pStyle w:val="GOSTTablenorm"/>
            </w:pPr>
            <w:r w:rsidRPr="00B9499D">
              <w:t>Сумма остатка по кредиту (в валюте) на начало периода</w:t>
            </w:r>
          </w:p>
        </w:tc>
        <w:tc>
          <w:tcPr>
            <w:tcW w:w="750" w:type="pct"/>
          </w:tcPr>
          <w:p w14:paraId="5A20A466" w14:textId="77777777" w:rsidR="001964F3" w:rsidRPr="00F86266" w:rsidRDefault="001964F3" w:rsidP="001964F3">
            <w:pPr>
              <w:pStyle w:val="GOSTTablenorm"/>
              <w:rPr>
                <w:lang w:val="en-US"/>
              </w:rPr>
            </w:pPr>
            <w:r w:rsidRPr="00C75A4E">
              <w:rPr>
                <w:b/>
                <w:lang w:val="en-US"/>
              </w:rPr>
              <w:t>RespData:</w:t>
            </w:r>
            <w:r w:rsidRPr="00F86266">
              <w:rPr>
                <w:lang w:val="en-US"/>
              </w:rPr>
              <w:t>Start_balance_cr_cur</w:t>
            </w:r>
          </w:p>
        </w:tc>
        <w:tc>
          <w:tcPr>
            <w:tcW w:w="500" w:type="pct"/>
          </w:tcPr>
          <w:p w14:paraId="314FC355" w14:textId="77777777" w:rsidR="001964F3" w:rsidRPr="00B9499D" w:rsidRDefault="001964F3" w:rsidP="001964F3">
            <w:pPr>
              <w:pStyle w:val="GOSTTablenorm"/>
            </w:pPr>
            <w:r w:rsidRPr="00B9499D">
              <w:t>Сумма</w:t>
            </w:r>
          </w:p>
        </w:tc>
        <w:tc>
          <w:tcPr>
            <w:tcW w:w="293" w:type="pct"/>
          </w:tcPr>
          <w:p w14:paraId="5C056B65" w14:textId="35B5571C" w:rsidR="001964F3" w:rsidRPr="00B9499D" w:rsidRDefault="001964F3" w:rsidP="001964F3">
            <w:pPr>
              <w:pStyle w:val="GOSTTablenorm"/>
            </w:pPr>
            <w:r>
              <w:t>Нет</w:t>
            </w:r>
          </w:p>
        </w:tc>
        <w:tc>
          <w:tcPr>
            <w:tcW w:w="316" w:type="pct"/>
          </w:tcPr>
          <w:p w14:paraId="56F5E186" w14:textId="327D4680" w:rsidR="001964F3" w:rsidRPr="00B9499D" w:rsidRDefault="001964F3" w:rsidP="001964F3">
            <w:pPr>
              <w:pStyle w:val="GOSTTablenorm"/>
            </w:pPr>
          </w:p>
        </w:tc>
        <w:tc>
          <w:tcPr>
            <w:tcW w:w="2041" w:type="pct"/>
          </w:tcPr>
          <w:p w14:paraId="60030CBD" w14:textId="30044CD6" w:rsidR="001964F3" w:rsidRDefault="001964F3" w:rsidP="001964F3">
            <w:pPr>
              <w:pStyle w:val="GOSTTablenorm"/>
            </w:pPr>
            <w:r>
              <w:t>Сумма остатка по кредиту в валюте операции на начало отчетного периода.</w:t>
            </w:r>
          </w:p>
          <w:p w14:paraId="30046EDB" w14:textId="605C3CAF" w:rsidR="001964F3" w:rsidRDefault="001964F3" w:rsidP="001964F3">
            <w:pPr>
              <w:pStyle w:val="GOSTTablenorm"/>
            </w:pPr>
            <w:r>
              <w:t>Для строк, содержащих данные об операциях в рублях, значение данного параметра ответа равно значению параметра «Сумма остатка по кредиту (в рублях) на начало периода».</w:t>
            </w:r>
          </w:p>
          <w:p w14:paraId="31D9B7BC" w14:textId="1A49C645" w:rsidR="001964F3" w:rsidRPr="00B9499D" w:rsidRDefault="001964F3" w:rsidP="001964F3">
            <w:pPr>
              <w:pStyle w:val="GOSTTablenorm"/>
            </w:pPr>
            <w:r>
              <w:t>Передается при значении «1» параметра запроса «</w:t>
            </w:r>
            <w:r w:rsidRPr="109D8E8A">
              <w:rPr>
                <w:lang w:val="en-US"/>
              </w:rPr>
              <w:t>BeginBalance</w:t>
            </w:r>
            <w:r>
              <w:t>»</w:t>
            </w:r>
            <w:ins w:id="4702" w:author="Сказецкая Наталья Камилевна" w:date="2024-02-13T22:48:00Z">
              <w:r>
                <w:t>,</w:t>
              </w:r>
            </w:ins>
            <w:r>
              <w:t xml:space="preserve"> </w:t>
            </w:r>
            <w:ins w:id="4703" w:author="Сказецкая Наталья Камилевна" w:date="2023-12-27T00:48:00Z">
              <w:r w:rsidRPr="00044BC5">
                <w:t xml:space="preserve">если </w:t>
              </w:r>
            </w:ins>
            <w:ins w:id="4704" w:author="Сказецкая Наталья Камилевна" w:date="2023-12-27T00:56:00Z">
              <w:r w:rsidRPr="00044BC5">
                <w:t xml:space="preserve">в запросе </w:t>
              </w:r>
            </w:ins>
            <w:ins w:id="4705" w:author="Сказецкая Наталья Камилевна" w:date="2023-12-27T00:48:00Z">
              <w:r w:rsidRPr="00044BC5">
                <w:t xml:space="preserve">параметр </w:t>
              </w:r>
            </w:ins>
            <w:ins w:id="4706" w:author="Сказецкая Наталья Камилевна" w:date="2023-12-27T00:56:00Z">
              <w:r w:rsidRPr="00044BC5">
                <w:t>«Группировка по коду валюты» (</w:t>
              </w:r>
            </w:ins>
            <w:ins w:id="4707" w:author="Сказецкая Наталья Камилевна" w:date="2023-12-27T00:48:00Z">
              <w:r w:rsidRPr="00044BC5">
                <w:t>CurrencyCodeShow</w:t>
              </w:r>
            </w:ins>
            <w:ins w:id="4708" w:author="Сказецкая Наталья Камилевна" w:date="2023-12-27T00:56:00Z">
              <w:r w:rsidRPr="00044BC5">
                <w:t>)</w:t>
              </w:r>
            </w:ins>
            <w:ins w:id="4709" w:author="Сказецкая Наталья Камилевна" w:date="2023-12-27T00:48:00Z">
              <w:r w:rsidRPr="00044BC5">
                <w:t xml:space="preserve"> </w:t>
              </w:r>
            </w:ins>
            <w:ins w:id="4710" w:author="Сказецкая Наталья Камилевна" w:date="2023-12-27T00:49:00Z">
              <w:r w:rsidRPr="00044BC5">
                <w:t>не заполнен или заполнен значением, отличным от «0»</w:t>
              </w:r>
            </w:ins>
          </w:p>
        </w:tc>
      </w:tr>
      <w:tr w:rsidR="001964F3" w:rsidRPr="00B9499D" w14:paraId="1C075C94" w14:textId="77777777" w:rsidTr="00C544EA">
        <w:tc>
          <w:tcPr>
            <w:tcW w:w="1100" w:type="pct"/>
          </w:tcPr>
          <w:p w14:paraId="28B67469" w14:textId="77777777" w:rsidR="001964F3" w:rsidRPr="00B9499D" w:rsidRDefault="001964F3" w:rsidP="001964F3">
            <w:pPr>
              <w:pStyle w:val="GOSTTablenorm"/>
            </w:pPr>
            <w:r w:rsidRPr="00B9499D">
              <w:t>Сумма оборота по дебету (в рублях) за период</w:t>
            </w:r>
          </w:p>
        </w:tc>
        <w:tc>
          <w:tcPr>
            <w:tcW w:w="750" w:type="pct"/>
          </w:tcPr>
          <w:p w14:paraId="7A9CAA8C" w14:textId="563533E0" w:rsidR="001964F3" w:rsidRPr="00451E66" w:rsidRDefault="001964F3" w:rsidP="001964F3">
            <w:pPr>
              <w:pStyle w:val="GOSTTablenorm"/>
            </w:pPr>
            <w:proofErr w:type="gramStart"/>
            <w:r w:rsidRPr="00C75A4E">
              <w:rPr>
                <w:b/>
              </w:rPr>
              <w:t>RespData</w:t>
            </w:r>
            <w:r w:rsidRPr="00A15DAF">
              <w:rPr>
                <w:b/>
              </w:rPr>
              <w:t>:</w:t>
            </w:r>
            <w:r w:rsidRPr="00C75A4E">
              <w:t>Turnover</w:t>
            </w:r>
            <w:proofErr w:type="gramEnd"/>
            <w:r w:rsidRPr="00451E66">
              <w:t>_</w:t>
            </w:r>
            <w:r w:rsidRPr="00C75A4E">
              <w:t>dr</w:t>
            </w:r>
          </w:p>
        </w:tc>
        <w:tc>
          <w:tcPr>
            <w:tcW w:w="500" w:type="pct"/>
          </w:tcPr>
          <w:p w14:paraId="6747A4DC" w14:textId="77777777" w:rsidR="001964F3" w:rsidRPr="005C6BDA" w:rsidRDefault="001964F3" w:rsidP="001964F3">
            <w:pPr>
              <w:pStyle w:val="GOSTTablenorm"/>
            </w:pPr>
            <w:r w:rsidRPr="005C6BDA">
              <w:t>Сумма</w:t>
            </w:r>
          </w:p>
        </w:tc>
        <w:tc>
          <w:tcPr>
            <w:tcW w:w="293" w:type="pct"/>
          </w:tcPr>
          <w:p w14:paraId="428C6A42" w14:textId="77777777" w:rsidR="001964F3" w:rsidRPr="00B9499D" w:rsidRDefault="001964F3" w:rsidP="001964F3">
            <w:pPr>
              <w:pStyle w:val="GOSTTablenorm"/>
            </w:pPr>
            <w:r w:rsidRPr="00B9499D">
              <w:t>Да</w:t>
            </w:r>
          </w:p>
        </w:tc>
        <w:tc>
          <w:tcPr>
            <w:tcW w:w="316" w:type="pct"/>
          </w:tcPr>
          <w:p w14:paraId="1FD533C1" w14:textId="497704B0" w:rsidR="001964F3" w:rsidRPr="00B9499D" w:rsidRDefault="001964F3" w:rsidP="001964F3">
            <w:pPr>
              <w:pStyle w:val="GOSTTablenorm"/>
            </w:pPr>
          </w:p>
        </w:tc>
        <w:tc>
          <w:tcPr>
            <w:tcW w:w="2041" w:type="pct"/>
          </w:tcPr>
          <w:p w14:paraId="512F3B6B" w14:textId="6268EE7B" w:rsidR="001964F3" w:rsidRPr="00B9499D" w:rsidRDefault="001964F3" w:rsidP="001964F3">
            <w:pPr>
              <w:pStyle w:val="GOSTTablenorm"/>
            </w:pPr>
            <w:r>
              <w:t>Сумма оборота по дебету в валюте учета (в рублях) за отчетный период</w:t>
            </w:r>
          </w:p>
        </w:tc>
      </w:tr>
      <w:tr w:rsidR="001964F3" w:rsidRPr="00B9499D" w14:paraId="2304B5F9" w14:textId="77777777" w:rsidTr="00C544EA">
        <w:tc>
          <w:tcPr>
            <w:tcW w:w="1100" w:type="pct"/>
          </w:tcPr>
          <w:p w14:paraId="7EF747EB" w14:textId="77777777" w:rsidR="001964F3" w:rsidRPr="00B9499D" w:rsidRDefault="001964F3" w:rsidP="001964F3">
            <w:pPr>
              <w:pStyle w:val="GOSTTablenorm"/>
            </w:pPr>
            <w:r w:rsidRPr="00B9499D">
              <w:t>Сумма оборота по дебету (в валюте) за период</w:t>
            </w:r>
          </w:p>
        </w:tc>
        <w:tc>
          <w:tcPr>
            <w:tcW w:w="750" w:type="pct"/>
          </w:tcPr>
          <w:p w14:paraId="6F8EEF77" w14:textId="4E16478B"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_dr_cur</w:t>
            </w:r>
          </w:p>
        </w:tc>
        <w:tc>
          <w:tcPr>
            <w:tcW w:w="500" w:type="pct"/>
          </w:tcPr>
          <w:p w14:paraId="5985940D" w14:textId="77777777" w:rsidR="001964F3" w:rsidRPr="00B9499D" w:rsidRDefault="001964F3" w:rsidP="001964F3">
            <w:pPr>
              <w:pStyle w:val="GOSTTablenorm"/>
            </w:pPr>
            <w:r w:rsidRPr="00B9499D">
              <w:t>Сумма</w:t>
            </w:r>
          </w:p>
        </w:tc>
        <w:tc>
          <w:tcPr>
            <w:tcW w:w="293" w:type="pct"/>
          </w:tcPr>
          <w:p w14:paraId="748D9F3F" w14:textId="0993BB08" w:rsidR="001964F3" w:rsidRPr="00B9499D" w:rsidRDefault="001964F3" w:rsidP="001964F3">
            <w:pPr>
              <w:pStyle w:val="GOSTTablenorm"/>
            </w:pPr>
            <w:del w:id="4711" w:author="Сказецкая Наталья Камилевна" w:date="2024-02-13T22:51:00Z">
              <w:r w:rsidDel="00044BC5">
                <w:delText>Да</w:delText>
              </w:r>
            </w:del>
            <w:ins w:id="4712" w:author="Сказецкая Наталья Камилевна" w:date="2024-02-13T22:51:00Z">
              <w:r>
                <w:t>Нет</w:t>
              </w:r>
            </w:ins>
          </w:p>
        </w:tc>
        <w:tc>
          <w:tcPr>
            <w:tcW w:w="316" w:type="pct"/>
          </w:tcPr>
          <w:p w14:paraId="78231CA2" w14:textId="235C93FD" w:rsidR="001964F3" w:rsidRPr="00B9499D" w:rsidRDefault="001964F3" w:rsidP="001964F3">
            <w:pPr>
              <w:pStyle w:val="GOSTTablenorm"/>
            </w:pPr>
          </w:p>
        </w:tc>
        <w:tc>
          <w:tcPr>
            <w:tcW w:w="2041" w:type="pct"/>
          </w:tcPr>
          <w:p w14:paraId="08788C5E" w14:textId="0524A710" w:rsidR="001964F3" w:rsidRDefault="001964F3" w:rsidP="001964F3">
            <w:pPr>
              <w:pStyle w:val="GOSTTablenorm"/>
            </w:pPr>
            <w:r>
              <w:t>Сумма оборота по дебету в валюте операции за отчетный период.</w:t>
            </w:r>
          </w:p>
          <w:p w14:paraId="4B04A86B" w14:textId="77777777" w:rsidR="001964F3" w:rsidRDefault="001964F3" w:rsidP="001964F3">
            <w:pPr>
              <w:pStyle w:val="GOSTTablenorm"/>
              <w:rPr>
                <w:ins w:id="4713" w:author="Сказецкая Наталья Камилевна" w:date="2024-02-13T22:49:00Z"/>
              </w:rPr>
            </w:pPr>
            <w:r>
              <w:t>Для строк, содержащих данные об операциях в рублях, значение данного параметра ответа равно значению параметра «Сумма оборота по дебету (в рублях) за период»</w:t>
            </w:r>
            <w:ins w:id="4714" w:author="Сказецкая Наталья Камилевна" w:date="2024-02-13T22:49:00Z">
              <w:r>
                <w:t>.</w:t>
              </w:r>
            </w:ins>
          </w:p>
          <w:p w14:paraId="760E70A7" w14:textId="40C4DDC4" w:rsidR="001964F3" w:rsidRPr="00B9499D" w:rsidRDefault="001964F3" w:rsidP="001964F3">
            <w:pPr>
              <w:pStyle w:val="GOSTTablenorm"/>
            </w:pPr>
            <w:ins w:id="4715" w:author="Сказецкая Наталья Камилевна" w:date="2024-02-13T22:50:00Z">
              <w:r w:rsidRPr="00044BC5">
                <w:lastRenderedPageBreak/>
                <w:t>Передается</w:t>
              </w:r>
            </w:ins>
            <w:ins w:id="4716" w:author="Сказецкая Наталья Камилевна" w:date="2024-02-13T22:49:00Z">
              <w:r w:rsidRPr="00044BC5">
                <w:t>, если в запросе параметр «Группировка по коду валюты» (CurrencyCodeShow) не заполнен или заполнен значением, отличным от «0»</w:t>
              </w:r>
            </w:ins>
          </w:p>
        </w:tc>
      </w:tr>
      <w:tr w:rsidR="001964F3" w:rsidRPr="00B9499D" w14:paraId="6DA1FD55" w14:textId="77777777" w:rsidTr="00C544EA">
        <w:trPr>
          <w:trHeight w:val="452"/>
        </w:trPr>
        <w:tc>
          <w:tcPr>
            <w:tcW w:w="1100" w:type="pct"/>
          </w:tcPr>
          <w:p w14:paraId="61775209" w14:textId="77777777" w:rsidR="001964F3" w:rsidRPr="00B9499D" w:rsidRDefault="001964F3" w:rsidP="001964F3">
            <w:pPr>
              <w:pStyle w:val="GOSTTablenorm"/>
            </w:pPr>
            <w:r w:rsidRPr="00B9499D">
              <w:lastRenderedPageBreak/>
              <w:t>Сумма оборота по кредиту (в рублях) за период</w:t>
            </w:r>
          </w:p>
        </w:tc>
        <w:tc>
          <w:tcPr>
            <w:tcW w:w="750" w:type="pct"/>
          </w:tcPr>
          <w:p w14:paraId="39930CEB" w14:textId="46D2FE84"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_cr</w:t>
            </w:r>
          </w:p>
        </w:tc>
        <w:tc>
          <w:tcPr>
            <w:tcW w:w="500" w:type="pct"/>
          </w:tcPr>
          <w:p w14:paraId="5963718E" w14:textId="77777777" w:rsidR="001964F3" w:rsidRPr="00B9499D" w:rsidRDefault="001964F3" w:rsidP="001964F3">
            <w:pPr>
              <w:pStyle w:val="GOSTTablenorm"/>
            </w:pPr>
            <w:r w:rsidRPr="00B9499D">
              <w:t>Сумма</w:t>
            </w:r>
          </w:p>
        </w:tc>
        <w:tc>
          <w:tcPr>
            <w:tcW w:w="293" w:type="pct"/>
          </w:tcPr>
          <w:p w14:paraId="57083AC9" w14:textId="77777777" w:rsidR="001964F3" w:rsidRPr="00B9499D" w:rsidRDefault="001964F3" w:rsidP="001964F3">
            <w:pPr>
              <w:pStyle w:val="GOSTTablenorm"/>
            </w:pPr>
            <w:r w:rsidRPr="00B9499D">
              <w:t>Да</w:t>
            </w:r>
          </w:p>
        </w:tc>
        <w:tc>
          <w:tcPr>
            <w:tcW w:w="316" w:type="pct"/>
          </w:tcPr>
          <w:p w14:paraId="71C427EE" w14:textId="29FA2FB2" w:rsidR="001964F3" w:rsidRPr="00B9499D" w:rsidRDefault="001964F3" w:rsidP="001964F3">
            <w:pPr>
              <w:pStyle w:val="GOSTTablenorm"/>
            </w:pPr>
          </w:p>
        </w:tc>
        <w:tc>
          <w:tcPr>
            <w:tcW w:w="2041" w:type="pct"/>
          </w:tcPr>
          <w:p w14:paraId="0D3CB96B" w14:textId="5A89FEC1" w:rsidR="001964F3" w:rsidRPr="00B9499D" w:rsidRDefault="001964F3" w:rsidP="001964F3">
            <w:pPr>
              <w:pStyle w:val="GOSTTablenorm"/>
            </w:pPr>
            <w:r>
              <w:t>Сумма оборота по кредиту в валюте учета (в рублях) за отчетный период</w:t>
            </w:r>
          </w:p>
        </w:tc>
      </w:tr>
      <w:tr w:rsidR="001964F3" w:rsidRPr="00B9499D" w14:paraId="31E99EDE" w14:textId="77777777" w:rsidTr="00C544EA">
        <w:tc>
          <w:tcPr>
            <w:tcW w:w="1100" w:type="pct"/>
          </w:tcPr>
          <w:p w14:paraId="6DF39C64" w14:textId="77777777" w:rsidR="001964F3" w:rsidRPr="00B9499D" w:rsidRDefault="001964F3" w:rsidP="001964F3">
            <w:pPr>
              <w:pStyle w:val="GOSTTablenorm"/>
            </w:pPr>
            <w:r w:rsidRPr="00B9499D">
              <w:t>Сумма оборота по кредиту (в валюте) за период</w:t>
            </w:r>
          </w:p>
        </w:tc>
        <w:tc>
          <w:tcPr>
            <w:tcW w:w="750" w:type="pct"/>
          </w:tcPr>
          <w:p w14:paraId="35C38AEF" w14:textId="3E9E4D61"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_cr_cur</w:t>
            </w:r>
          </w:p>
        </w:tc>
        <w:tc>
          <w:tcPr>
            <w:tcW w:w="500" w:type="pct"/>
          </w:tcPr>
          <w:p w14:paraId="29B5CE2A" w14:textId="77777777" w:rsidR="001964F3" w:rsidRPr="00B9499D" w:rsidRDefault="001964F3" w:rsidP="001964F3">
            <w:pPr>
              <w:pStyle w:val="GOSTTablenorm"/>
            </w:pPr>
            <w:r w:rsidRPr="00B9499D">
              <w:t>Сумма</w:t>
            </w:r>
          </w:p>
        </w:tc>
        <w:tc>
          <w:tcPr>
            <w:tcW w:w="293" w:type="pct"/>
          </w:tcPr>
          <w:p w14:paraId="3EB2E4D8" w14:textId="5743B264" w:rsidR="001964F3" w:rsidRPr="00B9499D" w:rsidRDefault="001964F3" w:rsidP="001964F3">
            <w:pPr>
              <w:pStyle w:val="GOSTTablenorm"/>
            </w:pPr>
            <w:del w:id="4717" w:author="Сказецкая Наталья Камилевна" w:date="2024-02-13T22:51:00Z">
              <w:r w:rsidDel="00044BC5">
                <w:delText>Да</w:delText>
              </w:r>
            </w:del>
            <w:ins w:id="4718" w:author="Сказецкая Наталья Камилевна" w:date="2024-02-13T22:51:00Z">
              <w:r>
                <w:t>Нет</w:t>
              </w:r>
            </w:ins>
          </w:p>
        </w:tc>
        <w:tc>
          <w:tcPr>
            <w:tcW w:w="316" w:type="pct"/>
          </w:tcPr>
          <w:p w14:paraId="70020629" w14:textId="1074D305" w:rsidR="001964F3" w:rsidRPr="00B9499D" w:rsidRDefault="001964F3" w:rsidP="001964F3">
            <w:pPr>
              <w:pStyle w:val="GOSTTablenorm"/>
            </w:pPr>
          </w:p>
        </w:tc>
        <w:tc>
          <w:tcPr>
            <w:tcW w:w="2041" w:type="pct"/>
          </w:tcPr>
          <w:p w14:paraId="145C2CC4" w14:textId="3626A4D0" w:rsidR="001964F3" w:rsidRDefault="001964F3" w:rsidP="001964F3">
            <w:pPr>
              <w:pStyle w:val="GOSTTablenorm"/>
            </w:pPr>
            <w:r>
              <w:t xml:space="preserve">Сумма оборота по кредиту в валюте операции за отчетный период. </w:t>
            </w:r>
          </w:p>
          <w:p w14:paraId="314BB292" w14:textId="77777777" w:rsidR="001964F3" w:rsidRDefault="001964F3" w:rsidP="001964F3">
            <w:pPr>
              <w:pStyle w:val="GOSTTablenorm"/>
              <w:rPr>
                <w:ins w:id="4719" w:author="Сказецкая Наталья Камилевна" w:date="2024-02-13T22:50:00Z"/>
              </w:rPr>
            </w:pPr>
            <w:r>
              <w:t>Для строк, содержащих данные об операциях в рублях, значение данного параметра ответа равно значению параметра «Сумма оборота по кредиту (в рублях) за период»</w:t>
            </w:r>
            <w:ins w:id="4720" w:author="Сказецкая Наталья Камилевна" w:date="2024-02-13T22:50:00Z">
              <w:r>
                <w:t>.</w:t>
              </w:r>
            </w:ins>
          </w:p>
          <w:p w14:paraId="18B34EFA" w14:textId="31F5E0FB" w:rsidR="001964F3" w:rsidRPr="00B9499D" w:rsidRDefault="001964F3" w:rsidP="001964F3">
            <w:pPr>
              <w:pStyle w:val="GOSTTablenorm"/>
            </w:pPr>
            <w:ins w:id="4721" w:author="Сказецкая Наталья Камилевна" w:date="2024-02-13T22:50:00Z">
              <w:r w:rsidRPr="00044BC5">
                <w:t>Передается, если в запросе параметр «Группировка по коду валюты» (CurrencyCodeShow) не заполнен или заполнен значением, отличным от «0»</w:t>
              </w:r>
            </w:ins>
          </w:p>
        </w:tc>
      </w:tr>
      <w:tr w:rsidR="001964F3" w:rsidRPr="00B9499D" w14:paraId="406FC175" w14:textId="77777777" w:rsidTr="00C544EA">
        <w:tc>
          <w:tcPr>
            <w:tcW w:w="1100" w:type="pct"/>
          </w:tcPr>
          <w:p w14:paraId="7A80A04F" w14:textId="77777777" w:rsidR="001964F3" w:rsidRPr="00B9499D" w:rsidRDefault="001964F3" w:rsidP="001964F3">
            <w:pPr>
              <w:pStyle w:val="GOSTTablenorm"/>
            </w:pPr>
            <w:r w:rsidRPr="00B9499D">
              <w:t>Сумма остатка по дебету (в рублях) на конец периода</w:t>
            </w:r>
          </w:p>
        </w:tc>
        <w:tc>
          <w:tcPr>
            <w:tcW w:w="750" w:type="pct"/>
          </w:tcPr>
          <w:p w14:paraId="3392EF69" w14:textId="535BBF82" w:rsidR="001964F3" w:rsidRPr="00C75A4E" w:rsidRDefault="001964F3" w:rsidP="001964F3">
            <w:pPr>
              <w:pStyle w:val="GOSTTablenorm"/>
            </w:pPr>
            <w:proofErr w:type="gramStart"/>
            <w:r w:rsidRPr="00C75A4E">
              <w:rPr>
                <w:b/>
              </w:rPr>
              <w:t>RespData</w:t>
            </w:r>
            <w:r w:rsidRPr="00A15DAF">
              <w:rPr>
                <w:b/>
              </w:rPr>
              <w:t>:</w:t>
            </w:r>
            <w:r w:rsidRPr="00C75A4E">
              <w:t>End</w:t>
            </w:r>
            <w:proofErr w:type="gramEnd"/>
            <w:r w:rsidRPr="00C75A4E">
              <w:t>_balance_dr</w:t>
            </w:r>
          </w:p>
        </w:tc>
        <w:tc>
          <w:tcPr>
            <w:tcW w:w="500" w:type="pct"/>
          </w:tcPr>
          <w:p w14:paraId="26F75A99" w14:textId="77777777" w:rsidR="001964F3" w:rsidRPr="00B9499D" w:rsidRDefault="001964F3" w:rsidP="001964F3">
            <w:pPr>
              <w:pStyle w:val="GOSTTablenorm"/>
            </w:pPr>
            <w:r w:rsidRPr="00B9499D">
              <w:t>Сумма</w:t>
            </w:r>
          </w:p>
        </w:tc>
        <w:tc>
          <w:tcPr>
            <w:tcW w:w="293" w:type="pct"/>
          </w:tcPr>
          <w:p w14:paraId="7A5B760C" w14:textId="77777777" w:rsidR="001964F3" w:rsidRPr="00B9499D" w:rsidRDefault="001964F3" w:rsidP="001964F3">
            <w:pPr>
              <w:pStyle w:val="GOSTTablenorm"/>
            </w:pPr>
            <w:r w:rsidRPr="00B9499D">
              <w:t>Да</w:t>
            </w:r>
          </w:p>
        </w:tc>
        <w:tc>
          <w:tcPr>
            <w:tcW w:w="316" w:type="pct"/>
          </w:tcPr>
          <w:p w14:paraId="21CC9BBA" w14:textId="01B42E81" w:rsidR="001964F3" w:rsidRPr="00B9499D" w:rsidRDefault="001964F3" w:rsidP="001964F3">
            <w:pPr>
              <w:pStyle w:val="GOSTTablenorm"/>
            </w:pPr>
          </w:p>
        </w:tc>
        <w:tc>
          <w:tcPr>
            <w:tcW w:w="2041" w:type="pct"/>
          </w:tcPr>
          <w:p w14:paraId="417F01AB" w14:textId="76A00CE3" w:rsidR="001964F3" w:rsidRPr="00B9499D" w:rsidRDefault="001964F3" w:rsidP="001964F3">
            <w:pPr>
              <w:pStyle w:val="GOSTTablenorm"/>
            </w:pPr>
            <w:r>
              <w:t>Сумма остатка по дебету в валюте учета (в рублях) на конец отчетного периода</w:t>
            </w:r>
          </w:p>
        </w:tc>
      </w:tr>
      <w:tr w:rsidR="001964F3" w:rsidRPr="00B9499D" w14:paraId="5C6B737E" w14:textId="77777777" w:rsidTr="00C544EA">
        <w:tc>
          <w:tcPr>
            <w:tcW w:w="1100" w:type="pct"/>
          </w:tcPr>
          <w:p w14:paraId="26A2E8CA" w14:textId="77777777" w:rsidR="001964F3" w:rsidRPr="00B9499D" w:rsidRDefault="001964F3" w:rsidP="001964F3">
            <w:pPr>
              <w:pStyle w:val="GOSTTablenorm"/>
            </w:pPr>
            <w:r w:rsidRPr="00B9499D">
              <w:t>Сумма остатка по дебету (в валюте) на конец периода</w:t>
            </w:r>
          </w:p>
        </w:tc>
        <w:tc>
          <w:tcPr>
            <w:tcW w:w="750" w:type="pct"/>
          </w:tcPr>
          <w:p w14:paraId="52C94368" w14:textId="03E3BAE6" w:rsidR="001964F3" w:rsidRPr="00F86266" w:rsidRDefault="001964F3" w:rsidP="001964F3">
            <w:pPr>
              <w:pStyle w:val="GOSTTablenorm"/>
              <w:rPr>
                <w:lang w:val="en-US"/>
              </w:rPr>
            </w:pPr>
            <w:r w:rsidRPr="00C75A4E">
              <w:rPr>
                <w:b/>
                <w:lang w:val="en-US"/>
              </w:rPr>
              <w:t>RespData:</w:t>
            </w:r>
            <w:r w:rsidRPr="00F86266">
              <w:rPr>
                <w:lang w:val="en-US"/>
              </w:rPr>
              <w:t>End_balance_dr_cur</w:t>
            </w:r>
          </w:p>
        </w:tc>
        <w:tc>
          <w:tcPr>
            <w:tcW w:w="500" w:type="pct"/>
          </w:tcPr>
          <w:p w14:paraId="0E2BC533" w14:textId="77777777" w:rsidR="001964F3" w:rsidRPr="00B9499D" w:rsidRDefault="001964F3" w:rsidP="001964F3">
            <w:pPr>
              <w:pStyle w:val="GOSTTablenorm"/>
            </w:pPr>
            <w:r w:rsidRPr="00B9499D">
              <w:t>Сумма</w:t>
            </w:r>
          </w:p>
        </w:tc>
        <w:tc>
          <w:tcPr>
            <w:tcW w:w="293" w:type="pct"/>
          </w:tcPr>
          <w:p w14:paraId="4038F5E4" w14:textId="57B6A5C8" w:rsidR="001964F3" w:rsidRPr="00B9499D" w:rsidRDefault="001964F3" w:rsidP="001964F3">
            <w:pPr>
              <w:pStyle w:val="GOSTTablenorm"/>
            </w:pPr>
            <w:del w:id="4722" w:author="Сказецкая Наталья Камилевна" w:date="2024-02-13T22:51:00Z">
              <w:r w:rsidDel="00044BC5">
                <w:delText>Да</w:delText>
              </w:r>
            </w:del>
            <w:ins w:id="4723" w:author="Сказецкая Наталья Камилевна" w:date="2024-02-13T22:51:00Z">
              <w:r>
                <w:t>Нет</w:t>
              </w:r>
            </w:ins>
          </w:p>
        </w:tc>
        <w:tc>
          <w:tcPr>
            <w:tcW w:w="316" w:type="pct"/>
          </w:tcPr>
          <w:p w14:paraId="643E06CA" w14:textId="32D5D158" w:rsidR="001964F3" w:rsidRPr="00B9499D" w:rsidRDefault="001964F3" w:rsidP="001964F3">
            <w:pPr>
              <w:pStyle w:val="GOSTTablenorm"/>
            </w:pPr>
          </w:p>
        </w:tc>
        <w:tc>
          <w:tcPr>
            <w:tcW w:w="2041" w:type="pct"/>
          </w:tcPr>
          <w:p w14:paraId="51F830C3" w14:textId="78326B8C" w:rsidR="001964F3" w:rsidRDefault="001964F3" w:rsidP="001964F3">
            <w:pPr>
              <w:pStyle w:val="GOSTTablenorm"/>
            </w:pPr>
            <w:r>
              <w:t>Сумма остатка по дебету в валюте операции на конец отчетного периода.</w:t>
            </w:r>
          </w:p>
          <w:p w14:paraId="7D09150A" w14:textId="77777777" w:rsidR="001964F3" w:rsidRDefault="001964F3" w:rsidP="001964F3">
            <w:pPr>
              <w:pStyle w:val="GOSTTablenorm"/>
              <w:rPr>
                <w:ins w:id="4724" w:author="Сказецкая Наталья Камилевна" w:date="2024-02-13T22:50:00Z"/>
              </w:rPr>
            </w:pPr>
            <w:r>
              <w:t>Для строк, содержащих данные об операциях в рублях, значение данного параметра ответа равно значению параметра «Сумма остатка по дебету (в рублях) на конец периода»</w:t>
            </w:r>
            <w:ins w:id="4725" w:author="Сказецкая Наталья Камилевна" w:date="2024-02-13T22:50:00Z">
              <w:r>
                <w:t>.</w:t>
              </w:r>
            </w:ins>
          </w:p>
          <w:p w14:paraId="3A9760DB" w14:textId="606C3338" w:rsidR="001964F3" w:rsidRPr="00B9499D" w:rsidRDefault="001964F3" w:rsidP="001964F3">
            <w:pPr>
              <w:pStyle w:val="GOSTTablenorm"/>
            </w:pPr>
            <w:ins w:id="4726" w:author="Сказецкая Наталья Камилевна" w:date="2024-02-13T22:50:00Z">
              <w:r w:rsidRPr="00044BC5">
                <w:t>Передается, если в запросе параметр «Группировка по коду валюты» (CurrencyCodeShow) не заполнен или заполнен значением, отличным от «0»</w:t>
              </w:r>
            </w:ins>
          </w:p>
        </w:tc>
      </w:tr>
      <w:tr w:rsidR="001964F3" w:rsidRPr="00B9499D" w14:paraId="60DFDCA7" w14:textId="77777777" w:rsidTr="00C544EA">
        <w:tc>
          <w:tcPr>
            <w:tcW w:w="1100" w:type="pct"/>
          </w:tcPr>
          <w:p w14:paraId="1A5D7228" w14:textId="77777777" w:rsidR="001964F3" w:rsidRPr="00B9499D" w:rsidRDefault="001964F3" w:rsidP="001964F3">
            <w:pPr>
              <w:pStyle w:val="GOSTTablenorm"/>
            </w:pPr>
            <w:r w:rsidRPr="00B9499D">
              <w:t>Сумма остатка по кредиту (в рублях) на конец периода</w:t>
            </w:r>
          </w:p>
        </w:tc>
        <w:tc>
          <w:tcPr>
            <w:tcW w:w="750" w:type="pct"/>
          </w:tcPr>
          <w:p w14:paraId="0DF13B68" w14:textId="07982619" w:rsidR="001964F3" w:rsidRPr="00C75A4E" w:rsidRDefault="001964F3" w:rsidP="001964F3">
            <w:pPr>
              <w:pStyle w:val="GOSTTablenorm"/>
            </w:pPr>
            <w:proofErr w:type="gramStart"/>
            <w:r w:rsidRPr="00C75A4E">
              <w:rPr>
                <w:b/>
              </w:rPr>
              <w:t>RespData</w:t>
            </w:r>
            <w:r w:rsidRPr="00A15DAF">
              <w:rPr>
                <w:b/>
              </w:rPr>
              <w:t>:</w:t>
            </w:r>
            <w:r w:rsidRPr="00C75A4E">
              <w:t>End</w:t>
            </w:r>
            <w:proofErr w:type="gramEnd"/>
            <w:r w:rsidRPr="00C75A4E">
              <w:t>_balance_cr</w:t>
            </w:r>
          </w:p>
        </w:tc>
        <w:tc>
          <w:tcPr>
            <w:tcW w:w="500" w:type="pct"/>
          </w:tcPr>
          <w:p w14:paraId="7A80B435" w14:textId="77777777" w:rsidR="001964F3" w:rsidRPr="00B9499D" w:rsidRDefault="001964F3" w:rsidP="001964F3">
            <w:pPr>
              <w:pStyle w:val="GOSTTablenorm"/>
            </w:pPr>
            <w:r w:rsidRPr="00B9499D">
              <w:t>Сумма</w:t>
            </w:r>
          </w:p>
        </w:tc>
        <w:tc>
          <w:tcPr>
            <w:tcW w:w="293" w:type="pct"/>
          </w:tcPr>
          <w:p w14:paraId="368E54A2" w14:textId="77777777" w:rsidR="001964F3" w:rsidRPr="00B9499D" w:rsidRDefault="001964F3" w:rsidP="001964F3">
            <w:pPr>
              <w:pStyle w:val="GOSTTablenorm"/>
            </w:pPr>
            <w:r w:rsidRPr="00B9499D">
              <w:t>Да</w:t>
            </w:r>
          </w:p>
        </w:tc>
        <w:tc>
          <w:tcPr>
            <w:tcW w:w="316" w:type="pct"/>
          </w:tcPr>
          <w:p w14:paraId="0D519C9A" w14:textId="15488223" w:rsidR="001964F3" w:rsidRPr="00B9499D" w:rsidRDefault="001964F3" w:rsidP="001964F3">
            <w:pPr>
              <w:pStyle w:val="GOSTTablenorm"/>
            </w:pPr>
          </w:p>
        </w:tc>
        <w:tc>
          <w:tcPr>
            <w:tcW w:w="2041" w:type="pct"/>
          </w:tcPr>
          <w:p w14:paraId="0EF179F1" w14:textId="293F80F9" w:rsidR="001964F3" w:rsidRPr="00B9499D" w:rsidRDefault="001964F3" w:rsidP="001964F3">
            <w:pPr>
              <w:pStyle w:val="GOSTTablenorm"/>
            </w:pPr>
            <w:r>
              <w:t>Сумма остатка по кредиту в валюте учета (в рублях) на конец отчетного периода</w:t>
            </w:r>
          </w:p>
        </w:tc>
      </w:tr>
      <w:tr w:rsidR="001964F3" w:rsidRPr="00B9499D" w14:paraId="1B711F7A" w14:textId="77777777" w:rsidTr="00C544EA">
        <w:tc>
          <w:tcPr>
            <w:tcW w:w="1100" w:type="pct"/>
          </w:tcPr>
          <w:p w14:paraId="6172CFDE" w14:textId="77777777" w:rsidR="001964F3" w:rsidRPr="00B9499D" w:rsidRDefault="001964F3" w:rsidP="001964F3">
            <w:pPr>
              <w:pStyle w:val="GOSTTablenorm"/>
            </w:pPr>
            <w:r w:rsidRPr="00B9499D">
              <w:t>Сумма остатка по кредиту (в валюте) на конец периода</w:t>
            </w:r>
          </w:p>
        </w:tc>
        <w:tc>
          <w:tcPr>
            <w:tcW w:w="750" w:type="pct"/>
          </w:tcPr>
          <w:p w14:paraId="0C9D681F" w14:textId="35AE7F19" w:rsidR="001964F3" w:rsidRPr="00F86266" w:rsidRDefault="001964F3" w:rsidP="001964F3">
            <w:pPr>
              <w:pStyle w:val="GOSTTablenorm"/>
              <w:rPr>
                <w:lang w:val="en-US"/>
              </w:rPr>
            </w:pPr>
            <w:r w:rsidRPr="00C75A4E">
              <w:rPr>
                <w:b/>
                <w:lang w:val="en-US"/>
              </w:rPr>
              <w:t>RespData:</w:t>
            </w:r>
            <w:r w:rsidRPr="00F86266">
              <w:rPr>
                <w:lang w:val="en-US"/>
              </w:rPr>
              <w:t>End_balance_cr_cur</w:t>
            </w:r>
          </w:p>
        </w:tc>
        <w:tc>
          <w:tcPr>
            <w:tcW w:w="500" w:type="pct"/>
          </w:tcPr>
          <w:p w14:paraId="0DB01307" w14:textId="77777777" w:rsidR="001964F3" w:rsidRPr="00B9499D" w:rsidRDefault="001964F3" w:rsidP="001964F3">
            <w:pPr>
              <w:pStyle w:val="GOSTTablenorm"/>
            </w:pPr>
            <w:r w:rsidRPr="00B9499D">
              <w:t>Сумма</w:t>
            </w:r>
          </w:p>
        </w:tc>
        <w:tc>
          <w:tcPr>
            <w:tcW w:w="293" w:type="pct"/>
          </w:tcPr>
          <w:p w14:paraId="36D6BC00" w14:textId="6261391C" w:rsidR="001964F3" w:rsidRPr="00B9499D" w:rsidRDefault="001964F3" w:rsidP="001964F3">
            <w:pPr>
              <w:pStyle w:val="GOSTTablenorm"/>
            </w:pPr>
            <w:del w:id="4727" w:author="Сказецкая Наталья Камилевна" w:date="2024-02-13T22:51:00Z">
              <w:r w:rsidDel="00044BC5">
                <w:delText>Да</w:delText>
              </w:r>
            </w:del>
            <w:ins w:id="4728" w:author="Сказецкая Наталья Камилевна" w:date="2024-02-13T22:51:00Z">
              <w:r>
                <w:t>Нет</w:t>
              </w:r>
            </w:ins>
          </w:p>
        </w:tc>
        <w:tc>
          <w:tcPr>
            <w:tcW w:w="316" w:type="pct"/>
          </w:tcPr>
          <w:p w14:paraId="66F71846" w14:textId="122F822D" w:rsidR="001964F3" w:rsidRPr="00B9499D" w:rsidRDefault="001964F3" w:rsidP="001964F3">
            <w:pPr>
              <w:pStyle w:val="GOSTTablenorm"/>
            </w:pPr>
          </w:p>
        </w:tc>
        <w:tc>
          <w:tcPr>
            <w:tcW w:w="2041" w:type="pct"/>
          </w:tcPr>
          <w:p w14:paraId="6E9DE003" w14:textId="50D6EF70" w:rsidR="001964F3" w:rsidRDefault="001964F3" w:rsidP="001964F3">
            <w:pPr>
              <w:pStyle w:val="GOSTTablenorm"/>
            </w:pPr>
            <w:r>
              <w:t>Сумма остатка по кредиту в валюте операции на конец отчетного периода.</w:t>
            </w:r>
          </w:p>
          <w:p w14:paraId="34EA5487" w14:textId="77777777" w:rsidR="001964F3" w:rsidRDefault="001964F3" w:rsidP="001964F3">
            <w:pPr>
              <w:pStyle w:val="GOSTTablenorm"/>
              <w:rPr>
                <w:ins w:id="4729" w:author="Сказецкая Наталья Камилевна" w:date="2024-02-13T22:50:00Z"/>
              </w:rPr>
            </w:pPr>
            <w:r>
              <w:lastRenderedPageBreak/>
              <w:t>Для строк, содержащих данные об операциях в рублях, значение данного параметра ответа равно значению параметра «Сумма остатка по кредиту (в рублях) на конец периода»</w:t>
            </w:r>
            <w:ins w:id="4730" w:author="Сказецкая Наталья Камилевна" w:date="2024-02-13T22:50:00Z">
              <w:r>
                <w:t>.</w:t>
              </w:r>
            </w:ins>
          </w:p>
          <w:p w14:paraId="306B3230" w14:textId="38836888" w:rsidR="001964F3" w:rsidRPr="00B9499D" w:rsidRDefault="001964F3" w:rsidP="001964F3">
            <w:pPr>
              <w:pStyle w:val="GOSTTablenorm"/>
            </w:pPr>
            <w:ins w:id="4731" w:author="Сказецкая Наталья Камилевна" w:date="2024-02-13T22:50:00Z">
              <w:r w:rsidRPr="00044BC5">
                <w:t>Передается, если в запросе параметр «Группировка по коду валюты» (CurrencyCodeShow) не заполнен или заполнен значением, отличным от «0»</w:t>
              </w:r>
            </w:ins>
          </w:p>
        </w:tc>
      </w:tr>
      <w:tr w:rsidR="001964F3" w14:paraId="5315BADB" w14:textId="77777777" w:rsidTr="00C544EA">
        <w:tc>
          <w:tcPr>
            <w:tcW w:w="1100" w:type="pct"/>
          </w:tcPr>
          <w:p w14:paraId="2B34C938" w14:textId="2DBE450A" w:rsidR="001964F3" w:rsidRDefault="001964F3" w:rsidP="001964F3">
            <w:pPr>
              <w:pStyle w:val="GOSTTablenorm"/>
            </w:pPr>
            <w:r>
              <w:lastRenderedPageBreak/>
              <w:t>Код валюты по ОКВ</w:t>
            </w:r>
          </w:p>
        </w:tc>
        <w:tc>
          <w:tcPr>
            <w:tcW w:w="750" w:type="pct"/>
          </w:tcPr>
          <w:p w14:paraId="4FC25B75" w14:textId="21983C8F" w:rsidR="001964F3" w:rsidRPr="00C75A4E" w:rsidRDefault="001964F3" w:rsidP="001964F3">
            <w:pPr>
              <w:pStyle w:val="GOSTTablenorm"/>
            </w:pPr>
            <w:proofErr w:type="gramStart"/>
            <w:r w:rsidRPr="00C75A4E">
              <w:rPr>
                <w:b/>
              </w:rPr>
              <w:t>RespData</w:t>
            </w:r>
            <w:r w:rsidRPr="00A15DAF">
              <w:rPr>
                <w:b/>
              </w:rPr>
              <w:t>:</w:t>
            </w:r>
            <w:r w:rsidRPr="00C75A4E">
              <w:t>Currency</w:t>
            </w:r>
            <w:proofErr w:type="gramEnd"/>
            <w:r w:rsidRPr="00C75A4E">
              <w:t>_code</w:t>
            </w:r>
          </w:p>
        </w:tc>
        <w:tc>
          <w:tcPr>
            <w:tcW w:w="500" w:type="pct"/>
          </w:tcPr>
          <w:p w14:paraId="417B3F5B" w14:textId="6310D446" w:rsidR="001964F3" w:rsidRDefault="001964F3" w:rsidP="001964F3">
            <w:pPr>
              <w:pStyle w:val="GOSTTablenorm"/>
            </w:pPr>
            <w:r w:rsidRPr="109D8E8A">
              <w:t>Строка</w:t>
            </w:r>
          </w:p>
        </w:tc>
        <w:tc>
          <w:tcPr>
            <w:tcW w:w="293" w:type="pct"/>
          </w:tcPr>
          <w:p w14:paraId="01E2E2D7" w14:textId="1AA62EEB" w:rsidR="001964F3" w:rsidRDefault="001964F3" w:rsidP="001964F3">
            <w:pPr>
              <w:pStyle w:val="GOSTTablenorm"/>
            </w:pPr>
            <w:del w:id="4732" w:author="Сказецкая Наталья Камилевна" w:date="2024-02-13T22:52:00Z">
              <w:r w:rsidRPr="109D8E8A" w:rsidDel="00044BC5">
                <w:delText>Да</w:delText>
              </w:r>
            </w:del>
            <w:ins w:id="4733" w:author="Сказецкая Наталья Камилевна" w:date="2024-02-13T22:52:00Z">
              <w:r>
                <w:t>Нет</w:t>
              </w:r>
            </w:ins>
          </w:p>
        </w:tc>
        <w:tc>
          <w:tcPr>
            <w:tcW w:w="316" w:type="pct"/>
          </w:tcPr>
          <w:p w14:paraId="299C343D" w14:textId="54F3F718" w:rsidR="001964F3" w:rsidRDefault="001964F3" w:rsidP="001964F3">
            <w:pPr>
              <w:pStyle w:val="GOSTTablenorm"/>
            </w:pPr>
            <w:r w:rsidRPr="109D8E8A">
              <w:t>=3</w:t>
            </w:r>
          </w:p>
        </w:tc>
        <w:tc>
          <w:tcPr>
            <w:tcW w:w="2041" w:type="pct"/>
          </w:tcPr>
          <w:p w14:paraId="653CF7A9" w14:textId="77777777" w:rsidR="001964F3" w:rsidRDefault="001964F3" w:rsidP="001964F3">
            <w:pPr>
              <w:pStyle w:val="GOSTTablenorm"/>
              <w:rPr>
                <w:ins w:id="4734" w:author="Сказецкая Наталья Камилевна" w:date="2024-02-13T22:53:00Z"/>
              </w:rPr>
            </w:pPr>
            <w:r>
              <w:t>Цифровой код валюты по Общероссийскому классификатору валют</w:t>
            </w:r>
            <w:ins w:id="4735" w:author="Сказецкая Наталья Камилевна" w:date="2024-02-13T22:53:00Z">
              <w:r>
                <w:t>.</w:t>
              </w:r>
            </w:ins>
          </w:p>
          <w:p w14:paraId="4432C330" w14:textId="244E06EB" w:rsidR="001964F3" w:rsidRDefault="001964F3" w:rsidP="001964F3">
            <w:pPr>
              <w:pStyle w:val="GOSTTablenorm"/>
            </w:pPr>
            <w:ins w:id="4736" w:author="Сказецкая Наталья Камилевна" w:date="2024-02-13T22:53:00Z">
              <w:r w:rsidRPr="00044BC5">
                <w:t>Передается, если в запросе параметр «Группировка по коду валюты» (CurrencyCodeShow) не заполнен или заполнен значением, отличным от «0»</w:t>
              </w:r>
            </w:ins>
          </w:p>
        </w:tc>
      </w:tr>
      <w:tr w:rsidR="001964F3" w14:paraId="138E480A" w14:textId="77777777" w:rsidTr="00C544EA">
        <w:trPr>
          <w:ins w:id="4737" w:author="Сказецкая Наталья Камилевна" w:date="2024-02-13T21:51:00Z"/>
        </w:trPr>
        <w:tc>
          <w:tcPr>
            <w:tcW w:w="1100" w:type="pct"/>
          </w:tcPr>
          <w:p w14:paraId="69AC9979" w14:textId="1E3AAE3E" w:rsidR="001964F3" w:rsidRDefault="001964F3" w:rsidP="001964F3">
            <w:pPr>
              <w:pStyle w:val="GOSTTablenorm"/>
              <w:rPr>
                <w:ins w:id="4738" w:author="Сказецкая Наталья Камилевна" w:date="2024-02-13T21:51:00Z"/>
              </w:rPr>
            </w:pPr>
            <w:ins w:id="4739" w:author="Сказецкая Наталья Камилевна" w:date="2024-02-13T21:51:00Z">
              <w:r w:rsidRPr="00C544EA">
                <w:t>Дата ввода в действие</w:t>
              </w:r>
            </w:ins>
          </w:p>
        </w:tc>
        <w:tc>
          <w:tcPr>
            <w:tcW w:w="750" w:type="pct"/>
          </w:tcPr>
          <w:p w14:paraId="1D88AFE5" w14:textId="4C3B2FCE" w:rsidR="001964F3" w:rsidRPr="00C544EA" w:rsidRDefault="001964F3" w:rsidP="001964F3">
            <w:pPr>
              <w:pStyle w:val="GOSTTablenorm"/>
              <w:rPr>
                <w:ins w:id="4740" w:author="Сказецкая Наталья Камилевна" w:date="2024-02-13T21:51:00Z"/>
              </w:rPr>
            </w:pPr>
            <w:proofErr w:type="gramStart"/>
            <w:ins w:id="4741" w:author="Сказецкая Наталья Камилевна" w:date="2024-02-13T21:51:00Z">
              <w:r w:rsidRPr="00606EA7">
                <w:rPr>
                  <w:b/>
                </w:rPr>
                <w:t>RespData:</w:t>
              </w:r>
              <w:r w:rsidRPr="00C544EA">
                <w:t>EffectiveDate</w:t>
              </w:r>
              <w:proofErr w:type="gramEnd"/>
            </w:ins>
          </w:p>
        </w:tc>
        <w:tc>
          <w:tcPr>
            <w:tcW w:w="500" w:type="pct"/>
          </w:tcPr>
          <w:p w14:paraId="1FD09E1D" w14:textId="15A5BCEB" w:rsidR="001964F3" w:rsidRPr="109D8E8A" w:rsidRDefault="001964F3" w:rsidP="001964F3">
            <w:pPr>
              <w:pStyle w:val="GOSTTablenorm"/>
              <w:rPr>
                <w:ins w:id="4742" w:author="Сказецкая Наталья Камилевна" w:date="2024-02-13T21:51:00Z"/>
              </w:rPr>
            </w:pPr>
            <w:ins w:id="4743" w:author="Сказецкая Наталья Камилевна" w:date="2024-02-13T21:51:00Z">
              <w:r w:rsidRPr="00C544EA">
                <w:t>Дата</w:t>
              </w:r>
            </w:ins>
          </w:p>
        </w:tc>
        <w:tc>
          <w:tcPr>
            <w:tcW w:w="293" w:type="pct"/>
          </w:tcPr>
          <w:p w14:paraId="214E81AC" w14:textId="124D3700" w:rsidR="001964F3" w:rsidRPr="109D8E8A" w:rsidRDefault="001964F3" w:rsidP="001964F3">
            <w:pPr>
              <w:pStyle w:val="GOSTTablenorm"/>
              <w:rPr>
                <w:ins w:id="4744" w:author="Сказецкая Наталья Камилевна" w:date="2024-02-13T21:51:00Z"/>
              </w:rPr>
            </w:pPr>
            <w:ins w:id="4745" w:author="Сказецкая Наталья Камилевна" w:date="2024-02-13T21:51:00Z">
              <w:r w:rsidRPr="00C544EA">
                <w:t>Нет</w:t>
              </w:r>
            </w:ins>
          </w:p>
        </w:tc>
        <w:tc>
          <w:tcPr>
            <w:tcW w:w="316" w:type="pct"/>
          </w:tcPr>
          <w:p w14:paraId="5BD173BB" w14:textId="07AC67C0" w:rsidR="001964F3" w:rsidRPr="109D8E8A" w:rsidRDefault="001964F3" w:rsidP="001964F3">
            <w:pPr>
              <w:pStyle w:val="GOSTTablenorm"/>
              <w:rPr>
                <w:ins w:id="4746" w:author="Сказецкая Наталья Камилевна" w:date="2024-02-13T21:51:00Z"/>
              </w:rPr>
            </w:pPr>
            <w:ins w:id="4747" w:author="Сказецкая Наталья Камилевна" w:date="2024-02-13T21:51:00Z">
              <w:r w:rsidRPr="00C544EA">
                <w:t>-</w:t>
              </w:r>
            </w:ins>
          </w:p>
        </w:tc>
        <w:tc>
          <w:tcPr>
            <w:tcW w:w="2041" w:type="pct"/>
          </w:tcPr>
          <w:p w14:paraId="3B66A609" w14:textId="77777777" w:rsidR="001964F3" w:rsidRPr="00C544EA" w:rsidRDefault="001964F3" w:rsidP="001964F3">
            <w:pPr>
              <w:pStyle w:val="GOSTTablenorm"/>
              <w:rPr>
                <w:ins w:id="4748" w:author="Сказецкая Наталья Камилевна" w:date="2024-02-13T21:51:00Z"/>
              </w:rPr>
            </w:pPr>
            <w:ins w:id="4749" w:author="Сказецкая Наталья Камилевна" w:date="2024-02-13T21:51:00Z">
              <w:r w:rsidRPr="00C544EA">
                <w:t>Дата вступления в силу учетных данных, указывается в формате YYYY-MM-DD.</w:t>
              </w:r>
            </w:ins>
          </w:p>
          <w:p w14:paraId="0D51BB62" w14:textId="0C190FE5" w:rsidR="001964F3" w:rsidRDefault="001964F3" w:rsidP="001964F3">
            <w:pPr>
              <w:pStyle w:val="GOSTTablenorm"/>
              <w:rPr>
                <w:ins w:id="4750" w:author="Сказецкая Наталья Камилевна" w:date="2024-02-13T21:51:00Z"/>
              </w:rPr>
            </w:pPr>
            <w:ins w:id="4751" w:author="Сказецкая Наталья Камилевна" w:date="2024-02-13T22:52:00Z">
              <w:r>
                <w:t>Передается</w:t>
              </w:r>
            </w:ins>
            <w:ins w:id="4752" w:author="Сказецкая Наталья Камилевна" w:date="2024-02-13T21:51:00Z">
              <w:r w:rsidRPr="00C544EA">
                <w:t>, если в запросе параметр «Расчет по дате ввода в действие» (DateMode) = 0 и параметр «Группировка по дате ввода в действие» (EffectiveDateShow) = 1</w:t>
              </w:r>
            </w:ins>
          </w:p>
        </w:tc>
      </w:tr>
    </w:tbl>
    <w:p w14:paraId="1AC76234" w14:textId="77777777" w:rsidR="00512B7E" w:rsidRPr="00C75A4E" w:rsidRDefault="00512B7E" w:rsidP="008E680B">
      <w:pPr>
        <w:pStyle w:val="31"/>
      </w:pPr>
      <w:bookmarkStart w:id="4753" w:name="_Toc117871516"/>
      <w:bookmarkStart w:id="4754" w:name="_Toc121319619"/>
      <w:bookmarkStart w:id="4755" w:name="_Toc226556171"/>
      <w:bookmarkStart w:id="4756" w:name="_Ref112667461"/>
      <w:r w:rsidRPr="008E680B">
        <w:t>Пример ответа</w:t>
      </w:r>
      <w:bookmarkEnd w:id="4753"/>
      <w:bookmarkEnd w:id="4754"/>
      <w:bookmarkEnd w:id="4755"/>
    </w:p>
    <w:p w14:paraId="4D9C1835" w14:textId="6E3040BA" w:rsidR="00E40F1D" w:rsidRDefault="36854D62" w:rsidP="77C3E206">
      <w:r w:rsidRPr="36854D62">
        <w:rPr>
          <w:b/>
          <w:bCs/>
        </w:rPr>
        <w:t>ПРИМЕЧАНИЕ</w:t>
      </w:r>
      <w:r>
        <w:t>:</w:t>
      </w:r>
    </w:p>
    <w:p w14:paraId="2D0D25CE" w14:textId="0BA6AF0A" w:rsidR="000C390B" w:rsidRDefault="004B6B7D" w:rsidP="00C75A4E">
      <w:pPr>
        <w:pStyle w:val="GOSTNormal"/>
      </w:pPr>
      <w:r>
        <w:t>Ответ на запрос с режимом формирования (Mode) = «1» (по комбинации аналитических признаков) будет идентичен ответу на запрос с режимом формирования (Mode) = «0» (по счетам учета), если в указанных запросах параметр «</w:t>
      </w:r>
      <w:r w:rsidRPr="004B6B7D">
        <w:t>VisualParams</w:t>
      </w:r>
      <w:r>
        <w:t xml:space="preserve">» содержит одинаковый набор аналитических признаков, </w:t>
      </w:r>
      <w:r w:rsidDel="000016DA">
        <w:t xml:space="preserve">исключительно </w:t>
      </w:r>
      <w:r w:rsidR="000016DA">
        <w:t>участвующих в расчете балансов</w:t>
      </w:r>
      <w:r>
        <w:t>, и остальные входные параметры равны. Если запрос с режимом формирования (Mode) = «1» (по комбинации аналитических признаков) в параметре «</w:t>
      </w:r>
      <w:r w:rsidRPr="004B6B7D">
        <w:t>VisualParams</w:t>
      </w:r>
      <w:r>
        <w:t>» содержит перечень аналитических признаков, включающий</w:t>
      </w:r>
      <w:r w:rsidR="00D97288">
        <w:t xml:space="preserve"> также</w:t>
      </w:r>
      <w:r>
        <w:t xml:space="preserve"> аналитические признаки, не </w:t>
      </w:r>
      <w:r w:rsidR="000016DA">
        <w:t>участвующие в расчете балансов</w:t>
      </w:r>
      <w:r w:rsidR="00FF287A">
        <w:t xml:space="preserve"> (свойства записи учета)</w:t>
      </w:r>
      <w:r>
        <w:t>, то в ответе на запрос будет передан тот перечень аналитических признаков, который указан в запросе.</w:t>
      </w:r>
    </w:p>
    <w:p w14:paraId="29D609CC" w14:textId="77777777" w:rsidR="00E40F1D" w:rsidRPr="00C75A4E" w:rsidRDefault="00E40F1D" w:rsidP="00C75A4E">
      <w:pPr>
        <w:pStyle w:val="GOSTNormal"/>
        <w:rPr>
          <w:szCs w:val="24"/>
        </w:rPr>
      </w:pPr>
    </w:p>
    <w:p w14:paraId="04B457A3" w14:textId="77777777" w:rsidR="00C7367D" w:rsidRPr="00C7367D" w:rsidRDefault="00C7367D" w:rsidP="008E15A9">
      <w:pPr>
        <w:pStyle w:val="GOSTScript"/>
      </w:pPr>
      <w:r w:rsidRPr="00C7367D">
        <w:t>{</w:t>
      </w:r>
    </w:p>
    <w:p w14:paraId="1592C133" w14:textId="77777777" w:rsidR="00C7367D" w:rsidRPr="00C7367D" w:rsidRDefault="00C7367D" w:rsidP="008E15A9">
      <w:pPr>
        <w:pStyle w:val="GOSTScript"/>
      </w:pPr>
      <w:r w:rsidRPr="00C7367D">
        <w:lastRenderedPageBreak/>
        <w:tab/>
        <w:t>"header": {</w:t>
      </w:r>
    </w:p>
    <w:p w14:paraId="3A0A8D78" w14:textId="77777777" w:rsidR="00C7367D" w:rsidRPr="00C7367D" w:rsidRDefault="00C7367D" w:rsidP="008E15A9">
      <w:pPr>
        <w:pStyle w:val="GOSTScript"/>
      </w:pPr>
      <w:r w:rsidRPr="00C7367D">
        <w:tab/>
      </w:r>
      <w:r w:rsidRPr="00C7367D">
        <w:tab/>
        <w:t>"Source": "EXP05",</w:t>
      </w:r>
    </w:p>
    <w:p w14:paraId="41E1FECF" w14:textId="77777777" w:rsidR="00C7367D" w:rsidRPr="00C7367D" w:rsidRDefault="00C7367D" w:rsidP="008E15A9">
      <w:pPr>
        <w:pStyle w:val="GOSTScript"/>
      </w:pPr>
      <w:r w:rsidRPr="00C7367D">
        <w:tab/>
      </w:r>
      <w:r w:rsidRPr="00C7367D">
        <w:tab/>
        <w:t>"Receiver": "EXP05",</w:t>
      </w:r>
    </w:p>
    <w:p w14:paraId="15F93500" w14:textId="77777777" w:rsidR="00C7367D" w:rsidRPr="00C7367D" w:rsidRDefault="00C7367D" w:rsidP="008E15A9">
      <w:pPr>
        <w:pStyle w:val="GOSTScript"/>
      </w:pPr>
      <w:r w:rsidRPr="00C7367D">
        <w:tab/>
      </w:r>
      <w:r w:rsidRPr="00C7367D">
        <w:tab/>
        <w:t>"AnsDateTime": "2022-08-31 12:21:15",</w:t>
      </w:r>
    </w:p>
    <w:p w14:paraId="147306C3" w14:textId="77777777" w:rsidR="00C7367D" w:rsidRPr="00C7367D" w:rsidRDefault="00C7367D" w:rsidP="008E15A9">
      <w:pPr>
        <w:pStyle w:val="GOSTScript"/>
      </w:pPr>
      <w:r w:rsidRPr="00C7367D">
        <w:tab/>
      </w:r>
      <w:r w:rsidRPr="00C7367D">
        <w:tab/>
        <w:t>"Version": "1.0",</w:t>
      </w:r>
    </w:p>
    <w:p w14:paraId="1BD71E70" w14:textId="77777777" w:rsidR="00C7367D" w:rsidRPr="00C7367D" w:rsidRDefault="00C7367D" w:rsidP="008E15A9">
      <w:pPr>
        <w:pStyle w:val="GOSTScript"/>
      </w:pPr>
      <w:r w:rsidRPr="00C7367D">
        <w:tab/>
      </w:r>
      <w:r w:rsidRPr="00C7367D">
        <w:tab/>
        <w:t>"ReqGuid": "g5t4ce5d-1473-9737-903v-cfa72ba94f91",</w:t>
      </w:r>
    </w:p>
    <w:p w14:paraId="26B77FFD" w14:textId="77777777" w:rsidR="00C7367D" w:rsidRPr="00C7367D" w:rsidRDefault="00C7367D" w:rsidP="008E15A9">
      <w:pPr>
        <w:pStyle w:val="GOSTScript"/>
      </w:pPr>
      <w:r w:rsidRPr="00C7367D">
        <w:tab/>
      </w:r>
      <w:r w:rsidRPr="00C7367D">
        <w:tab/>
        <w:t>"AnsGuid": "b0d4ce5d-2757-4699-948c-cfa72ba94f92",</w:t>
      </w:r>
    </w:p>
    <w:p w14:paraId="68B5C375" w14:textId="77777777" w:rsidR="00C7367D" w:rsidRPr="00C7367D" w:rsidRDefault="00C7367D" w:rsidP="008E15A9">
      <w:pPr>
        <w:pStyle w:val="GOSTScript"/>
      </w:pPr>
      <w:r w:rsidRPr="00C7367D">
        <w:tab/>
      </w:r>
      <w:r w:rsidRPr="00C7367D">
        <w:tab/>
        <w:t>"DocGuid": "b0d4ce5d-2757-4699-948c-cfa72ba94f93",</w:t>
      </w:r>
    </w:p>
    <w:p w14:paraId="20184256" w14:textId="77777777" w:rsidR="00C7367D" w:rsidRPr="00C7367D" w:rsidRDefault="00C7367D" w:rsidP="008E15A9">
      <w:pPr>
        <w:pStyle w:val="GOSTScript"/>
      </w:pPr>
      <w:r w:rsidRPr="00C7367D">
        <w:tab/>
      </w:r>
      <w:r w:rsidRPr="00C7367D">
        <w:tab/>
        <w:t>"Result": "S"</w:t>
      </w:r>
    </w:p>
    <w:p w14:paraId="5DB5A71F" w14:textId="77777777" w:rsidR="00C7367D" w:rsidRPr="00C7367D" w:rsidRDefault="00C7367D" w:rsidP="008E15A9">
      <w:pPr>
        <w:pStyle w:val="GOSTScript"/>
      </w:pPr>
      <w:r w:rsidRPr="00C7367D">
        <w:tab/>
        <w:t>},</w:t>
      </w:r>
    </w:p>
    <w:p w14:paraId="1CD92DDA" w14:textId="77777777" w:rsidR="00C7367D" w:rsidRPr="00C7367D" w:rsidRDefault="00C7367D" w:rsidP="008E15A9">
      <w:pPr>
        <w:pStyle w:val="GOSTScript"/>
      </w:pPr>
      <w:r w:rsidRPr="00C7367D">
        <w:tab/>
        <w:t>"document": {</w:t>
      </w:r>
    </w:p>
    <w:p w14:paraId="1E2834BC" w14:textId="77777777" w:rsidR="002B5FE9" w:rsidRPr="00BF7E78" w:rsidRDefault="002B5FE9" w:rsidP="002B5FE9">
      <w:pPr>
        <w:pStyle w:val="GOSTScript"/>
        <w:rPr>
          <w:ins w:id="4757" w:author="Сатлер Марина Викторовна" w:date="2025-10-10T09:15:00Z"/>
        </w:rPr>
      </w:pPr>
      <w:ins w:id="4758" w:author="Сатлер Марина Викторовна" w:date="2025-10-10T09:15:00Z">
        <w:r w:rsidRPr="00BF7E78">
          <w:tab/>
        </w:r>
        <w:r w:rsidRPr="00BF7E78">
          <w:tab/>
          <w:t>"Page": 2,</w:t>
        </w:r>
      </w:ins>
    </w:p>
    <w:p w14:paraId="4B611F59" w14:textId="77777777" w:rsidR="002B5FE9" w:rsidRDefault="002B5FE9" w:rsidP="002B5FE9">
      <w:pPr>
        <w:pStyle w:val="GOSTScript"/>
        <w:rPr>
          <w:ins w:id="4759" w:author="Сатлер Марина Викторовна" w:date="2025-10-10T09:15:00Z"/>
        </w:rPr>
      </w:pPr>
      <w:ins w:id="4760" w:author="Сатлер Марина Викторовна" w:date="2025-10-10T09:15:00Z">
        <w:r w:rsidRPr="00BF7E78">
          <w:tab/>
        </w:r>
        <w:r w:rsidRPr="00BF7E78">
          <w:tab/>
          <w:t>"AllPages": 10,</w:t>
        </w:r>
      </w:ins>
    </w:p>
    <w:p w14:paraId="52C0B2A6" w14:textId="67FC7AD0" w:rsidR="00C7367D" w:rsidRPr="00C7367D" w:rsidRDefault="00C7367D" w:rsidP="002B5FE9">
      <w:pPr>
        <w:pStyle w:val="GOSTScript"/>
      </w:pPr>
      <w:r w:rsidRPr="00C7367D">
        <w:tab/>
      </w:r>
      <w:r w:rsidRPr="00C7367D">
        <w:tab/>
        <w:t>"RespData": [</w:t>
      </w:r>
    </w:p>
    <w:p w14:paraId="45927BD2" w14:textId="77777777" w:rsidR="00C7367D" w:rsidRPr="00C7367D" w:rsidRDefault="00C7367D" w:rsidP="008E15A9">
      <w:pPr>
        <w:pStyle w:val="GOSTScript"/>
      </w:pPr>
      <w:r w:rsidRPr="00C7367D">
        <w:tab/>
      </w:r>
      <w:r w:rsidRPr="00C7367D">
        <w:tab/>
      </w:r>
      <w:r w:rsidRPr="00C7367D">
        <w:tab/>
        <w:t>{</w:t>
      </w:r>
    </w:p>
    <w:p w14:paraId="1FA50840" w14:textId="77777777" w:rsidR="00C7367D" w:rsidRPr="00C7367D" w:rsidRDefault="00C7367D" w:rsidP="008E15A9">
      <w:pPr>
        <w:pStyle w:val="GOSTScript"/>
      </w:pPr>
      <w:r w:rsidRPr="00C7367D">
        <w:tab/>
      </w:r>
      <w:r w:rsidRPr="00C7367D">
        <w:tab/>
      </w:r>
      <w:r w:rsidRPr="00C7367D">
        <w:tab/>
      </w:r>
      <w:r w:rsidRPr="00C7367D">
        <w:tab/>
        <w:t>"VisualParams": [</w:t>
      </w:r>
    </w:p>
    <w:p w14:paraId="193A3460"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68F81865"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"budgetCode",</w:t>
      </w:r>
    </w:p>
    <w:p w14:paraId="10CCCC83"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"99010001"</w:t>
      </w:r>
    </w:p>
    <w:p w14:paraId="1BCE6DB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95310AB"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62B34324"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"kbk",</w:t>
      </w:r>
    </w:p>
    <w:p w14:paraId="12239FD0"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"32000000000000000510"</w:t>
      </w:r>
    </w:p>
    <w:p w14:paraId="7BB698F8"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7175AF4"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46091C08"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"vd",</w:t>
      </w:r>
    </w:p>
    <w:p w14:paraId="66852D21"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"30"</w:t>
      </w:r>
    </w:p>
    <w:p w14:paraId="1E213D1B"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7C3200C8"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554FFE7"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"account",</w:t>
      </w:r>
    </w:p>
    <w:p w14:paraId="48EA1583" w14:textId="77777777" w:rsidR="00C7367D" w:rsidRPr="00405A52" w:rsidRDefault="00C7367D" w:rsidP="008E15A9">
      <w:pPr>
        <w:pStyle w:val="GOSTScript"/>
        <w:rPr>
          <w:rPrChange w:id="4761" w:author="Опаева Лидия Арашаевна" w:date="2025-10-15T09:56:00Z">
            <w:rPr>
              <w:lang w:val="ru-RU"/>
            </w:rPr>
          </w:rPrChange>
        </w:rPr>
      </w:pPr>
      <w:r w:rsidRPr="00C7367D">
        <w:tab/>
      </w:r>
      <w:r w:rsidRPr="00C7367D">
        <w:tab/>
      </w:r>
      <w:r w:rsidRPr="00C7367D">
        <w:tab/>
      </w:r>
      <w:r w:rsidRPr="00C7367D">
        <w:tab/>
      </w:r>
      <w:r w:rsidRPr="00C7367D">
        <w:tab/>
      </w:r>
      <w:r w:rsidRPr="00C7367D">
        <w:tab/>
      </w:r>
      <w:r w:rsidRPr="00405A52">
        <w:rPr>
          <w:rPrChange w:id="4762" w:author="Опаева Лидия Арашаевна" w:date="2025-10-15T09:56:00Z">
            <w:rPr>
              <w:lang w:val="ru-RU"/>
            </w:rPr>
          </w:rPrChange>
        </w:rPr>
        <w:t>"</w:t>
      </w:r>
      <w:r w:rsidRPr="00C7367D">
        <w:t>value</w:t>
      </w:r>
      <w:r w:rsidRPr="00405A52">
        <w:rPr>
          <w:rPrChange w:id="4763" w:author="Опаева Лидия Арашаевна" w:date="2025-10-15T09:56:00Z">
            <w:rPr>
              <w:lang w:val="ru-RU"/>
            </w:rPr>
          </w:rPrChange>
        </w:rPr>
        <w:t>": "</w:t>
      </w:r>
      <w:r w:rsidRPr="00C75A4E">
        <w:rPr>
          <w:lang w:val="ru-RU"/>
        </w:rPr>
        <w:t>ПОСТУПЛЕНИЯ</w:t>
      </w:r>
      <w:r w:rsidRPr="00405A52">
        <w:rPr>
          <w:rPrChange w:id="4764" w:author="Опаева Лидия Арашаевна" w:date="2025-10-15T09:56:00Z">
            <w:rPr>
              <w:lang w:val="ru-RU"/>
            </w:rPr>
          </w:rPrChange>
        </w:rPr>
        <w:t>_</w:t>
      </w:r>
      <w:r w:rsidRPr="00C75A4E">
        <w:rPr>
          <w:lang w:val="ru-RU"/>
        </w:rPr>
        <w:t>КУ</w:t>
      </w:r>
      <w:r w:rsidRPr="00405A52">
        <w:rPr>
          <w:rPrChange w:id="4765" w:author="Опаева Лидия Арашаевна" w:date="2025-10-15T09:56:00Z">
            <w:rPr>
              <w:lang w:val="ru-RU"/>
            </w:rPr>
          </w:rPrChange>
        </w:rPr>
        <w:t>"</w:t>
      </w:r>
    </w:p>
    <w:p w14:paraId="57481F33" w14:textId="77777777" w:rsidR="00C7367D" w:rsidRPr="00405A52" w:rsidRDefault="00C7367D" w:rsidP="008E15A9">
      <w:pPr>
        <w:pStyle w:val="GOSTScript"/>
        <w:rPr>
          <w:rPrChange w:id="4766" w:author="Опаева Лидия Арашаевна" w:date="2025-10-15T09:56:00Z">
            <w:rPr>
              <w:lang w:val="ru-RU"/>
            </w:rPr>
          </w:rPrChange>
        </w:rPr>
      </w:pPr>
      <w:r w:rsidRPr="00405A52">
        <w:rPr>
          <w:rPrChange w:id="4767" w:author="Опаева Лидия Арашаевна" w:date="2025-10-15T09:56:00Z">
            <w:rPr>
              <w:lang w:val="ru-RU"/>
            </w:rPr>
          </w:rPrChange>
        </w:rPr>
        <w:tab/>
      </w:r>
      <w:r w:rsidRPr="00405A52">
        <w:rPr>
          <w:rPrChange w:id="4768" w:author="Опаева Лидия Арашаевна" w:date="2025-10-15T09:56:00Z">
            <w:rPr>
              <w:lang w:val="ru-RU"/>
            </w:rPr>
          </w:rPrChange>
        </w:rPr>
        <w:tab/>
      </w:r>
      <w:r w:rsidRPr="00405A52">
        <w:rPr>
          <w:rPrChange w:id="4769" w:author="Опаева Лидия Арашаевна" w:date="2025-10-15T09:56:00Z">
            <w:rPr>
              <w:lang w:val="ru-RU"/>
            </w:rPr>
          </w:rPrChange>
        </w:rPr>
        <w:tab/>
      </w:r>
      <w:r w:rsidRPr="00405A52">
        <w:rPr>
          <w:rPrChange w:id="4770" w:author="Опаева Лидия Арашаевна" w:date="2025-10-15T09:56:00Z">
            <w:rPr>
              <w:lang w:val="ru-RU"/>
            </w:rPr>
          </w:rPrChange>
        </w:rPr>
        <w:tab/>
      </w:r>
      <w:r w:rsidRPr="00405A52">
        <w:rPr>
          <w:rPrChange w:id="4771" w:author="Опаева Лидия Арашаевна" w:date="2025-10-15T09:56:00Z">
            <w:rPr>
              <w:lang w:val="ru-RU"/>
            </w:rPr>
          </w:rPrChange>
        </w:rPr>
        <w:tab/>
        <w:t>},</w:t>
      </w:r>
    </w:p>
    <w:p w14:paraId="04E1D4DA" w14:textId="77777777" w:rsidR="00C7367D" w:rsidRPr="00405A52" w:rsidRDefault="00C7367D" w:rsidP="008E15A9">
      <w:pPr>
        <w:pStyle w:val="GOSTScript"/>
        <w:rPr>
          <w:rPrChange w:id="4772" w:author="Опаева Лидия Арашаевна" w:date="2025-10-15T09:56:00Z">
            <w:rPr>
              <w:lang w:val="ru-RU"/>
            </w:rPr>
          </w:rPrChange>
        </w:rPr>
      </w:pPr>
      <w:r w:rsidRPr="00405A52">
        <w:rPr>
          <w:rPrChange w:id="4773" w:author="Опаева Лидия Арашаевна" w:date="2025-10-15T09:56:00Z">
            <w:rPr>
              <w:lang w:val="ru-RU"/>
            </w:rPr>
          </w:rPrChange>
        </w:rPr>
        <w:tab/>
      </w:r>
      <w:r w:rsidRPr="00405A52">
        <w:rPr>
          <w:rPrChange w:id="4774" w:author="Опаева Лидия Арашаевна" w:date="2025-10-15T09:56:00Z">
            <w:rPr>
              <w:lang w:val="ru-RU"/>
            </w:rPr>
          </w:rPrChange>
        </w:rPr>
        <w:tab/>
      </w:r>
      <w:r w:rsidRPr="00405A52">
        <w:rPr>
          <w:rPrChange w:id="4775" w:author="Опаева Лидия Арашаевна" w:date="2025-10-15T09:56:00Z">
            <w:rPr>
              <w:lang w:val="ru-RU"/>
            </w:rPr>
          </w:rPrChange>
        </w:rPr>
        <w:tab/>
      </w:r>
      <w:r w:rsidRPr="00405A52">
        <w:rPr>
          <w:rPrChange w:id="4776" w:author="Опаева Лидия Арашаевна" w:date="2025-10-15T09:56:00Z">
            <w:rPr>
              <w:lang w:val="ru-RU"/>
            </w:rPr>
          </w:rPrChange>
        </w:rPr>
        <w:tab/>
      </w:r>
      <w:r w:rsidRPr="00405A52">
        <w:rPr>
          <w:rPrChange w:id="4777" w:author="Опаева Лидия Арашаевна" w:date="2025-10-15T09:56:00Z">
            <w:rPr>
              <w:lang w:val="ru-RU"/>
            </w:rPr>
          </w:rPrChange>
        </w:rPr>
        <w:tab/>
        <w:t>{</w:t>
      </w:r>
    </w:p>
    <w:p w14:paraId="66AF6332" w14:textId="77777777" w:rsidR="00C7367D" w:rsidRPr="00405A52" w:rsidRDefault="00C7367D" w:rsidP="008E15A9">
      <w:pPr>
        <w:pStyle w:val="GOSTScript"/>
        <w:rPr>
          <w:rPrChange w:id="4778" w:author="Опаева Лидия Арашаевна" w:date="2025-10-15T09:56:00Z">
            <w:rPr>
              <w:lang w:val="ru-RU"/>
            </w:rPr>
          </w:rPrChange>
        </w:rPr>
      </w:pPr>
      <w:r w:rsidRPr="00405A52">
        <w:rPr>
          <w:rPrChange w:id="4779" w:author="Опаева Лидия Арашаевна" w:date="2025-10-15T09:56:00Z">
            <w:rPr>
              <w:lang w:val="ru-RU"/>
            </w:rPr>
          </w:rPrChange>
        </w:rPr>
        <w:tab/>
      </w:r>
      <w:r w:rsidRPr="00405A52">
        <w:rPr>
          <w:rPrChange w:id="4780" w:author="Опаева Лидия Арашаевна" w:date="2025-10-15T09:56:00Z">
            <w:rPr>
              <w:lang w:val="ru-RU"/>
            </w:rPr>
          </w:rPrChange>
        </w:rPr>
        <w:tab/>
      </w:r>
      <w:r w:rsidRPr="00405A52">
        <w:rPr>
          <w:rPrChange w:id="4781" w:author="Опаева Лидия Арашаевна" w:date="2025-10-15T09:56:00Z">
            <w:rPr>
              <w:lang w:val="ru-RU"/>
            </w:rPr>
          </w:rPrChange>
        </w:rPr>
        <w:tab/>
      </w:r>
      <w:r w:rsidRPr="00405A52">
        <w:rPr>
          <w:rPrChange w:id="4782" w:author="Опаева Лидия Арашаевна" w:date="2025-10-15T09:56:00Z">
            <w:rPr>
              <w:lang w:val="ru-RU"/>
            </w:rPr>
          </w:rPrChange>
        </w:rPr>
        <w:tab/>
      </w:r>
      <w:r w:rsidRPr="00405A52">
        <w:rPr>
          <w:rPrChange w:id="4783" w:author="Опаева Лидия Арашаевна" w:date="2025-10-15T09:56:00Z">
            <w:rPr>
              <w:lang w:val="ru-RU"/>
            </w:rPr>
          </w:rPrChange>
        </w:rPr>
        <w:tab/>
      </w:r>
      <w:r w:rsidRPr="00405A52">
        <w:rPr>
          <w:rPrChange w:id="4784" w:author="Опаева Лидия Арашаевна" w:date="2025-10-15T09:56:00Z">
            <w:rPr>
              <w:lang w:val="ru-RU"/>
            </w:rPr>
          </w:rPrChange>
        </w:rPr>
        <w:tab/>
        <w:t>"</w:t>
      </w:r>
      <w:r w:rsidRPr="00C7367D">
        <w:t>param</w:t>
      </w:r>
      <w:r w:rsidRPr="00405A52">
        <w:rPr>
          <w:rPrChange w:id="4785" w:author="Опаева Лидия Арашаевна" w:date="2025-10-15T09:56:00Z">
            <w:rPr>
              <w:lang w:val="ru-RU"/>
            </w:rPr>
          </w:rPrChange>
        </w:rPr>
        <w:t>": "</w:t>
      </w:r>
      <w:r w:rsidRPr="00C7367D">
        <w:t>tofk</w:t>
      </w:r>
      <w:r w:rsidRPr="00405A52">
        <w:rPr>
          <w:rPrChange w:id="4786" w:author="Опаева Лидия Арашаевна" w:date="2025-10-15T09:56:00Z">
            <w:rPr>
              <w:lang w:val="ru-RU"/>
            </w:rPr>
          </w:rPrChange>
        </w:rPr>
        <w:t>",</w:t>
      </w:r>
    </w:p>
    <w:p w14:paraId="717D5140" w14:textId="77777777" w:rsidR="00C7367D" w:rsidRPr="00C7367D" w:rsidRDefault="00C7367D" w:rsidP="008E15A9">
      <w:pPr>
        <w:pStyle w:val="GOSTScript"/>
      </w:pPr>
      <w:r w:rsidRPr="00405A52">
        <w:rPr>
          <w:rPrChange w:id="4787" w:author="Опаева Лидия Арашаевна" w:date="2025-10-15T09:56:00Z">
            <w:rPr>
              <w:lang w:val="ru-RU"/>
            </w:rPr>
          </w:rPrChange>
        </w:rPr>
        <w:tab/>
      </w:r>
      <w:r w:rsidRPr="00405A52">
        <w:rPr>
          <w:rPrChange w:id="4788" w:author="Опаева Лидия Арашаевна" w:date="2025-10-15T09:56:00Z">
            <w:rPr>
              <w:lang w:val="ru-RU"/>
            </w:rPr>
          </w:rPrChange>
        </w:rPr>
        <w:tab/>
      </w:r>
      <w:r w:rsidRPr="00405A52">
        <w:rPr>
          <w:rPrChange w:id="4789" w:author="Опаева Лидия Арашаевна" w:date="2025-10-15T09:56:00Z">
            <w:rPr>
              <w:lang w:val="ru-RU"/>
            </w:rPr>
          </w:rPrChange>
        </w:rPr>
        <w:tab/>
      </w:r>
      <w:r w:rsidRPr="00405A52">
        <w:rPr>
          <w:rPrChange w:id="4790" w:author="Опаева Лидия Арашаевна" w:date="2025-10-15T09:56:00Z">
            <w:rPr>
              <w:lang w:val="ru-RU"/>
            </w:rPr>
          </w:rPrChange>
        </w:rPr>
        <w:tab/>
      </w:r>
      <w:r w:rsidRPr="00405A52">
        <w:rPr>
          <w:rPrChange w:id="4791" w:author="Опаева Лидия Арашаевна" w:date="2025-10-15T09:56:00Z">
            <w:rPr>
              <w:lang w:val="ru-RU"/>
            </w:rPr>
          </w:rPrChange>
        </w:rPr>
        <w:tab/>
      </w:r>
      <w:r w:rsidRPr="00405A52">
        <w:rPr>
          <w:rPrChange w:id="4792" w:author="Опаева Лидия Арашаевна" w:date="2025-10-15T09:56:00Z">
            <w:rPr>
              <w:lang w:val="ru-RU"/>
            </w:rPr>
          </w:rPrChange>
        </w:rPr>
        <w:tab/>
      </w:r>
      <w:r w:rsidRPr="00C7367D">
        <w:t>"value": "6200"</w:t>
      </w:r>
    </w:p>
    <w:p w14:paraId="6FA2E727"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78ABA61"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01CF4C8"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"conturCode",</w:t>
      </w:r>
    </w:p>
    <w:p w14:paraId="71E75274" w14:textId="77777777" w:rsidR="00C7367D" w:rsidRPr="00C7367D" w:rsidRDefault="00C7367D" w:rsidP="008E15A9">
      <w:pPr>
        <w:pStyle w:val="GOSTScript"/>
      </w:pPr>
      <w:r w:rsidRPr="00C7367D">
        <w:lastRenderedPageBreak/>
        <w:tab/>
      </w:r>
      <w:r w:rsidRPr="00C7367D">
        <w:tab/>
      </w:r>
      <w:r w:rsidRPr="00C7367D">
        <w:tab/>
      </w:r>
      <w:r w:rsidRPr="00C7367D">
        <w:tab/>
      </w:r>
      <w:r w:rsidRPr="00C7367D">
        <w:tab/>
      </w:r>
      <w:r w:rsidRPr="00C7367D">
        <w:tab/>
        <w:t>"value": "1"</w:t>
      </w:r>
    </w:p>
    <w:p w14:paraId="52531604"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88072A4"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2BAD997"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"pa",</w:t>
      </w:r>
    </w:p>
    <w:p w14:paraId="653A51CA"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"05621481690"</w:t>
      </w:r>
    </w:p>
    <w:p w14:paraId="0960ADB8"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CF51E9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42A29FC1"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"bo",</w:t>
      </w:r>
    </w:p>
    <w:p w14:paraId="73D78B59"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2F09C62D"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504751B"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70D4E99"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"targetCode",</w:t>
      </w:r>
    </w:p>
    <w:p w14:paraId="148D097E"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"0023"</w:t>
      </w:r>
    </w:p>
    <w:p w14:paraId="01B1EC50"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1C35BC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EA3D8C6"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"oktmo",</w:t>
      </w:r>
    </w:p>
    <w:p w14:paraId="4EC016B8"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3A34752C"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97FFB25"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DD26BF9"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"pzo",</w:t>
      </w:r>
    </w:p>
    <w:p w14:paraId="5C84E567"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7161983A"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4819D3EB"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1E3B91D"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"faip",</w:t>
      </w:r>
    </w:p>
    <w:p w14:paraId="38413FBD"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3A3703F6"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6B9FC716"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6BA58536"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"fo",</w:t>
      </w:r>
    </w:p>
    <w:p w14:paraId="47F449F3"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01C5C75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1B7C58AD"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C62AE0F"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"ubp",</w:t>
      </w:r>
    </w:p>
    <w:p w14:paraId="40BC2B53"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0DD6D9A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667E476" w14:textId="77777777" w:rsidR="00C7367D" w:rsidRPr="00C7367D" w:rsidRDefault="00C7367D" w:rsidP="008E15A9">
      <w:pPr>
        <w:pStyle w:val="GOSTScript"/>
      </w:pPr>
      <w:r w:rsidRPr="00C7367D">
        <w:tab/>
      </w:r>
      <w:r w:rsidRPr="00C7367D">
        <w:tab/>
      </w:r>
      <w:r w:rsidRPr="00C7367D">
        <w:tab/>
      </w:r>
      <w:r w:rsidRPr="00C7367D">
        <w:tab/>
        <w:t>],</w:t>
      </w:r>
    </w:p>
    <w:p w14:paraId="5AB436B7" w14:textId="6640246B" w:rsidR="00C7367D" w:rsidRPr="00C7367D" w:rsidRDefault="00C7367D" w:rsidP="008E15A9">
      <w:pPr>
        <w:pStyle w:val="GOSTScript"/>
      </w:pPr>
      <w:r w:rsidRPr="00C7367D">
        <w:tab/>
      </w:r>
      <w:r w:rsidRPr="00C7367D">
        <w:tab/>
      </w:r>
      <w:r w:rsidRPr="00C7367D">
        <w:tab/>
      </w:r>
      <w:r w:rsidRPr="00C7367D">
        <w:tab/>
        <w:t>"Start_balance_dr": 0.00,</w:t>
      </w:r>
    </w:p>
    <w:p w14:paraId="4EA3FEFE" w14:textId="132975D8" w:rsidR="00C7367D" w:rsidRPr="00C7367D" w:rsidRDefault="00EB2C30" w:rsidP="008E15A9">
      <w:pPr>
        <w:pStyle w:val="GOSTScript"/>
      </w:pPr>
      <w:r>
        <w:tab/>
      </w:r>
      <w:r>
        <w:tab/>
      </w:r>
      <w:r>
        <w:tab/>
      </w:r>
      <w:r>
        <w:tab/>
        <w:t xml:space="preserve">"Start_balance_dr_cur": </w:t>
      </w:r>
      <w:r w:rsidR="00C7367D" w:rsidRPr="00C7367D">
        <w:t>0.00,</w:t>
      </w:r>
    </w:p>
    <w:p w14:paraId="047A416D" w14:textId="1EBBEBCD" w:rsidR="00C7367D" w:rsidRPr="00C7367D" w:rsidRDefault="00C7367D" w:rsidP="008E15A9">
      <w:pPr>
        <w:pStyle w:val="GOSTScript"/>
      </w:pPr>
      <w:r w:rsidRPr="00C7367D">
        <w:tab/>
      </w:r>
      <w:r w:rsidRPr="00C7367D">
        <w:tab/>
      </w:r>
      <w:r w:rsidRPr="00C7367D">
        <w:tab/>
      </w:r>
      <w:r w:rsidRPr="00C7367D">
        <w:tab/>
        <w:t>"Start_balance_cr": 100.00,</w:t>
      </w:r>
    </w:p>
    <w:p w14:paraId="612C9C55" w14:textId="2211195A" w:rsidR="00C7367D" w:rsidRPr="00C7367D" w:rsidRDefault="00C7367D" w:rsidP="008E15A9">
      <w:pPr>
        <w:pStyle w:val="GOSTScript"/>
      </w:pPr>
      <w:r w:rsidRPr="00C7367D">
        <w:lastRenderedPageBreak/>
        <w:tab/>
      </w:r>
      <w:r w:rsidRPr="00C7367D">
        <w:tab/>
      </w:r>
      <w:r w:rsidRPr="00C7367D">
        <w:tab/>
      </w:r>
      <w:r w:rsidRPr="00C7367D">
        <w:tab/>
        <w:t>"Start_balance_cr_cur": 100.00,</w:t>
      </w:r>
    </w:p>
    <w:p w14:paraId="07764964" w14:textId="5FF9B3BA" w:rsidR="00C7367D" w:rsidRPr="00C7367D" w:rsidRDefault="00C7367D" w:rsidP="008E15A9">
      <w:pPr>
        <w:pStyle w:val="GOSTScript"/>
      </w:pPr>
      <w:r w:rsidRPr="00C7367D">
        <w:tab/>
      </w:r>
      <w:r w:rsidRPr="00C7367D">
        <w:tab/>
      </w:r>
      <w:r w:rsidRPr="00C7367D">
        <w:tab/>
      </w:r>
      <w:r w:rsidRPr="00C7367D">
        <w:tab/>
        <w:t>"Turnover_dr": 0.00,</w:t>
      </w:r>
    </w:p>
    <w:p w14:paraId="5FEA3301" w14:textId="4955427E" w:rsidR="00C7367D" w:rsidRPr="00C7367D" w:rsidRDefault="00C7367D" w:rsidP="008E15A9">
      <w:pPr>
        <w:pStyle w:val="GOSTScript"/>
      </w:pPr>
      <w:r w:rsidRPr="00C7367D">
        <w:tab/>
      </w:r>
      <w:r w:rsidRPr="00C7367D">
        <w:tab/>
      </w:r>
      <w:r w:rsidRPr="00C7367D">
        <w:tab/>
      </w:r>
      <w:r w:rsidRPr="00C7367D">
        <w:tab/>
        <w:t>"Tturnover_dr_cur": 0.00,</w:t>
      </w:r>
    </w:p>
    <w:p w14:paraId="36B3979D" w14:textId="6F1AF993" w:rsidR="00C7367D" w:rsidRPr="00C7367D" w:rsidRDefault="00C7367D" w:rsidP="008E15A9">
      <w:pPr>
        <w:pStyle w:val="GOSTScript"/>
      </w:pPr>
      <w:r w:rsidRPr="00C7367D">
        <w:tab/>
      </w:r>
      <w:r w:rsidRPr="00C7367D">
        <w:tab/>
      </w:r>
      <w:r w:rsidRPr="00C7367D">
        <w:tab/>
      </w:r>
      <w:r w:rsidRPr="00C7367D">
        <w:tab/>
        <w:t>"Turnover_cr": 20.00,</w:t>
      </w:r>
    </w:p>
    <w:p w14:paraId="22CC2B3E" w14:textId="163AC006" w:rsidR="00C7367D" w:rsidRPr="00C7367D" w:rsidRDefault="00C7367D" w:rsidP="008E15A9">
      <w:pPr>
        <w:pStyle w:val="GOSTScript"/>
      </w:pPr>
      <w:r w:rsidRPr="00C7367D">
        <w:tab/>
      </w:r>
      <w:r w:rsidRPr="00C7367D">
        <w:tab/>
      </w:r>
      <w:r w:rsidRPr="00C7367D">
        <w:tab/>
      </w:r>
      <w:r w:rsidRPr="00C7367D">
        <w:tab/>
        <w:t>"Turnover_cr_cur": 20.00,</w:t>
      </w:r>
    </w:p>
    <w:p w14:paraId="0DA3AEC3" w14:textId="723D1F07" w:rsidR="00C7367D" w:rsidRPr="00C7367D" w:rsidRDefault="00EB2C30" w:rsidP="008E15A9">
      <w:pPr>
        <w:pStyle w:val="GOSTScript"/>
      </w:pPr>
      <w:r>
        <w:tab/>
      </w:r>
      <w:r>
        <w:tab/>
      </w:r>
      <w:r>
        <w:tab/>
      </w:r>
      <w:r>
        <w:tab/>
        <w:t xml:space="preserve">"End_balance_dr": </w:t>
      </w:r>
      <w:r w:rsidR="00C7367D" w:rsidRPr="00C7367D">
        <w:t>0.00,</w:t>
      </w:r>
    </w:p>
    <w:p w14:paraId="5B741C05" w14:textId="737CB724" w:rsidR="00C7367D" w:rsidRPr="00C7367D" w:rsidRDefault="00C7367D" w:rsidP="008E15A9">
      <w:pPr>
        <w:pStyle w:val="GOSTScript"/>
      </w:pPr>
      <w:r w:rsidRPr="00C7367D">
        <w:tab/>
      </w:r>
      <w:r w:rsidRPr="00C7367D">
        <w:tab/>
      </w:r>
      <w:r w:rsidRPr="00C7367D">
        <w:tab/>
      </w:r>
      <w:r w:rsidRPr="00C7367D">
        <w:tab/>
        <w:t>"End_balance_dr_cur": 0.00,</w:t>
      </w:r>
    </w:p>
    <w:p w14:paraId="1063D9F7" w14:textId="3A80B39F" w:rsidR="00C7367D" w:rsidRPr="00C7367D" w:rsidRDefault="00C7367D" w:rsidP="008E15A9">
      <w:pPr>
        <w:pStyle w:val="GOSTScript"/>
      </w:pPr>
      <w:r w:rsidRPr="00C7367D">
        <w:tab/>
      </w:r>
      <w:r w:rsidRPr="00C7367D">
        <w:tab/>
      </w:r>
      <w:r w:rsidRPr="00C7367D">
        <w:tab/>
      </w:r>
      <w:r w:rsidRPr="00C7367D">
        <w:tab/>
        <w:t xml:space="preserve">"End_balance_cr": </w:t>
      </w:r>
      <w:r w:rsidR="00EB2C30">
        <w:t>120.00</w:t>
      </w:r>
      <w:r w:rsidRPr="00C7367D">
        <w:t>,</w:t>
      </w:r>
    </w:p>
    <w:p w14:paraId="61AD8CA7" w14:textId="66F6E508" w:rsidR="00C7367D" w:rsidRPr="00C7367D" w:rsidRDefault="00C7367D" w:rsidP="008E15A9">
      <w:pPr>
        <w:pStyle w:val="GOSTScript"/>
      </w:pPr>
      <w:r w:rsidRPr="00C7367D">
        <w:tab/>
      </w:r>
      <w:r w:rsidRPr="00C7367D">
        <w:tab/>
      </w:r>
      <w:r w:rsidRPr="00C7367D">
        <w:tab/>
      </w:r>
      <w:r w:rsidRPr="00C7367D">
        <w:tab/>
        <w:t>"End_balance_cr_cur": 120.00,</w:t>
      </w:r>
    </w:p>
    <w:p w14:paraId="59F9DE26" w14:textId="47012AAB" w:rsidR="00C7367D" w:rsidRPr="00B826CD" w:rsidRDefault="00C7367D" w:rsidP="008E15A9">
      <w:pPr>
        <w:pStyle w:val="GOSTScript"/>
        <w:rPr>
          <w:ins w:id="4793" w:author="Сказецкая Наталья Камилевна" w:date="2024-02-13T21:54:00Z"/>
        </w:rPr>
      </w:pPr>
      <w:r w:rsidRPr="00C7367D">
        <w:tab/>
      </w:r>
      <w:r w:rsidRPr="00C7367D">
        <w:tab/>
      </w:r>
      <w:r w:rsidRPr="00C7367D">
        <w:tab/>
      </w:r>
      <w:r w:rsidRPr="00C7367D">
        <w:tab/>
        <w:t>"CurrencyCode": "643"</w:t>
      </w:r>
      <w:ins w:id="4794" w:author="Сказецкая Наталья Камилевна" w:date="2024-02-13T21:54:00Z">
        <w:r w:rsidR="007E3CF9" w:rsidRPr="00B826CD">
          <w:t>,</w:t>
        </w:r>
      </w:ins>
    </w:p>
    <w:p w14:paraId="12CEB419" w14:textId="2DF0EA2E" w:rsidR="007E3CF9" w:rsidRPr="007E3CF9" w:rsidRDefault="002F1A5F" w:rsidP="008E15A9">
      <w:pPr>
        <w:pStyle w:val="GOSTScript"/>
        <w:rPr>
          <w:b/>
        </w:rPr>
      </w:pPr>
      <w:r w:rsidRPr="00C7367D">
        <w:tab/>
      </w:r>
      <w:r w:rsidRPr="00C7367D">
        <w:tab/>
      </w:r>
      <w:r w:rsidRPr="00C7367D">
        <w:tab/>
      </w:r>
      <w:r w:rsidRPr="00C7367D">
        <w:tab/>
      </w:r>
      <w:ins w:id="4795" w:author="Сказецкая Наталья Камилевна" w:date="2024-02-13T21:54:00Z">
        <w:r w:rsidR="007E3CF9">
          <w:rPr>
            <w:rStyle w:val="aff2"/>
            <w:b w:val="0"/>
          </w:rPr>
          <w:t>"EffectiveDate": "2022-08</w:t>
        </w:r>
      </w:ins>
      <w:ins w:id="4796" w:author="Сатлер Марина Викторовна" w:date="2024-02-19T11:07:00Z">
        <w:del w:id="4797" w:author="Сказецкая Наталья Камилевна" w:date="2024-02-20T14:16:00Z">
          <w:r w:rsidRPr="008A243F" w:rsidDel="001269CE">
            <w:rPr>
              <w:rStyle w:val="aff2"/>
              <w:b w:val="0"/>
            </w:rPr>
            <w:delText>9</w:delText>
          </w:r>
        </w:del>
      </w:ins>
      <w:ins w:id="4798" w:author="Сказецкая Наталья Камилевна" w:date="2024-02-13T21:54:00Z">
        <w:r w:rsidR="007E3CF9">
          <w:rPr>
            <w:rStyle w:val="aff2"/>
            <w:b w:val="0"/>
          </w:rPr>
          <w:t>-01</w:t>
        </w:r>
        <w:r w:rsidR="007E3CF9" w:rsidRPr="007E3CF9">
          <w:rPr>
            <w:rStyle w:val="aff2"/>
            <w:b w:val="0"/>
          </w:rPr>
          <w:t>"</w:t>
        </w:r>
      </w:ins>
    </w:p>
    <w:p w14:paraId="61CC3ED4" w14:textId="77777777" w:rsidR="00C7367D" w:rsidRPr="00C7367D" w:rsidRDefault="00C7367D" w:rsidP="008E15A9">
      <w:pPr>
        <w:pStyle w:val="GOSTScript"/>
      </w:pPr>
      <w:r w:rsidRPr="00C7367D">
        <w:tab/>
      </w:r>
      <w:r w:rsidRPr="00C7367D">
        <w:tab/>
      </w:r>
      <w:r w:rsidRPr="00C7367D">
        <w:tab/>
        <w:t>},</w:t>
      </w:r>
    </w:p>
    <w:p w14:paraId="739341D9" w14:textId="77777777" w:rsidR="00C7367D" w:rsidRPr="00C7367D" w:rsidRDefault="00C7367D" w:rsidP="008E15A9">
      <w:pPr>
        <w:pStyle w:val="GOSTScript"/>
      </w:pPr>
      <w:r w:rsidRPr="00C7367D">
        <w:tab/>
      </w:r>
      <w:r w:rsidRPr="00C7367D">
        <w:tab/>
      </w:r>
      <w:r w:rsidRPr="00C7367D">
        <w:tab/>
        <w:t>{</w:t>
      </w:r>
    </w:p>
    <w:p w14:paraId="7352252E" w14:textId="77777777" w:rsidR="00C7367D" w:rsidRPr="00C7367D" w:rsidRDefault="00C7367D" w:rsidP="008E15A9">
      <w:pPr>
        <w:pStyle w:val="GOSTScript"/>
      </w:pPr>
      <w:r w:rsidRPr="00C7367D">
        <w:tab/>
      </w:r>
      <w:r w:rsidRPr="00C7367D">
        <w:tab/>
      </w:r>
      <w:r w:rsidRPr="00C7367D">
        <w:tab/>
      </w:r>
      <w:r w:rsidRPr="00C7367D">
        <w:tab/>
        <w:t>"VisualParams": [</w:t>
      </w:r>
    </w:p>
    <w:p w14:paraId="31693F96"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DB92A4C"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"budgetCode",</w:t>
      </w:r>
    </w:p>
    <w:p w14:paraId="3398600E"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"99010001"</w:t>
      </w:r>
    </w:p>
    <w:p w14:paraId="77A9C6A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473634FB"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59B4C0A"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"kbk",</w:t>
      </w:r>
    </w:p>
    <w:p w14:paraId="31C0E0B8"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"32000000000000000610"</w:t>
      </w:r>
    </w:p>
    <w:p w14:paraId="4F79B874"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BA60A2B"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7BE0C6CB"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"vd",</w:t>
      </w:r>
    </w:p>
    <w:p w14:paraId="79375C45"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"30"</w:t>
      </w:r>
    </w:p>
    <w:p w14:paraId="5BDBAD17"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158C2619"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C9E3F49"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"account",</w:t>
      </w:r>
    </w:p>
    <w:p w14:paraId="1DEEA1D2"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"ВЫБЫТИЯ_КУ"</w:t>
      </w:r>
    </w:p>
    <w:p w14:paraId="66C2C80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97FE2F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1A323F2C"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"tofk",</w:t>
      </w:r>
    </w:p>
    <w:p w14:paraId="14AE4BFC"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"6200"</w:t>
      </w:r>
    </w:p>
    <w:p w14:paraId="7DA5C395"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B4D1E71"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895C3DF"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"conturCode",</w:t>
      </w:r>
    </w:p>
    <w:p w14:paraId="64880E49"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"1"</w:t>
      </w:r>
    </w:p>
    <w:p w14:paraId="52990346"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31F7ED4" w14:textId="77777777" w:rsidR="00C7367D" w:rsidRPr="00C7367D" w:rsidRDefault="00C7367D" w:rsidP="008E15A9">
      <w:pPr>
        <w:pStyle w:val="GOSTScript"/>
      </w:pPr>
      <w:r w:rsidRPr="00C7367D">
        <w:lastRenderedPageBreak/>
        <w:tab/>
      </w:r>
      <w:r w:rsidRPr="00C7367D">
        <w:tab/>
      </w:r>
      <w:r w:rsidRPr="00C7367D">
        <w:tab/>
      </w:r>
      <w:r w:rsidRPr="00C7367D">
        <w:tab/>
      </w:r>
      <w:r w:rsidRPr="00C7367D">
        <w:tab/>
        <w:t>{</w:t>
      </w:r>
    </w:p>
    <w:p w14:paraId="7A516227"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"pa",</w:t>
      </w:r>
    </w:p>
    <w:p w14:paraId="1F2F7BE3"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"05621481690"</w:t>
      </w:r>
    </w:p>
    <w:p w14:paraId="7BB087E8"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E5AC452"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B2A4D24"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"bo",</w:t>
      </w:r>
    </w:p>
    <w:p w14:paraId="60DE1F44"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44624E97"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A6DDD5C"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3D1D87B"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"targetCode",</w:t>
      </w:r>
    </w:p>
    <w:p w14:paraId="146ABA28"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"0023-01"</w:t>
      </w:r>
    </w:p>
    <w:p w14:paraId="5D745158"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2617B61"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00C70CFD"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"oktmo",</w:t>
      </w:r>
    </w:p>
    <w:p w14:paraId="6F49E3BB"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00B26204"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5666F3D1"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46A473E4"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"pzo",</w:t>
      </w:r>
    </w:p>
    <w:p w14:paraId="2DFEC467"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21C15D57"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122695BF"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6D4B6A45"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"faip",</w:t>
      </w:r>
    </w:p>
    <w:p w14:paraId="0138C784"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7A4ABC89"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02FCCB5"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64CD0136"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"fo",</w:t>
      </w:r>
    </w:p>
    <w:p w14:paraId="27B45D12"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4D6336F5"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7240306A"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238E436D"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"param": "ubp",</w:t>
      </w:r>
    </w:p>
    <w:p w14:paraId="23BD7C40" w14:textId="77777777" w:rsidR="00C7367D" w:rsidRPr="00C7367D" w:rsidRDefault="00C7367D" w:rsidP="008E15A9">
      <w:pPr>
        <w:pStyle w:val="GOSTScript"/>
      </w:pPr>
      <w:r w:rsidRPr="00C7367D">
        <w:tab/>
      </w:r>
      <w:r w:rsidRPr="00C7367D">
        <w:tab/>
      </w:r>
      <w:r w:rsidRPr="00C7367D">
        <w:tab/>
      </w:r>
      <w:r w:rsidRPr="00C7367D">
        <w:tab/>
      </w:r>
      <w:r w:rsidRPr="00C7367D">
        <w:tab/>
      </w:r>
      <w:r w:rsidRPr="00C7367D">
        <w:tab/>
        <w:t>"value": "-"</w:t>
      </w:r>
    </w:p>
    <w:p w14:paraId="375459F3" w14:textId="77777777" w:rsidR="00C7367D" w:rsidRPr="00C7367D" w:rsidRDefault="00C7367D" w:rsidP="008E15A9">
      <w:pPr>
        <w:pStyle w:val="GOSTScript"/>
      </w:pPr>
      <w:r w:rsidRPr="00C7367D">
        <w:tab/>
      </w:r>
      <w:r w:rsidRPr="00C7367D">
        <w:tab/>
      </w:r>
      <w:r w:rsidRPr="00C7367D">
        <w:tab/>
      </w:r>
      <w:r w:rsidRPr="00C7367D">
        <w:tab/>
      </w:r>
      <w:r w:rsidRPr="00C7367D">
        <w:tab/>
        <w:t>}</w:t>
      </w:r>
    </w:p>
    <w:p w14:paraId="3A0B89AF" w14:textId="77777777" w:rsidR="00C7367D" w:rsidRPr="00C7367D" w:rsidRDefault="00C7367D" w:rsidP="008E15A9">
      <w:pPr>
        <w:pStyle w:val="GOSTScript"/>
      </w:pPr>
      <w:r w:rsidRPr="00C7367D">
        <w:tab/>
      </w:r>
      <w:r w:rsidRPr="00C7367D">
        <w:tab/>
      </w:r>
      <w:r w:rsidRPr="00C7367D">
        <w:tab/>
      </w:r>
      <w:r w:rsidRPr="00C7367D">
        <w:tab/>
        <w:t>],</w:t>
      </w:r>
    </w:p>
    <w:p w14:paraId="67ADC036" w14:textId="035D675E" w:rsidR="00C7367D" w:rsidRPr="00C7367D" w:rsidRDefault="00C7367D" w:rsidP="008E15A9">
      <w:pPr>
        <w:pStyle w:val="GOSTScript"/>
      </w:pPr>
      <w:r w:rsidRPr="00C7367D">
        <w:tab/>
      </w:r>
      <w:r w:rsidRPr="00C7367D">
        <w:tab/>
      </w:r>
      <w:r w:rsidRPr="00C7367D">
        <w:tab/>
      </w:r>
      <w:r w:rsidRPr="00C7367D">
        <w:tab/>
        <w:t>"Start_balance_dr": 60.00,</w:t>
      </w:r>
    </w:p>
    <w:p w14:paraId="0FB3B5F5" w14:textId="5F6477D0" w:rsidR="00C7367D" w:rsidRPr="00C7367D" w:rsidRDefault="00C7367D" w:rsidP="008E15A9">
      <w:pPr>
        <w:pStyle w:val="GOSTScript"/>
      </w:pPr>
      <w:r w:rsidRPr="00C7367D">
        <w:tab/>
      </w:r>
      <w:r w:rsidRPr="00C7367D">
        <w:tab/>
      </w:r>
      <w:r w:rsidRPr="00C7367D">
        <w:tab/>
      </w:r>
      <w:r w:rsidRPr="00C7367D">
        <w:tab/>
        <w:t>"Start_balance_dr_cur": 60.00,</w:t>
      </w:r>
    </w:p>
    <w:p w14:paraId="7C581F6A" w14:textId="614ED627" w:rsidR="00C7367D" w:rsidRPr="00C7367D" w:rsidRDefault="00C7367D" w:rsidP="008E15A9">
      <w:pPr>
        <w:pStyle w:val="GOSTScript"/>
      </w:pPr>
      <w:r w:rsidRPr="00C7367D">
        <w:tab/>
      </w:r>
      <w:r w:rsidRPr="00C7367D">
        <w:tab/>
      </w:r>
      <w:r w:rsidRPr="00C7367D">
        <w:tab/>
      </w:r>
      <w:r w:rsidRPr="00C7367D">
        <w:tab/>
        <w:t>"Start_balance_cr": 0.00,</w:t>
      </w:r>
    </w:p>
    <w:p w14:paraId="5BBA142D" w14:textId="7E04F8ED" w:rsidR="00C7367D" w:rsidRPr="00C7367D" w:rsidRDefault="00C7367D" w:rsidP="008E15A9">
      <w:pPr>
        <w:pStyle w:val="GOSTScript"/>
      </w:pPr>
      <w:r w:rsidRPr="00C7367D">
        <w:tab/>
      </w:r>
      <w:r w:rsidRPr="00C7367D">
        <w:tab/>
      </w:r>
      <w:r w:rsidRPr="00C7367D">
        <w:tab/>
      </w:r>
      <w:r w:rsidRPr="00C7367D">
        <w:tab/>
        <w:t>"Start_balance_cr_cur": 0.00,</w:t>
      </w:r>
    </w:p>
    <w:p w14:paraId="0CA4E721" w14:textId="5534FD5F" w:rsidR="00C7367D" w:rsidRPr="00C7367D" w:rsidRDefault="00C7367D" w:rsidP="008E15A9">
      <w:pPr>
        <w:pStyle w:val="GOSTScript"/>
      </w:pPr>
      <w:r w:rsidRPr="00C7367D">
        <w:tab/>
      </w:r>
      <w:r w:rsidRPr="00C7367D">
        <w:tab/>
      </w:r>
      <w:r w:rsidRPr="00C7367D">
        <w:tab/>
      </w:r>
      <w:r w:rsidRPr="00C7367D">
        <w:tab/>
        <w:t>"Turnover_dr": 5.50,</w:t>
      </w:r>
    </w:p>
    <w:p w14:paraId="2D439C3B" w14:textId="44E8EB37" w:rsidR="00C7367D" w:rsidRPr="00C7367D" w:rsidRDefault="00C7367D" w:rsidP="008E15A9">
      <w:pPr>
        <w:pStyle w:val="GOSTScript"/>
      </w:pPr>
      <w:r w:rsidRPr="00C7367D">
        <w:lastRenderedPageBreak/>
        <w:tab/>
      </w:r>
      <w:r w:rsidRPr="00C7367D">
        <w:tab/>
      </w:r>
      <w:r w:rsidRPr="00C7367D">
        <w:tab/>
      </w:r>
      <w:r w:rsidRPr="00C7367D">
        <w:tab/>
        <w:t>"Tturnover_dr_cur": 5.50,</w:t>
      </w:r>
    </w:p>
    <w:p w14:paraId="15CD429A" w14:textId="7A59D40B" w:rsidR="00C7367D" w:rsidRPr="00C7367D" w:rsidRDefault="00C7367D" w:rsidP="008E15A9">
      <w:pPr>
        <w:pStyle w:val="GOSTScript"/>
      </w:pPr>
      <w:r w:rsidRPr="00C7367D">
        <w:tab/>
      </w:r>
      <w:r w:rsidRPr="00C7367D">
        <w:tab/>
      </w:r>
      <w:r w:rsidRPr="00C7367D">
        <w:tab/>
      </w:r>
      <w:r w:rsidRPr="00C7367D">
        <w:tab/>
        <w:t>"Turnover_cr": 0.00,</w:t>
      </w:r>
    </w:p>
    <w:p w14:paraId="7E80C623" w14:textId="26E5DD01" w:rsidR="00C7367D" w:rsidRPr="00C7367D" w:rsidRDefault="00C7367D" w:rsidP="008E15A9">
      <w:pPr>
        <w:pStyle w:val="GOSTScript"/>
      </w:pPr>
      <w:r w:rsidRPr="00C7367D">
        <w:tab/>
      </w:r>
      <w:r w:rsidRPr="00C7367D">
        <w:tab/>
      </w:r>
      <w:r w:rsidRPr="00C7367D">
        <w:tab/>
      </w:r>
      <w:r w:rsidRPr="00C7367D">
        <w:tab/>
        <w:t>"Turnover_cr_cur": 0.00,</w:t>
      </w:r>
    </w:p>
    <w:p w14:paraId="2D3E35C3" w14:textId="7C96D6E6" w:rsidR="00C7367D" w:rsidRPr="00C7367D" w:rsidRDefault="00C7367D" w:rsidP="008E15A9">
      <w:pPr>
        <w:pStyle w:val="GOSTScript"/>
      </w:pPr>
      <w:r w:rsidRPr="00C7367D">
        <w:tab/>
      </w:r>
      <w:r w:rsidRPr="00C7367D">
        <w:tab/>
      </w:r>
      <w:r w:rsidRPr="00C7367D">
        <w:tab/>
      </w:r>
      <w:r w:rsidRPr="00C7367D">
        <w:tab/>
        <w:t>"End_balance_dr": 65.50,</w:t>
      </w:r>
    </w:p>
    <w:p w14:paraId="46A135DB" w14:textId="5DD79828" w:rsidR="00C7367D" w:rsidRPr="00C7367D" w:rsidRDefault="00C7367D" w:rsidP="008E15A9">
      <w:pPr>
        <w:pStyle w:val="GOSTScript"/>
      </w:pPr>
      <w:r w:rsidRPr="00C7367D">
        <w:tab/>
      </w:r>
      <w:r w:rsidRPr="00C7367D">
        <w:tab/>
      </w:r>
      <w:r w:rsidRPr="00C7367D">
        <w:tab/>
      </w:r>
      <w:r w:rsidRPr="00C7367D">
        <w:tab/>
        <w:t>"End_balance_dr_cur": 65.50,</w:t>
      </w:r>
    </w:p>
    <w:p w14:paraId="319BFF5B" w14:textId="02FCCA96" w:rsidR="00C7367D" w:rsidRPr="00C7367D" w:rsidRDefault="00C7367D" w:rsidP="008E15A9">
      <w:pPr>
        <w:pStyle w:val="GOSTScript"/>
      </w:pPr>
      <w:r w:rsidRPr="00C7367D">
        <w:tab/>
      </w:r>
      <w:r w:rsidRPr="00C7367D">
        <w:tab/>
      </w:r>
      <w:r w:rsidRPr="00C7367D">
        <w:tab/>
      </w:r>
      <w:r w:rsidRPr="00C7367D">
        <w:tab/>
        <w:t>"End_balance_cr": 0.00,</w:t>
      </w:r>
    </w:p>
    <w:p w14:paraId="48A01602" w14:textId="4C0CA87D" w:rsidR="00C7367D" w:rsidRPr="00C7367D" w:rsidRDefault="00C7367D" w:rsidP="008E15A9">
      <w:pPr>
        <w:pStyle w:val="GOSTScript"/>
      </w:pPr>
      <w:r w:rsidRPr="00C7367D">
        <w:tab/>
      </w:r>
      <w:r w:rsidRPr="00C7367D">
        <w:tab/>
      </w:r>
      <w:r w:rsidRPr="00C7367D">
        <w:tab/>
      </w:r>
      <w:r w:rsidRPr="00C7367D">
        <w:tab/>
        <w:t>"End</w:t>
      </w:r>
      <w:r w:rsidR="00EB2C30">
        <w:t xml:space="preserve">_balance_cr_cur": </w:t>
      </w:r>
      <w:r w:rsidRPr="00C7367D">
        <w:t>0.00,</w:t>
      </w:r>
    </w:p>
    <w:p w14:paraId="40791D4C" w14:textId="1F296EAB" w:rsidR="00C7367D" w:rsidRDefault="00C7367D" w:rsidP="008E15A9">
      <w:pPr>
        <w:pStyle w:val="GOSTScript"/>
        <w:rPr>
          <w:ins w:id="4799" w:author="Сказецкая Наталья Камилевна" w:date="2024-02-13T21:55:00Z"/>
          <w:lang w:val="ru-RU"/>
        </w:rPr>
      </w:pPr>
      <w:r w:rsidRPr="00C7367D">
        <w:tab/>
      </w:r>
      <w:r w:rsidRPr="00C7367D">
        <w:tab/>
      </w:r>
      <w:r w:rsidRPr="00C7367D">
        <w:tab/>
      </w:r>
      <w:r w:rsidRPr="00C7367D">
        <w:tab/>
        <w:t>"CurrencyCode": "643"</w:t>
      </w:r>
      <w:ins w:id="4800" w:author="Сказецкая Наталья Камилевна" w:date="2024-02-13T21:55:00Z">
        <w:r w:rsidR="007E3CF9">
          <w:rPr>
            <w:lang w:val="ru-RU"/>
          </w:rPr>
          <w:t>,</w:t>
        </w:r>
      </w:ins>
    </w:p>
    <w:p w14:paraId="13876181" w14:textId="0E54BFA7" w:rsidR="007E3CF9" w:rsidRPr="007E3CF9" w:rsidRDefault="002F1A5F" w:rsidP="008E15A9">
      <w:pPr>
        <w:pStyle w:val="GOSTScript"/>
        <w:rPr>
          <w:lang w:val="ru-RU"/>
        </w:rPr>
      </w:pPr>
      <w:r w:rsidRPr="00C7367D">
        <w:tab/>
      </w:r>
      <w:r w:rsidRPr="00C7367D">
        <w:tab/>
      </w:r>
      <w:r w:rsidRPr="00C7367D">
        <w:tab/>
      </w:r>
      <w:r w:rsidRPr="00C7367D">
        <w:tab/>
      </w:r>
      <w:ins w:id="4801" w:author="Сказецкая Наталья Камилевна" w:date="2024-02-13T21:55:00Z">
        <w:r w:rsidR="007E3CF9">
          <w:rPr>
            <w:rStyle w:val="aff2"/>
            <w:b w:val="0"/>
          </w:rPr>
          <w:t>"EffectiveDate": "2022-08</w:t>
        </w:r>
      </w:ins>
      <w:ins w:id="4802" w:author="Сатлер Марина Викторовна" w:date="2024-02-19T11:07:00Z">
        <w:del w:id="4803" w:author="Сказецкая Наталья Камилевна" w:date="2024-02-20T14:16:00Z">
          <w:r w:rsidDel="001269CE">
            <w:rPr>
              <w:rStyle w:val="aff2"/>
              <w:b w:val="0"/>
              <w:lang w:val="ru-RU"/>
            </w:rPr>
            <w:delText>9</w:delText>
          </w:r>
        </w:del>
      </w:ins>
      <w:ins w:id="4804" w:author="Сказецкая Наталья Камилевна" w:date="2024-02-13T21:55:00Z">
        <w:r w:rsidR="007E3CF9">
          <w:rPr>
            <w:rStyle w:val="aff2"/>
            <w:b w:val="0"/>
          </w:rPr>
          <w:t>-03</w:t>
        </w:r>
        <w:r w:rsidR="007E3CF9" w:rsidRPr="007E3CF9">
          <w:rPr>
            <w:rStyle w:val="aff2"/>
            <w:b w:val="0"/>
          </w:rPr>
          <w:t>"</w:t>
        </w:r>
      </w:ins>
    </w:p>
    <w:p w14:paraId="0165CCE5" w14:textId="77777777" w:rsidR="00C7367D" w:rsidRPr="00C7367D" w:rsidRDefault="00C7367D" w:rsidP="008E15A9">
      <w:pPr>
        <w:pStyle w:val="GOSTScript"/>
      </w:pPr>
      <w:r w:rsidRPr="00C7367D">
        <w:tab/>
      </w:r>
      <w:r w:rsidRPr="00C7367D">
        <w:tab/>
      </w:r>
      <w:r w:rsidRPr="00C7367D">
        <w:tab/>
        <w:t>}</w:t>
      </w:r>
    </w:p>
    <w:p w14:paraId="39723054" w14:textId="77777777" w:rsidR="00C7367D" w:rsidRPr="00C7367D" w:rsidRDefault="00C7367D" w:rsidP="008E15A9">
      <w:pPr>
        <w:pStyle w:val="GOSTScript"/>
      </w:pPr>
      <w:r w:rsidRPr="00C7367D">
        <w:tab/>
      </w:r>
      <w:r w:rsidRPr="00C7367D">
        <w:tab/>
        <w:t>]</w:t>
      </w:r>
    </w:p>
    <w:p w14:paraId="6CB4D6C3" w14:textId="77777777" w:rsidR="00C7367D" w:rsidRPr="00C7367D" w:rsidRDefault="00C7367D" w:rsidP="008E15A9">
      <w:pPr>
        <w:pStyle w:val="GOSTScript"/>
      </w:pPr>
      <w:r w:rsidRPr="00C7367D">
        <w:tab/>
        <w:t>}</w:t>
      </w:r>
    </w:p>
    <w:p w14:paraId="4C6A1360" w14:textId="2ADFF2E5" w:rsidR="00C7367D" w:rsidRDefault="00C7367D" w:rsidP="00C75A4E">
      <w:pPr>
        <w:pStyle w:val="GOSTScript"/>
      </w:pPr>
      <w:r w:rsidRPr="00C7367D">
        <w:t>}</w:t>
      </w:r>
    </w:p>
    <w:p w14:paraId="586BA755" w14:textId="6470B7EF" w:rsidR="00512B7E" w:rsidRPr="008E680B" w:rsidRDefault="109D8E8A" w:rsidP="00C75A4E">
      <w:pPr>
        <w:pStyle w:val="1"/>
      </w:pPr>
      <w:bookmarkStart w:id="4805" w:name="_Ref115365160"/>
      <w:bookmarkStart w:id="4806" w:name="_Toc117871517"/>
      <w:bookmarkStart w:id="4807" w:name="_Toc121319620"/>
      <w:bookmarkStart w:id="4808" w:name="_Toc226556172"/>
      <w:r w:rsidRPr="002666F6">
        <w:lastRenderedPageBreak/>
        <w:t>Запрос расчета оборотов</w:t>
      </w:r>
      <w:bookmarkEnd w:id="4756"/>
      <w:r w:rsidRPr="002666F6">
        <w:t xml:space="preserve"> </w:t>
      </w:r>
      <w:bookmarkEnd w:id="4805"/>
      <w:r w:rsidRPr="002666F6">
        <w:t>по счетам учета в разрезе документов</w:t>
      </w:r>
      <w:bookmarkEnd w:id="4806"/>
      <w:bookmarkEnd w:id="4807"/>
      <w:r w:rsidR="00B90268" w:rsidRPr="008E680B">
        <w:t xml:space="preserve"> (TURN</w:t>
      </w:r>
      <w:r w:rsidR="00B90268" w:rsidRPr="008E680B">
        <w:rPr>
          <w:rFonts w:eastAsiaTheme="majorEastAsia"/>
        </w:rPr>
        <w:t>)</w:t>
      </w:r>
      <w:bookmarkEnd w:id="4808"/>
    </w:p>
    <w:p w14:paraId="4EB0EAD6" w14:textId="1495CDE7" w:rsidR="00512B7E" w:rsidRPr="008E680B" w:rsidRDefault="109D8E8A" w:rsidP="008E680B">
      <w:pPr>
        <w:pStyle w:val="GOSTNormal"/>
      </w:pPr>
      <w:r w:rsidRPr="008E680B">
        <w:t xml:space="preserve">Запрос </w:t>
      </w:r>
      <w:r w:rsidRPr="008E680B">
        <w:rPr>
          <w:rFonts w:eastAsiaTheme="majorEastAsia"/>
        </w:rPr>
        <w:t xml:space="preserve">расчета </w:t>
      </w:r>
      <w:r w:rsidRPr="008E680B">
        <w:t>оборотов по счетам учета в разрезе документов</w:t>
      </w:r>
      <w:r w:rsidRPr="008E680B">
        <w:rPr>
          <w:rFonts w:eastAsiaTheme="majorEastAsia"/>
        </w:rPr>
        <w:t xml:space="preserve"> (тип </w:t>
      </w:r>
      <w:r w:rsidRPr="008E680B">
        <w:t>TURN</w:t>
      </w:r>
      <w:r w:rsidRPr="008E680B">
        <w:rPr>
          <w:rFonts w:eastAsiaTheme="majorEastAsia"/>
        </w:rPr>
        <w:t xml:space="preserve">) используется для получения информации </w:t>
      </w:r>
      <w:r w:rsidRPr="008E680B">
        <w:t xml:space="preserve">о движении за отчетный период по счетам учета или по </w:t>
      </w:r>
      <w:r w:rsidR="00B72484" w:rsidRPr="008E680B">
        <w:t>комбинациям (</w:t>
      </w:r>
      <w:r w:rsidRPr="008E680B">
        <w:t>расширенному набору</w:t>
      </w:r>
      <w:r w:rsidR="00B72484" w:rsidRPr="008E680B">
        <w:t>)</w:t>
      </w:r>
      <w:r w:rsidRPr="008E680B">
        <w:t xml:space="preserve"> аналитических признаков в разрезе реквизитов первичных документов.</w:t>
      </w:r>
    </w:p>
    <w:p w14:paraId="39C4BA42" w14:textId="76A7EFB1" w:rsidR="00420DF4" w:rsidRPr="008E680B" w:rsidRDefault="109D8E8A" w:rsidP="008E680B">
      <w:pPr>
        <w:pStyle w:val="GOSTNormal"/>
      </w:pPr>
      <w:r w:rsidRPr="008E680B">
        <w:rPr>
          <w:rFonts w:eastAsiaTheme="majorEastAsia"/>
        </w:rPr>
        <w:t>Отбор данных осуществляется с учетом условий отбора, заданных в параметрах запроса</w:t>
      </w:r>
      <w:ins w:id="4809" w:author="Сказецкая Наталья Камилевна" w:date="2024-02-14T16:59:00Z">
        <w:r w:rsidR="00464491">
          <w:rPr>
            <w:rFonts w:eastAsiaTheme="majorEastAsia"/>
          </w:rPr>
          <w:t>: по</w:t>
        </w:r>
      </w:ins>
      <w:r w:rsidRPr="008E680B">
        <w:rPr>
          <w:rFonts w:eastAsiaTheme="majorEastAsia"/>
        </w:rPr>
        <w:t xml:space="preserve"> </w:t>
      </w:r>
      <w:del w:id="4810" w:author="Сказецкая Наталья Камилевна" w:date="2024-02-14T16:59:00Z">
        <w:r w:rsidR="003160DB" w:rsidRPr="008E680B" w:rsidDel="00464491">
          <w:rPr>
            <w:rFonts w:eastAsiaTheme="majorEastAsia"/>
          </w:rPr>
          <w:delText>«</w:delText>
        </w:r>
      </w:del>
      <w:r w:rsidRPr="008E680B">
        <w:rPr>
          <w:rFonts w:eastAsiaTheme="majorEastAsia"/>
        </w:rPr>
        <w:t>Книга</w:t>
      </w:r>
      <w:ins w:id="4811" w:author="Сказецкая Наталья Камилевна" w:date="2024-02-14T16:59:00Z">
        <w:r w:rsidR="00464491">
          <w:rPr>
            <w:rFonts w:eastAsiaTheme="majorEastAsia"/>
          </w:rPr>
          <w:t>м</w:t>
        </w:r>
      </w:ins>
      <w:r w:rsidRPr="008E680B">
        <w:rPr>
          <w:rFonts w:eastAsiaTheme="majorEastAsia"/>
        </w:rPr>
        <w:t xml:space="preserve"> учета</w:t>
      </w:r>
      <w:del w:id="4812" w:author="Сказецкая Наталья Камилевна" w:date="2024-02-14T16:59:00Z">
        <w:r w:rsidR="003160DB" w:rsidRPr="008E680B" w:rsidDel="00464491">
          <w:rPr>
            <w:rFonts w:eastAsiaTheme="majorEastAsia"/>
          </w:rPr>
          <w:delText>»</w:delText>
        </w:r>
      </w:del>
      <w:r w:rsidRPr="008E680B">
        <w:rPr>
          <w:rFonts w:eastAsiaTheme="majorEastAsia"/>
        </w:rPr>
        <w:t xml:space="preserve"> (</w:t>
      </w:r>
      <w:r w:rsidRPr="008E680B">
        <w:t xml:space="preserve">Book), </w:t>
      </w:r>
      <w:del w:id="4813" w:author="Сказецкая Наталья Камилевна" w:date="2024-02-14T14:20:00Z">
        <w:r w:rsidR="003160DB" w:rsidRPr="008E680B" w:rsidDel="00203697">
          <w:delText>«</w:delText>
        </w:r>
        <w:r w:rsidRPr="008E680B" w:rsidDel="00203697">
          <w:delText>Код валюты по ОКВ</w:delText>
        </w:r>
        <w:r w:rsidR="003160DB" w:rsidRPr="008E680B" w:rsidDel="00203697">
          <w:delText>»</w:delText>
        </w:r>
        <w:r w:rsidRPr="008E680B" w:rsidDel="00203697">
          <w:delText xml:space="preserve"> (CurrencyCode), </w:delText>
        </w:r>
      </w:del>
      <w:del w:id="4814" w:author="Сказецкая Наталья Камилевна" w:date="2024-02-14T16:59:00Z">
        <w:r w:rsidR="003160DB" w:rsidRPr="008E680B" w:rsidDel="00464491">
          <w:delText>«</w:delText>
        </w:r>
        <w:r w:rsidRPr="008E680B" w:rsidDel="00464491">
          <w:delText>Тип записей учета</w:delText>
        </w:r>
        <w:r w:rsidR="003160DB" w:rsidRPr="008E680B" w:rsidDel="00464491">
          <w:delText>»</w:delText>
        </w:r>
      </w:del>
      <w:ins w:id="4815" w:author="Сказецкая Наталья Камилевна" w:date="2024-02-14T16:59:00Z">
        <w:r w:rsidR="00464491">
          <w:t>по типу записей учета</w:t>
        </w:r>
      </w:ins>
      <w:r w:rsidRPr="008E680B">
        <w:t xml:space="preserve"> (RecType)</w:t>
      </w:r>
      <w:ins w:id="4816" w:author="Сказецкая Наталья Камилевна" w:date="2024-02-14T17:00:00Z">
        <w:r w:rsidR="00464491">
          <w:t>, по</w:t>
        </w:r>
      </w:ins>
      <w:r w:rsidRPr="008E680B">
        <w:t xml:space="preserve"> </w:t>
      </w:r>
      <w:ins w:id="4817" w:author="Сказецкая Наталья Камилевна" w:date="2024-02-14T16:59:00Z">
        <w:r w:rsidR="00464491">
          <w:rPr>
            <w:rFonts w:eastAsiaTheme="majorEastAsia"/>
          </w:rPr>
          <w:t>коду валют</w:t>
        </w:r>
      </w:ins>
      <w:ins w:id="4818" w:author="Сказецкая Наталья Камилевна" w:date="2024-02-14T17:00:00Z">
        <w:r w:rsidR="00464491">
          <w:rPr>
            <w:rFonts w:eastAsiaTheme="majorEastAsia"/>
          </w:rPr>
          <w:t>ы</w:t>
        </w:r>
      </w:ins>
      <w:ins w:id="4819" w:author="Сказецкая Наталья Камилевна" w:date="2024-02-14T16:59:00Z">
        <w:r w:rsidR="00464491">
          <w:rPr>
            <w:rFonts w:eastAsiaTheme="majorEastAsia"/>
          </w:rPr>
          <w:t xml:space="preserve"> (</w:t>
        </w:r>
        <w:r w:rsidR="00464491" w:rsidRPr="005016B1">
          <w:rPr>
            <w:rFonts w:eastAsiaTheme="majorEastAsia"/>
          </w:rPr>
          <w:t xml:space="preserve">CurrencyFilterParams при наличии), </w:t>
        </w:r>
      </w:ins>
      <w:ins w:id="4820" w:author="Сказецкая Наталья Камилевна" w:date="2024-02-14T17:00:00Z">
        <w:r w:rsidR="00464491">
          <w:rPr>
            <w:rFonts w:eastAsiaTheme="majorEastAsia"/>
          </w:rPr>
          <w:t xml:space="preserve">по </w:t>
        </w:r>
      </w:ins>
      <w:ins w:id="4821" w:author="Сказецкая Наталья Камилевна" w:date="2024-02-14T16:59:00Z">
        <w:r w:rsidR="00464491" w:rsidRPr="005016B1">
          <w:rPr>
            <w:rFonts w:eastAsiaTheme="majorEastAsia"/>
          </w:rPr>
          <w:t>дат</w:t>
        </w:r>
      </w:ins>
      <w:ins w:id="4822" w:author="Сказецкая Наталья Камилевна" w:date="2024-02-14T17:00:00Z">
        <w:r w:rsidR="00464491">
          <w:rPr>
            <w:rFonts w:eastAsiaTheme="majorEastAsia"/>
          </w:rPr>
          <w:t>е</w:t>
        </w:r>
      </w:ins>
      <w:ins w:id="4823" w:author="Сказецкая Наталья Камилевна" w:date="2024-02-14T16:59:00Z">
        <w:r w:rsidR="00464491" w:rsidRPr="005016B1">
          <w:rPr>
            <w:rFonts w:eastAsiaTheme="majorEastAsia"/>
          </w:rPr>
          <w:t xml:space="preserve"> ввода в действие (EffDateFilterParams</w:t>
        </w:r>
        <w:r w:rsidR="00464491">
          <w:rPr>
            <w:rFonts w:eastAsiaTheme="majorEastAsia"/>
          </w:rPr>
          <w:t xml:space="preserve"> при наличии</w:t>
        </w:r>
        <w:r w:rsidR="00464491" w:rsidRPr="005016B1">
          <w:rPr>
            <w:rFonts w:eastAsiaTheme="majorEastAsia"/>
          </w:rPr>
          <w:t>)</w:t>
        </w:r>
      </w:ins>
      <w:ins w:id="4824" w:author="Сказецкая Наталья Камилевна" w:date="2024-02-14T17:00:00Z">
        <w:r w:rsidR="00464491">
          <w:rPr>
            <w:rFonts w:eastAsiaTheme="majorEastAsia"/>
          </w:rPr>
          <w:t xml:space="preserve"> </w:t>
        </w:r>
      </w:ins>
      <w:r w:rsidR="00BF55C4" w:rsidRPr="008E680B">
        <w:rPr>
          <w:rFonts w:eastAsiaTheme="majorEastAsia"/>
        </w:rPr>
        <w:t xml:space="preserve">и </w:t>
      </w:r>
      <w:ins w:id="4825" w:author="Сказецкая Наталья Камилевна" w:date="2024-02-14T17:00:00Z">
        <w:r w:rsidR="00464491">
          <w:rPr>
            <w:rFonts w:eastAsiaTheme="majorEastAsia"/>
          </w:rPr>
          <w:t xml:space="preserve">по </w:t>
        </w:r>
      </w:ins>
      <w:r w:rsidRPr="008E680B">
        <w:t>значени</w:t>
      </w:r>
      <w:ins w:id="4826" w:author="Сказецкая Наталья Камилевна" w:date="2024-02-14T17:00:00Z">
        <w:r w:rsidR="00464491">
          <w:t>ям</w:t>
        </w:r>
      </w:ins>
      <w:del w:id="4827" w:author="Сказецкая Наталья Камилевна" w:date="2024-02-14T17:00:00Z">
        <w:r w:rsidRPr="008E680B" w:rsidDel="00464491">
          <w:delText>й</w:delText>
        </w:r>
      </w:del>
      <w:r w:rsidRPr="008E680B">
        <w:t xml:space="preserve"> аналитических признаков (FilterParams</w:t>
      </w:r>
      <w:r w:rsidRPr="008E680B">
        <w:rPr>
          <w:rFonts w:eastAsiaTheme="majorEastAsia"/>
        </w:rPr>
        <w:t xml:space="preserve"> при наличии). Отбор и агрегация данных выполняется по записям аналитического или бухгалтерского учета (зависит от значения параметра «Книга учета»), отраженным в учете за отчетный период </w:t>
      </w:r>
      <w:r w:rsidRPr="008E680B">
        <w:t>(с «StartRepDate» по «EndRepDate»)</w:t>
      </w:r>
      <w:r w:rsidRPr="008E680B">
        <w:rPr>
          <w:rFonts w:eastAsiaTheme="majorEastAsia"/>
        </w:rPr>
        <w:t>.</w:t>
      </w:r>
    </w:p>
    <w:p w14:paraId="25E6EB15" w14:textId="3AD68822" w:rsidR="00512B7E" w:rsidRPr="008E680B" w:rsidRDefault="00420DF4" w:rsidP="008E680B">
      <w:pPr>
        <w:pStyle w:val="GOSTNormal"/>
      </w:pPr>
      <w:r w:rsidRPr="008E680B">
        <w:rPr>
          <w:rFonts w:eastAsiaTheme="majorEastAsia"/>
        </w:rPr>
        <w:t xml:space="preserve">В параметрах отбора </w:t>
      </w:r>
      <w:r w:rsidRPr="008E680B">
        <w:t>(FilterParams</w:t>
      </w:r>
      <w:r w:rsidRPr="008E680B">
        <w:rPr>
          <w:rFonts w:eastAsiaTheme="majorEastAsia"/>
        </w:rPr>
        <w:t>) и параметрах отображения (VisualParams) запроса допускается указывать комбинации любых аналитических признаков, зарегистрированных в SVAP</w:t>
      </w:r>
      <w:r w:rsidRPr="008E680B">
        <w:t>: входящих в структуру номера счета и/или дополнительных, которыми обогащается счет</w:t>
      </w:r>
      <w:r w:rsidR="00225171" w:rsidRPr="008E680B">
        <w:t xml:space="preserve"> (не входящих в структуру номера счета)</w:t>
      </w:r>
      <w:r w:rsidRPr="008E680B">
        <w:t>, и/или не участвующих в расчете балансов</w:t>
      </w:r>
      <w:r w:rsidR="00FF287A" w:rsidRPr="008E680B">
        <w:t xml:space="preserve"> (свойств записи учета)</w:t>
      </w:r>
      <w:r w:rsidR="003160DB" w:rsidRPr="008E680B">
        <w:t>.</w:t>
      </w:r>
    </w:p>
    <w:p w14:paraId="0622E954" w14:textId="46D06CA5" w:rsidR="007C6714" w:rsidRPr="008E680B" w:rsidRDefault="109D8E8A" w:rsidP="008E680B">
      <w:pPr>
        <w:pStyle w:val="GOSTNormal"/>
      </w:pPr>
      <w:r w:rsidRPr="008E680B">
        <w:t>В ответе передаются основные реквизиты документа-основания для проведения операции (GUID, тип, номер и дата), дата отражения операции в учете и дата ввода в действие, суммы оборотов по документу по дебету или кредиту в разрезе кодов валют, а также параметры отображения (</w:t>
      </w:r>
      <w:proofErr w:type="gramStart"/>
      <w:r w:rsidRPr="008E680B">
        <w:t>RespData:VisualParams</w:t>
      </w:r>
      <w:proofErr w:type="gramEnd"/>
      <w:r w:rsidRPr="008E680B">
        <w:t>) в виде комбинации аналитических признаков</w:t>
      </w:r>
      <w:r w:rsidR="00A73CCE" w:rsidRPr="008E680B">
        <w:t xml:space="preserve"> (в т.ч. в виде аналитического признака может быть получено наименование документа)</w:t>
      </w:r>
      <w:r w:rsidR="008E680B" w:rsidRPr="008E680B">
        <w:t>.</w:t>
      </w:r>
    </w:p>
    <w:p w14:paraId="34ADB16D" w14:textId="1C6AFF97" w:rsidR="00512B7E" w:rsidRPr="008E680B" w:rsidRDefault="109D8E8A" w:rsidP="008E680B">
      <w:pPr>
        <w:pStyle w:val="GOSTNormal"/>
        <w:rPr>
          <w:rFonts w:eastAsiaTheme="majorEastAsia"/>
        </w:rPr>
      </w:pPr>
      <w:r w:rsidRPr="008E680B">
        <w:t>Если в запросе</w:t>
      </w:r>
      <w:r w:rsidRPr="008E680B">
        <w:rPr>
          <w:rFonts w:eastAsiaTheme="majorEastAsia"/>
        </w:rPr>
        <w:t xml:space="preserve"> параметры отображения заданы (VisualParams), тогда ответ будет содержать строки, включающие перечень заданных аналитических признаков (</w:t>
      </w:r>
      <w:proofErr w:type="gramStart"/>
      <w:r w:rsidRPr="008E680B">
        <w:t>RespData:</w:t>
      </w:r>
      <w:r w:rsidRPr="008E680B">
        <w:rPr>
          <w:rFonts w:eastAsiaTheme="majorEastAsia"/>
        </w:rPr>
        <w:t>VisualParams</w:t>
      </w:r>
      <w:proofErr w:type="gramEnd"/>
      <w:r w:rsidRPr="008E680B">
        <w:rPr>
          <w:rFonts w:eastAsiaTheme="majorEastAsia"/>
        </w:rPr>
        <w:t>). Если в запросе параметры отображения не заданы, то ответ будет содержать строки, включающие перечень всех зарегистрированных в SVAP аналитических признаков.</w:t>
      </w:r>
    </w:p>
    <w:p w14:paraId="755852DC" w14:textId="1747511C" w:rsidR="00512B7E" w:rsidRPr="008E680B" w:rsidRDefault="109D8E8A" w:rsidP="008E680B">
      <w:pPr>
        <w:pStyle w:val="GOSTNormal"/>
      </w:pPr>
      <w:r w:rsidRPr="008E680B">
        <w:t>При поступлении запроса с типом «TURN» и с GUID запроса, который ранее уже направлялся, в ответе будет всегда возвращаться ошибка (E – ERROR – Не успешное завершение).</w:t>
      </w:r>
    </w:p>
    <w:p w14:paraId="4C3601C7" w14:textId="77777777" w:rsidR="003831CA" w:rsidRPr="008E680B" w:rsidRDefault="109D8E8A" w:rsidP="008E680B">
      <w:pPr>
        <w:pStyle w:val="GOSTNormal"/>
      </w:pPr>
      <w:r w:rsidRPr="008E680B">
        <w:t>При поступлении запроса с типом «TURN», в результате которого выполнение запроса завершено успешно, но никакие данные не были отобраны (пустая выборка), в ответе будет возвращаться</w:t>
      </w:r>
      <w:r w:rsidR="003831CA" w:rsidRPr="008E680B">
        <w:t>:</w:t>
      </w:r>
    </w:p>
    <w:p w14:paraId="223408AE" w14:textId="4A9A337C" w:rsidR="003831CA" w:rsidRDefault="109D8E8A" w:rsidP="008E680B">
      <w:pPr>
        <w:pStyle w:val="GOSTListmark1"/>
      </w:pPr>
      <w:r>
        <w:t>информация об успешном выполнении запроса (S - SUCCESS – Успешное завершение), но при этом блок «</w:t>
      </w:r>
      <w:r w:rsidRPr="109D8E8A">
        <w:rPr>
          <w:lang w:val="en-US"/>
        </w:rPr>
        <w:t>document</w:t>
      </w:r>
      <w:r>
        <w:t>» будет отсутствовать</w:t>
      </w:r>
      <w:r w:rsidR="003831CA">
        <w:t>, если параметр «Формировать при отсутствии данных» (</w:t>
      </w:r>
      <w:r w:rsidR="003831CA" w:rsidRPr="006754E6">
        <w:t>ReturnIfEmpty</w:t>
      </w:r>
      <w:r w:rsidR="003831CA">
        <w:t>) имеет значение «1»;</w:t>
      </w:r>
    </w:p>
    <w:p w14:paraId="6B36E9C8" w14:textId="3FBB40E7" w:rsidR="00B27541" w:rsidRPr="00B9499D" w:rsidRDefault="009554FE" w:rsidP="008E680B">
      <w:pPr>
        <w:pStyle w:val="GOSTListmark1"/>
      </w:pPr>
      <w:r>
        <w:t>информация</w:t>
      </w:r>
      <w:r w:rsidR="003831CA">
        <w:t xml:space="preserve"> о неуспешном выполнении запроса (</w:t>
      </w:r>
      <w:r w:rsidR="003831CA">
        <w:rPr>
          <w:lang w:val="en-US"/>
        </w:rPr>
        <w:t>E</w:t>
      </w:r>
      <w:r w:rsidR="003831CA">
        <w:t xml:space="preserve"> - </w:t>
      </w:r>
      <w:r w:rsidR="003831CA">
        <w:rPr>
          <w:lang w:val="en-US"/>
        </w:rPr>
        <w:t>ERROR</w:t>
      </w:r>
      <w:r w:rsidR="003831CA">
        <w:t xml:space="preserve"> – Неуспешное завершение) с сообщением </w:t>
      </w:r>
      <w:r w:rsidR="003831CA" w:rsidRPr="003831CA">
        <w:t>«Отчет не содержит данных»</w:t>
      </w:r>
      <w:r w:rsidR="00B67C5B">
        <w:t>, если параметр «Формировать при отсутствии данных» (</w:t>
      </w:r>
      <w:r w:rsidR="00B67C5B" w:rsidRPr="006754E6">
        <w:t>ReturnIfEmpty</w:t>
      </w:r>
      <w:r w:rsidR="00B67C5B">
        <w:t>) имеет значение «0»</w:t>
      </w:r>
      <w:r w:rsidR="109D8E8A">
        <w:t>.</w:t>
      </w:r>
    </w:p>
    <w:p w14:paraId="56F44F96" w14:textId="77777777" w:rsidR="00512B7E" w:rsidRPr="007D2C23" w:rsidRDefault="00512B7E" w:rsidP="007D2C23">
      <w:pPr>
        <w:pStyle w:val="21"/>
      </w:pPr>
      <w:bookmarkStart w:id="4828" w:name="_Toc117871518"/>
      <w:bookmarkStart w:id="4829" w:name="_Toc121319621"/>
      <w:bookmarkStart w:id="4830" w:name="_Toc226556173"/>
      <w:r w:rsidRPr="007D2C23">
        <w:lastRenderedPageBreak/>
        <w:t>Параметры запроса</w:t>
      </w:r>
      <w:bookmarkEnd w:id="4828"/>
      <w:bookmarkEnd w:id="4829"/>
      <w:bookmarkEnd w:id="4830"/>
    </w:p>
    <w:p w14:paraId="52CC55EE" w14:textId="2468E433" w:rsidR="008E680B" w:rsidRDefault="00561A39" w:rsidP="008E680B">
      <w:pPr>
        <w:pStyle w:val="GOSTNameTable"/>
      </w:pPr>
      <w:r>
        <w:fldChar w:fldCharType="begin"/>
      </w:r>
      <w:r>
        <w:instrText xml:space="preserve"> SEQ Таблица \* ARABIC </w:instrText>
      </w:r>
      <w:r>
        <w:fldChar w:fldCharType="separate"/>
      </w:r>
      <w:bookmarkStart w:id="4831" w:name="_Toc226556235"/>
      <w:r w:rsidR="00F300A9">
        <w:t>21</w:t>
      </w:r>
      <w:r>
        <w:fldChar w:fldCharType="end"/>
      </w:r>
      <w:r w:rsidR="008E680B">
        <w:t xml:space="preserve"> - </w:t>
      </w:r>
      <w:r w:rsidR="008E680B" w:rsidRPr="00BD16E9">
        <w:t>Параметры запроса расчета оборотов по счетам учета в разрезе документов</w:t>
      </w:r>
      <w:bookmarkEnd w:id="4831"/>
    </w:p>
    <w:tbl>
      <w:tblPr>
        <w:tblStyle w:val="GOSTTable"/>
        <w:tblW w:w="4916" w:type="pct"/>
        <w:tblLayout w:type="fixed"/>
        <w:tblCellMar>
          <w:top w:w="28" w:type="dxa"/>
          <w:bottom w:w="28" w:type="dxa"/>
        </w:tblCellMar>
        <w:tblLook w:val="07E0" w:firstRow="1" w:lastRow="1" w:firstColumn="1" w:lastColumn="1" w:noHBand="1" w:noVBand="1"/>
      </w:tblPr>
      <w:tblGrid>
        <w:gridCol w:w="2971"/>
        <w:gridCol w:w="2352"/>
        <w:gridCol w:w="1568"/>
        <w:gridCol w:w="984"/>
        <w:gridCol w:w="1191"/>
        <w:gridCol w:w="6345"/>
        <w:gridCol w:w="19"/>
      </w:tblGrid>
      <w:tr w:rsidR="008E680B" w:rsidRPr="00B9499D" w14:paraId="36E34E9F" w14:textId="77777777" w:rsidTr="00203697">
        <w:trPr>
          <w:gridAfter w:val="1"/>
          <w:cnfStyle w:val="100000000000" w:firstRow="1" w:lastRow="0" w:firstColumn="0" w:lastColumn="0" w:oddVBand="0" w:evenVBand="0" w:oddHBand="0" w:evenHBand="0" w:firstRowFirstColumn="0" w:firstRowLastColumn="0" w:lastRowFirstColumn="0" w:lastRowLastColumn="0"/>
          <w:wAfter w:w="6" w:type="pct"/>
        </w:trPr>
        <w:tc>
          <w:tcPr>
            <w:tcW w:w="963" w:type="pct"/>
            <w:hideMark/>
          </w:tcPr>
          <w:p w14:paraId="759E06E1" w14:textId="77777777" w:rsidR="00512B7E" w:rsidRPr="00B9499D" w:rsidRDefault="00512B7E" w:rsidP="003D7352">
            <w:pPr>
              <w:pStyle w:val="GOSTTableHead"/>
              <w:rPr>
                <w:szCs w:val="22"/>
              </w:rPr>
            </w:pPr>
            <w:r w:rsidRPr="00B9499D">
              <w:rPr>
                <w:szCs w:val="22"/>
              </w:rPr>
              <w:t>Наименование параметра</w:t>
            </w:r>
          </w:p>
        </w:tc>
        <w:tc>
          <w:tcPr>
            <w:tcW w:w="762" w:type="pct"/>
            <w:hideMark/>
          </w:tcPr>
          <w:p w14:paraId="4A7ADA54" w14:textId="77777777" w:rsidR="00512B7E" w:rsidRPr="00B9499D" w:rsidRDefault="00512B7E" w:rsidP="003D7352">
            <w:pPr>
              <w:pStyle w:val="GOSTTableHead"/>
              <w:rPr>
                <w:szCs w:val="22"/>
              </w:rPr>
            </w:pPr>
            <w:r w:rsidRPr="00B9499D">
              <w:rPr>
                <w:szCs w:val="22"/>
              </w:rPr>
              <w:t>Название тэга</w:t>
            </w:r>
          </w:p>
        </w:tc>
        <w:tc>
          <w:tcPr>
            <w:tcW w:w="508" w:type="pct"/>
            <w:hideMark/>
          </w:tcPr>
          <w:p w14:paraId="66169444" w14:textId="77777777" w:rsidR="00512B7E" w:rsidRPr="00B9499D" w:rsidRDefault="00512B7E" w:rsidP="003D7352">
            <w:pPr>
              <w:pStyle w:val="GOSTTableHead"/>
              <w:rPr>
                <w:szCs w:val="22"/>
              </w:rPr>
            </w:pPr>
            <w:r w:rsidRPr="00B9499D">
              <w:rPr>
                <w:szCs w:val="22"/>
              </w:rPr>
              <w:t>Тип данных</w:t>
            </w:r>
          </w:p>
        </w:tc>
        <w:tc>
          <w:tcPr>
            <w:tcW w:w="319" w:type="pct"/>
          </w:tcPr>
          <w:p w14:paraId="0B42E70C" w14:textId="77777777" w:rsidR="00512B7E" w:rsidRPr="00B9499D" w:rsidRDefault="00512B7E" w:rsidP="003D7352">
            <w:pPr>
              <w:pStyle w:val="GOSTTableHead"/>
              <w:rPr>
                <w:szCs w:val="22"/>
              </w:rPr>
            </w:pPr>
            <w:r w:rsidRPr="00B9499D">
              <w:rPr>
                <w:szCs w:val="22"/>
              </w:rPr>
              <w:t>Обязательность</w:t>
            </w:r>
          </w:p>
        </w:tc>
        <w:tc>
          <w:tcPr>
            <w:tcW w:w="386" w:type="pct"/>
            <w:hideMark/>
          </w:tcPr>
          <w:p w14:paraId="20A671E1" w14:textId="77777777" w:rsidR="00512B7E" w:rsidRPr="00B9499D" w:rsidRDefault="00512B7E" w:rsidP="003D7352">
            <w:pPr>
              <w:pStyle w:val="GOSTTableHead"/>
              <w:rPr>
                <w:szCs w:val="22"/>
              </w:rPr>
            </w:pPr>
            <w:r w:rsidRPr="00B9499D">
              <w:rPr>
                <w:szCs w:val="22"/>
              </w:rPr>
              <w:t>Размерность</w:t>
            </w:r>
          </w:p>
        </w:tc>
        <w:tc>
          <w:tcPr>
            <w:tcW w:w="2056" w:type="pct"/>
          </w:tcPr>
          <w:p w14:paraId="2C6B9942" w14:textId="77777777" w:rsidR="00512B7E" w:rsidRPr="00B9499D" w:rsidRDefault="00512B7E" w:rsidP="003D7352">
            <w:pPr>
              <w:pStyle w:val="GOSTTableHead"/>
              <w:rPr>
                <w:szCs w:val="22"/>
              </w:rPr>
            </w:pPr>
            <w:r w:rsidRPr="00B9499D">
              <w:rPr>
                <w:szCs w:val="22"/>
              </w:rPr>
              <w:t>Описание</w:t>
            </w:r>
          </w:p>
        </w:tc>
      </w:tr>
      <w:tr w:rsidR="00155590" w:rsidRPr="00B9499D" w14:paraId="01FCB619" w14:textId="77777777" w:rsidTr="00203697">
        <w:tc>
          <w:tcPr>
            <w:tcW w:w="5000" w:type="pct"/>
            <w:gridSpan w:val="7"/>
          </w:tcPr>
          <w:p w14:paraId="494BF4D7" w14:textId="77777777" w:rsidR="00512B7E" w:rsidRPr="00B9499D" w:rsidRDefault="00512B7E" w:rsidP="00726940">
            <w:pPr>
              <w:ind w:firstLine="30"/>
              <w:jc w:val="center"/>
              <w:rPr>
                <w:b/>
                <w:sz w:val="22"/>
                <w:szCs w:val="22"/>
              </w:rPr>
            </w:pPr>
            <w:r w:rsidRPr="00B9499D">
              <w:rPr>
                <w:b/>
                <w:sz w:val="22"/>
                <w:szCs w:val="22"/>
              </w:rPr>
              <w:t>Перечень параметров запроса (</w:t>
            </w:r>
            <w:r w:rsidRPr="00B9499D">
              <w:rPr>
                <w:b/>
                <w:sz w:val="22"/>
                <w:szCs w:val="22"/>
                <w:lang w:val="en-US"/>
              </w:rPr>
              <w:t>header</w:t>
            </w:r>
            <w:r w:rsidRPr="00B9499D">
              <w:rPr>
                <w:b/>
                <w:sz w:val="22"/>
                <w:szCs w:val="22"/>
              </w:rPr>
              <w:t>)</w:t>
            </w:r>
          </w:p>
        </w:tc>
      </w:tr>
      <w:tr w:rsidR="003D7352" w:rsidRPr="00B9499D" w14:paraId="79FB6990" w14:textId="77777777" w:rsidTr="00203697">
        <w:trPr>
          <w:gridAfter w:val="1"/>
          <w:wAfter w:w="6" w:type="pct"/>
        </w:trPr>
        <w:tc>
          <w:tcPr>
            <w:tcW w:w="963" w:type="pct"/>
          </w:tcPr>
          <w:p w14:paraId="56E29654" w14:textId="6D8E0160" w:rsidR="00512B7E" w:rsidRPr="00B9499D" w:rsidRDefault="109D8E8A" w:rsidP="008E680B">
            <w:pPr>
              <w:pStyle w:val="GOSTTablenorm"/>
            </w:pPr>
            <w:r>
              <w:t>Система-отправитель запроса</w:t>
            </w:r>
          </w:p>
        </w:tc>
        <w:tc>
          <w:tcPr>
            <w:tcW w:w="762" w:type="pct"/>
          </w:tcPr>
          <w:p w14:paraId="4DADE5AA" w14:textId="77777777" w:rsidR="00512B7E" w:rsidRPr="00B9499D" w:rsidRDefault="00512B7E" w:rsidP="008E680B">
            <w:pPr>
              <w:pStyle w:val="GOSTTablenorm"/>
              <w:rPr>
                <w:szCs w:val="22"/>
                <w:lang w:val="en-US"/>
              </w:rPr>
            </w:pPr>
            <w:r w:rsidRPr="00B9499D">
              <w:rPr>
                <w:szCs w:val="22"/>
                <w:lang w:val="en-US"/>
              </w:rPr>
              <w:t>Source</w:t>
            </w:r>
          </w:p>
        </w:tc>
        <w:tc>
          <w:tcPr>
            <w:tcW w:w="508" w:type="pct"/>
          </w:tcPr>
          <w:p w14:paraId="235090BD" w14:textId="77777777" w:rsidR="00512B7E" w:rsidRPr="00B9499D" w:rsidRDefault="00512B7E" w:rsidP="008E680B">
            <w:pPr>
              <w:pStyle w:val="GOSTTablenorm"/>
              <w:rPr>
                <w:szCs w:val="22"/>
                <w:lang w:val="en-US"/>
              </w:rPr>
            </w:pPr>
            <w:r w:rsidRPr="00B9499D">
              <w:rPr>
                <w:szCs w:val="22"/>
              </w:rPr>
              <w:t>Строка</w:t>
            </w:r>
          </w:p>
        </w:tc>
        <w:tc>
          <w:tcPr>
            <w:tcW w:w="319" w:type="pct"/>
          </w:tcPr>
          <w:p w14:paraId="64CD5E4D" w14:textId="77777777" w:rsidR="00512B7E" w:rsidRPr="00B9499D" w:rsidRDefault="00512B7E" w:rsidP="008E680B">
            <w:pPr>
              <w:pStyle w:val="GOSTTablenorm"/>
              <w:rPr>
                <w:szCs w:val="22"/>
              </w:rPr>
            </w:pPr>
            <w:r w:rsidRPr="00B9499D">
              <w:rPr>
                <w:szCs w:val="22"/>
              </w:rPr>
              <w:t>Да</w:t>
            </w:r>
          </w:p>
        </w:tc>
        <w:tc>
          <w:tcPr>
            <w:tcW w:w="386" w:type="pct"/>
          </w:tcPr>
          <w:p w14:paraId="35A7A04B" w14:textId="77777777" w:rsidR="00512B7E" w:rsidRPr="00B9499D" w:rsidRDefault="00512B7E" w:rsidP="008E680B">
            <w:pPr>
              <w:pStyle w:val="GOSTTablenorm"/>
              <w:rPr>
                <w:szCs w:val="22"/>
                <w:lang w:val="en-US"/>
              </w:rPr>
            </w:pPr>
            <w:r w:rsidRPr="00B9499D">
              <w:rPr>
                <w:szCs w:val="22"/>
              </w:rPr>
              <w:t>&lt;=</w:t>
            </w:r>
            <w:r w:rsidRPr="00B9499D">
              <w:rPr>
                <w:szCs w:val="22"/>
                <w:lang w:val="en-US"/>
              </w:rPr>
              <w:t>10</w:t>
            </w:r>
          </w:p>
        </w:tc>
        <w:tc>
          <w:tcPr>
            <w:tcW w:w="2056" w:type="pct"/>
          </w:tcPr>
          <w:p w14:paraId="3E26631A" w14:textId="77777777" w:rsidR="00563A60" w:rsidRDefault="109D8E8A" w:rsidP="008E680B">
            <w:pPr>
              <w:pStyle w:val="GOSTTablenorm"/>
            </w:pPr>
            <w:r>
              <w:t xml:space="preserve">ФП ГИИС ЭБ </w:t>
            </w:r>
            <w:r w:rsidR="00563A60" w:rsidRPr="36854D62">
              <w:t>–</w:t>
            </w:r>
            <w:r w:rsidR="00563A60">
              <w:t xml:space="preserve"> отправитель запроса.</w:t>
            </w:r>
          </w:p>
          <w:p w14:paraId="7ABD1B6F" w14:textId="2B357DC3" w:rsidR="00512B7E" w:rsidRPr="00B9499D" w:rsidRDefault="109D8E8A" w:rsidP="008E680B">
            <w:pPr>
              <w:pStyle w:val="GOSTTablenorm"/>
            </w:pPr>
            <w:r>
              <w:t>Возможные значения:</w:t>
            </w:r>
          </w:p>
          <w:p w14:paraId="4D1B0175" w14:textId="3A474C01" w:rsidR="00AE3AB7" w:rsidRPr="00714F3D" w:rsidRDefault="36854D62" w:rsidP="00AE3AB7">
            <w:pPr>
              <w:pStyle w:val="GOSTTableListMark1"/>
              <w:rPr>
                <w:lang w:val="en-US"/>
              </w:rPr>
            </w:pPr>
            <w:r w:rsidRPr="36854D62">
              <w:rPr>
                <w:lang w:val="en-US"/>
              </w:rPr>
              <w:t xml:space="preserve">EXP05 </w:t>
            </w:r>
            <w:r w:rsidRPr="36854D62">
              <w:t>(ПУР 05 ЭБ)</w:t>
            </w:r>
            <w:r w:rsidR="00AE3AB7">
              <w:t>;</w:t>
            </w:r>
          </w:p>
          <w:p w14:paraId="5E960078" w14:textId="77777777" w:rsidR="008F2246" w:rsidRPr="00B9499D" w:rsidRDefault="008F2246" w:rsidP="008F2246">
            <w:pPr>
              <w:pStyle w:val="GOSTTableListMark1"/>
              <w:rPr>
                <w:lang w:val="en-US"/>
              </w:rPr>
            </w:pPr>
            <w:r w:rsidRPr="36854D62">
              <w:rPr>
                <w:lang w:val="en-US"/>
              </w:rPr>
              <w:t>ARP (</w:t>
            </w:r>
            <w:r w:rsidRPr="36854D62">
              <w:t>ПУиО</w:t>
            </w:r>
            <w:r w:rsidRPr="36854D62">
              <w:rPr>
                <w:lang w:val="en-US"/>
              </w:rPr>
              <w:t xml:space="preserve"> ЭБ);</w:t>
            </w:r>
          </w:p>
          <w:p w14:paraId="2013D287" w14:textId="77777777" w:rsidR="00AE3AB7" w:rsidRPr="00F2056A" w:rsidRDefault="00AE3AB7" w:rsidP="00AE3AB7">
            <w:pPr>
              <w:pStyle w:val="GOSTTableListMark1"/>
              <w:rPr>
                <w:lang w:val="en-US"/>
              </w:rPr>
            </w:pPr>
            <w:r w:rsidRPr="00C75A4E">
              <w:t>RMS (ПУД ЭБ)</w:t>
            </w:r>
            <w:r w:rsidRPr="00F2056A">
              <w:t>;</w:t>
            </w:r>
          </w:p>
          <w:p w14:paraId="43D26863" w14:textId="3C0FAC8C" w:rsidR="00512B7E" w:rsidRPr="00C75A4E" w:rsidRDefault="00AE3AB7" w:rsidP="00B826CD">
            <w:pPr>
              <w:pStyle w:val="GOSTTableListMark1"/>
            </w:pPr>
            <w:r w:rsidRPr="00C75A4E">
              <w:rPr>
                <w:lang w:val="en-US"/>
              </w:rPr>
              <w:t>INC</w:t>
            </w:r>
            <w:r w:rsidRPr="00C75A4E">
              <w:t xml:space="preserve"> (</w:t>
            </w:r>
            <w:r w:rsidR="00B826CD">
              <w:t>ПУР</w:t>
            </w:r>
            <w:r w:rsidRPr="00C75A4E">
              <w:t xml:space="preserve"> АУ/БУ ЭБ)</w:t>
            </w:r>
          </w:p>
        </w:tc>
      </w:tr>
      <w:tr w:rsidR="003D7352" w:rsidRPr="00B9499D" w14:paraId="55F53F56" w14:textId="77777777" w:rsidTr="00203697">
        <w:trPr>
          <w:gridAfter w:val="1"/>
          <w:wAfter w:w="6" w:type="pct"/>
        </w:trPr>
        <w:tc>
          <w:tcPr>
            <w:tcW w:w="963" w:type="pct"/>
          </w:tcPr>
          <w:p w14:paraId="3D0DC415" w14:textId="61B4BE4D" w:rsidR="00512B7E" w:rsidRPr="00B9499D" w:rsidRDefault="00E93CF9" w:rsidP="008E680B">
            <w:pPr>
              <w:pStyle w:val="GOSTTablenorm"/>
              <w:rPr>
                <w:szCs w:val="22"/>
              </w:rPr>
            </w:pPr>
            <w:r w:rsidRPr="00B9499D">
              <w:rPr>
                <w:szCs w:val="22"/>
              </w:rPr>
              <w:t>Дата и время запроса</w:t>
            </w:r>
          </w:p>
        </w:tc>
        <w:tc>
          <w:tcPr>
            <w:tcW w:w="762" w:type="pct"/>
          </w:tcPr>
          <w:p w14:paraId="54281C64" w14:textId="77777777" w:rsidR="00512B7E" w:rsidRPr="00B9499D" w:rsidRDefault="00512B7E" w:rsidP="008E680B">
            <w:pPr>
              <w:pStyle w:val="GOSTTablenorm"/>
              <w:rPr>
                <w:szCs w:val="22"/>
                <w:lang w:val="en-US"/>
              </w:rPr>
            </w:pPr>
            <w:r w:rsidRPr="00B9499D">
              <w:rPr>
                <w:szCs w:val="22"/>
                <w:lang w:val="en-US"/>
              </w:rPr>
              <w:t>ReqDateTime</w:t>
            </w:r>
          </w:p>
        </w:tc>
        <w:tc>
          <w:tcPr>
            <w:tcW w:w="508" w:type="pct"/>
          </w:tcPr>
          <w:p w14:paraId="21D5FC1A" w14:textId="77777777" w:rsidR="00512B7E" w:rsidRPr="00B9499D" w:rsidRDefault="00512B7E" w:rsidP="008E680B">
            <w:pPr>
              <w:pStyle w:val="GOSTTablenorm"/>
              <w:rPr>
                <w:szCs w:val="22"/>
              </w:rPr>
            </w:pPr>
            <w:r w:rsidRPr="00B9499D">
              <w:rPr>
                <w:szCs w:val="22"/>
              </w:rPr>
              <w:t>Дата-время (</w:t>
            </w:r>
            <w:r w:rsidRPr="00B9499D">
              <w:rPr>
                <w:szCs w:val="22"/>
                <w:lang w:val="en-US"/>
              </w:rPr>
              <w:t>timestamp</w:t>
            </w:r>
            <w:r w:rsidRPr="00B9499D">
              <w:rPr>
                <w:szCs w:val="22"/>
              </w:rPr>
              <w:t>)</w:t>
            </w:r>
          </w:p>
        </w:tc>
        <w:tc>
          <w:tcPr>
            <w:tcW w:w="319" w:type="pct"/>
          </w:tcPr>
          <w:p w14:paraId="293527C5" w14:textId="77777777" w:rsidR="00512B7E" w:rsidRPr="00B9499D" w:rsidRDefault="00512B7E" w:rsidP="008E680B">
            <w:pPr>
              <w:pStyle w:val="GOSTTablenorm"/>
              <w:rPr>
                <w:szCs w:val="22"/>
              </w:rPr>
            </w:pPr>
            <w:r w:rsidRPr="00B9499D">
              <w:rPr>
                <w:szCs w:val="22"/>
              </w:rPr>
              <w:t>Да</w:t>
            </w:r>
          </w:p>
        </w:tc>
        <w:tc>
          <w:tcPr>
            <w:tcW w:w="386" w:type="pct"/>
          </w:tcPr>
          <w:p w14:paraId="77437E7D" w14:textId="0C08B654" w:rsidR="00512B7E" w:rsidRPr="00B9499D" w:rsidRDefault="00512B7E" w:rsidP="008E680B">
            <w:pPr>
              <w:pStyle w:val="GOSTTablenorm"/>
              <w:rPr>
                <w:szCs w:val="22"/>
              </w:rPr>
            </w:pPr>
          </w:p>
        </w:tc>
        <w:tc>
          <w:tcPr>
            <w:tcW w:w="2056" w:type="pct"/>
          </w:tcPr>
          <w:p w14:paraId="73587E03" w14:textId="79A834FF" w:rsidR="00512B7E" w:rsidRPr="00B9499D" w:rsidRDefault="109D8E8A" w:rsidP="008E680B">
            <w:pPr>
              <w:pStyle w:val="GOSTTablenorm"/>
            </w:pPr>
            <w:r>
              <w:t>Дата и время формирования запроса ФП ГИИС ЭБ.</w:t>
            </w:r>
          </w:p>
          <w:p w14:paraId="24E73BFE" w14:textId="77777777" w:rsidR="00512B7E" w:rsidRPr="00B9499D" w:rsidRDefault="00512B7E" w:rsidP="008E680B">
            <w:pPr>
              <w:pStyle w:val="GOSTTablenorm"/>
              <w:rPr>
                <w:szCs w:val="22"/>
              </w:rPr>
            </w:pPr>
            <w:r w:rsidRPr="00B9499D">
              <w:rPr>
                <w:szCs w:val="22"/>
              </w:rPr>
              <w:t xml:space="preserve">Формат </w:t>
            </w:r>
            <w:r w:rsidRPr="00B9499D">
              <w:rPr>
                <w:szCs w:val="22"/>
                <w:lang w:val="en-US"/>
              </w:rPr>
              <w:t>YYYY</w:t>
            </w:r>
            <w:r w:rsidRPr="00B9499D">
              <w:rPr>
                <w:szCs w:val="22"/>
              </w:rPr>
              <w:t>-</w:t>
            </w:r>
            <w:r w:rsidRPr="00B9499D">
              <w:rPr>
                <w:szCs w:val="22"/>
                <w:lang w:val="en-US"/>
              </w:rPr>
              <w:t>MM</w:t>
            </w:r>
            <w:r w:rsidRPr="00B9499D">
              <w:rPr>
                <w:szCs w:val="22"/>
              </w:rPr>
              <w:t>-</w:t>
            </w:r>
            <w:r w:rsidRPr="00B9499D">
              <w:rPr>
                <w:szCs w:val="22"/>
                <w:lang w:val="en-US"/>
              </w:rPr>
              <w:t>DD</w:t>
            </w:r>
            <w:r w:rsidRPr="00B9499D">
              <w:rPr>
                <w:szCs w:val="22"/>
              </w:rPr>
              <w:t xml:space="preserve"> </w:t>
            </w:r>
            <w:proofErr w:type="gramStart"/>
            <w:r w:rsidRPr="00B9499D">
              <w:rPr>
                <w:szCs w:val="22"/>
                <w:lang w:val="en-US"/>
              </w:rPr>
              <w:t>hh</w:t>
            </w:r>
            <w:r w:rsidRPr="00B9499D">
              <w:rPr>
                <w:szCs w:val="22"/>
              </w:rPr>
              <w:t>:</w:t>
            </w:r>
            <w:r w:rsidRPr="00B9499D">
              <w:rPr>
                <w:szCs w:val="22"/>
                <w:lang w:val="en-US"/>
              </w:rPr>
              <w:t>mm</w:t>
            </w:r>
            <w:proofErr w:type="gramEnd"/>
            <w:r w:rsidRPr="00B9499D">
              <w:rPr>
                <w:szCs w:val="22"/>
              </w:rPr>
              <w:t>:</w:t>
            </w:r>
            <w:r w:rsidRPr="00B9499D">
              <w:rPr>
                <w:szCs w:val="22"/>
                <w:lang w:val="en-US"/>
              </w:rPr>
              <w:t>ss</w:t>
            </w:r>
          </w:p>
        </w:tc>
      </w:tr>
      <w:tr w:rsidR="003D7352" w:rsidRPr="00B9499D" w14:paraId="7400123C" w14:textId="77777777" w:rsidTr="00203697">
        <w:trPr>
          <w:gridAfter w:val="1"/>
          <w:wAfter w:w="6" w:type="pct"/>
        </w:trPr>
        <w:tc>
          <w:tcPr>
            <w:tcW w:w="963" w:type="pct"/>
          </w:tcPr>
          <w:p w14:paraId="3C8BABB2" w14:textId="77777777" w:rsidR="00512B7E" w:rsidRPr="00B9499D" w:rsidRDefault="00512B7E" w:rsidP="008E680B">
            <w:pPr>
              <w:pStyle w:val="GOSTTablenorm"/>
              <w:rPr>
                <w:szCs w:val="22"/>
              </w:rPr>
            </w:pPr>
            <w:r w:rsidRPr="00B9499D">
              <w:rPr>
                <w:szCs w:val="22"/>
              </w:rPr>
              <w:t>Версия формата запроса</w:t>
            </w:r>
          </w:p>
        </w:tc>
        <w:tc>
          <w:tcPr>
            <w:tcW w:w="762" w:type="pct"/>
          </w:tcPr>
          <w:p w14:paraId="5546A341" w14:textId="77777777" w:rsidR="00512B7E" w:rsidRPr="00B9499D" w:rsidRDefault="00512B7E" w:rsidP="008E680B">
            <w:pPr>
              <w:pStyle w:val="GOSTTablenorm"/>
              <w:rPr>
                <w:szCs w:val="22"/>
                <w:lang w:val="en-US"/>
              </w:rPr>
            </w:pPr>
            <w:r w:rsidRPr="00B9499D">
              <w:rPr>
                <w:szCs w:val="22"/>
                <w:lang w:val="en-US"/>
              </w:rPr>
              <w:t>Version</w:t>
            </w:r>
          </w:p>
        </w:tc>
        <w:tc>
          <w:tcPr>
            <w:tcW w:w="508" w:type="pct"/>
          </w:tcPr>
          <w:p w14:paraId="11F1DB6B" w14:textId="77777777" w:rsidR="00512B7E" w:rsidRPr="00B9499D" w:rsidRDefault="00512B7E" w:rsidP="008E680B">
            <w:pPr>
              <w:pStyle w:val="GOSTTablenorm"/>
              <w:rPr>
                <w:szCs w:val="22"/>
                <w:lang w:val="en-US"/>
              </w:rPr>
            </w:pPr>
            <w:r w:rsidRPr="00B9499D">
              <w:rPr>
                <w:szCs w:val="22"/>
              </w:rPr>
              <w:t>Строка</w:t>
            </w:r>
          </w:p>
        </w:tc>
        <w:tc>
          <w:tcPr>
            <w:tcW w:w="319" w:type="pct"/>
          </w:tcPr>
          <w:p w14:paraId="067B5371" w14:textId="77777777" w:rsidR="00512B7E" w:rsidRPr="00B9499D" w:rsidRDefault="00512B7E" w:rsidP="008E680B">
            <w:pPr>
              <w:pStyle w:val="GOSTTablenorm"/>
              <w:rPr>
                <w:szCs w:val="22"/>
              </w:rPr>
            </w:pPr>
            <w:r w:rsidRPr="00B9499D">
              <w:rPr>
                <w:szCs w:val="22"/>
              </w:rPr>
              <w:t>Да</w:t>
            </w:r>
          </w:p>
        </w:tc>
        <w:tc>
          <w:tcPr>
            <w:tcW w:w="386" w:type="pct"/>
          </w:tcPr>
          <w:p w14:paraId="443CD909" w14:textId="77777777" w:rsidR="00512B7E" w:rsidRPr="00B9499D" w:rsidRDefault="00512B7E" w:rsidP="008E680B">
            <w:pPr>
              <w:pStyle w:val="GOSTTablenorm"/>
              <w:rPr>
                <w:szCs w:val="22"/>
                <w:lang w:val="en-US"/>
              </w:rPr>
            </w:pPr>
            <w:r w:rsidRPr="00B9499D">
              <w:rPr>
                <w:szCs w:val="22"/>
              </w:rPr>
              <w:t>&lt;=</w:t>
            </w:r>
            <w:r w:rsidRPr="00B9499D">
              <w:rPr>
                <w:szCs w:val="22"/>
                <w:lang w:val="en-US"/>
              </w:rPr>
              <w:t>10</w:t>
            </w:r>
          </w:p>
        </w:tc>
        <w:tc>
          <w:tcPr>
            <w:tcW w:w="2056" w:type="pct"/>
          </w:tcPr>
          <w:p w14:paraId="6D5F16F1" w14:textId="1CAF64A8" w:rsidR="00512B7E" w:rsidRPr="00B9499D" w:rsidRDefault="00512B7E" w:rsidP="008E680B">
            <w:pPr>
              <w:pStyle w:val="GOSTTablenorm"/>
              <w:rPr>
                <w:szCs w:val="22"/>
              </w:rPr>
            </w:pPr>
            <w:r w:rsidRPr="00B9499D">
              <w:rPr>
                <w:szCs w:val="22"/>
              </w:rPr>
              <w:t>Версия формата запроса</w:t>
            </w:r>
          </w:p>
        </w:tc>
      </w:tr>
      <w:tr w:rsidR="003D7352" w:rsidRPr="00B9499D" w14:paraId="29EBC6AC" w14:textId="77777777" w:rsidTr="00203697">
        <w:trPr>
          <w:gridAfter w:val="1"/>
          <w:wAfter w:w="6" w:type="pct"/>
        </w:trPr>
        <w:tc>
          <w:tcPr>
            <w:tcW w:w="963" w:type="pct"/>
          </w:tcPr>
          <w:p w14:paraId="41C87D36" w14:textId="77777777" w:rsidR="00512B7E" w:rsidRPr="00B9499D" w:rsidRDefault="00512B7E" w:rsidP="008E680B">
            <w:pPr>
              <w:pStyle w:val="GOSTTablenorm"/>
              <w:rPr>
                <w:szCs w:val="22"/>
              </w:rPr>
            </w:pPr>
            <w:r w:rsidRPr="00B9499D">
              <w:rPr>
                <w:szCs w:val="22"/>
              </w:rPr>
              <w:t>Глобальный идентификатор запроса</w:t>
            </w:r>
          </w:p>
        </w:tc>
        <w:tc>
          <w:tcPr>
            <w:tcW w:w="762" w:type="pct"/>
          </w:tcPr>
          <w:p w14:paraId="43784C5F" w14:textId="7C91C8A7" w:rsidR="00512B7E" w:rsidRPr="00B9499D" w:rsidRDefault="00B568CC" w:rsidP="008E680B">
            <w:pPr>
              <w:pStyle w:val="GOSTTablenorm"/>
              <w:rPr>
                <w:szCs w:val="22"/>
                <w:lang w:val="en-US"/>
              </w:rPr>
            </w:pPr>
            <w:r w:rsidRPr="00B9499D">
              <w:rPr>
                <w:szCs w:val="22"/>
                <w:lang w:val="en-US"/>
              </w:rPr>
              <w:t>Req</w:t>
            </w:r>
            <w:r w:rsidR="00512B7E" w:rsidRPr="00B9499D">
              <w:rPr>
                <w:szCs w:val="22"/>
                <w:lang w:val="en-US"/>
              </w:rPr>
              <w:t>Guid</w:t>
            </w:r>
          </w:p>
        </w:tc>
        <w:tc>
          <w:tcPr>
            <w:tcW w:w="508" w:type="pct"/>
          </w:tcPr>
          <w:p w14:paraId="7916A47C" w14:textId="77777777" w:rsidR="00512B7E" w:rsidRPr="00B9499D" w:rsidRDefault="00512B7E" w:rsidP="008E680B">
            <w:pPr>
              <w:pStyle w:val="GOSTTablenorm"/>
              <w:rPr>
                <w:szCs w:val="22"/>
              </w:rPr>
            </w:pPr>
            <w:r w:rsidRPr="00B9499D">
              <w:rPr>
                <w:szCs w:val="22"/>
                <w:lang w:val="en-US"/>
              </w:rPr>
              <w:t>GUID</w:t>
            </w:r>
          </w:p>
        </w:tc>
        <w:tc>
          <w:tcPr>
            <w:tcW w:w="319" w:type="pct"/>
          </w:tcPr>
          <w:p w14:paraId="74B1304A" w14:textId="77777777" w:rsidR="00512B7E" w:rsidRPr="00B9499D" w:rsidRDefault="00512B7E" w:rsidP="008E680B">
            <w:pPr>
              <w:pStyle w:val="GOSTTablenorm"/>
              <w:rPr>
                <w:szCs w:val="22"/>
              </w:rPr>
            </w:pPr>
            <w:r w:rsidRPr="00B9499D">
              <w:rPr>
                <w:szCs w:val="22"/>
              </w:rPr>
              <w:t>Да</w:t>
            </w:r>
          </w:p>
        </w:tc>
        <w:tc>
          <w:tcPr>
            <w:tcW w:w="386" w:type="pct"/>
          </w:tcPr>
          <w:p w14:paraId="4C9681D7" w14:textId="77777777" w:rsidR="00512B7E" w:rsidRPr="00B9499D" w:rsidRDefault="00512B7E" w:rsidP="008E680B">
            <w:pPr>
              <w:pStyle w:val="GOSTTablenorm"/>
              <w:rPr>
                <w:szCs w:val="22"/>
                <w:lang w:val="en-US"/>
              </w:rPr>
            </w:pPr>
            <w:r w:rsidRPr="00B9499D">
              <w:rPr>
                <w:szCs w:val="22"/>
                <w:lang w:val="en-US"/>
              </w:rPr>
              <w:t>=</w:t>
            </w:r>
            <w:r w:rsidRPr="00B9499D">
              <w:rPr>
                <w:szCs w:val="22"/>
              </w:rPr>
              <w:t>36</w:t>
            </w:r>
          </w:p>
        </w:tc>
        <w:tc>
          <w:tcPr>
            <w:tcW w:w="2056" w:type="pct"/>
          </w:tcPr>
          <w:p w14:paraId="44FFF1CB" w14:textId="77777777" w:rsidR="00512B7E" w:rsidRPr="00B9499D" w:rsidRDefault="00512B7E" w:rsidP="008E680B">
            <w:pPr>
              <w:pStyle w:val="GOSTTablenorm"/>
              <w:rPr>
                <w:szCs w:val="22"/>
              </w:rPr>
            </w:pPr>
            <w:r w:rsidRPr="00B9499D">
              <w:rPr>
                <w:szCs w:val="22"/>
              </w:rPr>
              <w:t>Уникальный идентификатор запроса (с тире)</w:t>
            </w:r>
          </w:p>
        </w:tc>
      </w:tr>
      <w:tr w:rsidR="00B568CC" w:rsidRPr="00B9499D" w14:paraId="588B8B95" w14:textId="77777777" w:rsidTr="00203697">
        <w:trPr>
          <w:gridAfter w:val="1"/>
          <w:wAfter w:w="6" w:type="pct"/>
        </w:trPr>
        <w:tc>
          <w:tcPr>
            <w:tcW w:w="963" w:type="pct"/>
          </w:tcPr>
          <w:p w14:paraId="1E21F6A5" w14:textId="02E055BD" w:rsidR="00B568CC" w:rsidRPr="00B9499D" w:rsidRDefault="00B568CC" w:rsidP="008E680B">
            <w:pPr>
              <w:pStyle w:val="GOSTTablenorm"/>
              <w:rPr>
                <w:szCs w:val="22"/>
              </w:rPr>
            </w:pPr>
            <w:r w:rsidRPr="00B9499D">
              <w:rPr>
                <w:szCs w:val="22"/>
              </w:rPr>
              <w:t>Глобальный идентификатор документа</w:t>
            </w:r>
          </w:p>
        </w:tc>
        <w:tc>
          <w:tcPr>
            <w:tcW w:w="762" w:type="pct"/>
          </w:tcPr>
          <w:p w14:paraId="17FFDE3A" w14:textId="7A6B15C7" w:rsidR="00B568CC" w:rsidRPr="00B9499D" w:rsidRDefault="00B568CC" w:rsidP="008E680B">
            <w:pPr>
              <w:pStyle w:val="GOSTTablenorm"/>
              <w:rPr>
                <w:szCs w:val="22"/>
                <w:lang w:val="en-US"/>
              </w:rPr>
            </w:pPr>
            <w:r w:rsidRPr="00B9499D">
              <w:rPr>
                <w:szCs w:val="22"/>
                <w:lang w:val="en-US"/>
              </w:rPr>
              <w:t>DocGuid</w:t>
            </w:r>
          </w:p>
        </w:tc>
        <w:tc>
          <w:tcPr>
            <w:tcW w:w="508" w:type="pct"/>
          </w:tcPr>
          <w:p w14:paraId="4DFD1915" w14:textId="29A00137" w:rsidR="00B568CC" w:rsidRPr="00B9499D" w:rsidRDefault="00B568CC" w:rsidP="008E680B">
            <w:pPr>
              <w:pStyle w:val="GOSTTablenorm"/>
              <w:rPr>
                <w:szCs w:val="22"/>
                <w:lang w:val="en-US"/>
              </w:rPr>
            </w:pPr>
            <w:r w:rsidRPr="00B9499D">
              <w:rPr>
                <w:szCs w:val="22"/>
                <w:lang w:val="en-US"/>
              </w:rPr>
              <w:t>GUID</w:t>
            </w:r>
          </w:p>
        </w:tc>
        <w:tc>
          <w:tcPr>
            <w:tcW w:w="319" w:type="pct"/>
          </w:tcPr>
          <w:p w14:paraId="01B81572" w14:textId="6F834DDD" w:rsidR="00B568CC" w:rsidRPr="00B9499D" w:rsidRDefault="00B568CC" w:rsidP="008E680B">
            <w:pPr>
              <w:pStyle w:val="GOSTTablenorm"/>
              <w:rPr>
                <w:szCs w:val="22"/>
              </w:rPr>
            </w:pPr>
            <w:r w:rsidRPr="00B9499D">
              <w:rPr>
                <w:szCs w:val="22"/>
              </w:rPr>
              <w:t>Нет</w:t>
            </w:r>
          </w:p>
        </w:tc>
        <w:tc>
          <w:tcPr>
            <w:tcW w:w="386" w:type="pct"/>
          </w:tcPr>
          <w:p w14:paraId="0E1B6F96" w14:textId="364ABE2C" w:rsidR="00B568CC" w:rsidRPr="00B9499D" w:rsidRDefault="00B568CC" w:rsidP="008E680B">
            <w:pPr>
              <w:pStyle w:val="GOSTTablenorm"/>
              <w:rPr>
                <w:szCs w:val="22"/>
                <w:lang w:val="en-US"/>
              </w:rPr>
            </w:pPr>
            <w:r w:rsidRPr="00B9499D">
              <w:rPr>
                <w:szCs w:val="22"/>
                <w:lang w:val="en-US"/>
              </w:rPr>
              <w:t>=</w:t>
            </w:r>
            <w:r w:rsidRPr="00B9499D">
              <w:rPr>
                <w:szCs w:val="22"/>
              </w:rPr>
              <w:t>36</w:t>
            </w:r>
          </w:p>
        </w:tc>
        <w:tc>
          <w:tcPr>
            <w:tcW w:w="2056" w:type="pct"/>
          </w:tcPr>
          <w:p w14:paraId="4D9497AC" w14:textId="358CAA6C" w:rsidR="00B568CC" w:rsidRPr="00B9499D" w:rsidRDefault="109D8E8A" w:rsidP="008E680B">
            <w:pPr>
              <w:pStyle w:val="GOSTTablenorm"/>
            </w:pPr>
            <w:r>
              <w:t>Уникальный идентификатор документа/отчета/виджета (с тире), инициировавшего запрос</w:t>
            </w:r>
          </w:p>
        </w:tc>
      </w:tr>
      <w:tr w:rsidR="003D7352" w:rsidRPr="00B9499D" w14:paraId="428856F0" w14:textId="77777777" w:rsidTr="00203697">
        <w:trPr>
          <w:gridAfter w:val="1"/>
          <w:wAfter w:w="6" w:type="pct"/>
        </w:trPr>
        <w:tc>
          <w:tcPr>
            <w:tcW w:w="963" w:type="pct"/>
          </w:tcPr>
          <w:p w14:paraId="55318ABA" w14:textId="77777777" w:rsidR="00512B7E" w:rsidRPr="00B9499D" w:rsidRDefault="00512B7E" w:rsidP="008E680B">
            <w:pPr>
              <w:pStyle w:val="GOSTTablenorm"/>
              <w:rPr>
                <w:szCs w:val="22"/>
              </w:rPr>
            </w:pPr>
            <w:r w:rsidRPr="00B9499D">
              <w:rPr>
                <w:szCs w:val="22"/>
              </w:rPr>
              <w:t>Тип запроса</w:t>
            </w:r>
          </w:p>
        </w:tc>
        <w:tc>
          <w:tcPr>
            <w:tcW w:w="762" w:type="pct"/>
          </w:tcPr>
          <w:p w14:paraId="68A3DE08" w14:textId="77777777" w:rsidR="00512B7E" w:rsidRPr="00B9499D" w:rsidRDefault="00512B7E" w:rsidP="008E680B">
            <w:pPr>
              <w:pStyle w:val="GOSTTablenorm"/>
              <w:rPr>
                <w:szCs w:val="22"/>
                <w:lang w:val="en-US"/>
              </w:rPr>
            </w:pPr>
            <w:r w:rsidRPr="00B9499D">
              <w:rPr>
                <w:szCs w:val="22"/>
                <w:lang w:val="en-US"/>
              </w:rPr>
              <w:t>RequestType</w:t>
            </w:r>
          </w:p>
        </w:tc>
        <w:tc>
          <w:tcPr>
            <w:tcW w:w="508" w:type="pct"/>
          </w:tcPr>
          <w:p w14:paraId="7189B84A" w14:textId="77777777" w:rsidR="00512B7E" w:rsidRPr="00B9499D" w:rsidRDefault="00512B7E" w:rsidP="008E680B">
            <w:pPr>
              <w:pStyle w:val="GOSTTablenorm"/>
              <w:rPr>
                <w:szCs w:val="22"/>
              </w:rPr>
            </w:pPr>
            <w:r w:rsidRPr="00B9499D">
              <w:rPr>
                <w:szCs w:val="22"/>
              </w:rPr>
              <w:t>Строка</w:t>
            </w:r>
          </w:p>
        </w:tc>
        <w:tc>
          <w:tcPr>
            <w:tcW w:w="319" w:type="pct"/>
          </w:tcPr>
          <w:p w14:paraId="4B6FD17D" w14:textId="77777777" w:rsidR="00512B7E" w:rsidRPr="00B9499D" w:rsidRDefault="00512B7E" w:rsidP="008E680B">
            <w:pPr>
              <w:pStyle w:val="GOSTTablenorm"/>
              <w:rPr>
                <w:szCs w:val="22"/>
              </w:rPr>
            </w:pPr>
            <w:r w:rsidRPr="00B9499D">
              <w:rPr>
                <w:szCs w:val="22"/>
              </w:rPr>
              <w:t>Да</w:t>
            </w:r>
          </w:p>
        </w:tc>
        <w:tc>
          <w:tcPr>
            <w:tcW w:w="386" w:type="pct"/>
          </w:tcPr>
          <w:p w14:paraId="1BC483C0" w14:textId="16DB28DD" w:rsidR="00512B7E" w:rsidRPr="00B9499D" w:rsidRDefault="00512B7E">
            <w:pPr>
              <w:pStyle w:val="GOSTTablenorm"/>
              <w:rPr>
                <w:szCs w:val="22"/>
                <w:lang w:val="en-US"/>
              </w:rPr>
            </w:pPr>
            <w:r w:rsidRPr="00B9499D">
              <w:rPr>
                <w:szCs w:val="22"/>
              </w:rPr>
              <w:t>&lt;=</w:t>
            </w:r>
            <w:del w:id="4832" w:author="Сатлер Марина Викторовна" w:date="2024-10-31T11:32:00Z">
              <w:r w:rsidRPr="00B9499D" w:rsidDel="00AA6E06">
                <w:rPr>
                  <w:szCs w:val="22"/>
                  <w:lang w:val="en-US"/>
                </w:rPr>
                <w:delText>10</w:delText>
              </w:r>
            </w:del>
            <w:ins w:id="4833" w:author="Сатлер Марина Викторовна" w:date="2024-10-31T11:32:00Z">
              <w:r w:rsidR="00AA6E06">
                <w:rPr>
                  <w:szCs w:val="22"/>
                </w:rPr>
                <w:t>5</w:t>
              </w:r>
              <w:r w:rsidR="00AA6E06" w:rsidRPr="00B9499D">
                <w:rPr>
                  <w:szCs w:val="22"/>
                  <w:lang w:val="en-US"/>
                </w:rPr>
                <w:t>0</w:t>
              </w:r>
            </w:ins>
          </w:p>
        </w:tc>
        <w:tc>
          <w:tcPr>
            <w:tcW w:w="2056" w:type="pct"/>
          </w:tcPr>
          <w:p w14:paraId="5CFF2055" w14:textId="77777777" w:rsidR="00512B7E" w:rsidRPr="00B9499D" w:rsidRDefault="00512B7E" w:rsidP="008E680B">
            <w:pPr>
              <w:pStyle w:val="GOSTTablenorm"/>
              <w:rPr>
                <w:szCs w:val="22"/>
              </w:rPr>
            </w:pPr>
            <w:r w:rsidRPr="00B9499D">
              <w:rPr>
                <w:szCs w:val="22"/>
              </w:rPr>
              <w:t>Передается значение «</w:t>
            </w:r>
            <w:r w:rsidRPr="00B9499D">
              <w:rPr>
                <w:szCs w:val="22"/>
                <w:lang w:val="en-US"/>
              </w:rPr>
              <w:t>TURN</w:t>
            </w:r>
            <w:r w:rsidRPr="00B9499D">
              <w:rPr>
                <w:szCs w:val="22"/>
              </w:rPr>
              <w:t>»</w:t>
            </w:r>
          </w:p>
        </w:tc>
      </w:tr>
      <w:tr w:rsidR="00155590" w:rsidRPr="00B9499D" w14:paraId="48BB3854" w14:textId="77777777" w:rsidTr="00203697">
        <w:tc>
          <w:tcPr>
            <w:tcW w:w="5000" w:type="pct"/>
            <w:gridSpan w:val="7"/>
          </w:tcPr>
          <w:p w14:paraId="037C0AE9" w14:textId="0611D8E3" w:rsidR="00512B7E" w:rsidRPr="00B9499D" w:rsidRDefault="00512B7E" w:rsidP="002F6952">
            <w:pPr>
              <w:pStyle w:val="GOSTTableHead"/>
              <w:rPr>
                <w:szCs w:val="22"/>
              </w:rPr>
            </w:pPr>
            <w:r w:rsidRPr="00B9499D">
              <w:rPr>
                <w:szCs w:val="22"/>
              </w:rPr>
              <w:t>Перечень параметров запроса (</w:t>
            </w:r>
            <w:r w:rsidR="00F72BB8" w:rsidRPr="00B9499D">
              <w:rPr>
                <w:szCs w:val="22"/>
                <w:lang w:val="en-US"/>
              </w:rPr>
              <w:t>document</w:t>
            </w:r>
            <w:r w:rsidRPr="00B9499D">
              <w:rPr>
                <w:szCs w:val="22"/>
              </w:rPr>
              <w:t>)</w:t>
            </w:r>
          </w:p>
        </w:tc>
      </w:tr>
      <w:tr w:rsidR="003D7352" w:rsidRPr="00B9499D" w14:paraId="25AA393F" w14:textId="77777777" w:rsidTr="00203697">
        <w:trPr>
          <w:gridAfter w:val="1"/>
          <w:wAfter w:w="6" w:type="pct"/>
        </w:trPr>
        <w:tc>
          <w:tcPr>
            <w:tcW w:w="963" w:type="pct"/>
          </w:tcPr>
          <w:p w14:paraId="516CC462" w14:textId="77777777" w:rsidR="00512B7E" w:rsidRPr="00B9499D" w:rsidRDefault="00512B7E" w:rsidP="00F8639E">
            <w:pPr>
              <w:pStyle w:val="GOSTTablenorm"/>
            </w:pPr>
            <w:r w:rsidRPr="00B9499D">
              <w:t>Книга учета</w:t>
            </w:r>
          </w:p>
        </w:tc>
        <w:tc>
          <w:tcPr>
            <w:tcW w:w="762" w:type="pct"/>
          </w:tcPr>
          <w:p w14:paraId="54B6C395" w14:textId="77777777" w:rsidR="00512B7E" w:rsidRPr="00B9499D" w:rsidRDefault="00512B7E" w:rsidP="00F8639E">
            <w:pPr>
              <w:pStyle w:val="GOSTTablenorm"/>
              <w:rPr>
                <w:lang w:val="en-US"/>
              </w:rPr>
            </w:pPr>
            <w:r w:rsidRPr="00B9499D">
              <w:rPr>
                <w:lang w:val="en-US"/>
              </w:rPr>
              <w:t>Book</w:t>
            </w:r>
          </w:p>
        </w:tc>
        <w:tc>
          <w:tcPr>
            <w:tcW w:w="508" w:type="pct"/>
          </w:tcPr>
          <w:p w14:paraId="027A1F1F" w14:textId="77777777" w:rsidR="00512B7E" w:rsidRPr="00B9499D" w:rsidRDefault="00512B7E" w:rsidP="00F8639E">
            <w:pPr>
              <w:pStyle w:val="GOSTTablenorm"/>
            </w:pPr>
            <w:r w:rsidRPr="00B9499D">
              <w:t>Строка</w:t>
            </w:r>
          </w:p>
        </w:tc>
        <w:tc>
          <w:tcPr>
            <w:tcW w:w="319" w:type="pct"/>
          </w:tcPr>
          <w:p w14:paraId="2208A2A2" w14:textId="77777777" w:rsidR="00512B7E" w:rsidRPr="00B9499D" w:rsidRDefault="00512B7E" w:rsidP="00F8639E">
            <w:pPr>
              <w:pStyle w:val="GOSTTablenorm"/>
            </w:pPr>
            <w:r w:rsidRPr="00B9499D">
              <w:t>Да</w:t>
            </w:r>
          </w:p>
        </w:tc>
        <w:tc>
          <w:tcPr>
            <w:tcW w:w="386" w:type="pct"/>
          </w:tcPr>
          <w:p w14:paraId="4053E770" w14:textId="6DD6778D" w:rsidR="00512B7E" w:rsidRPr="000437CC" w:rsidRDefault="00AA1F27" w:rsidP="00F8639E">
            <w:pPr>
              <w:pStyle w:val="GOSTTablenorm"/>
              <w:rPr>
                <w:lang w:val="en-US"/>
              </w:rPr>
            </w:pPr>
            <w:r>
              <w:rPr>
                <w:lang w:val="en-US"/>
              </w:rPr>
              <w:t>&lt;=100</w:t>
            </w:r>
          </w:p>
        </w:tc>
        <w:tc>
          <w:tcPr>
            <w:tcW w:w="2056" w:type="pct"/>
          </w:tcPr>
          <w:p w14:paraId="6DE28236" w14:textId="56D43F97" w:rsidR="00512B7E" w:rsidRPr="00B9499D" w:rsidRDefault="109D8E8A" w:rsidP="00F8639E">
            <w:pPr>
              <w:pStyle w:val="GOSTTablenorm"/>
            </w:pPr>
            <w:r>
              <w:t xml:space="preserve">Системное </w:t>
            </w:r>
            <w:r w:rsidR="00EB2B29">
              <w:t xml:space="preserve">наименование </w:t>
            </w:r>
            <w:r>
              <w:t xml:space="preserve">книги учета, по записям которой осуществляется запрос данных, в соответствии со справочником «Книги учета» в </w:t>
            </w:r>
            <w:r w:rsidRPr="109D8E8A">
              <w:rPr>
                <w:lang w:val="en-US"/>
              </w:rPr>
              <w:t>SVAP</w:t>
            </w:r>
          </w:p>
        </w:tc>
      </w:tr>
      <w:tr w:rsidR="003D7352" w:rsidRPr="00B9499D" w14:paraId="3BC0EDFC" w14:textId="77777777" w:rsidTr="00203697">
        <w:trPr>
          <w:gridAfter w:val="1"/>
          <w:wAfter w:w="6" w:type="pct"/>
        </w:trPr>
        <w:tc>
          <w:tcPr>
            <w:tcW w:w="963" w:type="pct"/>
          </w:tcPr>
          <w:p w14:paraId="0E62E175" w14:textId="1851CC5C" w:rsidR="00512B7E" w:rsidRPr="00B9499D" w:rsidRDefault="109D8E8A" w:rsidP="00F8639E">
            <w:pPr>
              <w:pStyle w:val="GOSTTablenorm"/>
            </w:pPr>
            <w:r>
              <w:t>Дата начала периода (по дате отражения операции в учете)</w:t>
            </w:r>
          </w:p>
        </w:tc>
        <w:tc>
          <w:tcPr>
            <w:tcW w:w="762" w:type="pct"/>
          </w:tcPr>
          <w:p w14:paraId="0270087E" w14:textId="6BDD0B40" w:rsidR="00512B7E" w:rsidRPr="00B9499D" w:rsidRDefault="00BD73BB" w:rsidP="00F8639E">
            <w:pPr>
              <w:pStyle w:val="GOSTTablenorm"/>
            </w:pPr>
            <w:r w:rsidRPr="00B9499D">
              <w:rPr>
                <w:lang w:val="en-US"/>
              </w:rPr>
              <w:t>Start</w:t>
            </w:r>
            <w:r w:rsidR="00512B7E" w:rsidRPr="00B9499D">
              <w:rPr>
                <w:lang w:val="en-US"/>
              </w:rPr>
              <w:t>RepDate</w:t>
            </w:r>
          </w:p>
        </w:tc>
        <w:tc>
          <w:tcPr>
            <w:tcW w:w="508" w:type="pct"/>
          </w:tcPr>
          <w:p w14:paraId="1F028C16" w14:textId="593E5213" w:rsidR="00512B7E" w:rsidRPr="00B9499D" w:rsidRDefault="00512B7E" w:rsidP="00F8639E">
            <w:pPr>
              <w:pStyle w:val="GOSTTablenorm"/>
            </w:pPr>
            <w:r w:rsidRPr="00B9499D">
              <w:t>Дата</w:t>
            </w:r>
          </w:p>
        </w:tc>
        <w:tc>
          <w:tcPr>
            <w:tcW w:w="319" w:type="pct"/>
          </w:tcPr>
          <w:p w14:paraId="3FC4F851" w14:textId="77777777" w:rsidR="00512B7E" w:rsidRPr="00B9499D" w:rsidRDefault="00512B7E" w:rsidP="00F8639E">
            <w:pPr>
              <w:pStyle w:val="GOSTTablenorm"/>
            </w:pPr>
            <w:r w:rsidRPr="00B9499D">
              <w:t>Да</w:t>
            </w:r>
          </w:p>
        </w:tc>
        <w:tc>
          <w:tcPr>
            <w:tcW w:w="386" w:type="pct"/>
          </w:tcPr>
          <w:p w14:paraId="0277217B" w14:textId="45475975" w:rsidR="00512B7E" w:rsidRPr="00B9499D" w:rsidRDefault="00512B7E" w:rsidP="00F8639E">
            <w:pPr>
              <w:pStyle w:val="GOSTTablenorm"/>
            </w:pPr>
          </w:p>
        </w:tc>
        <w:tc>
          <w:tcPr>
            <w:tcW w:w="2056" w:type="pct"/>
          </w:tcPr>
          <w:p w14:paraId="354392EE" w14:textId="77777777" w:rsidR="00C411FE" w:rsidRDefault="109D8E8A" w:rsidP="00F8639E">
            <w:pPr>
              <w:pStyle w:val="GOSTTablenorm"/>
            </w:pPr>
            <w:r>
              <w:t>Дата начала отчетного периода по дате отражения операции в учете, с которой включительно требуется отобрать данные.</w:t>
            </w:r>
          </w:p>
          <w:p w14:paraId="04FD509E" w14:textId="5B9D1BE2" w:rsidR="00512B7E" w:rsidRPr="007C6714" w:rsidRDefault="00512B7E" w:rsidP="00F8639E">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007C6714">
              <w:t>.</w:t>
            </w:r>
          </w:p>
          <w:p w14:paraId="1898DF73" w14:textId="1D8B4D9A" w:rsidR="00512B7E" w:rsidRPr="003B770B" w:rsidRDefault="007C6714" w:rsidP="00F8639E">
            <w:pPr>
              <w:pStyle w:val="GOSTTablenorm"/>
            </w:pPr>
            <w:r>
              <w:t>Дата начала периода и дата окончания периода должны относиться к одному финансовому году</w:t>
            </w:r>
          </w:p>
        </w:tc>
      </w:tr>
      <w:tr w:rsidR="003D7352" w:rsidRPr="00B9499D" w14:paraId="79B3CCD3" w14:textId="77777777" w:rsidTr="00203697">
        <w:trPr>
          <w:gridAfter w:val="1"/>
          <w:wAfter w:w="6" w:type="pct"/>
        </w:trPr>
        <w:tc>
          <w:tcPr>
            <w:tcW w:w="963" w:type="pct"/>
          </w:tcPr>
          <w:p w14:paraId="7376A0A7" w14:textId="4E663A4E" w:rsidR="00512B7E" w:rsidRPr="00B9499D" w:rsidRDefault="109D8E8A" w:rsidP="00F8639E">
            <w:pPr>
              <w:pStyle w:val="GOSTTablenorm"/>
            </w:pPr>
            <w:r>
              <w:lastRenderedPageBreak/>
              <w:t>Дата окончания периода (по дате отражения операции в учете)</w:t>
            </w:r>
          </w:p>
        </w:tc>
        <w:tc>
          <w:tcPr>
            <w:tcW w:w="762" w:type="pct"/>
          </w:tcPr>
          <w:p w14:paraId="28FE2B25" w14:textId="77777777" w:rsidR="00512B7E" w:rsidRPr="00B9499D" w:rsidRDefault="00512B7E" w:rsidP="00F8639E">
            <w:pPr>
              <w:pStyle w:val="GOSTTablenorm"/>
              <w:rPr>
                <w:lang w:val="en-US"/>
              </w:rPr>
            </w:pPr>
            <w:r w:rsidRPr="00B9499D">
              <w:rPr>
                <w:lang w:val="en-US"/>
              </w:rPr>
              <w:t>EndRepDate</w:t>
            </w:r>
          </w:p>
        </w:tc>
        <w:tc>
          <w:tcPr>
            <w:tcW w:w="508" w:type="pct"/>
          </w:tcPr>
          <w:p w14:paraId="39C9E350" w14:textId="6498998A" w:rsidR="00512B7E" w:rsidRPr="00B9499D" w:rsidRDefault="00512B7E" w:rsidP="00F8639E">
            <w:pPr>
              <w:pStyle w:val="GOSTTablenorm"/>
            </w:pPr>
            <w:r w:rsidRPr="00B9499D">
              <w:t>Дата</w:t>
            </w:r>
          </w:p>
        </w:tc>
        <w:tc>
          <w:tcPr>
            <w:tcW w:w="319" w:type="pct"/>
          </w:tcPr>
          <w:p w14:paraId="112248BC" w14:textId="77777777" w:rsidR="00512B7E" w:rsidRPr="00B9499D" w:rsidRDefault="00512B7E" w:rsidP="00F8639E">
            <w:pPr>
              <w:pStyle w:val="GOSTTablenorm"/>
            </w:pPr>
            <w:r w:rsidRPr="00B9499D">
              <w:t>Да</w:t>
            </w:r>
          </w:p>
        </w:tc>
        <w:tc>
          <w:tcPr>
            <w:tcW w:w="386" w:type="pct"/>
          </w:tcPr>
          <w:p w14:paraId="6B4D1183" w14:textId="5D3FA608" w:rsidR="00512B7E" w:rsidRPr="00B9499D" w:rsidRDefault="00512B7E" w:rsidP="00F8639E">
            <w:pPr>
              <w:pStyle w:val="GOSTTablenorm"/>
            </w:pPr>
          </w:p>
        </w:tc>
        <w:tc>
          <w:tcPr>
            <w:tcW w:w="2056" w:type="pct"/>
          </w:tcPr>
          <w:p w14:paraId="06A5B7CB" w14:textId="63530A3E" w:rsidR="00512B7E" w:rsidRPr="00B9499D" w:rsidRDefault="109D8E8A" w:rsidP="00F8639E">
            <w:pPr>
              <w:pStyle w:val="GOSTTablenorm"/>
            </w:pPr>
            <w:r>
              <w:t>Дата окончания отчетного периода по дате отражения операции в учете, по которую включительно требуется отобрать данные.</w:t>
            </w:r>
          </w:p>
          <w:p w14:paraId="4ACED96B" w14:textId="5CF2C598" w:rsidR="00512B7E" w:rsidRPr="00B9499D" w:rsidRDefault="109D8E8A" w:rsidP="00F8639E">
            <w:pPr>
              <w:pStyle w:val="GOSTTablenorm"/>
            </w:pPr>
            <w:r>
              <w:t xml:space="preserve">Формат </w:t>
            </w:r>
            <w:r w:rsidRPr="109D8E8A">
              <w:rPr>
                <w:lang w:val="en-US"/>
              </w:rPr>
              <w:t>YYYY</w:t>
            </w:r>
            <w:r>
              <w:t>-</w:t>
            </w:r>
            <w:r w:rsidRPr="109D8E8A">
              <w:rPr>
                <w:lang w:val="en-US"/>
              </w:rPr>
              <w:t>MM</w:t>
            </w:r>
            <w:r>
              <w:t>-</w:t>
            </w:r>
            <w:r w:rsidRPr="109D8E8A">
              <w:rPr>
                <w:lang w:val="en-US"/>
              </w:rPr>
              <w:t>DD</w:t>
            </w:r>
            <w:r w:rsidRPr="003B770B">
              <w:t>.</w:t>
            </w:r>
          </w:p>
          <w:p w14:paraId="15FBD12A" w14:textId="77777777" w:rsidR="00512B7E" w:rsidRDefault="109D8E8A" w:rsidP="00F8639E">
            <w:pPr>
              <w:pStyle w:val="GOSTTablenorm"/>
            </w:pPr>
            <w:r>
              <w:t>Дата окончания периода не должна быть меньше (раньше) даты начала периода.</w:t>
            </w:r>
          </w:p>
          <w:p w14:paraId="1E889B20" w14:textId="4762786D" w:rsidR="00040DEF" w:rsidRPr="00B9499D" w:rsidRDefault="00040DEF" w:rsidP="00F8639E">
            <w:pPr>
              <w:pStyle w:val="GOSTTablenorm"/>
            </w:pPr>
            <w:r>
              <w:t>Дата начала периода и дата окончания периода должны относиться к одному финансовому году</w:t>
            </w:r>
          </w:p>
        </w:tc>
      </w:tr>
      <w:tr w:rsidR="109D8E8A" w:rsidDel="00B826CD" w14:paraId="616ECC79" w14:textId="328059FC" w:rsidTr="00203697">
        <w:trPr>
          <w:gridAfter w:val="1"/>
          <w:wAfter w:w="6" w:type="pct"/>
          <w:del w:id="4834" w:author="Сказецкая Наталья Камилевна" w:date="2024-02-14T14:02:00Z"/>
        </w:trPr>
        <w:tc>
          <w:tcPr>
            <w:tcW w:w="963" w:type="pct"/>
          </w:tcPr>
          <w:p w14:paraId="2B9D330D" w14:textId="52CD6657" w:rsidR="109D8E8A" w:rsidDel="00B826CD" w:rsidRDefault="109D8E8A" w:rsidP="00F8639E">
            <w:pPr>
              <w:pStyle w:val="GOSTTablenorm"/>
              <w:rPr>
                <w:del w:id="4835" w:author="Сказецкая Наталья Камилевна" w:date="2024-02-14T14:02:00Z"/>
              </w:rPr>
            </w:pPr>
            <w:del w:id="4836" w:author="Сказецкая Наталья Камилевна" w:date="2024-02-14T14:02:00Z">
              <w:r w:rsidDel="00B826CD">
                <w:delText>Код валюты по ОКВ</w:delText>
              </w:r>
            </w:del>
          </w:p>
        </w:tc>
        <w:tc>
          <w:tcPr>
            <w:tcW w:w="762" w:type="pct"/>
          </w:tcPr>
          <w:p w14:paraId="6528EA40" w14:textId="0FC711B0" w:rsidR="109D8E8A" w:rsidRPr="00203697" w:rsidDel="00B826CD" w:rsidRDefault="109D8E8A" w:rsidP="00F8639E">
            <w:pPr>
              <w:pStyle w:val="GOSTTablenorm"/>
              <w:rPr>
                <w:del w:id="4837" w:author="Сказецкая Наталья Камилевна" w:date="2024-02-14T14:02:00Z"/>
              </w:rPr>
            </w:pPr>
            <w:del w:id="4838" w:author="Сказецкая Наталья Камилевна" w:date="2024-02-14T14:02:00Z">
              <w:r w:rsidRPr="109D8E8A" w:rsidDel="00B826CD">
                <w:rPr>
                  <w:lang w:val="en-US"/>
                </w:rPr>
                <w:delText>CurrencyCode</w:delText>
              </w:r>
            </w:del>
          </w:p>
        </w:tc>
        <w:tc>
          <w:tcPr>
            <w:tcW w:w="508" w:type="pct"/>
          </w:tcPr>
          <w:p w14:paraId="18E65669" w14:textId="515B58C3" w:rsidR="109D8E8A" w:rsidDel="00B826CD" w:rsidRDefault="109D8E8A" w:rsidP="00F8639E">
            <w:pPr>
              <w:pStyle w:val="GOSTTablenorm"/>
              <w:rPr>
                <w:del w:id="4839" w:author="Сказецкая Наталья Камилевна" w:date="2024-02-14T14:02:00Z"/>
                <w:szCs w:val="22"/>
              </w:rPr>
            </w:pPr>
            <w:del w:id="4840" w:author="Сказецкая Наталья Камилевна" w:date="2024-02-14T14:02:00Z">
              <w:r w:rsidRPr="109D8E8A" w:rsidDel="00B826CD">
                <w:rPr>
                  <w:szCs w:val="22"/>
                </w:rPr>
                <w:delText>Строка</w:delText>
              </w:r>
            </w:del>
          </w:p>
        </w:tc>
        <w:tc>
          <w:tcPr>
            <w:tcW w:w="319" w:type="pct"/>
          </w:tcPr>
          <w:p w14:paraId="3CB2149E" w14:textId="3207B8A8" w:rsidR="109D8E8A" w:rsidDel="00B826CD" w:rsidRDefault="109D8E8A" w:rsidP="00F8639E">
            <w:pPr>
              <w:pStyle w:val="GOSTTablenorm"/>
              <w:rPr>
                <w:del w:id="4841" w:author="Сказецкая Наталья Камилевна" w:date="2024-02-14T14:02:00Z"/>
                <w:szCs w:val="22"/>
              </w:rPr>
            </w:pPr>
            <w:del w:id="4842" w:author="Сказецкая Наталья Камилевна" w:date="2024-02-14T14:02:00Z">
              <w:r w:rsidRPr="109D8E8A" w:rsidDel="00B826CD">
                <w:rPr>
                  <w:szCs w:val="22"/>
                </w:rPr>
                <w:delText>Нет</w:delText>
              </w:r>
            </w:del>
          </w:p>
        </w:tc>
        <w:tc>
          <w:tcPr>
            <w:tcW w:w="386" w:type="pct"/>
          </w:tcPr>
          <w:p w14:paraId="64054DBA" w14:textId="473E937E" w:rsidR="109D8E8A" w:rsidRPr="00617672" w:rsidDel="00B826CD" w:rsidRDefault="00617672" w:rsidP="00F8639E">
            <w:pPr>
              <w:pStyle w:val="GOSTTablenorm"/>
              <w:rPr>
                <w:del w:id="4843" w:author="Сказецкая Наталья Камилевна" w:date="2024-02-14T14:02:00Z"/>
                <w:szCs w:val="22"/>
              </w:rPr>
            </w:pPr>
            <w:del w:id="4844" w:author="Сказецкая Наталья Камилевна" w:date="2024-02-14T14:02:00Z">
              <w:r w:rsidRPr="00203697" w:rsidDel="00B826CD">
                <w:rPr>
                  <w:szCs w:val="22"/>
                </w:rPr>
                <w:delText>&lt;</w:delText>
              </w:r>
              <w:r w:rsidDel="00B826CD">
                <w:rPr>
                  <w:szCs w:val="22"/>
                </w:rPr>
                <w:delText>=100</w:delText>
              </w:r>
            </w:del>
          </w:p>
        </w:tc>
        <w:tc>
          <w:tcPr>
            <w:tcW w:w="2056" w:type="pct"/>
          </w:tcPr>
          <w:p w14:paraId="77732EE3" w14:textId="3C659530" w:rsidR="109D8E8A" w:rsidDel="00B826CD" w:rsidRDefault="109D8E8A" w:rsidP="00F8639E">
            <w:pPr>
              <w:pStyle w:val="GOSTTablenorm"/>
              <w:rPr>
                <w:del w:id="4845" w:author="Сказецкая Наталья Камилевна" w:date="2024-02-14T14:02:00Z"/>
              </w:rPr>
            </w:pPr>
            <w:del w:id="4846" w:author="Сказецкая Наталья Камилевна" w:date="2024-02-14T14:02:00Z">
              <w:r w:rsidDel="00B826CD">
                <w:delText xml:space="preserve">Цифровой код валюты </w:delText>
              </w:r>
              <w:r w:rsidR="00617672" w:rsidDel="00B826CD">
                <w:delText xml:space="preserve">(3 знака) </w:delText>
              </w:r>
              <w:r w:rsidDel="00B826CD">
                <w:delText>в соответствии с Общероссийским классификатором валют</w:delText>
              </w:r>
              <w:r w:rsidR="00617672" w:rsidDel="00B826CD">
                <w:delText>.</w:delText>
              </w:r>
            </w:del>
          </w:p>
          <w:p w14:paraId="2655442A" w14:textId="01CFC571" w:rsidR="00617672" w:rsidDel="00B826CD" w:rsidRDefault="00617672" w:rsidP="00F8639E">
            <w:pPr>
              <w:pStyle w:val="GOSTTablenorm"/>
              <w:rPr>
                <w:del w:id="4847" w:author="Сказецкая Наталья Камилевна" w:date="2024-02-14T14:02:00Z"/>
              </w:rPr>
            </w:pPr>
            <w:del w:id="4848" w:author="Сказецкая Наталья Камилевна" w:date="2024-02-14T14:02:00Z">
              <w:r w:rsidDel="00B826CD">
                <w:delText>Может быть задано несколько значений, через символ «,» (запятая).</w:delText>
              </w:r>
            </w:del>
          </w:p>
          <w:p w14:paraId="45DBDDC2" w14:textId="2680B3D9" w:rsidR="00617672" w:rsidDel="00B826CD" w:rsidRDefault="00617672" w:rsidP="00F8639E">
            <w:pPr>
              <w:pStyle w:val="GOSTTablenorm"/>
              <w:rPr>
                <w:del w:id="4849" w:author="Сказецкая Наталья Камилевна" w:date="2024-02-14T14:02:00Z"/>
              </w:rPr>
            </w:pPr>
            <w:del w:id="4850" w:author="Сказецкая Наталья Камилевна" w:date="2024-02-14T14:02:00Z">
              <w:r w:rsidDel="00B826CD">
                <w:delText>Если код валюты не задан, то в ответе передается информация по всем валютам</w:delText>
              </w:r>
            </w:del>
          </w:p>
        </w:tc>
      </w:tr>
      <w:tr w:rsidR="003D7352" w:rsidRPr="00B9499D" w14:paraId="014BED9E" w14:textId="77777777" w:rsidTr="00203697">
        <w:trPr>
          <w:gridAfter w:val="1"/>
          <w:wAfter w:w="6" w:type="pct"/>
        </w:trPr>
        <w:tc>
          <w:tcPr>
            <w:tcW w:w="963" w:type="pct"/>
          </w:tcPr>
          <w:p w14:paraId="01C5AF52" w14:textId="77777777" w:rsidR="00512B7E" w:rsidRPr="00B9499D" w:rsidRDefault="00512B7E" w:rsidP="00F8639E">
            <w:pPr>
              <w:pStyle w:val="GOSTTablenorm"/>
            </w:pPr>
            <w:r w:rsidRPr="00B9499D">
              <w:t>Тип записей учета</w:t>
            </w:r>
          </w:p>
        </w:tc>
        <w:tc>
          <w:tcPr>
            <w:tcW w:w="762" w:type="pct"/>
          </w:tcPr>
          <w:p w14:paraId="17E38939" w14:textId="77777777" w:rsidR="00512B7E" w:rsidRPr="00B9499D" w:rsidRDefault="00512B7E" w:rsidP="00F8639E">
            <w:pPr>
              <w:pStyle w:val="GOSTTablenorm"/>
              <w:rPr>
                <w:lang w:val="en-US"/>
              </w:rPr>
            </w:pPr>
            <w:r w:rsidRPr="00B9499D">
              <w:rPr>
                <w:lang w:val="en-US"/>
              </w:rPr>
              <w:t>RecType</w:t>
            </w:r>
          </w:p>
        </w:tc>
        <w:tc>
          <w:tcPr>
            <w:tcW w:w="508" w:type="pct"/>
          </w:tcPr>
          <w:p w14:paraId="0F141E8A" w14:textId="77777777" w:rsidR="00512B7E" w:rsidRPr="00B9499D" w:rsidRDefault="00512B7E" w:rsidP="00F8639E">
            <w:pPr>
              <w:pStyle w:val="GOSTTablenorm"/>
            </w:pPr>
            <w:r w:rsidRPr="00B9499D">
              <w:t>Число</w:t>
            </w:r>
          </w:p>
        </w:tc>
        <w:tc>
          <w:tcPr>
            <w:tcW w:w="319" w:type="pct"/>
          </w:tcPr>
          <w:p w14:paraId="11E43B8C" w14:textId="77777777" w:rsidR="00512B7E" w:rsidRPr="00B9499D" w:rsidRDefault="00512B7E" w:rsidP="00F8639E">
            <w:pPr>
              <w:pStyle w:val="GOSTTablenorm"/>
            </w:pPr>
            <w:r w:rsidRPr="00B9499D">
              <w:t>Да</w:t>
            </w:r>
          </w:p>
        </w:tc>
        <w:tc>
          <w:tcPr>
            <w:tcW w:w="386" w:type="pct"/>
          </w:tcPr>
          <w:p w14:paraId="7BCD3229" w14:textId="77777777" w:rsidR="00512B7E" w:rsidRPr="00B9499D" w:rsidRDefault="00512B7E" w:rsidP="00F8639E">
            <w:pPr>
              <w:pStyle w:val="GOSTTablenorm"/>
            </w:pPr>
            <w:r w:rsidRPr="00B9499D">
              <w:t>=</w:t>
            </w:r>
            <w:r w:rsidRPr="00B9499D">
              <w:rPr>
                <w:lang w:val="en-US"/>
              </w:rPr>
              <w:t>1</w:t>
            </w:r>
          </w:p>
        </w:tc>
        <w:tc>
          <w:tcPr>
            <w:tcW w:w="2056" w:type="pct"/>
          </w:tcPr>
          <w:p w14:paraId="0A0A59F7" w14:textId="77777777" w:rsidR="00512B7E" w:rsidRPr="00B9499D" w:rsidRDefault="00512B7E" w:rsidP="002F6952">
            <w:pPr>
              <w:pStyle w:val="GOSTTablenorm"/>
              <w:rPr>
                <w:szCs w:val="22"/>
              </w:rPr>
            </w:pPr>
            <w:r w:rsidRPr="00B9499D">
              <w:rPr>
                <w:szCs w:val="22"/>
              </w:rPr>
              <w:t>Возможные значения:</w:t>
            </w:r>
          </w:p>
          <w:p w14:paraId="4A2A1100" w14:textId="1EBCB8D3" w:rsidR="00512B7E" w:rsidRPr="00B9499D" w:rsidRDefault="00F8639E" w:rsidP="00F8639E">
            <w:pPr>
              <w:pStyle w:val="GOSTTableListMark1"/>
            </w:pPr>
            <w:r>
              <w:t>«</w:t>
            </w:r>
            <w:r w:rsidR="36854D62" w:rsidRPr="36854D62">
              <w:t>2</w:t>
            </w:r>
            <w:r>
              <w:t>»</w:t>
            </w:r>
            <w:r w:rsidR="36854D62" w:rsidRPr="36854D62">
              <w:t xml:space="preserve"> – только по предавторизованным (холдированным) записям учета (только операции, отраженные в предварительном режиме);</w:t>
            </w:r>
          </w:p>
          <w:p w14:paraId="4ADB16A6" w14:textId="7C30D37D" w:rsidR="00512B7E" w:rsidRPr="00B9499D" w:rsidRDefault="00F8639E" w:rsidP="00F8639E">
            <w:pPr>
              <w:pStyle w:val="GOSTTableListMark1"/>
            </w:pPr>
            <w:r>
              <w:t>«</w:t>
            </w:r>
            <w:r w:rsidR="36854D62" w:rsidRPr="36854D62">
              <w:t>1</w:t>
            </w:r>
            <w:r>
              <w:t>»</w:t>
            </w:r>
            <w:r w:rsidR="36854D62" w:rsidRPr="36854D62">
              <w:t xml:space="preserve"> </w:t>
            </w:r>
            <w:r w:rsidR="00563A60" w:rsidRPr="36854D62">
              <w:t>–</w:t>
            </w:r>
            <w:r w:rsidR="36854D62" w:rsidRPr="36854D62">
              <w:t xml:space="preserve"> только по авторизованным записям учета (только операции, отраженные в окончательном режиме);</w:t>
            </w:r>
          </w:p>
          <w:p w14:paraId="4F7D4812" w14:textId="250E83DB" w:rsidR="007D5F59" w:rsidRPr="000437CC" w:rsidRDefault="00F8639E" w:rsidP="00F8639E">
            <w:pPr>
              <w:pStyle w:val="GOSTTableListMark1"/>
            </w:pPr>
            <w:r>
              <w:t>«</w:t>
            </w:r>
            <w:r w:rsidR="36854D62" w:rsidRPr="36854D62">
              <w:t>0</w:t>
            </w:r>
            <w:r>
              <w:t>»</w:t>
            </w:r>
            <w:r w:rsidR="36854D62" w:rsidRPr="36854D62">
              <w:t xml:space="preserve"> </w:t>
            </w:r>
            <w:r w:rsidR="00563A60" w:rsidRPr="36854D62">
              <w:t>–</w:t>
            </w:r>
            <w:r w:rsidR="36854D62" w:rsidRPr="36854D62">
              <w:t xml:space="preserve"> по авторизованным и предавторизованным (холдированным) записям учета (операции, отраженные как в окончательном, так и в предварительном режиме).</w:t>
            </w:r>
          </w:p>
          <w:p w14:paraId="5200BC7D" w14:textId="119D27E8" w:rsidR="007D5F59" w:rsidRPr="000437CC" w:rsidRDefault="00617672" w:rsidP="00C75A4E">
            <w:pPr>
              <w:pStyle w:val="GOSTTablenorm"/>
            </w:pPr>
            <w:r>
              <w:t>Д</w:t>
            </w:r>
            <w:r w:rsidR="007D5F59" w:rsidRPr="33249EA7">
              <w:t>анный параметр регулирует вывод информации по типам записей учета: показывать аналитику только по предварительным (</w:t>
            </w:r>
            <w:r>
              <w:t>2</w:t>
            </w:r>
            <w:r w:rsidR="007D5F59" w:rsidRPr="33249EA7">
              <w:t>), по окончательным записям учета (1) или одновременно по обоим видам записей учета (0)</w:t>
            </w:r>
          </w:p>
        </w:tc>
      </w:tr>
      <w:tr w:rsidR="109D8E8A" w14:paraId="20ED0C74" w14:textId="77777777" w:rsidTr="00203697">
        <w:trPr>
          <w:gridAfter w:val="1"/>
          <w:wAfter w:w="6" w:type="pct"/>
        </w:trPr>
        <w:tc>
          <w:tcPr>
            <w:tcW w:w="963" w:type="pct"/>
          </w:tcPr>
          <w:p w14:paraId="40C32458" w14:textId="6C4AA6C6" w:rsidR="109D8E8A" w:rsidRDefault="109D8E8A" w:rsidP="00F8639E">
            <w:pPr>
              <w:pStyle w:val="GOSTTablenorm"/>
            </w:pPr>
            <w:r>
              <w:t>Признак передачи строк с нулевыми суммами</w:t>
            </w:r>
          </w:p>
        </w:tc>
        <w:tc>
          <w:tcPr>
            <w:tcW w:w="762" w:type="pct"/>
          </w:tcPr>
          <w:p w14:paraId="725D9898" w14:textId="6D939002" w:rsidR="109D8E8A" w:rsidRDefault="109D8E8A" w:rsidP="00F8639E">
            <w:pPr>
              <w:pStyle w:val="GOSTTablenorm"/>
              <w:rPr>
                <w:lang w:val="en-US"/>
              </w:rPr>
            </w:pPr>
            <w:r w:rsidRPr="109D8E8A">
              <w:rPr>
                <w:lang w:val="en-US"/>
              </w:rPr>
              <w:t>NullStr</w:t>
            </w:r>
          </w:p>
        </w:tc>
        <w:tc>
          <w:tcPr>
            <w:tcW w:w="508" w:type="pct"/>
          </w:tcPr>
          <w:p w14:paraId="43506E87" w14:textId="7377C641" w:rsidR="109D8E8A" w:rsidRDefault="109D8E8A" w:rsidP="00F8639E">
            <w:pPr>
              <w:pStyle w:val="GOSTTablenorm"/>
            </w:pPr>
            <w:r w:rsidRPr="109D8E8A">
              <w:t>Число</w:t>
            </w:r>
          </w:p>
        </w:tc>
        <w:tc>
          <w:tcPr>
            <w:tcW w:w="319" w:type="pct"/>
          </w:tcPr>
          <w:p w14:paraId="77C7BD04" w14:textId="78AA57BC" w:rsidR="109D8E8A" w:rsidRDefault="109D8E8A" w:rsidP="00F8639E">
            <w:pPr>
              <w:pStyle w:val="GOSTTablenorm"/>
            </w:pPr>
            <w:r w:rsidRPr="109D8E8A">
              <w:t>Да</w:t>
            </w:r>
          </w:p>
        </w:tc>
        <w:tc>
          <w:tcPr>
            <w:tcW w:w="386" w:type="pct"/>
          </w:tcPr>
          <w:p w14:paraId="5C205383" w14:textId="49F91F6B" w:rsidR="109D8E8A" w:rsidRDefault="109D8E8A" w:rsidP="00F8639E">
            <w:pPr>
              <w:pStyle w:val="GOSTTablenorm"/>
            </w:pPr>
            <w:r w:rsidRPr="109D8E8A">
              <w:t>=1</w:t>
            </w:r>
          </w:p>
        </w:tc>
        <w:tc>
          <w:tcPr>
            <w:tcW w:w="2056" w:type="pct"/>
          </w:tcPr>
          <w:p w14:paraId="2F710C86" w14:textId="77777777" w:rsidR="007B1DE7" w:rsidRDefault="109D8E8A" w:rsidP="00C75A4E">
            <w:pPr>
              <w:pStyle w:val="GOSTTablenorm"/>
            </w:pPr>
            <w:r w:rsidRPr="109D8E8A">
              <w:t>Указывается признак необходимости передачи строк, по кот</w:t>
            </w:r>
            <w:r w:rsidR="007B1DE7">
              <w:t>орым в ответе суммы равны нулю.</w:t>
            </w:r>
          </w:p>
          <w:p w14:paraId="53BA5CDD" w14:textId="1299C040" w:rsidR="109D8E8A" w:rsidRDefault="109D8E8A" w:rsidP="00C75A4E">
            <w:pPr>
              <w:pStyle w:val="GOSTTablenorm"/>
            </w:pPr>
            <w:r w:rsidRPr="109D8E8A">
              <w:t>Возможные значения:</w:t>
            </w:r>
          </w:p>
          <w:p w14:paraId="117F093E" w14:textId="316A3B41" w:rsidR="109D8E8A" w:rsidRDefault="00F8639E" w:rsidP="00C75A4E">
            <w:pPr>
              <w:pStyle w:val="GOSTTableListMark1"/>
            </w:pPr>
            <w:r>
              <w:t>«</w:t>
            </w:r>
            <w:r w:rsidR="33249EA7" w:rsidRPr="33249EA7">
              <w:t>1</w:t>
            </w:r>
            <w:r>
              <w:t>»</w:t>
            </w:r>
            <w:r w:rsidR="33249EA7" w:rsidRPr="33249EA7">
              <w:t>– передавать нулевые строки;</w:t>
            </w:r>
          </w:p>
          <w:p w14:paraId="15501CA2" w14:textId="3D552A0E" w:rsidR="109D8E8A" w:rsidRDefault="00F8639E" w:rsidP="00C75A4E">
            <w:pPr>
              <w:pStyle w:val="GOSTTableListMark1"/>
            </w:pPr>
            <w:r>
              <w:t>«</w:t>
            </w:r>
            <w:r w:rsidR="36854D62" w:rsidRPr="36854D62">
              <w:t>0</w:t>
            </w:r>
            <w:r>
              <w:t>»</w:t>
            </w:r>
            <w:r w:rsidR="36854D62" w:rsidRPr="36854D62">
              <w:t xml:space="preserve"> – не передавать нулевые строки</w:t>
            </w:r>
          </w:p>
        </w:tc>
      </w:tr>
      <w:tr w:rsidR="003831CA" w14:paraId="681C42DA" w14:textId="77777777" w:rsidTr="00203697">
        <w:trPr>
          <w:gridAfter w:val="1"/>
          <w:wAfter w:w="6" w:type="pct"/>
        </w:trPr>
        <w:tc>
          <w:tcPr>
            <w:tcW w:w="963" w:type="pct"/>
          </w:tcPr>
          <w:p w14:paraId="6B8F27B2" w14:textId="1EFA5024" w:rsidR="003831CA" w:rsidRDefault="003831CA" w:rsidP="002666F6">
            <w:pPr>
              <w:pStyle w:val="GOSTTablenorm"/>
            </w:pPr>
            <w:r>
              <w:t>Формировать при отсутствии данных</w:t>
            </w:r>
          </w:p>
        </w:tc>
        <w:tc>
          <w:tcPr>
            <w:tcW w:w="762" w:type="pct"/>
          </w:tcPr>
          <w:p w14:paraId="6DF2D9AA" w14:textId="3F2191B3" w:rsidR="003831CA" w:rsidRPr="109D8E8A" w:rsidRDefault="003831CA">
            <w:pPr>
              <w:pStyle w:val="GOSTTablenorm"/>
              <w:rPr>
                <w:lang w:val="en-US"/>
              </w:rPr>
            </w:pPr>
            <w:r w:rsidRPr="006754E6">
              <w:t>ReturnIfEmpty</w:t>
            </w:r>
          </w:p>
        </w:tc>
        <w:tc>
          <w:tcPr>
            <w:tcW w:w="508" w:type="pct"/>
          </w:tcPr>
          <w:p w14:paraId="18952E4B" w14:textId="05DF6376" w:rsidR="003831CA" w:rsidRPr="109D8E8A" w:rsidRDefault="003831CA" w:rsidP="00C75A4E">
            <w:pPr>
              <w:pStyle w:val="GOSTTablenorm"/>
              <w:rPr>
                <w:szCs w:val="22"/>
              </w:rPr>
            </w:pPr>
            <w:r w:rsidRPr="00B9499D">
              <w:t>Число</w:t>
            </w:r>
          </w:p>
        </w:tc>
        <w:tc>
          <w:tcPr>
            <w:tcW w:w="319" w:type="pct"/>
          </w:tcPr>
          <w:p w14:paraId="2E1DBD80" w14:textId="65F75AC4" w:rsidR="003831CA" w:rsidRPr="109D8E8A" w:rsidRDefault="003831CA" w:rsidP="00C75A4E">
            <w:pPr>
              <w:pStyle w:val="GOSTTablenorm"/>
              <w:rPr>
                <w:szCs w:val="22"/>
              </w:rPr>
            </w:pPr>
            <w:r w:rsidRPr="00B9499D">
              <w:t>Да</w:t>
            </w:r>
          </w:p>
        </w:tc>
        <w:tc>
          <w:tcPr>
            <w:tcW w:w="386" w:type="pct"/>
          </w:tcPr>
          <w:p w14:paraId="45FBB190" w14:textId="5D61F42F" w:rsidR="003831CA" w:rsidRPr="109D8E8A" w:rsidRDefault="003831CA" w:rsidP="00C75A4E">
            <w:pPr>
              <w:pStyle w:val="GOSTTablenorm"/>
              <w:rPr>
                <w:szCs w:val="22"/>
              </w:rPr>
            </w:pPr>
            <w:r w:rsidRPr="00B9499D">
              <w:t>=</w:t>
            </w:r>
            <w:r w:rsidRPr="006754E6">
              <w:t>1</w:t>
            </w:r>
          </w:p>
        </w:tc>
        <w:tc>
          <w:tcPr>
            <w:tcW w:w="2056" w:type="pct"/>
          </w:tcPr>
          <w:p w14:paraId="11E186E5" w14:textId="03E1384B" w:rsidR="003831CA" w:rsidRDefault="003831CA" w:rsidP="00C75A4E">
            <w:pPr>
              <w:pStyle w:val="GOSTTablenorm"/>
            </w:pPr>
            <w:r>
              <w:t>Указывается вариант формирования ответа на запрос в случае, если по результатам обработки запроса</w:t>
            </w:r>
            <w:r w:rsidRPr="00976E1A">
              <w:t xml:space="preserve"> данны</w:t>
            </w:r>
            <w:r>
              <w:t>е, удовлетворяющие условиям отбора, не найдены (пустая выборка, нет данных).</w:t>
            </w:r>
          </w:p>
          <w:p w14:paraId="1400AE2D" w14:textId="77777777" w:rsidR="003831CA" w:rsidRPr="00B9499D" w:rsidRDefault="003831CA" w:rsidP="00C75A4E">
            <w:pPr>
              <w:pStyle w:val="GOSTTablenorm"/>
            </w:pPr>
            <w:r w:rsidRPr="00B9499D">
              <w:t>Возможные значения:</w:t>
            </w:r>
          </w:p>
          <w:p w14:paraId="7926A38D" w14:textId="4694D225" w:rsidR="003831CA" w:rsidRPr="00EE71F5" w:rsidRDefault="00F8639E" w:rsidP="00C75A4E">
            <w:pPr>
              <w:pStyle w:val="GOSTTableListMark1"/>
            </w:pPr>
            <w:r>
              <w:t>«</w:t>
            </w:r>
            <w:r w:rsidR="003831CA" w:rsidRPr="00EE71F5">
              <w:t>1</w:t>
            </w:r>
            <w:r>
              <w:t>»</w:t>
            </w:r>
            <w:r w:rsidR="003831CA">
              <w:t xml:space="preserve"> </w:t>
            </w:r>
            <w:r w:rsidR="003831CA" w:rsidRPr="00EE71F5">
              <w:t>–</w:t>
            </w:r>
            <w:r w:rsidR="003831CA">
              <w:t xml:space="preserve"> </w:t>
            </w:r>
            <w:r w:rsidR="00412EB8">
              <w:t xml:space="preserve">Да, </w:t>
            </w:r>
            <w:r w:rsidR="003831CA" w:rsidRPr="00EE71F5">
              <w:t>возраща</w:t>
            </w:r>
            <w:r w:rsidR="003831CA">
              <w:t>ть</w:t>
            </w:r>
            <w:r w:rsidR="003831CA" w:rsidRPr="00EE71F5">
              <w:t xml:space="preserve"> успешное завершение запроса Result =</w:t>
            </w:r>
            <w:r w:rsidR="003831CA">
              <w:t xml:space="preserve"> </w:t>
            </w:r>
            <w:r w:rsidR="003831CA" w:rsidRPr="00EE71F5">
              <w:t>S, при этом блок «document» не заполняется (пустой)</w:t>
            </w:r>
            <w:r w:rsidR="003831CA">
              <w:t>;</w:t>
            </w:r>
          </w:p>
          <w:p w14:paraId="63D7C7E3" w14:textId="4E3BBD6C" w:rsidR="003831CA" w:rsidRPr="109D8E8A" w:rsidRDefault="00F8639E" w:rsidP="00C75A4E">
            <w:pPr>
              <w:pStyle w:val="GOSTTableListMark1"/>
            </w:pPr>
            <w:r>
              <w:lastRenderedPageBreak/>
              <w:t>«</w:t>
            </w:r>
            <w:r w:rsidR="003831CA" w:rsidRPr="00EE71F5">
              <w:t>0</w:t>
            </w:r>
            <w:r>
              <w:t>»</w:t>
            </w:r>
            <w:r w:rsidR="003831CA" w:rsidRPr="00EE71F5">
              <w:t xml:space="preserve"> </w:t>
            </w:r>
            <w:r w:rsidR="00412EB8">
              <w:t>–</w:t>
            </w:r>
            <w:r w:rsidR="003831CA" w:rsidRPr="00EE71F5">
              <w:t xml:space="preserve"> </w:t>
            </w:r>
            <w:r w:rsidR="00412EB8">
              <w:t xml:space="preserve">Нет, </w:t>
            </w:r>
            <w:r w:rsidR="003831CA" w:rsidRPr="00EE71F5">
              <w:t>возвращт</w:t>
            </w:r>
            <w:r w:rsidR="003831CA">
              <w:t>ь</w:t>
            </w:r>
            <w:r w:rsidR="003831CA" w:rsidRPr="00EE71F5">
              <w:t xml:space="preserve"> ошибку Result</w:t>
            </w:r>
            <w:r w:rsidR="003831CA">
              <w:t xml:space="preserve"> </w:t>
            </w:r>
            <w:r w:rsidR="003831CA" w:rsidRPr="00EE71F5">
              <w:t>=</w:t>
            </w:r>
            <w:r w:rsidR="003831CA">
              <w:t xml:space="preserve"> </w:t>
            </w:r>
            <w:r w:rsidR="003831CA" w:rsidRPr="00EE71F5">
              <w:t>E, с описанием причин ошибки «Отчет не содержит данных»</w:t>
            </w:r>
          </w:p>
        </w:tc>
      </w:tr>
      <w:tr w:rsidR="003D7352" w:rsidRPr="00B9499D" w14:paraId="2AD387D4" w14:textId="77777777" w:rsidTr="00203697">
        <w:trPr>
          <w:gridAfter w:val="1"/>
          <w:wAfter w:w="6" w:type="pct"/>
        </w:trPr>
        <w:tc>
          <w:tcPr>
            <w:tcW w:w="963" w:type="pct"/>
          </w:tcPr>
          <w:p w14:paraId="526F683E" w14:textId="77777777" w:rsidR="00512B7E" w:rsidRPr="002641BB" w:rsidRDefault="00512B7E" w:rsidP="00C75A4E">
            <w:pPr>
              <w:pStyle w:val="GOSTTablenorm"/>
            </w:pPr>
            <w:r w:rsidRPr="00C75A4E">
              <w:rPr>
                <w:b/>
              </w:rPr>
              <w:lastRenderedPageBreak/>
              <w:t>Параметры отбора данных</w:t>
            </w:r>
          </w:p>
        </w:tc>
        <w:tc>
          <w:tcPr>
            <w:tcW w:w="762" w:type="pct"/>
          </w:tcPr>
          <w:p w14:paraId="16FEE22D" w14:textId="7CFBC4DF" w:rsidR="00512B7E" w:rsidRPr="00C75A4E" w:rsidRDefault="00B27541" w:rsidP="00C75A4E">
            <w:pPr>
              <w:pStyle w:val="GOSTTablenorm"/>
            </w:pPr>
            <w:r w:rsidRPr="00C75A4E">
              <w:rPr>
                <w:b/>
              </w:rPr>
              <w:t>Filter</w:t>
            </w:r>
            <w:r w:rsidR="00512B7E" w:rsidRPr="00C75A4E">
              <w:rPr>
                <w:b/>
              </w:rPr>
              <w:t>Params</w:t>
            </w:r>
          </w:p>
        </w:tc>
        <w:tc>
          <w:tcPr>
            <w:tcW w:w="508" w:type="pct"/>
          </w:tcPr>
          <w:p w14:paraId="4B378F0C" w14:textId="77777777" w:rsidR="00512B7E" w:rsidRPr="00C75A4E" w:rsidRDefault="00512B7E" w:rsidP="00C75A4E">
            <w:pPr>
              <w:pStyle w:val="GOSTTablenorm"/>
            </w:pPr>
            <w:r w:rsidRPr="00C75A4E">
              <w:t>Массив</w:t>
            </w:r>
          </w:p>
        </w:tc>
        <w:tc>
          <w:tcPr>
            <w:tcW w:w="319" w:type="pct"/>
          </w:tcPr>
          <w:p w14:paraId="2D7789C4" w14:textId="77777777" w:rsidR="00512B7E" w:rsidRPr="00C75A4E" w:rsidRDefault="00512B7E" w:rsidP="00C75A4E">
            <w:pPr>
              <w:pStyle w:val="GOSTTablenorm"/>
            </w:pPr>
            <w:r w:rsidRPr="00C75A4E">
              <w:t>Нет</w:t>
            </w:r>
          </w:p>
        </w:tc>
        <w:tc>
          <w:tcPr>
            <w:tcW w:w="386" w:type="pct"/>
          </w:tcPr>
          <w:p w14:paraId="5DECE5D7" w14:textId="77777777" w:rsidR="00512B7E" w:rsidRPr="00C75A4E" w:rsidRDefault="00512B7E" w:rsidP="00C75A4E">
            <w:pPr>
              <w:pStyle w:val="GOSTTablenorm"/>
            </w:pPr>
            <w:r w:rsidRPr="00C75A4E">
              <w:t>-</w:t>
            </w:r>
          </w:p>
        </w:tc>
        <w:tc>
          <w:tcPr>
            <w:tcW w:w="2056" w:type="pct"/>
          </w:tcPr>
          <w:p w14:paraId="3D307300" w14:textId="25FF592B" w:rsidR="005454BE" w:rsidRPr="00474651" w:rsidRDefault="109D8E8A" w:rsidP="00C75A4E">
            <w:pPr>
              <w:pStyle w:val="GOSTTablenorm"/>
            </w:pPr>
            <w:r w:rsidRPr="002666F6">
              <w:t xml:space="preserve">Указываются условия (фильтры) отбора данных </w:t>
            </w:r>
            <w:r w:rsidRPr="000E1E0A">
              <w:t>по значениям аналитических признаков.</w:t>
            </w:r>
          </w:p>
          <w:p w14:paraId="06B88C63" w14:textId="77777777" w:rsidR="005454BE" w:rsidRPr="00860237" w:rsidRDefault="005454BE" w:rsidP="00C75A4E">
            <w:pPr>
              <w:pStyle w:val="GOSTTablenorm"/>
            </w:pPr>
            <w:r w:rsidRPr="00890A8D">
              <w:t xml:space="preserve">В случае заполнения массива параметров отбора, для каждого параметра </w:t>
            </w:r>
            <w:r w:rsidRPr="00860237">
              <w:t>обязательны для заполнения:</w:t>
            </w:r>
          </w:p>
          <w:p w14:paraId="70EE6D15" w14:textId="66E8A42E" w:rsidR="005454BE" w:rsidRPr="000E1E0A" w:rsidRDefault="109D8E8A" w:rsidP="00C75A4E">
            <w:pPr>
              <w:pStyle w:val="GOSTTableListMark1"/>
            </w:pPr>
            <w:r w:rsidRPr="00F8639E">
              <w:t>Наименование аналитического признака;</w:t>
            </w:r>
          </w:p>
          <w:p w14:paraId="586FBEFA" w14:textId="5DBA6DDA" w:rsidR="00512B7E" w:rsidRPr="000E1E0A" w:rsidRDefault="109D8E8A" w:rsidP="00C75A4E">
            <w:pPr>
              <w:pStyle w:val="GOSTTableListMark1"/>
            </w:pPr>
            <w:r w:rsidRPr="00F8639E">
              <w:t>Оператор сравнения</w:t>
            </w:r>
          </w:p>
        </w:tc>
      </w:tr>
      <w:tr w:rsidR="003D7352" w:rsidRPr="00B9499D" w14:paraId="459FBE45" w14:textId="77777777" w:rsidTr="00203697">
        <w:trPr>
          <w:gridAfter w:val="1"/>
          <w:wAfter w:w="6" w:type="pct"/>
        </w:trPr>
        <w:tc>
          <w:tcPr>
            <w:tcW w:w="963" w:type="pct"/>
          </w:tcPr>
          <w:p w14:paraId="100E9853" w14:textId="5F061EEF" w:rsidR="00512B7E" w:rsidRPr="00C75A4E" w:rsidRDefault="00512B7E" w:rsidP="002666F6">
            <w:pPr>
              <w:pStyle w:val="GOSTTablenorm"/>
            </w:pPr>
            <w:r w:rsidRPr="002666F6">
              <w:t xml:space="preserve">Наименование аналитического </w:t>
            </w:r>
            <w:r w:rsidR="005A5988" w:rsidRPr="00F8639E">
              <w:t>признака</w:t>
            </w:r>
          </w:p>
        </w:tc>
        <w:tc>
          <w:tcPr>
            <w:tcW w:w="762" w:type="pct"/>
          </w:tcPr>
          <w:p w14:paraId="1AF6667F" w14:textId="7248089D" w:rsidR="00512B7E" w:rsidRPr="00C75A4E" w:rsidRDefault="005454BE">
            <w:pPr>
              <w:pStyle w:val="GOSTTablenorm"/>
            </w:pPr>
            <w:proofErr w:type="gramStart"/>
            <w:r w:rsidRPr="00C75A4E">
              <w:rPr>
                <w:b/>
              </w:rPr>
              <w:t>FilterParams</w:t>
            </w:r>
            <w:r w:rsidR="00512B7E" w:rsidRPr="00C75A4E">
              <w:rPr>
                <w:b/>
              </w:rPr>
              <w:t>:</w:t>
            </w:r>
            <w:r w:rsidR="00512B7E" w:rsidRPr="00C75A4E">
              <w:t>param</w:t>
            </w:r>
            <w:proofErr w:type="gramEnd"/>
          </w:p>
        </w:tc>
        <w:tc>
          <w:tcPr>
            <w:tcW w:w="508" w:type="pct"/>
          </w:tcPr>
          <w:p w14:paraId="79C6CE68" w14:textId="77777777" w:rsidR="00512B7E" w:rsidRPr="002666F6" w:rsidRDefault="00512B7E" w:rsidP="00C75A4E">
            <w:pPr>
              <w:pStyle w:val="GOSTTablenorm"/>
            </w:pPr>
            <w:r w:rsidRPr="002666F6">
              <w:t>Строка</w:t>
            </w:r>
          </w:p>
        </w:tc>
        <w:tc>
          <w:tcPr>
            <w:tcW w:w="319" w:type="pct"/>
          </w:tcPr>
          <w:p w14:paraId="5AE9556E" w14:textId="071C0DD9" w:rsidR="00512B7E" w:rsidRPr="00474651" w:rsidRDefault="005454BE" w:rsidP="00C75A4E">
            <w:pPr>
              <w:pStyle w:val="GOSTTablenorm"/>
            </w:pPr>
            <w:r w:rsidRPr="000E1E0A">
              <w:t>Да</w:t>
            </w:r>
          </w:p>
        </w:tc>
        <w:tc>
          <w:tcPr>
            <w:tcW w:w="386" w:type="pct"/>
          </w:tcPr>
          <w:p w14:paraId="447F3B4C" w14:textId="77777777" w:rsidR="00512B7E" w:rsidRPr="002666F6" w:rsidRDefault="00512B7E" w:rsidP="002666F6">
            <w:pPr>
              <w:pStyle w:val="GOSTTablenorm"/>
            </w:pPr>
            <w:r w:rsidRPr="00F8639E">
              <w:t>&lt;=</w:t>
            </w:r>
            <w:r w:rsidRPr="00C75A4E">
              <w:t>10</w:t>
            </w:r>
            <w:r w:rsidRPr="002666F6">
              <w:t>0</w:t>
            </w:r>
          </w:p>
        </w:tc>
        <w:tc>
          <w:tcPr>
            <w:tcW w:w="2056" w:type="pct"/>
          </w:tcPr>
          <w:p w14:paraId="222774EA" w14:textId="77777777" w:rsidR="00512B7E" w:rsidRPr="00F8639E" w:rsidRDefault="109D8E8A">
            <w:pPr>
              <w:pStyle w:val="GOSTTablenorm"/>
            </w:pPr>
            <w:r w:rsidRPr="00F8639E">
              <w:t xml:space="preserve">Наименование аналитического признака. Указывается системное наименование в соответствии со справочником «Аналитические признаки» в </w:t>
            </w:r>
            <w:r w:rsidRPr="00C75A4E">
              <w:t>SVAP</w:t>
            </w:r>
            <w:r w:rsidR="004A3D74" w:rsidRPr="002666F6">
              <w:t>.</w:t>
            </w:r>
          </w:p>
          <w:p w14:paraId="6012A062" w14:textId="5A03B451" w:rsidR="004A3D74" w:rsidRPr="00F8639E" w:rsidRDefault="004A3D74">
            <w:pPr>
              <w:pStyle w:val="GOSTTablenorm"/>
            </w:pPr>
            <w:r w:rsidRPr="00F8639E">
              <w:rPr>
                <w:rFonts w:eastAsiaTheme="majorEastAsia"/>
              </w:rPr>
              <w:t xml:space="preserve">Допускается указывать любые зарегистрированные в </w:t>
            </w:r>
            <w:r w:rsidRPr="00C75A4E">
              <w:rPr>
                <w:rFonts w:eastAsiaTheme="majorEastAsia"/>
              </w:rPr>
              <w:t>SVAP</w:t>
            </w:r>
            <w:r w:rsidRPr="002666F6">
              <w:rPr>
                <w:rFonts w:eastAsiaTheme="majorEastAsia"/>
              </w:rPr>
              <w:t xml:space="preserve"> аналитические признаки</w:t>
            </w:r>
          </w:p>
        </w:tc>
      </w:tr>
      <w:tr w:rsidR="003D7352" w:rsidRPr="00B9499D" w14:paraId="181F2531" w14:textId="77777777" w:rsidTr="00203697">
        <w:trPr>
          <w:gridAfter w:val="1"/>
          <w:wAfter w:w="6" w:type="pct"/>
        </w:trPr>
        <w:tc>
          <w:tcPr>
            <w:tcW w:w="963" w:type="pct"/>
          </w:tcPr>
          <w:p w14:paraId="1C5341C6" w14:textId="444B3BD2" w:rsidR="00512B7E" w:rsidRPr="00F8639E" w:rsidRDefault="00512B7E" w:rsidP="002666F6">
            <w:pPr>
              <w:pStyle w:val="GOSTTablenorm"/>
            </w:pPr>
            <w:r w:rsidRPr="002666F6">
              <w:t xml:space="preserve">Значение аналитического </w:t>
            </w:r>
            <w:r w:rsidR="005A5988" w:rsidRPr="00F8639E">
              <w:t>признака</w:t>
            </w:r>
          </w:p>
        </w:tc>
        <w:tc>
          <w:tcPr>
            <w:tcW w:w="762" w:type="pct"/>
          </w:tcPr>
          <w:p w14:paraId="410F0133" w14:textId="0D0D7634" w:rsidR="00512B7E" w:rsidRPr="00C75A4E" w:rsidRDefault="005454BE">
            <w:pPr>
              <w:pStyle w:val="GOSTTablenorm"/>
            </w:pPr>
            <w:r w:rsidRPr="00C75A4E">
              <w:rPr>
                <w:b/>
              </w:rPr>
              <w:t>FilterParams</w:t>
            </w:r>
            <w:r w:rsidR="00512B7E" w:rsidRPr="00C75A4E">
              <w:rPr>
                <w:b/>
              </w:rPr>
              <w:t>:</w:t>
            </w:r>
            <w:r w:rsidR="00512B7E" w:rsidRPr="00C75A4E">
              <w:t>value</w:t>
            </w:r>
          </w:p>
        </w:tc>
        <w:tc>
          <w:tcPr>
            <w:tcW w:w="508" w:type="pct"/>
          </w:tcPr>
          <w:p w14:paraId="77ADEB2C" w14:textId="77777777" w:rsidR="00512B7E" w:rsidRPr="00C75A4E" w:rsidRDefault="00512B7E" w:rsidP="00C75A4E">
            <w:pPr>
              <w:pStyle w:val="GOSTTablenorm"/>
            </w:pPr>
            <w:r w:rsidRPr="002666F6">
              <w:t>Строка</w:t>
            </w:r>
          </w:p>
        </w:tc>
        <w:tc>
          <w:tcPr>
            <w:tcW w:w="319" w:type="pct"/>
          </w:tcPr>
          <w:p w14:paraId="6623FB88" w14:textId="167254E7" w:rsidR="00512B7E" w:rsidRPr="000E1E0A" w:rsidRDefault="00ED730A" w:rsidP="00C75A4E">
            <w:pPr>
              <w:pStyle w:val="GOSTTablenorm"/>
            </w:pPr>
            <w:r w:rsidRPr="002666F6">
              <w:t>Нет</w:t>
            </w:r>
          </w:p>
        </w:tc>
        <w:tc>
          <w:tcPr>
            <w:tcW w:w="386" w:type="pct"/>
          </w:tcPr>
          <w:p w14:paraId="0D7576B0" w14:textId="3B2FF012" w:rsidR="00512B7E" w:rsidRPr="00F8639E" w:rsidRDefault="109D8E8A" w:rsidP="002666F6">
            <w:pPr>
              <w:pStyle w:val="GOSTTablenorm"/>
            </w:pPr>
            <w:r w:rsidRPr="00F8639E">
              <w:t>&lt;=</w:t>
            </w:r>
            <w:r w:rsidR="00950639" w:rsidRPr="00F8639E">
              <w:t>10</w:t>
            </w:r>
            <w:r w:rsidR="00CE741F" w:rsidRPr="00F8639E">
              <w:t>0</w:t>
            </w:r>
            <w:r w:rsidRPr="00C75A4E">
              <w:t>00</w:t>
            </w:r>
            <w:r w:rsidRPr="002666F6">
              <w:t>0</w:t>
            </w:r>
          </w:p>
        </w:tc>
        <w:tc>
          <w:tcPr>
            <w:tcW w:w="2056" w:type="pct"/>
          </w:tcPr>
          <w:p w14:paraId="6E56EF17" w14:textId="200C8F45" w:rsidR="00512B7E" w:rsidRPr="00F8639E" w:rsidRDefault="109D8E8A" w:rsidP="002B4DF5">
            <w:pPr>
              <w:pStyle w:val="GOSTTablenorm"/>
            </w:pPr>
            <w:r w:rsidRPr="00F8639E">
              <w:t>Значение, массив значений, выражение для определения значения аналитического признака в соотвествии с описанием параметра запроса «Оператор сравнения» (</w:t>
            </w:r>
            <w:proofErr w:type="gramStart"/>
            <w:r w:rsidRPr="00C75A4E">
              <w:t>FilterParams</w:t>
            </w:r>
            <w:r w:rsidRPr="002666F6">
              <w:t>:</w:t>
            </w:r>
            <w:r w:rsidR="002B4DF5">
              <w:t>о</w:t>
            </w:r>
            <w:proofErr w:type="gramEnd"/>
            <w:r w:rsidR="002B4DF5" w:rsidRPr="00C75A4E">
              <w:t>peration</w:t>
            </w:r>
            <w:r w:rsidRPr="002666F6">
              <w:t>)</w:t>
            </w:r>
            <w:r w:rsidR="00ED730A" w:rsidRPr="00F8639E">
              <w:t>. Обязательно для заполнения в случае указания оператора сравнения (</w:t>
            </w:r>
            <w:proofErr w:type="gramStart"/>
            <w:r w:rsidR="00ED730A" w:rsidRPr="00C75A4E">
              <w:t>FilterParams</w:t>
            </w:r>
            <w:r w:rsidR="00ED730A" w:rsidRPr="002666F6">
              <w:t>:</w:t>
            </w:r>
            <w:r w:rsidR="002B4DF5">
              <w:rPr>
                <w:lang w:val="en-US"/>
              </w:rPr>
              <w:t>o</w:t>
            </w:r>
            <w:r w:rsidR="00ED730A" w:rsidRPr="00C75A4E">
              <w:t>peration</w:t>
            </w:r>
            <w:proofErr w:type="gramEnd"/>
            <w:r w:rsidR="00ED730A" w:rsidRPr="002666F6">
              <w:t>)</w:t>
            </w:r>
            <w:r w:rsidR="003B67C0" w:rsidRPr="00F8639E">
              <w:t>,</w:t>
            </w:r>
            <w:r w:rsidR="00ED730A" w:rsidRPr="00F8639E">
              <w:t xml:space="preserve"> отличного от «</w:t>
            </w:r>
            <w:r w:rsidR="00ED730A" w:rsidRPr="00C75A4E">
              <w:t>empty</w:t>
            </w:r>
            <w:r w:rsidR="00ED730A" w:rsidRPr="002666F6">
              <w:t>»</w:t>
            </w:r>
            <w:r w:rsidR="00E937A4" w:rsidRPr="00F8639E">
              <w:t>,</w:t>
            </w:r>
            <w:r w:rsidR="00ED730A" w:rsidRPr="00F8639E">
              <w:t xml:space="preserve"> «</w:t>
            </w:r>
            <w:r w:rsidR="00ED730A" w:rsidRPr="00C75A4E">
              <w:t>not</w:t>
            </w:r>
            <w:r w:rsidR="00ED730A" w:rsidRPr="002666F6">
              <w:t xml:space="preserve"> </w:t>
            </w:r>
            <w:r w:rsidR="00ED730A" w:rsidRPr="00C75A4E">
              <w:t>empty</w:t>
            </w:r>
            <w:r w:rsidR="00ED730A" w:rsidRPr="002666F6">
              <w:t>»</w:t>
            </w:r>
            <w:r w:rsidR="00E937A4" w:rsidRPr="00F8639E">
              <w:t xml:space="preserve"> и «</w:t>
            </w:r>
            <w:r w:rsidR="00E937A4" w:rsidRPr="00C75A4E">
              <w:t>not</w:t>
            </w:r>
            <w:r w:rsidR="00E937A4" w:rsidRPr="002666F6">
              <w:t xml:space="preserve"> </w:t>
            </w:r>
            <w:r w:rsidR="00E937A4" w:rsidRPr="00C75A4E">
              <w:t>exist</w:t>
            </w:r>
            <w:ins w:id="4851" w:author="Иванов Дмитрий Валерьевич" w:date="2024-12-27T17:45:00Z">
              <w:r w:rsidR="005859DD">
                <w:rPr>
                  <w:lang w:val="en-US"/>
                </w:rPr>
                <w:t>s</w:t>
              </w:r>
            </w:ins>
            <w:r w:rsidR="00E937A4" w:rsidRPr="002666F6">
              <w:t>»</w:t>
            </w:r>
          </w:p>
        </w:tc>
      </w:tr>
      <w:tr w:rsidR="003D7352" w:rsidRPr="00B9499D" w14:paraId="7F95FB46" w14:textId="77777777" w:rsidTr="00203697">
        <w:trPr>
          <w:gridAfter w:val="1"/>
          <w:wAfter w:w="6" w:type="pct"/>
        </w:trPr>
        <w:tc>
          <w:tcPr>
            <w:tcW w:w="963" w:type="pct"/>
          </w:tcPr>
          <w:p w14:paraId="081B9385" w14:textId="77777777" w:rsidR="00512B7E" w:rsidRPr="00F8639E" w:rsidRDefault="00512B7E" w:rsidP="002666F6">
            <w:pPr>
              <w:pStyle w:val="GOSTTablenorm"/>
            </w:pPr>
            <w:r w:rsidRPr="002666F6">
              <w:t>Оператор сравнения</w:t>
            </w:r>
          </w:p>
        </w:tc>
        <w:tc>
          <w:tcPr>
            <w:tcW w:w="762" w:type="pct"/>
          </w:tcPr>
          <w:p w14:paraId="24F6FDDB" w14:textId="3919A753" w:rsidR="00512B7E" w:rsidRPr="002666F6" w:rsidRDefault="005454BE">
            <w:pPr>
              <w:pStyle w:val="GOSTTablenorm"/>
            </w:pPr>
            <w:proofErr w:type="gramStart"/>
            <w:r w:rsidRPr="00C75A4E">
              <w:rPr>
                <w:b/>
              </w:rPr>
              <w:t>FilterParams</w:t>
            </w:r>
            <w:r w:rsidR="00512B7E" w:rsidRPr="00C75A4E">
              <w:rPr>
                <w:b/>
              </w:rPr>
              <w:t>:</w:t>
            </w:r>
            <w:r w:rsidR="005225CD" w:rsidRPr="00C75A4E">
              <w:t>o</w:t>
            </w:r>
            <w:r w:rsidR="00512B7E" w:rsidRPr="00C75A4E">
              <w:t>peration</w:t>
            </w:r>
            <w:proofErr w:type="gramEnd"/>
          </w:p>
        </w:tc>
        <w:tc>
          <w:tcPr>
            <w:tcW w:w="508" w:type="pct"/>
          </w:tcPr>
          <w:p w14:paraId="3275784D" w14:textId="77777777" w:rsidR="00512B7E" w:rsidRPr="000E1E0A" w:rsidRDefault="00512B7E" w:rsidP="00C75A4E">
            <w:pPr>
              <w:pStyle w:val="GOSTTablenorm"/>
            </w:pPr>
            <w:r w:rsidRPr="000E1E0A">
              <w:t>Строка</w:t>
            </w:r>
          </w:p>
        </w:tc>
        <w:tc>
          <w:tcPr>
            <w:tcW w:w="319" w:type="pct"/>
          </w:tcPr>
          <w:p w14:paraId="5F94EF39" w14:textId="6E84C43B" w:rsidR="00512B7E" w:rsidRPr="00890A8D" w:rsidRDefault="109D8E8A" w:rsidP="00C75A4E">
            <w:pPr>
              <w:pStyle w:val="GOSTTablenorm"/>
            </w:pPr>
            <w:r w:rsidRPr="00474651">
              <w:t>Да</w:t>
            </w:r>
          </w:p>
        </w:tc>
        <w:tc>
          <w:tcPr>
            <w:tcW w:w="386" w:type="pct"/>
          </w:tcPr>
          <w:p w14:paraId="6FAA41F5" w14:textId="3DC00815" w:rsidR="00512B7E" w:rsidRPr="009D2890" w:rsidRDefault="109D8E8A" w:rsidP="00C75A4E">
            <w:pPr>
              <w:pStyle w:val="GOSTTablenorm"/>
            </w:pPr>
            <w:r w:rsidRPr="00860237">
              <w:t>&lt;=10</w:t>
            </w:r>
          </w:p>
        </w:tc>
        <w:tc>
          <w:tcPr>
            <w:tcW w:w="2056" w:type="pct"/>
          </w:tcPr>
          <w:p w14:paraId="319A17F6" w14:textId="166FC2BB" w:rsidR="00512B7E" w:rsidRPr="00F8639E" w:rsidRDefault="109D8E8A" w:rsidP="002666F6">
            <w:pPr>
              <w:pStyle w:val="GOSTTablenorm"/>
            </w:pPr>
            <w:r w:rsidRPr="00F8639E">
              <w:t xml:space="preserve">Значение оператора, применяемого к </w:t>
            </w:r>
            <w:r w:rsidR="000D4600" w:rsidRPr="00F8639E">
              <w:t>у</w:t>
            </w:r>
            <w:r w:rsidRPr="00F8639E">
              <w:t xml:space="preserve">казанному значению аналитического признака. </w:t>
            </w:r>
            <w:r w:rsidR="00D83FD4" w:rsidRPr="00F8639E">
              <w:t xml:space="preserve">Возможные значения указаны в </w:t>
            </w:r>
            <w:r w:rsidR="00F8639E">
              <w:t xml:space="preserve">таблице </w:t>
            </w:r>
            <w:r w:rsidR="00F8639E">
              <w:fldChar w:fldCharType="begin"/>
            </w:r>
            <w:r w:rsidR="00F8639E">
              <w:instrText xml:space="preserve"> REF _Ref154532076 \h </w:instrText>
            </w:r>
            <w:r w:rsidR="00F8639E">
              <w:fldChar w:fldCharType="separate"/>
            </w:r>
            <w:r w:rsidR="00F300A9">
              <w:rPr>
                <w:noProof/>
              </w:rPr>
              <w:t>11</w:t>
            </w:r>
            <w:r w:rsidR="00F8639E">
              <w:fldChar w:fldCharType="end"/>
            </w:r>
            <w:r w:rsidR="00F8639E">
              <w:t xml:space="preserve"> </w:t>
            </w:r>
            <w:r w:rsidR="00D83FD4" w:rsidRPr="002666F6">
              <w:t xml:space="preserve">(см. п. </w:t>
            </w:r>
            <w:r w:rsidR="00F8639E">
              <w:fldChar w:fldCharType="begin"/>
            </w:r>
            <w:r w:rsidR="00F8639E">
              <w:instrText xml:space="preserve"> REF _Ref143780994 \r \h </w:instrText>
            </w:r>
            <w:r w:rsidR="00F8639E">
              <w:fldChar w:fldCharType="separate"/>
            </w:r>
            <w:r w:rsidR="00F300A9">
              <w:t>7.7</w:t>
            </w:r>
            <w:r w:rsidR="00F8639E">
              <w:fldChar w:fldCharType="end"/>
            </w:r>
            <w:r w:rsidR="00D83FD4" w:rsidRPr="002666F6">
              <w:t>)</w:t>
            </w:r>
          </w:p>
        </w:tc>
      </w:tr>
      <w:tr w:rsidR="00B826CD" w:rsidRPr="00B9499D" w14:paraId="245564F0" w14:textId="77777777" w:rsidTr="00203697">
        <w:trPr>
          <w:gridAfter w:val="1"/>
          <w:wAfter w:w="6" w:type="pct"/>
          <w:ins w:id="4852" w:author="Сказецкая Наталья Камилевна" w:date="2024-02-14T13:58:00Z"/>
        </w:trPr>
        <w:tc>
          <w:tcPr>
            <w:tcW w:w="963" w:type="pct"/>
          </w:tcPr>
          <w:p w14:paraId="6F5F50E0" w14:textId="20A43862" w:rsidR="00B826CD" w:rsidRPr="002666F6" w:rsidRDefault="00B826CD" w:rsidP="00B826CD">
            <w:pPr>
              <w:pStyle w:val="GOSTTablenorm"/>
              <w:rPr>
                <w:ins w:id="4853" w:author="Сказецкая Наталья Камилевна" w:date="2024-02-14T13:58:00Z"/>
              </w:rPr>
            </w:pPr>
            <w:commentRangeStart w:id="4854"/>
            <w:ins w:id="4855" w:author="Сказецкая Наталья Камилевна" w:date="2024-02-14T13:59:00Z">
              <w:r w:rsidRPr="007E3CF9">
                <w:rPr>
                  <w:b/>
                </w:rPr>
                <w:t>Параметры</w:t>
              </w:r>
            </w:ins>
            <w:commentRangeEnd w:id="4854"/>
            <w:ins w:id="4856" w:author="Сказецкая Наталья Камилевна" w:date="2024-02-14T14:30:00Z">
              <w:r w:rsidR="006C37FD">
                <w:rPr>
                  <w:rStyle w:val="afff4"/>
                </w:rPr>
                <w:commentReference w:id="4854"/>
              </w:r>
            </w:ins>
            <w:ins w:id="4857" w:author="Сказецкая Наталья Камилевна" w:date="2024-02-14T13:59:00Z">
              <w:r w:rsidRPr="007E3CF9">
                <w:rPr>
                  <w:b/>
                </w:rPr>
                <w:t xml:space="preserve"> отбора по коду валюты</w:t>
              </w:r>
            </w:ins>
          </w:p>
        </w:tc>
        <w:tc>
          <w:tcPr>
            <w:tcW w:w="762" w:type="pct"/>
          </w:tcPr>
          <w:p w14:paraId="36AE82B5" w14:textId="2FF90685" w:rsidR="00B826CD" w:rsidRPr="00C75A4E" w:rsidRDefault="00B826CD" w:rsidP="00B826CD">
            <w:pPr>
              <w:pStyle w:val="GOSTTablenorm"/>
              <w:rPr>
                <w:ins w:id="4858" w:author="Сказецкая Наталья Камилевна" w:date="2024-02-14T13:58:00Z"/>
                <w:b/>
              </w:rPr>
            </w:pPr>
            <w:ins w:id="4859" w:author="Сказецкая Наталья Камилевна" w:date="2024-02-14T13:59:00Z">
              <w:r w:rsidRPr="007E3CF9">
                <w:rPr>
                  <w:b/>
                </w:rPr>
                <w:t>CurrencyFilterParams</w:t>
              </w:r>
            </w:ins>
          </w:p>
        </w:tc>
        <w:tc>
          <w:tcPr>
            <w:tcW w:w="508" w:type="pct"/>
          </w:tcPr>
          <w:p w14:paraId="5FD931CB" w14:textId="4D8E9D05" w:rsidR="00B826CD" w:rsidRPr="000E1E0A" w:rsidRDefault="00B826CD" w:rsidP="00B826CD">
            <w:pPr>
              <w:pStyle w:val="GOSTTablenorm"/>
              <w:rPr>
                <w:ins w:id="4860" w:author="Сказецкая Наталья Камилевна" w:date="2024-02-14T13:58:00Z"/>
              </w:rPr>
            </w:pPr>
            <w:ins w:id="4861" w:author="Сказецкая Наталья Камилевна" w:date="2024-02-14T13:59:00Z">
              <w:r w:rsidRPr="007E3CF9">
                <w:t>Массив</w:t>
              </w:r>
            </w:ins>
          </w:p>
        </w:tc>
        <w:tc>
          <w:tcPr>
            <w:tcW w:w="319" w:type="pct"/>
          </w:tcPr>
          <w:p w14:paraId="2A5822FF" w14:textId="44F6E0FB" w:rsidR="00B826CD" w:rsidRPr="00474651" w:rsidRDefault="00B826CD" w:rsidP="00B826CD">
            <w:pPr>
              <w:pStyle w:val="GOSTTablenorm"/>
              <w:rPr>
                <w:ins w:id="4862" w:author="Сказецкая Наталья Камилевна" w:date="2024-02-14T13:58:00Z"/>
              </w:rPr>
            </w:pPr>
            <w:ins w:id="4863" w:author="Сказецкая Наталья Камилевна" w:date="2024-02-14T13:59:00Z">
              <w:r w:rsidRPr="007E3CF9">
                <w:t>Нет</w:t>
              </w:r>
            </w:ins>
          </w:p>
        </w:tc>
        <w:tc>
          <w:tcPr>
            <w:tcW w:w="386" w:type="pct"/>
          </w:tcPr>
          <w:p w14:paraId="124359D8" w14:textId="027F5BA6" w:rsidR="00B826CD" w:rsidRPr="00860237" w:rsidRDefault="00B826CD" w:rsidP="00B826CD">
            <w:pPr>
              <w:pStyle w:val="GOSTTablenorm"/>
              <w:rPr>
                <w:ins w:id="4864" w:author="Сказецкая Наталья Камилевна" w:date="2024-02-14T13:58:00Z"/>
              </w:rPr>
            </w:pPr>
            <w:ins w:id="4865" w:author="Сказецкая Наталья Камилевна" w:date="2024-02-14T13:59:00Z">
              <w:r w:rsidRPr="007E3CF9">
                <w:t>-</w:t>
              </w:r>
            </w:ins>
          </w:p>
        </w:tc>
        <w:tc>
          <w:tcPr>
            <w:tcW w:w="2056" w:type="pct"/>
          </w:tcPr>
          <w:p w14:paraId="58FE45A1" w14:textId="77777777" w:rsidR="00B826CD" w:rsidRPr="007E3CF9" w:rsidRDefault="00B826CD" w:rsidP="00B826CD">
            <w:pPr>
              <w:pStyle w:val="GOSTTablenorm"/>
              <w:rPr>
                <w:ins w:id="4866" w:author="Сказецкая Наталья Камилевна" w:date="2024-02-14T13:59:00Z"/>
              </w:rPr>
            </w:pPr>
            <w:ins w:id="4867" w:author="Сказецкая Наталья Камилевна" w:date="2024-02-14T13:59:00Z">
              <w:r w:rsidRPr="007E3CF9">
                <w:t>Указываются условия (фильтры) отбора данных по кодам валют.</w:t>
              </w:r>
            </w:ins>
          </w:p>
          <w:p w14:paraId="2DC21B23" w14:textId="77777777" w:rsidR="00B826CD" w:rsidRPr="007E3CF9" w:rsidRDefault="00B826CD" w:rsidP="00B826CD">
            <w:pPr>
              <w:pStyle w:val="GOSTTablenorm"/>
              <w:rPr>
                <w:ins w:id="4868" w:author="Сказецкая Наталья Камилевна" w:date="2024-02-14T13:59:00Z"/>
              </w:rPr>
            </w:pPr>
            <w:ins w:id="4869" w:author="Сказецкая Наталья Камилевна" w:date="2024-02-14T13:59:00Z">
              <w:r w:rsidRPr="004F4123">
                <w:t xml:space="preserve">В случае заполнения массива параметров отбора, </w:t>
              </w:r>
              <w:r>
                <w:t>д</w:t>
              </w:r>
              <w:r w:rsidRPr="007E3CF9">
                <w:t>ля каждого параметра обязательны для заполнения:</w:t>
              </w:r>
            </w:ins>
          </w:p>
          <w:p w14:paraId="0A97EBE7" w14:textId="77777777" w:rsidR="00B826CD" w:rsidRPr="007E3CF9" w:rsidRDefault="00B826CD" w:rsidP="00B826CD">
            <w:pPr>
              <w:pStyle w:val="GOSTTableListMark1"/>
              <w:rPr>
                <w:ins w:id="4870" w:author="Сказецкая Наталья Камилевна" w:date="2024-02-14T13:59:00Z"/>
              </w:rPr>
            </w:pPr>
            <w:ins w:id="4871" w:author="Сказецкая Наталья Камилевна" w:date="2024-02-14T13:59:00Z">
              <w:r w:rsidRPr="007E3CF9">
                <w:t>Оператор сравнения.</w:t>
              </w:r>
            </w:ins>
          </w:p>
          <w:p w14:paraId="0141BCC3" w14:textId="2B3D214B" w:rsidR="00B826CD" w:rsidRPr="007E3CF9" w:rsidRDefault="00B826CD" w:rsidP="00B826CD">
            <w:pPr>
              <w:pStyle w:val="GOSTTablenorm"/>
              <w:rPr>
                <w:ins w:id="4872" w:author="Сказецкая Наталья Камилевна" w:date="2024-02-14T13:59:00Z"/>
              </w:rPr>
            </w:pPr>
            <w:ins w:id="4873" w:author="Сказецкая Наталья Камилевна" w:date="2024-02-14T13:59:00Z">
              <w:r w:rsidRPr="007E3CF9">
                <w:t>Если параметры отбора по коду валюты не заданы, то в ответе передается информация по всем валютам.</w:t>
              </w:r>
            </w:ins>
          </w:p>
          <w:p w14:paraId="3CDA78B4" w14:textId="51F32F06" w:rsidR="00B826CD" w:rsidRPr="00F8639E" w:rsidRDefault="00B826CD" w:rsidP="00B826CD">
            <w:pPr>
              <w:pStyle w:val="GOSTTablenorm"/>
              <w:rPr>
                <w:ins w:id="4874" w:author="Сказецкая Наталья Камилевна" w:date="2024-02-14T13:58:00Z"/>
              </w:rPr>
            </w:pPr>
            <w:ins w:id="4875" w:author="Сказецкая Наталья Камилевна" w:date="2024-02-14T13:59:00Z">
              <w:r w:rsidRPr="007E3CF9">
                <w:t>При указании нескольких значений, указанные значения объединяются логическим «И»</w:t>
              </w:r>
            </w:ins>
          </w:p>
        </w:tc>
      </w:tr>
      <w:tr w:rsidR="00B826CD" w:rsidRPr="00B9499D" w14:paraId="1ADA61F5" w14:textId="77777777" w:rsidTr="00203697">
        <w:trPr>
          <w:gridAfter w:val="1"/>
          <w:wAfter w:w="6" w:type="pct"/>
          <w:ins w:id="4876" w:author="Сказецкая Наталья Камилевна" w:date="2024-02-14T13:59:00Z"/>
        </w:trPr>
        <w:tc>
          <w:tcPr>
            <w:tcW w:w="963" w:type="pct"/>
          </w:tcPr>
          <w:p w14:paraId="3A3AFD2C" w14:textId="795FDD22" w:rsidR="00B826CD" w:rsidRPr="002666F6" w:rsidRDefault="00B826CD" w:rsidP="00B826CD">
            <w:pPr>
              <w:pStyle w:val="GOSTTablenorm"/>
              <w:rPr>
                <w:ins w:id="4877" w:author="Сказецкая Наталья Камилевна" w:date="2024-02-14T13:59:00Z"/>
              </w:rPr>
            </w:pPr>
            <w:ins w:id="4878" w:author="Сказецкая Наталья Камилевна" w:date="2024-02-14T13:59:00Z">
              <w:r w:rsidRPr="007E3CF9">
                <w:lastRenderedPageBreak/>
                <w:t>Значение кода валюты по ОКВ</w:t>
              </w:r>
            </w:ins>
          </w:p>
        </w:tc>
        <w:tc>
          <w:tcPr>
            <w:tcW w:w="762" w:type="pct"/>
          </w:tcPr>
          <w:p w14:paraId="040F4579" w14:textId="6DB3527E" w:rsidR="00B826CD" w:rsidRPr="00C75A4E" w:rsidRDefault="00B826CD" w:rsidP="00B826CD">
            <w:pPr>
              <w:pStyle w:val="GOSTTablenorm"/>
              <w:rPr>
                <w:ins w:id="4879" w:author="Сказецкая Наталья Камилевна" w:date="2024-02-14T13:59:00Z"/>
                <w:b/>
              </w:rPr>
            </w:pPr>
            <w:ins w:id="4880" w:author="Сказецкая Наталья Камилевна" w:date="2024-02-14T13:59:00Z">
              <w:r w:rsidRPr="007E3CF9">
                <w:rPr>
                  <w:b/>
                </w:rPr>
                <w:t>CurrencyFilterParams:</w:t>
              </w:r>
              <w:r w:rsidRPr="007E3CF9">
                <w:t>value</w:t>
              </w:r>
            </w:ins>
          </w:p>
        </w:tc>
        <w:tc>
          <w:tcPr>
            <w:tcW w:w="508" w:type="pct"/>
          </w:tcPr>
          <w:p w14:paraId="58E8E72E" w14:textId="13709068" w:rsidR="00B826CD" w:rsidRPr="000E1E0A" w:rsidRDefault="00B826CD" w:rsidP="00B826CD">
            <w:pPr>
              <w:pStyle w:val="GOSTTablenorm"/>
              <w:rPr>
                <w:ins w:id="4881" w:author="Сказецкая Наталья Камилевна" w:date="2024-02-14T13:59:00Z"/>
              </w:rPr>
            </w:pPr>
            <w:ins w:id="4882" w:author="Сказецкая Наталья Камилевна" w:date="2024-02-14T13:59:00Z">
              <w:r w:rsidRPr="007E3CF9">
                <w:t>Строка</w:t>
              </w:r>
            </w:ins>
          </w:p>
        </w:tc>
        <w:tc>
          <w:tcPr>
            <w:tcW w:w="319" w:type="pct"/>
          </w:tcPr>
          <w:p w14:paraId="79F9C0B3" w14:textId="60609728" w:rsidR="00B826CD" w:rsidRPr="00474651" w:rsidRDefault="00B826CD" w:rsidP="00B826CD">
            <w:pPr>
              <w:pStyle w:val="GOSTTablenorm"/>
              <w:rPr>
                <w:ins w:id="4883" w:author="Сказецкая Наталья Камилевна" w:date="2024-02-14T13:59:00Z"/>
              </w:rPr>
            </w:pPr>
            <w:ins w:id="4884" w:author="Сказецкая Наталья Камилевна" w:date="2024-02-14T13:59:00Z">
              <w:r w:rsidRPr="007E3CF9">
                <w:t>Нет</w:t>
              </w:r>
            </w:ins>
          </w:p>
        </w:tc>
        <w:tc>
          <w:tcPr>
            <w:tcW w:w="386" w:type="pct"/>
          </w:tcPr>
          <w:p w14:paraId="7D628FEE" w14:textId="7493CE44" w:rsidR="00B826CD" w:rsidRPr="00860237" w:rsidRDefault="00B826CD" w:rsidP="00B826CD">
            <w:pPr>
              <w:pStyle w:val="GOSTTablenorm"/>
              <w:rPr>
                <w:ins w:id="4885" w:author="Сказецкая Наталья Камилевна" w:date="2024-02-14T13:59:00Z"/>
              </w:rPr>
            </w:pPr>
            <w:ins w:id="4886" w:author="Сказецкая Наталья Камилевна" w:date="2024-02-14T13:59:00Z">
              <w:r w:rsidRPr="007E3CF9">
                <w:t>&lt;=100000</w:t>
              </w:r>
            </w:ins>
          </w:p>
        </w:tc>
        <w:tc>
          <w:tcPr>
            <w:tcW w:w="2056" w:type="pct"/>
          </w:tcPr>
          <w:p w14:paraId="655D06C1" w14:textId="666AA30B" w:rsidR="00B826CD" w:rsidRPr="007E3CF9" w:rsidRDefault="00B826CD" w:rsidP="00B826CD">
            <w:pPr>
              <w:pStyle w:val="GOSTTablenorm"/>
              <w:rPr>
                <w:ins w:id="4887" w:author="Сказецкая Наталья Камилевна" w:date="2024-02-14T13:59:00Z"/>
              </w:rPr>
            </w:pPr>
            <w:ins w:id="4888" w:author="Сказецкая Наталья Камилевна" w:date="2024-02-14T13:59:00Z">
              <w:r w:rsidRPr="007E3CF9">
                <w:t>Значение, массив значений, выражение для определения значения кода валюты по ОКВ в соответствии с описанием параметра запроса «Оператор сравнения» (</w:t>
              </w:r>
              <w:proofErr w:type="gramStart"/>
              <w:r w:rsidRPr="007E3CF9">
                <w:t>CurrencyFilterParams:operation</w:t>
              </w:r>
              <w:proofErr w:type="gramEnd"/>
              <w:r w:rsidRPr="007E3CF9">
                <w:t>). Обязательно для заполнения в случае указания оператора сравнения (</w:t>
              </w:r>
              <w:proofErr w:type="gramStart"/>
              <w:r w:rsidRPr="007E3CF9">
                <w:t>CurrencyFilterParams:operation</w:t>
              </w:r>
              <w:proofErr w:type="gramEnd"/>
              <w:r w:rsidRPr="007E3CF9">
                <w:t>), отличного от «empty», «not empty» и «not exist</w:t>
              </w:r>
            </w:ins>
            <w:ins w:id="4889" w:author="Иванов Дмитрий Валерьевич" w:date="2024-12-27T17:45:00Z">
              <w:r w:rsidR="005859DD">
                <w:rPr>
                  <w:lang w:val="en-US"/>
                </w:rPr>
                <w:t>s</w:t>
              </w:r>
            </w:ins>
            <w:ins w:id="4890" w:author="Сказецкая Наталья Камилевна" w:date="2024-02-14T13:59:00Z">
              <w:r w:rsidRPr="007E3CF9">
                <w:t>».</w:t>
              </w:r>
            </w:ins>
          </w:p>
          <w:p w14:paraId="493895DF" w14:textId="3CD9044A" w:rsidR="00B826CD" w:rsidRPr="00F8639E" w:rsidRDefault="00B826CD" w:rsidP="00B826CD">
            <w:pPr>
              <w:pStyle w:val="GOSTTablenorm"/>
              <w:rPr>
                <w:ins w:id="4891" w:author="Сказецкая Наталья Камилевна" w:date="2024-02-14T13:59:00Z"/>
              </w:rPr>
            </w:pPr>
            <w:ins w:id="4892" w:author="Сказецкая Наталья Камилевна" w:date="2024-02-14T13:59:00Z">
              <w:r w:rsidRPr="007E3CF9">
                <w:t>Допускается указывать цифровой код валюты (3 знака) в соответствии с Общероссийским классификатором валют</w:t>
              </w:r>
            </w:ins>
          </w:p>
        </w:tc>
      </w:tr>
      <w:tr w:rsidR="00B826CD" w:rsidRPr="00B9499D" w14:paraId="01EBA159" w14:textId="77777777" w:rsidTr="00203697">
        <w:trPr>
          <w:gridAfter w:val="1"/>
          <w:wAfter w:w="6" w:type="pct"/>
          <w:ins w:id="4893" w:author="Сказецкая Наталья Камилевна" w:date="2024-02-14T13:59:00Z"/>
        </w:trPr>
        <w:tc>
          <w:tcPr>
            <w:tcW w:w="963" w:type="pct"/>
          </w:tcPr>
          <w:p w14:paraId="44924230" w14:textId="6C864D1E" w:rsidR="00B826CD" w:rsidRPr="002666F6" w:rsidRDefault="00B826CD" w:rsidP="00B826CD">
            <w:pPr>
              <w:pStyle w:val="GOSTTablenorm"/>
              <w:rPr>
                <w:ins w:id="4894" w:author="Сказецкая Наталья Камилевна" w:date="2024-02-14T13:59:00Z"/>
              </w:rPr>
            </w:pPr>
            <w:ins w:id="4895" w:author="Сказецкая Наталья Камилевна" w:date="2024-02-14T13:59:00Z">
              <w:r w:rsidRPr="007E3CF9">
                <w:t>Оператор сравнения</w:t>
              </w:r>
            </w:ins>
          </w:p>
        </w:tc>
        <w:tc>
          <w:tcPr>
            <w:tcW w:w="762" w:type="pct"/>
          </w:tcPr>
          <w:p w14:paraId="3A020B32" w14:textId="7749679D" w:rsidR="00B826CD" w:rsidRPr="00C75A4E" w:rsidRDefault="00B826CD" w:rsidP="00B826CD">
            <w:pPr>
              <w:pStyle w:val="GOSTTablenorm"/>
              <w:rPr>
                <w:ins w:id="4896" w:author="Сказецкая Наталья Камилевна" w:date="2024-02-14T13:59:00Z"/>
                <w:b/>
              </w:rPr>
            </w:pPr>
            <w:proofErr w:type="gramStart"/>
            <w:ins w:id="4897" w:author="Сказецкая Наталья Камилевна" w:date="2024-02-14T13:59:00Z">
              <w:r w:rsidRPr="007E3CF9">
                <w:rPr>
                  <w:b/>
                </w:rPr>
                <w:t>CurrencyFilterParams:</w:t>
              </w:r>
              <w:r w:rsidRPr="007E3CF9">
                <w:t>operation</w:t>
              </w:r>
              <w:proofErr w:type="gramEnd"/>
            </w:ins>
          </w:p>
        </w:tc>
        <w:tc>
          <w:tcPr>
            <w:tcW w:w="508" w:type="pct"/>
          </w:tcPr>
          <w:p w14:paraId="7B745C3F" w14:textId="5618EBA5" w:rsidR="00B826CD" w:rsidRPr="000E1E0A" w:rsidRDefault="00B826CD" w:rsidP="00B826CD">
            <w:pPr>
              <w:pStyle w:val="GOSTTablenorm"/>
              <w:rPr>
                <w:ins w:id="4898" w:author="Сказецкая Наталья Камилевна" w:date="2024-02-14T13:59:00Z"/>
              </w:rPr>
            </w:pPr>
            <w:ins w:id="4899" w:author="Сказецкая Наталья Камилевна" w:date="2024-02-14T13:59:00Z">
              <w:r w:rsidRPr="007E3CF9">
                <w:t>Строка</w:t>
              </w:r>
            </w:ins>
          </w:p>
        </w:tc>
        <w:tc>
          <w:tcPr>
            <w:tcW w:w="319" w:type="pct"/>
          </w:tcPr>
          <w:p w14:paraId="3A03C9FC" w14:textId="1514EB4A" w:rsidR="00B826CD" w:rsidRPr="00474651" w:rsidRDefault="00B826CD" w:rsidP="00B826CD">
            <w:pPr>
              <w:pStyle w:val="GOSTTablenorm"/>
              <w:rPr>
                <w:ins w:id="4900" w:author="Сказецкая Наталья Камилевна" w:date="2024-02-14T13:59:00Z"/>
              </w:rPr>
            </w:pPr>
            <w:ins w:id="4901" w:author="Сказецкая Наталья Камилевна" w:date="2024-02-14T13:59:00Z">
              <w:r w:rsidRPr="007E3CF9">
                <w:t>Да</w:t>
              </w:r>
            </w:ins>
          </w:p>
        </w:tc>
        <w:tc>
          <w:tcPr>
            <w:tcW w:w="386" w:type="pct"/>
          </w:tcPr>
          <w:p w14:paraId="3E688E01" w14:textId="5E934142" w:rsidR="00B826CD" w:rsidRPr="00860237" w:rsidRDefault="00B826CD" w:rsidP="00B826CD">
            <w:pPr>
              <w:pStyle w:val="GOSTTablenorm"/>
              <w:rPr>
                <w:ins w:id="4902" w:author="Сказецкая Наталья Камилевна" w:date="2024-02-14T13:59:00Z"/>
              </w:rPr>
            </w:pPr>
            <w:ins w:id="4903" w:author="Сказецкая Наталья Камилевна" w:date="2024-02-14T13:59:00Z">
              <w:r w:rsidRPr="007E3CF9">
                <w:t>=10</w:t>
              </w:r>
            </w:ins>
          </w:p>
        </w:tc>
        <w:tc>
          <w:tcPr>
            <w:tcW w:w="2056" w:type="pct"/>
          </w:tcPr>
          <w:p w14:paraId="4C1CA4D0" w14:textId="523B76D7" w:rsidR="00B826CD" w:rsidRPr="00F8639E" w:rsidRDefault="00B826CD" w:rsidP="00B826CD">
            <w:pPr>
              <w:pStyle w:val="GOSTTablenorm"/>
              <w:rPr>
                <w:ins w:id="4904" w:author="Сказецкая Наталья Камилевна" w:date="2024-02-14T13:59:00Z"/>
              </w:rPr>
            </w:pPr>
            <w:ins w:id="4905" w:author="Сказецкая Наталья Камилевна" w:date="2024-02-14T13:59:00Z">
              <w:r w:rsidRPr="007E3CF9">
                <w:t>Значение оператора, применяемого к указанному значению кода валют</w:t>
              </w:r>
              <w:r>
                <w:t xml:space="preserve">ы. Возможные значения указаны в таблице </w:t>
              </w:r>
              <w:r>
                <w:fldChar w:fldCharType="begin"/>
              </w:r>
              <w:r>
                <w:instrText xml:space="preserve"> REF _Ref154532076 \h </w:instrText>
              </w:r>
            </w:ins>
            <w:ins w:id="4906" w:author="Сказецкая Наталья Камилевна" w:date="2024-02-14T13:59:00Z">
              <w:r>
                <w:fldChar w:fldCharType="separate"/>
              </w:r>
            </w:ins>
            <w:r w:rsidR="00F300A9">
              <w:rPr>
                <w:noProof/>
              </w:rPr>
              <w:t>11</w:t>
            </w:r>
            <w:ins w:id="4907" w:author="Сказецкая Наталья Камилевна" w:date="2024-02-14T13:59:00Z">
              <w:r>
                <w:fldChar w:fldCharType="end"/>
              </w:r>
              <w:r>
                <w:t xml:space="preserve"> (см. п. </w:t>
              </w:r>
              <w:r>
                <w:fldChar w:fldCharType="begin"/>
              </w:r>
              <w:r>
                <w:instrText xml:space="preserve"> REF _Ref143780994 \r \h  \* MERGEFORMAT </w:instrText>
              </w:r>
            </w:ins>
            <w:ins w:id="4908" w:author="Сказецкая Наталья Камилевна" w:date="2024-02-14T13:59:00Z">
              <w:r>
                <w:fldChar w:fldCharType="separate"/>
              </w:r>
            </w:ins>
            <w:r w:rsidR="00F300A9">
              <w:t>7.7</w:t>
            </w:r>
            <w:ins w:id="4909" w:author="Сказецкая Наталья Камилевна" w:date="2024-02-14T13:59:00Z">
              <w:r>
                <w:fldChar w:fldCharType="end"/>
              </w:r>
              <w:r>
                <w:t>)</w:t>
              </w:r>
            </w:ins>
          </w:p>
        </w:tc>
      </w:tr>
      <w:tr w:rsidR="00B826CD" w:rsidRPr="00B9499D" w14:paraId="14E52687" w14:textId="77777777" w:rsidTr="00203697">
        <w:trPr>
          <w:gridAfter w:val="1"/>
          <w:wAfter w:w="6" w:type="pct"/>
          <w:ins w:id="4910" w:author="Сказецкая Наталья Камилевна" w:date="2024-02-14T13:59:00Z"/>
        </w:trPr>
        <w:tc>
          <w:tcPr>
            <w:tcW w:w="963" w:type="pct"/>
          </w:tcPr>
          <w:p w14:paraId="2F4F7D0D" w14:textId="4E4AE53B" w:rsidR="00B826CD" w:rsidRPr="002666F6" w:rsidRDefault="00B826CD" w:rsidP="00B826CD">
            <w:pPr>
              <w:pStyle w:val="GOSTTablenorm"/>
              <w:rPr>
                <w:ins w:id="4911" w:author="Сказецкая Наталья Камилевна" w:date="2024-02-14T13:59:00Z"/>
              </w:rPr>
            </w:pPr>
            <w:ins w:id="4912" w:author="Сказецкая Наталья Камилевна" w:date="2024-02-14T13:59:00Z">
              <w:r w:rsidRPr="007E3CF9">
                <w:rPr>
                  <w:b/>
                </w:rPr>
                <w:t>Параметры отбора по дате ввода в действие</w:t>
              </w:r>
            </w:ins>
          </w:p>
        </w:tc>
        <w:tc>
          <w:tcPr>
            <w:tcW w:w="762" w:type="pct"/>
          </w:tcPr>
          <w:p w14:paraId="177D1891" w14:textId="2A48DB15" w:rsidR="00B826CD" w:rsidRPr="00C75A4E" w:rsidRDefault="00B826CD" w:rsidP="00B826CD">
            <w:pPr>
              <w:pStyle w:val="GOSTTablenorm"/>
              <w:rPr>
                <w:ins w:id="4913" w:author="Сказецкая Наталья Камилевна" w:date="2024-02-14T13:59:00Z"/>
                <w:b/>
              </w:rPr>
            </w:pPr>
            <w:ins w:id="4914" w:author="Сказецкая Наталья Камилевна" w:date="2024-02-14T13:59:00Z">
              <w:r w:rsidRPr="007E3CF9">
                <w:rPr>
                  <w:b/>
                </w:rPr>
                <w:t>EffDateFilterParams</w:t>
              </w:r>
            </w:ins>
          </w:p>
        </w:tc>
        <w:tc>
          <w:tcPr>
            <w:tcW w:w="508" w:type="pct"/>
          </w:tcPr>
          <w:p w14:paraId="35243909" w14:textId="48097584" w:rsidR="00B826CD" w:rsidRPr="000E1E0A" w:rsidRDefault="00B826CD" w:rsidP="00B826CD">
            <w:pPr>
              <w:pStyle w:val="GOSTTablenorm"/>
              <w:rPr>
                <w:ins w:id="4915" w:author="Сказецкая Наталья Камилевна" w:date="2024-02-14T13:59:00Z"/>
              </w:rPr>
            </w:pPr>
            <w:ins w:id="4916" w:author="Сказецкая Наталья Камилевна" w:date="2024-02-14T13:59:00Z">
              <w:r w:rsidRPr="004B4497">
                <w:t>Массив</w:t>
              </w:r>
            </w:ins>
          </w:p>
        </w:tc>
        <w:tc>
          <w:tcPr>
            <w:tcW w:w="319" w:type="pct"/>
          </w:tcPr>
          <w:p w14:paraId="49ACD740" w14:textId="2DEE2E55" w:rsidR="00B826CD" w:rsidRPr="00474651" w:rsidRDefault="00B826CD" w:rsidP="00B826CD">
            <w:pPr>
              <w:pStyle w:val="GOSTTablenorm"/>
              <w:rPr>
                <w:ins w:id="4917" w:author="Сказецкая Наталья Камилевна" w:date="2024-02-14T13:59:00Z"/>
              </w:rPr>
            </w:pPr>
            <w:ins w:id="4918" w:author="Сказецкая Наталья Камилевна" w:date="2024-02-14T13:59:00Z">
              <w:r w:rsidRPr="004B4497">
                <w:t>Нет</w:t>
              </w:r>
            </w:ins>
          </w:p>
        </w:tc>
        <w:tc>
          <w:tcPr>
            <w:tcW w:w="386" w:type="pct"/>
          </w:tcPr>
          <w:p w14:paraId="06CA88F2" w14:textId="25744381" w:rsidR="00B826CD" w:rsidRPr="00860237" w:rsidRDefault="00B826CD" w:rsidP="00B826CD">
            <w:pPr>
              <w:pStyle w:val="GOSTTablenorm"/>
              <w:rPr>
                <w:ins w:id="4919" w:author="Сказецкая Наталья Камилевна" w:date="2024-02-14T13:59:00Z"/>
              </w:rPr>
            </w:pPr>
            <w:ins w:id="4920" w:author="Сказецкая Наталья Камилевна" w:date="2024-02-14T13:59:00Z">
              <w:r w:rsidRPr="004B4497">
                <w:t>-</w:t>
              </w:r>
            </w:ins>
          </w:p>
        </w:tc>
        <w:tc>
          <w:tcPr>
            <w:tcW w:w="2056" w:type="pct"/>
          </w:tcPr>
          <w:p w14:paraId="784E706B" w14:textId="77777777" w:rsidR="00B826CD" w:rsidRPr="004B4497" w:rsidRDefault="00B826CD" w:rsidP="00B826CD">
            <w:pPr>
              <w:pStyle w:val="GOSTTablenorm"/>
              <w:rPr>
                <w:ins w:id="4921" w:author="Сказецкая Наталья Камилевна" w:date="2024-02-14T13:59:00Z"/>
              </w:rPr>
            </w:pPr>
            <w:ins w:id="4922" w:author="Сказецкая Наталья Камилевна" w:date="2024-02-14T13:59:00Z">
              <w:r w:rsidRPr="004B4497">
                <w:t>Указываются условия (фильтры) отбора данных по дате ввода в действие.</w:t>
              </w:r>
            </w:ins>
          </w:p>
          <w:p w14:paraId="743BC0CA" w14:textId="77777777" w:rsidR="00B826CD" w:rsidRPr="004B4497" w:rsidRDefault="00B826CD" w:rsidP="00B826CD">
            <w:pPr>
              <w:pStyle w:val="GOSTTablenorm"/>
              <w:rPr>
                <w:ins w:id="4923" w:author="Сказецкая Наталья Камилевна" w:date="2024-02-14T13:59:00Z"/>
              </w:rPr>
            </w:pPr>
            <w:ins w:id="4924" w:author="Сказецкая Наталья Камилевна" w:date="2024-02-14T13:59:00Z">
              <w:r w:rsidRPr="004F4123">
                <w:t xml:space="preserve">В случае заполнения массива параметров отбора, </w:t>
              </w:r>
              <w:r>
                <w:t>д</w:t>
              </w:r>
              <w:r w:rsidRPr="004B4497">
                <w:t>ля каждого параметра обязательны для заполнения:</w:t>
              </w:r>
            </w:ins>
          </w:p>
          <w:p w14:paraId="335FF268" w14:textId="77777777" w:rsidR="00B826CD" w:rsidRPr="004B4497" w:rsidRDefault="00B826CD" w:rsidP="00B826CD">
            <w:pPr>
              <w:pStyle w:val="GOSTTableListMark1"/>
              <w:rPr>
                <w:ins w:id="4925" w:author="Сказецкая Наталья Камилевна" w:date="2024-02-14T13:59:00Z"/>
              </w:rPr>
            </w:pPr>
            <w:ins w:id="4926" w:author="Сказецкая Наталья Камилевна" w:date="2024-02-14T13:59:00Z">
              <w:r w:rsidRPr="004B4497">
                <w:t>Значение даты ввода в действие;</w:t>
              </w:r>
            </w:ins>
          </w:p>
          <w:p w14:paraId="02E33E5A" w14:textId="77777777" w:rsidR="00B826CD" w:rsidRPr="004B4497" w:rsidRDefault="00B826CD" w:rsidP="00B826CD">
            <w:pPr>
              <w:pStyle w:val="GOSTTableListMark1"/>
              <w:rPr>
                <w:ins w:id="4927" w:author="Сказецкая Наталья Камилевна" w:date="2024-02-14T13:59:00Z"/>
              </w:rPr>
            </w:pPr>
            <w:ins w:id="4928" w:author="Сказецкая Наталья Камилевна" w:date="2024-02-14T13:59:00Z">
              <w:r w:rsidRPr="004B4497">
                <w:t>Оператор сравнения.</w:t>
              </w:r>
            </w:ins>
          </w:p>
          <w:p w14:paraId="62DBA982" w14:textId="6ABFA61D" w:rsidR="00B826CD" w:rsidRPr="004B4497" w:rsidRDefault="00B826CD" w:rsidP="00B826CD">
            <w:pPr>
              <w:pStyle w:val="GOSTTablenorm"/>
              <w:rPr>
                <w:ins w:id="4929" w:author="Сказецкая Наталья Камилевна" w:date="2024-02-14T13:59:00Z"/>
              </w:rPr>
            </w:pPr>
            <w:ins w:id="4930" w:author="Сказецкая Наталья Камилевна" w:date="2024-02-14T14:03:00Z">
              <w:r w:rsidRPr="00B826CD">
                <w:t>Если параметры отбора по дате ввода в действие не заданы, то в ответе передается информация по всем датам ввода в действие.</w:t>
              </w:r>
            </w:ins>
          </w:p>
          <w:p w14:paraId="22F46576" w14:textId="2002BD84" w:rsidR="00B826CD" w:rsidRPr="00F8639E" w:rsidRDefault="00B826CD" w:rsidP="00B826CD">
            <w:pPr>
              <w:pStyle w:val="GOSTTablenorm"/>
              <w:rPr>
                <w:ins w:id="4931" w:author="Сказецкая Наталья Камилевна" w:date="2024-02-14T13:59:00Z"/>
              </w:rPr>
            </w:pPr>
            <w:ins w:id="4932" w:author="Сказецкая Наталья Камилевна" w:date="2024-02-14T13:59:00Z">
              <w:r w:rsidRPr="004B4497">
                <w:t>При указании нескольких значений, указанные значения объединяются логическим «И»</w:t>
              </w:r>
            </w:ins>
          </w:p>
        </w:tc>
      </w:tr>
      <w:tr w:rsidR="00B826CD" w:rsidRPr="00B9499D" w14:paraId="174C6FB6" w14:textId="77777777" w:rsidTr="00203697">
        <w:trPr>
          <w:gridAfter w:val="1"/>
          <w:wAfter w:w="6" w:type="pct"/>
          <w:ins w:id="4933" w:author="Сказецкая Наталья Камилевна" w:date="2024-02-14T13:59:00Z"/>
        </w:trPr>
        <w:tc>
          <w:tcPr>
            <w:tcW w:w="963" w:type="pct"/>
          </w:tcPr>
          <w:p w14:paraId="1E10E88C" w14:textId="242D40E7" w:rsidR="00B826CD" w:rsidRPr="002666F6" w:rsidRDefault="00B826CD" w:rsidP="00B826CD">
            <w:pPr>
              <w:pStyle w:val="GOSTTablenorm"/>
              <w:rPr>
                <w:ins w:id="4934" w:author="Сказецкая Наталья Камилевна" w:date="2024-02-14T13:59:00Z"/>
              </w:rPr>
            </w:pPr>
            <w:ins w:id="4935" w:author="Сказецкая Наталья Камилевна" w:date="2024-02-14T13:59:00Z">
              <w:r w:rsidRPr="004B4497">
                <w:t>Значение даты ввода в действие</w:t>
              </w:r>
            </w:ins>
          </w:p>
        </w:tc>
        <w:tc>
          <w:tcPr>
            <w:tcW w:w="762" w:type="pct"/>
          </w:tcPr>
          <w:p w14:paraId="09B603AD" w14:textId="771FB07C" w:rsidR="00B826CD" w:rsidRPr="00C75A4E" w:rsidRDefault="00B826CD" w:rsidP="00B826CD">
            <w:pPr>
              <w:pStyle w:val="GOSTTablenorm"/>
              <w:rPr>
                <w:ins w:id="4936" w:author="Сказецкая Наталья Камилевна" w:date="2024-02-14T13:59:00Z"/>
                <w:b/>
              </w:rPr>
            </w:pPr>
            <w:ins w:id="4937" w:author="Сказецкая Наталья Камилевна" w:date="2024-02-14T13:59:00Z">
              <w:r w:rsidRPr="004B4497">
                <w:rPr>
                  <w:b/>
                </w:rPr>
                <w:t>EffDateFilterParams</w:t>
              </w:r>
              <w:r w:rsidRPr="004B4497">
                <w:t>:value</w:t>
              </w:r>
            </w:ins>
          </w:p>
        </w:tc>
        <w:tc>
          <w:tcPr>
            <w:tcW w:w="508" w:type="pct"/>
          </w:tcPr>
          <w:p w14:paraId="26B7BBE5" w14:textId="15C28BB2" w:rsidR="00B826CD" w:rsidRPr="000E1E0A" w:rsidRDefault="00B826CD" w:rsidP="00B826CD">
            <w:pPr>
              <w:pStyle w:val="GOSTTablenorm"/>
              <w:rPr>
                <w:ins w:id="4938" w:author="Сказецкая Наталья Камилевна" w:date="2024-02-14T13:59:00Z"/>
              </w:rPr>
            </w:pPr>
            <w:ins w:id="4939" w:author="Сказецкая Наталья Камилевна" w:date="2024-02-14T13:59:00Z">
              <w:r w:rsidRPr="004B4497">
                <w:t>Строка</w:t>
              </w:r>
            </w:ins>
          </w:p>
        </w:tc>
        <w:tc>
          <w:tcPr>
            <w:tcW w:w="319" w:type="pct"/>
          </w:tcPr>
          <w:p w14:paraId="71B014EF" w14:textId="6375EEDF" w:rsidR="00B826CD" w:rsidRPr="00474651" w:rsidRDefault="00B826CD" w:rsidP="00B826CD">
            <w:pPr>
              <w:pStyle w:val="GOSTTablenorm"/>
              <w:rPr>
                <w:ins w:id="4940" w:author="Сказецкая Наталья Камилевна" w:date="2024-02-14T13:59:00Z"/>
              </w:rPr>
            </w:pPr>
            <w:ins w:id="4941" w:author="Сказецкая Наталья Камилевна" w:date="2024-02-14T13:59:00Z">
              <w:r w:rsidRPr="004B4497">
                <w:t>Да</w:t>
              </w:r>
            </w:ins>
          </w:p>
        </w:tc>
        <w:tc>
          <w:tcPr>
            <w:tcW w:w="386" w:type="pct"/>
          </w:tcPr>
          <w:p w14:paraId="0B1FFF60" w14:textId="3E59DE98" w:rsidR="00B826CD" w:rsidRPr="00860237" w:rsidRDefault="00B826CD" w:rsidP="00B826CD">
            <w:pPr>
              <w:pStyle w:val="GOSTTablenorm"/>
              <w:rPr>
                <w:ins w:id="4942" w:author="Сказецкая Наталья Камилевна" w:date="2024-02-14T13:59:00Z"/>
              </w:rPr>
            </w:pPr>
            <w:ins w:id="4943" w:author="Сказецкая Наталья Камилевна" w:date="2024-02-14T13:59:00Z">
              <w:r w:rsidRPr="004B4497">
                <w:t>&lt;=100000</w:t>
              </w:r>
            </w:ins>
          </w:p>
        </w:tc>
        <w:tc>
          <w:tcPr>
            <w:tcW w:w="2056" w:type="pct"/>
          </w:tcPr>
          <w:p w14:paraId="6594C4BD" w14:textId="0A956F12" w:rsidR="00B826CD" w:rsidRPr="00F8639E" w:rsidRDefault="00B826CD" w:rsidP="00B826CD">
            <w:pPr>
              <w:pStyle w:val="GOSTTablenorm"/>
              <w:rPr>
                <w:ins w:id="4944" w:author="Сказецкая Наталья Камилевна" w:date="2024-02-14T13:59:00Z"/>
              </w:rPr>
            </w:pPr>
            <w:ins w:id="4945" w:author="Сказецкая Наталья Камилевна" w:date="2024-02-14T13:59:00Z">
              <w:r w:rsidRPr="004B4497">
                <w:t>Значение, массив значений, выражение для определения значения даты ввода в действие в соответствии с описанием параметра запроса «Оператор сравнения» (</w:t>
              </w:r>
              <w:proofErr w:type="gramStart"/>
              <w:r w:rsidRPr="004B4497">
                <w:t>EffDateFilterParams:operation</w:t>
              </w:r>
              <w:proofErr w:type="gramEnd"/>
              <w:r w:rsidRPr="004B4497">
                <w:t>)</w:t>
              </w:r>
            </w:ins>
          </w:p>
        </w:tc>
      </w:tr>
      <w:tr w:rsidR="00B826CD" w:rsidRPr="00B9499D" w14:paraId="46E6BBF5" w14:textId="77777777" w:rsidTr="00203697">
        <w:trPr>
          <w:gridAfter w:val="1"/>
          <w:wAfter w:w="6" w:type="pct"/>
          <w:ins w:id="4946" w:author="Сказецкая Наталья Камилевна" w:date="2024-02-14T13:59:00Z"/>
        </w:trPr>
        <w:tc>
          <w:tcPr>
            <w:tcW w:w="963" w:type="pct"/>
          </w:tcPr>
          <w:p w14:paraId="4111BA55" w14:textId="2D1481E3" w:rsidR="00B826CD" w:rsidRPr="002666F6" w:rsidRDefault="00B826CD" w:rsidP="00B826CD">
            <w:pPr>
              <w:pStyle w:val="GOSTTablenorm"/>
              <w:rPr>
                <w:ins w:id="4947" w:author="Сказецкая Наталья Камилевна" w:date="2024-02-14T13:59:00Z"/>
              </w:rPr>
            </w:pPr>
            <w:ins w:id="4948" w:author="Сказецкая Наталья Камилевна" w:date="2024-02-14T13:59:00Z">
              <w:r w:rsidRPr="004B4497">
                <w:t>Оператор сравнения</w:t>
              </w:r>
            </w:ins>
          </w:p>
        </w:tc>
        <w:tc>
          <w:tcPr>
            <w:tcW w:w="762" w:type="pct"/>
          </w:tcPr>
          <w:p w14:paraId="602621D3" w14:textId="06C7A295" w:rsidR="00B826CD" w:rsidRPr="00C75A4E" w:rsidRDefault="00B826CD" w:rsidP="00B826CD">
            <w:pPr>
              <w:pStyle w:val="GOSTTablenorm"/>
              <w:rPr>
                <w:ins w:id="4949" w:author="Сказецкая Наталья Камилевна" w:date="2024-02-14T13:59:00Z"/>
                <w:b/>
              </w:rPr>
            </w:pPr>
            <w:proofErr w:type="gramStart"/>
            <w:ins w:id="4950" w:author="Сказецкая Наталья Камилевна" w:date="2024-02-14T13:59:00Z">
              <w:r w:rsidRPr="004B4497">
                <w:rPr>
                  <w:b/>
                </w:rPr>
                <w:t>EffDateFilterParams:</w:t>
              </w:r>
              <w:r w:rsidRPr="004B4497">
                <w:t>operation</w:t>
              </w:r>
              <w:proofErr w:type="gramEnd"/>
            </w:ins>
          </w:p>
        </w:tc>
        <w:tc>
          <w:tcPr>
            <w:tcW w:w="508" w:type="pct"/>
          </w:tcPr>
          <w:p w14:paraId="31EC786A" w14:textId="33B4DBB0" w:rsidR="00B826CD" w:rsidRPr="000E1E0A" w:rsidRDefault="00B826CD" w:rsidP="00B826CD">
            <w:pPr>
              <w:pStyle w:val="GOSTTablenorm"/>
              <w:rPr>
                <w:ins w:id="4951" w:author="Сказецкая Наталья Камилевна" w:date="2024-02-14T13:59:00Z"/>
              </w:rPr>
            </w:pPr>
            <w:ins w:id="4952" w:author="Сказецкая Наталья Камилевна" w:date="2024-02-14T13:59:00Z">
              <w:r w:rsidRPr="004B4497">
                <w:t>Строка</w:t>
              </w:r>
            </w:ins>
          </w:p>
        </w:tc>
        <w:tc>
          <w:tcPr>
            <w:tcW w:w="319" w:type="pct"/>
          </w:tcPr>
          <w:p w14:paraId="57D44F67" w14:textId="3C5CB333" w:rsidR="00B826CD" w:rsidRPr="00474651" w:rsidRDefault="00B826CD" w:rsidP="00B826CD">
            <w:pPr>
              <w:pStyle w:val="GOSTTablenorm"/>
              <w:rPr>
                <w:ins w:id="4953" w:author="Сказецкая Наталья Камилевна" w:date="2024-02-14T13:59:00Z"/>
              </w:rPr>
            </w:pPr>
            <w:ins w:id="4954" w:author="Сказецкая Наталья Камилевна" w:date="2024-02-14T13:59:00Z">
              <w:r w:rsidRPr="004B4497">
                <w:t>Да</w:t>
              </w:r>
            </w:ins>
          </w:p>
        </w:tc>
        <w:tc>
          <w:tcPr>
            <w:tcW w:w="386" w:type="pct"/>
          </w:tcPr>
          <w:p w14:paraId="06F6F48B" w14:textId="4B537136" w:rsidR="00B826CD" w:rsidRPr="00860237" w:rsidRDefault="00B826CD" w:rsidP="00B826CD">
            <w:pPr>
              <w:pStyle w:val="GOSTTablenorm"/>
              <w:rPr>
                <w:ins w:id="4955" w:author="Сказецкая Наталья Камилевна" w:date="2024-02-14T13:59:00Z"/>
              </w:rPr>
            </w:pPr>
            <w:ins w:id="4956" w:author="Сказецкая Наталья Камилевна" w:date="2024-02-14T13:59:00Z">
              <w:r w:rsidRPr="004B4497">
                <w:t>=10</w:t>
              </w:r>
            </w:ins>
          </w:p>
        </w:tc>
        <w:tc>
          <w:tcPr>
            <w:tcW w:w="2056" w:type="pct"/>
          </w:tcPr>
          <w:p w14:paraId="5B2AFB9C" w14:textId="2DFC2A03" w:rsidR="00B826CD" w:rsidRPr="004B4497" w:rsidRDefault="00B826CD" w:rsidP="00B826CD">
            <w:pPr>
              <w:pStyle w:val="GOSTTablenorm"/>
              <w:rPr>
                <w:ins w:id="4957" w:author="Сказецкая Наталья Камилевна" w:date="2024-02-14T13:59:00Z"/>
              </w:rPr>
            </w:pPr>
            <w:ins w:id="4958" w:author="Сказецкая Наталья Камилевна" w:date="2024-02-14T13:59:00Z">
              <w:r w:rsidRPr="004B4497">
                <w:t>Значение оператора, применяемого к указанному значению даты ввода в действие.</w:t>
              </w:r>
            </w:ins>
          </w:p>
          <w:p w14:paraId="1B036518" w14:textId="77777777" w:rsidR="00B826CD" w:rsidRPr="004B4497" w:rsidRDefault="00B826CD" w:rsidP="00B826CD">
            <w:pPr>
              <w:pStyle w:val="GOSTTablenorm"/>
              <w:rPr>
                <w:ins w:id="4959" w:author="Сказецкая Наталья Камилевна" w:date="2024-02-14T13:59:00Z"/>
              </w:rPr>
            </w:pPr>
            <w:ins w:id="4960" w:author="Сказецкая Наталья Камилевна" w:date="2024-02-14T13:59:00Z">
              <w:r w:rsidRPr="004B4497">
                <w:t xml:space="preserve">Возможные значения (описание приведено в таблице </w:t>
              </w:r>
              <w:r>
                <w:fldChar w:fldCharType="begin"/>
              </w:r>
              <w:r>
                <w:instrText xml:space="preserve"> REF _Ref154532076 \h </w:instrText>
              </w:r>
            </w:ins>
            <w:ins w:id="4961" w:author="Сказецкая Наталья Камилевна" w:date="2024-02-14T13:59:00Z">
              <w:r>
                <w:fldChar w:fldCharType="separate"/>
              </w:r>
            </w:ins>
            <w:r w:rsidR="00F300A9">
              <w:rPr>
                <w:noProof/>
              </w:rPr>
              <w:t>11</w:t>
            </w:r>
            <w:ins w:id="4962" w:author="Сказецкая Наталья Камилевна" w:date="2024-02-14T13:59:00Z">
              <w:r>
                <w:fldChar w:fldCharType="end"/>
              </w:r>
              <w:r>
                <w:t xml:space="preserve"> п. </w:t>
              </w:r>
              <w:r>
                <w:fldChar w:fldCharType="begin"/>
              </w:r>
              <w:r>
                <w:instrText xml:space="preserve"> REF _Ref143780994 \r \h  \* MERGEFORMAT </w:instrText>
              </w:r>
            </w:ins>
            <w:ins w:id="4963" w:author="Сказецкая Наталья Камилевна" w:date="2024-02-14T13:59:00Z">
              <w:r>
                <w:fldChar w:fldCharType="separate"/>
              </w:r>
            </w:ins>
            <w:r w:rsidR="00F300A9">
              <w:t>7.7</w:t>
            </w:r>
            <w:ins w:id="4964" w:author="Сказецкая Наталья Камилевна" w:date="2024-02-14T13:59:00Z">
              <w:r>
                <w:fldChar w:fldCharType="end"/>
              </w:r>
              <w:r>
                <w:t>)</w:t>
              </w:r>
              <w:r w:rsidRPr="004B4497">
                <w:t>:</w:t>
              </w:r>
            </w:ins>
          </w:p>
          <w:p w14:paraId="6C49FFE4" w14:textId="77777777" w:rsidR="00B826CD" w:rsidRPr="004B4497" w:rsidRDefault="00B826CD" w:rsidP="00B826CD">
            <w:pPr>
              <w:pStyle w:val="GOSTTableListMark1"/>
              <w:rPr>
                <w:ins w:id="4965" w:author="Сказецкая Наталья Камилевна" w:date="2024-02-14T13:59:00Z"/>
              </w:rPr>
            </w:pPr>
            <w:proofErr w:type="gramStart"/>
            <w:ins w:id="4966" w:author="Сказецкая Наталья Камилевна" w:date="2024-02-14T13:59:00Z">
              <w:r w:rsidRPr="004B4497">
                <w:t>&lt; (</w:t>
              </w:r>
              <w:proofErr w:type="gramEnd"/>
              <w:r w:rsidRPr="004B4497">
                <w:t>меньше);</w:t>
              </w:r>
            </w:ins>
          </w:p>
          <w:p w14:paraId="6DEAB42D" w14:textId="77777777" w:rsidR="00B826CD" w:rsidRPr="004B4497" w:rsidRDefault="00B826CD" w:rsidP="00B826CD">
            <w:pPr>
              <w:pStyle w:val="GOSTTableListMark1"/>
              <w:rPr>
                <w:ins w:id="4967" w:author="Сказецкая Наталья Камилевна" w:date="2024-02-14T13:59:00Z"/>
              </w:rPr>
            </w:pPr>
            <w:ins w:id="4968" w:author="Сказецкая Наталья Камилевна" w:date="2024-02-14T13:59:00Z">
              <w:r w:rsidRPr="004B4497">
                <w:t>&gt; (больше);</w:t>
              </w:r>
            </w:ins>
          </w:p>
          <w:p w14:paraId="600F2758" w14:textId="77777777" w:rsidR="00B826CD" w:rsidRPr="004B4497" w:rsidRDefault="00B826CD" w:rsidP="00B826CD">
            <w:pPr>
              <w:pStyle w:val="GOSTTableListMark1"/>
              <w:rPr>
                <w:ins w:id="4969" w:author="Сказецкая Наталья Камилевна" w:date="2024-02-14T13:59:00Z"/>
              </w:rPr>
            </w:pPr>
            <w:ins w:id="4970" w:author="Сказецкая Наталья Камилевна" w:date="2024-02-14T13:59:00Z">
              <w:r w:rsidRPr="004B4497">
                <w:t>&lt;= (меньше либо равно);</w:t>
              </w:r>
            </w:ins>
          </w:p>
          <w:p w14:paraId="406544B1" w14:textId="77777777" w:rsidR="00B826CD" w:rsidRPr="004B4497" w:rsidRDefault="00B826CD" w:rsidP="00B826CD">
            <w:pPr>
              <w:pStyle w:val="GOSTTableListMark1"/>
              <w:rPr>
                <w:ins w:id="4971" w:author="Сказецкая Наталья Камилевна" w:date="2024-02-14T13:59:00Z"/>
              </w:rPr>
            </w:pPr>
            <w:proofErr w:type="gramStart"/>
            <w:ins w:id="4972" w:author="Сказецкая Наталья Камилевна" w:date="2024-02-14T13:59:00Z">
              <w:r w:rsidRPr="004B4497">
                <w:t>&gt;=</w:t>
              </w:r>
              <w:proofErr w:type="gramEnd"/>
              <w:r w:rsidRPr="004B4497">
                <w:t xml:space="preserve"> (больше либо равно);</w:t>
              </w:r>
            </w:ins>
          </w:p>
          <w:p w14:paraId="08091F75" w14:textId="77777777" w:rsidR="00B826CD" w:rsidRPr="004B4497" w:rsidRDefault="00B826CD" w:rsidP="00B826CD">
            <w:pPr>
              <w:pStyle w:val="GOSTTableListMark1"/>
              <w:rPr>
                <w:ins w:id="4973" w:author="Сказецкая Наталья Камилевна" w:date="2024-02-14T13:59:00Z"/>
              </w:rPr>
            </w:pPr>
            <w:ins w:id="4974" w:author="Сказецкая Наталья Камилевна" w:date="2024-02-14T13:59:00Z">
              <w:r w:rsidRPr="004B4497">
                <w:lastRenderedPageBreak/>
                <w:t>not= (не равно);</w:t>
              </w:r>
            </w:ins>
          </w:p>
          <w:p w14:paraId="0C0E6671" w14:textId="77777777" w:rsidR="00203697" w:rsidRDefault="00B826CD" w:rsidP="00203697">
            <w:pPr>
              <w:pStyle w:val="GOSTTableListMark1"/>
              <w:rPr>
                <w:ins w:id="4975" w:author="Сказецкая Наталья Камилевна" w:date="2024-02-14T14:18:00Z"/>
              </w:rPr>
            </w:pPr>
            <w:ins w:id="4976" w:author="Сказецкая Наталья Камилевна" w:date="2024-02-14T13:59:00Z">
              <w:r w:rsidRPr="004B4497">
                <w:t>= (равно);</w:t>
              </w:r>
            </w:ins>
          </w:p>
          <w:p w14:paraId="4B102EF8" w14:textId="21D2C5D4" w:rsidR="00B826CD" w:rsidRPr="00F8639E" w:rsidRDefault="00B826CD" w:rsidP="00203697">
            <w:pPr>
              <w:pStyle w:val="GOSTTableListMark1"/>
              <w:rPr>
                <w:ins w:id="4977" w:author="Сказецкая Наталья Камилевна" w:date="2024-02-14T13:59:00Z"/>
              </w:rPr>
            </w:pPr>
            <w:ins w:id="4978" w:author="Сказецкая Наталья Камилевна" w:date="2024-02-14T13:59:00Z">
              <w:r w:rsidRPr="004B4497">
                <w:t>between (отбор данных в пределах указанного диапазона, включая его крайние значения)</w:t>
              </w:r>
            </w:ins>
          </w:p>
        </w:tc>
      </w:tr>
      <w:tr w:rsidR="109D8E8A" w14:paraId="76F448B4" w14:textId="77777777" w:rsidTr="00203697">
        <w:trPr>
          <w:gridAfter w:val="1"/>
          <w:wAfter w:w="6" w:type="pct"/>
        </w:trPr>
        <w:tc>
          <w:tcPr>
            <w:tcW w:w="963" w:type="pct"/>
          </w:tcPr>
          <w:p w14:paraId="0B65DE85" w14:textId="5DDC6AA6" w:rsidR="109D8E8A" w:rsidRPr="002641BB" w:rsidRDefault="109D8E8A" w:rsidP="00C75A4E">
            <w:pPr>
              <w:pStyle w:val="GOSTTablenorm"/>
            </w:pPr>
            <w:r w:rsidRPr="00C75A4E">
              <w:rPr>
                <w:b/>
              </w:rPr>
              <w:lastRenderedPageBreak/>
              <w:t>Параметры отображения данных</w:t>
            </w:r>
          </w:p>
        </w:tc>
        <w:tc>
          <w:tcPr>
            <w:tcW w:w="762" w:type="pct"/>
          </w:tcPr>
          <w:p w14:paraId="58A4E996" w14:textId="7376905A" w:rsidR="109D8E8A" w:rsidRPr="00C75A4E" w:rsidRDefault="109D8E8A" w:rsidP="00C75A4E">
            <w:pPr>
              <w:pStyle w:val="GOSTTablenorm"/>
              <w:rPr>
                <w:bCs/>
              </w:rPr>
            </w:pPr>
            <w:r w:rsidRPr="00C75A4E">
              <w:rPr>
                <w:b/>
              </w:rPr>
              <w:t>VisualParams</w:t>
            </w:r>
          </w:p>
        </w:tc>
        <w:tc>
          <w:tcPr>
            <w:tcW w:w="508" w:type="pct"/>
          </w:tcPr>
          <w:p w14:paraId="0C5724AB" w14:textId="6BF4485B" w:rsidR="109D8E8A" w:rsidRPr="00C75A4E" w:rsidRDefault="109D8E8A" w:rsidP="00C75A4E">
            <w:pPr>
              <w:pStyle w:val="GOSTTablenorm"/>
            </w:pPr>
            <w:r w:rsidRPr="00C75A4E">
              <w:t>Вложенный массив</w:t>
            </w:r>
          </w:p>
        </w:tc>
        <w:tc>
          <w:tcPr>
            <w:tcW w:w="319" w:type="pct"/>
          </w:tcPr>
          <w:p w14:paraId="3F12172D" w14:textId="257C0B8D" w:rsidR="109D8E8A" w:rsidRPr="00C75A4E" w:rsidRDefault="109D8E8A" w:rsidP="00C75A4E">
            <w:pPr>
              <w:pStyle w:val="GOSTTablenorm"/>
            </w:pPr>
            <w:r w:rsidRPr="00C75A4E">
              <w:t>Нет</w:t>
            </w:r>
          </w:p>
        </w:tc>
        <w:tc>
          <w:tcPr>
            <w:tcW w:w="386" w:type="pct"/>
          </w:tcPr>
          <w:p w14:paraId="590C2F0A" w14:textId="1588B409" w:rsidR="109D8E8A" w:rsidRPr="00C75A4E" w:rsidRDefault="109D8E8A" w:rsidP="00C75A4E">
            <w:pPr>
              <w:pStyle w:val="GOSTTablenorm"/>
            </w:pPr>
            <w:r w:rsidRPr="00C75A4E">
              <w:t>&lt;=</w:t>
            </w:r>
            <w:r w:rsidR="00FD2796" w:rsidRPr="00C75A4E">
              <w:t>2</w:t>
            </w:r>
            <w:r w:rsidRPr="00C75A4E">
              <w:t>000</w:t>
            </w:r>
          </w:p>
        </w:tc>
        <w:tc>
          <w:tcPr>
            <w:tcW w:w="2056" w:type="pct"/>
          </w:tcPr>
          <w:p w14:paraId="75F39825" w14:textId="1A44DD6A" w:rsidR="004A3D74" w:rsidRPr="00F8639E" w:rsidRDefault="109D8E8A" w:rsidP="002666F6">
            <w:pPr>
              <w:pStyle w:val="GOSTTablenorm"/>
            </w:pPr>
            <w:r w:rsidRPr="002666F6">
              <w:t>Перечень анал</w:t>
            </w:r>
            <w:r w:rsidRPr="00F8639E">
              <w:t xml:space="preserve">итических признаков, в разрезе которых требуется в ответе передавать информацию об оборотах по счетам. Наименование аналитического признака указывается в соответствии со справочником «Аналитические признаки» в </w:t>
            </w:r>
            <w:r w:rsidRPr="00C75A4E">
              <w:t>SVAP</w:t>
            </w:r>
            <w:r w:rsidRPr="002666F6">
              <w:t>.</w:t>
            </w:r>
            <w:r w:rsidR="004A3D74" w:rsidRPr="00F8639E">
              <w:t xml:space="preserve"> </w:t>
            </w:r>
            <w:r w:rsidR="004A3D74" w:rsidRPr="00F8639E">
              <w:rPr>
                <w:rFonts w:eastAsiaTheme="majorEastAsia"/>
              </w:rPr>
              <w:t xml:space="preserve">Допускается указывать любые зарегистрированные в </w:t>
            </w:r>
            <w:r w:rsidR="004A3D74" w:rsidRPr="00C75A4E">
              <w:rPr>
                <w:rFonts w:eastAsiaTheme="majorEastAsia"/>
              </w:rPr>
              <w:t>SVAP</w:t>
            </w:r>
            <w:r w:rsidR="004A3D74" w:rsidRPr="002666F6">
              <w:rPr>
                <w:rFonts w:eastAsiaTheme="majorEastAsia"/>
              </w:rPr>
              <w:t xml:space="preserve"> аналитические признаки.</w:t>
            </w:r>
          </w:p>
          <w:p w14:paraId="03706749" w14:textId="366B9428" w:rsidR="109D8E8A" w:rsidRPr="00F8639E" w:rsidRDefault="109D8E8A" w:rsidP="002666F6">
            <w:pPr>
              <w:pStyle w:val="GOSTTablenorm"/>
            </w:pPr>
            <w:r w:rsidRPr="00F8639E">
              <w:t xml:space="preserve">Если параметры отображения данных не заданы, то в ответе передается </w:t>
            </w:r>
            <w:r w:rsidRPr="00F8639E">
              <w:rPr>
                <w:rFonts w:eastAsiaTheme="majorEastAsia"/>
              </w:rPr>
              <w:t xml:space="preserve">перечень всех зарегистрированных в </w:t>
            </w:r>
            <w:r w:rsidRPr="00C75A4E">
              <w:rPr>
                <w:rFonts w:eastAsiaTheme="majorEastAsia"/>
              </w:rPr>
              <w:t>SVAP</w:t>
            </w:r>
            <w:r w:rsidRPr="002666F6">
              <w:rPr>
                <w:rFonts w:eastAsiaTheme="majorEastAsia"/>
              </w:rPr>
              <w:t xml:space="preserve"> аналитических признаков</w:t>
            </w:r>
          </w:p>
        </w:tc>
      </w:tr>
      <w:tr w:rsidR="006E3015" w14:paraId="7DC65364" w14:textId="77777777" w:rsidTr="00203697">
        <w:trPr>
          <w:gridAfter w:val="1"/>
          <w:wAfter w:w="6" w:type="pct"/>
          <w:ins w:id="4979" w:author="Сатлер Марина Викторовна" w:date="2025-10-09T16:35:00Z"/>
        </w:trPr>
        <w:tc>
          <w:tcPr>
            <w:tcW w:w="963" w:type="pct"/>
          </w:tcPr>
          <w:p w14:paraId="1B624286" w14:textId="6C1262D4" w:rsidR="006E3015" w:rsidRPr="00C75A4E" w:rsidRDefault="006E3015" w:rsidP="006E3015">
            <w:pPr>
              <w:pStyle w:val="GOSTTablenorm"/>
              <w:rPr>
                <w:ins w:id="4980" w:author="Сатлер Марина Викторовна" w:date="2025-10-09T16:35:00Z"/>
                <w:b/>
              </w:rPr>
            </w:pPr>
            <w:ins w:id="4981" w:author="Сатлер Марина Викторовна" w:date="2025-10-09T16:35:00Z">
              <w:r w:rsidRPr="00AF60EA">
                <w:t>Сдвиг по номеру страницы</w:t>
              </w:r>
            </w:ins>
          </w:p>
        </w:tc>
        <w:tc>
          <w:tcPr>
            <w:tcW w:w="762" w:type="pct"/>
          </w:tcPr>
          <w:p w14:paraId="239ED44A" w14:textId="18664D3D" w:rsidR="006E3015" w:rsidRPr="00C75A4E" w:rsidRDefault="006E3015" w:rsidP="006E3015">
            <w:pPr>
              <w:pStyle w:val="GOSTTablenorm"/>
              <w:rPr>
                <w:ins w:id="4982" w:author="Сатлер Марина Викторовна" w:date="2025-10-09T16:35:00Z"/>
                <w:b/>
              </w:rPr>
            </w:pPr>
            <w:ins w:id="4983" w:author="Сатлер Марина Викторовна" w:date="2025-10-09T16:35:00Z">
              <w:r w:rsidRPr="000A55A1">
                <w:t>Offset</w:t>
              </w:r>
            </w:ins>
          </w:p>
        </w:tc>
        <w:tc>
          <w:tcPr>
            <w:tcW w:w="508" w:type="pct"/>
          </w:tcPr>
          <w:p w14:paraId="1F42EAE9" w14:textId="27ADD821" w:rsidR="006E3015" w:rsidRPr="00C75A4E" w:rsidRDefault="006E3015" w:rsidP="006E3015">
            <w:pPr>
              <w:pStyle w:val="GOSTTablenorm"/>
              <w:rPr>
                <w:ins w:id="4984" w:author="Сатлер Марина Викторовна" w:date="2025-10-09T16:35:00Z"/>
              </w:rPr>
            </w:pPr>
            <w:ins w:id="4985" w:author="Сатлер Марина Викторовна" w:date="2025-10-09T16:35:00Z">
              <w:r>
                <w:t>Число</w:t>
              </w:r>
            </w:ins>
          </w:p>
        </w:tc>
        <w:tc>
          <w:tcPr>
            <w:tcW w:w="319" w:type="pct"/>
          </w:tcPr>
          <w:p w14:paraId="653A9FD2" w14:textId="534941F4" w:rsidR="006E3015" w:rsidRPr="00C75A4E" w:rsidRDefault="006E3015" w:rsidP="006E3015">
            <w:pPr>
              <w:pStyle w:val="GOSTTablenorm"/>
              <w:rPr>
                <w:ins w:id="4986" w:author="Сатлер Марина Викторовна" w:date="2025-10-09T16:35:00Z"/>
              </w:rPr>
            </w:pPr>
            <w:ins w:id="4987" w:author="Сатлер Марина Викторовна" w:date="2025-10-09T16:35:00Z">
              <w:r>
                <w:t>Нет</w:t>
              </w:r>
            </w:ins>
          </w:p>
        </w:tc>
        <w:tc>
          <w:tcPr>
            <w:tcW w:w="386" w:type="pct"/>
          </w:tcPr>
          <w:p w14:paraId="15121774" w14:textId="3C7410EC" w:rsidR="006E3015" w:rsidRPr="00C75A4E" w:rsidRDefault="006E3015" w:rsidP="006E3015">
            <w:pPr>
              <w:pStyle w:val="GOSTTablenorm"/>
              <w:rPr>
                <w:ins w:id="4988" w:author="Сатлер Марина Викторовна" w:date="2025-10-09T16:35:00Z"/>
              </w:rPr>
            </w:pPr>
            <w:ins w:id="4989" w:author="Сатлер Марина Викторовна" w:date="2025-10-09T16:35:00Z">
              <w:r>
                <w:t>-</w:t>
              </w:r>
            </w:ins>
          </w:p>
        </w:tc>
        <w:tc>
          <w:tcPr>
            <w:tcW w:w="2056" w:type="pct"/>
          </w:tcPr>
          <w:p w14:paraId="4BB9FB0F" w14:textId="77777777" w:rsidR="006E3015" w:rsidRDefault="006E3015" w:rsidP="006E3015">
            <w:pPr>
              <w:pStyle w:val="GOSTTablenorm"/>
              <w:rPr>
                <w:ins w:id="4990" w:author="Сатлер Марина Викторовна" w:date="2025-10-09T16:35:00Z"/>
              </w:rPr>
            </w:pPr>
            <w:ins w:id="4991" w:author="Сатлер Марина Викторовна" w:date="2025-10-09T16:35:00Z">
              <w:r>
                <w:t>Указывается количество строк (натуральное число</w:t>
              </w:r>
              <w:r w:rsidRPr="002761B9">
                <w:t xml:space="preserve"> </w:t>
              </w:r>
              <w:r>
                <w:t>и ноль), на которое производится сдвиг от начала массива строк с результатами расчета при постраничном запросе.</w:t>
              </w:r>
            </w:ins>
          </w:p>
          <w:p w14:paraId="38E159AC" w14:textId="77777777" w:rsidR="006E3015" w:rsidRDefault="006E3015" w:rsidP="006E3015">
            <w:pPr>
              <w:pStyle w:val="GOSTTablenorm"/>
              <w:rPr>
                <w:ins w:id="4992" w:author="Сатлер Марина Викторовна" w:date="2025-10-09T16:35:00Z"/>
              </w:rPr>
            </w:pPr>
            <w:ins w:id="4993" w:author="Сатлер Марина Викторовна" w:date="2025-10-09T16:35:00Z">
              <w:r w:rsidRPr="006E1848">
                <w:t>O</w:t>
              </w:r>
              <w:r>
                <w:t>ffset =</w:t>
              </w:r>
              <w:r w:rsidRPr="006E1848">
                <w:t xml:space="preserve"> Limit * (Page - 1)</w:t>
              </w:r>
              <w:r>
                <w:t>, где:</w:t>
              </w:r>
            </w:ins>
          </w:p>
          <w:p w14:paraId="3839F28D" w14:textId="77777777" w:rsidR="006E3015" w:rsidRDefault="006E3015" w:rsidP="006E3015">
            <w:pPr>
              <w:pStyle w:val="GOSTTableListMark1"/>
              <w:rPr>
                <w:ins w:id="4994" w:author="Сатлер Марина Викторовна" w:date="2025-10-09T16:35:00Z"/>
              </w:rPr>
            </w:pPr>
            <w:ins w:id="4995" w:author="Сатлер Марина Викторовна" w:date="2025-10-09T16:35:00Z">
              <w:r w:rsidRPr="000A55A1">
                <w:t>L</w:t>
              </w:r>
              <w:r w:rsidRPr="006E1848">
                <w:t xml:space="preserve">imit </w:t>
              </w:r>
              <w:r w:rsidRPr="00454E7D">
                <w:t>–</w:t>
              </w:r>
              <w:r w:rsidRPr="006E1848">
                <w:t xml:space="preserve"> к</w:t>
              </w:r>
              <w:r>
                <w:t>оличество записей на странице;</w:t>
              </w:r>
            </w:ins>
          </w:p>
          <w:p w14:paraId="721A80A6" w14:textId="221AE79D" w:rsidR="006E3015" w:rsidRPr="002666F6" w:rsidRDefault="006E3015" w:rsidP="003262ED">
            <w:pPr>
              <w:pStyle w:val="GOSTTableListMark1"/>
              <w:rPr>
                <w:ins w:id="4996" w:author="Сатлер Марина Викторовна" w:date="2025-10-09T16:35:00Z"/>
              </w:rPr>
            </w:pPr>
            <w:ins w:id="4997" w:author="Сатлер Марина Викторовна" w:date="2025-10-09T16:35:00Z">
              <w:r w:rsidRPr="000A55A1">
                <w:t>P</w:t>
              </w:r>
              <w:r w:rsidRPr="006E1848">
                <w:t xml:space="preserve">age </w:t>
              </w:r>
              <w:r w:rsidRPr="00454E7D">
                <w:t>–</w:t>
              </w:r>
              <w:r w:rsidRPr="006E1848">
                <w:t xml:space="preserve"> номер страницы</w:t>
              </w:r>
              <w:r>
                <w:t>,</w:t>
              </w:r>
              <w:r w:rsidRPr="006E1848">
                <w:t xml:space="preserve"> которую хочет отразить пользователь, </w:t>
              </w:r>
              <w:r>
                <w:t>выполняющий</w:t>
              </w:r>
              <w:r w:rsidRPr="006E1848">
                <w:t xml:space="preserve"> запрос</w:t>
              </w:r>
            </w:ins>
          </w:p>
        </w:tc>
      </w:tr>
      <w:tr w:rsidR="006E3015" w14:paraId="15FF1CB7" w14:textId="77777777" w:rsidTr="00203697">
        <w:trPr>
          <w:gridAfter w:val="1"/>
          <w:wAfter w:w="6" w:type="pct"/>
          <w:ins w:id="4998" w:author="Сатлер Марина Викторовна" w:date="2025-10-09T16:35:00Z"/>
        </w:trPr>
        <w:tc>
          <w:tcPr>
            <w:tcW w:w="963" w:type="pct"/>
          </w:tcPr>
          <w:p w14:paraId="6EAD436E" w14:textId="7D342415" w:rsidR="006E3015" w:rsidRPr="00C75A4E" w:rsidRDefault="006E3015" w:rsidP="006E3015">
            <w:pPr>
              <w:pStyle w:val="GOSTTablenorm"/>
              <w:rPr>
                <w:ins w:id="4999" w:author="Сатлер Марина Викторовна" w:date="2025-10-09T16:35:00Z"/>
                <w:b/>
              </w:rPr>
            </w:pPr>
            <w:ins w:id="5000" w:author="Сатлер Марина Викторовна" w:date="2025-10-09T16:35:00Z">
              <w:r w:rsidRPr="00AF60EA">
                <w:t>Количество записей на странице</w:t>
              </w:r>
            </w:ins>
          </w:p>
        </w:tc>
        <w:tc>
          <w:tcPr>
            <w:tcW w:w="762" w:type="pct"/>
          </w:tcPr>
          <w:p w14:paraId="0800CFB8" w14:textId="545946B8" w:rsidR="006E3015" w:rsidRPr="00C75A4E" w:rsidRDefault="006E3015" w:rsidP="006E3015">
            <w:pPr>
              <w:pStyle w:val="GOSTTablenorm"/>
              <w:rPr>
                <w:ins w:id="5001" w:author="Сатлер Марина Викторовна" w:date="2025-10-09T16:35:00Z"/>
                <w:b/>
              </w:rPr>
            </w:pPr>
            <w:ins w:id="5002" w:author="Сатлер Марина Викторовна" w:date="2025-10-09T16:35:00Z">
              <w:r w:rsidRPr="000A55A1">
                <w:t>Limit</w:t>
              </w:r>
            </w:ins>
          </w:p>
        </w:tc>
        <w:tc>
          <w:tcPr>
            <w:tcW w:w="508" w:type="pct"/>
          </w:tcPr>
          <w:p w14:paraId="222D89F5" w14:textId="7FFADBE1" w:rsidR="006E3015" w:rsidRPr="00C75A4E" w:rsidRDefault="006E3015" w:rsidP="006E3015">
            <w:pPr>
              <w:pStyle w:val="GOSTTablenorm"/>
              <w:rPr>
                <w:ins w:id="5003" w:author="Сатлер Марина Викторовна" w:date="2025-10-09T16:35:00Z"/>
              </w:rPr>
            </w:pPr>
            <w:ins w:id="5004" w:author="Сатлер Марина Викторовна" w:date="2025-10-09T16:35:00Z">
              <w:r>
                <w:t>Число</w:t>
              </w:r>
            </w:ins>
          </w:p>
        </w:tc>
        <w:tc>
          <w:tcPr>
            <w:tcW w:w="319" w:type="pct"/>
          </w:tcPr>
          <w:p w14:paraId="481233C0" w14:textId="55D23B2D" w:rsidR="006E3015" w:rsidRPr="00C75A4E" w:rsidRDefault="006E3015" w:rsidP="006E3015">
            <w:pPr>
              <w:pStyle w:val="GOSTTablenorm"/>
              <w:rPr>
                <w:ins w:id="5005" w:author="Сатлер Марина Викторовна" w:date="2025-10-09T16:35:00Z"/>
              </w:rPr>
            </w:pPr>
            <w:ins w:id="5006" w:author="Сатлер Марина Викторовна" w:date="2025-10-09T16:35:00Z">
              <w:r w:rsidRPr="00CA3A38">
                <w:t>Нет</w:t>
              </w:r>
            </w:ins>
          </w:p>
        </w:tc>
        <w:tc>
          <w:tcPr>
            <w:tcW w:w="386" w:type="pct"/>
          </w:tcPr>
          <w:p w14:paraId="7D582BFB" w14:textId="7D3511AC" w:rsidR="006E3015" w:rsidRPr="00C75A4E" w:rsidRDefault="006E3015" w:rsidP="006E3015">
            <w:pPr>
              <w:pStyle w:val="GOSTTablenorm"/>
              <w:rPr>
                <w:ins w:id="5007" w:author="Сатлер Марина Викторовна" w:date="2025-10-09T16:35:00Z"/>
              </w:rPr>
            </w:pPr>
            <w:ins w:id="5008" w:author="Сатлер Марина Викторовна" w:date="2025-10-09T16:35:00Z">
              <w:r w:rsidRPr="000A55A1">
                <w:t>&lt;=3</w:t>
              </w:r>
            </w:ins>
          </w:p>
        </w:tc>
        <w:tc>
          <w:tcPr>
            <w:tcW w:w="2056" w:type="pct"/>
          </w:tcPr>
          <w:p w14:paraId="77F3FC00" w14:textId="77777777" w:rsidR="006E3015" w:rsidRDefault="006E3015" w:rsidP="006E3015">
            <w:pPr>
              <w:pStyle w:val="GOSTTablenorm"/>
              <w:rPr>
                <w:ins w:id="5009" w:author="Сатлер Марина Викторовна" w:date="2025-10-09T16:35:00Z"/>
              </w:rPr>
            </w:pPr>
            <w:ins w:id="5010" w:author="Сатлер Марина Викторовна" w:date="2025-10-09T16:35:00Z">
              <w:r>
                <w:t>Указывается количество строк на странице при постраничном запросе.</w:t>
              </w:r>
            </w:ins>
          </w:p>
          <w:p w14:paraId="3A9C3737" w14:textId="66178A67" w:rsidR="006E3015" w:rsidRPr="002666F6" w:rsidRDefault="006E3015" w:rsidP="006E3015">
            <w:pPr>
              <w:pStyle w:val="GOSTTablenorm"/>
              <w:rPr>
                <w:ins w:id="5011" w:author="Сатлер Марина Викторовна" w:date="2025-10-09T16:35:00Z"/>
              </w:rPr>
            </w:pPr>
            <w:ins w:id="5012" w:author="Сатлер Марина Викторовна" w:date="2025-10-09T16:35:00Z">
              <w:r w:rsidRPr="00AF60EA">
                <w:t>Обязательно для заполнения, если задан параметр «Сдвиг по номеру страницы» (</w:t>
              </w:r>
              <w:r w:rsidRPr="000A55A1">
                <w:t>Offset</w:t>
              </w:r>
              <w:r w:rsidRPr="00AF60EA">
                <w:t>)</w:t>
              </w:r>
            </w:ins>
          </w:p>
        </w:tc>
      </w:tr>
    </w:tbl>
    <w:p w14:paraId="1C7A66F2" w14:textId="6A09E59A" w:rsidR="00512B7E" w:rsidRDefault="00512B7E" w:rsidP="00C75A4E">
      <w:pPr>
        <w:pStyle w:val="31"/>
      </w:pPr>
      <w:bookmarkStart w:id="5013" w:name="_Toc117871519"/>
      <w:bookmarkStart w:id="5014" w:name="_Toc121319622"/>
      <w:bookmarkStart w:id="5015" w:name="_Toc226556174"/>
      <w:r w:rsidRPr="007D2C23">
        <w:t>Пример запроса</w:t>
      </w:r>
      <w:bookmarkEnd w:id="5013"/>
      <w:bookmarkEnd w:id="5014"/>
      <w:bookmarkEnd w:id="5015"/>
    </w:p>
    <w:p w14:paraId="06554028" w14:textId="77777777" w:rsidR="00FF1551" w:rsidRPr="003B0425" w:rsidRDefault="00FF1551" w:rsidP="00C75A4E">
      <w:pPr>
        <w:pStyle w:val="GOSTScript"/>
      </w:pPr>
      <w:r w:rsidRPr="003B0425">
        <w:t>{</w:t>
      </w:r>
    </w:p>
    <w:p w14:paraId="0F8B0172" w14:textId="77777777" w:rsidR="00FF1551" w:rsidRPr="003B0425" w:rsidRDefault="00FF1551" w:rsidP="00C75A4E">
      <w:pPr>
        <w:pStyle w:val="GOSTScript"/>
      </w:pPr>
      <w:r w:rsidRPr="003B0425">
        <w:tab/>
        <w:t>"header": {</w:t>
      </w:r>
    </w:p>
    <w:p w14:paraId="62C32DC1" w14:textId="77777777" w:rsidR="00FF1551" w:rsidRPr="003B0425" w:rsidRDefault="00FF1551" w:rsidP="00C75A4E">
      <w:pPr>
        <w:pStyle w:val="GOSTScript"/>
      </w:pPr>
      <w:r w:rsidRPr="003B0425">
        <w:tab/>
      </w:r>
      <w:r w:rsidRPr="003B0425">
        <w:tab/>
        <w:t>"Source": "EXP05",</w:t>
      </w:r>
    </w:p>
    <w:p w14:paraId="74BF3FEB" w14:textId="1306EA0B" w:rsidR="00FF1551" w:rsidRPr="003B0425" w:rsidRDefault="00FF1551" w:rsidP="00C75A4E">
      <w:pPr>
        <w:pStyle w:val="GOSTScript"/>
      </w:pPr>
      <w:r w:rsidRPr="003B0425">
        <w:tab/>
      </w:r>
      <w:r w:rsidRPr="003B0425">
        <w:tab/>
        <w:t>"ReqDateTime": "2022-0</w:t>
      </w:r>
      <w:r w:rsidR="00320CBB" w:rsidRPr="00C1552C">
        <w:rPr>
          <w:rPrChange w:id="5016" w:author="Сказецкая Наталья Камилевна" w:date="2026-04-15T17:59:00Z">
            <w:rPr>
              <w:lang w:val="ru-RU"/>
            </w:rPr>
          </w:rPrChange>
        </w:rPr>
        <w:t>9</w:t>
      </w:r>
      <w:r w:rsidRPr="003B0425">
        <w:t>-</w:t>
      </w:r>
      <w:r w:rsidR="00320CBB" w:rsidRPr="00C1552C">
        <w:rPr>
          <w:rPrChange w:id="5017" w:author="Сказецкая Наталья Камилевна" w:date="2026-04-15T17:59:00Z">
            <w:rPr>
              <w:lang w:val="ru-RU"/>
            </w:rPr>
          </w:rPrChange>
        </w:rPr>
        <w:t>1</w:t>
      </w:r>
      <w:r w:rsidR="00320CBB" w:rsidRPr="003B0425">
        <w:t xml:space="preserve">9 </w:t>
      </w:r>
      <w:r w:rsidRPr="003B0425">
        <w:t>10:37:22",</w:t>
      </w:r>
    </w:p>
    <w:p w14:paraId="68040F68" w14:textId="77777777" w:rsidR="00FF1551" w:rsidRPr="003B0425" w:rsidRDefault="00FF1551" w:rsidP="00C75A4E">
      <w:pPr>
        <w:pStyle w:val="GOSTScript"/>
      </w:pPr>
      <w:r w:rsidRPr="003B0425">
        <w:lastRenderedPageBreak/>
        <w:tab/>
      </w:r>
      <w:r w:rsidRPr="003B0425">
        <w:tab/>
        <w:t>"Version": "1.0",</w:t>
      </w:r>
    </w:p>
    <w:p w14:paraId="7ECFFE7D" w14:textId="77777777" w:rsidR="00FF1551" w:rsidRPr="003B0425" w:rsidRDefault="00FF1551" w:rsidP="00C75A4E">
      <w:pPr>
        <w:pStyle w:val="GOSTScript"/>
      </w:pPr>
      <w:r w:rsidRPr="003B0425">
        <w:tab/>
      </w:r>
      <w:r w:rsidRPr="003B0425">
        <w:tab/>
        <w:t>"ReqGuid": "b0d4ce5d-2757-4699-948c-cfa72ba94f10",</w:t>
      </w:r>
    </w:p>
    <w:p w14:paraId="0C630F54" w14:textId="77777777" w:rsidR="00FF1551" w:rsidRPr="003B0425" w:rsidRDefault="00FF1551" w:rsidP="00C75A4E">
      <w:pPr>
        <w:pStyle w:val="GOSTScript"/>
      </w:pPr>
      <w:r w:rsidRPr="003B0425">
        <w:tab/>
      </w:r>
      <w:r w:rsidRPr="003B0425">
        <w:tab/>
        <w:t>"DocGuid": "b0d4ce5d-2757-4699-948c-cfa72ba94f20",</w:t>
      </w:r>
    </w:p>
    <w:p w14:paraId="4F4FBE31" w14:textId="77777777" w:rsidR="00FF1551" w:rsidRPr="003B0425" w:rsidRDefault="00FF1551" w:rsidP="00C75A4E">
      <w:pPr>
        <w:pStyle w:val="GOSTScript"/>
      </w:pPr>
      <w:r w:rsidRPr="003B0425">
        <w:tab/>
      </w:r>
      <w:r w:rsidRPr="003B0425">
        <w:tab/>
        <w:t>"RequestType": "TURN"</w:t>
      </w:r>
    </w:p>
    <w:p w14:paraId="41402BE0" w14:textId="77777777" w:rsidR="00FF1551" w:rsidRPr="003B0425" w:rsidRDefault="00FF1551" w:rsidP="00C75A4E">
      <w:pPr>
        <w:pStyle w:val="GOSTScript"/>
      </w:pPr>
      <w:r w:rsidRPr="003B0425">
        <w:tab/>
        <w:t>},</w:t>
      </w:r>
    </w:p>
    <w:p w14:paraId="55E0148E" w14:textId="77777777" w:rsidR="00FF1551" w:rsidRPr="003B0425" w:rsidRDefault="00FF1551" w:rsidP="00C75A4E">
      <w:pPr>
        <w:pStyle w:val="GOSTScript"/>
      </w:pPr>
      <w:r w:rsidRPr="003B0425">
        <w:tab/>
        <w:t>"document": {</w:t>
      </w:r>
    </w:p>
    <w:p w14:paraId="10815FCF" w14:textId="77777777" w:rsidR="00FF1551" w:rsidRPr="003B0425" w:rsidRDefault="00FF1551" w:rsidP="00C75A4E">
      <w:pPr>
        <w:pStyle w:val="GOSTScript"/>
      </w:pPr>
      <w:r w:rsidRPr="003B0425">
        <w:tab/>
      </w:r>
      <w:r w:rsidRPr="003B0425">
        <w:tab/>
        <w:t>"Book": "FTAccFedOrg",</w:t>
      </w:r>
    </w:p>
    <w:p w14:paraId="4E4541F8" w14:textId="15250DCB" w:rsidR="00FF1551" w:rsidRPr="003B0425" w:rsidRDefault="00FF1551" w:rsidP="00C75A4E">
      <w:pPr>
        <w:pStyle w:val="GOSTScript"/>
      </w:pPr>
      <w:r w:rsidRPr="003B0425">
        <w:tab/>
      </w:r>
      <w:r w:rsidRPr="003B0425">
        <w:tab/>
        <w:t>"StartRepDate": "2022-08-29",</w:t>
      </w:r>
    </w:p>
    <w:p w14:paraId="5200A2A8" w14:textId="107948BD" w:rsidR="00FF1551" w:rsidRPr="003B0425" w:rsidRDefault="00FF1551" w:rsidP="00C75A4E">
      <w:pPr>
        <w:pStyle w:val="GOSTScript"/>
      </w:pPr>
      <w:r w:rsidRPr="003B0425">
        <w:tab/>
      </w:r>
      <w:r w:rsidRPr="003B0425">
        <w:tab/>
        <w:t>"EndRepDate": "2022-09-15",</w:t>
      </w:r>
    </w:p>
    <w:p w14:paraId="54C7DF03" w14:textId="75216B07" w:rsidR="00FF1551" w:rsidRPr="003B0425" w:rsidRDefault="00FF1551" w:rsidP="00C75A4E">
      <w:pPr>
        <w:pStyle w:val="GOSTScript"/>
      </w:pPr>
      <w:r w:rsidRPr="003B0425">
        <w:tab/>
      </w:r>
      <w:r w:rsidRPr="003B0425">
        <w:tab/>
        <w:t>"RecType": 0,</w:t>
      </w:r>
    </w:p>
    <w:p w14:paraId="12C34CEF" w14:textId="7CF753C0" w:rsidR="00FF1551" w:rsidRPr="003B0425" w:rsidRDefault="00FF1551" w:rsidP="00C75A4E">
      <w:pPr>
        <w:pStyle w:val="GOSTScript"/>
      </w:pPr>
      <w:r w:rsidRPr="003B0425">
        <w:tab/>
      </w:r>
      <w:r w:rsidRPr="003B0425">
        <w:tab/>
        <w:t>"NullStr": 0,</w:t>
      </w:r>
    </w:p>
    <w:p w14:paraId="696B344E" w14:textId="5118B2B1" w:rsidR="00FF1551" w:rsidRPr="003B0425" w:rsidRDefault="00FF1551" w:rsidP="00C75A4E">
      <w:pPr>
        <w:pStyle w:val="GOSTScript"/>
      </w:pPr>
      <w:r w:rsidRPr="003B0425">
        <w:tab/>
      </w:r>
      <w:r w:rsidRPr="003B0425">
        <w:tab/>
        <w:t>"ReturnIfEmpty": 1,</w:t>
      </w:r>
    </w:p>
    <w:p w14:paraId="50C2791D" w14:textId="77777777" w:rsidR="00FF1551" w:rsidRPr="003B0425" w:rsidRDefault="00FF1551" w:rsidP="00C75A4E">
      <w:pPr>
        <w:pStyle w:val="GOSTScript"/>
      </w:pPr>
      <w:r w:rsidRPr="003B0425">
        <w:tab/>
      </w:r>
      <w:r w:rsidRPr="003B0425">
        <w:tab/>
        <w:t>"FilterParams": [</w:t>
      </w:r>
    </w:p>
    <w:p w14:paraId="4FAD3323" w14:textId="77777777" w:rsidR="00FF1551" w:rsidRPr="003B0425" w:rsidRDefault="00FF1551" w:rsidP="00C75A4E">
      <w:pPr>
        <w:pStyle w:val="GOSTScript"/>
      </w:pPr>
      <w:r w:rsidRPr="003B0425">
        <w:tab/>
      </w:r>
      <w:r w:rsidRPr="003B0425">
        <w:tab/>
      </w:r>
      <w:r w:rsidRPr="003B0425">
        <w:tab/>
        <w:t>{</w:t>
      </w:r>
    </w:p>
    <w:p w14:paraId="428FAB3E" w14:textId="77777777" w:rsidR="00FF1551" w:rsidRPr="003B0425" w:rsidRDefault="00FF1551" w:rsidP="00C75A4E">
      <w:pPr>
        <w:pStyle w:val="GOSTScript"/>
      </w:pPr>
      <w:r w:rsidRPr="003B0425">
        <w:tab/>
      </w:r>
      <w:r w:rsidRPr="003B0425">
        <w:tab/>
      </w:r>
      <w:r w:rsidRPr="003B0425">
        <w:tab/>
      </w:r>
      <w:r w:rsidRPr="003B0425">
        <w:tab/>
        <w:t>"param": "kbk",</w:t>
      </w:r>
    </w:p>
    <w:p w14:paraId="1CA94816" w14:textId="77777777" w:rsidR="00FF1551" w:rsidRPr="003B0425" w:rsidRDefault="00FF1551" w:rsidP="00C75A4E">
      <w:pPr>
        <w:pStyle w:val="GOSTScript"/>
      </w:pPr>
      <w:r w:rsidRPr="003B0425">
        <w:tab/>
      </w:r>
      <w:r w:rsidRPr="003B0425">
        <w:tab/>
      </w:r>
      <w:r w:rsidRPr="003B0425">
        <w:tab/>
      </w:r>
      <w:r w:rsidRPr="003B0425">
        <w:tab/>
        <w:t>"value": "0540802111A160272633%,0640802111A160272744%",</w:t>
      </w:r>
    </w:p>
    <w:p w14:paraId="253F3050" w14:textId="77777777" w:rsidR="00FF1551" w:rsidRPr="003B0425" w:rsidRDefault="00FF1551" w:rsidP="00C75A4E">
      <w:pPr>
        <w:pStyle w:val="GOSTScript"/>
      </w:pPr>
      <w:r w:rsidRPr="003B0425">
        <w:tab/>
      </w:r>
      <w:r w:rsidRPr="003B0425">
        <w:tab/>
      </w:r>
      <w:r w:rsidRPr="003B0425">
        <w:tab/>
      </w:r>
      <w:r w:rsidRPr="003B0425">
        <w:tab/>
        <w:t>"operation": "like"</w:t>
      </w:r>
    </w:p>
    <w:p w14:paraId="042D2902" w14:textId="77777777" w:rsidR="00FF1551" w:rsidRPr="003B0425" w:rsidRDefault="00FF1551" w:rsidP="00C75A4E">
      <w:pPr>
        <w:pStyle w:val="GOSTScript"/>
      </w:pPr>
      <w:r w:rsidRPr="003B0425">
        <w:tab/>
      </w:r>
      <w:r w:rsidRPr="003B0425">
        <w:tab/>
      </w:r>
      <w:r w:rsidRPr="003B0425">
        <w:tab/>
        <w:t>}</w:t>
      </w:r>
    </w:p>
    <w:p w14:paraId="538AF131" w14:textId="77777777" w:rsidR="00FF1551" w:rsidRDefault="00FF1551" w:rsidP="00C75A4E">
      <w:pPr>
        <w:pStyle w:val="GOSTScript"/>
      </w:pPr>
      <w:r w:rsidRPr="003B0425">
        <w:tab/>
      </w:r>
      <w:r w:rsidRPr="003B0425">
        <w:tab/>
        <w:t>],</w:t>
      </w:r>
    </w:p>
    <w:p w14:paraId="4FCB65A8" w14:textId="77777777" w:rsidR="00FF5E6F" w:rsidRPr="007E3CF9" w:rsidRDefault="00FF5E6F" w:rsidP="00FF5E6F">
      <w:pPr>
        <w:pStyle w:val="GOSTScript"/>
        <w:rPr>
          <w:bCs/>
        </w:rPr>
      </w:pPr>
      <w:r w:rsidRPr="00441133">
        <w:rPr>
          <w:bCs/>
        </w:rPr>
        <w:tab/>
      </w:r>
      <w:r w:rsidRPr="00441133">
        <w:rPr>
          <w:bCs/>
        </w:rPr>
        <w:tab/>
      </w:r>
      <w:r w:rsidRPr="007E3CF9">
        <w:rPr>
          <w:bCs/>
        </w:rPr>
        <w:t>"EffDateFilterParams":[</w:t>
      </w:r>
    </w:p>
    <w:p w14:paraId="4907C68E" w14:textId="77777777" w:rsidR="00FF5E6F" w:rsidRPr="007E3CF9" w:rsidRDefault="00FF5E6F" w:rsidP="00FF5E6F">
      <w:pPr>
        <w:pStyle w:val="GOSTScript"/>
        <w:rPr>
          <w:bCs/>
        </w:rPr>
      </w:pPr>
      <w:r w:rsidRPr="00441133">
        <w:rPr>
          <w:bCs/>
        </w:rPr>
        <w:tab/>
      </w:r>
      <w:r w:rsidRPr="00441133">
        <w:rPr>
          <w:bCs/>
        </w:rPr>
        <w:tab/>
      </w:r>
      <w:r w:rsidRPr="00441133">
        <w:rPr>
          <w:bCs/>
        </w:rPr>
        <w:tab/>
      </w:r>
      <w:r w:rsidRPr="007E3CF9">
        <w:rPr>
          <w:bCs/>
        </w:rPr>
        <w:t>{</w:t>
      </w:r>
    </w:p>
    <w:p w14:paraId="4A591E56" w14:textId="0F1D2658" w:rsidR="00FF5E6F" w:rsidRPr="007E3CF9" w:rsidRDefault="00FF5E6F" w:rsidP="00FF5E6F">
      <w:pPr>
        <w:pStyle w:val="GOSTScript"/>
        <w:rPr>
          <w:bCs/>
        </w:rPr>
      </w:pPr>
      <w:r w:rsidRPr="00441133">
        <w:rPr>
          <w:bCs/>
        </w:rPr>
        <w:tab/>
      </w:r>
      <w:r w:rsidRPr="00441133">
        <w:rPr>
          <w:bCs/>
        </w:rPr>
        <w:tab/>
      </w:r>
      <w:r w:rsidRPr="00441133">
        <w:rPr>
          <w:bCs/>
        </w:rPr>
        <w:tab/>
      </w:r>
      <w:r w:rsidRPr="00441133">
        <w:rPr>
          <w:bCs/>
        </w:rPr>
        <w:tab/>
      </w:r>
      <w:r w:rsidRPr="007E3CF9">
        <w:rPr>
          <w:bCs/>
        </w:rPr>
        <w:t>"value": "2022-</w:t>
      </w:r>
      <w:r w:rsidR="00111B38" w:rsidRPr="00F7170F">
        <w:rPr>
          <w:bCs/>
        </w:rPr>
        <w:t>09</w:t>
      </w:r>
      <w:r w:rsidRPr="007E3CF9">
        <w:rPr>
          <w:bCs/>
        </w:rPr>
        <w:t>-</w:t>
      </w:r>
      <w:r w:rsidR="00111B38" w:rsidRPr="00F7170F">
        <w:rPr>
          <w:bCs/>
        </w:rPr>
        <w:t>01</w:t>
      </w:r>
      <w:r w:rsidRPr="007E3CF9">
        <w:rPr>
          <w:bCs/>
        </w:rPr>
        <w:t>, 202</w:t>
      </w:r>
      <w:r w:rsidR="008F49FE" w:rsidRPr="00F7170F">
        <w:rPr>
          <w:bCs/>
        </w:rPr>
        <w:t>2</w:t>
      </w:r>
      <w:r w:rsidRPr="007E3CF9">
        <w:rPr>
          <w:bCs/>
        </w:rPr>
        <w:t>-</w:t>
      </w:r>
      <w:r w:rsidR="00111B38" w:rsidRPr="00F7170F">
        <w:rPr>
          <w:bCs/>
        </w:rPr>
        <w:t>09</w:t>
      </w:r>
      <w:r w:rsidRPr="007E3CF9">
        <w:rPr>
          <w:bCs/>
        </w:rPr>
        <w:t>-</w:t>
      </w:r>
      <w:r w:rsidR="00111B38" w:rsidRPr="00F7170F">
        <w:rPr>
          <w:bCs/>
        </w:rPr>
        <w:t>0</w:t>
      </w:r>
      <w:r w:rsidRPr="00F7170F">
        <w:rPr>
          <w:bCs/>
        </w:rPr>
        <w:t>5</w:t>
      </w:r>
      <w:r w:rsidRPr="007E3CF9">
        <w:rPr>
          <w:bCs/>
        </w:rPr>
        <w:t>",</w:t>
      </w:r>
    </w:p>
    <w:p w14:paraId="57EDA088" w14:textId="77777777" w:rsidR="00FF5E6F" w:rsidRPr="007E3CF9" w:rsidRDefault="00FF5E6F" w:rsidP="00FF5E6F">
      <w:pPr>
        <w:pStyle w:val="GOSTScript"/>
        <w:rPr>
          <w:bCs/>
        </w:rPr>
      </w:pPr>
      <w:r w:rsidRPr="00441133">
        <w:rPr>
          <w:bCs/>
        </w:rPr>
        <w:tab/>
      </w:r>
      <w:r w:rsidRPr="00441133">
        <w:rPr>
          <w:bCs/>
        </w:rPr>
        <w:tab/>
      </w:r>
      <w:r w:rsidRPr="00441133">
        <w:rPr>
          <w:bCs/>
        </w:rPr>
        <w:tab/>
      </w:r>
      <w:r w:rsidRPr="00441133">
        <w:rPr>
          <w:bCs/>
        </w:rPr>
        <w:tab/>
      </w:r>
      <w:r w:rsidRPr="007E3CF9">
        <w:rPr>
          <w:bCs/>
        </w:rPr>
        <w:t>"operation": "="</w:t>
      </w:r>
    </w:p>
    <w:p w14:paraId="523472B2" w14:textId="77777777" w:rsidR="00FF5E6F" w:rsidRPr="00B826CD" w:rsidRDefault="00FF5E6F" w:rsidP="00FF5E6F">
      <w:pPr>
        <w:pStyle w:val="GOSTScript"/>
        <w:rPr>
          <w:bCs/>
        </w:rPr>
      </w:pPr>
      <w:r w:rsidRPr="00441133">
        <w:rPr>
          <w:bCs/>
        </w:rPr>
        <w:tab/>
      </w:r>
      <w:r w:rsidRPr="00441133">
        <w:rPr>
          <w:bCs/>
        </w:rPr>
        <w:tab/>
      </w:r>
      <w:r w:rsidRPr="00441133">
        <w:rPr>
          <w:bCs/>
        </w:rPr>
        <w:tab/>
      </w:r>
      <w:r w:rsidRPr="00B826CD">
        <w:rPr>
          <w:bCs/>
        </w:rPr>
        <w:t>}</w:t>
      </w:r>
    </w:p>
    <w:p w14:paraId="03B848BE" w14:textId="2B662C1E" w:rsidR="00FF5E6F" w:rsidRPr="003B0425" w:rsidRDefault="00FF5E6F" w:rsidP="00C75A4E">
      <w:pPr>
        <w:pStyle w:val="GOSTScript"/>
      </w:pPr>
      <w:r w:rsidRPr="00441133">
        <w:rPr>
          <w:bCs/>
        </w:rPr>
        <w:tab/>
      </w:r>
      <w:r w:rsidRPr="00441133">
        <w:rPr>
          <w:bCs/>
        </w:rPr>
        <w:tab/>
      </w:r>
      <w:r w:rsidRPr="00B826CD">
        <w:rPr>
          <w:bCs/>
        </w:rPr>
        <w:t>],</w:t>
      </w:r>
    </w:p>
    <w:p w14:paraId="1453B8E0" w14:textId="77777777" w:rsidR="00FF1551" w:rsidRPr="003B0425" w:rsidRDefault="00FF1551" w:rsidP="00C75A4E">
      <w:pPr>
        <w:pStyle w:val="GOSTScript"/>
      </w:pPr>
      <w:r w:rsidRPr="003B0425">
        <w:tab/>
      </w:r>
      <w:r w:rsidRPr="003B0425">
        <w:tab/>
        <w:t>"VisualParams": [</w:t>
      </w:r>
    </w:p>
    <w:p w14:paraId="6AE81535" w14:textId="77777777" w:rsidR="00FF1551" w:rsidRPr="003B0425" w:rsidRDefault="00FF1551" w:rsidP="00C75A4E">
      <w:pPr>
        <w:pStyle w:val="GOSTScript"/>
      </w:pPr>
      <w:r w:rsidRPr="003B0425">
        <w:tab/>
      </w:r>
      <w:r w:rsidRPr="003B0425">
        <w:tab/>
      </w:r>
      <w:r w:rsidRPr="003B0425">
        <w:tab/>
        <w:t>"kbk",</w:t>
      </w:r>
    </w:p>
    <w:p w14:paraId="6482760E" w14:textId="77777777" w:rsidR="00FF1551" w:rsidRPr="00C1552C" w:rsidRDefault="00FF1551" w:rsidP="00C75A4E">
      <w:pPr>
        <w:pStyle w:val="GOSTScript"/>
        <w:rPr>
          <w:lang w:val="ru-RU"/>
          <w:rPrChange w:id="5018" w:author="Сказецкая Наталья Камилевна" w:date="2026-04-15T17:59:00Z">
            <w:rPr/>
          </w:rPrChange>
        </w:rPr>
      </w:pPr>
      <w:r w:rsidRPr="003B0425">
        <w:tab/>
      </w:r>
      <w:r w:rsidRPr="003B0425">
        <w:tab/>
      </w:r>
      <w:r w:rsidRPr="003B0425">
        <w:tab/>
      </w:r>
      <w:r w:rsidRPr="00C1552C">
        <w:rPr>
          <w:lang w:val="ru-RU"/>
          <w:rPrChange w:id="5019" w:author="Сказецкая Наталья Камилевна" w:date="2026-04-15T17:59:00Z">
            <w:rPr/>
          </w:rPrChange>
        </w:rPr>
        <w:t>"</w:t>
      </w:r>
      <w:r w:rsidRPr="003B0425">
        <w:t>conturCode</w:t>
      </w:r>
      <w:r w:rsidRPr="00C1552C">
        <w:rPr>
          <w:lang w:val="ru-RU"/>
          <w:rPrChange w:id="5020" w:author="Сказецкая Наталья Камилевна" w:date="2026-04-15T17:59:00Z">
            <w:rPr/>
          </w:rPrChange>
        </w:rPr>
        <w:t>",</w:t>
      </w:r>
    </w:p>
    <w:p w14:paraId="7BF7F530" w14:textId="77777777" w:rsidR="00FF1551" w:rsidRPr="00C1552C" w:rsidRDefault="00FF1551" w:rsidP="00C75A4E">
      <w:pPr>
        <w:pStyle w:val="GOSTScript"/>
        <w:rPr>
          <w:lang w:val="ru-RU"/>
          <w:rPrChange w:id="5021" w:author="Сказецкая Наталья Камилевна" w:date="2026-04-15T17:59:00Z">
            <w:rPr/>
          </w:rPrChange>
        </w:rPr>
      </w:pPr>
      <w:r w:rsidRPr="00C1552C">
        <w:rPr>
          <w:lang w:val="ru-RU"/>
          <w:rPrChange w:id="5022" w:author="Сказецкая Наталья Камилевна" w:date="2026-04-15T17:59:00Z">
            <w:rPr/>
          </w:rPrChange>
        </w:rPr>
        <w:tab/>
      </w:r>
      <w:r w:rsidRPr="00C1552C">
        <w:rPr>
          <w:lang w:val="ru-RU"/>
          <w:rPrChange w:id="5023" w:author="Сказецкая Наталья Камилевна" w:date="2026-04-15T17:59:00Z">
            <w:rPr/>
          </w:rPrChange>
        </w:rPr>
        <w:tab/>
      </w:r>
      <w:r w:rsidRPr="00C1552C">
        <w:rPr>
          <w:lang w:val="ru-RU"/>
          <w:rPrChange w:id="5024" w:author="Сказецкая Наталья Камилевна" w:date="2026-04-15T17:59:00Z">
            <w:rPr/>
          </w:rPrChange>
        </w:rPr>
        <w:tab/>
        <w:t>"</w:t>
      </w:r>
      <w:r>
        <w:t>ikpikv</w:t>
      </w:r>
      <w:r w:rsidRPr="00C1552C">
        <w:rPr>
          <w:lang w:val="ru-RU"/>
          <w:rPrChange w:id="5025" w:author="Сказецкая Наталья Камилевна" w:date="2026-04-15T17:59:00Z">
            <w:rPr/>
          </w:rPrChange>
        </w:rPr>
        <w:t>",</w:t>
      </w:r>
    </w:p>
    <w:p w14:paraId="7286272C" w14:textId="77777777" w:rsidR="00FF1551" w:rsidRPr="00C1552C" w:rsidRDefault="00FF1551" w:rsidP="00C75A4E">
      <w:pPr>
        <w:pStyle w:val="GOSTScript"/>
        <w:rPr>
          <w:lang w:val="ru-RU"/>
          <w:rPrChange w:id="5026" w:author="Сказецкая Наталья Камилевна" w:date="2026-04-15T17:59:00Z">
            <w:rPr/>
          </w:rPrChange>
        </w:rPr>
      </w:pPr>
      <w:r w:rsidRPr="00C1552C">
        <w:rPr>
          <w:lang w:val="ru-RU"/>
          <w:rPrChange w:id="5027" w:author="Сказецкая Наталья Камилевна" w:date="2026-04-15T17:59:00Z">
            <w:rPr/>
          </w:rPrChange>
        </w:rPr>
        <w:tab/>
      </w:r>
      <w:r w:rsidRPr="00C1552C">
        <w:rPr>
          <w:lang w:val="ru-RU"/>
          <w:rPrChange w:id="5028" w:author="Сказецкая Наталья Камилевна" w:date="2026-04-15T17:59:00Z">
            <w:rPr/>
          </w:rPrChange>
        </w:rPr>
        <w:tab/>
      </w:r>
      <w:r w:rsidRPr="00C1552C">
        <w:rPr>
          <w:lang w:val="ru-RU"/>
          <w:rPrChange w:id="5029" w:author="Сказецкая Наталья Камилевна" w:date="2026-04-15T17:59:00Z">
            <w:rPr/>
          </w:rPrChange>
        </w:rPr>
        <w:tab/>
        <w:t>"</w:t>
      </w:r>
      <w:r>
        <w:t>DocName</w:t>
      </w:r>
      <w:r w:rsidRPr="00C1552C">
        <w:rPr>
          <w:lang w:val="ru-RU"/>
          <w:rPrChange w:id="5030" w:author="Сказецкая Наталья Камилевна" w:date="2026-04-15T17:59:00Z">
            <w:rPr/>
          </w:rPrChange>
        </w:rPr>
        <w:t>"</w:t>
      </w:r>
    </w:p>
    <w:p w14:paraId="1F99C330" w14:textId="29B9A6E0" w:rsidR="00FF1551" w:rsidRDefault="00FF1551" w:rsidP="00C75A4E">
      <w:pPr>
        <w:pStyle w:val="GOSTScript"/>
        <w:rPr>
          <w:ins w:id="5031" w:author="Сатлер Марина Викторовна" w:date="2025-10-09T17:33:00Z"/>
          <w:lang w:val="ru-RU"/>
        </w:rPr>
      </w:pPr>
      <w:r w:rsidRPr="00C1552C">
        <w:rPr>
          <w:lang w:val="ru-RU"/>
        </w:rPr>
        <w:tab/>
      </w:r>
      <w:r w:rsidRPr="00C1552C">
        <w:rPr>
          <w:lang w:val="ru-RU"/>
        </w:rPr>
        <w:tab/>
      </w:r>
      <w:r w:rsidRPr="00C75A4E">
        <w:rPr>
          <w:lang w:val="ru-RU"/>
        </w:rPr>
        <w:t>]</w:t>
      </w:r>
      <w:ins w:id="5032" w:author="Сатлер Марина Викторовна" w:date="2025-10-09T17:33:00Z">
        <w:r w:rsidR="00906DB6">
          <w:rPr>
            <w:lang w:val="ru-RU"/>
          </w:rPr>
          <w:t>,</w:t>
        </w:r>
      </w:ins>
      <w:r w:rsidRPr="00C75A4E">
        <w:rPr>
          <w:lang w:val="ru-RU"/>
        </w:rPr>
        <w:t xml:space="preserve"> // информация в ответе должна быть представлена в разрезе аналитических признаков «КБК», «Контур», «ИКП/ИКВ» и «Наименование документа»</w:t>
      </w:r>
    </w:p>
    <w:p w14:paraId="13E6B5E8" w14:textId="77777777" w:rsidR="00906DB6" w:rsidRDefault="00906DB6" w:rsidP="00906DB6">
      <w:pPr>
        <w:pStyle w:val="GOSTScript"/>
        <w:rPr>
          <w:ins w:id="5033" w:author="Сатлер Марина Викторовна" w:date="2025-10-09T17:34:00Z"/>
        </w:rPr>
      </w:pPr>
      <w:ins w:id="5034" w:author="Сатлер Марина Викторовна" w:date="2025-10-09T17:34:00Z">
        <w:r w:rsidRPr="003262ED">
          <w:rPr>
            <w:lang w:val="ru-RU"/>
          </w:rPr>
          <w:tab/>
        </w:r>
        <w:r w:rsidRPr="003262ED">
          <w:rPr>
            <w:lang w:val="ru-RU"/>
          </w:rPr>
          <w:tab/>
        </w:r>
        <w:r>
          <w:t>"Offset": 100,</w:t>
        </w:r>
      </w:ins>
    </w:p>
    <w:p w14:paraId="5243B159" w14:textId="14DD4FEA" w:rsidR="00906DB6" w:rsidRPr="00C75A4E" w:rsidRDefault="00906DB6" w:rsidP="00906DB6">
      <w:pPr>
        <w:pStyle w:val="GOSTScript"/>
        <w:rPr>
          <w:lang w:val="ru-RU"/>
        </w:rPr>
      </w:pPr>
      <w:ins w:id="5035" w:author="Сатлер Марина Викторовна" w:date="2025-10-09T17:34:00Z">
        <w:r>
          <w:tab/>
        </w:r>
        <w:r>
          <w:tab/>
          <w:t>"Limit": 50</w:t>
        </w:r>
      </w:ins>
    </w:p>
    <w:p w14:paraId="68E1DA2F" w14:textId="77777777" w:rsidR="00FF1551" w:rsidRDefault="00FF1551" w:rsidP="00C75A4E">
      <w:pPr>
        <w:pStyle w:val="GOSTScript"/>
      </w:pPr>
      <w:r w:rsidRPr="00C75A4E">
        <w:rPr>
          <w:lang w:val="ru-RU"/>
        </w:rPr>
        <w:tab/>
      </w:r>
      <w:r>
        <w:t>}</w:t>
      </w:r>
    </w:p>
    <w:p w14:paraId="2381F56E" w14:textId="77777777" w:rsidR="00FF1551" w:rsidRDefault="00FF1551" w:rsidP="00C75A4E">
      <w:pPr>
        <w:pStyle w:val="GOSTScript"/>
      </w:pPr>
      <w:r>
        <w:t>}</w:t>
      </w:r>
    </w:p>
    <w:p w14:paraId="16C7AA2B" w14:textId="073D0491" w:rsidR="001621AF" w:rsidRPr="00EE245C" w:rsidRDefault="00903BA8" w:rsidP="00C75A4E">
      <w:pPr>
        <w:pStyle w:val="21"/>
        <w:rPr>
          <w:lang w:val="en-US"/>
        </w:rPr>
      </w:pPr>
      <w:bookmarkStart w:id="5036" w:name="_Toc226556175"/>
      <w:r w:rsidRPr="003763FE">
        <w:lastRenderedPageBreak/>
        <w:t>Параметры ответа</w:t>
      </w:r>
      <w:bookmarkEnd w:id="5036"/>
    </w:p>
    <w:p w14:paraId="4DAD1A42" w14:textId="1F29B1F3" w:rsidR="002666F6" w:rsidRDefault="00C51529" w:rsidP="00C75A4E">
      <w:pPr>
        <w:pStyle w:val="GOSTNameTable"/>
      </w:pPr>
      <w:r>
        <w:fldChar w:fldCharType="begin"/>
      </w:r>
      <w:r>
        <w:instrText xml:space="preserve"> SEQ Таблица \* ARABIC </w:instrText>
      </w:r>
      <w:r>
        <w:fldChar w:fldCharType="separate"/>
      </w:r>
      <w:bookmarkStart w:id="5037" w:name="_Toc226556236"/>
      <w:r w:rsidR="00F300A9">
        <w:t>22</w:t>
      </w:r>
      <w:r>
        <w:fldChar w:fldCharType="end"/>
      </w:r>
      <w:r w:rsidR="002666F6">
        <w:t xml:space="preserve"> - </w:t>
      </w:r>
      <w:r w:rsidR="002666F6" w:rsidRPr="00E31A8E">
        <w:t>Параметры ответа на «Запрос расчета оборотов по счетам учета в разрезе документов»</w:t>
      </w:r>
      <w:bookmarkEnd w:id="5037"/>
    </w:p>
    <w:tbl>
      <w:tblPr>
        <w:tblStyle w:val="GOSTTable"/>
        <w:tblW w:w="5000" w:type="pct"/>
        <w:tblLayout w:type="fixed"/>
        <w:tblLook w:val="07E0" w:firstRow="1" w:lastRow="1" w:firstColumn="1" w:lastColumn="1" w:noHBand="1" w:noVBand="1"/>
      </w:tblPr>
      <w:tblGrid>
        <w:gridCol w:w="3453"/>
        <w:gridCol w:w="2354"/>
        <w:gridCol w:w="1569"/>
        <w:gridCol w:w="942"/>
        <w:gridCol w:w="992"/>
        <w:gridCol w:w="6384"/>
      </w:tblGrid>
      <w:tr w:rsidR="008C54D2" w:rsidRPr="00B9499D" w14:paraId="7EE2BDB6" w14:textId="77777777" w:rsidTr="001964F3">
        <w:trPr>
          <w:cnfStyle w:val="100000000000" w:firstRow="1" w:lastRow="0" w:firstColumn="0" w:lastColumn="0" w:oddVBand="0" w:evenVBand="0" w:oddHBand="0" w:evenHBand="0" w:firstRowFirstColumn="0" w:firstRowLastColumn="0" w:lastRowFirstColumn="0" w:lastRowLastColumn="0"/>
          <w:trHeight w:val="461"/>
        </w:trPr>
        <w:tc>
          <w:tcPr>
            <w:tcW w:w="1100" w:type="pct"/>
            <w:hideMark/>
          </w:tcPr>
          <w:p w14:paraId="180B100F" w14:textId="77777777" w:rsidR="00512B7E" w:rsidRPr="00B9499D" w:rsidRDefault="00512B7E" w:rsidP="002F6952">
            <w:pPr>
              <w:pStyle w:val="GOSTTableHead"/>
              <w:rPr>
                <w:szCs w:val="22"/>
              </w:rPr>
            </w:pPr>
            <w:r w:rsidRPr="00B9499D">
              <w:rPr>
                <w:szCs w:val="22"/>
              </w:rPr>
              <w:t>Наименование параметра</w:t>
            </w:r>
          </w:p>
        </w:tc>
        <w:tc>
          <w:tcPr>
            <w:tcW w:w="750" w:type="pct"/>
            <w:hideMark/>
          </w:tcPr>
          <w:p w14:paraId="7B73C2B2" w14:textId="77777777" w:rsidR="00512B7E" w:rsidRPr="00B9499D" w:rsidRDefault="00512B7E" w:rsidP="002F6952">
            <w:pPr>
              <w:pStyle w:val="GOSTTableHead"/>
              <w:rPr>
                <w:szCs w:val="22"/>
              </w:rPr>
            </w:pPr>
            <w:r w:rsidRPr="00B9499D">
              <w:rPr>
                <w:szCs w:val="22"/>
              </w:rPr>
              <w:t>Название тэга</w:t>
            </w:r>
          </w:p>
        </w:tc>
        <w:tc>
          <w:tcPr>
            <w:tcW w:w="500" w:type="pct"/>
            <w:hideMark/>
          </w:tcPr>
          <w:p w14:paraId="23013029" w14:textId="77777777" w:rsidR="00512B7E" w:rsidRPr="00B9499D" w:rsidRDefault="00512B7E" w:rsidP="002F6952">
            <w:pPr>
              <w:pStyle w:val="GOSTTableHead"/>
              <w:rPr>
                <w:szCs w:val="22"/>
              </w:rPr>
            </w:pPr>
            <w:r w:rsidRPr="00B9499D">
              <w:rPr>
                <w:szCs w:val="22"/>
              </w:rPr>
              <w:t>Тип данных</w:t>
            </w:r>
          </w:p>
        </w:tc>
        <w:tc>
          <w:tcPr>
            <w:tcW w:w="300" w:type="pct"/>
          </w:tcPr>
          <w:p w14:paraId="7FA1545B" w14:textId="77777777" w:rsidR="00512B7E" w:rsidRPr="00B9499D" w:rsidRDefault="00512B7E" w:rsidP="002F6952">
            <w:pPr>
              <w:pStyle w:val="GOSTTableHead"/>
              <w:rPr>
                <w:szCs w:val="22"/>
              </w:rPr>
            </w:pPr>
            <w:r w:rsidRPr="00B9499D">
              <w:rPr>
                <w:szCs w:val="22"/>
              </w:rPr>
              <w:t>Обязательность</w:t>
            </w:r>
          </w:p>
        </w:tc>
        <w:tc>
          <w:tcPr>
            <w:tcW w:w="316" w:type="pct"/>
          </w:tcPr>
          <w:p w14:paraId="6B2E217D" w14:textId="77777777" w:rsidR="00512B7E" w:rsidRPr="00B9499D" w:rsidRDefault="00512B7E" w:rsidP="002F6952">
            <w:pPr>
              <w:pStyle w:val="GOSTTableHead"/>
              <w:rPr>
                <w:szCs w:val="22"/>
              </w:rPr>
            </w:pPr>
            <w:r w:rsidRPr="00B9499D">
              <w:rPr>
                <w:szCs w:val="22"/>
              </w:rPr>
              <w:t>Размерность</w:t>
            </w:r>
          </w:p>
        </w:tc>
        <w:tc>
          <w:tcPr>
            <w:tcW w:w="2034" w:type="pct"/>
            <w:hideMark/>
          </w:tcPr>
          <w:p w14:paraId="63C7B11E" w14:textId="77777777" w:rsidR="00512B7E" w:rsidRPr="00B9499D" w:rsidRDefault="00512B7E" w:rsidP="002F6952">
            <w:pPr>
              <w:pStyle w:val="GOSTTableHead"/>
              <w:rPr>
                <w:szCs w:val="22"/>
              </w:rPr>
            </w:pPr>
            <w:r w:rsidRPr="00B9499D">
              <w:rPr>
                <w:szCs w:val="22"/>
              </w:rPr>
              <w:t>Описание</w:t>
            </w:r>
          </w:p>
        </w:tc>
      </w:tr>
      <w:tr w:rsidR="00512B7E" w:rsidRPr="00B9499D" w14:paraId="7B2C946D" w14:textId="77777777" w:rsidTr="001964F3">
        <w:tc>
          <w:tcPr>
            <w:tcW w:w="5000" w:type="pct"/>
            <w:gridSpan w:val="6"/>
          </w:tcPr>
          <w:p w14:paraId="5B94EBF2" w14:textId="77777777" w:rsidR="00512B7E" w:rsidRPr="00B9499D" w:rsidRDefault="00512B7E" w:rsidP="002F6952">
            <w:pPr>
              <w:pStyle w:val="GOSTTableHead"/>
              <w:rPr>
                <w:szCs w:val="22"/>
              </w:rPr>
            </w:pPr>
            <w:r w:rsidRPr="00B9499D">
              <w:rPr>
                <w:szCs w:val="22"/>
              </w:rPr>
              <w:t>Перечень параметров ответа (</w:t>
            </w:r>
            <w:r w:rsidRPr="00B9499D">
              <w:rPr>
                <w:szCs w:val="22"/>
                <w:lang w:val="en-US"/>
              </w:rPr>
              <w:t>header</w:t>
            </w:r>
            <w:r w:rsidRPr="00B9499D">
              <w:rPr>
                <w:szCs w:val="22"/>
              </w:rPr>
              <w:t>)</w:t>
            </w:r>
          </w:p>
        </w:tc>
      </w:tr>
      <w:tr w:rsidR="008C54D2" w:rsidRPr="00B9499D" w14:paraId="04351D9E" w14:textId="77777777" w:rsidTr="001964F3">
        <w:tc>
          <w:tcPr>
            <w:tcW w:w="1100" w:type="pct"/>
          </w:tcPr>
          <w:p w14:paraId="784720EA" w14:textId="6E38AC84" w:rsidR="00512B7E" w:rsidRPr="00B9499D" w:rsidRDefault="00512B7E" w:rsidP="002666F6">
            <w:pPr>
              <w:pStyle w:val="GOSTTablenorm"/>
            </w:pPr>
            <w:r w:rsidRPr="00B9499D">
              <w:t>Система</w:t>
            </w:r>
            <w:r w:rsidRPr="00B9499D">
              <w:rPr>
                <w:lang w:val="en-US"/>
              </w:rPr>
              <w:t xml:space="preserve"> </w:t>
            </w:r>
            <w:r w:rsidRPr="00B9499D">
              <w:t>-</w:t>
            </w:r>
            <w:r w:rsidR="00E260F3">
              <w:t xml:space="preserve"> </w:t>
            </w:r>
            <w:r w:rsidRPr="00B9499D">
              <w:t>отправитель запроса</w:t>
            </w:r>
          </w:p>
        </w:tc>
        <w:tc>
          <w:tcPr>
            <w:tcW w:w="750" w:type="pct"/>
          </w:tcPr>
          <w:p w14:paraId="5BC6B302" w14:textId="77777777" w:rsidR="00512B7E" w:rsidRPr="00B9499D" w:rsidRDefault="00512B7E">
            <w:pPr>
              <w:pStyle w:val="GOSTTablenorm"/>
              <w:rPr>
                <w:lang w:val="en-US"/>
              </w:rPr>
            </w:pPr>
            <w:r w:rsidRPr="00B9499D">
              <w:rPr>
                <w:lang w:val="en-US"/>
              </w:rPr>
              <w:t>Source</w:t>
            </w:r>
          </w:p>
        </w:tc>
        <w:tc>
          <w:tcPr>
            <w:tcW w:w="500" w:type="pct"/>
          </w:tcPr>
          <w:p w14:paraId="70CE3342" w14:textId="77777777" w:rsidR="00512B7E" w:rsidRPr="00B9499D" w:rsidRDefault="00512B7E" w:rsidP="00C75A4E">
            <w:pPr>
              <w:pStyle w:val="GOSTTablenorm"/>
              <w:rPr>
                <w:lang w:val="en-US"/>
              </w:rPr>
            </w:pPr>
            <w:r w:rsidRPr="00B9499D">
              <w:t>Строка</w:t>
            </w:r>
          </w:p>
        </w:tc>
        <w:tc>
          <w:tcPr>
            <w:tcW w:w="300" w:type="pct"/>
          </w:tcPr>
          <w:p w14:paraId="31915B85" w14:textId="77777777" w:rsidR="00512B7E" w:rsidRPr="00B9499D" w:rsidRDefault="00512B7E" w:rsidP="00C75A4E">
            <w:pPr>
              <w:pStyle w:val="GOSTTablenorm"/>
            </w:pPr>
            <w:r w:rsidRPr="00B9499D">
              <w:t>Да</w:t>
            </w:r>
          </w:p>
        </w:tc>
        <w:tc>
          <w:tcPr>
            <w:tcW w:w="316" w:type="pct"/>
          </w:tcPr>
          <w:p w14:paraId="3070D090" w14:textId="77777777" w:rsidR="00512B7E" w:rsidRPr="00B9499D" w:rsidRDefault="00512B7E" w:rsidP="002666F6">
            <w:pPr>
              <w:pStyle w:val="GOSTTablenorm"/>
              <w:rPr>
                <w:lang w:val="en-US"/>
              </w:rPr>
            </w:pPr>
            <w:r w:rsidRPr="00B9499D">
              <w:t>&lt;=</w:t>
            </w:r>
            <w:r w:rsidRPr="00B9499D">
              <w:rPr>
                <w:lang w:val="en-US"/>
              </w:rPr>
              <w:t>10</w:t>
            </w:r>
          </w:p>
        </w:tc>
        <w:tc>
          <w:tcPr>
            <w:tcW w:w="2034" w:type="pct"/>
          </w:tcPr>
          <w:p w14:paraId="49A13446" w14:textId="77777777" w:rsidR="00563A60" w:rsidRDefault="109D8E8A">
            <w:pPr>
              <w:pStyle w:val="GOSTTablenorm"/>
            </w:pPr>
            <w:r>
              <w:t xml:space="preserve">ФП ГИИС ЭБ </w:t>
            </w:r>
            <w:r w:rsidR="00563A60" w:rsidRPr="36854D62">
              <w:t>–</w:t>
            </w:r>
            <w:r w:rsidR="00563A60">
              <w:t xml:space="preserve"> отправитель запроса.</w:t>
            </w:r>
          </w:p>
          <w:p w14:paraId="72FDF695" w14:textId="48A3A942" w:rsidR="00512B7E" w:rsidRPr="00B9499D" w:rsidRDefault="109D8E8A">
            <w:pPr>
              <w:pStyle w:val="GOSTTablenorm"/>
            </w:pPr>
            <w:r>
              <w:t>Возможные значения:</w:t>
            </w:r>
          </w:p>
          <w:p w14:paraId="5C3BA185" w14:textId="7AF64F80" w:rsidR="00AE3AB7" w:rsidRPr="00714F3D" w:rsidRDefault="36854D62" w:rsidP="00AE3AB7">
            <w:pPr>
              <w:pStyle w:val="GOSTTableListMark1"/>
              <w:rPr>
                <w:lang w:val="en-US"/>
              </w:rPr>
            </w:pPr>
            <w:r w:rsidRPr="36854D62">
              <w:rPr>
                <w:lang w:val="en-US"/>
              </w:rPr>
              <w:t xml:space="preserve">EXP05 </w:t>
            </w:r>
            <w:r w:rsidRPr="36854D62">
              <w:t>(ПУР 05 ЭБ)</w:t>
            </w:r>
            <w:r w:rsidR="00AE3AB7">
              <w:t>;</w:t>
            </w:r>
          </w:p>
          <w:p w14:paraId="0AD193B5" w14:textId="77777777" w:rsidR="008F2246" w:rsidRPr="00B9499D" w:rsidRDefault="008F2246" w:rsidP="008F2246">
            <w:pPr>
              <w:pStyle w:val="GOSTTableListMark1"/>
              <w:rPr>
                <w:lang w:val="en-US"/>
              </w:rPr>
            </w:pPr>
            <w:r w:rsidRPr="36854D62">
              <w:rPr>
                <w:lang w:val="en-US"/>
              </w:rPr>
              <w:t>ARP (</w:t>
            </w:r>
            <w:r w:rsidRPr="36854D62">
              <w:t>ПУиО</w:t>
            </w:r>
            <w:r w:rsidRPr="36854D62">
              <w:rPr>
                <w:lang w:val="en-US"/>
              </w:rPr>
              <w:t xml:space="preserve"> ЭБ);</w:t>
            </w:r>
          </w:p>
          <w:p w14:paraId="76B05F61" w14:textId="77777777" w:rsidR="00AE3AB7" w:rsidRPr="00F2056A" w:rsidRDefault="00AE3AB7" w:rsidP="00AE3AB7">
            <w:pPr>
              <w:pStyle w:val="GOSTTableListMark1"/>
              <w:rPr>
                <w:lang w:val="en-US"/>
              </w:rPr>
            </w:pPr>
            <w:r w:rsidRPr="00C75A4E">
              <w:t>RMS (ПУД ЭБ)</w:t>
            </w:r>
            <w:r w:rsidRPr="00F2056A">
              <w:t>;</w:t>
            </w:r>
          </w:p>
          <w:p w14:paraId="13E99CE8" w14:textId="637D58BF" w:rsidR="00512B7E" w:rsidRPr="00B9499D" w:rsidRDefault="00AE3AB7" w:rsidP="005D7490">
            <w:pPr>
              <w:pStyle w:val="GOSTTableListMark1"/>
            </w:pPr>
            <w:r w:rsidRPr="00C75A4E">
              <w:rPr>
                <w:lang w:val="en-US"/>
              </w:rPr>
              <w:t>INC</w:t>
            </w:r>
            <w:r w:rsidRPr="00C75A4E">
              <w:t xml:space="preserve"> (</w:t>
            </w:r>
            <w:r w:rsidR="005D7490" w:rsidRPr="00C75A4E">
              <w:t xml:space="preserve">ПУР </w:t>
            </w:r>
            <w:r w:rsidRPr="00C75A4E">
              <w:t>АУ/БУ ЭБ)</w:t>
            </w:r>
          </w:p>
        </w:tc>
      </w:tr>
      <w:tr w:rsidR="008C54D2" w:rsidRPr="00B9499D" w14:paraId="0B9EA638" w14:textId="77777777" w:rsidTr="001964F3">
        <w:tc>
          <w:tcPr>
            <w:tcW w:w="1100" w:type="pct"/>
          </w:tcPr>
          <w:p w14:paraId="04BDE5C2" w14:textId="485F3F77" w:rsidR="00512B7E" w:rsidRPr="00B9499D" w:rsidRDefault="109D8E8A" w:rsidP="002666F6">
            <w:pPr>
              <w:pStyle w:val="GOSTTablenorm"/>
            </w:pPr>
            <w:r>
              <w:t>Система</w:t>
            </w:r>
            <w:r w:rsidRPr="109D8E8A">
              <w:rPr>
                <w:lang w:val="en-US"/>
              </w:rPr>
              <w:t xml:space="preserve"> </w:t>
            </w:r>
            <w:r>
              <w:t>- получатель ответа</w:t>
            </w:r>
          </w:p>
        </w:tc>
        <w:tc>
          <w:tcPr>
            <w:tcW w:w="750" w:type="pct"/>
          </w:tcPr>
          <w:p w14:paraId="0423EF2A" w14:textId="77777777" w:rsidR="00512B7E" w:rsidRPr="00B9499D" w:rsidRDefault="00512B7E">
            <w:pPr>
              <w:pStyle w:val="GOSTTablenorm"/>
              <w:rPr>
                <w:lang w:val="en-US"/>
              </w:rPr>
            </w:pPr>
            <w:r w:rsidRPr="00B9499D">
              <w:rPr>
                <w:lang w:val="en-US"/>
              </w:rPr>
              <w:t>Receiver</w:t>
            </w:r>
          </w:p>
        </w:tc>
        <w:tc>
          <w:tcPr>
            <w:tcW w:w="500" w:type="pct"/>
          </w:tcPr>
          <w:p w14:paraId="719ACDC2" w14:textId="77777777" w:rsidR="00512B7E" w:rsidRPr="00B9499D" w:rsidRDefault="00512B7E" w:rsidP="00C75A4E">
            <w:pPr>
              <w:pStyle w:val="GOSTTablenorm"/>
            </w:pPr>
            <w:r w:rsidRPr="00B9499D">
              <w:t>Строка</w:t>
            </w:r>
          </w:p>
        </w:tc>
        <w:tc>
          <w:tcPr>
            <w:tcW w:w="300" w:type="pct"/>
          </w:tcPr>
          <w:p w14:paraId="5AD491D2" w14:textId="77777777" w:rsidR="00512B7E" w:rsidRPr="00B9499D" w:rsidRDefault="00512B7E" w:rsidP="00C75A4E">
            <w:pPr>
              <w:pStyle w:val="GOSTTablenorm"/>
            </w:pPr>
            <w:r w:rsidRPr="00B9499D">
              <w:t>Да</w:t>
            </w:r>
          </w:p>
        </w:tc>
        <w:tc>
          <w:tcPr>
            <w:tcW w:w="316" w:type="pct"/>
          </w:tcPr>
          <w:p w14:paraId="27EB195B" w14:textId="77777777" w:rsidR="00512B7E" w:rsidRPr="00B9499D" w:rsidRDefault="00512B7E" w:rsidP="002666F6">
            <w:pPr>
              <w:pStyle w:val="GOSTTablenorm"/>
            </w:pPr>
            <w:r w:rsidRPr="00B9499D">
              <w:t>&lt;=</w:t>
            </w:r>
            <w:r w:rsidRPr="00B9499D">
              <w:rPr>
                <w:lang w:val="en-US"/>
              </w:rPr>
              <w:t>10</w:t>
            </w:r>
          </w:p>
        </w:tc>
        <w:tc>
          <w:tcPr>
            <w:tcW w:w="2034" w:type="pct"/>
          </w:tcPr>
          <w:p w14:paraId="7D3B91B1" w14:textId="77777777" w:rsidR="00563A60" w:rsidRDefault="109D8E8A">
            <w:pPr>
              <w:pStyle w:val="GOSTTablenorm"/>
            </w:pPr>
            <w:r>
              <w:t xml:space="preserve">ФП ГИИС ЭБ </w:t>
            </w:r>
            <w:r w:rsidR="00563A60" w:rsidRPr="36854D62">
              <w:t>–</w:t>
            </w:r>
            <w:r w:rsidR="00563A60">
              <w:t xml:space="preserve"> получатель ответа.</w:t>
            </w:r>
          </w:p>
          <w:p w14:paraId="01387966" w14:textId="74E7D74D" w:rsidR="00512B7E" w:rsidRPr="00B9499D" w:rsidRDefault="109D8E8A">
            <w:pPr>
              <w:pStyle w:val="GOSTTablenorm"/>
            </w:pPr>
            <w:r>
              <w:t>Возможные значения:</w:t>
            </w:r>
          </w:p>
          <w:p w14:paraId="5654D44A" w14:textId="1C885065" w:rsidR="00AE3AB7" w:rsidRPr="00714F3D" w:rsidRDefault="36854D62" w:rsidP="00AE3AB7">
            <w:pPr>
              <w:pStyle w:val="GOSTTableListMark1"/>
              <w:rPr>
                <w:lang w:val="en-US"/>
              </w:rPr>
            </w:pPr>
            <w:r w:rsidRPr="36854D62">
              <w:rPr>
                <w:lang w:val="en-US"/>
              </w:rPr>
              <w:t xml:space="preserve">EXP05 </w:t>
            </w:r>
            <w:r w:rsidRPr="36854D62">
              <w:t>(ПУР 05 ЭБ)</w:t>
            </w:r>
            <w:r w:rsidR="00AE3AB7">
              <w:t>;</w:t>
            </w:r>
          </w:p>
          <w:p w14:paraId="467440CC" w14:textId="77777777" w:rsidR="008F2246" w:rsidRPr="00B9499D" w:rsidRDefault="008F2246" w:rsidP="008F2246">
            <w:pPr>
              <w:pStyle w:val="GOSTTableListMark1"/>
              <w:rPr>
                <w:lang w:val="en-US"/>
              </w:rPr>
            </w:pPr>
            <w:r w:rsidRPr="36854D62">
              <w:rPr>
                <w:lang w:val="en-US"/>
              </w:rPr>
              <w:t>ARP (</w:t>
            </w:r>
            <w:r w:rsidRPr="36854D62">
              <w:t>ПУиО</w:t>
            </w:r>
            <w:r w:rsidRPr="36854D62">
              <w:rPr>
                <w:lang w:val="en-US"/>
              </w:rPr>
              <w:t xml:space="preserve"> ЭБ);</w:t>
            </w:r>
          </w:p>
          <w:p w14:paraId="0F60FF37" w14:textId="77777777" w:rsidR="00AE3AB7" w:rsidRPr="00F2056A" w:rsidRDefault="00AE3AB7" w:rsidP="00AE3AB7">
            <w:pPr>
              <w:pStyle w:val="GOSTTableListMark1"/>
              <w:rPr>
                <w:lang w:val="en-US"/>
              </w:rPr>
            </w:pPr>
            <w:r w:rsidRPr="00C75A4E">
              <w:t>RMS (ПУД ЭБ)</w:t>
            </w:r>
            <w:r w:rsidRPr="00F2056A">
              <w:t>;</w:t>
            </w:r>
          </w:p>
          <w:p w14:paraId="6E960083" w14:textId="32E7328F" w:rsidR="00512B7E" w:rsidRPr="00B9499D" w:rsidRDefault="00AE3AB7" w:rsidP="005D7490">
            <w:pPr>
              <w:pStyle w:val="GOSTTableListMark1"/>
            </w:pPr>
            <w:r w:rsidRPr="00C75A4E">
              <w:rPr>
                <w:lang w:val="en-US"/>
              </w:rPr>
              <w:t>INC</w:t>
            </w:r>
            <w:r w:rsidRPr="00C75A4E">
              <w:t xml:space="preserve"> (</w:t>
            </w:r>
            <w:r w:rsidR="005D7490" w:rsidRPr="00C75A4E">
              <w:t xml:space="preserve">ПУР </w:t>
            </w:r>
            <w:r w:rsidRPr="00C75A4E">
              <w:t>АУ/БУ ЭБ)</w:t>
            </w:r>
          </w:p>
        </w:tc>
      </w:tr>
      <w:tr w:rsidR="008C54D2" w:rsidRPr="00B9499D" w14:paraId="2EBBC966" w14:textId="77777777" w:rsidTr="001964F3">
        <w:tc>
          <w:tcPr>
            <w:tcW w:w="1100" w:type="pct"/>
          </w:tcPr>
          <w:p w14:paraId="605B5E53" w14:textId="715122B7" w:rsidR="00512B7E" w:rsidRPr="00B9499D" w:rsidRDefault="00512B7E" w:rsidP="002666F6">
            <w:pPr>
              <w:pStyle w:val="GOSTTablenorm"/>
              <w:rPr>
                <w:lang w:val="en-US"/>
              </w:rPr>
            </w:pPr>
            <w:r w:rsidRPr="00B9499D">
              <w:t>Дата и время ответа</w:t>
            </w:r>
          </w:p>
        </w:tc>
        <w:tc>
          <w:tcPr>
            <w:tcW w:w="750" w:type="pct"/>
          </w:tcPr>
          <w:p w14:paraId="2C3E87E5" w14:textId="09A2EFF3" w:rsidR="00512B7E" w:rsidRPr="00B9499D" w:rsidRDefault="00754F9A">
            <w:pPr>
              <w:pStyle w:val="GOSTTablenorm"/>
              <w:rPr>
                <w:lang w:val="en-US"/>
              </w:rPr>
            </w:pPr>
            <w:r w:rsidRPr="00B9499D">
              <w:rPr>
                <w:lang w:val="en-US"/>
              </w:rPr>
              <w:t>Ans</w:t>
            </w:r>
            <w:r w:rsidR="00512B7E" w:rsidRPr="00B9499D">
              <w:rPr>
                <w:lang w:val="en-US"/>
              </w:rPr>
              <w:t>DateTime</w:t>
            </w:r>
          </w:p>
        </w:tc>
        <w:tc>
          <w:tcPr>
            <w:tcW w:w="500" w:type="pct"/>
          </w:tcPr>
          <w:p w14:paraId="75F02BB0" w14:textId="77777777" w:rsidR="00512B7E" w:rsidRPr="00B9499D" w:rsidRDefault="00512B7E">
            <w:pPr>
              <w:pStyle w:val="GOSTTablenorm"/>
            </w:pPr>
            <w:r w:rsidRPr="00B9499D">
              <w:t>Дата-время (</w:t>
            </w:r>
            <w:r w:rsidRPr="00B9499D">
              <w:rPr>
                <w:lang w:val="en-US"/>
              </w:rPr>
              <w:t>timestamp</w:t>
            </w:r>
            <w:r w:rsidRPr="00B9499D">
              <w:t>)</w:t>
            </w:r>
          </w:p>
        </w:tc>
        <w:tc>
          <w:tcPr>
            <w:tcW w:w="300" w:type="pct"/>
          </w:tcPr>
          <w:p w14:paraId="19C8F46D" w14:textId="77777777" w:rsidR="00512B7E" w:rsidRPr="00B9499D" w:rsidRDefault="00512B7E" w:rsidP="00C75A4E">
            <w:pPr>
              <w:pStyle w:val="GOSTTablenorm"/>
            </w:pPr>
            <w:r w:rsidRPr="00B9499D">
              <w:t>Да</w:t>
            </w:r>
          </w:p>
        </w:tc>
        <w:tc>
          <w:tcPr>
            <w:tcW w:w="316" w:type="pct"/>
          </w:tcPr>
          <w:p w14:paraId="4D55CC3E" w14:textId="6DD17A83" w:rsidR="00512B7E" w:rsidRPr="00B9499D" w:rsidRDefault="00512B7E" w:rsidP="00C75A4E">
            <w:pPr>
              <w:pStyle w:val="GOSTTablenorm"/>
            </w:pPr>
          </w:p>
        </w:tc>
        <w:tc>
          <w:tcPr>
            <w:tcW w:w="2034" w:type="pct"/>
          </w:tcPr>
          <w:p w14:paraId="6F894DC6" w14:textId="7C1F244E" w:rsidR="00512B7E" w:rsidRPr="00B9499D" w:rsidRDefault="109D8E8A" w:rsidP="002666F6">
            <w:pPr>
              <w:pStyle w:val="GOSTTablenorm"/>
            </w:pPr>
            <w:r>
              <w:t xml:space="preserve">Дата и время формирования ответа </w:t>
            </w:r>
            <w:r w:rsidRPr="109D8E8A">
              <w:rPr>
                <w:lang w:val="en-US"/>
              </w:rPr>
              <w:t>SVAP</w:t>
            </w:r>
            <w:r w:rsidRPr="003B770B">
              <w:t>.</w:t>
            </w:r>
          </w:p>
          <w:p w14:paraId="01798A50" w14:textId="77777777" w:rsidR="00512B7E" w:rsidRPr="00B9499D" w:rsidRDefault="00512B7E">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8C54D2" w:rsidRPr="00B9499D" w14:paraId="23ADBB65" w14:textId="77777777" w:rsidTr="001964F3">
        <w:tc>
          <w:tcPr>
            <w:tcW w:w="1100" w:type="pct"/>
          </w:tcPr>
          <w:p w14:paraId="752A1995" w14:textId="77777777" w:rsidR="00512B7E" w:rsidRPr="00B9499D" w:rsidRDefault="00512B7E" w:rsidP="002666F6">
            <w:pPr>
              <w:pStyle w:val="GOSTTablenorm"/>
            </w:pPr>
            <w:r w:rsidRPr="00B9499D">
              <w:t>Версия формата</w:t>
            </w:r>
          </w:p>
        </w:tc>
        <w:tc>
          <w:tcPr>
            <w:tcW w:w="750" w:type="pct"/>
          </w:tcPr>
          <w:p w14:paraId="6B245210" w14:textId="77777777" w:rsidR="00512B7E" w:rsidRPr="00B9499D" w:rsidRDefault="00512B7E">
            <w:pPr>
              <w:pStyle w:val="GOSTTablenorm"/>
              <w:rPr>
                <w:lang w:val="en-US"/>
              </w:rPr>
            </w:pPr>
            <w:r w:rsidRPr="00B9499D">
              <w:rPr>
                <w:lang w:val="en-US"/>
              </w:rPr>
              <w:t>Version</w:t>
            </w:r>
          </w:p>
        </w:tc>
        <w:tc>
          <w:tcPr>
            <w:tcW w:w="500" w:type="pct"/>
          </w:tcPr>
          <w:p w14:paraId="6B6D2BD1" w14:textId="77777777" w:rsidR="00512B7E" w:rsidRPr="00B9499D" w:rsidRDefault="00512B7E" w:rsidP="00C75A4E">
            <w:pPr>
              <w:pStyle w:val="GOSTTablenorm"/>
              <w:rPr>
                <w:lang w:val="en-US"/>
              </w:rPr>
            </w:pPr>
            <w:r w:rsidRPr="00B9499D">
              <w:t>Строка</w:t>
            </w:r>
          </w:p>
        </w:tc>
        <w:tc>
          <w:tcPr>
            <w:tcW w:w="300" w:type="pct"/>
          </w:tcPr>
          <w:p w14:paraId="5636E271" w14:textId="77777777" w:rsidR="00512B7E" w:rsidRPr="00B9499D" w:rsidRDefault="00512B7E" w:rsidP="00C75A4E">
            <w:pPr>
              <w:pStyle w:val="GOSTTablenorm"/>
            </w:pPr>
            <w:r w:rsidRPr="00B9499D">
              <w:t>Да</w:t>
            </w:r>
          </w:p>
        </w:tc>
        <w:tc>
          <w:tcPr>
            <w:tcW w:w="316" w:type="pct"/>
          </w:tcPr>
          <w:p w14:paraId="1299EA16" w14:textId="77777777" w:rsidR="00512B7E" w:rsidRPr="00B9499D" w:rsidRDefault="00512B7E" w:rsidP="002666F6">
            <w:pPr>
              <w:pStyle w:val="GOSTTablenorm"/>
              <w:rPr>
                <w:lang w:val="en-US"/>
              </w:rPr>
            </w:pPr>
            <w:r w:rsidRPr="00B9499D">
              <w:t>&lt;=</w:t>
            </w:r>
            <w:r w:rsidRPr="00B9499D">
              <w:rPr>
                <w:lang w:val="en-US"/>
              </w:rPr>
              <w:t>10</w:t>
            </w:r>
          </w:p>
        </w:tc>
        <w:tc>
          <w:tcPr>
            <w:tcW w:w="2034" w:type="pct"/>
          </w:tcPr>
          <w:p w14:paraId="35B60A16" w14:textId="77777777" w:rsidR="00512B7E" w:rsidRPr="00B9499D" w:rsidRDefault="00512B7E">
            <w:pPr>
              <w:pStyle w:val="GOSTTablenorm"/>
            </w:pPr>
            <w:r w:rsidRPr="00B9499D">
              <w:t>Версия формата ответа</w:t>
            </w:r>
          </w:p>
        </w:tc>
      </w:tr>
      <w:tr w:rsidR="008C54D2" w:rsidRPr="00B9499D" w14:paraId="43322BB8" w14:textId="77777777" w:rsidTr="001964F3">
        <w:tc>
          <w:tcPr>
            <w:tcW w:w="1100" w:type="pct"/>
          </w:tcPr>
          <w:p w14:paraId="5AFADD84" w14:textId="77777777" w:rsidR="00512B7E" w:rsidRPr="00B9499D" w:rsidRDefault="00512B7E" w:rsidP="002666F6">
            <w:pPr>
              <w:pStyle w:val="GOSTTablenorm"/>
            </w:pPr>
            <w:r w:rsidRPr="00B9499D">
              <w:t>Глобальный идентификатор запроса</w:t>
            </w:r>
          </w:p>
        </w:tc>
        <w:tc>
          <w:tcPr>
            <w:tcW w:w="750" w:type="pct"/>
          </w:tcPr>
          <w:p w14:paraId="65110A43" w14:textId="6C07830E" w:rsidR="00512B7E" w:rsidRPr="00B9499D" w:rsidRDefault="00B568CC">
            <w:pPr>
              <w:pStyle w:val="GOSTTablenorm"/>
              <w:rPr>
                <w:lang w:val="en-US"/>
              </w:rPr>
            </w:pPr>
            <w:r w:rsidRPr="00B9499D">
              <w:rPr>
                <w:lang w:val="en-US"/>
              </w:rPr>
              <w:t>Req</w:t>
            </w:r>
            <w:r w:rsidR="00512B7E" w:rsidRPr="00B9499D">
              <w:t>G</w:t>
            </w:r>
            <w:r w:rsidRPr="00B9499D">
              <w:rPr>
                <w:lang w:val="en-US"/>
              </w:rPr>
              <w:t>uid</w:t>
            </w:r>
          </w:p>
        </w:tc>
        <w:tc>
          <w:tcPr>
            <w:tcW w:w="500" w:type="pct"/>
          </w:tcPr>
          <w:p w14:paraId="59C3891A" w14:textId="77777777" w:rsidR="00512B7E" w:rsidRPr="00B9499D" w:rsidRDefault="00512B7E" w:rsidP="00C75A4E">
            <w:pPr>
              <w:pStyle w:val="GOSTTablenorm"/>
            </w:pPr>
            <w:r w:rsidRPr="00B9499D">
              <w:rPr>
                <w:lang w:val="en-US"/>
              </w:rPr>
              <w:t>GUID</w:t>
            </w:r>
          </w:p>
        </w:tc>
        <w:tc>
          <w:tcPr>
            <w:tcW w:w="300" w:type="pct"/>
          </w:tcPr>
          <w:p w14:paraId="3D6F7F57" w14:textId="77777777" w:rsidR="00512B7E" w:rsidRPr="00B9499D" w:rsidRDefault="00512B7E" w:rsidP="00C75A4E">
            <w:pPr>
              <w:pStyle w:val="GOSTTablenorm"/>
            </w:pPr>
            <w:r w:rsidRPr="00B9499D">
              <w:t>Да</w:t>
            </w:r>
          </w:p>
        </w:tc>
        <w:tc>
          <w:tcPr>
            <w:tcW w:w="316" w:type="pct"/>
          </w:tcPr>
          <w:p w14:paraId="7974FEB9" w14:textId="77777777" w:rsidR="00512B7E" w:rsidRPr="00B9499D" w:rsidRDefault="00512B7E" w:rsidP="002666F6">
            <w:pPr>
              <w:pStyle w:val="GOSTTablenorm"/>
              <w:rPr>
                <w:lang w:val="en-US"/>
              </w:rPr>
            </w:pPr>
            <w:r w:rsidRPr="00B9499D">
              <w:rPr>
                <w:lang w:val="en-US"/>
              </w:rPr>
              <w:t>=</w:t>
            </w:r>
            <w:r w:rsidRPr="00B9499D">
              <w:t>36</w:t>
            </w:r>
          </w:p>
        </w:tc>
        <w:tc>
          <w:tcPr>
            <w:tcW w:w="2034" w:type="pct"/>
          </w:tcPr>
          <w:p w14:paraId="185D0269" w14:textId="5880A637" w:rsidR="00512B7E" w:rsidRPr="00B9499D" w:rsidRDefault="109D8E8A">
            <w:pPr>
              <w:pStyle w:val="GOSTTablenorm"/>
            </w:pPr>
            <w:r>
              <w:t>Уникальный идентификатор запроса (с тире), на который направляется ответ</w:t>
            </w:r>
          </w:p>
        </w:tc>
      </w:tr>
      <w:tr w:rsidR="008C54D2" w:rsidRPr="00B9499D" w14:paraId="55D12FF5" w14:textId="77777777" w:rsidTr="001964F3">
        <w:tc>
          <w:tcPr>
            <w:tcW w:w="1100" w:type="pct"/>
          </w:tcPr>
          <w:p w14:paraId="7E5E12AA" w14:textId="58BCFB85" w:rsidR="001A49A7" w:rsidRPr="00B9499D" w:rsidRDefault="001A49A7" w:rsidP="002666F6">
            <w:pPr>
              <w:pStyle w:val="GOSTTablenorm"/>
            </w:pPr>
            <w:r w:rsidRPr="00B9499D">
              <w:t>Глобальный идентификатор ответа</w:t>
            </w:r>
          </w:p>
        </w:tc>
        <w:tc>
          <w:tcPr>
            <w:tcW w:w="750" w:type="pct"/>
          </w:tcPr>
          <w:p w14:paraId="79FEF1D3" w14:textId="650A0E9B" w:rsidR="001A49A7" w:rsidRPr="00B9499D" w:rsidRDefault="001A49A7">
            <w:pPr>
              <w:pStyle w:val="GOSTTablenorm"/>
              <w:rPr>
                <w:lang w:val="en-US"/>
              </w:rPr>
            </w:pPr>
            <w:r w:rsidRPr="00B9499D">
              <w:rPr>
                <w:lang w:val="en-US"/>
              </w:rPr>
              <w:t>AnsGuid</w:t>
            </w:r>
          </w:p>
        </w:tc>
        <w:tc>
          <w:tcPr>
            <w:tcW w:w="500" w:type="pct"/>
          </w:tcPr>
          <w:p w14:paraId="44902569" w14:textId="4DDF42B9" w:rsidR="001A49A7" w:rsidRPr="00B9499D" w:rsidRDefault="001A49A7" w:rsidP="00C75A4E">
            <w:pPr>
              <w:pStyle w:val="GOSTTablenorm"/>
              <w:rPr>
                <w:lang w:val="en-US"/>
              </w:rPr>
            </w:pPr>
            <w:r w:rsidRPr="00B9499D">
              <w:rPr>
                <w:lang w:val="en-US"/>
              </w:rPr>
              <w:t>GUID</w:t>
            </w:r>
          </w:p>
        </w:tc>
        <w:tc>
          <w:tcPr>
            <w:tcW w:w="300" w:type="pct"/>
          </w:tcPr>
          <w:p w14:paraId="68F80D6D" w14:textId="090F9B10" w:rsidR="001A49A7" w:rsidRPr="00B9499D" w:rsidRDefault="001A49A7" w:rsidP="00C75A4E">
            <w:pPr>
              <w:pStyle w:val="GOSTTablenorm"/>
            </w:pPr>
            <w:r w:rsidRPr="00B9499D">
              <w:t>Да</w:t>
            </w:r>
          </w:p>
        </w:tc>
        <w:tc>
          <w:tcPr>
            <w:tcW w:w="316" w:type="pct"/>
          </w:tcPr>
          <w:p w14:paraId="0F27F81A" w14:textId="36BC5ED9" w:rsidR="001A49A7" w:rsidRPr="00B9499D" w:rsidRDefault="001A49A7" w:rsidP="002666F6">
            <w:pPr>
              <w:pStyle w:val="GOSTTablenorm"/>
              <w:rPr>
                <w:lang w:val="en-US"/>
              </w:rPr>
            </w:pPr>
            <w:r w:rsidRPr="00B9499D">
              <w:rPr>
                <w:lang w:val="en-US"/>
              </w:rPr>
              <w:t>=</w:t>
            </w:r>
            <w:r w:rsidRPr="00B9499D">
              <w:t>36</w:t>
            </w:r>
          </w:p>
        </w:tc>
        <w:tc>
          <w:tcPr>
            <w:tcW w:w="2034" w:type="pct"/>
          </w:tcPr>
          <w:p w14:paraId="0B65A755" w14:textId="738F80D9" w:rsidR="001A49A7" w:rsidRPr="00B9499D" w:rsidRDefault="001A49A7">
            <w:pPr>
              <w:pStyle w:val="GOSTTablenorm"/>
            </w:pPr>
            <w:r w:rsidRPr="00B9499D">
              <w:t>Уникальный идентификатор ответа (с тире)</w:t>
            </w:r>
          </w:p>
        </w:tc>
      </w:tr>
      <w:tr w:rsidR="008C54D2" w:rsidRPr="00B9499D" w14:paraId="26B7E1AA" w14:textId="77777777" w:rsidTr="001964F3">
        <w:tc>
          <w:tcPr>
            <w:tcW w:w="1100" w:type="pct"/>
          </w:tcPr>
          <w:p w14:paraId="6F5DC73D" w14:textId="791C99E8" w:rsidR="001A49A7" w:rsidRPr="00B9499D" w:rsidRDefault="001A49A7" w:rsidP="002666F6">
            <w:pPr>
              <w:pStyle w:val="GOSTTablenorm"/>
            </w:pPr>
            <w:r w:rsidRPr="00B9499D">
              <w:t>Глобальный идентификатор документа</w:t>
            </w:r>
          </w:p>
        </w:tc>
        <w:tc>
          <w:tcPr>
            <w:tcW w:w="750" w:type="pct"/>
          </w:tcPr>
          <w:p w14:paraId="7BB16F22" w14:textId="5949610D" w:rsidR="001A49A7" w:rsidRPr="00B9499D" w:rsidRDefault="001A49A7">
            <w:pPr>
              <w:pStyle w:val="GOSTTablenorm"/>
            </w:pPr>
            <w:r w:rsidRPr="00B9499D">
              <w:rPr>
                <w:lang w:val="en-US"/>
              </w:rPr>
              <w:t>DocGuid</w:t>
            </w:r>
          </w:p>
        </w:tc>
        <w:tc>
          <w:tcPr>
            <w:tcW w:w="500" w:type="pct"/>
          </w:tcPr>
          <w:p w14:paraId="610174D8" w14:textId="6F1D0EA7" w:rsidR="001A49A7" w:rsidRPr="00B9499D" w:rsidRDefault="001A49A7" w:rsidP="00C75A4E">
            <w:pPr>
              <w:pStyle w:val="GOSTTablenorm"/>
              <w:rPr>
                <w:lang w:val="en-US"/>
              </w:rPr>
            </w:pPr>
            <w:r w:rsidRPr="00B9499D">
              <w:rPr>
                <w:lang w:val="en-US"/>
              </w:rPr>
              <w:t>GUID</w:t>
            </w:r>
          </w:p>
        </w:tc>
        <w:tc>
          <w:tcPr>
            <w:tcW w:w="300" w:type="pct"/>
          </w:tcPr>
          <w:p w14:paraId="0FEC684D" w14:textId="48C82231" w:rsidR="001A49A7" w:rsidRPr="00B9499D" w:rsidRDefault="001A49A7" w:rsidP="00C75A4E">
            <w:pPr>
              <w:pStyle w:val="GOSTTablenorm"/>
            </w:pPr>
            <w:r w:rsidRPr="00B9499D">
              <w:t>Нет</w:t>
            </w:r>
          </w:p>
        </w:tc>
        <w:tc>
          <w:tcPr>
            <w:tcW w:w="316" w:type="pct"/>
          </w:tcPr>
          <w:p w14:paraId="7B69FFAD" w14:textId="40D47FA7" w:rsidR="001A49A7" w:rsidRPr="00B9499D" w:rsidRDefault="001A49A7" w:rsidP="002666F6">
            <w:pPr>
              <w:pStyle w:val="GOSTTablenorm"/>
              <w:rPr>
                <w:lang w:val="en-US"/>
              </w:rPr>
            </w:pPr>
            <w:r w:rsidRPr="00B9499D">
              <w:rPr>
                <w:lang w:val="en-US"/>
              </w:rPr>
              <w:t>=</w:t>
            </w:r>
            <w:r w:rsidRPr="00B9499D">
              <w:t>36</w:t>
            </w:r>
          </w:p>
        </w:tc>
        <w:tc>
          <w:tcPr>
            <w:tcW w:w="2034" w:type="pct"/>
          </w:tcPr>
          <w:p w14:paraId="2C828869" w14:textId="2A0AC50A" w:rsidR="001A49A7" w:rsidRPr="00B9499D" w:rsidRDefault="109D8E8A">
            <w:pPr>
              <w:pStyle w:val="GOSTTablenorm"/>
            </w:pPr>
            <w:r>
              <w:t>Уникальный идентификатор документа/отчета/виджета (с тире),</w:t>
            </w:r>
            <w:r w:rsidRPr="109D8E8A">
              <w:t xml:space="preserve"> инициировавшего запрос. Заполняется, если был указан в запросе</w:t>
            </w:r>
          </w:p>
        </w:tc>
      </w:tr>
      <w:tr w:rsidR="008C54D2" w:rsidRPr="00B9499D" w14:paraId="0466538E" w14:textId="77777777" w:rsidTr="001964F3">
        <w:tc>
          <w:tcPr>
            <w:tcW w:w="1100" w:type="pct"/>
          </w:tcPr>
          <w:p w14:paraId="76C406CF" w14:textId="77777777" w:rsidR="001A49A7" w:rsidRPr="00B9499D" w:rsidRDefault="001A49A7" w:rsidP="002666F6">
            <w:pPr>
              <w:pStyle w:val="GOSTTablenorm"/>
            </w:pPr>
            <w:r w:rsidRPr="00B9499D">
              <w:t>Результат выполнения операции</w:t>
            </w:r>
          </w:p>
        </w:tc>
        <w:tc>
          <w:tcPr>
            <w:tcW w:w="750" w:type="pct"/>
          </w:tcPr>
          <w:p w14:paraId="594632A7" w14:textId="77777777" w:rsidR="001A49A7" w:rsidRPr="00B9499D" w:rsidRDefault="001A49A7">
            <w:pPr>
              <w:pStyle w:val="GOSTTablenorm"/>
              <w:rPr>
                <w:lang w:val="en-US"/>
              </w:rPr>
            </w:pPr>
            <w:r w:rsidRPr="00B9499D">
              <w:t>Result</w:t>
            </w:r>
          </w:p>
        </w:tc>
        <w:tc>
          <w:tcPr>
            <w:tcW w:w="500" w:type="pct"/>
          </w:tcPr>
          <w:p w14:paraId="75120975" w14:textId="77777777" w:rsidR="001A49A7" w:rsidRPr="00B9499D" w:rsidRDefault="001A49A7" w:rsidP="00C75A4E">
            <w:pPr>
              <w:pStyle w:val="GOSTTablenorm"/>
            </w:pPr>
            <w:r w:rsidRPr="00B9499D">
              <w:t>Строка</w:t>
            </w:r>
          </w:p>
        </w:tc>
        <w:tc>
          <w:tcPr>
            <w:tcW w:w="300" w:type="pct"/>
          </w:tcPr>
          <w:p w14:paraId="5001B0B5" w14:textId="77777777" w:rsidR="001A49A7" w:rsidRPr="00B9499D" w:rsidRDefault="001A49A7" w:rsidP="002666F6">
            <w:pPr>
              <w:pStyle w:val="GOSTTablenorm"/>
            </w:pPr>
            <w:r w:rsidRPr="00B9499D">
              <w:t>Да</w:t>
            </w:r>
          </w:p>
        </w:tc>
        <w:tc>
          <w:tcPr>
            <w:tcW w:w="316" w:type="pct"/>
          </w:tcPr>
          <w:p w14:paraId="6BE4FC79" w14:textId="77777777" w:rsidR="001A49A7" w:rsidRPr="00B9499D" w:rsidRDefault="001A49A7">
            <w:pPr>
              <w:pStyle w:val="GOSTTablenorm"/>
            </w:pPr>
            <w:r w:rsidRPr="00B9499D">
              <w:t>=1</w:t>
            </w:r>
          </w:p>
        </w:tc>
        <w:tc>
          <w:tcPr>
            <w:tcW w:w="2034" w:type="pct"/>
          </w:tcPr>
          <w:p w14:paraId="4AB69D4D" w14:textId="77777777" w:rsidR="001A49A7" w:rsidRPr="00B9499D" w:rsidRDefault="001A49A7">
            <w:pPr>
              <w:pStyle w:val="GOSTTablenorm"/>
            </w:pPr>
            <w:r w:rsidRPr="00B9499D">
              <w:t>Передаются следующие значения:</w:t>
            </w:r>
          </w:p>
          <w:p w14:paraId="5ABD69D0" w14:textId="36417299" w:rsidR="001A49A7" w:rsidRPr="00B9499D" w:rsidRDefault="00D42685" w:rsidP="00C75A4E">
            <w:pPr>
              <w:pStyle w:val="GOSTTableListMark1"/>
              <w:rPr>
                <w:lang w:val="en-US"/>
              </w:rPr>
            </w:pPr>
            <w:r>
              <w:t>«</w:t>
            </w:r>
            <w:r w:rsidR="36854D62" w:rsidRPr="36854D62">
              <w:rPr>
                <w:lang w:val="en-US"/>
              </w:rPr>
              <w:t>S</w:t>
            </w:r>
            <w:r>
              <w:t xml:space="preserve">» </w:t>
            </w:r>
            <w:r w:rsidR="00563A60" w:rsidRPr="36854D62">
              <w:t>–</w:t>
            </w:r>
            <w:r w:rsidR="36854D62" w:rsidRPr="36854D62">
              <w:rPr>
                <w:lang w:val="en-US"/>
              </w:rPr>
              <w:t xml:space="preserve"> SUCCESS – успешное завершение</w:t>
            </w:r>
            <w:r w:rsidR="00756F36">
              <w:t>;</w:t>
            </w:r>
          </w:p>
          <w:p w14:paraId="7214008F" w14:textId="545ADE3C" w:rsidR="001A49A7" w:rsidRPr="000437CC" w:rsidRDefault="00D42685" w:rsidP="00C75A4E">
            <w:pPr>
              <w:pStyle w:val="GOSTTableListMark1"/>
            </w:pPr>
            <w:r>
              <w:lastRenderedPageBreak/>
              <w:t>«</w:t>
            </w:r>
            <w:r w:rsidR="36854D62" w:rsidRPr="36854D62">
              <w:rPr>
                <w:lang w:val="en-US"/>
              </w:rPr>
              <w:t>E</w:t>
            </w:r>
            <w:r>
              <w:t>»</w:t>
            </w:r>
            <w:r w:rsidR="36854D62" w:rsidRPr="36854D62">
              <w:t xml:space="preserve"> – </w:t>
            </w:r>
            <w:r w:rsidR="36854D62" w:rsidRPr="36854D62">
              <w:rPr>
                <w:lang w:val="en-US"/>
              </w:rPr>
              <w:t>ERROR</w:t>
            </w:r>
            <w:r w:rsidR="36854D62" w:rsidRPr="36854D62">
              <w:t xml:space="preserve"> – не успешное завершение</w:t>
            </w:r>
          </w:p>
        </w:tc>
      </w:tr>
      <w:tr w:rsidR="008C54D2" w:rsidRPr="00B9499D" w14:paraId="7FAB2DFE" w14:textId="77777777" w:rsidTr="001964F3">
        <w:tc>
          <w:tcPr>
            <w:tcW w:w="1100" w:type="pct"/>
          </w:tcPr>
          <w:p w14:paraId="64A02DC0" w14:textId="77777777" w:rsidR="001A49A7" w:rsidRPr="00B9499D" w:rsidRDefault="001A49A7" w:rsidP="002666F6">
            <w:pPr>
              <w:pStyle w:val="GOSTTablenorm"/>
            </w:pPr>
            <w:r w:rsidRPr="00B9499D">
              <w:lastRenderedPageBreak/>
              <w:t>Текст ошибки</w:t>
            </w:r>
          </w:p>
        </w:tc>
        <w:tc>
          <w:tcPr>
            <w:tcW w:w="750" w:type="pct"/>
          </w:tcPr>
          <w:p w14:paraId="7007FD4F" w14:textId="77777777" w:rsidR="001A49A7" w:rsidRPr="00B9499D" w:rsidRDefault="001A49A7">
            <w:pPr>
              <w:pStyle w:val="GOSTTablenorm"/>
              <w:rPr>
                <w:lang w:val="en-US"/>
              </w:rPr>
            </w:pPr>
            <w:r w:rsidRPr="00B9499D">
              <w:rPr>
                <w:lang w:val="en-US"/>
              </w:rPr>
              <w:t>ResultDescr</w:t>
            </w:r>
          </w:p>
        </w:tc>
        <w:tc>
          <w:tcPr>
            <w:tcW w:w="500" w:type="pct"/>
          </w:tcPr>
          <w:p w14:paraId="7D8DA260" w14:textId="77777777" w:rsidR="001A49A7" w:rsidRPr="00B9499D" w:rsidRDefault="001A49A7" w:rsidP="00C75A4E">
            <w:pPr>
              <w:pStyle w:val="GOSTTablenorm"/>
              <w:rPr>
                <w:lang w:val="en-US"/>
              </w:rPr>
            </w:pPr>
            <w:r w:rsidRPr="00B9499D">
              <w:t>Строка</w:t>
            </w:r>
          </w:p>
        </w:tc>
        <w:tc>
          <w:tcPr>
            <w:tcW w:w="300" w:type="pct"/>
          </w:tcPr>
          <w:p w14:paraId="3D9B459F" w14:textId="77777777" w:rsidR="001A49A7" w:rsidRPr="00B9499D" w:rsidRDefault="001A49A7" w:rsidP="002666F6">
            <w:pPr>
              <w:pStyle w:val="GOSTTablenorm"/>
            </w:pPr>
            <w:r w:rsidRPr="00B9499D">
              <w:t>Нет</w:t>
            </w:r>
          </w:p>
        </w:tc>
        <w:tc>
          <w:tcPr>
            <w:tcW w:w="316" w:type="pct"/>
          </w:tcPr>
          <w:p w14:paraId="08CAAB46" w14:textId="77777777" w:rsidR="001A49A7" w:rsidRPr="00B9499D" w:rsidRDefault="001A49A7">
            <w:pPr>
              <w:pStyle w:val="GOSTTablenorm"/>
            </w:pPr>
            <w:r w:rsidRPr="00B9499D">
              <w:rPr>
                <w:lang w:val="en-US"/>
              </w:rPr>
              <w:t>&lt;</w:t>
            </w:r>
            <w:r w:rsidRPr="00B9499D">
              <w:t>=2000</w:t>
            </w:r>
          </w:p>
        </w:tc>
        <w:tc>
          <w:tcPr>
            <w:tcW w:w="2034" w:type="pct"/>
          </w:tcPr>
          <w:p w14:paraId="62194CFB" w14:textId="2389CCF5" w:rsidR="001A49A7" w:rsidRPr="00B9499D" w:rsidRDefault="109D8E8A">
            <w:pPr>
              <w:pStyle w:val="GOSTTablenorm"/>
            </w:pPr>
            <w:r>
              <w:t>Содержит развернутый текст ошибки (в Result передано значение, отличное от «</w:t>
            </w:r>
            <w:r w:rsidRPr="109D8E8A">
              <w:rPr>
                <w:lang w:val="en-US"/>
              </w:rPr>
              <w:t>S</w:t>
            </w:r>
            <w:r>
              <w:t>»)</w:t>
            </w:r>
          </w:p>
        </w:tc>
      </w:tr>
      <w:tr w:rsidR="001A49A7" w:rsidRPr="00B9499D" w14:paraId="42B0D360" w14:textId="77777777" w:rsidTr="001964F3">
        <w:tc>
          <w:tcPr>
            <w:tcW w:w="5000" w:type="pct"/>
            <w:gridSpan w:val="6"/>
          </w:tcPr>
          <w:p w14:paraId="6510704B" w14:textId="00A61B0F" w:rsidR="001A49A7" w:rsidRPr="00B9499D" w:rsidRDefault="001A49A7" w:rsidP="001A49A7">
            <w:pPr>
              <w:pStyle w:val="GOSTTableHead"/>
              <w:rPr>
                <w:szCs w:val="22"/>
              </w:rPr>
            </w:pPr>
            <w:r w:rsidRPr="00B9499D">
              <w:rPr>
                <w:szCs w:val="22"/>
              </w:rPr>
              <w:t>Перечень параметров ответа (</w:t>
            </w:r>
            <w:r w:rsidRPr="00B9499D">
              <w:rPr>
                <w:szCs w:val="22"/>
                <w:lang w:val="en-US"/>
              </w:rPr>
              <w:t>document</w:t>
            </w:r>
            <w:r w:rsidRPr="00B9499D">
              <w:rPr>
                <w:szCs w:val="22"/>
              </w:rPr>
              <w:t>)</w:t>
            </w:r>
          </w:p>
        </w:tc>
      </w:tr>
      <w:tr w:rsidR="001964F3" w:rsidRPr="00B9499D" w14:paraId="25FEEA72" w14:textId="77777777" w:rsidTr="001964F3">
        <w:trPr>
          <w:ins w:id="5038" w:author="Сатлер Марина Викторовна" w:date="2025-10-10T09:06:00Z"/>
        </w:trPr>
        <w:tc>
          <w:tcPr>
            <w:tcW w:w="1100" w:type="pct"/>
          </w:tcPr>
          <w:p w14:paraId="0DBF52F9" w14:textId="4ED5C315" w:rsidR="001964F3" w:rsidRPr="00C75A4E" w:rsidRDefault="001964F3" w:rsidP="001964F3">
            <w:pPr>
              <w:pStyle w:val="GOSTTablenorm"/>
              <w:rPr>
                <w:ins w:id="5039" w:author="Сатлер Марина Викторовна" w:date="2025-10-10T09:06:00Z"/>
                <w:b/>
              </w:rPr>
            </w:pPr>
            <w:ins w:id="5040" w:author="Сатлер Марина Викторовна" w:date="2025-10-10T09:07:00Z">
              <w:r>
                <w:t>Номер текущей страницы</w:t>
              </w:r>
            </w:ins>
          </w:p>
        </w:tc>
        <w:tc>
          <w:tcPr>
            <w:tcW w:w="750" w:type="pct"/>
          </w:tcPr>
          <w:p w14:paraId="7FDEDD11" w14:textId="79A9D830" w:rsidR="001964F3" w:rsidRPr="00C75A4E" w:rsidRDefault="001964F3" w:rsidP="001964F3">
            <w:pPr>
              <w:pStyle w:val="GOSTTablenorm"/>
              <w:rPr>
                <w:ins w:id="5041" w:author="Сатлер Марина Викторовна" w:date="2025-10-10T09:06:00Z"/>
                <w:b/>
                <w:lang w:val="en-US"/>
              </w:rPr>
            </w:pPr>
            <w:ins w:id="5042" w:author="Сатлер Марина Викторовна" w:date="2025-10-10T09:07:00Z">
              <w:r w:rsidRPr="00C75A4E">
                <w:t>Page</w:t>
              </w:r>
            </w:ins>
          </w:p>
        </w:tc>
        <w:tc>
          <w:tcPr>
            <w:tcW w:w="500" w:type="pct"/>
          </w:tcPr>
          <w:p w14:paraId="23D3C160" w14:textId="03D7A84C" w:rsidR="001964F3" w:rsidRPr="008A6B3F" w:rsidRDefault="001964F3" w:rsidP="001964F3">
            <w:pPr>
              <w:pStyle w:val="GOSTTablenorm"/>
              <w:rPr>
                <w:ins w:id="5043" w:author="Сатлер Марина Викторовна" w:date="2025-10-10T09:06:00Z"/>
              </w:rPr>
            </w:pPr>
            <w:ins w:id="5044" w:author="Сатлер Марина Викторовна" w:date="2025-10-10T09:07:00Z">
              <w:r>
                <w:t>Число</w:t>
              </w:r>
            </w:ins>
          </w:p>
        </w:tc>
        <w:tc>
          <w:tcPr>
            <w:tcW w:w="300" w:type="pct"/>
          </w:tcPr>
          <w:p w14:paraId="0DAE3E72" w14:textId="03600CA8" w:rsidR="001964F3" w:rsidRPr="008A6B3F" w:rsidRDefault="001964F3" w:rsidP="001964F3">
            <w:pPr>
              <w:pStyle w:val="GOSTTablenorm"/>
              <w:rPr>
                <w:ins w:id="5045" w:author="Сатлер Марина Викторовна" w:date="2025-10-10T09:06:00Z"/>
              </w:rPr>
            </w:pPr>
            <w:ins w:id="5046" w:author="Сатлер Марина Викторовна" w:date="2025-10-10T09:07:00Z">
              <w:r>
                <w:t>Нет</w:t>
              </w:r>
            </w:ins>
          </w:p>
        </w:tc>
        <w:tc>
          <w:tcPr>
            <w:tcW w:w="316" w:type="pct"/>
          </w:tcPr>
          <w:p w14:paraId="709E4239" w14:textId="16D2407B" w:rsidR="001964F3" w:rsidRPr="008A6B3F" w:rsidRDefault="001964F3" w:rsidP="001964F3">
            <w:pPr>
              <w:pStyle w:val="GOSTTablenorm"/>
              <w:rPr>
                <w:ins w:id="5047" w:author="Сатлер Марина Викторовна" w:date="2025-10-10T09:06:00Z"/>
              </w:rPr>
            </w:pPr>
            <w:ins w:id="5048" w:author="Сатлер Марина Викторовна" w:date="2025-10-10T09:07:00Z">
              <w:r>
                <w:rPr>
                  <w:lang w:val="en-US"/>
                </w:rPr>
                <w:t>&lt;=10</w:t>
              </w:r>
            </w:ins>
          </w:p>
        </w:tc>
        <w:tc>
          <w:tcPr>
            <w:tcW w:w="2034" w:type="pct"/>
          </w:tcPr>
          <w:p w14:paraId="025F885C" w14:textId="1B00720C" w:rsidR="001964F3" w:rsidRDefault="001964F3" w:rsidP="001964F3">
            <w:pPr>
              <w:pStyle w:val="GOSTTablenorm"/>
              <w:rPr>
                <w:ins w:id="5049" w:author="Сатлер Марина Викторовна" w:date="2025-10-10T09:06:00Z"/>
              </w:rPr>
            </w:pPr>
            <w:ins w:id="5050" w:author="Сатлер Марина Викторовна" w:date="2025-10-10T09:07:00Z">
              <w:r>
                <w:t>Номер текущей страницы (натуральное число) при постраничном запросе</w:t>
              </w:r>
            </w:ins>
          </w:p>
        </w:tc>
      </w:tr>
      <w:tr w:rsidR="001964F3" w:rsidRPr="00B9499D" w14:paraId="30478E44" w14:textId="77777777" w:rsidTr="001964F3">
        <w:trPr>
          <w:ins w:id="5051" w:author="Сатлер Марина Викторовна" w:date="2025-10-10T09:07:00Z"/>
        </w:trPr>
        <w:tc>
          <w:tcPr>
            <w:tcW w:w="1100" w:type="pct"/>
          </w:tcPr>
          <w:p w14:paraId="71F2770F" w14:textId="7B23F525" w:rsidR="001964F3" w:rsidRPr="00C75A4E" w:rsidRDefault="001964F3" w:rsidP="001964F3">
            <w:pPr>
              <w:pStyle w:val="GOSTTablenorm"/>
              <w:rPr>
                <w:ins w:id="5052" w:author="Сатлер Марина Викторовна" w:date="2025-10-10T09:07:00Z"/>
                <w:b/>
              </w:rPr>
            </w:pPr>
            <w:ins w:id="5053" w:author="Сатлер Марина Викторовна" w:date="2025-10-10T09:07:00Z">
              <w:r>
                <w:t>Всего страниц</w:t>
              </w:r>
            </w:ins>
          </w:p>
        </w:tc>
        <w:tc>
          <w:tcPr>
            <w:tcW w:w="750" w:type="pct"/>
          </w:tcPr>
          <w:p w14:paraId="7DCE7CE5" w14:textId="2D8094E3" w:rsidR="001964F3" w:rsidRPr="00C75A4E" w:rsidRDefault="001964F3" w:rsidP="001964F3">
            <w:pPr>
              <w:pStyle w:val="GOSTTablenorm"/>
              <w:rPr>
                <w:ins w:id="5054" w:author="Сатлер Марина Викторовна" w:date="2025-10-10T09:07:00Z"/>
                <w:b/>
                <w:lang w:val="en-US"/>
              </w:rPr>
            </w:pPr>
            <w:ins w:id="5055" w:author="Сатлер Марина Викторовна" w:date="2025-10-10T09:07:00Z">
              <w:r w:rsidRPr="00C75A4E">
                <w:t>AllPages</w:t>
              </w:r>
            </w:ins>
          </w:p>
        </w:tc>
        <w:tc>
          <w:tcPr>
            <w:tcW w:w="500" w:type="pct"/>
          </w:tcPr>
          <w:p w14:paraId="759A6688" w14:textId="38DC9977" w:rsidR="001964F3" w:rsidRPr="008A6B3F" w:rsidRDefault="001964F3" w:rsidP="001964F3">
            <w:pPr>
              <w:pStyle w:val="GOSTTablenorm"/>
              <w:rPr>
                <w:ins w:id="5056" w:author="Сатлер Марина Викторовна" w:date="2025-10-10T09:07:00Z"/>
              </w:rPr>
            </w:pPr>
            <w:ins w:id="5057" w:author="Сатлер Марина Викторовна" w:date="2025-10-10T09:07:00Z">
              <w:r>
                <w:t>Число</w:t>
              </w:r>
            </w:ins>
          </w:p>
        </w:tc>
        <w:tc>
          <w:tcPr>
            <w:tcW w:w="300" w:type="pct"/>
          </w:tcPr>
          <w:p w14:paraId="3F5C6DA9" w14:textId="01F82B46" w:rsidR="001964F3" w:rsidRPr="008A6B3F" w:rsidRDefault="001964F3" w:rsidP="001964F3">
            <w:pPr>
              <w:pStyle w:val="GOSTTablenorm"/>
              <w:rPr>
                <w:ins w:id="5058" w:author="Сатлер Марина Викторовна" w:date="2025-10-10T09:07:00Z"/>
              </w:rPr>
            </w:pPr>
            <w:ins w:id="5059" w:author="Сатлер Марина Викторовна" w:date="2025-10-10T09:07:00Z">
              <w:r>
                <w:t>Нет</w:t>
              </w:r>
            </w:ins>
          </w:p>
        </w:tc>
        <w:tc>
          <w:tcPr>
            <w:tcW w:w="316" w:type="pct"/>
          </w:tcPr>
          <w:p w14:paraId="57E7C8C8" w14:textId="28A0C305" w:rsidR="001964F3" w:rsidRPr="008A6B3F" w:rsidRDefault="001964F3" w:rsidP="001964F3">
            <w:pPr>
              <w:pStyle w:val="GOSTTablenorm"/>
              <w:rPr>
                <w:ins w:id="5060" w:author="Сатлер Марина Викторовна" w:date="2025-10-10T09:07:00Z"/>
              </w:rPr>
            </w:pPr>
            <w:ins w:id="5061" w:author="Сатлер Марина Викторовна" w:date="2025-10-10T09:07:00Z">
              <w:r>
                <w:rPr>
                  <w:lang w:val="en-US"/>
                </w:rPr>
                <w:t>&lt;=10</w:t>
              </w:r>
            </w:ins>
          </w:p>
        </w:tc>
        <w:tc>
          <w:tcPr>
            <w:tcW w:w="2034" w:type="pct"/>
          </w:tcPr>
          <w:p w14:paraId="720E7912" w14:textId="3A665F33" w:rsidR="001964F3" w:rsidRDefault="001964F3" w:rsidP="001964F3">
            <w:pPr>
              <w:pStyle w:val="GOSTTablenorm"/>
              <w:rPr>
                <w:ins w:id="5062" w:author="Сатлер Марина Викторовна" w:date="2025-10-10T09:07:00Z"/>
              </w:rPr>
            </w:pPr>
            <w:ins w:id="5063" w:author="Сатлер Марина Викторовна" w:date="2025-10-10T09:07:00Z">
              <w:r>
                <w:t>Общее количество страниц (натуральное число), рассчитанное с учетом заданного количества записей на странице (</w:t>
              </w:r>
              <w:r>
                <w:rPr>
                  <w:lang w:val="en-US"/>
                </w:rPr>
                <w:t>Limit</w:t>
              </w:r>
              <w:r w:rsidRPr="00B361B8">
                <w:t>)</w:t>
              </w:r>
              <w:r>
                <w:t xml:space="preserve"> при постраничном запросе</w:t>
              </w:r>
            </w:ins>
          </w:p>
        </w:tc>
      </w:tr>
      <w:tr w:rsidR="001964F3" w:rsidRPr="00B9499D" w14:paraId="75345D5C" w14:textId="77777777" w:rsidTr="001964F3">
        <w:tc>
          <w:tcPr>
            <w:tcW w:w="1100" w:type="pct"/>
          </w:tcPr>
          <w:p w14:paraId="14A9D375" w14:textId="77777777" w:rsidR="001964F3" w:rsidRPr="00C75A4E" w:rsidRDefault="001964F3" w:rsidP="001964F3">
            <w:pPr>
              <w:pStyle w:val="GOSTTablenorm"/>
              <w:rPr>
                <w:b/>
              </w:rPr>
            </w:pPr>
            <w:r w:rsidRPr="00C75A4E">
              <w:rPr>
                <w:b/>
              </w:rPr>
              <w:t>Рассчитанные данные</w:t>
            </w:r>
          </w:p>
        </w:tc>
        <w:tc>
          <w:tcPr>
            <w:tcW w:w="750" w:type="pct"/>
          </w:tcPr>
          <w:p w14:paraId="5221F137" w14:textId="77777777" w:rsidR="001964F3" w:rsidRPr="00C75A4E" w:rsidRDefault="001964F3" w:rsidP="001964F3">
            <w:pPr>
              <w:pStyle w:val="GOSTTablenorm"/>
              <w:rPr>
                <w:b/>
                <w:lang w:val="en-US"/>
              </w:rPr>
            </w:pPr>
            <w:r w:rsidRPr="00C75A4E">
              <w:rPr>
                <w:b/>
                <w:lang w:val="en-US"/>
              </w:rPr>
              <w:t>RespData</w:t>
            </w:r>
          </w:p>
        </w:tc>
        <w:tc>
          <w:tcPr>
            <w:tcW w:w="500" w:type="pct"/>
          </w:tcPr>
          <w:p w14:paraId="7B2FB048" w14:textId="77777777" w:rsidR="001964F3" w:rsidRPr="008A6B3F" w:rsidRDefault="001964F3" w:rsidP="001964F3">
            <w:pPr>
              <w:pStyle w:val="GOSTTablenorm"/>
            </w:pPr>
            <w:r w:rsidRPr="008A6B3F">
              <w:t>Массив</w:t>
            </w:r>
          </w:p>
        </w:tc>
        <w:tc>
          <w:tcPr>
            <w:tcW w:w="300" w:type="pct"/>
          </w:tcPr>
          <w:p w14:paraId="6F8AAA2C" w14:textId="77777777" w:rsidR="001964F3" w:rsidRPr="008A6B3F" w:rsidRDefault="001964F3" w:rsidP="001964F3">
            <w:pPr>
              <w:pStyle w:val="GOSTTablenorm"/>
            </w:pPr>
            <w:r w:rsidRPr="008A6B3F">
              <w:t>Нет</w:t>
            </w:r>
          </w:p>
        </w:tc>
        <w:tc>
          <w:tcPr>
            <w:tcW w:w="316" w:type="pct"/>
          </w:tcPr>
          <w:p w14:paraId="35AF491B" w14:textId="77777777" w:rsidR="001964F3" w:rsidRPr="008A6B3F" w:rsidRDefault="001964F3" w:rsidP="001964F3">
            <w:pPr>
              <w:pStyle w:val="GOSTTablenorm"/>
            </w:pPr>
            <w:r w:rsidRPr="008A6B3F">
              <w:t>-</w:t>
            </w:r>
          </w:p>
        </w:tc>
        <w:tc>
          <w:tcPr>
            <w:tcW w:w="2034" w:type="pct"/>
          </w:tcPr>
          <w:p w14:paraId="209452AC" w14:textId="668D7EAD" w:rsidR="001964F3" w:rsidRPr="00B9499D" w:rsidRDefault="001964F3" w:rsidP="001964F3">
            <w:pPr>
              <w:pStyle w:val="GOSTTablenorm"/>
            </w:pPr>
            <w:r>
              <w:t>Массив строк с рассчитанными данными</w:t>
            </w:r>
          </w:p>
        </w:tc>
      </w:tr>
      <w:tr w:rsidR="001964F3" w:rsidRPr="00B9499D" w14:paraId="314811FF" w14:textId="77777777" w:rsidTr="001964F3">
        <w:tc>
          <w:tcPr>
            <w:tcW w:w="1100" w:type="pct"/>
          </w:tcPr>
          <w:p w14:paraId="74EE7A32" w14:textId="3DECDAA2" w:rsidR="001964F3" w:rsidRPr="00B9499D" w:rsidRDefault="001964F3" w:rsidP="001964F3">
            <w:pPr>
              <w:pStyle w:val="GOSTTablenorm"/>
            </w:pPr>
            <w:r>
              <w:t>GUID документа-основания</w:t>
            </w:r>
          </w:p>
        </w:tc>
        <w:tc>
          <w:tcPr>
            <w:tcW w:w="750" w:type="pct"/>
          </w:tcPr>
          <w:p w14:paraId="7BD2C007" w14:textId="78A1890B" w:rsidR="001964F3" w:rsidRPr="00B9499D" w:rsidRDefault="001964F3" w:rsidP="001964F3">
            <w:pPr>
              <w:pStyle w:val="GOSTTablenorm"/>
              <w:rPr>
                <w:lang w:val="en-US"/>
              </w:rPr>
            </w:pPr>
            <w:proofErr w:type="gramStart"/>
            <w:r w:rsidRPr="00A15DAF">
              <w:rPr>
                <w:b/>
              </w:rPr>
              <w:t>RespData:</w:t>
            </w:r>
            <w:r w:rsidRPr="00B9499D">
              <w:rPr>
                <w:lang w:val="en-US"/>
              </w:rPr>
              <w:t>DocGuid</w:t>
            </w:r>
            <w:proofErr w:type="gramEnd"/>
          </w:p>
        </w:tc>
        <w:tc>
          <w:tcPr>
            <w:tcW w:w="500" w:type="pct"/>
          </w:tcPr>
          <w:p w14:paraId="5F1DD416" w14:textId="77777777" w:rsidR="001964F3" w:rsidRPr="00B9499D" w:rsidRDefault="001964F3" w:rsidP="001964F3">
            <w:pPr>
              <w:pStyle w:val="GOSTTablenorm"/>
              <w:rPr>
                <w:lang w:val="en-US"/>
              </w:rPr>
            </w:pPr>
            <w:r w:rsidRPr="00B9499D">
              <w:rPr>
                <w:lang w:val="en-US"/>
              </w:rPr>
              <w:t>GUID</w:t>
            </w:r>
          </w:p>
        </w:tc>
        <w:tc>
          <w:tcPr>
            <w:tcW w:w="300" w:type="pct"/>
          </w:tcPr>
          <w:p w14:paraId="165E4076" w14:textId="4658116D" w:rsidR="001964F3" w:rsidRPr="00B9499D" w:rsidRDefault="001964F3" w:rsidP="001964F3">
            <w:pPr>
              <w:pStyle w:val="GOSTTablenorm"/>
            </w:pPr>
            <w:r w:rsidRPr="109D8E8A">
              <w:t>Да</w:t>
            </w:r>
          </w:p>
        </w:tc>
        <w:tc>
          <w:tcPr>
            <w:tcW w:w="316" w:type="pct"/>
          </w:tcPr>
          <w:p w14:paraId="38DBBAFF" w14:textId="3BA16D7C" w:rsidR="001964F3" w:rsidRPr="00B9499D" w:rsidRDefault="001964F3" w:rsidP="001964F3">
            <w:pPr>
              <w:pStyle w:val="GOSTTablenorm"/>
              <w:rPr>
                <w:lang w:val="en-US"/>
              </w:rPr>
            </w:pPr>
            <w:r w:rsidRPr="109D8E8A">
              <w:rPr>
                <w:lang w:val="en-US"/>
              </w:rPr>
              <w:t>=36</w:t>
            </w:r>
          </w:p>
        </w:tc>
        <w:tc>
          <w:tcPr>
            <w:tcW w:w="2034" w:type="pct"/>
          </w:tcPr>
          <w:p w14:paraId="60A19117" w14:textId="665004DC" w:rsidR="001964F3" w:rsidRPr="00B9499D" w:rsidRDefault="001964F3" w:rsidP="001964F3">
            <w:pPr>
              <w:pStyle w:val="GOSTTablenorm"/>
            </w:pPr>
            <w:r>
              <w:t xml:space="preserve">Уникальный идентификатор документа (с тире), на основании которого операция отражена в учете </w:t>
            </w:r>
          </w:p>
        </w:tc>
      </w:tr>
      <w:tr w:rsidR="001964F3" w:rsidRPr="00B9499D" w14:paraId="4302A20E" w14:textId="77777777" w:rsidTr="001964F3">
        <w:tc>
          <w:tcPr>
            <w:tcW w:w="1100" w:type="pct"/>
          </w:tcPr>
          <w:p w14:paraId="34E73A08" w14:textId="404057B9" w:rsidR="001964F3" w:rsidRPr="00B9499D" w:rsidRDefault="001964F3" w:rsidP="001964F3">
            <w:pPr>
              <w:pStyle w:val="GOSTTablenorm"/>
            </w:pPr>
            <w:r>
              <w:t>Тип документа-основания</w:t>
            </w:r>
          </w:p>
        </w:tc>
        <w:tc>
          <w:tcPr>
            <w:tcW w:w="750" w:type="pct"/>
          </w:tcPr>
          <w:p w14:paraId="25AA08F1" w14:textId="77777777" w:rsidR="001964F3" w:rsidRPr="00B9499D" w:rsidRDefault="001964F3" w:rsidP="001964F3">
            <w:pPr>
              <w:pStyle w:val="GOSTTablenorm"/>
              <w:rPr>
                <w:lang w:val="en-US"/>
              </w:rPr>
            </w:pPr>
            <w:proofErr w:type="gramStart"/>
            <w:r w:rsidRPr="00A15DAF">
              <w:rPr>
                <w:b/>
              </w:rPr>
              <w:t>RespData:</w:t>
            </w:r>
            <w:r w:rsidRPr="00B9499D">
              <w:rPr>
                <w:lang w:val="en-US"/>
              </w:rPr>
              <w:t>DocType</w:t>
            </w:r>
            <w:proofErr w:type="gramEnd"/>
          </w:p>
        </w:tc>
        <w:tc>
          <w:tcPr>
            <w:tcW w:w="500" w:type="pct"/>
          </w:tcPr>
          <w:p w14:paraId="0725DCB2" w14:textId="77777777" w:rsidR="001964F3" w:rsidRPr="00B9499D" w:rsidRDefault="001964F3" w:rsidP="001964F3">
            <w:pPr>
              <w:pStyle w:val="GOSTTablenorm"/>
            </w:pPr>
            <w:r w:rsidRPr="00B9499D">
              <w:t>Строка</w:t>
            </w:r>
          </w:p>
        </w:tc>
        <w:tc>
          <w:tcPr>
            <w:tcW w:w="300" w:type="pct"/>
          </w:tcPr>
          <w:p w14:paraId="529055A8" w14:textId="26D762D6" w:rsidR="001964F3" w:rsidRPr="00B9499D" w:rsidRDefault="001964F3" w:rsidP="001964F3">
            <w:pPr>
              <w:pStyle w:val="GOSTTablenorm"/>
            </w:pPr>
            <w:r w:rsidRPr="109D8E8A">
              <w:t>Да</w:t>
            </w:r>
          </w:p>
        </w:tc>
        <w:tc>
          <w:tcPr>
            <w:tcW w:w="316" w:type="pct"/>
          </w:tcPr>
          <w:p w14:paraId="0632E254" w14:textId="77777777" w:rsidR="001964F3" w:rsidRPr="00B9499D" w:rsidRDefault="001964F3" w:rsidP="001964F3">
            <w:pPr>
              <w:pStyle w:val="GOSTTablenorm"/>
              <w:rPr>
                <w:lang w:val="en-US"/>
              </w:rPr>
            </w:pPr>
            <w:r w:rsidRPr="00B9499D">
              <w:t>&lt;=50</w:t>
            </w:r>
          </w:p>
        </w:tc>
        <w:tc>
          <w:tcPr>
            <w:tcW w:w="2034" w:type="pct"/>
          </w:tcPr>
          <w:p w14:paraId="69217140" w14:textId="5788B465" w:rsidR="001964F3" w:rsidRPr="00B9499D" w:rsidRDefault="001964F3" w:rsidP="001964F3">
            <w:pPr>
              <w:pStyle w:val="GOSTTablenorm"/>
            </w:pPr>
            <w:r>
              <w:t xml:space="preserve">Тип документа </w:t>
            </w:r>
            <w:r w:rsidRPr="000F721C">
              <w:t>(заполняется в соответствии с</w:t>
            </w:r>
            <w:r>
              <w:t xml:space="preserve"> таблицей </w:t>
            </w:r>
            <w:r>
              <w:fldChar w:fldCharType="begin"/>
            </w:r>
            <w:r>
              <w:instrText xml:space="preserve"> REF _Ref154511746 \h </w:instrText>
            </w:r>
            <w:r>
              <w:fldChar w:fldCharType="separate"/>
            </w:r>
            <w:r w:rsidR="00F300A9">
              <w:rPr>
                <w:noProof/>
              </w:rPr>
              <w:t>2</w:t>
            </w:r>
            <w:r>
              <w:fldChar w:fldCharType="end"/>
            </w:r>
            <w:r w:rsidRPr="000F721C">
              <w:t>)</w:t>
            </w:r>
            <w:r>
              <w:t>, на основании которого операция отражена в учете</w:t>
            </w:r>
          </w:p>
        </w:tc>
      </w:tr>
      <w:tr w:rsidR="001964F3" w:rsidRPr="00B9499D" w14:paraId="15F1D963" w14:textId="77777777" w:rsidTr="001964F3">
        <w:tc>
          <w:tcPr>
            <w:tcW w:w="1100" w:type="pct"/>
          </w:tcPr>
          <w:p w14:paraId="570FCBF3" w14:textId="745D0C5A" w:rsidR="001964F3" w:rsidRPr="00B9499D" w:rsidRDefault="001964F3" w:rsidP="001964F3">
            <w:pPr>
              <w:pStyle w:val="GOSTTablenorm"/>
            </w:pPr>
            <w:r>
              <w:t>Номер документа-основания</w:t>
            </w:r>
          </w:p>
        </w:tc>
        <w:tc>
          <w:tcPr>
            <w:tcW w:w="750" w:type="pct"/>
          </w:tcPr>
          <w:p w14:paraId="14101374" w14:textId="77777777" w:rsidR="001964F3" w:rsidRPr="00B9499D" w:rsidRDefault="001964F3" w:rsidP="001964F3">
            <w:pPr>
              <w:pStyle w:val="GOSTTablenorm"/>
              <w:rPr>
                <w:lang w:val="en-US"/>
              </w:rPr>
            </w:pPr>
            <w:proofErr w:type="gramStart"/>
            <w:r w:rsidRPr="00A15DAF">
              <w:rPr>
                <w:b/>
              </w:rPr>
              <w:t>RespData:</w:t>
            </w:r>
            <w:r w:rsidRPr="00B9499D">
              <w:rPr>
                <w:lang w:val="en-US"/>
              </w:rPr>
              <w:t>DocNum</w:t>
            </w:r>
            <w:proofErr w:type="gramEnd"/>
          </w:p>
        </w:tc>
        <w:tc>
          <w:tcPr>
            <w:tcW w:w="500" w:type="pct"/>
          </w:tcPr>
          <w:p w14:paraId="47C70B61" w14:textId="77777777" w:rsidR="001964F3" w:rsidRPr="00B9499D" w:rsidRDefault="001964F3" w:rsidP="001964F3">
            <w:pPr>
              <w:pStyle w:val="GOSTTablenorm"/>
            </w:pPr>
            <w:r w:rsidRPr="00B9499D">
              <w:t>Строка</w:t>
            </w:r>
          </w:p>
        </w:tc>
        <w:tc>
          <w:tcPr>
            <w:tcW w:w="300" w:type="pct"/>
          </w:tcPr>
          <w:p w14:paraId="3A0C5198" w14:textId="60CC2311" w:rsidR="001964F3" w:rsidRPr="00B9499D" w:rsidRDefault="001964F3" w:rsidP="001964F3">
            <w:pPr>
              <w:pStyle w:val="GOSTTablenorm"/>
            </w:pPr>
            <w:r w:rsidRPr="109D8E8A">
              <w:t>Да</w:t>
            </w:r>
          </w:p>
        </w:tc>
        <w:tc>
          <w:tcPr>
            <w:tcW w:w="316" w:type="pct"/>
          </w:tcPr>
          <w:p w14:paraId="05A30765" w14:textId="126A263C" w:rsidR="001964F3" w:rsidRPr="00B9499D" w:rsidRDefault="001964F3" w:rsidP="001964F3">
            <w:pPr>
              <w:pStyle w:val="GOSTTablenorm"/>
              <w:rPr>
                <w:lang w:val="en-US"/>
              </w:rPr>
            </w:pPr>
            <w:r w:rsidRPr="109D8E8A">
              <w:t>&lt;=50</w:t>
            </w:r>
          </w:p>
        </w:tc>
        <w:tc>
          <w:tcPr>
            <w:tcW w:w="2034" w:type="pct"/>
          </w:tcPr>
          <w:p w14:paraId="5A5F52A1" w14:textId="0C6A155A" w:rsidR="001964F3" w:rsidRPr="00B9499D" w:rsidRDefault="001964F3" w:rsidP="001964F3">
            <w:pPr>
              <w:pStyle w:val="GOSTTablenorm"/>
            </w:pPr>
            <w:r>
              <w:t>Номер документа, на основании которого операция отражена в учете</w:t>
            </w:r>
          </w:p>
        </w:tc>
      </w:tr>
      <w:tr w:rsidR="001964F3" w:rsidRPr="00B9499D" w14:paraId="74B6E041" w14:textId="77777777" w:rsidTr="001964F3">
        <w:tc>
          <w:tcPr>
            <w:tcW w:w="1100" w:type="pct"/>
          </w:tcPr>
          <w:p w14:paraId="7A2D57D8" w14:textId="5001F70F" w:rsidR="001964F3" w:rsidRPr="00B9499D" w:rsidRDefault="001964F3" w:rsidP="001964F3">
            <w:pPr>
              <w:pStyle w:val="GOSTTablenorm"/>
            </w:pPr>
            <w:r>
              <w:t>Дата документа-основания</w:t>
            </w:r>
          </w:p>
        </w:tc>
        <w:tc>
          <w:tcPr>
            <w:tcW w:w="750" w:type="pct"/>
          </w:tcPr>
          <w:p w14:paraId="388FF21B" w14:textId="77777777" w:rsidR="001964F3" w:rsidRPr="00B9499D" w:rsidRDefault="001964F3" w:rsidP="001964F3">
            <w:pPr>
              <w:pStyle w:val="GOSTTablenorm"/>
              <w:rPr>
                <w:lang w:val="en-US"/>
              </w:rPr>
            </w:pPr>
            <w:proofErr w:type="gramStart"/>
            <w:r w:rsidRPr="00A15DAF">
              <w:rPr>
                <w:b/>
              </w:rPr>
              <w:t>RespData:</w:t>
            </w:r>
            <w:r w:rsidRPr="00B9499D">
              <w:rPr>
                <w:lang w:val="en-US"/>
              </w:rPr>
              <w:t>DocDate</w:t>
            </w:r>
            <w:proofErr w:type="gramEnd"/>
          </w:p>
        </w:tc>
        <w:tc>
          <w:tcPr>
            <w:tcW w:w="500" w:type="pct"/>
          </w:tcPr>
          <w:p w14:paraId="0547BA5F" w14:textId="5E4A3C53" w:rsidR="001964F3" w:rsidRPr="00B9499D" w:rsidRDefault="001964F3" w:rsidP="001964F3">
            <w:pPr>
              <w:pStyle w:val="GOSTTablenorm"/>
            </w:pPr>
            <w:r w:rsidRPr="00B9499D">
              <w:t>Дата</w:t>
            </w:r>
          </w:p>
        </w:tc>
        <w:tc>
          <w:tcPr>
            <w:tcW w:w="300" w:type="pct"/>
          </w:tcPr>
          <w:p w14:paraId="2BC589B5" w14:textId="5CC1E733" w:rsidR="001964F3" w:rsidRPr="00B9499D" w:rsidRDefault="001964F3" w:rsidP="001964F3">
            <w:pPr>
              <w:pStyle w:val="GOSTTablenorm"/>
            </w:pPr>
            <w:r w:rsidRPr="109D8E8A">
              <w:t>Да</w:t>
            </w:r>
          </w:p>
        </w:tc>
        <w:tc>
          <w:tcPr>
            <w:tcW w:w="316" w:type="pct"/>
          </w:tcPr>
          <w:p w14:paraId="5440AB43" w14:textId="1855EC3A" w:rsidR="001964F3" w:rsidRPr="00B9499D" w:rsidRDefault="001964F3" w:rsidP="001964F3">
            <w:pPr>
              <w:pStyle w:val="GOSTTablenorm"/>
            </w:pPr>
          </w:p>
        </w:tc>
        <w:tc>
          <w:tcPr>
            <w:tcW w:w="2034" w:type="pct"/>
          </w:tcPr>
          <w:p w14:paraId="4FF70042" w14:textId="0C6985A9" w:rsidR="001964F3" w:rsidRPr="00B9499D" w:rsidRDefault="001964F3" w:rsidP="001964F3">
            <w:pPr>
              <w:pStyle w:val="GOSTTablenorm"/>
            </w:pPr>
            <w:r>
              <w:t>Дата документа, на основании которого операция отражена в учете.</w:t>
            </w:r>
          </w:p>
          <w:p w14:paraId="51D1B26D" w14:textId="4DF01E1B" w:rsidR="001964F3" w:rsidRPr="00B9499D" w:rsidRDefault="001964F3" w:rsidP="001964F3">
            <w:pPr>
              <w:pStyle w:val="GOSTTablenorm"/>
            </w:pPr>
            <w:r>
              <w:t xml:space="preserve">Формат </w:t>
            </w:r>
            <w:r w:rsidRPr="109D8E8A">
              <w:rPr>
                <w:lang w:val="en-US"/>
              </w:rPr>
              <w:t>YYYY</w:t>
            </w:r>
            <w:r>
              <w:t>-</w:t>
            </w:r>
            <w:r w:rsidRPr="109D8E8A">
              <w:rPr>
                <w:lang w:val="en-US"/>
              </w:rPr>
              <w:t>MM</w:t>
            </w:r>
            <w:r>
              <w:t>-</w:t>
            </w:r>
            <w:r w:rsidRPr="109D8E8A">
              <w:rPr>
                <w:lang w:val="en-US"/>
              </w:rPr>
              <w:t>DD</w:t>
            </w:r>
          </w:p>
        </w:tc>
      </w:tr>
      <w:tr w:rsidR="001964F3" w:rsidRPr="00B9499D" w14:paraId="688A739E" w14:textId="77777777" w:rsidTr="001964F3">
        <w:tc>
          <w:tcPr>
            <w:tcW w:w="1100" w:type="pct"/>
          </w:tcPr>
          <w:p w14:paraId="26C60398" w14:textId="0A07681D" w:rsidR="001964F3" w:rsidRPr="00B9499D" w:rsidRDefault="001964F3" w:rsidP="001964F3">
            <w:pPr>
              <w:pStyle w:val="GOSTTablenorm"/>
            </w:pPr>
            <w:r>
              <w:t>Дата отражения операции в учете</w:t>
            </w:r>
          </w:p>
        </w:tc>
        <w:tc>
          <w:tcPr>
            <w:tcW w:w="750" w:type="pct"/>
          </w:tcPr>
          <w:p w14:paraId="158499F1" w14:textId="77777777" w:rsidR="001964F3" w:rsidRPr="00C75A4E" w:rsidRDefault="001964F3" w:rsidP="001964F3">
            <w:pPr>
              <w:pStyle w:val="GOSTTablenorm"/>
            </w:pPr>
            <w:proofErr w:type="gramStart"/>
            <w:r w:rsidRPr="00C75A4E">
              <w:rPr>
                <w:b/>
              </w:rPr>
              <w:t>RespData</w:t>
            </w:r>
            <w:r w:rsidRPr="00A15DAF">
              <w:rPr>
                <w:b/>
              </w:rPr>
              <w:t>:</w:t>
            </w:r>
            <w:r w:rsidRPr="00C75A4E">
              <w:t>SettlDate</w:t>
            </w:r>
            <w:proofErr w:type="gramEnd"/>
          </w:p>
        </w:tc>
        <w:tc>
          <w:tcPr>
            <w:tcW w:w="500" w:type="pct"/>
          </w:tcPr>
          <w:p w14:paraId="1B125D1D" w14:textId="71368D73" w:rsidR="001964F3" w:rsidRPr="00B9499D" w:rsidRDefault="001964F3" w:rsidP="001964F3">
            <w:pPr>
              <w:pStyle w:val="GOSTTablenorm"/>
            </w:pPr>
            <w:r w:rsidRPr="00B9499D">
              <w:t>Дата</w:t>
            </w:r>
          </w:p>
        </w:tc>
        <w:tc>
          <w:tcPr>
            <w:tcW w:w="300" w:type="pct"/>
          </w:tcPr>
          <w:p w14:paraId="2A8ADB9B" w14:textId="0FBFC13C" w:rsidR="001964F3" w:rsidRPr="00B9499D" w:rsidRDefault="001964F3" w:rsidP="001964F3">
            <w:pPr>
              <w:pStyle w:val="GOSTTablenorm"/>
            </w:pPr>
            <w:r w:rsidRPr="109D8E8A">
              <w:t>Да</w:t>
            </w:r>
          </w:p>
        </w:tc>
        <w:tc>
          <w:tcPr>
            <w:tcW w:w="316" w:type="pct"/>
          </w:tcPr>
          <w:p w14:paraId="2C179A62" w14:textId="335431A1" w:rsidR="001964F3" w:rsidRPr="00B9499D" w:rsidRDefault="001964F3" w:rsidP="001964F3">
            <w:pPr>
              <w:pStyle w:val="GOSTTablenorm"/>
            </w:pPr>
          </w:p>
        </w:tc>
        <w:tc>
          <w:tcPr>
            <w:tcW w:w="2034" w:type="pct"/>
          </w:tcPr>
          <w:p w14:paraId="79024E80" w14:textId="0CC711B1" w:rsidR="001964F3" w:rsidRPr="00B9499D" w:rsidRDefault="001964F3" w:rsidP="001964F3">
            <w:pPr>
              <w:pStyle w:val="GOSTTablenorm"/>
            </w:pPr>
            <w:r>
              <w:t xml:space="preserve">Дата отражения операции в учете, указывается в формате </w:t>
            </w:r>
            <w:r w:rsidRPr="109D8E8A">
              <w:rPr>
                <w:lang w:val="en-US"/>
              </w:rPr>
              <w:t>YYYY</w:t>
            </w:r>
            <w:r>
              <w:t>-</w:t>
            </w:r>
            <w:r w:rsidRPr="109D8E8A">
              <w:rPr>
                <w:lang w:val="en-US"/>
              </w:rPr>
              <w:t>MM</w:t>
            </w:r>
            <w:r>
              <w:t>-</w:t>
            </w:r>
            <w:r w:rsidRPr="109D8E8A">
              <w:rPr>
                <w:lang w:val="en-US"/>
              </w:rPr>
              <w:t>DD</w:t>
            </w:r>
          </w:p>
        </w:tc>
      </w:tr>
      <w:tr w:rsidR="001964F3" w14:paraId="1A6D8AB7" w14:textId="77777777" w:rsidTr="001964F3">
        <w:tc>
          <w:tcPr>
            <w:tcW w:w="1100" w:type="pct"/>
          </w:tcPr>
          <w:p w14:paraId="29AF952A" w14:textId="7A35A220" w:rsidR="001964F3" w:rsidRDefault="001964F3" w:rsidP="001964F3">
            <w:pPr>
              <w:pStyle w:val="GOSTTablenorm"/>
            </w:pPr>
            <w:r>
              <w:t>Дата ввода в действие</w:t>
            </w:r>
          </w:p>
        </w:tc>
        <w:tc>
          <w:tcPr>
            <w:tcW w:w="750" w:type="pct"/>
          </w:tcPr>
          <w:p w14:paraId="24263913" w14:textId="39DC9189" w:rsidR="001964F3" w:rsidRPr="00C75A4E" w:rsidRDefault="001964F3" w:rsidP="001964F3">
            <w:pPr>
              <w:pStyle w:val="GOSTTablenorm"/>
            </w:pPr>
            <w:proofErr w:type="gramStart"/>
            <w:r w:rsidRPr="00C75A4E">
              <w:rPr>
                <w:b/>
              </w:rPr>
              <w:t>RespData</w:t>
            </w:r>
            <w:r w:rsidRPr="00A15DAF">
              <w:rPr>
                <w:b/>
              </w:rPr>
              <w:t>:</w:t>
            </w:r>
            <w:r w:rsidRPr="00C75A4E">
              <w:t>Effective</w:t>
            </w:r>
            <w:proofErr w:type="gramEnd"/>
            <w:r w:rsidRPr="00C75A4E">
              <w:t>_Date</w:t>
            </w:r>
          </w:p>
        </w:tc>
        <w:tc>
          <w:tcPr>
            <w:tcW w:w="500" w:type="pct"/>
          </w:tcPr>
          <w:p w14:paraId="05DBCC1B" w14:textId="420C67CE" w:rsidR="001964F3" w:rsidRDefault="001964F3" w:rsidP="001964F3">
            <w:pPr>
              <w:pStyle w:val="GOSTTablenorm"/>
            </w:pPr>
            <w:r w:rsidRPr="109D8E8A">
              <w:t>Дата</w:t>
            </w:r>
          </w:p>
        </w:tc>
        <w:tc>
          <w:tcPr>
            <w:tcW w:w="300" w:type="pct"/>
          </w:tcPr>
          <w:p w14:paraId="733FB274" w14:textId="6BEA70DB" w:rsidR="001964F3" w:rsidRDefault="001964F3" w:rsidP="001964F3">
            <w:pPr>
              <w:pStyle w:val="GOSTTablenorm"/>
            </w:pPr>
            <w:r w:rsidRPr="109D8E8A">
              <w:t>Да</w:t>
            </w:r>
          </w:p>
        </w:tc>
        <w:tc>
          <w:tcPr>
            <w:tcW w:w="316" w:type="pct"/>
          </w:tcPr>
          <w:p w14:paraId="3BCC70D0" w14:textId="4000CF0C" w:rsidR="001964F3" w:rsidRDefault="001964F3" w:rsidP="001964F3">
            <w:pPr>
              <w:pStyle w:val="GOSTTablenorm"/>
            </w:pPr>
          </w:p>
        </w:tc>
        <w:tc>
          <w:tcPr>
            <w:tcW w:w="2034" w:type="pct"/>
          </w:tcPr>
          <w:p w14:paraId="284FDDF7" w14:textId="19D3CF48" w:rsidR="001964F3" w:rsidRDefault="001964F3" w:rsidP="001964F3">
            <w:pPr>
              <w:pStyle w:val="GOSTTablenorm"/>
            </w:pPr>
            <w:r w:rsidRPr="109D8E8A">
              <w:t xml:space="preserve">Дата </w:t>
            </w:r>
            <w:r>
              <w:t>вступления в силу</w:t>
            </w:r>
            <w:r w:rsidRPr="109D8E8A">
              <w:t xml:space="preserve"> учетных данных, указывается в формате YYYY-MM-DD</w:t>
            </w:r>
          </w:p>
        </w:tc>
      </w:tr>
      <w:tr w:rsidR="001964F3" w:rsidRPr="00B9499D" w14:paraId="7EABAA0F" w14:textId="77777777" w:rsidTr="001964F3">
        <w:tc>
          <w:tcPr>
            <w:tcW w:w="1100" w:type="pct"/>
          </w:tcPr>
          <w:p w14:paraId="22825CA0" w14:textId="1FBA15F2" w:rsidR="001964F3" w:rsidRPr="00C75A4E" w:rsidRDefault="001964F3" w:rsidP="001964F3">
            <w:pPr>
              <w:pStyle w:val="GOSTTablenorm"/>
              <w:rPr>
                <w:b/>
              </w:rPr>
            </w:pPr>
            <w:r w:rsidRPr="00C75A4E">
              <w:rPr>
                <w:b/>
              </w:rPr>
              <w:lastRenderedPageBreak/>
              <w:t>Параметры отображения данных</w:t>
            </w:r>
          </w:p>
        </w:tc>
        <w:tc>
          <w:tcPr>
            <w:tcW w:w="750" w:type="pct"/>
          </w:tcPr>
          <w:p w14:paraId="7E2832FF" w14:textId="5B5B7F1F" w:rsidR="001964F3" w:rsidRPr="00C75A4E" w:rsidRDefault="001964F3" w:rsidP="001964F3">
            <w:pPr>
              <w:pStyle w:val="GOSTTablenorm"/>
              <w:rPr>
                <w:b/>
                <w:lang w:val="en-US"/>
              </w:rPr>
            </w:pPr>
            <w:r w:rsidRPr="00C75A4E">
              <w:rPr>
                <w:b/>
                <w:lang w:val="en-US"/>
              </w:rPr>
              <w:t>RespData</w:t>
            </w:r>
            <w:r w:rsidRPr="00C75A4E">
              <w:rPr>
                <w:b/>
              </w:rPr>
              <w:t>:</w:t>
            </w:r>
            <w:r w:rsidRPr="00C75A4E">
              <w:rPr>
                <w:b/>
                <w:lang w:val="en-US"/>
              </w:rPr>
              <w:t>VisualParams</w:t>
            </w:r>
          </w:p>
        </w:tc>
        <w:tc>
          <w:tcPr>
            <w:tcW w:w="500" w:type="pct"/>
          </w:tcPr>
          <w:p w14:paraId="67396EC6" w14:textId="77777777" w:rsidR="001964F3" w:rsidRPr="008A6B3F" w:rsidRDefault="001964F3" w:rsidP="001964F3">
            <w:pPr>
              <w:pStyle w:val="GOSTTablenorm"/>
            </w:pPr>
            <w:r w:rsidRPr="008A6B3F">
              <w:t>Массив</w:t>
            </w:r>
          </w:p>
        </w:tc>
        <w:tc>
          <w:tcPr>
            <w:tcW w:w="300" w:type="pct"/>
          </w:tcPr>
          <w:p w14:paraId="215B91CD" w14:textId="52A8C092" w:rsidR="001964F3" w:rsidRPr="008A6B3F" w:rsidRDefault="001964F3" w:rsidP="001964F3">
            <w:pPr>
              <w:pStyle w:val="GOSTTablenorm"/>
            </w:pPr>
            <w:r w:rsidRPr="008A6B3F">
              <w:t>Да</w:t>
            </w:r>
          </w:p>
        </w:tc>
        <w:tc>
          <w:tcPr>
            <w:tcW w:w="316" w:type="pct"/>
          </w:tcPr>
          <w:p w14:paraId="50F52037" w14:textId="77777777" w:rsidR="001964F3" w:rsidRPr="008A6B3F" w:rsidRDefault="001964F3" w:rsidP="001964F3">
            <w:pPr>
              <w:pStyle w:val="GOSTTablenorm"/>
              <w:rPr>
                <w:lang w:val="en-US"/>
              </w:rPr>
            </w:pPr>
            <w:r w:rsidRPr="008A6B3F">
              <w:rPr>
                <w:lang w:val="en-US"/>
              </w:rPr>
              <w:t>-</w:t>
            </w:r>
          </w:p>
        </w:tc>
        <w:tc>
          <w:tcPr>
            <w:tcW w:w="2034" w:type="pct"/>
          </w:tcPr>
          <w:p w14:paraId="5A58D711" w14:textId="63E9B31B" w:rsidR="001964F3" w:rsidRDefault="001964F3" w:rsidP="001964F3">
            <w:pPr>
              <w:pStyle w:val="GOSTTablenorm"/>
            </w:pPr>
            <w:r>
              <w:t>Если в запросе параметры отображения данных (</w:t>
            </w:r>
            <w:r w:rsidRPr="109D8E8A">
              <w:rPr>
                <w:lang w:val="en-US"/>
              </w:rPr>
              <w:t>VisualParams</w:t>
            </w:r>
            <w:r w:rsidRPr="003B770B">
              <w:t>)</w:t>
            </w:r>
            <w:r>
              <w:t xml:space="preserve"> не заданы, то передается </w:t>
            </w:r>
            <w:r w:rsidRPr="109D8E8A">
              <w:rPr>
                <w:rFonts w:eastAsiaTheme="majorEastAsia"/>
              </w:rPr>
              <w:t xml:space="preserve">перечень всех зарегистрированных в </w:t>
            </w:r>
            <w:r w:rsidRPr="109D8E8A">
              <w:rPr>
                <w:rFonts w:eastAsiaTheme="majorEastAsia"/>
                <w:lang w:val="en-US"/>
              </w:rPr>
              <w:t>SVAP</w:t>
            </w:r>
            <w:r w:rsidRPr="109D8E8A">
              <w:rPr>
                <w:rFonts w:eastAsiaTheme="majorEastAsia"/>
              </w:rPr>
              <w:t xml:space="preserve"> аналитических признаков</w:t>
            </w:r>
            <w:r>
              <w:t>.</w:t>
            </w:r>
          </w:p>
          <w:p w14:paraId="0203B06A" w14:textId="77777777" w:rsidR="001964F3" w:rsidRPr="002666F6" w:rsidRDefault="001964F3" w:rsidP="001964F3">
            <w:pPr>
              <w:pStyle w:val="GOSTTablenorm"/>
            </w:pPr>
            <w:r w:rsidRPr="002666F6">
              <w:t>Если в запросе параметры отображения данных (</w:t>
            </w:r>
            <w:r w:rsidRPr="00C75A4E">
              <w:t>VisualParams</w:t>
            </w:r>
            <w:r w:rsidRPr="002666F6">
              <w:t xml:space="preserve">) заданы, то передается </w:t>
            </w:r>
            <w:r w:rsidRPr="002666F6">
              <w:rPr>
                <w:rFonts w:eastAsiaTheme="majorEastAsia"/>
              </w:rPr>
              <w:t>перечень аналитических признаков, указанных в запросе</w:t>
            </w:r>
            <w:r w:rsidRPr="002666F6">
              <w:t>.</w:t>
            </w:r>
          </w:p>
          <w:p w14:paraId="66E1C767" w14:textId="20C7E9CC" w:rsidR="001964F3" w:rsidRPr="005A5988" w:rsidRDefault="001964F3" w:rsidP="001964F3">
            <w:pPr>
              <w:pStyle w:val="GOSTTablenorm"/>
            </w:pPr>
            <w:r w:rsidRPr="002666F6">
              <w:t>Аналитический признак, не входящий в структуру номера счета, указывается в ответе в случае, если его значение не пусто</w:t>
            </w:r>
          </w:p>
        </w:tc>
      </w:tr>
      <w:tr w:rsidR="001964F3" w:rsidRPr="00B9499D" w14:paraId="7EFB886C" w14:textId="77777777" w:rsidTr="001964F3">
        <w:tc>
          <w:tcPr>
            <w:tcW w:w="1100" w:type="pct"/>
          </w:tcPr>
          <w:p w14:paraId="1AA7F404" w14:textId="59F62B8C" w:rsidR="001964F3" w:rsidRPr="00B9499D" w:rsidRDefault="001964F3" w:rsidP="001964F3">
            <w:pPr>
              <w:pStyle w:val="GOSTTablenorm"/>
              <w:rPr>
                <w:lang w:val="en-US"/>
              </w:rPr>
            </w:pPr>
            <w:r w:rsidRPr="00B9499D">
              <w:t xml:space="preserve">Наименование аналитического </w:t>
            </w:r>
            <w:r>
              <w:t>признака</w:t>
            </w:r>
          </w:p>
        </w:tc>
        <w:tc>
          <w:tcPr>
            <w:tcW w:w="750" w:type="pct"/>
          </w:tcPr>
          <w:p w14:paraId="38490CF4" w14:textId="69FB1026" w:rsidR="001964F3" w:rsidRPr="00C75A4E" w:rsidRDefault="001964F3" w:rsidP="001964F3">
            <w:pPr>
              <w:pStyle w:val="GOSTTablenorm"/>
            </w:pPr>
            <w:proofErr w:type="gramStart"/>
            <w:r w:rsidRPr="00C75A4E">
              <w:rPr>
                <w:b/>
              </w:rPr>
              <w:t>RespData</w:t>
            </w:r>
            <w:r w:rsidRPr="00A15DAF">
              <w:rPr>
                <w:b/>
              </w:rPr>
              <w:t>:</w:t>
            </w:r>
            <w:r w:rsidRPr="00C75A4E">
              <w:rPr>
                <w:b/>
              </w:rPr>
              <w:t>VisualParams</w:t>
            </w:r>
            <w:proofErr w:type="gramEnd"/>
            <w:r w:rsidRPr="00C75A4E">
              <w:rPr>
                <w:b/>
              </w:rPr>
              <w:t>:</w:t>
            </w:r>
            <w:r w:rsidRPr="00C75A4E">
              <w:t>param</w:t>
            </w:r>
          </w:p>
        </w:tc>
        <w:tc>
          <w:tcPr>
            <w:tcW w:w="500" w:type="pct"/>
          </w:tcPr>
          <w:p w14:paraId="6582BBC3" w14:textId="77777777" w:rsidR="001964F3" w:rsidRPr="00B9499D" w:rsidRDefault="001964F3" w:rsidP="001964F3">
            <w:pPr>
              <w:pStyle w:val="GOSTTablenorm"/>
            </w:pPr>
            <w:r w:rsidRPr="00B9499D">
              <w:t>Строка</w:t>
            </w:r>
          </w:p>
        </w:tc>
        <w:tc>
          <w:tcPr>
            <w:tcW w:w="300" w:type="pct"/>
          </w:tcPr>
          <w:p w14:paraId="636A20D9" w14:textId="45D4E332" w:rsidR="001964F3" w:rsidRPr="00B9499D" w:rsidRDefault="001964F3" w:rsidP="001964F3">
            <w:pPr>
              <w:pStyle w:val="GOSTTablenorm"/>
            </w:pPr>
            <w:r>
              <w:t>Да</w:t>
            </w:r>
          </w:p>
        </w:tc>
        <w:tc>
          <w:tcPr>
            <w:tcW w:w="316" w:type="pct"/>
          </w:tcPr>
          <w:p w14:paraId="797B0C14" w14:textId="77777777" w:rsidR="001964F3" w:rsidRPr="00B9499D" w:rsidRDefault="001964F3" w:rsidP="001964F3">
            <w:pPr>
              <w:pStyle w:val="GOSTTablenorm"/>
            </w:pPr>
            <w:r w:rsidRPr="00B9499D">
              <w:t>&lt;=</w:t>
            </w:r>
            <w:r w:rsidRPr="00B9499D">
              <w:rPr>
                <w:lang w:val="en-US"/>
              </w:rPr>
              <w:t>10</w:t>
            </w:r>
            <w:r w:rsidRPr="00B9499D">
              <w:t>0</w:t>
            </w:r>
          </w:p>
        </w:tc>
        <w:tc>
          <w:tcPr>
            <w:tcW w:w="2034" w:type="pct"/>
          </w:tcPr>
          <w:p w14:paraId="008B6703" w14:textId="4AB54F92" w:rsidR="001964F3" w:rsidRPr="00B9499D" w:rsidRDefault="001964F3" w:rsidP="001964F3">
            <w:pPr>
              <w:pStyle w:val="GOSTTablenorm"/>
            </w:pPr>
            <w:r>
              <w:t xml:space="preserve">Наименование аналитического признака. Указывается системное наименование в соответствии со справочником «Аналитические признаки» в </w:t>
            </w:r>
            <w:r w:rsidRPr="109D8E8A">
              <w:rPr>
                <w:lang w:val="en-US"/>
              </w:rPr>
              <w:t>SVAP</w:t>
            </w:r>
          </w:p>
        </w:tc>
      </w:tr>
      <w:tr w:rsidR="001964F3" w:rsidRPr="00B9499D" w14:paraId="300AB446" w14:textId="77777777" w:rsidTr="001964F3">
        <w:tc>
          <w:tcPr>
            <w:tcW w:w="1100" w:type="pct"/>
          </w:tcPr>
          <w:p w14:paraId="12AD8921" w14:textId="16F3EA61" w:rsidR="001964F3" w:rsidRPr="00B9499D" w:rsidRDefault="001964F3" w:rsidP="001964F3">
            <w:pPr>
              <w:pStyle w:val="GOSTTablenorm"/>
            </w:pPr>
            <w:r w:rsidRPr="00B9499D">
              <w:t xml:space="preserve">Значение аналитического </w:t>
            </w:r>
            <w:r>
              <w:t>признака</w:t>
            </w:r>
          </w:p>
        </w:tc>
        <w:tc>
          <w:tcPr>
            <w:tcW w:w="750" w:type="pct"/>
          </w:tcPr>
          <w:p w14:paraId="2672799A" w14:textId="5FA780CE" w:rsidR="001964F3" w:rsidRPr="00C75A4E" w:rsidRDefault="001964F3" w:rsidP="001964F3">
            <w:pPr>
              <w:pStyle w:val="GOSTTablenorm"/>
            </w:pPr>
            <w:proofErr w:type="gramStart"/>
            <w:r w:rsidRPr="00C75A4E">
              <w:rPr>
                <w:b/>
              </w:rPr>
              <w:t>RespData</w:t>
            </w:r>
            <w:r w:rsidRPr="00A15DAF">
              <w:rPr>
                <w:b/>
              </w:rPr>
              <w:t>:</w:t>
            </w:r>
            <w:r w:rsidRPr="00C75A4E">
              <w:rPr>
                <w:b/>
              </w:rPr>
              <w:t>VisualParams</w:t>
            </w:r>
            <w:proofErr w:type="gramEnd"/>
            <w:r w:rsidRPr="00C75A4E">
              <w:rPr>
                <w:b/>
              </w:rPr>
              <w:t>:</w:t>
            </w:r>
            <w:r w:rsidRPr="00C75A4E">
              <w:t>value</w:t>
            </w:r>
          </w:p>
        </w:tc>
        <w:tc>
          <w:tcPr>
            <w:tcW w:w="500" w:type="pct"/>
          </w:tcPr>
          <w:p w14:paraId="10AFCEC8" w14:textId="77777777" w:rsidR="001964F3" w:rsidRPr="00B9499D" w:rsidRDefault="001964F3" w:rsidP="001964F3">
            <w:pPr>
              <w:pStyle w:val="GOSTTablenorm"/>
              <w:rPr>
                <w:lang w:val="en-US"/>
              </w:rPr>
            </w:pPr>
            <w:r w:rsidRPr="00B9499D">
              <w:t>Строка</w:t>
            </w:r>
          </w:p>
        </w:tc>
        <w:tc>
          <w:tcPr>
            <w:tcW w:w="300" w:type="pct"/>
          </w:tcPr>
          <w:p w14:paraId="439C8D39" w14:textId="58A9E43E" w:rsidR="001964F3" w:rsidRPr="00B9499D" w:rsidRDefault="001964F3" w:rsidP="001964F3">
            <w:pPr>
              <w:pStyle w:val="GOSTTablenorm"/>
            </w:pPr>
            <w:r>
              <w:t>Да</w:t>
            </w:r>
          </w:p>
        </w:tc>
        <w:tc>
          <w:tcPr>
            <w:tcW w:w="316" w:type="pct"/>
          </w:tcPr>
          <w:p w14:paraId="67E290E2" w14:textId="77777777" w:rsidR="001964F3" w:rsidRPr="00B9499D" w:rsidRDefault="001964F3" w:rsidP="001964F3">
            <w:pPr>
              <w:pStyle w:val="GOSTTablenorm"/>
            </w:pPr>
            <w:r w:rsidRPr="00B9499D">
              <w:t>&lt;=</w:t>
            </w:r>
            <w:r w:rsidRPr="00B9499D">
              <w:rPr>
                <w:lang w:val="en-US"/>
              </w:rPr>
              <w:t>100</w:t>
            </w:r>
            <w:r w:rsidRPr="00B9499D">
              <w:t>0</w:t>
            </w:r>
          </w:p>
        </w:tc>
        <w:tc>
          <w:tcPr>
            <w:tcW w:w="2034" w:type="pct"/>
          </w:tcPr>
          <w:p w14:paraId="79DD0B62" w14:textId="533D8C99" w:rsidR="001964F3" w:rsidRPr="00B9499D" w:rsidRDefault="001964F3" w:rsidP="001964F3">
            <w:pPr>
              <w:pStyle w:val="GOSTTablenorm"/>
              <w:rPr>
                <w:rFonts w:eastAsiaTheme="minorEastAsia"/>
              </w:rPr>
            </w:pPr>
            <w:r>
              <w:t xml:space="preserve">Значение аналитического признака. </w:t>
            </w:r>
            <w:r w:rsidRPr="109D8E8A">
              <w:rPr>
                <w:rFonts w:eastAsiaTheme="minorEastAsia"/>
              </w:rPr>
              <w:t>При отсутствии значения</w:t>
            </w:r>
            <w:r>
              <w:rPr>
                <w:rFonts w:eastAsiaTheme="minorEastAsia"/>
              </w:rPr>
              <w:t xml:space="preserve"> аналитических признаков</w:t>
            </w:r>
            <w:r w:rsidRPr="109D8E8A">
              <w:rPr>
                <w:rFonts w:eastAsiaTheme="minorEastAsia"/>
              </w:rPr>
              <w:t xml:space="preserve">, </w:t>
            </w:r>
            <w:r>
              <w:rPr>
                <w:rFonts w:eastAsiaTheme="minorHAnsi"/>
              </w:rPr>
              <w:t>входящих в структуру номера счета</w:t>
            </w:r>
            <w:r w:rsidRPr="00E92B30">
              <w:rPr>
                <w:rFonts w:eastAsiaTheme="minorHAnsi"/>
              </w:rPr>
              <w:t xml:space="preserve">, </w:t>
            </w:r>
            <w:r w:rsidRPr="109D8E8A">
              <w:rPr>
                <w:rFonts w:eastAsiaTheme="minorEastAsia"/>
              </w:rPr>
              <w:t>возвращается значение «-» (прочерк)</w:t>
            </w:r>
          </w:p>
        </w:tc>
      </w:tr>
      <w:tr w:rsidR="001964F3" w:rsidRPr="00B9499D" w14:paraId="633A65D7" w14:textId="77777777" w:rsidTr="001964F3">
        <w:tc>
          <w:tcPr>
            <w:tcW w:w="1100" w:type="pct"/>
          </w:tcPr>
          <w:p w14:paraId="25B2BD12" w14:textId="59975F80" w:rsidR="001964F3" w:rsidRPr="00B9499D" w:rsidRDefault="001964F3" w:rsidP="001964F3">
            <w:pPr>
              <w:pStyle w:val="GOSTTablenorm"/>
            </w:pPr>
            <w:r>
              <w:t>Сумма оборота по дебету (в рублях) за период</w:t>
            </w:r>
          </w:p>
        </w:tc>
        <w:tc>
          <w:tcPr>
            <w:tcW w:w="750" w:type="pct"/>
          </w:tcPr>
          <w:p w14:paraId="550C14A2" w14:textId="77777777"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_dr</w:t>
            </w:r>
          </w:p>
        </w:tc>
        <w:tc>
          <w:tcPr>
            <w:tcW w:w="500" w:type="pct"/>
          </w:tcPr>
          <w:p w14:paraId="4B80746D" w14:textId="77777777" w:rsidR="001964F3" w:rsidRPr="00B9499D" w:rsidRDefault="001964F3" w:rsidP="001964F3">
            <w:pPr>
              <w:pStyle w:val="GOSTTablenorm"/>
              <w:rPr>
                <w:szCs w:val="22"/>
              </w:rPr>
            </w:pPr>
            <w:r w:rsidRPr="00B9499D">
              <w:rPr>
                <w:szCs w:val="22"/>
              </w:rPr>
              <w:t>Сумма</w:t>
            </w:r>
          </w:p>
        </w:tc>
        <w:tc>
          <w:tcPr>
            <w:tcW w:w="300" w:type="pct"/>
          </w:tcPr>
          <w:p w14:paraId="19FF50D1" w14:textId="77777777" w:rsidR="001964F3" w:rsidRPr="00B9499D" w:rsidRDefault="001964F3" w:rsidP="001964F3">
            <w:pPr>
              <w:pStyle w:val="GOSTTablenorm"/>
              <w:rPr>
                <w:szCs w:val="22"/>
              </w:rPr>
            </w:pPr>
            <w:r w:rsidRPr="00B9499D">
              <w:rPr>
                <w:szCs w:val="22"/>
              </w:rPr>
              <w:t>Да</w:t>
            </w:r>
          </w:p>
        </w:tc>
        <w:tc>
          <w:tcPr>
            <w:tcW w:w="316" w:type="pct"/>
          </w:tcPr>
          <w:p w14:paraId="72CC25E2" w14:textId="639EAF39" w:rsidR="001964F3" w:rsidRPr="00B9499D" w:rsidRDefault="001964F3" w:rsidP="001964F3">
            <w:pPr>
              <w:pStyle w:val="GOSTTablenorm"/>
              <w:rPr>
                <w:szCs w:val="22"/>
              </w:rPr>
            </w:pPr>
          </w:p>
        </w:tc>
        <w:tc>
          <w:tcPr>
            <w:tcW w:w="2034" w:type="pct"/>
          </w:tcPr>
          <w:p w14:paraId="1CD645A4" w14:textId="45EE6E16" w:rsidR="001964F3" w:rsidRPr="00B9499D" w:rsidRDefault="001964F3" w:rsidP="001964F3">
            <w:pPr>
              <w:pStyle w:val="GOSTTablenorm"/>
            </w:pPr>
            <w:r>
              <w:t>Сумма оборота по дебету в валюте учета (в рублях) за отчетный период. Если оборот отсутствует, то параметр заполняется значением «0.00»</w:t>
            </w:r>
          </w:p>
        </w:tc>
      </w:tr>
      <w:tr w:rsidR="001964F3" w14:paraId="76CDAF4C" w14:textId="77777777" w:rsidTr="001964F3">
        <w:tc>
          <w:tcPr>
            <w:tcW w:w="1100" w:type="pct"/>
          </w:tcPr>
          <w:p w14:paraId="1113A0BB" w14:textId="26A0BB0B" w:rsidR="001964F3" w:rsidRDefault="001964F3" w:rsidP="001964F3">
            <w:pPr>
              <w:pStyle w:val="GOSTTablenorm"/>
            </w:pPr>
            <w:r>
              <w:t>Сумма оборота по дебету (в валюте) за период</w:t>
            </w:r>
          </w:p>
        </w:tc>
        <w:tc>
          <w:tcPr>
            <w:tcW w:w="750" w:type="pct"/>
          </w:tcPr>
          <w:p w14:paraId="4CCC0173" w14:textId="6D142C33"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_dr_cur</w:t>
            </w:r>
          </w:p>
        </w:tc>
        <w:tc>
          <w:tcPr>
            <w:tcW w:w="500" w:type="pct"/>
          </w:tcPr>
          <w:p w14:paraId="49607D1B" w14:textId="77777777" w:rsidR="001964F3" w:rsidRDefault="001964F3" w:rsidP="001964F3">
            <w:pPr>
              <w:pStyle w:val="GOSTTablenorm"/>
              <w:rPr>
                <w:szCs w:val="22"/>
              </w:rPr>
            </w:pPr>
            <w:r w:rsidRPr="109D8E8A">
              <w:rPr>
                <w:szCs w:val="22"/>
              </w:rPr>
              <w:t>Сумма</w:t>
            </w:r>
          </w:p>
        </w:tc>
        <w:tc>
          <w:tcPr>
            <w:tcW w:w="300" w:type="pct"/>
          </w:tcPr>
          <w:p w14:paraId="15AC56F8" w14:textId="77777777" w:rsidR="001964F3" w:rsidRDefault="001964F3" w:rsidP="001964F3">
            <w:pPr>
              <w:pStyle w:val="GOSTTablenorm"/>
              <w:rPr>
                <w:szCs w:val="22"/>
              </w:rPr>
            </w:pPr>
            <w:r w:rsidRPr="109D8E8A">
              <w:rPr>
                <w:szCs w:val="22"/>
              </w:rPr>
              <w:t>Да</w:t>
            </w:r>
          </w:p>
        </w:tc>
        <w:tc>
          <w:tcPr>
            <w:tcW w:w="316" w:type="pct"/>
          </w:tcPr>
          <w:p w14:paraId="4C90C513" w14:textId="77777777" w:rsidR="001964F3" w:rsidRDefault="001964F3" w:rsidP="001964F3">
            <w:pPr>
              <w:pStyle w:val="GOSTTablenorm"/>
              <w:rPr>
                <w:szCs w:val="22"/>
              </w:rPr>
            </w:pPr>
          </w:p>
        </w:tc>
        <w:tc>
          <w:tcPr>
            <w:tcW w:w="2034" w:type="pct"/>
          </w:tcPr>
          <w:p w14:paraId="68E53B59" w14:textId="77777777" w:rsidR="001964F3" w:rsidRDefault="001964F3" w:rsidP="001964F3">
            <w:pPr>
              <w:pStyle w:val="GOSTTablenorm"/>
            </w:pPr>
            <w:r>
              <w:t>Сумма оборота по дебету в валюте операции за отчетный период. Если оборот отсутствует, то параметр заполняется значением «0.00».</w:t>
            </w:r>
          </w:p>
          <w:p w14:paraId="3D22B02E" w14:textId="77777777" w:rsidR="001964F3" w:rsidRDefault="001964F3" w:rsidP="001964F3">
            <w:pPr>
              <w:pStyle w:val="GOSTTablenorm"/>
            </w:pPr>
            <w:r>
              <w:t>Для строк, содержащих данные об операциях в рублях, значение данного параметра ответа равно значению параметра «Сумма оборота по дебету (в рублях) за период»</w:t>
            </w:r>
          </w:p>
        </w:tc>
      </w:tr>
      <w:tr w:rsidR="001964F3" w:rsidRPr="00B9499D" w14:paraId="25706C4C" w14:textId="77777777" w:rsidTr="001964F3">
        <w:tc>
          <w:tcPr>
            <w:tcW w:w="1100" w:type="pct"/>
          </w:tcPr>
          <w:p w14:paraId="5261CAF6" w14:textId="2D57E794" w:rsidR="001964F3" w:rsidRPr="00B9499D" w:rsidRDefault="001964F3" w:rsidP="001964F3">
            <w:pPr>
              <w:pStyle w:val="GOSTTablenorm"/>
            </w:pPr>
            <w:r>
              <w:t>Сумма оборота по кредиту (в рублях) за период</w:t>
            </w:r>
          </w:p>
        </w:tc>
        <w:tc>
          <w:tcPr>
            <w:tcW w:w="750" w:type="pct"/>
          </w:tcPr>
          <w:p w14:paraId="0CB421C0" w14:textId="77777777"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_cr</w:t>
            </w:r>
          </w:p>
        </w:tc>
        <w:tc>
          <w:tcPr>
            <w:tcW w:w="500" w:type="pct"/>
          </w:tcPr>
          <w:p w14:paraId="757F892E" w14:textId="77777777" w:rsidR="001964F3" w:rsidRPr="00B9499D" w:rsidRDefault="001964F3" w:rsidP="001964F3">
            <w:pPr>
              <w:pStyle w:val="GOSTTablenorm"/>
              <w:rPr>
                <w:szCs w:val="22"/>
              </w:rPr>
            </w:pPr>
            <w:r w:rsidRPr="00B9499D">
              <w:rPr>
                <w:szCs w:val="22"/>
              </w:rPr>
              <w:t>Сумма</w:t>
            </w:r>
          </w:p>
        </w:tc>
        <w:tc>
          <w:tcPr>
            <w:tcW w:w="300" w:type="pct"/>
          </w:tcPr>
          <w:p w14:paraId="38BEA006" w14:textId="77777777" w:rsidR="001964F3" w:rsidRPr="00B9499D" w:rsidRDefault="001964F3" w:rsidP="001964F3">
            <w:pPr>
              <w:pStyle w:val="GOSTTablenorm"/>
              <w:rPr>
                <w:szCs w:val="22"/>
              </w:rPr>
            </w:pPr>
            <w:r w:rsidRPr="00B9499D">
              <w:rPr>
                <w:szCs w:val="22"/>
              </w:rPr>
              <w:t>Да</w:t>
            </w:r>
          </w:p>
        </w:tc>
        <w:tc>
          <w:tcPr>
            <w:tcW w:w="316" w:type="pct"/>
          </w:tcPr>
          <w:p w14:paraId="040DD8D4" w14:textId="1118EA0C" w:rsidR="001964F3" w:rsidRPr="00B9499D" w:rsidRDefault="001964F3" w:rsidP="001964F3">
            <w:pPr>
              <w:pStyle w:val="GOSTTablenorm"/>
              <w:rPr>
                <w:szCs w:val="22"/>
              </w:rPr>
            </w:pPr>
          </w:p>
        </w:tc>
        <w:tc>
          <w:tcPr>
            <w:tcW w:w="2034" w:type="pct"/>
          </w:tcPr>
          <w:p w14:paraId="2243FDE8" w14:textId="076A35DE" w:rsidR="001964F3" w:rsidRPr="00B9499D" w:rsidRDefault="001964F3" w:rsidP="001964F3">
            <w:pPr>
              <w:pStyle w:val="GOSTTablenorm"/>
            </w:pPr>
            <w:r>
              <w:t>Сумма оборота по кредиту в валюте учета (в рублях) за отчетный период. Если оборот отсутствует, то параметр заполняется значением «0.00»</w:t>
            </w:r>
          </w:p>
        </w:tc>
      </w:tr>
      <w:tr w:rsidR="001964F3" w14:paraId="5054E574" w14:textId="77777777" w:rsidTr="001964F3">
        <w:tc>
          <w:tcPr>
            <w:tcW w:w="1100" w:type="pct"/>
          </w:tcPr>
          <w:p w14:paraId="0E00C380" w14:textId="0E873F45" w:rsidR="001964F3" w:rsidRDefault="001964F3" w:rsidP="001964F3">
            <w:pPr>
              <w:pStyle w:val="GOSTTablenorm"/>
            </w:pPr>
            <w:r>
              <w:lastRenderedPageBreak/>
              <w:t>Сумма оборота по кредиту (в валюте) за период</w:t>
            </w:r>
          </w:p>
        </w:tc>
        <w:tc>
          <w:tcPr>
            <w:tcW w:w="750" w:type="pct"/>
          </w:tcPr>
          <w:p w14:paraId="1538C692" w14:textId="65881334" w:rsidR="001964F3" w:rsidRPr="00C75A4E" w:rsidRDefault="001964F3" w:rsidP="001964F3">
            <w:pPr>
              <w:pStyle w:val="GOSTTablenorm"/>
            </w:pPr>
            <w:proofErr w:type="gramStart"/>
            <w:r w:rsidRPr="00C75A4E">
              <w:rPr>
                <w:b/>
              </w:rPr>
              <w:t>RespData</w:t>
            </w:r>
            <w:r w:rsidRPr="00A15DAF">
              <w:rPr>
                <w:b/>
              </w:rPr>
              <w:t>:</w:t>
            </w:r>
            <w:r w:rsidRPr="00C75A4E">
              <w:t>Turnover</w:t>
            </w:r>
            <w:proofErr w:type="gramEnd"/>
            <w:r w:rsidRPr="00C75A4E">
              <w:t>_cr_cur</w:t>
            </w:r>
          </w:p>
        </w:tc>
        <w:tc>
          <w:tcPr>
            <w:tcW w:w="500" w:type="pct"/>
          </w:tcPr>
          <w:p w14:paraId="0E905849" w14:textId="368C10D0" w:rsidR="001964F3" w:rsidRDefault="001964F3" w:rsidP="001964F3">
            <w:pPr>
              <w:pStyle w:val="GOSTTablenorm"/>
              <w:rPr>
                <w:szCs w:val="22"/>
              </w:rPr>
            </w:pPr>
            <w:r w:rsidRPr="109D8E8A">
              <w:rPr>
                <w:szCs w:val="22"/>
              </w:rPr>
              <w:t>Сумма</w:t>
            </w:r>
          </w:p>
        </w:tc>
        <w:tc>
          <w:tcPr>
            <w:tcW w:w="300" w:type="pct"/>
          </w:tcPr>
          <w:p w14:paraId="2AC4EFBC" w14:textId="3E927482" w:rsidR="001964F3" w:rsidRDefault="001964F3" w:rsidP="001964F3">
            <w:pPr>
              <w:pStyle w:val="GOSTTablenorm"/>
              <w:rPr>
                <w:szCs w:val="22"/>
              </w:rPr>
            </w:pPr>
            <w:r w:rsidRPr="109D8E8A">
              <w:rPr>
                <w:szCs w:val="22"/>
              </w:rPr>
              <w:t>Да</w:t>
            </w:r>
          </w:p>
        </w:tc>
        <w:tc>
          <w:tcPr>
            <w:tcW w:w="316" w:type="pct"/>
          </w:tcPr>
          <w:p w14:paraId="7C9BAFEA" w14:textId="24B95A09" w:rsidR="001964F3" w:rsidRDefault="001964F3" w:rsidP="001964F3">
            <w:pPr>
              <w:pStyle w:val="GOSTTablenorm"/>
              <w:rPr>
                <w:szCs w:val="22"/>
              </w:rPr>
            </w:pPr>
          </w:p>
        </w:tc>
        <w:tc>
          <w:tcPr>
            <w:tcW w:w="2034" w:type="pct"/>
          </w:tcPr>
          <w:p w14:paraId="1DB46B3A" w14:textId="70AF98DC" w:rsidR="001964F3" w:rsidRDefault="001964F3" w:rsidP="001964F3">
            <w:pPr>
              <w:pStyle w:val="GOSTTablenorm"/>
            </w:pPr>
            <w:r>
              <w:t>Сумма оборота по кредиту в валюте операции за отчетный период. Если оборот отсутствует, то параметр заполняется значением «0.00».</w:t>
            </w:r>
          </w:p>
          <w:p w14:paraId="16A2862A" w14:textId="04790F18" w:rsidR="001964F3" w:rsidRDefault="001964F3" w:rsidP="001964F3">
            <w:pPr>
              <w:pStyle w:val="GOSTTablenorm"/>
            </w:pPr>
            <w:r>
              <w:t>Для строк, содержащих данные об операциях в рублях, значение данного параметра ответа равно значению параметра «Сумма оборота по кредиту (в рублях) за период»</w:t>
            </w:r>
          </w:p>
        </w:tc>
      </w:tr>
      <w:tr w:rsidR="001964F3" w14:paraId="55561939" w14:textId="77777777" w:rsidTr="001964F3">
        <w:tc>
          <w:tcPr>
            <w:tcW w:w="1100" w:type="pct"/>
          </w:tcPr>
          <w:p w14:paraId="1ED6A1C3" w14:textId="0D48B035" w:rsidR="001964F3" w:rsidRPr="002666F6" w:rsidRDefault="001964F3" w:rsidP="001964F3">
            <w:pPr>
              <w:pStyle w:val="GOSTTablenorm"/>
            </w:pPr>
            <w:r w:rsidRPr="002666F6">
              <w:t>Код валюты по ОКВ</w:t>
            </w:r>
          </w:p>
        </w:tc>
        <w:tc>
          <w:tcPr>
            <w:tcW w:w="750" w:type="pct"/>
          </w:tcPr>
          <w:p w14:paraId="501F6FFD" w14:textId="48311EB8" w:rsidR="001964F3" w:rsidRPr="00C75A4E" w:rsidRDefault="001964F3" w:rsidP="001964F3">
            <w:pPr>
              <w:pStyle w:val="GOSTTablenorm"/>
            </w:pPr>
            <w:proofErr w:type="gramStart"/>
            <w:r w:rsidRPr="00C75A4E">
              <w:rPr>
                <w:b/>
              </w:rPr>
              <w:t>RespData</w:t>
            </w:r>
            <w:r w:rsidRPr="00A15DAF">
              <w:rPr>
                <w:b/>
              </w:rPr>
              <w:t>:</w:t>
            </w:r>
            <w:r w:rsidRPr="00C75A4E">
              <w:t>Currency</w:t>
            </w:r>
            <w:proofErr w:type="gramEnd"/>
            <w:r w:rsidRPr="00C75A4E">
              <w:t>_code</w:t>
            </w:r>
          </w:p>
        </w:tc>
        <w:tc>
          <w:tcPr>
            <w:tcW w:w="500" w:type="pct"/>
          </w:tcPr>
          <w:p w14:paraId="72228FCD" w14:textId="4729CD50" w:rsidR="001964F3" w:rsidRPr="000E1E0A" w:rsidRDefault="001964F3" w:rsidP="001964F3">
            <w:pPr>
              <w:pStyle w:val="GOSTTablenorm"/>
            </w:pPr>
            <w:r w:rsidRPr="002666F6">
              <w:t>Строка</w:t>
            </w:r>
          </w:p>
        </w:tc>
        <w:tc>
          <w:tcPr>
            <w:tcW w:w="300" w:type="pct"/>
          </w:tcPr>
          <w:p w14:paraId="58C61FBB" w14:textId="05ABEDFF" w:rsidR="001964F3" w:rsidRPr="00474651" w:rsidRDefault="001964F3" w:rsidP="001964F3">
            <w:pPr>
              <w:pStyle w:val="GOSTTablenorm"/>
            </w:pPr>
            <w:r w:rsidRPr="00474651">
              <w:t>Да</w:t>
            </w:r>
          </w:p>
        </w:tc>
        <w:tc>
          <w:tcPr>
            <w:tcW w:w="316" w:type="pct"/>
          </w:tcPr>
          <w:p w14:paraId="2226BED1" w14:textId="317E5410" w:rsidR="001964F3" w:rsidRPr="00860237" w:rsidRDefault="001964F3" w:rsidP="001964F3">
            <w:pPr>
              <w:pStyle w:val="GOSTTablenorm"/>
            </w:pPr>
            <w:r w:rsidRPr="00890A8D">
              <w:t>=3</w:t>
            </w:r>
          </w:p>
        </w:tc>
        <w:tc>
          <w:tcPr>
            <w:tcW w:w="2034" w:type="pct"/>
          </w:tcPr>
          <w:p w14:paraId="2E6549CE" w14:textId="603D0696" w:rsidR="001964F3" w:rsidRPr="002666F6" w:rsidRDefault="001964F3" w:rsidP="001964F3">
            <w:pPr>
              <w:pStyle w:val="GOSTTablenorm"/>
            </w:pPr>
            <w:r w:rsidRPr="002666F6">
              <w:t>Цифровой код валюты по Общероссийскому классификатору валют</w:t>
            </w:r>
          </w:p>
        </w:tc>
      </w:tr>
    </w:tbl>
    <w:p w14:paraId="0399725C" w14:textId="014CADB4" w:rsidR="00512B7E" w:rsidRPr="002666F6" w:rsidRDefault="109D8E8A">
      <w:pPr>
        <w:pStyle w:val="31"/>
      </w:pPr>
      <w:bookmarkStart w:id="5064" w:name="_Toc117871521"/>
      <w:bookmarkStart w:id="5065" w:name="_Toc121319624"/>
      <w:bookmarkStart w:id="5066" w:name="_Toc226556176"/>
      <w:bookmarkStart w:id="5067" w:name="_Ref112667469"/>
      <w:bookmarkStart w:id="5068" w:name="_Ref112667479"/>
      <w:r w:rsidRPr="002666F6">
        <w:t>Пример ответа</w:t>
      </w:r>
      <w:bookmarkEnd w:id="5064"/>
      <w:bookmarkEnd w:id="5065"/>
      <w:bookmarkEnd w:id="5066"/>
    </w:p>
    <w:p w14:paraId="36351800" w14:textId="77777777" w:rsidR="002666F6" w:rsidRPr="002666F6" w:rsidRDefault="002666F6" w:rsidP="00C75A4E">
      <w:pPr>
        <w:pStyle w:val="GOSTScript"/>
      </w:pPr>
      <w:r w:rsidRPr="002666F6">
        <w:t>{</w:t>
      </w:r>
    </w:p>
    <w:p w14:paraId="2DE67D63" w14:textId="77777777" w:rsidR="002666F6" w:rsidRPr="002666F6" w:rsidRDefault="002666F6" w:rsidP="00C75A4E">
      <w:pPr>
        <w:pStyle w:val="GOSTScript"/>
      </w:pPr>
      <w:r w:rsidRPr="002666F6">
        <w:tab/>
        <w:t>"header": {</w:t>
      </w:r>
    </w:p>
    <w:p w14:paraId="7E64FA14" w14:textId="77777777" w:rsidR="002666F6" w:rsidRPr="002666F6" w:rsidRDefault="002666F6" w:rsidP="00C75A4E">
      <w:pPr>
        <w:pStyle w:val="GOSTScript"/>
      </w:pPr>
      <w:r w:rsidRPr="002666F6">
        <w:tab/>
      </w:r>
      <w:r w:rsidRPr="002666F6">
        <w:tab/>
        <w:t>"Source": "EXP05",</w:t>
      </w:r>
    </w:p>
    <w:p w14:paraId="02DADD89" w14:textId="77777777" w:rsidR="002666F6" w:rsidRPr="002666F6" w:rsidRDefault="002666F6" w:rsidP="00C75A4E">
      <w:pPr>
        <w:pStyle w:val="GOSTScript"/>
      </w:pPr>
      <w:r w:rsidRPr="002666F6">
        <w:tab/>
      </w:r>
      <w:r w:rsidRPr="002666F6">
        <w:tab/>
        <w:t>"Receiver": "EXP05",</w:t>
      </w:r>
    </w:p>
    <w:p w14:paraId="21718572" w14:textId="17EB8849" w:rsidR="002666F6" w:rsidRPr="002666F6" w:rsidRDefault="002666F6" w:rsidP="00C75A4E">
      <w:pPr>
        <w:pStyle w:val="GOSTScript"/>
      </w:pPr>
      <w:r w:rsidRPr="002666F6">
        <w:tab/>
      </w:r>
      <w:r w:rsidRPr="002666F6">
        <w:tab/>
        <w:t>"AnsDateTime": "2022-</w:t>
      </w:r>
      <w:r w:rsidR="00111B38" w:rsidRPr="005404C6">
        <w:t>1</w:t>
      </w:r>
      <w:r w:rsidR="00111B38">
        <w:t>1</w:t>
      </w:r>
      <w:r w:rsidRPr="002666F6">
        <w:t>-3</w:t>
      </w:r>
      <w:r w:rsidR="00111B38" w:rsidRPr="005404C6">
        <w:t>0</w:t>
      </w:r>
      <w:r w:rsidRPr="002666F6">
        <w:t xml:space="preserve"> 12:21:15",</w:t>
      </w:r>
    </w:p>
    <w:p w14:paraId="1B19347F" w14:textId="77777777" w:rsidR="002666F6" w:rsidRPr="002666F6" w:rsidRDefault="002666F6" w:rsidP="00C75A4E">
      <w:pPr>
        <w:pStyle w:val="GOSTScript"/>
      </w:pPr>
      <w:r w:rsidRPr="002666F6">
        <w:tab/>
      </w:r>
      <w:r w:rsidRPr="002666F6">
        <w:tab/>
        <w:t>"Version": "1.0",</w:t>
      </w:r>
    </w:p>
    <w:p w14:paraId="30FF9A98" w14:textId="77777777" w:rsidR="002666F6" w:rsidRPr="002666F6" w:rsidRDefault="002666F6" w:rsidP="00C75A4E">
      <w:pPr>
        <w:pStyle w:val="GOSTScript"/>
      </w:pPr>
      <w:r w:rsidRPr="002666F6">
        <w:tab/>
      </w:r>
      <w:r w:rsidRPr="002666F6">
        <w:tab/>
        <w:t>"ReqGuid": "g5t4ce5d-1473-9737-903v-cfa72ba94f10",</w:t>
      </w:r>
    </w:p>
    <w:p w14:paraId="58DA845F" w14:textId="77777777" w:rsidR="002666F6" w:rsidRPr="002666F6" w:rsidRDefault="002666F6" w:rsidP="00C75A4E">
      <w:pPr>
        <w:pStyle w:val="GOSTScript"/>
      </w:pPr>
      <w:r w:rsidRPr="002666F6">
        <w:tab/>
      </w:r>
      <w:r w:rsidRPr="002666F6">
        <w:tab/>
        <w:t>"AnsGuid": "g5t4ce5d-1473-9737-903v-cfa72ba94f40",</w:t>
      </w:r>
    </w:p>
    <w:p w14:paraId="52151178" w14:textId="77777777" w:rsidR="002666F6" w:rsidRPr="002666F6" w:rsidRDefault="002666F6" w:rsidP="00C75A4E">
      <w:pPr>
        <w:pStyle w:val="GOSTScript"/>
      </w:pPr>
      <w:r w:rsidRPr="002666F6">
        <w:tab/>
      </w:r>
      <w:r w:rsidRPr="002666F6">
        <w:tab/>
        <w:t>"DocGuid": "g5t4ce5d-1473-9737-903v-cfa72ba94f60",</w:t>
      </w:r>
    </w:p>
    <w:p w14:paraId="0D4C0416" w14:textId="77777777" w:rsidR="002666F6" w:rsidRPr="002666F6" w:rsidRDefault="002666F6" w:rsidP="00C75A4E">
      <w:pPr>
        <w:pStyle w:val="GOSTScript"/>
      </w:pPr>
      <w:r w:rsidRPr="002666F6">
        <w:tab/>
      </w:r>
      <w:r w:rsidRPr="002666F6">
        <w:tab/>
        <w:t>"Result": "S"</w:t>
      </w:r>
    </w:p>
    <w:p w14:paraId="38456B27" w14:textId="77777777" w:rsidR="002666F6" w:rsidRPr="002666F6" w:rsidRDefault="002666F6" w:rsidP="00C75A4E">
      <w:pPr>
        <w:pStyle w:val="GOSTScript"/>
      </w:pPr>
      <w:r w:rsidRPr="002666F6">
        <w:tab/>
        <w:t>},</w:t>
      </w:r>
    </w:p>
    <w:p w14:paraId="5A2C829F" w14:textId="77777777" w:rsidR="002666F6" w:rsidRPr="002666F6" w:rsidRDefault="002666F6" w:rsidP="00C75A4E">
      <w:pPr>
        <w:pStyle w:val="GOSTScript"/>
      </w:pPr>
      <w:r w:rsidRPr="002666F6">
        <w:tab/>
        <w:t>"document": {</w:t>
      </w:r>
    </w:p>
    <w:p w14:paraId="534D8D32" w14:textId="77777777" w:rsidR="002B5FE9" w:rsidRPr="00BF7E78" w:rsidRDefault="002B5FE9" w:rsidP="002B5FE9">
      <w:pPr>
        <w:pStyle w:val="GOSTScript"/>
        <w:rPr>
          <w:ins w:id="5069" w:author="Сатлер Марина Викторовна" w:date="2025-10-10T09:16:00Z"/>
        </w:rPr>
      </w:pPr>
      <w:ins w:id="5070" w:author="Сатлер Марина Викторовна" w:date="2025-10-10T09:16:00Z">
        <w:r w:rsidRPr="00BF7E78">
          <w:tab/>
        </w:r>
        <w:r w:rsidRPr="00BF7E78">
          <w:tab/>
          <w:t>"Page": 2,</w:t>
        </w:r>
      </w:ins>
    </w:p>
    <w:p w14:paraId="612E974C" w14:textId="77777777" w:rsidR="002B5FE9" w:rsidRDefault="002B5FE9" w:rsidP="002B5FE9">
      <w:pPr>
        <w:pStyle w:val="GOSTScript"/>
        <w:rPr>
          <w:ins w:id="5071" w:author="Сатлер Марина Викторовна" w:date="2025-10-10T09:16:00Z"/>
        </w:rPr>
      </w:pPr>
      <w:ins w:id="5072" w:author="Сатлер Марина Викторовна" w:date="2025-10-10T09:16:00Z">
        <w:r w:rsidRPr="00BF7E78">
          <w:tab/>
        </w:r>
        <w:r w:rsidRPr="00BF7E78">
          <w:tab/>
          <w:t>"AllPages": 10,</w:t>
        </w:r>
      </w:ins>
    </w:p>
    <w:p w14:paraId="789BE43A" w14:textId="77777777" w:rsidR="002666F6" w:rsidRPr="002666F6" w:rsidRDefault="002666F6" w:rsidP="00C75A4E">
      <w:pPr>
        <w:pStyle w:val="GOSTScript"/>
      </w:pPr>
      <w:r w:rsidRPr="002666F6">
        <w:tab/>
      </w:r>
      <w:r w:rsidRPr="002666F6">
        <w:tab/>
        <w:t>"RespData": [</w:t>
      </w:r>
    </w:p>
    <w:p w14:paraId="0F8F7671" w14:textId="77777777" w:rsidR="002666F6" w:rsidRPr="002666F6" w:rsidRDefault="002666F6" w:rsidP="00C75A4E">
      <w:pPr>
        <w:pStyle w:val="GOSTScript"/>
      </w:pPr>
      <w:r w:rsidRPr="002666F6">
        <w:tab/>
      </w:r>
      <w:r w:rsidRPr="002666F6">
        <w:tab/>
      </w:r>
      <w:r w:rsidRPr="002666F6">
        <w:tab/>
        <w:t>{</w:t>
      </w:r>
    </w:p>
    <w:p w14:paraId="0DBF79C9" w14:textId="77777777" w:rsidR="002666F6" w:rsidRPr="002666F6" w:rsidRDefault="002666F6" w:rsidP="00C75A4E">
      <w:pPr>
        <w:pStyle w:val="GOSTScript"/>
      </w:pPr>
      <w:r w:rsidRPr="002666F6">
        <w:tab/>
      </w:r>
      <w:r w:rsidRPr="002666F6">
        <w:tab/>
      </w:r>
      <w:r w:rsidRPr="002666F6">
        <w:tab/>
      </w:r>
      <w:r w:rsidRPr="002666F6">
        <w:tab/>
        <w:t>"DocGuid": "g5t4ce5d-1473-9737-903v-cfa72ba94f70",</w:t>
      </w:r>
    </w:p>
    <w:p w14:paraId="05AFD85C" w14:textId="77777777" w:rsidR="002666F6" w:rsidRPr="002666F6" w:rsidRDefault="002666F6" w:rsidP="00C75A4E">
      <w:pPr>
        <w:pStyle w:val="GOSTScript"/>
      </w:pPr>
      <w:r w:rsidRPr="002666F6">
        <w:tab/>
      </w:r>
      <w:r w:rsidRPr="002666F6">
        <w:tab/>
      </w:r>
      <w:r w:rsidRPr="002666F6">
        <w:tab/>
      </w:r>
      <w:r w:rsidRPr="002666F6">
        <w:tab/>
        <w:t>"DocType": "MSC_PAYM_ORDER_0401060",</w:t>
      </w:r>
    </w:p>
    <w:p w14:paraId="460BE7B6" w14:textId="77777777" w:rsidR="002666F6" w:rsidRPr="002666F6" w:rsidRDefault="002666F6" w:rsidP="00C75A4E">
      <w:pPr>
        <w:pStyle w:val="GOSTScript"/>
      </w:pPr>
      <w:r w:rsidRPr="002666F6">
        <w:tab/>
      </w:r>
      <w:r w:rsidRPr="002666F6">
        <w:tab/>
      </w:r>
      <w:r w:rsidRPr="002666F6">
        <w:tab/>
      </w:r>
      <w:r w:rsidRPr="002666F6">
        <w:tab/>
        <w:t>"DocNum": "00001",</w:t>
      </w:r>
    </w:p>
    <w:p w14:paraId="51C503FD" w14:textId="77777777" w:rsidR="002666F6" w:rsidRPr="002666F6" w:rsidRDefault="002666F6" w:rsidP="00C75A4E">
      <w:pPr>
        <w:pStyle w:val="GOSTScript"/>
      </w:pPr>
      <w:r w:rsidRPr="002666F6">
        <w:tab/>
      </w:r>
      <w:r w:rsidRPr="002666F6">
        <w:tab/>
      </w:r>
      <w:r w:rsidRPr="002666F6">
        <w:tab/>
      </w:r>
      <w:r w:rsidRPr="002666F6">
        <w:tab/>
        <w:t>"DocDate": "2022-11-24",</w:t>
      </w:r>
    </w:p>
    <w:p w14:paraId="0E36D6B5" w14:textId="77777777" w:rsidR="002666F6" w:rsidRPr="002666F6" w:rsidRDefault="002666F6" w:rsidP="00C75A4E">
      <w:pPr>
        <w:pStyle w:val="GOSTScript"/>
      </w:pPr>
      <w:r w:rsidRPr="002666F6">
        <w:tab/>
      </w:r>
      <w:r w:rsidRPr="002666F6">
        <w:tab/>
      </w:r>
      <w:r w:rsidRPr="002666F6">
        <w:tab/>
      </w:r>
      <w:r w:rsidRPr="002666F6">
        <w:tab/>
        <w:t>"SettlDate": "2022-11-24",</w:t>
      </w:r>
    </w:p>
    <w:p w14:paraId="68D79067" w14:textId="77777777" w:rsidR="002666F6" w:rsidRPr="002666F6" w:rsidRDefault="002666F6" w:rsidP="00C75A4E">
      <w:pPr>
        <w:pStyle w:val="GOSTScript"/>
      </w:pPr>
      <w:r w:rsidRPr="002666F6">
        <w:tab/>
      </w:r>
      <w:r w:rsidRPr="002666F6">
        <w:tab/>
      </w:r>
      <w:r w:rsidRPr="002666F6">
        <w:tab/>
      </w:r>
      <w:r w:rsidRPr="002666F6">
        <w:tab/>
        <w:t>"Effective_Date": "2022-11-24",</w:t>
      </w:r>
    </w:p>
    <w:p w14:paraId="30CBB787" w14:textId="77777777" w:rsidR="002666F6" w:rsidRPr="002666F6" w:rsidRDefault="002666F6" w:rsidP="00C75A4E">
      <w:pPr>
        <w:pStyle w:val="GOSTScript"/>
      </w:pPr>
      <w:r w:rsidRPr="002666F6">
        <w:lastRenderedPageBreak/>
        <w:tab/>
      </w:r>
      <w:r w:rsidRPr="002666F6">
        <w:tab/>
      </w:r>
      <w:r w:rsidRPr="002666F6">
        <w:tab/>
      </w:r>
      <w:r w:rsidRPr="002666F6">
        <w:tab/>
        <w:t>"VisualParams": [</w:t>
      </w:r>
    </w:p>
    <w:p w14:paraId="124C9667"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1F32B786"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"budgetCode",</w:t>
      </w:r>
    </w:p>
    <w:p w14:paraId="77B75BCE"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"99010001"</w:t>
      </w:r>
    </w:p>
    <w:p w14:paraId="5049DCA7"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3CA2E562"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5046BDF6"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"kbk",</w:t>
      </w:r>
    </w:p>
    <w:p w14:paraId="44F26CA5"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"32000000000000000610"</w:t>
      </w:r>
    </w:p>
    <w:p w14:paraId="233ECD76"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3B5CE156"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53D864B"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"vd",</w:t>
      </w:r>
    </w:p>
    <w:p w14:paraId="5455D438"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"30"</w:t>
      </w:r>
    </w:p>
    <w:p w14:paraId="7BBB549D"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5CA9F6EE"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F72F7E0"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"account",</w:t>
      </w:r>
    </w:p>
    <w:p w14:paraId="789C5065"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"ВЫБЫТИЯ_КУ"</w:t>
      </w:r>
    </w:p>
    <w:p w14:paraId="1FC534FE"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B8EC951"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5FCE087B"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"tofk",</w:t>
      </w:r>
    </w:p>
    <w:p w14:paraId="7E2851CA"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"6200"</w:t>
      </w:r>
    </w:p>
    <w:p w14:paraId="6BD69CEE"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234F3BB1"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31B1B810"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"conturCode",</w:t>
      </w:r>
    </w:p>
    <w:p w14:paraId="09EF1196"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"1"</w:t>
      </w:r>
    </w:p>
    <w:p w14:paraId="33825DD1"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2B55E8DA"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19D2C971"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"pa",</w:t>
      </w:r>
    </w:p>
    <w:p w14:paraId="4686AA26"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"05621481690"</w:t>
      </w:r>
    </w:p>
    <w:p w14:paraId="373A5330"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53963B0B"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4563F055"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"targetCode",</w:t>
      </w:r>
    </w:p>
    <w:p w14:paraId="2607D6D4"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"0023-02"</w:t>
      </w:r>
    </w:p>
    <w:p w14:paraId="15C956B7"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81059D5"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565338CA"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"DocName",</w:t>
      </w:r>
    </w:p>
    <w:p w14:paraId="51B67340"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"Платежное поручение"</w:t>
      </w:r>
    </w:p>
    <w:p w14:paraId="5F703E3B"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010516C"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3D107CF8" w14:textId="77777777" w:rsidR="002666F6" w:rsidRPr="002666F6" w:rsidRDefault="002666F6" w:rsidP="00C75A4E">
      <w:pPr>
        <w:pStyle w:val="GOSTScript"/>
      </w:pPr>
      <w:r w:rsidRPr="002666F6">
        <w:lastRenderedPageBreak/>
        <w:tab/>
      </w:r>
      <w:r w:rsidRPr="002666F6">
        <w:tab/>
      </w:r>
      <w:r w:rsidRPr="002666F6">
        <w:tab/>
      </w:r>
      <w:r w:rsidRPr="002666F6">
        <w:tab/>
      </w:r>
      <w:r w:rsidRPr="002666F6">
        <w:tab/>
      </w:r>
      <w:r w:rsidRPr="002666F6">
        <w:tab/>
        <w:t>"param": "ikpikv",</w:t>
      </w:r>
    </w:p>
    <w:p w14:paraId="3C96FCC0"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"05414816900232200000102"</w:t>
      </w:r>
    </w:p>
    <w:p w14:paraId="076B369B"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371A9E84"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13400F5D"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"parentDocGuid",</w:t>
      </w:r>
    </w:p>
    <w:p w14:paraId="1B9A1B5C"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"g5t4ce5d-1473-9737-903v-cfa72ba94f77"</w:t>
      </w:r>
    </w:p>
    <w:p w14:paraId="02185139"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9F09F0B"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1F1250B4"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"parentDocNumber",</w:t>
      </w:r>
    </w:p>
    <w:p w14:paraId="1CAEBC92"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"15"</w:t>
      </w:r>
    </w:p>
    <w:p w14:paraId="7684E2D6"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2FF159D"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EED1B33"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"parentDocDate",</w:t>
      </w:r>
    </w:p>
    <w:p w14:paraId="19395456"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"2022-11-23"</w:t>
      </w:r>
    </w:p>
    <w:p w14:paraId="476534CB"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10A72983"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7F0514A"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"parentDocType",</w:t>
      </w:r>
    </w:p>
    <w:p w14:paraId="596B87C1"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"ЗКР"</w:t>
      </w:r>
    </w:p>
    <w:p w14:paraId="0D43EB55"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01A7C4CB" w14:textId="77777777" w:rsidR="002666F6" w:rsidRPr="002666F6" w:rsidRDefault="002666F6" w:rsidP="00C75A4E">
      <w:pPr>
        <w:pStyle w:val="GOSTScript"/>
      </w:pPr>
      <w:r w:rsidRPr="002666F6">
        <w:tab/>
      </w:r>
      <w:r w:rsidRPr="002666F6">
        <w:tab/>
      </w:r>
      <w:r w:rsidRPr="002666F6">
        <w:tab/>
      </w:r>
      <w:r w:rsidRPr="002666F6">
        <w:tab/>
        <w:t>],</w:t>
      </w:r>
    </w:p>
    <w:p w14:paraId="1C3559F8" w14:textId="1BDD5E72" w:rsidR="002666F6" w:rsidRPr="002666F6" w:rsidRDefault="002666F6" w:rsidP="00C75A4E">
      <w:pPr>
        <w:pStyle w:val="GOSTScript"/>
      </w:pPr>
      <w:r w:rsidRPr="002666F6">
        <w:tab/>
      </w:r>
      <w:r w:rsidRPr="002666F6">
        <w:tab/>
      </w:r>
      <w:r w:rsidRPr="002666F6">
        <w:tab/>
      </w:r>
      <w:r w:rsidRPr="002666F6">
        <w:tab/>
        <w:t>"Turnover_dr": 100.00,</w:t>
      </w:r>
    </w:p>
    <w:p w14:paraId="45C937BE" w14:textId="5224AFA7" w:rsidR="002666F6" w:rsidRPr="002666F6" w:rsidRDefault="002666F6" w:rsidP="00C75A4E">
      <w:pPr>
        <w:pStyle w:val="GOSTScript"/>
      </w:pPr>
      <w:r w:rsidRPr="002666F6">
        <w:tab/>
      </w:r>
      <w:r w:rsidRPr="002666F6">
        <w:tab/>
      </w:r>
      <w:r w:rsidRPr="002666F6">
        <w:tab/>
      </w:r>
      <w:r w:rsidRPr="002666F6">
        <w:tab/>
        <w:t>"Turnover_dr_cur": 100.00,</w:t>
      </w:r>
    </w:p>
    <w:p w14:paraId="536C3F4A" w14:textId="3FBAEA84" w:rsidR="002666F6" w:rsidRPr="002666F6" w:rsidRDefault="002666F6" w:rsidP="00C75A4E">
      <w:pPr>
        <w:pStyle w:val="GOSTScript"/>
      </w:pPr>
      <w:r w:rsidRPr="002666F6">
        <w:tab/>
      </w:r>
      <w:r w:rsidRPr="002666F6">
        <w:tab/>
      </w:r>
      <w:r w:rsidRPr="002666F6">
        <w:tab/>
      </w:r>
      <w:r w:rsidRPr="002666F6">
        <w:tab/>
        <w:t>"Turnover_cr": 0.00,</w:t>
      </w:r>
    </w:p>
    <w:p w14:paraId="7AC4D225" w14:textId="6A364E06" w:rsidR="002666F6" w:rsidRPr="002666F6" w:rsidRDefault="002666F6" w:rsidP="00C75A4E">
      <w:pPr>
        <w:pStyle w:val="GOSTScript"/>
      </w:pPr>
      <w:r w:rsidRPr="002666F6">
        <w:tab/>
      </w:r>
      <w:r w:rsidRPr="002666F6">
        <w:tab/>
      </w:r>
      <w:r w:rsidRPr="002666F6">
        <w:tab/>
      </w:r>
      <w:r w:rsidRPr="002666F6">
        <w:tab/>
        <w:t>"Turnover_cr_cur": 0.00,</w:t>
      </w:r>
    </w:p>
    <w:p w14:paraId="6BBED498" w14:textId="77777777" w:rsidR="002666F6" w:rsidRPr="002666F6" w:rsidRDefault="002666F6" w:rsidP="00C75A4E">
      <w:pPr>
        <w:pStyle w:val="GOSTScript"/>
      </w:pPr>
      <w:r w:rsidRPr="002666F6">
        <w:tab/>
      </w:r>
      <w:r w:rsidRPr="002666F6">
        <w:tab/>
      </w:r>
      <w:r w:rsidRPr="002666F6">
        <w:tab/>
      </w:r>
      <w:r w:rsidRPr="002666F6">
        <w:tab/>
        <w:t>"Currency_code": "643"</w:t>
      </w:r>
    </w:p>
    <w:p w14:paraId="12EEAE80" w14:textId="77777777" w:rsidR="002666F6" w:rsidRPr="002666F6" w:rsidRDefault="002666F6" w:rsidP="00C75A4E">
      <w:pPr>
        <w:pStyle w:val="GOSTScript"/>
      </w:pPr>
      <w:r w:rsidRPr="002666F6">
        <w:tab/>
      </w:r>
      <w:r w:rsidRPr="002666F6">
        <w:tab/>
      </w:r>
      <w:r w:rsidRPr="002666F6">
        <w:tab/>
        <w:t>},</w:t>
      </w:r>
    </w:p>
    <w:p w14:paraId="69A931E6" w14:textId="77777777" w:rsidR="002666F6" w:rsidRPr="002666F6" w:rsidRDefault="002666F6" w:rsidP="00C75A4E">
      <w:pPr>
        <w:pStyle w:val="GOSTScript"/>
      </w:pPr>
      <w:r w:rsidRPr="002666F6">
        <w:tab/>
      </w:r>
      <w:r w:rsidRPr="002666F6">
        <w:tab/>
      </w:r>
      <w:r w:rsidRPr="002666F6">
        <w:tab/>
        <w:t>{</w:t>
      </w:r>
    </w:p>
    <w:p w14:paraId="1AEC36BF" w14:textId="77777777" w:rsidR="002666F6" w:rsidRPr="002666F6" w:rsidRDefault="002666F6" w:rsidP="00C75A4E">
      <w:pPr>
        <w:pStyle w:val="GOSTScript"/>
      </w:pPr>
      <w:r w:rsidRPr="002666F6">
        <w:tab/>
      </w:r>
      <w:r w:rsidRPr="002666F6">
        <w:tab/>
      </w:r>
      <w:r w:rsidRPr="002666F6">
        <w:tab/>
      </w:r>
      <w:r w:rsidRPr="002666F6">
        <w:tab/>
        <w:t>"DocGuid": "g5t4ce5d-1473-9737-903v-cfa72ba94f90",</w:t>
      </w:r>
    </w:p>
    <w:p w14:paraId="72FD1054" w14:textId="77777777" w:rsidR="002666F6" w:rsidRPr="002666F6" w:rsidRDefault="002666F6" w:rsidP="00C75A4E">
      <w:pPr>
        <w:pStyle w:val="GOSTScript"/>
      </w:pPr>
      <w:r w:rsidRPr="002666F6">
        <w:tab/>
      </w:r>
      <w:r w:rsidRPr="002666F6">
        <w:tab/>
      </w:r>
      <w:r w:rsidRPr="002666F6">
        <w:tab/>
      </w:r>
      <w:r w:rsidRPr="002666F6">
        <w:tab/>
        <w:t>"DocType": "MSC_ApplCashFlow",</w:t>
      </w:r>
    </w:p>
    <w:p w14:paraId="716869A3" w14:textId="77777777" w:rsidR="002666F6" w:rsidRPr="002666F6" w:rsidRDefault="002666F6" w:rsidP="00C75A4E">
      <w:pPr>
        <w:pStyle w:val="GOSTScript"/>
      </w:pPr>
      <w:r w:rsidRPr="002666F6">
        <w:tab/>
      </w:r>
      <w:r w:rsidRPr="002666F6">
        <w:tab/>
      </w:r>
      <w:r w:rsidRPr="002666F6">
        <w:tab/>
      </w:r>
      <w:r w:rsidRPr="002666F6">
        <w:tab/>
        <w:t>"DocNum": "00002",</w:t>
      </w:r>
    </w:p>
    <w:p w14:paraId="4DA98D9F" w14:textId="77777777" w:rsidR="002666F6" w:rsidRPr="002666F6" w:rsidRDefault="002666F6" w:rsidP="00C75A4E">
      <w:pPr>
        <w:pStyle w:val="GOSTScript"/>
      </w:pPr>
      <w:r w:rsidRPr="002666F6">
        <w:tab/>
      </w:r>
      <w:r w:rsidRPr="002666F6">
        <w:tab/>
      </w:r>
      <w:r w:rsidRPr="002666F6">
        <w:tab/>
      </w:r>
      <w:r w:rsidRPr="002666F6">
        <w:tab/>
        <w:t>"DocDate": "2022-11-25",</w:t>
      </w:r>
    </w:p>
    <w:p w14:paraId="7CAAECE4" w14:textId="77777777" w:rsidR="002666F6" w:rsidRPr="002666F6" w:rsidRDefault="002666F6" w:rsidP="00C75A4E">
      <w:pPr>
        <w:pStyle w:val="GOSTScript"/>
      </w:pPr>
      <w:r w:rsidRPr="002666F6">
        <w:tab/>
      </w:r>
      <w:r w:rsidRPr="002666F6">
        <w:tab/>
      </w:r>
      <w:r w:rsidRPr="002666F6">
        <w:tab/>
      </w:r>
      <w:r w:rsidRPr="002666F6">
        <w:tab/>
        <w:t>"SettlDate": "2022-11-25",</w:t>
      </w:r>
    </w:p>
    <w:p w14:paraId="444EE8C1" w14:textId="77777777" w:rsidR="002666F6" w:rsidRPr="002666F6" w:rsidRDefault="002666F6" w:rsidP="00C75A4E">
      <w:pPr>
        <w:pStyle w:val="GOSTScript"/>
      </w:pPr>
      <w:r w:rsidRPr="002666F6">
        <w:tab/>
      </w:r>
      <w:r w:rsidRPr="002666F6">
        <w:tab/>
      </w:r>
      <w:r w:rsidRPr="002666F6">
        <w:tab/>
      </w:r>
      <w:r w:rsidRPr="002666F6">
        <w:tab/>
        <w:t>"Effective_Date": "2022-11-25",</w:t>
      </w:r>
    </w:p>
    <w:p w14:paraId="22440CC1" w14:textId="77777777" w:rsidR="002666F6" w:rsidRPr="002666F6" w:rsidRDefault="002666F6" w:rsidP="00C75A4E">
      <w:pPr>
        <w:pStyle w:val="GOSTScript"/>
      </w:pPr>
      <w:r w:rsidRPr="002666F6">
        <w:tab/>
      </w:r>
      <w:r w:rsidRPr="002666F6">
        <w:tab/>
      </w:r>
      <w:r w:rsidRPr="002666F6">
        <w:tab/>
      </w:r>
      <w:r w:rsidRPr="002666F6">
        <w:tab/>
        <w:t>"VisualParams": [</w:t>
      </w:r>
    </w:p>
    <w:p w14:paraId="27AA1D62"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44360734"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"budgetCode",</w:t>
      </w:r>
    </w:p>
    <w:p w14:paraId="67BF1E1F"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"99010001"</w:t>
      </w:r>
    </w:p>
    <w:p w14:paraId="29F36900"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A0FE164" w14:textId="77777777" w:rsidR="002666F6" w:rsidRPr="002666F6" w:rsidRDefault="002666F6" w:rsidP="00C75A4E">
      <w:pPr>
        <w:pStyle w:val="GOSTScript"/>
      </w:pPr>
      <w:r w:rsidRPr="002666F6">
        <w:lastRenderedPageBreak/>
        <w:tab/>
      </w:r>
      <w:r w:rsidRPr="002666F6">
        <w:tab/>
      </w:r>
      <w:r w:rsidRPr="002666F6">
        <w:tab/>
      </w:r>
      <w:r w:rsidRPr="002666F6">
        <w:tab/>
      </w:r>
      <w:r w:rsidRPr="002666F6">
        <w:tab/>
        <w:t>{</w:t>
      </w:r>
    </w:p>
    <w:p w14:paraId="4E46A29A"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"kbk",</w:t>
      </w:r>
    </w:p>
    <w:p w14:paraId="06D8CFBB"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w:t>
      </w:r>
    </w:p>
    <w:p w14:paraId="46A5EDFC"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6A7A719"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48C26005"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"vd",</w:t>
      </w:r>
    </w:p>
    <w:p w14:paraId="63EA75E8"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"30"</w:t>
      </w:r>
    </w:p>
    <w:p w14:paraId="34BA3A2C"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7566B3F"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95D31BD"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"account",</w:t>
      </w:r>
    </w:p>
    <w:p w14:paraId="074A2868"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"СРЕД"</w:t>
      </w:r>
    </w:p>
    <w:p w14:paraId="42FCE44A"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ACEC1CC"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8EDA3EC"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"tofk",</w:t>
      </w:r>
    </w:p>
    <w:p w14:paraId="7FB67577"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"6200"</w:t>
      </w:r>
    </w:p>
    <w:p w14:paraId="15C5432E"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4BAEF362"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11BBCEDF"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"conturCode",</w:t>
      </w:r>
    </w:p>
    <w:p w14:paraId="6CFBF370"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"1"</w:t>
      </w:r>
    </w:p>
    <w:p w14:paraId="18B6F2E5"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3D91018D"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7EF54733"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"pa",</w:t>
      </w:r>
    </w:p>
    <w:p w14:paraId="22B96C96"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"05621481690"</w:t>
      </w:r>
    </w:p>
    <w:p w14:paraId="3E87701D"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6CE4D629"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21F8C3A1"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"targetCode",</w:t>
      </w:r>
    </w:p>
    <w:p w14:paraId="5F75BE25" w14:textId="77777777" w:rsidR="002666F6" w:rsidRPr="007171D7" w:rsidRDefault="002666F6" w:rsidP="00C75A4E">
      <w:pPr>
        <w:pStyle w:val="GOSTScript"/>
        <w:rPr>
          <w:lang w:val="ru-RU"/>
        </w:rPr>
      </w:pPr>
      <w:r w:rsidRPr="002666F6">
        <w:tab/>
      </w:r>
      <w:r w:rsidRPr="002666F6">
        <w:tab/>
      </w:r>
      <w:r w:rsidRPr="002666F6">
        <w:tab/>
      </w:r>
      <w:r w:rsidRPr="002666F6">
        <w:tab/>
      </w:r>
      <w:r w:rsidRPr="002666F6">
        <w:tab/>
      </w:r>
      <w:r w:rsidRPr="002666F6">
        <w:tab/>
      </w:r>
      <w:r w:rsidRPr="007171D7">
        <w:rPr>
          <w:lang w:val="ru-RU"/>
        </w:rPr>
        <w:t>"</w:t>
      </w:r>
      <w:r w:rsidRPr="002666F6">
        <w:t>value</w:t>
      </w:r>
      <w:r w:rsidRPr="007171D7">
        <w:rPr>
          <w:lang w:val="ru-RU"/>
        </w:rPr>
        <w:t>": "0023"</w:t>
      </w:r>
    </w:p>
    <w:p w14:paraId="430C764C" w14:textId="77777777" w:rsidR="002666F6" w:rsidRPr="007171D7" w:rsidRDefault="002666F6" w:rsidP="00C75A4E">
      <w:pPr>
        <w:pStyle w:val="GOSTScript"/>
        <w:rPr>
          <w:lang w:val="ru-RU"/>
        </w:rPr>
      </w:pPr>
      <w:r w:rsidRPr="007171D7">
        <w:rPr>
          <w:lang w:val="ru-RU"/>
        </w:rPr>
        <w:tab/>
      </w:r>
      <w:r w:rsidRPr="007171D7">
        <w:rPr>
          <w:lang w:val="ru-RU"/>
        </w:rPr>
        <w:tab/>
      </w:r>
      <w:r w:rsidRPr="007171D7">
        <w:rPr>
          <w:lang w:val="ru-RU"/>
        </w:rPr>
        <w:tab/>
      </w:r>
      <w:r w:rsidRPr="007171D7">
        <w:rPr>
          <w:lang w:val="ru-RU"/>
        </w:rPr>
        <w:tab/>
      </w:r>
      <w:r w:rsidRPr="007171D7">
        <w:rPr>
          <w:lang w:val="ru-RU"/>
        </w:rPr>
        <w:tab/>
        <w:t>},</w:t>
      </w:r>
    </w:p>
    <w:p w14:paraId="502307D1" w14:textId="77777777" w:rsidR="002666F6" w:rsidRPr="007171D7" w:rsidRDefault="002666F6" w:rsidP="00C75A4E">
      <w:pPr>
        <w:pStyle w:val="GOSTScript"/>
        <w:rPr>
          <w:lang w:val="ru-RU"/>
        </w:rPr>
      </w:pPr>
      <w:r w:rsidRPr="007171D7">
        <w:rPr>
          <w:lang w:val="ru-RU"/>
        </w:rPr>
        <w:tab/>
      </w:r>
      <w:r w:rsidRPr="007171D7">
        <w:rPr>
          <w:lang w:val="ru-RU"/>
        </w:rPr>
        <w:tab/>
      </w:r>
      <w:r w:rsidRPr="007171D7">
        <w:rPr>
          <w:lang w:val="ru-RU"/>
        </w:rPr>
        <w:tab/>
      </w:r>
      <w:r w:rsidRPr="007171D7">
        <w:rPr>
          <w:lang w:val="ru-RU"/>
        </w:rPr>
        <w:tab/>
      </w:r>
      <w:r w:rsidRPr="007171D7">
        <w:rPr>
          <w:lang w:val="ru-RU"/>
        </w:rPr>
        <w:tab/>
        <w:t>{</w:t>
      </w:r>
    </w:p>
    <w:p w14:paraId="6AEFBE55" w14:textId="77777777" w:rsidR="002666F6" w:rsidRPr="007171D7" w:rsidRDefault="002666F6" w:rsidP="00C75A4E">
      <w:pPr>
        <w:pStyle w:val="GOSTScript"/>
        <w:rPr>
          <w:lang w:val="ru-RU"/>
        </w:rPr>
      </w:pPr>
      <w:r w:rsidRPr="007171D7">
        <w:rPr>
          <w:lang w:val="ru-RU"/>
        </w:rPr>
        <w:tab/>
      </w:r>
      <w:r w:rsidRPr="007171D7">
        <w:rPr>
          <w:lang w:val="ru-RU"/>
        </w:rPr>
        <w:tab/>
      </w:r>
      <w:r w:rsidRPr="007171D7">
        <w:rPr>
          <w:lang w:val="ru-RU"/>
        </w:rPr>
        <w:tab/>
      </w:r>
      <w:r w:rsidRPr="007171D7">
        <w:rPr>
          <w:lang w:val="ru-RU"/>
        </w:rPr>
        <w:tab/>
      </w:r>
      <w:r w:rsidRPr="007171D7">
        <w:rPr>
          <w:lang w:val="ru-RU"/>
        </w:rPr>
        <w:tab/>
      </w:r>
      <w:r w:rsidRPr="007171D7">
        <w:rPr>
          <w:lang w:val="ru-RU"/>
        </w:rPr>
        <w:tab/>
        <w:t>"</w:t>
      </w:r>
      <w:r w:rsidRPr="002666F6">
        <w:t>param</w:t>
      </w:r>
      <w:r w:rsidRPr="007171D7">
        <w:rPr>
          <w:lang w:val="ru-RU"/>
        </w:rPr>
        <w:t>": "</w:t>
      </w:r>
      <w:r w:rsidRPr="002666F6">
        <w:t>DocName</w:t>
      </w:r>
      <w:r w:rsidRPr="007171D7">
        <w:rPr>
          <w:lang w:val="ru-RU"/>
        </w:rPr>
        <w:t>",</w:t>
      </w:r>
    </w:p>
    <w:p w14:paraId="0A65A1D1" w14:textId="77777777" w:rsidR="002666F6" w:rsidRPr="00C75A4E" w:rsidRDefault="002666F6" w:rsidP="00C75A4E">
      <w:pPr>
        <w:pStyle w:val="GOSTScript"/>
        <w:rPr>
          <w:lang w:val="ru-RU"/>
        </w:rPr>
      </w:pPr>
      <w:r w:rsidRPr="007171D7">
        <w:rPr>
          <w:lang w:val="ru-RU"/>
        </w:rPr>
        <w:tab/>
      </w:r>
      <w:r w:rsidRPr="007171D7">
        <w:rPr>
          <w:lang w:val="ru-RU"/>
        </w:rPr>
        <w:tab/>
      </w:r>
      <w:r w:rsidRPr="007171D7">
        <w:rPr>
          <w:lang w:val="ru-RU"/>
        </w:rPr>
        <w:tab/>
      </w:r>
      <w:r w:rsidRPr="007171D7">
        <w:rPr>
          <w:lang w:val="ru-RU"/>
        </w:rPr>
        <w:tab/>
      </w:r>
      <w:r w:rsidRPr="007171D7">
        <w:rPr>
          <w:lang w:val="ru-RU"/>
        </w:rPr>
        <w:tab/>
      </w:r>
      <w:r w:rsidRPr="007171D7">
        <w:rPr>
          <w:lang w:val="ru-RU"/>
        </w:rPr>
        <w:tab/>
      </w:r>
      <w:r w:rsidRPr="00C75A4E">
        <w:rPr>
          <w:lang w:val="ru-RU"/>
        </w:rPr>
        <w:t>"</w:t>
      </w:r>
      <w:r w:rsidRPr="002666F6">
        <w:t>value</w:t>
      </w:r>
      <w:r w:rsidRPr="00C75A4E">
        <w:rPr>
          <w:lang w:val="ru-RU"/>
        </w:rPr>
        <w:t>": "Заявка на кассовый расход "</w:t>
      </w:r>
    </w:p>
    <w:p w14:paraId="77FD87CB" w14:textId="77777777" w:rsidR="002666F6" w:rsidRPr="002666F6" w:rsidRDefault="002666F6" w:rsidP="00C75A4E">
      <w:pPr>
        <w:pStyle w:val="GOSTScript"/>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2666F6">
        <w:t>},</w:t>
      </w:r>
    </w:p>
    <w:p w14:paraId="544F71C7"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06CCC307"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"param": "ikpikv",</w:t>
      </w:r>
    </w:p>
    <w:p w14:paraId="78628DF3" w14:textId="77777777" w:rsidR="002666F6" w:rsidRPr="002666F6" w:rsidRDefault="002666F6" w:rsidP="00C75A4E">
      <w:pPr>
        <w:pStyle w:val="GOSTScript"/>
      </w:pPr>
      <w:r w:rsidRPr="002666F6">
        <w:tab/>
      </w:r>
      <w:r w:rsidRPr="002666F6">
        <w:tab/>
      </w:r>
      <w:r w:rsidRPr="002666F6">
        <w:tab/>
      </w:r>
      <w:r w:rsidRPr="002666F6">
        <w:tab/>
      </w:r>
      <w:r w:rsidRPr="002666F6">
        <w:tab/>
      </w:r>
      <w:r w:rsidRPr="002666F6">
        <w:tab/>
        <w:t>"value": "05414816900232200001503"</w:t>
      </w:r>
    </w:p>
    <w:p w14:paraId="77EC9C22" w14:textId="77777777" w:rsidR="002666F6" w:rsidRPr="002666F6" w:rsidRDefault="002666F6" w:rsidP="00C75A4E">
      <w:pPr>
        <w:pStyle w:val="GOSTScript"/>
      </w:pPr>
      <w:r w:rsidRPr="002666F6">
        <w:tab/>
      </w:r>
      <w:r w:rsidRPr="002666F6">
        <w:tab/>
      </w:r>
      <w:r w:rsidRPr="002666F6">
        <w:tab/>
      </w:r>
      <w:r w:rsidRPr="002666F6">
        <w:tab/>
      </w:r>
      <w:r w:rsidRPr="002666F6">
        <w:tab/>
        <w:t>}</w:t>
      </w:r>
    </w:p>
    <w:p w14:paraId="4B2EC41B" w14:textId="77777777" w:rsidR="002666F6" w:rsidRPr="002666F6" w:rsidRDefault="002666F6" w:rsidP="00C75A4E">
      <w:pPr>
        <w:pStyle w:val="GOSTScript"/>
      </w:pPr>
      <w:r w:rsidRPr="002666F6">
        <w:tab/>
      </w:r>
      <w:r w:rsidRPr="002666F6">
        <w:tab/>
      </w:r>
      <w:r w:rsidRPr="002666F6">
        <w:tab/>
      </w:r>
      <w:r w:rsidRPr="002666F6">
        <w:tab/>
        <w:t>],</w:t>
      </w:r>
    </w:p>
    <w:p w14:paraId="5C260E1B" w14:textId="294109E2" w:rsidR="002666F6" w:rsidRPr="002666F6" w:rsidRDefault="002666F6" w:rsidP="00C75A4E">
      <w:pPr>
        <w:pStyle w:val="GOSTScript"/>
      </w:pPr>
      <w:r w:rsidRPr="002666F6">
        <w:tab/>
      </w:r>
      <w:r w:rsidRPr="002666F6">
        <w:tab/>
      </w:r>
      <w:r w:rsidRPr="002666F6">
        <w:tab/>
      </w:r>
      <w:r w:rsidRPr="002666F6">
        <w:tab/>
        <w:t>"Turnover_dr": 20.00,</w:t>
      </w:r>
    </w:p>
    <w:p w14:paraId="3AF81AE5" w14:textId="06BB35BD" w:rsidR="002666F6" w:rsidRPr="002666F6" w:rsidRDefault="002666F6" w:rsidP="00C75A4E">
      <w:pPr>
        <w:pStyle w:val="GOSTScript"/>
      </w:pPr>
      <w:r w:rsidRPr="002666F6">
        <w:lastRenderedPageBreak/>
        <w:tab/>
      </w:r>
      <w:r w:rsidRPr="002666F6">
        <w:tab/>
      </w:r>
      <w:r w:rsidRPr="002666F6">
        <w:tab/>
      </w:r>
      <w:r w:rsidRPr="002666F6">
        <w:tab/>
        <w:t>"Turnover_dr_cur": 20.00,</w:t>
      </w:r>
    </w:p>
    <w:p w14:paraId="5B2C8B0C" w14:textId="1A093ABE" w:rsidR="002666F6" w:rsidRPr="002666F6" w:rsidRDefault="002666F6" w:rsidP="00C75A4E">
      <w:pPr>
        <w:pStyle w:val="GOSTScript"/>
      </w:pPr>
      <w:r w:rsidRPr="002666F6">
        <w:tab/>
      </w:r>
      <w:r w:rsidRPr="002666F6">
        <w:tab/>
      </w:r>
      <w:r w:rsidRPr="002666F6">
        <w:tab/>
      </w:r>
      <w:r w:rsidRPr="002666F6">
        <w:tab/>
        <w:t>"Turnover_cr": 0.00,</w:t>
      </w:r>
    </w:p>
    <w:p w14:paraId="56DF2C9D" w14:textId="1F45884D" w:rsidR="002666F6" w:rsidRPr="002666F6" w:rsidRDefault="002666F6" w:rsidP="00C75A4E">
      <w:pPr>
        <w:pStyle w:val="GOSTScript"/>
      </w:pPr>
      <w:r w:rsidRPr="002666F6">
        <w:tab/>
      </w:r>
      <w:r w:rsidRPr="002666F6">
        <w:tab/>
      </w:r>
      <w:r w:rsidRPr="002666F6">
        <w:tab/>
      </w:r>
      <w:r w:rsidRPr="002666F6">
        <w:tab/>
        <w:t>"Turnover_cr_cur": 0.00,</w:t>
      </w:r>
    </w:p>
    <w:p w14:paraId="4ABF7A65" w14:textId="77777777" w:rsidR="002666F6" w:rsidRPr="002666F6" w:rsidRDefault="002666F6" w:rsidP="00C75A4E">
      <w:pPr>
        <w:pStyle w:val="GOSTScript"/>
      </w:pPr>
      <w:r w:rsidRPr="002666F6">
        <w:tab/>
      </w:r>
      <w:r w:rsidRPr="002666F6">
        <w:tab/>
      </w:r>
      <w:r w:rsidRPr="002666F6">
        <w:tab/>
      </w:r>
      <w:r w:rsidRPr="002666F6">
        <w:tab/>
        <w:t>"Currency_code": "643"</w:t>
      </w:r>
    </w:p>
    <w:p w14:paraId="2EC75C18" w14:textId="77777777" w:rsidR="002666F6" w:rsidRPr="002666F6" w:rsidRDefault="002666F6" w:rsidP="00C75A4E">
      <w:pPr>
        <w:pStyle w:val="GOSTScript"/>
      </w:pPr>
      <w:r w:rsidRPr="002666F6">
        <w:tab/>
      </w:r>
      <w:r w:rsidRPr="002666F6">
        <w:tab/>
      </w:r>
      <w:r w:rsidRPr="002666F6">
        <w:tab/>
        <w:t>}</w:t>
      </w:r>
    </w:p>
    <w:p w14:paraId="3124D1AC" w14:textId="77777777" w:rsidR="002666F6" w:rsidRPr="002666F6" w:rsidRDefault="002666F6" w:rsidP="00C75A4E">
      <w:pPr>
        <w:pStyle w:val="GOSTScript"/>
      </w:pPr>
      <w:r w:rsidRPr="002666F6">
        <w:tab/>
      </w:r>
      <w:r w:rsidRPr="002666F6">
        <w:tab/>
        <w:t>]</w:t>
      </w:r>
    </w:p>
    <w:p w14:paraId="6C8C7BDD" w14:textId="77777777" w:rsidR="002666F6" w:rsidRPr="002666F6" w:rsidRDefault="002666F6" w:rsidP="00C75A4E">
      <w:pPr>
        <w:pStyle w:val="GOSTScript"/>
      </w:pPr>
      <w:r w:rsidRPr="002666F6">
        <w:tab/>
        <w:t>}</w:t>
      </w:r>
    </w:p>
    <w:p w14:paraId="6B4DBFCF" w14:textId="5D151CE7" w:rsidR="00FF1551" w:rsidRPr="00D251C2" w:rsidRDefault="002666F6" w:rsidP="00C75A4E">
      <w:pPr>
        <w:pStyle w:val="GOSTScript"/>
      </w:pPr>
      <w:r w:rsidRPr="002666F6">
        <w:t>}</w:t>
      </w:r>
    </w:p>
    <w:p w14:paraId="49F5CE07" w14:textId="00977E96" w:rsidR="00512B7E" w:rsidRPr="00C75A4E" w:rsidRDefault="00512B7E">
      <w:pPr>
        <w:pStyle w:val="1"/>
      </w:pPr>
      <w:bookmarkStart w:id="5073" w:name="_Ref117691163"/>
      <w:bookmarkStart w:id="5074" w:name="_Toc117871527"/>
      <w:bookmarkStart w:id="5075" w:name="_Toc121319630"/>
      <w:bookmarkStart w:id="5076" w:name="_Toc226556177"/>
      <w:bookmarkEnd w:id="5067"/>
      <w:bookmarkEnd w:id="5068"/>
      <w:r w:rsidRPr="004638F8">
        <w:lastRenderedPageBreak/>
        <w:t>Запрос формирования регистра «Главная книга»</w:t>
      </w:r>
      <w:bookmarkEnd w:id="5073"/>
      <w:bookmarkEnd w:id="5074"/>
      <w:bookmarkEnd w:id="5075"/>
      <w:r w:rsidR="00B90268" w:rsidRPr="004638F8">
        <w:t xml:space="preserve"> (ReportGK)</w:t>
      </w:r>
      <w:bookmarkEnd w:id="5076"/>
    </w:p>
    <w:p w14:paraId="0B7DAC2D" w14:textId="2A000ECB" w:rsidR="00412EB8" w:rsidRPr="004638F8" w:rsidRDefault="00412EB8">
      <w:pPr>
        <w:pStyle w:val="GOSTNormal"/>
      </w:pPr>
      <w:r w:rsidRPr="004638F8">
        <w:t>Запрос формирования регистра «Главная книга» (тип ReportGK) используется для получения данных, необходимых для формирования регистра бухгалтерского учета «Главная книга (ф.0504072)» в соответствии с Приказом Министерства финансов Российской федерации</w:t>
      </w:r>
      <w:r w:rsidRPr="00C75A4E">
        <w:t xml:space="preserve"> </w:t>
      </w:r>
      <w:r w:rsidRPr="004638F8">
        <w:t>от 30.03.2015 № 52н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w:t>
      </w:r>
    </w:p>
    <w:p w14:paraId="75EDC0BA" w14:textId="17C66CB6" w:rsidR="00512B7E" w:rsidRPr="004638F8" w:rsidRDefault="00512B7E">
      <w:pPr>
        <w:pStyle w:val="GOSTNormal"/>
      </w:pPr>
      <w:r w:rsidRPr="004638F8">
        <w:t xml:space="preserve">В ответе на запрос возвращается информация о рассчитанных SVAP остатках и оборотах по счетам </w:t>
      </w:r>
      <w:r w:rsidR="00DF5823" w:rsidRPr="004638F8">
        <w:t>бухгалтерского учета, а также строки с рассчитанными итоговыми суммами различного уровня группировки счетов</w:t>
      </w:r>
      <w:r w:rsidRPr="004638F8">
        <w:t>, в соответствии с заданными параметрами отбора.</w:t>
      </w:r>
    </w:p>
    <w:p w14:paraId="4EB87DBF" w14:textId="50753658" w:rsidR="004A2A76" w:rsidRPr="004638F8" w:rsidRDefault="004A2A76">
      <w:pPr>
        <w:pStyle w:val="GOSTNormal"/>
      </w:pPr>
      <w:r w:rsidRPr="004638F8">
        <w:t>При поступлении запроса с типом «</w:t>
      </w:r>
      <w:r w:rsidRPr="00C75A4E">
        <w:t>ReportGK</w:t>
      </w:r>
      <w:r w:rsidRPr="004638F8">
        <w:t xml:space="preserve">» и с </w:t>
      </w:r>
      <w:r w:rsidRPr="00C75A4E">
        <w:t>GUID</w:t>
      </w:r>
      <w:r w:rsidRPr="004638F8">
        <w:t xml:space="preserve"> запроса, который ранее уже направлялся, в ответе будет всегда возвращаться ошибка (E – ERROR – Не успешное завершение).</w:t>
      </w:r>
    </w:p>
    <w:p w14:paraId="65D235B0" w14:textId="7955B041" w:rsidR="00412EB8" w:rsidRPr="004638F8" w:rsidRDefault="00412EB8">
      <w:pPr>
        <w:pStyle w:val="GOSTNormal"/>
      </w:pPr>
      <w:r w:rsidRPr="004638F8">
        <w:t>При поступлении запроса с типом «</w:t>
      </w:r>
      <w:r w:rsidRPr="00C75A4E">
        <w:t>ReportGK</w:t>
      </w:r>
      <w:r w:rsidRPr="004638F8">
        <w:t>», в результате которого выполнение запроса завершено успешно, но никакие данные не были отобраны (пустая выборка), в ответе будет возвращаться:</w:t>
      </w:r>
    </w:p>
    <w:p w14:paraId="4C627F46" w14:textId="0FB27E8A" w:rsidR="00412EB8" w:rsidRDefault="00412EB8" w:rsidP="00C75A4E">
      <w:pPr>
        <w:pStyle w:val="GOSTListmark1"/>
      </w:pPr>
      <w:r>
        <w:t>информация об успешном выполнении запроса (S - SUCCESS – Успешное завершение), но при этом блок «</w:t>
      </w:r>
      <w:r w:rsidRPr="109D8E8A">
        <w:rPr>
          <w:lang w:val="en-US"/>
        </w:rPr>
        <w:t>document</w:t>
      </w:r>
      <w:r>
        <w:t>» будет отсутствовать, если параметр «Формировать при отсутствии данных» (</w:t>
      </w:r>
      <w:r w:rsidR="00EB1E71" w:rsidRPr="00B9499D">
        <w:rPr>
          <w:szCs w:val="22"/>
          <w:lang w:val="en-US"/>
        </w:rPr>
        <w:t>AlwaysPrintFlag</w:t>
      </w:r>
      <w:r>
        <w:t>) имеет значение «1»;</w:t>
      </w:r>
    </w:p>
    <w:p w14:paraId="47763E31" w14:textId="4DAD3BEA" w:rsidR="00412EB8" w:rsidRPr="00B9499D" w:rsidRDefault="00412EB8" w:rsidP="00C75A4E">
      <w:pPr>
        <w:pStyle w:val="GOSTListmark1"/>
      </w:pPr>
      <w:r>
        <w:t>информация о неуспешном выполнении запроса (</w:t>
      </w:r>
      <w:r>
        <w:rPr>
          <w:lang w:val="en-US"/>
        </w:rPr>
        <w:t>E</w:t>
      </w:r>
      <w:r>
        <w:t xml:space="preserve"> - </w:t>
      </w:r>
      <w:r>
        <w:rPr>
          <w:lang w:val="en-US"/>
        </w:rPr>
        <w:t>ERROR</w:t>
      </w:r>
      <w:r>
        <w:t xml:space="preserve"> – Неуспешное завершение) с сообщением </w:t>
      </w:r>
      <w:r w:rsidRPr="003831CA">
        <w:t>«Отчет не содержит данных»</w:t>
      </w:r>
      <w:r>
        <w:t>, если параметр «Формировать при отсутствии данных» (</w:t>
      </w:r>
      <w:r w:rsidR="00EB1E71" w:rsidRPr="00B9499D">
        <w:rPr>
          <w:szCs w:val="22"/>
          <w:lang w:val="en-US"/>
        </w:rPr>
        <w:t>AlwaysPrintFlag</w:t>
      </w:r>
      <w:r>
        <w:t>) имеет значение «0».</w:t>
      </w:r>
    </w:p>
    <w:p w14:paraId="64A3CD7A" w14:textId="77777777" w:rsidR="00512B7E" w:rsidRPr="00C75A4E" w:rsidRDefault="00512B7E">
      <w:pPr>
        <w:pStyle w:val="21"/>
      </w:pPr>
      <w:bookmarkStart w:id="5077" w:name="_Toc117871528"/>
      <w:bookmarkStart w:id="5078" w:name="_Toc121319631"/>
      <w:bookmarkStart w:id="5079" w:name="_Toc226556178"/>
      <w:r w:rsidRPr="004638F8">
        <w:t>Параметры запроса</w:t>
      </w:r>
      <w:bookmarkEnd w:id="5077"/>
      <w:bookmarkEnd w:id="5078"/>
      <w:bookmarkEnd w:id="5079"/>
    </w:p>
    <w:p w14:paraId="2FA4C0F4" w14:textId="234A5A70" w:rsidR="004638F8" w:rsidRDefault="00C51529" w:rsidP="00C75A4E">
      <w:pPr>
        <w:pStyle w:val="GOSTNameTable"/>
      </w:pPr>
      <w:r>
        <w:fldChar w:fldCharType="begin"/>
      </w:r>
      <w:r>
        <w:instrText xml:space="preserve"> SEQ Таблица \* ARABIC </w:instrText>
      </w:r>
      <w:r>
        <w:fldChar w:fldCharType="separate"/>
      </w:r>
      <w:bookmarkStart w:id="5080" w:name="_Toc226556237"/>
      <w:r w:rsidR="00F300A9">
        <w:t>23</w:t>
      </w:r>
      <w:r>
        <w:fldChar w:fldCharType="end"/>
      </w:r>
      <w:r w:rsidR="004638F8">
        <w:t xml:space="preserve"> - </w:t>
      </w:r>
      <w:r w:rsidR="004638F8" w:rsidRPr="00E93629">
        <w:t>Параметры запроса формирования регистра «Главная книга»</w:t>
      </w:r>
      <w:bookmarkEnd w:id="5080"/>
    </w:p>
    <w:tbl>
      <w:tblPr>
        <w:tblStyle w:val="GOSTTable"/>
        <w:tblW w:w="5000" w:type="pct"/>
        <w:tblLayout w:type="fixed"/>
        <w:tblLook w:val="07E0" w:firstRow="1" w:lastRow="1" w:firstColumn="1" w:lastColumn="1" w:noHBand="1" w:noVBand="1"/>
      </w:tblPr>
      <w:tblGrid>
        <w:gridCol w:w="3453"/>
        <w:gridCol w:w="2354"/>
        <w:gridCol w:w="1569"/>
        <w:gridCol w:w="957"/>
        <w:gridCol w:w="992"/>
        <w:gridCol w:w="6369"/>
      </w:tblGrid>
      <w:tr w:rsidR="004638F8" w:rsidRPr="007E5A12" w14:paraId="36C36591" w14:textId="77777777" w:rsidTr="00D22DAF">
        <w:trPr>
          <w:cnfStyle w:val="100000000000" w:firstRow="1" w:lastRow="0" w:firstColumn="0" w:lastColumn="0" w:oddVBand="0" w:evenVBand="0" w:oddHBand="0" w:evenHBand="0" w:firstRowFirstColumn="0" w:firstRowLastColumn="0" w:lastRowFirstColumn="0" w:lastRowLastColumn="0"/>
        </w:trPr>
        <w:tc>
          <w:tcPr>
            <w:tcW w:w="1100" w:type="pct"/>
            <w:hideMark/>
          </w:tcPr>
          <w:p w14:paraId="7B0EA545" w14:textId="77777777" w:rsidR="00512B7E" w:rsidRPr="007E5A12" w:rsidRDefault="00512B7E" w:rsidP="007C0D7D">
            <w:pPr>
              <w:pStyle w:val="GOSTTableHead"/>
              <w:rPr>
                <w:szCs w:val="22"/>
              </w:rPr>
            </w:pPr>
            <w:r w:rsidRPr="007E5A12">
              <w:rPr>
                <w:szCs w:val="22"/>
              </w:rPr>
              <w:t>Наименование параметра</w:t>
            </w:r>
          </w:p>
        </w:tc>
        <w:tc>
          <w:tcPr>
            <w:tcW w:w="750" w:type="pct"/>
            <w:hideMark/>
          </w:tcPr>
          <w:p w14:paraId="7BE7541B" w14:textId="77777777" w:rsidR="00512B7E" w:rsidRPr="007E5A12" w:rsidRDefault="00512B7E" w:rsidP="007C0D7D">
            <w:pPr>
              <w:pStyle w:val="GOSTTableHead"/>
              <w:rPr>
                <w:szCs w:val="22"/>
              </w:rPr>
            </w:pPr>
            <w:r w:rsidRPr="007E5A12">
              <w:rPr>
                <w:szCs w:val="22"/>
              </w:rPr>
              <w:t>Название тэга</w:t>
            </w:r>
          </w:p>
        </w:tc>
        <w:tc>
          <w:tcPr>
            <w:tcW w:w="500" w:type="pct"/>
            <w:hideMark/>
          </w:tcPr>
          <w:p w14:paraId="74927C60" w14:textId="77777777" w:rsidR="00512B7E" w:rsidRPr="007E5A12" w:rsidRDefault="00512B7E" w:rsidP="007C0D7D">
            <w:pPr>
              <w:pStyle w:val="GOSTTableHead"/>
              <w:rPr>
                <w:szCs w:val="22"/>
              </w:rPr>
            </w:pPr>
            <w:r w:rsidRPr="007E5A12">
              <w:rPr>
                <w:szCs w:val="22"/>
              </w:rPr>
              <w:t>Тип данных</w:t>
            </w:r>
          </w:p>
        </w:tc>
        <w:tc>
          <w:tcPr>
            <w:tcW w:w="305" w:type="pct"/>
          </w:tcPr>
          <w:p w14:paraId="32BA76B9" w14:textId="77777777" w:rsidR="00512B7E" w:rsidRPr="007E5A12" w:rsidRDefault="00512B7E" w:rsidP="007C0D7D">
            <w:pPr>
              <w:pStyle w:val="GOSTTableHead"/>
              <w:rPr>
                <w:szCs w:val="22"/>
              </w:rPr>
            </w:pPr>
            <w:r w:rsidRPr="007E5A12">
              <w:rPr>
                <w:szCs w:val="22"/>
              </w:rPr>
              <w:t>Обязательность</w:t>
            </w:r>
          </w:p>
        </w:tc>
        <w:tc>
          <w:tcPr>
            <w:tcW w:w="316" w:type="pct"/>
            <w:hideMark/>
          </w:tcPr>
          <w:p w14:paraId="366956D2" w14:textId="77777777" w:rsidR="00512B7E" w:rsidRPr="007E5A12" w:rsidRDefault="00512B7E" w:rsidP="007C0D7D">
            <w:pPr>
              <w:pStyle w:val="GOSTTableHead"/>
              <w:rPr>
                <w:szCs w:val="22"/>
              </w:rPr>
            </w:pPr>
            <w:r w:rsidRPr="007E5A12">
              <w:rPr>
                <w:szCs w:val="22"/>
              </w:rPr>
              <w:t>Размерность</w:t>
            </w:r>
          </w:p>
        </w:tc>
        <w:tc>
          <w:tcPr>
            <w:tcW w:w="2029" w:type="pct"/>
          </w:tcPr>
          <w:p w14:paraId="0234984D" w14:textId="77777777" w:rsidR="00512B7E" w:rsidRPr="007E5A12" w:rsidRDefault="00512B7E" w:rsidP="007C0D7D">
            <w:pPr>
              <w:pStyle w:val="GOSTTableHead"/>
              <w:rPr>
                <w:szCs w:val="22"/>
              </w:rPr>
            </w:pPr>
            <w:r w:rsidRPr="007E5A12">
              <w:rPr>
                <w:szCs w:val="22"/>
              </w:rPr>
              <w:t>Описание</w:t>
            </w:r>
          </w:p>
        </w:tc>
      </w:tr>
      <w:tr w:rsidR="00512B7E" w:rsidRPr="007E5A12" w14:paraId="307F115A" w14:textId="77777777" w:rsidTr="00D22DAF">
        <w:tc>
          <w:tcPr>
            <w:tcW w:w="5000" w:type="pct"/>
            <w:gridSpan w:val="6"/>
          </w:tcPr>
          <w:p w14:paraId="011C29DF" w14:textId="77777777" w:rsidR="00512B7E" w:rsidRPr="007E5A12" w:rsidRDefault="00512B7E" w:rsidP="00726940">
            <w:pPr>
              <w:ind w:firstLine="30"/>
              <w:jc w:val="center"/>
              <w:rPr>
                <w:b/>
                <w:sz w:val="22"/>
                <w:szCs w:val="22"/>
              </w:rPr>
            </w:pPr>
            <w:r w:rsidRPr="007E5A12">
              <w:rPr>
                <w:b/>
                <w:sz w:val="22"/>
                <w:szCs w:val="22"/>
              </w:rPr>
              <w:t>Перечень параметров запроса (</w:t>
            </w:r>
            <w:r w:rsidRPr="007E5A12">
              <w:rPr>
                <w:b/>
                <w:sz w:val="22"/>
                <w:szCs w:val="22"/>
                <w:lang w:val="en-US"/>
              </w:rPr>
              <w:t>header</w:t>
            </w:r>
            <w:r w:rsidRPr="007E5A12">
              <w:rPr>
                <w:b/>
                <w:sz w:val="22"/>
                <w:szCs w:val="22"/>
              </w:rPr>
              <w:t>)</w:t>
            </w:r>
          </w:p>
        </w:tc>
      </w:tr>
      <w:tr w:rsidR="007C0D7D" w:rsidRPr="007E5A12" w14:paraId="6456F966" w14:textId="77777777" w:rsidTr="00D22DAF">
        <w:tc>
          <w:tcPr>
            <w:tcW w:w="1100" w:type="pct"/>
          </w:tcPr>
          <w:p w14:paraId="15C96C29" w14:textId="7D5083AC" w:rsidR="00512B7E" w:rsidRPr="007E5A12" w:rsidRDefault="00512B7E">
            <w:pPr>
              <w:pStyle w:val="GOSTTablenorm"/>
            </w:pPr>
            <w:r w:rsidRPr="007E5A12">
              <w:t>Система-отправитель</w:t>
            </w:r>
            <w:r w:rsidR="00AE0E84">
              <w:t xml:space="preserve"> запроса</w:t>
            </w:r>
          </w:p>
        </w:tc>
        <w:tc>
          <w:tcPr>
            <w:tcW w:w="750" w:type="pct"/>
          </w:tcPr>
          <w:p w14:paraId="6B47244A" w14:textId="77777777" w:rsidR="00512B7E" w:rsidRPr="007E5A12" w:rsidRDefault="00512B7E">
            <w:pPr>
              <w:pStyle w:val="GOSTTablenorm"/>
              <w:rPr>
                <w:lang w:val="en-US"/>
              </w:rPr>
            </w:pPr>
            <w:r w:rsidRPr="007E5A12">
              <w:rPr>
                <w:lang w:val="en-US"/>
              </w:rPr>
              <w:t>Source</w:t>
            </w:r>
          </w:p>
        </w:tc>
        <w:tc>
          <w:tcPr>
            <w:tcW w:w="500" w:type="pct"/>
          </w:tcPr>
          <w:p w14:paraId="234826B4" w14:textId="77777777" w:rsidR="00512B7E" w:rsidRPr="007E5A12" w:rsidRDefault="00512B7E" w:rsidP="00C75A4E">
            <w:pPr>
              <w:pStyle w:val="GOSTTablenorm"/>
              <w:rPr>
                <w:lang w:val="en-US"/>
              </w:rPr>
            </w:pPr>
            <w:r w:rsidRPr="007E5A12">
              <w:t>Строка</w:t>
            </w:r>
          </w:p>
        </w:tc>
        <w:tc>
          <w:tcPr>
            <w:tcW w:w="305" w:type="pct"/>
          </w:tcPr>
          <w:p w14:paraId="22019458" w14:textId="77777777" w:rsidR="00512B7E" w:rsidRPr="007E5A12" w:rsidRDefault="00512B7E" w:rsidP="00C75A4E">
            <w:pPr>
              <w:pStyle w:val="GOSTTablenorm"/>
            </w:pPr>
            <w:r w:rsidRPr="007E5A12">
              <w:t>Да</w:t>
            </w:r>
          </w:p>
        </w:tc>
        <w:tc>
          <w:tcPr>
            <w:tcW w:w="316" w:type="pct"/>
          </w:tcPr>
          <w:p w14:paraId="31A4BC5A" w14:textId="77777777" w:rsidR="00512B7E" w:rsidRPr="007E5A12" w:rsidRDefault="00512B7E" w:rsidP="00C75A4E">
            <w:pPr>
              <w:pStyle w:val="GOSTTablenorm"/>
              <w:rPr>
                <w:lang w:val="en-US"/>
              </w:rPr>
            </w:pPr>
            <w:r w:rsidRPr="007E5A12">
              <w:t>&lt;=</w:t>
            </w:r>
            <w:r w:rsidRPr="007E5A12">
              <w:rPr>
                <w:lang w:val="en-US"/>
              </w:rPr>
              <w:t>10</w:t>
            </w:r>
          </w:p>
        </w:tc>
        <w:tc>
          <w:tcPr>
            <w:tcW w:w="2029" w:type="pct"/>
          </w:tcPr>
          <w:p w14:paraId="617DD785" w14:textId="77777777" w:rsidR="00563A60" w:rsidRDefault="00512B7E" w:rsidP="00C75A4E">
            <w:pPr>
              <w:pStyle w:val="GOSTTablenorm"/>
            </w:pPr>
            <w:r w:rsidRPr="007E5A12">
              <w:t>ФП</w:t>
            </w:r>
            <w:r w:rsidR="00F956EF">
              <w:t xml:space="preserve"> ГИИС ЭБ </w:t>
            </w:r>
            <w:r w:rsidR="00563A60" w:rsidRPr="36854D62">
              <w:t>–</w:t>
            </w:r>
            <w:r w:rsidR="00F956EF">
              <w:t xml:space="preserve"> </w:t>
            </w:r>
            <w:r w:rsidR="00563A60">
              <w:t>отправитель запроса.</w:t>
            </w:r>
          </w:p>
          <w:p w14:paraId="17DA8E02" w14:textId="5A7BFBF5" w:rsidR="00512B7E" w:rsidRPr="007E5A12" w:rsidRDefault="00512B7E" w:rsidP="00C75A4E">
            <w:pPr>
              <w:pStyle w:val="GOSTTablenorm"/>
            </w:pPr>
            <w:r w:rsidRPr="007E5A12">
              <w:t>Возможные значения:</w:t>
            </w:r>
          </w:p>
          <w:p w14:paraId="368696E1" w14:textId="77777777" w:rsidR="00512B7E" w:rsidRPr="007E5A12" w:rsidRDefault="36854D62" w:rsidP="00C75A4E">
            <w:pPr>
              <w:pStyle w:val="GOSTTableListMark1"/>
              <w:rPr>
                <w:lang w:val="en-US"/>
              </w:rPr>
            </w:pPr>
            <w:r w:rsidRPr="36854D62">
              <w:rPr>
                <w:lang w:val="en-US"/>
              </w:rPr>
              <w:t>ARP (</w:t>
            </w:r>
            <w:r w:rsidRPr="36854D62">
              <w:t>ПУиО</w:t>
            </w:r>
            <w:r w:rsidRPr="36854D62">
              <w:rPr>
                <w:lang w:val="en-US"/>
              </w:rPr>
              <w:t xml:space="preserve"> ЭБ)</w:t>
            </w:r>
          </w:p>
        </w:tc>
      </w:tr>
      <w:tr w:rsidR="007C0D7D" w:rsidRPr="007E5A12" w14:paraId="7160FF53" w14:textId="77777777" w:rsidTr="00D22DAF">
        <w:tc>
          <w:tcPr>
            <w:tcW w:w="1100" w:type="pct"/>
          </w:tcPr>
          <w:p w14:paraId="77AA98B7" w14:textId="33C1EA46" w:rsidR="00512B7E" w:rsidRPr="007E5A12" w:rsidRDefault="00512B7E">
            <w:pPr>
              <w:pStyle w:val="GOSTTablenorm"/>
            </w:pPr>
            <w:r w:rsidRPr="007E5A12">
              <w:t>Дата и время запроса</w:t>
            </w:r>
          </w:p>
        </w:tc>
        <w:tc>
          <w:tcPr>
            <w:tcW w:w="750" w:type="pct"/>
          </w:tcPr>
          <w:p w14:paraId="66B19C70" w14:textId="77777777" w:rsidR="00512B7E" w:rsidRPr="007E5A12" w:rsidRDefault="00512B7E">
            <w:pPr>
              <w:pStyle w:val="GOSTTablenorm"/>
              <w:rPr>
                <w:lang w:val="en-US"/>
              </w:rPr>
            </w:pPr>
            <w:r w:rsidRPr="007E5A12">
              <w:rPr>
                <w:lang w:val="en-US"/>
              </w:rPr>
              <w:t>ReqDateTime</w:t>
            </w:r>
          </w:p>
        </w:tc>
        <w:tc>
          <w:tcPr>
            <w:tcW w:w="500" w:type="pct"/>
          </w:tcPr>
          <w:p w14:paraId="46CB6D8C" w14:textId="77777777" w:rsidR="00512B7E" w:rsidRPr="007E5A12" w:rsidRDefault="00512B7E" w:rsidP="00C75A4E">
            <w:pPr>
              <w:pStyle w:val="GOSTTablenorm"/>
            </w:pPr>
            <w:r w:rsidRPr="007E5A12">
              <w:t>Дата-время (</w:t>
            </w:r>
            <w:r w:rsidRPr="007E5A12">
              <w:rPr>
                <w:lang w:val="en-US"/>
              </w:rPr>
              <w:t>timestamp</w:t>
            </w:r>
            <w:r w:rsidRPr="007E5A12">
              <w:t>)</w:t>
            </w:r>
          </w:p>
        </w:tc>
        <w:tc>
          <w:tcPr>
            <w:tcW w:w="305" w:type="pct"/>
          </w:tcPr>
          <w:p w14:paraId="05366D2E" w14:textId="77777777" w:rsidR="00512B7E" w:rsidRPr="007E5A12" w:rsidRDefault="00512B7E" w:rsidP="00C75A4E">
            <w:pPr>
              <w:pStyle w:val="GOSTTablenorm"/>
            </w:pPr>
            <w:r w:rsidRPr="007E5A12">
              <w:t>Да</w:t>
            </w:r>
          </w:p>
        </w:tc>
        <w:tc>
          <w:tcPr>
            <w:tcW w:w="316" w:type="pct"/>
          </w:tcPr>
          <w:p w14:paraId="14071E9C" w14:textId="1D411DA1" w:rsidR="00512B7E" w:rsidRPr="007E5A12" w:rsidRDefault="00512B7E" w:rsidP="00C75A4E">
            <w:pPr>
              <w:pStyle w:val="GOSTTablenorm"/>
            </w:pPr>
          </w:p>
        </w:tc>
        <w:tc>
          <w:tcPr>
            <w:tcW w:w="2029" w:type="pct"/>
          </w:tcPr>
          <w:p w14:paraId="702DF02E" w14:textId="7D869D04" w:rsidR="00512B7E" w:rsidRPr="007E5A12" w:rsidRDefault="00512B7E" w:rsidP="00C75A4E">
            <w:pPr>
              <w:pStyle w:val="GOSTTablenorm"/>
            </w:pPr>
            <w:r w:rsidRPr="007E5A12">
              <w:t>Дата и время формирования запроса ФП</w:t>
            </w:r>
            <w:r w:rsidR="00F956EF">
              <w:t xml:space="preserve"> ГИИС ЭБ</w:t>
            </w:r>
            <w:r w:rsidR="00BE3ADA">
              <w:t>.</w:t>
            </w:r>
          </w:p>
          <w:p w14:paraId="2D6406AE" w14:textId="77777777" w:rsidR="00512B7E" w:rsidRPr="007E5A12" w:rsidRDefault="00512B7E" w:rsidP="00C75A4E">
            <w:pPr>
              <w:pStyle w:val="GOSTTablenorm"/>
            </w:pPr>
            <w:r w:rsidRPr="007E5A12">
              <w:t xml:space="preserve">Формат </w:t>
            </w:r>
            <w:r w:rsidRPr="007E5A12">
              <w:rPr>
                <w:lang w:val="en-US"/>
              </w:rPr>
              <w:t>YYYY</w:t>
            </w:r>
            <w:r w:rsidRPr="007E5A12">
              <w:t>-</w:t>
            </w:r>
            <w:r w:rsidRPr="007E5A12">
              <w:rPr>
                <w:lang w:val="en-US"/>
              </w:rPr>
              <w:t>MM</w:t>
            </w:r>
            <w:r w:rsidRPr="007E5A12">
              <w:t>-</w:t>
            </w:r>
            <w:r w:rsidRPr="007E5A12">
              <w:rPr>
                <w:lang w:val="en-US"/>
              </w:rPr>
              <w:t>DD</w:t>
            </w:r>
            <w:r w:rsidRPr="007E5A12">
              <w:t xml:space="preserve"> </w:t>
            </w:r>
            <w:proofErr w:type="gramStart"/>
            <w:r w:rsidRPr="007E5A12">
              <w:rPr>
                <w:lang w:val="en-US"/>
              </w:rPr>
              <w:t>hh</w:t>
            </w:r>
            <w:r w:rsidRPr="007E5A12">
              <w:t>:</w:t>
            </w:r>
            <w:r w:rsidRPr="007E5A12">
              <w:rPr>
                <w:lang w:val="en-US"/>
              </w:rPr>
              <w:t>mm</w:t>
            </w:r>
            <w:proofErr w:type="gramEnd"/>
            <w:r w:rsidRPr="007E5A12">
              <w:t>:</w:t>
            </w:r>
            <w:r w:rsidRPr="007E5A12">
              <w:rPr>
                <w:lang w:val="en-US"/>
              </w:rPr>
              <w:t>ss</w:t>
            </w:r>
          </w:p>
        </w:tc>
      </w:tr>
      <w:tr w:rsidR="007C0D7D" w:rsidRPr="007E5A12" w14:paraId="3D187AED" w14:textId="77777777" w:rsidTr="00D22DAF">
        <w:tc>
          <w:tcPr>
            <w:tcW w:w="1100" w:type="pct"/>
          </w:tcPr>
          <w:p w14:paraId="3130033F" w14:textId="77777777" w:rsidR="00512B7E" w:rsidRPr="007E5A12" w:rsidRDefault="00512B7E">
            <w:pPr>
              <w:pStyle w:val="GOSTTablenorm"/>
            </w:pPr>
            <w:r w:rsidRPr="007E5A12">
              <w:lastRenderedPageBreak/>
              <w:t>Версия формата запроса</w:t>
            </w:r>
          </w:p>
        </w:tc>
        <w:tc>
          <w:tcPr>
            <w:tcW w:w="750" w:type="pct"/>
          </w:tcPr>
          <w:p w14:paraId="19F9578A" w14:textId="77777777" w:rsidR="00512B7E" w:rsidRPr="007E5A12" w:rsidRDefault="00512B7E">
            <w:pPr>
              <w:pStyle w:val="GOSTTablenorm"/>
              <w:rPr>
                <w:lang w:val="en-US"/>
              </w:rPr>
            </w:pPr>
            <w:r w:rsidRPr="007E5A12">
              <w:rPr>
                <w:lang w:val="en-US"/>
              </w:rPr>
              <w:t>Version</w:t>
            </w:r>
          </w:p>
        </w:tc>
        <w:tc>
          <w:tcPr>
            <w:tcW w:w="500" w:type="pct"/>
          </w:tcPr>
          <w:p w14:paraId="0D9FFFD5" w14:textId="77777777" w:rsidR="00512B7E" w:rsidRPr="007E5A12" w:rsidRDefault="00512B7E" w:rsidP="00C75A4E">
            <w:pPr>
              <w:pStyle w:val="GOSTTablenorm"/>
              <w:rPr>
                <w:lang w:val="en-US"/>
              </w:rPr>
            </w:pPr>
            <w:r w:rsidRPr="007E5A12">
              <w:t>Строка</w:t>
            </w:r>
          </w:p>
        </w:tc>
        <w:tc>
          <w:tcPr>
            <w:tcW w:w="305" w:type="pct"/>
          </w:tcPr>
          <w:p w14:paraId="4E2658C8" w14:textId="77777777" w:rsidR="00512B7E" w:rsidRPr="007E5A12" w:rsidRDefault="00512B7E" w:rsidP="00C75A4E">
            <w:pPr>
              <w:pStyle w:val="GOSTTablenorm"/>
            </w:pPr>
            <w:r w:rsidRPr="007E5A12">
              <w:t>Да</w:t>
            </w:r>
          </w:p>
        </w:tc>
        <w:tc>
          <w:tcPr>
            <w:tcW w:w="316" w:type="pct"/>
          </w:tcPr>
          <w:p w14:paraId="3028D8A8" w14:textId="77777777" w:rsidR="00512B7E" w:rsidRPr="007E5A12" w:rsidRDefault="00512B7E" w:rsidP="00C75A4E">
            <w:pPr>
              <w:pStyle w:val="GOSTTablenorm"/>
              <w:rPr>
                <w:lang w:val="en-US"/>
              </w:rPr>
            </w:pPr>
            <w:r w:rsidRPr="007E5A12">
              <w:t>&lt;=</w:t>
            </w:r>
            <w:r w:rsidRPr="007E5A12">
              <w:rPr>
                <w:lang w:val="en-US"/>
              </w:rPr>
              <w:t>10</w:t>
            </w:r>
          </w:p>
        </w:tc>
        <w:tc>
          <w:tcPr>
            <w:tcW w:w="2029" w:type="pct"/>
          </w:tcPr>
          <w:p w14:paraId="2A0C835E" w14:textId="0FB5351C" w:rsidR="00512B7E" w:rsidRPr="007E5A12" w:rsidRDefault="00512B7E" w:rsidP="00C75A4E">
            <w:pPr>
              <w:pStyle w:val="GOSTTablenorm"/>
            </w:pPr>
            <w:r w:rsidRPr="007E5A12">
              <w:t>Версия формата запроса</w:t>
            </w:r>
          </w:p>
        </w:tc>
      </w:tr>
      <w:tr w:rsidR="007C0D7D" w:rsidRPr="007E5A12" w14:paraId="3D3F928A" w14:textId="77777777" w:rsidTr="00D22DAF">
        <w:tc>
          <w:tcPr>
            <w:tcW w:w="1100" w:type="pct"/>
          </w:tcPr>
          <w:p w14:paraId="6F309E67" w14:textId="77777777" w:rsidR="00512B7E" w:rsidRPr="007E5A12" w:rsidRDefault="00512B7E">
            <w:pPr>
              <w:pStyle w:val="GOSTTablenorm"/>
            </w:pPr>
            <w:r w:rsidRPr="007E5A12">
              <w:t>Глобальный идентификатор запроса</w:t>
            </w:r>
          </w:p>
        </w:tc>
        <w:tc>
          <w:tcPr>
            <w:tcW w:w="750" w:type="pct"/>
          </w:tcPr>
          <w:p w14:paraId="3739BA1F" w14:textId="63ECD708" w:rsidR="00512B7E" w:rsidRPr="007E5A12" w:rsidRDefault="00B568CC">
            <w:pPr>
              <w:pStyle w:val="GOSTTablenorm"/>
              <w:rPr>
                <w:lang w:val="en-US"/>
              </w:rPr>
            </w:pPr>
            <w:r w:rsidRPr="007E5A12">
              <w:rPr>
                <w:lang w:val="en-US"/>
              </w:rPr>
              <w:t>Req</w:t>
            </w:r>
            <w:r w:rsidR="00512B7E" w:rsidRPr="007E5A12">
              <w:rPr>
                <w:lang w:val="en-US"/>
              </w:rPr>
              <w:t>Guid</w:t>
            </w:r>
          </w:p>
        </w:tc>
        <w:tc>
          <w:tcPr>
            <w:tcW w:w="500" w:type="pct"/>
          </w:tcPr>
          <w:p w14:paraId="3CA615E6" w14:textId="77777777" w:rsidR="00512B7E" w:rsidRPr="007E5A12" w:rsidRDefault="00512B7E" w:rsidP="00C75A4E">
            <w:pPr>
              <w:pStyle w:val="GOSTTablenorm"/>
            </w:pPr>
            <w:r w:rsidRPr="007E5A12">
              <w:rPr>
                <w:lang w:val="en-US"/>
              </w:rPr>
              <w:t>GUID</w:t>
            </w:r>
          </w:p>
        </w:tc>
        <w:tc>
          <w:tcPr>
            <w:tcW w:w="305" w:type="pct"/>
          </w:tcPr>
          <w:p w14:paraId="4AA2DBD7" w14:textId="77777777" w:rsidR="00512B7E" w:rsidRPr="007E5A12" w:rsidRDefault="00512B7E" w:rsidP="00C75A4E">
            <w:pPr>
              <w:pStyle w:val="GOSTTablenorm"/>
            </w:pPr>
            <w:r w:rsidRPr="007E5A12">
              <w:t>Да</w:t>
            </w:r>
          </w:p>
        </w:tc>
        <w:tc>
          <w:tcPr>
            <w:tcW w:w="316" w:type="pct"/>
          </w:tcPr>
          <w:p w14:paraId="64D8A54A" w14:textId="77777777" w:rsidR="00512B7E" w:rsidRPr="007E5A12" w:rsidRDefault="00512B7E" w:rsidP="00C75A4E">
            <w:pPr>
              <w:pStyle w:val="GOSTTablenorm"/>
              <w:rPr>
                <w:lang w:val="en-US"/>
              </w:rPr>
            </w:pPr>
            <w:r w:rsidRPr="007E5A12">
              <w:rPr>
                <w:lang w:val="en-US"/>
              </w:rPr>
              <w:t>=</w:t>
            </w:r>
            <w:r w:rsidRPr="007E5A12">
              <w:t>36</w:t>
            </w:r>
          </w:p>
        </w:tc>
        <w:tc>
          <w:tcPr>
            <w:tcW w:w="2029" w:type="pct"/>
          </w:tcPr>
          <w:p w14:paraId="6649EE15" w14:textId="77777777" w:rsidR="00512B7E" w:rsidRPr="007E5A12" w:rsidRDefault="00512B7E" w:rsidP="00C75A4E">
            <w:pPr>
              <w:pStyle w:val="GOSTTablenorm"/>
            </w:pPr>
            <w:r w:rsidRPr="007E5A12">
              <w:t>Уникальный идентификатор запроса (с тире)</w:t>
            </w:r>
          </w:p>
        </w:tc>
      </w:tr>
      <w:tr w:rsidR="00B568CC" w:rsidRPr="007E5A12" w14:paraId="5D3F86ED" w14:textId="77777777" w:rsidTr="00D22DAF">
        <w:tc>
          <w:tcPr>
            <w:tcW w:w="1100" w:type="pct"/>
          </w:tcPr>
          <w:p w14:paraId="78D58BA4" w14:textId="2019A4CC" w:rsidR="00B568CC" w:rsidRPr="007E5A12" w:rsidRDefault="00B568CC">
            <w:pPr>
              <w:pStyle w:val="GOSTTablenorm"/>
            </w:pPr>
            <w:r w:rsidRPr="007E5A12">
              <w:t>Глобальный идентификатор документа</w:t>
            </w:r>
          </w:p>
        </w:tc>
        <w:tc>
          <w:tcPr>
            <w:tcW w:w="750" w:type="pct"/>
          </w:tcPr>
          <w:p w14:paraId="335B0C90" w14:textId="12D3E6ED" w:rsidR="00B568CC" w:rsidRPr="007E5A12" w:rsidRDefault="00B568CC">
            <w:pPr>
              <w:pStyle w:val="GOSTTablenorm"/>
              <w:rPr>
                <w:lang w:val="en-US"/>
              </w:rPr>
            </w:pPr>
            <w:r w:rsidRPr="007E5A12">
              <w:rPr>
                <w:lang w:val="en-US"/>
              </w:rPr>
              <w:t>DocGuid</w:t>
            </w:r>
          </w:p>
        </w:tc>
        <w:tc>
          <w:tcPr>
            <w:tcW w:w="500" w:type="pct"/>
          </w:tcPr>
          <w:p w14:paraId="46FDBF10" w14:textId="664ECA24" w:rsidR="00B568CC" w:rsidRPr="007E5A12" w:rsidRDefault="00B568CC" w:rsidP="00C75A4E">
            <w:pPr>
              <w:pStyle w:val="GOSTTablenorm"/>
              <w:rPr>
                <w:lang w:val="en-US"/>
              </w:rPr>
            </w:pPr>
            <w:r w:rsidRPr="007E5A12">
              <w:rPr>
                <w:lang w:val="en-US"/>
              </w:rPr>
              <w:t>GUID</w:t>
            </w:r>
          </w:p>
        </w:tc>
        <w:tc>
          <w:tcPr>
            <w:tcW w:w="305" w:type="pct"/>
          </w:tcPr>
          <w:p w14:paraId="0F979EFC" w14:textId="77ADC22F" w:rsidR="00B568CC" w:rsidRPr="007E5A12" w:rsidRDefault="00B568CC" w:rsidP="00C75A4E">
            <w:pPr>
              <w:pStyle w:val="GOSTTablenorm"/>
            </w:pPr>
            <w:r w:rsidRPr="007E5A12">
              <w:t>Нет</w:t>
            </w:r>
          </w:p>
        </w:tc>
        <w:tc>
          <w:tcPr>
            <w:tcW w:w="316" w:type="pct"/>
          </w:tcPr>
          <w:p w14:paraId="46BAD8AD" w14:textId="5FFF6F9F" w:rsidR="00B568CC" w:rsidRPr="007E5A12" w:rsidRDefault="00B568CC" w:rsidP="00C75A4E">
            <w:pPr>
              <w:pStyle w:val="GOSTTablenorm"/>
              <w:rPr>
                <w:lang w:val="en-US"/>
              </w:rPr>
            </w:pPr>
            <w:r w:rsidRPr="007E5A12">
              <w:rPr>
                <w:lang w:val="en-US"/>
              </w:rPr>
              <w:t>=</w:t>
            </w:r>
            <w:r w:rsidRPr="007E5A12">
              <w:t>36</w:t>
            </w:r>
          </w:p>
        </w:tc>
        <w:tc>
          <w:tcPr>
            <w:tcW w:w="2029" w:type="pct"/>
          </w:tcPr>
          <w:p w14:paraId="0917485B" w14:textId="3DC43D19" w:rsidR="00B568CC" w:rsidRPr="007E5A12" w:rsidRDefault="00B568CC" w:rsidP="00C75A4E">
            <w:pPr>
              <w:pStyle w:val="GOSTTablenorm"/>
            </w:pPr>
            <w:r w:rsidRPr="007E5A12">
              <w:t>Уникальный идентификатор документа</w:t>
            </w:r>
            <w:r w:rsidR="00BE3ADA">
              <w:t>/отчета</w:t>
            </w:r>
            <w:r w:rsidRPr="007E5A12">
              <w:t xml:space="preserve"> (с тире)</w:t>
            </w:r>
            <w:r w:rsidR="00BE3ADA">
              <w:t>, инициировавшего запрос</w:t>
            </w:r>
          </w:p>
        </w:tc>
      </w:tr>
      <w:tr w:rsidR="00B568CC" w:rsidRPr="007E5A12" w14:paraId="2D26EE6A" w14:textId="77777777" w:rsidTr="00D22DAF">
        <w:tc>
          <w:tcPr>
            <w:tcW w:w="1100" w:type="pct"/>
          </w:tcPr>
          <w:p w14:paraId="4AE59C16" w14:textId="77777777" w:rsidR="00B568CC" w:rsidRPr="007E5A12" w:rsidRDefault="00B568CC">
            <w:pPr>
              <w:pStyle w:val="GOSTTablenorm"/>
            </w:pPr>
            <w:r w:rsidRPr="007E5A12">
              <w:t>Тип запроса</w:t>
            </w:r>
          </w:p>
        </w:tc>
        <w:tc>
          <w:tcPr>
            <w:tcW w:w="750" w:type="pct"/>
          </w:tcPr>
          <w:p w14:paraId="65A1DDAB" w14:textId="77777777" w:rsidR="00B568CC" w:rsidRPr="007E5A12" w:rsidRDefault="00B568CC">
            <w:pPr>
              <w:pStyle w:val="GOSTTablenorm"/>
              <w:rPr>
                <w:lang w:val="en-US"/>
              </w:rPr>
            </w:pPr>
            <w:r w:rsidRPr="007E5A12">
              <w:rPr>
                <w:lang w:val="en-US"/>
              </w:rPr>
              <w:t>RequestType</w:t>
            </w:r>
          </w:p>
        </w:tc>
        <w:tc>
          <w:tcPr>
            <w:tcW w:w="500" w:type="pct"/>
          </w:tcPr>
          <w:p w14:paraId="0DC1D59F" w14:textId="77777777" w:rsidR="00B568CC" w:rsidRPr="007E5A12" w:rsidRDefault="00B568CC" w:rsidP="00C75A4E">
            <w:pPr>
              <w:pStyle w:val="GOSTTablenorm"/>
            </w:pPr>
            <w:r w:rsidRPr="007E5A12">
              <w:t>Строка</w:t>
            </w:r>
          </w:p>
        </w:tc>
        <w:tc>
          <w:tcPr>
            <w:tcW w:w="305" w:type="pct"/>
          </w:tcPr>
          <w:p w14:paraId="602CE8D6" w14:textId="77777777" w:rsidR="00B568CC" w:rsidRPr="007E5A12" w:rsidRDefault="00B568CC" w:rsidP="00C75A4E">
            <w:pPr>
              <w:pStyle w:val="GOSTTablenorm"/>
            </w:pPr>
            <w:r w:rsidRPr="007E5A12">
              <w:t>Да</w:t>
            </w:r>
          </w:p>
        </w:tc>
        <w:tc>
          <w:tcPr>
            <w:tcW w:w="316" w:type="pct"/>
          </w:tcPr>
          <w:p w14:paraId="35ED3CCC" w14:textId="2370902B" w:rsidR="00B568CC" w:rsidRPr="007E5A12" w:rsidRDefault="00B568CC">
            <w:pPr>
              <w:pStyle w:val="GOSTTablenorm"/>
              <w:rPr>
                <w:lang w:val="en-US"/>
              </w:rPr>
            </w:pPr>
            <w:r w:rsidRPr="007E5A12">
              <w:t>&lt;=</w:t>
            </w:r>
            <w:del w:id="5081" w:author="Сатлер Марина Викторовна" w:date="2024-10-31T11:32:00Z">
              <w:r w:rsidRPr="007E5A12" w:rsidDel="00AA6E06">
                <w:rPr>
                  <w:lang w:val="en-US"/>
                </w:rPr>
                <w:delText>10</w:delText>
              </w:r>
            </w:del>
            <w:ins w:id="5082" w:author="Сатлер Марина Викторовна" w:date="2024-10-31T11:32:00Z">
              <w:r w:rsidR="00AA6E06">
                <w:t>5</w:t>
              </w:r>
              <w:r w:rsidR="00AA6E06" w:rsidRPr="007E5A12">
                <w:rPr>
                  <w:lang w:val="en-US"/>
                </w:rPr>
                <w:t>0</w:t>
              </w:r>
            </w:ins>
          </w:p>
        </w:tc>
        <w:tc>
          <w:tcPr>
            <w:tcW w:w="2029" w:type="pct"/>
          </w:tcPr>
          <w:p w14:paraId="69423CE4" w14:textId="77777777" w:rsidR="00B568CC" w:rsidRPr="007E5A12" w:rsidRDefault="00B568CC" w:rsidP="00C75A4E">
            <w:pPr>
              <w:pStyle w:val="GOSTTablenorm"/>
            </w:pPr>
            <w:r w:rsidRPr="007E5A12">
              <w:t>Передается значение «ReportGK»</w:t>
            </w:r>
          </w:p>
        </w:tc>
      </w:tr>
      <w:tr w:rsidR="00B568CC" w:rsidRPr="007E5A12" w14:paraId="7B23D8BA" w14:textId="77777777" w:rsidTr="00D22DAF">
        <w:tc>
          <w:tcPr>
            <w:tcW w:w="5000" w:type="pct"/>
            <w:gridSpan w:val="6"/>
          </w:tcPr>
          <w:p w14:paraId="49952E73" w14:textId="37BAF8DF" w:rsidR="00B568CC" w:rsidRPr="007E5A12" w:rsidRDefault="00B568CC" w:rsidP="00B568CC">
            <w:pPr>
              <w:pStyle w:val="GOSTTableHead"/>
              <w:rPr>
                <w:szCs w:val="22"/>
              </w:rPr>
            </w:pPr>
            <w:r w:rsidRPr="007E5A12">
              <w:rPr>
                <w:szCs w:val="22"/>
              </w:rPr>
              <w:t>Перечень параметров запроса (</w:t>
            </w:r>
            <w:r w:rsidR="00F72BB8" w:rsidRPr="007E5A12">
              <w:rPr>
                <w:szCs w:val="22"/>
                <w:lang w:val="en-US"/>
              </w:rPr>
              <w:t>document</w:t>
            </w:r>
            <w:r w:rsidRPr="007E5A12">
              <w:rPr>
                <w:szCs w:val="22"/>
              </w:rPr>
              <w:t>)</w:t>
            </w:r>
          </w:p>
        </w:tc>
      </w:tr>
      <w:tr w:rsidR="00A10070" w:rsidRPr="00B9499D" w14:paraId="31971B10" w14:textId="77777777" w:rsidTr="00D22DAF">
        <w:tc>
          <w:tcPr>
            <w:tcW w:w="1100" w:type="pct"/>
          </w:tcPr>
          <w:p w14:paraId="56D6A0F7" w14:textId="77777777" w:rsidR="00A10070" w:rsidRPr="00B9499D" w:rsidRDefault="00A10070">
            <w:pPr>
              <w:pStyle w:val="GOSTTablenorm"/>
            </w:pPr>
            <w:r>
              <w:t>Отражать в отчете</w:t>
            </w:r>
          </w:p>
        </w:tc>
        <w:tc>
          <w:tcPr>
            <w:tcW w:w="750" w:type="pct"/>
          </w:tcPr>
          <w:p w14:paraId="02EA0331" w14:textId="77777777" w:rsidR="00A10070" w:rsidRPr="00410EBB" w:rsidRDefault="00A10070">
            <w:pPr>
              <w:pStyle w:val="GOSTTablenorm"/>
              <w:rPr>
                <w:lang w:val="en-US"/>
              </w:rPr>
            </w:pPr>
            <w:r w:rsidRPr="109D8E8A">
              <w:rPr>
                <w:lang w:val="en-US"/>
              </w:rPr>
              <w:t>RptSetCode</w:t>
            </w:r>
          </w:p>
        </w:tc>
        <w:tc>
          <w:tcPr>
            <w:tcW w:w="500" w:type="pct"/>
          </w:tcPr>
          <w:p w14:paraId="66893202" w14:textId="77777777" w:rsidR="00A10070" w:rsidRPr="00410EBB" w:rsidRDefault="00A10070" w:rsidP="00C75A4E">
            <w:pPr>
              <w:pStyle w:val="GOSTTablenorm"/>
              <w:rPr>
                <w:szCs w:val="22"/>
                <w:lang w:val="en-US"/>
              </w:rPr>
            </w:pPr>
            <w:r w:rsidRPr="109D8E8A">
              <w:rPr>
                <w:szCs w:val="22"/>
              </w:rPr>
              <w:t>Число</w:t>
            </w:r>
          </w:p>
        </w:tc>
        <w:tc>
          <w:tcPr>
            <w:tcW w:w="305" w:type="pct"/>
          </w:tcPr>
          <w:p w14:paraId="3850744F" w14:textId="77777777" w:rsidR="00A10070" w:rsidRPr="00B9499D" w:rsidRDefault="00A10070" w:rsidP="00C75A4E">
            <w:pPr>
              <w:pStyle w:val="GOSTTablenorm"/>
              <w:rPr>
                <w:szCs w:val="22"/>
              </w:rPr>
            </w:pPr>
            <w:r w:rsidRPr="00B9499D">
              <w:rPr>
                <w:szCs w:val="22"/>
              </w:rPr>
              <w:t>Да</w:t>
            </w:r>
          </w:p>
        </w:tc>
        <w:tc>
          <w:tcPr>
            <w:tcW w:w="316" w:type="pct"/>
          </w:tcPr>
          <w:p w14:paraId="018AD5AB" w14:textId="77777777" w:rsidR="00A10070" w:rsidRPr="00B9499D" w:rsidRDefault="00A10070" w:rsidP="00C75A4E">
            <w:pPr>
              <w:pStyle w:val="GOSTTablenorm"/>
              <w:rPr>
                <w:szCs w:val="22"/>
              </w:rPr>
            </w:pPr>
            <w:r w:rsidRPr="00B9499D">
              <w:rPr>
                <w:szCs w:val="22"/>
              </w:rPr>
              <w:t>=2</w:t>
            </w:r>
          </w:p>
        </w:tc>
        <w:tc>
          <w:tcPr>
            <w:tcW w:w="2029" w:type="pct"/>
          </w:tcPr>
          <w:p w14:paraId="4633A1DD" w14:textId="77777777" w:rsidR="00A10070" w:rsidRPr="00B9499D" w:rsidRDefault="00A10070" w:rsidP="00C75A4E">
            <w:pPr>
              <w:pStyle w:val="GOSTTablenorm"/>
            </w:pPr>
            <w:r w:rsidRPr="109D8E8A">
              <w:t xml:space="preserve">Указывается вариант расчета в виде кода. </w:t>
            </w:r>
          </w:p>
          <w:p w14:paraId="45D58396" w14:textId="03548A94" w:rsidR="00A10070" w:rsidRPr="00350738" w:rsidRDefault="00A10070" w:rsidP="008F7180">
            <w:pPr>
              <w:pStyle w:val="GOSTTablenorm"/>
            </w:pPr>
            <w:r>
              <w:t>Возможные значения</w:t>
            </w:r>
            <w:del w:id="5083" w:author="Чиркова Наталия Сергеевна" w:date="2023-12-05T10:30:00Z">
              <w:r w:rsidDel="00906B59">
                <w:delText xml:space="preserve"> для СВР</w:delText>
              </w:r>
            </w:del>
            <w:bookmarkStart w:id="5084" w:name="_Ref144133482"/>
            <w:r>
              <w:rPr>
                <w:rStyle w:val="af6"/>
              </w:rPr>
              <w:footnoteReference w:id="16"/>
            </w:r>
            <w:bookmarkEnd w:id="5084"/>
            <w:r>
              <w:t>:</w:t>
            </w:r>
          </w:p>
          <w:p w14:paraId="2B25F0CD" w14:textId="4CBDBAE5" w:rsidR="00A10070" w:rsidRDefault="004638F8" w:rsidP="00C75A4E">
            <w:pPr>
              <w:pStyle w:val="GOSTTableListMark1"/>
              <w:rPr>
                <w:ins w:id="5094" w:author="Чиркова Наталия Сергеевна" w:date="2023-12-05T10:29:00Z"/>
              </w:rPr>
            </w:pPr>
            <w:r>
              <w:t>«</w:t>
            </w:r>
            <w:r w:rsidR="00A10070" w:rsidRPr="36854D62">
              <w:t>10</w:t>
            </w:r>
            <w:r>
              <w:t>»</w:t>
            </w:r>
            <w:r w:rsidR="00A10070" w:rsidRPr="36854D62">
              <w:t xml:space="preserve"> </w:t>
            </w:r>
            <w:r w:rsidR="00563A60" w:rsidRPr="36854D62">
              <w:t>–</w:t>
            </w:r>
            <w:r w:rsidR="00A10070" w:rsidRPr="36854D62">
              <w:t xml:space="preserve"> Операции учета текущего года</w:t>
            </w:r>
            <w:r>
              <w:t>;</w:t>
            </w:r>
          </w:p>
          <w:p w14:paraId="5FB49C19" w14:textId="12B3C669" w:rsidR="00906B59" w:rsidRPr="00350738" w:rsidRDefault="004638F8" w:rsidP="00C75A4E">
            <w:pPr>
              <w:pStyle w:val="GOSTTableListMark1"/>
            </w:pPr>
            <w:r>
              <w:rPr>
                <w:highlight w:val="yellow"/>
              </w:rPr>
              <w:t>«</w:t>
            </w:r>
            <w:ins w:id="5095" w:author="Чиркова Наталия Сергеевна" w:date="2023-12-05T10:29:00Z">
              <w:r w:rsidR="00906B59" w:rsidRPr="002A717A">
                <w:rPr>
                  <w:highlight w:val="yellow"/>
                </w:rPr>
                <w:t>20</w:t>
              </w:r>
            </w:ins>
            <w:r>
              <w:rPr>
                <w:highlight w:val="yellow"/>
              </w:rPr>
              <w:t>»</w:t>
            </w:r>
            <w:ins w:id="5096" w:author="Чиркова Наталия Сергеевна" w:date="2023-12-05T10:29:00Z">
              <w:r w:rsidR="00906B59" w:rsidRPr="002A717A">
                <w:rPr>
                  <w:highlight w:val="yellow"/>
                </w:rPr>
                <w:t xml:space="preserve"> </w:t>
              </w:r>
            </w:ins>
            <w:r w:rsidR="00563A60" w:rsidRPr="36854D62">
              <w:t>–</w:t>
            </w:r>
            <w:ins w:id="5097" w:author="Чиркова Наталия Сергеевна" w:date="2023-12-05T10:29:00Z">
              <w:r w:rsidR="00906B59" w:rsidRPr="002A717A">
                <w:rPr>
                  <w:highlight w:val="yellow"/>
                </w:rPr>
                <w:t xml:space="preserve"> Операции дополнительного </w:t>
              </w:r>
              <w:commentRangeStart w:id="5098"/>
              <w:r w:rsidR="00906B59" w:rsidRPr="002A717A">
                <w:rPr>
                  <w:highlight w:val="yellow"/>
                </w:rPr>
                <w:t>периода</w:t>
              </w:r>
            </w:ins>
            <w:commentRangeEnd w:id="5098"/>
            <w:ins w:id="5099" w:author="Чиркова Наталия Сергеевна" w:date="2023-12-05T10:31:00Z">
              <w:r w:rsidR="00906B59">
                <w:rPr>
                  <w:rStyle w:val="afff4"/>
                </w:rPr>
                <w:commentReference w:id="5098"/>
              </w:r>
            </w:ins>
            <w:r>
              <w:t>;</w:t>
            </w:r>
          </w:p>
          <w:p w14:paraId="6993C41C" w14:textId="52CE05D3" w:rsidR="00A10070" w:rsidRPr="00501AB8" w:rsidRDefault="004638F8" w:rsidP="00C75A4E">
            <w:pPr>
              <w:pStyle w:val="GOSTTableListMark1"/>
            </w:pPr>
            <w:r>
              <w:t>«</w:t>
            </w:r>
            <w:r w:rsidR="00A10070" w:rsidRPr="36854D62">
              <w:t>40</w:t>
            </w:r>
            <w:r>
              <w:t>»</w:t>
            </w:r>
            <w:r w:rsidR="00A10070" w:rsidRPr="36854D62">
              <w:t xml:space="preserve"> </w:t>
            </w:r>
            <w:r w:rsidR="00563A60" w:rsidRPr="36854D62">
              <w:t>–</w:t>
            </w:r>
            <w:r w:rsidR="00A10070" w:rsidRPr="36854D62">
              <w:t xml:space="preserve"> Операции последнего раб. дня, доп. периода, заключения счетов, обособления</w:t>
            </w:r>
            <w:ins w:id="5100" w:author="Сатлер Марина Викторовна" w:date="2023-12-27T02:43:00Z">
              <w:r>
                <w:t>;</w:t>
              </w:r>
            </w:ins>
          </w:p>
          <w:p w14:paraId="64D745A1" w14:textId="6E05A75F" w:rsidR="00A10070" w:rsidRPr="00040DEF" w:rsidRDefault="004638F8" w:rsidP="00C75A4E">
            <w:pPr>
              <w:pStyle w:val="GOSTTableListMark1"/>
            </w:pPr>
            <w:r>
              <w:t>«</w:t>
            </w:r>
            <w:r w:rsidR="00A10070" w:rsidRPr="36854D62">
              <w:t>50</w:t>
            </w:r>
            <w:r>
              <w:t>»</w:t>
            </w:r>
            <w:r w:rsidR="00A10070" w:rsidRPr="36854D62">
              <w:t xml:space="preserve"> </w:t>
            </w:r>
            <w:r w:rsidR="00563A60" w:rsidRPr="36854D62">
              <w:t>–</w:t>
            </w:r>
            <w:r w:rsidR="00A10070" w:rsidRPr="36854D62">
              <w:t xml:space="preserve"> Операции межотчетного периода</w:t>
            </w:r>
          </w:p>
        </w:tc>
      </w:tr>
      <w:tr w:rsidR="109D8E8A" w14:paraId="24D24046" w14:textId="77777777" w:rsidTr="00D22DAF">
        <w:tc>
          <w:tcPr>
            <w:tcW w:w="1100" w:type="pct"/>
          </w:tcPr>
          <w:p w14:paraId="4C8DB44D" w14:textId="63DDAE84" w:rsidR="109D8E8A" w:rsidRDefault="109D8E8A">
            <w:pPr>
              <w:pStyle w:val="GOSTTablenorm"/>
            </w:pPr>
            <w:r>
              <w:t>Книга учета</w:t>
            </w:r>
          </w:p>
        </w:tc>
        <w:tc>
          <w:tcPr>
            <w:tcW w:w="750" w:type="pct"/>
          </w:tcPr>
          <w:p w14:paraId="77059EB2" w14:textId="0EF9E628" w:rsidR="109D8E8A" w:rsidRDefault="109D8E8A">
            <w:pPr>
              <w:pStyle w:val="GOSTTablenorm"/>
              <w:rPr>
                <w:lang w:val="en-US"/>
              </w:rPr>
            </w:pPr>
            <w:r w:rsidRPr="109D8E8A">
              <w:rPr>
                <w:lang w:val="en-US"/>
              </w:rPr>
              <w:t>Book</w:t>
            </w:r>
          </w:p>
        </w:tc>
        <w:tc>
          <w:tcPr>
            <w:tcW w:w="500" w:type="pct"/>
          </w:tcPr>
          <w:p w14:paraId="226BEE0F" w14:textId="14D74947" w:rsidR="109D8E8A" w:rsidRDefault="33249EA7" w:rsidP="00C75A4E">
            <w:pPr>
              <w:pStyle w:val="GOSTTablenorm"/>
              <w:rPr>
                <w:szCs w:val="22"/>
              </w:rPr>
            </w:pPr>
            <w:r w:rsidRPr="33249EA7">
              <w:rPr>
                <w:szCs w:val="22"/>
              </w:rPr>
              <w:t>Строка</w:t>
            </w:r>
          </w:p>
        </w:tc>
        <w:tc>
          <w:tcPr>
            <w:tcW w:w="305" w:type="pct"/>
          </w:tcPr>
          <w:p w14:paraId="262BEA63" w14:textId="6D13481A" w:rsidR="109D8E8A" w:rsidRDefault="109D8E8A" w:rsidP="00C75A4E">
            <w:pPr>
              <w:pStyle w:val="GOSTTablenorm"/>
              <w:rPr>
                <w:szCs w:val="22"/>
              </w:rPr>
            </w:pPr>
            <w:r w:rsidRPr="109D8E8A">
              <w:rPr>
                <w:szCs w:val="22"/>
              </w:rPr>
              <w:t>Да</w:t>
            </w:r>
          </w:p>
        </w:tc>
        <w:tc>
          <w:tcPr>
            <w:tcW w:w="316" w:type="pct"/>
          </w:tcPr>
          <w:p w14:paraId="259B57EB" w14:textId="6B872536" w:rsidR="109D8E8A" w:rsidRDefault="109D8E8A" w:rsidP="00C75A4E">
            <w:pPr>
              <w:pStyle w:val="GOSTTablenorm"/>
              <w:rPr>
                <w:szCs w:val="22"/>
              </w:rPr>
            </w:pPr>
            <w:r w:rsidRPr="109D8E8A">
              <w:rPr>
                <w:szCs w:val="22"/>
              </w:rPr>
              <w:t>&lt;=100</w:t>
            </w:r>
          </w:p>
        </w:tc>
        <w:tc>
          <w:tcPr>
            <w:tcW w:w="2029" w:type="pct"/>
          </w:tcPr>
          <w:p w14:paraId="0A5D122C" w14:textId="27DBCD15" w:rsidR="00BE3ADA" w:rsidRDefault="00BE3ADA" w:rsidP="00C75A4E">
            <w:pPr>
              <w:pStyle w:val="GOSTTablenorm"/>
              <w:rPr>
                <w:szCs w:val="22"/>
              </w:rPr>
            </w:pPr>
            <w:r>
              <w:rPr>
                <w:szCs w:val="22"/>
              </w:rPr>
              <w:t>С</w:t>
            </w:r>
            <w:r w:rsidR="109D8E8A" w:rsidRPr="109D8E8A">
              <w:rPr>
                <w:szCs w:val="22"/>
              </w:rPr>
              <w:t>истемное наименование книги учета</w:t>
            </w:r>
            <w:r>
              <w:rPr>
                <w:szCs w:val="22"/>
              </w:rPr>
              <w:t xml:space="preserve">, </w:t>
            </w:r>
            <w:r w:rsidRPr="00BE3ADA">
              <w:rPr>
                <w:szCs w:val="22"/>
              </w:rPr>
              <w:t>по счетам которой осуществляется запрос данных,</w:t>
            </w:r>
            <w:r w:rsidR="109D8E8A" w:rsidRPr="109D8E8A">
              <w:rPr>
                <w:szCs w:val="22"/>
              </w:rPr>
              <w:t xml:space="preserve"> в соответствии со справочником «Книги учета» в SVAP</w:t>
            </w:r>
          </w:p>
        </w:tc>
      </w:tr>
      <w:tr w:rsidR="00B568CC" w:rsidRPr="00B9499D" w14:paraId="1032D04B" w14:textId="77777777" w:rsidTr="00D22DAF">
        <w:tc>
          <w:tcPr>
            <w:tcW w:w="1100" w:type="pct"/>
          </w:tcPr>
          <w:p w14:paraId="5E383E2F" w14:textId="365754CE" w:rsidR="00B568CC" w:rsidRPr="00B9499D" w:rsidRDefault="00A10070">
            <w:pPr>
              <w:pStyle w:val="GOSTTablenorm"/>
              <w:rPr>
                <w:szCs w:val="22"/>
              </w:rPr>
            </w:pPr>
            <w:r>
              <w:rPr>
                <w:szCs w:val="22"/>
              </w:rPr>
              <w:t>Д</w:t>
            </w:r>
            <w:r w:rsidR="00B568CC" w:rsidRPr="00B9499D">
              <w:rPr>
                <w:szCs w:val="22"/>
              </w:rPr>
              <w:t>ата начала периода</w:t>
            </w:r>
            <w:r>
              <w:rPr>
                <w:szCs w:val="22"/>
              </w:rPr>
              <w:t xml:space="preserve"> (по дате отражения операции в учете</w:t>
            </w:r>
            <w:r w:rsidR="00B568CC" w:rsidRPr="00B9499D">
              <w:rPr>
                <w:szCs w:val="22"/>
              </w:rPr>
              <w:t>)</w:t>
            </w:r>
          </w:p>
        </w:tc>
        <w:tc>
          <w:tcPr>
            <w:tcW w:w="750" w:type="pct"/>
          </w:tcPr>
          <w:p w14:paraId="2EB685D0" w14:textId="77777777" w:rsidR="00B568CC" w:rsidRPr="00B9499D" w:rsidRDefault="00B568CC">
            <w:pPr>
              <w:pStyle w:val="GOSTTablenorm"/>
              <w:rPr>
                <w:szCs w:val="22"/>
                <w:lang w:val="en-US"/>
              </w:rPr>
            </w:pPr>
            <w:r w:rsidRPr="00B9499D">
              <w:rPr>
                <w:szCs w:val="22"/>
                <w:lang w:val="en-US"/>
              </w:rPr>
              <w:t>StartRepDate</w:t>
            </w:r>
          </w:p>
        </w:tc>
        <w:tc>
          <w:tcPr>
            <w:tcW w:w="500" w:type="pct"/>
          </w:tcPr>
          <w:p w14:paraId="2B385641" w14:textId="37483A79" w:rsidR="00B568CC" w:rsidRPr="00B9499D" w:rsidRDefault="00B568CC" w:rsidP="00C75A4E">
            <w:pPr>
              <w:pStyle w:val="GOSTTablenorm"/>
              <w:rPr>
                <w:szCs w:val="22"/>
              </w:rPr>
            </w:pPr>
            <w:r w:rsidRPr="00B9499D">
              <w:rPr>
                <w:szCs w:val="22"/>
              </w:rPr>
              <w:t>Дата</w:t>
            </w:r>
          </w:p>
        </w:tc>
        <w:tc>
          <w:tcPr>
            <w:tcW w:w="305" w:type="pct"/>
          </w:tcPr>
          <w:p w14:paraId="2B51BF5A" w14:textId="77777777" w:rsidR="00B568CC" w:rsidRPr="00B9499D" w:rsidRDefault="00B568CC" w:rsidP="00C75A4E">
            <w:pPr>
              <w:pStyle w:val="GOSTTablenorm"/>
              <w:rPr>
                <w:szCs w:val="22"/>
              </w:rPr>
            </w:pPr>
            <w:r w:rsidRPr="00B9499D">
              <w:rPr>
                <w:szCs w:val="22"/>
              </w:rPr>
              <w:t>Да</w:t>
            </w:r>
          </w:p>
        </w:tc>
        <w:tc>
          <w:tcPr>
            <w:tcW w:w="316" w:type="pct"/>
          </w:tcPr>
          <w:p w14:paraId="7A269AF6" w14:textId="661A7BE8" w:rsidR="00B568CC" w:rsidRPr="00B9499D" w:rsidRDefault="00B568CC" w:rsidP="00C75A4E">
            <w:pPr>
              <w:pStyle w:val="GOSTTablenorm"/>
              <w:rPr>
                <w:szCs w:val="22"/>
              </w:rPr>
            </w:pPr>
          </w:p>
        </w:tc>
        <w:tc>
          <w:tcPr>
            <w:tcW w:w="2029" w:type="pct"/>
          </w:tcPr>
          <w:p w14:paraId="2EE63519" w14:textId="77777777" w:rsidR="00A10070" w:rsidRPr="007C6714" w:rsidRDefault="00A10070">
            <w:pPr>
              <w:pStyle w:val="GOSTTablenorm"/>
              <w:rPr>
                <w:szCs w:val="22"/>
              </w:rPr>
            </w:pPr>
            <w:r>
              <w:t>Дата начала отчетного периода по дате отражения операции в учете, с которой включительно требуется отобрать данные.</w:t>
            </w:r>
          </w:p>
          <w:p w14:paraId="46AED5EA" w14:textId="621578F1" w:rsidR="00B568CC" w:rsidRPr="00A10070" w:rsidRDefault="00B568CC">
            <w:pPr>
              <w:pStyle w:val="GOSTTablenorm"/>
              <w:rPr>
                <w:szCs w:val="22"/>
              </w:rPr>
            </w:pPr>
            <w:r w:rsidRPr="00B9499D">
              <w:rPr>
                <w:szCs w:val="22"/>
              </w:rPr>
              <w:t xml:space="preserve">Формат </w:t>
            </w:r>
            <w:r w:rsidRPr="00B9499D">
              <w:rPr>
                <w:szCs w:val="22"/>
                <w:lang w:val="en-US"/>
              </w:rPr>
              <w:t>YYYY</w:t>
            </w:r>
            <w:r w:rsidRPr="00B9499D">
              <w:rPr>
                <w:szCs w:val="22"/>
              </w:rPr>
              <w:t>-</w:t>
            </w:r>
            <w:r w:rsidRPr="00B9499D">
              <w:rPr>
                <w:szCs w:val="22"/>
                <w:lang w:val="en-US"/>
              </w:rPr>
              <w:t>MM</w:t>
            </w:r>
            <w:r w:rsidRPr="00B9499D">
              <w:rPr>
                <w:szCs w:val="22"/>
              </w:rPr>
              <w:t>-</w:t>
            </w:r>
            <w:r w:rsidRPr="00B9499D">
              <w:rPr>
                <w:szCs w:val="22"/>
                <w:lang w:val="en-US"/>
              </w:rPr>
              <w:t>DD</w:t>
            </w:r>
            <w:r w:rsidR="00A10070">
              <w:rPr>
                <w:szCs w:val="22"/>
              </w:rPr>
              <w:t>.</w:t>
            </w:r>
          </w:p>
          <w:p w14:paraId="2F349B33" w14:textId="430DD723" w:rsidR="00B568CC" w:rsidRPr="00B9499D" w:rsidRDefault="006C0293">
            <w:pPr>
              <w:pStyle w:val="GOSTTablenorm"/>
              <w:rPr>
                <w:szCs w:val="22"/>
              </w:rPr>
            </w:pPr>
            <w:r>
              <w:t xml:space="preserve">Дата начала периода и дата окончания периода должны относиться к одному </w:t>
            </w:r>
            <w:r w:rsidR="00AD4544">
              <w:t xml:space="preserve">финансовому </w:t>
            </w:r>
            <w:r>
              <w:t>году</w:t>
            </w:r>
          </w:p>
        </w:tc>
      </w:tr>
      <w:tr w:rsidR="00B568CC" w:rsidRPr="00B9499D" w14:paraId="5C47E9CE" w14:textId="77777777" w:rsidTr="00D22DAF">
        <w:tc>
          <w:tcPr>
            <w:tcW w:w="1100" w:type="pct"/>
          </w:tcPr>
          <w:p w14:paraId="086D7BC8" w14:textId="0503356E" w:rsidR="00B568CC" w:rsidRPr="00B9499D" w:rsidRDefault="00A10070">
            <w:pPr>
              <w:pStyle w:val="GOSTTablenorm"/>
              <w:rPr>
                <w:szCs w:val="22"/>
              </w:rPr>
            </w:pPr>
            <w:r>
              <w:rPr>
                <w:szCs w:val="22"/>
              </w:rPr>
              <w:t>Д</w:t>
            </w:r>
            <w:r w:rsidR="00B568CC" w:rsidRPr="00B9499D">
              <w:rPr>
                <w:szCs w:val="22"/>
              </w:rPr>
              <w:t>ата окончания периода</w:t>
            </w:r>
            <w:r>
              <w:rPr>
                <w:szCs w:val="22"/>
              </w:rPr>
              <w:t xml:space="preserve"> (по дате отражения операции в учете</w:t>
            </w:r>
            <w:r w:rsidR="00B568CC" w:rsidRPr="00B9499D">
              <w:rPr>
                <w:szCs w:val="22"/>
              </w:rPr>
              <w:t>)</w:t>
            </w:r>
          </w:p>
        </w:tc>
        <w:tc>
          <w:tcPr>
            <w:tcW w:w="750" w:type="pct"/>
          </w:tcPr>
          <w:p w14:paraId="6B325369" w14:textId="77777777" w:rsidR="00B568CC" w:rsidRPr="00B9499D" w:rsidRDefault="00B568CC">
            <w:pPr>
              <w:pStyle w:val="GOSTTablenorm"/>
              <w:rPr>
                <w:szCs w:val="22"/>
                <w:lang w:val="en-US"/>
              </w:rPr>
            </w:pPr>
            <w:r w:rsidRPr="00B9499D">
              <w:rPr>
                <w:szCs w:val="22"/>
                <w:lang w:val="en-US"/>
              </w:rPr>
              <w:t>EndRepDate</w:t>
            </w:r>
          </w:p>
        </w:tc>
        <w:tc>
          <w:tcPr>
            <w:tcW w:w="500" w:type="pct"/>
          </w:tcPr>
          <w:p w14:paraId="04B6E659" w14:textId="64EB00C3" w:rsidR="00B568CC" w:rsidRPr="00B9499D" w:rsidRDefault="00B568CC" w:rsidP="00C75A4E">
            <w:pPr>
              <w:pStyle w:val="GOSTTablenorm"/>
              <w:rPr>
                <w:szCs w:val="22"/>
              </w:rPr>
            </w:pPr>
            <w:r w:rsidRPr="00B9499D">
              <w:rPr>
                <w:szCs w:val="22"/>
              </w:rPr>
              <w:t>Дата</w:t>
            </w:r>
          </w:p>
        </w:tc>
        <w:tc>
          <w:tcPr>
            <w:tcW w:w="305" w:type="pct"/>
          </w:tcPr>
          <w:p w14:paraId="77AF99E7" w14:textId="77777777" w:rsidR="00B568CC" w:rsidRPr="00B9499D" w:rsidRDefault="00B568CC" w:rsidP="00C75A4E">
            <w:pPr>
              <w:pStyle w:val="GOSTTablenorm"/>
              <w:rPr>
                <w:szCs w:val="22"/>
              </w:rPr>
            </w:pPr>
            <w:r w:rsidRPr="00B9499D">
              <w:rPr>
                <w:szCs w:val="22"/>
              </w:rPr>
              <w:t>Да</w:t>
            </w:r>
          </w:p>
        </w:tc>
        <w:tc>
          <w:tcPr>
            <w:tcW w:w="316" w:type="pct"/>
          </w:tcPr>
          <w:p w14:paraId="26B02E40" w14:textId="21106BFE" w:rsidR="00B568CC" w:rsidRPr="00B9499D" w:rsidRDefault="00B568CC" w:rsidP="00C75A4E">
            <w:pPr>
              <w:pStyle w:val="GOSTTablenorm"/>
              <w:rPr>
                <w:szCs w:val="22"/>
              </w:rPr>
            </w:pPr>
          </w:p>
        </w:tc>
        <w:tc>
          <w:tcPr>
            <w:tcW w:w="2029" w:type="pct"/>
          </w:tcPr>
          <w:p w14:paraId="4FEB267D" w14:textId="243A34A2" w:rsidR="00B568CC" w:rsidRPr="00B9499D" w:rsidRDefault="00A10070">
            <w:pPr>
              <w:pStyle w:val="GOSTTablenorm"/>
              <w:rPr>
                <w:szCs w:val="22"/>
              </w:rPr>
            </w:pPr>
            <w:r>
              <w:t>Дата окончания отчетного периода по дате отражения операции в учете, по которую включительно требуется отобрать данные.</w:t>
            </w:r>
          </w:p>
          <w:p w14:paraId="6DE07924" w14:textId="498D4089" w:rsidR="00B568CC" w:rsidRDefault="00B568CC">
            <w:pPr>
              <w:pStyle w:val="GOSTTablenorm"/>
              <w:rPr>
                <w:szCs w:val="22"/>
              </w:rPr>
            </w:pPr>
            <w:r w:rsidRPr="00B9499D">
              <w:rPr>
                <w:szCs w:val="22"/>
              </w:rPr>
              <w:t xml:space="preserve">Формат </w:t>
            </w:r>
            <w:r w:rsidRPr="00B9499D">
              <w:rPr>
                <w:szCs w:val="22"/>
                <w:lang w:val="en-US"/>
              </w:rPr>
              <w:t>YYYY</w:t>
            </w:r>
            <w:r w:rsidRPr="00B9499D">
              <w:rPr>
                <w:szCs w:val="22"/>
              </w:rPr>
              <w:t>-</w:t>
            </w:r>
            <w:r w:rsidRPr="00B9499D">
              <w:rPr>
                <w:szCs w:val="22"/>
                <w:lang w:val="en-US"/>
              </w:rPr>
              <w:t>MM</w:t>
            </w:r>
            <w:r w:rsidRPr="00B9499D">
              <w:rPr>
                <w:szCs w:val="22"/>
              </w:rPr>
              <w:t>-</w:t>
            </w:r>
            <w:r w:rsidRPr="00B9499D">
              <w:rPr>
                <w:szCs w:val="22"/>
                <w:lang w:val="en-US"/>
              </w:rPr>
              <w:t>DD</w:t>
            </w:r>
            <w:r w:rsidR="00A10070">
              <w:rPr>
                <w:szCs w:val="22"/>
              </w:rPr>
              <w:t>.</w:t>
            </w:r>
          </w:p>
          <w:p w14:paraId="4AF1A821" w14:textId="33793700" w:rsidR="00A10070" w:rsidRPr="00A10070" w:rsidRDefault="00A10070">
            <w:pPr>
              <w:pStyle w:val="GOSTTablenorm"/>
            </w:pPr>
            <w:r>
              <w:lastRenderedPageBreak/>
              <w:t>Дата окончания периода не должна быть меньше (раньше) даты начала периода.</w:t>
            </w:r>
          </w:p>
          <w:p w14:paraId="0B307011" w14:textId="30248FDB" w:rsidR="00B568CC" w:rsidRPr="00B9499D" w:rsidRDefault="006C0293">
            <w:pPr>
              <w:pStyle w:val="GOSTTablenorm"/>
              <w:rPr>
                <w:szCs w:val="22"/>
              </w:rPr>
            </w:pPr>
            <w:r>
              <w:t>Дата начала периода и дата окончания периода должны относиться к одному финансовому году</w:t>
            </w:r>
          </w:p>
        </w:tc>
      </w:tr>
      <w:tr w:rsidR="00B568CC" w:rsidRPr="00B9499D" w14:paraId="3EFE3423" w14:textId="77777777" w:rsidTr="00D22DAF">
        <w:tc>
          <w:tcPr>
            <w:tcW w:w="1100" w:type="pct"/>
          </w:tcPr>
          <w:p w14:paraId="4DE1756D" w14:textId="77777777" w:rsidR="00B568CC" w:rsidRPr="00B9499D" w:rsidRDefault="00B568CC" w:rsidP="00B568CC">
            <w:pPr>
              <w:pStyle w:val="GOSTTablenorm"/>
              <w:rPr>
                <w:szCs w:val="22"/>
                <w:lang w:val="en-US"/>
              </w:rPr>
            </w:pPr>
            <w:r w:rsidRPr="00B9499D">
              <w:rPr>
                <w:szCs w:val="22"/>
                <w:lang w:val="en-US"/>
              </w:rPr>
              <w:lastRenderedPageBreak/>
              <w:t>Формировать при отсутствии данных</w:t>
            </w:r>
          </w:p>
        </w:tc>
        <w:tc>
          <w:tcPr>
            <w:tcW w:w="750" w:type="pct"/>
          </w:tcPr>
          <w:p w14:paraId="5D62BE86" w14:textId="5D150E26" w:rsidR="00B568CC" w:rsidRPr="00B9499D" w:rsidRDefault="00906B59">
            <w:pPr>
              <w:pStyle w:val="GOSTTablenorm"/>
              <w:rPr>
                <w:szCs w:val="22"/>
                <w:lang w:val="en-US"/>
              </w:rPr>
            </w:pPr>
            <w:ins w:id="5101" w:author="Чиркова Наталия Сергеевна" w:date="2023-12-05T10:33:00Z">
              <w:r w:rsidRPr="006754E6">
                <w:t>ReturnIfEmpty</w:t>
              </w:r>
            </w:ins>
            <w:commentRangeStart w:id="5102"/>
            <w:commentRangeStart w:id="5103"/>
            <w:commentRangeStart w:id="5104"/>
            <w:del w:id="5105" w:author="Чиркова Наталия Сергеевна" w:date="2023-12-05T10:33:00Z">
              <w:r w:rsidR="00B568CC" w:rsidRPr="00B9499D" w:rsidDel="00906B59">
                <w:rPr>
                  <w:szCs w:val="22"/>
                  <w:lang w:val="en-US"/>
                </w:rPr>
                <w:delText>AlwaysPrintFlag</w:delText>
              </w:r>
              <w:commentRangeEnd w:id="5102"/>
              <w:r w:rsidR="005D0800" w:rsidDel="00906B59">
                <w:rPr>
                  <w:rStyle w:val="afff4"/>
                </w:rPr>
                <w:commentReference w:id="5102"/>
              </w:r>
              <w:commentRangeEnd w:id="5103"/>
              <w:r w:rsidR="00EB1E71" w:rsidDel="00906B59">
                <w:rPr>
                  <w:rStyle w:val="afff4"/>
                </w:rPr>
                <w:commentReference w:id="5103"/>
              </w:r>
              <w:commentRangeEnd w:id="5104"/>
              <w:r w:rsidR="00087C03" w:rsidDel="00906B59">
                <w:rPr>
                  <w:rStyle w:val="afff4"/>
                </w:rPr>
                <w:commentReference w:id="5104"/>
              </w:r>
            </w:del>
          </w:p>
        </w:tc>
        <w:tc>
          <w:tcPr>
            <w:tcW w:w="500" w:type="pct"/>
          </w:tcPr>
          <w:p w14:paraId="3033F20C" w14:textId="77777777" w:rsidR="00B568CC" w:rsidRPr="00B9499D" w:rsidRDefault="00B568CC" w:rsidP="00B568CC">
            <w:pPr>
              <w:ind w:firstLine="30"/>
              <w:rPr>
                <w:sz w:val="22"/>
                <w:szCs w:val="22"/>
              </w:rPr>
            </w:pPr>
            <w:r w:rsidRPr="00B9499D">
              <w:rPr>
                <w:sz w:val="22"/>
                <w:szCs w:val="22"/>
              </w:rPr>
              <w:t>Число</w:t>
            </w:r>
          </w:p>
        </w:tc>
        <w:tc>
          <w:tcPr>
            <w:tcW w:w="305" w:type="pct"/>
          </w:tcPr>
          <w:p w14:paraId="53D98841" w14:textId="77777777" w:rsidR="00B568CC" w:rsidRPr="00B9499D" w:rsidRDefault="00B568CC" w:rsidP="00B568CC">
            <w:pPr>
              <w:ind w:firstLine="30"/>
              <w:rPr>
                <w:sz w:val="22"/>
                <w:szCs w:val="22"/>
              </w:rPr>
            </w:pPr>
            <w:r w:rsidRPr="00B9499D">
              <w:rPr>
                <w:sz w:val="22"/>
                <w:szCs w:val="22"/>
              </w:rPr>
              <w:t>Да</w:t>
            </w:r>
          </w:p>
        </w:tc>
        <w:tc>
          <w:tcPr>
            <w:tcW w:w="316" w:type="pct"/>
          </w:tcPr>
          <w:p w14:paraId="5B4D13E8" w14:textId="77777777" w:rsidR="00B568CC" w:rsidRPr="00B9499D" w:rsidRDefault="00B568CC" w:rsidP="00B568CC">
            <w:pPr>
              <w:ind w:firstLine="30"/>
              <w:rPr>
                <w:sz w:val="22"/>
                <w:szCs w:val="22"/>
              </w:rPr>
            </w:pPr>
            <w:r w:rsidRPr="00B9499D">
              <w:rPr>
                <w:sz w:val="22"/>
                <w:szCs w:val="22"/>
              </w:rPr>
              <w:t>=1</w:t>
            </w:r>
          </w:p>
        </w:tc>
        <w:tc>
          <w:tcPr>
            <w:tcW w:w="2029" w:type="pct"/>
          </w:tcPr>
          <w:p w14:paraId="384D364F" w14:textId="025D19D6" w:rsidR="00412EB8" w:rsidRDefault="00412EB8" w:rsidP="00C75A4E">
            <w:pPr>
              <w:pStyle w:val="GOSTTablenorm"/>
            </w:pPr>
            <w:r>
              <w:t>Указывается вариант формирования ответа на запрос в случае, если по результатам обработки запроса</w:t>
            </w:r>
            <w:r w:rsidRPr="00976E1A">
              <w:t xml:space="preserve"> данны</w:t>
            </w:r>
            <w:r>
              <w:t>е, удовлетворяющие условиям отбора, не найдены (пустая выборка, нет данных).</w:t>
            </w:r>
          </w:p>
          <w:p w14:paraId="05294B78" w14:textId="77777777" w:rsidR="00412EB8" w:rsidRPr="00B9499D" w:rsidRDefault="00412EB8" w:rsidP="00C75A4E">
            <w:pPr>
              <w:pStyle w:val="GOSTTablenorm"/>
            </w:pPr>
            <w:r w:rsidRPr="00B9499D">
              <w:t>Возможные значения:</w:t>
            </w:r>
          </w:p>
          <w:p w14:paraId="1C40FB1C" w14:textId="69B6D407" w:rsidR="00412EB8" w:rsidRPr="00EE71F5" w:rsidRDefault="004638F8" w:rsidP="00C75A4E">
            <w:pPr>
              <w:pStyle w:val="GOSTTableListMark1"/>
            </w:pPr>
            <w:r>
              <w:t>«</w:t>
            </w:r>
            <w:r w:rsidR="00412EB8" w:rsidRPr="00EE71F5">
              <w:t>1</w:t>
            </w:r>
            <w:r>
              <w:t>»</w:t>
            </w:r>
            <w:r w:rsidR="00412EB8">
              <w:t xml:space="preserve"> </w:t>
            </w:r>
            <w:r w:rsidR="00412EB8" w:rsidRPr="00EE71F5">
              <w:t>–</w:t>
            </w:r>
            <w:r w:rsidR="00412EB8">
              <w:t xml:space="preserve"> Да, </w:t>
            </w:r>
            <w:r w:rsidR="00412EB8" w:rsidRPr="00EE71F5">
              <w:t>возраща</w:t>
            </w:r>
            <w:r w:rsidR="00412EB8">
              <w:t>ть</w:t>
            </w:r>
            <w:r w:rsidR="00412EB8" w:rsidRPr="00EE71F5">
              <w:t xml:space="preserve"> успешное завершение запроса Result =</w:t>
            </w:r>
            <w:r w:rsidR="00412EB8">
              <w:t xml:space="preserve"> </w:t>
            </w:r>
            <w:r w:rsidR="00412EB8" w:rsidRPr="00EE71F5">
              <w:t>S, при этом блок «document» не заполняется (пустой)</w:t>
            </w:r>
            <w:r w:rsidR="00412EB8">
              <w:t>;</w:t>
            </w:r>
          </w:p>
          <w:p w14:paraId="473E6039" w14:textId="1EB49730" w:rsidR="00B568CC" w:rsidRPr="00DC15D8" w:rsidRDefault="004638F8" w:rsidP="00C75A4E">
            <w:pPr>
              <w:pStyle w:val="GOSTTableListMark1"/>
            </w:pPr>
            <w:r>
              <w:t>«</w:t>
            </w:r>
            <w:r w:rsidR="00412EB8" w:rsidRPr="00EE71F5">
              <w:t>0</w:t>
            </w:r>
            <w:r>
              <w:t>»</w:t>
            </w:r>
            <w:r w:rsidR="00412EB8" w:rsidRPr="00EE71F5">
              <w:t xml:space="preserve"> </w:t>
            </w:r>
            <w:r w:rsidR="00412EB8">
              <w:t>–</w:t>
            </w:r>
            <w:r w:rsidR="00412EB8" w:rsidRPr="00EE71F5">
              <w:t xml:space="preserve"> </w:t>
            </w:r>
            <w:r w:rsidR="00412EB8">
              <w:t xml:space="preserve">Нет, </w:t>
            </w:r>
            <w:r w:rsidR="00412EB8" w:rsidRPr="00EE71F5">
              <w:t>возвращт</w:t>
            </w:r>
            <w:r w:rsidR="00412EB8">
              <w:t>ь</w:t>
            </w:r>
            <w:r w:rsidR="00412EB8" w:rsidRPr="00EE71F5">
              <w:t xml:space="preserve"> ошибку Result</w:t>
            </w:r>
            <w:r w:rsidR="00412EB8">
              <w:t xml:space="preserve"> </w:t>
            </w:r>
            <w:r w:rsidR="00412EB8" w:rsidRPr="00EE71F5">
              <w:t>=</w:t>
            </w:r>
            <w:r w:rsidR="00412EB8">
              <w:t xml:space="preserve"> </w:t>
            </w:r>
            <w:r w:rsidR="00412EB8" w:rsidRPr="00EE71F5">
              <w:t>E, с описанием причин ошибки «Отчет не содержит данных»</w:t>
            </w:r>
          </w:p>
        </w:tc>
      </w:tr>
      <w:tr w:rsidR="009577ED" w:rsidRPr="00B9499D" w14:paraId="6231371F" w14:textId="77777777" w:rsidTr="00D22DAF">
        <w:trPr>
          <w:ins w:id="5106" w:author="Сатлер Марина Викторовна" w:date="2026-01-23T10:42:00Z"/>
        </w:trPr>
        <w:tc>
          <w:tcPr>
            <w:tcW w:w="1100" w:type="pct"/>
          </w:tcPr>
          <w:p w14:paraId="65BEC0A8" w14:textId="17A0310F" w:rsidR="009577ED" w:rsidRPr="003262ED" w:rsidRDefault="009577ED" w:rsidP="00B568CC">
            <w:pPr>
              <w:pStyle w:val="GOSTTablenorm"/>
              <w:rPr>
                <w:ins w:id="5107" w:author="Сатлер Марина Викторовна" w:date="2026-01-23T10:42:00Z"/>
                <w:szCs w:val="22"/>
                <w:highlight w:val="green"/>
              </w:rPr>
            </w:pPr>
            <w:commentRangeStart w:id="5108"/>
            <w:ins w:id="5109" w:author="Сатлер Марина Викторовна" w:date="2026-01-23T10:43:00Z">
              <w:r w:rsidRPr="003262ED">
                <w:rPr>
                  <w:szCs w:val="22"/>
                  <w:highlight w:val="green"/>
                </w:rPr>
                <w:t>Идентификатор среза</w:t>
              </w:r>
            </w:ins>
          </w:p>
        </w:tc>
        <w:tc>
          <w:tcPr>
            <w:tcW w:w="750" w:type="pct"/>
          </w:tcPr>
          <w:p w14:paraId="61F1E643" w14:textId="6CBB4C77" w:rsidR="009577ED" w:rsidRPr="003262ED" w:rsidRDefault="009577ED">
            <w:pPr>
              <w:pStyle w:val="GOSTTablenorm"/>
              <w:rPr>
                <w:ins w:id="5110" w:author="Сатлер Марина Викторовна" w:date="2026-01-23T10:42:00Z"/>
                <w:highlight w:val="green"/>
              </w:rPr>
            </w:pPr>
            <w:ins w:id="5111" w:author="Сатлер Марина Викторовна" w:date="2026-01-23T10:42:00Z">
              <w:r w:rsidRPr="003262ED">
                <w:rPr>
                  <w:highlight w:val="green"/>
                </w:rPr>
                <w:t>SliceId</w:t>
              </w:r>
            </w:ins>
          </w:p>
        </w:tc>
        <w:tc>
          <w:tcPr>
            <w:tcW w:w="500" w:type="pct"/>
          </w:tcPr>
          <w:p w14:paraId="181B9480" w14:textId="1CDBD913" w:rsidR="009577ED" w:rsidRPr="003262ED" w:rsidRDefault="009577ED" w:rsidP="00B568CC">
            <w:pPr>
              <w:ind w:firstLine="30"/>
              <w:rPr>
                <w:ins w:id="5112" w:author="Сатлер Марина Викторовна" w:date="2026-01-23T10:42:00Z"/>
                <w:sz w:val="22"/>
                <w:szCs w:val="22"/>
                <w:highlight w:val="green"/>
              </w:rPr>
            </w:pPr>
            <w:ins w:id="5113" w:author="Сатлер Марина Викторовна" w:date="2026-01-23T10:43:00Z">
              <w:r w:rsidRPr="003262ED">
                <w:rPr>
                  <w:sz w:val="22"/>
                  <w:szCs w:val="22"/>
                  <w:highlight w:val="green"/>
                </w:rPr>
                <w:t>Число</w:t>
              </w:r>
            </w:ins>
          </w:p>
        </w:tc>
        <w:tc>
          <w:tcPr>
            <w:tcW w:w="305" w:type="pct"/>
          </w:tcPr>
          <w:p w14:paraId="751CA526" w14:textId="106ACEA9" w:rsidR="009577ED" w:rsidRPr="003262ED" w:rsidRDefault="009577ED" w:rsidP="00B568CC">
            <w:pPr>
              <w:ind w:firstLine="30"/>
              <w:rPr>
                <w:ins w:id="5114" w:author="Сатлер Марина Викторовна" w:date="2026-01-23T10:42:00Z"/>
                <w:sz w:val="22"/>
                <w:szCs w:val="22"/>
                <w:highlight w:val="green"/>
              </w:rPr>
            </w:pPr>
            <w:ins w:id="5115" w:author="Сатлер Марина Викторовна" w:date="2026-01-23T10:43:00Z">
              <w:r w:rsidRPr="003262ED">
                <w:rPr>
                  <w:highlight w:val="green"/>
                </w:rPr>
                <w:t>Нет</w:t>
              </w:r>
            </w:ins>
          </w:p>
        </w:tc>
        <w:tc>
          <w:tcPr>
            <w:tcW w:w="316" w:type="pct"/>
          </w:tcPr>
          <w:p w14:paraId="66F89AEA" w14:textId="3F258DDF" w:rsidR="009577ED" w:rsidRPr="003262ED" w:rsidRDefault="009577ED">
            <w:pPr>
              <w:ind w:firstLine="30"/>
              <w:rPr>
                <w:ins w:id="5116" w:author="Сатлер Марина Викторовна" w:date="2026-01-23T10:42:00Z"/>
                <w:sz w:val="22"/>
                <w:szCs w:val="22"/>
                <w:highlight w:val="green"/>
              </w:rPr>
            </w:pPr>
            <w:ins w:id="5117" w:author="Сатлер Марина Викторовна" w:date="2026-01-23T10:43:00Z">
              <w:r w:rsidRPr="003262ED">
                <w:rPr>
                  <w:highlight w:val="green"/>
                </w:rPr>
                <w:t>&lt;=5</w:t>
              </w:r>
            </w:ins>
          </w:p>
        </w:tc>
        <w:tc>
          <w:tcPr>
            <w:tcW w:w="2029" w:type="pct"/>
          </w:tcPr>
          <w:p w14:paraId="0A37E287" w14:textId="77777777" w:rsidR="00CF4327" w:rsidRDefault="00CF4327">
            <w:pPr>
              <w:pStyle w:val="GOSTTablenorm"/>
              <w:rPr>
                <w:ins w:id="5118" w:author="Сатлер Марина Викторовна" w:date="2026-01-23T10:44:00Z"/>
                <w:highlight w:val="green"/>
              </w:rPr>
            </w:pPr>
            <w:ins w:id="5119" w:author="Сатлер Марина Викторовна" w:date="2026-01-23T10:43:00Z">
              <w:r>
                <w:rPr>
                  <w:highlight w:val="green"/>
                </w:rPr>
                <w:t xml:space="preserve">Уникальный идентификатор </w:t>
              </w:r>
            </w:ins>
            <w:ins w:id="5120" w:author="Сатлер Марина Викторовна" w:date="2026-01-23T10:44:00Z">
              <w:r>
                <w:rPr>
                  <w:highlight w:val="green"/>
                </w:rPr>
                <w:t xml:space="preserve">предрассчитаного агрегата, согласно настройкам справочника «Настройка срезов» в </w:t>
              </w:r>
              <w:r>
                <w:rPr>
                  <w:highlight w:val="green"/>
                  <w:lang w:val="en-US"/>
                </w:rPr>
                <w:t>SVAP</w:t>
              </w:r>
              <w:r>
                <w:rPr>
                  <w:highlight w:val="green"/>
                </w:rPr>
                <w:t>.</w:t>
              </w:r>
            </w:ins>
          </w:p>
          <w:p w14:paraId="6C9EF15B" w14:textId="77777777" w:rsidR="00517569" w:rsidRDefault="00CF4327" w:rsidP="00CF4327">
            <w:pPr>
              <w:pStyle w:val="GOSTTablenorm"/>
              <w:rPr>
                <w:ins w:id="5121" w:author="Сатлер Марина Викторовна" w:date="2026-01-23T10:45:00Z"/>
                <w:highlight w:val="green"/>
              </w:rPr>
            </w:pPr>
            <w:ins w:id="5122" w:author="Сатлер Марина Викторовна" w:date="2026-01-23T10:45:00Z">
              <w:r w:rsidRPr="003262ED">
                <w:rPr>
                  <w:highlight w:val="green"/>
                </w:rPr>
                <w:t>Заполняется в случае использования среза с нас</w:t>
              </w:r>
              <w:r w:rsidR="00517569">
                <w:rPr>
                  <w:highlight w:val="green"/>
                </w:rPr>
                <w:t>троенным условием (предикатом).</w:t>
              </w:r>
            </w:ins>
          </w:p>
          <w:p w14:paraId="1DAB5221" w14:textId="1AA5FB1B" w:rsidR="00CF4327" w:rsidRPr="003262ED" w:rsidRDefault="00CF4327" w:rsidP="00CF4327">
            <w:pPr>
              <w:pStyle w:val="GOSTTablenorm"/>
              <w:rPr>
                <w:ins w:id="5123" w:author="Сатлер Марина Викторовна" w:date="2026-01-23T10:45:00Z"/>
                <w:highlight w:val="green"/>
              </w:rPr>
            </w:pPr>
            <w:ins w:id="5124" w:author="Сатлер Марина Викторовна" w:date="2026-01-23T10:45:00Z">
              <w:r w:rsidRPr="003262ED">
                <w:rPr>
                  <w:highlight w:val="green"/>
                </w:rPr>
                <w:t xml:space="preserve">Если параметр не заполнен, то срез для обработки запроса определяется автоматически в </w:t>
              </w:r>
            </w:ins>
            <w:ins w:id="5125" w:author="Сатлер Марина Викторовна" w:date="2026-01-23T10:46:00Z">
              <w:r w:rsidR="00627A2C" w:rsidRPr="00627A2C">
                <w:rPr>
                  <w:highlight w:val="green"/>
                  <w:lang w:val="en-US"/>
                </w:rPr>
                <w:t>SVAP</w:t>
              </w:r>
              <w:r w:rsidR="00627A2C" w:rsidRPr="003262ED">
                <w:rPr>
                  <w:highlight w:val="green"/>
                </w:rPr>
                <w:t xml:space="preserve"> </w:t>
              </w:r>
            </w:ins>
            <w:ins w:id="5126" w:author="Сатлер Марина Викторовна" w:date="2026-01-23T10:45:00Z">
              <w:r w:rsidRPr="003262ED">
                <w:rPr>
                  <w:highlight w:val="green"/>
                </w:rPr>
                <w:t xml:space="preserve">на основании перечня аналитических признаков, указанных в FilterParams и </w:t>
              </w:r>
              <w:commentRangeStart w:id="5127"/>
              <w:r w:rsidRPr="003262ED">
                <w:rPr>
                  <w:highlight w:val="green"/>
                </w:rPr>
                <w:t>VisualParams</w:t>
              </w:r>
            </w:ins>
            <w:commentRangeEnd w:id="5127"/>
            <w:ins w:id="5128" w:author="Сатлер Марина Викторовна" w:date="2026-01-23T12:21:00Z">
              <w:r w:rsidR="009E728A">
                <w:rPr>
                  <w:rStyle w:val="afff4"/>
                </w:rPr>
                <w:commentReference w:id="5127"/>
              </w:r>
            </w:ins>
            <w:ins w:id="5129" w:author="Сатлер Марина Викторовна" w:date="2026-01-23T10:45:00Z">
              <w:r w:rsidRPr="003262ED">
                <w:rPr>
                  <w:highlight w:val="green"/>
                </w:rPr>
                <w:t>, а также с учетом оптим</w:t>
              </w:r>
              <w:r w:rsidR="00627A2C" w:rsidRPr="003262ED">
                <w:rPr>
                  <w:highlight w:val="green"/>
                </w:rPr>
                <w:t>ального распределения нагрузки.</w:t>
              </w:r>
            </w:ins>
          </w:p>
          <w:p w14:paraId="6A161010" w14:textId="77777777" w:rsidR="00627A2C" w:rsidRPr="003262ED" w:rsidRDefault="00CF4327">
            <w:pPr>
              <w:pStyle w:val="GOSTTablenorm"/>
              <w:rPr>
                <w:ins w:id="5130" w:author="Сатлер Марина Викторовна" w:date="2026-01-23T10:45:00Z"/>
                <w:highlight w:val="green"/>
              </w:rPr>
            </w:pPr>
            <w:ins w:id="5131" w:author="Сатлер Марина Викторовна" w:date="2026-01-23T10:45:00Z">
              <w:r w:rsidRPr="003262ED">
                <w:rPr>
                  <w:highlight w:val="green"/>
                </w:rPr>
                <w:t xml:space="preserve">Если в срезе с идентификатором, указанным в параметре SliceId, нет аналитического признака, указанного в </w:t>
              </w:r>
              <w:commentRangeStart w:id="5132"/>
              <w:r w:rsidRPr="003262ED">
                <w:rPr>
                  <w:highlight w:val="green"/>
                </w:rPr>
                <w:t>VisualParams</w:t>
              </w:r>
            </w:ins>
            <w:commentRangeEnd w:id="5132"/>
            <w:ins w:id="5133" w:author="Сатлер Марина Викторовна" w:date="2026-01-23T12:21:00Z">
              <w:r w:rsidR="009E728A">
                <w:rPr>
                  <w:rStyle w:val="afff4"/>
                </w:rPr>
                <w:commentReference w:id="5132"/>
              </w:r>
            </w:ins>
            <w:ins w:id="5134" w:author="Сатлер Марина Викторовна" w:date="2026-01-23T10:45:00Z">
              <w:r w:rsidRPr="003262ED">
                <w:rPr>
                  <w:highlight w:val="green"/>
                </w:rPr>
                <w:t>, то в результате вернется пусто в значении д</w:t>
              </w:r>
              <w:r w:rsidR="00627A2C" w:rsidRPr="003262ED">
                <w:rPr>
                  <w:highlight w:val="green"/>
                </w:rPr>
                <w:t>анного аналитического признака.</w:t>
              </w:r>
            </w:ins>
          </w:p>
          <w:p w14:paraId="6A5BE370" w14:textId="399313FB" w:rsidR="00CF4327" w:rsidRPr="003262ED" w:rsidRDefault="00CF4327">
            <w:pPr>
              <w:pStyle w:val="GOSTTablenorm"/>
              <w:rPr>
                <w:ins w:id="5135" w:author="Сатлер Марина Викторовна" w:date="2026-01-23T10:42:00Z"/>
                <w:highlight w:val="green"/>
              </w:rPr>
            </w:pPr>
            <w:ins w:id="5136" w:author="Сатлер Марина Викторовна" w:date="2026-01-23T10:45:00Z">
              <w:r w:rsidRPr="003262ED">
                <w:rPr>
                  <w:highlight w:val="green"/>
                </w:rPr>
                <w:t xml:space="preserve">Если в FilterParams </w:t>
              </w:r>
            </w:ins>
            <w:proofErr w:type="gramStart"/>
            <w:ins w:id="5137" w:author="Сатлер Марина Викторовна" w:date="2026-01-23T10:48:00Z">
              <w:r w:rsidR="00627A2C" w:rsidRPr="00850697">
                <w:rPr>
                  <w:highlight w:val="green"/>
                </w:rPr>
                <w:t>условие</w:t>
              </w:r>
              <w:proofErr w:type="gramEnd"/>
              <w:r w:rsidR="00627A2C" w:rsidRPr="00850697">
                <w:rPr>
                  <w:highlight w:val="green"/>
                </w:rPr>
                <w:t xml:space="preserve"> </w:t>
              </w:r>
            </w:ins>
            <w:ins w:id="5138" w:author="Сатлер Марина Викторовна" w:date="2026-01-23T10:45:00Z">
              <w:r w:rsidRPr="003262ED">
                <w:rPr>
                  <w:highlight w:val="green"/>
                </w:rPr>
                <w:t xml:space="preserve">противоречащее </w:t>
              </w:r>
            </w:ins>
            <w:ins w:id="5139" w:author="Сатлер Марина Викторовна" w:date="2026-01-23T10:49:00Z">
              <w:r w:rsidR="00627A2C">
                <w:rPr>
                  <w:highlight w:val="green"/>
                </w:rPr>
                <w:t xml:space="preserve">с </w:t>
              </w:r>
            </w:ins>
            <w:ins w:id="5140" w:author="Сатлер Марина Викторовна" w:date="2026-01-23T10:45:00Z">
              <w:r w:rsidRPr="003262ED">
                <w:rPr>
                  <w:highlight w:val="green"/>
                </w:rPr>
                <w:t>условием отбра, настроенным для среза с идентификатором, указанным в параметре SliceId, то результат не вернет данных</w:t>
              </w:r>
            </w:ins>
            <w:commentRangeEnd w:id="5108"/>
            <w:ins w:id="5141" w:author="Сатлер Марина Викторовна" w:date="2026-01-23T10:49:00Z">
              <w:r w:rsidR="004F7BB2">
                <w:rPr>
                  <w:rStyle w:val="afff4"/>
                </w:rPr>
                <w:commentReference w:id="5108"/>
              </w:r>
            </w:ins>
          </w:p>
        </w:tc>
      </w:tr>
      <w:tr w:rsidR="00B568CC" w:rsidRPr="00B9499D" w14:paraId="778A12BA" w14:textId="77777777" w:rsidTr="00D22DAF">
        <w:tc>
          <w:tcPr>
            <w:tcW w:w="1100" w:type="pct"/>
          </w:tcPr>
          <w:p w14:paraId="3922FCDB" w14:textId="289E12E4" w:rsidR="00B568CC" w:rsidRPr="000E1E0A" w:rsidRDefault="00B568CC" w:rsidP="00C75A4E">
            <w:pPr>
              <w:pStyle w:val="GOSTTablenorm"/>
            </w:pPr>
            <w:r w:rsidRPr="00C75A4E">
              <w:rPr>
                <w:b/>
              </w:rPr>
              <w:t>Параметры отбора данных</w:t>
            </w:r>
          </w:p>
        </w:tc>
        <w:tc>
          <w:tcPr>
            <w:tcW w:w="750" w:type="pct"/>
          </w:tcPr>
          <w:p w14:paraId="0E4B24BE" w14:textId="096CB065" w:rsidR="00B568CC" w:rsidRPr="000E1E0A" w:rsidRDefault="00975B18" w:rsidP="00C75A4E">
            <w:pPr>
              <w:pStyle w:val="GOSTTablenorm"/>
              <w:rPr>
                <w:lang w:val="en-US"/>
              </w:rPr>
            </w:pPr>
            <w:r w:rsidRPr="00C75A4E">
              <w:rPr>
                <w:b/>
                <w:lang w:val="en-US"/>
              </w:rPr>
              <w:t>Filter</w:t>
            </w:r>
            <w:r w:rsidR="00B568CC" w:rsidRPr="00C75A4E">
              <w:rPr>
                <w:b/>
                <w:lang w:val="en-US"/>
              </w:rPr>
              <w:t>Params</w:t>
            </w:r>
          </w:p>
        </w:tc>
        <w:tc>
          <w:tcPr>
            <w:tcW w:w="500" w:type="pct"/>
          </w:tcPr>
          <w:p w14:paraId="73CD55ED" w14:textId="77777777" w:rsidR="00B568CC" w:rsidRPr="00C75A4E" w:rsidRDefault="00B568CC" w:rsidP="00C75A4E">
            <w:pPr>
              <w:pStyle w:val="GOSTTablenorm"/>
            </w:pPr>
            <w:r w:rsidRPr="00C75A4E">
              <w:t>Массив</w:t>
            </w:r>
          </w:p>
        </w:tc>
        <w:tc>
          <w:tcPr>
            <w:tcW w:w="305" w:type="pct"/>
          </w:tcPr>
          <w:p w14:paraId="27665B30" w14:textId="77777777" w:rsidR="00B568CC" w:rsidRPr="00C75A4E" w:rsidRDefault="00B568CC" w:rsidP="00C75A4E">
            <w:pPr>
              <w:pStyle w:val="GOSTTablenorm"/>
            </w:pPr>
            <w:r w:rsidRPr="00C75A4E">
              <w:t>Нет</w:t>
            </w:r>
          </w:p>
        </w:tc>
        <w:tc>
          <w:tcPr>
            <w:tcW w:w="316" w:type="pct"/>
          </w:tcPr>
          <w:p w14:paraId="1CC4FE1B" w14:textId="77777777" w:rsidR="00B568CC" w:rsidRPr="00860237" w:rsidRDefault="00B568CC" w:rsidP="00C75A4E">
            <w:pPr>
              <w:pStyle w:val="GOSTTablenorm"/>
              <w:rPr>
                <w:b/>
                <w:lang w:val="en-US"/>
              </w:rPr>
            </w:pPr>
            <w:r w:rsidRPr="00860237">
              <w:rPr>
                <w:b/>
                <w:lang w:val="en-US"/>
              </w:rPr>
              <w:t>-</w:t>
            </w:r>
          </w:p>
        </w:tc>
        <w:tc>
          <w:tcPr>
            <w:tcW w:w="2029" w:type="pct"/>
          </w:tcPr>
          <w:p w14:paraId="61694A27" w14:textId="1DEC0587" w:rsidR="00A135CC" w:rsidRDefault="00A135CC" w:rsidP="00C75A4E">
            <w:pPr>
              <w:pStyle w:val="GOSTTablenorm"/>
            </w:pPr>
            <w:r w:rsidRPr="006754E6">
              <w:t>Указываются условия (фильтры) отбора данных</w:t>
            </w:r>
            <w:r w:rsidRPr="00192DB1">
              <w:t xml:space="preserve"> по </w:t>
            </w:r>
            <w:r w:rsidRPr="006754E6">
              <w:t xml:space="preserve">значениям аналитических признаков, </w:t>
            </w:r>
            <w:r>
              <w:rPr>
                <w:bCs/>
              </w:rPr>
              <w:t>входящих в структуру номера счета</w:t>
            </w:r>
            <w:r w:rsidRPr="006754E6">
              <w:t>.</w:t>
            </w:r>
          </w:p>
          <w:p w14:paraId="1F4E9522" w14:textId="77777777" w:rsidR="00A135CC" w:rsidRPr="006754E6" w:rsidRDefault="00A135CC" w:rsidP="00C75A4E">
            <w:pPr>
              <w:pStyle w:val="GOSTTablenorm"/>
            </w:pPr>
            <w:r>
              <w:lastRenderedPageBreak/>
              <w:t>В</w:t>
            </w:r>
            <w:r w:rsidRPr="006754E6">
              <w:t xml:space="preserve"> случае заполнения массива параметров отбора, для каждого параметра обязательны для заполнения:</w:t>
            </w:r>
          </w:p>
          <w:p w14:paraId="24BC0076" w14:textId="0F02BB4E" w:rsidR="00A135CC" w:rsidRPr="006754E6" w:rsidRDefault="00A135CC" w:rsidP="00C75A4E">
            <w:pPr>
              <w:pStyle w:val="GOSTTableListMark1"/>
            </w:pPr>
            <w:r w:rsidRPr="006754E6">
              <w:t>Наименование аналитического признака</w:t>
            </w:r>
            <w:r w:rsidR="004638F8">
              <w:t>;</w:t>
            </w:r>
          </w:p>
          <w:p w14:paraId="4C551817" w14:textId="1D7662AF" w:rsidR="00B568CC" w:rsidRPr="00B9499D" w:rsidRDefault="00A135CC" w:rsidP="00C75A4E">
            <w:pPr>
              <w:pStyle w:val="GOSTTableListMark1"/>
            </w:pPr>
            <w:r w:rsidRPr="006754E6">
              <w:t>Оператор сравнения</w:t>
            </w:r>
          </w:p>
        </w:tc>
      </w:tr>
      <w:tr w:rsidR="00B568CC" w:rsidRPr="00B9499D" w14:paraId="3C6EFE97" w14:textId="77777777" w:rsidTr="00D22DAF">
        <w:tc>
          <w:tcPr>
            <w:tcW w:w="1100" w:type="pct"/>
          </w:tcPr>
          <w:p w14:paraId="06FD6AC0" w14:textId="7E8D9E30" w:rsidR="00B568CC" w:rsidRPr="00B9499D" w:rsidRDefault="00B568CC">
            <w:pPr>
              <w:pStyle w:val="GOSTTablenorm"/>
              <w:rPr>
                <w:lang w:val="en-US"/>
              </w:rPr>
            </w:pPr>
            <w:r w:rsidRPr="00B9499D">
              <w:lastRenderedPageBreak/>
              <w:t xml:space="preserve">Наименование аналитического </w:t>
            </w:r>
            <w:r w:rsidR="00A135CC">
              <w:t>признака</w:t>
            </w:r>
          </w:p>
        </w:tc>
        <w:tc>
          <w:tcPr>
            <w:tcW w:w="750" w:type="pct"/>
          </w:tcPr>
          <w:p w14:paraId="42F500EC" w14:textId="29B7CA97" w:rsidR="00B568CC" w:rsidRPr="00B9499D" w:rsidRDefault="00975B18">
            <w:pPr>
              <w:pStyle w:val="GOSTTablenorm"/>
              <w:rPr>
                <w:lang w:val="en-US"/>
              </w:rPr>
            </w:pPr>
            <w:proofErr w:type="gramStart"/>
            <w:r w:rsidRPr="00A15DAF">
              <w:rPr>
                <w:b/>
              </w:rPr>
              <w:t>FilterParams</w:t>
            </w:r>
            <w:r w:rsidR="00B568CC" w:rsidRPr="00A15DAF">
              <w:rPr>
                <w:b/>
              </w:rPr>
              <w:t>:</w:t>
            </w:r>
            <w:r w:rsidR="00B568CC" w:rsidRPr="00B9499D">
              <w:rPr>
                <w:lang w:val="en-US"/>
              </w:rPr>
              <w:t>param</w:t>
            </w:r>
            <w:proofErr w:type="gramEnd"/>
          </w:p>
        </w:tc>
        <w:tc>
          <w:tcPr>
            <w:tcW w:w="500" w:type="pct"/>
          </w:tcPr>
          <w:p w14:paraId="4C3127EA" w14:textId="77777777" w:rsidR="00B568CC" w:rsidRPr="00B9499D" w:rsidRDefault="00B568CC" w:rsidP="00C75A4E">
            <w:pPr>
              <w:pStyle w:val="GOSTTablenorm"/>
            </w:pPr>
            <w:r w:rsidRPr="00B9499D">
              <w:t>Строка</w:t>
            </w:r>
          </w:p>
        </w:tc>
        <w:tc>
          <w:tcPr>
            <w:tcW w:w="305" w:type="pct"/>
          </w:tcPr>
          <w:p w14:paraId="14D50F1B" w14:textId="0999692C" w:rsidR="00B568CC" w:rsidRPr="00B9499D" w:rsidRDefault="005454BE" w:rsidP="00C75A4E">
            <w:pPr>
              <w:pStyle w:val="GOSTTablenorm"/>
            </w:pPr>
            <w:r>
              <w:t>Да</w:t>
            </w:r>
          </w:p>
        </w:tc>
        <w:tc>
          <w:tcPr>
            <w:tcW w:w="316" w:type="pct"/>
          </w:tcPr>
          <w:p w14:paraId="4CB14325" w14:textId="77777777" w:rsidR="00B568CC" w:rsidRPr="00B9499D" w:rsidRDefault="00B568CC">
            <w:pPr>
              <w:pStyle w:val="GOSTTablenorm"/>
            </w:pPr>
            <w:r w:rsidRPr="00B9499D">
              <w:t>&lt;=</w:t>
            </w:r>
            <w:r w:rsidRPr="00B9499D">
              <w:rPr>
                <w:lang w:val="en-US"/>
              </w:rPr>
              <w:t>10</w:t>
            </w:r>
            <w:r w:rsidRPr="00B9499D">
              <w:t>0</w:t>
            </w:r>
          </w:p>
        </w:tc>
        <w:tc>
          <w:tcPr>
            <w:tcW w:w="2029" w:type="pct"/>
          </w:tcPr>
          <w:p w14:paraId="4769AF18" w14:textId="03771CC3" w:rsidR="00DF5823" w:rsidRPr="00DF5823" w:rsidRDefault="00B568CC">
            <w:pPr>
              <w:pStyle w:val="GOSTTablenorm"/>
            </w:pPr>
            <w:r w:rsidRPr="00B9499D">
              <w:t xml:space="preserve">Наименование аналитического </w:t>
            </w:r>
            <w:r w:rsidR="00A135CC">
              <w:t xml:space="preserve">признака. Указывается системное наименование в соответствии со справочником «Аналитические признаки» в </w:t>
            </w:r>
            <w:r w:rsidR="00A135CC" w:rsidRPr="109D8E8A">
              <w:rPr>
                <w:lang w:val="en-US"/>
              </w:rPr>
              <w:t>SVAP</w:t>
            </w:r>
            <w:del w:id="5142" w:author="Чиркова Наталия Сергеевна" w:date="2023-12-05T10:35:00Z">
              <w:r w:rsidR="00DF5823" w:rsidDel="00906B59">
                <w:delText>.Е</w:delText>
              </w:r>
              <w:r w:rsidR="00DF5823" w:rsidDel="00906B59">
                <w:rPr>
                  <w:rFonts w:eastAsiaTheme="majorEastAsia"/>
                </w:rPr>
                <w:delText>сли в параметрах отбора указаны</w:delText>
              </w:r>
              <w:r w:rsidR="00DF5823" w:rsidDel="00906B59">
                <w:delText xml:space="preserve"> аналитические признаки, не участвующие в расчете балансов (являющиеся свойствами записи учета), то они игнорируются при обработке запроса</w:delText>
              </w:r>
            </w:del>
          </w:p>
        </w:tc>
      </w:tr>
      <w:tr w:rsidR="00B568CC" w:rsidRPr="00B9499D" w14:paraId="7B90F149" w14:textId="77777777" w:rsidTr="00D22DAF">
        <w:tc>
          <w:tcPr>
            <w:tcW w:w="1100" w:type="pct"/>
          </w:tcPr>
          <w:p w14:paraId="0929BCA7" w14:textId="743CEB42" w:rsidR="00B568CC" w:rsidRPr="00B9499D" w:rsidRDefault="00B568CC">
            <w:pPr>
              <w:pStyle w:val="GOSTTablenorm"/>
            </w:pPr>
            <w:r w:rsidRPr="00B9499D">
              <w:t>Значение</w:t>
            </w:r>
            <w:r w:rsidRPr="00A135CC">
              <w:t xml:space="preserve"> </w:t>
            </w:r>
            <w:r w:rsidRPr="00B9499D">
              <w:t xml:space="preserve">аналитического </w:t>
            </w:r>
            <w:r w:rsidR="00A135CC">
              <w:t>признака</w:t>
            </w:r>
          </w:p>
        </w:tc>
        <w:tc>
          <w:tcPr>
            <w:tcW w:w="750" w:type="pct"/>
          </w:tcPr>
          <w:p w14:paraId="21370552" w14:textId="632BE99E" w:rsidR="00B568CC" w:rsidRPr="00A135CC" w:rsidRDefault="00975B18">
            <w:pPr>
              <w:pStyle w:val="GOSTTablenorm"/>
            </w:pPr>
            <w:r w:rsidRPr="00A15DAF">
              <w:rPr>
                <w:b/>
              </w:rPr>
              <w:t>FilterParams</w:t>
            </w:r>
            <w:r w:rsidR="00B568CC" w:rsidRPr="00A15DAF">
              <w:rPr>
                <w:b/>
              </w:rPr>
              <w:t>:</w:t>
            </w:r>
            <w:r w:rsidR="00B568CC" w:rsidRPr="00B9499D">
              <w:rPr>
                <w:lang w:val="en-US"/>
              </w:rPr>
              <w:t>value</w:t>
            </w:r>
          </w:p>
        </w:tc>
        <w:tc>
          <w:tcPr>
            <w:tcW w:w="500" w:type="pct"/>
          </w:tcPr>
          <w:p w14:paraId="56D3EC89" w14:textId="77777777" w:rsidR="00B568CC" w:rsidRPr="00A135CC" w:rsidRDefault="00B568CC" w:rsidP="00C75A4E">
            <w:pPr>
              <w:pStyle w:val="GOSTTablenorm"/>
            </w:pPr>
            <w:r w:rsidRPr="00B9499D">
              <w:t>Строка</w:t>
            </w:r>
          </w:p>
        </w:tc>
        <w:tc>
          <w:tcPr>
            <w:tcW w:w="305" w:type="pct"/>
          </w:tcPr>
          <w:p w14:paraId="1B262421" w14:textId="6E33EA78" w:rsidR="00B568CC" w:rsidRPr="00B9499D" w:rsidRDefault="00ED730A" w:rsidP="00C75A4E">
            <w:pPr>
              <w:pStyle w:val="GOSTTablenorm"/>
            </w:pPr>
            <w:r>
              <w:t>Нет</w:t>
            </w:r>
          </w:p>
        </w:tc>
        <w:tc>
          <w:tcPr>
            <w:tcW w:w="316" w:type="pct"/>
          </w:tcPr>
          <w:p w14:paraId="2144D018" w14:textId="3D59032C" w:rsidR="00B568CC" w:rsidRPr="00B9499D" w:rsidRDefault="109D8E8A">
            <w:pPr>
              <w:pStyle w:val="GOSTTablenorm"/>
            </w:pPr>
            <w:r>
              <w:t>&lt;=</w:t>
            </w:r>
            <w:r w:rsidRPr="00A135CC">
              <w:t>1</w:t>
            </w:r>
            <w:r w:rsidR="00CE741F">
              <w:t>0</w:t>
            </w:r>
            <w:r w:rsidRPr="00A135CC">
              <w:t>00</w:t>
            </w:r>
            <w:r>
              <w:t>0</w:t>
            </w:r>
            <w:r w:rsidR="00ED730A">
              <w:t>0</w:t>
            </w:r>
          </w:p>
        </w:tc>
        <w:tc>
          <w:tcPr>
            <w:tcW w:w="2029" w:type="pct"/>
          </w:tcPr>
          <w:p w14:paraId="67EFF4D8" w14:textId="4C82B93A" w:rsidR="00B568CC" w:rsidRPr="00B9499D" w:rsidRDefault="00A135CC">
            <w:pPr>
              <w:pStyle w:val="GOSTTablenorm"/>
            </w:pPr>
            <w:r w:rsidRPr="00B9499D">
              <w:t>Значение</w:t>
            </w:r>
            <w:r>
              <w:t xml:space="preserve">, </w:t>
            </w:r>
            <w:r w:rsidRPr="008730A6">
              <w:t>массив значений, выражение для определения значения</w:t>
            </w:r>
            <w:r w:rsidRPr="00B9499D">
              <w:t xml:space="preserve"> аналитического </w:t>
            </w:r>
            <w:r w:rsidRPr="008730A6">
              <w:t>признака в соотвествии с описанием параметра запроса «Оператор сравнения» (</w:t>
            </w:r>
            <w:proofErr w:type="gramStart"/>
            <w:r w:rsidRPr="0040447B">
              <w:rPr>
                <w:b/>
              </w:rPr>
              <w:t>FilterParams:</w:t>
            </w:r>
            <w:r w:rsidRPr="008730A6">
              <w:t>Operation</w:t>
            </w:r>
            <w:proofErr w:type="gramEnd"/>
            <w:r w:rsidRPr="008730A6">
              <w:t>)</w:t>
            </w:r>
            <w:r w:rsidR="00ED730A">
              <w:t>. Обязательно для заполнения в случае указания оператора сравнения (</w:t>
            </w:r>
            <w:proofErr w:type="gramStart"/>
            <w:r w:rsidR="00ED730A" w:rsidRPr="0040447B">
              <w:rPr>
                <w:b/>
                <w:lang w:val="en-US"/>
              </w:rPr>
              <w:t>FilterParams</w:t>
            </w:r>
            <w:r w:rsidR="00ED730A" w:rsidRPr="0040447B">
              <w:rPr>
                <w:b/>
              </w:rPr>
              <w:t>:</w:t>
            </w:r>
            <w:r w:rsidR="00ED730A" w:rsidRPr="33249EA7">
              <w:rPr>
                <w:lang w:val="en-US"/>
              </w:rPr>
              <w:t>Operation</w:t>
            </w:r>
            <w:proofErr w:type="gramEnd"/>
            <w:r w:rsidR="00ED730A">
              <w:t>)</w:t>
            </w:r>
            <w:ins w:id="5143" w:author="Вадим Михайлов" w:date="2023-06-27T16:41:00Z">
              <w:r w:rsidR="003B67C0">
                <w:t>,</w:t>
              </w:r>
            </w:ins>
            <w:r w:rsidR="00ED730A">
              <w:t xml:space="preserve"> отличного от «</w:t>
            </w:r>
            <w:r w:rsidR="00ED730A">
              <w:rPr>
                <w:lang w:val="en-US"/>
              </w:rPr>
              <w:t>empty</w:t>
            </w:r>
            <w:r w:rsidR="00ED730A">
              <w:t>»</w:t>
            </w:r>
            <w:r w:rsidR="00DF5823">
              <w:t>,</w:t>
            </w:r>
            <w:r w:rsidR="00ED730A">
              <w:t xml:space="preserve"> «</w:t>
            </w:r>
            <w:r w:rsidR="00ED730A">
              <w:rPr>
                <w:lang w:val="en-US"/>
              </w:rPr>
              <w:t>not</w:t>
            </w:r>
            <w:r w:rsidR="00ED730A" w:rsidRPr="00062CD7">
              <w:t xml:space="preserve"> </w:t>
            </w:r>
            <w:r w:rsidR="00ED730A">
              <w:rPr>
                <w:lang w:val="en-US"/>
              </w:rPr>
              <w:t>empty</w:t>
            </w:r>
            <w:r w:rsidR="00ED730A">
              <w:t>»</w:t>
            </w:r>
            <w:r w:rsidR="00DF5823">
              <w:t xml:space="preserve"> и «</w:t>
            </w:r>
            <w:r w:rsidR="00DF5823">
              <w:rPr>
                <w:lang w:val="en-US"/>
              </w:rPr>
              <w:t>not</w:t>
            </w:r>
            <w:r w:rsidR="00DF5823" w:rsidRPr="00DF5823">
              <w:t xml:space="preserve"> </w:t>
            </w:r>
            <w:r w:rsidR="00DF5823">
              <w:rPr>
                <w:lang w:val="en-US"/>
              </w:rPr>
              <w:t>exist</w:t>
            </w:r>
            <w:ins w:id="5144" w:author="Иванов Дмитрий Валерьевич" w:date="2024-12-27T17:45:00Z">
              <w:r w:rsidR="005859DD">
                <w:rPr>
                  <w:lang w:val="en-US"/>
                </w:rPr>
                <w:t>s</w:t>
              </w:r>
            </w:ins>
            <w:r w:rsidR="00DF5823">
              <w:t>»</w:t>
            </w:r>
          </w:p>
        </w:tc>
      </w:tr>
      <w:tr w:rsidR="00B568CC" w:rsidRPr="00B9499D" w14:paraId="62A0DDC7" w14:textId="77777777" w:rsidTr="00D22DAF">
        <w:tc>
          <w:tcPr>
            <w:tcW w:w="1100" w:type="pct"/>
          </w:tcPr>
          <w:p w14:paraId="571B3DE0" w14:textId="77777777" w:rsidR="00B568CC" w:rsidRPr="00B9499D" w:rsidRDefault="00B568CC">
            <w:pPr>
              <w:pStyle w:val="GOSTTablenorm"/>
            </w:pPr>
            <w:r w:rsidRPr="00B9499D">
              <w:t>Оператор сравнения</w:t>
            </w:r>
          </w:p>
        </w:tc>
        <w:tc>
          <w:tcPr>
            <w:tcW w:w="750" w:type="pct"/>
          </w:tcPr>
          <w:p w14:paraId="4B219E1B" w14:textId="3E520F5E" w:rsidR="00B568CC" w:rsidRPr="00B9499D" w:rsidRDefault="00975B18">
            <w:pPr>
              <w:pStyle w:val="GOSTTablenorm"/>
            </w:pPr>
            <w:r w:rsidRPr="004A6D1E">
              <w:rPr>
                <w:b/>
                <w:lang w:val="en-US"/>
              </w:rPr>
              <w:t>FilterParams</w:t>
            </w:r>
            <w:r w:rsidR="00B568CC" w:rsidRPr="004A6D1E">
              <w:rPr>
                <w:b/>
                <w:lang w:val="en-US"/>
              </w:rPr>
              <w:t>:</w:t>
            </w:r>
            <w:r w:rsidR="00B568CC" w:rsidRPr="00B9499D">
              <w:rPr>
                <w:lang w:val="en-US"/>
              </w:rPr>
              <w:t>Operation</w:t>
            </w:r>
          </w:p>
        </w:tc>
        <w:tc>
          <w:tcPr>
            <w:tcW w:w="500" w:type="pct"/>
          </w:tcPr>
          <w:p w14:paraId="63BB4294" w14:textId="77777777" w:rsidR="00B568CC" w:rsidRPr="00B9499D" w:rsidRDefault="00B568CC" w:rsidP="00C75A4E">
            <w:pPr>
              <w:pStyle w:val="GOSTTablenorm"/>
            </w:pPr>
            <w:r w:rsidRPr="00B9499D">
              <w:t>Строка</w:t>
            </w:r>
          </w:p>
        </w:tc>
        <w:tc>
          <w:tcPr>
            <w:tcW w:w="305" w:type="pct"/>
          </w:tcPr>
          <w:p w14:paraId="21F620A1" w14:textId="77777777" w:rsidR="00B568CC" w:rsidRPr="00B9499D" w:rsidRDefault="00B568CC" w:rsidP="00C75A4E">
            <w:pPr>
              <w:pStyle w:val="GOSTTablenorm"/>
            </w:pPr>
            <w:r w:rsidRPr="00B9499D">
              <w:t>Нет</w:t>
            </w:r>
          </w:p>
        </w:tc>
        <w:tc>
          <w:tcPr>
            <w:tcW w:w="316" w:type="pct"/>
          </w:tcPr>
          <w:p w14:paraId="7A4E7370" w14:textId="77777777" w:rsidR="00B568CC" w:rsidRPr="00B9499D" w:rsidRDefault="00B568CC" w:rsidP="00C75A4E">
            <w:pPr>
              <w:pStyle w:val="GOSTTablenorm"/>
            </w:pPr>
            <w:r w:rsidRPr="00B9499D">
              <w:t>=10</w:t>
            </w:r>
          </w:p>
        </w:tc>
        <w:tc>
          <w:tcPr>
            <w:tcW w:w="2029" w:type="pct"/>
          </w:tcPr>
          <w:p w14:paraId="3DB84E4E" w14:textId="61DCBD1C" w:rsidR="00B568CC" w:rsidRPr="00B9499D" w:rsidRDefault="00B568CC">
            <w:pPr>
              <w:pStyle w:val="GOSTTablenorm"/>
            </w:pPr>
            <w:r w:rsidRPr="00B9499D">
              <w:t xml:space="preserve">Значение оператора, применяемого </w:t>
            </w:r>
            <w:r w:rsidR="000D4600">
              <w:t xml:space="preserve">к </w:t>
            </w:r>
            <w:r w:rsidRPr="00B9499D">
              <w:t>указанному значени</w:t>
            </w:r>
            <w:r w:rsidR="00A135CC">
              <w:t>ю аналитического признака</w:t>
            </w:r>
            <w:r w:rsidR="00D83FD4">
              <w:t>. Возможные</w:t>
            </w:r>
            <w:r>
              <w:t xml:space="preserve"> значения</w:t>
            </w:r>
            <w:r w:rsidR="00D83FD4">
              <w:t xml:space="preserve"> указаны в </w:t>
            </w:r>
            <w:r w:rsidR="004638F8">
              <w:t xml:space="preserve">таблице </w:t>
            </w:r>
            <w:r w:rsidR="004638F8">
              <w:fldChar w:fldCharType="begin"/>
            </w:r>
            <w:r w:rsidR="004638F8">
              <w:instrText xml:space="preserve"> REF _Ref154532076 \h </w:instrText>
            </w:r>
            <w:r w:rsidR="004638F8">
              <w:fldChar w:fldCharType="separate"/>
            </w:r>
            <w:r w:rsidR="00F300A9">
              <w:rPr>
                <w:noProof/>
              </w:rPr>
              <w:t>11</w:t>
            </w:r>
            <w:r w:rsidR="004638F8">
              <w:fldChar w:fldCharType="end"/>
            </w:r>
            <w:r w:rsidR="004638F8">
              <w:t xml:space="preserve"> </w:t>
            </w:r>
            <w:r w:rsidR="00D83FD4">
              <w:t xml:space="preserve">(см. п. </w:t>
            </w:r>
            <w:ins w:id="5145" w:author="Сатлер Марина Викторовна" w:date="2023-12-27T02:46:00Z">
              <w:r w:rsidR="004638F8">
                <w:fldChar w:fldCharType="begin"/>
              </w:r>
              <w:r w:rsidR="004638F8">
                <w:instrText xml:space="preserve"> REF _Ref143780994 \r \h </w:instrText>
              </w:r>
            </w:ins>
            <w:r w:rsidR="004638F8">
              <w:fldChar w:fldCharType="separate"/>
            </w:r>
            <w:r w:rsidR="00F300A9">
              <w:t>7.7</w:t>
            </w:r>
            <w:ins w:id="5146" w:author="Сатлер Марина Викторовна" w:date="2023-12-27T02:46:00Z">
              <w:r w:rsidR="004638F8">
                <w:fldChar w:fldCharType="end"/>
              </w:r>
            </w:ins>
            <w:r w:rsidR="00BD78ED">
              <w:t>)</w:t>
            </w:r>
          </w:p>
        </w:tc>
      </w:tr>
      <w:tr w:rsidR="00D22DAF" w:rsidRPr="00B9499D" w14:paraId="4C27FE80" w14:textId="77777777" w:rsidTr="00D22DAF">
        <w:trPr>
          <w:ins w:id="5147" w:author="Сатлер Марина Викторовна" w:date="2025-10-09T16:09:00Z"/>
        </w:trPr>
        <w:tc>
          <w:tcPr>
            <w:tcW w:w="1100" w:type="pct"/>
          </w:tcPr>
          <w:p w14:paraId="7C90B942" w14:textId="2D6063F5" w:rsidR="00D22DAF" w:rsidRPr="00B9499D" w:rsidRDefault="00D22DAF" w:rsidP="00D22DAF">
            <w:pPr>
              <w:pStyle w:val="GOSTTablenorm"/>
              <w:rPr>
                <w:ins w:id="5148" w:author="Сатлер Марина Викторовна" w:date="2025-10-09T16:09:00Z"/>
              </w:rPr>
            </w:pPr>
            <w:ins w:id="5149" w:author="Сатлер Марина Викторовна" w:date="2025-10-09T16:09:00Z">
              <w:r w:rsidRPr="00AF60EA">
                <w:t>Сдвиг по номеру страницы</w:t>
              </w:r>
            </w:ins>
          </w:p>
        </w:tc>
        <w:tc>
          <w:tcPr>
            <w:tcW w:w="750" w:type="pct"/>
          </w:tcPr>
          <w:p w14:paraId="57200D7D" w14:textId="65E785F8" w:rsidR="00D22DAF" w:rsidRPr="004A6D1E" w:rsidRDefault="00D22DAF" w:rsidP="00D22DAF">
            <w:pPr>
              <w:pStyle w:val="GOSTTablenorm"/>
              <w:rPr>
                <w:ins w:id="5150" w:author="Сатлер Марина Викторовна" w:date="2025-10-09T16:09:00Z"/>
                <w:b/>
                <w:lang w:val="en-US"/>
              </w:rPr>
            </w:pPr>
            <w:ins w:id="5151" w:author="Сатлер Марина Викторовна" w:date="2025-10-09T16:09:00Z">
              <w:r w:rsidRPr="000A55A1">
                <w:t>Offset</w:t>
              </w:r>
            </w:ins>
          </w:p>
        </w:tc>
        <w:tc>
          <w:tcPr>
            <w:tcW w:w="500" w:type="pct"/>
          </w:tcPr>
          <w:p w14:paraId="03B25FA3" w14:textId="7E0B5E5F" w:rsidR="00D22DAF" w:rsidRPr="00B9499D" w:rsidRDefault="00D22DAF" w:rsidP="00D22DAF">
            <w:pPr>
              <w:pStyle w:val="GOSTTablenorm"/>
              <w:rPr>
                <w:ins w:id="5152" w:author="Сатлер Марина Викторовна" w:date="2025-10-09T16:09:00Z"/>
              </w:rPr>
            </w:pPr>
            <w:ins w:id="5153" w:author="Сатлер Марина Викторовна" w:date="2025-10-09T16:09:00Z">
              <w:r>
                <w:t>Число</w:t>
              </w:r>
            </w:ins>
          </w:p>
        </w:tc>
        <w:tc>
          <w:tcPr>
            <w:tcW w:w="305" w:type="pct"/>
          </w:tcPr>
          <w:p w14:paraId="6D0BA0EA" w14:textId="15305634" w:rsidR="00D22DAF" w:rsidRPr="00B9499D" w:rsidRDefault="00D22DAF" w:rsidP="00D22DAF">
            <w:pPr>
              <w:pStyle w:val="GOSTTablenorm"/>
              <w:rPr>
                <w:ins w:id="5154" w:author="Сатлер Марина Викторовна" w:date="2025-10-09T16:09:00Z"/>
              </w:rPr>
            </w:pPr>
            <w:ins w:id="5155" w:author="Сатлер Марина Викторовна" w:date="2025-10-09T16:09:00Z">
              <w:r>
                <w:t>Нет</w:t>
              </w:r>
            </w:ins>
          </w:p>
        </w:tc>
        <w:tc>
          <w:tcPr>
            <w:tcW w:w="316" w:type="pct"/>
          </w:tcPr>
          <w:p w14:paraId="722933C1" w14:textId="7A67CDBF" w:rsidR="00D22DAF" w:rsidRPr="00B9499D" w:rsidRDefault="00D22DAF" w:rsidP="00D22DAF">
            <w:pPr>
              <w:pStyle w:val="GOSTTablenorm"/>
              <w:rPr>
                <w:ins w:id="5156" w:author="Сатлер Марина Викторовна" w:date="2025-10-09T16:09:00Z"/>
              </w:rPr>
            </w:pPr>
            <w:ins w:id="5157" w:author="Сатлер Марина Викторовна" w:date="2025-10-09T16:09:00Z">
              <w:r>
                <w:t>-</w:t>
              </w:r>
            </w:ins>
          </w:p>
        </w:tc>
        <w:tc>
          <w:tcPr>
            <w:tcW w:w="2029" w:type="pct"/>
          </w:tcPr>
          <w:p w14:paraId="7B4D15D0" w14:textId="77777777" w:rsidR="00D22DAF" w:rsidRDefault="00D22DAF" w:rsidP="00D22DAF">
            <w:pPr>
              <w:pStyle w:val="GOSTTablenorm"/>
              <w:rPr>
                <w:ins w:id="5158" w:author="Сатлер Марина Викторовна" w:date="2025-10-09T16:09:00Z"/>
              </w:rPr>
            </w:pPr>
            <w:ins w:id="5159" w:author="Сатлер Марина Викторовна" w:date="2025-10-09T16:09:00Z">
              <w:r>
                <w:t>Указывается количество строк (натуральное число</w:t>
              </w:r>
              <w:r w:rsidRPr="002761B9">
                <w:t xml:space="preserve"> </w:t>
              </w:r>
              <w:r>
                <w:t>и ноль), на которое производится сдвиг от начала массива строк с результатами расчета при постраничном запросе.</w:t>
              </w:r>
            </w:ins>
          </w:p>
          <w:p w14:paraId="43C102B0" w14:textId="77777777" w:rsidR="004B2BC0" w:rsidRDefault="00D22DAF" w:rsidP="004B2BC0">
            <w:pPr>
              <w:pStyle w:val="GOSTTablenorm"/>
            </w:pPr>
            <w:ins w:id="5160" w:author="Сатлер Марина Викторовна" w:date="2025-10-09T16:09:00Z">
              <w:r w:rsidRPr="006E1848">
                <w:t>O</w:t>
              </w:r>
              <w:r>
                <w:t>ffset =</w:t>
              </w:r>
              <w:r w:rsidRPr="006E1848">
                <w:t xml:space="preserve"> Limit * (Page - 1)</w:t>
              </w:r>
              <w:r>
                <w:t>,</w:t>
              </w:r>
            </w:ins>
            <w:r w:rsidR="004B2BC0">
              <w:t xml:space="preserve"> </w:t>
            </w:r>
            <w:ins w:id="5161" w:author="Сатлер Марина Викторовна" w:date="2025-10-09T16:09:00Z">
              <w:r>
                <w:t>где</w:t>
              </w:r>
            </w:ins>
            <w:r w:rsidR="004B2BC0">
              <w:t>:</w:t>
            </w:r>
          </w:p>
          <w:p w14:paraId="78B3DAD0" w14:textId="77777777" w:rsidR="004B2BC0" w:rsidRDefault="00D22DAF" w:rsidP="004B2BC0">
            <w:pPr>
              <w:pStyle w:val="GOSTTableListMark1"/>
            </w:pPr>
            <w:ins w:id="5162" w:author="Сатлер Марина Викторовна" w:date="2025-10-09T16:09:00Z">
              <w:r w:rsidRPr="000A55A1">
                <w:t>L</w:t>
              </w:r>
              <w:r w:rsidRPr="006E1848">
                <w:t xml:space="preserve">imit </w:t>
              </w:r>
            </w:ins>
            <w:r w:rsidRPr="00D22DAF">
              <w:t>–</w:t>
            </w:r>
            <w:ins w:id="5163" w:author="Сатлер Марина Викторовна" w:date="2025-10-09T16:09:00Z">
              <w:r w:rsidRPr="006E1848">
                <w:t xml:space="preserve"> к</w:t>
              </w:r>
              <w:r>
                <w:t>оличество записей на странице</w:t>
              </w:r>
            </w:ins>
            <w:r w:rsidR="004B2BC0">
              <w:t>;</w:t>
            </w:r>
          </w:p>
          <w:p w14:paraId="31B371F8" w14:textId="26DE590C" w:rsidR="00D22DAF" w:rsidRPr="00B9499D" w:rsidRDefault="00D22DAF" w:rsidP="004B2BC0">
            <w:pPr>
              <w:pStyle w:val="GOSTTableListMark1"/>
              <w:rPr>
                <w:ins w:id="5164" w:author="Сатлер Марина Викторовна" w:date="2025-10-09T16:09:00Z"/>
              </w:rPr>
            </w:pPr>
            <w:ins w:id="5165" w:author="Сатлер Марина Викторовна" w:date="2025-10-09T16:09:00Z">
              <w:r w:rsidRPr="000A55A1">
                <w:t>P</w:t>
              </w:r>
              <w:r w:rsidRPr="006E1848">
                <w:t xml:space="preserve">age </w:t>
              </w:r>
            </w:ins>
            <w:r w:rsidRPr="00D22DAF">
              <w:t>–</w:t>
            </w:r>
            <w:ins w:id="5166" w:author="Сатлер Марина Викторовна" w:date="2025-10-09T16:09:00Z">
              <w:r w:rsidRPr="006E1848">
                <w:t xml:space="preserve"> номер страницы</w:t>
              </w:r>
              <w:r>
                <w:t>,</w:t>
              </w:r>
              <w:r w:rsidRPr="006E1848">
                <w:t xml:space="preserve"> которую хочет отразить пользователь, </w:t>
              </w:r>
              <w:r>
                <w:t>выполняющий</w:t>
              </w:r>
              <w:r w:rsidRPr="006E1848">
                <w:t xml:space="preserve"> запрос</w:t>
              </w:r>
            </w:ins>
          </w:p>
        </w:tc>
      </w:tr>
      <w:tr w:rsidR="00D22DAF" w:rsidRPr="00B9499D" w14:paraId="12C17E8F" w14:textId="77777777" w:rsidTr="00D22DAF">
        <w:trPr>
          <w:ins w:id="5167" w:author="Сатлер Марина Викторовна" w:date="2025-10-09T16:09:00Z"/>
        </w:trPr>
        <w:tc>
          <w:tcPr>
            <w:tcW w:w="1100" w:type="pct"/>
          </w:tcPr>
          <w:p w14:paraId="13E326EE" w14:textId="34E1CAB3" w:rsidR="00D22DAF" w:rsidRPr="00B9499D" w:rsidRDefault="00D22DAF" w:rsidP="00D22DAF">
            <w:pPr>
              <w:pStyle w:val="GOSTTablenorm"/>
              <w:rPr>
                <w:ins w:id="5168" w:author="Сатлер Марина Викторовна" w:date="2025-10-09T16:09:00Z"/>
              </w:rPr>
            </w:pPr>
            <w:ins w:id="5169" w:author="Сатлер Марина Викторовна" w:date="2025-10-09T16:09:00Z">
              <w:r w:rsidRPr="00AF60EA">
                <w:t>Количество записей на странице</w:t>
              </w:r>
            </w:ins>
          </w:p>
        </w:tc>
        <w:tc>
          <w:tcPr>
            <w:tcW w:w="750" w:type="pct"/>
          </w:tcPr>
          <w:p w14:paraId="0C594078" w14:textId="552A0CC4" w:rsidR="00D22DAF" w:rsidRPr="004A6D1E" w:rsidRDefault="00D22DAF" w:rsidP="00D22DAF">
            <w:pPr>
              <w:pStyle w:val="GOSTTablenorm"/>
              <w:rPr>
                <w:ins w:id="5170" w:author="Сатлер Марина Викторовна" w:date="2025-10-09T16:09:00Z"/>
                <w:b/>
                <w:lang w:val="en-US"/>
              </w:rPr>
            </w:pPr>
            <w:ins w:id="5171" w:author="Сатлер Марина Викторовна" w:date="2025-10-09T16:09:00Z">
              <w:r w:rsidRPr="000A55A1">
                <w:t>Limit</w:t>
              </w:r>
            </w:ins>
          </w:p>
        </w:tc>
        <w:tc>
          <w:tcPr>
            <w:tcW w:w="500" w:type="pct"/>
          </w:tcPr>
          <w:p w14:paraId="570B046C" w14:textId="4938AFF1" w:rsidR="00D22DAF" w:rsidRPr="00B9499D" w:rsidRDefault="00D22DAF" w:rsidP="00D22DAF">
            <w:pPr>
              <w:pStyle w:val="GOSTTablenorm"/>
              <w:rPr>
                <w:ins w:id="5172" w:author="Сатлер Марина Викторовна" w:date="2025-10-09T16:09:00Z"/>
              </w:rPr>
            </w:pPr>
            <w:ins w:id="5173" w:author="Сатлер Марина Викторовна" w:date="2025-10-09T16:09:00Z">
              <w:r>
                <w:t>Число</w:t>
              </w:r>
            </w:ins>
          </w:p>
        </w:tc>
        <w:tc>
          <w:tcPr>
            <w:tcW w:w="305" w:type="pct"/>
          </w:tcPr>
          <w:p w14:paraId="5CB5925A" w14:textId="1EC28A3E" w:rsidR="00D22DAF" w:rsidRPr="00B9499D" w:rsidRDefault="00D22DAF" w:rsidP="00D22DAF">
            <w:pPr>
              <w:pStyle w:val="GOSTTablenorm"/>
              <w:rPr>
                <w:ins w:id="5174" w:author="Сатлер Марина Викторовна" w:date="2025-10-09T16:09:00Z"/>
              </w:rPr>
            </w:pPr>
            <w:ins w:id="5175" w:author="Сатлер Марина Викторовна" w:date="2025-10-09T16:09:00Z">
              <w:r w:rsidRPr="00CA3A38">
                <w:t>Нет</w:t>
              </w:r>
            </w:ins>
          </w:p>
        </w:tc>
        <w:tc>
          <w:tcPr>
            <w:tcW w:w="316" w:type="pct"/>
          </w:tcPr>
          <w:p w14:paraId="3CBC6ED9" w14:textId="283E3043" w:rsidR="00D22DAF" w:rsidRPr="00B9499D" w:rsidRDefault="00D22DAF" w:rsidP="00D22DAF">
            <w:pPr>
              <w:pStyle w:val="GOSTTablenorm"/>
              <w:rPr>
                <w:ins w:id="5176" w:author="Сатлер Марина Викторовна" w:date="2025-10-09T16:09:00Z"/>
              </w:rPr>
            </w:pPr>
            <w:ins w:id="5177" w:author="Сатлер Марина Викторовна" w:date="2025-10-09T16:09:00Z">
              <w:r w:rsidRPr="000A55A1">
                <w:t>&lt;=3</w:t>
              </w:r>
            </w:ins>
          </w:p>
        </w:tc>
        <w:tc>
          <w:tcPr>
            <w:tcW w:w="2029" w:type="pct"/>
          </w:tcPr>
          <w:p w14:paraId="2583B96D" w14:textId="77777777" w:rsidR="00D22DAF" w:rsidRDefault="00D22DAF" w:rsidP="00D22DAF">
            <w:pPr>
              <w:pStyle w:val="GOSTTablenorm"/>
            </w:pPr>
            <w:ins w:id="5178" w:author="Сатлер Марина Викторовна" w:date="2025-10-09T16:09:00Z">
              <w:r>
                <w:t xml:space="preserve">Указывается количество строк на странице при </w:t>
              </w:r>
              <w:r w:rsidRPr="00AF60EA">
                <w:t>постраничном запросе.</w:t>
              </w:r>
            </w:ins>
          </w:p>
          <w:p w14:paraId="23F540BE" w14:textId="496D59DF" w:rsidR="00D22DAF" w:rsidRPr="00B9499D" w:rsidRDefault="00D22DAF" w:rsidP="00D22DAF">
            <w:pPr>
              <w:pStyle w:val="GOSTTablenorm"/>
              <w:rPr>
                <w:ins w:id="5179" w:author="Сатлер Марина Викторовна" w:date="2025-10-09T16:09:00Z"/>
              </w:rPr>
            </w:pPr>
            <w:ins w:id="5180" w:author="Сатлер Марина Викторовна" w:date="2025-10-09T16:09:00Z">
              <w:r w:rsidRPr="00AF60EA">
                <w:t>Обязательно для заполнения, если задан параметр «Сдвиг по номеру страницы» (</w:t>
              </w:r>
              <w:r w:rsidRPr="000A55A1">
                <w:t>Offset</w:t>
              </w:r>
              <w:r w:rsidRPr="00AF60EA">
                <w:t>)</w:t>
              </w:r>
            </w:ins>
          </w:p>
        </w:tc>
      </w:tr>
    </w:tbl>
    <w:p w14:paraId="50D2F4F7" w14:textId="7A388222" w:rsidR="00877F2F" w:rsidRPr="004638F8" w:rsidRDefault="00877F2F">
      <w:pPr>
        <w:pStyle w:val="31"/>
      </w:pPr>
      <w:bookmarkStart w:id="5181" w:name="_Toc226556179"/>
      <w:bookmarkStart w:id="5182" w:name="_Toc117871530"/>
      <w:bookmarkStart w:id="5183" w:name="_Toc121319633"/>
      <w:r w:rsidRPr="004638F8">
        <w:lastRenderedPageBreak/>
        <w:t>Пример запроса</w:t>
      </w:r>
      <w:bookmarkEnd w:id="5181"/>
    </w:p>
    <w:p w14:paraId="148C5A96" w14:textId="77777777" w:rsidR="00014835" w:rsidRPr="00014835" w:rsidRDefault="00014835" w:rsidP="00C75A4E">
      <w:pPr>
        <w:pStyle w:val="GOSTScript"/>
      </w:pPr>
      <w:r w:rsidRPr="00014835">
        <w:t>{</w:t>
      </w:r>
    </w:p>
    <w:p w14:paraId="677BDC98" w14:textId="77777777" w:rsidR="00014835" w:rsidRPr="00014835" w:rsidRDefault="00014835" w:rsidP="00C75A4E">
      <w:pPr>
        <w:pStyle w:val="GOSTScript"/>
      </w:pPr>
      <w:r w:rsidRPr="00014835">
        <w:tab/>
        <w:t>"header": {</w:t>
      </w:r>
    </w:p>
    <w:p w14:paraId="15CAA497" w14:textId="77777777" w:rsidR="00014835" w:rsidRPr="00014835" w:rsidRDefault="00014835" w:rsidP="00C75A4E">
      <w:pPr>
        <w:pStyle w:val="GOSTScript"/>
      </w:pPr>
      <w:r w:rsidRPr="00014835">
        <w:tab/>
      </w:r>
      <w:r w:rsidRPr="00014835">
        <w:tab/>
        <w:t>"Source": "ARP",</w:t>
      </w:r>
    </w:p>
    <w:p w14:paraId="1A18E184" w14:textId="77777777" w:rsidR="00014835" w:rsidRPr="00014835" w:rsidRDefault="00014835" w:rsidP="00C75A4E">
      <w:pPr>
        <w:pStyle w:val="GOSTScript"/>
      </w:pPr>
      <w:r w:rsidRPr="00014835">
        <w:tab/>
      </w:r>
      <w:r w:rsidRPr="00014835">
        <w:tab/>
        <w:t>"ReqDateTime": "2022-08-29 10:37:22",</w:t>
      </w:r>
    </w:p>
    <w:p w14:paraId="47904252" w14:textId="77777777" w:rsidR="00014835" w:rsidRPr="00014835" w:rsidRDefault="00014835" w:rsidP="00C75A4E">
      <w:pPr>
        <w:pStyle w:val="GOSTScript"/>
      </w:pPr>
      <w:r w:rsidRPr="00014835">
        <w:tab/>
      </w:r>
      <w:r w:rsidRPr="00014835">
        <w:tab/>
        <w:t>"Version": "1.0",</w:t>
      </w:r>
    </w:p>
    <w:p w14:paraId="044D1491" w14:textId="77777777" w:rsidR="00014835" w:rsidRPr="00014835" w:rsidRDefault="00014835" w:rsidP="00C75A4E">
      <w:pPr>
        <w:pStyle w:val="GOSTScript"/>
      </w:pPr>
      <w:r w:rsidRPr="00014835">
        <w:tab/>
      </w:r>
      <w:r w:rsidRPr="00014835">
        <w:tab/>
        <w:t>"ReqGuid": "b0d4ce5d-2757-4699-948c-cfa72ba94f10",</w:t>
      </w:r>
    </w:p>
    <w:p w14:paraId="1C1AAAD0" w14:textId="77777777" w:rsidR="00014835" w:rsidRPr="00014835" w:rsidRDefault="00014835" w:rsidP="00C75A4E">
      <w:pPr>
        <w:pStyle w:val="GOSTScript"/>
      </w:pPr>
      <w:r w:rsidRPr="00014835">
        <w:tab/>
      </w:r>
      <w:r w:rsidRPr="00014835">
        <w:tab/>
        <w:t>"DocGuid": "b0d4ce5d-2757-4699-948c-cfa72ba94f20",</w:t>
      </w:r>
    </w:p>
    <w:p w14:paraId="4617A084" w14:textId="77777777" w:rsidR="00014835" w:rsidRPr="00014835" w:rsidRDefault="00014835" w:rsidP="00C75A4E">
      <w:pPr>
        <w:pStyle w:val="GOSTScript"/>
      </w:pPr>
      <w:r w:rsidRPr="00014835">
        <w:tab/>
      </w:r>
      <w:r w:rsidRPr="00014835">
        <w:tab/>
        <w:t>"RequestType": "ReportGK"</w:t>
      </w:r>
    </w:p>
    <w:p w14:paraId="1375AF37" w14:textId="77777777" w:rsidR="00014835" w:rsidRPr="00014835" w:rsidRDefault="00014835" w:rsidP="00C75A4E">
      <w:pPr>
        <w:pStyle w:val="GOSTScript"/>
      </w:pPr>
      <w:r w:rsidRPr="00014835">
        <w:tab/>
        <w:t>},</w:t>
      </w:r>
    </w:p>
    <w:p w14:paraId="24CF7A7E" w14:textId="77777777" w:rsidR="00014835" w:rsidRPr="00014835" w:rsidRDefault="00014835" w:rsidP="00C75A4E">
      <w:pPr>
        <w:pStyle w:val="GOSTScript"/>
      </w:pPr>
      <w:r w:rsidRPr="00014835">
        <w:tab/>
        <w:t>"document": {</w:t>
      </w:r>
    </w:p>
    <w:p w14:paraId="469AFF60" w14:textId="1C28D6DF" w:rsidR="00014835" w:rsidRPr="00014835" w:rsidRDefault="00014835" w:rsidP="00C75A4E">
      <w:pPr>
        <w:pStyle w:val="GOSTScript"/>
      </w:pPr>
      <w:r w:rsidRPr="00014835">
        <w:tab/>
      </w:r>
      <w:r w:rsidRPr="00014835">
        <w:tab/>
        <w:t>"RptSetCode": 10,</w:t>
      </w:r>
    </w:p>
    <w:p w14:paraId="4343EA47" w14:textId="77777777" w:rsidR="00014835" w:rsidRPr="00014835" w:rsidRDefault="00014835" w:rsidP="00C75A4E">
      <w:pPr>
        <w:pStyle w:val="GOSTScript"/>
      </w:pPr>
      <w:r w:rsidRPr="00014835">
        <w:tab/>
      </w:r>
      <w:r w:rsidRPr="00014835">
        <w:tab/>
        <w:t>"Book": "FTAccFedOrg",</w:t>
      </w:r>
    </w:p>
    <w:p w14:paraId="1F7F8EEB" w14:textId="77777777" w:rsidR="00014835" w:rsidRPr="00014835" w:rsidRDefault="00014835" w:rsidP="00C75A4E">
      <w:pPr>
        <w:pStyle w:val="GOSTScript"/>
      </w:pPr>
      <w:r w:rsidRPr="00014835">
        <w:tab/>
      </w:r>
      <w:r w:rsidRPr="00014835">
        <w:tab/>
        <w:t>"StartRepDate": "2022-08-29",</w:t>
      </w:r>
    </w:p>
    <w:p w14:paraId="7B9AA123" w14:textId="77777777" w:rsidR="00014835" w:rsidRPr="00014835" w:rsidRDefault="00014835" w:rsidP="00C75A4E">
      <w:pPr>
        <w:pStyle w:val="GOSTScript"/>
      </w:pPr>
      <w:r w:rsidRPr="00014835">
        <w:tab/>
      </w:r>
      <w:r w:rsidRPr="00014835">
        <w:tab/>
        <w:t>"EndRepDate": "2022-08-29",</w:t>
      </w:r>
    </w:p>
    <w:p w14:paraId="7624BEC3" w14:textId="7553C5AB" w:rsidR="00014835" w:rsidRPr="00014835" w:rsidRDefault="00014835" w:rsidP="00C75A4E">
      <w:pPr>
        <w:pStyle w:val="GOSTScript"/>
      </w:pPr>
      <w:r w:rsidRPr="00014835">
        <w:tab/>
      </w:r>
      <w:r w:rsidRPr="00014835">
        <w:tab/>
        <w:t>"</w:t>
      </w:r>
      <w:r w:rsidR="00DA4D65" w:rsidRPr="006754E6">
        <w:t>ReturnIfEmpty</w:t>
      </w:r>
      <w:r w:rsidRPr="00014835">
        <w:t>": 1,</w:t>
      </w:r>
    </w:p>
    <w:p w14:paraId="7AB73333" w14:textId="77777777" w:rsidR="00014835" w:rsidRPr="00014835" w:rsidRDefault="00014835" w:rsidP="00C75A4E">
      <w:pPr>
        <w:pStyle w:val="GOSTScript"/>
      </w:pPr>
      <w:r w:rsidRPr="00014835">
        <w:tab/>
      </w:r>
      <w:r w:rsidRPr="00014835">
        <w:tab/>
        <w:t>"FilterParams": [</w:t>
      </w:r>
    </w:p>
    <w:p w14:paraId="61342F2D" w14:textId="77777777" w:rsidR="00014835" w:rsidRPr="00014835" w:rsidRDefault="00014835" w:rsidP="00C75A4E">
      <w:pPr>
        <w:pStyle w:val="GOSTScript"/>
      </w:pPr>
      <w:r w:rsidRPr="00014835">
        <w:tab/>
      </w:r>
      <w:r w:rsidRPr="00014835">
        <w:tab/>
      </w:r>
      <w:r w:rsidRPr="00014835">
        <w:tab/>
        <w:t>{</w:t>
      </w:r>
    </w:p>
    <w:p w14:paraId="2A02B0BC" w14:textId="77777777" w:rsidR="00014835" w:rsidRPr="00014835" w:rsidRDefault="00014835" w:rsidP="00C75A4E">
      <w:pPr>
        <w:pStyle w:val="GOSTScript"/>
      </w:pPr>
      <w:r w:rsidRPr="00014835">
        <w:tab/>
      </w:r>
      <w:r w:rsidRPr="00014835">
        <w:tab/>
      </w:r>
      <w:r w:rsidRPr="00014835">
        <w:tab/>
      </w:r>
      <w:r w:rsidRPr="00014835">
        <w:tab/>
        <w:t>"param": "tofk",</w:t>
      </w:r>
    </w:p>
    <w:p w14:paraId="4442D88A" w14:textId="77777777" w:rsidR="00014835" w:rsidRPr="00014835" w:rsidRDefault="00014835" w:rsidP="00C75A4E">
      <w:pPr>
        <w:pStyle w:val="GOSTScript"/>
      </w:pPr>
      <w:r w:rsidRPr="00014835">
        <w:tab/>
      </w:r>
      <w:r w:rsidRPr="00014835">
        <w:tab/>
      </w:r>
      <w:r w:rsidRPr="00014835">
        <w:tab/>
      </w:r>
      <w:r w:rsidRPr="00014835">
        <w:tab/>
        <w:t>"value": "0200",</w:t>
      </w:r>
    </w:p>
    <w:p w14:paraId="537A0178" w14:textId="515BF2B7" w:rsidR="00014835" w:rsidRPr="00014835" w:rsidRDefault="00DA4D65" w:rsidP="00C75A4E">
      <w:pPr>
        <w:pStyle w:val="GOSTScript"/>
      </w:pPr>
      <w:r>
        <w:tab/>
      </w:r>
      <w:r>
        <w:tab/>
      </w:r>
      <w:r>
        <w:tab/>
      </w:r>
      <w:r>
        <w:tab/>
        <w:t>"Operation</w:t>
      </w:r>
      <w:r w:rsidR="00014835" w:rsidRPr="00014835">
        <w:t>": "="</w:t>
      </w:r>
    </w:p>
    <w:p w14:paraId="0A97428C" w14:textId="77777777" w:rsidR="00014835" w:rsidRPr="00014835" w:rsidRDefault="00014835" w:rsidP="00C75A4E">
      <w:pPr>
        <w:pStyle w:val="GOSTScript"/>
      </w:pPr>
      <w:r w:rsidRPr="00014835">
        <w:tab/>
      </w:r>
      <w:r w:rsidRPr="00014835">
        <w:tab/>
      </w:r>
      <w:r w:rsidRPr="00014835">
        <w:tab/>
        <w:t>},</w:t>
      </w:r>
    </w:p>
    <w:p w14:paraId="67E0A230" w14:textId="77777777" w:rsidR="00014835" w:rsidRPr="00014835" w:rsidRDefault="00014835" w:rsidP="00C75A4E">
      <w:pPr>
        <w:pStyle w:val="GOSTScript"/>
      </w:pPr>
      <w:r w:rsidRPr="00014835">
        <w:tab/>
      </w:r>
      <w:r w:rsidRPr="00014835">
        <w:tab/>
      </w:r>
      <w:r w:rsidRPr="00014835">
        <w:tab/>
        <w:t>{</w:t>
      </w:r>
    </w:p>
    <w:p w14:paraId="2FBB0785" w14:textId="77777777" w:rsidR="00014835" w:rsidRPr="00014835" w:rsidRDefault="00014835" w:rsidP="00C75A4E">
      <w:pPr>
        <w:pStyle w:val="GOSTScript"/>
      </w:pPr>
      <w:r w:rsidRPr="00014835">
        <w:tab/>
      </w:r>
      <w:r w:rsidRPr="00014835">
        <w:tab/>
      </w:r>
      <w:r w:rsidRPr="00014835">
        <w:tab/>
      </w:r>
      <w:r w:rsidRPr="00014835">
        <w:tab/>
        <w:t>"param": "budgetCode",</w:t>
      </w:r>
    </w:p>
    <w:p w14:paraId="351C4B5D" w14:textId="77777777" w:rsidR="00014835" w:rsidRPr="00014835" w:rsidRDefault="00014835" w:rsidP="00C75A4E">
      <w:pPr>
        <w:pStyle w:val="GOSTScript"/>
      </w:pPr>
      <w:r w:rsidRPr="00014835">
        <w:tab/>
      </w:r>
      <w:r w:rsidRPr="00014835">
        <w:tab/>
      </w:r>
      <w:r w:rsidRPr="00014835">
        <w:tab/>
      </w:r>
      <w:r w:rsidRPr="00014835">
        <w:tab/>
        <w:t>"value": "99010001",</w:t>
      </w:r>
    </w:p>
    <w:p w14:paraId="198404A8" w14:textId="77777777" w:rsidR="00014835" w:rsidRPr="00014835" w:rsidRDefault="00014835" w:rsidP="00C75A4E">
      <w:pPr>
        <w:pStyle w:val="GOSTScript"/>
      </w:pPr>
      <w:r w:rsidRPr="00014835">
        <w:tab/>
      </w:r>
      <w:r w:rsidRPr="00014835">
        <w:tab/>
      </w:r>
      <w:r w:rsidRPr="00014835">
        <w:tab/>
      </w:r>
      <w:r w:rsidRPr="00014835">
        <w:tab/>
        <w:t>"Operation": "="</w:t>
      </w:r>
    </w:p>
    <w:p w14:paraId="78B35AA6" w14:textId="77777777" w:rsidR="00014835" w:rsidRPr="00014835" w:rsidRDefault="00014835" w:rsidP="00C75A4E">
      <w:pPr>
        <w:pStyle w:val="GOSTScript"/>
      </w:pPr>
      <w:r w:rsidRPr="00014835">
        <w:tab/>
      </w:r>
      <w:r w:rsidRPr="00014835">
        <w:tab/>
      </w:r>
      <w:r w:rsidRPr="00014835">
        <w:tab/>
        <w:t>},</w:t>
      </w:r>
    </w:p>
    <w:p w14:paraId="13A9864C" w14:textId="77777777" w:rsidR="00014835" w:rsidRPr="00014835" w:rsidRDefault="00014835" w:rsidP="00C75A4E">
      <w:pPr>
        <w:pStyle w:val="GOSTScript"/>
      </w:pPr>
      <w:r w:rsidRPr="00014835">
        <w:tab/>
      </w:r>
      <w:r w:rsidRPr="00014835">
        <w:tab/>
      </w:r>
      <w:r w:rsidRPr="00014835">
        <w:tab/>
        <w:t>{</w:t>
      </w:r>
    </w:p>
    <w:p w14:paraId="6991CBFA" w14:textId="77777777" w:rsidR="00014835" w:rsidRPr="00014835" w:rsidRDefault="00014835" w:rsidP="00C75A4E">
      <w:pPr>
        <w:pStyle w:val="GOSTScript"/>
      </w:pPr>
      <w:r w:rsidRPr="00014835">
        <w:tab/>
      </w:r>
      <w:r w:rsidRPr="00014835">
        <w:tab/>
      </w:r>
      <w:r w:rsidRPr="00014835">
        <w:tab/>
      </w:r>
      <w:r w:rsidRPr="00014835">
        <w:tab/>
        <w:t>"param": "vd",</w:t>
      </w:r>
    </w:p>
    <w:p w14:paraId="194B22C5" w14:textId="77777777" w:rsidR="00014835" w:rsidRPr="00014835" w:rsidRDefault="00014835" w:rsidP="00C75A4E">
      <w:pPr>
        <w:pStyle w:val="GOSTScript"/>
      </w:pPr>
      <w:r w:rsidRPr="00014835">
        <w:tab/>
      </w:r>
      <w:r w:rsidRPr="00014835">
        <w:tab/>
      </w:r>
      <w:r w:rsidRPr="00014835">
        <w:tab/>
      </w:r>
      <w:r w:rsidRPr="00014835">
        <w:tab/>
        <w:t>"value": "3",</w:t>
      </w:r>
    </w:p>
    <w:p w14:paraId="72819716" w14:textId="05A82394" w:rsidR="00014835" w:rsidRPr="00014835" w:rsidRDefault="00014835" w:rsidP="00C75A4E">
      <w:pPr>
        <w:pStyle w:val="GOSTScript"/>
      </w:pPr>
      <w:r w:rsidRPr="00014835">
        <w:tab/>
      </w:r>
      <w:r w:rsidRPr="00014835">
        <w:tab/>
      </w:r>
      <w:r w:rsidRPr="00014835">
        <w:tab/>
      </w:r>
      <w:r w:rsidRPr="00014835">
        <w:tab/>
        <w:t>"Operation": "="</w:t>
      </w:r>
    </w:p>
    <w:p w14:paraId="708E17AF" w14:textId="77777777" w:rsidR="00014835" w:rsidRPr="00014835" w:rsidRDefault="00014835" w:rsidP="00C75A4E">
      <w:pPr>
        <w:pStyle w:val="GOSTScript"/>
      </w:pPr>
      <w:r w:rsidRPr="00014835">
        <w:tab/>
      </w:r>
      <w:r w:rsidRPr="00014835">
        <w:tab/>
      </w:r>
      <w:r w:rsidRPr="00014835">
        <w:tab/>
        <w:t>},</w:t>
      </w:r>
    </w:p>
    <w:p w14:paraId="162F759C" w14:textId="77777777" w:rsidR="00014835" w:rsidRPr="00014835" w:rsidRDefault="00014835" w:rsidP="00C75A4E">
      <w:pPr>
        <w:pStyle w:val="GOSTScript"/>
      </w:pPr>
      <w:r w:rsidRPr="00014835">
        <w:tab/>
      </w:r>
      <w:r w:rsidRPr="00014835">
        <w:tab/>
      </w:r>
      <w:r w:rsidRPr="00014835">
        <w:tab/>
        <w:t>{</w:t>
      </w:r>
    </w:p>
    <w:p w14:paraId="35BF9DD7" w14:textId="77777777" w:rsidR="00014835" w:rsidRPr="00014835" w:rsidRDefault="00014835" w:rsidP="00C75A4E">
      <w:pPr>
        <w:pStyle w:val="GOSTScript"/>
      </w:pPr>
      <w:r w:rsidRPr="00014835">
        <w:tab/>
      </w:r>
      <w:r w:rsidRPr="00014835">
        <w:tab/>
      </w:r>
      <w:r w:rsidRPr="00014835">
        <w:tab/>
      </w:r>
      <w:r w:rsidRPr="00014835">
        <w:tab/>
        <w:t>"param": "pa",</w:t>
      </w:r>
    </w:p>
    <w:p w14:paraId="1317157A" w14:textId="77777777" w:rsidR="00014835" w:rsidRPr="00014835" w:rsidRDefault="00014835" w:rsidP="00C75A4E">
      <w:pPr>
        <w:pStyle w:val="GOSTScript"/>
      </w:pPr>
      <w:r w:rsidRPr="00014835">
        <w:tab/>
      </w:r>
      <w:r w:rsidRPr="00014835">
        <w:tab/>
      </w:r>
      <w:r w:rsidRPr="00014835">
        <w:tab/>
      </w:r>
      <w:r w:rsidRPr="00014835">
        <w:tab/>
        <w:t>"value": " 05601D09410,05601109410,05601107410,05601101410",</w:t>
      </w:r>
    </w:p>
    <w:p w14:paraId="779FB106" w14:textId="65B2565D" w:rsidR="00014835" w:rsidRPr="00014835" w:rsidRDefault="00DA4D65" w:rsidP="00C75A4E">
      <w:pPr>
        <w:pStyle w:val="GOSTScript"/>
      </w:pPr>
      <w:r>
        <w:tab/>
      </w:r>
      <w:r>
        <w:tab/>
      </w:r>
      <w:r>
        <w:tab/>
      </w:r>
      <w:r>
        <w:tab/>
        <w:t>"Operation</w:t>
      </w:r>
      <w:r w:rsidR="00014835" w:rsidRPr="00014835">
        <w:t>": "="</w:t>
      </w:r>
    </w:p>
    <w:p w14:paraId="44572CDD" w14:textId="77777777" w:rsidR="00014835" w:rsidRPr="00014835" w:rsidRDefault="00014835" w:rsidP="00C75A4E">
      <w:pPr>
        <w:pStyle w:val="GOSTScript"/>
      </w:pPr>
      <w:r w:rsidRPr="00014835">
        <w:tab/>
      </w:r>
      <w:r w:rsidRPr="00014835">
        <w:tab/>
      </w:r>
      <w:r w:rsidRPr="00014835">
        <w:tab/>
        <w:t>},</w:t>
      </w:r>
    </w:p>
    <w:p w14:paraId="5F60F386" w14:textId="77777777" w:rsidR="00014835" w:rsidRPr="00014835" w:rsidRDefault="00014835" w:rsidP="00C75A4E">
      <w:pPr>
        <w:pStyle w:val="GOSTScript"/>
      </w:pPr>
      <w:r w:rsidRPr="00014835">
        <w:lastRenderedPageBreak/>
        <w:tab/>
      </w:r>
      <w:r w:rsidRPr="00014835">
        <w:tab/>
      </w:r>
      <w:r w:rsidRPr="00014835">
        <w:tab/>
        <w:t>{</w:t>
      </w:r>
    </w:p>
    <w:p w14:paraId="256B4255" w14:textId="77777777" w:rsidR="00014835" w:rsidRPr="00014835" w:rsidRDefault="00014835" w:rsidP="00C75A4E">
      <w:pPr>
        <w:pStyle w:val="GOSTScript"/>
      </w:pPr>
      <w:r w:rsidRPr="00014835">
        <w:tab/>
      </w:r>
      <w:r w:rsidRPr="00014835">
        <w:tab/>
      </w:r>
      <w:r w:rsidRPr="00014835">
        <w:tab/>
      </w:r>
      <w:r w:rsidRPr="00014835">
        <w:tab/>
        <w:t>"param": "conturCode",</w:t>
      </w:r>
    </w:p>
    <w:p w14:paraId="1EDC8AE0" w14:textId="77777777" w:rsidR="00014835" w:rsidRPr="00014835" w:rsidRDefault="00014835" w:rsidP="00C75A4E">
      <w:pPr>
        <w:pStyle w:val="GOSTScript"/>
      </w:pPr>
      <w:r w:rsidRPr="00014835">
        <w:tab/>
      </w:r>
      <w:r w:rsidRPr="00014835">
        <w:tab/>
      </w:r>
      <w:r w:rsidRPr="00014835">
        <w:tab/>
      </w:r>
      <w:r w:rsidRPr="00014835">
        <w:tab/>
        <w:t>"value": "1",</w:t>
      </w:r>
    </w:p>
    <w:p w14:paraId="0DC87E9B" w14:textId="64993BF1" w:rsidR="00014835" w:rsidRPr="00014835" w:rsidRDefault="00DA4D65" w:rsidP="00C75A4E">
      <w:pPr>
        <w:pStyle w:val="GOSTScript"/>
      </w:pPr>
      <w:r>
        <w:tab/>
      </w:r>
      <w:r>
        <w:tab/>
      </w:r>
      <w:r>
        <w:tab/>
      </w:r>
      <w:r>
        <w:tab/>
        <w:t>"Operation</w:t>
      </w:r>
      <w:r w:rsidR="00014835" w:rsidRPr="00014835">
        <w:t>": "="</w:t>
      </w:r>
    </w:p>
    <w:p w14:paraId="5FADC1DF" w14:textId="77777777" w:rsidR="00014835" w:rsidRPr="00014835" w:rsidRDefault="00014835" w:rsidP="00C75A4E">
      <w:pPr>
        <w:pStyle w:val="GOSTScript"/>
      </w:pPr>
      <w:r w:rsidRPr="00014835">
        <w:tab/>
      </w:r>
      <w:r w:rsidRPr="00014835">
        <w:tab/>
      </w:r>
      <w:r w:rsidRPr="00014835">
        <w:tab/>
        <w:t>}</w:t>
      </w:r>
    </w:p>
    <w:p w14:paraId="27F35F61" w14:textId="2DF0369B" w:rsidR="00014835" w:rsidRPr="003262ED" w:rsidRDefault="00014835" w:rsidP="00C75A4E">
      <w:pPr>
        <w:pStyle w:val="GOSTScript"/>
        <w:rPr>
          <w:ins w:id="5184" w:author="Сатлер Марина Викторовна" w:date="2025-10-09T17:34:00Z"/>
        </w:rPr>
      </w:pPr>
      <w:r w:rsidRPr="00014835">
        <w:tab/>
      </w:r>
      <w:r w:rsidRPr="00014835">
        <w:tab/>
        <w:t>]</w:t>
      </w:r>
      <w:ins w:id="5185" w:author="Сатлер Марина Викторовна" w:date="2025-10-09T17:34:00Z">
        <w:r w:rsidR="00981689" w:rsidRPr="003262ED">
          <w:t>,</w:t>
        </w:r>
      </w:ins>
    </w:p>
    <w:p w14:paraId="020936BC" w14:textId="77777777" w:rsidR="00981689" w:rsidRDefault="00981689" w:rsidP="00981689">
      <w:pPr>
        <w:pStyle w:val="GOSTScript"/>
        <w:rPr>
          <w:ins w:id="5186" w:author="Сатлер Марина Викторовна" w:date="2025-10-09T17:34:00Z"/>
        </w:rPr>
      </w:pPr>
      <w:ins w:id="5187" w:author="Сатлер Марина Викторовна" w:date="2025-10-09T17:34:00Z">
        <w:r w:rsidRPr="00F4375B">
          <w:tab/>
        </w:r>
        <w:r w:rsidRPr="00F4375B">
          <w:tab/>
        </w:r>
        <w:r>
          <w:t>"Offset": 100,</w:t>
        </w:r>
      </w:ins>
    </w:p>
    <w:p w14:paraId="736B9A3E" w14:textId="368587AA" w:rsidR="00981689" w:rsidRPr="003262ED" w:rsidRDefault="00981689" w:rsidP="00981689">
      <w:pPr>
        <w:pStyle w:val="GOSTScript"/>
        <w:rPr>
          <w:lang w:val="ru-RU"/>
        </w:rPr>
      </w:pPr>
      <w:ins w:id="5188" w:author="Сатлер Марина Викторовна" w:date="2025-10-09T17:34:00Z">
        <w:r>
          <w:tab/>
        </w:r>
        <w:r>
          <w:tab/>
          <w:t>"Limit": 50</w:t>
        </w:r>
      </w:ins>
    </w:p>
    <w:p w14:paraId="3E9EDE23" w14:textId="77777777" w:rsidR="00014835" w:rsidRPr="00014835" w:rsidRDefault="00014835" w:rsidP="00C75A4E">
      <w:pPr>
        <w:pStyle w:val="GOSTScript"/>
      </w:pPr>
      <w:r w:rsidRPr="00014835">
        <w:tab/>
        <w:t>}</w:t>
      </w:r>
    </w:p>
    <w:p w14:paraId="752716EF" w14:textId="6FBCACA5" w:rsidR="00014835" w:rsidRDefault="00014835" w:rsidP="00C75A4E">
      <w:pPr>
        <w:pStyle w:val="GOSTScript"/>
      </w:pPr>
      <w:r w:rsidRPr="00014835">
        <w:t>}</w:t>
      </w:r>
    </w:p>
    <w:p w14:paraId="6A01BDFD" w14:textId="77777777" w:rsidR="00512B7E" w:rsidRPr="00C75A4E" w:rsidRDefault="00512B7E">
      <w:pPr>
        <w:pStyle w:val="21"/>
      </w:pPr>
      <w:bookmarkStart w:id="5189" w:name="_Toc226556180"/>
      <w:r w:rsidRPr="00014835">
        <w:t>Параметры ответа</w:t>
      </w:r>
      <w:bookmarkEnd w:id="5182"/>
      <w:bookmarkEnd w:id="5183"/>
      <w:bookmarkEnd w:id="5189"/>
    </w:p>
    <w:p w14:paraId="3377B50A" w14:textId="0FE58234" w:rsidR="00014835" w:rsidRDefault="00C51529" w:rsidP="00C75A4E">
      <w:pPr>
        <w:pStyle w:val="GOSTNameTable"/>
      </w:pPr>
      <w:r>
        <w:fldChar w:fldCharType="begin"/>
      </w:r>
      <w:r>
        <w:instrText xml:space="preserve"> SEQ Таблица \* ARABIC </w:instrText>
      </w:r>
      <w:r>
        <w:fldChar w:fldCharType="separate"/>
      </w:r>
      <w:bookmarkStart w:id="5190" w:name="_Toc226556238"/>
      <w:r w:rsidR="00F300A9">
        <w:t>24</w:t>
      </w:r>
      <w:r>
        <w:fldChar w:fldCharType="end"/>
      </w:r>
      <w:r w:rsidR="00014835">
        <w:t xml:space="preserve"> - </w:t>
      </w:r>
      <w:r w:rsidR="00014835" w:rsidRPr="00B028DB">
        <w:t>Параметры ответа на «Запрос формирования регистра «Главная книга»»</w:t>
      </w:r>
      <w:bookmarkEnd w:id="5190"/>
    </w:p>
    <w:tbl>
      <w:tblPr>
        <w:tblStyle w:val="GOSTTable"/>
        <w:tblW w:w="5000" w:type="pct"/>
        <w:tblLayout w:type="fixed"/>
        <w:tblCellMar>
          <w:top w:w="28" w:type="dxa"/>
          <w:bottom w:w="28" w:type="dxa"/>
        </w:tblCellMar>
        <w:tblLook w:val="07E0" w:firstRow="1" w:lastRow="1" w:firstColumn="1" w:lastColumn="1" w:noHBand="1" w:noVBand="1"/>
      </w:tblPr>
      <w:tblGrid>
        <w:gridCol w:w="3668"/>
        <w:gridCol w:w="2502"/>
        <w:gridCol w:w="1670"/>
        <w:gridCol w:w="945"/>
        <w:gridCol w:w="989"/>
        <w:gridCol w:w="5920"/>
      </w:tblGrid>
      <w:tr w:rsidR="00014835" w:rsidRPr="007E5A12" w14:paraId="64B9B3F7" w14:textId="77777777" w:rsidTr="00A31A69">
        <w:trPr>
          <w:cnfStyle w:val="100000000000" w:firstRow="1" w:lastRow="0" w:firstColumn="0" w:lastColumn="0" w:oddVBand="0" w:evenVBand="0" w:oddHBand="0" w:evenHBand="0" w:firstRowFirstColumn="0" w:firstRowLastColumn="0" w:lastRowFirstColumn="0" w:lastRowLastColumn="0"/>
        </w:trPr>
        <w:tc>
          <w:tcPr>
            <w:tcW w:w="1169" w:type="pct"/>
            <w:hideMark/>
          </w:tcPr>
          <w:p w14:paraId="5FE282A0" w14:textId="77777777" w:rsidR="00512B7E" w:rsidRPr="000E1E0A" w:rsidRDefault="00512B7E">
            <w:pPr>
              <w:pStyle w:val="GOSTTableHead"/>
            </w:pPr>
            <w:r w:rsidRPr="000E1E0A">
              <w:t>Наименование параметра</w:t>
            </w:r>
          </w:p>
        </w:tc>
        <w:tc>
          <w:tcPr>
            <w:tcW w:w="797" w:type="pct"/>
            <w:hideMark/>
          </w:tcPr>
          <w:p w14:paraId="0FBA2DA9" w14:textId="77777777" w:rsidR="00512B7E" w:rsidRPr="00474651" w:rsidRDefault="00512B7E">
            <w:pPr>
              <w:pStyle w:val="GOSTTableHead"/>
            </w:pPr>
            <w:r w:rsidRPr="00474651">
              <w:t>Название тэга</w:t>
            </w:r>
          </w:p>
        </w:tc>
        <w:tc>
          <w:tcPr>
            <w:tcW w:w="532" w:type="pct"/>
            <w:hideMark/>
          </w:tcPr>
          <w:p w14:paraId="747677B2" w14:textId="77777777" w:rsidR="00512B7E" w:rsidRPr="00890A8D" w:rsidRDefault="00512B7E">
            <w:pPr>
              <w:pStyle w:val="GOSTTableHead"/>
            </w:pPr>
            <w:r w:rsidRPr="00890A8D">
              <w:t>Тип данных</w:t>
            </w:r>
          </w:p>
        </w:tc>
        <w:tc>
          <w:tcPr>
            <w:tcW w:w="301" w:type="pct"/>
          </w:tcPr>
          <w:p w14:paraId="7FDAD68E" w14:textId="77777777" w:rsidR="00512B7E" w:rsidRPr="00860237" w:rsidRDefault="00512B7E">
            <w:pPr>
              <w:pStyle w:val="GOSTTableHead"/>
            </w:pPr>
            <w:r w:rsidRPr="00860237">
              <w:t>Обязательность</w:t>
            </w:r>
          </w:p>
        </w:tc>
        <w:tc>
          <w:tcPr>
            <w:tcW w:w="315" w:type="pct"/>
          </w:tcPr>
          <w:p w14:paraId="0965FF33" w14:textId="77777777" w:rsidR="00512B7E" w:rsidRPr="009D2890" w:rsidRDefault="00512B7E">
            <w:pPr>
              <w:pStyle w:val="GOSTTableHead"/>
            </w:pPr>
            <w:r w:rsidRPr="009D2890">
              <w:t>Размерность</w:t>
            </w:r>
          </w:p>
        </w:tc>
        <w:tc>
          <w:tcPr>
            <w:tcW w:w="1886" w:type="pct"/>
            <w:hideMark/>
          </w:tcPr>
          <w:p w14:paraId="28FBF383" w14:textId="77777777" w:rsidR="00512B7E" w:rsidRPr="009D2890" w:rsidRDefault="00512B7E">
            <w:pPr>
              <w:pStyle w:val="GOSTTableHead"/>
            </w:pPr>
            <w:r w:rsidRPr="009D2890">
              <w:t>Описание</w:t>
            </w:r>
          </w:p>
        </w:tc>
      </w:tr>
      <w:tr w:rsidR="00014835" w:rsidRPr="007E5A12" w14:paraId="23359658" w14:textId="77777777" w:rsidTr="00C75A4E">
        <w:tc>
          <w:tcPr>
            <w:tcW w:w="5000" w:type="pct"/>
            <w:gridSpan w:val="6"/>
          </w:tcPr>
          <w:p w14:paraId="433A0098" w14:textId="2478AF20" w:rsidR="00512B7E" w:rsidRPr="007E5A12" w:rsidRDefault="00512B7E" w:rsidP="002F6952">
            <w:pPr>
              <w:pStyle w:val="GOSTTableHead"/>
              <w:rPr>
                <w:szCs w:val="22"/>
              </w:rPr>
            </w:pPr>
            <w:r w:rsidRPr="007E5A12">
              <w:rPr>
                <w:szCs w:val="22"/>
              </w:rPr>
              <w:t xml:space="preserve">Перечень параметров </w:t>
            </w:r>
            <w:r w:rsidR="004E5B92">
              <w:rPr>
                <w:szCs w:val="22"/>
              </w:rPr>
              <w:t xml:space="preserve">заголовка </w:t>
            </w:r>
            <w:r w:rsidRPr="007E5A12">
              <w:rPr>
                <w:szCs w:val="22"/>
              </w:rPr>
              <w:t>ответа (</w:t>
            </w:r>
            <w:r w:rsidRPr="007E5A12">
              <w:rPr>
                <w:szCs w:val="22"/>
                <w:lang w:val="en-US"/>
              </w:rPr>
              <w:t>header</w:t>
            </w:r>
            <w:r w:rsidRPr="007E5A12">
              <w:rPr>
                <w:szCs w:val="22"/>
              </w:rPr>
              <w:t>)</w:t>
            </w:r>
          </w:p>
        </w:tc>
      </w:tr>
      <w:tr w:rsidR="00014835" w:rsidRPr="007E5A12" w14:paraId="0C9D314A" w14:textId="77777777" w:rsidTr="00A31A69">
        <w:tc>
          <w:tcPr>
            <w:tcW w:w="1169" w:type="pct"/>
          </w:tcPr>
          <w:p w14:paraId="59D5809D" w14:textId="689D5CCE" w:rsidR="00512B7E" w:rsidRPr="007E5A12" w:rsidRDefault="00512B7E">
            <w:pPr>
              <w:pStyle w:val="GOSTTablenorm"/>
            </w:pPr>
            <w:r w:rsidRPr="007E5A12">
              <w:t>Система</w:t>
            </w:r>
            <w:r w:rsidR="00A0484E">
              <w:t xml:space="preserve"> </w:t>
            </w:r>
            <w:r w:rsidRPr="007E5A12">
              <w:t>-</w:t>
            </w:r>
            <w:r w:rsidR="00A0484E">
              <w:t xml:space="preserve"> </w:t>
            </w:r>
            <w:r w:rsidRPr="007E5A12">
              <w:t>отправитель запроса</w:t>
            </w:r>
          </w:p>
        </w:tc>
        <w:tc>
          <w:tcPr>
            <w:tcW w:w="797" w:type="pct"/>
          </w:tcPr>
          <w:p w14:paraId="6EB3EE49" w14:textId="77777777" w:rsidR="00512B7E" w:rsidRPr="007E5A12" w:rsidRDefault="00512B7E">
            <w:pPr>
              <w:pStyle w:val="GOSTTablenorm"/>
            </w:pPr>
            <w:r w:rsidRPr="007E5A12">
              <w:rPr>
                <w:lang w:val="en-US"/>
              </w:rPr>
              <w:t>Source</w:t>
            </w:r>
          </w:p>
        </w:tc>
        <w:tc>
          <w:tcPr>
            <w:tcW w:w="532" w:type="pct"/>
          </w:tcPr>
          <w:p w14:paraId="07C94BE7" w14:textId="77777777" w:rsidR="00512B7E" w:rsidRPr="007E5A12" w:rsidRDefault="00512B7E" w:rsidP="00C75A4E">
            <w:pPr>
              <w:pStyle w:val="GOSTTablenorm"/>
              <w:rPr>
                <w:lang w:val="en-US"/>
              </w:rPr>
            </w:pPr>
            <w:r w:rsidRPr="007E5A12">
              <w:t>Строка</w:t>
            </w:r>
          </w:p>
        </w:tc>
        <w:tc>
          <w:tcPr>
            <w:tcW w:w="301" w:type="pct"/>
          </w:tcPr>
          <w:p w14:paraId="50718740" w14:textId="77777777" w:rsidR="00512B7E" w:rsidRPr="007E5A12" w:rsidRDefault="00512B7E" w:rsidP="00C75A4E">
            <w:pPr>
              <w:pStyle w:val="GOSTTablenorm"/>
            </w:pPr>
            <w:r w:rsidRPr="007E5A12">
              <w:t>Да</w:t>
            </w:r>
          </w:p>
        </w:tc>
        <w:tc>
          <w:tcPr>
            <w:tcW w:w="315" w:type="pct"/>
          </w:tcPr>
          <w:p w14:paraId="2E5E9424" w14:textId="77777777" w:rsidR="00512B7E" w:rsidRPr="007E5A12" w:rsidRDefault="00512B7E" w:rsidP="00C75A4E">
            <w:pPr>
              <w:pStyle w:val="GOSTTablenorm"/>
              <w:rPr>
                <w:lang w:val="en-US"/>
              </w:rPr>
            </w:pPr>
            <w:r w:rsidRPr="007E5A12">
              <w:t>&lt;=</w:t>
            </w:r>
            <w:r w:rsidRPr="007E5A12">
              <w:rPr>
                <w:lang w:val="en-US"/>
              </w:rPr>
              <w:t>10</w:t>
            </w:r>
          </w:p>
        </w:tc>
        <w:tc>
          <w:tcPr>
            <w:tcW w:w="1886" w:type="pct"/>
          </w:tcPr>
          <w:p w14:paraId="69AC2B7D" w14:textId="77777777" w:rsidR="0040447B" w:rsidRDefault="00512B7E">
            <w:pPr>
              <w:pStyle w:val="GOSTTablenorm"/>
            </w:pPr>
            <w:r w:rsidRPr="007E5A12">
              <w:t>ФП</w:t>
            </w:r>
            <w:r w:rsidR="00F956EF">
              <w:t xml:space="preserve"> ГИИС ЭБ </w:t>
            </w:r>
            <w:r w:rsidR="0040447B" w:rsidRPr="36854D62">
              <w:t>–</w:t>
            </w:r>
            <w:r w:rsidR="00F956EF">
              <w:t xml:space="preserve"> </w:t>
            </w:r>
            <w:r w:rsidRPr="007E5A12">
              <w:t>отправитель запроса.</w:t>
            </w:r>
          </w:p>
          <w:p w14:paraId="7D660683" w14:textId="0D0D5D03" w:rsidR="00512B7E" w:rsidRPr="007E5A12" w:rsidRDefault="00512B7E">
            <w:pPr>
              <w:pStyle w:val="GOSTTablenorm"/>
            </w:pPr>
            <w:r w:rsidRPr="007E5A12">
              <w:t>Возможные значения:</w:t>
            </w:r>
          </w:p>
          <w:p w14:paraId="4E14BCD6" w14:textId="77777777" w:rsidR="00512B7E" w:rsidRPr="007E5A12" w:rsidRDefault="36854D62" w:rsidP="00C75A4E">
            <w:pPr>
              <w:pStyle w:val="GOSTTableListMark1"/>
              <w:rPr>
                <w:lang w:val="en-US"/>
              </w:rPr>
            </w:pPr>
            <w:r w:rsidRPr="36854D62">
              <w:rPr>
                <w:lang w:val="en-US"/>
              </w:rPr>
              <w:t>ARP (</w:t>
            </w:r>
            <w:r w:rsidRPr="36854D62">
              <w:t>ПУиО</w:t>
            </w:r>
            <w:r w:rsidRPr="36854D62">
              <w:rPr>
                <w:lang w:val="en-US"/>
              </w:rPr>
              <w:t xml:space="preserve"> ЭБ)</w:t>
            </w:r>
          </w:p>
        </w:tc>
      </w:tr>
      <w:tr w:rsidR="00014835" w:rsidRPr="007E5A12" w14:paraId="6640EC4A" w14:textId="77777777" w:rsidTr="00A31A69">
        <w:tc>
          <w:tcPr>
            <w:tcW w:w="1169" w:type="pct"/>
          </w:tcPr>
          <w:p w14:paraId="0578ABAB" w14:textId="3FEF4DB7" w:rsidR="00512B7E" w:rsidRPr="007E5A12" w:rsidRDefault="00512B7E" w:rsidP="002F6952">
            <w:pPr>
              <w:pStyle w:val="GOSTTablenorm"/>
              <w:rPr>
                <w:szCs w:val="22"/>
              </w:rPr>
            </w:pPr>
            <w:r w:rsidRPr="007E5A12">
              <w:rPr>
                <w:szCs w:val="22"/>
              </w:rPr>
              <w:t>Система</w:t>
            </w:r>
            <w:r w:rsidR="00A0484E">
              <w:rPr>
                <w:szCs w:val="22"/>
              </w:rPr>
              <w:t xml:space="preserve"> </w:t>
            </w:r>
            <w:r w:rsidRPr="007E5A12">
              <w:rPr>
                <w:szCs w:val="22"/>
              </w:rPr>
              <w:t>-</w:t>
            </w:r>
            <w:r w:rsidR="00A0484E">
              <w:rPr>
                <w:szCs w:val="22"/>
              </w:rPr>
              <w:t xml:space="preserve"> </w:t>
            </w:r>
            <w:r w:rsidRPr="007E5A12">
              <w:rPr>
                <w:szCs w:val="22"/>
              </w:rPr>
              <w:t>получатель</w:t>
            </w:r>
            <w:r w:rsidR="00AE0E84">
              <w:rPr>
                <w:szCs w:val="22"/>
              </w:rPr>
              <w:t xml:space="preserve"> ответа</w:t>
            </w:r>
          </w:p>
        </w:tc>
        <w:tc>
          <w:tcPr>
            <w:tcW w:w="797" w:type="pct"/>
          </w:tcPr>
          <w:p w14:paraId="015E730D" w14:textId="77777777" w:rsidR="00512B7E" w:rsidRPr="007E5A12" w:rsidRDefault="00512B7E">
            <w:pPr>
              <w:pStyle w:val="GOSTTablenorm"/>
              <w:rPr>
                <w:lang w:val="en-US"/>
              </w:rPr>
            </w:pPr>
            <w:r w:rsidRPr="007E5A12">
              <w:rPr>
                <w:lang w:val="en-US"/>
              </w:rPr>
              <w:t>Receiver</w:t>
            </w:r>
          </w:p>
        </w:tc>
        <w:tc>
          <w:tcPr>
            <w:tcW w:w="532" w:type="pct"/>
          </w:tcPr>
          <w:p w14:paraId="1F70687B" w14:textId="77777777" w:rsidR="00512B7E" w:rsidRPr="007E5A12" w:rsidRDefault="00512B7E" w:rsidP="00C75A4E">
            <w:pPr>
              <w:pStyle w:val="GOSTTablenorm"/>
            </w:pPr>
            <w:r w:rsidRPr="007E5A12">
              <w:t>Строка</w:t>
            </w:r>
          </w:p>
        </w:tc>
        <w:tc>
          <w:tcPr>
            <w:tcW w:w="301" w:type="pct"/>
          </w:tcPr>
          <w:p w14:paraId="3664F759" w14:textId="77777777" w:rsidR="00512B7E" w:rsidRPr="007E5A12" w:rsidRDefault="00512B7E" w:rsidP="00C75A4E">
            <w:pPr>
              <w:pStyle w:val="GOSTTablenorm"/>
            </w:pPr>
            <w:r w:rsidRPr="007E5A12">
              <w:t>Да</w:t>
            </w:r>
          </w:p>
        </w:tc>
        <w:tc>
          <w:tcPr>
            <w:tcW w:w="315" w:type="pct"/>
          </w:tcPr>
          <w:p w14:paraId="5A71ED4E" w14:textId="77777777" w:rsidR="00512B7E" w:rsidRPr="007E5A12" w:rsidRDefault="00512B7E" w:rsidP="00C75A4E">
            <w:pPr>
              <w:pStyle w:val="GOSTTablenorm"/>
            </w:pPr>
            <w:r w:rsidRPr="007E5A12">
              <w:t>&lt;=</w:t>
            </w:r>
            <w:r w:rsidRPr="007E5A12">
              <w:rPr>
                <w:lang w:val="en-US"/>
              </w:rPr>
              <w:t>10</w:t>
            </w:r>
          </w:p>
        </w:tc>
        <w:tc>
          <w:tcPr>
            <w:tcW w:w="1886" w:type="pct"/>
          </w:tcPr>
          <w:p w14:paraId="4D0A31EB" w14:textId="77777777" w:rsidR="0040447B" w:rsidRDefault="00512B7E">
            <w:pPr>
              <w:pStyle w:val="GOSTTablenorm"/>
            </w:pPr>
            <w:r w:rsidRPr="007E5A12">
              <w:t>ФП</w:t>
            </w:r>
            <w:r w:rsidR="00F956EF">
              <w:t xml:space="preserve"> ГИИС ЭБ </w:t>
            </w:r>
            <w:r w:rsidR="0040447B" w:rsidRPr="36854D62">
              <w:t>–</w:t>
            </w:r>
            <w:r w:rsidR="00F956EF">
              <w:t xml:space="preserve"> </w:t>
            </w:r>
            <w:r w:rsidRPr="007E5A12">
              <w:t xml:space="preserve">получатель </w:t>
            </w:r>
            <w:r w:rsidR="00A0484E">
              <w:t>ответа</w:t>
            </w:r>
            <w:r w:rsidR="0040447B">
              <w:t>.</w:t>
            </w:r>
          </w:p>
          <w:p w14:paraId="5FA9B4EE" w14:textId="1B29DF69" w:rsidR="00512B7E" w:rsidRPr="007E5A12" w:rsidRDefault="00512B7E">
            <w:pPr>
              <w:pStyle w:val="GOSTTablenorm"/>
            </w:pPr>
            <w:r w:rsidRPr="007E5A12">
              <w:t>Возможные значения:</w:t>
            </w:r>
          </w:p>
          <w:p w14:paraId="0C8F085F" w14:textId="77777777" w:rsidR="00512B7E" w:rsidRPr="007E5A12" w:rsidRDefault="36854D62" w:rsidP="00C75A4E">
            <w:pPr>
              <w:pStyle w:val="GOSTTableListMark1"/>
              <w:rPr>
                <w:lang w:val="en-US"/>
              </w:rPr>
            </w:pPr>
            <w:r w:rsidRPr="36854D62">
              <w:rPr>
                <w:lang w:val="en-US"/>
              </w:rPr>
              <w:t>ARP (</w:t>
            </w:r>
            <w:r w:rsidRPr="36854D62">
              <w:t>ПУиО</w:t>
            </w:r>
            <w:r w:rsidRPr="36854D62">
              <w:rPr>
                <w:lang w:val="en-US"/>
              </w:rPr>
              <w:t xml:space="preserve"> ЭБ)</w:t>
            </w:r>
          </w:p>
        </w:tc>
      </w:tr>
      <w:tr w:rsidR="00014835" w:rsidRPr="007E5A12" w14:paraId="65A2BFA3" w14:textId="77777777" w:rsidTr="00A31A69">
        <w:tc>
          <w:tcPr>
            <w:tcW w:w="1169" w:type="pct"/>
          </w:tcPr>
          <w:p w14:paraId="63B5D388" w14:textId="77777777" w:rsidR="00512B7E" w:rsidRPr="007E5A12" w:rsidRDefault="00512B7E">
            <w:pPr>
              <w:pStyle w:val="GOSTTablenorm"/>
              <w:rPr>
                <w:lang w:val="en-US"/>
              </w:rPr>
            </w:pPr>
            <w:r w:rsidRPr="007E5A12">
              <w:t>Дата и время ответа</w:t>
            </w:r>
          </w:p>
        </w:tc>
        <w:tc>
          <w:tcPr>
            <w:tcW w:w="797" w:type="pct"/>
          </w:tcPr>
          <w:p w14:paraId="518103E3" w14:textId="3D04DC20" w:rsidR="00512B7E" w:rsidRPr="007E5A12" w:rsidRDefault="00754F9A">
            <w:pPr>
              <w:pStyle w:val="GOSTTablenorm"/>
              <w:rPr>
                <w:lang w:val="en-US"/>
              </w:rPr>
            </w:pPr>
            <w:r w:rsidRPr="007E5A12">
              <w:rPr>
                <w:lang w:val="en-US"/>
              </w:rPr>
              <w:t>Ans</w:t>
            </w:r>
            <w:r w:rsidR="00512B7E" w:rsidRPr="007E5A12">
              <w:rPr>
                <w:lang w:val="en-US"/>
              </w:rPr>
              <w:t>DateTime</w:t>
            </w:r>
          </w:p>
        </w:tc>
        <w:tc>
          <w:tcPr>
            <w:tcW w:w="532" w:type="pct"/>
          </w:tcPr>
          <w:p w14:paraId="5D7F027D" w14:textId="77777777" w:rsidR="00512B7E" w:rsidRPr="007E5A12" w:rsidRDefault="00512B7E" w:rsidP="00C75A4E">
            <w:pPr>
              <w:pStyle w:val="GOSTTablenorm"/>
            </w:pPr>
            <w:r w:rsidRPr="007E5A12">
              <w:t>Дата-время (</w:t>
            </w:r>
            <w:r w:rsidRPr="007E5A12">
              <w:rPr>
                <w:lang w:val="en-US"/>
              </w:rPr>
              <w:t>timestamp</w:t>
            </w:r>
            <w:r w:rsidRPr="007E5A12">
              <w:t>)</w:t>
            </w:r>
          </w:p>
        </w:tc>
        <w:tc>
          <w:tcPr>
            <w:tcW w:w="301" w:type="pct"/>
          </w:tcPr>
          <w:p w14:paraId="6C8F6C3E" w14:textId="77777777" w:rsidR="00512B7E" w:rsidRPr="007E5A12" w:rsidRDefault="00512B7E" w:rsidP="00C75A4E">
            <w:pPr>
              <w:pStyle w:val="GOSTTablenorm"/>
            </w:pPr>
            <w:r w:rsidRPr="007E5A12">
              <w:t>Да</w:t>
            </w:r>
          </w:p>
        </w:tc>
        <w:tc>
          <w:tcPr>
            <w:tcW w:w="315" w:type="pct"/>
          </w:tcPr>
          <w:p w14:paraId="553889DF" w14:textId="5F068B66" w:rsidR="00512B7E" w:rsidRPr="007E5A12" w:rsidRDefault="00512B7E" w:rsidP="00C75A4E">
            <w:pPr>
              <w:pStyle w:val="GOSTTablenorm"/>
            </w:pPr>
          </w:p>
        </w:tc>
        <w:tc>
          <w:tcPr>
            <w:tcW w:w="1886" w:type="pct"/>
          </w:tcPr>
          <w:p w14:paraId="750E19E2" w14:textId="03DCA7E7" w:rsidR="00512B7E" w:rsidRPr="00B65D10" w:rsidRDefault="00512B7E">
            <w:pPr>
              <w:pStyle w:val="GOSTTablenorm"/>
            </w:pPr>
            <w:r w:rsidRPr="007E5A12">
              <w:t xml:space="preserve">Дата и время формирования ответа </w:t>
            </w:r>
            <w:r w:rsidRPr="007E5A12">
              <w:rPr>
                <w:lang w:val="en-US"/>
              </w:rPr>
              <w:t>SVAP</w:t>
            </w:r>
            <w:r w:rsidR="00B65D10">
              <w:t>.</w:t>
            </w:r>
          </w:p>
          <w:p w14:paraId="3903E631" w14:textId="77777777" w:rsidR="00512B7E" w:rsidRPr="007E5A12" w:rsidRDefault="00512B7E">
            <w:pPr>
              <w:pStyle w:val="GOSTTablenorm"/>
            </w:pPr>
            <w:r w:rsidRPr="007E5A12">
              <w:t xml:space="preserve">Формат </w:t>
            </w:r>
            <w:r w:rsidRPr="007E5A12">
              <w:rPr>
                <w:lang w:val="en-US"/>
              </w:rPr>
              <w:t>YYYY</w:t>
            </w:r>
            <w:r w:rsidRPr="007E5A12">
              <w:t>-</w:t>
            </w:r>
            <w:r w:rsidRPr="007E5A12">
              <w:rPr>
                <w:lang w:val="en-US"/>
              </w:rPr>
              <w:t>MM</w:t>
            </w:r>
            <w:r w:rsidRPr="007E5A12">
              <w:t>-</w:t>
            </w:r>
            <w:r w:rsidRPr="007E5A12">
              <w:rPr>
                <w:lang w:val="en-US"/>
              </w:rPr>
              <w:t>DD</w:t>
            </w:r>
            <w:r w:rsidRPr="007E5A12">
              <w:t xml:space="preserve"> </w:t>
            </w:r>
            <w:proofErr w:type="gramStart"/>
            <w:r w:rsidRPr="007E5A12">
              <w:rPr>
                <w:lang w:val="en-US"/>
              </w:rPr>
              <w:t>hh</w:t>
            </w:r>
            <w:r w:rsidRPr="007E5A12">
              <w:t>:</w:t>
            </w:r>
            <w:r w:rsidRPr="007E5A12">
              <w:rPr>
                <w:lang w:val="en-US"/>
              </w:rPr>
              <w:t>mm</w:t>
            </w:r>
            <w:proofErr w:type="gramEnd"/>
            <w:r w:rsidRPr="007E5A12">
              <w:t>:</w:t>
            </w:r>
            <w:r w:rsidRPr="007E5A12">
              <w:rPr>
                <w:lang w:val="en-US"/>
              </w:rPr>
              <w:t>ss</w:t>
            </w:r>
          </w:p>
        </w:tc>
      </w:tr>
      <w:tr w:rsidR="00014835" w:rsidRPr="007E5A12" w14:paraId="7F6D81DB" w14:textId="77777777" w:rsidTr="00A31A69">
        <w:tc>
          <w:tcPr>
            <w:tcW w:w="1169" w:type="pct"/>
          </w:tcPr>
          <w:p w14:paraId="2F9EC840" w14:textId="77777777" w:rsidR="00512B7E" w:rsidRPr="007E5A12" w:rsidRDefault="00512B7E">
            <w:pPr>
              <w:pStyle w:val="GOSTTablenorm"/>
            </w:pPr>
            <w:r w:rsidRPr="007E5A12">
              <w:t>Версия формата</w:t>
            </w:r>
          </w:p>
        </w:tc>
        <w:tc>
          <w:tcPr>
            <w:tcW w:w="797" w:type="pct"/>
          </w:tcPr>
          <w:p w14:paraId="797518A3" w14:textId="77777777" w:rsidR="00512B7E" w:rsidRPr="007E5A12" w:rsidRDefault="00512B7E">
            <w:pPr>
              <w:pStyle w:val="GOSTTablenorm"/>
              <w:rPr>
                <w:lang w:val="en-US"/>
              </w:rPr>
            </w:pPr>
            <w:r w:rsidRPr="007E5A12">
              <w:rPr>
                <w:lang w:val="en-US"/>
              </w:rPr>
              <w:t>Version</w:t>
            </w:r>
          </w:p>
        </w:tc>
        <w:tc>
          <w:tcPr>
            <w:tcW w:w="532" w:type="pct"/>
          </w:tcPr>
          <w:p w14:paraId="1C3F19CE" w14:textId="77777777" w:rsidR="00512B7E" w:rsidRPr="007E5A12" w:rsidRDefault="00512B7E" w:rsidP="00C75A4E">
            <w:pPr>
              <w:pStyle w:val="GOSTTablenorm"/>
              <w:rPr>
                <w:lang w:val="en-US"/>
              </w:rPr>
            </w:pPr>
            <w:r w:rsidRPr="007E5A12">
              <w:t>Строка</w:t>
            </w:r>
          </w:p>
        </w:tc>
        <w:tc>
          <w:tcPr>
            <w:tcW w:w="301" w:type="pct"/>
          </w:tcPr>
          <w:p w14:paraId="3BCDBF97" w14:textId="77777777" w:rsidR="00512B7E" w:rsidRPr="007E5A12" w:rsidRDefault="00512B7E" w:rsidP="00C75A4E">
            <w:pPr>
              <w:pStyle w:val="GOSTTablenorm"/>
            </w:pPr>
            <w:r w:rsidRPr="007E5A12">
              <w:t>Да</w:t>
            </w:r>
          </w:p>
        </w:tc>
        <w:tc>
          <w:tcPr>
            <w:tcW w:w="315" w:type="pct"/>
          </w:tcPr>
          <w:p w14:paraId="5F3BCFD5" w14:textId="77777777" w:rsidR="00512B7E" w:rsidRPr="007E5A12" w:rsidRDefault="00512B7E" w:rsidP="00C75A4E">
            <w:pPr>
              <w:pStyle w:val="GOSTTablenorm"/>
              <w:rPr>
                <w:lang w:val="en-US"/>
              </w:rPr>
            </w:pPr>
            <w:r w:rsidRPr="007E5A12">
              <w:t>&lt;=</w:t>
            </w:r>
            <w:r w:rsidRPr="007E5A12">
              <w:rPr>
                <w:lang w:val="en-US"/>
              </w:rPr>
              <w:t>10</w:t>
            </w:r>
          </w:p>
        </w:tc>
        <w:tc>
          <w:tcPr>
            <w:tcW w:w="1886" w:type="pct"/>
          </w:tcPr>
          <w:p w14:paraId="14A0FF44" w14:textId="77777777" w:rsidR="00512B7E" w:rsidRPr="007E5A12" w:rsidRDefault="00512B7E" w:rsidP="00C75A4E">
            <w:pPr>
              <w:pStyle w:val="GOSTTablenorm"/>
            </w:pPr>
            <w:r w:rsidRPr="007E5A12">
              <w:t>Версия формата ответа</w:t>
            </w:r>
          </w:p>
        </w:tc>
      </w:tr>
      <w:tr w:rsidR="00014835" w:rsidRPr="007E5A12" w14:paraId="0D4963F4" w14:textId="77777777" w:rsidTr="00A31A69">
        <w:tc>
          <w:tcPr>
            <w:tcW w:w="1169" w:type="pct"/>
          </w:tcPr>
          <w:p w14:paraId="271BAA91" w14:textId="77777777" w:rsidR="00512B7E" w:rsidRPr="007E5A12" w:rsidRDefault="00512B7E">
            <w:pPr>
              <w:pStyle w:val="GOSTTablenorm"/>
            </w:pPr>
            <w:r w:rsidRPr="007E5A12">
              <w:t>Глобальный идентификатор запроса</w:t>
            </w:r>
          </w:p>
        </w:tc>
        <w:tc>
          <w:tcPr>
            <w:tcW w:w="797" w:type="pct"/>
          </w:tcPr>
          <w:p w14:paraId="6B6B47D4" w14:textId="439EFD41" w:rsidR="00512B7E" w:rsidRPr="007E5A12" w:rsidRDefault="00B568CC">
            <w:pPr>
              <w:pStyle w:val="GOSTTablenorm"/>
              <w:rPr>
                <w:lang w:val="en-US"/>
              </w:rPr>
            </w:pPr>
            <w:r w:rsidRPr="007E5A12">
              <w:rPr>
                <w:lang w:val="en-US"/>
              </w:rPr>
              <w:t>Req</w:t>
            </w:r>
            <w:r w:rsidR="00512B7E" w:rsidRPr="007E5A12">
              <w:t>G</w:t>
            </w:r>
            <w:r w:rsidRPr="007E5A12">
              <w:rPr>
                <w:lang w:val="en-US"/>
              </w:rPr>
              <w:t>uid</w:t>
            </w:r>
          </w:p>
        </w:tc>
        <w:tc>
          <w:tcPr>
            <w:tcW w:w="532" w:type="pct"/>
          </w:tcPr>
          <w:p w14:paraId="0DAF70FA" w14:textId="77777777" w:rsidR="00512B7E" w:rsidRPr="007E5A12" w:rsidRDefault="00512B7E" w:rsidP="00C75A4E">
            <w:pPr>
              <w:pStyle w:val="GOSTTablenorm"/>
            </w:pPr>
            <w:r w:rsidRPr="007E5A12">
              <w:rPr>
                <w:lang w:val="en-US"/>
              </w:rPr>
              <w:t>GUID</w:t>
            </w:r>
          </w:p>
        </w:tc>
        <w:tc>
          <w:tcPr>
            <w:tcW w:w="301" w:type="pct"/>
          </w:tcPr>
          <w:p w14:paraId="1E8DDC19" w14:textId="77777777" w:rsidR="00512B7E" w:rsidRPr="007E5A12" w:rsidRDefault="00512B7E" w:rsidP="00C75A4E">
            <w:pPr>
              <w:pStyle w:val="GOSTTablenorm"/>
            </w:pPr>
            <w:r w:rsidRPr="007E5A12">
              <w:t>Да</w:t>
            </w:r>
          </w:p>
        </w:tc>
        <w:tc>
          <w:tcPr>
            <w:tcW w:w="315" w:type="pct"/>
          </w:tcPr>
          <w:p w14:paraId="4341642D" w14:textId="77777777" w:rsidR="00512B7E" w:rsidRPr="007E5A12" w:rsidRDefault="00512B7E" w:rsidP="00C75A4E">
            <w:pPr>
              <w:pStyle w:val="GOSTTablenorm"/>
              <w:rPr>
                <w:lang w:val="en-US"/>
              </w:rPr>
            </w:pPr>
            <w:r w:rsidRPr="007E5A12">
              <w:rPr>
                <w:lang w:val="en-US"/>
              </w:rPr>
              <w:t>=</w:t>
            </w:r>
            <w:r w:rsidRPr="007E5A12">
              <w:t>36</w:t>
            </w:r>
          </w:p>
        </w:tc>
        <w:tc>
          <w:tcPr>
            <w:tcW w:w="1886" w:type="pct"/>
          </w:tcPr>
          <w:p w14:paraId="3EACFBEC" w14:textId="0BAF70D9" w:rsidR="00512B7E" w:rsidRPr="007E5A12" w:rsidRDefault="00512B7E">
            <w:pPr>
              <w:pStyle w:val="GOSTTablenorm"/>
            </w:pPr>
            <w:r w:rsidRPr="007E5A12">
              <w:t>Уникальный идентификатор запроса (с тире)</w:t>
            </w:r>
            <w:r w:rsidR="00B65D10">
              <w:t>,</w:t>
            </w:r>
            <w:r w:rsidRPr="007E5A12">
              <w:t xml:space="preserve"> на который направляется ответ</w:t>
            </w:r>
          </w:p>
        </w:tc>
      </w:tr>
      <w:tr w:rsidR="00014835" w:rsidRPr="007E5A12" w14:paraId="53CF687A" w14:textId="77777777" w:rsidTr="00A31A69">
        <w:tc>
          <w:tcPr>
            <w:tcW w:w="1169" w:type="pct"/>
          </w:tcPr>
          <w:p w14:paraId="3F53B3C1" w14:textId="6FAD87D2" w:rsidR="001A49A7" w:rsidRPr="007E5A12" w:rsidRDefault="001A49A7">
            <w:pPr>
              <w:pStyle w:val="GOSTTablenorm"/>
            </w:pPr>
            <w:r w:rsidRPr="007E5A12">
              <w:t>Глобальный идентификатор ответа</w:t>
            </w:r>
          </w:p>
        </w:tc>
        <w:tc>
          <w:tcPr>
            <w:tcW w:w="797" w:type="pct"/>
          </w:tcPr>
          <w:p w14:paraId="0923D3B3" w14:textId="6F408151" w:rsidR="001A49A7" w:rsidRPr="007E5A12" w:rsidRDefault="001A49A7">
            <w:pPr>
              <w:pStyle w:val="GOSTTablenorm"/>
              <w:rPr>
                <w:lang w:val="en-US"/>
              </w:rPr>
            </w:pPr>
            <w:r w:rsidRPr="007E5A12">
              <w:rPr>
                <w:lang w:val="en-US"/>
              </w:rPr>
              <w:t>AnsGuid</w:t>
            </w:r>
          </w:p>
        </w:tc>
        <w:tc>
          <w:tcPr>
            <w:tcW w:w="532" w:type="pct"/>
          </w:tcPr>
          <w:p w14:paraId="3E7D32AC" w14:textId="18ADEE59" w:rsidR="001A49A7" w:rsidRPr="007E5A12" w:rsidRDefault="001A49A7" w:rsidP="00C75A4E">
            <w:pPr>
              <w:pStyle w:val="GOSTTablenorm"/>
              <w:rPr>
                <w:lang w:val="en-US"/>
              </w:rPr>
            </w:pPr>
            <w:r w:rsidRPr="007E5A12">
              <w:rPr>
                <w:lang w:val="en-US"/>
              </w:rPr>
              <w:t>GUID</w:t>
            </w:r>
          </w:p>
        </w:tc>
        <w:tc>
          <w:tcPr>
            <w:tcW w:w="301" w:type="pct"/>
          </w:tcPr>
          <w:p w14:paraId="640DD69C" w14:textId="639D91CA" w:rsidR="001A49A7" w:rsidRPr="007E5A12" w:rsidRDefault="001A49A7" w:rsidP="00C75A4E">
            <w:pPr>
              <w:pStyle w:val="GOSTTablenorm"/>
            </w:pPr>
            <w:r w:rsidRPr="007E5A12">
              <w:t>Да</w:t>
            </w:r>
          </w:p>
        </w:tc>
        <w:tc>
          <w:tcPr>
            <w:tcW w:w="315" w:type="pct"/>
          </w:tcPr>
          <w:p w14:paraId="01EF0E9E" w14:textId="2EEEDAD6" w:rsidR="001A49A7" w:rsidRPr="007E5A12" w:rsidRDefault="001A49A7" w:rsidP="00C75A4E">
            <w:pPr>
              <w:pStyle w:val="GOSTTablenorm"/>
              <w:rPr>
                <w:lang w:val="en-US"/>
              </w:rPr>
            </w:pPr>
            <w:r w:rsidRPr="007E5A12">
              <w:rPr>
                <w:lang w:val="en-US"/>
              </w:rPr>
              <w:t>=</w:t>
            </w:r>
            <w:r w:rsidRPr="007E5A12">
              <w:t>36</w:t>
            </w:r>
          </w:p>
        </w:tc>
        <w:tc>
          <w:tcPr>
            <w:tcW w:w="1886" w:type="pct"/>
          </w:tcPr>
          <w:p w14:paraId="4B10851C" w14:textId="1C4DFF2A" w:rsidR="001A49A7" w:rsidRPr="007E5A12" w:rsidRDefault="001A49A7">
            <w:pPr>
              <w:pStyle w:val="GOSTTablenorm"/>
            </w:pPr>
            <w:r w:rsidRPr="007E5A12">
              <w:t>Уникальный идентификатор ответа (с тире)</w:t>
            </w:r>
          </w:p>
        </w:tc>
      </w:tr>
      <w:tr w:rsidR="00014835" w:rsidRPr="007E5A12" w14:paraId="38886D1A" w14:textId="77777777" w:rsidTr="00A31A69">
        <w:tc>
          <w:tcPr>
            <w:tcW w:w="1169" w:type="pct"/>
          </w:tcPr>
          <w:p w14:paraId="0F5B666C" w14:textId="531C4FE0" w:rsidR="001A49A7" w:rsidRPr="007E5A12" w:rsidRDefault="001A49A7">
            <w:pPr>
              <w:pStyle w:val="GOSTTablenorm"/>
            </w:pPr>
            <w:r w:rsidRPr="007E5A12">
              <w:t>Глобальный идентификатор документа</w:t>
            </w:r>
          </w:p>
        </w:tc>
        <w:tc>
          <w:tcPr>
            <w:tcW w:w="797" w:type="pct"/>
          </w:tcPr>
          <w:p w14:paraId="4074EB8A" w14:textId="00311514" w:rsidR="001A49A7" w:rsidRPr="007E5A12" w:rsidRDefault="001A49A7">
            <w:pPr>
              <w:pStyle w:val="GOSTTablenorm"/>
              <w:rPr>
                <w:lang w:val="en-US"/>
              </w:rPr>
            </w:pPr>
            <w:r w:rsidRPr="007E5A12">
              <w:rPr>
                <w:lang w:val="en-US"/>
              </w:rPr>
              <w:t>DocGuid</w:t>
            </w:r>
          </w:p>
        </w:tc>
        <w:tc>
          <w:tcPr>
            <w:tcW w:w="532" w:type="pct"/>
          </w:tcPr>
          <w:p w14:paraId="607CF0B6" w14:textId="7602456D" w:rsidR="001A49A7" w:rsidRPr="007E5A12" w:rsidRDefault="001A49A7" w:rsidP="00C75A4E">
            <w:pPr>
              <w:pStyle w:val="GOSTTablenorm"/>
              <w:rPr>
                <w:lang w:val="en-US"/>
              </w:rPr>
            </w:pPr>
            <w:r w:rsidRPr="007E5A12">
              <w:rPr>
                <w:lang w:val="en-US"/>
              </w:rPr>
              <w:t>GUID</w:t>
            </w:r>
          </w:p>
        </w:tc>
        <w:tc>
          <w:tcPr>
            <w:tcW w:w="301" w:type="pct"/>
          </w:tcPr>
          <w:p w14:paraId="342B5F51" w14:textId="502E6A66" w:rsidR="001A49A7" w:rsidRPr="007E5A12" w:rsidRDefault="001A49A7" w:rsidP="00C75A4E">
            <w:pPr>
              <w:pStyle w:val="GOSTTablenorm"/>
            </w:pPr>
            <w:r w:rsidRPr="007E5A12">
              <w:t>Нет</w:t>
            </w:r>
          </w:p>
        </w:tc>
        <w:tc>
          <w:tcPr>
            <w:tcW w:w="315" w:type="pct"/>
          </w:tcPr>
          <w:p w14:paraId="7EF48129" w14:textId="1FB4A066" w:rsidR="001A49A7" w:rsidRPr="007E5A12" w:rsidRDefault="001A49A7" w:rsidP="00C75A4E">
            <w:pPr>
              <w:pStyle w:val="GOSTTablenorm"/>
              <w:rPr>
                <w:lang w:val="en-US"/>
              </w:rPr>
            </w:pPr>
            <w:r w:rsidRPr="007E5A12">
              <w:rPr>
                <w:lang w:val="en-US"/>
              </w:rPr>
              <w:t>=</w:t>
            </w:r>
            <w:r w:rsidRPr="007E5A12">
              <w:t>36</w:t>
            </w:r>
          </w:p>
        </w:tc>
        <w:tc>
          <w:tcPr>
            <w:tcW w:w="1886" w:type="pct"/>
          </w:tcPr>
          <w:p w14:paraId="050C00D4" w14:textId="4AC4A7FD" w:rsidR="001A49A7" w:rsidRPr="007E5A12" w:rsidRDefault="001A49A7">
            <w:pPr>
              <w:pStyle w:val="GOSTTablenorm"/>
            </w:pPr>
            <w:r w:rsidRPr="007E5A12">
              <w:t>Уникальный идентификатор документа</w:t>
            </w:r>
            <w:r w:rsidR="00B65D10">
              <w:t>/отчета</w:t>
            </w:r>
            <w:r w:rsidRPr="007E5A12">
              <w:t xml:space="preserve"> (с тире)</w:t>
            </w:r>
            <w:r w:rsidR="00B65D10">
              <w:t xml:space="preserve">, инициировавшего запрос. </w:t>
            </w:r>
            <w:r w:rsidR="00B65D10" w:rsidRPr="109D8E8A">
              <w:t>Заполняется, если был указан в запросе</w:t>
            </w:r>
          </w:p>
        </w:tc>
      </w:tr>
      <w:tr w:rsidR="00014835" w:rsidRPr="007E5A12" w14:paraId="22FF9249" w14:textId="77777777" w:rsidTr="00A31A69">
        <w:trPr>
          <w:trHeight w:val="1789"/>
        </w:trPr>
        <w:tc>
          <w:tcPr>
            <w:tcW w:w="1169" w:type="pct"/>
          </w:tcPr>
          <w:p w14:paraId="538C4B9A" w14:textId="77777777" w:rsidR="001A49A7" w:rsidRPr="007E5A12" w:rsidRDefault="001A49A7">
            <w:pPr>
              <w:pStyle w:val="GOSTTablenorm"/>
            </w:pPr>
            <w:r w:rsidRPr="007E5A12">
              <w:lastRenderedPageBreak/>
              <w:t>Результат выполнения операции</w:t>
            </w:r>
          </w:p>
        </w:tc>
        <w:tc>
          <w:tcPr>
            <w:tcW w:w="797" w:type="pct"/>
          </w:tcPr>
          <w:p w14:paraId="483D231E" w14:textId="77777777" w:rsidR="001A49A7" w:rsidRPr="007E5A12" w:rsidRDefault="001A49A7">
            <w:pPr>
              <w:pStyle w:val="GOSTTablenorm"/>
              <w:rPr>
                <w:lang w:val="en-US"/>
              </w:rPr>
            </w:pPr>
            <w:r w:rsidRPr="007E5A12">
              <w:t>Result</w:t>
            </w:r>
          </w:p>
        </w:tc>
        <w:tc>
          <w:tcPr>
            <w:tcW w:w="532" w:type="pct"/>
          </w:tcPr>
          <w:p w14:paraId="6C791D5F" w14:textId="77777777" w:rsidR="001A49A7" w:rsidRPr="007E5A12" w:rsidRDefault="001A49A7" w:rsidP="00C75A4E">
            <w:pPr>
              <w:pStyle w:val="GOSTTablenorm"/>
            </w:pPr>
            <w:r w:rsidRPr="007E5A12">
              <w:t>Строка</w:t>
            </w:r>
          </w:p>
        </w:tc>
        <w:tc>
          <w:tcPr>
            <w:tcW w:w="301" w:type="pct"/>
          </w:tcPr>
          <w:p w14:paraId="7D68BFCB" w14:textId="77777777" w:rsidR="001A49A7" w:rsidRPr="007E5A12" w:rsidRDefault="001A49A7">
            <w:pPr>
              <w:pStyle w:val="GOSTTablenorm"/>
            </w:pPr>
            <w:r w:rsidRPr="007E5A12">
              <w:t>Да</w:t>
            </w:r>
          </w:p>
        </w:tc>
        <w:tc>
          <w:tcPr>
            <w:tcW w:w="315" w:type="pct"/>
          </w:tcPr>
          <w:p w14:paraId="3692B95F" w14:textId="77777777" w:rsidR="001A49A7" w:rsidRPr="007E5A12" w:rsidRDefault="001A49A7">
            <w:pPr>
              <w:pStyle w:val="GOSTTablenorm"/>
            </w:pPr>
            <w:r w:rsidRPr="007E5A12">
              <w:t>=1</w:t>
            </w:r>
          </w:p>
        </w:tc>
        <w:tc>
          <w:tcPr>
            <w:tcW w:w="1886" w:type="pct"/>
          </w:tcPr>
          <w:p w14:paraId="35DE3745" w14:textId="77777777" w:rsidR="001A49A7" w:rsidRPr="007E5A12" w:rsidRDefault="001A49A7">
            <w:pPr>
              <w:pStyle w:val="GOSTTablenorm"/>
            </w:pPr>
            <w:r w:rsidRPr="007E5A12">
              <w:t>Передаются следующие значения:</w:t>
            </w:r>
          </w:p>
          <w:p w14:paraId="28FB3007" w14:textId="4F728186" w:rsidR="001A49A7" w:rsidRPr="007E5A12" w:rsidRDefault="003A4237" w:rsidP="00C75A4E">
            <w:pPr>
              <w:pStyle w:val="GOSTTableListMark1"/>
              <w:rPr>
                <w:lang w:val="en-US"/>
              </w:rPr>
            </w:pPr>
            <w:r>
              <w:t>«</w:t>
            </w:r>
            <w:r w:rsidR="36854D62" w:rsidRPr="36854D62">
              <w:rPr>
                <w:lang w:val="en-US"/>
              </w:rPr>
              <w:t>S</w:t>
            </w:r>
            <w:r>
              <w:t xml:space="preserve">» </w:t>
            </w:r>
            <w:r w:rsidR="0040447B" w:rsidRPr="36854D62">
              <w:t>–</w:t>
            </w:r>
            <w:r w:rsidR="36854D62" w:rsidRPr="36854D62">
              <w:rPr>
                <w:lang w:val="en-US"/>
              </w:rPr>
              <w:t xml:space="preserve"> SUCCESS – </w:t>
            </w:r>
            <w:r w:rsidR="00B65D10">
              <w:t>у</w:t>
            </w:r>
            <w:r w:rsidR="00B65D10" w:rsidRPr="36854D62">
              <w:rPr>
                <w:lang w:val="en-US"/>
              </w:rPr>
              <w:t xml:space="preserve">спешное </w:t>
            </w:r>
            <w:proofErr w:type="gramStart"/>
            <w:r w:rsidR="36854D62" w:rsidRPr="36854D62">
              <w:rPr>
                <w:lang w:val="en-US"/>
              </w:rPr>
              <w:t xml:space="preserve">завершение </w:t>
            </w:r>
            <w:ins w:id="5191" w:author="Сатлер Марина Викторовна" w:date="2023-12-28T08:04:00Z">
              <w:r>
                <w:t>;</w:t>
              </w:r>
            </w:ins>
            <w:proofErr w:type="gramEnd"/>
          </w:p>
          <w:p w14:paraId="476E4DD7" w14:textId="2B56FD96" w:rsidR="001A49A7" w:rsidRDefault="003A4237" w:rsidP="00C75A4E">
            <w:pPr>
              <w:pStyle w:val="GOSTTableListMark1"/>
            </w:pPr>
            <w:r>
              <w:t>«</w:t>
            </w:r>
            <w:r w:rsidR="36854D62" w:rsidRPr="36854D62">
              <w:rPr>
                <w:lang w:val="en-US"/>
              </w:rPr>
              <w:t>E</w:t>
            </w:r>
            <w:r>
              <w:t>»</w:t>
            </w:r>
            <w:r w:rsidR="36854D62" w:rsidRPr="36854D62">
              <w:t xml:space="preserve"> – </w:t>
            </w:r>
            <w:r w:rsidR="36854D62" w:rsidRPr="36854D62">
              <w:rPr>
                <w:lang w:val="en-US"/>
              </w:rPr>
              <w:t>ERROR</w:t>
            </w:r>
            <w:r w:rsidR="36854D62" w:rsidRPr="36854D62">
              <w:t xml:space="preserve"> – </w:t>
            </w:r>
            <w:r w:rsidR="00B65D10">
              <w:t>н</w:t>
            </w:r>
            <w:r w:rsidR="00B65D10" w:rsidRPr="36854D62">
              <w:t xml:space="preserve">е </w:t>
            </w:r>
            <w:r w:rsidR="36854D62" w:rsidRPr="36854D62">
              <w:t>успешное завершение</w:t>
            </w:r>
            <w:ins w:id="5192" w:author="Сатлер Марина Викторовна" w:date="2023-12-28T08:04:00Z">
              <w:r>
                <w:t>;</w:t>
              </w:r>
            </w:ins>
          </w:p>
          <w:p w14:paraId="6DAD0E04" w14:textId="745D9CBB" w:rsidR="001A49A7" w:rsidRPr="007E5A12" w:rsidRDefault="003A4237" w:rsidP="00CF5FF2">
            <w:pPr>
              <w:pStyle w:val="GOSTTableListMark1"/>
            </w:pPr>
            <w:r>
              <w:t>«</w:t>
            </w:r>
            <w:r w:rsidR="001D17E9" w:rsidRPr="00EE120B">
              <w:rPr>
                <w:lang w:val="en-US"/>
              </w:rPr>
              <w:t>W</w:t>
            </w:r>
            <w:r>
              <w:t>»</w:t>
            </w:r>
            <w:r w:rsidR="001D17E9" w:rsidRPr="00EE120B">
              <w:t xml:space="preserve"> – </w:t>
            </w:r>
            <w:r w:rsidR="001D17E9" w:rsidRPr="00EE120B">
              <w:rPr>
                <w:lang w:val="en-US"/>
              </w:rPr>
              <w:t>WARNING</w:t>
            </w:r>
            <w:r w:rsidR="001D17E9" w:rsidRPr="00EE120B">
              <w:t xml:space="preserve"> – </w:t>
            </w:r>
            <w:r w:rsidR="00A00796" w:rsidRPr="006A2405">
              <w:t>предупреждение</w:t>
            </w:r>
            <w:r w:rsidR="00A00796">
              <w:t xml:space="preserve">. Возвращается в случае, если в системе имеются счета с незаполненными обязательными (согласно настройкам </w:t>
            </w:r>
            <w:r w:rsidR="00A00796">
              <w:rPr>
                <w:lang w:val="en-US"/>
              </w:rPr>
              <w:t>SVAP</w:t>
            </w:r>
            <w:r w:rsidR="00A00796">
              <w:t xml:space="preserve">) аналитическими признаками, которые были проигнорированы при отборе данных и не участвовали в расчете. Например, не заполнен КБК, вид деятельности и </w:t>
            </w:r>
            <w:commentRangeStart w:id="5193"/>
            <w:r w:rsidR="00A00796">
              <w:t>т.п.</w:t>
            </w:r>
            <w:commentRangeEnd w:id="5193"/>
            <w:r w:rsidR="00857593">
              <w:rPr>
                <w:rStyle w:val="afff4"/>
              </w:rPr>
              <w:commentReference w:id="5193"/>
            </w:r>
            <w:r w:rsidR="00E81AC5">
              <w:t xml:space="preserve"> </w:t>
            </w:r>
            <w:r w:rsidR="00E81AC5" w:rsidRPr="00E27604">
              <w:t>(</w:t>
            </w:r>
            <w:r w:rsidR="00E81AC5">
              <w:t>см. сноску</w:t>
            </w:r>
            <w:r w:rsidR="00EB2ED8">
              <w:t xml:space="preserve"> </w:t>
            </w:r>
            <w:r w:rsidR="00EB2ED8">
              <w:fldChar w:fldCharType="begin"/>
            </w:r>
            <w:r w:rsidR="00EB2ED8">
              <w:instrText xml:space="preserve"> NOTEREF _Ref152668088 \h </w:instrText>
            </w:r>
            <w:r w:rsidR="00014835">
              <w:instrText xml:space="preserve"> \* MERGEFORMAT </w:instrText>
            </w:r>
            <w:r w:rsidR="00EB2ED8">
              <w:fldChar w:fldCharType="separate"/>
            </w:r>
            <w:r w:rsidR="00F300A9">
              <w:t>11</w:t>
            </w:r>
            <w:r w:rsidR="00EB2ED8">
              <w:fldChar w:fldCharType="end"/>
            </w:r>
            <w:r w:rsidR="00E81AC5">
              <w:t>)</w:t>
            </w:r>
          </w:p>
        </w:tc>
      </w:tr>
      <w:tr w:rsidR="00014835" w:rsidRPr="007E5A12" w14:paraId="6735445B" w14:textId="77777777" w:rsidTr="00A31A69">
        <w:tc>
          <w:tcPr>
            <w:tcW w:w="1169" w:type="pct"/>
          </w:tcPr>
          <w:p w14:paraId="419BC479" w14:textId="77777777" w:rsidR="001A49A7" w:rsidRPr="00014835" w:rsidRDefault="001A49A7">
            <w:pPr>
              <w:pStyle w:val="GOSTTablenorm"/>
            </w:pPr>
            <w:r w:rsidRPr="00014835">
              <w:t>Текст ошибки</w:t>
            </w:r>
          </w:p>
        </w:tc>
        <w:tc>
          <w:tcPr>
            <w:tcW w:w="797" w:type="pct"/>
          </w:tcPr>
          <w:p w14:paraId="0FCD3A84" w14:textId="77777777" w:rsidR="001A49A7" w:rsidRPr="00014835" w:rsidRDefault="001A49A7" w:rsidP="00C75A4E">
            <w:pPr>
              <w:pStyle w:val="GOSTTablenorm"/>
            </w:pPr>
            <w:r w:rsidRPr="00C75A4E">
              <w:t>ResultDescr</w:t>
            </w:r>
          </w:p>
        </w:tc>
        <w:tc>
          <w:tcPr>
            <w:tcW w:w="532" w:type="pct"/>
          </w:tcPr>
          <w:p w14:paraId="4F4A8449" w14:textId="77777777" w:rsidR="001A49A7" w:rsidRPr="000E1E0A" w:rsidRDefault="001A49A7" w:rsidP="00C75A4E">
            <w:pPr>
              <w:pStyle w:val="GOSTTablenorm"/>
            </w:pPr>
            <w:r w:rsidRPr="000E1E0A">
              <w:t>Строка</w:t>
            </w:r>
          </w:p>
        </w:tc>
        <w:tc>
          <w:tcPr>
            <w:tcW w:w="301" w:type="pct"/>
          </w:tcPr>
          <w:p w14:paraId="78C1D668" w14:textId="77777777" w:rsidR="001A49A7" w:rsidRPr="00014835" w:rsidRDefault="001A49A7">
            <w:pPr>
              <w:pStyle w:val="GOSTTablenorm"/>
            </w:pPr>
            <w:r w:rsidRPr="00014835">
              <w:t>Нет</w:t>
            </w:r>
          </w:p>
        </w:tc>
        <w:tc>
          <w:tcPr>
            <w:tcW w:w="315" w:type="pct"/>
          </w:tcPr>
          <w:p w14:paraId="3F4B5795" w14:textId="77777777" w:rsidR="001A49A7" w:rsidRPr="00014835" w:rsidRDefault="001A49A7">
            <w:pPr>
              <w:pStyle w:val="GOSTTablenorm"/>
            </w:pPr>
            <w:r w:rsidRPr="00014835">
              <w:t>&lt;=2000</w:t>
            </w:r>
          </w:p>
        </w:tc>
        <w:tc>
          <w:tcPr>
            <w:tcW w:w="1886" w:type="pct"/>
          </w:tcPr>
          <w:p w14:paraId="486BB616" w14:textId="38100053" w:rsidR="001A49A7" w:rsidRPr="00014835" w:rsidRDefault="001A49A7">
            <w:pPr>
              <w:pStyle w:val="GOSTTablenorm"/>
            </w:pPr>
            <w:r w:rsidRPr="00014835">
              <w:t>Текст ошибки, содержит развернутый текст ошибки (в Result передано значение отличное от «</w:t>
            </w:r>
            <w:r w:rsidRPr="00C75A4E">
              <w:t>S</w:t>
            </w:r>
            <w:r w:rsidRPr="00014835">
              <w:t>»)</w:t>
            </w:r>
          </w:p>
        </w:tc>
      </w:tr>
      <w:tr w:rsidR="00014835" w:rsidRPr="007E5A12" w14:paraId="7A92F558" w14:textId="77777777" w:rsidTr="00C75A4E">
        <w:tc>
          <w:tcPr>
            <w:tcW w:w="5000" w:type="pct"/>
            <w:gridSpan w:val="6"/>
          </w:tcPr>
          <w:p w14:paraId="018C3326" w14:textId="36D51A37" w:rsidR="001A49A7" w:rsidRPr="007E5A12" w:rsidRDefault="001A49A7" w:rsidP="001A49A7">
            <w:pPr>
              <w:pStyle w:val="GOSTTableHead"/>
              <w:rPr>
                <w:szCs w:val="22"/>
              </w:rPr>
            </w:pPr>
            <w:r w:rsidRPr="007E5A12">
              <w:rPr>
                <w:szCs w:val="22"/>
              </w:rPr>
              <w:t xml:space="preserve">Перечень параметров </w:t>
            </w:r>
            <w:r w:rsidR="004E5B92">
              <w:rPr>
                <w:szCs w:val="22"/>
              </w:rPr>
              <w:t xml:space="preserve">тела </w:t>
            </w:r>
            <w:r w:rsidRPr="007E5A12">
              <w:rPr>
                <w:szCs w:val="22"/>
              </w:rPr>
              <w:t>ответа (</w:t>
            </w:r>
            <w:r w:rsidRPr="007E5A12">
              <w:rPr>
                <w:szCs w:val="22"/>
                <w:lang w:val="en-US"/>
              </w:rPr>
              <w:t>document</w:t>
            </w:r>
            <w:r w:rsidRPr="007E5A12">
              <w:rPr>
                <w:szCs w:val="22"/>
              </w:rPr>
              <w:t>)</w:t>
            </w:r>
          </w:p>
        </w:tc>
      </w:tr>
      <w:tr w:rsidR="00A31A69" w:rsidRPr="007E5A12" w14:paraId="3BB55FF0" w14:textId="77777777" w:rsidTr="00A31A69">
        <w:tc>
          <w:tcPr>
            <w:tcW w:w="1169" w:type="pct"/>
          </w:tcPr>
          <w:p w14:paraId="03C14032" w14:textId="395565FD" w:rsidR="00A31A69" w:rsidRPr="007E5A12" w:rsidRDefault="00A31A69" w:rsidP="00A31A69">
            <w:pPr>
              <w:pStyle w:val="GOSTTablenorm"/>
            </w:pPr>
            <w:ins w:id="5194" w:author="Сатлер Марина Викторовна" w:date="2025-10-10T09:08:00Z">
              <w:r>
                <w:t>Номер текущей страницы</w:t>
              </w:r>
            </w:ins>
          </w:p>
        </w:tc>
        <w:tc>
          <w:tcPr>
            <w:tcW w:w="797" w:type="pct"/>
          </w:tcPr>
          <w:p w14:paraId="27C8698D" w14:textId="1C36617F" w:rsidR="00A31A69" w:rsidRPr="007E5A12" w:rsidRDefault="00A31A69" w:rsidP="00A31A69">
            <w:pPr>
              <w:pStyle w:val="GOSTTablenorm"/>
            </w:pPr>
            <w:ins w:id="5195" w:author="Сатлер Марина Викторовна" w:date="2025-10-10T09:08:00Z">
              <w:r w:rsidRPr="00C75A4E">
                <w:t>Page</w:t>
              </w:r>
            </w:ins>
          </w:p>
        </w:tc>
        <w:tc>
          <w:tcPr>
            <w:tcW w:w="532" w:type="pct"/>
          </w:tcPr>
          <w:p w14:paraId="4E860037" w14:textId="6D46FCA8" w:rsidR="00A31A69" w:rsidRPr="007E5A12" w:rsidRDefault="00A31A69" w:rsidP="00A31A69">
            <w:pPr>
              <w:pStyle w:val="GOSTTablenorm"/>
            </w:pPr>
            <w:ins w:id="5196" w:author="Сатлер Марина Викторовна" w:date="2025-10-10T09:08:00Z">
              <w:r>
                <w:t>Число</w:t>
              </w:r>
            </w:ins>
          </w:p>
        </w:tc>
        <w:tc>
          <w:tcPr>
            <w:tcW w:w="301" w:type="pct"/>
          </w:tcPr>
          <w:p w14:paraId="05C32E74" w14:textId="5757A9B9" w:rsidR="00A31A69" w:rsidRPr="007E5A12" w:rsidRDefault="00A31A69" w:rsidP="00A31A69">
            <w:pPr>
              <w:pStyle w:val="GOSTTablenorm"/>
            </w:pPr>
            <w:ins w:id="5197" w:author="Сатлер Марина Викторовна" w:date="2025-10-10T09:08:00Z">
              <w:r>
                <w:t>Нет</w:t>
              </w:r>
            </w:ins>
          </w:p>
        </w:tc>
        <w:tc>
          <w:tcPr>
            <w:tcW w:w="315" w:type="pct"/>
          </w:tcPr>
          <w:p w14:paraId="2BD9BDE8" w14:textId="5916FF3D" w:rsidR="00A31A69" w:rsidRPr="007E5A12" w:rsidRDefault="00A31A69" w:rsidP="00A31A69">
            <w:pPr>
              <w:pStyle w:val="GOSTTablenorm"/>
            </w:pPr>
            <w:ins w:id="5198" w:author="Сатлер Марина Викторовна" w:date="2025-10-10T09:08:00Z">
              <w:r>
                <w:rPr>
                  <w:lang w:val="en-US"/>
                </w:rPr>
                <w:t>&lt;=10</w:t>
              </w:r>
            </w:ins>
          </w:p>
        </w:tc>
        <w:tc>
          <w:tcPr>
            <w:tcW w:w="1886" w:type="pct"/>
          </w:tcPr>
          <w:p w14:paraId="5B5735BC" w14:textId="624AA99D" w:rsidR="00A31A69" w:rsidRPr="007E5A12" w:rsidRDefault="00A31A69" w:rsidP="00A31A69">
            <w:pPr>
              <w:pStyle w:val="GOSTTablenorm"/>
              <w:rPr>
                <w:rFonts w:eastAsiaTheme="minorHAnsi"/>
                <w:lang w:eastAsia="en-US"/>
              </w:rPr>
            </w:pPr>
            <w:ins w:id="5199" w:author="Сатлер Марина Викторовна" w:date="2025-10-10T09:08:00Z">
              <w:r>
                <w:t>Номер текущей страницы (натуральное число) при постраничном запросе</w:t>
              </w:r>
            </w:ins>
          </w:p>
        </w:tc>
      </w:tr>
      <w:tr w:rsidR="00A31A69" w:rsidRPr="007E5A12" w14:paraId="1A0C1307" w14:textId="77777777" w:rsidTr="00A31A69">
        <w:tc>
          <w:tcPr>
            <w:tcW w:w="1169" w:type="pct"/>
          </w:tcPr>
          <w:p w14:paraId="606D2D9E" w14:textId="6559DFCC" w:rsidR="00A31A69" w:rsidRPr="007E5A12" w:rsidRDefault="00A31A69" w:rsidP="00A31A69">
            <w:pPr>
              <w:pStyle w:val="GOSTTablenorm"/>
            </w:pPr>
            <w:ins w:id="5200" w:author="Сатлер Марина Викторовна" w:date="2025-10-10T09:08:00Z">
              <w:r>
                <w:t>Всего страниц</w:t>
              </w:r>
            </w:ins>
          </w:p>
        </w:tc>
        <w:tc>
          <w:tcPr>
            <w:tcW w:w="797" w:type="pct"/>
          </w:tcPr>
          <w:p w14:paraId="577BF238" w14:textId="43EB874D" w:rsidR="00A31A69" w:rsidRPr="007E5A12" w:rsidRDefault="00A31A69" w:rsidP="00A31A69">
            <w:pPr>
              <w:pStyle w:val="GOSTTablenorm"/>
            </w:pPr>
            <w:ins w:id="5201" w:author="Сатлер Марина Викторовна" w:date="2025-10-10T09:08:00Z">
              <w:r w:rsidRPr="00C75A4E">
                <w:t>AllPages</w:t>
              </w:r>
            </w:ins>
          </w:p>
        </w:tc>
        <w:tc>
          <w:tcPr>
            <w:tcW w:w="532" w:type="pct"/>
          </w:tcPr>
          <w:p w14:paraId="490836CB" w14:textId="3DB267EB" w:rsidR="00A31A69" w:rsidRPr="007E5A12" w:rsidRDefault="00A31A69" w:rsidP="00A31A69">
            <w:pPr>
              <w:pStyle w:val="GOSTTablenorm"/>
            </w:pPr>
            <w:ins w:id="5202" w:author="Сатлер Марина Викторовна" w:date="2025-10-10T09:08:00Z">
              <w:r>
                <w:t>Число</w:t>
              </w:r>
            </w:ins>
          </w:p>
        </w:tc>
        <w:tc>
          <w:tcPr>
            <w:tcW w:w="301" w:type="pct"/>
          </w:tcPr>
          <w:p w14:paraId="5B2AEB87" w14:textId="00497F23" w:rsidR="00A31A69" w:rsidRPr="007E5A12" w:rsidRDefault="00A31A69" w:rsidP="00A31A69">
            <w:pPr>
              <w:pStyle w:val="GOSTTablenorm"/>
            </w:pPr>
            <w:ins w:id="5203" w:author="Сатлер Марина Викторовна" w:date="2025-10-10T09:08:00Z">
              <w:r>
                <w:t>Нет</w:t>
              </w:r>
            </w:ins>
          </w:p>
        </w:tc>
        <w:tc>
          <w:tcPr>
            <w:tcW w:w="315" w:type="pct"/>
          </w:tcPr>
          <w:p w14:paraId="189A7575" w14:textId="1E9F103F" w:rsidR="00A31A69" w:rsidRPr="007E5A12" w:rsidRDefault="00A31A69" w:rsidP="00A31A69">
            <w:pPr>
              <w:pStyle w:val="GOSTTablenorm"/>
            </w:pPr>
            <w:ins w:id="5204" w:author="Сатлер Марина Викторовна" w:date="2025-10-10T09:08:00Z">
              <w:r>
                <w:rPr>
                  <w:lang w:val="en-US"/>
                </w:rPr>
                <w:t>&lt;=10</w:t>
              </w:r>
            </w:ins>
          </w:p>
        </w:tc>
        <w:tc>
          <w:tcPr>
            <w:tcW w:w="1886" w:type="pct"/>
          </w:tcPr>
          <w:p w14:paraId="7898D40E" w14:textId="573F1302" w:rsidR="00A31A69" w:rsidRPr="007E5A12" w:rsidRDefault="00A31A69" w:rsidP="00A31A69">
            <w:pPr>
              <w:pStyle w:val="GOSTTablenorm"/>
              <w:rPr>
                <w:rFonts w:eastAsiaTheme="minorHAnsi"/>
                <w:lang w:eastAsia="en-US"/>
              </w:rPr>
            </w:pPr>
            <w:ins w:id="5205" w:author="Сатлер Марина Викторовна" w:date="2025-10-10T09:08:00Z">
              <w:r>
                <w:t>Общее количество страниц (натуральное число), рассчитанное с учетом заданного количества записей на странице (</w:t>
              </w:r>
              <w:r>
                <w:rPr>
                  <w:lang w:val="en-US"/>
                </w:rPr>
                <w:t>Limit</w:t>
              </w:r>
              <w:r w:rsidRPr="00B361B8">
                <w:t>)</w:t>
              </w:r>
              <w:r>
                <w:t xml:space="preserve"> при постраничном запросе</w:t>
              </w:r>
            </w:ins>
          </w:p>
        </w:tc>
      </w:tr>
      <w:tr w:rsidR="00A31A69" w:rsidRPr="007E5A12" w14:paraId="2AB55617" w14:textId="77777777" w:rsidTr="00A31A69">
        <w:tc>
          <w:tcPr>
            <w:tcW w:w="1169" w:type="pct"/>
          </w:tcPr>
          <w:p w14:paraId="72DB282E" w14:textId="77777777" w:rsidR="00A31A69" w:rsidRPr="007E5A12" w:rsidRDefault="00A31A69" w:rsidP="00A31A69">
            <w:pPr>
              <w:pStyle w:val="GOSTTablenorm"/>
            </w:pPr>
            <w:r w:rsidRPr="007E5A12">
              <w:t>Остаток на начало года по дебету</w:t>
            </w:r>
          </w:p>
        </w:tc>
        <w:tc>
          <w:tcPr>
            <w:tcW w:w="797" w:type="pct"/>
          </w:tcPr>
          <w:p w14:paraId="5CA151CA" w14:textId="77777777" w:rsidR="00A31A69" w:rsidRPr="007E5A12" w:rsidRDefault="00A31A69" w:rsidP="00A31A69">
            <w:pPr>
              <w:pStyle w:val="GOSTTablenorm"/>
            </w:pPr>
            <w:r w:rsidRPr="007E5A12">
              <w:t>F_SUM1</w:t>
            </w:r>
          </w:p>
        </w:tc>
        <w:tc>
          <w:tcPr>
            <w:tcW w:w="532" w:type="pct"/>
          </w:tcPr>
          <w:p w14:paraId="33CB8D92" w14:textId="77777777" w:rsidR="00A31A69" w:rsidRPr="007E5A12" w:rsidRDefault="00A31A69" w:rsidP="00A31A69">
            <w:pPr>
              <w:pStyle w:val="GOSTTablenorm"/>
            </w:pPr>
            <w:r w:rsidRPr="007E5A12">
              <w:t>Сумма</w:t>
            </w:r>
          </w:p>
        </w:tc>
        <w:tc>
          <w:tcPr>
            <w:tcW w:w="301" w:type="pct"/>
          </w:tcPr>
          <w:p w14:paraId="2302F60E" w14:textId="77777777" w:rsidR="00A31A69" w:rsidRPr="007E5A12" w:rsidRDefault="00A31A69" w:rsidP="00A31A69">
            <w:pPr>
              <w:pStyle w:val="GOSTTablenorm"/>
            </w:pPr>
            <w:r w:rsidRPr="007E5A12">
              <w:t>Да</w:t>
            </w:r>
          </w:p>
        </w:tc>
        <w:tc>
          <w:tcPr>
            <w:tcW w:w="315" w:type="pct"/>
          </w:tcPr>
          <w:p w14:paraId="43A62CA9" w14:textId="2284D3AB" w:rsidR="00A31A69" w:rsidRPr="007E5A12" w:rsidRDefault="00A31A69" w:rsidP="00A31A69">
            <w:pPr>
              <w:pStyle w:val="GOSTTablenorm"/>
            </w:pPr>
          </w:p>
        </w:tc>
        <w:tc>
          <w:tcPr>
            <w:tcW w:w="1886" w:type="pct"/>
          </w:tcPr>
          <w:p w14:paraId="590C245D" w14:textId="6CC96BD0" w:rsidR="00A31A69" w:rsidRPr="007E5A12" w:rsidRDefault="00A31A69" w:rsidP="00A31A69">
            <w:pPr>
              <w:pStyle w:val="GOSTTablenorm"/>
              <w:rPr>
                <w:rFonts w:eastAsiaTheme="minorHAnsi"/>
                <w:lang w:eastAsia="en-US"/>
              </w:rPr>
            </w:pPr>
            <w:r w:rsidRPr="007E5A12">
              <w:rPr>
                <w:rFonts w:eastAsiaTheme="minorHAnsi"/>
                <w:lang w:eastAsia="en-US"/>
              </w:rPr>
              <w:t>Итоговые суммы.</w:t>
            </w:r>
          </w:p>
          <w:p w14:paraId="41DBDCE0" w14:textId="572FF0D6" w:rsidR="00A31A69" w:rsidRPr="007E5A12" w:rsidRDefault="00A31A69" w:rsidP="00A31A69">
            <w:pPr>
              <w:pStyle w:val="GOSTTablenorm"/>
            </w:pPr>
            <w:r w:rsidRPr="007E5A12">
              <w:t>Сумма по строке «ИТОГО» рассчитывается как общая сумма строк с промежуточными итогами по коду счета бухгалтерского учета графы «Остаток на начало года по дебету»</w:t>
            </w:r>
            <w:r>
              <w:t xml:space="preserve"> (входящий остаток на 01.01.хххх)</w:t>
            </w:r>
            <w:r w:rsidRPr="007E5A12">
              <w:t>. Для суммирования отбираются итоговые строки с первым уровнем группировки до номера счета бухгалтерского учета</w:t>
            </w:r>
          </w:p>
        </w:tc>
      </w:tr>
      <w:tr w:rsidR="00A31A69" w:rsidRPr="007E5A12" w14:paraId="589B7C46" w14:textId="77777777" w:rsidTr="00A31A69">
        <w:tc>
          <w:tcPr>
            <w:tcW w:w="1169" w:type="pct"/>
          </w:tcPr>
          <w:p w14:paraId="09B48C99" w14:textId="77777777" w:rsidR="00A31A69" w:rsidRPr="007E5A12" w:rsidRDefault="00A31A69" w:rsidP="00A31A69">
            <w:pPr>
              <w:pStyle w:val="GOSTTablenorm"/>
            </w:pPr>
            <w:r w:rsidRPr="007E5A12">
              <w:t>Остаток на начало года по кредиту</w:t>
            </w:r>
          </w:p>
        </w:tc>
        <w:tc>
          <w:tcPr>
            <w:tcW w:w="797" w:type="pct"/>
          </w:tcPr>
          <w:p w14:paraId="6E826DB2" w14:textId="77777777" w:rsidR="00A31A69" w:rsidRPr="007E5A12" w:rsidRDefault="00A31A69" w:rsidP="00A31A69">
            <w:pPr>
              <w:pStyle w:val="GOSTTablenorm"/>
            </w:pPr>
            <w:r w:rsidRPr="007E5A12">
              <w:t>F_SUM2</w:t>
            </w:r>
          </w:p>
        </w:tc>
        <w:tc>
          <w:tcPr>
            <w:tcW w:w="532" w:type="pct"/>
          </w:tcPr>
          <w:p w14:paraId="1CB734A3" w14:textId="77777777" w:rsidR="00A31A69" w:rsidRPr="007E5A12" w:rsidRDefault="00A31A69" w:rsidP="00A31A69">
            <w:pPr>
              <w:pStyle w:val="GOSTTablenorm"/>
            </w:pPr>
            <w:r w:rsidRPr="007E5A12">
              <w:t>Сумма</w:t>
            </w:r>
          </w:p>
        </w:tc>
        <w:tc>
          <w:tcPr>
            <w:tcW w:w="301" w:type="pct"/>
          </w:tcPr>
          <w:p w14:paraId="3B6B0524" w14:textId="77777777" w:rsidR="00A31A69" w:rsidRPr="007E5A12" w:rsidRDefault="00A31A69" w:rsidP="00A31A69">
            <w:pPr>
              <w:pStyle w:val="GOSTTablenorm"/>
            </w:pPr>
            <w:r w:rsidRPr="007E5A12">
              <w:t>Да</w:t>
            </w:r>
          </w:p>
        </w:tc>
        <w:tc>
          <w:tcPr>
            <w:tcW w:w="315" w:type="pct"/>
          </w:tcPr>
          <w:p w14:paraId="13B10B33" w14:textId="41277D99" w:rsidR="00A31A69" w:rsidRPr="007E5A12" w:rsidRDefault="00A31A69" w:rsidP="00A31A69">
            <w:pPr>
              <w:pStyle w:val="GOSTTablenorm"/>
            </w:pPr>
          </w:p>
        </w:tc>
        <w:tc>
          <w:tcPr>
            <w:tcW w:w="1886" w:type="pct"/>
          </w:tcPr>
          <w:p w14:paraId="0A076432" w14:textId="79135239"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«Остаток на начало года по кредиту»</w:t>
            </w:r>
            <w:r>
              <w:t xml:space="preserve"> (входящий остаток на 01.01.хххх)</w:t>
            </w:r>
            <w:r w:rsidRPr="007E5A12">
              <w:t>. Для суммирования отбираются итоговые строки с первым уровнем группировки до номера счета бухгалтерского учета</w:t>
            </w:r>
          </w:p>
        </w:tc>
      </w:tr>
      <w:tr w:rsidR="00A31A69" w:rsidRPr="007E5A12" w14:paraId="0C485079" w14:textId="77777777" w:rsidTr="00A31A69">
        <w:tc>
          <w:tcPr>
            <w:tcW w:w="1169" w:type="pct"/>
          </w:tcPr>
          <w:p w14:paraId="5FFB666A" w14:textId="77777777" w:rsidR="00A31A69" w:rsidRPr="007E5A12" w:rsidRDefault="00A31A69" w:rsidP="00A31A69">
            <w:pPr>
              <w:pStyle w:val="GOSTTablenorm"/>
            </w:pPr>
            <w:r w:rsidRPr="007E5A12">
              <w:lastRenderedPageBreak/>
              <w:t>Остаток на начало периода по дебету</w:t>
            </w:r>
          </w:p>
        </w:tc>
        <w:tc>
          <w:tcPr>
            <w:tcW w:w="797" w:type="pct"/>
          </w:tcPr>
          <w:p w14:paraId="4A94DA4E" w14:textId="77777777" w:rsidR="00A31A69" w:rsidRPr="007E5A12" w:rsidRDefault="00A31A69" w:rsidP="00A31A69">
            <w:pPr>
              <w:pStyle w:val="GOSTTablenorm"/>
            </w:pPr>
            <w:r w:rsidRPr="007E5A12">
              <w:t>F_SUM3</w:t>
            </w:r>
          </w:p>
        </w:tc>
        <w:tc>
          <w:tcPr>
            <w:tcW w:w="532" w:type="pct"/>
          </w:tcPr>
          <w:p w14:paraId="4B87CE75" w14:textId="77777777" w:rsidR="00A31A69" w:rsidRPr="007E5A12" w:rsidRDefault="00A31A69" w:rsidP="00A31A69">
            <w:pPr>
              <w:pStyle w:val="GOSTTablenorm"/>
            </w:pPr>
            <w:r w:rsidRPr="007E5A12">
              <w:t>Сумма</w:t>
            </w:r>
          </w:p>
        </w:tc>
        <w:tc>
          <w:tcPr>
            <w:tcW w:w="301" w:type="pct"/>
          </w:tcPr>
          <w:p w14:paraId="34083C77" w14:textId="77777777" w:rsidR="00A31A69" w:rsidRPr="007E5A12" w:rsidRDefault="00A31A69" w:rsidP="00A31A69">
            <w:pPr>
              <w:pStyle w:val="GOSTTablenorm"/>
            </w:pPr>
            <w:r w:rsidRPr="007E5A12">
              <w:t>Да</w:t>
            </w:r>
          </w:p>
        </w:tc>
        <w:tc>
          <w:tcPr>
            <w:tcW w:w="315" w:type="pct"/>
          </w:tcPr>
          <w:p w14:paraId="3B047287" w14:textId="56FC4768" w:rsidR="00A31A69" w:rsidRPr="007E5A12" w:rsidRDefault="00A31A69" w:rsidP="00A31A69">
            <w:pPr>
              <w:pStyle w:val="GOSTTablenorm"/>
            </w:pPr>
          </w:p>
        </w:tc>
        <w:tc>
          <w:tcPr>
            <w:tcW w:w="1886" w:type="pct"/>
          </w:tcPr>
          <w:p w14:paraId="34AA81F4" w14:textId="4C5600A2"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«Остаток на начало периода по дебету»</w:t>
            </w:r>
            <w:r>
              <w:t xml:space="preserve"> (входящий остаток)</w:t>
            </w:r>
            <w:r w:rsidRPr="007E5A12">
              <w:t>. Для суммирования отбираются итоговые строки с первым уровнем группировки до номера счета бухгалтерского учета</w:t>
            </w:r>
          </w:p>
        </w:tc>
      </w:tr>
      <w:tr w:rsidR="00A31A69" w:rsidRPr="007E5A12" w14:paraId="49C60E45" w14:textId="77777777" w:rsidTr="00A31A69">
        <w:tc>
          <w:tcPr>
            <w:tcW w:w="1169" w:type="pct"/>
          </w:tcPr>
          <w:p w14:paraId="4D43FBD6" w14:textId="77777777" w:rsidR="00A31A69" w:rsidRPr="007E5A12" w:rsidRDefault="00A31A69" w:rsidP="00A31A69">
            <w:pPr>
              <w:pStyle w:val="GOSTTablenorm"/>
            </w:pPr>
            <w:r w:rsidRPr="007E5A12">
              <w:t>Остаток на начало периода по кредиту</w:t>
            </w:r>
          </w:p>
        </w:tc>
        <w:tc>
          <w:tcPr>
            <w:tcW w:w="797" w:type="pct"/>
          </w:tcPr>
          <w:p w14:paraId="44211E54" w14:textId="77777777" w:rsidR="00A31A69" w:rsidRPr="007E5A12" w:rsidRDefault="00A31A69" w:rsidP="00A31A69">
            <w:pPr>
              <w:pStyle w:val="GOSTTablenorm"/>
            </w:pPr>
            <w:r w:rsidRPr="007E5A12">
              <w:t>F_SUM4</w:t>
            </w:r>
          </w:p>
        </w:tc>
        <w:tc>
          <w:tcPr>
            <w:tcW w:w="532" w:type="pct"/>
          </w:tcPr>
          <w:p w14:paraId="45955156" w14:textId="77777777" w:rsidR="00A31A69" w:rsidRPr="007E5A12" w:rsidRDefault="00A31A69" w:rsidP="00A31A69">
            <w:pPr>
              <w:pStyle w:val="GOSTTablenorm"/>
            </w:pPr>
            <w:r w:rsidRPr="007E5A12">
              <w:t>Сумма</w:t>
            </w:r>
          </w:p>
        </w:tc>
        <w:tc>
          <w:tcPr>
            <w:tcW w:w="301" w:type="pct"/>
          </w:tcPr>
          <w:p w14:paraId="0C5E1B66" w14:textId="77777777" w:rsidR="00A31A69" w:rsidRPr="007E5A12" w:rsidRDefault="00A31A69" w:rsidP="00A31A69">
            <w:pPr>
              <w:pStyle w:val="GOSTTablenorm"/>
            </w:pPr>
            <w:r w:rsidRPr="007E5A12">
              <w:t>Да</w:t>
            </w:r>
          </w:p>
        </w:tc>
        <w:tc>
          <w:tcPr>
            <w:tcW w:w="315" w:type="pct"/>
          </w:tcPr>
          <w:p w14:paraId="114DD2A7" w14:textId="365A0A6E" w:rsidR="00A31A69" w:rsidRPr="007E5A12" w:rsidRDefault="00A31A69" w:rsidP="00A31A69">
            <w:pPr>
              <w:pStyle w:val="GOSTTablenorm"/>
            </w:pPr>
          </w:p>
        </w:tc>
        <w:tc>
          <w:tcPr>
            <w:tcW w:w="1886" w:type="pct"/>
          </w:tcPr>
          <w:p w14:paraId="719705CA" w14:textId="0FFE1E1A"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«Остаток на начало периода по кредиту»</w:t>
            </w:r>
            <w:r>
              <w:t xml:space="preserve"> (входящий остаток)</w:t>
            </w:r>
            <w:r w:rsidRPr="007E5A12">
              <w:t>. Для суммирования отбираются итоговые строки с первым уровнем группировки до номера счета бухгалтерского учета</w:t>
            </w:r>
          </w:p>
        </w:tc>
      </w:tr>
      <w:tr w:rsidR="00A31A69" w:rsidRPr="007E5A12" w14:paraId="50A8A773" w14:textId="77777777" w:rsidTr="00A31A69">
        <w:tc>
          <w:tcPr>
            <w:tcW w:w="1169" w:type="pct"/>
          </w:tcPr>
          <w:p w14:paraId="4E1E3885" w14:textId="77777777" w:rsidR="00A31A69" w:rsidRPr="007E5A12" w:rsidRDefault="00A31A69" w:rsidP="00A31A69">
            <w:pPr>
              <w:pStyle w:val="GOSTTablenorm"/>
            </w:pPr>
            <w:r w:rsidRPr="007E5A12">
              <w:t>Оборот за период по дебету</w:t>
            </w:r>
          </w:p>
        </w:tc>
        <w:tc>
          <w:tcPr>
            <w:tcW w:w="797" w:type="pct"/>
          </w:tcPr>
          <w:p w14:paraId="786B1CC8" w14:textId="77777777" w:rsidR="00A31A69" w:rsidRPr="007E5A12" w:rsidRDefault="00A31A69" w:rsidP="00A31A69">
            <w:pPr>
              <w:pStyle w:val="GOSTTablenorm"/>
            </w:pPr>
            <w:r w:rsidRPr="007E5A12">
              <w:t>F_SUM5</w:t>
            </w:r>
          </w:p>
        </w:tc>
        <w:tc>
          <w:tcPr>
            <w:tcW w:w="532" w:type="pct"/>
          </w:tcPr>
          <w:p w14:paraId="403C1606" w14:textId="77777777" w:rsidR="00A31A69" w:rsidRPr="007E5A12" w:rsidRDefault="00A31A69" w:rsidP="00A31A69">
            <w:pPr>
              <w:pStyle w:val="GOSTTablenorm"/>
            </w:pPr>
            <w:r w:rsidRPr="007E5A12">
              <w:t>Сумма</w:t>
            </w:r>
          </w:p>
        </w:tc>
        <w:tc>
          <w:tcPr>
            <w:tcW w:w="301" w:type="pct"/>
          </w:tcPr>
          <w:p w14:paraId="5C25B746" w14:textId="77777777" w:rsidR="00A31A69" w:rsidRPr="007E5A12" w:rsidRDefault="00A31A69" w:rsidP="00A31A69">
            <w:pPr>
              <w:pStyle w:val="GOSTTablenorm"/>
            </w:pPr>
            <w:r w:rsidRPr="007E5A12">
              <w:t>Да</w:t>
            </w:r>
          </w:p>
        </w:tc>
        <w:tc>
          <w:tcPr>
            <w:tcW w:w="315" w:type="pct"/>
          </w:tcPr>
          <w:p w14:paraId="2DF4E321" w14:textId="69409F44" w:rsidR="00A31A69" w:rsidRPr="007E5A12" w:rsidRDefault="00A31A69" w:rsidP="00A31A69">
            <w:pPr>
              <w:pStyle w:val="GOSTTablenorm"/>
            </w:pPr>
          </w:p>
        </w:tc>
        <w:tc>
          <w:tcPr>
            <w:tcW w:w="1886" w:type="pct"/>
          </w:tcPr>
          <w:p w14:paraId="26BA35A4" w14:textId="5CF861AD"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«Оборот за период по дебету». Для суммирования отбираются итоговые строки с первым уровнем группировки до номера счета бухгалтерского учета</w:t>
            </w:r>
          </w:p>
        </w:tc>
      </w:tr>
      <w:tr w:rsidR="00A31A69" w:rsidRPr="007E5A12" w14:paraId="196A8F35" w14:textId="77777777" w:rsidTr="00A31A69">
        <w:tc>
          <w:tcPr>
            <w:tcW w:w="1169" w:type="pct"/>
          </w:tcPr>
          <w:p w14:paraId="712CBC91" w14:textId="77777777" w:rsidR="00A31A69" w:rsidRPr="007E5A12" w:rsidRDefault="00A31A69" w:rsidP="00A31A69">
            <w:pPr>
              <w:pStyle w:val="GOSTTablenorm"/>
            </w:pPr>
            <w:r w:rsidRPr="007E5A12">
              <w:t>Оборот за период по кредиту</w:t>
            </w:r>
          </w:p>
        </w:tc>
        <w:tc>
          <w:tcPr>
            <w:tcW w:w="797" w:type="pct"/>
          </w:tcPr>
          <w:p w14:paraId="5C4B060D" w14:textId="77777777" w:rsidR="00A31A69" w:rsidRPr="007E5A12" w:rsidRDefault="00A31A69" w:rsidP="00A31A69">
            <w:pPr>
              <w:pStyle w:val="GOSTTablenorm"/>
            </w:pPr>
            <w:r w:rsidRPr="007E5A12">
              <w:t>F_SUM6</w:t>
            </w:r>
          </w:p>
        </w:tc>
        <w:tc>
          <w:tcPr>
            <w:tcW w:w="532" w:type="pct"/>
          </w:tcPr>
          <w:p w14:paraId="453418D5" w14:textId="77777777" w:rsidR="00A31A69" w:rsidRPr="007E5A12" w:rsidRDefault="00A31A69" w:rsidP="00A31A69">
            <w:pPr>
              <w:pStyle w:val="GOSTTablenorm"/>
            </w:pPr>
            <w:r w:rsidRPr="007E5A12">
              <w:t>Сумма</w:t>
            </w:r>
          </w:p>
        </w:tc>
        <w:tc>
          <w:tcPr>
            <w:tcW w:w="301" w:type="pct"/>
          </w:tcPr>
          <w:p w14:paraId="7AA983BC" w14:textId="77777777" w:rsidR="00A31A69" w:rsidRPr="007E5A12" w:rsidRDefault="00A31A69" w:rsidP="00A31A69">
            <w:pPr>
              <w:pStyle w:val="GOSTTablenorm"/>
            </w:pPr>
            <w:r w:rsidRPr="007E5A12">
              <w:t>Да</w:t>
            </w:r>
          </w:p>
        </w:tc>
        <w:tc>
          <w:tcPr>
            <w:tcW w:w="315" w:type="pct"/>
          </w:tcPr>
          <w:p w14:paraId="542FB3C3" w14:textId="5C0FF1A5" w:rsidR="00A31A69" w:rsidRPr="007E5A12" w:rsidRDefault="00A31A69" w:rsidP="00A31A69">
            <w:pPr>
              <w:pStyle w:val="GOSTTablenorm"/>
            </w:pPr>
          </w:p>
        </w:tc>
        <w:tc>
          <w:tcPr>
            <w:tcW w:w="1886" w:type="pct"/>
          </w:tcPr>
          <w:p w14:paraId="45103268" w14:textId="395EA835"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«Оборот за период по кредиту» табличной части. Для суммирования отбираются итоговые строки с первым уровнем группировки до номера счета бухгалтерского учета</w:t>
            </w:r>
          </w:p>
        </w:tc>
      </w:tr>
      <w:tr w:rsidR="00A31A69" w:rsidRPr="007E5A12" w14:paraId="5A13F423" w14:textId="77777777" w:rsidTr="00A31A69">
        <w:tc>
          <w:tcPr>
            <w:tcW w:w="1169" w:type="pct"/>
          </w:tcPr>
          <w:p w14:paraId="2804AC69" w14:textId="77777777" w:rsidR="00A31A69" w:rsidRPr="007E5A12" w:rsidRDefault="00A31A69" w:rsidP="00A31A69">
            <w:pPr>
              <w:pStyle w:val="GOSTTablenorm"/>
            </w:pPr>
            <w:r w:rsidRPr="007E5A12">
              <w:t>Оборот с начала года по дебету</w:t>
            </w:r>
          </w:p>
        </w:tc>
        <w:tc>
          <w:tcPr>
            <w:tcW w:w="797" w:type="pct"/>
          </w:tcPr>
          <w:p w14:paraId="56570EE9" w14:textId="77777777" w:rsidR="00A31A69" w:rsidRPr="007E5A12" w:rsidRDefault="00A31A69" w:rsidP="00A31A69">
            <w:pPr>
              <w:pStyle w:val="GOSTTablenorm"/>
            </w:pPr>
            <w:r w:rsidRPr="007E5A12">
              <w:t>F_SUM7</w:t>
            </w:r>
          </w:p>
        </w:tc>
        <w:tc>
          <w:tcPr>
            <w:tcW w:w="532" w:type="pct"/>
          </w:tcPr>
          <w:p w14:paraId="64E3E785" w14:textId="77777777" w:rsidR="00A31A69" w:rsidRPr="007E5A12" w:rsidRDefault="00A31A69" w:rsidP="00A31A69">
            <w:pPr>
              <w:pStyle w:val="GOSTTablenorm"/>
            </w:pPr>
            <w:r w:rsidRPr="007E5A12">
              <w:t>Сумма</w:t>
            </w:r>
          </w:p>
        </w:tc>
        <w:tc>
          <w:tcPr>
            <w:tcW w:w="301" w:type="pct"/>
          </w:tcPr>
          <w:p w14:paraId="1635C238" w14:textId="77777777" w:rsidR="00A31A69" w:rsidRPr="007E5A12" w:rsidRDefault="00A31A69" w:rsidP="00A31A69">
            <w:pPr>
              <w:pStyle w:val="GOSTTablenorm"/>
            </w:pPr>
            <w:r w:rsidRPr="007E5A12">
              <w:t>Да</w:t>
            </w:r>
          </w:p>
        </w:tc>
        <w:tc>
          <w:tcPr>
            <w:tcW w:w="315" w:type="pct"/>
          </w:tcPr>
          <w:p w14:paraId="27689D36" w14:textId="691CDE6E" w:rsidR="00A31A69" w:rsidRPr="007E5A12" w:rsidRDefault="00A31A69" w:rsidP="00A31A69">
            <w:pPr>
              <w:pStyle w:val="GOSTTablenorm"/>
            </w:pPr>
          </w:p>
        </w:tc>
        <w:tc>
          <w:tcPr>
            <w:tcW w:w="1886" w:type="pct"/>
          </w:tcPr>
          <w:p w14:paraId="7363E34D" w14:textId="3621AF3B"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«Оборот с начала года по дебету». Для суммирования отбираются итоговые строки с первым уровнем группировки до номера счета бухгалтерского учета</w:t>
            </w:r>
          </w:p>
        </w:tc>
      </w:tr>
      <w:tr w:rsidR="00A31A69" w:rsidRPr="007E5A12" w14:paraId="086B3491" w14:textId="77777777" w:rsidTr="00A31A69">
        <w:tc>
          <w:tcPr>
            <w:tcW w:w="1169" w:type="pct"/>
          </w:tcPr>
          <w:p w14:paraId="4A89C399" w14:textId="77777777" w:rsidR="00A31A69" w:rsidRPr="007E5A12" w:rsidRDefault="00A31A69" w:rsidP="00A31A69">
            <w:pPr>
              <w:pStyle w:val="GOSTTablenorm"/>
            </w:pPr>
            <w:r w:rsidRPr="007E5A12">
              <w:lastRenderedPageBreak/>
              <w:t>Оборот с начала года по кредиту</w:t>
            </w:r>
          </w:p>
        </w:tc>
        <w:tc>
          <w:tcPr>
            <w:tcW w:w="797" w:type="pct"/>
          </w:tcPr>
          <w:p w14:paraId="2221991A" w14:textId="77777777" w:rsidR="00A31A69" w:rsidRPr="007E5A12" w:rsidRDefault="00A31A69" w:rsidP="00A31A69">
            <w:pPr>
              <w:pStyle w:val="GOSTTablenorm"/>
            </w:pPr>
            <w:r w:rsidRPr="007E5A12">
              <w:t>F_SUM8</w:t>
            </w:r>
          </w:p>
        </w:tc>
        <w:tc>
          <w:tcPr>
            <w:tcW w:w="532" w:type="pct"/>
          </w:tcPr>
          <w:p w14:paraId="7DFB5016" w14:textId="77777777" w:rsidR="00A31A69" w:rsidRPr="007E5A12" w:rsidRDefault="00A31A69" w:rsidP="00A31A69">
            <w:pPr>
              <w:pStyle w:val="GOSTTablenorm"/>
            </w:pPr>
            <w:r w:rsidRPr="007E5A12">
              <w:t>Сумма</w:t>
            </w:r>
          </w:p>
        </w:tc>
        <w:tc>
          <w:tcPr>
            <w:tcW w:w="301" w:type="pct"/>
          </w:tcPr>
          <w:p w14:paraId="2D3C4D6F" w14:textId="77777777" w:rsidR="00A31A69" w:rsidRPr="007E5A12" w:rsidRDefault="00A31A69" w:rsidP="00A31A69">
            <w:pPr>
              <w:pStyle w:val="GOSTTablenorm"/>
            </w:pPr>
            <w:r w:rsidRPr="007E5A12">
              <w:t>Да</w:t>
            </w:r>
          </w:p>
        </w:tc>
        <w:tc>
          <w:tcPr>
            <w:tcW w:w="315" w:type="pct"/>
          </w:tcPr>
          <w:p w14:paraId="7D737576" w14:textId="499CF229" w:rsidR="00A31A69" w:rsidRPr="007E5A12" w:rsidRDefault="00A31A69" w:rsidP="00A31A69">
            <w:pPr>
              <w:pStyle w:val="GOSTTablenorm"/>
            </w:pPr>
          </w:p>
        </w:tc>
        <w:tc>
          <w:tcPr>
            <w:tcW w:w="1886" w:type="pct"/>
          </w:tcPr>
          <w:p w14:paraId="516E1D69" w14:textId="5F0A99BA"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«Оборот с начала года по кредиту». Для суммирования отбираются итоговые строки с первым уровнем группировки до номера счета бухгалтерского учета</w:t>
            </w:r>
          </w:p>
        </w:tc>
      </w:tr>
      <w:tr w:rsidR="00A31A69" w:rsidRPr="007E5A12" w14:paraId="64EC05EE" w14:textId="77777777" w:rsidTr="00A31A69">
        <w:tc>
          <w:tcPr>
            <w:tcW w:w="1169" w:type="pct"/>
          </w:tcPr>
          <w:p w14:paraId="13CC55FA" w14:textId="77777777" w:rsidR="00A31A69" w:rsidRPr="007E5A12" w:rsidRDefault="00A31A69" w:rsidP="00A31A69">
            <w:pPr>
              <w:pStyle w:val="GOSTTablenorm"/>
            </w:pPr>
            <w:r w:rsidRPr="007E5A12">
              <w:t>Остаток на конец периода по дебету</w:t>
            </w:r>
          </w:p>
        </w:tc>
        <w:tc>
          <w:tcPr>
            <w:tcW w:w="797" w:type="pct"/>
          </w:tcPr>
          <w:p w14:paraId="210B0D3F" w14:textId="77777777" w:rsidR="00A31A69" w:rsidRPr="007E5A12" w:rsidRDefault="00A31A69" w:rsidP="00A31A69">
            <w:pPr>
              <w:pStyle w:val="GOSTTablenorm"/>
            </w:pPr>
            <w:r w:rsidRPr="007E5A12">
              <w:t>F_SUM9</w:t>
            </w:r>
          </w:p>
        </w:tc>
        <w:tc>
          <w:tcPr>
            <w:tcW w:w="532" w:type="pct"/>
          </w:tcPr>
          <w:p w14:paraId="4007F0EB" w14:textId="77777777" w:rsidR="00A31A69" w:rsidRPr="007E5A12" w:rsidRDefault="00A31A69" w:rsidP="00A31A69">
            <w:pPr>
              <w:pStyle w:val="GOSTTablenorm"/>
            </w:pPr>
            <w:r w:rsidRPr="007E5A12">
              <w:t>Сумма</w:t>
            </w:r>
          </w:p>
        </w:tc>
        <w:tc>
          <w:tcPr>
            <w:tcW w:w="301" w:type="pct"/>
          </w:tcPr>
          <w:p w14:paraId="0BB248B5" w14:textId="77777777" w:rsidR="00A31A69" w:rsidRPr="007E5A12" w:rsidRDefault="00A31A69" w:rsidP="00A31A69">
            <w:pPr>
              <w:pStyle w:val="GOSTTablenorm"/>
            </w:pPr>
            <w:r w:rsidRPr="007E5A12">
              <w:t>Да</w:t>
            </w:r>
          </w:p>
        </w:tc>
        <w:tc>
          <w:tcPr>
            <w:tcW w:w="315" w:type="pct"/>
          </w:tcPr>
          <w:p w14:paraId="519BF95B" w14:textId="7CBB398D" w:rsidR="00A31A69" w:rsidRPr="007E5A12" w:rsidRDefault="00A31A69" w:rsidP="00A31A69">
            <w:pPr>
              <w:pStyle w:val="GOSTTablenorm"/>
            </w:pPr>
          </w:p>
        </w:tc>
        <w:tc>
          <w:tcPr>
            <w:tcW w:w="1886" w:type="pct"/>
          </w:tcPr>
          <w:p w14:paraId="67B9FB56" w14:textId="0058AC83" w:rsidR="00A31A69" w:rsidRPr="007E5A12" w:rsidRDefault="00A31A69" w:rsidP="00A31A69">
            <w:pPr>
              <w:pStyle w:val="GOSTTablenorm"/>
            </w:pPr>
            <w:r w:rsidRPr="007E5A12">
              <w:t>Итоговые суммы. Сумма по строке «ИТОГО» рассчитывается как общая сумма строк с промежуточными итогами по коду счета бухгалтерского учета графы «Остаток на конец периода по дебету»</w:t>
            </w:r>
            <w:r>
              <w:t xml:space="preserve"> (исходящий остаток)</w:t>
            </w:r>
            <w:r w:rsidRPr="007E5A12">
              <w:t>. Для суммирования отбираются итоговые строки с первым уровнем группировки до номера счета бухгалтерского учета</w:t>
            </w:r>
          </w:p>
        </w:tc>
      </w:tr>
      <w:tr w:rsidR="00A31A69" w:rsidRPr="007E5A12" w14:paraId="7EC51098" w14:textId="77777777" w:rsidTr="00A31A69">
        <w:tc>
          <w:tcPr>
            <w:tcW w:w="1169" w:type="pct"/>
          </w:tcPr>
          <w:p w14:paraId="4DAC66AF" w14:textId="77777777" w:rsidR="00A31A69" w:rsidRPr="007E5A12" w:rsidRDefault="00A31A69" w:rsidP="00A31A69">
            <w:pPr>
              <w:pStyle w:val="GOSTTablenorm"/>
            </w:pPr>
            <w:r w:rsidRPr="007E5A12">
              <w:t>Остаток на конец периода по кредиту</w:t>
            </w:r>
          </w:p>
        </w:tc>
        <w:tc>
          <w:tcPr>
            <w:tcW w:w="797" w:type="pct"/>
          </w:tcPr>
          <w:p w14:paraId="69EC1EA3" w14:textId="77777777" w:rsidR="00A31A69" w:rsidRPr="007E5A12" w:rsidRDefault="00A31A69" w:rsidP="00A31A69">
            <w:pPr>
              <w:pStyle w:val="GOSTTablenorm"/>
            </w:pPr>
            <w:r w:rsidRPr="007E5A12">
              <w:t>F_SUM10</w:t>
            </w:r>
          </w:p>
        </w:tc>
        <w:tc>
          <w:tcPr>
            <w:tcW w:w="532" w:type="pct"/>
          </w:tcPr>
          <w:p w14:paraId="226055F8" w14:textId="77777777" w:rsidR="00A31A69" w:rsidRPr="007E5A12" w:rsidRDefault="00A31A69" w:rsidP="00A31A69">
            <w:pPr>
              <w:pStyle w:val="GOSTTablenorm"/>
            </w:pPr>
            <w:r w:rsidRPr="007E5A12">
              <w:t>Сумма</w:t>
            </w:r>
          </w:p>
        </w:tc>
        <w:tc>
          <w:tcPr>
            <w:tcW w:w="301" w:type="pct"/>
          </w:tcPr>
          <w:p w14:paraId="64CEBD25" w14:textId="77777777" w:rsidR="00A31A69" w:rsidRPr="007E5A12" w:rsidRDefault="00A31A69" w:rsidP="00A31A69">
            <w:pPr>
              <w:pStyle w:val="GOSTTablenorm"/>
            </w:pPr>
            <w:r w:rsidRPr="007E5A12">
              <w:t>Да</w:t>
            </w:r>
          </w:p>
        </w:tc>
        <w:tc>
          <w:tcPr>
            <w:tcW w:w="315" w:type="pct"/>
          </w:tcPr>
          <w:p w14:paraId="6A3B1B2A" w14:textId="41D63228" w:rsidR="00A31A69" w:rsidRPr="007E5A12" w:rsidRDefault="00A31A69" w:rsidP="00A31A69">
            <w:pPr>
              <w:pStyle w:val="GOSTTablenorm"/>
            </w:pPr>
          </w:p>
        </w:tc>
        <w:tc>
          <w:tcPr>
            <w:tcW w:w="1886" w:type="pct"/>
          </w:tcPr>
          <w:p w14:paraId="788E1B95" w14:textId="631C93F4" w:rsidR="00A31A69" w:rsidRPr="007E5A12" w:rsidRDefault="00A31A69" w:rsidP="00A31A69">
            <w:pPr>
              <w:pStyle w:val="GOSTTablenorm"/>
            </w:pPr>
            <w:r w:rsidRPr="007E5A12">
              <w:t xml:space="preserve">Итоговые суммы. Сумма по строке «ИТОГО» рассчитывается как общая сумма строк с промежуточными итогами по коду счета бухгалтерского учета графы «Остаток на конец периода по </w:t>
            </w:r>
            <w:del w:id="5206" w:author="Чиркова Наталия Сергеевна" w:date="2023-12-05T16:03:00Z">
              <w:r w:rsidRPr="007E5A12" w:rsidDel="000D7E25">
                <w:delText>дебету</w:delText>
              </w:r>
            </w:del>
            <w:ins w:id="5207" w:author="Чиркова Наталия Сергеевна" w:date="2023-12-05T16:03:00Z">
              <w:r>
                <w:t>кредиту</w:t>
              </w:r>
            </w:ins>
            <w:r w:rsidRPr="007E5A12">
              <w:t>»</w:t>
            </w:r>
            <w:r>
              <w:t xml:space="preserve"> (исходящий остаток)</w:t>
            </w:r>
            <w:r w:rsidRPr="007E5A12">
              <w:t>. Для суммирования отбираются итоговые строки с первым уровнем группировки до номера счета бухгалтерского учета</w:t>
            </w:r>
          </w:p>
        </w:tc>
      </w:tr>
      <w:tr w:rsidR="00A31A69" w:rsidRPr="007E5A12" w14:paraId="53B5327B" w14:textId="77777777" w:rsidTr="00A31A69">
        <w:tc>
          <w:tcPr>
            <w:tcW w:w="1169" w:type="pct"/>
          </w:tcPr>
          <w:p w14:paraId="691AA5F4" w14:textId="77777777" w:rsidR="00A31A69" w:rsidRPr="00C75A4E" w:rsidRDefault="00A31A69" w:rsidP="00A31A69">
            <w:pPr>
              <w:pStyle w:val="GOSTTablenorm"/>
              <w:rPr>
                <w:b/>
              </w:rPr>
            </w:pPr>
            <w:r w:rsidRPr="00C75A4E">
              <w:rPr>
                <w:b/>
              </w:rPr>
              <w:t>Табличная часть данных</w:t>
            </w:r>
          </w:p>
        </w:tc>
        <w:tc>
          <w:tcPr>
            <w:tcW w:w="797" w:type="pct"/>
          </w:tcPr>
          <w:p w14:paraId="3E5D82E4" w14:textId="77777777" w:rsidR="00A31A69" w:rsidRPr="00C75A4E" w:rsidRDefault="00A31A69" w:rsidP="00A31A69">
            <w:pPr>
              <w:pStyle w:val="GOSTTablenorm"/>
              <w:rPr>
                <w:b/>
              </w:rPr>
            </w:pPr>
            <w:r w:rsidRPr="00C75A4E">
              <w:rPr>
                <w:b/>
              </w:rPr>
              <w:t>LINES</w:t>
            </w:r>
          </w:p>
        </w:tc>
        <w:tc>
          <w:tcPr>
            <w:tcW w:w="532" w:type="pct"/>
          </w:tcPr>
          <w:p w14:paraId="24734B55" w14:textId="77777777" w:rsidR="00A31A69" w:rsidRPr="007E5A12" w:rsidRDefault="00A31A69" w:rsidP="00A31A69">
            <w:pPr>
              <w:pStyle w:val="GOSTTablenorm"/>
            </w:pPr>
            <w:r w:rsidRPr="007E5A12">
              <w:t>Массив</w:t>
            </w:r>
          </w:p>
        </w:tc>
        <w:tc>
          <w:tcPr>
            <w:tcW w:w="301" w:type="pct"/>
          </w:tcPr>
          <w:p w14:paraId="761DC1EF" w14:textId="77777777" w:rsidR="00A31A69" w:rsidRPr="007E5A12" w:rsidRDefault="00A31A69" w:rsidP="00A31A69">
            <w:pPr>
              <w:pStyle w:val="GOSTTablenorm"/>
            </w:pPr>
            <w:r w:rsidRPr="007E5A12">
              <w:t>Нет</w:t>
            </w:r>
          </w:p>
        </w:tc>
        <w:tc>
          <w:tcPr>
            <w:tcW w:w="315" w:type="pct"/>
          </w:tcPr>
          <w:p w14:paraId="6EA5E7A8" w14:textId="77777777" w:rsidR="00A31A69" w:rsidRPr="007E5A12" w:rsidRDefault="00A31A69" w:rsidP="00A31A69">
            <w:pPr>
              <w:pStyle w:val="GOSTTablenorm"/>
            </w:pPr>
            <w:r w:rsidRPr="007E5A12">
              <w:t>-</w:t>
            </w:r>
          </w:p>
        </w:tc>
        <w:tc>
          <w:tcPr>
            <w:tcW w:w="1886" w:type="pct"/>
          </w:tcPr>
          <w:p w14:paraId="6DB4FF5B" w14:textId="0CBFEC4E" w:rsidR="00A31A69" w:rsidRPr="007E5A12" w:rsidRDefault="00A31A69" w:rsidP="00A31A69">
            <w:pPr>
              <w:pStyle w:val="GOSTTablenorm"/>
            </w:pPr>
            <w:r>
              <w:t>Табличные поля</w:t>
            </w:r>
          </w:p>
        </w:tc>
      </w:tr>
      <w:tr w:rsidR="00A31A69" w:rsidRPr="007E5A12" w14:paraId="304CB38E" w14:textId="77777777" w:rsidTr="00A31A69">
        <w:tc>
          <w:tcPr>
            <w:tcW w:w="1169" w:type="pct"/>
          </w:tcPr>
          <w:p w14:paraId="695E6C3A" w14:textId="77777777" w:rsidR="00A31A69" w:rsidRPr="007E5A12" w:rsidRDefault="00A31A69" w:rsidP="00A31A69">
            <w:pPr>
              <w:pStyle w:val="GOSTTablenorm"/>
            </w:pPr>
            <w:r w:rsidRPr="007E5A12">
              <w:t>Номер счета (26 знаков)</w:t>
            </w:r>
          </w:p>
        </w:tc>
        <w:tc>
          <w:tcPr>
            <w:tcW w:w="797" w:type="pct"/>
          </w:tcPr>
          <w:p w14:paraId="666ADB36" w14:textId="77777777" w:rsidR="00A31A69" w:rsidRPr="007E5A12" w:rsidRDefault="00A31A69" w:rsidP="00A31A69">
            <w:pPr>
              <w:pStyle w:val="GOSTTablenorm"/>
            </w:pPr>
            <w:proofErr w:type="gramStart"/>
            <w:r w:rsidRPr="00A15DAF">
              <w:rPr>
                <w:b/>
              </w:rPr>
              <w:t>LINES:</w:t>
            </w:r>
            <w:r w:rsidRPr="007E5A12">
              <w:t>CONCATENATED</w:t>
            </w:r>
            <w:proofErr w:type="gramEnd"/>
            <w:r w:rsidRPr="007E5A12">
              <w:t>_SEGMENTS</w:t>
            </w:r>
          </w:p>
        </w:tc>
        <w:tc>
          <w:tcPr>
            <w:tcW w:w="532" w:type="pct"/>
          </w:tcPr>
          <w:p w14:paraId="2C68A745" w14:textId="77777777" w:rsidR="00A31A69" w:rsidRPr="007E5A12" w:rsidRDefault="00A31A69" w:rsidP="00A31A69">
            <w:pPr>
              <w:pStyle w:val="GOSTTablenorm"/>
            </w:pPr>
            <w:r w:rsidRPr="007E5A12">
              <w:t>Строка</w:t>
            </w:r>
          </w:p>
        </w:tc>
        <w:tc>
          <w:tcPr>
            <w:tcW w:w="301" w:type="pct"/>
          </w:tcPr>
          <w:p w14:paraId="45E5D72F" w14:textId="77777777" w:rsidR="00A31A69" w:rsidRPr="007E5A12" w:rsidRDefault="00A31A69" w:rsidP="00A31A69">
            <w:pPr>
              <w:pStyle w:val="GOSTTablenorm"/>
            </w:pPr>
            <w:r w:rsidRPr="007E5A12">
              <w:t>Да</w:t>
            </w:r>
          </w:p>
        </w:tc>
        <w:tc>
          <w:tcPr>
            <w:tcW w:w="315" w:type="pct"/>
          </w:tcPr>
          <w:p w14:paraId="1D7D0D1A" w14:textId="3AAC50B1" w:rsidR="00A31A69" w:rsidRPr="007E5A12" w:rsidRDefault="00A31A69" w:rsidP="00A31A69">
            <w:pPr>
              <w:pStyle w:val="GOSTTablenorm"/>
            </w:pPr>
            <w:r>
              <w:rPr>
                <w:lang w:val="en-US"/>
              </w:rPr>
              <w:t>&lt;=</w:t>
            </w:r>
            <w:r w:rsidRPr="007E5A12">
              <w:t>300</w:t>
            </w:r>
          </w:p>
        </w:tc>
        <w:tc>
          <w:tcPr>
            <w:tcW w:w="1886" w:type="pct"/>
          </w:tcPr>
          <w:p w14:paraId="616C6EEB" w14:textId="77777777" w:rsidR="00A31A69" w:rsidRPr="00C75A4E" w:rsidRDefault="00A31A69" w:rsidP="00A31A69">
            <w:pPr>
              <w:pStyle w:val="GOSTTablenorm"/>
              <w:rPr>
                <w:rFonts w:eastAsiaTheme="minorHAnsi"/>
              </w:rPr>
            </w:pPr>
            <w:r w:rsidRPr="00C75A4E">
              <w:rPr>
                <w:rFonts w:eastAsiaTheme="minorHAnsi"/>
              </w:rPr>
              <w:t>Отражается значение номера счета бухгалтерского учета. Отражается в формате:</w:t>
            </w:r>
          </w:p>
          <w:p w14:paraId="17E80A5C" w14:textId="236576B2" w:rsidR="00A31A69" w:rsidRPr="00C75A4E" w:rsidRDefault="00A31A69" w:rsidP="00A31A69">
            <w:pPr>
              <w:pStyle w:val="GOSTTablenorm"/>
              <w:rPr>
                <w:rFonts w:eastAsiaTheme="minorHAnsi"/>
              </w:rPr>
            </w:pPr>
            <w:r w:rsidRPr="00C75A4E">
              <w:rPr>
                <w:rFonts w:eastAsiaTheme="minorHAnsi"/>
              </w:rPr>
              <w:t>1) значение с 1 по 17 символы поля аналитического признака «Бюджетная классификация»:</w:t>
            </w:r>
          </w:p>
          <w:p w14:paraId="3BE22EDC" w14:textId="77777777" w:rsidR="00A31A69" w:rsidRPr="00C75A4E" w:rsidRDefault="00A31A69" w:rsidP="00A31A69">
            <w:pPr>
              <w:pStyle w:val="GOSTTablenorm"/>
              <w:rPr>
                <w:rFonts w:eastAsiaTheme="minorHAnsi"/>
              </w:rPr>
            </w:pPr>
            <w:r w:rsidRPr="00C75A4E">
              <w:rPr>
                <w:rFonts w:eastAsiaTheme="minorHAnsi"/>
              </w:rPr>
              <w:t>2) значение аналитического признака «Вид деятельности»;</w:t>
            </w:r>
          </w:p>
          <w:p w14:paraId="6F2C73AD" w14:textId="6F71B241" w:rsidR="00A31A69" w:rsidRPr="00C75A4E" w:rsidRDefault="00A31A69" w:rsidP="00A31A69">
            <w:pPr>
              <w:pStyle w:val="GOSTTablenorm"/>
              <w:rPr>
                <w:rFonts w:eastAsiaTheme="minorHAnsi"/>
              </w:rPr>
            </w:pPr>
            <w:r w:rsidRPr="00C75A4E">
              <w:rPr>
                <w:rFonts w:eastAsiaTheme="minorHAnsi"/>
              </w:rPr>
              <w:t xml:space="preserve">3) значение аналитического признака «Счет»: </w:t>
            </w:r>
          </w:p>
          <w:p w14:paraId="175EB82D" w14:textId="0048E117" w:rsidR="00A31A69" w:rsidRPr="00C75A4E" w:rsidRDefault="00A31A69" w:rsidP="00A31A69">
            <w:pPr>
              <w:pStyle w:val="GOSTTablenorm"/>
              <w:rPr>
                <w:rFonts w:eastAsiaTheme="minorHAnsi"/>
              </w:rPr>
            </w:pPr>
            <w:r w:rsidRPr="00C75A4E">
              <w:rPr>
                <w:rFonts w:eastAsiaTheme="minorHAnsi"/>
              </w:rPr>
              <w:t xml:space="preserve">4) значение 18 </w:t>
            </w:r>
            <w:r w:rsidRPr="36854D62">
              <w:t>–</w:t>
            </w:r>
            <w:r w:rsidRPr="00C75A4E">
              <w:rPr>
                <w:rFonts w:eastAsiaTheme="minorHAnsi"/>
              </w:rPr>
              <w:t xml:space="preserve"> 20 символов аналитического при</w:t>
            </w:r>
            <w:r>
              <w:rPr>
                <w:rFonts w:eastAsiaTheme="minorHAnsi"/>
              </w:rPr>
              <w:t>знака «Бюджетная классификация»</w:t>
            </w:r>
          </w:p>
          <w:p w14:paraId="27CC416F" w14:textId="1BA27AC4" w:rsidR="00A31A69" w:rsidRPr="00C75A4E" w:rsidRDefault="00A31A69" w:rsidP="00A31A69">
            <w:pPr>
              <w:pStyle w:val="GOSTTablenorm"/>
              <w:rPr>
                <w:rFonts w:eastAsiaTheme="minorHAnsi"/>
              </w:rPr>
            </w:pPr>
            <w:r w:rsidRPr="00C75A4E">
              <w:rPr>
                <w:rFonts w:eastAsiaTheme="minorHAnsi"/>
              </w:rPr>
              <w:t>из сформированной записи бухгалтерского учета.</w:t>
            </w:r>
          </w:p>
          <w:p w14:paraId="60CA6B85" w14:textId="2310734F" w:rsidR="00A31A69" w:rsidRPr="00860237" w:rsidRDefault="00A31A69" w:rsidP="00A31A69">
            <w:pPr>
              <w:pStyle w:val="GOSTTablenorm"/>
            </w:pPr>
            <w:r w:rsidRPr="009D2890">
              <w:t xml:space="preserve">Осуществляется сортировка отражаемых данных: </w:t>
            </w:r>
            <w:ins w:id="5208" w:author="Чиркова Наталия Сергеевна" w:date="2023-12-06T14:50:00Z">
              <w:r w:rsidRPr="009D2890">
                <w:t>в первую очередь</w:t>
              </w:r>
            </w:ins>
            <w:ins w:id="5209" w:author="Чиркова Наталия Сергеевна" w:date="2023-12-06T14:49:00Z">
              <w:r w:rsidRPr="009D2890">
                <w:t xml:space="preserve"> по значению </w:t>
              </w:r>
            </w:ins>
            <w:ins w:id="5210" w:author="Чиркова Наталия Сергеевна" w:date="2023-12-06T14:50:00Z">
              <w:r w:rsidRPr="00C75A4E">
                <w:rPr>
                  <w:rFonts w:eastAsiaTheme="minorHAnsi"/>
                </w:rPr>
                <w:t xml:space="preserve">аналитического признака «Вид деятельности», во вторую </w:t>
              </w:r>
            </w:ins>
            <w:r w:rsidRPr="36854D62">
              <w:t>–</w:t>
            </w:r>
            <w:ins w:id="5211" w:author="Чиркова Наталия Сергеевна" w:date="2023-12-06T14:50:00Z">
              <w:r w:rsidRPr="00C75A4E">
                <w:rPr>
                  <w:rFonts w:eastAsiaTheme="minorHAnsi"/>
                </w:rPr>
                <w:t xml:space="preserve"> по значению аналитического признака </w:t>
              </w:r>
              <w:r w:rsidRPr="00C75A4E">
                <w:rPr>
                  <w:rFonts w:eastAsiaTheme="minorHAnsi"/>
                </w:rPr>
                <w:lastRenderedPageBreak/>
                <w:t>«Счет»</w:t>
              </w:r>
            </w:ins>
            <w:ins w:id="5212" w:author="Чиркова Наталия Сергеевна" w:date="2023-12-06T14:51:00Z">
              <w:r w:rsidRPr="00C75A4E">
                <w:rPr>
                  <w:rFonts w:eastAsiaTheme="minorHAnsi"/>
                </w:rPr>
                <w:t xml:space="preserve">, далее – по значению аналитического признака «Бюджетная классификация». При сортировке по </w:t>
              </w:r>
            </w:ins>
            <w:ins w:id="5213" w:author="Чиркова Наталия Сергеевна" w:date="2023-12-06T14:52:00Z">
              <w:r w:rsidRPr="00C75A4E">
                <w:rPr>
                  <w:rFonts w:eastAsiaTheme="minorHAnsi"/>
                </w:rPr>
                <w:t xml:space="preserve">КБК </w:t>
              </w:r>
            </w:ins>
            <w:r w:rsidRPr="009D2890">
              <w:t>первыми указываются учетные данные по счетам бухгалтерского учета, содержащим коды классификации доходов бюджетов (юридических лиц), далее – коды классификации расходов бюджетов (юридических лиц), после – коды классификации источников финансирования дефицита бюджетов (деятельности юридических лиц)</w:t>
            </w:r>
            <w:del w:id="5214" w:author="Чиркова Наталия Сергеевна" w:date="2023-12-05T17:33:00Z">
              <w:r w:rsidRPr="00C75A4E" w:rsidDel="000C3477">
                <w:rPr>
                  <w:vertAlign w:val="superscript"/>
                </w:rPr>
                <w:delText>. По операциям СВР применяются только КБК источников финансирования дефицита бюджетов</w:delText>
              </w:r>
            </w:del>
            <w:bookmarkStart w:id="5215" w:name="_Ref126242418"/>
            <w:r w:rsidRPr="00860237">
              <w:rPr>
                <w:rStyle w:val="af6"/>
              </w:rPr>
              <w:footnoteReference w:id="17"/>
            </w:r>
            <w:bookmarkEnd w:id="5215"/>
            <w:r w:rsidRPr="00C75A4E">
              <w:rPr>
                <w:vertAlign w:val="superscript"/>
              </w:rPr>
              <w:t>.</w:t>
            </w:r>
          </w:p>
          <w:p w14:paraId="61F703CF" w14:textId="6C49B253" w:rsidR="00A31A69" w:rsidRPr="009D2890" w:rsidRDefault="00A31A69" w:rsidP="00A31A69">
            <w:pPr>
              <w:pStyle w:val="GOSTTablenorm"/>
            </w:pPr>
            <w:r w:rsidRPr="009D2890">
              <w:t xml:space="preserve">При этом сортировка учетных данных по каждой из указанных группировок </w:t>
            </w:r>
            <w:ins w:id="5218" w:author="Чиркова Наталия Сергеевна" w:date="2023-12-06T15:05:00Z">
              <w:r w:rsidRPr="009D2890">
                <w:t xml:space="preserve">КБК </w:t>
              </w:r>
            </w:ins>
            <w:r w:rsidRPr="009D2890">
              <w:t>осуществляется исходя из увеличения значений сегментов структуры номера счета, начиная с первого разряда номера счета.</w:t>
            </w:r>
          </w:p>
          <w:p w14:paraId="5C59F6C9" w14:textId="669F182F" w:rsidR="00A31A69" w:rsidRPr="009D2890" w:rsidRDefault="00A31A69" w:rsidP="00A31A69">
            <w:pPr>
              <w:pStyle w:val="GOSTTablenorm"/>
            </w:pPr>
            <w:r w:rsidRPr="009D2890">
              <w:t>Рассчитанное значение счета дополняется слева пробелами по следующим правилам:</w:t>
            </w:r>
          </w:p>
          <w:p w14:paraId="025D6E04" w14:textId="4AFA80BD" w:rsidR="00A31A69" w:rsidRPr="007E5A12" w:rsidRDefault="00A31A69" w:rsidP="00A31A69">
            <w:pPr>
              <w:pStyle w:val="GOSTTableListMark1"/>
            </w:pPr>
            <w:r>
              <w:t>д</w:t>
            </w:r>
            <w:r w:rsidRPr="007E5A12">
              <w:t>ля уровня группировки «2» (Итоговая) без добавления пробелов;</w:t>
            </w:r>
          </w:p>
          <w:p w14:paraId="55523FA2" w14:textId="63CBA7AE" w:rsidR="00A31A69" w:rsidRPr="007E5A12" w:rsidRDefault="00A31A69" w:rsidP="00A31A69">
            <w:pPr>
              <w:pStyle w:val="GOSTTableListMark1"/>
            </w:pPr>
            <w:r>
              <w:t>д</w:t>
            </w:r>
            <w:r w:rsidRPr="007E5A12">
              <w:t xml:space="preserve">ля уровня группировки «3» (Промежуточная) </w:t>
            </w:r>
            <w:r>
              <w:t>добавляется</w:t>
            </w:r>
            <w:r w:rsidRPr="007E5A12">
              <w:t xml:space="preserve"> 4 пробела;</w:t>
            </w:r>
          </w:p>
          <w:p w14:paraId="63D17F3B" w14:textId="454EB685" w:rsidR="00A31A69" w:rsidRDefault="00A31A69" w:rsidP="00A31A69">
            <w:pPr>
              <w:pStyle w:val="GOSTTableListMark1"/>
              <w:rPr>
                <w:ins w:id="5219" w:author="Чиркова Наталия Сергеевна" w:date="2023-12-05T16:19:00Z"/>
              </w:rPr>
            </w:pPr>
            <w:r>
              <w:t>д</w:t>
            </w:r>
            <w:r w:rsidRPr="007E5A12">
              <w:t xml:space="preserve">ля уровня группировки «4» </w:t>
            </w:r>
            <w:r>
              <w:t>(</w:t>
            </w:r>
            <w:r w:rsidRPr="007E5A12">
              <w:t>максимальн</w:t>
            </w:r>
            <w:r>
              <w:t>ый</w:t>
            </w:r>
            <w:r w:rsidRPr="007E5A12">
              <w:t xml:space="preserve"> уров</w:t>
            </w:r>
            <w:r>
              <w:t>е</w:t>
            </w:r>
            <w:r w:rsidRPr="007E5A12">
              <w:t>н</w:t>
            </w:r>
            <w:r>
              <w:t>ь</w:t>
            </w:r>
            <w:r w:rsidRPr="007E5A12">
              <w:t xml:space="preserve"> детализации</w:t>
            </w:r>
            <w:r>
              <w:t>)</w:t>
            </w:r>
            <w:r w:rsidRPr="007E5A12">
              <w:t xml:space="preserve"> </w:t>
            </w:r>
            <w:r>
              <w:t>добавляется</w:t>
            </w:r>
            <w:r w:rsidRPr="007E5A12">
              <w:t xml:space="preserve"> 8 пробел</w:t>
            </w:r>
            <w:r>
              <w:t>ов</w:t>
            </w:r>
            <w:r w:rsidRPr="007E5A12">
              <w:t>.</w:t>
            </w:r>
          </w:p>
          <w:p w14:paraId="29FD2636" w14:textId="77777777" w:rsidR="00A31A69" w:rsidRPr="00485390" w:rsidRDefault="00A31A69" w:rsidP="00A31A69">
            <w:pPr>
              <w:pStyle w:val="GOSTTablenorm"/>
              <w:rPr>
                <w:ins w:id="5220" w:author="Чиркова Наталия Сергеевна" w:date="2023-12-05T16:19:00Z"/>
                <w:highlight w:val="green"/>
              </w:rPr>
            </w:pPr>
            <w:ins w:id="5221" w:author="Чиркова Наталия Сергеевна" w:date="2023-12-05T16:19:00Z">
              <w:r w:rsidRPr="00CF63A2">
                <w:rPr>
                  <w:highlight w:val="green"/>
                </w:rPr>
                <w:t>Для группировочных строк первого уровня и для группировочных строк второго уровня (</w:t>
              </w:r>
              <w:commentRangeStart w:id="5222"/>
              <w:r w:rsidRPr="00CF63A2">
                <w:rPr>
                  <w:highlight w:val="green"/>
                </w:rPr>
                <w:t>за исключением счетов 202хх и 203хх</w:t>
              </w:r>
            </w:ins>
            <w:commentRangeEnd w:id="5222"/>
            <w:ins w:id="5223" w:author="Чиркова Наталия Сергеевна" w:date="2023-12-05T16:21:00Z">
              <w:r>
                <w:rPr>
                  <w:rStyle w:val="afff4"/>
                </w:rPr>
                <w:commentReference w:id="5222"/>
              </w:r>
            </w:ins>
            <w:ins w:id="5224" w:author="Чиркова Наталия Сергеевна" w:date="2023-12-05T16:19:00Z">
              <w:r w:rsidRPr="00CF63A2">
                <w:rPr>
                  <w:highlight w:val="green"/>
                </w:rPr>
                <w:t>) по типу КБК заполняется по маске 00000000000000000.х.</w:t>
              </w:r>
              <w:r w:rsidRPr="00A60932">
                <w:rPr>
                  <w:highlight w:val="green"/>
                  <w:lang w:val="en-US"/>
                </w:rPr>
                <w:t>zzzzz</w:t>
              </w:r>
              <w:r w:rsidRPr="00485390">
                <w:rPr>
                  <w:highlight w:val="green"/>
                </w:rPr>
                <w:t>.000.</w:t>
              </w:r>
            </w:ins>
          </w:p>
          <w:p w14:paraId="403ED385" w14:textId="2677D4A0" w:rsidR="00A31A69" w:rsidRDefault="00A31A69" w:rsidP="00A31A69">
            <w:pPr>
              <w:pStyle w:val="GOSTTablenorm"/>
              <w:rPr>
                <w:ins w:id="5225" w:author="Сатлер Марина Викторовна" w:date="2024-01-18T17:19:00Z"/>
                <w:highlight w:val="green"/>
              </w:rPr>
            </w:pPr>
            <w:ins w:id="5226" w:author="Чиркова Наталия Сергеевна" w:date="2023-12-05T16:19:00Z">
              <w:r w:rsidRPr="00064170">
                <w:rPr>
                  <w:highlight w:val="green"/>
                </w:rPr>
                <w:t>Для группировочных строк второго уровня по счетам 202хх и 203хх заполняется по маске уууууууууууу</w:t>
              </w:r>
              <w:r w:rsidRPr="00064170">
                <w:rPr>
                  <w:highlight w:val="green"/>
                  <w:lang w:val="en-US"/>
                </w:rPr>
                <w:t>yyyyy</w:t>
              </w:r>
              <w:r w:rsidRPr="00064170">
                <w:rPr>
                  <w:highlight w:val="green"/>
                </w:rPr>
                <w:t>.х.</w:t>
              </w:r>
              <w:r w:rsidRPr="00064170">
                <w:rPr>
                  <w:highlight w:val="green"/>
                  <w:lang w:val="en-US"/>
                </w:rPr>
                <w:t>zzzzz</w:t>
              </w:r>
              <w:r w:rsidRPr="00064170">
                <w:rPr>
                  <w:highlight w:val="green"/>
                </w:rPr>
                <w:t>.000,</w:t>
              </w:r>
            </w:ins>
            <w:ins w:id="5227" w:author="Сатлер Марина Викторовна" w:date="2024-01-18T17:18:00Z">
              <w:r>
                <w:rPr>
                  <w:highlight w:val="green"/>
                </w:rPr>
                <w:t xml:space="preserve"> </w:t>
              </w:r>
            </w:ins>
            <w:ins w:id="5228" w:author="Чиркова Наталия Сергеевна" w:date="2023-12-05T16:19:00Z">
              <w:r w:rsidRPr="00064170">
                <w:rPr>
                  <w:highlight w:val="green"/>
                </w:rPr>
                <w:t>где</w:t>
              </w:r>
            </w:ins>
            <w:ins w:id="5229" w:author="Сатлер Марина Викторовна" w:date="2024-01-18T17:18:00Z">
              <w:r>
                <w:rPr>
                  <w:highlight w:val="green"/>
                </w:rPr>
                <w:t>:</w:t>
              </w:r>
            </w:ins>
          </w:p>
          <w:p w14:paraId="4056C0D3" w14:textId="13BDA0D4" w:rsidR="00A31A69" w:rsidRPr="0024790C" w:rsidRDefault="00A31A69" w:rsidP="00A31A69">
            <w:pPr>
              <w:pStyle w:val="GOSTTableListMark1"/>
              <w:rPr>
                <w:highlight w:val="green"/>
              </w:rPr>
            </w:pPr>
            <w:ins w:id="5230" w:author="Чиркова Наталия Сергеевна" w:date="2023-12-05T16:19:00Z">
              <w:r w:rsidRPr="0024790C">
                <w:rPr>
                  <w:highlight w:val="green"/>
                </w:rPr>
                <w:t>x</w:t>
              </w:r>
            </w:ins>
            <w:ins w:id="5231" w:author="Сатлер Марина Викторовна" w:date="2024-01-18T17:19:00Z">
              <w:r w:rsidRPr="0024790C">
                <w:rPr>
                  <w:highlight w:val="green"/>
                </w:rPr>
                <w:t xml:space="preserve"> </w:t>
              </w:r>
            </w:ins>
            <w:r w:rsidRPr="36854D62">
              <w:t>–</w:t>
            </w:r>
            <w:ins w:id="5232" w:author="Чиркова Наталия Сергеевна" w:date="2023-12-05T16:19:00Z">
              <w:r w:rsidRPr="0024790C">
                <w:rPr>
                  <w:highlight w:val="green"/>
                </w:rPr>
                <w:t xml:space="preserve"> код вида финансового обеспечения (вид деятельности)</w:t>
              </w:r>
              <w:del w:id="5233" w:author="Unknown">
                <w:r w:rsidRPr="0024790C" w:rsidDel="0024790C">
                  <w:rPr>
                    <w:highlight w:val="green"/>
                  </w:rPr>
                  <w:delText>,</w:delText>
                </w:r>
              </w:del>
            </w:ins>
            <w:ins w:id="5234" w:author="Сатлер Марина Викторовна" w:date="2024-01-18T17:19:00Z">
              <w:r w:rsidRPr="0024790C">
                <w:rPr>
                  <w:highlight w:val="green"/>
                </w:rPr>
                <w:t>;</w:t>
              </w:r>
            </w:ins>
          </w:p>
          <w:p w14:paraId="49996CDA" w14:textId="766145AE" w:rsidR="00A31A69" w:rsidRPr="0024790C" w:rsidRDefault="00A31A69" w:rsidP="00A31A69">
            <w:pPr>
              <w:pStyle w:val="GOSTTableListMark1"/>
              <w:rPr>
                <w:ins w:id="5235" w:author="Сатлер Марина Викторовна" w:date="2024-01-18T17:19:00Z"/>
                <w:highlight w:val="green"/>
              </w:rPr>
            </w:pPr>
            <w:ins w:id="5236" w:author="Чиркова Наталия Сергеевна" w:date="2023-12-05T16:19:00Z">
              <w:r w:rsidRPr="0024790C">
                <w:rPr>
                  <w:highlight w:val="green"/>
                </w:rPr>
                <w:lastRenderedPageBreak/>
                <w:t xml:space="preserve">ууууууууууууyyyyy </w:t>
              </w:r>
            </w:ins>
            <w:r w:rsidRPr="36854D62">
              <w:t>–</w:t>
            </w:r>
            <w:ins w:id="5237" w:author="Чиркова Наталия Сергеевна" w:date="2023-12-05T16:19:00Z">
              <w:r w:rsidRPr="0024790C">
                <w:rPr>
                  <w:highlight w:val="green"/>
                </w:rPr>
                <w:t xml:space="preserve"> это 1-17 знаков КБК</w:t>
              </w:r>
              <w:del w:id="5238" w:author="Unknown">
                <w:r w:rsidRPr="0024790C" w:rsidDel="0024790C">
                  <w:rPr>
                    <w:highlight w:val="green"/>
                  </w:rPr>
                  <w:delText xml:space="preserve">, </w:delText>
                </w:r>
              </w:del>
            </w:ins>
            <w:ins w:id="5239" w:author="Сатлер Марина Викторовна" w:date="2024-01-18T17:19:00Z">
              <w:r w:rsidRPr="0024790C">
                <w:rPr>
                  <w:highlight w:val="green"/>
                </w:rPr>
                <w:t>;</w:t>
              </w:r>
            </w:ins>
          </w:p>
          <w:p w14:paraId="4F5FFBD3" w14:textId="1DF1B2BA" w:rsidR="00A31A69" w:rsidRPr="001375B5" w:rsidRDefault="00A31A69" w:rsidP="00A31A69">
            <w:pPr>
              <w:pStyle w:val="GOSTTableListMark1"/>
            </w:pPr>
            <w:ins w:id="5240" w:author="Чиркова Наталия Сергеевна" w:date="2023-12-05T16:19:00Z">
              <w:r w:rsidRPr="0024790C">
                <w:rPr>
                  <w:highlight w:val="green"/>
                </w:rPr>
                <w:t>zzzzz – номер бухгалтерского счета</w:t>
              </w:r>
            </w:ins>
          </w:p>
        </w:tc>
      </w:tr>
      <w:tr w:rsidR="00A31A69" w:rsidRPr="007E5A12" w14:paraId="19C58D5D" w14:textId="77777777" w:rsidTr="00A31A69">
        <w:tc>
          <w:tcPr>
            <w:tcW w:w="1169" w:type="pct"/>
          </w:tcPr>
          <w:p w14:paraId="099129A1" w14:textId="77777777" w:rsidR="00A31A69" w:rsidRPr="007E5A12" w:rsidRDefault="00A31A69" w:rsidP="00A31A69">
            <w:pPr>
              <w:pStyle w:val="GOSTTablenorm"/>
            </w:pPr>
            <w:r w:rsidRPr="007E5A12">
              <w:lastRenderedPageBreak/>
              <w:t>Лицевой счет</w:t>
            </w:r>
          </w:p>
        </w:tc>
        <w:tc>
          <w:tcPr>
            <w:tcW w:w="797" w:type="pct"/>
          </w:tcPr>
          <w:p w14:paraId="20F6AD34" w14:textId="77777777" w:rsidR="00A31A69" w:rsidRPr="007E5A12" w:rsidRDefault="00A31A69" w:rsidP="00A31A69">
            <w:pPr>
              <w:pStyle w:val="GOSTTablenorm"/>
            </w:pPr>
            <w:proofErr w:type="gramStart"/>
            <w:r w:rsidRPr="00A15DAF">
              <w:rPr>
                <w:b/>
              </w:rPr>
              <w:t>LINES:</w:t>
            </w:r>
            <w:r w:rsidRPr="007E5A12">
              <w:t>PaCode</w:t>
            </w:r>
            <w:proofErr w:type="gramEnd"/>
          </w:p>
        </w:tc>
        <w:tc>
          <w:tcPr>
            <w:tcW w:w="532" w:type="pct"/>
          </w:tcPr>
          <w:p w14:paraId="325F61B5" w14:textId="77777777" w:rsidR="00A31A69" w:rsidRPr="007E5A12" w:rsidRDefault="00A31A69" w:rsidP="00A31A69">
            <w:pPr>
              <w:pStyle w:val="GOSTTablenorm"/>
            </w:pPr>
            <w:r w:rsidRPr="007E5A12">
              <w:t>Строка</w:t>
            </w:r>
          </w:p>
        </w:tc>
        <w:tc>
          <w:tcPr>
            <w:tcW w:w="301" w:type="pct"/>
          </w:tcPr>
          <w:p w14:paraId="103430FA" w14:textId="23788614" w:rsidR="00A31A69" w:rsidRPr="007E5A12" w:rsidRDefault="00A31A69" w:rsidP="00A31A69">
            <w:pPr>
              <w:pStyle w:val="GOSTTablenorm"/>
            </w:pPr>
            <w:r>
              <w:t>Да</w:t>
            </w:r>
          </w:p>
        </w:tc>
        <w:tc>
          <w:tcPr>
            <w:tcW w:w="315" w:type="pct"/>
          </w:tcPr>
          <w:p w14:paraId="3D47A097" w14:textId="77777777" w:rsidR="00A31A69" w:rsidRPr="007E5A12" w:rsidRDefault="00A31A69" w:rsidP="00A31A69">
            <w:pPr>
              <w:pStyle w:val="GOSTTablenorm"/>
            </w:pPr>
            <w:r w:rsidRPr="007E5A12">
              <w:t>&lt;=20</w:t>
            </w:r>
          </w:p>
        </w:tc>
        <w:tc>
          <w:tcPr>
            <w:tcW w:w="1886" w:type="pct"/>
          </w:tcPr>
          <w:p w14:paraId="5BA6AB5D" w14:textId="52AC5E0B" w:rsidR="00A31A69" w:rsidRPr="00640E20" w:rsidRDefault="00A31A69" w:rsidP="00A31A69">
            <w:pPr>
              <w:pStyle w:val="GOSTTablenorm"/>
              <w:rPr>
                <w:rFonts w:eastAsiaTheme="minorHAnsi"/>
                <w:lang w:eastAsia="en-US"/>
              </w:rPr>
            </w:pPr>
            <w:r w:rsidRPr="007E5A12">
              <w:rPr>
                <w:rFonts w:eastAsiaTheme="minorHAnsi"/>
                <w:lang w:eastAsia="en-US"/>
              </w:rPr>
              <w:t>Заполняется значением аналитического признака «Лицевой счет» счета</w:t>
            </w:r>
            <w:r w:rsidRPr="00640E20">
              <w:rPr>
                <w:rFonts w:eastAsiaTheme="minorHAnsi"/>
                <w:lang w:eastAsia="en-US"/>
              </w:rPr>
              <w:t xml:space="preserve"> для детализированных строк (уровень группировки строк </w:t>
            </w:r>
            <w:proofErr w:type="gramStart"/>
            <w:r w:rsidRPr="00640E20">
              <w:t>LINES:LEVEL</w:t>
            </w:r>
            <w:proofErr w:type="gramEnd"/>
            <w:r w:rsidRPr="00640E20">
              <w:t>_ANALIT</w:t>
            </w:r>
            <w:r w:rsidRPr="00640E20">
              <w:rPr>
                <w:rFonts w:eastAsiaTheme="minorHAnsi"/>
                <w:lang w:eastAsia="en-US"/>
              </w:rPr>
              <w:t xml:space="preserve"> = «4»).</w:t>
            </w:r>
          </w:p>
          <w:p w14:paraId="7FE89C6A" w14:textId="7F8F519E" w:rsidR="00A31A69" w:rsidRPr="007E5A12" w:rsidRDefault="00A31A69" w:rsidP="00A31A69">
            <w:pPr>
              <w:pStyle w:val="GOSTTablenorm"/>
            </w:pPr>
            <w:r w:rsidRPr="00640E20">
              <w:rPr>
                <w:rFonts w:eastAsiaTheme="minorHAnsi"/>
                <w:lang w:eastAsia="en-US"/>
              </w:rPr>
              <w:t xml:space="preserve">Для группировочных строк (уровень группировки строк </w:t>
            </w:r>
            <w:proofErr w:type="gramStart"/>
            <w:r w:rsidRPr="00640E20">
              <w:t>LINES:LEVEL</w:t>
            </w:r>
            <w:proofErr w:type="gramEnd"/>
            <w:r w:rsidRPr="00640E20">
              <w:t>_ANALIT</w:t>
            </w:r>
            <w:r w:rsidRPr="00640E20">
              <w:rPr>
                <w:rFonts w:eastAsiaTheme="minorHAnsi"/>
                <w:lang w:eastAsia="en-US"/>
              </w:rPr>
              <w:t xml:space="preserve"> = «2» или «3») не заполняется</w:t>
            </w:r>
            <w:r>
              <w:rPr>
                <w:rFonts w:eastAsiaTheme="minorHAnsi"/>
                <w:lang w:eastAsia="en-US"/>
              </w:rPr>
              <w:t xml:space="preserve"> (в теге возвращается пустое значение)</w:t>
            </w:r>
          </w:p>
        </w:tc>
      </w:tr>
      <w:tr w:rsidR="00A31A69" w:rsidRPr="007E5A12" w14:paraId="7DC9E335" w14:textId="77777777" w:rsidTr="00A31A69">
        <w:tc>
          <w:tcPr>
            <w:tcW w:w="1169" w:type="pct"/>
          </w:tcPr>
          <w:p w14:paraId="4ACCF031" w14:textId="41A15C4F" w:rsidR="00A31A69" w:rsidRPr="007E5A12" w:rsidRDefault="00A31A69" w:rsidP="00A31A69">
            <w:pPr>
              <w:pStyle w:val="GOSTTablenorm"/>
            </w:pPr>
            <w:r w:rsidRPr="002F44FB">
              <w:t>Номер/код группы строк</w:t>
            </w:r>
          </w:p>
        </w:tc>
        <w:tc>
          <w:tcPr>
            <w:tcW w:w="797" w:type="pct"/>
          </w:tcPr>
          <w:p w14:paraId="3327659D" w14:textId="77777777" w:rsidR="00A31A69" w:rsidRPr="007E5A12" w:rsidRDefault="00A31A69" w:rsidP="00A31A69">
            <w:pPr>
              <w:pStyle w:val="GOSTTablenorm"/>
            </w:pPr>
            <w:proofErr w:type="gramStart"/>
            <w:r w:rsidRPr="00A15DAF">
              <w:rPr>
                <w:b/>
              </w:rPr>
              <w:t>LINES:</w:t>
            </w:r>
            <w:r w:rsidRPr="007E5A12">
              <w:t>LEVEL</w:t>
            </w:r>
            <w:proofErr w:type="gramEnd"/>
            <w:r w:rsidRPr="007E5A12">
              <w:t>_ANALIT_R</w:t>
            </w:r>
          </w:p>
        </w:tc>
        <w:tc>
          <w:tcPr>
            <w:tcW w:w="532" w:type="pct"/>
          </w:tcPr>
          <w:p w14:paraId="0971FB66" w14:textId="77777777" w:rsidR="00A31A69" w:rsidRPr="007E5A12" w:rsidRDefault="00A31A69" w:rsidP="00A31A69">
            <w:pPr>
              <w:pStyle w:val="GOSTTablenorm"/>
            </w:pPr>
            <w:r w:rsidRPr="007E5A12">
              <w:t>Строка</w:t>
            </w:r>
          </w:p>
        </w:tc>
        <w:tc>
          <w:tcPr>
            <w:tcW w:w="301" w:type="pct"/>
          </w:tcPr>
          <w:p w14:paraId="74C636D7" w14:textId="77777777" w:rsidR="00A31A69" w:rsidRPr="007E5A12" w:rsidRDefault="00A31A69" w:rsidP="00A31A69">
            <w:pPr>
              <w:pStyle w:val="GOSTTablenorm"/>
            </w:pPr>
            <w:r w:rsidRPr="007E5A12">
              <w:t>Да</w:t>
            </w:r>
          </w:p>
        </w:tc>
        <w:tc>
          <w:tcPr>
            <w:tcW w:w="315" w:type="pct"/>
          </w:tcPr>
          <w:p w14:paraId="7332DE8C" w14:textId="05B2CDF8" w:rsidR="00A31A69" w:rsidRPr="007E5A12" w:rsidRDefault="00A31A69" w:rsidP="00A31A69">
            <w:pPr>
              <w:pStyle w:val="GOSTTablenorm"/>
            </w:pPr>
            <w:r w:rsidRPr="007E5A12">
              <w:t>&lt;=10</w:t>
            </w:r>
          </w:p>
        </w:tc>
        <w:tc>
          <w:tcPr>
            <w:tcW w:w="1886" w:type="pct"/>
          </w:tcPr>
          <w:p w14:paraId="67AD9D22" w14:textId="58F09AC6" w:rsidR="00A31A69" w:rsidRPr="009D2890" w:rsidRDefault="00A31A69" w:rsidP="00A31A69">
            <w:pPr>
              <w:pStyle w:val="GOSTTablenorm"/>
            </w:pPr>
            <w:r w:rsidRPr="000E1E0A">
              <w:t xml:space="preserve">Для группировочных строк первого уровня </w:t>
            </w:r>
            <w:r w:rsidRPr="00C75A4E">
              <w:rPr>
                <w:rFonts w:eastAsiaTheme="minorHAnsi"/>
              </w:rPr>
              <w:t xml:space="preserve">(уровень группировки строк </w:t>
            </w:r>
            <w:proofErr w:type="gramStart"/>
            <w:r w:rsidRPr="009D2890">
              <w:t>LINES:LEVEL</w:t>
            </w:r>
            <w:proofErr w:type="gramEnd"/>
            <w:r w:rsidRPr="009D2890">
              <w:t>_ANALIT</w:t>
            </w:r>
            <w:r w:rsidRPr="00C75A4E">
              <w:rPr>
                <w:rFonts w:eastAsiaTheme="minorHAnsi"/>
              </w:rPr>
              <w:t xml:space="preserve"> = «2»)</w:t>
            </w:r>
            <w:r w:rsidRPr="009D2890">
              <w:t xml:space="preserve"> указы</w:t>
            </w:r>
            <w:r>
              <w:t>вается порядковый номер строки.</w:t>
            </w:r>
          </w:p>
          <w:p w14:paraId="7B2B17FC" w14:textId="77777777" w:rsidR="00A31A69" w:rsidRDefault="00A31A69" w:rsidP="00A31A69">
            <w:pPr>
              <w:pStyle w:val="GOSTTablenorm"/>
            </w:pPr>
            <w:r w:rsidRPr="009D2890">
              <w:t xml:space="preserve">Для группировочных строк второго уровня </w:t>
            </w:r>
            <w:r w:rsidRPr="00C75A4E">
              <w:rPr>
                <w:rFonts w:eastAsiaTheme="minorHAnsi"/>
              </w:rPr>
              <w:t xml:space="preserve">(уровень группировки строк </w:t>
            </w:r>
            <w:proofErr w:type="gramStart"/>
            <w:r w:rsidRPr="009D2890">
              <w:t>LINES:LEVEL</w:t>
            </w:r>
            <w:proofErr w:type="gramEnd"/>
            <w:r w:rsidRPr="009D2890">
              <w:t>_ANALIT</w:t>
            </w:r>
            <w:r w:rsidRPr="00C75A4E">
              <w:rPr>
                <w:rFonts w:eastAsiaTheme="minorHAnsi"/>
              </w:rPr>
              <w:t xml:space="preserve"> = «3»)</w:t>
            </w:r>
            <w:r w:rsidRPr="009D2890">
              <w:t xml:space="preserve"> </w:t>
            </w:r>
            <w:ins w:id="5241" w:author="Чиркова Наталия Сергеевна" w:date="2023-12-05T16:21:00Z">
              <w:r w:rsidRPr="00014835">
                <w:t>(</w:t>
              </w:r>
              <w:r w:rsidRPr="00014835">
                <w:rPr>
                  <w:highlight w:val="green"/>
                </w:rPr>
                <w:t>за исключением группировочных строк по счетам 202хх, и 203хх)</w:t>
              </w:r>
              <w:r w:rsidRPr="00014835">
                <w:t xml:space="preserve"> </w:t>
              </w:r>
            </w:ins>
            <w:r w:rsidRPr="000E1E0A">
              <w:t xml:space="preserve">указывается </w:t>
            </w:r>
            <w:r w:rsidRPr="00474651">
              <w:t xml:space="preserve">буквенный код по </w:t>
            </w:r>
            <w:r w:rsidRPr="00890A8D">
              <w:t>тип</w:t>
            </w:r>
            <w:r w:rsidRPr="00860237">
              <w:t>у</w:t>
            </w:r>
            <w:r w:rsidRPr="009D2890">
              <w:t xml:space="preserve"> КБК</w:t>
            </w:r>
            <w:ins w:id="5242" w:author="Чиркова Наталия Сергеевна" w:date="2023-12-05T17:36:00Z">
              <w:r w:rsidRPr="009D2890">
                <w:rPr>
                  <w:rStyle w:val="af6"/>
                </w:rPr>
                <w:fldChar w:fldCharType="begin"/>
              </w:r>
              <w:r w:rsidRPr="009D2890">
                <w:rPr>
                  <w:rStyle w:val="af6"/>
                </w:rPr>
                <w:instrText xml:space="preserve"> NOTEREF _Ref126242418 \h  \* MERGEFORMAT </w:instrText>
              </w:r>
            </w:ins>
            <w:r w:rsidRPr="009D2890">
              <w:rPr>
                <w:rStyle w:val="af6"/>
              </w:rPr>
            </w:r>
            <w:ins w:id="5243" w:author="Чиркова Наталия Сергеевна" w:date="2023-12-05T17:36:00Z">
              <w:r w:rsidRPr="009D2890">
                <w:rPr>
                  <w:rStyle w:val="af6"/>
                </w:rPr>
                <w:fldChar w:fldCharType="separate"/>
              </w:r>
            </w:ins>
            <w:r w:rsidR="00F300A9">
              <w:rPr>
                <w:rStyle w:val="af6"/>
              </w:rPr>
              <w:t>16</w:t>
            </w:r>
            <w:ins w:id="5244" w:author="Чиркова Наталия Сергеевна" w:date="2023-12-05T17:36:00Z">
              <w:r w:rsidRPr="009D2890">
                <w:rPr>
                  <w:rStyle w:val="af6"/>
                </w:rPr>
                <w:fldChar w:fldCharType="end"/>
              </w:r>
            </w:ins>
            <w:r w:rsidRPr="009D2890">
              <w:t>, содержащегос</w:t>
            </w:r>
            <w:r>
              <w:t>я в счете бухгалтерского учета.</w:t>
            </w:r>
          </w:p>
          <w:p w14:paraId="4B6D33B5" w14:textId="1AE5C108" w:rsidR="00A31A69" w:rsidRPr="009D2890" w:rsidRDefault="00A31A69" w:rsidP="00A31A69">
            <w:pPr>
              <w:pStyle w:val="GOSTTablenorm"/>
            </w:pPr>
            <w:r w:rsidRPr="009D2890">
              <w:t>Возможные значения:</w:t>
            </w:r>
          </w:p>
          <w:p w14:paraId="376582EB" w14:textId="3AB004A2" w:rsidR="00A31A69" w:rsidRPr="002F44FB" w:rsidRDefault="00A31A69" w:rsidP="00A31A69">
            <w:pPr>
              <w:pStyle w:val="GOSTTableListMark1"/>
            </w:pPr>
            <w:r w:rsidRPr="002F44FB">
              <w:t xml:space="preserve">«КДБ» </w:t>
            </w:r>
            <w:r w:rsidRPr="36854D62">
              <w:t>–</w:t>
            </w:r>
            <w:r w:rsidRPr="002F44FB">
              <w:t xml:space="preserve"> классификация доходов бюджета (юридических лиц);</w:t>
            </w:r>
          </w:p>
          <w:p w14:paraId="4C5C34E2" w14:textId="0352245F" w:rsidR="00A31A69" w:rsidRPr="002F44FB" w:rsidRDefault="00A31A69" w:rsidP="00A31A69">
            <w:pPr>
              <w:pStyle w:val="GOSTTableListMark1"/>
            </w:pPr>
            <w:r w:rsidRPr="002F44FB">
              <w:t xml:space="preserve">«КРБ» </w:t>
            </w:r>
            <w:r w:rsidRPr="36854D62">
              <w:t>–</w:t>
            </w:r>
            <w:r w:rsidRPr="002F44FB">
              <w:t xml:space="preserve"> классификация расх</w:t>
            </w:r>
            <w:r>
              <w:t>одов бюджета (юридических лиц);</w:t>
            </w:r>
          </w:p>
          <w:p w14:paraId="08658ED5" w14:textId="0E685F85" w:rsidR="00A31A69" w:rsidRPr="002F44FB" w:rsidRDefault="00A31A69" w:rsidP="00A31A69">
            <w:pPr>
              <w:pStyle w:val="GOSTTableListMark1"/>
            </w:pPr>
            <w:r w:rsidRPr="002F44FB">
              <w:t xml:space="preserve"> «КИФ» </w:t>
            </w:r>
            <w:r w:rsidRPr="36854D62">
              <w:t>–</w:t>
            </w:r>
            <w:r w:rsidRPr="002F44FB">
              <w:t xml:space="preserve"> классификация источников финансирования дефицита бюджета (юридических лиц).</w:t>
            </w:r>
          </w:p>
          <w:p w14:paraId="01909839" w14:textId="78BBD69F" w:rsidR="00A31A69" w:rsidRPr="009D2890" w:rsidDel="000C3477" w:rsidRDefault="00A31A69" w:rsidP="00A31A69">
            <w:pPr>
              <w:pStyle w:val="GOSTTablenorm"/>
              <w:rPr>
                <w:del w:id="5245" w:author="Чиркова Наталия Сергеевна" w:date="2023-12-05T17:36:00Z"/>
              </w:rPr>
            </w:pPr>
            <w:del w:id="5246" w:author="Чиркова Наталия Сергеевна" w:date="2023-12-05T17:36:00Z">
              <w:r w:rsidRPr="000E1E0A" w:rsidDel="000C3477">
                <w:delText>По операциям СВР применяются только КБК источников финансирования дефицита бюджетов, т.е. указывается значение «КИФ»</w:delText>
              </w:r>
            </w:del>
            <w:del w:id="5247" w:author="Чиркова Наталия Сергеевна" w:date="2023-12-05T17:35:00Z">
              <w:r w:rsidRPr="009D2890" w:rsidDel="000C3477">
                <w:rPr>
                  <w:rStyle w:val="af6"/>
                  <w:vertAlign w:val="baseline"/>
                </w:rPr>
                <w:fldChar w:fldCharType="begin"/>
              </w:r>
              <w:r w:rsidRPr="00890A8D" w:rsidDel="000C3477">
                <w:rPr>
                  <w:rStyle w:val="af6"/>
                  <w:vertAlign w:val="baseline"/>
                </w:rPr>
                <w:delInstrText xml:space="preserve"> NOTEREF _Ref126242418 \h </w:delInstrText>
              </w:r>
              <w:r w:rsidRPr="00860237" w:rsidDel="000C3477">
                <w:rPr>
                  <w:rStyle w:val="af6"/>
                  <w:vertAlign w:val="baseline"/>
                </w:rPr>
                <w:delInstrText xml:space="preserve"> \* MERGEFORMAT </w:delInstrText>
              </w:r>
              <w:r w:rsidRPr="009D2890" w:rsidDel="000C3477">
                <w:rPr>
                  <w:rStyle w:val="af6"/>
                  <w:vertAlign w:val="baseline"/>
                </w:rPr>
              </w:r>
              <w:r w:rsidRPr="009D2890" w:rsidDel="000C3477">
                <w:rPr>
                  <w:rStyle w:val="af6"/>
                  <w:vertAlign w:val="baseline"/>
                </w:rPr>
                <w:fldChar w:fldCharType="separate"/>
              </w:r>
              <w:r w:rsidRPr="00860237" w:rsidDel="000C3477">
                <w:rPr>
                  <w:rStyle w:val="af6"/>
                  <w:vertAlign w:val="baseline"/>
                </w:rPr>
                <w:delText>15</w:delText>
              </w:r>
              <w:r w:rsidRPr="009D2890" w:rsidDel="000C3477">
                <w:rPr>
                  <w:rStyle w:val="af6"/>
                  <w:vertAlign w:val="baseline"/>
                </w:rPr>
                <w:fldChar w:fldCharType="end"/>
              </w:r>
            </w:del>
            <w:del w:id="5248" w:author="Чиркова Наталия Сергеевна" w:date="2023-12-05T17:36:00Z">
              <w:r w:rsidRPr="009D2890" w:rsidDel="000C3477">
                <w:delText>.</w:delText>
              </w:r>
            </w:del>
          </w:p>
          <w:p w14:paraId="232C83D2" w14:textId="5A7599B5" w:rsidR="00A31A69" w:rsidRPr="007E5A12" w:rsidRDefault="00A31A69" w:rsidP="00A31A69">
            <w:pPr>
              <w:pStyle w:val="GOSTTablenorm"/>
            </w:pPr>
            <w:r w:rsidRPr="009D2890">
              <w:t xml:space="preserve">Для детализированных строк </w:t>
            </w:r>
            <w:r w:rsidRPr="00C75A4E">
              <w:rPr>
                <w:rFonts w:eastAsiaTheme="minorHAnsi"/>
              </w:rPr>
              <w:t xml:space="preserve">(уровень группировки строк </w:t>
            </w:r>
            <w:proofErr w:type="gramStart"/>
            <w:r w:rsidRPr="009D2890">
              <w:t>LINES:LEVEL</w:t>
            </w:r>
            <w:proofErr w:type="gramEnd"/>
            <w:r w:rsidRPr="009D2890">
              <w:t>_ANALIT</w:t>
            </w:r>
            <w:r w:rsidRPr="00C75A4E">
              <w:rPr>
                <w:rFonts w:eastAsiaTheme="minorHAnsi"/>
              </w:rPr>
              <w:t xml:space="preserve"> = «4»)</w:t>
            </w:r>
            <w:ins w:id="5249" w:author="Чиркова Наталия Сергеевна" w:date="2023-12-05T17:36:00Z">
              <w:r w:rsidRPr="00C75A4E">
                <w:rPr>
                  <w:rFonts w:eastAsiaTheme="minorHAnsi"/>
                </w:rPr>
                <w:t xml:space="preserve"> </w:t>
              </w:r>
              <w:r w:rsidRPr="00014835">
                <w:rPr>
                  <w:highlight w:val="green"/>
                </w:rPr>
                <w:t>и группировочных строк второго уровня по счетам 202хх, и 203хх</w:t>
              </w:r>
            </w:ins>
            <w:ins w:id="5250" w:author="Сказецкая Наталья Камилевна" w:date="2023-06-20T21:54:00Z">
              <w:r w:rsidRPr="000E1E0A">
                <w:t xml:space="preserve"> </w:t>
              </w:r>
            </w:ins>
            <w:r w:rsidRPr="00474651">
              <w:t>не заполняется</w:t>
            </w:r>
            <w:r w:rsidRPr="00890A8D">
              <w:t xml:space="preserve"> </w:t>
            </w:r>
            <w:r w:rsidRPr="00C75A4E">
              <w:rPr>
                <w:rFonts w:eastAsiaTheme="minorHAnsi"/>
              </w:rPr>
              <w:t>(в теге возвращается пустое значение)</w:t>
            </w:r>
          </w:p>
        </w:tc>
      </w:tr>
      <w:tr w:rsidR="00A31A69" w:rsidRPr="007E5A12" w14:paraId="47DA578B" w14:textId="77777777" w:rsidTr="00A31A69">
        <w:tc>
          <w:tcPr>
            <w:tcW w:w="1169" w:type="pct"/>
          </w:tcPr>
          <w:p w14:paraId="451E5E61" w14:textId="3F4414B6" w:rsidR="00A31A69" w:rsidRPr="007E5A12" w:rsidRDefault="00A31A69" w:rsidP="00A31A69">
            <w:pPr>
              <w:pStyle w:val="GOSTTablenorm"/>
            </w:pPr>
            <w:r w:rsidRPr="007E5A12">
              <w:t>Остаток на начало года по дебету</w:t>
            </w:r>
          </w:p>
        </w:tc>
        <w:tc>
          <w:tcPr>
            <w:tcW w:w="797" w:type="pct"/>
          </w:tcPr>
          <w:p w14:paraId="391783AF" w14:textId="77777777" w:rsidR="00A31A69" w:rsidRPr="007E5A12" w:rsidRDefault="00A31A69" w:rsidP="00A31A69">
            <w:pPr>
              <w:pStyle w:val="GOSTTablenorm"/>
            </w:pPr>
            <w:proofErr w:type="gramStart"/>
            <w:r w:rsidRPr="00A15DAF">
              <w:rPr>
                <w:b/>
              </w:rPr>
              <w:t>LINES:</w:t>
            </w:r>
            <w:r w:rsidRPr="007E5A12">
              <w:t>SUM</w:t>
            </w:r>
            <w:proofErr w:type="gramEnd"/>
            <w:r w:rsidRPr="007E5A12">
              <w:t>1</w:t>
            </w:r>
          </w:p>
        </w:tc>
        <w:tc>
          <w:tcPr>
            <w:tcW w:w="532" w:type="pct"/>
          </w:tcPr>
          <w:p w14:paraId="56239F3F" w14:textId="77777777" w:rsidR="00A31A69" w:rsidRPr="007E5A12" w:rsidRDefault="00A31A69" w:rsidP="00A31A69">
            <w:pPr>
              <w:pStyle w:val="GOSTTablenorm"/>
            </w:pPr>
            <w:r w:rsidRPr="007E5A12">
              <w:t>Сумма</w:t>
            </w:r>
          </w:p>
        </w:tc>
        <w:tc>
          <w:tcPr>
            <w:tcW w:w="301" w:type="pct"/>
          </w:tcPr>
          <w:p w14:paraId="2FA12973" w14:textId="77777777" w:rsidR="00A31A69" w:rsidRPr="007E5A12" w:rsidRDefault="00A31A69" w:rsidP="00A31A69">
            <w:pPr>
              <w:pStyle w:val="GOSTTablenorm"/>
            </w:pPr>
            <w:r w:rsidRPr="007E5A12">
              <w:t>Да</w:t>
            </w:r>
          </w:p>
        </w:tc>
        <w:tc>
          <w:tcPr>
            <w:tcW w:w="315" w:type="pct"/>
          </w:tcPr>
          <w:p w14:paraId="54BFFA64" w14:textId="5FB04175" w:rsidR="00A31A69" w:rsidRPr="007E5A12" w:rsidRDefault="00A31A69" w:rsidP="00A31A69">
            <w:pPr>
              <w:pStyle w:val="GOSTTablenorm"/>
            </w:pPr>
          </w:p>
        </w:tc>
        <w:tc>
          <w:tcPr>
            <w:tcW w:w="1886" w:type="pct"/>
            <w:vMerge w:val="restart"/>
          </w:tcPr>
          <w:p w14:paraId="63F5B175" w14:textId="1B00E28F" w:rsidR="00A31A69" w:rsidRPr="00C75A4E" w:rsidRDefault="00A31A69" w:rsidP="00A31A69">
            <w:pPr>
              <w:pStyle w:val="GOSTTablenorm"/>
              <w:rPr>
                <w:rFonts w:eastAsiaTheme="minorHAnsi"/>
              </w:rPr>
            </w:pPr>
            <w:r w:rsidRPr="00C75A4E">
              <w:rPr>
                <w:rFonts w:eastAsiaTheme="minorHAnsi"/>
              </w:rPr>
              <w:t>Отражается сумма входящих остатков на начало года по дебету или по кредиту.</w:t>
            </w:r>
          </w:p>
          <w:p w14:paraId="6DF85C1F" w14:textId="08CF5931" w:rsidR="00A31A69" w:rsidRPr="00C75A4E" w:rsidRDefault="00A31A69" w:rsidP="00A31A69">
            <w:pPr>
              <w:pStyle w:val="GOSTTablenorm"/>
              <w:rPr>
                <w:ins w:id="5251" w:author="Чиркова Наталия Сергеевна" w:date="2023-12-05T17:37:00Z"/>
                <w:rFonts w:eastAsiaTheme="minorHAnsi"/>
              </w:rPr>
            </w:pPr>
            <w:r w:rsidRPr="00C75A4E">
              <w:rPr>
                <w:rFonts w:eastAsiaTheme="minorHAnsi"/>
              </w:rPr>
              <w:lastRenderedPageBreak/>
              <w:t xml:space="preserve">Сумма входящих остатков на начало года рассчитывается как сумма остатков на начало года, сформировавшихся в результате закрытия предыдущего финансового года, плюс сумма записей учета по изменению остатков на начало года, отраженных в текущем финансовом году, у которых «Дата отражения в учете» входит в период с </w:t>
            </w:r>
            <w:r w:rsidRPr="009D2890">
              <w:t>01.01.хххх по дату окончания периода формирования регистра (включительно)</w:t>
            </w:r>
            <w:r>
              <w:rPr>
                <w:rFonts w:eastAsiaTheme="minorHAnsi"/>
              </w:rPr>
              <w:t>.</w:t>
            </w:r>
          </w:p>
          <w:p w14:paraId="73FB0DB9" w14:textId="5385DE51" w:rsidR="00A31A69" w:rsidRPr="00C75A4E" w:rsidRDefault="00A31A69" w:rsidP="00A31A69">
            <w:pPr>
              <w:pStyle w:val="GOSTTablenorm"/>
              <w:rPr>
                <w:ins w:id="5252" w:author="Чиркова Наталия Сергеевна" w:date="2023-12-05T17:37:00Z"/>
                <w:rFonts w:eastAsiaTheme="minorHAnsi"/>
              </w:rPr>
            </w:pPr>
            <w:ins w:id="5253" w:author="Чиркова Наталия Сергеевна" w:date="2023-12-05T17:37:00Z">
              <w:r w:rsidRPr="00C75A4E">
                <w:rPr>
                  <w:rFonts w:eastAsiaTheme="minorHAnsi"/>
                  <w:highlight w:val="yellow"/>
                </w:rPr>
                <w:t xml:space="preserve">Сумма остатков на начало года, сформировавшихся в результате закрытия предыдущего финансового года, определяются по записям учета со значением «НГ-ХХ», указанным в аналитическом признаке «ЗО» (pzo), где ХХ </w:t>
              </w:r>
            </w:ins>
            <w:r w:rsidRPr="36854D62">
              <w:t>–</w:t>
            </w:r>
            <w:ins w:id="5254" w:author="Чиркова Наталия Сергеевна" w:date="2023-12-05T17:37:00Z">
              <w:r w:rsidRPr="00C75A4E">
                <w:rPr>
                  <w:rFonts w:eastAsiaTheme="minorHAnsi"/>
                  <w:highlight w:val="yellow"/>
                </w:rPr>
                <w:t xml:space="preserve"> последние 2 цифры финансового года, указанного в параметрах запроса (</w:t>
              </w:r>
              <w:r w:rsidRPr="00C75A4E">
                <w:rPr>
                  <w:highlight w:val="yellow"/>
                </w:rPr>
                <w:t>EndRepDate</w:t>
              </w:r>
              <w:r w:rsidRPr="000E1E0A">
                <w:rPr>
                  <w:highlight w:val="yellow"/>
                </w:rPr>
                <w:t>)</w:t>
              </w:r>
              <w:r w:rsidRPr="00C75A4E">
                <w:rPr>
                  <w:rFonts w:eastAsiaTheme="minorHAnsi"/>
                  <w:highlight w:val="yellow"/>
                </w:rPr>
                <w:t>.</w:t>
              </w:r>
            </w:ins>
          </w:p>
          <w:p w14:paraId="25F4D824" w14:textId="0EE6E214" w:rsidR="00A31A69" w:rsidRPr="00C75A4E" w:rsidRDefault="00A31A69" w:rsidP="00A31A69">
            <w:pPr>
              <w:pStyle w:val="GOSTTablenorm"/>
              <w:rPr>
                <w:rFonts w:eastAsiaTheme="minorHAnsi"/>
              </w:rPr>
            </w:pPr>
            <w:r w:rsidRPr="00C75A4E">
              <w:rPr>
                <w:rFonts w:eastAsiaTheme="minorHAnsi"/>
              </w:rPr>
              <w:t>Записи учета по изменению остатков на начало года определяются по значению «НАЧ-ХХ», указанному в аналитическом признаке «ЗО»</w:t>
            </w:r>
            <w:ins w:id="5255" w:author="Сказецкая Наталья Камилевна" w:date="2023-06-20T21:56:00Z">
              <w:r w:rsidRPr="00C75A4E">
                <w:rPr>
                  <w:rFonts w:eastAsiaTheme="minorHAnsi"/>
                </w:rPr>
                <w:t xml:space="preserve"> </w:t>
              </w:r>
            </w:ins>
            <w:r w:rsidRPr="00C75A4E">
              <w:rPr>
                <w:rFonts w:eastAsiaTheme="minorHAnsi"/>
              </w:rPr>
              <w:t xml:space="preserve">(pzo), где ХХ </w:t>
            </w:r>
            <w:r w:rsidRPr="36854D62">
              <w:t>–</w:t>
            </w:r>
            <w:r w:rsidRPr="00C75A4E">
              <w:rPr>
                <w:rFonts w:eastAsiaTheme="minorHAnsi"/>
              </w:rPr>
              <w:t xml:space="preserve"> последние 2 цифры финансового года, указанного в параметрах запроса (</w:t>
            </w:r>
            <w:r w:rsidRPr="00C75A4E">
              <w:t>EndRepDate</w:t>
            </w:r>
            <w:r w:rsidRPr="000E1E0A">
              <w:t>)</w:t>
            </w:r>
            <w:r w:rsidRPr="00C75A4E">
              <w:rPr>
                <w:rFonts w:eastAsiaTheme="minorHAnsi"/>
              </w:rPr>
              <w:t>.</w:t>
            </w:r>
          </w:p>
          <w:p w14:paraId="63A5BB41" w14:textId="77777777" w:rsidR="00A31A69" w:rsidRPr="007E5A12" w:rsidRDefault="00A31A69" w:rsidP="00A31A69">
            <w:pPr>
              <w:pStyle w:val="GOSTTablenorm"/>
              <w:rPr>
                <w:rFonts w:eastAsiaTheme="minorHAnsi"/>
                <w:lang w:eastAsia="en-US"/>
              </w:rPr>
            </w:pPr>
            <w:r w:rsidRPr="00C75A4E">
              <w:rPr>
                <w:rFonts w:eastAsiaTheme="minorHAnsi"/>
              </w:rPr>
              <w:t>При этом должно соблюдаться правило определения стороны указания остатка согласно типу счета – активный/пассивный</w:t>
            </w:r>
            <w:r w:rsidRPr="007E5A12">
              <w:rPr>
                <w:rFonts w:eastAsiaTheme="minorHAnsi"/>
                <w:lang w:eastAsia="en-US"/>
              </w:rPr>
              <w:t>/активно-пассивный:</w:t>
            </w:r>
          </w:p>
          <w:p w14:paraId="680DA013" w14:textId="77777777" w:rsidR="00A31A69" w:rsidRPr="00C75A4E" w:rsidRDefault="00A31A69" w:rsidP="00A31A69">
            <w:pPr>
              <w:pStyle w:val="GOSTTableListMark1"/>
              <w:rPr>
                <w:rFonts w:eastAsiaTheme="minorHAnsi"/>
              </w:rPr>
            </w:pPr>
            <w:r w:rsidRPr="00C75A4E">
              <w:rPr>
                <w:rFonts w:eastAsiaTheme="minorEastAsia"/>
              </w:rPr>
              <w:t>активные, остаток всегда указывается в дебете независимо от знака;</w:t>
            </w:r>
          </w:p>
          <w:p w14:paraId="6DC2F595" w14:textId="77777777" w:rsidR="00A31A69" w:rsidRPr="00C75A4E" w:rsidRDefault="00A31A69" w:rsidP="00A31A69">
            <w:pPr>
              <w:pStyle w:val="GOSTTableListMark1"/>
              <w:rPr>
                <w:rFonts w:eastAsiaTheme="minorHAnsi"/>
              </w:rPr>
            </w:pPr>
            <w:r w:rsidRPr="00C75A4E">
              <w:rPr>
                <w:rFonts w:eastAsiaTheme="minorEastAsia"/>
              </w:rPr>
              <w:t>пассивные, остаток всегда указывается в кредите независимо от знака;</w:t>
            </w:r>
          </w:p>
          <w:p w14:paraId="190AA14A" w14:textId="41DBF764" w:rsidR="00A31A69" w:rsidRPr="00653DFD" w:rsidRDefault="00A31A69" w:rsidP="00A31A69">
            <w:pPr>
              <w:pStyle w:val="GOSTTableListMark1"/>
              <w:rPr>
                <w:rFonts w:eastAsiaTheme="minorHAnsi"/>
                <w:szCs w:val="22"/>
                <w:lang w:eastAsia="en-US"/>
              </w:rPr>
            </w:pPr>
            <w:r w:rsidRPr="00C75A4E">
              <w:rPr>
                <w:rFonts w:eastAsiaTheme="minorEastAsia"/>
              </w:rPr>
              <w:t>активно-пассивные, остаток отр</w:t>
            </w:r>
            <w:r>
              <w:rPr>
                <w:rFonts w:eastAsiaTheme="minorEastAsia"/>
              </w:rPr>
              <w:t>ажается положительным значением</w:t>
            </w:r>
          </w:p>
        </w:tc>
      </w:tr>
      <w:tr w:rsidR="00A31A69" w:rsidRPr="007E5A12" w14:paraId="5A1D1315" w14:textId="77777777" w:rsidTr="00A31A69">
        <w:tc>
          <w:tcPr>
            <w:tcW w:w="1169" w:type="pct"/>
          </w:tcPr>
          <w:p w14:paraId="1E5D4A29" w14:textId="77777777" w:rsidR="00A31A69" w:rsidRPr="007E5A12" w:rsidRDefault="00A31A69" w:rsidP="00A31A69">
            <w:pPr>
              <w:pStyle w:val="GOSTTablenorm"/>
            </w:pPr>
            <w:r w:rsidRPr="007E5A12">
              <w:t>Остаток на начало года по кредиту</w:t>
            </w:r>
          </w:p>
        </w:tc>
        <w:tc>
          <w:tcPr>
            <w:tcW w:w="797" w:type="pct"/>
          </w:tcPr>
          <w:p w14:paraId="7BF2D87D" w14:textId="77777777" w:rsidR="00A31A69" w:rsidRPr="007E5A12" w:rsidRDefault="00A31A69" w:rsidP="00A31A69">
            <w:pPr>
              <w:pStyle w:val="GOSTTablenorm"/>
            </w:pPr>
            <w:proofErr w:type="gramStart"/>
            <w:r w:rsidRPr="00A15DAF">
              <w:rPr>
                <w:b/>
              </w:rPr>
              <w:t>LINES:</w:t>
            </w:r>
            <w:r w:rsidRPr="007E5A12">
              <w:t>SUM</w:t>
            </w:r>
            <w:proofErr w:type="gramEnd"/>
            <w:r w:rsidRPr="007E5A12">
              <w:t>2</w:t>
            </w:r>
          </w:p>
        </w:tc>
        <w:tc>
          <w:tcPr>
            <w:tcW w:w="532" w:type="pct"/>
          </w:tcPr>
          <w:p w14:paraId="2E682C32" w14:textId="77777777" w:rsidR="00A31A69" w:rsidRPr="007E5A12" w:rsidRDefault="00A31A69" w:rsidP="00A31A69">
            <w:pPr>
              <w:pStyle w:val="GOSTTablenorm"/>
            </w:pPr>
            <w:r w:rsidRPr="007E5A12">
              <w:t>Сумма</w:t>
            </w:r>
          </w:p>
        </w:tc>
        <w:tc>
          <w:tcPr>
            <w:tcW w:w="301" w:type="pct"/>
          </w:tcPr>
          <w:p w14:paraId="6D744C82" w14:textId="77777777" w:rsidR="00A31A69" w:rsidRPr="007E5A12" w:rsidRDefault="00A31A69" w:rsidP="00A31A69">
            <w:pPr>
              <w:pStyle w:val="GOSTTablenorm"/>
            </w:pPr>
            <w:r w:rsidRPr="007E5A12">
              <w:t>Да</w:t>
            </w:r>
          </w:p>
        </w:tc>
        <w:tc>
          <w:tcPr>
            <w:tcW w:w="315" w:type="pct"/>
          </w:tcPr>
          <w:p w14:paraId="21A808F8" w14:textId="3A5FCA00" w:rsidR="00A31A69" w:rsidRPr="007E5A12" w:rsidRDefault="00A31A69" w:rsidP="00A31A69">
            <w:pPr>
              <w:pStyle w:val="GOSTTablenorm"/>
            </w:pPr>
          </w:p>
        </w:tc>
        <w:tc>
          <w:tcPr>
            <w:tcW w:w="1886" w:type="pct"/>
            <w:vMerge/>
          </w:tcPr>
          <w:p w14:paraId="466CE1BE" w14:textId="77777777" w:rsidR="00A31A69" w:rsidRPr="007E5A12" w:rsidRDefault="00A31A69" w:rsidP="00A31A69">
            <w:pPr>
              <w:rPr>
                <w:sz w:val="22"/>
                <w:szCs w:val="22"/>
              </w:rPr>
            </w:pPr>
          </w:p>
        </w:tc>
      </w:tr>
      <w:tr w:rsidR="00A31A69" w:rsidRPr="007E5A12" w14:paraId="2C32A7AC" w14:textId="77777777" w:rsidTr="00A31A69">
        <w:tc>
          <w:tcPr>
            <w:tcW w:w="1169" w:type="pct"/>
          </w:tcPr>
          <w:p w14:paraId="2871FD66" w14:textId="77777777" w:rsidR="00A31A69" w:rsidRPr="00014835" w:rsidRDefault="00A31A69" w:rsidP="00A31A69">
            <w:pPr>
              <w:pStyle w:val="GOSTTablenorm"/>
            </w:pPr>
            <w:r w:rsidRPr="00014835">
              <w:t>Остаток на начало периода по дебету</w:t>
            </w:r>
          </w:p>
        </w:tc>
        <w:tc>
          <w:tcPr>
            <w:tcW w:w="797" w:type="pct"/>
          </w:tcPr>
          <w:p w14:paraId="3812F3B1" w14:textId="77777777" w:rsidR="00A31A69" w:rsidRPr="00014835" w:rsidRDefault="00A31A69" w:rsidP="00A31A69">
            <w:pPr>
              <w:pStyle w:val="GOSTTablenorm"/>
            </w:pPr>
            <w:proofErr w:type="gramStart"/>
            <w:r w:rsidRPr="00A15DAF">
              <w:rPr>
                <w:b/>
              </w:rPr>
              <w:t>LINES:</w:t>
            </w:r>
            <w:r w:rsidRPr="00014835">
              <w:t>SUM</w:t>
            </w:r>
            <w:proofErr w:type="gramEnd"/>
            <w:r w:rsidRPr="00014835">
              <w:t>3</w:t>
            </w:r>
          </w:p>
        </w:tc>
        <w:tc>
          <w:tcPr>
            <w:tcW w:w="532" w:type="pct"/>
          </w:tcPr>
          <w:p w14:paraId="4A1BABA3" w14:textId="77777777" w:rsidR="00A31A69" w:rsidRPr="000E1E0A" w:rsidRDefault="00A31A69" w:rsidP="00A31A69">
            <w:pPr>
              <w:pStyle w:val="GOSTTablenorm"/>
            </w:pPr>
            <w:r w:rsidRPr="000E1E0A">
              <w:t>Сумма</w:t>
            </w:r>
          </w:p>
        </w:tc>
        <w:tc>
          <w:tcPr>
            <w:tcW w:w="301" w:type="pct"/>
          </w:tcPr>
          <w:p w14:paraId="229459FE" w14:textId="77777777" w:rsidR="00A31A69" w:rsidRPr="00474651" w:rsidRDefault="00A31A69" w:rsidP="00A31A69">
            <w:pPr>
              <w:pStyle w:val="GOSTTablenorm"/>
            </w:pPr>
            <w:r w:rsidRPr="00474651">
              <w:t>Да</w:t>
            </w:r>
          </w:p>
        </w:tc>
        <w:tc>
          <w:tcPr>
            <w:tcW w:w="315" w:type="pct"/>
          </w:tcPr>
          <w:p w14:paraId="304D2D95" w14:textId="19968217" w:rsidR="00A31A69" w:rsidRPr="00860237" w:rsidRDefault="00A31A69" w:rsidP="00A31A69">
            <w:pPr>
              <w:pStyle w:val="GOSTTablenorm"/>
            </w:pPr>
          </w:p>
        </w:tc>
        <w:tc>
          <w:tcPr>
            <w:tcW w:w="1886" w:type="pct"/>
            <w:vMerge w:val="restart"/>
          </w:tcPr>
          <w:p w14:paraId="1BDA6B79" w14:textId="59B8CF0A" w:rsidR="00A31A69" w:rsidRPr="00C75A4E" w:rsidRDefault="00A31A69" w:rsidP="00A31A69">
            <w:pPr>
              <w:pStyle w:val="GOSTTablenorm"/>
              <w:rPr>
                <w:rFonts w:eastAsiaTheme="minorHAnsi"/>
              </w:rPr>
            </w:pPr>
            <w:r w:rsidRPr="00C75A4E">
              <w:rPr>
                <w:rFonts w:eastAsiaTheme="minorHAnsi"/>
              </w:rPr>
              <w:t>Отражается сумма входящих остатков на начало периода по дебету или по кредиту</w:t>
            </w:r>
            <w:r>
              <w:rPr>
                <w:rFonts w:eastAsiaTheme="minorHAnsi"/>
              </w:rPr>
              <w:t>.</w:t>
            </w:r>
          </w:p>
          <w:p w14:paraId="0FB485E6" w14:textId="098502FE" w:rsidR="00A31A69" w:rsidRPr="00C75A4E" w:rsidRDefault="00A31A69" w:rsidP="00A31A69">
            <w:pPr>
              <w:pStyle w:val="GOSTTablenorm"/>
              <w:rPr>
                <w:rFonts w:eastAsiaTheme="minorHAnsi"/>
              </w:rPr>
            </w:pPr>
            <w:r w:rsidRPr="00C75A4E">
              <w:rPr>
                <w:rFonts w:eastAsiaTheme="minorHAnsi"/>
                <w:highlight w:val="yellow"/>
              </w:rPr>
              <w:t>Если значение параметра «Отражать в отчете»</w:t>
            </w:r>
            <w:r>
              <w:rPr>
                <w:rFonts w:eastAsiaTheme="minorHAnsi"/>
                <w:highlight w:val="yellow"/>
              </w:rPr>
              <w:t xml:space="preserve"> </w:t>
            </w:r>
            <w:r w:rsidRPr="00C75A4E">
              <w:rPr>
                <w:rFonts w:eastAsiaTheme="minorHAnsi"/>
                <w:highlight w:val="yellow"/>
              </w:rPr>
              <w:t xml:space="preserve">(RptSetCode) равно значению «10» </w:t>
            </w:r>
            <w:r w:rsidRPr="36854D62">
              <w:t>–</w:t>
            </w:r>
            <w:r w:rsidRPr="00C75A4E">
              <w:rPr>
                <w:rFonts w:eastAsiaTheme="minorHAnsi"/>
                <w:highlight w:val="yellow"/>
              </w:rPr>
              <w:t xml:space="preserve"> «</w:t>
            </w:r>
            <w:r w:rsidRPr="009D2890">
              <w:rPr>
                <w:highlight w:val="yellow"/>
              </w:rPr>
              <w:t>Операции учета текущего года»</w:t>
            </w:r>
            <w:r w:rsidRPr="00C75A4E">
              <w:rPr>
                <w:rFonts w:eastAsiaTheme="minorHAnsi"/>
                <w:highlight w:val="yellow"/>
              </w:rPr>
              <w:t xml:space="preserve">, то </w:t>
            </w:r>
            <w:r w:rsidRPr="00C75A4E">
              <w:rPr>
                <w:rFonts w:eastAsiaTheme="minorHAnsi"/>
                <w:highlight w:val="yellow"/>
              </w:rPr>
              <w:lastRenderedPageBreak/>
              <w:t>с</w:t>
            </w:r>
            <w:r w:rsidRPr="00C75A4E">
              <w:rPr>
                <w:rFonts w:eastAsiaTheme="minorHAnsi"/>
              </w:rPr>
              <w:t>умма входящих остатков на начало периода рассчитывается как сумма остатков на начало отчетного периода плюс сумма записей учета по изменению остатков на начало года, отраженных в текущем финансовом году, у которых «Дата отражения в учете» входит в отчетный период, указанный в параметрах «Дата начала периода» (</w:t>
            </w:r>
            <w:r w:rsidRPr="00C75A4E">
              <w:t>StartRepDate</w:t>
            </w:r>
            <w:r w:rsidRPr="000E1E0A">
              <w:t>)</w:t>
            </w:r>
            <w:r w:rsidRPr="00C75A4E">
              <w:rPr>
                <w:rFonts w:eastAsiaTheme="minorHAnsi"/>
              </w:rPr>
              <w:t xml:space="preserve"> и «Дата окончания периода» (</w:t>
            </w:r>
            <w:r w:rsidRPr="00C75A4E">
              <w:t>EndRepDate</w:t>
            </w:r>
            <w:r w:rsidRPr="000E1E0A">
              <w:t>)</w:t>
            </w:r>
            <w:r w:rsidRPr="00C75A4E">
              <w:rPr>
                <w:rFonts w:eastAsiaTheme="minorHAnsi"/>
              </w:rPr>
              <w:t>. Записи учета по изменению остатков на начало года определяются по значениям «НАЧ-ХХ»</w:t>
            </w:r>
            <w:r w:rsidRPr="00C75A4E">
              <w:rPr>
                <w:rFonts w:eastAsiaTheme="minorHAnsi"/>
                <w:highlight w:val="yellow"/>
              </w:rPr>
              <w:t xml:space="preserve"> или «НГ_ХХ»,</w:t>
            </w:r>
            <w:r w:rsidRPr="00C75A4E">
              <w:rPr>
                <w:rFonts w:eastAsiaTheme="minorHAnsi"/>
              </w:rPr>
              <w:t xml:space="preserve"> указанн</w:t>
            </w:r>
            <w:r w:rsidRPr="00C75A4E">
              <w:rPr>
                <w:rFonts w:eastAsiaTheme="minorHAnsi"/>
                <w:highlight w:val="yellow"/>
              </w:rPr>
              <w:t>ым</w:t>
            </w:r>
            <w:r w:rsidRPr="00C75A4E" w:rsidDel="00173370">
              <w:rPr>
                <w:rFonts w:eastAsiaTheme="minorHAnsi"/>
              </w:rPr>
              <w:t xml:space="preserve"> </w:t>
            </w:r>
            <w:r w:rsidRPr="00C75A4E">
              <w:rPr>
                <w:rFonts w:eastAsiaTheme="minorHAnsi"/>
              </w:rPr>
              <w:t>в аналитическом признаке «ЗО» (pzo), где ХХ - последние 2 цифры финансового года, указанного в параметрах запроса (</w:t>
            </w:r>
            <w:r w:rsidRPr="00C75A4E">
              <w:t>EndRepDate</w:t>
            </w:r>
            <w:r w:rsidRPr="000E1E0A">
              <w:t>)</w:t>
            </w:r>
            <w:r w:rsidRPr="00C75A4E">
              <w:rPr>
                <w:rFonts w:eastAsiaTheme="minorHAnsi"/>
              </w:rPr>
              <w:t>.</w:t>
            </w:r>
          </w:p>
          <w:p w14:paraId="510170A1" w14:textId="21A52E68" w:rsidR="00A31A69" w:rsidRPr="00C75A4E" w:rsidRDefault="00A31A69" w:rsidP="00A31A69">
            <w:pPr>
              <w:pStyle w:val="GOSTTablenorm"/>
              <w:rPr>
                <w:rFonts w:eastAsiaTheme="minorHAnsi"/>
              </w:rPr>
            </w:pPr>
            <w:r w:rsidRPr="00C75A4E">
              <w:rPr>
                <w:rFonts w:eastAsiaTheme="minorHAnsi"/>
                <w:highlight w:val="yellow"/>
              </w:rPr>
              <w:t>Если значение параметра «Отражать в отчете»</w:t>
            </w:r>
            <w:r>
              <w:rPr>
                <w:rFonts w:eastAsiaTheme="minorHAnsi"/>
                <w:highlight w:val="yellow"/>
              </w:rPr>
              <w:t xml:space="preserve"> </w:t>
            </w:r>
            <w:r w:rsidRPr="00C75A4E">
              <w:rPr>
                <w:rFonts w:eastAsiaTheme="minorHAnsi"/>
                <w:highlight w:val="yellow"/>
              </w:rPr>
              <w:t>(RptSetCode) равно значению «20»</w:t>
            </w:r>
            <w:r w:rsidRPr="00014835">
              <w:rPr>
                <w:highlight w:val="yellow"/>
              </w:rPr>
              <w:t xml:space="preserve"> </w:t>
            </w:r>
            <w:r w:rsidRPr="36854D62">
              <w:t>–</w:t>
            </w:r>
            <w:r w:rsidRPr="00014835">
              <w:rPr>
                <w:highlight w:val="yellow"/>
              </w:rPr>
              <w:t xml:space="preserve"> «</w:t>
            </w:r>
            <w:r w:rsidRPr="00C75A4E">
              <w:rPr>
                <w:rFonts w:eastAsiaTheme="minorHAnsi"/>
                <w:highlight w:val="yellow"/>
              </w:rPr>
              <w:t xml:space="preserve">Операции дополнительного периода» или «40» </w:t>
            </w:r>
            <w:r w:rsidRPr="36854D62">
              <w:t>–</w:t>
            </w:r>
            <w:r w:rsidRPr="00C75A4E">
              <w:rPr>
                <w:rFonts w:eastAsiaTheme="minorHAnsi"/>
                <w:highlight w:val="yellow"/>
              </w:rPr>
              <w:t xml:space="preserve"> «Операции последнего раб. дня доп. периода, заключения счетов, обособления», то рассчитывается сумма входящих остатков на начало соответствующего дня дополнительного периода. Так как по </w:t>
            </w:r>
            <w:del w:id="5256" w:author="Сарафанова (Чиркова) Наталия Сергеевна" w:date="2024-12-13T11:59:00Z">
              <w:r w:rsidRPr="00C75A4E" w:rsidDel="000A5230">
                <w:rPr>
                  <w:rFonts w:eastAsiaTheme="minorHAnsi"/>
                  <w:highlight w:val="yellow"/>
                </w:rPr>
                <w:delText xml:space="preserve">СВР </w:delText>
              </w:r>
            </w:del>
            <w:ins w:id="5257" w:author="Сарафанова (Чиркова) Наталия Сергеевна" w:date="2024-12-13T11:59:00Z">
              <w:r>
                <w:rPr>
                  <w:rFonts w:eastAsiaTheme="minorHAnsi"/>
                  <w:highlight w:val="yellow"/>
                </w:rPr>
                <w:t>исполнению ФБ</w:t>
              </w:r>
              <w:r w:rsidRPr="00C75A4E">
                <w:rPr>
                  <w:rFonts w:eastAsiaTheme="minorHAnsi"/>
                  <w:highlight w:val="yellow"/>
                </w:rPr>
                <w:t xml:space="preserve"> </w:t>
              </w:r>
            </w:ins>
            <w:r w:rsidRPr="00C75A4E">
              <w:rPr>
                <w:rFonts w:eastAsiaTheme="minorHAnsi"/>
                <w:highlight w:val="yellow"/>
              </w:rPr>
              <w:t>отсутствуют операции дополнительного периода</w:t>
            </w:r>
            <w:ins w:id="5258" w:author="Сарафанова (Чиркова) Наталия Сергеевна" w:date="2024-12-13T12:01:00Z">
              <w:r w:rsidRPr="00C64C0B">
                <w:rPr>
                  <w:rFonts w:eastAsiaTheme="minorHAnsi"/>
                  <w:highlight w:val="yellow"/>
                </w:rPr>
                <w:t xml:space="preserve"> </w:t>
              </w:r>
              <w:r>
                <w:rPr>
                  <w:highlight w:val="yellow"/>
                </w:rPr>
                <w:t xml:space="preserve">в </w:t>
              </w:r>
              <w:r>
                <w:rPr>
                  <w:highlight w:val="yellow"/>
                  <w:lang w:val="en-US"/>
                </w:rPr>
                <w:t>SVAP</w:t>
              </w:r>
            </w:ins>
            <w:r w:rsidRPr="00C75A4E">
              <w:rPr>
                <w:rFonts w:eastAsiaTheme="minorHAnsi"/>
                <w:highlight w:val="yellow"/>
              </w:rPr>
              <w:t>, то по умолчанию рассчитывается как сумма исходящих остатков на конец финансового года,</w:t>
            </w:r>
            <w:r w:rsidRPr="00EF6FED">
              <w:rPr>
                <w:rFonts w:eastAsiaTheme="minorHAnsi"/>
                <w:highlight w:val="yellow"/>
                <w:lang w:eastAsia="en-US"/>
              </w:rPr>
              <w:t xml:space="preserve"> </w:t>
            </w:r>
            <w:r w:rsidRPr="00C75A4E">
              <w:rPr>
                <w:rFonts w:eastAsiaTheme="minorHAnsi"/>
                <w:highlight w:val="yellow"/>
              </w:rPr>
              <w:t>указанного в параметрах запроса (</w:t>
            </w:r>
            <w:r w:rsidRPr="00C75A4E">
              <w:rPr>
                <w:highlight w:val="yellow"/>
              </w:rPr>
              <w:t>EndRepDate</w:t>
            </w:r>
            <w:r w:rsidRPr="00014835">
              <w:rPr>
                <w:highlight w:val="yellow"/>
              </w:rPr>
              <w:t>),</w:t>
            </w:r>
            <w:r w:rsidRPr="00C75A4E">
              <w:rPr>
                <w:rFonts w:eastAsiaTheme="minorHAnsi"/>
                <w:highlight w:val="yellow"/>
              </w:rPr>
              <w:t xml:space="preserve"> без учета заключения счетов</w:t>
            </w:r>
            <w:r w:rsidRPr="00C75A4E">
              <w:rPr>
                <w:rStyle w:val="af6"/>
                <w:rFonts w:eastAsiaTheme="minorHAnsi"/>
                <w:highlight w:val="yellow"/>
              </w:rPr>
              <w:footnoteReference w:id="18"/>
            </w:r>
            <w:r w:rsidRPr="00C75A4E">
              <w:rPr>
                <w:rFonts w:eastAsiaTheme="minorHAnsi"/>
                <w:highlight w:val="yellow"/>
                <w:vertAlign w:val="superscript"/>
              </w:rPr>
              <w:t>.</w:t>
            </w:r>
          </w:p>
          <w:p w14:paraId="2559B93B" w14:textId="77777777" w:rsidR="00A31A69" w:rsidRPr="00C75A4E" w:rsidRDefault="00A31A69" w:rsidP="00A31A69">
            <w:pPr>
              <w:pStyle w:val="GOSTTablenorm"/>
              <w:rPr>
                <w:rFonts w:eastAsiaTheme="minorHAnsi"/>
              </w:rPr>
            </w:pPr>
            <w:r w:rsidRPr="00C75A4E">
              <w:rPr>
                <w:rFonts w:eastAsiaTheme="minorHAnsi"/>
              </w:rPr>
              <w:t>При этом должно соблюдаться правило определения стороны указания остатка согласно типу счета – активный/пассивный/активно-пассивный:</w:t>
            </w:r>
          </w:p>
          <w:p w14:paraId="7E23CFB7" w14:textId="77777777" w:rsidR="00A31A69" w:rsidRPr="00C75A4E" w:rsidRDefault="00A31A69" w:rsidP="00A31A69">
            <w:pPr>
              <w:pStyle w:val="GOSTTableListMark1"/>
              <w:rPr>
                <w:rFonts w:eastAsiaTheme="minorHAnsi"/>
              </w:rPr>
            </w:pPr>
            <w:r w:rsidRPr="00C75A4E">
              <w:rPr>
                <w:rFonts w:eastAsiaTheme="minorEastAsia"/>
              </w:rPr>
              <w:t>активные, остаток всегда указывается в дебете независимо от знака;</w:t>
            </w:r>
          </w:p>
          <w:p w14:paraId="3EE4A407" w14:textId="77777777" w:rsidR="00A31A69" w:rsidRPr="00C75A4E" w:rsidRDefault="00A31A69" w:rsidP="00A31A69">
            <w:pPr>
              <w:pStyle w:val="GOSTTableListMark1"/>
              <w:rPr>
                <w:rFonts w:eastAsiaTheme="minorHAnsi"/>
              </w:rPr>
            </w:pPr>
            <w:r w:rsidRPr="00C75A4E">
              <w:rPr>
                <w:rFonts w:eastAsiaTheme="minorEastAsia"/>
              </w:rPr>
              <w:t>пассивные, остаток всегда указывается в кредите независимо от знака;</w:t>
            </w:r>
          </w:p>
          <w:p w14:paraId="0BC1FDCF" w14:textId="6963D4F5" w:rsidR="00A31A69" w:rsidRPr="00653DFD" w:rsidRDefault="00A31A69" w:rsidP="00A31A69">
            <w:pPr>
              <w:pStyle w:val="GOSTTableListMark1"/>
              <w:rPr>
                <w:rFonts w:eastAsiaTheme="minorHAnsi"/>
                <w:szCs w:val="22"/>
                <w:lang w:eastAsia="en-US"/>
              </w:rPr>
            </w:pPr>
            <w:r w:rsidRPr="00C75A4E">
              <w:rPr>
                <w:rFonts w:eastAsiaTheme="minorEastAsia"/>
              </w:rPr>
              <w:lastRenderedPageBreak/>
              <w:t>активно-пассивные, остаток отражается положительным значением</w:t>
            </w:r>
          </w:p>
        </w:tc>
      </w:tr>
      <w:tr w:rsidR="00A31A69" w:rsidRPr="007E5A12" w14:paraId="1A679D31" w14:textId="77777777" w:rsidTr="00A31A69">
        <w:tc>
          <w:tcPr>
            <w:tcW w:w="1169" w:type="pct"/>
          </w:tcPr>
          <w:p w14:paraId="2E57312D" w14:textId="77777777" w:rsidR="00A31A69" w:rsidRPr="00014835" w:rsidRDefault="00A31A69" w:rsidP="00A31A69">
            <w:pPr>
              <w:pStyle w:val="GOSTTablenorm"/>
            </w:pPr>
            <w:r w:rsidRPr="00014835">
              <w:t>Остаток на начало периода по кредиту</w:t>
            </w:r>
          </w:p>
        </w:tc>
        <w:tc>
          <w:tcPr>
            <w:tcW w:w="797" w:type="pct"/>
          </w:tcPr>
          <w:p w14:paraId="62064DF5" w14:textId="77777777" w:rsidR="00A31A69" w:rsidRPr="00014835" w:rsidRDefault="00A31A69" w:rsidP="00A31A69">
            <w:pPr>
              <w:pStyle w:val="GOSTTablenorm"/>
            </w:pPr>
            <w:proofErr w:type="gramStart"/>
            <w:r w:rsidRPr="00A15DAF">
              <w:rPr>
                <w:b/>
              </w:rPr>
              <w:t>LINES:</w:t>
            </w:r>
            <w:r w:rsidRPr="00014835">
              <w:t>SUM</w:t>
            </w:r>
            <w:proofErr w:type="gramEnd"/>
            <w:r w:rsidRPr="00014835">
              <w:t>4</w:t>
            </w:r>
          </w:p>
        </w:tc>
        <w:tc>
          <w:tcPr>
            <w:tcW w:w="532" w:type="pct"/>
          </w:tcPr>
          <w:p w14:paraId="26E99C34" w14:textId="77777777" w:rsidR="00A31A69" w:rsidRPr="000E1E0A" w:rsidRDefault="00A31A69" w:rsidP="00A31A69">
            <w:pPr>
              <w:pStyle w:val="GOSTTablenorm"/>
            </w:pPr>
            <w:r w:rsidRPr="000E1E0A">
              <w:t>Сумма</w:t>
            </w:r>
          </w:p>
        </w:tc>
        <w:tc>
          <w:tcPr>
            <w:tcW w:w="301" w:type="pct"/>
          </w:tcPr>
          <w:p w14:paraId="6B1A3574" w14:textId="77777777" w:rsidR="00A31A69" w:rsidRPr="00474651" w:rsidRDefault="00A31A69" w:rsidP="00A31A69">
            <w:pPr>
              <w:pStyle w:val="GOSTTablenorm"/>
            </w:pPr>
            <w:r w:rsidRPr="00474651">
              <w:t>Да</w:t>
            </w:r>
          </w:p>
        </w:tc>
        <w:tc>
          <w:tcPr>
            <w:tcW w:w="315" w:type="pct"/>
          </w:tcPr>
          <w:p w14:paraId="678196AE" w14:textId="0CD5D034" w:rsidR="00A31A69" w:rsidRPr="00860237" w:rsidRDefault="00A31A69" w:rsidP="00A31A69">
            <w:pPr>
              <w:pStyle w:val="GOSTTablenorm"/>
            </w:pPr>
          </w:p>
        </w:tc>
        <w:tc>
          <w:tcPr>
            <w:tcW w:w="1886" w:type="pct"/>
            <w:vMerge/>
          </w:tcPr>
          <w:p w14:paraId="717E6EA5" w14:textId="77777777" w:rsidR="00A31A69" w:rsidRPr="007E5A12" w:rsidRDefault="00A31A69" w:rsidP="00A31A69">
            <w:pPr>
              <w:rPr>
                <w:sz w:val="22"/>
                <w:szCs w:val="22"/>
              </w:rPr>
            </w:pPr>
          </w:p>
        </w:tc>
      </w:tr>
      <w:tr w:rsidR="00A31A69" w:rsidRPr="007E5A12" w14:paraId="4AFB8613" w14:textId="77777777" w:rsidTr="00A31A69">
        <w:tc>
          <w:tcPr>
            <w:tcW w:w="1169" w:type="pct"/>
          </w:tcPr>
          <w:p w14:paraId="14060DFC" w14:textId="77777777" w:rsidR="00A31A69" w:rsidRPr="007E5A12" w:rsidRDefault="00A31A69" w:rsidP="00A31A69">
            <w:pPr>
              <w:pStyle w:val="GOSTTablenorm"/>
            </w:pPr>
            <w:r w:rsidRPr="007E5A12">
              <w:lastRenderedPageBreak/>
              <w:t>Оборот за период по дебету</w:t>
            </w:r>
          </w:p>
        </w:tc>
        <w:tc>
          <w:tcPr>
            <w:tcW w:w="797" w:type="pct"/>
          </w:tcPr>
          <w:p w14:paraId="47534454" w14:textId="77777777" w:rsidR="00A31A69" w:rsidRPr="007E5A12" w:rsidRDefault="00A31A69" w:rsidP="00A31A69">
            <w:pPr>
              <w:pStyle w:val="GOSTTablenorm"/>
            </w:pPr>
            <w:proofErr w:type="gramStart"/>
            <w:r w:rsidRPr="004876A5">
              <w:rPr>
                <w:b/>
              </w:rPr>
              <w:t>LINES:</w:t>
            </w:r>
            <w:r w:rsidRPr="007E5A12">
              <w:t>SUM</w:t>
            </w:r>
            <w:proofErr w:type="gramEnd"/>
            <w:r w:rsidRPr="007E5A12">
              <w:t>5</w:t>
            </w:r>
          </w:p>
        </w:tc>
        <w:tc>
          <w:tcPr>
            <w:tcW w:w="532" w:type="pct"/>
          </w:tcPr>
          <w:p w14:paraId="607124CD" w14:textId="77777777" w:rsidR="00A31A69" w:rsidRPr="007E5A12" w:rsidRDefault="00A31A69" w:rsidP="00A31A69">
            <w:pPr>
              <w:pStyle w:val="GOSTTablenorm"/>
            </w:pPr>
            <w:r w:rsidRPr="007E5A12">
              <w:t>Сумма</w:t>
            </w:r>
          </w:p>
        </w:tc>
        <w:tc>
          <w:tcPr>
            <w:tcW w:w="301" w:type="pct"/>
          </w:tcPr>
          <w:p w14:paraId="6F9DC7F4" w14:textId="77777777" w:rsidR="00A31A69" w:rsidRPr="007E5A12" w:rsidRDefault="00A31A69" w:rsidP="00A31A69">
            <w:pPr>
              <w:pStyle w:val="GOSTTablenorm"/>
            </w:pPr>
            <w:r w:rsidRPr="007E5A12">
              <w:t>Да</w:t>
            </w:r>
          </w:p>
        </w:tc>
        <w:tc>
          <w:tcPr>
            <w:tcW w:w="315" w:type="pct"/>
          </w:tcPr>
          <w:p w14:paraId="130CC2AC" w14:textId="1C156DC9" w:rsidR="00A31A69" w:rsidRPr="007E5A12" w:rsidRDefault="00A31A69" w:rsidP="00A31A69">
            <w:pPr>
              <w:pStyle w:val="GOSTTablenorm"/>
            </w:pPr>
          </w:p>
        </w:tc>
        <w:tc>
          <w:tcPr>
            <w:tcW w:w="1886" w:type="pct"/>
          </w:tcPr>
          <w:p w14:paraId="61D01A0D" w14:textId="7D21851E" w:rsidR="00A31A69" w:rsidRPr="00860237" w:rsidRDefault="00A31A69" w:rsidP="00A31A69">
            <w:pPr>
              <w:pStyle w:val="GOSTTablenorm"/>
            </w:pPr>
            <w:r w:rsidRPr="000E1E0A">
              <w:t>Сумма оборота по дебету за указанный период. Формируется по проведенным записям учета за период и параметрам, указанным в заголовочных полях формирования регистра, с номе</w:t>
            </w:r>
            <w:r w:rsidRPr="00474651">
              <w:t>ром счета из графы 1 в дебете</w:t>
            </w:r>
            <w:r w:rsidRPr="00860237">
              <w:t>.</w:t>
            </w:r>
          </w:p>
          <w:p w14:paraId="10A44624" w14:textId="2DA72AA4" w:rsidR="00A31A69" w:rsidRPr="00890A8D" w:rsidRDefault="00A31A69" w:rsidP="00A31A69">
            <w:pPr>
              <w:pStyle w:val="GOSTTablenorm"/>
            </w:pPr>
            <w:r w:rsidRPr="00C75A4E">
              <w:rPr>
                <w:rFonts w:eastAsiaTheme="minorHAnsi"/>
                <w:highlight w:val="yellow"/>
              </w:rPr>
              <w:t>Если значение параметра «Отражать в отчете»</w:t>
            </w:r>
            <w:r>
              <w:rPr>
                <w:rFonts w:eastAsiaTheme="minorHAnsi"/>
                <w:highlight w:val="yellow"/>
              </w:rPr>
              <w:t xml:space="preserve"> </w:t>
            </w:r>
            <w:r w:rsidRPr="00C75A4E">
              <w:rPr>
                <w:rFonts w:eastAsiaTheme="minorHAnsi"/>
                <w:highlight w:val="yellow"/>
              </w:rPr>
              <w:t xml:space="preserve">(RptSetCode) равно значению «10» </w:t>
            </w:r>
            <w:r w:rsidRPr="36854D62">
              <w:t>–</w:t>
            </w:r>
            <w:r w:rsidRPr="00C75A4E">
              <w:rPr>
                <w:rFonts w:eastAsiaTheme="minorHAnsi"/>
                <w:highlight w:val="yellow"/>
              </w:rPr>
              <w:t xml:space="preserve"> «</w:t>
            </w:r>
            <w:r w:rsidRPr="009D2890">
              <w:rPr>
                <w:highlight w:val="yellow"/>
              </w:rPr>
              <w:t>Операции учета текущего года»</w:t>
            </w:r>
            <w:r w:rsidRPr="00C75A4E">
              <w:rPr>
                <w:rFonts w:eastAsiaTheme="minorHAnsi"/>
                <w:highlight w:val="yellow"/>
              </w:rPr>
              <w:t xml:space="preserve">, то </w:t>
            </w:r>
            <w:r w:rsidRPr="009D2890">
              <w:rPr>
                <w:highlight w:val="yellow"/>
              </w:rPr>
              <w:t>формируется по проведенным записям учета</w:t>
            </w:r>
            <w:r w:rsidRPr="009D2890">
              <w:t xml:space="preserve"> </w:t>
            </w:r>
            <w:r w:rsidRPr="009D2890">
              <w:rPr>
                <w:highlight w:val="yellow"/>
              </w:rPr>
              <w:t>текущего периода</w:t>
            </w:r>
            <w:r w:rsidRPr="009D2890">
              <w:t xml:space="preserve"> за исключением записей учета по изменению остатков на начало года </w:t>
            </w:r>
            <w:r w:rsidRPr="009D2890">
              <w:rPr>
                <w:highlight w:val="yellow"/>
              </w:rPr>
              <w:t>и заключения счетов</w:t>
            </w:r>
            <w:r w:rsidRPr="009D2890">
              <w:t xml:space="preserve">. </w:t>
            </w:r>
            <w:r w:rsidRPr="00C75A4E">
              <w:rPr>
                <w:rFonts w:eastAsiaTheme="minorHAnsi"/>
              </w:rPr>
              <w:t xml:space="preserve">Записи учета по изменению остатков на начало года определяются по </w:t>
            </w:r>
            <w:r w:rsidRPr="00C75A4E">
              <w:rPr>
                <w:rFonts w:eastAsiaTheme="minorHAnsi"/>
                <w:highlight w:val="yellow"/>
              </w:rPr>
              <w:t>значениям</w:t>
            </w:r>
            <w:r w:rsidRPr="00C75A4E">
              <w:rPr>
                <w:rFonts w:eastAsiaTheme="minorHAnsi"/>
              </w:rPr>
              <w:t xml:space="preserve"> «НАЧ-ХХ» </w:t>
            </w:r>
            <w:r w:rsidRPr="00C75A4E">
              <w:rPr>
                <w:rFonts w:eastAsiaTheme="minorHAnsi"/>
                <w:highlight w:val="yellow"/>
              </w:rPr>
              <w:t xml:space="preserve">или «НГ-ХХ», а записи учета по заключению счетов </w:t>
            </w:r>
            <w:r w:rsidRPr="36854D62">
              <w:t>–</w:t>
            </w:r>
            <w:r w:rsidRPr="00C75A4E">
              <w:rPr>
                <w:rFonts w:eastAsiaTheme="minorHAnsi"/>
                <w:highlight w:val="yellow"/>
              </w:rPr>
              <w:t xml:space="preserve"> по значению «ЗГ-ХХ»</w:t>
            </w:r>
            <w:r w:rsidRPr="00C75A4E">
              <w:rPr>
                <w:rFonts w:eastAsiaTheme="minorHAnsi"/>
              </w:rPr>
              <w:t>, указанн</w:t>
            </w:r>
            <w:r w:rsidRPr="00C75A4E">
              <w:rPr>
                <w:rFonts w:eastAsiaTheme="minorHAnsi"/>
                <w:highlight w:val="yellow"/>
              </w:rPr>
              <w:t>ым</w:t>
            </w:r>
            <w:r w:rsidRPr="00C75A4E">
              <w:rPr>
                <w:rFonts w:eastAsiaTheme="minorHAnsi"/>
              </w:rPr>
              <w:t xml:space="preserve"> в аналитическом признаке «ЗО» (pzo), где ХХ </w:t>
            </w:r>
            <w:r w:rsidRPr="36854D62">
              <w:t>–</w:t>
            </w:r>
            <w:r w:rsidRPr="00C75A4E">
              <w:rPr>
                <w:rFonts w:eastAsiaTheme="minorHAnsi"/>
              </w:rPr>
              <w:t xml:space="preserve"> последние 2 цифры финансового года, указанного в параметрах запроса (</w:t>
            </w:r>
            <w:r w:rsidRPr="00C75A4E">
              <w:t>EndRepDate</w:t>
            </w:r>
            <w:r w:rsidRPr="000E1E0A">
              <w:t>)</w:t>
            </w:r>
            <w:r w:rsidRPr="00474651">
              <w:t>.</w:t>
            </w:r>
          </w:p>
          <w:p w14:paraId="0E8D8B81" w14:textId="33595770" w:rsidR="00A31A69" w:rsidRPr="00C75A4E" w:rsidRDefault="00A31A69" w:rsidP="00A31A69">
            <w:pPr>
              <w:pStyle w:val="GOSTTablenorm"/>
              <w:rPr>
                <w:rFonts w:eastAsiaTheme="minorHAnsi"/>
              </w:rPr>
            </w:pPr>
            <w:r w:rsidRPr="00C75A4E">
              <w:rPr>
                <w:rFonts w:eastAsiaTheme="minorHAnsi"/>
                <w:highlight w:val="yellow"/>
              </w:rPr>
              <w:t>Если значение параметра «Отражать в отчете»</w:t>
            </w:r>
            <w:r>
              <w:rPr>
                <w:rFonts w:eastAsiaTheme="minorHAnsi"/>
                <w:highlight w:val="yellow"/>
              </w:rPr>
              <w:t xml:space="preserve"> </w:t>
            </w:r>
            <w:r w:rsidRPr="00C75A4E">
              <w:rPr>
                <w:rFonts w:eastAsiaTheme="minorHAnsi"/>
                <w:highlight w:val="yellow"/>
              </w:rPr>
              <w:t xml:space="preserve">(RptSetCode) равно значению «20» </w:t>
            </w:r>
            <w:r w:rsidRPr="36854D62">
              <w:t>–</w:t>
            </w:r>
            <w:r w:rsidRPr="00014835">
              <w:rPr>
                <w:highlight w:val="yellow"/>
              </w:rPr>
              <w:t xml:space="preserve"> «</w:t>
            </w:r>
            <w:r w:rsidRPr="00C75A4E">
              <w:rPr>
                <w:rFonts w:eastAsiaTheme="minorHAnsi"/>
                <w:highlight w:val="yellow"/>
              </w:rPr>
              <w:t xml:space="preserve">Операции дополнительного периода», то </w:t>
            </w:r>
            <w:r w:rsidRPr="009D2890">
              <w:rPr>
                <w:highlight w:val="yellow"/>
              </w:rPr>
              <w:t>формируется по проведенным записям учета</w:t>
            </w:r>
            <w:r w:rsidRPr="009D2890">
              <w:t xml:space="preserve"> </w:t>
            </w:r>
            <w:r w:rsidRPr="009D2890">
              <w:rPr>
                <w:highlight w:val="yellow"/>
              </w:rPr>
              <w:t xml:space="preserve">соответствующего дополнительного периода. Так как по </w:t>
            </w:r>
            <w:ins w:id="5263" w:author="Сарафанова (Чиркова) Наталия Сергеевна" w:date="2024-12-13T12:03:00Z">
              <w:r>
                <w:rPr>
                  <w:highlight w:val="yellow"/>
                </w:rPr>
                <w:t>исполнению ФБ</w:t>
              </w:r>
            </w:ins>
            <w:del w:id="5264" w:author="Сарафанова (Чиркова) Наталия Сергеевна" w:date="2024-12-13T12:03:00Z">
              <w:r w:rsidRPr="009D2890" w:rsidDel="000A5230">
                <w:rPr>
                  <w:highlight w:val="yellow"/>
                </w:rPr>
                <w:delText>СВР</w:delText>
              </w:r>
            </w:del>
            <w:r w:rsidRPr="009D2890">
              <w:rPr>
                <w:highlight w:val="yellow"/>
              </w:rPr>
              <w:t xml:space="preserve"> отсутствуют операции дополнительного периода</w:t>
            </w:r>
            <w:ins w:id="5265" w:author="Сарафанова (Чиркова) Наталия Сергеевна" w:date="2024-12-13T12:03:00Z">
              <w:r>
                <w:rPr>
                  <w:highlight w:val="yellow"/>
                </w:rPr>
                <w:t xml:space="preserve"> в </w:t>
              </w:r>
              <w:r>
                <w:rPr>
                  <w:highlight w:val="yellow"/>
                  <w:lang w:val="en-US"/>
                </w:rPr>
                <w:t>SVAP</w:t>
              </w:r>
            </w:ins>
            <w:r w:rsidRPr="009D2890">
              <w:rPr>
                <w:highlight w:val="yellow"/>
              </w:rPr>
              <w:t xml:space="preserve">, то </w:t>
            </w:r>
            <w:r w:rsidRPr="00C75A4E">
              <w:rPr>
                <w:rFonts w:eastAsiaTheme="minorHAnsi"/>
                <w:highlight w:val="yellow"/>
              </w:rPr>
              <w:t>не заполняется</w:t>
            </w:r>
            <w:r w:rsidRPr="00C75A4E">
              <w:rPr>
                <w:rStyle w:val="af6"/>
                <w:rFonts w:eastAsiaTheme="minorHAnsi"/>
                <w:highlight w:val="yellow"/>
                <w:vertAlign w:val="baseline"/>
              </w:rPr>
              <w:footnoteReference w:id="19"/>
            </w:r>
            <w:r w:rsidRPr="00C75A4E">
              <w:rPr>
                <w:rFonts w:eastAsiaTheme="minorHAnsi"/>
                <w:highlight w:val="yellow"/>
              </w:rPr>
              <w:t>.</w:t>
            </w:r>
          </w:p>
          <w:p w14:paraId="6B94EAAB" w14:textId="55B24CD8" w:rsidR="00A31A69" w:rsidRPr="007E5A12" w:rsidRDefault="00A31A69" w:rsidP="00A31A69">
            <w:pPr>
              <w:pStyle w:val="GOSTTablenorm"/>
            </w:pPr>
            <w:r w:rsidRPr="00C75A4E">
              <w:rPr>
                <w:rFonts w:eastAsiaTheme="minorHAnsi"/>
                <w:highlight w:val="yellow"/>
              </w:rPr>
              <w:t>Если значение параметра «Отражать в отчете»</w:t>
            </w:r>
            <w:r>
              <w:rPr>
                <w:rFonts w:eastAsiaTheme="minorHAnsi"/>
                <w:highlight w:val="yellow"/>
              </w:rPr>
              <w:t xml:space="preserve"> </w:t>
            </w:r>
            <w:r w:rsidRPr="00C75A4E">
              <w:rPr>
                <w:rFonts w:eastAsiaTheme="minorHAnsi"/>
                <w:highlight w:val="yellow"/>
              </w:rPr>
              <w:t xml:space="preserve">(RptSetCode) равно значению «40» </w:t>
            </w:r>
            <w:r w:rsidRPr="36854D62">
              <w:t>–</w:t>
            </w:r>
            <w:r w:rsidRPr="00C75A4E">
              <w:rPr>
                <w:rFonts w:eastAsiaTheme="minorHAnsi"/>
                <w:highlight w:val="yellow"/>
              </w:rPr>
              <w:t xml:space="preserve"> «Операции последнего раб. дня доп. периода, заключения счетов, обособления», то </w:t>
            </w:r>
            <w:r w:rsidRPr="009D2890">
              <w:rPr>
                <w:highlight w:val="yellow"/>
              </w:rPr>
              <w:t xml:space="preserve">формируется по проведенным записям учета последнего дня дополнительного периода и заключения счетов финансового года. Так как по </w:t>
            </w:r>
            <w:del w:id="5270" w:author="Сарафанова (Чиркова) Наталия Сергеевна" w:date="2024-12-13T12:04:00Z">
              <w:r w:rsidRPr="009D2890" w:rsidDel="000A5230">
                <w:rPr>
                  <w:highlight w:val="yellow"/>
                </w:rPr>
                <w:delText xml:space="preserve">СВР </w:delText>
              </w:r>
            </w:del>
            <w:ins w:id="5271" w:author="Сарафанова (Чиркова) Наталия Сергеевна" w:date="2024-12-13T12:04:00Z">
              <w:r>
                <w:rPr>
                  <w:highlight w:val="yellow"/>
                </w:rPr>
                <w:t>исполнению ФБ</w:t>
              </w:r>
              <w:r w:rsidRPr="009D2890">
                <w:rPr>
                  <w:highlight w:val="yellow"/>
                </w:rPr>
                <w:t xml:space="preserve"> </w:t>
              </w:r>
            </w:ins>
            <w:r w:rsidRPr="009D2890">
              <w:rPr>
                <w:highlight w:val="yellow"/>
              </w:rPr>
              <w:t xml:space="preserve">отсутствуют операции дополнительного </w:t>
            </w:r>
            <w:r w:rsidRPr="009D2890">
              <w:rPr>
                <w:highlight w:val="yellow"/>
              </w:rPr>
              <w:lastRenderedPageBreak/>
              <w:t>периода</w:t>
            </w:r>
            <w:ins w:id="5272" w:author="Сарафанова (Чиркова) Наталия Сергеевна" w:date="2024-12-13T12:04:00Z">
              <w:r>
                <w:rPr>
                  <w:highlight w:val="yellow"/>
                </w:rPr>
                <w:t xml:space="preserve"> в </w:t>
              </w:r>
              <w:r>
                <w:rPr>
                  <w:highlight w:val="yellow"/>
                  <w:lang w:val="en-US"/>
                </w:rPr>
                <w:t>SVAP</w:t>
              </w:r>
            </w:ins>
            <w:r w:rsidRPr="009D2890">
              <w:rPr>
                <w:highlight w:val="yellow"/>
              </w:rPr>
              <w:t xml:space="preserve">, то формируется только по операциям заключения счетов. </w:t>
            </w:r>
            <w:r w:rsidRPr="00C75A4E">
              <w:rPr>
                <w:rFonts w:eastAsiaTheme="minorHAnsi"/>
                <w:highlight w:val="yellow"/>
              </w:rPr>
              <w:t xml:space="preserve">Записи учета </w:t>
            </w:r>
            <w:r w:rsidRPr="009D2890">
              <w:rPr>
                <w:highlight w:val="yellow"/>
              </w:rPr>
              <w:t>по заключению счетов финансового года</w:t>
            </w:r>
            <w:r w:rsidRPr="00C75A4E">
              <w:rPr>
                <w:rFonts w:eastAsiaTheme="minorHAnsi"/>
                <w:highlight w:val="yellow"/>
              </w:rPr>
              <w:t xml:space="preserve"> определяются по значению «ЗГ-ХХ», указанному в аналитическом признаке «ЗО» (pzo), где ХХ </w:t>
            </w:r>
            <w:r w:rsidRPr="36854D62">
              <w:t>–</w:t>
            </w:r>
            <w:r w:rsidRPr="00C75A4E">
              <w:rPr>
                <w:rFonts w:eastAsiaTheme="minorHAnsi"/>
                <w:highlight w:val="yellow"/>
              </w:rPr>
              <w:t xml:space="preserve"> последние 2 цифры финансового года, указанного в параметрах запроса (</w:t>
            </w:r>
            <w:r w:rsidRPr="00C75A4E">
              <w:rPr>
                <w:highlight w:val="yellow"/>
              </w:rPr>
              <w:t>EndRepDate</w:t>
            </w:r>
            <w:r w:rsidRPr="000E1E0A">
              <w:rPr>
                <w:highlight w:val="yellow"/>
              </w:rPr>
              <w:t>)</w:t>
            </w:r>
          </w:p>
        </w:tc>
      </w:tr>
      <w:tr w:rsidR="00A31A69" w:rsidRPr="007E5A12" w14:paraId="083FF384" w14:textId="77777777" w:rsidTr="00A31A69">
        <w:tc>
          <w:tcPr>
            <w:tcW w:w="1169" w:type="pct"/>
          </w:tcPr>
          <w:p w14:paraId="2E536CBB" w14:textId="77777777" w:rsidR="00A31A69" w:rsidRPr="007E5A12" w:rsidRDefault="00A31A69" w:rsidP="00A31A69">
            <w:pPr>
              <w:pStyle w:val="GOSTTablenorm"/>
            </w:pPr>
            <w:r w:rsidRPr="007E5A12">
              <w:lastRenderedPageBreak/>
              <w:t>Оборот за период по кредиту</w:t>
            </w:r>
          </w:p>
        </w:tc>
        <w:tc>
          <w:tcPr>
            <w:tcW w:w="797" w:type="pct"/>
          </w:tcPr>
          <w:p w14:paraId="517F1601" w14:textId="77777777" w:rsidR="00A31A69" w:rsidRPr="007E5A12" w:rsidRDefault="00A31A69" w:rsidP="00A31A69">
            <w:pPr>
              <w:pStyle w:val="GOSTTablenorm"/>
            </w:pPr>
            <w:proofErr w:type="gramStart"/>
            <w:r w:rsidRPr="004876A5">
              <w:rPr>
                <w:b/>
              </w:rPr>
              <w:t>LINES:</w:t>
            </w:r>
            <w:r w:rsidRPr="007E5A12">
              <w:t>SUM</w:t>
            </w:r>
            <w:proofErr w:type="gramEnd"/>
            <w:r w:rsidRPr="007E5A12">
              <w:t>6</w:t>
            </w:r>
          </w:p>
        </w:tc>
        <w:tc>
          <w:tcPr>
            <w:tcW w:w="532" w:type="pct"/>
          </w:tcPr>
          <w:p w14:paraId="137BF690" w14:textId="77777777" w:rsidR="00A31A69" w:rsidRPr="007E5A12" w:rsidRDefault="00A31A69" w:rsidP="00A31A69">
            <w:pPr>
              <w:pStyle w:val="GOSTTablenorm"/>
            </w:pPr>
            <w:r w:rsidRPr="007E5A12">
              <w:t>Сумма</w:t>
            </w:r>
          </w:p>
        </w:tc>
        <w:tc>
          <w:tcPr>
            <w:tcW w:w="301" w:type="pct"/>
          </w:tcPr>
          <w:p w14:paraId="15AEAFC2" w14:textId="77777777" w:rsidR="00A31A69" w:rsidRPr="007E5A12" w:rsidRDefault="00A31A69" w:rsidP="00A31A69">
            <w:pPr>
              <w:pStyle w:val="GOSTTablenorm"/>
            </w:pPr>
            <w:r w:rsidRPr="007E5A12">
              <w:t>Да</w:t>
            </w:r>
          </w:p>
        </w:tc>
        <w:tc>
          <w:tcPr>
            <w:tcW w:w="315" w:type="pct"/>
          </w:tcPr>
          <w:p w14:paraId="699956DA" w14:textId="1E822EA6" w:rsidR="00A31A69" w:rsidRPr="007E5A12" w:rsidRDefault="00A31A69" w:rsidP="00A31A69">
            <w:pPr>
              <w:pStyle w:val="GOSTTablenorm"/>
            </w:pPr>
          </w:p>
        </w:tc>
        <w:tc>
          <w:tcPr>
            <w:tcW w:w="1886" w:type="pct"/>
          </w:tcPr>
          <w:p w14:paraId="0FE72235" w14:textId="77777777" w:rsidR="00A31A69" w:rsidRDefault="00A31A69" w:rsidP="00A31A69">
            <w:pPr>
              <w:pStyle w:val="GOSTTablenorm"/>
            </w:pPr>
            <w:r w:rsidRPr="007E5A12">
              <w:t>Сумма оборота по кредиту. Формируется по проведенным записям учета за период и параметрам, указанным в заголовочных полях формирования регистра с номером счета из графы 1 в кредите</w:t>
            </w:r>
            <w:r>
              <w:t>.</w:t>
            </w:r>
          </w:p>
          <w:p w14:paraId="1E970F6F" w14:textId="7FC97025" w:rsidR="00A31A69" w:rsidRDefault="00A31A69" w:rsidP="00A31A69">
            <w:pPr>
              <w:pStyle w:val="GOSTTablenorm"/>
            </w:pPr>
            <w:r w:rsidRPr="00B265C9">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B265C9">
              <w:rPr>
                <w:rFonts w:eastAsiaTheme="minorHAnsi"/>
                <w:highlight w:val="yellow"/>
                <w:lang w:eastAsia="en-US"/>
              </w:rPr>
              <w:t>(RptSetCode) равно значению «10»</w:t>
            </w:r>
            <w:r w:rsidRPr="00A0161C">
              <w:rPr>
                <w:rFonts w:eastAsiaTheme="minorHAnsi"/>
                <w:highlight w:val="yellow"/>
                <w:lang w:eastAsia="en-US"/>
              </w:rPr>
              <w:t xml:space="preserve"> </w:t>
            </w:r>
            <w:r w:rsidRPr="36854D62">
              <w:t>–</w:t>
            </w:r>
            <w:r w:rsidRPr="00A0161C">
              <w:rPr>
                <w:rFonts w:eastAsiaTheme="minorHAnsi"/>
                <w:highlight w:val="yellow"/>
                <w:lang w:eastAsia="en-US"/>
              </w:rPr>
              <w:t xml:space="preserve"> «</w:t>
            </w:r>
            <w:r w:rsidRPr="00A0161C">
              <w:rPr>
                <w:highlight w:val="yellow"/>
              </w:rPr>
              <w:t>Операции учета текущего года»</w:t>
            </w:r>
            <w:r w:rsidRPr="00B265C9">
              <w:rPr>
                <w:rFonts w:eastAsiaTheme="minorHAnsi"/>
                <w:highlight w:val="yellow"/>
                <w:lang w:eastAsia="en-US"/>
              </w:rPr>
              <w:t xml:space="preserve">, </w:t>
            </w:r>
            <w:r w:rsidRPr="006E291F">
              <w:rPr>
                <w:rFonts w:eastAsiaTheme="minorHAnsi"/>
                <w:highlight w:val="yellow"/>
                <w:lang w:eastAsia="en-US"/>
              </w:rPr>
              <w:t xml:space="preserve">то </w:t>
            </w:r>
            <w:r w:rsidRPr="00A0161C">
              <w:rPr>
                <w:highlight w:val="yellow"/>
              </w:rPr>
              <w:t>формируется по проведенным записям учета</w:t>
            </w:r>
            <w:r>
              <w:t xml:space="preserve"> </w:t>
            </w:r>
            <w:r>
              <w:rPr>
                <w:highlight w:val="yellow"/>
              </w:rPr>
              <w:t>текущего периода</w:t>
            </w:r>
            <w:r>
              <w:t xml:space="preserve"> за исключением записей учета по изменению остатков на начало года </w:t>
            </w:r>
            <w:r w:rsidRPr="00B451DD">
              <w:rPr>
                <w:highlight w:val="yellow"/>
              </w:rPr>
              <w:t xml:space="preserve">и </w:t>
            </w:r>
            <w:r>
              <w:rPr>
                <w:highlight w:val="yellow"/>
              </w:rPr>
              <w:t>заключения</w:t>
            </w:r>
            <w:r w:rsidRPr="00B451DD">
              <w:rPr>
                <w:highlight w:val="yellow"/>
              </w:rPr>
              <w:t xml:space="preserve"> счетов</w:t>
            </w:r>
            <w:r>
              <w:t xml:space="preserve">. </w:t>
            </w:r>
            <w:r>
              <w:rPr>
                <w:rFonts w:eastAsiaTheme="minorHAnsi"/>
                <w:lang w:eastAsia="en-US"/>
              </w:rPr>
              <w:t xml:space="preserve">Записи учета по изменению остатков на начало года определяются по </w:t>
            </w:r>
            <w:r w:rsidRPr="00787E8D">
              <w:rPr>
                <w:rFonts w:eastAsiaTheme="minorHAnsi"/>
                <w:highlight w:val="yellow"/>
                <w:lang w:eastAsia="en-US"/>
              </w:rPr>
              <w:t>значениям</w:t>
            </w:r>
            <w:r>
              <w:rPr>
                <w:rFonts w:eastAsiaTheme="minorHAnsi"/>
                <w:lang w:eastAsia="en-US"/>
              </w:rPr>
              <w:t xml:space="preserve"> «НАЧ-ХХ»</w:t>
            </w:r>
            <w:r w:rsidRPr="00787E8D">
              <w:rPr>
                <w:rFonts w:eastAsiaTheme="minorHAnsi"/>
                <w:highlight w:val="yellow"/>
                <w:lang w:eastAsia="en-US"/>
              </w:rPr>
              <w:t xml:space="preserve"> или «НГ-ХХ», а записи учет</w:t>
            </w:r>
            <w:r>
              <w:rPr>
                <w:rFonts w:eastAsiaTheme="minorHAnsi"/>
                <w:highlight w:val="yellow"/>
                <w:lang w:eastAsia="en-US"/>
              </w:rPr>
              <w:t>а</w:t>
            </w:r>
            <w:r w:rsidRPr="00787E8D">
              <w:rPr>
                <w:rFonts w:eastAsiaTheme="minorHAnsi"/>
                <w:highlight w:val="yellow"/>
                <w:lang w:eastAsia="en-US"/>
              </w:rPr>
              <w:t xml:space="preserve"> по заключению счетов </w:t>
            </w:r>
            <w:r w:rsidRPr="36854D62">
              <w:t>–</w:t>
            </w:r>
            <w:r w:rsidRPr="00787E8D">
              <w:rPr>
                <w:rFonts w:eastAsiaTheme="minorHAnsi"/>
                <w:highlight w:val="yellow"/>
                <w:lang w:eastAsia="en-US"/>
              </w:rPr>
              <w:t xml:space="preserve"> по значению «ЗГ-ХХ»</w:t>
            </w:r>
            <w:r>
              <w:rPr>
                <w:rFonts w:eastAsiaTheme="minorHAnsi"/>
                <w:lang w:eastAsia="en-US"/>
              </w:rPr>
              <w:t>, указанн</w:t>
            </w:r>
            <w:r w:rsidRPr="00787E8D">
              <w:rPr>
                <w:rFonts w:eastAsiaTheme="minorHAnsi"/>
                <w:highlight w:val="yellow"/>
                <w:lang w:eastAsia="en-US"/>
              </w:rPr>
              <w:t>ым</w:t>
            </w:r>
            <w:r>
              <w:rPr>
                <w:rFonts w:eastAsiaTheme="minorHAnsi"/>
                <w:lang w:eastAsia="en-US"/>
              </w:rPr>
              <w:t xml:space="preserve"> в аналитическом признаке «ЗО»</w:t>
            </w:r>
            <w:ins w:id="5273" w:author="Сказецкая Наталья Камилевна" w:date="2023-06-20T22:00:00Z">
              <w:r>
                <w:rPr>
                  <w:rFonts w:eastAsiaTheme="minorHAnsi"/>
                  <w:lang w:eastAsia="en-US"/>
                </w:rPr>
                <w:t xml:space="preserve"> </w:t>
              </w:r>
            </w:ins>
            <w:r>
              <w:rPr>
                <w:rFonts w:eastAsiaTheme="minorHAnsi"/>
                <w:lang w:eastAsia="en-US"/>
              </w:rPr>
              <w:t>(pzo)</w:t>
            </w:r>
            <w:r w:rsidRPr="00DD6D84">
              <w:rPr>
                <w:rFonts w:eastAsiaTheme="minorHAnsi"/>
                <w:lang w:eastAsia="en-US"/>
              </w:rPr>
              <w:t xml:space="preserve">, где ХХ </w:t>
            </w:r>
            <w:r w:rsidRPr="36854D62">
              <w:t>–</w:t>
            </w:r>
            <w:r w:rsidRPr="00DD6D84">
              <w:rPr>
                <w:rFonts w:eastAsiaTheme="minorHAnsi"/>
                <w:lang w:eastAsia="en-US"/>
              </w:rPr>
              <w:t xml:space="preserve"> последние 2 цифры</w:t>
            </w:r>
            <w:r>
              <w:rPr>
                <w:rFonts w:eastAsiaTheme="minorHAnsi"/>
                <w:lang w:eastAsia="en-US"/>
              </w:rPr>
              <w:t xml:space="preserve"> </w:t>
            </w:r>
            <w:r w:rsidRPr="00DD6D84">
              <w:rPr>
                <w:rFonts w:eastAsiaTheme="minorHAnsi"/>
                <w:lang w:eastAsia="en-US"/>
              </w:rPr>
              <w:t>финансово</w:t>
            </w:r>
            <w:r>
              <w:rPr>
                <w:rFonts w:eastAsiaTheme="minorHAnsi"/>
                <w:lang w:eastAsia="en-US"/>
              </w:rPr>
              <w:t>го года</w:t>
            </w:r>
            <w:r w:rsidRPr="00DD6D84">
              <w:rPr>
                <w:rFonts w:eastAsiaTheme="minorHAnsi"/>
                <w:lang w:eastAsia="en-US"/>
              </w:rPr>
              <w:t xml:space="preserve">, </w:t>
            </w:r>
            <w:r w:rsidRPr="002F44FB">
              <w:rPr>
                <w:rFonts w:eastAsiaTheme="minorHAnsi"/>
                <w:lang w:eastAsia="en-US"/>
              </w:rPr>
              <w:t>указанного в параметрах запроса (</w:t>
            </w:r>
            <w:r w:rsidRPr="002F44FB">
              <w:rPr>
                <w:lang w:val="en-US"/>
              </w:rPr>
              <w:t>EndRepDate</w:t>
            </w:r>
            <w:r w:rsidRPr="002F44FB">
              <w:t>)</w:t>
            </w:r>
            <w:r>
              <w:t>.</w:t>
            </w:r>
          </w:p>
          <w:p w14:paraId="6E1B8296" w14:textId="66F99E12" w:rsidR="00A31A69" w:rsidRDefault="00A31A69" w:rsidP="00A31A69">
            <w:pPr>
              <w:pStyle w:val="GOSTTablenorm"/>
              <w:rPr>
                <w:rFonts w:eastAsiaTheme="minorHAnsi"/>
                <w:lang w:eastAsia="en-US"/>
              </w:rPr>
            </w:pPr>
            <w:r w:rsidRPr="00EF6FED">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EF6FED">
              <w:rPr>
                <w:rFonts w:eastAsiaTheme="minorHAnsi"/>
                <w:highlight w:val="yellow"/>
                <w:lang w:eastAsia="en-US"/>
              </w:rPr>
              <w:t>(RptSetCode) равно значению «20»</w:t>
            </w:r>
            <w:r>
              <w:rPr>
                <w:rFonts w:eastAsiaTheme="minorHAnsi"/>
                <w:highlight w:val="yellow"/>
                <w:lang w:eastAsia="en-US"/>
              </w:rPr>
              <w:t xml:space="preserve"> </w:t>
            </w:r>
            <w:r w:rsidRPr="36854D62">
              <w:t>–</w:t>
            </w:r>
            <w:r w:rsidRPr="00A0161C">
              <w:rPr>
                <w:highlight w:val="yellow"/>
              </w:rPr>
              <w:t xml:space="preserve"> «</w:t>
            </w:r>
            <w:r w:rsidRPr="00A0161C">
              <w:rPr>
                <w:rFonts w:eastAsiaTheme="minorHAnsi"/>
                <w:highlight w:val="yellow"/>
                <w:lang w:eastAsia="en-US"/>
              </w:rPr>
              <w:t>Операции дополнительного периода»</w:t>
            </w:r>
            <w:r w:rsidRPr="00EF6FED">
              <w:rPr>
                <w:rFonts w:eastAsiaTheme="minorHAnsi"/>
                <w:highlight w:val="yellow"/>
                <w:lang w:eastAsia="en-US"/>
              </w:rPr>
              <w:t>, то</w:t>
            </w:r>
            <w:r>
              <w:rPr>
                <w:rFonts w:eastAsiaTheme="minorHAnsi"/>
                <w:highlight w:val="yellow"/>
                <w:lang w:eastAsia="en-US"/>
              </w:rPr>
              <w:t xml:space="preserve"> </w:t>
            </w:r>
            <w:r w:rsidRPr="00B451DD">
              <w:rPr>
                <w:highlight w:val="yellow"/>
              </w:rPr>
              <w:t>формируется по проведенным записям учета</w:t>
            </w:r>
            <w:r>
              <w:t xml:space="preserve"> </w:t>
            </w:r>
            <w:r w:rsidRPr="006E291F">
              <w:rPr>
                <w:highlight w:val="yellow"/>
              </w:rPr>
              <w:t xml:space="preserve">соответствующего дополнительного периода. Так как по </w:t>
            </w:r>
            <w:del w:id="5274" w:author="Сарафанова (Чиркова) Наталия Сергеевна" w:date="2024-12-13T12:06:00Z">
              <w:r w:rsidRPr="006E291F" w:rsidDel="000A5230">
                <w:rPr>
                  <w:highlight w:val="yellow"/>
                </w:rPr>
                <w:delText xml:space="preserve">СВР </w:delText>
              </w:r>
            </w:del>
            <w:ins w:id="5275" w:author="Сарафанова (Чиркова) Наталия Сергеевна" w:date="2024-12-13T12:06:00Z">
              <w:r>
                <w:rPr>
                  <w:highlight w:val="yellow"/>
                </w:rPr>
                <w:t>исполнению ФБ</w:t>
              </w:r>
              <w:r w:rsidRPr="006E291F">
                <w:rPr>
                  <w:highlight w:val="yellow"/>
                </w:rPr>
                <w:t xml:space="preserve"> </w:t>
              </w:r>
            </w:ins>
            <w:r w:rsidRPr="006E291F">
              <w:rPr>
                <w:highlight w:val="yellow"/>
              </w:rPr>
              <w:t>отсутствую</w:t>
            </w:r>
            <w:r>
              <w:rPr>
                <w:highlight w:val="yellow"/>
              </w:rPr>
              <w:t>т</w:t>
            </w:r>
            <w:r w:rsidRPr="006E291F">
              <w:rPr>
                <w:highlight w:val="yellow"/>
              </w:rPr>
              <w:t xml:space="preserve"> операции дополнительного периода</w:t>
            </w:r>
            <w:ins w:id="5276" w:author="Сарафанова (Чиркова) Наталия Сергеевна" w:date="2024-12-13T12:06:00Z">
              <w:r>
                <w:rPr>
                  <w:highlight w:val="yellow"/>
                </w:rPr>
                <w:t xml:space="preserve"> в </w:t>
              </w:r>
              <w:r>
                <w:rPr>
                  <w:highlight w:val="yellow"/>
                  <w:lang w:val="en-US"/>
                </w:rPr>
                <w:t>SVAP</w:t>
              </w:r>
            </w:ins>
            <w:r w:rsidRPr="006E291F">
              <w:rPr>
                <w:highlight w:val="yellow"/>
              </w:rPr>
              <w:t xml:space="preserve">, то </w:t>
            </w:r>
            <w:r w:rsidRPr="006E291F">
              <w:rPr>
                <w:rFonts w:eastAsiaTheme="minorHAnsi"/>
                <w:highlight w:val="yellow"/>
                <w:lang w:eastAsia="en-US"/>
              </w:rPr>
              <w:t>не заполняется</w:t>
            </w:r>
            <w:r w:rsidRPr="006E291F">
              <w:rPr>
                <w:rStyle w:val="af6"/>
                <w:rFonts w:eastAsiaTheme="minorHAnsi"/>
                <w:szCs w:val="22"/>
                <w:highlight w:val="yellow"/>
                <w:lang w:eastAsia="en-US"/>
              </w:rPr>
              <w:footnoteReference w:id="20"/>
            </w:r>
            <w:r w:rsidRPr="003B457B">
              <w:rPr>
                <w:rFonts w:eastAsiaTheme="minorHAnsi"/>
                <w:highlight w:val="yellow"/>
                <w:lang w:eastAsia="en-US"/>
              </w:rPr>
              <w:t>.</w:t>
            </w:r>
          </w:p>
          <w:p w14:paraId="3AA5DDEF" w14:textId="5FC28E40" w:rsidR="00A31A69" w:rsidRPr="007E5A12" w:rsidRDefault="00A31A69" w:rsidP="00A31A69">
            <w:pPr>
              <w:pStyle w:val="GOSTTablenorm"/>
            </w:pPr>
            <w:r w:rsidRPr="00EF6FED">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EF6FED">
              <w:rPr>
                <w:rFonts w:eastAsiaTheme="minorHAnsi"/>
                <w:highlight w:val="yellow"/>
                <w:lang w:eastAsia="en-US"/>
              </w:rPr>
              <w:t>(RptSetCode) равно значению «40»</w:t>
            </w:r>
            <w:r>
              <w:rPr>
                <w:rFonts w:eastAsiaTheme="minorHAnsi"/>
                <w:highlight w:val="yellow"/>
                <w:lang w:eastAsia="en-US"/>
              </w:rPr>
              <w:t xml:space="preserve"> </w:t>
            </w:r>
            <w:r w:rsidRPr="36854D62">
              <w:t>–</w:t>
            </w:r>
            <w:r>
              <w:rPr>
                <w:rFonts w:eastAsiaTheme="minorHAnsi"/>
                <w:highlight w:val="yellow"/>
                <w:lang w:eastAsia="en-US"/>
              </w:rPr>
              <w:t xml:space="preserve"> </w:t>
            </w:r>
            <w:r w:rsidRPr="00B451DD">
              <w:rPr>
                <w:rFonts w:eastAsiaTheme="minorHAnsi"/>
                <w:highlight w:val="yellow"/>
                <w:lang w:eastAsia="en-US"/>
              </w:rPr>
              <w:t>«</w:t>
            </w:r>
            <w:r w:rsidRPr="00A0161C">
              <w:rPr>
                <w:rFonts w:eastAsiaTheme="minorHAnsi"/>
                <w:highlight w:val="yellow"/>
                <w:lang w:eastAsia="en-US"/>
              </w:rPr>
              <w:t>Операции последнего раб. дня доп. периода, заключения счетов, обособления»</w:t>
            </w:r>
            <w:r w:rsidRPr="00EF6FED">
              <w:rPr>
                <w:rFonts w:eastAsiaTheme="minorHAnsi"/>
                <w:highlight w:val="yellow"/>
                <w:lang w:eastAsia="en-US"/>
              </w:rPr>
              <w:t>,</w:t>
            </w:r>
            <w:r>
              <w:rPr>
                <w:rFonts w:eastAsiaTheme="minorHAnsi"/>
                <w:highlight w:val="yellow"/>
                <w:lang w:eastAsia="en-US"/>
              </w:rPr>
              <w:t xml:space="preserve"> </w:t>
            </w:r>
            <w:r w:rsidRPr="00CD4C3C">
              <w:rPr>
                <w:rFonts w:eastAsiaTheme="minorHAnsi"/>
                <w:highlight w:val="yellow"/>
                <w:lang w:eastAsia="en-US"/>
              </w:rPr>
              <w:t xml:space="preserve">то </w:t>
            </w:r>
            <w:r w:rsidRPr="00CD4C3C">
              <w:rPr>
                <w:highlight w:val="yellow"/>
              </w:rPr>
              <w:t xml:space="preserve">формируется </w:t>
            </w:r>
            <w:r w:rsidRPr="00CD4C3C">
              <w:rPr>
                <w:highlight w:val="yellow"/>
              </w:rPr>
              <w:lastRenderedPageBreak/>
              <w:t xml:space="preserve">по проведенным записям учета последнего дня дополнительного периода и заключения счетов финансового года. Так как по </w:t>
            </w:r>
            <w:del w:id="5281" w:author="Сарафанова (Чиркова) Наталия Сергеевна" w:date="2024-12-13T12:06:00Z">
              <w:r w:rsidRPr="00CD4C3C" w:rsidDel="000A5230">
                <w:rPr>
                  <w:highlight w:val="yellow"/>
                </w:rPr>
                <w:delText xml:space="preserve">СВР </w:delText>
              </w:r>
            </w:del>
            <w:ins w:id="5282" w:author="Сарафанова (Чиркова) Наталия Сергеевна" w:date="2024-12-13T12:06:00Z">
              <w:r>
                <w:rPr>
                  <w:highlight w:val="yellow"/>
                </w:rPr>
                <w:t>исполнению ФБ</w:t>
              </w:r>
              <w:r w:rsidRPr="00CD4C3C">
                <w:rPr>
                  <w:highlight w:val="yellow"/>
                </w:rPr>
                <w:t xml:space="preserve"> </w:t>
              </w:r>
            </w:ins>
            <w:r w:rsidRPr="00CD4C3C">
              <w:rPr>
                <w:highlight w:val="yellow"/>
              </w:rPr>
              <w:t>отсутствуют операции дополнительного периода</w:t>
            </w:r>
            <w:ins w:id="5283" w:author="Сарафанова (Чиркова) Наталия Сергеевна" w:date="2024-12-13T12:06:00Z">
              <w:r>
                <w:rPr>
                  <w:highlight w:val="yellow"/>
                </w:rPr>
                <w:t xml:space="preserve"> в </w:t>
              </w:r>
              <w:r>
                <w:rPr>
                  <w:highlight w:val="yellow"/>
                  <w:lang w:val="en-US"/>
                </w:rPr>
                <w:t>SVAP</w:t>
              </w:r>
            </w:ins>
            <w:r w:rsidRPr="00CD4C3C">
              <w:rPr>
                <w:highlight w:val="yellow"/>
              </w:rPr>
              <w:t xml:space="preserve">, то формируется только по операциям заключения счетов. </w:t>
            </w:r>
            <w:r w:rsidRPr="00CD4C3C">
              <w:rPr>
                <w:rFonts w:eastAsiaTheme="minorHAnsi"/>
                <w:highlight w:val="yellow"/>
                <w:lang w:eastAsia="en-US"/>
              </w:rPr>
              <w:t xml:space="preserve">Записи учета </w:t>
            </w:r>
            <w:r w:rsidRPr="00CD4C3C">
              <w:rPr>
                <w:highlight w:val="yellow"/>
              </w:rPr>
              <w:t>по заключению счетов финансового года</w:t>
            </w:r>
            <w:r w:rsidRPr="00CD4C3C">
              <w:rPr>
                <w:rFonts w:eastAsiaTheme="minorHAnsi"/>
                <w:highlight w:val="yellow"/>
                <w:lang w:eastAsia="en-US"/>
              </w:rPr>
              <w:t xml:space="preserve"> определяются по значению «ЗГ-ХХ</w:t>
            </w:r>
            <w:r w:rsidRPr="00B451DD">
              <w:rPr>
                <w:rFonts w:eastAsiaTheme="minorHAnsi"/>
                <w:highlight w:val="yellow"/>
                <w:lang w:eastAsia="en-US"/>
              </w:rPr>
              <w:t>»</w:t>
            </w:r>
            <w:r w:rsidRPr="00CD4C3C">
              <w:rPr>
                <w:rFonts w:eastAsiaTheme="minorHAnsi"/>
                <w:highlight w:val="yellow"/>
                <w:lang w:eastAsia="en-US"/>
              </w:rPr>
              <w:t xml:space="preserve">, указанному в аналитическом признаке «ЗО» (pzo), где ХХ </w:t>
            </w:r>
            <w:r w:rsidRPr="36854D62">
              <w:t>–</w:t>
            </w:r>
            <w:r w:rsidRPr="00CD4C3C">
              <w:rPr>
                <w:rFonts w:eastAsiaTheme="minorHAnsi"/>
                <w:highlight w:val="yellow"/>
                <w:lang w:eastAsia="en-US"/>
              </w:rPr>
              <w:t xml:space="preserve"> последние 2 цифры финансового года, указанного в параметрах запроса (</w:t>
            </w:r>
            <w:r w:rsidRPr="00CD4C3C">
              <w:rPr>
                <w:highlight w:val="yellow"/>
                <w:lang w:val="en-US"/>
              </w:rPr>
              <w:t>EndRepDate</w:t>
            </w:r>
            <w:r w:rsidRPr="00CD4C3C">
              <w:rPr>
                <w:highlight w:val="yellow"/>
              </w:rPr>
              <w:t>)</w:t>
            </w:r>
          </w:p>
        </w:tc>
      </w:tr>
      <w:tr w:rsidR="00A31A69" w:rsidRPr="007E5A12" w14:paraId="3C414681" w14:textId="77777777" w:rsidTr="00A31A69">
        <w:tc>
          <w:tcPr>
            <w:tcW w:w="1169" w:type="pct"/>
          </w:tcPr>
          <w:p w14:paraId="186DD2B1" w14:textId="77777777" w:rsidR="00A31A69" w:rsidRPr="007E5A12" w:rsidRDefault="00A31A69" w:rsidP="00A31A69">
            <w:pPr>
              <w:pStyle w:val="GOSTTablenorm"/>
            </w:pPr>
            <w:r w:rsidRPr="007E5A12">
              <w:lastRenderedPageBreak/>
              <w:t>Оборот с начала года по дебету</w:t>
            </w:r>
          </w:p>
        </w:tc>
        <w:tc>
          <w:tcPr>
            <w:tcW w:w="797" w:type="pct"/>
          </w:tcPr>
          <w:p w14:paraId="48388B92" w14:textId="77777777" w:rsidR="00A31A69" w:rsidRPr="007E5A12" w:rsidRDefault="00A31A69" w:rsidP="00A31A69">
            <w:pPr>
              <w:pStyle w:val="GOSTTablenorm"/>
            </w:pPr>
            <w:proofErr w:type="gramStart"/>
            <w:r w:rsidRPr="00BD7E9D">
              <w:rPr>
                <w:b/>
              </w:rPr>
              <w:t>LINES:</w:t>
            </w:r>
            <w:r w:rsidRPr="007E5A12">
              <w:t>SUM</w:t>
            </w:r>
            <w:proofErr w:type="gramEnd"/>
            <w:r w:rsidRPr="007E5A12">
              <w:t>7</w:t>
            </w:r>
          </w:p>
        </w:tc>
        <w:tc>
          <w:tcPr>
            <w:tcW w:w="532" w:type="pct"/>
          </w:tcPr>
          <w:p w14:paraId="3C4F2D84" w14:textId="77777777" w:rsidR="00A31A69" w:rsidRPr="007E5A12" w:rsidRDefault="00A31A69" w:rsidP="00A31A69">
            <w:pPr>
              <w:pStyle w:val="GOSTTablenorm"/>
            </w:pPr>
            <w:r w:rsidRPr="007E5A12">
              <w:t>Сумма</w:t>
            </w:r>
          </w:p>
        </w:tc>
        <w:tc>
          <w:tcPr>
            <w:tcW w:w="301" w:type="pct"/>
          </w:tcPr>
          <w:p w14:paraId="4491F3C0" w14:textId="77777777" w:rsidR="00A31A69" w:rsidRPr="007E5A12" w:rsidRDefault="00A31A69" w:rsidP="00A31A69">
            <w:pPr>
              <w:pStyle w:val="GOSTTablenorm"/>
            </w:pPr>
            <w:r w:rsidRPr="007E5A12">
              <w:t>Да</w:t>
            </w:r>
          </w:p>
        </w:tc>
        <w:tc>
          <w:tcPr>
            <w:tcW w:w="315" w:type="pct"/>
          </w:tcPr>
          <w:p w14:paraId="2E40DB93" w14:textId="078A6B37" w:rsidR="00A31A69" w:rsidRPr="007E5A12" w:rsidRDefault="00A31A69" w:rsidP="00A31A69">
            <w:pPr>
              <w:pStyle w:val="GOSTTablenorm"/>
            </w:pPr>
            <w:del w:id="5284" w:author="Сатлер Марина Викторовна" w:date="2023-12-28T22:44:00Z">
              <w:r w:rsidDel="004E2DB9">
                <w:delText>=</w:delText>
              </w:r>
            </w:del>
            <w:del w:id="5285" w:author="Сатлер Марина Викторовна" w:date="2023-12-28T19:16:00Z">
              <w:r w:rsidRPr="007E5A12" w:rsidDel="0004208D">
                <w:delText>20,2</w:delText>
              </w:r>
            </w:del>
          </w:p>
        </w:tc>
        <w:tc>
          <w:tcPr>
            <w:tcW w:w="1886" w:type="pct"/>
          </w:tcPr>
          <w:p w14:paraId="751A733B" w14:textId="77777777" w:rsidR="00A31A69" w:rsidRDefault="00A31A69" w:rsidP="00A31A69">
            <w:pPr>
              <w:pStyle w:val="GOSTTablenorm"/>
            </w:pPr>
            <w:r w:rsidRPr="007E5A12">
              <w:t>Оборот с начала года по дебету. Формируется по проведенным записям учета за период с 01.01.хххх по дату окончания периода формирования регистра (включительно) с номером счета из графы 1 в дебете</w:t>
            </w:r>
            <w:r>
              <w:t>.</w:t>
            </w:r>
          </w:p>
          <w:p w14:paraId="2358FFFA" w14:textId="2E2FDDAC" w:rsidR="00A31A69" w:rsidRDefault="00A31A69" w:rsidP="00A31A69">
            <w:pPr>
              <w:pStyle w:val="GOSTTablenorm"/>
            </w:pPr>
            <w:r w:rsidRPr="00B265C9">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B265C9">
              <w:rPr>
                <w:rFonts w:eastAsiaTheme="minorHAnsi"/>
                <w:highlight w:val="yellow"/>
                <w:lang w:eastAsia="en-US"/>
              </w:rPr>
              <w:t>(RptSetCode) равно значению «10»</w:t>
            </w:r>
            <w:r w:rsidRPr="00A0161C">
              <w:rPr>
                <w:rFonts w:eastAsiaTheme="minorHAnsi"/>
                <w:highlight w:val="yellow"/>
                <w:lang w:eastAsia="en-US"/>
              </w:rPr>
              <w:t xml:space="preserve"> </w:t>
            </w:r>
            <w:r w:rsidRPr="36854D62">
              <w:t>–</w:t>
            </w:r>
            <w:r w:rsidRPr="00A0161C">
              <w:rPr>
                <w:rFonts w:eastAsiaTheme="minorHAnsi"/>
                <w:highlight w:val="yellow"/>
                <w:lang w:eastAsia="en-US"/>
              </w:rPr>
              <w:t xml:space="preserve"> «</w:t>
            </w:r>
            <w:r w:rsidRPr="00A0161C">
              <w:rPr>
                <w:highlight w:val="yellow"/>
              </w:rPr>
              <w:t>Операции учета текущего года»</w:t>
            </w:r>
            <w:r>
              <w:rPr>
                <w:highlight w:val="yellow"/>
              </w:rPr>
              <w:t xml:space="preserve"> или «20» </w:t>
            </w:r>
            <w:r w:rsidRPr="36854D62">
              <w:t>–</w:t>
            </w:r>
            <w:r>
              <w:rPr>
                <w:highlight w:val="yellow"/>
              </w:rPr>
              <w:t xml:space="preserve"> </w:t>
            </w:r>
            <w:r w:rsidRPr="00A0161C">
              <w:rPr>
                <w:highlight w:val="yellow"/>
              </w:rPr>
              <w:t>«</w:t>
            </w:r>
            <w:r w:rsidRPr="00A0161C">
              <w:rPr>
                <w:rFonts w:eastAsiaTheme="minorHAnsi"/>
                <w:highlight w:val="yellow"/>
                <w:lang w:eastAsia="en-US"/>
              </w:rPr>
              <w:t>Операции дополнительного периода</w:t>
            </w:r>
            <w:r w:rsidRPr="001F5B1A">
              <w:rPr>
                <w:rFonts w:eastAsiaTheme="minorHAnsi"/>
                <w:highlight w:val="yellow"/>
                <w:lang w:eastAsia="en-US"/>
              </w:rPr>
              <w:t xml:space="preserve">», </w:t>
            </w:r>
            <w:r w:rsidRPr="001F5B1A">
              <w:rPr>
                <w:highlight w:val="yellow"/>
              </w:rPr>
              <w:t>то формируется по проведенным записям учета</w:t>
            </w:r>
            <w:r>
              <w:t xml:space="preserve">, за исключением записей учета по изменению остатков на начало года </w:t>
            </w:r>
            <w:r w:rsidRPr="001F5B1A">
              <w:rPr>
                <w:highlight w:val="yellow"/>
              </w:rPr>
              <w:t>и</w:t>
            </w:r>
            <w:r>
              <w:t xml:space="preserve"> </w:t>
            </w:r>
            <w:r>
              <w:rPr>
                <w:highlight w:val="yellow"/>
              </w:rPr>
              <w:t>заключения</w:t>
            </w:r>
            <w:r w:rsidRPr="00B451DD">
              <w:rPr>
                <w:highlight w:val="yellow"/>
              </w:rPr>
              <w:t xml:space="preserve"> счетов</w:t>
            </w:r>
            <w:r>
              <w:t>.</w:t>
            </w:r>
          </w:p>
          <w:p w14:paraId="713A754B" w14:textId="51E37DF1" w:rsidR="00A31A69" w:rsidRDefault="00A31A69" w:rsidP="00A31A69">
            <w:pPr>
              <w:pStyle w:val="GOSTTablenorm"/>
              <w:rPr>
                <w:rFonts w:eastAsiaTheme="minorHAnsi"/>
                <w:lang w:eastAsia="en-US"/>
              </w:rPr>
            </w:pPr>
            <w:r w:rsidRPr="00EF6FED">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EF6FED">
              <w:rPr>
                <w:rFonts w:eastAsiaTheme="minorHAnsi"/>
                <w:highlight w:val="yellow"/>
                <w:lang w:eastAsia="en-US"/>
              </w:rPr>
              <w:t>(RptSetCode) равно значению «40»</w:t>
            </w:r>
            <w:r>
              <w:rPr>
                <w:rFonts w:eastAsiaTheme="minorHAnsi"/>
                <w:highlight w:val="yellow"/>
                <w:lang w:eastAsia="en-US"/>
              </w:rPr>
              <w:t xml:space="preserve"> </w:t>
            </w:r>
            <w:r w:rsidRPr="36854D62">
              <w:t>–</w:t>
            </w:r>
            <w:r>
              <w:rPr>
                <w:rFonts w:eastAsiaTheme="minorHAnsi"/>
                <w:highlight w:val="yellow"/>
                <w:lang w:eastAsia="en-US"/>
              </w:rPr>
              <w:t xml:space="preserve"> </w:t>
            </w:r>
            <w:r w:rsidRPr="00B451DD">
              <w:rPr>
                <w:rFonts w:eastAsiaTheme="minorHAnsi"/>
                <w:highlight w:val="yellow"/>
                <w:lang w:eastAsia="en-US"/>
              </w:rPr>
              <w:t>«</w:t>
            </w:r>
            <w:r w:rsidRPr="00A0161C">
              <w:rPr>
                <w:rFonts w:eastAsiaTheme="minorHAnsi"/>
                <w:highlight w:val="yellow"/>
                <w:lang w:eastAsia="en-US"/>
              </w:rPr>
              <w:t>Операции последнего раб. дня доп. периода, заключения счетов, обособления»</w:t>
            </w:r>
            <w:r w:rsidRPr="00EF6FED">
              <w:rPr>
                <w:rFonts w:eastAsiaTheme="minorHAnsi"/>
                <w:highlight w:val="yellow"/>
                <w:lang w:eastAsia="en-US"/>
              </w:rPr>
              <w:t>,</w:t>
            </w:r>
            <w:r>
              <w:rPr>
                <w:rFonts w:eastAsiaTheme="minorHAnsi"/>
                <w:highlight w:val="yellow"/>
                <w:lang w:eastAsia="en-US"/>
              </w:rPr>
              <w:t xml:space="preserve"> </w:t>
            </w:r>
            <w:r w:rsidRPr="00CD4C3C">
              <w:rPr>
                <w:rFonts w:eastAsiaTheme="minorHAnsi"/>
                <w:highlight w:val="yellow"/>
                <w:lang w:eastAsia="en-US"/>
              </w:rPr>
              <w:t xml:space="preserve">то </w:t>
            </w:r>
            <w:r w:rsidRPr="001F5B1A">
              <w:rPr>
                <w:highlight w:val="yellow"/>
              </w:rPr>
              <w:t>формируется по проведенным записям учета</w:t>
            </w:r>
            <w:r w:rsidRPr="000C3976">
              <w:rPr>
                <w:highlight w:val="yellow"/>
              </w:rPr>
              <w:t>, за исключением записей учета по изменению остатков на начало года</w:t>
            </w:r>
            <w:r>
              <w:t>.</w:t>
            </w:r>
          </w:p>
          <w:p w14:paraId="0934738B" w14:textId="0D581ABA" w:rsidR="00A31A69" w:rsidRPr="007E5A12" w:rsidRDefault="00A31A69" w:rsidP="00A31A69">
            <w:pPr>
              <w:pStyle w:val="GOSTTablenorm"/>
            </w:pPr>
            <w:r>
              <w:rPr>
                <w:rFonts w:eastAsiaTheme="minorHAnsi"/>
                <w:lang w:eastAsia="en-US"/>
              </w:rPr>
              <w:t>Записи учета по изменению остатков на начало года определяются по значени</w:t>
            </w:r>
            <w:r w:rsidRPr="001F5B1A">
              <w:rPr>
                <w:rFonts w:eastAsiaTheme="minorHAnsi"/>
                <w:highlight w:val="yellow"/>
                <w:lang w:eastAsia="en-US"/>
              </w:rPr>
              <w:t>ям</w:t>
            </w:r>
            <w:r>
              <w:rPr>
                <w:rFonts w:eastAsiaTheme="minorHAnsi"/>
                <w:lang w:eastAsia="en-US"/>
              </w:rPr>
              <w:t xml:space="preserve"> «НАЧ-ХХ»</w:t>
            </w:r>
            <w:r w:rsidRPr="00787E8D">
              <w:rPr>
                <w:rFonts w:eastAsiaTheme="minorHAnsi"/>
                <w:highlight w:val="yellow"/>
                <w:lang w:eastAsia="en-US"/>
              </w:rPr>
              <w:t xml:space="preserve"> или «НГ-ХХ», а записи учет</w:t>
            </w:r>
            <w:r>
              <w:rPr>
                <w:rFonts w:eastAsiaTheme="minorHAnsi"/>
                <w:highlight w:val="yellow"/>
                <w:lang w:eastAsia="en-US"/>
              </w:rPr>
              <w:t>а</w:t>
            </w:r>
            <w:r w:rsidRPr="00787E8D">
              <w:rPr>
                <w:rFonts w:eastAsiaTheme="minorHAnsi"/>
                <w:highlight w:val="yellow"/>
                <w:lang w:eastAsia="en-US"/>
              </w:rPr>
              <w:t xml:space="preserve"> по заключению счетов - по значению «ЗГ-ХХ»</w:t>
            </w:r>
            <w:r>
              <w:rPr>
                <w:rFonts w:eastAsiaTheme="minorHAnsi"/>
                <w:lang w:eastAsia="en-US"/>
              </w:rPr>
              <w:t>, указанн</w:t>
            </w:r>
            <w:r w:rsidRPr="001F5B1A">
              <w:rPr>
                <w:rFonts w:eastAsiaTheme="minorHAnsi"/>
                <w:highlight w:val="yellow"/>
                <w:lang w:eastAsia="en-US"/>
              </w:rPr>
              <w:t>ым</w:t>
            </w:r>
            <w:r>
              <w:rPr>
                <w:rFonts w:eastAsiaTheme="minorHAnsi"/>
                <w:lang w:eastAsia="en-US"/>
              </w:rPr>
              <w:t xml:space="preserve"> в аналитическом признаке «ЗО» (pzo)</w:t>
            </w:r>
            <w:r w:rsidRPr="00DD6D84">
              <w:rPr>
                <w:rFonts w:eastAsiaTheme="minorHAnsi"/>
                <w:lang w:eastAsia="en-US"/>
              </w:rPr>
              <w:t xml:space="preserve">, где ХХ </w:t>
            </w:r>
            <w:r w:rsidRPr="36854D62">
              <w:t>–</w:t>
            </w:r>
            <w:r w:rsidRPr="00DD6D84">
              <w:rPr>
                <w:rFonts w:eastAsiaTheme="minorHAnsi"/>
                <w:lang w:eastAsia="en-US"/>
              </w:rPr>
              <w:t xml:space="preserve"> последние 2 цифры</w:t>
            </w:r>
            <w:r>
              <w:rPr>
                <w:rFonts w:eastAsiaTheme="minorHAnsi"/>
                <w:lang w:eastAsia="en-US"/>
              </w:rPr>
              <w:t xml:space="preserve"> </w:t>
            </w:r>
            <w:r w:rsidRPr="00DD6D84">
              <w:rPr>
                <w:rFonts w:eastAsiaTheme="minorHAnsi"/>
                <w:lang w:eastAsia="en-US"/>
              </w:rPr>
              <w:t>финансово</w:t>
            </w:r>
            <w:r>
              <w:rPr>
                <w:rFonts w:eastAsiaTheme="minorHAnsi"/>
                <w:lang w:eastAsia="en-US"/>
              </w:rPr>
              <w:t>го года</w:t>
            </w:r>
            <w:r w:rsidRPr="00DD6D84">
              <w:rPr>
                <w:rFonts w:eastAsiaTheme="minorHAnsi"/>
                <w:lang w:eastAsia="en-US"/>
              </w:rPr>
              <w:t xml:space="preserve">, </w:t>
            </w:r>
            <w:r w:rsidRPr="002F44FB">
              <w:rPr>
                <w:rFonts w:eastAsiaTheme="minorHAnsi"/>
                <w:lang w:eastAsia="en-US"/>
              </w:rPr>
              <w:t>указанного в параметрах запроса (</w:t>
            </w:r>
            <w:r w:rsidRPr="002F44FB">
              <w:rPr>
                <w:lang w:val="en-US"/>
              </w:rPr>
              <w:t>EndRepDate</w:t>
            </w:r>
            <w:r w:rsidRPr="002F44FB">
              <w:t>)</w:t>
            </w:r>
          </w:p>
        </w:tc>
      </w:tr>
      <w:tr w:rsidR="00A31A69" w:rsidRPr="007E5A12" w14:paraId="318B7ABA" w14:textId="77777777" w:rsidTr="00A31A69">
        <w:tc>
          <w:tcPr>
            <w:tcW w:w="1169" w:type="pct"/>
          </w:tcPr>
          <w:p w14:paraId="2F3AA6BE" w14:textId="77777777" w:rsidR="00A31A69" w:rsidRPr="007E5A12" w:rsidRDefault="00A31A69" w:rsidP="00A31A69">
            <w:pPr>
              <w:pStyle w:val="GOSTTablenorm"/>
            </w:pPr>
            <w:r w:rsidRPr="007E5A12">
              <w:lastRenderedPageBreak/>
              <w:t>Оборот с начала года по кредиту</w:t>
            </w:r>
          </w:p>
        </w:tc>
        <w:tc>
          <w:tcPr>
            <w:tcW w:w="797" w:type="pct"/>
          </w:tcPr>
          <w:p w14:paraId="781BA5BB" w14:textId="77777777" w:rsidR="00A31A69" w:rsidRPr="007E5A12" w:rsidRDefault="00A31A69" w:rsidP="00A31A69">
            <w:pPr>
              <w:pStyle w:val="GOSTTablenorm"/>
            </w:pPr>
            <w:proofErr w:type="gramStart"/>
            <w:r w:rsidRPr="00BD7E9D">
              <w:rPr>
                <w:b/>
              </w:rPr>
              <w:t>LINES:</w:t>
            </w:r>
            <w:r w:rsidRPr="007E5A12">
              <w:t>SUM</w:t>
            </w:r>
            <w:proofErr w:type="gramEnd"/>
            <w:r w:rsidRPr="007E5A12">
              <w:t>8</w:t>
            </w:r>
          </w:p>
        </w:tc>
        <w:tc>
          <w:tcPr>
            <w:tcW w:w="532" w:type="pct"/>
          </w:tcPr>
          <w:p w14:paraId="57B1E78D" w14:textId="77777777" w:rsidR="00A31A69" w:rsidRPr="007E5A12" w:rsidRDefault="00A31A69" w:rsidP="00A31A69">
            <w:pPr>
              <w:pStyle w:val="GOSTTablenorm"/>
            </w:pPr>
            <w:r w:rsidRPr="007E5A12">
              <w:t>Сумма</w:t>
            </w:r>
          </w:p>
        </w:tc>
        <w:tc>
          <w:tcPr>
            <w:tcW w:w="301" w:type="pct"/>
          </w:tcPr>
          <w:p w14:paraId="5F0CE65C" w14:textId="77777777" w:rsidR="00A31A69" w:rsidRPr="007E5A12" w:rsidRDefault="00A31A69" w:rsidP="00A31A69">
            <w:pPr>
              <w:pStyle w:val="GOSTTablenorm"/>
            </w:pPr>
            <w:r w:rsidRPr="007E5A12">
              <w:t>Да</w:t>
            </w:r>
          </w:p>
        </w:tc>
        <w:tc>
          <w:tcPr>
            <w:tcW w:w="315" w:type="pct"/>
          </w:tcPr>
          <w:p w14:paraId="0CEE44F8" w14:textId="21C17D22" w:rsidR="00A31A69" w:rsidRPr="007E5A12" w:rsidRDefault="00A31A69" w:rsidP="00A31A69">
            <w:pPr>
              <w:pStyle w:val="GOSTTablenorm"/>
            </w:pPr>
          </w:p>
        </w:tc>
        <w:tc>
          <w:tcPr>
            <w:tcW w:w="1886" w:type="pct"/>
          </w:tcPr>
          <w:p w14:paraId="24C83F46" w14:textId="73E3438B" w:rsidR="00A31A69" w:rsidRDefault="00A31A69" w:rsidP="00A31A69">
            <w:pPr>
              <w:pStyle w:val="GOSTTablenorm"/>
            </w:pPr>
            <w:r w:rsidRPr="007E5A12">
              <w:t>Оборот с начала года по кредиту. Формируется по проведенным записям учета за период с 01.01.хххх по дату окончания периода формирования регистра (включительно) с номером счета из графы 1 в кредите</w:t>
            </w:r>
            <w:r>
              <w:t>.</w:t>
            </w:r>
          </w:p>
          <w:p w14:paraId="5B852E9C" w14:textId="4133C4AF" w:rsidR="00A31A69" w:rsidRDefault="00A31A69" w:rsidP="00A31A69">
            <w:pPr>
              <w:pStyle w:val="GOSTTablenorm"/>
            </w:pPr>
            <w:r w:rsidRPr="00B265C9">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B265C9">
              <w:rPr>
                <w:rFonts w:eastAsiaTheme="minorHAnsi"/>
                <w:highlight w:val="yellow"/>
                <w:lang w:eastAsia="en-US"/>
              </w:rPr>
              <w:t>(RptSetCode) равно значению «10»</w:t>
            </w:r>
            <w:r w:rsidRPr="00A0161C">
              <w:rPr>
                <w:rFonts w:eastAsiaTheme="minorHAnsi"/>
                <w:highlight w:val="yellow"/>
                <w:lang w:eastAsia="en-US"/>
              </w:rPr>
              <w:t xml:space="preserve"> </w:t>
            </w:r>
            <w:r w:rsidRPr="36854D62">
              <w:t>–</w:t>
            </w:r>
            <w:r w:rsidRPr="00A0161C">
              <w:rPr>
                <w:rFonts w:eastAsiaTheme="minorHAnsi"/>
                <w:highlight w:val="yellow"/>
                <w:lang w:eastAsia="en-US"/>
              </w:rPr>
              <w:t xml:space="preserve"> «</w:t>
            </w:r>
            <w:r w:rsidRPr="00A0161C">
              <w:rPr>
                <w:highlight w:val="yellow"/>
              </w:rPr>
              <w:t>Операции учета текущего года»</w:t>
            </w:r>
            <w:r>
              <w:rPr>
                <w:highlight w:val="yellow"/>
              </w:rPr>
              <w:t xml:space="preserve"> или «20» </w:t>
            </w:r>
            <w:r w:rsidRPr="36854D62">
              <w:t>–</w:t>
            </w:r>
            <w:r>
              <w:rPr>
                <w:highlight w:val="yellow"/>
              </w:rPr>
              <w:t xml:space="preserve"> </w:t>
            </w:r>
            <w:r w:rsidRPr="00A0161C">
              <w:rPr>
                <w:highlight w:val="yellow"/>
              </w:rPr>
              <w:t>«</w:t>
            </w:r>
            <w:r w:rsidRPr="00A0161C">
              <w:rPr>
                <w:rFonts w:eastAsiaTheme="minorHAnsi"/>
                <w:highlight w:val="yellow"/>
                <w:lang w:eastAsia="en-US"/>
              </w:rPr>
              <w:t>Операции дополнительного периода</w:t>
            </w:r>
            <w:r w:rsidRPr="001F5B1A">
              <w:rPr>
                <w:rFonts w:eastAsiaTheme="minorHAnsi"/>
                <w:highlight w:val="yellow"/>
                <w:lang w:eastAsia="en-US"/>
              </w:rPr>
              <w:t xml:space="preserve">», </w:t>
            </w:r>
            <w:r w:rsidRPr="001F5B1A">
              <w:rPr>
                <w:highlight w:val="yellow"/>
              </w:rPr>
              <w:t>то формируется по проведенным записям учета</w:t>
            </w:r>
            <w:r>
              <w:t xml:space="preserve">, за исключением записей учета по изменению остатков на начало года </w:t>
            </w:r>
            <w:r w:rsidRPr="001F5B1A">
              <w:rPr>
                <w:highlight w:val="yellow"/>
              </w:rPr>
              <w:t>и</w:t>
            </w:r>
            <w:r>
              <w:t xml:space="preserve"> </w:t>
            </w:r>
            <w:r>
              <w:rPr>
                <w:highlight w:val="yellow"/>
              </w:rPr>
              <w:t>заключения</w:t>
            </w:r>
            <w:r w:rsidRPr="00B451DD">
              <w:rPr>
                <w:highlight w:val="yellow"/>
              </w:rPr>
              <w:t xml:space="preserve"> счетов</w:t>
            </w:r>
            <w:r>
              <w:t>.</w:t>
            </w:r>
          </w:p>
          <w:p w14:paraId="44A99F40" w14:textId="5E014732" w:rsidR="00A31A69" w:rsidRDefault="00A31A69" w:rsidP="00A31A69">
            <w:pPr>
              <w:pStyle w:val="GOSTTablenorm"/>
            </w:pPr>
            <w:r w:rsidRPr="00EF6FED">
              <w:rPr>
                <w:rFonts w:eastAsiaTheme="minorHAnsi"/>
                <w:highlight w:val="yellow"/>
                <w:lang w:eastAsia="en-US"/>
              </w:rPr>
              <w:t>Если значение параметра «Отражать в отчете»</w:t>
            </w:r>
            <w:r>
              <w:rPr>
                <w:rFonts w:eastAsiaTheme="minorHAnsi"/>
                <w:highlight w:val="yellow"/>
                <w:lang w:eastAsia="en-US"/>
              </w:rPr>
              <w:t xml:space="preserve"> </w:t>
            </w:r>
            <w:r w:rsidRPr="00EF6FED">
              <w:rPr>
                <w:rFonts w:eastAsiaTheme="minorHAnsi"/>
                <w:highlight w:val="yellow"/>
                <w:lang w:eastAsia="en-US"/>
              </w:rPr>
              <w:t>(RptSetCode) равно значению «40»</w:t>
            </w:r>
            <w:r>
              <w:rPr>
                <w:rFonts w:eastAsiaTheme="minorHAnsi"/>
                <w:highlight w:val="yellow"/>
                <w:lang w:eastAsia="en-US"/>
              </w:rPr>
              <w:t xml:space="preserve"> </w:t>
            </w:r>
            <w:r w:rsidRPr="36854D62">
              <w:t>–</w:t>
            </w:r>
            <w:r>
              <w:rPr>
                <w:rFonts w:eastAsiaTheme="minorHAnsi"/>
                <w:highlight w:val="yellow"/>
                <w:lang w:eastAsia="en-US"/>
              </w:rPr>
              <w:t xml:space="preserve"> </w:t>
            </w:r>
            <w:r w:rsidRPr="00B451DD">
              <w:rPr>
                <w:rFonts w:eastAsiaTheme="minorHAnsi"/>
                <w:highlight w:val="yellow"/>
                <w:lang w:eastAsia="en-US"/>
              </w:rPr>
              <w:t>«</w:t>
            </w:r>
            <w:r w:rsidRPr="00A0161C">
              <w:rPr>
                <w:rFonts w:eastAsiaTheme="minorHAnsi"/>
                <w:highlight w:val="yellow"/>
                <w:lang w:eastAsia="en-US"/>
              </w:rPr>
              <w:t>Операции последнего раб. дня доп. периода, заключения счетов, обособления»</w:t>
            </w:r>
            <w:r w:rsidRPr="00EF6FED">
              <w:rPr>
                <w:rFonts w:eastAsiaTheme="minorHAnsi"/>
                <w:highlight w:val="yellow"/>
                <w:lang w:eastAsia="en-US"/>
              </w:rPr>
              <w:t>,</w:t>
            </w:r>
            <w:r>
              <w:rPr>
                <w:rFonts w:eastAsiaTheme="minorHAnsi"/>
                <w:highlight w:val="yellow"/>
                <w:lang w:eastAsia="en-US"/>
              </w:rPr>
              <w:t xml:space="preserve"> </w:t>
            </w:r>
            <w:r w:rsidRPr="00CD4C3C">
              <w:rPr>
                <w:rFonts w:eastAsiaTheme="minorHAnsi"/>
                <w:highlight w:val="yellow"/>
                <w:lang w:eastAsia="en-US"/>
              </w:rPr>
              <w:t xml:space="preserve">то </w:t>
            </w:r>
            <w:r w:rsidRPr="001F5B1A">
              <w:rPr>
                <w:highlight w:val="yellow"/>
              </w:rPr>
              <w:t>формируется по проведенным записям учета</w:t>
            </w:r>
            <w:r w:rsidRPr="00B451DD">
              <w:rPr>
                <w:highlight w:val="yellow"/>
              </w:rPr>
              <w:t>, за исключением записей учета по изменению остатков на начало года</w:t>
            </w:r>
            <w:r>
              <w:t>.</w:t>
            </w:r>
          </w:p>
          <w:p w14:paraId="2BD8A700" w14:textId="6AB186E2" w:rsidR="00A31A69" w:rsidRPr="007E5A12" w:rsidRDefault="00A31A69" w:rsidP="00A31A69">
            <w:pPr>
              <w:pStyle w:val="GOSTTablenorm"/>
            </w:pPr>
            <w:r>
              <w:rPr>
                <w:rFonts w:eastAsiaTheme="minorHAnsi"/>
                <w:lang w:eastAsia="en-US"/>
              </w:rPr>
              <w:t xml:space="preserve">Записи учета по изменению остатков на начало года определяются по </w:t>
            </w:r>
            <w:r w:rsidRPr="001F5B1A">
              <w:rPr>
                <w:rFonts w:eastAsiaTheme="minorHAnsi"/>
                <w:highlight w:val="yellow"/>
                <w:lang w:eastAsia="en-US"/>
              </w:rPr>
              <w:t>значениям</w:t>
            </w:r>
            <w:r>
              <w:rPr>
                <w:rFonts w:eastAsiaTheme="minorHAnsi"/>
                <w:lang w:eastAsia="en-US"/>
              </w:rPr>
              <w:t xml:space="preserve"> «НАЧ-ХХ» </w:t>
            </w:r>
            <w:r w:rsidRPr="00787E8D">
              <w:rPr>
                <w:rFonts w:eastAsiaTheme="minorHAnsi"/>
                <w:highlight w:val="yellow"/>
                <w:lang w:eastAsia="en-US"/>
              </w:rPr>
              <w:t>или «НГ-ХХ», а записи учет</w:t>
            </w:r>
            <w:r>
              <w:rPr>
                <w:rFonts w:eastAsiaTheme="minorHAnsi"/>
                <w:highlight w:val="yellow"/>
                <w:lang w:eastAsia="en-US"/>
              </w:rPr>
              <w:t>а</w:t>
            </w:r>
            <w:r w:rsidRPr="00787E8D">
              <w:rPr>
                <w:rFonts w:eastAsiaTheme="minorHAnsi"/>
                <w:highlight w:val="yellow"/>
                <w:lang w:eastAsia="en-US"/>
              </w:rPr>
              <w:t xml:space="preserve"> по заключению счетов - по значению «ЗГ-ХХ»</w:t>
            </w:r>
            <w:r>
              <w:rPr>
                <w:rFonts w:eastAsiaTheme="minorHAnsi"/>
                <w:lang w:eastAsia="en-US"/>
              </w:rPr>
              <w:t>, указанн</w:t>
            </w:r>
            <w:r w:rsidRPr="001F5B1A">
              <w:rPr>
                <w:rFonts w:eastAsiaTheme="minorHAnsi"/>
                <w:highlight w:val="yellow"/>
                <w:lang w:eastAsia="en-US"/>
              </w:rPr>
              <w:t>ым</w:t>
            </w:r>
            <w:r>
              <w:rPr>
                <w:rFonts w:eastAsiaTheme="minorHAnsi"/>
                <w:lang w:eastAsia="en-US"/>
              </w:rPr>
              <w:t xml:space="preserve"> в аналитическом признаке «ЗО» (pzo)</w:t>
            </w:r>
            <w:r w:rsidRPr="00DD6D84">
              <w:rPr>
                <w:rFonts w:eastAsiaTheme="minorHAnsi"/>
                <w:lang w:eastAsia="en-US"/>
              </w:rPr>
              <w:t xml:space="preserve">, где ХХ </w:t>
            </w:r>
            <w:r w:rsidRPr="36854D62">
              <w:t>–</w:t>
            </w:r>
            <w:r w:rsidRPr="00DD6D84">
              <w:rPr>
                <w:rFonts w:eastAsiaTheme="minorHAnsi"/>
                <w:lang w:eastAsia="en-US"/>
              </w:rPr>
              <w:t xml:space="preserve"> последние 2 цифры</w:t>
            </w:r>
            <w:r>
              <w:rPr>
                <w:rFonts w:eastAsiaTheme="minorHAnsi"/>
                <w:lang w:eastAsia="en-US"/>
              </w:rPr>
              <w:t xml:space="preserve"> </w:t>
            </w:r>
            <w:r w:rsidRPr="00DD6D84">
              <w:rPr>
                <w:rFonts w:eastAsiaTheme="minorHAnsi"/>
                <w:lang w:eastAsia="en-US"/>
              </w:rPr>
              <w:t>финансово</w:t>
            </w:r>
            <w:r>
              <w:rPr>
                <w:rFonts w:eastAsiaTheme="minorHAnsi"/>
                <w:lang w:eastAsia="en-US"/>
              </w:rPr>
              <w:t>го года</w:t>
            </w:r>
            <w:r w:rsidRPr="00DD6D84">
              <w:rPr>
                <w:rFonts w:eastAsiaTheme="minorHAnsi"/>
                <w:lang w:eastAsia="en-US"/>
              </w:rPr>
              <w:t xml:space="preserve">, </w:t>
            </w:r>
            <w:r w:rsidRPr="002F44FB">
              <w:rPr>
                <w:rFonts w:eastAsiaTheme="minorHAnsi"/>
                <w:lang w:eastAsia="en-US"/>
              </w:rPr>
              <w:t>указанного в параметрах запроса (</w:t>
            </w:r>
            <w:r w:rsidRPr="002F44FB">
              <w:rPr>
                <w:lang w:val="en-US"/>
              </w:rPr>
              <w:t>EndRepDate</w:t>
            </w:r>
            <w:r w:rsidRPr="002F44FB">
              <w:t>)</w:t>
            </w:r>
          </w:p>
        </w:tc>
      </w:tr>
      <w:tr w:rsidR="00A31A69" w:rsidRPr="007E5A12" w14:paraId="17E35C3C" w14:textId="77777777" w:rsidTr="00A31A69">
        <w:tc>
          <w:tcPr>
            <w:tcW w:w="1169" w:type="pct"/>
          </w:tcPr>
          <w:p w14:paraId="4EEFEF3C" w14:textId="77777777" w:rsidR="00A31A69" w:rsidRPr="007E5A12" w:rsidRDefault="00A31A69" w:rsidP="00A31A69">
            <w:pPr>
              <w:pStyle w:val="GOSTTablenorm"/>
            </w:pPr>
            <w:r w:rsidRPr="007E5A12">
              <w:t>Остаток на конец периода по дебету</w:t>
            </w:r>
          </w:p>
        </w:tc>
        <w:tc>
          <w:tcPr>
            <w:tcW w:w="797" w:type="pct"/>
          </w:tcPr>
          <w:p w14:paraId="65B9BD71" w14:textId="77777777" w:rsidR="00A31A69" w:rsidRPr="007E5A12" w:rsidRDefault="00A31A69" w:rsidP="00A31A69">
            <w:pPr>
              <w:pStyle w:val="GOSTTablenorm"/>
            </w:pPr>
            <w:proofErr w:type="gramStart"/>
            <w:r w:rsidRPr="00BD7E9D">
              <w:rPr>
                <w:b/>
              </w:rPr>
              <w:t>LINES:</w:t>
            </w:r>
            <w:r w:rsidRPr="007E5A12">
              <w:t>SUM</w:t>
            </w:r>
            <w:proofErr w:type="gramEnd"/>
            <w:r w:rsidRPr="007E5A12">
              <w:t>9</w:t>
            </w:r>
          </w:p>
        </w:tc>
        <w:tc>
          <w:tcPr>
            <w:tcW w:w="532" w:type="pct"/>
          </w:tcPr>
          <w:p w14:paraId="21A5806E" w14:textId="77777777" w:rsidR="00A31A69" w:rsidRPr="007E5A12" w:rsidRDefault="00A31A69" w:rsidP="00A31A69">
            <w:pPr>
              <w:pStyle w:val="GOSTTablenorm"/>
            </w:pPr>
            <w:r w:rsidRPr="007E5A12">
              <w:t>Сумма</w:t>
            </w:r>
          </w:p>
        </w:tc>
        <w:tc>
          <w:tcPr>
            <w:tcW w:w="301" w:type="pct"/>
          </w:tcPr>
          <w:p w14:paraId="653CB069" w14:textId="77777777" w:rsidR="00A31A69" w:rsidRPr="007E5A12" w:rsidRDefault="00A31A69" w:rsidP="00A31A69">
            <w:pPr>
              <w:pStyle w:val="GOSTTablenorm"/>
            </w:pPr>
            <w:r w:rsidRPr="007E5A12">
              <w:t>Да</w:t>
            </w:r>
          </w:p>
        </w:tc>
        <w:tc>
          <w:tcPr>
            <w:tcW w:w="315" w:type="pct"/>
          </w:tcPr>
          <w:p w14:paraId="64488BAD" w14:textId="36B3A43E" w:rsidR="00A31A69" w:rsidRPr="007E5A12" w:rsidRDefault="00A31A69" w:rsidP="00A31A69">
            <w:pPr>
              <w:pStyle w:val="GOSTTablenorm"/>
            </w:pPr>
          </w:p>
        </w:tc>
        <w:tc>
          <w:tcPr>
            <w:tcW w:w="1886" w:type="pct"/>
            <w:vMerge w:val="restart"/>
          </w:tcPr>
          <w:p w14:paraId="4E235C64" w14:textId="3C799C68" w:rsidR="00A31A69" w:rsidRDefault="00A31A69" w:rsidP="00A31A69">
            <w:pPr>
              <w:pStyle w:val="GOSTTablenorm"/>
              <w:rPr>
                <w:rFonts w:eastAsiaTheme="minorHAnsi"/>
                <w:szCs w:val="22"/>
                <w:lang w:eastAsia="en-US"/>
              </w:rPr>
            </w:pPr>
            <w:r w:rsidRPr="007E5A12">
              <w:rPr>
                <w:rFonts w:eastAsiaTheme="minorHAnsi"/>
                <w:szCs w:val="22"/>
                <w:lang w:eastAsia="en-US"/>
              </w:rPr>
              <w:t xml:space="preserve">Отражается сумма </w:t>
            </w:r>
            <w:r>
              <w:rPr>
                <w:rFonts w:eastAsiaTheme="minorHAnsi"/>
                <w:szCs w:val="22"/>
                <w:lang w:eastAsia="en-US"/>
              </w:rPr>
              <w:t xml:space="preserve">исходящих </w:t>
            </w:r>
            <w:r w:rsidRPr="007E5A12">
              <w:rPr>
                <w:rFonts w:eastAsiaTheme="minorHAnsi"/>
                <w:szCs w:val="22"/>
                <w:lang w:eastAsia="en-US"/>
              </w:rPr>
              <w:t xml:space="preserve">остатков на </w:t>
            </w:r>
            <w:r>
              <w:rPr>
                <w:rFonts w:eastAsiaTheme="minorHAnsi"/>
                <w:szCs w:val="22"/>
                <w:lang w:eastAsia="en-US"/>
              </w:rPr>
              <w:t>конец периода</w:t>
            </w:r>
            <w:r w:rsidRPr="007E5A12">
              <w:rPr>
                <w:rFonts w:eastAsiaTheme="minorHAnsi"/>
                <w:szCs w:val="22"/>
                <w:lang w:eastAsia="en-US"/>
              </w:rPr>
              <w:t xml:space="preserve"> по дебету</w:t>
            </w:r>
            <w:r>
              <w:rPr>
                <w:rFonts w:eastAsiaTheme="minorHAnsi"/>
                <w:szCs w:val="22"/>
                <w:lang w:eastAsia="en-US"/>
              </w:rPr>
              <w:t xml:space="preserve"> или по кредиту.</w:t>
            </w:r>
          </w:p>
          <w:p w14:paraId="3A58D9ED" w14:textId="0A06E2A8" w:rsidR="00A31A69" w:rsidRPr="00B15530" w:rsidRDefault="00A31A69" w:rsidP="00A31A69">
            <w:pPr>
              <w:pStyle w:val="GOSTTablenorm"/>
              <w:rPr>
                <w:rFonts w:eastAsiaTheme="minorHAnsi"/>
                <w:szCs w:val="22"/>
                <w:highlight w:val="yellow"/>
                <w:lang w:eastAsia="en-US"/>
              </w:rPr>
            </w:pPr>
            <w:r w:rsidRPr="00B265C9">
              <w:rPr>
                <w:rFonts w:eastAsiaTheme="minorHAnsi"/>
                <w:szCs w:val="22"/>
                <w:highlight w:val="yellow"/>
                <w:lang w:eastAsia="en-US"/>
              </w:rPr>
              <w:t>Если значение параметра «Отражать в отчете»</w:t>
            </w:r>
            <w:r>
              <w:rPr>
                <w:rFonts w:eastAsiaTheme="minorHAnsi"/>
                <w:szCs w:val="22"/>
                <w:highlight w:val="yellow"/>
                <w:lang w:eastAsia="en-US"/>
              </w:rPr>
              <w:t xml:space="preserve"> </w:t>
            </w:r>
            <w:r w:rsidRPr="00B265C9">
              <w:rPr>
                <w:rFonts w:eastAsiaTheme="minorHAnsi"/>
                <w:szCs w:val="22"/>
                <w:highlight w:val="yellow"/>
                <w:lang w:eastAsia="en-US"/>
              </w:rPr>
              <w:t>(RptSetCode) равно значению «10»</w:t>
            </w:r>
            <w:r w:rsidRPr="00A0161C">
              <w:rPr>
                <w:rFonts w:eastAsiaTheme="minorHAnsi"/>
                <w:szCs w:val="22"/>
                <w:highlight w:val="yellow"/>
                <w:lang w:eastAsia="en-US"/>
              </w:rPr>
              <w:t xml:space="preserve"> </w:t>
            </w:r>
            <w:r w:rsidRPr="36854D62">
              <w:t>–</w:t>
            </w:r>
            <w:r w:rsidRPr="00A0161C">
              <w:rPr>
                <w:rFonts w:eastAsiaTheme="minorHAnsi"/>
                <w:szCs w:val="22"/>
                <w:highlight w:val="yellow"/>
                <w:lang w:eastAsia="en-US"/>
              </w:rPr>
              <w:t xml:space="preserve"> «</w:t>
            </w:r>
            <w:r w:rsidRPr="00A0161C">
              <w:rPr>
                <w:szCs w:val="22"/>
                <w:highlight w:val="yellow"/>
              </w:rPr>
              <w:t>Операции учета текущего года»</w:t>
            </w:r>
            <w:r>
              <w:rPr>
                <w:szCs w:val="22"/>
                <w:highlight w:val="yellow"/>
              </w:rPr>
              <w:t xml:space="preserve"> или «20» </w:t>
            </w:r>
            <w:r w:rsidRPr="36854D62">
              <w:t>–</w:t>
            </w:r>
            <w:r>
              <w:rPr>
                <w:szCs w:val="22"/>
                <w:highlight w:val="yellow"/>
              </w:rPr>
              <w:t xml:space="preserve"> </w:t>
            </w:r>
            <w:r w:rsidRPr="00A0161C">
              <w:rPr>
                <w:highlight w:val="yellow"/>
              </w:rPr>
              <w:t>«</w:t>
            </w:r>
            <w:r w:rsidRPr="00A0161C">
              <w:rPr>
                <w:rFonts w:eastAsiaTheme="minorHAnsi"/>
                <w:szCs w:val="22"/>
                <w:highlight w:val="yellow"/>
                <w:lang w:eastAsia="en-US"/>
              </w:rPr>
              <w:t>Операции дополнительного периода</w:t>
            </w:r>
            <w:r w:rsidRPr="001F5B1A">
              <w:rPr>
                <w:rFonts w:eastAsiaTheme="minorHAnsi"/>
                <w:szCs w:val="22"/>
                <w:highlight w:val="yellow"/>
                <w:lang w:eastAsia="en-US"/>
              </w:rPr>
              <w:t xml:space="preserve">», </w:t>
            </w:r>
            <w:r w:rsidRPr="00B15530">
              <w:rPr>
                <w:szCs w:val="22"/>
                <w:highlight w:val="yellow"/>
              </w:rPr>
              <w:t xml:space="preserve">то </w:t>
            </w:r>
            <w:r w:rsidRPr="00B15530">
              <w:rPr>
                <w:rFonts w:eastAsiaTheme="minorHAnsi"/>
                <w:szCs w:val="22"/>
                <w:highlight w:val="yellow"/>
                <w:lang w:eastAsia="en-US"/>
              </w:rPr>
              <w:t>отражается сумма исходящих остатков на конец периода без учета заключения счетов.</w:t>
            </w:r>
          </w:p>
          <w:p w14:paraId="2C50E22C" w14:textId="785AB8DB" w:rsidR="00A31A69" w:rsidRPr="007E5A12" w:rsidRDefault="00A31A69" w:rsidP="00A31A69">
            <w:pPr>
              <w:pStyle w:val="GOSTTablenorm"/>
              <w:rPr>
                <w:rFonts w:eastAsiaTheme="minorHAnsi"/>
                <w:szCs w:val="22"/>
                <w:lang w:eastAsia="en-US"/>
              </w:rPr>
            </w:pPr>
            <w:r w:rsidRPr="00B15530">
              <w:rPr>
                <w:rFonts w:eastAsiaTheme="minorHAnsi"/>
                <w:szCs w:val="22"/>
                <w:highlight w:val="yellow"/>
                <w:lang w:eastAsia="en-US"/>
              </w:rPr>
              <w:t>Если значение параметра «</w:t>
            </w:r>
            <w:r w:rsidRPr="00F70DB6">
              <w:rPr>
                <w:rFonts w:eastAsiaTheme="minorHAnsi"/>
                <w:szCs w:val="22"/>
                <w:highlight w:val="yellow"/>
                <w:lang w:eastAsia="en-US"/>
              </w:rPr>
              <w:t>Отражать в отчете»</w:t>
            </w:r>
            <w:r>
              <w:rPr>
                <w:rFonts w:eastAsiaTheme="minorHAnsi"/>
                <w:szCs w:val="22"/>
                <w:highlight w:val="yellow"/>
                <w:lang w:eastAsia="en-US"/>
              </w:rPr>
              <w:t xml:space="preserve"> </w:t>
            </w:r>
            <w:r w:rsidRPr="00F70DB6">
              <w:rPr>
                <w:rFonts w:eastAsiaTheme="minorHAnsi"/>
                <w:szCs w:val="22"/>
                <w:highlight w:val="yellow"/>
                <w:lang w:eastAsia="en-US"/>
              </w:rPr>
              <w:t>(</w:t>
            </w:r>
            <w:r w:rsidRPr="00E73475">
              <w:rPr>
                <w:rFonts w:eastAsiaTheme="minorHAnsi"/>
                <w:szCs w:val="22"/>
                <w:highlight w:val="yellow"/>
                <w:lang w:eastAsia="en-US"/>
              </w:rPr>
              <w:t>RptSetCode</w:t>
            </w:r>
            <w:r w:rsidRPr="000C3976">
              <w:rPr>
                <w:rFonts w:eastAsiaTheme="minorHAnsi"/>
                <w:szCs w:val="22"/>
                <w:highlight w:val="yellow"/>
                <w:lang w:eastAsia="en-US"/>
              </w:rPr>
              <w:t xml:space="preserve">) равно значению «40» </w:t>
            </w:r>
            <w:r w:rsidRPr="36854D62">
              <w:t>–</w:t>
            </w:r>
            <w:r w:rsidRPr="000C3976">
              <w:rPr>
                <w:rFonts w:eastAsiaTheme="minorHAnsi"/>
                <w:szCs w:val="22"/>
                <w:highlight w:val="yellow"/>
                <w:lang w:eastAsia="en-US"/>
              </w:rPr>
              <w:t xml:space="preserve"> «Операции последнего раб. дня доп. периода, заключения счетов, обособления», то</w:t>
            </w:r>
            <w:r w:rsidRPr="00B15530">
              <w:rPr>
                <w:rFonts w:eastAsiaTheme="minorHAnsi"/>
                <w:szCs w:val="22"/>
                <w:highlight w:val="yellow"/>
                <w:lang w:eastAsia="en-US"/>
              </w:rPr>
              <w:t xml:space="preserve"> отражается </w:t>
            </w:r>
            <w:r w:rsidRPr="00B15530">
              <w:rPr>
                <w:rFonts w:eastAsiaTheme="minorHAnsi"/>
                <w:szCs w:val="22"/>
                <w:highlight w:val="yellow"/>
                <w:lang w:eastAsia="en-US"/>
              </w:rPr>
              <w:lastRenderedPageBreak/>
              <w:t>сумма исходящих остатков на конец периода с учетом заключения счетов.</w:t>
            </w:r>
          </w:p>
          <w:p w14:paraId="3D9C3B6D" w14:textId="77777777" w:rsidR="00A31A69" w:rsidRPr="007E5A12" w:rsidRDefault="00A31A69" w:rsidP="00A31A69">
            <w:pPr>
              <w:pStyle w:val="GOSTTablenorm"/>
              <w:rPr>
                <w:rFonts w:eastAsiaTheme="minorHAnsi"/>
                <w:szCs w:val="22"/>
                <w:lang w:eastAsia="en-US"/>
              </w:rPr>
            </w:pPr>
            <w:r w:rsidRPr="007E5A12">
              <w:rPr>
                <w:rFonts w:eastAsiaTheme="minorHAnsi"/>
                <w:szCs w:val="22"/>
                <w:lang w:eastAsia="en-US"/>
              </w:rPr>
              <w:t>При этом должно соблюдаться правило определения стороны указания остатка согласно типу счета – активный/пассивный/активно-пассивный:</w:t>
            </w:r>
          </w:p>
          <w:p w14:paraId="2DA088EF" w14:textId="77777777" w:rsidR="00A31A69" w:rsidRPr="007E5A12" w:rsidRDefault="00A31A69" w:rsidP="00A31A69">
            <w:pPr>
              <w:pStyle w:val="GOSTTableListMark1"/>
              <w:rPr>
                <w:rFonts w:eastAsiaTheme="minorHAnsi"/>
                <w:szCs w:val="22"/>
                <w:lang w:eastAsia="en-US"/>
              </w:rPr>
            </w:pPr>
            <w:r w:rsidRPr="109D8E8A">
              <w:rPr>
                <w:rFonts w:eastAsiaTheme="minorEastAsia"/>
                <w:lang w:eastAsia="en-US"/>
              </w:rPr>
              <w:t>активные, остаток всегда указывается в дебете независимо от знака;</w:t>
            </w:r>
          </w:p>
          <w:p w14:paraId="02B2057B" w14:textId="77777777" w:rsidR="00A31A69" w:rsidRPr="007E5A12" w:rsidRDefault="00A31A69" w:rsidP="00A31A69">
            <w:pPr>
              <w:pStyle w:val="GOSTTableListMark1"/>
              <w:rPr>
                <w:rFonts w:eastAsiaTheme="minorHAnsi"/>
                <w:szCs w:val="22"/>
                <w:lang w:eastAsia="en-US"/>
              </w:rPr>
            </w:pPr>
            <w:r w:rsidRPr="109D8E8A">
              <w:rPr>
                <w:rFonts w:eastAsiaTheme="minorEastAsia"/>
                <w:lang w:eastAsia="en-US"/>
              </w:rPr>
              <w:t>пассивные, остаток всегда указывается в кредите независимо от знака;</w:t>
            </w:r>
          </w:p>
          <w:p w14:paraId="59D9E998" w14:textId="46818DF8" w:rsidR="00A31A69" w:rsidRPr="00653DFD" w:rsidRDefault="00A31A69" w:rsidP="00A31A69">
            <w:pPr>
              <w:pStyle w:val="GOSTTableListMark1"/>
              <w:ind w:hanging="170"/>
              <w:rPr>
                <w:rFonts w:eastAsiaTheme="minorHAnsi"/>
                <w:szCs w:val="22"/>
                <w:lang w:eastAsia="en-US"/>
              </w:rPr>
            </w:pPr>
            <w:r w:rsidRPr="109D8E8A">
              <w:rPr>
                <w:rFonts w:eastAsiaTheme="minorEastAsia"/>
                <w:lang w:eastAsia="en-US"/>
              </w:rPr>
              <w:t>активно-пассивные, остаток отр</w:t>
            </w:r>
            <w:r>
              <w:rPr>
                <w:rFonts w:eastAsiaTheme="minorEastAsia"/>
                <w:lang w:eastAsia="en-US"/>
              </w:rPr>
              <w:t>ажается положительным значением</w:t>
            </w:r>
          </w:p>
        </w:tc>
      </w:tr>
      <w:tr w:rsidR="00A31A69" w:rsidRPr="007E5A12" w14:paraId="7DA74071" w14:textId="77777777" w:rsidTr="00A31A69">
        <w:tc>
          <w:tcPr>
            <w:tcW w:w="1169" w:type="pct"/>
          </w:tcPr>
          <w:p w14:paraId="08562AD7" w14:textId="77777777" w:rsidR="00A31A69" w:rsidRPr="007E5A12" w:rsidRDefault="00A31A69" w:rsidP="00A31A69">
            <w:pPr>
              <w:pStyle w:val="GOSTTablenorm"/>
            </w:pPr>
            <w:r w:rsidRPr="007E5A12">
              <w:t>Остаток на конец периода по кредиту</w:t>
            </w:r>
          </w:p>
        </w:tc>
        <w:tc>
          <w:tcPr>
            <w:tcW w:w="797" w:type="pct"/>
          </w:tcPr>
          <w:p w14:paraId="6CB620B1" w14:textId="77777777" w:rsidR="00A31A69" w:rsidRPr="007E5A12" w:rsidRDefault="00A31A69" w:rsidP="00A31A69">
            <w:pPr>
              <w:pStyle w:val="GOSTTablenorm"/>
            </w:pPr>
            <w:proofErr w:type="gramStart"/>
            <w:r w:rsidRPr="00BD7E9D">
              <w:rPr>
                <w:b/>
              </w:rPr>
              <w:t>LINES:</w:t>
            </w:r>
            <w:r w:rsidRPr="007E5A12">
              <w:t>SUM</w:t>
            </w:r>
            <w:proofErr w:type="gramEnd"/>
            <w:r w:rsidRPr="007E5A12">
              <w:t>10</w:t>
            </w:r>
          </w:p>
        </w:tc>
        <w:tc>
          <w:tcPr>
            <w:tcW w:w="532" w:type="pct"/>
          </w:tcPr>
          <w:p w14:paraId="2211150C" w14:textId="77777777" w:rsidR="00A31A69" w:rsidRPr="007E5A12" w:rsidRDefault="00A31A69" w:rsidP="00A31A69">
            <w:pPr>
              <w:pStyle w:val="GOSTTablenorm"/>
            </w:pPr>
            <w:r w:rsidRPr="007E5A12">
              <w:t>Сумма</w:t>
            </w:r>
          </w:p>
        </w:tc>
        <w:tc>
          <w:tcPr>
            <w:tcW w:w="301" w:type="pct"/>
          </w:tcPr>
          <w:p w14:paraId="046132D2" w14:textId="77777777" w:rsidR="00A31A69" w:rsidRPr="007E5A12" w:rsidRDefault="00A31A69" w:rsidP="00A31A69">
            <w:pPr>
              <w:pStyle w:val="GOSTTablenorm"/>
            </w:pPr>
            <w:r w:rsidRPr="007E5A12">
              <w:t>Да</w:t>
            </w:r>
          </w:p>
        </w:tc>
        <w:tc>
          <w:tcPr>
            <w:tcW w:w="315" w:type="pct"/>
          </w:tcPr>
          <w:p w14:paraId="1FE76461" w14:textId="2941C91B" w:rsidR="00A31A69" w:rsidRPr="007E5A12" w:rsidRDefault="00A31A69" w:rsidP="00A31A69">
            <w:pPr>
              <w:pStyle w:val="GOSTTablenorm"/>
            </w:pPr>
          </w:p>
        </w:tc>
        <w:tc>
          <w:tcPr>
            <w:tcW w:w="1886" w:type="pct"/>
            <w:vMerge/>
          </w:tcPr>
          <w:p w14:paraId="0B0298A9" w14:textId="77777777" w:rsidR="00A31A69" w:rsidRPr="007E5A12" w:rsidRDefault="00A31A69" w:rsidP="00A31A69">
            <w:pPr>
              <w:rPr>
                <w:sz w:val="22"/>
                <w:szCs w:val="22"/>
              </w:rPr>
            </w:pPr>
          </w:p>
        </w:tc>
      </w:tr>
      <w:tr w:rsidR="00A31A69" w:rsidRPr="007E5A12" w14:paraId="331B0DD8" w14:textId="77777777" w:rsidTr="00A31A69">
        <w:tc>
          <w:tcPr>
            <w:tcW w:w="1169" w:type="pct"/>
          </w:tcPr>
          <w:p w14:paraId="14601FF9" w14:textId="6339023B" w:rsidR="00A31A69" w:rsidRPr="007E5A12" w:rsidRDefault="00A31A69" w:rsidP="00A31A69">
            <w:pPr>
              <w:pStyle w:val="GOSTTablenorm"/>
            </w:pPr>
            <w:r w:rsidRPr="007E5A12">
              <w:t xml:space="preserve">Уровень </w:t>
            </w:r>
            <w:r w:rsidRPr="002F44FB">
              <w:t>группировки строк</w:t>
            </w:r>
          </w:p>
        </w:tc>
        <w:tc>
          <w:tcPr>
            <w:tcW w:w="797" w:type="pct"/>
          </w:tcPr>
          <w:p w14:paraId="46B73CBE" w14:textId="77777777" w:rsidR="00A31A69" w:rsidRPr="007E5A12" w:rsidRDefault="00A31A69" w:rsidP="00A31A69">
            <w:pPr>
              <w:pStyle w:val="GOSTTablenorm"/>
            </w:pPr>
            <w:proofErr w:type="gramStart"/>
            <w:r w:rsidRPr="00BD7E9D">
              <w:rPr>
                <w:b/>
              </w:rPr>
              <w:t>LINES:</w:t>
            </w:r>
            <w:r w:rsidRPr="007E5A12">
              <w:t>LEVEL</w:t>
            </w:r>
            <w:proofErr w:type="gramEnd"/>
            <w:r w:rsidRPr="007E5A12">
              <w:t>_ANALIT</w:t>
            </w:r>
          </w:p>
        </w:tc>
        <w:tc>
          <w:tcPr>
            <w:tcW w:w="532" w:type="pct"/>
          </w:tcPr>
          <w:p w14:paraId="7EA22215" w14:textId="77777777" w:rsidR="00A31A69" w:rsidRPr="007E5A12" w:rsidRDefault="00A31A69" w:rsidP="00A31A69">
            <w:pPr>
              <w:pStyle w:val="GOSTTablenorm"/>
            </w:pPr>
            <w:r w:rsidRPr="007E5A12">
              <w:t>Строка</w:t>
            </w:r>
          </w:p>
        </w:tc>
        <w:tc>
          <w:tcPr>
            <w:tcW w:w="301" w:type="pct"/>
          </w:tcPr>
          <w:p w14:paraId="2D027066" w14:textId="77777777" w:rsidR="00A31A69" w:rsidRPr="007E5A12" w:rsidRDefault="00A31A69" w:rsidP="00A31A69">
            <w:pPr>
              <w:pStyle w:val="GOSTTablenorm"/>
            </w:pPr>
            <w:r w:rsidRPr="007E5A12">
              <w:t>Да</w:t>
            </w:r>
          </w:p>
        </w:tc>
        <w:tc>
          <w:tcPr>
            <w:tcW w:w="315" w:type="pct"/>
          </w:tcPr>
          <w:p w14:paraId="519EBAC4" w14:textId="2AB1BFAE" w:rsidR="00A31A69" w:rsidRPr="007E5A12" w:rsidRDefault="00A31A69" w:rsidP="00A31A69">
            <w:pPr>
              <w:pStyle w:val="GOSTTablenorm"/>
            </w:pPr>
            <w:r>
              <w:rPr>
                <w:lang w:val="en-US"/>
              </w:rPr>
              <w:t>&lt;=</w:t>
            </w:r>
            <w:r w:rsidRPr="007E5A12">
              <w:t>10</w:t>
            </w:r>
          </w:p>
        </w:tc>
        <w:tc>
          <w:tcPr>
            <w:tcW w:w="1886" w:type="pct"/>
          </w:tcPr>
          <w:p w14:paraId="516FD681" w14:textId="19552E70" w:rsidR="00A31A69" w:rsidRPr="00C75A4E" w:rsidRDefault="00A31A69" w:rsidP="00A31A69">
            <w:pPr>
              <w:pStyle w:val="GOSTTablenorm"/>
              <w:rPr>
                <w:rFonts w:eastAsiaTheme="minorHAnsi"/>
              </w:rPr>
            </w:pPr>
            <w:r w:rsidRPr="00C75A4E">
              <w:rPr>
                <w:rFonts w:eastAsiaTheme="minorHAnsi"/>
              </w:rPr>
              <w:t>Отражается уровень группировки строк.</w:t>
            </w:r>
          </w:p>
          <w:p w14:paraId="4A8502E1" w14:textId="77777777" w:rsidR="00A31A69" w:rsidRPr="00C75A4E" w:rsidRDefault="00A31A69" w:rsidP="00A31A69">
            <w:pPr>
              <w:pStyle w:val="GOSTTablenorm"/>
              <w:rPr>
                <w:rFonts w:eastAsiaTheme="minorHAnsi"/>
              </w:rPr>
            </w:pPr>
            <w:r w:rsidRPr="00C75A4E">
              <w:rPr>
                <w:rFonts w:eastAsiaTheme="minorHAnsi"/>
              </w:rPr>
              <w:t>Возможные значения:</w:t>
            </w:r>
          </w:p>
          <w:p w14:paraId="1A50C669" w14:textId="2BD9A294" w:rsidR="00A31A69" w:rsidRPr="00C75A4E" w:rsidRDefault="00A31A69" w:rsidP="00A31A69">
            <w:pPr>
              <w:pStyle w:val="GOSTTableListMark1"/>
              <w:rPr>
                <w:rFonts w:eastAsiaTheme="minorHAnsi"/>
              </w:rPr>
            </w:pPr>
            <w:r w:rsidRPr="00C75A4E">
              <w:rPr>
                <w:rFonts w:eastAsiaTheme="minorHAnsi"/>
              </w:rPr>
              <w:t xml:space="preserve">«2» </w:t>
            </w:r>
            <w:r w:rsidRPr="36854D62">
              <w:t>–</w:t>
            </w:r>
            <w:r w:rsidRPr="00C75A4E">
              <w:rPr>
                <w:rFonts w:eastAsiaTheme="minorHAnsi"/>
              </w:rPr>
              <w:t xml:space="preserve"> Первый уровень группировки. Группировка до номера счета. Строки с шаблоном номера счета 00000000000000000.х.zzzzz.000, где:</w:t>
            </w:r>
          </w:p>
          <w:p w14:paraId="1AD1D8D7" w14:textId="3F947CA6" w:rsidR="00A31A69" w:rsidRPr="00D2018A" w:rsidRDefault="00A31A69" w:rsidP="00A31A69">
            <w:pPr>
              <w:pStyle w:val="GOSTTableListMark2"/>
              <w:rPr>
                <w:rFonts w:eastAsiaTheme="minorHAnsi"/>
                <w:lang w:eastAsia="en-US"/>
              </w:rPr>
            </w:pPr>
            <w:r>
              <w:rPr>
                <w:rFonts w:eastAsiaTheme="minorHAnsi"/>
                <w:lang w:val="en-US" w:eastAsia="en-US"/>
              </w:rPr>
              <w:t>x</w:t>
            </w:r>
            <w:r w:rsidRPr="00D2018A">
              <w:rPr>
                <w:rFonts w:eastAsiaTheme="minorHAnsi"/>
                <w:lang w:eastAsia="en-US"/>
              </w:rPr>
              <w:t xml:space="preserve"> – </w:t>
            </w:r>
            <w:r w:rsidRPr="002F44FB">
              <w:t>значение аналитического признака «Вид деятельности» (vd)</w:t>
            </w:r>
            <w:r>
              <w:rPr>
                <w:rFonts w:eastAsiaTheme="minorHAnsi"/>
                <w:lang w:eastAsia="en-US"/>
              </w:rPr>
              <w:t>;</w:t>
            </w:r>
          </w:p>
          <w:p w14:paraId="6BCC60C8" w14:textId="5241C543" w:rsidR="00A31A69" w:rsidRPr="007E5A12" w:rsidRDefault="00A31A69" w:rsidP="00A31A69">
            <w:pPr>
              <w:pStyle w:val="GOSTTableListMark2"/>
              <w:rPr>
                <w:rFonts w:eastAsiaTheme="minorHAnsi"/>
                <w:lang w:eastAsia="en-US"/>
              </w:rPr>
            </w:pPr>
            <w:r>
              <w:rPr>
                <w:rFonts w:eastAsiaTheme="minorHAnsi"/>
                <w:lang w:val="en-US" w:eastAsia="en-US"/>
              </w:rPr>
              <w:t>zzzzz</w:t>
            </w:r>
            <w:r w:rsidRPr="00EB5475">
              <w:rPr>
                <w:rFonts w:eastAsiaTheme="minorHAnsi"/>
                <w:lang w:eastAsia="en-US"/>
              </w:rPr>
              <w:t xml:space="preserve"> – </w:t>
            </w:r>
            <w:r w:rsidRPr="002F44FB">
              <w:t>значение аналитического признака «Счет»</w:t>
            </w:r>
            <w:r>
              <w:rPr>
                <w:rFonts w:eastAsiaTheme="minorHAnsi"/>
                <w:lang w:eastAsia="en-US"/>
              </w:rPr>
              <w:t xml:space="preserve"> (</w:t>
            </w:r>
            <w:r>
              <w:rPr>
                <w:rFonts w:eastAsiaTheme="minorHAnsi"/>
                <w:lang w:val="en-US" w:eastAsia="en-US"/>
              </w:rPr>
              <w:t>account</w:t>
            </w:r>
            <w:r>
              <w:rPr>
                <w:rFonts w:eastAsiaTheme="minorHAnsi"/>
                <w:lang w:eastAsia="en-US"/>
              </w:rPr>
              <w:t>)</w:t>
            </w:r>
            <w:r w:rsidRPr="007E5A12">
              <w:rPr>
                <w:rFonts w:eastAsiaTheme="minorHAnsi"/>
                <w:lang w:eastAsia="en-US"/>
              </w:rPr>
              <w:t>.</w:t>
            </w:r>
          </w:p>
          <w:p w14:paraId="1ABD607B" w14:textId="1F4B4C8C" w:rsidR="00A31A69" w:rsidRPr="00C75A4E" w:rsidRDefault="00A31A69" w:rsidP="00A31A69">
            <w:pPr>
              <w:pStyle w:val="GOSTTableListMark1"/>
              <w:rPr>
                <w:rFonts w:eastAsiaTheme="minorHAnsi"/>
              </w:rPr>
            </w:pPr>
            <w:r w:rsidRPr="00C75A4E">
              <w:rPr>
                <w:rFonts w:eastAsiaTheme="minorEastAsia"/>
              </w:rPr>
              <w:t xml:space="preserve">«3» </w:t>
            </w:r>
            <w:r w:rsidRPr="36854D62">
              <w:t>–</w:t>
            </w:r>
            <w:r w:rsidRPr="00C75A4E">
              <w:rPr>
                <w:rFonts w:eastAsiaTheme="minorEastAsia"/>
              </w:rPr>
              <w:t xml:space="preserve"> Второй уровень группировки:</w:t>
            </w:r>
          </w:p>
          <w:p w14:paraId="1AA9B9D7" w14:textId="65CC44B8" w:rsidR="00A31A69" w:rsidRPr="007E5A12" w:rsidRDefault="00A31A69" w:rsidP="00A31A69">
            <w:pPr>
              <w:pStyle w:val="GOSTTableListMark1"/>
              <w:numPr>
                <w:ilvl w:val="0"/>
                <w:numId w:val="93"/>
              </w:numPr>
              <w:ind w:left="75" w:firstLine="0"/>
              <w:rPr>
                <w:rFonts w:eastAsiaTheme="minorHAnsi"/>
                <w:szCs w:val="22"/>
                <w:lang w:eastAsia="en-US"/>
              </w:rPr>
            </w:pPr>
            <w:r w:rsidRPr="109D8E8A">
              <w:rPr>
                <w:rFonts w:eastAsiaTheme="minorEastAsia"/>
                <w:lang w:eastAsia="en-US"/>
              </w:rPr>
              <w:t>Группировка до типа КБК</w:t>
            </w:r>
            <w:r>
              <w:rPr>
                <w:rFonts w:eastAsiaTheme="minorEastAsia"/>
                <w:lang w:eastAsia="en-US"/>
              </w:rPr>
              <w:t xml:space="preserve">, </w:t>
            </w:r>
            <w:r w:rsidRPr="002F44FB">
              <w:rPr>
                <w:rFonts w:eastAsiaTheme="minorEastAsia"/>
                <w:lang w:eastAsia="en-US"/>
              </w:rPr>
              <w:t>к которому принадлежит значение</w:t>
            </w:r>
            <w:r w:rsidRPr="109D8E8A">
              <w:rPr>
                <w:rFonts w:eastAsiaTheme="minorEastAsia"/>
                <w:lang w:eastAsia="en-US"/>
              </w:rPr>
              <w:t xml:space="preserve"> 1-17 символ</w:t>
            </w:r>
            <w:r>
              <w:rPr>
                <w:rFonts w:eastAsiaTheme="minorEastAsia"/>
                <w:lang w:eastAsia="en-US"/>
              </w:rPr>
              <w:t>ов</w:t>
            </w:r>
            <w:r w:rsidRPr="109D8E8A">
              <w:rPr>
                <w:rFonts w:eastAsiaTheme="minorEastAsia"/>
                <w:lang w:eastAsia="en-US"/>
              </w:rPr>
              <w:t xml:space="preserve"> аналитического признака «</w:t>
            </w:r>
            <w:r>
              <w:rPr>
                <w:rFonts w:eastAsiaTheme="minorEastAsia"/>
                <w:lang w:eastAsia="en-US"/>
              </w:rPr>
              <w:t>Бюджетная классификация» (</w:t>
            </w:r>
            <w:r w:rsidRPr="109D8E8A">
              <w:rPr>
                <w:rFonts w:eastAsiaTheme="minorEastAsia"/>
                <w:lang w:val="en-US" w:eastAsia="en-US"/>
              </w:rPr>
              <w:t>kbk</w:t>
            </w:r>
            <w:r w:rsidRPr="109D8E8A">
              <w:rPr>
                <w:rFonts w:eastAsiaTheme="minorEastAsia"/>
                <w:lang w:eastAsia="en-US"/>
              </w:rPr>
              <w:t xml:space="preserve">) внутри номера счета для счетов x30712, x30713, x30714, x30715, x40210, x40220, </w:t>
            </w:r>
            <w:del w:id="5286" w:author="Сарафанова (Чиркова) Наталия Сергеевна" w:date="2024-12-13T12:08:00Z">
              <w:r w:rsidRPr="109D8E8A" w:rsidDel="000A5230">
                <w:rPr>
                  <w:rFonts w:eastAsiaTheme="minorEastAsia"/>
                  <w:lang w:eastAsia="en-US"/>
                </w:rPr>
                <w:delText xml:space="preserve">x50300 </w:delText>
              </w:r>
            </w:del>
            <w:ins w:id="5287" w:author="Сарафанова (Чиркова) Наталия Сергеевна" w:date="2024-12-13T12:08:00Z">
              <w:r w:rsidRPr="109D8E8A">
                <w:rPr>
                  <w:rFonts w:eastAsiaTheme="minorEastAsia"/>
                  <w:lang w:eastAsia="en-US"/>
                </w:rPr>
                <w:t>x503</w:t>
              </w:r>
              <w:commentRangeStart w:id="5288"/>
              <w:r>
                <w:rPr>
                  <w:rFonts w:eastAsiaTheme="minorEastAsia"/>
                  <w:lang w:eastAsia="en-US"/>
                </w:rPr>
                <w:t>уу</w:t>
              </w:r>
            </w:ins>
            <w:commentRangeEnd w:id="5288"/>
            <w:ins w:id="5289" w:author="Сарафанова (Чиркова) Наталия Сергеевна" w:date="2024-12-13T12:09:00Z">
              <w:r>
                <w:rPr>
                  <w:rStyle w:val="afff4"/>
                </w:rPr>
                <w:commentReference w:id="5288"/>
              </w:r>
            </w:ins>
            <w:ins w:id="5290" w:author="Сарафанова (Чиркова) Наталия Сергеевна" w:date="2024-12-13T12:08:00Z">
              <w:r w:rsidRPr="109D8E8A">
                <w:rPr>
                  <w:rFonts w:eastAsiaTheme="minorEastAsia"/>
                  <w:lang w:eastAsia="en-US"/>
                </w:rPr>
                <w:t xml:space="preserve"> </w:t>
              </w:r>
            </w:ins>
            <w:r w:rsidRPr="109D8E8A">
              <w:rPr>
                <w:rFonts w:eastAsiaTheme="minorEastAsia"/>
                <w:lang w:eastAsia="en-US"/>
              </w:rPr>
              <w:t>(где х – код вида финансового обеспечения</w:t>
            </w:r>
            <w:ins w:id="5291" w:author="Сарафанова (Чиркова) Наталия Сергеевна" w:date="2024-12-13T12:08:00Z">
              <w:r>
                <w:rPr>
                  <w:rFonts w:eastAsiaTheme="minorEastAsia"/>
                  <w:lang w:eastAsia="en-US"/>
                </w:rPr>
                <w:t xml:space="preserve">, а </w:t>
              </w:r>
              <w:r>
                <w:rPr>
                  <w:rFonts w:eastAsiaTheme="minorEastAsia"/>
                  <w:lang w:val="en-US" w:eastAsia="en-US"/>
                </w:rPr>
                <w:t>yy</w:t>
              </w:r>
              <w:r w:rsidRPr="00164D73">
                <w:rPr>
                  <w:rFonts w:eastAsiaTheme="minorEastAsia"/>
                  <w:lang w:eastAsia="en-US"/>
                </w:rPr>
                <w:t xml:space="preserve"> </w:t>
              </w:r>
            </w:ins>
            <w:ins w:id="5292" w:author="Сарафанова (Чиркова) Наталия Сергеевна" w:date="2024-12-13T12:09:00Z">
              <w:r>
                <w:rPr>
                  <w:rFonts w:eastAsiaTheme="minorEastAsia"/>
                  <w:lang w:eastAsia="en-US"/>
                </w:rPr>
                <w:t>–</w:t>
              </w:r>
            </w:ins>
            <w:ins w:id="5293" w:author="Сарафанова (Чиркова) Наталия Сергеевна" w:date="2024-12-13T12:08:00Z">
              <w:r w:rsidRPr="00164D73">
                <w:rPr>
                  <w:rFonts w:eastAsiaTheme="minorEastAsia"/>
                  <w:lang w:eastAsia="en-US"/>
                </w:rPr>
                <w:t xml:space="preserve"> </w:t>
              </w:r>
            </w:ins>
            <w:ins w:id="5294" w:author="Сарафанова (Чиркова) Наталия Сергеевна" w:date="2024-12-13T12:09:00Z">
              <w:r>
                <w:rPr>
                  <w:rFonts w:eastAsiaTheme="minorEastAsia"/>
                  <w:lang w:eastAsia="en-US"/>
                </w:rPr>
                <w:t>любое значение</w:t>
              </w:r>
            </w:ins>
            <w:r w:rsidRPr="109D8E8A">
              <w:rPr>
                <w:rFonts w:eastAsiaTheme="minorEastAsia"/>
                <w:lang w:eastAsia="en-US"/>
              </w:rPr>
              <w:t>):</w:t>
            </w:r>
          </w:p>
          <w:p w14:paraId="27A29C8E" w14:textId="3AE8719C" w:rsidR="00A31A69" w:rsidRPr="00E03C12" w:rsidRDefault="00A31A69" w:rsidP="00A31A69">
            <w:pPr>
              <w:pStyle w:val="GOSTTableListMark1"/>
              <w:numPr>
                <w:ilvl w:val="1"/>
                <w:numId w:val="11"/>
              </w:numPr>
              <w:rPr>
                <w:rFonts w:eastAsiaTheme="minorHAnsi"/>
                <w:lang w:eastAsia="en-US"/>
              </w:rPr>
            </w:pPr>
            <w:r w:rsidRPr="00E03C12">
              <w:rPr>
                <w:rFonts w:eastAsiaTheme="minorHAnsi"/>
                <w:lang w:eastAsia="en-US"/>
              </w:rPr>
              <w:t xml:space="preserve">«КДБ» </w:t>
            </w:r>
            <w:r w:rsidRPr="36854D62">
              <w:t>–</w:t>
            </w:r>
            <w:r w:rsidRPr="00E03C12">
              <w:rPr>
                <w:rFonts w:eastAsiaTheme="minorHAnsi"/>
                <w:lang w:eastAsia="en-US"/>
              </w:rPr>
              <w:t xml:space="preserve"> </w:t>
            </w:r>
            <w:r w:rsidRPr="007E5A12">
              <w:rPr>
                <w:rFonts w:eastAsiaTheme="minorHAnsi"/>
                <w:lang w:eastAsia="en-US"/>
              </w:rPr>
              <w:t xml:space="preserve">при подсчете промежуточных итогов по учетным данным по кодам </w:t>
            </w:r>
            <w:r w:rsidRPr="00E03C12">
              <w:rPr>
                <w:rFonts w:eastAsiaTheme="minorHAnsi"/>
                <w:lang w:eastAsia="en-US"/>
              </w:rPr>
              <w:t>классификация доходов бюджета (юридических лиц);</w:t>
            </w:r>
          </w:p>
          <w:p w14:paraId="245CC4E3" w14:textId="4590E886" w:rsidR="00A31A69" w:rsidRPr="00E03C12" w:rsidRDefault="00A31A69" w:rsidP="00A31A69">
            <w:pPr>
              <w:pStyle w:val="GOSTTableListMark1"/>
              <w:numPr>
                <w:ilvl w:val="1"/>
                <w:numId w:val="11"/>
              </w:numPr>
              <w:rPr>
                <w:rFonts w:eastAsiaTheme="minorHAnsi"/>
                <w:lang w:eastAsia="en-US"/>
              </w:rPr>
            </w:pPr>
            <w:r w:rsidRPr="00E03C12">
              <w:rPr>
                <w:rFonts w:eastAsiaTheme="minorHAnsi"/>
                <w:lang w:eastAsia="en-US"/>
              </w:rPr>
              <w:lastRenderedPageBreak/>
              <w:t xml:space="preserve">«КРБ» </w:t>
            </w:r>
            <w:r w:rsidRPr="36854D62">
              <w:t>–</w:t>
            </w:r>
            <w:r w:rsidRPr="00E03C12">
              <w:rPr>
                <w:rFonts w:eastAsiaTheme="minorHAnsi"/>
                <w:lang w:eastAsia="en-US"/>
              </w:rPr>
              <w:t xml:space="preserve"> </w:t>
            </w:r>
            <w:r w:rsidRPr="007E5A12">
              <w:rPr>
                <w:rFonts w:eastAsiaTheme="minorHAnsi"/>
                <w:lang w:eastAsia="en-US"/>
              </w:rPr>
              <w:t xml:space="preserve">при подсчете промежуточных итогов по учетным данным по кодам </w:t>
            </w:r>
            <w:r w:rsidRPr="00E03C12">
              <w:rPr>
                <w:rFonts w:eastAsiaTheme="minorHAnsi"/>
                <w:lang w:eastAsia="en-US"/>
              </w:rPr>
              <w:t>классификация расх</w:t>
            </w:r>
            <w:r>
              <w:rPr>
                <w:rFonts w:eastAsiaTheme="minorHAnsi"/>
                <w:lang w:eastAsia="en-US"/>
              </w:rPr>
              <w:t>одов бюджета (юридических лиц);</w:t>
            </w:r>
          </w:p>
          <w:p w14:paraId="7C4B3735" w14:textId="51DA9026" w:rsidR="00A31A69" w:rsidRPr="007E5A12" w:rsidRDefault="00A31A69" w:rsidP="00A31A69">
            <w:pPr>
              <w:pStyle w:val="GOSTTableListMark1"/>
              <w:numPr>
                <w:ilvl w:val="1"/>
                <w:numId w:val="11"/>
              </w:numPr>
              <w:rPr>
                <w:rFonts w:eastAsiaTheme="minorHAnsi"/>
                <w:lang w:eastAsia="en-US"/>
              </w:rPr>
            </w:pPr>
            <w:r w:rsidRPr="00E03C12">
              <w:rPr>
                <w:rFonts w:eastAsiaTheme="minorHAnsi"/>
                <w:lang w:eastAsia="en-US"/>
              </w:rPr>
              <w:t xml:space="preserve"> </w:t>
            </w:r>
            <w:r w:rsidRPr="007E5A12">
              <w:rPr>
                <w:rFonts w:eastAsiaTheme="minorHAnsi"/>
                <w:lang w:eastAsia="en-US"/>
              </w:rPr>
              <w:t>«КИФ» – при подсчете промежуточных итогов по учетным данным по кодам классификации источников финансирования дефицита бюджетов (деятельности юридических лиц)</w:t>
            </w:r>
            <w:r>
              <w:rPr>
                <w:rFonts w:eastAsiaTheme="minorHAnsi"/>
                <w:lang w:eastAsia="en-US"/>
              </w:rPr>
              <w:t>.</w:t>
            </w:r>
          </w:p>
          <w:p w14:paraId="3CDD07F0" w14:textId="32515956" w:rsidR="00A31A69" w:rsidRPr="00876EE4" w:rsidRDefault="00A31A69" w:rsidP="00A31A69">
            <w:pPr>
              <w:pStyle w:val="GOSTTableListMark1"/>
              <w:numPr>
                <w:ilvl w:val="0"/>
                <w:numId w:val="0"/>
              </w:numPr>
              <w:ind w:left="340"/>
              <w:rPr>
                <w:rFonts w:eastAsiaTheme="minorEastAsia"/>
                <w:lang w:eastAsia="en-US"/>
              </w:rPr>
            </w:pPr>
            <w:r w:rsidRPr="00876EE4">
              <w:rPr>
                <w:rFonts w:eastAsiaTheme="minorEastAsia"/>
                <w:lang w:eastAsia="en-US"/>
              </w:rPr>
              <w:t>Строки с шаблоном номера счета 00000000000000000.х.</w:t>
            </w:r>
            <w:r>
              <w:rPr>
                <w:rFonts w:eastAsiaTheme="minorEastAsia"/>
                <w:szCs w:val="22"/>
                <w:lang w:val="en-US" w:eastAsia="en-US"/>
              </w:rPr>
              <w:t>zzzzz</w:t>
            </w:r>
            <w:r w:rsidRPr="00876EE4">
              <w:rPr>
                <w:rFonts w:eastAsiaTheme="minorEastAsia"/>
                <w:lang w:eastAsia="en-US"/>
              </w:rPr>
              <w:t>.000, где:</w:t>
            </w:r>
          </w:p>
          <w:p w14:paraId="4259CF2D" w14:textId="566F93DE" w:rsidR="00A31A69" w:rsidRPr="00D11355" w:rsidRDefault="00A31A69" w:rsidP="00A31A69">
            <w:pPr>
              <w:pStyle w:val="GOSTTableListMark2"/>
              <w:rPr>
                <w:rFonts w:eastAsiaTheme="minorHAnsi"/>
              </w:rPr>
            </w:pPr>
            <w:r w:rsidRPr="00D11355">
              <w:rPr>
                <w:rFonts w:eastAsiaTheme="minorHAnsi"/>
              </w:rPr>
              <w:t xml:space="preserve">x </w:t>
            </w:r>
            <w:r w:rsidRPr="36854D62">
              <w:t>–</w:t>
            </w:r>
            <w:r w:rsidRPr="00D11355">
              <w:rPr>
                <w:rFonts w:eastAsiaTheme="minorHAnsi"/>
              </w:rPr>
              <w:t xml:space="preserve"> </w:t>
            </w:r>
            <w:r w:rsidRPr="00D11355">
              <w:t>значение аналитического признака «Вид деятельности» (vd)</w:t>
            </w:r>
            <w:r w:rsidRPr="00D11355">
              <w:rPr>
                <w:rFonts w:eastAsiaTheme="minorHAnsi"/>
              </w:rPr>
              <w:t>;</w:t>
            </w:r>
          </w:p>
          <w:p w14:paraId="6903EA5D" w14:textId="3CC0C63B" w:rsidR="00A31A69" w:rsidRPr="00DB12B2" w:rsidRDefault="00A31A69" w:rsidP="00A31A69">
            <w:pPr>
              <w:pStyle w:val="GOSTTableListMark2"/>
            </w:pPr>
            <w:r w:rsidRPr="00D11355">
              <w:rPr>
                <w:rFonts w:eastAsiaTheme="minorEastAsia"/>
              </w:rPr>
              <w:t>zzzzz</w:t>
            </w:r>
            <w:r w:rsidRPr="00D11355">
              <w:t xml:space="preserve"> </w:t>
            </w:r>
            <w:r w:rsidRPr="36854D62">
              <w:t>–</w:t>
            </w:r>
            <w:r w:rsidRPr="00D11355">
              <w:t xml:space="preserve"> значение аналитического признака «Счет» </w:t>
            </w:r>
            <w:r w:rsidRPr="00D11355">
              <w:rPr>
                <w:rFonts w:eastAsiaTheme="minorHAnsi"/>
              </w:rPr>
              <w:t>(account).</w:t>
            </w:r>
          </w:p>
          <w:p w14:paraId="592424A3" w14:textId="0E4ADD88" w:rsidR="00A31A69" w:rsidRPr="006418BE" w:rsidRDefault="00A31A69" w:rsidP="00A31A69">
            <w:pPr>
              <w:tabs>
                <w:tab w:val="left" w:pos="284"/>
                <w:tab w:val="left" w:pos="454"/>
              </w:tabs>
              <w:ind w:left="77" w:firstLine="0"/>
              <w:rPr>
                <w:sz w:val="22"/>
                <w:szCs w:val="22"/>
              </w:rPr>
            </w:pPr>
            <w:r>
              <w:rPr>
                <w:sz w:val="22"/>
                <w:szCs w:val="22"/>
                <w:highlight w:val="green"/>
              </w:rPr>
              <w:t xml:space="preserve">2) </w:t>
            </w:r>
            <w:r w:rsidRPr="00064170">
              <w:rPr>
                <w:sz w:val="22"/>
                <w:szCs w:val="22"/>
                <w:highlight w:val="green"/>
              </w:rPr>
              <w:t xml:space="preserve">Группировка до </w:t>
            </w:r>
            <w:r w:rsidRPr="00064170">
              <w:rPr>
                <w:rFonts w:eastAsiaTheme="minorEastAsia"/>
                <w:sz w:val="22"/>
                <w:szCs w:val="22"/>
              </w:rPr>
              <w:t>1-17 символов аналитического признака «Бюджетная классификация» (</w:t>
            </w:r>
            <w:r w:rsidRPr="00064170">
              <w:rPr>
                <w:rFonts w:eastAsiaTheme="minorEastAsia"/>
                <w:sz w:val="22"/>
                <w:szCs w:val="22"/>
                <w:lang w:val="en-US"/>
              </w:rPr>
              <w:t>kbk</w:t>
            </w:r>
            <w:r w:rsidRPr="00064170">
              <w:rPr>
                <w:rFonts w:eastAsiaTheme="minorEastAsia"/>
                <w:sz w:val="22"/>
                <w:szCs w:val="22"/>
              </w:rPr>
              <w:t>)</w:t>
            </w:r>
            <w:r w:rsidRPr="00064170">
              <w:rPr>
                <w:sz w:val="22"/>
                <w:szCs w:val="22"/>
                <w:highlight w:val="green"/>
              </w:rPr>
              <w:t xml:space="preserve"> </w:t>
            </w:r>
            <w:r w:rsidRPr="00064170">
              <w:rPr>
                <w:rFonts w:eastAsiaTheme="minorEastAsia"/>
                <w:sz w:val="22"/>
                <w:szCs w:val="22"/>
              </w:rPr>
              <w:t xml:space="preserve">внутри номера счета </w:t>
            </w:r>
            <w:r w:rsidRPr="00064170">
              <w:rPr>
                <w:sz w:val="22"/>
                <w:szCs w:val="22"/>
                <w:highlight w:val="green"/>
              </w:rPr>
              <w:t>для счетов х.202уу, х.203уу, где х – код вида финансового обеспечения (вид деятельности), а у</w:t>
            </w:r>
            <w:r w:rsidRPr="00064170">
              <w:rPr>
                <w:sz w:val="22"/>
                <w:szCs w:val="22"/>
                <w:highlight w:val="green"/>
                <w:lang w:val="en-US"/>
              </w:rPr>
              <w:t>y</w:t>
            </w:r>
            <w:r w:rsidRPr="00064170">
              <w:rPr>
                <w:sz w:val="22"/>
                <w:szCs w:val="22"/>
                <w:highlight w:val="green"/>
              </w:rPr>
              <w:t xml:space="preserve"> </w:t>
            </w:r>
            <w:r w:rsidRPr="36854D62">
              <w:t>–</w:t>
            </w:r>
            <w:r w:rsidRPr="00064170">
              <w:rPr>
                <w:sz w:val="22"/>
                <w:szCs w:val="22"/>
                <w:highlight w:val="green"/>
              </w:rPr>
              <w:t xml:space="preserve"> любое значение.</w:t>
            </w:r>
          </w:p>
          <w:p w14:paraId="5A9E6D2F" w14:textId="77777777" w:rsidR="00A31A69" w:rsidRPr="00064170" w:rsidRDefault="00A31A69" w:rsidP="00A31A69">
            <w:pPr>
              <w:ind w:left="361" w:firstLine="0"/>
              <w:rPr>
                <w:sz w:val="22"/>
                <w:szCs w:val="22"/>
                <w:highlight w:val="green"/>
              </w:rPr>
            </w:pPr>
            <w:r w:rsidRPr="00064170">
              <w:rPr>
                <w:sz w:val="22"/>
                <w:szCs w:val="22"/>
                <w:highlight w:val="green"/>
              </w:rPr>
              <w:t>Строки с шаблоном номера счета уууууууууууу</w:t>
            </w:r>
            <w:r w:rsidRPr="00064170">
              <w:rPr>
                <w:sz w:val="22"/>
                <w:szCs w:val="22"/>
                <w:highlight w:val="green"/>
                <w:lang w:val="en-US"/>
              </w:rPr>
              <w:t>yyyyy</w:t>
            </w:r>
            <w:r w:rsidRPr="00064170">
              <w:rPr>
                <w:sz w:val="22"/>
                <w:szCs w:val="22"/>
                <w:highlight w:val="green"/>
              </w:rPr>
              <w:t>.х.</w:t>
            </w:r>
            <w:r w:rsidRPr="00064170">
              <w:rPr>
                <w:sz w:val="22"/>
                <w:szCs w:val="22"/>
                <w:highlight w:val="green"/>
                <w:lang w:val="en-US"/>
              </w:rPr>
              <w:t>zzzzz</w:t>
            </w:r>
            <w:r w:rsidRPr="00064170">
              <w:rPr>
                <w:sz w:val="22"/>
                <w:szCs w:val="22"/>
                <w:highlight w:val="green"/>
              </w:rPr>
              <w:t>.000, где:</w:t>
            </w:r>
          </w:p>
          <w:p w14:paraId="0ACF9A77" w14:textId="6860C244" w:rsidR="00A31A69" w:rsidRPr="00064170" w:rsidRDefault="00A31A69" w:rsidP="00A31A69">
            <w:pPr>
              <w:pStyle w:val="GOSTTableListMark2"/>
              <w:rPr>
                <w:highlight w:val="green"/>
              </w:rPr>
            </w:pPr>
            <w:r w:rsidRPr="00064170">
              <w:rPr>
                <w:highlight w:val="green"/>
                <w:lang w:val="en-US"/>
              </w:rPr>
              <w:t>x</w:t>
            </w:r>
            <w:r>
              <w:rPr>
                <w:highlight w:val="green"/>
              </w:rPr>
              <w:t xml:space="preserve"> </w:t>
            </w:r>
            <w:r w:rsidRPr="36854D62">
              <w:t>–</w:t>
            </w:r>
            <w:r w:rsidRPr="00064170">
              <w:rPr>
                <w:highlight w:val="green"/>
              </w:rPr>
              <w:t xml:space="preserve"> значение аналитического признака «Вид деятельности» (vd);</w:t>
            </w:r>
          </w:p>
          <w:p w14:paraId="59657A68" w14:textId="0192DEA0" w:rsidR="00A31A69" w:rsidRPr="00064170" w:rsidRDefault="00A31A69" w:rsidP="00A31A69">
            <w:pPr>
              <w:pStyle w:val="GOSTTableListMark2"/>
              <w:rPr>
                <w:highlight w:val="green"/>
              </w:rPr>
            </w:pPr>
            <w:r w:rsidRPr="00064170">
              <w:rPr>
                <w:highlight w:val="green"/>
              </w:rPr>
              <w:t>уууууууууууу</w:t>
            </w:r>
            <w:r w:rsidRPr="00064170">
              <w:rPr>
                <w:highlight w:val="green"/>
                <w:lang w:val="en-US"/>
              </w:rPr>
              <w:t>yyyyy</w:t>
            </w:r>
            <w:r w:rsidRPr="00064170">
              <w:rPr>
                <w:highlight w:val="green"/>
              </w:rPr>
              <w:t xml:space="preserve"> </w:t>
            </w:r>
            <w:r w:rsidRPr="36854D62">
              <w:t>–</w:t>
            </w:r>
            <w:r w:rsidRPr="00064170">
              <w:rPr>
                <w:highlight w:val="green"/>
              </w:rPr>
              <w:t xml:space="preserve"> </w:t>
            </w:r>
            <w:r w:rsidRPr="00064170">
              <w:rPr>
                <w:rFonts w:eastAsiaTheme="minorEastAsia"/>
                <w:highlight w:val="green"/>
              </w:rPr>
              <w:t>1-17 символы аналитического признака «Бюджетная классификация» (</w:t>
            </w:r>
            <w:r w:rsidRPr="00064170">
              <w:rPr>
                <w:rFonts w:eastAsiaTheme="minorEastAsia"/>
                <w:highlight w:val="green"/>
                <w:lang w:val="en-US"/>
              </w:rPr>
              <w:t>kbk</w:t>
            </w:r>
            <w:r w:rsidRPr="00064170">
              <w:rPr>
                <w:rFonts w:eastAsiaTheme="minorEastAsia"/>
                <w:highlight w:val="green"/>
              </w:rPr>
              <w:t>)</w:t>
            </w:r>
            <w:r w:rsidRPr="00064170">
              <w:rPr>
                <w:highlight w:val="green"/>
              </w:rPr>
              <w:t>;</w:t>
            </w:r>
          </w:p>
          <w:p w14:paraId="2515C3F2" w14:textId="77777777" w:rsidR="00A31A69" w:rsidRPr="006418BE" w:rsidRDefault="00A31A69" w:rsidP="00A31A69">
            <w:pPr>
              <w:pStyle w:val="GOSTTableListMark2"/>
            </w:pPr>
            <w:r w:rsidRPr="006418BE">
              <w:rPr>
                <w:highlight w:val="green"/>
                <w:lang w:val="en-US"/>
              </w:rPr>
              <w:t>zzzzz</w:t>
            </w:r>
            <w:r w:rsidRPr="006418BE">
              <w:rPr>
                <w:highlight w:val="green"/>
              </w:rPr>
              <w:t xml:space="preserve"> – значение аналитического признака «Счет» (</w:t>
            </w:r>
            <w:r w:rsidRPr="006418BE">
              <w:rPr>
                <w:highlight w:val="green"/>
                <w:lang w:val="en-US"/>
              </w:rPr>
              <w:t>account</w:t>
            </w:r>
            <w:r w:rsidRPr="006418BE">
              <w:rPr>
                <w:highlight w:val="green"/>
              </w:rPr>
              <w:t>).</w:t>
            </w:r>
          </w:p>
          <w:p w14:paraId="1D78D1CB" w14:textId="77777777" w:rsidR="00A31A69" w:rsidRDefault="00A31A69" w:rsidP="00A31A69">
            <w:pPr>
              <w:pStyle w:val="GOSTTableListMark1"/>
              <w:numPr>
                <w:ilvl w:val="0"/>
                <w:numId w:val="0"/>
              </w:numPr>
              <w:ind w:left="75"/>
              <w:rPr>
                <w:szCs w:val="22"/>
              </w:rPr>
            </w:pPr>
          </w:p>
          <w:p w14:paraId="1D60D5CB" w14:textId="697B384E" w:rsidR="00A31A69" w:rsidRPr="00D11355" w:rsidRDefault="00A31A69" w:rsidP="00A31A69">
            <w:pPr>
              <w:pStyle w:val="GOSTTableListMark1"/>
            </w:pPr>
            <w:r w:rsidRPr="00D11355" w:rsidDel="00CF2E57">
              <w:t xml:space="preserve"> </w:t>
            </w:r>
            <w:r w:rsidRPr="00D11355">
              <w:t xml:space="preserve">«4» </w:t>
            </w:r>
            <w:r w:rsidRPr="36854D62">
              <w:t>–</w:t>
            </w:r>
            <w:r w:rsidRPr="00D11355">
              <w:t xml:space="preserve"> Детализированные строки, по счету xxxxxxxxxxxxxxxxx.y.zzzzz.www, где:</w:t>
            </w:r>
          </w:p>
          <w:p w14:paraId="5D4C627E" w14:textId="2ACEF4B7" w:rsidR="00A31A69" w:rsidRPr="00BD70EA" w:rsidRDefault="00A31A69" w:rsidP="00A31A69">
            <w:pPr>
              <w:pStyle w:val="GOSTTableListMark1"/>
              <w:numPr>
                <w:ilvl w:val="1"/>
                <w:numId w:val="11"/>
              </w:numPr>
              <w:tabs>
                <w:tab w:val="clear" w:pos="1440"/>
              </w:tabs>
              <w:ind w:left="782"/>
              <w:rPr>
                <w:szCs w:val="22"/>
              </w:rPr>
            </w:pPr>
            <w:r w:rsidRPr="00DB12B2">
              <w:rPr>
                <w:rFonts w:eastAsiaTheme="minorHAnsi"/>
                <w:lang w:eastAsia="en-US"/>
              </w:rPr>
              <w:t>xxxxxxxxxxxxxxxxx</w:t>
            </w:r>
            <w:r w:rsidRPr="00BD70EA">
              <w:rPr>
                <w:szCs w:val="22"/>
              </w:rPr>
              <w:t xml:space="preserve"> </w:t>
            </w:r>
            <w:r w:rsidRPr="36854D62">
              <w:t>–</w:t>
            </w:r>
            <w:r w:rsidRPr="00BD70EA">
              <w:rPr>
                <w:szCs w:val="22"/>
              </w:rPr>
              <w:t xml:space="preserve"> </w:t>
            </w:r>
            <w:r w:rsidRPr="00BD70EA">
              <w:rPr>
                <w:rFonts w:eastAsiaTheme="minorHAnsi"/>
                <w:szCs w:val="22"/>
                <w:lang w:eastAsia="en-US"/>
              </w:rPr>
              <w:t>1-17</w:t>
            </w:r>
            <w:r>
              <w:rPr>
                <w:rFonts w:eastAsiaTheme="minorHAnsi"/>
                <w:szCs w:val="22"/>
                <w:lang w:eastAsia="en-US"/>
              </w:rPr>
              <w:t xml:space="preserve"> символы значения аналитического признака «Бюджетная классификация» (</w:t>
            </w:r>
            <w:r>
              <w:rPr>
                <w:rFonts w:eastAsiaTheme="minorHAnsi"/>
                <w:szCs w:val="22"/>
                <w:lang w:val="en-US" w:eastAsia="en-US"/>
              </w:rPr>
              <w:t>kbk</w:t>
            </w:r>
            <w:r w:rsidRPr="00BD70EA">
              <w:rPr>
                <w:rFonts w:eastAsiaTheme="minorHAnsi"/>
                <w:szCs w:val="22"/>
                <w:lang w:eastAsia="en-US"/>
              </w:rPr>
              <w:t>)</w:t>
            </w:r>
            <w:r>
              <w:rPr>
                <w:rFonts w:eastAsiaTheme="minorHAnsi"/>
                <w:szCs w:val="22"/>
                <w:lang w:eastAsia="en-US"/>
              </w:rPr>
              <w:t>;</w:t>
            </w:r>
          </w:p>
          <w:p w14:paraId="566B6A24" w14:textId="35F92582" w:rsidR="00A31A69" w:rsidRPr="00DB12B2" w:rsidRDefault="00A31A69" w:rsidP="00A31A69">
            <w:pPr>
              <w:pStyle w:val="GOSTTableListMark1"/>
              <w:numPr>
                <w:ilvl w:val="1"/>
                <w:numId w:val="11"/>
              </w:numPr>
              <w:tabs>
                <w:tab w:val="clear" w:pos="1440"/>
              </w:tabs>
              <w:ind w:left="782"/>
              <w:rPr>
                <w:rFonts w:eastAsiaTheme="minorHAnsi"/>
                <w:lang w:eastAsia="en-US"/>
              </w:rPr>
            </w:pPr>
            <w:r>
              <w:rPr>
                <w:rFonts w:eastAsiaTheme="minorHAnsi"/>
                <w:szCs w:val="22"/>
                <w:lang w:val="en-US" w:eastAsia="en-US"/>
              </w:rPr>
              <w:lastRenderedPageBreak/>
              <w:t>y</w:t>
            </w:r>
            <w:r w:rsidRPr="00BD70EA">
              <w:rPr>
                <w:rFonts w:eastAsiaTheme="minorHAnsi"/>
                <w:szCs w:val="22"/>
                <w:lang w:eastAsia="en-US"/>
              </w:rPr>
              <w:t xml:space="preserve"> </w:t>
            </w:r>
            <w:r w:rsidRPr="36854D62">
              <w:t>–</w:t>
            </w:r>
            <w:r w:rsidRPr="00BD70EA">
              <w:rPr>
                <w:rFonts w:eastAsiaTheme="minorHAnsi"/>
                <w:szCs w:val="22"/>
                <w:lang w:eastAsia="en-US"/>
              </w:rPr>
              <w:t xml:space="preserve"> </w:t>
            </w:r>
            <w:r w:rsidRPr="002F44FB">
              <w:rPr>
                <w:szCs w:val="22"/>
              </w:rPr>
              <w:t>значение аналитического признака «Вид деятельности» (vd);</w:t>
            </w:r>
          </w:p>
          <w:p w14:paraId="71D3D645" w14:textId="655E61DB" w:rsidR="00A31A69" w:rsidRPr="00DB12B2" w:rsidRDefault="00A31A69" w:rsidP="00A31A69">
            <w:pPr>
              <w:pStyle w:val="GOSTTableListMark1"/>
              <w:numPr>
                <w:ilvl w:val="1"/>
                <w:numId w:val="11"/>
              </w:numPr>
              <w:tabs>
                <w:tab w:val="clear" w:pos="1440"/>
              </w:tabs>
              <w:ind w:left="782"/>
              <w:rPr>
                <w:rFonts w:eastAsiaTheme="minorHAnsi"/>
                <w:lang w:eastAsia="en-US"/>
              </w:rPr>
            </w:pPr>
            <w:r w:rsidRPr="00DB12B2">
              <w:rPr>
                <w:rFonts w:eastAsiaTheme="minorHAnsi"/>
                <w:lang w:eastAsia="en-US"/>
              </w:rPr>
              <w:t xml:space="preserve">zzzzz </w:t>
            </w:r>
            <w:r w:rsidRPr="36854D62">
              <w:t>–</w:t>
            </w:r>
            <w:r w:rsidRPr="00DB12B2">
              <w:rPr>
                <w:rFonts w:eastAsiaTheme="minorHAnsi"/>
                <w:lang w:eastAsia="en-US"/>
              </w:rPr>
              <w:t xml:space="preserve"> </w:t>
            </w:r>
            <w:r w:rsidRPr="002F44FB">
              <w:rPr>
                <w:szCs w:val="22"/>
              </w:rPr>
              <w:t>значение аналитического признака «</w:t>
            </w:r>
            <w:proofErr w:type="gramStart"/>
            <w:r w:rsidRPr="002F44FB">
              <w:rPr>
                <w:szCs w:val="22"/>
              </w:rPr>
              <w:t>Счет»</w:t>
            </w:r>
            <w:r>
              <w:rPr>
                <w:rFonts w:eastAsiaTheme="minorHAnsi"/>
                <w:lang w:eastAsia="en-US"/>
              </w:rPr>
              <w:t>(</w:t>
            </w:r>
            <w:proofErr w:type="gramEnd"/>
            <w:r w:rsidRPr="00DB12B2">
              <w:rPr>
                <w:rFonts w:eastAsiaTheme="minorHAnsi"/>
                <w:lang w:eastAsia="en-US"/>
              </w:rPr>
              <w:t>account</w:t>
            </w:r>
            <w:r>
              <w:rPr>
                <w:rFonts w:eastAsiaTheme="minorHAnsi"/>
                <w:lang w:eastAsia="en-US"/>
              </w:rPr>
              <w:t>);</w:t>
            </w:r>
          </w:p>
          <w:p w14:paraId="6C91DEBE" w14:textId="11118223" w:rsidR="00A31A69" w:rsidRPr="00D2018A" w:rsidRDefault="00A31A69" w:rsidP="00A31A69">
            <w:pPr>
              <w:pStyle w:val="GOSTTableListMark1"/>
              <w:numPr>
                <w:ilvl w:val="1"/>
                <w:numId w:val="11"/>
              </w:numPr>
              <w:tabs>
                <w:tab w:val="clear" w:pos="1440"/>
              </w:tabs>
              <w:ind w:left="782"/>
              <w:rPr>
                <w:rFonts w:eastAsiaTheme="minorHAnsi"/>
                <w:szCs w:val="22"/>
                <w:lang w:eastAsia="en-US"/>
              </w:rPr>
            </w:pPr>
            <w:r w:rsidRPr="00DB12B2">
              <w:rPr>
                <w:rFonts w:eastAsiaTheme="minorHAnsi"/>
                <w:lang w:eastAsia="en-US"/>
              </w:rPr>
              <w:t xml:space="preserve">www – 18-20 символы </w:t>
            </w:r>
            <w:r>
              <w:rPr>
                <w:rFonts w:eastAsiaTheme="minorHAnsi"/>
                <w:lang w:eastAsia="en-US"/>
              </w:rPr>
              <w:t xml:space="preserve">значения </w:t>
            </w:r>
            <w:r w:rsidRPr="00DB12B2">
              <w:rPr>
                <w:rFonts w:eastAsiaTheme="minorHAnsi"/>
                <w:lang w:eastAsia="en-US"/>
              </w:rPr>
              <w:t>аналитического</w:t>
            </w:r>
            <w:r>
              <w:rPr>
                <w:szCs w:val="22"/>
              </w:rPr>
              <w:t xml:space="preserve"> признака «Бюджетная классификация» (</w:t>
            </w:r>
            <w:r>
              <w:rPr>
                <w:szCs w:val="22"/>
                <w:lang w:val="en-US"/>
              </w:rPr>
              <w:t>kbk</w:t>
            </w:r>
            <w:r>
              <w:rPr>
                <w:szCs w:val="22"/>
              </w:rPr>
              <w:t>)</w:t>
            </w:r>
          </w:p>
        </w:tc>
      </w:tr>
      <w:tr w:rsidR="00A31A69" w:rsidRPr="00B9499D" w14:paraId="4FAFC3F6" w14:textId="77777777" w:rsidTr="00A31A69">
        <w:tc>
          <w:tcPr>
            <w:tcW w:w="1169" w:type="pct"/>
          </w:tcPr>
          <w:p w14:paraId="2FEEE3D2" w14:textId="77777777" w:rsidR="00A31A69" w:rsidRPr="007E5A12" w:rsidRDefault="00A31A69" w:rsidP="00A31A69">
            <w:pPr>
              <w:pStyle w:val="GOSTTablenorm"/>
            </w:pPr>
            <w:r w:rsidRPr="007E5A12">
              <w:lastRenderedPageBreak/>
              <w:t xml:space="preserve">Максимальный уровень группировки </w:t>
            </w:r>
          </w:p>
        </w:tc>
        <w:tc>
          <w:tcPr>
            <w:tcW w:w="797" w:type="pct"/>
          </w:tcPr>
          <w:p w14:paraId="7AA6CCA5" w14:textId="77777777" w:rsidR="00A31A69" w:rsidRPr="007E5A12" w:rsidRDefault="00A31A69" w:rsidP="00A31A69">
            <w:pPr>
              <w:pStyle w:val="GOSTTablenorm"/>
            </w:pPr>
            <w:r w:rsidRPr="00BD7E9D">
              <w:rPr>
                <w:b/>
              </w:rPr>
              <w:t>LINES:</w:t>
            </w:r>
            <w:r w:rsidRPr="007E5A12">
              <w:t>MAX_LEVEL</w:t>
            </w:r>
          </w:p>
        </w:tc>
        <w:tc>
          <w:tcPr>
            <w:tcW w:w="532" w:type="pct"/>
          </w:tcPr>
          <w:p w14:paraId="6C05E294" w14:textId="77777777" w:rsidR="00A31A69" w:rsidRPr="007E5A12" w:rsidRDefault="00A31A69" w:rsidP="00A31A69">
            <w:pPr>
              <w:pStyle w:val="GOSTTablenorm"/>
            </w:pPr>
            <w:r w:rsidRPr="007E5A12">
              <w:t>Строка</w:t>
            </w:r>
          </w:p>
        </w:tc>
        <w:tc>
          <w:tcPr>
            <w:tcW w:w="301" w:type="pct"/>
          </w:tcPr>
          <w:p w14:paraId="38D245B9" w14:textId="77777777" w:rsidR="00A31A69" w:rsidRPr="007E5A12" w:rsidRDefault="00A31A69" w:rsidP="00A31A69">
            <w:pPr>
              <w:pStyle w:val="GOSTTablenorm"/>
            </w:pPr>
            <w:r w:rsidRPr="007E5A12">
              <w:t>Да</w:t>
            </w:r>
          </w:p>
        </w:tc>
        <w:tc>
          <w:tcPr>
            <w:tcW w:w="315" w:type="pct"/>
          </w:tcPr>
          <w:p w14:paraId="75C98AB8" w14:textId="565F8FC4" w:rsidR="00A31A69" w:rsidRPr="007E5A12" w:rsidRDefault="00A31A69" w:rsidP="00A31A69">
            <w:pPr>
              <w:pStyle w:val="GOSTTablenorm"/>
            </w:pPr>
            <w:r>
              <w:rPr>
                <w:lang w:val="en-US"/>
              </w:rPr>
              <w:t>=</w:t>
            </w:r>
            <w:r w:rsidRPr="007E5A12">
              <w:t>1</w:t>
            </w:r>
          </w:p>
        </w:tc>
        <w:tc>
          <w:tcPr>
            <w:tcW w:w="1886" w:type="pct"/>
          </w:tcPr>
          <w:p w14:paraId="4FDB9DBE" w14:textId="77777777" w:rsidR="00A31A69" w:rsidRPr="007E5A12" w:rsidRDefault="00A31A69" w:rsidP="00A31A69">
            <w:pPr>
              <w:pStyle w:val="GOSTTablenorm"/>
              <w:rPr>
                <w:szCs w:val="22"/>
              </w:rPr>
            </w:pPr>
            <w:r w:rsidRPr="007E5A12">
              <w:rPr>
                <w:szCs w:val="22"/>
              </w:rPr>
              <w:t>Максимальный уровень группировки (LEVEL_ANALIT), который встречается в соответствующей группе строк (LEVEL_ANALIT_R).</w:t>
            </w:r>
          </w:p>
          <w:p w14:paraId="373F6741" w14:textId="3BF9EF68" w:rsidR="00A31A69" w:rsidRPr="007E5A12" w:rsidRDefault="00A31A69" w:rsidP="00A31A69">
            <w:pPr>
              <w:pStyle w:val="GOSTTablenorm"/>
              <w:rPr>
                <w:szCs w:val="22"/>
              </w:rPr>
            </w:pPr>
            <w:r w:rsidRPr="007E5A12">
              <w:rPr>
                <w:szCs w:val="22"/>
              </w:rPr>
              <w:t>Группа строк объединяет строки начиная с &lt;LEVEL_ANALIT_R&gt;</w:t>
            </w:r>
            <w:ins w:id="5295" w:author="Сказецкая Наталья Камилевна" w:date="2023-08-28T14:57:00Z">
              <w:r>
                <w:rPr>
                  <w:szCs w:val="22"/>
                </w:rPr>
                <w:t>,</w:t>
              </w:r>
            </w:ins>
            <w:r w:rsidRPr="007E5A12">
              <w:rPr>
                <w:szCs w:val="22"/>
              </w:rPr>
              <w:t xml:space="preserve"> тут указывается </w:t>
            </w:r>
            <w:r>
              <w:rPr>
                <w:szCs w:val="22"/>
              </w:rPr>
              <w:t>номер</w:t>
            </w:r>
            <w:r w:rsidRPr="007E5A12">
              <w:rPr>
                <w:szCs w:val="22"/>
              </w:rPr>
              <w:t xml:space="preserve"> группы &lt;/LEVEL_ANALIT_R&gt; до последующего номера в теге &lt;LEVEL_ANALIT_R&gt;</w:t>
            </w:r>
            <w:ins w:id="5296" w:author="Сказецкая Наталья Камилевна" w:date="2023-08-28T14:57:00Z">
              <w:r>
                <w:rPr>
                  <w:szCs w:val="22"/>
                </w:rPr>
                <w:t>.</w:t>
              </w:r>
            </w:ins>
          </w:p>
          <w:p w14:paraId="1668EB4D" w14:textId="1199E60E" w:rsidR="00A31A69" w:rsidRPr="008475F9" w:rsidRDefault="00A31A69" w:rsidP="00A31A69">
            <w:pPr>
              <w:pStyle w:val="GOSTTablenorm"/>
              <w:rPr>
                <w:szCs w:val="22"/>
                <w:lang w:val="en-US"/>
              </w:rPr>
            </w:pPr>
            <w:del w:id="5297" w:author="Сказецкая Наталья Камилевна" w:date="2023-08-28T14:58:00Z">
              <w:r w:rsidRPr="007E5A12" w:rsidDel="00876EE4">
                <w:rPr>
                  <w:szCs w:val="22"/>
                </w:rPr>
                <w:delText>т</w:delText>
              </w:r>
              <w:r w:rsidRPr="008475F9" w:rsidDel="00876EE4">
                <w:rPr>
                  <w:szCs w:val="22"/>
                  <w:lang w:val="en-US"/>
                </w:rPr>
                <w:delText>.</w:delText>
              </w:r>
              <w:r w:rsidRPr="007E5A12" w:rsidDel="00876EE4">
                <w:rPr>
                  <w:szCs w:val="22"/>
                </w:rPr>
                <w:delText>е</w:delText>
              </w:r>
              <w:r w:rsidRPr="008475F9" w:rsidDel="00876EE4">
                <w:rPr>
                  <w:szCs w:val="22"/>
                  <w:lang w:val="en-US"/>
                </w:rPr>
                <w:delText xml:space="preserve">. </w:delText>
              </w:r>
              <w:r w:rsidRPr="007E5A12" w:rsidDel="00876EE4">
                <w:rPr>
                  <w:szCs w:val="22"/>
                </w:rPr>
                <w:delText>к</w:delText>
              </w:r>
            </w:del>
            <w:ins w:id="5298" w:author="Сказецкая Наталья Камилевна" w:date="2023-08-28T14:58:00Z">
              <w:r>
                <w:rPr>
                  <w:szCs w:val="22"/>
                </w:rPr>
                <w:t>К</w:t>
              </w:r>
            </w:ins>
            <w:r w:rsidRPr="007E5A12">
              <w:rPr>
                <w:szCs w:val="22"/>
              </w:rPr>
              <w:t>ак</w:t>
            </w:r>
            <w:r w:rsidRPr="008475F9">
              <w:rPr>
                <w:szCs w:val="22"/>
                <w:lang w:val="en-US"/>
              </w:rPr>
              <w:t xml:space="preserve"> </w:t>
            </w:r>
            <w:r w:rsidRPr="007E5A12">
              <w:rPr>
                <w:szCs w:val="22"/>
              </w:rPr>
              <w:t>пример</w:t>
            </w:r>
            <w:ins w:id="5299" w:author="Сказецкая Наталья Камилевна" w:date="2023-08-28T14:58:00Z">
              <w:r w:rsidRPr="008475F9">
                <w:rPr>
                  <w:szCs w:val="22"/>
                  <w:lang w:val="en-US"/>
                </w:rPr>
                <w:t>:</w:t>
              </w:r>
            </w:ins>
          </w:p>
          <w:p w14:paraId="5217B5C6" w14:textId="77777777" w:rsidR="00A31A69" w:rsidRPr="008475F9" w:rsidRDefault="00A31A69" w:rsidP="00A31A69">
            <w:pPr>
              <w:pStyle w:val="GOSTTablenorm"/>
              <w:rPr>
                <w:szCs w:val="22"/>
                <w:lang w:val="en-US"/>
              </w:rPr>
            </w:pPr>
            <w:r w:rsidRPr="008475F9">
              <w:rPr>
                <w:szCs w:val="22"/>
                <w:lang w:val="en-US"/>
              </w:rPr>
              <w:t xml:space="preserve">&lt;LEVEL_ANALIT_R&gt;1&lt;/LEVEL_ANALIT_R&gt; — </w:t>
            </w:r>
            <w:r w:rsidRPr="007E5A12">
              <w:rPr>
                <w:szCs w:val="22"/>
              </w:rPr>
              <w:t>это</w:t>
            </w:r>
            <w:r w:rsidRPr="008475F9">
              <w:rPr>
                <w:szCs w:val="22"/>
                <w:lang w:val="en-US"/>
              </w:rPr>
              <w:t xml:space="preserve"> 1-</w:t>
            </w:r>
            <w:r w:rsidRPr="007E5A12">
              <w:rPr>
                <w:szCs w:val="22"/>
              </w:rPr>
              <w:t>ая</w:t>
            </w:r>
            <w:r w:rsidRPr="008475F9">
              <w:rPr>
                <w:szCs w:val="22"/>
                <w:lang w:val="en-US"/>
              </w:rPr>
              <w:t xml:space="preserve"> </w:t>
            </w:r>
            <w:r w:rsidRPr="007E5A12">
              <w:rPr>
                <w:szCs w:val="22"/>
              </w:rPr>
              <w:t>группа</w:t>
            </w:r>
          </w:p>
          <w:p w14:paraId="72A54DBC" w14:textId="77777777" w:rsidR="00A31A69" w:rsidRPr="007E5A12" w:rsidRDefault="00A31A69" w:rsidP="00A31A69">
            <w:pPr>
              <w:pStyle w:val="GOSTTablenorm"/>
              <w:rPr>
                <w:szCs w:val="22"/>
              </w:rPr>
            </w:pPr>
            <w:r w:rsidRPr="007E5A12">
              <w:rPr>
                <w:szCs w:val="22"/>
              </w:rPr>
              <w:t>…тут идут промежуточные строки, относящиееся к 1-ой группе.......</w:t>
            </w:r>
          </w:p>
          <w:p w14:paraId="4AA41936" w14:textId="77777777" w:rsidR="00A31A69" w:rsidRPr="007E5A12" w:rsidRDefault="00A31A69" w:rsidP="00A31A69">
            <w:pPr>
              <w:pStyle w:val="GOSTTablenorm"/>
              <w:rPr>
                <w:szCs w:val="22"/>
                <w:lang w:val="en-US"/>
              </w:rPr>
            </w:pPr>
            <w:r w:rsidRPr="007E5A12">
              <w:rPr>
                <w:szCs w:val="22"/>
                <w:lang w:val="en-US"/>
              </w:rPr>
              <w:t xml:space="preserve">&lt;LEVEL_ANALIT_R&gt;2&lt;/LEVEL_ANALIT_R&gt; — </w:t>
            </w:r>
            <w:r w:rsidRPr="007E5A12">
              <w:rPr>
                <w:szCs w:val="22"/>
              </w:rPr>
              <w:t>это</w:t>
            </w:r>
            <w:r w:rsidRPr="007E5A12">
              <w:rPr>
                <w:szCs w:val="22"/>
                <w:lang w:val="en-US"/>
              </w:rPr>
              <w:t xml:space="preserve"> 2-</w:t>
            </w:r>
            <w:r w:rsidRPr="007E5A12">
              <w:rPr>
                <w:szCs w:val="22"/>
              </w:rPr>
              <w:t>ая</w:t>
            </w:r>
            <w:r w:rsidRPr="007E5A12">
              <w:rPr>
                <w:szCs w:val="22"/>
                <w:lang w:val="en-US"/>
              </w:rPr>
              <w:t xml:space="preserve"> </w:t>
            </w:r>
            <w:r w:rsidRPr="007E5A12">
              <w:rPr>
                <w:szCs w:val="22"/>
              </w:rPr>
              <w:t>группа</w:t>
            </w:r>
          </w:p>
          <w:p w14:paraId="14680676" w14:textId="72A589C5" w:rsidR="00A31A69" w:rsidRPr="007E5A12" w:rsidRDefault="00A31A69" w:rsidP="00A31A69">
            <w:pPr>
              <w:pStyle w:val="GOSTTablenorm"/>
              <w:rPr>
                <w:szCs w:val="22"/>
              </w:rPr>
            </w:pPr>
            <w:r w:rsidRPr="007E5A12">
              <w:rPr>
                <w:szCs w:val="22"/>
              </w:rPr>
              <w:t>Если в группе присутствуют все 3 уровня группировки (итог, подитог, детализация – см. тег</w:t>
            </w:r>
            <w:ins w:id="5300" w:author="Сказецкая Наталья Камилевна" w:date="2023-06-20T22:17:00Z">
              <w:r>
                <w:rPr>
                  <w:szCs w:val="22"/>
                </w:rPr>
                <w:t xml:space="preserve"> </w:t>
              </w:r>
            </w:ins>
            <w:proofErr w:type="gramStart"/>
            <w:r w:rsidRPr="002F44FB">
              <w:rPr>
                <w:szCs w:val="22"/>
              </w:rPr>
              <w:t>LINES:LEVEL</w:t>
            </w:r>
            <w:proofErr w:type="gramEnd"/>
            <w:r w:rsidRPr="002F44FB">
              <w:rPr>
                <w:szCs w:val="22"/>
              </w:rPr>
              <w:t>_ANALIT</w:t>
            </w:r>
            <w:r w:rsidRPr="007E5A12">
              <w:rPr>
                <w:szCs w:val="22"/>
              </w:rPr>
              <w:t>), то максимальный уровень группировки для всех строк соот. группы выставляется сейчас как 4, так как максимальный LEVEL_ANALIT в группе строк =4</w:t>
            </w:r>
            <w:r>
              <w:rPr>
                <w:szCs w:val="22"/>
              </w:rPr>
              <w:t>.</w:t>
            </w:r>
          </w:p>
          <w:p w14:paraId="75CC882C" w14:textId="5100B929" w:rsidR="00A31A69" w:rsidRPr="007E5A12" w:rsidRDefault="00A31A69" w:rsidP="00A31A69">
            <w:pPr>
              <w:pStyle w:val="GOSTTablenorm"/>
              <w:rPr>
                <w:szCs w:val="22"/>
              </w:rPr>
            </w:pPr>
            <w:r w:rsidRPr="007E5A12">
              <w:rPr>
                <w:szCs w:val="22"/>
              </w:rPr>
              <w:t xml:space="preserve">Если в группе, например отсутствует строка с подитогом, то соот. в этой группе </w:t>
            </w:r>
            <w:r>
              <w:rPr>
                <w:szCs w:val="22"/>
              </w:rPr>
              <w:t xml:space="preserve">также </w:t>
            </w:r>
            <w:r w:rsidRPr="007E5A12">
              <w:rPr>
                <w:szCs w:val="22"/>
              </w:rPr>
              <w:t>будут строки с максимальным LEVEL_ANALIT=</w:t>
            </w:r>
            <w:r>
              <w:rPr>
                <w:szCs w:val="22"/>
              </w:rPr>
              <w:t>4</w:t>
            </w:r>
            <w:r w:rsidRPr="007E5A12">
              <w:rPr>
                <w:szCs w:val="22"/>
              </w:rPr>
              <w:t xml:space="preserve">, поэтому и MAX_LEVEL для всех строк группы </w:t>
            </w:r>
            <w:r>
              <w:rPr>
                <w:szCs w:val="22"/>
              </w:rPr>
              <w:t xml:space="preserve">также </w:t>
            </w:r>
            <w:r w:rsidRPr="007E5A12">
              <w:rPr>
                <w:szCs w:val="22"/>
              </w:rPr>
              <w:t>выставляется =</w:t>
            </w:r>
            <w:r>
              <w:rPr>
                <w:szCs w:val="22"/>
              </w:rPr>
              <w:t xml:space="preserve">4. </w:t>
            </w:r>
            <w:r w:rsidRPr="007E5A12">
              <w:rPr>
                <w:szCs w:val="22"/>
              </w:rPr>
              <w:t>Подробнее можно посмотрет</w:t>
            </w:r>
            <w:r>
              <w:rPr>
                <w:szCs w:val="22"/>
              </w:rPr>
              <w:t>ь в урезанном примере xml файла</w:t>
            </w:r>
          </w:p>
          <w:p w14:paraId="4290FFBD" w14:textId="068B5B68" w:rsidR="00A31A69" w:rsidRPr="00B9499D" w:rsidRDefault="00A31A69" w:rsidP="00A31A69">
            <w:pPr>
              <w:rPr>
                <w:sz w:val="22"/>
                <w:szCs w:val="22"/>
              </w:rPr>
            </w:pPr>
            <w:r w:rsidRPr="00B9499D">
              <w:rPr>
                <w:sz w:val="22"/>
                <w:szCs w:val="22"/>
              </w:rPr>
              <w:object w:dxaOrig="3430" w:dyaOrig="830" w14:anchorId="0074E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30pt" o:ole="">
                  <v:imagedata r:id="rId25" o:title=""/>
                </v:shape>
                <o:OLEObject Type="Embed" ProgID="Package" ShapeID="_x0000_i1025" DrawAspect="Content" ObjectID="_1838177336" r:id="rId26"/>
              </w:object>
            </w:r>
          </w:p>
        </w:tc>
      </w:tr>
      <w:tr w:rsidR="00A31A69" w:rsidRPr="00B9499D" w14:paraId="3CF6ACC0" w14:textId="77777777" w:rsidTr="00A31A69">
        <w:tc>
          <w:tcPr>
            <w:tcW w:w="1169" w:type="pct"/>
          </w:tcPr>
          <w:p w14:paraId="24FD8717" w14:textId="77777777" w:rsidR="00A31A69" w:rsidRPr="00C2283C" w:rsidRDefault="00A31A69" w:rsidP="00A31A69">
            <w:pPr>
              <w:pStyle w:val="GOSTTablenorm"/>
            </w:pPr>
            <w:r w:rsidRPr="00C2283C">
              <w:lastRenderedPageBreak/>
              <w:t>Маска комбинации</w:t>
            </w:r>
          </w:p>
        </w:tc>
        <w:tc>
          <w:tcPr>
            <w:tcW w:w="797" w:type="pct"/>
          </w:tcPr>
          <w:p w14:paraId="2D344537" w14:textId="77777777" w:rsidR="00A31A69" w:rsidRPr="00C2283C" w:rsidRDefault="00A31A69" w:rsidP="00A31A69">
            <w:pPr>
              <w:pStyle w:val="GOSTTablenorm"/>
            </w:pPr>
            <w:proofErr w:type="gramStart"/>
            <w:r w:rsidRPr="00BD7E9D">
              <w:rPr>
                <w:b/>
              </w:rPr>
              <w:t>LINES:</w:t>
            </w:r>
            <w:r w:rsidRPr="00C2283C">
              <w:t>MASKA</w:t>
            </w:r>
            <w:proofErr w:type="gramEnd"/>
            <w:r w:rsidRPr="00C2283C">
              <w:t>_KOMB</w:t>
            </w:r>
          </w:p>
        </w:tc>
        <w:tc>
          <w:tcPr>
            <w:tcW w:w="532" w:type="pct"/>
          </w:tcPr>
          <w:p w14:paraId="495009E0" w14:textId="77777777" w:rsidR="00A31A69" w:rsidRPr="000E1E0A" w:rsidRDefault="00A31A69" w:rsidP="00A31A69">
            <w:pPr>
              <w:pStyle w:val="GOSTTablenorm"/>
            </w:pPr>
            <w:r w:rsidRPr="000E1E0A">
              <w:t>Строка</w:t>
            </w:r>
          </w:p>
        </w:tc>
        <w:tc>
          <w:tcPr>
            <w:tcW w:w="301" w:type="pct"/>
          </w:tcPr>
          <w:p w14:paraId="1E97A760" w14:textId="77777777" w:rsidR="00A31A69" w:rsidRPr="00474651" w:rsidRDefault="00A31A69" w:rsidP="00A31A69">
            <w:pPr>
              <w:pStyle w:val="GOSTTablenorm"/>
            </w:pPr>
            <w:r w:rsidRPr="00474651">
              <w:t>Да</w:t>
            </w:r>
          </w:p>
        </w:tc>
        <w:tc>
          <w:tcPr>
            <w:tcW w:w="315" w:type="pct"/>
          </w:tcPr>
          <w:p w14:paraId="3AFCCEEA" w14:textId="4B1FF2EE" w:rsidR="00A31A69" w:rsidRPr="000E1E0A" w:rsidRDefault="00A31A69" w:rsidP="00A31A69">
            <w:pPr>
              <w:pStyle w:val="GOSTTablenorm"/>
            </w:pPr>
            <w:r w:rsidRPr="00C75A4E">
              <w:t>&lt;=</w:t>
            </w:r>
            <w:r w:rsidRPr="000E1E0A">
              <w:t>512</w:t>
            </w:r>
          </w:p>
        </w:tc>
        <w:tc>
          <w:tcPr>
            <w:tcW w:w="1886" w:type="pct"/>
          </w:tcPr>
          <w:p w14:paraId="0F9AB3F6" w14:textId="77777777" w:rsidR="00A31A69" w:rsidRPr="00C2283C" w:rsidRDefault="00A31A69" w:rsidP="00A31A69">
            <w:pPr>
              <w:pStyle w:val="GOSTTablenorm"/>
            </w:pPr>
            <w:r w:rsidRPr="00C2283C">
              <w:t xml:space="preserve">Равно полю </w:t>
            </w:r>
            <w:proofErr w:type="gramStart"/>
            <w:r w:rsidRPr="00C2283C">
              <w:t>LINES:CONCATENATED</w:t>
            </w:r>
            <w:proofErr w:type="gramEnd"/>
            <w:r w:rsidRPr="00C2283C">
              <w:t>_SEGMENTS после удаления пробелов, (LINES:CONCATENATED_SEGMENTS формируется из поля MASKA_KOMB с прибавлением отступов/пробелов в соответствии с уровнем LEVEL_ANALIT)</w:t>
            </w:r>
          </w:p>
        </w:tc>
      </w:tr>
      <w:tr w:rsidR="00A31A69" w:rsidRPr="00B9499D" w14:paraId="486DCF9D" w14:textId="77777777" w:rsidTr="00A31A69">
        <w:tc>
          <w:tcPr>
            <w:tcW w:w="1169" w:type="pct"/>
          </w:tcPr>
          <w:p w14:paraId="5E4E070F" w14:textId="621A0590" w:rsidR="00A31A69" w:rsidRPr="00C2283C" w:rsidRDefault="00A31A69" w:rsidP="00A31A69">
            <w:pPr>
              <w:pStyle w:val="GOSTTablenorm"/>
            </w:pPr>
            <w:r w:rsidRPr="00C2283C">
              <w:t>Уровень группировки (для сортировки)</w:t>
            </w:r>
          </w:p>
        </w:tc>
        <w:tc>
          <w:tcPr>
            <w:tcW w:w="797" w:type="pct"/>
          </w:tcPr>
          <w:p w14:paraId="7271A4F6" w14:textId="77777777" w:rsidR="00A31A69" w:rsidRPr="00C2283C" w:rsidRDefault="00A31A69" w:rsidP="00A31A69">
            <w:pPr>
              <w:pStyle w:val="GOSTTablenorm"/>
            </w:pPr>
            <w:proofErr w:type="gramStart"/>
            <w:r w:rsidRPr="00BD7E9D">
              <w:rPr>
                <w:b/>
              </w:rPr>
              <w:t>LINES:</w:t>
            </w:r>
            <w:r w:rsidRPr="00C2283C">
              <w:t>LL</w:t>
            </w:r>
            <w:proofErr w:type="gramEnd"/>
          </w:p>
        </w:tc>
        <w:tc>
          <w:tcPr>
            <w:tcW w:w="532" w:type="pct"/>
          </w:tcPr>
          <w:p w14:paraId="0CD25B65" w14:textId="77777777" w:rsidR="00A31A69" w:rsidRPr="000E1E0A" w:rsidRDefault="00A31A69" w:rsidP="00A31A69">
            <w:pPr>
              <w:pStyle w:val="GOSTTablenorm"/>
            </w:pPr>
            <w:r w:rsidRPr="000E1E0A">
              <w:t>Строка</w:t>
            </w:r>
          </w:p>
        </w:tc>
        <w:tc>
          <w:tcPr>
            <w:tcW w:w="301" w:type="pct"/>
          </w:tcPr>
          <w:p w14:paraId="7D08E610" w14:textId="77777777" w:rsidR="00A31A69" w:rsidRPr="00474651" w:rsidRDefault="00A31A69" w:rsidP="00A31A69">
            <w:pPr>
              <w:pStyle w:val="GOSTTablenorm"/>
            </w:pPr>
            <w:r w:rsidRPr="00474651">
              <w:t>Да</w:t>
            </w:r>
          </w:p>
        </w:tc>
        <w:tc>
          <w:tcPr>
            <w:tcW w:w="315" w:type="pct"/>
          </w:tcPr>
          <w:p w14:paraId="596EF2BD" w14:textId="291B102B" w:rsidR="00A31A69" w:rsidRPr="000E1E0A" w:rsidRDefault="00A31A69" w:rsidP="00A31A69">
            <w:pPr>
              <w:pStyle w:val="GOSTTablenorm"/>
            </w:pPr>
            <w:r w:rsidRPr="00C75A4E">
              <w:t>&lt;=</w:t>
            </w:r>
            <w:r w:rsidRPr="000E1E0A">
              <w:t>2</w:t>
            </w:r>
          </w:p>
        </w:tc>
        <w:tc>
          <w:tcPr>
            <w:tcW w:w="1886" w:type="pct"/>
          </w:tcPr>
          <w:p w14:paraId="1063317A" w14:textId="77777777" w:rsidR="00A31A69" w:rsidRPr="00C2283C" w:rsidRDefault="00A31A69" w:rsidP="00A31A69">
            <w:pPr>
              <w:pStyle w:val="GOSTTablenorm"/>
            </w:pPr>
            <w:r w:rsidRPr="00C2283C">
              <w:t>Используется для сортировки. Соответствует уровню группировки, вычисляется как значение &lt;значение LEVEL_ANALIT&gt; – (минус) 1</w:t>
            </w:r>
          </w:p>
        </w:tc>
      </w:tr>
      <w:tr w:rsidR="00A31A69" w:rsidRPr="00B9499D" w14:paraId="05DAB87E" w14:textId="77777777" w:rsidTr="00A31A69">
        <w:tc>
          <w:tcPr>
            <w:tcW w:w="1169" w:type="pct"/>
          </w:tcPr>
          <w:p w14:paraId="37C2A003" w14:textId="77777777" w:rsidR="00A31A69" w:rsidRPr="00B9499D" w:rsidRDefault="00A31A69" w:rsidP="00A31A69">
            <w:pPr>
              <w:pStyle w:val="GOSTTablenorm"/>
            </w:pPr>
            <w:r w:rsidRPr="00B9499D">
              <w:t>Номер секции</w:t>
            </w:r>
          </w:p>
        </w:tc>
        <w:tc>
          <w:tcPr>
            <w:tcW w:w="797" w:type="pct"/>
          </w:tcPr>
          <w:p w14:paraId="40817519" w14:textId="77777777" w:rsidR="00A31A69" w:rsidRPr="00B9499D" w:rsidRDefault="00A31A69" w:rsidP="00A31A69">
            <w:pPr>
              <w:pStyle w:val="GOSTTablenorm"/>
            </w:pPr>
            <w:proofErr w:type="gramStart"/>
            <w:r w:rsidRPr="00BD7E9D">
              <w:rPr>
                <w:b/>
              </w:rPr>
              <w:t>LINES:</w:t>
            </w:r>
            <w:r w:rsidRPr="00B9499D">
              <w:t>N</w:t>
            </w:r>
            <w:proofErr w:type="gramEnd"/>
            <w:r w:rsidRPr="00B9499D">
              <w:t>_SEC</w:t>
            </w:r>
          </w:p>
        </w:tc>
        <w:tc>
          <w:tcPr>
            <w:tcW w:w="532" w:type="pct"/>
          </w:tcPr>
          <w:p w14:paraId="41760A09" w14:textId="77777777" w:rsidR="00A31A69" w:rsidRPr="00B9499D" w:rsidRDefault="00A31A69" w:rsidP="00A31A69">
            <w:pPr>
              <w:pStyle w:val="GOSTTablenorm"/>
            </w:pPr>
            <w:r w:rsidRPr="00B9499D">
              <w:t>Строка</w:t>
            </w:r>
          </w:p>
        </w:tc>
        <w:tc>
          <w:tcPr>
            <w:tcW w:w="301" w:type="pct"/>
          </w:tcPr>
          <w:p w14:paraId="686BDFD2" w14:textId="77777777" w:rsidR="00A31A69" w:rsidRPr="00B9499D" w:rsidRDefault="00A31A69" w:rsidP="00A31A69">
            <w:pPr>
              <w:pStyle w:val="GOSTTablenorm"/>
            </w:pPr>
            <w:r w:rsidRPr="00B9499D">
              <w:t>Да</w:t>
            </w:r>
          </w:p>
        </w:tc>
        <w:tc>
          <w:tcPr>
            <w:tcW w:w="315" w:type="pct"/>
          </w:tcPr>
          <w:p w14:paraId="0D76725B" w14:textId="0C5201AC" w:rsidR="00A31A69" w:rsidRPr="00B9499D" w:rsidRDefault="00A31A69" w:rsidP="00A31A69">
            <w:pPr>
              <w:pStyle w:val="GOSTTablenorm"/>
            </w:pPr>
            <w:r>
              <w:rPr>
                <w:lang w:val="en-US"/>
              </w:rPr>
              <w:t>&lt;=</w:t>
            </w:r>
            <w:r w:rsidRPr="00B9499D">
              <w:t>2</w:t>
            </w:r>
          </w:p>
        </w:tc>
        <w:tc>
          <w:tcPr>
            <w:tcW w:w="1886" w:type="pct"/>
          </w:tcPr>
          <w:p w14:paraId="140DB23A" w14:textId="77777777" w:rsidR="00A31A69" w:rsidRPr="00474651" w:rsidRDefault="00A31A69" w:rsidP="00A31A69">
            <w:pPr>
              <w:pStyle w:val="GOSTTablenorm"/>
            </w:pPr>
            <w:r w:rsidRPr="000E1E0A">
              <w:t>Используется для сортировки. Указывается в соответствии</w:t>
            </w:r>
            <w:r w:rsidRPr="00474651">
              <w:t xml:space="preserve"> с тем, какому диапазону счетов относится бухгалтерский счет в данной строке:</w:t>
            </w:r>
          </w:p>
          <w:p w14:paraId="6C7B1224" w14:textId="6B6E326C" w:rsidR="00A31A69" w:rsidRPr="00B9499D" w:rsidRDefault="00A31A69" w:rsidP="00A31A69">
            <w:pPr>
              <w:pStyle w:val="GOSTTableListMark1"/>
            </w:pPr>
            <w:r w:rsidRPr="00B9499D">
              <w:t>«1», если диапазон счетов 20000-20399</w:t>
            </w:r>
            <w:r>
              <w:t>;</w:t>
            </w:r>
          </w:p>
          <w:p w14:paraId="4873DC53" w14:textId="47D8B887" w:rsidR="00A31A69" w:rsidRPr="00B9499D" w:rsidRDefault="00A31A69" w:rsidP="00A31A69">
            <w:pPr>
              <w:pStyle w:val="GOSTTableListMark1"/>
            </w:pPr>
            <w:r w:rsidRPr="00B9499D">
              <w:t>«2», если диапазон счетов 20400-30699</w:t>
            </w:r>
            <w:r>
              <w:t>;</w:t>
            </w:r>
          </w:p>
          <w:p w14:paraId="1FD82FB3" w14:textId="189C522E" w:rsidR="00A31A69" w:rsidRPr="00B9499D" w:rsidRDefault="00A31A69" w:rsidP="00A31A69">
            <w:pPr>
              <w:pStyle w:val="GOSTTableListMark1"/>
            </w:pPr>
            <w:r w:rsidRPr="00B9499D">
              <w:t>«3», если диапазон счетов 30700-59999</w:t>
            </w:r>
          </w:p>
          <w:p w14:paraId="43AAADCF" w14:textId="77777777" w:rsidR="00A31A69" w:rsidRPr="00B9499D" w:rsidRDefault="00A31A69" w:rsidP="00A31A69">
            <w:pPr>
              <w:pStyle w:val="GOSTTablenorm"/>
              <w:rPr>
                <w:szCs w:val="22"/>
              </w:rPr>
            </w:pPr>
            <w:r w:rsidRPr="00B9499D">
              <w:rPr>
                <w:szCs w:val="22"/>
              </w:rPr>
              <w:t>Например, бухгалтерский счет 21101 относится ко второму диапазону 20400-30699, для строк по счету 21101 будет указано N_SEC = 2</w:t>
            </w:r>
          </w:p>
        </w:tc>
      </w:tr>
    </w:tbl>
    <w:p w14:paraId="7F8AEA11" w14:textId="77777777" w:rsidR="00512B7E" w:rsidRPr="00C2283C" w:rsidRDefault="00512B7E">
      <w:pPr>
        <w:pStyle w:val="31"/>
      </w:pPr>
      <w:bookmarkStart w:id="5301" w:name="_Toc117871531"/>
      <w:bookmarkStart w:id="5302" w:name="_Toc121319634"/>
      <w:bookmarkStart w:id="5303" w:name="_Toc226556181"/>
      <w:r w:rsidRPr="00C2283C">
        <w:t>Пример ответа</w:t>
      </w:r>
      <w:bookmarkEnd w:id="5301"/>
      <w:bookmarkEnd w:id="5302"/>
      <w:bookmarkEnd w:id="5303"/>
    </w:p>
    <w:p w14:paraId="02C30CFB" w14:textId="77777777" w:rsidR="002641BB" w:rsidRPr="002641BB" w:rsidRDefault="002641BB" w:rsidP="00C75A4E">
      <w:pPr>
        <w:pStyle w:val="GOSTScript"/>
      </w:pPr>
      <w:r w:rsidRPr="002641BB">
        <w:t>{</w:t>
      </w:r>
    </w:p>
    <w:p w14:paraId="0FD5A9E4" w14:textId="77777777" w:rsidR="002641BB" w:rsidRPr="002641BB" w:rsidRDefault="002641BB" w:rsidP="00C75A4E">
      <w:pPr>
        <w:pStyle w:val="GOSTScript"/>
      </w:pPr>
      <w:r w:rsidRPr="002641BB">
        <w:tab/>
        <w:t>"header": {</w:t>
      </w:r>
    </w:p>
    <w:p w14:paraId="12E345DB" w14:textId="77777777" w:rsidR="002641BB" w:rsidRPr="002641BB" w:rsidRDefault="002641BB" w:rsidP="00C75A4E">
      <w:pPr>
        <w:pStyle w:val="GOSTScript"/>
      </w:pPr>
      <w:r w:rsidRPr="002641BB">
        <w:tab/>
      </w:r>
      <w:r w:rsidRPr="002641BB">
        <w:tab/>
        <w:t>"Source": "ARP",</w:t>
      </w:r>
    </w:p>
    <w:p w14:paraId="33FBAB9D" w14:textId="77777777" w:rsidR="002641BB" w:rsidRPr="002641BB" w:rsidRDefault="002641BB" w:rsidP="00C75A4E">
      <w:pPr>
        <w:pStyle w:val="GOSTScript"/>
      </w:pPr>
      <w:r w:rsidRPr="002641BB">
        <w:tab/>
      </w:r>
      <w:r w:rsidRPr="002641BB">
        <w:tab/>
        <w:t>"Receiver": "ARP",</w:t>
      </w:r>
    </w:p>
    <w:p w14:paraId="58F383B2" w14:textId="77777777" w:rsidR="002641BB" w:rsidRPr="002641BB" w:rsidRDefault="002641BB" w:rsidP="00C75A4E">
      <w:pPr>
        <w:pStyle w:val="GOSTScript"/>
      </w:pPr>
      <w:r w:rsidRPr="002641BB">
        <w:tab/>
      </w:r>
      <w:r w:rsidRPr="002641BB">
        <w:tab/>
        <w:t>"AnsDateTime": "2022-08-31 12:21:15",</w:t>
      </w:r>
    </w:p>
    <w:p w14:paraId="11101F74" w14:textId="77777777" w:rsidR="002641BB" w:rsidRPr="002641BB" w:rsidRDefault="002641BB" w:rsidP="00C75A4E">
      <w:pPr>
        <w:pStyle w:val="GOSTScript"/>
      </w:pPr>
      <w:r w:rsidRPr="002641BB">
        <w:tab/>
      </w:r>
      <w:r w:rsidRPr="002641BB">
        <w:tab/>
        <w:t>"Version": "1.0",</w:t>
      </w:r>
    </w:p>
    <w:p w14:paraId="32936C2C" w14:textId="77777777" w:rsidR="002641BB" w:rsidRPr="002641BB" w:rsidRDefault="002641BB" w:rsidP="00C75A4E">
      <w:pPr>
        <w:pStyle w:val="GOSTScript"/>
      </w:pPr>
      <w:r w:rsidRPr="002641BB">
        <w:tab/>
      </w:r>
      <w:r w:rsidRPr="002641BB">
        <w:tab/>
        <w:t>"ReqGuid": "g5t4ce5d-1473-9737-903v-cfa72ba94f10",</w:t>
      </w:r>
    </w:p>
    <w:p w14:paraId="5CA9B551" w14:textId="77777777" w:rsidR="002641BB" w:rsidRPr="002641BB" w:rsidRDefault="002641BB" w:rsidP="00C75A4E">
      <w:pPr>
        <w:pStyle w:val="GOSTScript"/>
      </w:pPr>
      <w:r w:rsidRPr="002641BB">
        <w:tab/>
      </w:r>
      <w:r w:rsidRPr="002641BB">
        <w:tab/>
        <w:t>"AnsGuid": "g5t4ce5d-1473-9737-903v-cfa72ba94f40",</w:t>
      </w:r>
    </w:p>
    <w:p w14:paraId="759DBC63" w14:textId="77777777" w:rsidR="002641BB" w:rsidRPr="002641BB" w:rsidRDefault="002641BB" w:rsidP="00C75A4E">
      <w:pPr>
        <w:pStyle w:val="GOSTScript"/>
      </w:pPr>
      <w:r w:rsidRPr="002641BB">
        <w:tab/>
      </w:r>
      <w:r w:rsidRPr="002641BB">
        <w:tab/>
        <w:t>"DocGuid": "g5t4ce5d-1473-9737-903v-cfa72ba94f60",</w:t>
      </w:r>
    </w:p>
    <w:p w14:paraId="3F512B9C" w14:textId="77777777" w:rsidR="002641BB" w:rsidRPr="002641BB" w:rsidRDefault="002641BB" w:rsidP="00C75A4E">
      <w:pPr>
        <w:pStyle w:val="GOSTScript"/>
      </w:pPr>
      <w:r w:rsidRPr="002641BB">
        <w:tab/>
      </w:r>
      <w:r w:rsidRPr="002641BB">
        <w:tab/>
        <w:t>"Result": "S"</w:t>
      </w:r>
    </w:p>
    <w:p w14:paraId="2802CD13" w14:textId="77777777" w:rsidR="002641BB" w:rsidRPr="002641BB" w:rsidRDefault="002641BB" w:rsidP="00C75A4E">
      <w:pPr>
        <w:pStyle w:val="GOSTScript"/>
      </w:pPr>
      <w:r w:rsidRPr="002641BB">
        <w:lastRenderedPageBreak/>
        <w:tab/>
        <w:t>},</w:t>
      </w:r>
    </w:p>
    <w:p w14:paraId="0E821DBC" w14:textId="77777777" w:rsidR="002641BB" w:rsidRPr="002641BB" w:rsidRDefault="002641BB" w:rsidP="00C75A4E">
      <w:pPr>
        <w:pStyle w:val="GOSTScript"/>
      </w:pPr>
      <w:r w:rsidRPr="002641BB">
        <w:tab/>
        <w:t>"document": {</w:t>
      </w:r>
    </w:p>
    <w:p w14:paraId="684BE279" w14:textId="77777777" w:rsidR="002B5FE9" w:rsidRPr="00BF7E78" w:rsidRDefault="002B5FE9" w:rsidP="002B5FE9">
      <w:pPr>
        <w:pStyle w:val="GOSTScript"/>
        <w:rPr>
          <w:ins w:id="5304" w:author="Сатлер Марина Викторовна" w:date="2025-10-10T09:16:00Z"/>
        </w:rPr>
      </w:pPr>
      <w:ins w:id="5305" w:author="Сатлер Марина Викторовна" w:date="2025-10-10T09:16:00Z">
        <w:r w:rsidRPr="00BF7E78">
          <w:tab/>
        </w:r>
        <w:r w:rsidRPr="00BF7E78">
          <w:tab/>
          <w:t>"Page": 2,</w:t>
        </w:r>
      </w:ins>
    </w:p>
    <w:p w14:paraId="423C29A7" w14:textId="77777777" w:rsidR="002B5FE9" w:rsidRDefault="002B5FE9" w:rsidP="002B5FE9">
      <w:pPr>
        <w:pStyle w:val="GOSTScript"/>
        <w:rPr>
          <w:ins w:id="5306" w:author="Сатлер Марина Викторовна" w:date="2025-10-10T09:16:00Z"/>
        </w:rPr>
      </w:pPr>
      <w:ins w:id="5307" w:author="Сатлер Марина Викторовна" w:date="2025-10-10T09:16:00Z">
        <w:r w:rsidRPr="00BF7E78">
          <w:tab/>
        </w:r>
        <w:r w:rsidRPr="00BF7E78">
          <w:tab/>
          <w:t>"AllPages": 10,</w:t>
        </w:r>
      </w:ins>
    </w:p>
    <w:p w14:paraId="30BB61E1" w14:textId="77777777" w:rsidR="002641BB" w:rsidRPr="002641BB" w:rsidRDefault="002641BB" w:rsidP="00C75A4E">
      <w:pPr>
        <w:pStyle w:val="GOSTScript"/>
      </w:pPr>
      <w:r w:rsidRPr="002641BB">
        <w:tab/>
      </w:r>
      <w:r w:rsidRPr="002641BB">
        <w:tab/>
        <w:t>"F_SUM1": 100.00,</w:t>
      </w:r>
    </w:p>
    <w:p w14:paraId="1FA6D180" w14:textId="77777777" w:rsidR="002641BB" w:rsidRPr="002641BB" w:rsidRDefault="002641BB" w:rsidP="00C75A4E">
      <w:pPr>
        <w:pStyle w:val="GOSTScript"/>
      </w:pPr>
      <w:r w:rsidRPr="002641BB">
        <w:tab/>
      </w:r>
      <w:r w:rsidRPr="002641BB">
        <w:tab/>
        <w:t>"F_SUM2": 100.00,</w:t>
      </w:r>
    </w:p>
    <w:p w14:paraId="5DBFF064" w14:textId="77777777" w:rsidR="002641BB" w:rsidRPr="002641BB" w:rsidRDefault="002641BB" w:rsidP="00C75A4E">
      <w:pPr>
        <w:pStyle w:val="GOSTScript"/>
      </w:pPr>
      <w:r w:rsidRPr="002641BB">
        <w:tab/>
      </w:r>
      <w:r w:rsidRPr="002641BB">
        <w:tab/>
        <w:t>"F_SUM3": 100.00,</w:t>
      </w:r>
    </w:p>
    <w:p w14:paraId="277624D1" w14:textId="77777777" w:rsidR="002641BB" w:rsidRPr="002641BB" w:rsidRDefault="002641BB" w:rsidP="00C75A4E">
      <w:pPr>
        <w:pStyle w:val="GOSTScript"/>
      </w:pPr>
      <w:r w:rsidRPr="002641BB">
        <w:tab/>
      </w:r>
      <w:r w:rsidRPr="002641BB">
        <w:tab/>
        <w:t>"F_SUM4": 100.00,</w:t>
      </w:r>
    </w:p>
    <w:p w14:paraId="7A6F1C65" w14:textId="77777777" w:rsidR="002641BB" w:rsidRPr="002641BB" w:rsidRDefault="002641BB" w:rsidP="00C75A4E">
      <w:pPr>
        <w:pStyle w:val="GOSTScript"/>
      </w:pPr>
      <w:r w:rsidRPr="002641BB">
        <w:tab/>
      </w:r>
      <w:r w:rsidRPr="002641BB">
        <w:tab/>
        <w:t>"F_SUM5": 7930.00,</w:t>
      </w:r>
    </w:p>
    <w:p w14:paraId="13A150EB" w14:textId="77777777" w:rsidR="002641BB" w:rsidRPr="002641BB" w:rsidRDefault="002641BB" w:rsidP="00C75A4E">
      <w:pPr>
        <w:pStyle w:val="GOSTScript"/>
      </w:pPr>
      <w:r w:rsidRPr="002641BB">
        <w:tab/>
      </w:r>
      <w:r w:rsidRPr="002641BB">
        <w:tab/>
        <w:t>"F_SUM6": 7930.00,</w:t>
      </w:r>
    </w:p>
    <w:p w14:paraId="2EAA1586" w14:textId="77777777" w:rsidR="002641BB" w:rsidRPr="002641BB" w:rsidRDefault="002641BB" w:rsidP="00C75A4E">
      <w:pPr>
        <w:pStyle w:val="GOSTScript"/>
      </w:pPr>
      <w:r w:rsidRPr="002641BB">
        <w:tab/>
      </w:r>
      <w:r w:rsidRPr="002641BB">
        <w:tab/>
        <w:t>"F_SUM7": 79300.00,</w:t>
      </w:r>
    </w:p>
    <w:p w14:paraId="4E087A77" w14:textId="77777777" w:rsidR="002641BB" w:rsidRPr="002641BB" w:rsidRDefault="002641BB" w:rsidP="00C75A4E">
      <w:pPr>
        <w:pStyle w:val="GOSTScript"/>
      </w:pPr>
      <w:r w:rsidRPr="002641BB">
        <w:tab/>
      </w:r>
      <w:r w:rsidRPr="002641BB">
        <w:tab/>
        <w:t>"F_SUM8": 79300.00,</w:t>
      </w:r>
    </w:p>
    <w:p w14:paraId="364EF754" w14:textId="77777777" w:rsidR="002641BB" w:rsidRPr="002641BB" w:rsidRDefault="002641BB" w:rsidP="00C75A4E">
      <w:pPr>
        <w:pStyle w:val="GOSTScript"/>
      </w:pPr>
      <w:r w:rsidRPr="002641BB">
        <w:tab/>
      </w:r>
      <w:r w:rsidRPr="002641BB">
        <w:tab/>
        <w:t>"F_SUM9": 4200.00,</w:t>
      </w:r>
    </w:p>
    <w:p w14:paraId="0E733207" w14:textId="77777777" w:rsidR="002641BB" w:rsidRPr="002641BB" w:rsidRDefault="002641BB" w:rsidP="00C75A4E">
      <w:pPr>
        <w:pStyle w:val="GOSTScript"/>
      </w:pPr>
      <w:r w:rsidRPr="002641BB">
        <w:tab/>
      </w:r>
      <w:r w:rsidRPr="002641BB">
        <w:tab/>
        <w:t>"F_SUM10": 4200.00,</w:t>
      </w:r>
    </w:p>
    <w:p w14:paraId="7452E838" w14:textId="77777777" w:rsidR="002641BB" w:rsidRPr="002641BB" w:rsidRDefault="002641BB" w:rsidP="00C75A4E">
      <w:pPr>
        <w:pStyle w:val="GOSTScript"/>
      </w:pPr>
      <w:r w:rsidRPr="002641BB">
        <w:tab/>
      </w:r>
      <w:r w:rsidRPr="002641BB">
        <w:tab/>
        <w:t>"LINES": [</w:t>
      </w:r>
    </w:p>
    <w:p w14:paraId="2BA39698" w14:textId="77777777" w:rsidR="002641BB" w:rsidRPr="002641BB" w:rsidRDefault="002641BB" w:rsidP="00C75A4E">
      <w:pPr>
        <w:pStyle w:val="GOSTScript"/>
      </w:pPr>
      <w:r w:rsidRPr="002641BB">
        <w:tab/>
      </w:r>
      <w:r w:rsidRPr="002641BB">
        <w:tab/>
      </w:r>
      <w:r w:rsidRPr="002641BB">
        <w:tab/>
        <w:t>{</w:t>
      </w:r>
    </w:p>
    <w:p w14:paraId="3DD50E93" w14:textId="77777777" w:rsidR="002641BB" w:rsidRPr="002641BB" w:rsidRDefault="002641BB" w:rsidP="00C75A4E">
      <w:pPr>
        <w:pStyle w:val="GOSTScript"/>
      </w:pPr>
      <w:r w:rsidRPr="002641BB">
        <w:tab/>
      </w:r>
      <w:r w:rsidRPr="002641BB">
        <w:tab/>
      </w:r>
      <w:r w:rsidRPr="002641BB">
        <w:tab/>
        <w:t>"CONCATENATED_SEGMENTS": "00000000000000000.3.20211.000",</w:t>
      </w:r>
    </w:p>
    <w:p w14:paraId="319CF093" w14:textId="77777777" w:rsidR="002641BB" w:rsidRPr="002641BB" w:rsidRDefault="002641BB" w:rsidP="00C75A4E">
      <w:pPr>
        <w:pStyle w:val="GOSTScript"/>
      </w:pPr>
      <w:r w:rsidRPr="002641BB">
        <w:tab/>
      </w:r>
      <w:r w:rsidRPr="002641BB">
        <w:tab/>
      </w:r>
      <w:r w:rsidRPr="002641BB">
        <w:tab/>
        <w:t>"PaCode": "",</w:t>
      </w:r>
    </w:p>
    <w:p w14:paraId="6CC602B4" w14:textId="77777777" w:rsidR="002641BB" w:rsidRPr="002641BB" w:rsidRDefault="002641BB" w:rsidP="00C75A4E">
      <w:pPr>
        <w:pStyle w:val="GOSTScript"/>
      </w:pPr>
      <w:r w:rsidRPr="002641BB">
        <w:tab/>
      </w:r>
      <w:r w:rsidRPr="002641BB">
        <w:tab/>
      </w:r>
      <w:r w:rsidRPr="002641BB">
        <w:tab/>
        <w:t>"LEVEL_ANALIT_R": "1",</w:t>
      </w:r>
    </w:p>
    <w:p w14:paraId="0362A24A" w14:textId="77777777" w:rsidR="002641BB" w:rsidRPr="002641BB" w:rsidRDefault="002641BB" w:rsidP="00C75A4E">
      <w:pPr>
        <w:pStyle w:val="GOSTScript"/>
      </w:pPr>
      <w:r w:rsidRPr="002641BB">
        <w:tab/>
      </w:r>
      <w:r w:rsidRPr="002641BB">
        <w:tab/>
      </w:r>
      <w:r w:rsidRPr="002641BB">
        <w:tab/>
        <w:t>"SUM1": 100.00,</w:t>
      </w:r>
    </w:p>
    <w:p w14:paraId="79F89DC3" w14:textId="77777777" w:rsidR="002641BB" w:rsidRPr="002641BB" w:rsidRDefault="002641BB" w:rsidP="00C75A4E">
      <w:pPr>
        <w:pStyle w:val="GOSTScript"/>
      </w:pPr>
      <w:r w:rsidRPr="002641BB">
        <w:tab/>
      </w:r>
      <w:r w:rsidRPr="002641BB">
        <w:tab/>
      </w:r>
      <w:r w:rsidRPr="002641BB">
        <w:tab/>
        <w:t>"SUM2": 0.00,</w:t>
      </w:r>
    </w:p>
    <w:p w14:paraId="51C93A79" w14:textId="77777777" w:rsidR="002641BB" w:rsidRPr="002641BB" w:rsidRDefault="002641BB" w:rsidP="00C75A4E">
      <w:pPr>
        <w:pStyle w:val="GOSTScript"/>
      </w:pPr>
      <w:r w:rsidRPr="002641BB">
        <w:tab/>
      </w:r>
      <w:r w:rsidRPr="002641BB">
        <w:tab/>
      </w:r>
      <w:r w:rsidRPr="002641BB">
        <w:tab/>
        <w:t>"SUM3": 100.00,</w:t>
      </w:r>
    </w:p>
    <w:p w14:paraId="2FD51EE2" w14:textId="77777777" w:rsidR="002641BB" w:rsidRPr="002641BB" w:rsidRDefault="002641BB" w:rsidP="00C75A4E">
      <w:pPr>
        <w:pStyle w:val="GOSTScript"/>
      </w:pPr>
      <w:r w:rsidRPr="002641BB">
        <w:tab/>
      </w:r>
      <w:r w:rsidRPr="002641BB">
        <w:tab/>
      </w:r>
      <w:r w:rsidRPr="002641BB">
        <w:tab/>
        <w:t>"SUM4": 0.00,</w:t>
      </w:r>
    </w:p>
    <w:p w14:paraId="1E0E7F4C" w14:textId="77777777" w:rsidR="002641BB" w:rsidRPr="002641BB" w:rsidRDefault="002641BB" w:rsidP="00C75A4E">
      <w:pPr>
        <w:pStyle w:val="GOSTScript"/>
      </w:pPr>
      <w:r w:rsidRPr="002641BB">
        <w:tab/>
      </w:r>
      <w:r w:rsidRPr="002641BB">
        <w:tab/>
      </w:r>
      <w:r w:rsidRPr="002641BB">
        <w:tab/>
        <w:t>"SUM5": 3700.00,</w:t>
      </w:r>
    </w:p>
    <w:p w14:paraId="2D364D1E" w14:textId="77777777" w:rsidR="002641BB" w:rsidRPr="002641BB" w:rsidRDefault="002641BB" w:rsidP="00C75A4E">
      <w:pPr>
        <w:pStyle w:val="GOSTScript"/>
      </w:pPr>
      <w:r w:rsidRPr="002641BB">
        <w:tab/>
      </w:r>
      <w:r w:rsidRPr="002641BB">
        <w:tab/>
      </w:r>
      <w:r w:rsidRPr="002641BB">
        <w:tab/>
        <w:t>"SUM6": 2830.00,</w:t>
      </w:r>
    </w:p>
    <w:p w14:paraId="17394ED1" w14:textId="77777777" w:rsidR="002641BB" w:rsidRPr="002641BB" w:rsidRDefault="002641BB" w:rsidP="00C75A4E">
      <w:pPr>
        <w:pStyle w:val="GOSTScript"/>
      </w:pPr>
      <w:r w:rsidRPr="002641BB">
        <w:tab/>
      </w:r>
      <w:r w:rsidRPr="002641BB">
        <w:tab/>
      </w:r>
      <w:r w:rsidRPr="002641BB">
        <w:tab/>
        <w:t>"SUM7": 3700.00,</w:t>
      </w:r>
    </w:p>
    <w:p w14:paraId="0C917661" w14:textId="77777777" w:rsidR="002641BB" w:rsidRPr="002641BB" w:rsidRDefault="002641BB" w:rsidP="00C75A4E">
      <w:pPr>
        <w:pStyle w:val="GOSTScript"/>
      </w:pPr>
      <w:r w:rsidRPr="002641BB">
        <w:tab/>
      </w:r>
      <w:r w:rsidRPr="002641BB">
        <w:tab/>
      </w:r>
      <w:r w:rsidRPr="002641BB">
        <w:tab/>
        <w:t>"SUM8": 2830.00,</w:t>
      </w:r>
    </w:p>
    <w:p w14:paraId="43772188" w14:textId="77777777" w:rsidR="002641BB" w:rsidRPr="002641BB" w:rsidRDefault="002641BB" w:rsidP="00C75A4E">
      <w:pPr>
        <w:pStyle w:val="GOSTScript"/>
      </w:pPr>
      <w:r w:rsidRPr="002641BB">
        <w:tab/>
      </w:r>
      <w:r w:rsidRPr="002641BB">
        <w:tab/>
      </w:r>
      <w:r w:rsidRPr="002641BB">
        <w:tab/>
        <w:t>"SUM9": 970.00,</w:t>
      </w:r>
    </w:p>
    <w:p w14:paraId="4C4E4462" w14:textId="77777777" w:rsidR="002641BB" w:rsidRPr="002641BB" w:rsidRDefault="002641BB" w:rsidP="00C75A4E">
      <w:pPr>
        <w:pStyle w:val="GOSTScript"/>
      </w:pPr>
      <w:r w:rsidRPr="002641BB">
        <w:tab/>
      </w:r>
      <w:r w:rsidRPr="002641BB">
        <w:tab/>
      </w:r>
      <w:r w:rsidRPr="002641BB">
        <w:tab/>
        <w:t>"SUM10": 0.00,</w:t>
      </w:r>
    </w:p>
    <w:p w14:paraId="71A2459B" w14:textId="77777777" w:rsidR="002641BB" w:rsidRPr="002641BB" w:rsidRDefault="002641BB" w:rsidP="00C75A4E">
      <w:pPr>
        <w:pStyle w:val="GOSTScript"/>
      </w:pPr>
      <w:r w:rsidRPr="002641BB">
        <w:tab/>
      </w:r>
      <w:r w:rsidRPr="002641BB">
        <w:tab/>
      </w:r>
      <w:r w:rsidRPr="002641BB">
        <w:tab/>
        <w:t>"LEVEL_ANALIT": "2",</w:t>
      </w:r>
    </w:p>
    <w:p w14:paraId="79553B9F" w14:textId="77777777" w:rsidR="002641BB" w:rsidRPr="002641BB" w:rsidRDefault="002641BB" w:rsidP="00C75A4E">
      <w:pPr>
        <w:pStyle w:val="GOSTScript"/>
      </w:pPr>
      <w:r w:rsidRPr="002641BB">
        <w:tab/>
      </w:r>
      <w:r w:rsidRPr="002641BB">
        <w:tab/>
      </w:r>
      <w:r w:rsidRPr="002641BB">
        <w:tab/>
        <w:t>"MAX_LEVEL": "4",</w:t>
      </w:r>
    </w:p>
    <w:p w14:paraId="55DD4DC1" w14:textId="77777777" w:rsidR="002641BB" w:rsidRPr="002641BB" w:rsidRDefault="002641BB" w:rsidP="00C75A4E">
      <w:pPr>
        <w:pStyle w:val="GOSTScript"/>
      </w:pPr>
      <w:r w:rsidRPr="002641BB">
        <w:tab/>
      </w:r>
      <w:r w:rsidRPr="002641BB">
        <w:tab/>
      </w:r>
      <w:r w:rsidRPr="002641BB">
        <w:tab/>
        <w:t>"MASKA_KOMB": "00000000000000000.3.20211.000",</w:t>
      </w:r>
    </w:p>
    <w:p w14:paraId="25FCBCDB" w14:textId="77777777" w:rsidR="002641BB" w:rsidRPr="002641BB" w:rsidRDefault="002641BB" w:rsidP="00C75A4E">
      <w:pPr>
        <w:pStyle w:val="GOSTScript"/>
      </w:pPr>
      <w:r w:rsidRPr="002641BB">
        <w:tab/>
      </w:r>
      <w:r w:rsidRPr="002641BB">
        <w:tab/>
      </w:r>
      <w:r w:rsidRPr="002641BB">
        <w:tab/>
        <w:t>"LL": "1",</w:t>
      </w:r>
    </w:p>
    <w:p w14:paraId="6BE5EBEE" w14:textId="77777777" w:rsidR="002641BB" w:rsidRPr="002641BB" w:rsidRDefault="002641BB" w:rsidP="00C75A4E">
      <w:pPr>
        <w:pStyle w:val="GOSTScript"/>
      </w:pPr>
      <w:r w:rsidRPr="002641BB">
        <w:tab/>
      </w:r>
      <w:r w:rsidRPr="002641BB">
        <w:tab/>
      </w:r>
      <w:r w:rsidRPr="002641BB">
        <w:tab/>
        <w:t>"N_SEC": "1"</w:t>
      </w:r>
    </w:p>
    <w:p w14:paraId="6E990983" w14:textId="77777777" w:rsidR="002641BB" w:rsidRPr="002641BB" w:rsidRDefault="002641BB" w:rsidP="00C75A4E">
      <w:pPr>
        <w:pStyle w:val="GOSTScript"/>
      </w:pPr>
      <w:r w:rsidRPr="002641BB">
        <w:tab/>
      </w:r>
      <w:r w:rsidRPr="002641BB">
        <w:tab/>
      </w:r>
      <w:r w:rsidRPr="002641BB">
        <w:tab/>
        <w:t>},</w:t>
      </w:r>
    </w:p>
    <w:p w14:paraId="000ED0C4" w14:textId="77777777" w:rsidR="002641BB" w:rsidRPr="002641BB" w:rsidRDefault="002641BB" w:rsidP="00C75A4E">
      <w:pPr>
        <w:pStyle w:val="GOSTScript"/>
      </w:pPr>
      <w:r w:rsidRPr="002641BB">
        <w:tab/>
      </w:r>
      <w:r w:rsidRPr="002641BB">
        <w:tab/>
      </w:r>
      <w:r w:rsidRPr="002641BB">
        <w:tab/>
        <w:t>{</w:t>
      </w:r>
    </w:p>
    <w:p w14:paraId="536BB184" w14:textId="77777777" w:rsidR="002641BB" w:rsidRPr="002641BB" w:rsidRDefault="002641BB" w:rsidP="00C75A4E">
      <w:pPr>
        <w:pStyle w:val="GOSTScript"/>
      </w:pPr>
      <w:r w:rsidRPr="002641BB">
        <w:tab/>
      </w:r>
      <w:r w:rsidRPr="002641BB">
        <w:tab/>
      </w:r>
      <w:r w:rsidRPr="002641BB">
        <w:tab/>
        <w:t>"CONCATENATED_SEGMENTS": "        10001050201010002.3.20211.000",</w:t>
      </w:r>
    </w:p>
    <w:p w14:paraId="6585E547" w14:textId="77777777" w:rsidR="002641BB" w:rsidRPr="002641BB" w:rsidRDefault="002641BB" w:rsidP="00C75A4E">
      <w:pPr>
        <w:pStyle w:val="GOSTScript"/>
      </w:pPr>
      <w:r w:rsidRPr="002641BB">
        <w:tab/>
      </w:r>
      <w:r w:rsidRPr="002641BB">
        <w:tab/>
      </w:r>
      <w:r w:rsidRPr="002641BB">
        <w:tab/>
        <w:t>"PaCode": "",</w:t>
      </w:r>
    </w:p>
    <w:p w14:paraId="5CB9B17A" w14:textId="77777777" w:rsidR="002641BB" w:rsidRPr="002641BB" w:rsidRDefault="002641BB" w:rsidP="00C75A4E">
      <w:pPr>
        <w:pStyle w:val="GOSTScript"/>
      </w:pPr>
      <w:r w:rsidRPr="002641BB">
        <w:lastRenderedPageBreak/>
        <w:tab/>
      </w:r>
      <w:r w:rsidRPr="002641BB">
        <w:tab/>
      </w:r>
      <w:r w:rsidRPr="002641BB">
        <w:tab/>
        <w:t>"LEVEL_ANALIT_R": "",</w:t>
      </w:r>
    </w:p>
    <w:p w14:paraId="5ADA899C" w14:textId="77777777" w:rsidR="002641BB" w:rsidRPr="002641BB" w:rsidRDefault="002641BB" w:rsidP="00C75A4E">
      <w:pPr>
        <w:pStyle w:val="GOSTScript"/>
      </w:pPr>
      <w:r w:rsidRPr="002641BB">
        <w:tab/>
      </w:r>
      <w:r w:rsidRPr="002641BB">
        <w:tab/>
      </w:r>
      <w:r w:rsidRPr="002641BB">
        <w:tab/>
        <w:t>"SUM1": 100.00,</w:t>
      </w:r>
    </w:p>
    <w:p w14:paraId="0CDDFBEB" w14:textId="77777777" w:rsidR="002641BB" w:rsidRPr="002641BB" w:rsidRDefault="002641BB" w:rsidP="00C75A4E">
      <w:pPr>
        <w:pStyle w:val="GOSTScript"/>
      </w:pPr>
      <w:r w:rsidRPr="002641BB">
        <w:tab/>
      </w:r>
      <w:r w:rsidRPr="002641BB">
        <w:tab/>
      </w:r>
      <w:r w:rsidRPr="002641BB">
        <w:tab/>
        <w:t>"SUM2": 0.00,</w:t>
      </w:r>
    </w:p>
    <w:p w14:paraId="3B161C78" w14:textId="77777777" w:rsidR="002641BB" w:rsidRPr="002641BB" w:rsidRDefault="002641BB" w:rsidP="00C75A4E">
      <w:pPr>
        <w:pStyle w:val="GOSTScript"/>
      </w:pPr>
      <w:r w:rsidRPr="002641BB">
        <w:tab/>
      </w:r>
      <w:r w:rsidRPr="002641BB">
        <w:tab/>
      </w:r>
      <w:r w:rsidRPr="002641BB">
        <w:tab/>
        <w:t>"SUM3": 100.00,</w:t>
      </w:r>
    </w:p>
    <w:p w14:paraId="5A4F06FA" w14:textId="77777777" w:rsidR="002641BB" w:rsidRPr="002641BB" w:rsidRDefault="002641BB" w:rsidP="00C75A4E">
      <w:pPr>
        <w:pStyle w:val="GOSTScript"/>
      </w:pPr>
      <w:r w:rsidRPr="002641BB">
        <w:tab/>
      </w:r>
      <w:r w:rsidRPr="002641BB">
        <w:tab/>
      </w:r>
      <w:r w:rsidRPr="002641BB">
        <w:tab/>
        <w:t>"SUM4": 0.00,</w:t>
      </w:r>
    </w:p>
    <w:p w14:paraId="24CB876E" w14:textId="77777777" w:rsidR="002641BB" w:rsidRPr="002641BB" w:rsidRDefault="002641BB" w:rsidP="00C75A4E">
      <w:pPr>
        <w:pStyle w:val="GOSTScript"/>
      </w:pPr>
      <w:r w:rsidRPr="002641BB">
        <w:tab/>
      </w:r>
      <w:r w:rsidRPr="002641BB">
        <w:tab/>
      </w:r>
      <w:r w:rsidRPr="002641BB">
        <w:tab/>
        <w:t>"SUM5": 0.00,</w:t>
      </w:r>
    </w:p>
    <w:p w14:paraId="2F173BF0" w14:textId="77777777" w:rsidR="002641BB" w:rsidRPr="002641BB" w:rsidRDefault="002641BB" w:rsidP="00C75A4E">
      <w:pPr>
        <w:pStyle w:val="GOSTScript"/>
      </w:pPr>
      <w:r w:rsidRPr="002641BB">
        <w:tab/>
      </w:r>
      <w:r w:rsidRPr="002641BB">
        <w:tab/>
      </w:r>
      <w:r w:rsidRPr="002641BB">
        <w:tab/>
        <w:t>"SUM6": 0.00,</w:t>
      </w:r>
    </w:p>
    <w:p w14:paraId="296329C6" w14:textId="77777777" w:rsidR="002641BB" w:rsidRPr="002641BB" w:rsidRDefault="002641BB" w:rsidP="00C75A4E">
      <w:pPr>
        <w:pStyle w:val="GOSTScript"/>
      </w:pPr>
      <w:r w:rsidRPr="002641BB">
        <w:tab/>
      </w:r>
      <w:r w:rsidRPr="002641BB">
        <w:tab/>
      </w:r>
      <w:r w:rsidRPr="002641BB">
        <w:tab/>
        <w:t>"SUM7": 0.00,</w:t>
      </w:r>
    </w:p>
    <w:p w14:paraId="5C4664A0" w14:textId="77777777" w:rsidR="002641BB" w:rsidRPr="002641BB" w:rsidRDefault="002641BB" w:rsidP="00C75A4E">
      <w:pPr>
        <w:pStyle w:val="GOSTScript"/>
      </w:pPr>
      <w:r w:rsidRPr="002641BB">
        <w:tab/>
      </w:r>
      <w:r w:rsidRPr="002641BB">
        <w:tab/>
      </w:r>
      <w:r w:rsidRPr="002641BB">
        <w:tab/>
        <w:t>"SUM8": 0.00,</w:t>
      </w:r>
    </w:p>
    <w:p w14:paraId="138F23D9" w14:textId="77777777" w:rsidR="002641BB" w:rsidRPr="002641BB" w:rsidRDefault="002641BB" w:rsidP="00C75A4E">
      <w:pPr>
        <w:pStyle w:val="GOSTScript"/>
      </w:pPr>
      <w:r w:rsidRPr="002641BB">
        <w:tab/>
      </w:r>
      <w:r w:rsidRPr="002641BB">
        <w:tab/>
      </w:r>
      <w:r w:rsidRPr="002641BB">
        <w:tab/>
        <w:t>"SUM9": 0.00,</w:t>
      </w:r>
    </w:p>
    <w:p w14:paraId="755EE783" w14:textId="77777777" w:rsidR="002641BB" w:rsidRPr="002641BB" w:rsidRDefault="002641BB" w:rsidP="00C75A4E">
      <w:pPr>
        <w:pStyle w:val="GOSTScript"/>
      </w:pPr>
      <w:r w:rsidRPr="002641BB">
        <w:tab/>
      </w:r>
      <w:r w:rsidRPr="002641BB">
        <w:tab/>
      </w:r>
      <w:r w:rsidRPr="002641BB">
        <w:tab/>
        <w:t>"SUM10": 0.00,</w:t>
      </w:r>
    </w:p>
    <w:p w14:paraId="54E488D2" w14:textId="77777777" w:rsidR="002641BB" w:rsidRPr="002641BB" w:rsidRDefault="002641BB" w:rsidP="00C75A4E">
      <w:pPr>
        <w:pStyle w:val="GOSTScript"/>
      </w:pPr>
      <w:r w:rsidRPr="002641BB">
        <w:tab/>
      </w:r>
      <w:r w:rsidRPr="002641BB">
        <w:tab/>
      </w:r>
      <w:r w:rsidRPr="002641BB">
        <w:tab/>
        <w:t>"LEVEL_ANALIT": "4",</w:t>
      </w:r>
    </w:p>
    <w:p w14:paraId="5E61C06C" w14:textId="77777777" w:rsidR="002641BB" w:rsidRPr="002641BB" w:rsidRDefault="002641BB" w:rsidP="00C75A4E">
      <w:pPr>
        <w:pStyle w:val="GOSTScript"/>
      </w:pPr>
      <w:r w:rsidRPr="002641BB">
        <w:tab/>
      </w:r>
      <w:r w:rsidRPr="002641BB">
        <w:tab/>
      </w:r>
      <w:r w:rsidRPr="002641BB">
        <w:tab/>
        <w:t>"MAX_LEVEL": "4",</w:t>
      </w:r>
    </w:p>
    <w:p w14:paraId="671FCACB" w14:textId="77777777" w:rsidR="002641BB" w:rsidRPr="002641BB" w:rsidRDefault="002641BB" w:rsidP="00C75A4E">
      <w:pPr>
        <w:pStyle w:val="GOSTScript"/>
      </w:pPr>
      <w:r w:rsidRPr="002641BB">
        <w:tab/>
      </w:r>
      <w:r w:rsidRPr="002641BB">
        <w:tab/>
      </w:r>
      <w:r w:rsidRPr="002641BB">
        <w:tab/>
        <w:t>"MASKA_KOMB": "10001050201010002.3.20211.000",</w:t>
      </w:r>
    </w:p>
    <w:p w14:paraId="49B3CC99" w14:textId="77777777" w:rsidR="002641BB" w:rsidRPr="002641BB" w:rsidRDefault="002641BB" w:rsidP="00C75A4E">
      <w:pPr>
        <w:pStyle w:val="GOSTScript"/>
      </w:pPr>
      <w:r w:rsidRPr="002641BB">
        <w:tab/>
      </w:r>
      <w:r w:rsidRPr="002641BB">
        <w:tab/>
      </w:r>
      <w:r w:rsidRPr="002641BB">
        <w:tab/>
        <w:t>"LL": "3",</w:t>
      </w:r>
    </w:p>
    <w:p w14:paraId="11BCF748" w14:textId="77777777" w:rsidR="002641BB" w:rsidRPr="002641BB" w:rsidRDefault="002641BB" w:rsidP="00C75A4E">
      <w:pPr>
        <w:pStyle w:val="GOSTScript"/>
      </w:pPr>
      <w:r w:rsidRPr="002641BB">
        <w:tab/>
      </w:r>
      <w:r w:rsidRPr="002641BB">
        <w:tab/>
      </w:r>
      <w:r w:rsidRPr="002641BB">
        <w:tab/>
        <w:t>"N_SEC": "1"</w:t>
      </w:r>
    </w:p>
    <w:p w14:paraId="196735A3" w14:textId="77777777" w:rsidR="002641BB" w:rsidRPr="002641BB" w:rsidRDefault="002641BB" w:rsidP="00C75A4E">
      <w:pPr>
        <w:pStyle w:val="GOSTScript"/>
      </w:pPr>
      <w:r w:rsidRPr="002641BB">
        <w:tab/>
      </w:r>
      <w:r w:rsidRPr="002641BB">
        <w:tab/>
      </w:r>
      <w:r w:rsidRPr="002641BB">
        <w:tab/>
        <w:t>},</w:t>
      </w:r>
    </w:p>
    <w:p w14:paraId="278175B3" w14:textId="77777777" w:rsidR="002641BB" w:rsidRPr="002641BB" w:rsidRDefault="002641BB" w:rsidP="00C75A4E">
      <w:pPr>
        <w:pStyle w:val="GOSTScript"/>
      </w:pPr>
      <w:r w:rsidRPr="002641BB">
        <w:tab/>
      </w:r>
      <w:r w:rsidRPr="002641BB">
        <w:tab/>
      </w:r>
      <w:r w:rsidRPr="002641BB">
        <w:tab/>
        <w:t>{</w:t>
      </w:r>
    </w:p>
    <w:p w14:paraId="2C8D1272" w14:textId="77777777" w:rsidR="002641BB" w:rsidRPr="002641BB" w:rsidRDefault="002641BB" w:rsidP="00C75A4E">
      <w:pPr>
        <w:pStyle w:val="GOSTScript"/>
      </w:pPr>
      <w:r w:rsidRPr="002641BB">
        <w:tab/>
      </w:r>
      <w:r w:rsidRPr="002641BB">
        <w:tab/>
      </w:r>
      <w:r w:rsidRPr="002641BB">
        <w:tab/>
        <w:t>"CONCATENATED_SEGMENTS": "        10001050201010002.3.20211.510",</w:t>
      </w:r>
    </w:p>
    <w:p w14:paraId="3B095EA7" w14:textId="77777777" w:rsidR="002641BB" w:rsidRPr="002641BB" w:rsidRDefault="002641BB" w:rsidP="00C75A4E">
      <w:pPr>
        <w:pStyle w:val="GOSTScript"/>
      </w:pPr>
      <w:r w:rsidRPr="002641BB">
        <w:tab/>
      </w:r>
      <w:r w:rsidRPr="002641BB">
        <w:tab/>
      </w:r>
      <w:r w:rsidRPr="002641BB">
        <w:tab/>
        <w:t>"PaCode": "03212643000000016000",</w:t>
      </w:r>
    </w:p>
    <w:p w14:paraId="71811231" w14:textId="77777777" w:rsidR="002641BB" w:rsidRPr="002641BB" w:rsidRDefault="002641BB" w:rsidP="00C75A4E">
      <w:pPr>
        <w:pStyle w:val="GOSTScript"/>
      </w:pPr>
      <w:r w:rsidRPr="002641BB">
        <w:tab/>
      </w:r>
      <w:r w:rsidRPr="002641BB">
        <w:tab/>
      </w:r>
      <w:r w:rsidRPr="002641BB">
        <w:tab/>
        <w:t>"LEVEL_ANALIT_R": "",</w:t>
      </w:r>
    </w:p>
    <w:p w14:paraId="7FA3E6B8" w14:textId="77777777" w:rsidR="002641BB" w:rsidRPr="002641BB" w:rsidRDefault="002641BB" w:rsidP="00C75A4E">
      <w:pPr>
        <w:pStyle w:val="GOSTScript"/>
      </w:pPr>
      <w:r w:rsidRPr="002641BB">
        <w:tab/>
      </w:r>
      <w:r w:rsidRPr="002641BB">
        <w:tab/>
      </w:r>
      <w:r w:rsidRPr="002641BB">
        <w:tab/>
        <w:t>"SUM1": 0.00,</w:t>
      </w:r>
    </w:p>
    <w:p w14:paraId="4DD72A09" w14:textId="77777777" w:rsidR="002641BB" w:rsidRPr="002641BB" w:rsidRDefault="002641BB" w:rsidP="00C75A4E">
      <w:pPr>
        <w:pStyle w:val="GOSTScript"/>
      </w:pPr>
      <w:r w:rsidRPr="002641BB">
        <w:tab/>
      </w:r>
      <w:r w:rsidRPr="002641BB">
        <w:tab/>
      </w:r>
      <w:r w:rsidRPr="002641BB">
        <w:tab/>
        <w:t>"SUM2": 0.00,</w:t>
      </w:r>
    </w:p>
    <w:p w14:paraId="52748B96" w14:textId="77777777" w:rsidR="002641BB" w:rsidRPr="002641BB" w:rsidRDefault="002641BB" w:rsidP="00C75A4E">
      <w:pPr>
        <w:pStyle w:val="GOSTScript"/>
      </w:pPr>
      <w:r w:rsidRPr="002641BB">
        <w:tab/>
      </w:r>
      <w:r w:rsidRPr="002641BB">
        <w:tab/>
      </w:r>
      <w:r w:rsidRPr="002641BB">
        <w:tab/>
        <w:t>"SUM3": 0.00,</w:t>
      </w:r>
    </w:p>
    <w:p w14:paraId="5C1BDE0B" w14:textId="77777777" w:rsidR="002641BB" w:rsidRPr="002641BB" w:rsidRDefault="002641BB" w:rsidP="00C75A4E">
      <w:pPr>
        <w:pStyle w:val="GOSTScript"/>
      </w:pPr>
      <w:r w:rsidRPr="002641BB">
        <w:tab/>
      </w:r>
      <w:r w:rsidRPr="002641BB">
        <w:tab/>
      </w:r>
      <w:r w:rsidRPr="002641BB">
        <w:tab/>
        <w:t>"SUM4": 0.00,</w:t>
      </w:r>
    </w:p>
    <w:p w14:paraId="3422430F" w14:textId="77777777" w:rsidR="002641BB" w:rsidRPr="002641BB" w:rsidRDefault="002641BB" w:rsidP="00C75A4E">
      <w:pPr>
        <w:pStyle w:val="GOSTScript"/>
      </w:pPr>
      <w:r w:rsidRPr="002641BB">
        <w:tab/>
      </w:r>
      <w:r w:rsidRPr="002641BB">
        <w:tab/>
      </w:r>
      <w:r w:rsidRPr="002641BB">
        <w:tab/>
        <w:t>"SUM5": 37000.00,</w:t>
      </w:r>
    </w:p>
    <w:p w14:paraId="217361FB" w14:textId="77777777" w:rsidR="002641BB" w:rsidRPr="002641BB" w:rsidRDefault="002641BB" w:rsidP="00C75A4E">
      <w:pPr>
        <w:pStyle w:val="GOSTScript"/>
      </w:pPr>
      <w:r w:rsidRPr="002641BB">
        <w:tab/>
      </w:r>
      <w:r w:rsidRPr="002641BB">
        <w:tab/>
      </w:r>
      <w:r w:rsidRPr="002641BB">
        <w:tab/>
        <w:t>"SUM6": 0.00,</w:t>
      </w:r>
    </w:p>
    <w:p w14:paraId="62829141" w14:textId="77777777" w:rsidR="002641BB" w:rsidRPr="002641BB" w:rsidRDefault="002641BB" w:rsidP="00C75A4E">
      <w:pPr>
        <w:pStyle w:val="GOSTScript"/>
      </w:pPr>
      <w:r w:rsidRPr="002641BB">
        <w:tab/>
      </w:r>
      <w:r w:rsidRPr="002641BB">
        <w:tab/>
      </w:r>
      <w:r w:rsidRPr="002641BB">
        <w:tab/>
        <w:t>"SUM7": 3700.00,</w:t>
      </w:r>
    </w:p>
    <w:p w14:paraId="460B57DC" w14:textId="77777777" w:rsidR="002641BB" w:rsidRPr="002641BB" w:rsidRDefault="002641BB" w:rsidP="00C75A4E">
      <w:pPr>
        <w:pStyle w:val="GOSTScript"/>
      </w:pPr>
      <w:r w:rsidRPr="002641BB">
        <w:tab/>
      </w:r>
      <w:r w:rsidRPr="002641BB">
        <w:tab/>
      </w:r>
      <w:r w:rsidRPr="002641BB">
        <w:tab/>
        <w:t>"SUM8": 0.00,</w:t>
      </w:r>
    </w:p>
    <w:p w14:paraId="3C366651" w14:textId="77777777" w:rsidR="002641BB" w:rsidRPr="002641BB" w:rsidRDefault="002641BB" w:rsidP="00C75A4E">
      <w:pPr>
        <w:pStyle w:val="GOSTScript"/>
      </w:pPr>
      <w:r w:rsidRPr="002641BB">
        <w:tab/>
      </w:r>
      <w:r w:rsidRPr="002641BB">
        <w:tab/>
      </w:r>
      <w:r w:rsidRPr="002641BB">
        <w:tab/>
        <w:t>"SUM9": 3700.00,</w:t>
      </w:r>
    </w:p>
    <w:p w14:paraId="0E0011A3" w14:textId="77777777" w:rsidR="002641BB" w:rsidRPr="002641BB" w:rsidRDefault="002641BB" w:rsidP="00C75A4E">
      <w:pPr>
        <w:pStyle w:val="GOSTScript"/>
      </w:pPr>
      <w:r w:rsidRPr="002641BB">
        <w:tab/>
      </w:r>
      <w:r w:rsidRPr="002641BB">
        <w:tab/>
      </w:r>
      <w:r w:rsidRPr="002641BB">
        <w:tab/>
        <w:t>"SUM10": 0.00,</w:t>
      </w:r>
    </w:p>
    <w:p w14:paraId="33B15662" w14:textId="77777777" w:rsidR="002641BB" w:rsidRPr="002641BB" w:rsidRDefault="002641BB" w:rsidP="00C75A4E">
      <w:pPr>
        <w:pStyle w:val="GOSTScript"/>
      </w:pPr>
      <w:r w:rsidRPr="002641BB">
        <w:tab/>
      </w:r>
      <w:r w:rsidRPr="002641BB">
        <w:tab/>
      </w:r>
      <w:r w:rsidRPr="002641BB">
        <w:tab/>
        <w:t>"LEVEL_ANALIT": "4",</w:t>
      </w:r>
    </w:p>
    <w:p w14:paraId="354BC1F9" w14:textId="77777777" w:rsidR="002641BB" w:rsidRPr="002641BB" w:rsidRDefault="002641BB" w:rsidP="00C75A4E">
      <w:pPr>
        <w:pStyle w:val="GOSTScript"/>
      </w:pPr>
      <w:r w:rsidRPr="002641BB">
        <w:tab/>
      </w:r>
      <w:r w:rsidRPr="002641BB">
        <w:tab/>
      </w:r>
      <w:r w:rsidRPr="002641BB">
        <w:tab/>
        <w:t>"MAX_LEVEL": "4",</w:t>
      </w:r>
    </w:p>
    <w:p w14:paraId="365D352A" w14:textId="77777777" w:rsidR="002641BB" w:rsidRPr="002641BB" w:rsidRDefault="002641BB" w:rsidP="00C75A4E">
      <w:pPr>
        <w:pStyle w:val="GOSTScript"/>
      </w:pPr>
      <w:r w:rsidRPr="002641BB">
        <w:tab/>
      </w:r>
      <w:r w:rsidRPr="002641BB">
        <w:tab/>
      </w:r>
      <w:r w:rsidRPr="002641BB">
        <w:tab/>
        <w:t>"MASKA_KOMB": "10001050201010002.3.20211.510",</w:t>
      </w:r>
    </w:p>
    <w:p w14:paraId="30CD5F94" w14:textId="77777777" w:rsidR="002641BB" w:rsidRPr="002641BB" w:rsidRDefault="002641BB" w:rsidP="00C75A4E">
      <w:pPr>
        <w:pStyle w:val="GOSTScript"/>
      </w:pPr>
      <w:r w:rsidRPr="002641BB">
        <w:tab/>
      </w:r>
      <w:r w:rsidRPr="002641BB">
        <w:tab/>
      </w:r>
      <w:r w:rsidRPr="002641BB">
        <w:tab/>
        <w:t>"LL": "3",</w:t>
      </w:r>
    </w:p>
    <w:p w14:paraId="51D88A01" w14:textId="77777777" w:rsidR="002641BB" w:rsidRPr="002641BB" w:rsidRDefault="002641BB" w:rsidP="00C75A4E">
      <w:pPr>
        <w:pStyle w:val="GOSTScript"/>
      </w:pPr>
      <w:r w:rsidRPr="002641BB">
        <w:tab/>
      </w:r>
      <w:r w:rsidRPr="002641BB">
        <w:tab/>
      </w:r>
      <w:r w:rsidRPr="002641BB">
        <w:tab/>
        <w:t>"N_SEC": "1"</w:t>
      </w:r>
    </w:p>
    <w:p w14:paraId="7B332F03" w14:textId="77777777" w:rsidR="002641BB" w:rsidRPr="002641BB" w:rsidRDefault="002641BB" w:rsidP="00C75A4E">
      <w:pPr>
        <w:pStyle w:val="GOSTScript"/>
      </w:pPr>
      <w:r w:rsidRPr="002641BB">
        <w:tab/>
      </w:r>
      <w:r w:rsidRPr="002641BB">
        <w:tab/>
      </w:r>
      <w:r w:rsidRPr="002641BB">
        <w:tab/>
        <w:t>},</w:t>
      </w:r>
    </w:p>
    <w:p w14:paraId="759F8072" w14:textId="77777777" w:rsidR="002641BB" w:rsidRPr="002641BB" w:rsidRDefault="002641BB" w:rsidP="00C75A4E">
      <w:pPr>
        <w:pStyle w:val="GOSTScript"/>
      </w:pPr>
      <w:r w:rsidRPr="002641BB">
        <w:tab/>
      </w:r>
      <w:r w:rsidRPr="002641BB">
        <w:tab/>
      </w:r>
      <w:r w:rsidRPr="002641BB">
        <w:tab/>
        <w:t>{</w:t>
      </w:r>
    </w:p>
    <w:p w14:paraId="030F8716" w14:textId="77777777" w:rsidR="002641BB" w:rsidRPr="002641BB" w:rsidRDefault="002641BB" w:rsidP="00C75A4E">
      <w:pPr>
        <w:pStyle w:val="GOSTScript"/>
      </w:pPr>
      <w:r w:rsidRPr="002641BB">
        <w:lastRenderedPageBreak/>
        <w:tab/>
      </w:r>
      <w:r w:rsidRPr="002641BB">
        <w:tab/>
      </w:r>
      <w:r w:rsidRPr="002641BB">
        <w:tab/>
        <w:t>"CONCATENATED_SEGMENTS": "        10001050201010002.3.20211.610",</w:t>
      </w:r>
    </w:p>
    <w:p w14:paraId="05BDF93D" w14:textId="77777777" w:rsidR="002641BB" w:rsidRPr="002641BB" w:rsidRDefault="002641BB" w:rsidP="00C75A4E">
      <w:pPr>
        <w:pStyle w:val="GOSTScript"/>
      </w:pPr>
      <w:r w:rsidRPr="002641BB">
        <w:tab/>
      </w:r>
      <w:r w:rsidRPr="002641BB">
        <w:tab/>
      </w:r>
      <w:r w:rsidRPr="002641BB">
        <w:tab/>
        <w:t>"PaCode": "03212643000000016000",</w:t>
      </w:r>
    </w:p>
    <w:p w14:paraId="640F4D03" w14:textId="77777777" w:rsidR="002641BB" w:rsidRPr="002641BB" w:rsidRDefault="002641BB" w:rsidP="00C75A4E">
      <w:pPr>
        <w:pStyle w:val="GOSTScript"/>
      </w:pPr>
      <w:r w:rsidRPr="002641BB">
        <w:tab/>
      </w:r>
      <w:r w:rsidRPr="002641BB">
        <w:tab/>
      </w:r>
      <w:r w:rsidRPr="002641BB">
        <w:tab/>
        <w:t>"LEVEL_ANALIT_R": "",</w:t>
      </w:r>
    </w:p>
    <w:p w14:paraId="3A0A513C" w14:textId="77777777" w:rsidR="002641BB" w:rsidRPr="002641BB" w:rsidRDefault="002641BB" w:rsidP="00C75A4E">
      <w:pPr>
        <w:pStyle w:val="GOSTScript"/>
      </w:pPr>
      <w:r w:rsidRPr="002641BB">
        <w:tab/>
      </w:r>
      <w:r w:rsidRPr="002641BB">
        <w:tab/>
      </w:r>
      <w:r w:rsidRPr="002641BB">
        <w:tab/>
        <w:t>"SUM1": 0.00,</w:t>
      </w:r>
    </w:p>
    <w:p w14:paraId="38DB3D98" w14:textId="77777777" w:rsidR="002641BB" w:rsidRPr="002641BB" w:rsidRDefault="002641BB" w:rsidP="00C75A4E">
      <w:pPr>
        <w:pStyle w:val="GOSTScript"/>
      </w:pPr>
      <w:r w:rsidRPr="002641BB">
        <w:tab/>
      </w:r>
      <w:r w:rsidRPr="002641BB">
        <w:tab/>
      </w:r>
      <w:r w:rsidRPr="002641BB">
        <w:tab/>
        <w:t>"SUM2": 0.00,</w:t>
      </w:r>
    </w:p>
    <w:p w14:paraId="4DD6BF0B" w14:textId="77777777" w:rsidR="002641BB" w:rsidRPr="002641BB" w:rsidRDefault="002641BB" w:rsidP="00C75A4E">
      <w:pPr>
        <w:pStyle w:val="GOSTScript"/>
      </w:pPr>
      <w:r w:rsidRPr="002641BB">
        <w:tab/>
      </w:r>
      <w:r w:rsidRPr="002641BB">
        <w:tab/>
      </w:r>
      <w:r w:rsidRPr="002641BB">
        <w:tab/>
        <w:t>"SUM3": 0.00,</w:t>
      </w:r>
    </w:p>
    <w:p w14:paraId="426BE622" w14:textId="77777777" w:rsidR="002641BB" w:rsidRPr="002641BB" w:rsidRDefault="002641BB" w:rsidP="00C75A4E">
      <w:pPr>
        <w:pStyle w:val="GOSTScript"/>
      </w:pPr>
      <w:r w:rsidRPr="002641BB">
        <w:tab/>
      </w:r>
      <w:r w:rsidRPr="002641BB">
        <w:tab/>
      </w:r>
      <w:r w:rsidRPr="002641BB">
        <w:tab/>
        <w:t>"SUM4": 0.00,</w:t>
      </w:r>
    </w:p>
    <w:p w14:paraId="406877B9" w14:textId="77777777" w:rsidR="002641BB" w:rsidRPr="002641BB" w:rsidRDefault="002641BB" w:rsidP="00C75A4E">
      <w:pPr>
        <w:pStyle w:val="GOSTScript"/>
      </w:pPr>
      <w:r w:rsidRPr="002641BB">
        <w:tab/>
      </w:r>
      <w:r w:rsidRPr="002641BB">
        <w:tab/>
      </w:r>
      <w:r w:rsidRPr="002641BB">
        <w:tab/>
        <w:t>"SUM5": 0.00,</w:t>
      </w:r>
    </w:p>
    <w:p w14:paraId="02C5D817" w14:textId="77777777" w:rsidR="002641BB" w:rsidRPr="002641BB" w:rsidRDefault="002641BB" w:rsidP="00C75A4E">
      <w:pPr>
        <w:pStyle w:val="GOSTScript"/>
      </w:pPr>
      <w:r w:rsidRPr="002641BB">
        <w:tab/>
      </w:r>
      <w:r w:rsidRPr="002641BB">
        <w:tab/>
      </w:r>
      <w:r w:rsidRPr="002641BB">
        <w:tab/>
        <w:t>"SUM6": 2830.00,</w:t>
      </w:r>
    </w:p>
    <w:p w14:paraId="7AFFA2B3" w14:textId="77777777" w:rsidR="002641BB" w:rsidRPr="002641BB" w:rsidRDefault="002641BB" w:rsidP="00C75A4E">
      <w:pPr>
        <w:pStyle w:val="GOSTScript"/>
      </w:pPr>
      <w:r w:rsidRPr="002641BB">
        <w:tab/>
      </w:r>
      <w:r w:rsidRPr="002641BB">
        <w:tab/>
      </w:r>
      <w:r w:rsidRPr="002641BB">
        <w:tab/>
        <w:t>"SUM7": 0.00,</w:t>
      </w:r>
    </w:p>
    <w:p w14:paraId="3C119DA6" w14:textId="77777777" w:rsidR="002641BB" w:rsidRPr="002641BB" w:rsidRDefault="002641BB" w:rsidP="00C75A4E">
      <w:pPr>
        <w:pStyle w:val="GOSTScript"/>
      </w:pPr>
      <w:r w:rsidRPr="002641BB">
        <w:tab/>
      </w:r>
      <w:r w:rsidRPr="002641BB">
        <w:tab/>
      </w:r>
      <w:r w:rsidRPr="002641BB">
        <w:tab/>
        <w:t>"SUM8": 2830.00,</w:t>
      </w:r>
    </w:p>
    <w:p w14:paraId="0AD9B403" w14:textId="77777777" w:rsidR="002641BB" w:rsidRPr="002641BB" w:rsidRDefault="002641BB" w:rsidP="00C75A4E">
      <w:pPr>
        <w:pStyle w:val="GOSTScript"/>
      </w:pPr>
      <w:r w:rsidRPr="002641BB">
        <w:tab/>
      </w:r>
      <w:r w:rsidRPr="002641BB">
        <w:tab/>
      </w:r>
      <w:r w:rsidRPr="002641BB">
        <w:tab/>
        <w:t>"SUM9": 0.00,</w:t>
      </w:r>
    </w:p>
    <w:p w14:paraId="5CDB8E3C" w14:textId="77777777" w:rsidR="002641BB" w:rsidRPr="002641BB" w:rsidRDefault="002641BB" w:rsidP="00C75A4E">
      <w:pPr>
        <w:pStyle w:val="GOSTScript"/>
      </w:pPr>
      <w:r w:rsidRPr="002641BB">
        <w:tab/>
      </w:r>
      <w:r w:rsidRPr="002641BB">
        <w:tab/>
      </w:r>
      <w:r w:rsidRPr="002641BB">
        <w:tab/>
        <w:t>"SUM10": 2830.00,</w:t>
      </w:r>
    </w:p>
    <w:p w14:paraId="6DEC8802" w14:textId="77777777" w:rsidR="002641BB" w:rsidRPr="002641BB" w:rsidRDefault="002641BB" w:rsidP="00C75A4E">
      <w:pPr>
        <w:pStyle w:val="GOSTScript"/>
      </w:pPr>
      <w:r w:rsidRPr="002641BB">
        <w:tab/>
      </w:r>
      <w:r w:rsidRPr="002641BB">
        <w:tab/>
      </w:r>
      <w:r w:rsidRPr="002641BB">
        <w:tab/>
        <w:t>"LEVEL_ANALIT": "4",</w:t>
      </w:r>
    </w:p>
    <w:p w14:paraId="262AAA5E" w14:textId="77777777" w:rsidR="002641BB" w:rsidRPr="002641BB" w:rsidRDefault="002641BB" w:rsidP="00C75A4E">
      <w:pPr>
        <w:pStyle w:val="GOSTScript"/>
      </w:pPr>
      <w:r w:rsidRPr="002641BB">
        <w:tab/>
      </w:r>
      <w:r w:rsidRPr="002641BB">
        <w:tab/>
      </w:r>
      <w:r w:rsidRPr="002641BB">
        <w:tab/>
        <w:t>"MAX_LEVEL": "4",</w:t>
      </w:r>
    </w:p>
    <w:p w14:paraId="4DD69284" w14:textId="77777777" w:rsidR="002641BB" w:rsidRPr="002641BB" w:rsidRDefault="002641BB" w:rsidP="00C75A4E">
      <w:pPr>
        <w:pStyle w:val="GOSTScript"/>
      </w:pPr>
      <w:r w:rsidRPr="002641BB">
        <w:tab/>
      </w:r>
      <w:r w:rsidRPr="002641BB">
        <w:tab/>
      </w:r>
      <w:r w:rsidRPr="002641BB">
        <w:tab/>
        <w:t>"MASKA_KOMB": "10001050201010002.3.20211.610",</w:t>
      </w:r>
    </w:p>
    <w:p w14:paraId="3BBFBEE6" w14:textId="77777777" w:rsidR="002641BB" w:rsidRPr="002641BB" w:rsidRDefault="002641BB" w:rsidP="00C75A4E">
      <w:pPr>
        <w:pStyle w:val="GOSTScript"/>
      </w:pPr>
      <w:r w:rsidRPr="002641BB">
        <w:tab/>
      </w:r>
      <w:r w:rsidRPr="002641BB">
        <w:tab/>
      </w:r>
      <w:r w:rsidRPr="002641BB">
        <w:tab/>
        <w:t>"LL": "3",</w:t>
      </w:r>
    </w:p>
    <w:p w14:paraId="460B5B71" w14:textId="77777777" w:rsidR="002641BB" w:rsidRPr="002641BB" w:rsidRDefault="002641BB" w:rsidP="00C75A4E">
      <w:pPr>
        <w:pStyle w:val="GOSTScript"/>
      </w:pPr>
      <w:r w:rsidRPr="002641BB">
        <w:tab/>
      </w:r>
      <w:r w:rsidRPr="002641BB">
        <w:tab/>
      </w:r>
      <w:r w:rsidRPr="002641BB">
        <w:tab/>
        <w:t>"N_SEC": "1"</w:t>
      </w:r>
    </w:p>
    <w:p w14:paraId="3CBFC861" w14:textId="77777777" w:rsidR="002641BB" w:rsidRPr="002641BB" w:rsidRDefault="002641BB" w:rsidP="00C75A4E">
      <w:pPr>
        <w:pStyle w:val="GOSTScript"/>
      </w:pPr>
      <w:r w:rsidRPr="002641BB">
        <w:tab/>
      </w:r>
      <w:r w:rsidRPr="002641BB">
        <w:tab/>
      </w:r>
      <w:r w:rsidRPr="002641BB">
        <w:tab/>
        <w:t>},</w:t>
      </w:r>
    </w:p>
    <w:p w14:paraId="24771246" w14:textId="4A145472" w:rsidR="002641BB" w:rsidRPr="002641BB" w:rsidRDefault="00490D60" w:rsidP="00C75A4E">
      <w:pPr>
        <w:pStyle w:val="GOSTScript"/>
      </w:pPr>
      <w:r w:rsidRPr="002641BB">
        <w:tab/>
      </w:r>
      <w:r w:rsidRPr="002641BB">
        <w:tab/>
      </w:r>
      <w:r w:rsidRPr="002641BB">
        <w:tab/>
      </w:r>
      <w:r w:rsidRPr="002641BB">
        <w:tab/>
      </w:r>
      <w:r w:rsidR="002641BB" w:rsidRPr="002641BB">
        <w:t>{</w:t>
      </w:r>
    </w:p>
    <w:p w14:paraId="0704C387" w14:textId="77777777" w:rsidR="002641BB" w:rsidRPr="002641BB" w:rsidRDefault="002641BB" w:rsidP="00C75A4E">
      <w:pPr>
        <w:pStyle w:val="GOSTScript"/>
      </w:pPr>
      <w:r w:rsidRPr="002641BB">
        <w:tab/>
      </w:r>
      <w:r w:rsidRPr="002641BB">
        <w:tab/>
      </w:r>
      <w:r w:rsidRPr="002641BB">
        <w:tab/>
      </w:r>
      <w:r w:rsidRPr="002641BB">
        <w:tab/>
        <w:t>"CONCATENATED_SEGMENTS": "00000000000000000.3.21101.000",</w:t>
      </w:r>
    </w:p>
    <w:p w14:paraId="5CCDB914" w14:textId="77777777" w:rsidR="002641BB" w:rsidRPr="002641BB" w:rsidRDefault="002641BB" w:rsidP="00C75A4E">
      <w:pPr>
        <w:pStyle w:val="GOSTScript"/>
      </w:pPr>
      <w:r w:rsidRPr="002641BB">
        <w:tab/>
      </w:r>
      <w:r w:rsidRPr="002641BB">
        <w:tab/>
      </w:r>
      <w:r w:rsidRPr="002641BB">
        <w:tab/>
      </w:r>
      <w:r w:rsidRPr="002641BB">
        <w:tab/>
        <w:t>"PaCode": "",</w:t>
      </w:r>
    </w:p>
    <w:p w14:paraId="5B422674" w14:textId="77777777" w:rsidR="002641BB" w:rsidRPr="002641BB" w:rsidRDefault="002641BB" w:rsidP="00C75A4E">
      <w:pPr>
        <w:pStyle w:val="GOSTScript"/>
      </w:pPr>
      <w:r w:rsidRPr="002641BB">
        <w:tab/>
      </w:r>
      <w:r w:rsidRPr="002641BB">
        <w:tab/>
      </w:r>
      <w:r w:rsidRPr="002641BB">
        <w:tab/>
      </w:r>
      <w:r w:rsidRPr="002641BB">
        <w:tab/>
        <w:t>"LEVEL_ANALIT_R": "2",</w:t>
      </w:r>
    </w:p>
    <w:p w14:paraId="13CA2974" w14:textId="77777777" w:rsidR="002641BB" w:rsidRPr="002641BB" w:rsidRDefault="002641BB" w:rsidP="00C75A4E">
      <w:pPr>
        <w:pStyle w:val="GOSTScript"/>
      </w:pPr>
      <w:r w:rsidRPr="002641BB">
        <w:tab/>
      </w:r>
      <w:r w:rsidRPr="002641BB">
        <w:tab/>
      </w:r>
      <w:r w:rsidRPr="002641BB">
        <w:tab/>
      </w:r>
      <w:r w:rsidRPr="002641BB">
        <w:tab/>
        <w:t>"SUM1": 0.00,</w:t>
      </w:r>
    </w:p>
    <w:p w14:paraId="4DA4FD8A" w14:textId="77777777" w:rsidR="002641BB" w:rsidRPr="002641BB" w:rsidRDefault="002641BB" w:rsidP="00C75A4E">
      <w:pPr>
        <w:pStyle w:val="GOSTScript"/>
      </w:pPr>
      <w:r w:rsidRPr="002641BB">
        <w:tab/>
      </w:r>
      <w:r w:rsidRPr="002641BB">
        <w:tab/>
      </w:r>
      <w:r w:rsidRPr="002641BB">
        <w:tab/>
      </w:r>
      <w:r w:rsidRPr="002641BB">
        <w:tab/>
        <w:t>"SUM2": 0.00,</w:t>
      </w:r>
    </w:p>
    <w:p w14:paraId="4D9F6C07" w14:textId="77777777" w:rsidR="002641BB" w:rsidRPr="002641BB" w:rsidRDefault="002641BB" w:rsidP="00C75A4E">
      <w:pPr>
        <w:pStyle w:val="GOSTScript"/>
      </w:pPr>
      <w:r w:rsidRPr="002641BB">
        <w:tab/>
      </w:r>
      <w:r w:rsidRPr="002641BB">
        <w:tab/>
      </w:r>
      <w:r w:rsidRPr="002641BB">
        <w:tab/>
      </w:r>
      <w:r w:rsidRPr="002641BB">
        <w:tab/>
        <w:t>"SUM3": 0.00,</w:t>
      </w:r>
    </w:p>
    <w:p w14:paraId="78001AA9" w14:textId="77777777" w:rsidR="002641BB" w:rsidRPr="002641BB" w:rsidRDefault="002641BB" w:rsidP="00C75A4E">
      <w:pPr>
        <w:pStyle w:val="GOSTScript"/>
      </w:pPr>
      <w:r w:rsidRPr="002641BB">
        <w:tab/>
      </w:r>
      <w:r w:rsidRPr="002641BB">
        <w:tab/>
      </w:r>
      <w:r w:rsidRPr="002641BB">
        <w:tab/>
      </w:r>
      <w:r w:rsidRPr="002641BB">
        <w:tab/>
        <w:t>"SUM4": 0.00,</w:t>
      </w:r>
    </w:p>
    <w:p w14:paraId="370BC898" w14:textId="77777777" w:rsidR="002641BB" w:rsidRPr="002641BB" w:rsidRDefault="002641BB" w:rsidP="00C75A4E">
      <w:pPr>
        <w:pStyle w:val="GOSTScript"/>
      </w:pPr>
      <w:r w:rsidRPr="002641BB">
        <w:tab/>
      </w:r>
      <w:r w:rsidRPr="002641BB">
        <w:tab/>
      </w:r>
      <w:r w:rsidRPr="002641BB">
        <w:tab/>
      </w:r>
      <w:r w:rsidRPr="002641BB">
        <w:tab/>
        <w:t>"SUM5": 2000.00,</w:t>
      </w:r>
    </w:p>
    <w:p w14:paraId="5A1B4B28" w14:textId="77777777" w:rsidR="002641BB" w:rsidRPr="002641BB" w:rsidRDefault="002641BB" w:rsidP="00C75A4E">
      <w:pPr>
        <w:pStyle w:val="GOSTScript"/>
      </w:pPr>
      <w:r w:rsidRPr="002641BB">
        <w:tab/>
      </w:r>
      <w:r w:rsidRPr="002641BB">
        <w:tab/>
      </w:r>
      <w:r w:rsidRPr="002641BB">
        <w:tab/>
      </w:r>
      <w:r w:rsidRPr="002641BB">
        <w:tab/>
        <w:t>"SUM6": 1000.00,</w:t>
      </w:r>
    </w:p>
    <w:p w14:paraId="641F1280" w14:textId="77777777" w:rsidR="002641BB" w:rsidRPr="002641BB" w:rsidRDefault="002641BB" w:rsidP="00C75A4E">
      <w:pPr>
        <w:pStyle w:val="GOSTScript"/>
      </w:pPr>
      <w:r w:rsidRPr="002641BB">
        <w:tab/>
      </w:r>
      <w:r w:rsidRPr="002641BB">
        <w:tab/>
      </w:r>
      <w:r w:rsidRPr="002641BB">
        <w:tab/>
      </w:r>
      <w:r w:rsidRPr="002641BB">
        <w:tab/>
        <w:t>"SUM7": 2000.00,</w:t>
      </w:r>
    </w:p>
    <w:p w14:paraId="17159198" w14:textId="77777777" w:rsidR="002641BB" w:rsidRPr="002641BB" w:rsidRDefault="002641BB" w:rsidP="00C75A4E">
      <w:pPr>
        <w:pStyle w:val="GOSTScript"/>
      </w:pPr>
      <w:r w:rsidRPr="002641BB">
        <w:tab/>
      </w:r>
      <w:r w:rsidRPr="002641BB">
        <w:tab/>
      </w:r>
      <w:r w:rsidRPr="002641BB">
        <w:tab/>
      </w:r>
      <w:r w:rsidRPr="002641BB">
        <w:tab/>
        <w:t>"SUM8": 1000.00,</w:t>
      </w:r>
    </w:p>
    <w:p w14:paraId="317F2692" w14:textId="77777777" w:rsidR="002641BB" w:rsidRPr="002641BB" w:rsidRDefault="002641BB" w:rsidP="00C75A4E">
      <w:pPr>
        <w:pStyle w:val="GOSTScript"/>
      </w:pPr>
      <w:r w:rsidRPr="002641BB">
        <w:tab/>
      </w:r>
      <w:r w:rsidRPr="002641BB">
        <w:tab/>
      </w:r>
      <w:r w:rsidRPr="002641BB">
        <w:tab/>
      </w:r>
      <w:r w:rsidRPr="002641BB">
        <w:tab/>
        <w:t>"SUM9": 1000.00,</w:t>
      </w:r>
    </w:p>
    <w:p w14:paraId="75F78B46" w14:textId="77777777" w:rsidR="002641BB" w:rsidRPr="002641BB" w:rsidRDefault="002641BB" w:rsidP="00C75A4E">
      <w:pPr>
        <w:pStyle w:val="GOSTScript"/>
      </w:pPr>
      <w:r w:rsidRPr="002641BB">
        <w:tab/>
      </w:r>
      <w:r w:rsidRPr="002641BB">
        <w:tab/>
      </w:r>
      <w:r w:rsidRPr="002641BB">
        <w:tab/>
      </w:r>
      <w:r w:rsidRPr="002641BB">
        <w:tab/>
        <w:t>"SUM10": 0.00,</w:t>
      </w:r>
    </w:p>
    <w:p w14:paraId="34A6ED46" w14:textId="77777777" w:rsidR="002641BB" w:rsidRPr="002641BB" w:rsidRDefault="002641BB" w:rsidP="00C75A4E">
      <w:pPr>
        <w:pStyle w:val="GOSTScript"/>
      </w:pPr>
      <w:r w:rsidRPr="002641BB">
        <w:tab/>
      </w:r>
      <w:r w:rsidRPr="002641BB">
        <w:tab/>
      </w:r>
      <w:r w:rsidRPr="002641BB">
        <w:tab/>
      </w:r>
      <w:r w:rsidRPr="002641BB">
        <w:tab/>
        <w:t>"LEVEL_ANALIT": "2",</w:t>
      </w:r>
    </w:p>
    <w:p w14:paraId="02E95F30" w14:textId="77777777" w:rsidR="002641BB" w:rsidRPr="002641BB" w:rsidRDefault="002641BB" w:rsidP="00C75A4E">
      <w:pPr>
        <w:pStyle w:val="GOSTScript"/>
      </w:pPr>
      <w:r w:rsidRPr="002641BB">
        <w:tab/>
      </w:r>
      <w:r w:rsidRPr="002641BB">
        <w:tab/>
      </w:r>
      <w:r w:rsidRPr="002641BB">
        <w:tab/>
      </w:r>
      <w:r w:rsidRPr="002641BB">
        <w:tab/>
        <w:t>"MAX_LEVEL": "4",</w:t>
      </w:r>
    </w:p>
    <w:p w14:paraId="4DF57639" w14:textId="77777777" w:rsidR="002641BB" w:rsidRPr="002641BB" w:rsidRDefault="002641BB" w:rsidP="00C75A4E">
      <w:pPr>
        <w:pStyle w:val="GOSTScript"/>
      </w:pPr>
      <w:r w:rsidRPr="002641BB">
        <w:tab/>
      </w:r>
      <w:r w:rsidRPr="002641BB">
        <w:tab/>
      </w:r>
      <w:r w:rsidRPr="002641BB">
        <w:tab/>
      </w:r>
      <w:r w:rsidRPr="002641BB">
        <w:tab/>
        <w:t>"MASKA_KOMB": "00000000000000000.3.21101.000",</w:t>
      </w:r>
    </w:p>
    <w:p w14:paraId="5CC554FB" w14:textId="77777777" w:rsidR="002641BB" w:rsidRPr="002641BB" w:rsidRDefault="002641BB" w:rsidP="00C75A4E">
      <w:pPr>
        <w:pStyle w:val="GOSTScript"/>
      </w:pPr>
      <w:r w:rsidRPr="002641BB">
        <w:tab/>
      </w:r>
      <w:r w:rsidRPr="002641BB">
        <w:tab/>
      </w:r>
      <w:r w:rsidRPr="002641BB">
        <w:tab/>
      </w:r>
      <w:r w:rsidRPr="002641BB">
        <w:tab/>
        <w:t>"LL": "1",</w:t>
      </w:r>
    </w:p>
    <w:p w14:paraId="1959FDB9" w14:textId="77777777" w:rsidR="002641BB" w:rsidRPr="002641BB" w:rsidRDefault="002641BB" w:rsidP="00C75A4E">
      <w:pPr>
        <w:pStyle w:val="GOSTScript"/>
      </w:pPr>
      <w:r w:rsidRPr="002641BB">
        <w:tab/>
      </w:r>
      <w:r w:rsidRPr="002641BB">
        <w:tab/>
      </w:r>
      <w:r w:rsidRPr="002641BB">
        <w:tab/>
      </w:r>
      <w:r w:rsidRPr="002641BB">
        <w:tab/>
        <w:t>"N_SEC": "2"</w:t>
      </w:r>
    </w:p>
    <w:p w14:paraId="2C676233" w14:textId="77777777" w:rsidR="002641BB" w:rsidRPr="002641BB" w:rsidRDefault="002641BB" w:rsidP="00C75A4E">
      <w:pPr>
        <w:pStyle w:val="GOSTScript"/>
      </w:pPr>
      <w:r w:rsidRPr="002641BB">
        <w:lastRenderedPageBreak/>
        <w:tab/>
      </w:r>
      <w:r w:rsidRPr="002641BB">
        <w:tab/>
      </w:r>
      <w:r w:rsidRPr="002641BB">
        <w:tab/>
        <w:t>},</w:t>
      </w:r>
    </w:p>
    <w:p w14:paraId="152EF6A7" w14:textId="77777777" w:rsidR="002641BB" w:rsidRPr="002641BB" w:rsidRDefault="002641BB" w:rsidP="00C75A4E">
      <w:pPr>
        <w:pStyle w:val="GOSTScript"/>
      </w:pPr>
      <w:r w:rsidRPr="002641BB">
        <w:tab/>
      </w:r>
      <w:r w:rsidRPr="002641BB">
        <w:tab/>
      </w:r>
      <w:r w:rsidRPr="002641BB">
        <w:tab/>
        <w:t>{</w:t>
      </w:r>
    </w:p>
    <w:p w14:paraId="45B91A04" w14:textId="77777777" w:rsidR="002641BB" w:rsidRPr="002641BB" w:rsidRDefault="002641BB" w:rsidP="00C75A4E">
      <w:pPr>
        <w:pStyle w:val="GOSTScript"/>
      </w:pPr>
      <w:r w:rsidRPr="002641BB">
        <w:tab/>
      </w:r>
      <w:r w:rsidRPr="002641BB">
        <w:tab/>
      </w:r>
      <w:r w:rsidRPr="002641BB">
        <w:tab/>
      </w:r>
      <w:r w:rsidRPr="002641BB">
        <w:tab/>
        <w:t>"CONCATENATED_SEGMENTS": "        10000000000000000.3.21101.560",</w:t>
      </w:r>
    </w:p>
    <w:p w14:paraId="6927F1E1" w14:textId="77777777" w:rsidR="002641BB" w:rsidRPr="002641BB" w:rsidRDefault="002641BB" w:rsidP="00C75A4E">
      <w:pPr>
        <w:pStyle w:val="GOSTScript"/>
      </w:pPr>
      <w:r w:rsidRPr="002641BB">
        <w:tab/>
      </w:r>
      <w:r w:rsidRPr="002641BB">
        <w:tab/>
      </w:r>
      <w:r w:rsidRPr="002641BB">
        <w:tab/>
      </w:r>
      <w:r w:rsidRPr="002641BB">
        <w:tab/>
        <w:t>"PaCode": "9500",</w:t>
      </w:r>
    </w:p>
    <w:p w14:paraId="3C772A31" w14:textId="77777777" w:rsidR="002641BB" w:rsidRPr="002641BB" w:rsidRDefault="002641BB" w:rsidP="00C75A4E">
      <w:pPr>
        <w:pStyle w:val="GOSTScript"/>
      </w:pPr>
      <w:r w:rsidRPr="002641BB">
        <w:tab/>
      </w:r>
      <w:r w:rsidRPr="002641BB">
        <w:tab/>
      </w:r>
      <w:r w:rsidRPr="002641BB">
        <w:tab/>
      </w:r>
      <w:r w:rsidRPr="002641BB">
        <w:tab/>
        <w:t>"LEVEL_ANALIT_R": "",</w:t>
      </w:r>
    </w:p>
    <w:p w14:paraId="429A7164" w14:textId="77777777" w:rsidR="002641BB" w:rsidRPr="002641BB" w:rsidRDefault="002641BB" w:rsidP="00C75A4E">
      <w:pPr>
        <w:pStyle w:val="GOSTScript"/>
      </w:pPr>
      <w:r w:rsidRPr="002641BB">
        <w:tab/>
      </w:r>
      <w:r w:rsidRPr="002641BB">
        <w:tab/>
      </w:r>
      <w:r w:rsidRPr="002641BB">
        <w:tab/>
      </w:r>
      <w:r w:rsidRPr="002641BB">
        <w:tab/>
        <w:t>"SUM1": 0.00,</w:t>
      </w:r>
    </w:p>
    <w:p w14:paraId="39FCF021" w14:textId="77777777" w:rsidR="002641BB" w:rsidRPr="002641BB" w:rsidRDefault="002641BB" w:rsidP="00C75A4E">
      <w:pPr>
        <w:pStyle w:val="GOSTScript"/>
      </w:pPr>
      <w:r w:rsidRPr="002641BB">
        <w:tab/>
      </w:r>
      <w:r w:rsidRPr="002641BB">
        <w:tab/>
      </w:r>
      <w:r w:rsidRPr="002641BB">
        <w:tab/>
      </w:r>
      <w:r w:rsidRPr="002641BB">
        <w:tab/>
        <w:t>"SUM2": 0.00,</w:t>
      </w:r>
    </w:p>
    <w:p w14:paraId="379503EC" w14:textId="77777777" w:rsidR="002641BB" w:rsidRPr="002641BB" w:rsidRDefault="002641BB" w:rsidP="00C75A4E">
      <w:pPr>
        <w:pStyle w:val="GOSTScript"/>
      </w:pPr>
      <w:r w:rsidRPr="002641BB">
        <w:tab/>
      </w:r>
      <w:r w:rsidRPr="002641BB">
        <w:tab/>
      </w:r>
      <w:r w:rsidRPr="002641BB">
        <w:tab/>
      </w:r>
      <w:r w:rsidRPr="002641BB">
        <w:tab/>
        <w:t>"SUM3": 0.00,</w:t>
      </w:r>
    </w:p>
    <w:p w14:paraId="6AC437B8" w14:textId="77777777" w:rsidR="002641BB" w:rsidRPr="002641BB" w:rsidRDefault="002641BB" w:rsidP="00C75A4E">
      <w:pPr>
        <w:pStyle w:val="GOSTScript"/>
      </w:pPr>
      <w:r w:rsidRPr="002641BB">
        <w:tab/>
      </w:r>
      <w:r w:rsidRPr="002641BB">
        <w:tab/>
      </w:r>
      <w:r w:rsidRPr="002641BB">
        <w:tab/>
      </w:r>
      <w:r w:rsidRPr="002641BB">
        <w:tab/>
        <w:t>"SUM4": 0.00,</w:t>
      </w:r>
    </w:p>
    <w:p w14:paraId="049A7686" w14:textId="77777777" w:rsidR="002641BB" w:rsidRPr="002641BB" w:rsidRDefault="002641BB" w:rsidP="00C75A4E">
      <w:pPr>
        <w:pStyle w:val="GOSTScript"/>
      </w:pPr>
      <w:r w:rsidRPr="002641BB">
        <w:tab/>
      </w:r>
      <w:r w:rsidRPr="002641BB">
        <w:tab/>
      </w:r>
      <w:r w:rsidRPr="002641BB">
        <w:tab/>
      </w:r>
      <w:r w:rsidRPr="002641BB">
        <w:tab/>
        <w:t>"SUM5": 2000.00,</w:t>
      </w:r>
    </w:p>
    <w:p w14:paraId="34C19CB7" w14:textId="77777777" w:rsidR="002641BB" w:rsidRPr="002641BB" w:rsidRDefault="002641BB" w:rsidP="00C75A4E">
      <w:pPr>
        <w:pStyle w:val="GOSTScript"/>
      </w:pPr>
      <w:r w:rsidRPr="002641BB">
        <w:tab/>
      </w:r>
      <w:r w:rsidRPr="002641BB">
        <w:tab/>
      </w:r>
      <w:r w:rsidRPr="002641BB">
        <w:tab/>
      </w:r>
      <w:r w:rsidRPr="002641BB">
        <w:tab/>
        <w:t>"SUM6": 0.00,</w:t>
      </w:r>
    </w:p>
    <w:p w14:paraId="02A5EE81" w14:textId="77777777" w:rsidR="002641BB" w:rsidRPr="002641BB" w:rsidRDefault="002641BB" w:rsidP="00C75A4E">
      <w:pPr>
        <w:pStyle w:val="GOSTScript"/>
      </w:pPr>
      <w:r w:rsidRPr="002641BB">
        <w:tab/>
      </w:r>
      <w:r w:rsidRPr="002641BB">
        <w:tab/>
      </w:r>
      <w:r w:rsidRPr="002641BB">
        <w:tab/>
      </w:r>
      <w:r w:rsidRPr="002641BB">
        <w:tab/>
        <w:t>"SUM7": 2000.00,</w:t>
      </w:r>
    </w:p>
    <w:p w14:paraId="32BB6C0F" w14:textId="77777777" w:rsidR="002641BB" w:rsidRPr="002641BB" w:rsidRDefault="002641BB" w:rsidP="00C75A4E">
      <w:pPr>
        <w:pStyle w:val="GOSTScript"/>
      </w:pPr>
      <w:r w:rsidRPr="002641BB">
        <w:tab/>
      </w:r>
      <w:r w:rsidRPr="002641BB">
        <w:tab/>
      </w:r>
      <w:r w:rsidRPr="002641BB">
        <w:tab/>
      </w:r>
      <w:r w:rsidRPr="002641BB">
        <w:tab/>
        <w:t>"SUM8": 0.00,</w:t>
      </w:r>
    </w:p>
    <w:p w14:paraId="5B2D40D5" w14:textId="77777777" w:rsidR="002641BB" w:rsidRPr="002641BB" w:rsidRDefault="002641BB" w:rsidP="00C75A4E">
      <w:pPr>
        <w:pStyle w:val="GOSTScript"/>
      </w:pPr>
      <w:r w:rsidRPr="002641BB">
        <w:tab/>
      </w:r>
      <w:r w:rsidRPr="002641BB">
        <w:tab/>
      </w:r>
      <w:r w:rsidRPr="002641BB">
        <w:tab/>
      </w:r>
      <w:r w:rsidRPr="002641BB">
        <w:tab/>
        <w:t>"SUM9": 2000.00,</w:t>
      </w:r>
    </w:p>
    <w:p w14:paraId="721D23DC" w14:textId="77777777" w:rsidR="002641BB" w:rsidRPr="002641BB" w:rsidRDefault="002641BB" w:rsidP="00C75A4E">
      <w:pPr>
        <w:pStyle w:val="GOSTScript"/>
      </w:pPr>
      <w:r w:rsidRPr="002641BB">
        <w:tab/>
      </w:r>
      <w:r w:rsidRPr="002641BB">
        <w:tab/>
      </w:r>
      <w:r w:rsidRPr="002641BB">
        <w:tab/>
      </w:r>
      <w:r w:rsidRPr="002641BB">
        <w:tab/>
        <w:t>"SUM10": 0.00,</w:t>
      </w:r>
    </w:p>
    <w:p w14:paraId="62F5B21F" w14:textId="77777777" w:rsidR="002641BB" w:rsidRPr="002641BB" w:rsidRDefault="002641BB" w:rsidP="00C75A4E">
      <w:pPr>
        <w:pStyle w:val="GOSTScript"/>
      </w:pPr>
      <w:r w:rsidRPr="002641BB">
        <w:tab/>
      </w:r>
      <w:r w:rsidRPr="002641BB">
        <w:tab/>
      </w:r>
      <w:r w:rsidRPr="002641BB">
        <w:tab/>
      </w:r>
      <w:r w:rsidRPr="002641BB">
        <w:tab/>
        <w:t>"LEVEL_ANALIT": "4",</w:t>
      </w:r>
    </w:p>
    <w:p w14:paraId="06BF2B34" w14:textId="77777777" w:rsidR="002641BB" w:rsidRPr="002641BB" w:rsidRDefault="002641BB" w:rsidP="00C75A4E">
      <w:pPr>
        <w:pStyle w:val="GOSTScript"/>
      </w:pPr>
      <w:r w:rsidRPr="002641BB">
        <w:tab/>
      </w:r>
      <w:r w:rsidRPr="002641BB">
        <w:tab/>
      </w:r>
      <w:r w:rsidRPr="002641BB">
        <w:tab/>
      </w:r>
      <w:r w:rsidRPr="002641BB">
        <w:tab/>
        <w:t>"MAX_LEVEL": "4",</w:t>
      </w:r>
    </w:p>
    <w:p w14:paraId="6EE9187E" w14:textId="77777777" w:rsidR="002641BB" w:rsidRPr="002641BB" w:rsidRDefault="002641BB" w:rsidP="00C75A4E">
      <w:pPr>
        <w:pStyle w:val="GOSTScript"/>
      </w:pPr>
      <w:r w:rsidRPr="002641BB">
        <w:tab/>
      </w:r>
      <w:r w:rsidRPr="002641BB">
        <w:tab/>
      </w:r>
      <w:r w:rsidRPr="002641BB">
        <w:tab/>
      </w:r>
      <w:r w:rsidRPr="002641BB">
        <w:tab/>
        <w:t>"MASKA_KOMB": "10000000000000000.3.21101.560",</w:t>
      </w:r>
    </w:p>
    <w:p w14:paraId="7F5D9939" w14:textId="77777777" w:rsidR="002641BB" w:rsidRPr="002641BB" w:rsidRDefault="002641BB" w:rsidP="00C75A4E">
      <w:pPr>
        <w:pStyle w:val="GOSTScript"/>
      </w:pPr>
      <w:r w:rsidRPr="002641BB">
        <w:tab/>
      </w:r>
      <w:r w:rsidRPr="002641BB">
        <w:tab/>
      </w:r>
      <w:r w:rsidRPr="002641BB">
        <w:tab/>
      </w:r>
      <w:r w:rsidRPr="002641BB">
        <w:tab/>
        <w:t>"LL": "3",</w:t>
      </w:r>
    </w:p>
    <w:p w14:paraId="44CC1EDC" w14:textId="77777777" w:rsidR="002641BB" w:rsidRPr="002641BB" w:rsidRDefault="002641BB" w:rsidP="00C75A4E">
      <w:pPr>
        <w:pStyle w:val="GOSTScript"/>
      </w:pPr>
      <w:r w:rsidRPr="002641BB">
        <w:tab/>
      </w:r>
      <w:r w:rsidRPr="002641BB">
        <w:tab/>
      </w:r>
      <w:r w:rsidRPr="002641BB">
        <w:tab/>
      </w:r>
      <w:r w:rsidRPr="002641BB">
        <w:tab/>
        <w:t>"N_SEC": "2"</w:t>
      </w:r>
    </w:p>
    <w:p w14:paraId="65C8C133" w14:textId="77777777" w:rsidR="002641BB" w:rsidRPr="002641BB" w:rsidRDefault="002641BB" w:rsidP="00C75A4E">
      <w:pPr>
        <w:pStyle w:val="GOSTScript"/>
      </w:pPr>
      <w:r w:rsidRPr="002641BB">
        <w:tab/>
      </w:r>
      <w:r w:rsidRPr="002641BB">
        <w:tab/>
      </w:r>
      <w:r w:rsidRPr="002641BB">
        <w:tab/>
        <w:t>},</w:t>
      </w:r>
    </w:p>
    <w:p w14:paraId="61A8B537" w14:textId="77777777" w:rsidR="002641BB" w:rsidRPr="002641BB" w:rsidRDefault="002641BB" w:rsidP="00C75A4E">
      <w:pPr>
        <w:pStyle w:val="GOSTScript"/>
      </w:pPr>
      <w:r w:rsidRPr="002641BB">
        <w:tab/>
      </w:r>
      <w:r w:rsidRPr="002641BB">
        <w:tab/>
      </w:r>
      <w:r w:rsidRPr="002641BB">
        <w:tab/>
        <w:t>{</w:t>
      </w:r>
    </w:p>
    <w:p w14:paraId="203CEA35" w14:textId="77777777" w:rsidR="002641BB" w:rsidRPr="002641BB" w:rsidRDefault="002641BB" w:rsidP="00C75A4E">
      <w:pPr>
        <w:pStyle w:val="GOSTScript"/>
      </w:pPr>
      <w:r w:rsidRPr="002641BB">
        <w:tab/>
      </w:r>
      <w:r w:rsidRPr="002641BB">
        <w:tab/>
      </w:r>
      <w:r w:rsidRPr="002641BB">
        <w:tab/>
      </w:r>
      <w:r w:rsidRPr="002641BB">
        <w:tab/>
        <w:t>"CONCATENATED_SEGMENTS": "        10000000000000000.3.21101.660",</w:t>
      </w:r>
    </w:p>
    <w:p w14:paraId="5BF1A3F5" w14:textId="77777777" w:rsidR="002641BB" w:rsidRPr="002641BB" w:rsidRDefault="002641BB" w:rsidP="00C75A4E">
      <w:pPr>
        <w:pStyle w:val="GOSTScript"/>
      </w:pPr>
      <w:r w:rsidRPr="002641BB">
        <w:tab/>
      </w:r>
      <w:r w:rsidRPr="002641BB">
        <w:tab/>
      </w:r>
      <w:r w:rsidRPr="002641BB">
        <w:tab/>
      </w:r>
      <w:r w:rsidRPr="002641BB">
        <w:tab/>
        <w:t>"PaCode": "9500",</w:t>
      </w:r>
    </w:p>
    <w:p w14:paraId="602BCA64" w14:textId="77777777" w:rsidR="002641BB" w:rsidRPr="002641BB" w:rsidRDefault="002641BB" w:rsidP="00C75A4E">
      <w:pPr>
        <w:pStyle w:val="GOSTScript"/>
      </w:pPr>
      <w:r w:rsidRPr="002641BB">
        <w:tab/>
      </w:r>
      <w:r w:rsidRPr="002641BB">
        <w:tab/>
      </w:r>
      <w:r w:rsidRPr="002641BB">
        <w:tab/>
      </w:r>
      <w:r w:rsidRPr="002641BB">
        <w:tab/>
        <w:t>"LEVEL_ANALIT_R": "",</w:t>
      </w:r>
    </w:p>
    <w:p w14:paraId="0B0036BF" w14:textId="77777777" w:rsidR="002641BB" w:rsidRPr="002641BB" w:rsidRDefault="002641BB" w:rsidP="00C75A4E">
      <w:pPr>
        <w:pStyle w:val="GOSTScript"/>
      </w:pPr>
      <w:r w:rsidRPr="002641BB">
        <w:tab/>
      </w:r>
      <w:r w:rsidRPr="002641BB">
        <w:tab/>
      </w:r>
      <w:r w:rsidRPr="002641BB">
        <w:tab/>
      </w:r>
      <w:r w:rsidRPr="002641BB">
        <w:tab/>
        <w:t>"SUM1": 0.00,</w:t>
      </w:r>
    </w:p>
    <w:p w14:paraId="2240FDC1" w14:textId="77777777" w:rsidR="002641BB" w:rsidRPr="002641BB" w:rsidRDefault="002641BB" w:rsidP="00C75A4E">
      <w:pPr>
        <w:pStyle w:val="GOSTScript"/>
      </w:pPr>
      <w:r w:rsidRPr="002641BB">
        <w:tab/>
      </w:r>
      <w:r w:rsidRPr="002641BB">
        <w:tab/>
      </w:r>
      <w:r w:rsidRPr="002641BB">
        <w:tab/>
      </w:r>
      <w:r w:rsidRPr="002641BB">
        <w:tab/>
        <w:t>"SUM2": 0.00,</w:t>
      </w:r>
    </w:p>
    <w:p w14:paraId="325389B7" w14:textId="77777777" w:rsidR="002641BB" w:rsidRPr="002641BB" w:rsidRDefault="002641BB" w:rsidP="00C75A4E">
      <w:pPr>
        <w:pStyle w:val="GOSTScript"/>
      </w:pPr>
      <w:r w:rsidRPr="002641BB">
        <w:tab/>
      </w:r>
      <w:r w:rsidRPr="002641BB">
        <w:tab/>
      </w:r>
      <w:r w:rsidRPr="002641BB">
        <w:tab/>
      </w:r>
      <w:r w:rsidRPr="002641BB">
        <w:tab/>
        <w:t>"SUM3": 0.00,</w:t>
      </w:r>
    </w:p>
    <w:p w14:paraId="49D6F896" w14:textId="77777777" w:rsidR="002641BB" w:rsidRPr="002641BB" w:rsidRDefault="002641BB" w:rsidP="00C75A4E">
      <w:pPr>
        <w:pStyle w:val="GOSTScript"/>
      </w:pPr>
      <w:r w:rsidRPr="002641BB">
        <w:tab/>
      </w:r>
      <w:r w:rsidRPr="002641BB">
        <w:tab/>
      </w:r>
      <w:r w:rsidRPr="002641BB">
        <w:tab/>
      </w:r>
      <w:r w:rsidRPr="002641BB">
        <w:tab/>
        <w:t>"SUM4": 0.00,</w:t>
      </w:r>
    </w:p>
    <w:p w14:paraId="570B7ACB" w14:textId="77777777" w:rsidR="002641BB" w:rsidRPr="002641BB" w:rsidRDefault="002641BB" w:rsidP="00C75A4E">
      <w:pPr>
        <w:pStyle w:val="GOSTScript"/>
      </w:pPr>
      <w:r w:rsidRPr="002641BB">
        <w:tab/>
      </w:r>
      <w:r w:rsidRPr="002641BB">
        <w:tab/>
      </w:r>
      <w:r w:rsidRPr="002641BB">
        <w:tab/>
      </w:r>
      <w:r w:rsidRPr="002641BB">
        <w:tab/>
        <w:t>"SUM5": 0.00,</w:t>
      </w:r>
    </w:p>
    <w:p w14:paraId="6E729197" w14:textId="77777777" w:rsidR="002641BB" w:rsidRPr="002641BB" w:rsidRDefault="002641BB" w:rsidP="00C75A4E">
      <w:pPr>
        <w:pStyle w:val="GOSTScript"/>
      </w:pPr>
      <w:r w:rsidRPr="002641BB">
        <w:tab/>
      </w:r>
      <w:r w:rsidRPr="002641BB">
        <w:tab/>
      </w:r>
      <w:r w:rsidRPr="002641BB">
        <w:tab/>
      </w:r>
      <w:r w:rsidRPr="002641BB">
        <w:tab/>
        <w:t>"SUM6": 1000.00,</w:t>
      </w:r>
    </w:p>
    <w:p w14:paraId="3C483183" w14:textId="77777777" w:rsidR="002641BB" w:rsidRPr="002641BB" w:rsidRDefault="002641BB" w:rsidP="00C75A4E">
      <w:pPr>
        <w:pStyle w:val="GOSTScript"/>
      </w:pPr>
      <w:r w:rsidRPr="002641BB">
        <w:tab/>
      </w:r>
      <w:r w:rsidRPr="002641BB">
        <w:tab/>
      </w:r>
      <w:r w:rsidRPr="002641BB">
        <w:tab/>
      </w:r>
      <w:r w:rsidRPr="002641BB">
        <w:tab/>
        <w:t>"SUM7": 0.00,</w:t>
      </w:r>
    </w:p>
    <w:p w14:paraId="38A0388B" w14:textId="77777777" w:rsidR="002641BB" w:rsidRPr="002641BB" w:rsidRDefault="002641BB" w:rsidP="00C75A4E">
      <w:pPr>
        <w:pStyle w:val="GOSTScript"/>
      </w:pPr>
      <w:r w:rsidRPr="002641BB">
        <w:tab/>
      </w:r>
      <w:r w:rsidRPr="002641BB">
        <w:tab/>
      </w:r>
      <w:r w:rsidRPr="002641BB">
        <w:tab/>
      </w:r>
      <w:r w:rsidRPr="002641BB">
        <w:tab/>
        <w:t>"SUM8": 1000.00,</w:t>
      </w:r>
    </w:p>
    <w:p w14:paraId="75A6110C" w14:textId="77777777" w:rsidR="002641BB" w:rsidRPr="002641BB" w:rsidRDefault="002641BB" w:rsidP="00C75A4E">
      <w:pPr>
        <w:pStyle w:val="GOSTScript"/>
      </w:pPr>
      <w:r w:rsidRPr="002641BB">
        <w:tab/>
      </w:r>
      <w:r w:rsidRPr="002641BB">
        <w:tab/>
      </w:r>
      <w:r w:rsidRPr="002641BB">
        <w:tab/>
      </w:r>
      <w:r w:rsidRPr="002641BB">
        <w:tab/>
        <w:t>"SUM9": 0.00,</w:t>
      </w:r>
    </w:p>
    <w:p w14:paraId="7EE8F06B" w14:textId="77777777" w:rsidR="002641BB" w:rsidRPr="002641BB" w:rsidRDefault="002641BB" w:rsidP="00C75A4E">
      <w:pPr>
        <w:pStyle w:val="GOSTScript"/>
      </w:pPr>
      <w:r w:rsidRPr="002641BB">
        <w:tab/>
      </w:r>
      <w:r w:rsidRPr="002641BB">
        <w:tab/>
      </w:r>
      <w:r w:rsidRPr="002641BB">
        <w:tab/>
      </w:r>
      <w:r w:rsidRPr="002641BB">
        <w:tab/>
        <w:t>"SUM10": 1000.00,</w:t>
      </w:r>
    </w:p>
    <w:p w14:paraId="495C2AD6" w14:textId="77777777" w:rsidR="002641BB" w:rsidRPr="002641BB" w:rsidRDefault="002641BB" w:rsidP="00C75A4E">
      <w:pPr>
        <w:pStyle w:val="GOSTScript"/>
      </w:pPr>
      <w:r w:rsidRPr="002641BB">
        <w:tab/>
      </w:r>
      <w:r w:rsidRPr="002641BB">
        <w:tab/>
      </w:r>
      <w:r w:rsidRPr="002641BB">
        <w:tab/>
      </w:r>
      <w:r w:rsidRPr="002641BB">
        <w:tab/>
        <w:t>"LEVEL_ANALIT": "4",</w:t>
      </w:r>
    </w:p>
    <w:p w14:paraId="6FE43838" w14:textId="77777777" w:rsidR="002641BB" w:rsidRPr="002641BB" w:rsidRDefault="002641BB" w:rsidP="00C75A4E">
      <w:pPr>
        <w:pStyle w:val="GOSTScript"/>
      </w:pPr>
      <w:r w:rsidRPr="002641BB">
        <w:tab/>
      </w:r>
      <w:r w:rsidRPr="002641BB">
        <w:tab/>
      </w:r>
      <w:r w:rsidRPr="002641BB">
        <w:tab/>
      </w:r>
      <w:r w:rsidRPr="002641BB">
        <w:tab/>
        <w:t>"MAX_LEVEL": "4",</w:t>
      </w:r>
    </w:p>
    <w:p w14:paraId="214DAC70" w14:textId="77777777" w:rsidR="002641BB" w:rsidRPr="002641BB" w:rsidRDefault="002641BB" w:rsidP="00C75A4E">
      <w:pPr>
        <w:pStyle w:val="GOSTScript"/>
      </w:pPr>
      <w:r w:rsidRPr="002641BB">
        <w:tab/>
      </w:r>
      <w:r w:rsidRPr="002641BB">
        <w:tab/>
      </w:r>
      <w:r w:rsidRPr="002641BB">
        <w:tab/>
      </w:r>
      <w:r w:rsidRPr="002641BB">
        <w:tab/>
        <w:t>"MASKA_KOMB": "10000000000000000.3.21101.660",</w:t>
      </w:r>
    </w:p>
    <w:p w14:paraId="3BDD1456" w14:textId="77777777" w:rsidR="002641BB" w:rsidRPr="002641BB" w:rsidRDefault="002641BB" w:rsidP="00C75A4E">
      <w:pPr>
        <w:pStyle w:val="GOSTScript"/>
      </w:pPr>
      <w:r w:rsidRPr="002641BB">
        <w:lastRenderedPageBreak/>
        <w:tab/>
      </w:r>
      <w:r w:rsidRPr="002641BB">
        <w:tab/>
      </w:r>
      <w:r w:rsidRPr="002641BB">
        <w:tab/>
      </w:r>
      <w:r w:rsidRPr="002641BB">
        <w:tab/>
        <w:t>"LL": "3",</w:t>
      </w:r>
    </w:p>
    <w:p w14:paraId="2B62044E" w14:textId="77777777" w:rsidR="002641BB" w:rsidRPr="002641BB" w:rsidRDefault="002641BB" w:rsidP="00C75A4E">
      <w:pPr>
        <w:pStyle w:val="GOSTScript"/>
      </w:pPr>
      <w:r w:rsidRPr="002641BB">
        <w:tab/>
      </w:r>
      <w:r w:rsidRPr="002641BB">
        <w:tab/>
      </w:r>
      <w:r w:rsidRPr="002641BB">
        <w:tab/>
      </w:r>
      <w:r w:rsidRPr="002641BB">
        <w:tab/>
        <w:t>"N_SEC": "2"</w:t>
      </w:r>
    </w:p>
    <w:p w14:paraId="6A4BEEBD" w14:textId="77777777" w:rsidR="002641BB" w:rsidRPr="002641BB" w:rsidRDefault="002641BB" w:rsidP="00C75A4E">
      <w:pPr>
        <w:pStyle w:val="GOSTScript"/>
      </w:pPr>
      <w:r w:rsidRPr="002641BB">
        <w:tab/>
      </w:r>
      <w:r w:rsidRPr="002641BB">
        <w:tab/>
      </w:r>
      <w:r w:rsidRPr="002641BB">
        <w:tab/>
        <w:t>},</w:t>
      </w:r>
    </w:p>
    <w:p w14:paraId="7E12B0A8" w14:textId="77777777" w:rsidR="002641BB" w:rsidRPr="002641BB" w:rsidRDefault="002641BB" w:rsidP="00C75A4E">
      <w:pPr>
        <w:pStyle w:val="GOSTScript"/>
      </w:pPr>
      <w:r w:rsidRPr="002641BB">
        <w:tab/>
      </w:r>
      <w:r w:rsidRPr="002641BB">
        <w:tab/>
      </w:r>
      <w:r w:rsidRPr="002641BB">
        <w:tab/>
        <w:t>{</w:t>
      </w:r>
    </w:p>
    <w:p w14:paraId="2E1021BB" w14:textId="77777777" w:rsidR="002641BB" w:rsidRPr="002641BB" w:rsidRDefault="002641BB" w:rsidP="00C75A4E">
      <w:pPr>
        <w:pStyle w:val="GOSTScript"/>
      </w:pPr>
      <w:r w:rsidRPr="002641BB">
        <w:tab/>
      </w:r>
      <w:r w:rsidRPr="002641BB">
        <w:tab/>
      </w:r>
      <w:r w:rsidRPr="002641BB">
        <w:tab/>
        <w:t>"CONCATENATED_SEGMENTS": "00000000000000000.3.40210.000",</w:t>
      </w:r>
    </w:p>
    <w:p w14:paraId="3BEAD0C9" w14:textId="77777777" w:rsidR="002641BB" w:rsidRPr="002641BB" w:rsidRDefault="002641BB" w:rsidP="00C75A4E">
      <w:pPr>
        <w:pStyle w:val="GOSTScript"/>
      </w:pPr>
      <w:r w:rsidRPr="002641BB">
        <w:tab/>
      </w:r>
      <w:r w:rsidRPr="002641BB">
        <w:tab/>
      </w:r>
      <w:r w:rsidRPr="002641BB">
        <w:tab/>
        <w:t>"PaCode": "",</w:t>
      </w:r>
    </w:p>
    <w:p w14:paraId="3A587E4B" w14:textId="77777777" w:rsidR="002641BB" w:rsidRPr="002641BB" w:rsidRDefault="002641BB" w:rsidP="00C75A4E">
      <w:pPr>
        <w:pStyle w:val="GOSTScript"/>
      </w:pPr>
      <w:r w:rsidRPr="002641BB">
        <w:tab/>
      </w:r>
      <w:r w:rsidRPr="002641BB">
        <w:tab/>
      </w:r>
      <w:r w:rsidRPr="002641BB">
        <w:tab/>
        <w:t>"LEVEL_ANALIT_R": "3",</w:t>
      </w:r>
    </w:p>
    <w:p w14:paraId="6FF1E3D3" w14:textId="77777777" w:rsidR="002641BB" w:rsidRPr="002641BB" w:rsidRDefault="002641BB" w:rsidP="00C75A4E">
      <w:pPr>
        <w:pStyle w:val="GOSTScript"/>
      </w:pPr>
      <w:r w:rsidRPr="002641BB">
        <w:tab/>
      </w:r>
      <w:r w:rsidRPr="002641BB">
        <w:tab/>
      </w:r>
      <w:r w:rsidRPr="002641BB">
        <w:tab/>
        <w:t>"SUM1": 0.00,</w:t>
      </w:r>
    </w:p>
    <w:p w14:paraId="2DBE1B07" w14:textId="77777777" w:rsidR="002641BB" w:rsidRPr="002641BB" w:rsidRDefault="002641BB" w:rsidP="00C75A4E">
      <w:pPr>
        <w:pStyle w:val="GOSTScript"/>
      </w:pPr>
      <w:r w:rsidRPr="002641BB">
        <w:tab/>
      </w:r>
      <w:r w:rsidRPr="002641BB">
        <w:tab/>
      </w:r>
      <w:r w:rsidRPr="002641BB">
        <w:tab/>
        <w:t>"SUM2": 0.00,</w:t>
      </w:r>
    </w:p>
    <w:p w14:paraId="711F9B4E" w14:textId="77777777" w:rsidR="002641BB" w:rsidRPr="002641BB" w:rsidRDefault="002641BB" w:rsidP="00C75A4E">
      <w:pPr>
        <w:pStyle w:val="GOSTScript"/>
      </w:pPr>
      <w:r w:rsidRPr="002641BB">
        <w:tab/>
      </w:r>
      <w:r w:rsidRPr="002641BB">
        <w:tab/>
      </w:r>
      <w:r w:rsidRPr="002641BB">
        <w:tab/>
        <w:t>"SUM3": 0.00,</w:t>
      </w:r>
    </w:p>
    <w:p w14:paraId="6495EF47" w14:textId="77777777" w:rsidR="002641BB" w:rsidRPr="002641BB" w:rsidRDefault="002641BB" w:rsidP="00C75A4E">
      <w:pPr>
        <w:pStyle w:val="GOSTScript"/>
      </w:pPr>
      <w:r w:rsidRPr="002641BB">
        <w:tab/>
      </w:r>
      <w:r w:rsidRPr="002641BB">
        <w:tab/>
      </w:r>
      <w:r w:rsidRPr="002641BB">
        <w:tab/>
        <w:t>"SUM4": 0.00,</w:t>
      </w:r>
    </w:p>
    <w:p w14:paraId="67095F04" w14:textId="77777777" w:rsidR="002641BB" w:rsidRPr="002641BB" w:rsidRDefault="002641BB" w:rsidP="00C75A4E">
      <w:pPr>
        <w:pStyle w:val="GOSTScript"/>
      </w:pPr>
      <w:r w:rsidRPr="002641BB">
        <w:tab/>
      </w:r>
      <w:r w:rsidRPr="002641BB">
        <w:tab/>
      </w:r>
      <w:r w:rsidRPr="002641BB">
        <w:tab/>
        <w:t>"SUM5": 0.00,</w:t>
      </w:r>
    </w:p>
    <w:p w14:paraId="6D8F0FB1" w14:textId="77777777" w:rsidR="002641BB" w:rsidRPr="002641BB" w:rsidRDefault="002641BB" w:rsidP="00C75A4E">
      <w:pPr>
        <w:pStyle w:val="GOSTScript"/>
      </w:pPr>
      <w:r w:rsidRPr="002641BB">
        <w:tab/>
      </w:r>
      <w:r w:rsidRPr="002641BB">
        <w:tab/>
      </w:r>
      <w:r w:rsidRPr="002641BB">
        <w:tab/>
        <w:t>"SUM6": 4100.00,</w:t>
      </w:r>
    </w:p>
    <w:p w14:paraId="2459E114" w14:textId="77777777" w:rsidR="002641BB" w:rsidRPr="002641BB" w:rsidRDefault="002641BB" w:rsidP="00C75A4E">
      <w:pPr>
        <w:pStyle w:val="GOSTScript"/>
      </w:pPr>
      <w:r w:rsidRPr="002641BB">
        <w:tab/>
      </w:r>
      <w:r w:rsidRPr="002641BB">
        <w:tab/>
      </w:r>
      <w:r w:rsidRPr="002641BB">
        <w:tab/>
        <w:t>"SUM7": 0.00,</w:t>
      </w:r>
    </w:p>
    <w:p w14:paraId="271C85C6" w14:textId="77777777" w:rsidR="002641BB" w:rsidRPr="002641BB" w:rsidRDefault="002641BB" w:rsidP="00C75A4E">
      <w:pPr>
        <w:pStyle w:val="GOSTScript"/>
      </w:pPr>
      <w:r w:rsidRPr="002641BB">
        <w:tab/>
      </w:r>
      <w:r w:rsidRPr="002641BB">
        <w:tab/>
      </w:r>
      <w:r w:rsidRPr="002641BB">
        <w:tab/>
        <w:t>"SUM8": 4100.00,</w:t>
      </w:r>
    </w:p>
    <w:p w14:paraId="0C44B7AD" w14:textId="77777777" w:rsidR="002641BB" w:rsidRPr="002641BB" w:rsidRDefault="002641BB" w:rsidP="00C75A4E">
      <w:pPr>
        <w:pStyle w:val="GOSTScript"/>
      </w:pPr>
      <w:r w:rsidRPr="002641BB">
        <w:tab/>
      </w:r>
      <w:r w:rsidRPr="002641BB">
        <w:tab/>
      </w:r>
      <w:r w:rsidRPr="002641BB">
        <w:tab/>
        <w:t>"SUM9": 0.00,</w:t>
      </w:r>
    </w:p>
    <w:p w14:paraId="43472AE9" w14:textId="77777777" w:rsidR="002641BB" w:rsidRPr="002641BB" w:rsidRDefault="002641BB" w:rsidP="00C75A4E">
      <w:pPr>
        <w:pStyle w:val="GOSTScript"/>
      </w:pPr>
      <w:r w:rsidRPr="002641BB">
        <w:tab/>
      </w:r>
      <w:r w:rsidRPr="002641BB">
        <w:tab/>
      </w:r>
      <w:r w:rsidRPr="002641BB">
        <w:tab/>
        <w:t>"SUM10": 4100.00,</w:t>
      </w:r>
    </w:p>
    <w:p w14:paraId="1C45F5ED" w14:textId="77777777" w:rsidR="002641BB" w:rsidRPr="002641BB" w:rsidRDefault="002641BB" w:rsidP="00C75A4E">
      <w:pPr>
        <w:pStyle w:val="GOSTScript"/>
      </w:pPr>
      <w:r w:rsidRPr="002641BB">
        <w:tab/>
      </w:r>
      <w:r w:rsidRPr="002641BB">
        <w:tab/>
      </w:r>
      <w:r w:rsidRPr="002641BB">
        <w:tab/>
        <w:t>"LEVEL_ANALIT": "2",</w:t>
      </w:r>
    </w:p>
    <w:p w14:paraId="42F8514D" w14:textId="77777777" w:rsidR="002641BB" w:rsidRPr="002641BB" w:rsidRDefault="002641BB" w:rsidP="00C75A4E">
      <w:pPr>
        <w:pStyle w:val="GOSTScript"/>
      </w:pPr>
      <w:r w:rsidRPr="002641BB">
        <w:tab/>
      </w:r>
      <w:r w:rsidRPr="002641BB">
        <w:tab/>
      </w:r>
      <w:r w:rsidRPr="002641BB">
        <w:tab/>
        <w:t>"MAX_LEVEL": "4",</w:t>
      </w:r>
    </w:p>
    <w:p w14:paraId="4B53C665" w14:textId="77777777" w:rsidR="002641BB" w:rsidRPr="002641BB" w:rsidRDefault="002641BB" w:rsidP="00C75A4E">
      <w:pPr>
        <w:pStyle w:val="GOSTScript"/>
      </w:pPr>
      <w:r w:rsidRPr="002641BB">
        <w:tab/>
      </w:r>
      <w:r w:rsidRPr="002641BB">
        <w:tab/>
      </w:r>
      <w:r w:rsidRPr="002641BB">
        <w:tab/>
        <w:t>"MASKA_KOMB": "00000000000000000.3.40210.000",</w:t>
      </w:r>
    </w:p>
    <w:p w14:paraId="67EEFF35" w14:textId="77777777" w:rsidR="002641BB" w:rsidRPr="002641BB" w:rsidRDefault="002641BB" w:rsidP="00C75A4E">
      <w:pPr>
        <w:pStyle w:val="GOSTScript"/>
      </w:pPr>
      <w:r w:rsidRPr="002641BB">
        <w:tab/>
      </w:r>
      <w:r w:rsidRPr="002641BB">
        <w:tab/>
      </w:r>
      <w:r w:rsidRPr="002641BB">
        <w:tab/>
        <w:t>"LL": "1",</w:t>
      </w:r>
    </w:p>
    <w:p w14:paraId="56C19162" w14:textId="77777777" w:rsidR="002641BB" w:rsidRPr="002641BB" w:rsidRDefault="002641BB" w:rsidP="00C75A4E">
      <w:pPr>
        <w:pStyle w:val="GOSTScript"/>
      </w:pPr>
      <w:r w:rsidRPr="002641BB">
        <w:tab/>
      </w:r>
      <w:r w:rsidRPr="002641BB">
        <w:tab/>
      </w:r>
      <w:r w:rsidRPr="002641BB">
        <w:tab/>
        <w:t>"N_SEC": "3"</w:t>
      </w:r>
    </w:p>
    <w:p w14:paraId="5AF3437A" w14:textId="77777777" w:rsidR="002641BB" w:rsidRPr="002641BB" w:rsidRDefault="002641BB" w:rsidP="00C75A4E">
      <w:pPr>
        <w:pStyle w:val="GOSTScript"/>
      </w:pPr>
      <w:r w:rsidRPr="002641BB">
        <w:tab/>
      </w:r>
      <w:r w:rsidRPr="002641BB">
        <w:tab/>
      </w:r>
      <w:r w:rsidRPr="002641BB">
        <w:tab/>
        <w:t>},</w:t>
      </w:r>
    </w:p>
    <w:p w14:paraId="41708838" w14:textId="77777777" w:rsidR="002641BB" w:rsidRPr="002641BB" w:rsidRDefault="002641BB" w:rsidP="00C75A4E">
      <w:pPr>
        <w:pStyle w:val="GOSTScript"/>
      </w:pPr>
      <w:r w:rsidRPr="002641BB">
        <w:tab/>
      </w:r>
      <w:r w:rsidRPr="002641BB">
        <w:tab/>
      </w:r>
      <w:r w:rsidRPr="002641BB">
        <w:tab/>
        <w:t>{</w:t>
      </w:r>
    </w:p>
    <w:p w14:paraId="1526B193" w14:textId="77777777" w:rsidR="002641BB" w:rsidRPr="002641BB" w:rsidRDefault="002641BB" w:rsidP="00C75A4E">
      <w:pPr>
        <w:pStyle w:val="GOSTScript"/>
      </w:pPr>
      <w:r w:rsidRPr="002641BB">
        <w:tab/>
      </w:r>
      <w:r w:rsidRPr="002641BB">
        <w:tab/>
      </w:r>
      <w:r w:rsidRPr="002641BB">
        <w:tab/>
        <w:t>"CONCATENATED_SEGMENTS": "    00000000000000000.3.40210.000",</w:t>
      </w:r>
    </w:p>
    <w:p w14:paraId="08771718" w14:textId="77777777" w:rsidR="002641BB" w:rsidRPr="002641BB" w:rsidRDefault="002641BB" w:rsidP="00C75A4E">
      <w:pPr>
        <w:pStyle w:val="GOSTScript"/>
      </w:pPr>
      <w:r w:rsidRPr="002641BB">
        <w:tab/>
      </w:r>
      <w:r w:rsidRPr="002641BB">
        <w:tab/>
      </w:r>
      <w:r w:rsidRPr="002641BB">
        <w:tab/>
        <w:t>"PaCode": "",</w:t>
      </w:r>
    </w:p>
    <w:p w14:paraId="5BBD9A28" w14:textId="77777777" w:rsidR="002641BB" w:rsidRPr="002641BB" w:rsidRDefault="002641BB" w:rsidP="00C75A4E">
      <w:pPr>
        <w:pStyle w:val="GOSTScript"/>
      </w:pPr>
      <w:r w:rsidRPr="002641BB">
        <w:tab/>
      </w:r>
      <w:r w:rsidRPr="002641BB">
        <w:tab/>
      </w:r>
      <w:r w:rsidRPr="002641BB">
        <w:tab/>
        <w:t>"LEVEL_ANALIT_R": "КИФ",</w:t>
      </w:r>
    </w:p>
    <w:p w14:paraId="13CFD157" w14:textId="77777777" w:rsidR="002641BB" w:rsidRPr="002641BB" w:rsidRDefault="002641BB" w:rsidP="00C75A4E">
      <w:pPr>
        <w:pStyle w:val="GOSTScript"/>
      </w:pPr>
      <w:r w:rsidRPr="002641BB">
        <w:tab/>
      </w:r>
      <w:r w:rsidRPr="002641BB">
        <w:tab/>
      </w:r>
      <w:r w:rsidRPr="002641BB">
        <w:tab/>
        <w:t>"SUM1": 0.00,</w:t>
      </w:r>
    </w:p>
    <w:p w14:paraId="269EC428" w14:textId="77777777" w:rsidR="002641BB" w:rsidRPr="002641BB" w:rsidRDefault="002641BB" w:rsidP="00C75A4E">
      <w:pPr>
        <w:pStyle w:val="GOSTScript"/>
      </w:pPr>
      <w:r w:rsidRPr="002641BB">
        <w:tab/>
      </w:r>
      <w:r w:rsidRPr="002641BB">
        <w:tab/>
      </w:r>
      <w:r w:rsidRPr="002641BB">
        <w:tab/>
        <w:t>"SUM2": 0.00,</w:t>
      </w:r>
    </w:p>
    <w:p w14:paraId="33D80C4C" w14:textId="77777777" w:rsidR="002641BB" w:rsidRPr="002641BB" w:rsidRDefault="002641BB" w:rsidP="00C75A4E">
      <w:pPr>
        <w:pStyle w:val="GOSTScript"/>
      </w:pPr>
      <w:r w:rsidRPr="002641BB">
        <w:tab/>
      </w:r>
      <w:r w:rsidRPr="002641BB">
        <w:tab/>
      </w:r>
      <w:r w:rsidRPr="002641BB">
        <w:tab/>
        <w:t>"SUM3": 0.00,</w:t>
      </w:r>
    </w:p>
    <w:p w14:paraId="025C8A51" w14:textId="77777777" w:rsidR="002641BB" w:rsidRPr="002641BB" w:rsidRDefault="002641BB" w:rsidP="00C75A4E">
      <w:pPr>
        <w:pStyle w:val="GOSTScript"/>
      </w:pPr>
      <w:r w:rsidRPr="002641BB">
        <w:tab/>
      </w:r>
      <w:r w:rsidRPr="002641BB">
        <w:tab/>
      </w:r>
      <w:r w:rsidRPr="002641BB">
        <w:tab/>
        <w:t>"SUM4": 0.00,</w:t>
      </w:r>
    </w:p>
    <w:p w14:paraId="3332FC93" w14:textId="77777777" w:rsidR="002641BB" w:rsidRPr="002641BB" w:rsidRDefault="002641BB" w:rsidP="00C75A4E">
      <w:pPr>
        <w:pStyle w:val="GOSTScript"/>
      </w:pPr>
      <w:r w:rsidRPr="002641BB">
        <w:tab/>
      </w:r>
      <w:r w:rsidRPr="002641BB">
        <w:tab/>
      </w:r>
      <w:r w:rsidRPr="002641BB">
        <w:tab/>
        <w:t>"SUM5": 0.00,</w:t>
      </w:r>
    </w:p>
    <w:p w14:paraId="46106141" w14:textId="77777777" w:rsidR="002641BB" w:rsidRPr="002641BB" w:rsidRDefault="002641BB" w:rsidP="00C75A4E">
      <w:pPr>
        <w:pStyle w:val="GOSTScript"/>
      </w:pPr>
      <w:r w:rsidRPr="002641BB">
        <w:tab/>
      </w:r>
      <w:r w:rsidRPr="002641BB">
        <w:tab/>
      </w:r>
      <w:r w:rsidRPr="002641BB">
        <w:tab/>
        <w:t>"SUM6": 4100.00,</w:t>
      </w:r>
    </w:p>
    <w:p w14:paraId="7D6FE0E3" w14:textId="77777777" w:rsidR="002641BB" w:rsidRPr="002641BB" w:rsidRDefault="002641BB" w:rsidP="00C75A4E">
      <w:pPr>
        <w:pStyle w:val="GOSTScript"/>
      </w:pPr>
      <w:r w:rsidRPr="002641BB">
        <w:tab/>
      </w:r>
      <w:r w:rsidRPr="002641BB">
        <w:tab/>
      </w:r>
      <w:r w:rsidRPr="002641BB">
        <w:tab/>
        <w:t>"SUM7": 0.00,</w:t>
      </w:r>
    </w:p>
    <w:p w14:paraId="48136258" w14:textId="77777777" w:rsidR="002641BB" w:rsidRPr="002641BB" w:rsidRDefault="002641BB" w:rsidP="00C75A4E">
      <w:pPr>
        <w:pStyle w:val="GOSTScript"/>
      </w:pPr>
      <w:r w:rsidRPr="002641BB">
        <w:tab/>
      </w:r>
      <w:r w:rsidRPr="002641BB">
        <w:tab/>
      </w:r>
      <w:r w:rsidRPr="002641BB">
        <w:tab/>
        <w:t>"SUM8": 4100.00,</w:t>
      </w:r>
    </w:p>
    <w:p w14:paraId="2AB0A9CE" w14:textId="77777777" w:rsidR="002641BB" w:rsidRPr="002641BB" w:rsidRDefault="002641BB" w:rsidP="00C75A4E">
      <w:pPr>
        <w:pStyle w:val="GOSTScript"/>
      </w:pPr>
      <w:r w:rsidRPr="002641BB">
        <w:tab/>
      </w:r>
      <w:r w:rsidRPr="002641BB">
        <w:tab/>
      </w:r>
      <w:r w:rsidRPr="002641BB">
        <w:tab/>
        <w:t>"SUM9": 0.00,</w:t>
      </w:r>
    </w:p>
    <w:p w14:paraId="566F0386" w14:textId="77777777" w:rsidR="002641BB" w:rsidRPr="002641BB" w:rsidRDefault="002641BB" w:rsidP="00C75A4E">
      <w:pPr>
        <w:pStyle w:val="GOSTScript"/>
      </w:pPr>
      <w:r w:rsidRPr="002641BB">
        <w:tab/>
      </w:r>
      <w:r w:rsidRPr="002641BB">
        <w:tab/>
      </w:r>
      <w:r w:rsidRPr="002641BB">
        <w:tab/>
        <w:t>"SUM10": 4100.00,</w:t>
      </w:r>
    </w:p>
    <w:p w14:paraId="7BE714A7" w14:textId="77777777" w:rsidR="002641BB" w:rsidRPr="002641BB" w:rsidRDefault="002641BB" w:rsidP="00C75A4E">
      <w:pPr>
        <w:pStyle w:val="GOSTScript"/>
      </w:pPr>
      <w:r w:rsidRPr="002641BB">
        <w:tab/>
      </w:r>
      <w:r w:rsidRPr="002641BB">
        <w:tab/>
      </w:r>
      <w:r w:rsidRPr="002641BB">
        <w:tab/>
        <w:t>"LEVEL_ANALIT": "3",</w:t>
      </w:r>
    </w:p>
    <w:p w14:paraId="6B1036DD" w14:textId="77777777" w:rsidR="002641BB" w:rsidRPr="002641BB" w:rsidRDefault="002641BB" w:rsidP="00C75A4E">
      <w:pPr>
        <w:pStyle w:val="GOSTScript"/>
      </w:pPr>
      <w:r w:rsidRPr="002641BB">
        <w:lastRenderedPageBreak/>
        <w:tab/>
      </w:r>
      <w:r w:rsidRPr="002641BB">
        <w:tab/>
      </w:r>
      <w:r w:rsidRPr="002641BB">
        <w:tab/>
        <w:t>"MAX_LEVEL": "4",</w:t>
      </w:r>
    </w:p>
    <w:p w14:paraId="6815A136" w14:textId="77777777" w:rsidR="002641BB" w:rsidRPr="002641BB" w:rsidRDefault="002641BB" w:rsidP="00C75A4E">
      <w:pPr>
        <w:pStyle w:val="GOSTScript"/>
      </w:pPr>
      <w:r w:rsidRPr="002641BB">
        <w:tab/>
      </w:r>
      <w:r w:rsidRPr="002641BB">
        <w:tab/>
      </w:r>
      <w:r w:rsidRPr="002641BB">
        <w:tab/>
        <w:t>"MASKA_KOMB": "00000000000000000.3.40210.000",</w:t>
      </w:r>
    </w:p>
    <w:p w14:paraId="20D6883C" w14:textId="77777777" w:rsidR="002641BB" w:rsidRPr="002641BB" w:rsidRDefault="002641BB" w:rsidP="00C75A4E">
      <w:pPr>
        <w:pStyle w:val="GOSTScript"/>
      </w:pPr>
      <w:r w:rsidRPr="002641BB">
        <w:tab/>
      </w:r>
      <w:r w:rsidRPr="002641BB">
        <w:tab/>
      </w:r>
      <w:r w:rsidRPr="002641BB">
        <w:tab/>
        <w:t>"LL": "2",</w:t>
      </w:r>
    </w:p>
    <w:p w14:paraId="613523B0" w14:textId="77777777" w:rsidR="002641BB" w:rsidRPr="002641BB" w:rsidRDefault="002641BB" w:rsidP="00C75A4E">
      <w:pPr>
        <w:pStyle w:val="GOSTScript"/>
      </w:pPr>
      <w:r w:rsidRPr="002641BB">
        <w:tab/>
      </w:r>
      <w:r w:rsidRPr="002641BB">
        <w:tab/>
      </w:r>
      <w:r w:rsidRPr="002641BB">
        <w:tab/>
        <w:t>"N_SEC": "3"</w:t>
      </w:r>
    </w:p>
    <w:p w14:paraId="4EA6F220" w14:textId="77777777" w:rsidR="002641BB" w:rsidRPr="002641BB" w:rsidRDefault="002641BB" w:rsidP="00C75A4E">
      <w:pPr>
        <w:pStyle w:val="GOSTScript"/>
      </w:pPr>
      <w:r w:rsidRPr="002641BB">
        <w:tab/>
      </w:r>
      <w:r w:rsidRPr="002641BB">
        <w:tab/>
      </w:r>
      <w:r w:rsidRPr="002641BB">
        <w:tab/>
        <w:t>},</w:t>
      </w:r>
    </w:p>
    <w:p w14:paraId="75A391A2" w14:textId="77777777" w:rsidR="002641BB" w:rsidRPr="002641BB" w:rsidRDefault="002641BB" w:rsidP="00C75A4E">
      <w:pPr>
        <w:pStyle w:val="GOSTScript"/>
      </w:pPr>
      <w:r w:rsidRPr="002641BB">
        <w:tab/>
      </w:r>
      <w:r w:rsidRPr="002641BB">
        <w:tab/>
      </w:r>
      <w:r w:rsidRPr="002641BB">
        <w:tab/>
        <w:t>{</w:t>
      </w:r>
    </w:p>
    <w:p w14:paraId="1F16F627" w14:textId="77777777" w:rsidR="002641BB" w:rsidRPr="002641BB" w:rsidRDefault="002641BB" w:rsidP="00C75A4E">
      <w:pPr>
        <w:pStyle w:val="GOSTScript"/>
      </w:pPr>
      <w:r w:rsidRPr="002641BB">
        <w:tab/>
      </w:r>
      <w:r w:rsidRPr="002641BB">
        <w:tab/>
      </w:r>
      <w:r w:rsidRPr="002641BB">
        <w:tab/>
        <w:t>"CONCATENATED_SEGMENTS": "        10000000000000000.3.40210.510",</w:t>
      </w:r>
    </w:p>
    <w:p w14:paraId="4EEE0B36" w14:textId="77777777" w:rsidR="002641BB" w:rsidRPr="002641BB" w:rsidRDefault="002641BB" w:rsidP="00C75A4E">
      <w:pPr>
        <w:pStyle w:val="GOSTScript"/>
      </w:pPr>
      <w:r w:rsidRPr="002641BB">
        <w:tab/>
      </w:r>
      <w:r w:rsidRPr="002641BB">
        <w:tab/>
      </w:r>
      <w:r w:rsidRPr="002641BB">
        <w:tab/>
        <w:t>"PaCode": "05601073740",</w:t>
      </w:r>
    </w:p>
    <w:p w14:paraId="1D30F6AD" w14:textId="77777777" w:rsidR="002641BB" w:rsidRPr="002641BB" w:rsidRDefault="002641BB" w:rsidP="00C75A4E">
      <w:pPr>
        <w:pStyle w:val="GOSTScript"/>
      </w:pPr>
      <w:r w:rsidRPr="002641BB">
        <w:tab/>
      </w:r>
      <w:r w:rsidRPr="002641BB">
        <w:tab/>
      </w:r>
      <w:r w:rsidRPr="002641BB">
        <w:tab/>
        <w:t>"LEVEL_ANALIT_R": "",</w:t>
      </w:r>
    </w:p>
    <w:p w14:paraId="7A741F70" w14:textId="77777777" w:rsidR="002641BB" w:rsidRPr="002641BB" w:rsidRDefault="002641BB" w:rsidP="00C75A4E">
      <w:pPr>
        <w:pStyle w:val="GOSTScript"/>
      </w:pPr>
      <w:r w:rsidRPr="002641BB">
        <w:tab/>
      </w:r>
      <w:r w:rsidRPr="002641BB">
        <w:tab/>
      </w:r>
      <w:r w:rsidRPr="002641BB">
        <w:tab/>
        <w:t>"SUM1": 0.00,</w:t>
      </w:r>
    </w:p>
    <w:p w14:paraId="53E70EA9" w14:textId="77777777" w:rsidR="002641BB" w:rsidRPr="002641BB" w:rsidRDefault="002641BB" w:rsidP="00C75A4E">
      <w:pPr>
        <w:pStyle w:val="GOSTScript"/>
      </w:pPr>
      <w:r w:rsidRPr="002641BB">
        <w:tab/>
      </w:r>
      <w:r w:rsidRPr="002641BB">
        <w:tab/>
      </w:r>
      <w:r w:rsidRPr="002641BB">
        <w:tab/>
        <w:t>"SUM2": 0.00,</w:t>
      </w:r>
    </w:p>
    <w:p w14:paraId="622A56B7" w14:textId="77777777" w:rsidR="002641BB" w:rsidRPr="002641BB" w:rsidRDefault="002641BB" w:rsidP="00C75A4E">
      <w:pPr>
        <w:pStyle w:val="GOSTScript"/>
      </w:pPr>
      <w:r w:rsidRPr="002641BB">
        <w:tab/>
      </w:r>
      <w:r w:rsidRPr="002641BB">
        <w:tab/>
      </w:r>
      <w:r w:rsidRPr="002641BB">
        <w:tab/>
        <w:t>"SUM3": 10.00,</w:t>
      </w:r>
    </w:p>
    <w:p w14:paraId="0D4D84D9" w14:textId="77777777" w:rsidR="002641BB" w:rsidRPr="002641BB" w:rsidRDefault="002641BB" w:rsidP="00C75A4E">
      <w:pPr>
        <w:pStyle w:val="GOSTScript"/>
      </w:pPr>
      <w:r w:rsidRPr="002641BB">
        <w:tab/>
      </w:r>
      <w:r w:rsidRPr="002641BB">
        <w:tab/>
      </w:r>
      <w:r w:rsidRPr="002641BB">
        <w:tab/>
        <w:t>"SUM4": 0.00,</w:t>
      </w:r>
    </w:p>
    <w:p w14:paraId="71EE2E8E" w14:textId="77777777" w:rsidR="002641BB" w:rsidRPr="002641BB" w:rsidRDefault="002641BB" w:rsidP="00C75A4E">
      <w:pPr>
        <w:pStyle w:val="GOSTScript"/>
      </w:pPr>
      <w:r w:rsidRPr="002641BB">
        <w:tab/>
      </w:r>
      <w:r w:rsidRPr="002641BB">
        <w:tab/>
      </w:r>
      <w:r w:rsidRPr="002641BB">
        <w:tab/>
        <w:t>"SUM5": 0.00,</w:t>
      </w:r>
    </w:p>
    <w:p w14:paraId="597CE07D" w14:textId="77777777" w:rsidR="002641BB" w:rsidRPr="002641BB" w:rsidRDefault="002641BB" w:rsidP="00C75A4E">
      <w:pPr>
        <w:pStyle w:val="GOSTScript"/>
      </w:pPr>
      <w:r w:rsidRPr="002641BB">
        <w:tab/>
      </w:r>
      <w:r w:rsidRPr="002641BB">
        <w:tab/>
      </w:r>
      <w:r w:rsidRPr="002641BB">
        <w:tab/>
        <w:t>"SUM6": 4100.00,</w:t>
      </w:r>
    </w:p>
    <w:p w14:paraId="26BD129F" w14:textId="77777777" w:rsidR="002641BB" w:rsidRPr="002641BB" w:rsidRDefault="002641BB" w:rsidP="00C75A4E">
      <w:pPr>
        <w:pStyle w:val="GOSTScript"/>
      </w:pPr>
      <w:r w:rsidRPr="002641BB">
        <w:tab/>
      </w:r>
      <w:r w:rsidRPr="002641BB">
        <w:tab/>
      </w:r>
      <w:r w:rsidRPr="002641BB">
        <w:tab/>
        <w:t>"SUM7": 0.00,</w:t>
      </w:r>
    </w:p>
    <w:p w14:paraId="3E80373A" w14:textId="77777777" w:rsidR="002641BB" w:rsidRPr="002641BB" w:rsidRDefault="002641BB" w:rsidP="00C75A4E">
      <w:pPr>
        <w:pStyle w:val="GOSTScript"/>
      </w:pPr>
      <w:r w:rsidRPr="002641BB">
        <w:tab/>
      </w:r>
      <w:r w:rsidRPr="002641BB">
        <w:tab/>
      </w:r>
      <w:r w:rsidRPr="002641BB">
        <w:tab/>
        <w:t>"SUM8": 4100.00,</w:t>
      </w:r>
    </w:p>
    <w:p w14:paraId="57D38143" w14:textId="77777777" w:rsidR="002641BB" w:rsidRPr="002641BB" w:rsidRDefault="002641BB" w:rsidP="00C75A4E">
      <w:pPr>
        <w:pStyle w:val="GOSTScript"/>
      </w:pPr>
      <w:r w:rsidRPr="002641BB">
        <w:tab/>
      </w:r>
      <w:r w:rsidRPr="002641BB">
        <w:tab/>
      </w:r>
      <w:r w:rsidRPr="002641BB">
        <w:tab/>
        <w:t>"SUM9": 0.00,</w:t>
      </w:r>
    </w:p>
    <w:p w14:paraId="6812D555" w14:textId="77777777" w:rsidR="002641BB" w:rsidRPr="002641BB" w:rsidRDefault="002641BB" w:rsidP="00C75A4E">
      <w:pPr>
        <w:pStyle w:val="GOSTScript"/>
      </w:pPr>
      <w:r w:rsidRPr="002641BB">
        <w:tab/>
      </w:r>
      <w:r w:rsidRPr="002641BB">
        <w:tab/>
      </w:r>
      <w:r w:rsidRPr="002641BB">
        <w:tab/>
        <w:t>"SUM10": 4100.00,</w:t>
      </w:r>
    </w:p>
    <w:p w14:paraId="358F1098" w14:textId="77777777" w:rsidR="002641BB" w:rsidRPr="002641BB" w:rsidRDefault="002641BB" w:rsidP="00C75A4E">
      <w:pPr>
        <w:pStyle w:val="GOSTScript"/>
      </w:pPr>
      <w:r w:rsidRPr="002641BB">
        <w:tab/>
      </w:r>
      <w:r w:rsidRPr="002641BB">
        <w:tab/>
      </w:r>
      <w:r w:rsidRPr="002641BB">
        <w:tab/>
        <w:t>"LEVEL_ANALIT": "4",</w:t>
      </w:r>
    </w:p>
    <w:p w14:paraId="4C7C7494" w14:textId="77777777" w:rsidR="002641BB" w:rsidRPr="002641BB" w:rsidRDefault="002641BB" w:rsidP="00C75A4E">
      <w:pPr>
        <w:pStyle w:val="GOSTScript"/>
      </w:pPr>
      <w:r w:rsidRPr="002641BB">
        <w:tab/>
      </w:r>
      <w:r w:rsidRPr="002641BB">
        <w:tab/>
      </w:r>
      <w:r w:rsidRPr="002641BB">
        <w:tab/>
        <w:t>"MAX_LEVEL": "4",</w:t>
      </w:r>
    </w:p>
    <w:p w14:paraId="5D91380B" w14:textId="77777777" w:rsidR="002641BB" w:rsidRPr="002641BB" w:rsidRDefault="002641BB" w:rsidP="00C75A4E">
      <w:pPr>
        <w:pStyle w:val="GOSTScript"/>
      </w:pPr>
      <w:r w:rsidRPr="002641BB">
        <w:tab/>
      </w:r>
      <w:r w:rsidRPr="002641BB">
        <w:tab/>
      </w:r>
      <w:r w:rsidRPr="002641BB">
        <w:tab/>
        <w:t>"MASKA_KOMB": "10000000000000000.3.40210.510",</w:t>
      </w:r>
    </w:p>
    <w:p w14:paraId="271FD584" w14:textId="77777777" w:rsidR="002641BB" w:rsidRPr="002641BB" w:rsidRDefault="002641BB" w:rsidP="00C75A4E">
      <w:pPr>
        <w:pStyle w:val="GOSTScript"/>
      </w:pPr>
      <w:r w:rsidRPr="002641BB">
        <w:tab/>
      </w:r>
      <w:r w:rsidRPr="002641BB">
        <w:tab/>
      </w:r>
      <w:r w:rsidRPr="002641BB">
        <w:tab/>
        <w:t>"LL": "3",</w:t>
      </w:r>
    </w:p>
    <w:p w14:paraId="0B4EE26D" w14:textId="77777777" w:rsidR="002641BB" w:rsidRPr="002641BB" w:rsidRDefault="002641BB" w:rsidP="00C75A4E">
      <w:pPr>
        <w:pStyle w:val="GOSTScript"/>
      </w:pPr>
      <w:r w:rsidRPr="002641BB">
        <w:tab/>
      </w:r>
      <w:r w:rsidRPr="002641BB">
        <w:tab/>
      </w:r>
      <w:r w:rsidRPr="002641BB">
        <w:tab/>
        <w:t>"N_SEC": "3"</w:t>
      </w:r>
    </w:p>
    <w:p w14:paraId="6C512F49" w14:textId="77777777" w:rsidR="002641BB" w:rsidRPr="002641BB" w:rsidRDefault="002641BB" w:rsidP="00C75A4E">
      <w:pPr>
        <w:pStyle w:val="GOSTScript"/>
      </w:pPr>
      <w:r w:rsidRPr="002641BB">
        <w:tab/>
      </w:r>
      <w:r w:rsidRPr="002641BB">
        <w:tab/>
      </w:r>
      <w:r w:rsidRPr="002641BB">
        <w:tab/>
        <w:t>},</w:t>
      </w:r>
    </w:p>
    <w:p w14:paraId="018FEC80" w14:textId="77777777" w:rsidR="002641BB" w:rsidRPr="002641BB" w:rsidRDefault="002641BB" w:rsidP="00C75A4E">
      <w:pPr>
        <w:pStyle w:val="GOSTScript"/>
      </w:pPr>
      <w:r w:rsidRPr="002641BB">
        <w:t>{</w:t>
      </w:r>
    </w:p>
    <w:p w14:paraId="09708A0C" w14:textId="77777777" w:rsidR="002641BB" w:rsidRPr="002641BB" w:rsidRDefault="002641BB" w:rsidP="00C75A4E">
      <w:pPr>
        <w:pStyle w:val="GOSTScript"/>
      </w:pPr>
      <w:r w:rsidRPr="002641BB">
        <w:tab/>
      </w:r>
      <w:r w:rsidRPr="002641BB">
        <w:tab/>
      </w:r>
      <w:r w:rsidRPr="002641BB">
        <w:tab/>
      </w:r>
      <w:r w:rsidRPr="002641BB">
        <w:tab/>
        <w:t>"CONCATENATED_SEGMENTS": "00000000000000000.3.40220.000",</w:t>
      </w:r>
    </w:p>
    <w:p w14:paraId="3D6CB3E5" w14:textId="77777777" w:rsidR="002641BB" w:rsidRPr="002641BB" w:rsidRDefault="002641BB" w:rsidP="00C75A4E">
      <w:pPr>
        <w:pStyle w:val="GOSTScript"/>
      </w:pPr>
      <w:r w:rsidRPr="002641BB">
        <w:tab/>
      </w:r>
      <w:r w:rsidRPr="002641BB">
        <w:tab/>
      </w:r>
      <w:r w:rsidRPr="002641BB">
        <w:tab/>
      </w:r>
      <w:r w:rsidRPr="002641BB">
        <w:tab/>
        <w:t>"PaCode": "",</w:t>
      </w:r>
    </w:p>
    <w:p w14:paraId="0E3E2CC0" w14:textId="77777777" w:rsidR="002641BB" w:rsidRPr="002641BB" w:rsidRDefault="002641BB" w:rsidP="00C75A4E">
      <w:pPr>
        <w:pStyle w:val="GOSTScript"/>
      </w:pPr>
      <w:r w:rsidRPr="002641BB">
        <w:tab/>
      </w:r>
      <w:r w:rsidRPr="002641BB">
        <w:tab/>
      </w:r>
      <w:r w:rsidRPr="002641BB">
        <w:tab/>
      </w:r>
      <w:r w:rsidRPr="002641BB">
        <w:tab/>
        <w:t>"LEVEL_ANALIT_R": "4",</w:t>
      </w:r>
    </w:p>
    <w:p w14:paraId="024787BD" w14:textId="77777777" w:rsidR="002641BB" w:rsidRPr="002641BB" w:rsidRDefault="002641BB" w:rsidP="00C75A4E">
      <w:pPr>
        <w:pStyle w:val="GOSTScript"/>
      </w:pPr>
      <w:r w:rsidRPr="002641BB">
        <w:tab/>
      </w:r>
      <w:r w:rsidRPr="002641BB">
        <w:tab/>
      </w:r>
      <w:r w:rsidRPr="002641BB">
        <w:tab/>
      </w:r>
      <w:r w:rsidRPr="002641BB">
        <w:tab/>
        <w:t>"SUM1": 0.00,</w:t>
      </w:r>
    </w:p>
    <w:p w14:paraId="0D2F03CD" w14:textId="77777777" w:rsidR="002641BB" w:rsidRPr="002641BB" w:rsidRDefault="002641BB" w:rsidP="00C75A4E">
      <w:pPr>
        <w:pStyle w:val="GOSTScript"/>
      </w:pPr>
      <w:r w:rsidRPr="002641BB">
        <w:tab/>
      </w:r>
      <w:r w:rsidRPr="002641BB">
        <w:tab/>
      </w:r>
      <w:r w:rsidRPr="002641BB">
        <w:tab/>
      </w:r>
      <w:r w:rsidRPr="002641BB">
        <w:tab/>
        <w:t>"SUM2": 0.00,</w:t>
      </w:r>
    </w:p>
    <w:p w14:paraId="5FB19468" w14:textId="77777777" w:rsidR="002641BB" w:rsidRPr="002641BB" w:rsidRDefault="002641BB" w:rsidP="00C75A4E">
      <w:pPr>
        <w:pStyle w:val="GOSTScript"/>
      </w:pPr>
      <w:r w:rsidRPr="002641BB">
        <w:tab/>
      </w:r>
      <w:r w:rsidRPr="002641BB">
        <w:tab/>
      </w:r>
      <w:r w:rsidRPr="002641BB">
        <w:tab/>
      </w:r>
      <w:r w:rsidRPr="002641BB">
        <w:tab/>
        <w:t>"SUM3": 0.00,</w:t>
      </w:r>
    </w:p>
    <w:p w14:paraId="3A974ECF" w14:textId="77777777" w:rsidR="002641BB" w:rsidRPr="002641BB" w:rsidRDefault="002641BB" w:rsidP="00C75A4E">
      <w:pPr>
        <w:pStyle w:val="GOSTScript"/>
      </w:pPr>
      <w:r w:rsidRPr="002641BB">
        <w:tab/>
      </w:r>
      <w:r w:rsidRPr="002641BB">
        <w:tab/>
      </w:r>
      <w:r w:rsidRPr="002641BB">
        <w:tab/>
      </w:r>
      <w:r w:rsidRPr="002641BB">
        <w:tab/>
        <w:t>"SUM4": 0.00,</w:t>
      </w:r>
    </w:p>
    <w:p w14:paraId="59B7417A" w14:textId="77777777" w:rsidR="002641BB" w:rsidRPr="002641BB" w:rsidRDefault="002641BB" w:rsidP="00C75A4E">
      <w:pPr>
        <w:pStyle w:val="GOSTScript"/>
      </w:pPr>
      <w:r w:rsidRPr="002641BB">
        <w:tab/>
      </w:r>
      <w:r w:rsidRPr="002641BB">
        <w:tab/>
      </w:r>
      <w:r w:rsidRPr="002641BB">
        <w:tab/>
      </w:r>
      <w:r w:rsidRPr="002641BB">
        <w:tab/>
        <w:t>"SUM5": 2230.00,</w:t>
      </w:r>
    </w:p>
    <w:p w14:paraId="6657BCD6" w14:textId="77777777" w:rsidR="002641BB" w:rsidRPr="002641BB" w:rsidRDefault="002641BB" w:rsidP="00C75A4E">
      <w:pPr>
        <w:pStyle w:val="GOSTScript"/>
      </w:pPr>
      <w:r w:rsidRPr="002641BB">
        <w:tab/>
      </w:r>
      <w:r w:rsidRPr="002641BB">
        <w:tab/>
      </w:r>
      <w:r w:rsidRPr="002641BB">
        <w:tab/>
      </w:r>
      <w:r w:rsidRPr="002641BB">
        <w:tab/>
        <w:t>"SUM6": 0.00,</w:t>
      </w:r>
    </w:p>
    <w:p w14:paraId="4EF43D93" w14:textId="77777777" w:rsidR="002641BB" w:rsidRPr="002641BB" w:rsidRDefault="002641BB" w:rsidP="00C75A4E">
      <w:pPr>
        <w:pStyle w:val="GOSTScript"/>
      </w:pPr>
      <w:r w:rsidRPr="002641BB">
        <w:tab/>
      </w:r>
      <w:r w:rsidRPr="002641BB">
        <w:tab/>
      </w:r>
      <w:r w:rsidRPr="002641BB">
        <w:tab/>
      </w:r>
      <w:r w:rsidRPr="002641BB">
        <w:tab/>
        <w:t>"SUM7": 2230.00,</w:t>
      </w:r>
    </w:p>
    <w:p w14:paraId="0AEB1675" w14:textId="77777777" w:rsidR="002641BB" w:rsidRPr="002641BB" w:rsidRDefault="002641BB" w:rsidP="00C75A4E">
      <w:pPr>
        <w:pStyle w:val="GOSTScript"/>
      </w:pPr>
      <w:r w:rsidRPr="002641BB">
        <w:tab/>
      </w:r>
      <w:r w:rsidRPr="002641BB">
        <w:tab/>
      </w:r>
      <w:r w:rsidRPr="002641BB">
        <w:tab/>
      </w:r>
      <w:r w:rsidRPr="002641BB">
        <w:tab/>
        <w:t>"SUM8": 0.00,</w:t>
      </w:r>
    </w:p>
    <w:p w14:paraId="77C9491D" w14:textId="77777777" w:rsidR="002641BB" w:rsidRPr="002641BB" w:rsidRDefault="002641BB" w:rsidP="00C75A4E">
      <w:pPr>
        <w:pStyle w:val="GOSTScript"/>
      </w:pPr>
      <w:r w:rsidRPr="002641BB">
        <w:tab/>
      </w:r>
      <w:r w:rsidRPr="002641BB">
        <w:tab/>
      </w:r>
      <w:r w:rsidRPr="002641BB">
        <w:tab/>
      </w:r>
      <w:r w:rsidRPr="002641BB">
        <w:tab/>
        <w:t>"SUM9": 2230.00,</w:t>
      </w:r>
    </w:p>
    <w:p w14:paraId="0006C9BC" w14:textId="77777777" w:rsidR="002641BB" w:rsidRPr="002641BB" w:rsidRDefault="002641BB" w:rsidP="00C75A4E">
      <w:pPr>
        <w:pStyle w:val="GOSTScript"/>
      </w:pPr>
      <w:r w:rsidRPr="002641BB">
        <w:lastRenderedPageBreak/>
        <w:tab/>
      </w:r>
      <w:r w:rsidRPr="002641BB">
        <w:tab/>
      </w:r>
      <w:r w:rsidRPr="002641BB">
        <w:tab/>
      </w:r>
      <w:r w:rsidRPr="002641BB">
        <w:tab/>
        <w:t>"SUM10": 0.00,</w:t>
      </w:r>
    </w:p>
    <w:p w14:paraId="1F75EFDD" w14:textId="77777777" w:rsidR="002641BB" w:rsidRPr="002641BB" w:rsidRDefault="002641BB" w:rsidP="00C75A4E">
      <w:pPr>
        <w:pStyle w:val="GOSTScript"/>
      </w:pPr>
      <w:r w:rsidRPr="002641BB">
        <w:tab/>
      </w:r>
      <w:r w:rsidRPr="002641BB">
        <w:tab/>
      </w:r>
      <w:r w:rsidRPr="002641BB">
        <w:tab/>
      </w:r>
      <w:r w:rsidRPr="002641BB">
        <w:tab/>
        <w:t>"LEVEL_ANALIT": "2",</w:t>
      </w:r>
    </w:p>
    <w:p w14:paraId="0A7FBE77" w14:textId="77777777" w:rsidR="002641BB" w:rsidRPr="002641BB" w:rsidRDefault="002641BB" w:rsidP="00C75A4E">
      <w:pPr>
        <w:pStyle w:val="GOSTScript"/>
      </w:pPr>
      <w:r w:rsidRPr="002641BB">
        <w:tab/>
      </w:r>
      <w:r w:rsidRPr="002641BB">
        <w:tab/>
      </w:r>
      <w:r w:rsidRPr="002641BB">
        <w:tab/>
      </w:r>
      <w:r w:rsidRPr="002641BB">
        <w:tab/>
        <w:t>"MAX_LEVEL": "4",</w:t>
      </w:r>
    </w:p>
    <w:p w14:paraId="61BA9FCA" w14:textId="77777777" w:rsidR="002641BB" w:rsidRPr="002641BB" w:rsidRDefault="002641BB" w:rsidP="00C75A4E">
      <w:pPr>
        <w:pStyle w:val="GOSTScript"/>
      </w:pPr>
      <w:r w:rsidRPr="002641BB">
        <w:tab/>
      </w:r>
      <w:r w:rsidRPr="002641BB">
        <w:tab/>
      </w:r>
      <w:r w:rsidRPr="002641BB">
        <w:tab/>
      </w:r>
      <w:r w:rsidRPr="002641BB">
        <w:tab/>
        <w:t>"MASKA_KOMB": "00000000000000000.3.40220.000",</w:t>
      </w:r>
    </w:p>
    <w:p w14:paraId="4F90E9F0" w14:textId="77777777" w:rsidR="002641BB" w:rsidRPr="002641BB" w:rsidRDefault="002641BB" w:rsidP="00C75A4E">
      <w:pPr>
        <w:pStyle w:val="GOSTScript"/>
      </w:pPr>
      <w:r w:rsidRPr="002641BB">
        <w:tab/>
      </w:r>
      <w:r w:rsidRPr="002641BB">
        <w:tab/>
      </w:r>
      <w:r w:rsidRPr="002641BB">
        <w:tab/>
      </w:r>
      <w:r w:rsidRPr="002641BB">
        <w:tab/>
        <w:t>"LL": "1",</w:t>
      </w:r>
    </w:p>
    <w:p w14:paraId="056B8910" w14:textId="77777777" w:rsidR="002641BB" w:rsidRPr="002641BB" w:rsidRDefault="002641BB" w:rsidP="00C75A4E">
      <w:pPr>
        <w:pStyle w:val="GOSTScript"/>
      </w:pPr>
      <w:r w:rsidRPr="002641BB">
        <w:tab/>
      </w:r>
      <w:r w:rsidRPr="002641BB">
        <w:tab/>
      </w:r>
      <w:r w:rsidRPr="002641BB">
        <w:tab/>
      </w:r>
      <w:r w:rsidRPr="002641BB">
        <w:tab/>
        <w:t>"N_SEC": "3"</w:t>
      </w:r>
    </w:p>
    <w:p w14:paraId="0975DB5F" w14:textId="77777777" w:rsidR="002641BB" w:rsidRPr="002641BB" w:rsidRDefault="002641BB" w:rsidP="00C75A4E">
      <w:pPr>
        <w:pStyle w:val="GOSTScript"/>
      </w:pPr>
      <w:r w:rsidRPr="002641BB">
        <w:tab/>
      </w:r>
      <w:r w:rsidRPr="002641BB">
        <w:tab/>
      </w:r>
      <w:r w:rsidRPr="002641BB">
        <w:tab/>
        <w:t>},</w:t>
      </w:r>
    </w:p>
    <w:p w14:paraId="096D739A" w14:textId="77777777" w:rsidR="002641BB" w:rsidRPr="002641BB" w:rsidRDefault="002641BB" w:rsidP="00C75A4E">
      <w:pPr>
        <w:pStyle w:val="GOSTScript"/>
      </w:pPr>
      <w:r w:rsidRPr="002641BB">
        <w:t>{</w:t>
      </w:r>
    </w:p>
    <w:p w14:paraId="46F8953D" w14:textId="77777777" w:rsidR="002641BB" w:rsidRPr="002641BB" w:rsidRDefault="002641BB" w:rsidP="00C75A4E">
      <w:pPr>
        <w:pStyle w:val="GOSTScript"/>
      </w:pPr>
      <w:r w:rsidRPr="002641BB">
        <w:tab/>
      </w:r>
      <w:r w:rsidRPr="002641BB">
        <w:tab/>
      </w:r>
      <w:r w:rsidRPr="002641BB">
        <w:tab/>
      </w:r>
      <w:r w:rsidRPr="002641BB">
        <w:tab/>
        <w:t>"CONCATENATED_SEGMENTS": "    00000000000000000.3.40220.000",</w:t>
      </w:r>
    </w:p>
    <w:p w14:paraId="49822B23" w14:textId="77777777" w:rsidR="002641BB" w:rsidRPr="002641BB" w:rsidRDefault="002641BB" w:rsidP="00C75A4E">
      <w:pPr>
        <w:pStyle w:val="GOSTScript"/>
      </w:pPr>
      <w:r w:rsidRPr="002641BB">
        <w:tab/>
      </w:r>
      <w:r w:rsidRPr="002641BB">
        <w:tab/>
      </w:r>
      <w:r w:rsidRPr="002641BB">
        <w:tab/>
      </w:r>
      <w:r w:rsidRPr="002641BB">
        <w:tab/>
        <w:t>"PaCode": "",</w:t>
      </w:r>
    </w:p>
    <w:p w14:paraId="21BDBFB9" w14:textId="77777777" w:rsidR="002641BB" w:rsidRPr="002641BB" w:rsidRDefault="002641BB" w:rsidP="00C75A4E">
      <w:pPr>
        <w:pStyle w:val="GOSTScript"/>
      </w:pPr>
      <w:r w:rsidRPr="002641BB">
        <w:tab/>
      </w:r>
      <w:r w:rsidRPr="002641BB">
        <w:tab/>
      </w:r>
      <w:r w:rsidRPr="002641BB">
        <w:tab/>
      </w:r>
      <w:r w:rsidRPr="002641BB">
        <w:tab/>
        <w:t>"LEVEL_ANALIT_R": "КИФ",</w:t>
      </w:r>
    </w:p>
    <w:p w14:paraId="0770E62A" w14:textId="77777777" w:rsidR="002641BB" w:rsidRPr="002641BB" w:rsidRDefault="002641BB" w:rsidP="00C75A4E">
      <w:pPr>
        <w:pStyle w:val="GOSTScript"/>
      </w:pPr>
      <w:r w:rsidRPr="002641BB">
        <w:tab/>
      </w:r>
      <w:r w:rsidRPr="002641BB">
        <w:tab/>
      </w:r>
      <w:r w:rsidRPr="002641BB">
        <w:tab/>
      </w:r>
      <w:r w:rsidRPr="002641BB">
        <w:tab/>
        <w:t>"SUM1": 0.00,</w:t>
      </w:r>
    </w:p>
    <w:p w14:paraId="113A9774" w14:textId="77777777" w:rsidR="002641BB" w:rsidRPr="002641BB" w:rsidRDefault="002641BB" w:rsidP="00C75A4E">
      <w:pPr>
        <w:pStyle w:val="GOSTScript"/>
      </w:pPr>
      <w:r w:rsidRPr="002641BB">
        <w:tab/>
      </w:r>
      <w:r w:rsidRPr="002641BB">
        <w:tab/>
      </w:r>
      <w:r w:rsidRPr="002641BB">
        <w:tab/>
      </w:r>
      <w:r w:rsidRPr="002641BB">
        <w:tab/>
        <w:t>"SUM2": 0.00,</w:t>
      </w:r>
    </w:p>
    <w:p w14:paraId="0FD0E77A" w14:textId="77777777" w:rsidR="002641BB" w:rsidRPr="002641BB" w:rsidRDefault="002641BB" w:rsidP="00C75A4E">
      <w:pPr>
        <w:pStyle w:val="GOSTScript"/>
      </w:pPr>
      <w:r w:rsidRPr="002641BB">
        <w:tab/>
      </w:r>
      <w:r w:rsidRPr="002641BB">
        <w:tab/>
      </w:r>
      <w:r w:rsidRPr="002641BB">
        <w:tab/>
      </w:r>
      <w:r w:rsidRPr="002641BB">
        <w:tab/>
        <w:t>"SUM3": 0.00,</w:t>
      </w:r>
    </w:p>
    <w:p w14:paraId="5C4CFED9" w14:textId="77777777" w:rsidR="002641BB" w:rsidRPr="002641BB" w:rsidRDefault="002641BB" w:rsidP="00C75A4E">
      <w:pPr>
        <w:pStyle w:val="GOSTScript"/>
      </w:pPr>
      <w:r w:rsidRPr="002641BB">
        <w:tab/>
      </w:r>
      <w:r w:rsidRPr="002641BB">
        <w:tab/>
      </w:r>
      <w:r w:rsidRPr="002641BB">
        <w:tab/>
      </w:r>
      <w:r w:rsidRPr="002641BB">
        <w:tab/>
        <w:t>"SUM4": 0.00,</w:t>
      </w:r>
    </w:p>
    <w:p w14:paraId="10D9A845" w14:textId="77777777" w:rsidR="002641BB" w:rsidRPr="002641BB" w:rsidRDefault="002641BB" w:rsidP="00C75A4E">
      <w:pPr>
        <w:pStyle w:val="GOSTScript"/>
      </w:pPr>
      <w:r w:rsidRPr="002641BB">
        <w:tab/>
      </w:r>
      <w:r w:rsidRPr="002641BB">
        <w:tab/>
      </w:r>
      <w:r w:rsidRPr="002641BB">
        <w:tab/>
      </w:r>
      <w:r w:rsidRPr="002641BB">
        <w:tab/>
        <w:t>"SUM5": 2230.00,</w:t>
      </w:r>
    </w:p>
    <w:p w14:paraId="091925F4" w14:textId="77777777" w:rsidR="002641BB" w:rsidRPr="002641BB" w:rsidRDefault="002641BB" w:rsidP="00C75A4E">
      <w:pPr>
        <w:pStyle w:val="GOSTScript"/>
      </w:pPr>
      <w:r w:rsidRPr="002641BB">
        <w:tab/>
      </w:r>
      <w:r w:rsidRPr="002641BB">
        <w:tab/>
      </w:r>
      <w:r w:rsidRPr="002641BB">
        <w:tab/>
      </w:r>
      <w:r w:rsidRPr="002641BB">
        <w:tab/>
        <w:t>"SUM6": 0.00,</w:t>
      </w:r>
    </w:p>
    <w:p w14:paraId="24D1AEAD" w14:textId="77777777" w:rsidR="002641BB" w:rsidRPr="002641BB" w:rsidRDefault="002641BB" w:rsidP="00C75A4E">
      <w:pPr>
        <w:pStyle w:val="GOSTScript"/>
      </w:pPr>
      <w:r w:rsidRPr="002641BB">
        <w:tab/>
      </w:r>
      <w:r w:rsidRPr="002641BB">
        <w:tab/>
      </w:r>
      <w:r w:rsidRPr="002641BB">
        <w:tab/>
      </w:r>
      <w:r w:rsidRPr="002641BB">
        <w:tab/>
        <w:t>"SUM7": 2230.00,</w:t>
      </w:r>
    </w:p>
    <w:p w14:paraId="1B26DCB2" w14:textId="77777777" w:rsidR="002641BB" w:rsidRPr="002641BB" w:rsidRDefault="002641BB" w:rsidP="00C75A4E">
      <w:pPr>
        <w:pStyle w:val="GOSTScript"/>
      </w:pPr>
      <w:r w:rsidRPr="002641BB">
        <w:tab/>
      </w:r>
      <w:r w:rsidRPr="002641BB">
        <w:tab/>
      </w:r>
      <w:r w:rsidRPr="002641BB">
        <w:tab/>
      </w:r>
      <w:r w:rsidRPr="002641BB">
        <w:tab/>
        <w:t>"SUM8": 0.00,</w:t>
      </w:r>
    </w:p>
    <w:p w14:paraId="3CED54D5" w14:textId="77777777" w:rsidR="002641BB" w:rsidRPr="002641BB" w:rsidRDefault="002641BB" w:rsidP="00C75A4E">
      <w:pPr>
        <w:pStyle w:val="GOSTScript"/>
      </w:pPr>
      <w:r w:rsidRPr="002641BB">
        <w:tab/>
      </w:r>
      <w:r w:rsidRPr="002641BB">
        <w:tab/>
      </w:r>
      <w:r w:rsidRPr="002641BB">
        <w:tab/>
      </w:r>
      <w:r w:rsidRPr="002641BB">
        <w:tab/>
        <w:t>"SUM9": 2230.00,</w:t>
      </w:r>
    </w:p>
    <w:p w14:paraId="77DC43BF" w14:textId="77777777" w:rsidR="002641BB" w:rsidRPr="002641BB" w:rsidRDefault="002641BB" w:rsidP="00C75A4E">
      <w:pPr>
        <w:pStyle w:val="GOSTScript"/>
      </w:pPr>
      <w:r w:rsidRPr="002641BB">
        <w:tab/>
      </w:r>
      <w:r w:rsidRPr="002641BB">
        <w:tab/>
      </w:r>
      <w:r w:rsidRPr="002641BB">
        <w:tab/>
      </w:r>
      <w:r w:rsidRPr="002641BB">
        <w:tab/>
        <w:t>"SUM10": 0.00,</w:t>
      </w:r>
    </w:p>
    <w:p w14:paraId="581FE475" w14:textId="77777777" w:rsidR="002641BB" w:rsidRPr="002641BB" w:rsidRDefault="002641BB" w:rsidP="00C75A4E">
      <w:pPr>
        <w:pStyle w:val="GOSTScript"/>
      </w:pPr>
      <w:r w:rsidRPr="002641BB">
        <w:tab/>
      </w:r>
      <w:r w:rsidRPr="002641BB">
        <w:tab/>
      </w:r>
      <w:r w:rsidRPr="002641BB">
        <w:tab/>
      </w:r>
      <w:r w:rsidRPr="002641BB">
        <w:tab/>
        <w:t>"LEVEL_ANALIT": "3",</w:t>
      </w:r>
    </w:p>
    <w:p w14:paraId="5A8C2FE6" w14:textId="77777777" w:rsidR="002641BB" w:rsidRPr="002641BB" w:rsidRDefault="002641BB" w:rsidP="00C75A4E">
      <w:pPr>
        <w:pStyle w:val="GOSTScript"/>
      </w:pPr>
      <w:r w:rsidRPr="002641BB">
        <w:tab/>
      </w:r>
      <w:r w:rsidRPr="002641BB">
        <w:tab/>
      </w:r>
      <w:r w:rsidRPr="002641BB">
        <w:tab/>
      </w:r>
      <w:r w:rsidRPr="002641BB">
        <w:tab/>
        <w:t>"MAX_LEVEL": "4",</w:t>
      </w:r>
    </w:p>
    <w:p w14:paraId="4F166AC3" w14:textId="77777777" w:rsidR="002641BB" w:rsidRPr="002641BB" w:rsidRDefault="002641BB" w:rsidP="00C75A4E">
      <w:pPr>
        <w:pStyle w:val="GOSTScript"/>
      </w:pPr>
      <w:r w:rsidRPr="002641BB">
        <w:tab/>
      </w:r>
      <w:r w:rsidRPr="002641BB">
        <w:tab/>
      </w:r>
      <w:r w:rsidRPr="002641BB">
        <w:tab/>
      </w:r>
      <w:r w:rsidRPr="002641BB">
        <w:tab/>
        <w:t>"MASKA_KOMB": "00000000000000000.3.40220.000",</w:t>
      </w:r>
    </w:p>
    <w:p w14:paraId="2A0A9D5F" w14:textId="77777777" w:rsidR="002641BB" w:rsidRPr="002641BB" w:rsidRDefault="002641BB" w:rsidP="00C75A4E">
      <w:pPr>
        <w:pStyle w:val="GOSTScript"/>
      </w:pPr>
      <w:r w:rsidRPr="002641BB">
        <w:tab/>
      </w:r>
      <w:r w:rsidRPr="002641BB">
        <w:tab/>
      </w:r>
      <w:r w:rsidRPr="002641BB">
        <w:tab/>
      </w:r>
      <w:r w:rsidRPr="002641BB">
        <w:tab/>
        <w:t>"LL": "2",</w:t>
      </w:r>
    </w:p>
    <w:p w14:paraId="744419E1" w14:textId="77777777" w:rsidR="002641BB" w:rsidRPr="002641BB" w:rsidRDefault="002641BB" w:rsidP="00C75A4E">
      <w:pPr>
        <w:pStyle w:val="GOSTScript"/>
      </w:pPr>
      <w:r w:rsidRPr="002641BB">
        <w:tab/>
      </w:r>
      <w:r w:rsidRPr="002641BB">
        <w:tab/>
      </w:r>
      <w:r w:rsidRPr="002641BB">
        <w:tab/>
      </w:r>
      <w:r w:rsidRPr="002641BB">
        <w:tab/>
        <w:t>"N_SEC": "3"</w:t>
      </w:r>
    </w:p>
    <w:p w14:paraId="73A1BACE" w14:textId="77777777" w:rsidR="002641BB" w:rsidRPr="002641BB" w:rsidRDefault="002641BB" w:rsidP="00C75A4E">
      <w:pPr>
        <w:pStyle w:val="GOSTScript"/>
      </w:pPr>
      <w:r w:rsidRPr="002641BB">
        <w:tab/>
      </w:r>
      <w:r w:rsidRPr="002641BB">
        <w:tab/>
      </w:r>
      <w:r w:rsidRPr="002641BB">
        <w:tab/>
        <w:t>},</w:t>
      </w:r>
    </w:p>
    <w:p w14:paraId="1E886A99" w14:textId="77777777" w:rsidR="002641BB" w:rsidRPr="002641BB" w:rsidRDefault="002641BB" w:rsidP="00C75A4E">
      <w:pPr>
        <w:pStyle w:val="GOSTScript"/>
      </w:pPr>
      <w:r w:rsidRPr="002641BB">
        <w:t>{</w:t>
      </w:r>
    </w:p>
    <w:p w14:paraId="726E2980" w14:textId="77777777" w:rsidR="002641BB" w:rsidRPr="002641BB" w:rsidRDefault="002641BB" w:rsidP="00C75A4E">
      <w:pPr>
        <w:pStyle w:val="GOSTScript"/>
      </w:pPr>
      <w:r w:rsidRPr="002641BB">
        <w:tab/>
      </w:r>
      <w:r w:rsidRPr="002641BB">
        <w:tab/>
      </w:r>
      <w:r w:rsidRPr="002641BB">
        <w:tab/>
      </w:r>
      <w:r w:rsidRPr="002641BB">
        <w:tab/>
        <w:t>"CONCATENATED_SEGMENTS": "        10000000000000000.3.40220.610",</w:t>
      </w:r>
    </w:p>
    <w:p w14:paraId="073AFD01" w14:textId="77777777" w:rsidR="002641BB" w:rsidRPr="002641BB" w:rsidRDefault="002641BB" w:rsidP="00C75A4E">
      <w:pPr>
        <w:pStyle w:val="GOSTScript"/>
      </w:pPr>
      <w:r w:rsidRPr="002641BB">
        <w:tab/>
      </w:r>
      <w:r w:rsidRPr="002641BB">
        <w:tab/>
      </w:r>
      <w:r w:rsidRPr="002641BB">
        <w:tab/>
      </w:r>
      <w:r w:rsidRPr="002641BB">
        <w:tab/>
        <w:t>"PaCode": "05601073740",</w:t>
      </w:r>
    </w:p>
    <w:p w14:paraId="7D08B93F" w14:textId="77777777" w:rsidR="002641BB" w:rsidRPr="002641BB" w:rsidRDefault="002641BB" w:rsidP="00C75A4E">
      <w:pPr>
        <w:pStyle w:val="GOSTScript"/>
      </w:pPr>
      <w:r w:rsidRPr="002641BB">
        <w:tab/>
      </w:r>
      <w:r w:rsidRPr="002641BB">
        <w:tab/>
      </w:r>
      <w:r w:rsidRPr="002641BB">
        <w:tab/>
      </w:r>
      <w:r w:rsidRPr="002641BB">
        <w:tab/>
        <w:t>"LEVEL_ANALIT_R": "",</w:t>
      </w:r>
    </w:p>
    <w:p w14:paraId="52B79455" w14:textId="77777777" w:rsidR="002641BB" w:rsidRPr="002641BB" w:rsidRDefault="002641BB" w:rsidP="00C75A4E">
      <w:pPr>
        <w:pStyle w:val="GOSTScript"/>
      </w:pPr>
      <w:r w:rsidRPr="002641BB">
        <w:tab/>
      </w:r>
      <w:r w:rsidRPr="002641BB">
        <w:tab/>
      </w:r>
      <w:r w:rsidRPr="002641BB">
        <w:tab/>
      </w:r>
      <w:r w:rsidRPr="002641BB">
        <w:tab/>
        <w:t>"SUM1": 0.00,</w:t>
      </w:r>
    </w:p>
    <w:p w14:paraId="67C250D3" w14:textId="77777777" w:rsidR="002641BB" w:rsidRPr="002641BB" w:rsidRDefault="002641BB" w:rsidP="00C75A4E">
      <w:pPr>
        <w:pStyle w:val="GOSTScript"/>
      </w:pPr>
      <w:r w:rsidRPr="002641BB">
        <w:tab/>
      </w:r>
      <w:r w:rsidRPr="002641BB">
        <w:tab/>
      </w:r>
      <w:r w:rsidRPr="002641BB">
        <w:tab/>
      </w:r>
      <w:r w:rsidRPr="002641BB">
        <w:tab/>
        <w:t>"SUM2": 0.00,</w:t>
      </w:r>
    </w:p>
    <w:p w14:paraId="24A3A797" w14:textId="77777777" w:rsidR="002641BB" w:rsidRPr="002641BB" w:rsidRDefault="002641BB" w:rsidP="00C75A4E">
      <w:pPr>
        <w:pStyle w:val="GOSTScript"/>
      </w:pPr>
      <w:r w:rsidRPr="002641BB">
        <w:tab/>
      </w:r>
      <w:r w:rsidRPr="002641BB">
        <w:tab/>
      </w:r>
      <w:r w:rsidRPr="002641BB">
        <w:tab/>
      </w:r>
      <w:r w:rsidRPr="002641BB">
        <w:tab/>
        <w:t>"SUM3": 0.00,</w:t>
      </w:r>
    </w:p>
    <w:p w14:paraId="356105C7" w14:textId="77777777" w:rsidR="002641BB" w:rsidRPr="002641BB" w:rsidRDefault="002641BB" w:rsidP="00C75A4E">
      <w:pPr>
        <w:pStyle w:val="GOSTScript"/>
      </w:pPr>
      <w:r w:rsidRPr="002641BB">
        <w:tab/>
      </w:r>
      <w:r w:rsidRPr="002641BB">
        <w:tab/>
      </w:r>
      <w:r w:rsidRPr="002641BB">
        <w:tab/>
      </w:r>
      <w:r w:rsidRPr="002641BB">
        <w:tab/>
        <w:t>"SUM4": 0.00,</w:t>
      </w:r>
    </w:p>
    <w:p w14:paraId="6627666D" w14:textId="77777777" w:rsidR="002641BB" w:rsidRPr="002641BB" w:rsidRDefault="002641BB" w:rsidP="00C75A4E">
      <w:pPr>
        <w:pStyle w:val="GOSTScript"/>
      </w:pPr>
      <w:r w:rsidRPr="002641BB">
        <w:tab/>
      </w:r>
      <w:r w:rsidRPr="002641BB">
        <w:tab/>
      </w:r>
      <w:r w:rsidRPr="002641BB">
        <w:tab/>
      </w:r>
      <w:r w:rsidRPr="002641BB">
        <w:tab/>
        <w:t>"SUM5": 2230.00,</w:t>
      </w:r>
    </w:p>
    <w:p w14:paraId="10915A36" w14:textId="77777777" w:rsidR="002641BB" w:rsidRPr="002641BB" w:rsidRDefault="002641BB" w:rsidP="00C75A4E">
      <w:pPr>
        <w:pStyle w:val="GOSTScript"/>
      </w:pPr>
      <w:r w:rsidRPr="002641BB">
        <w:tab/>
      </w:r>
      <w:r w:rsidRPr="002641BB">
        <w:tab/>
      </w:r>
      <w:r w:rsidRPr="002641BB">
        <w:tab/>
      </w:r>
      <w:r w:rsidRPr="002641BB">
        <w:tab/>
        <w:t>"SUM6": 0.00,</w:t>
      </w:r>
    </w:p>
    <w:p w14:paraId="333E91B3" w14:textId="77777777" w:rsidR="002641BB" w:rsidRPr="002641BB" w:rsidRDefault="002641BB" w:rsidP="00C75A4E">
      <w:pPr>
        <w:pStyle w:val="GOSTScript"/>
      </w:pPr>
      <w:r w:rsidRPr="002641BB">
        <w:tab/>
      </w:r>
      <w:r w:rsidRPr="002641BB">
        <w:tab/>
      </w:r>
      <w:r w:rsidRPr="002641BB">
        <w:tab/>
      </w:r>
      <w:r w:rsidRPr="002641BB">
        <w:tab/>
        <w:t>"SUM7": 2230.00,</w:t>
      </w:r>
    </w:p>
    <w:p w14:paraId="02684FD4" w14:textId="77777777" w:rsidR="002641BB" w:rsidRPr="002641BB" w:rsidRDefault="002641BB" w:rsidP="00C75A4E">
      <w:pPr>
        <w:pStyle w:val="GOSTScript"/>
      </w:pPr>
      <w:r w:rsidRPr="002641BB">
        <w:lastRenderedPageBreak/>
        <w:tab/>
      </w:r>
      <w:r w:rsidRPr="002641BB">
        <w:tab/>
      </w:r>
      <w:r w:rsidRPr="002641BB">
        <w:tab/>
      </w:r>
      <w:r w:rsidRPr="002641BB">
        <w:tab/>
        <w:t>"SUM8": 0.00,</w:t>
      </w:r>
    </w:p>
    <w:p w14:paraId="76CB3CA6" w14:textId="77777777" w:rsidR="002641BB" w:rsidRPr="002641BB" w:rsidRDefault="002641BB" w:rsidP="00C75A4E">
      <w:pPr>
        <w:pStyle w:val="GOSTScript"/>
      </w:pPr>
      <w:r w:rsidRPr="002641BB">
        <w:tab/>
      </w:r>
      <w:r w:rsidRPr="002641BB">
        <w:tab/>
      </w:r>
      <w:r w:rsidRPr="002641BB">
        <w:tab/>
      </w:r>
      <w:r w:rsidRPr="002641BB">
        <w:tab/>
        <w:t>"SUM9": 2230.00,</w:t>
      </w:r>
    </w:p>
    <w:p w14:paraId="6DE294D4" w14:textId="77777777" w:rsidR="002641BB" w:rsidRPr="002641BB" w:rsidRDefault="002641BB" w:rsidP="00C75A4E">
      <w:pPr>
        <w:pStyle w:val="GOSTScript"/>
      </w:pPr>
      <w:r w:rsidRPr="002641BB">
        <w:tab/>
      </w:r>
      <w:r w:rsidRPr="002641BB">
        <w:tab/>
      </w:r>
      <w:r w:rsidRPr="002641BB">
        <w:tab/>
      </w:r>
      <w:r w:rsidRPr="002641BB">
        <w:tab/>
        <w:t>"SUM10": 0.00,</w:t>
      </w:r>
    </w:p>
    <w:p w14:paraId="287488C5" w14:textId="77777777" w:rsidR="002641BB" w:rsidRPr="002641BB" w:rsidRDefault="002641BB" w:rsidP="00C75A4E">
      <w:pPr>
        <w:pStyle w:val="GOSTScript"/>
      </w:pPr>
      <w:r w:rsidRPr="002641BB">
        <w:tab/>
      </w:r>
      <w:r w:rsidRPr="002641BB">
        <w:tab/>
      </w:r>
      <w:r w:rsidRPr="002641BB">
        <w:tab/>
      </w:r>
      <w:r w:rsidRPr="002641BB">
        <w:tab/>
        <w:t>"LEVEL_ANALIT": "4",</w:t>
      </w:r>
    </w:p>
    <w:p w14:paraId="19AFBBDE" w14:textId="77777777" w:rsidR="002641BB" w:rsidRPr="002641BB" w:rsidRDefault="002641BB" w:rsidP="00C75A4E">
      <w:pPr>
        <w:pStyle w:val="GOSTScript"/>
      </w:pPr>
      <w:r w:rsidRPr="002641BB">
        <w:tab/>
      </w:r>
      <w:r w:rsidRPr="002641BB">
        <w:tab/>
      </w:r>
      <w:r w:rsidRPr="002641BB">
        <w:tab/>
      </w:r>
      <w:r w:rsidRPr="002641BB">
        <w:tab/>
        <w:t>"MAX_LEVEL": "4",</w:t>
      </w:r>
    </w:p>
    <w:p w14:paraId="05C70660" w14:textId="77777777" w:rsidR="002641BB" w:rsidRPr="002641BB" w:rsidRDefault="002641BB" w:rsidP="00C75A4E">
      <w:pPr>
        <w:pStyle w:val="GOSTScript"/>
      </w:pPr>
      <w:r w:rsidRPr="002641BB">
        <w:tab/>
      </w:r>
      <w:r w:rsidRPr="002641BB">
        <w:tab/>
      </w:r>
      <w:r w:rsidRPr="002641BB">
        <w:tab/>
      </w:r>
      <w:r w:rsidRPr="002641BB">
        <w:tab/>
        <w:t>"MASKA_KOMB": "10000000000000000.3.40220.610",</w:t>
      </w:r>
    </w:p>
    <w:p w14:paraId="3F4C325E" w14:textId="77777777" w:rsidR="002641BB" w:rsidRPr="002641BB" w:rsidRDefault="002641BB" w:rsidP="00C75A4E">
      <w:pPr>
        <w:pStyle w:val="GOSTScript"/>
      </w:pPr>
      <w:r w:rsidRPr="002641BB">
        <w:tab/>
      </w:r>
      <w:r w:rsidRPr="002641BB">
        <w:tab/>
      </w:r>
      <w:r w:rsidRPr="002641BB">
        <w:tab/>
      </w:r>
      <w:r w:rsidRPr="002641BB">
        <w:tab/>
        <w:t>"LL": "3",</w:t>
      </w:r>
    </w:p>
    <w:p w14:paraId="69352167" w14:textId="77777777" w:rsidR="002641BB" w:rsidRPr="002641BB" w:rsidRDefault="002641BB" w:rsidP="00C75A4E">
      <w:pPr>
        <w:pStyle w:val="GOSTScript"/>
      </w:pPr>
      <w:r w:rsidRPr="002641BB">
        <w:tab/>
      </w:r>
      <w:r w:rsidRPr="002641BB">
        <w:tab/>
      </w:r>
      <w:r w:rsidRPr="002641BB">
        <w:tab/>
      </w:r>
      <w:r w:rsidRPr="002641BB">
        <w:tab/>
        <w:t>"N_SEC": "3"</w:t>
      </w:r>
    </w:p>
    <w:p w14:paraId="364F63C8" w14:textId="77777777" w:rsidR="002641BB" w:rsidRPr="002641BB" w:rsidRDefault="002641BB" w:rsidP="00C75A4E">
      <w:pPr>
        <w:pStyle w:val="GOSTScript"/>
      </w:pPr>
      <w:r w:rsidRPr="002641BB">
        <w:tab/>
      </w:r>
      <w:r w:rsidRPr="002641BB">
        <w:tab/>
      </w:r>
      <w:r w:rsidRPr="002641BB">
        <w:tab/>
        <w:t>},</w:t>
      </w:r>
    </w:p>
    <w:p w14:paraId="1EB3B0B2" w14:textId="77777777" w:rsidR="002641BB" w:rsidRPr="002641BB" w:rsidRDefault="002641BB" w:rsidP="00C75A4E">
      <w:pPr>
        <w:pStyle w:val="GOSTScript"/>
      </w:pPr>
      <w:r w:rsidRPr="002641BB">
        <w:tab/>
      </w:r>
      <w:r w:rsidRPr="002641BB">
        <w:tab/>
      </w:r>
      <w:r w:rsidRPr="002641BB">
        <w:tab/>
      </w:r>
    </w:p>
    <w:p w14:paraId="6E8E699D" w14:textId="77777777" w:rsidR="002641BB" w:rsidRPr="002641BB" w:rsidRDefault="002641BB" w:rsidP="00C75A4E">
      <w:pPr>
        <w:pStyle w:val="GOSTScript"/>
      </w:pPr>
      <w:r w:rsidRPr="002641BB">
        <w:t>{</w:t>
      </w:r>
    </w:p>
    <w:p w14:paraId="68769AC7" w14:textId="77777777" w:rsidR="002641BB" w:rsidRPr="002641BB" w:rsidRDefault="002641BB" w:rsidP="00C75A4E">
      <w:pPr>
        <w:pStyle w:val="GOSTScript"/>
      </w:pPr>
      <w:r w:rsidRPr="002641BB">
        <w:tab/>
      </w:r>
      <w:r w:rsidRPr="002641BB">
        <w:tab/>
      </w:r>
      <w:r w:rsidRPr="002641BB">
        <w:tab/>
      </w:r>
      <w:r w:rsidRPr="002641BB">
        <w:tab/>
        <w:t>"CONCATENATED_SEGMENTS": "00000000000000000.3.40230.000",</w:t>
      </w:r>
    </w:p>
    <w:p w14:paraId="291CB01E" w14:textId="77777777" w:rsidR="002641BB" w:rsidRPr="002641BB" w:rsidRDefault="002641BB" w:rsidP="00C75A4E">
      <w:pPr>
        <w:pStyle w:val="GOSTScript"/>
      </w:pPr>
      <w:r w:rsidRPr="002641BB">
        <w:tab/>
      </w:r>
      <w:r w:rsidRPr="002641BB">
        <w:tab/>
      </w:r>
      <w:r w:rsidRPr="002641BB">
        <w:tab/>
      </w:r>
      <w:r w:rsidRPr="002641BB">
        <w:tab/>
        <w:t>"PaCode": "",</w:t>
      </w:r>
    </w:p>
    <w:p w14:paraId="4C9D30FC" w14:textId="77777777" w:rsidR="002641BB" w:rsidRPr="002641BB" w:rsidRDefault="002641BB" w:rsidP="00C75A4E">
      <w:pPr>
        <w:pStyle w:val="GOSTScript"/>
      </w:pPr>
      <w:r w:rsidRPr="002641BB">
        <w:tab/>
      </w:r>
      <w:r w:rsidRPr="002641BB">
        <w:tab/>
      </w:r>
      <w:r w:rsidRPr="002641BB">
        <w:tab/>
      </w:r>
      <w:r w:rsidRPr="002641BB">
        <w:tab/>
        <w:t>"LEVEL_ANALIT_R": "5",</w:t>
      </w:r>
    </w:p>
    <w:p w14:paraId="456D1554" w14:textId="77777777" w:rsidR="002641BB" w:rsidRPr="002641BB" w:rsidRDefault="002641BB" w:rsidP="00C75A4E">
      <w:pPr>
        <w:pStyle w:val="GOSTScript"/>
      </w:pPr>
      <w:r w:rsidRPr="002641BB">
        <w:tab/>
      </w:r>
      <w:r w:rsidRPr="002641BB">
        <w:tab/>
      </w:r>
      <w:r w:rsidRPr="002641BB">
        <w:tab/>
      </w:r>
      <w:r w:rsidRPr="002641BB">
        <w:tab/>
        <w:t>"SUM1": 0.00,</w:t>
      </w:r>
    </w:p>
    <w:p w14:paraId="04D812EF" w14:textId="49224DB9" w:rsidR="002641BB" w:rsidRPr="002641BB" w:rsidRDefault="002641BB" w:rsidP="00C75A4E">
      <w:pPr>
        <w:pStyle w:val="GOSTScript"/>
      </w:pPr>
      <w:r w:rsidRPr="002641BB">
        <w:tab/>
      </w:r>
      <w:r w:rsidRPr="002641BB">
        <w:tab/>
      </w:r>
      <w:r w:rsidRPr="002641BB">
        <w:tab/>
        <w:t>"SUM2": 100.00,</w:t>
      </w:r>
    </w:p>
    <w:p w14:paraId="705AFF03" w14:textId="2ECD4C66" w:rsidR="002641BB" w:rsidRPr="002641BB" w:rsidRDefault="002641BB" w:rsidP="00C75A4E">
      <w:pPr>
        <w:pStyle w:val="GOSTScript"/>
      </w:pPr>
      <w:r w:rsidRPr="002641BB">
        <w:tab/>
      </w:r>
      <w:r w:rsidRPr="002641BB">
        <w:tab/>
      </w:r>
      <w:r w:rsidRPr="002641BB">
        <w:tab/>
        <w:t>"SUM3": 0.00,</w:t>
      </w:r>
    </w:p>
    <w:p w14:paraId="6DF60C06" w14:textId="2164DB0B" w:rsidR="002641BB" w:rsidRPr="002641BB" w:rsidRDefault="002641BB" w:rsidP="00C75A4E">
      <w:pPr>
        <w:pStyle w:val="GOSTScript"/>
      </w:pPr>
      <w:r w:rsidRPr="002641BB">
        <w:tab/>
      </w:r>
      <w:r w:rsidRPr="002641BB">
        <w:tab/>
      </w:r>
      <w:r w:rsidRPr="002641BB">
        <w:tab/>
        <w:t>"SUM4": 100.00,</w:t>
      </w:r>
    </w:p>
    <w:p w14:paraId="13383ECA" w14:textId="27414F67" w:rsidR="002641BB" w:rsidRPr="002641BB" w:rsidRDefault="002641BB" w:rsidP="00C75A4E">
      <w:pPr>
        <w:pStyle w:val="GOSTScript"/>
      </w:pPr>
      <w:r w:rsidRPr="002641BB">
        <w:tab/>
      </w:r>
      <w:r w:rsidRPr="002641BB">
        <w:tab/>
      </w:r>
      <w:r w:rsidRPr="002641BB">
        <w:tab/>
        <w:t>"SUM5": 0.00,</w:t>
      </w:r>
    </w:p>
    <w:p w14:paraId="6FCD818E" w14:textId="1D7D7350" w:rsidR="002641BB" w:rsidRPr="002641BB" w:rsidRDefault="002641BB" w:rsidP="00C75A4E">
      <w:pPr>
        <w:pStyle w:val="GOSTScript"/>
      </w:pPr>
      <w:r w:rsidRPr="002641BB">
        <w:tab/>
      </w:r>
      <w:r w:rsidRPr="002641BB">
        <w:tab/>
      </w:r>
      <w:r w:rsidRPr="002641BB">
        <w:tab/>
        <w:t>"SUM6": 0.00,</w:t>
      </w:r>
    </w:p>
    <w:p w14:paraId="39F00AF0" w14:textId="30FE6B07" w:rsidR="002641BB" w:rsidRPr="002641BB" w:rsidRDefault="002641BB" w:rsidP="00C75A4E">
      <w:pPr>
        <w:pStyle w:val="GOSTScript"/>
      </w:pPr>
      <w:r w:rsidRPr="002641BB">
        <w:tab/>
      </w:r>
      <w:r w:rsidRPr="002641BB">
        <w:tab/>
      </w:r>
      <w:r w:rsidRPr="002641BB">
        <w:tab/>
        <w:t>"SUM7": 0.00,</w:t>
      </w:r>
    </w:p>
    <w:p w14:paraId="48E077D2" w14:textId="20609A09" w:rsidR="002641BB" w:rsidRPr="002641BB" w:rsidRDefault="002641BB" w:rsidP="00C75A4E">
      <w:pPr>
        <w:pStyle w:val="GOSTScript"/>
      </w:pPr>
      <w:r w:rsidRPr="002641BB">
        <w:tab/>
      </w:r>
      <w:r w:rsidRPr="002641BB">
        <w:tab/>
      </w:r>
      <w:r w:rsidRPr="002641BB">
        <w:tab/>
        <w:t>"SUM8": 0.00,</w:t>
      </w:r>
    </w:p>
    <w:p w14:paraId="66619CF0" w14:textId="2B14DA5A" w:rsidR="002641BB" w:rsidRPr="002641BB" w:rsidRDefault="002641BB" w:rsidP="00C75A4E">
      <w:pPr>
        <w:pStyle w:val="GOSTScript"/>
      </w:pPr>
      <w:r w:rsidRPr="002641BB">
        <w:tab/>
      </w:r>
      <w:r w:rsidRPr="002641BB">
        <w:tab/>
      </w:r>
      <w:r w:rsidRPr="002641BB">
        <w:tab/>
        <w:t>"SUM9": 0.00,</w:t>
      </w:r>
    </w:p>
    <w:p w14:paraId="49CE815F" w14:textId="35D6FA58" w:rsidR="002641BB" w:rsidRPr="002641BB" w:rsidRDefault="002641BB" w:rsidP="00C75A4E">
      <w:pPr>
        <w:pStyle w:val="GOSTScript"/>
      </w:pPr>
      <w:r w:rsidRPr="002641BB">
        <w:tab/>
      </w:r>
      <w:r w:rsidRPr="002641BB">
        <w:tab/>
      </w:r>
      <w:r w:rsidRPr="002641BB">
        <w:tab/>
        <w:t>"SUM10": 100.00,</w:t>
      </w:r>
    </w:p>
    <w:p w14:paraId="1245FFB8" w14:textId="77777777" w:rsidR="002641BB" w:rsidRPr="002641BB" w:rsidRDefault="002641BB" w:rsidP="00C75A4E">
      <w:pPr>
        <w:pStyle w:val="GOSTScript"/>
      </w:pPr>
      <w:r w:rsidRPr="002641BB">
        <w:tab/>
      </w:r>
      <w:r w:rsidRPr="002641BB">
        <w:tab/>
      </w:r>
      <w:r w:rsidRPr="002641BB">
        <w:tab/>
      </w:r>
      <w:r w:rsidRPr="002641BB">
        <w:tab/>
        <w:t>"LEVEL_ANALIT": "2",</w:t>
      </w:r>
    </w:p>
    <w:p w14:paraId="226FE008" w14:textId="77777777" w:rsidR="002641BB" w:rsidRPr="002641BB" w:rsidRDefault="002641BB" w:rsidP="00C75A4E">
      <w:pPr>
        <w:pStyle w:val="GOSTScript"/>
      </w:pPr>
      <w:r w:rsidRPr="002641BB">
        <w:tab/>
      </w:r>
      <w:r w:rsidRPr="002641BB">
        <w:tab/>
      </w:r>
      <w:r w:rsidRPr="002641BB">
        <w:tab/>
      </w:r>
      <w:r w:rsidRPr="002641BB">
        <w:tab/>
        <w:t>"MAX_LEVEL": "4",</w:t>
      </w:r>
    </w:p>
    <w:p w14:paraId="38F25080" w14:textId="77777777" w:rsidR="002641BB" w:rsidRPr="002641BB" w:rsidRDefault="002641BB" w:rsidP="00C75A4E">
      <w:pPr>
        <w:pStyle w:val="GOSTScript"/>
      </w:pPr>
      <w:r w:rsidRPr="002641BB">
        <w:tab/>
      </w:r>
      <w:r w:rsidRPr="002641BB">
        <w:tab/>
      </w:r>
      <w:r w:rsidRPr="002641BB">
        <w:tab/>
      </w:r>
      <w:r w:rsidRPr="002641BB">
        <w:tab/>
        <w:t>"MASKA_KOMB": "00000000000000000.3.40230.000",</w:t>
      </w:r>
    </w:p>
    <w:p w14:paraId="4306FDD1" w14:textId="77777777" w:rsidR="002641BB" w:rsidRPr="002641BB" w:rsidRDefault="002641BB" w:rsidP="00C75A4E">
      <w:pPr>
        <w:pStyle w:val="GOSTScript"/>
      </w:pPr>
      <w:r w:rsidRPr="002641BB">
        <w:tab/>
      </w:r>
      <w:r w:rsidRPr="002641BB">
        <w:tab/>
      </w:r>
      <w:r w:rsidRPr="002641BB">
        <w:tab/>
      </w:r>
      <w:r w:rsidRPr="002641BB">
        <w:tab/>
        <w:t>"LL": "1",</w:t>
      </w:r>
    </w:p>
    <w:p w14:paraId="7E44010E" w14:textId="77777777" w:rsidR="002641BB" w:rsidRPr="002641BB" w:rsidRDefault="002641BB" w:rsidP="00C75A4E">
      <w:pPr>
        <w:pStyle w:val="GOSTScript"/>
      </w:pPr>
      <w:r w:rsidRPr="002641BB">
        <w:tab/>
      </w:r>
      <w:r w:rsidRPr="002641BB">
        <w:tab/>
      </w:r>
      <w:r w:rsidRPr="002641BB">
        <w:tab/>
      </w:r>
      <w:r w:rsidRPr="002641BB">
        <w:tab/>
        <w:t>"N_SEC": "3"</w:t>
      </w:r>
    </w:p>
    <w:p w14:paraId="11E976E4" w14:textId="77777777" w:rsidR="002641BB" w:rsidRPr="002641BB" w:rsidRDefault="002641BB" w:rsidP="00C75A4E">
      <w:pPr>
        <w:pStyle w:val="GOSTScript"/>
      </w:pPr>
      <w:r w:rsidRPr="002641BB">
        <w:tab/>
      </w:r>
      <w:r w:rsidRPr="002641BB">
        <w:tab/>
      </w:r>
      <w:r w:rsidRPr="002641BB">
        <w:tab/>
        <w:t>},</w:t>
      </w:r>
    </w:p>
    <w:p w14:paraId="4482C598" w14:textId="77777777" w:rsidR="002641BB" w:rsidRPr="002641BB" w:rsidRDefault="002641BB" w:rsidP="00C75A4E">
      <w:pPr>
        <w:pStyle w:val="GOSTScript"/>
      </w:pPr>
      <w:r w:rsidRPr="002641BB">
        <w:t>{</w:t>
      </w:r>
    </w:p>
    <w:p w14:paraId="67E33DF8" w14:textId="77777777" w:rsidR="002641BB" w:rsidRPr="002641BB" w:rsidRDefault="002641BB" w:rsidP="00C75A4E">
      <w:pPr>
        <w:pStyle w:val="GOSTScript"/>
      </w:pPr>
      <w:r w:rsidRPr="002641BB">
        <w:tab/>
      </w:r>
      <w:r w:rsidRPr="002641BB">
        <w:tab/>
      </w:r>
      <w:r w:rsidRPr="002641BB">
        <w:tab/>
      </w:r>
      <w:r w:rsidRPr="002641BB">
        <w:tab/>
        <w:t>"CONCATENATED_SEGMENTS": "    00000000000000000.3.40230.000",</w:t>
      </w:r>
    </w:p>
    <w:p w14:paraId="13CD4690" w14:textId="77777777" w:rsidR="002641BB" w:rsidRPr="002641BB" w:rsidRDefault="002641BB" w:rsidP="00C75A4E">
      <w:pPr>
        <w:pStyle w:val="GOSTScript"/>
      </w:pPr>
      <w:r w:rsidRPr="002641BB">
        <w:tab/>
      </w:r>
      <w:r w:rsidRPr="002641BB">
        <w:tab/>
      </w:r>
      <w:r w:rsidRPr="002641BB">
        <w:tab/>
      </w:r>
      <w:r w:rsidRPr="002641BB">
        <w:tab/>
        <w:t>"PaCode": "",</w:t>
      </w:r>
    </w:p>
    <w:p w14:paraId="4518B244" w14:textId="77777777" w:rsidR="002641BB" w:rsidRPr="002641BB" w:rsidRDefault="002641BB" w:rsidP="00C75A4E">
      <w:pPr>
        <w:pStyle w:val="GOSTScript"/>
      </w:pPr>
      <w:r w:rsidRPr="002641BB">
        <w:tab/>
      </w:r>
      <w:r w:rsidRPr="002641BB">
        <w:tab/>
      </w:r>
      <w:r w:rsidRPr="002641BB">
        <w:tab/>
      </w:r>
      <w:r w:rsidRPr="002641BB">
        <w:tab/>
        <w:t>"LEVEL_ANALIT_R": "КИФ",</w:t>
      </w:r>
    </w:p>
    <w:p w14:paraId="5F7BBE22" w14:textId="77777777" w:rsidR="002641BB" w:rsidRPr="002641BB" w:rsidRDefault="002641BB" w:rsidP="00C75A4E">
      <w:pPr>
        <w:pStyle w:val="GOSTScript"/>
      </w:pPr>
      <w:r w:rsidRPr="002641BB">
        <w:tab/>
      </w:r>
      <w:r w:rsidRPr="002641BB">
        <w:tab/>
      </w:r>
      <w:r w:rsidRPr="002641BB">
        <w:tab/>
      </w:r>
      <w:r w:rsidRPr="002641BB">
        <w:tab/>
        <w:t>"SUM1": 0.00,</w:t>
      </w:r>
    </w:p>
    <w:p w14:paraId="2939F99E" w14:textId="54C9150F" w:rsidR="002641BB" w:rsidRPr="002641BB" w:rsidRDefault="002641BB" w:rsidP="00C75A4E">
      <w:pPr>
        <w:pStyle w:val="GOSTScript"/>
      </w:pPr>
      <w:r w:rsidRPr="002641BB">
        <w:tab/>
      </w:r>
      <w:r w:rsidRPr="002641BB">
        <w:tab/>
      </w:r>
      <w:r w:rsidRPr="002641BB">
        <w:tab/>
        <w:t>"SUM2": 100.00,</w:t>
      </w:r>
    </w:p>
    <w:p w14:paraId="3029DF04" w14:textId="5ECEF900" w:rsidR="002641BB" w:rsidRPr="002641BB" w:rsidRDefault="002641BB" w:rsidP="00C75A4E">
      <w:pPr>
        <w:pStyle w:val="GOSTScript"/>
      </w:pPr>
      <w:r w:rsidRPr="002641BB">
        <w:tab/>
      </w:r>
      <w:r w:rsidRPr="002641BB">
        <w:tab/>
      </w:r>
      <w:r w:rsidRPr="002641BB">
        <w:tab/>
        <w:t>"SUM3": 0.00,</w:t>
      </w:r>
    </w:p>
    <w:p w14:paraId="515D7445" w14:textId="6069717A" w:rsidR="002641BB" w:rsidRPr="002641BB" w:rsidRDefault="002641BB" w:rsidP="00C75A4E">
      <w:pPr>
        <w:pStyle w:val="GOSTScript"/>
      </w:pPr>
      <w:r w:rsidRPr="002641BB">
        <w:tab/>
      </w:r>
      <w:r w:rsidRPr="002641BB">
        <w:tab/>
      </w:r>
      <w:r w:rsidRPr="002641BB">
        <w:tab/>
        <w:t>"SUM4": 100.00,</w:t>
      </w:r>
    </w:p>
    <w:p w14:paraId="0942506A" w14:textId="71B2E663" w:rsidR="002641BB" w:rsidRPr="002641BB" w:rsidRDefault="002641BB" w:rsidP="00C75A4E">
      <w:pPr>
        <w:pStyle w:val="GOSTScript"/>
      </w:pPr>
      <w:r w:rsidRPr="002641BB">
        <w:lastRenderedPageBreak/>
        <w:tab/>
      </w:r>
      <w:r w:rsidRPr="002641BB">
        <w:tab/>
      </w:r>
      <w:r w:rsidRPr="002641BB">
        <w:tab/>
        <w:t>"SUM5": 0.00,</w:t>
      </w:r>
    </w:p>
    <w:p w14:paraId="5013A1B6" w14:textId="07E566A2" w:rsidR="002641BB" w:rsidRPr="002641BB" w:rsidRDefault="002641BB" w:rsidP="00C75A4E">
      <w:pPr>
        <w:pStyle w:val="GOSTScript"/>
      </w:pPr>
      <w:r w:rsidRPr="002641BB">
        <w:tab/>
      </w:r>
      <w:r w:rsidRPr="002641BB">
        <w:tab/>
      </w:r>
      <w:r w:rsidRPr="002641BB">
        <w:tab/>
        <w:t>"SUM6": 0.00,</w:t>
      </w:r>
    </w:p>
    <w:p w14:paraId="1C2FAD98" w14:textId="1D2F1A47" w:rsidR="002641BB" w:rsidRPr="002641BB" w:rsidRDefault="002641BB" w:rsidP="00C75A4E">
      <w:pPr>
        <w:pStyle w:val="GOSTScript"/>
      </w:pPr>
      <w:r w:rsidRPr="002641BB">
        <w:tab/>
      </w:r>
      <w:r w:rsidRPr="002641BB">
        <w:tab/>
      </w:r>
      <w:r w:rsidRPr="002641BB">
        <w:tab/>
        <w:t>"SUM7": 0.00,</w:t>
      </w:r>
    </w:p>
    <w:p w14:paraId="6C2357F7" w14:textId="01C5956E" w:rsidR="002641BB" w:rsidRPr="002641BB" w:rsidRDefault="002641BB" w:rsidP="00C75A4E">
      <w:pPr>
        <w:pStyle w:val="GOSTScript"/>
      </w:pPr>
      <w:r w:rsidRPr="002641BB">
        <w:tab/>
      </w:r>
      <w:r w:rsidRPr="002641BB">
        <w:tab/>
      </w:r>
      <w:r w:rsidRPr="002641BB">
        <w:tab/>
        <w:t>"SUM8": 0.00,</w:t>
      </w:r>
    </w:p>
    <w:p w14:paraId="22F27DF7" w14:textId="36A3F812" w:rsidR="002641BB" w:rsidRPr="002641BB" w:rsidRDefault="002641BB" w:rsidP="00C75A4E">
      <w:pPr>
        <w:pStyle w:val="GOSTScript"/>
      </w:pPr>
      <w:r w:rsidRPr="002641BB">
        <w:tab/>
      </w:r>
      <w:r w:rsidRPr="002641BB">
        <w:tab/>
      </w:r>
      <w:r w:rsidRPr="002641BB">
        <w:tab/>
        <w:t>"SUM9": 0.00,</w:t>
      </w:r>
    </w:p>
    <w:p w14:paraId="4BD74179" w14:textId="3B399098" w:rsidR="002641BB" w:rsidRPr="002641BB" w:rsidRDefault="002641BB" w:rsidP="00C75A4E">
      <w:pPr>
        <w:pStyle w:val="GOSTScript"/>
      </w:pPr>
      <w:r w:rsidRPr="002641BB">
        <w:tab/>
      </w:r>
      <w:r w:rsidRPr="002641BB">
        <w:tab/>
      </w:r>
      <w:r w:rsidRPr="002641BB">
        <w:tab/>
        <w:t>"SUM10": 100.00,</w:t>
      </w:r>
    </w:p>
    <w:p w14:paraId="1BF7A982" w14:textId="77777777" w:rsidR="002641BB" w:rsidRPr="002641BB" w:rsidRDefault="002641BB" w:rsidP="00C75A4E">
      <w:pPr>
        <w:pStyle w:val="GOSTScript"/>
      </w:pPr>
      <w:r w:rsidRPr="002641BB">
        <w:tab/>
      </w:r>
      <w:r w:rsidRPr="002641BB">
        <w:tab/>
      </w:r>
      <w:r w:rsidRPr="002641BB">
        <w:tab/>
      </w:r>
      <w:r w:rsidRPr="002641BB">
        <w:tab/>
        <w:t>"LEVEL_ANALIT": "3",</w:t>
      </w:r>
    </w:p>
    <w:p w14:paraId="072E9EF2" w14:textId="77777777" w:rsidR="002641BB" w:rsidRPr="002641BB" w:rsidRDefault="002641BB" w:rsidP="00C75A4E">
      <w:pPr>
        <w:pStyle w:val="GOSTScript"/>
      </w:pPr>
      <w:r w:rsidRPr="002641BB">
        <w:tab/>
      </w:r>
      <w:r w:rsidRPr="002641BB">
        <w:tab/>
      </w:r>
      <w:r w:rsidRPr="002641BB">
        <w:tab/>
      </w:r>
      <w:r w:rsidRPr="002641BB">
        <w:tab/>
        <w:t>"MAX_LEVEL": "4",</w:t>
      </w:r>
    </w:p>
    <w:p w14:paraId="22945EAA" w14:textId="77777777" w:rsidR="002641BB" w:rsidRPr="002641BB" w:rsidRDefault="002641BB" w:rsidP="00C75A4E">
      <w:pPr>
        <w:pStyle w:val="GOSTScript"/>
      </w:pPr>
      <w:r w:rsidRPr="002641BB">
        <w:tab/>
      </w:r>
      <w:r w:rsidRPr="002641BB">
        <w:tab/>
      </w:r>
      <w:r w:rsidRPr="002641BB">
        <w:tab/>
      </w:r>
      <w:r w:rsidRPr="002641BB">
        <w:tab/>
        <w:t>"MASKA_KOMB": "00000000000000000.3.40230.000",</w:t>
      </w:r>
    </w:p>
    <w:p w14:paraId="310074CD" w14:textId="77777777" w:rsidR="002641BB" w:rsidRPr="002641BB" w:rsidRDefault="002641BB" w:rsidP="00C75A4E">
      <w:pPr>
        <w:pStyle w:val="GOSTScript"/>
      </w:pPr>
      <w:r w:rsidRPr="002641BB">
        <w:tab/>
      </w:r>
      <w:r w:rsidRPr="002641BB">
        <w:tab/>
      </w:r>
      <w:r w:rsidRPr="002641BB">
        <w:tab/>
      </w:r>
      <w:r w:rsidRPr="002641BB">
        <w:tab/>
        <w:t>"LL": "2",</w:t>
      </w:r>
    </w:p>
    <w:p w14:paraId="798DBC87" w14:textId="77777777" w:rsidR="002641BB" w:rsidRPr="002641BB" w:rsidRDefault="002641BB" w:rsidP="00C75A4E">
      <w:pPr>
        <w:pStyle w:val="GOSTScript"/>
      </w:pPr>
      <w:r w:rsidRPr="002641BB">
        <w:tab/>
      </w:r>
      <w:r w:rsidRPr="002641BB">
        <w:tab/>
      </w:r>
      <w:r w:rsidRPr="002641BB">
        <w:tab/>
      </w:r>
      <w:r w:rsidRPr="002641BB">
        <w:tab/>
        <w:t>"N_SEC": "3"</w:t>
      </w:r>
    </w:p>
    <w:p w14:paraId="4D868200" w14:textId="77777777" w:rsidR="002641BB" w:rsidRPr="002641BB" w:rsidRDefault="002641BB" w:rsidP="00C75A4E">
      <w:pPr>
        <w:pStyle w:val="GOSTScript"/>
      </w:pPr>
      <w:r w:rsidRPr="002641BB">
        <w:tab/>
      </w:r>
      <w:r w:rsidRPr="002641BB">
        <w:tab/>
      </w:r>
      <w:r w:rsidRPr="002641BB">
        <w:tab/>
        <w:t>},</w:t>
      </w:r>
    </w:p>
    <w:p w14:paraId="3C3616B0" w14:textId="77777777" w:rsidR="002641BB" w:rsidRPr="002641BB" w:rsidRDefault="002641BB" w:rsidP="00C75A4E">
      <w:pPr>
        <w:pStyle w:val="GOSTScript"/>
      </w:pPr>
      <w:r w:rsidRPr="002641BB">
        <w:t>{</w:t>
      </w:r>
    </w:p>
    <w:p w14:paraId="02112BDE" w14:textId="77777777" w:rsidR="002641BB" w:rsidRPr="002641BB" w:rsidRDefault="002641BB" w:rsidP="00C75A4E">
      <w:pPr>
        <w:pStyle w:val="GOSTScript"/>
      </w:pPr>
      <w:r w:rsidRPr="002641BB">
        <w:tab/>
      </w:r>
      <w:r w:rsidRPr="002641BB">
        <w:tab/>
      </w:r>
      <w:r w:rsidRPr="002641BB">
        <w:tab/>
      </w:r>
      <w:r w:rsidRPr="002641BB">
        <w:tab/>
        <w:t>"CONCATENATED_SEGMENTS": "        10000000000000000.3.40230.000",</w:t>
      </w:r>
    </w:p>
    <w:p w14:paraId="67CC9387" w14:textId="77777777" w:rsidR="002641BB" w:rsidRPr="002641BB" w:rsidRDefault="002641BB" w:rsidP="00C75A4E">
      <w:pPr>
        <w:pStyle w:val="GOSTScript"/>
      </w:pPr>
      <w:r w:rsidRPr="002641BB">
        <w:tab/>
      </w:r>
      <w:r w:rsidRPr="002641BB">
        <w:tab/>
      </w:r>
      <w:r w:rsidRPr="002641BB">
        <w:tab/>
      </w:r>
      <w:r w:rsidRPr="002641BB">
        <w:tab/>
        <w:t>"PaCode": "05601073740",</w:t>
      </w:r>
    </w:p>
    <w:p w14:paraId="2E447E82" w14:textId="77777777" w:rsidR="002641BB" w:rsidRPr="002641BB" w:rsidRDefault="002641BB" w:rsidP="00C75A4E">
      <w:pPr>
        <w:pStyle w:val="GOSTScript"/>
      </w:pPr>
      <w:r w:rsidRPr="002641BB">
        <w:tab/>
      </w:r>
      <w:r w:rsidRPr="002641BB">
        <w:tab/>
      </w:r>
      <w:r w:rsidRPr="002641BB">
        <w:tab/>
      </w:r>
      <w:r w:rsidRPr="002641BB">
        <w:tab/>
        <w:t>"LEVEL_ANALIT_R": "",</w:t>
      </w:r>
    </w:p>
    <w:p w14:paraId="14B61141" w14:textId="77777777" w:rsidR="002641BB" w:rsidRPr="002641BB" w:rsidRDefault="002641BB" w:rsidP="00C75A4E">
      <w:pPr>
        <w:pStyle w:val="GOSTScript"/>
      </w:pPr>
      <w:r w:rsidRPr="002641BB">
        <w:tab/>
      </w:r>
      <w:r w:rsidRPr="002641BB">
        <w:tab/>
      </w:r>
      <w:r w:rsidRPr="002641BB">
        <w:tab/>
      </w:r>
      <w:r w:rsidRPr="002641BB">
        <w:tab/>
        <w:t>"SUM1": 0.00,</w:t>
      </w:r>
    </w:p>
    <w:p w14:paraId="27C09DCB" w14:textId="2A6CD975" w:rsidR="002641BB" w:rsidRPr="002641BB" w:rsidRDefault="002641BB" w:rsidP="00C75A4E">
      <w:pPr>
        <w:pStyle w:val="GOSTScript"/>
      </w:pPr>
      <w:r w:rsidRPr="002641BB">
        <w:tab/>
      </w:r>
      <w:r w:rsidRPr="002641BB">
        <w:tab/>
      </w:r>
      <w:r w:rsidRPr="002641BB">
        <w:tab/>
        <w:t>"SUM2": 100.00,</w:t>
      </w:r>
    </w:p>
    <w:p w14:paraId="23722A8C" w14:textId="07E29919" w:rsidR="002641BB" w:rsidRPr="002641BB" w:rsidRDefault="002641BB" w:rsidP="00C75A4E">
      <w:pPr>
        <w:pStyle w:val="GOSTScript"/>
      </w:pPr>
      <w:r w:rsidRPr="002641BB">
        <w:tab/>
      </w:r>
      <w:r w:rsidRPr="002641BB">
        <w:tab/>
      </w:r>
      <w:r w:rsidRPr="002641BB">
        <w:tab/>
        <w:t>"SUM3": 0.00,</w:t>
      </w:r>
    </w:p>
    <w:p w14:paraId="6DD7005E" w14:textId="369BD05D" w:rsidR="002641BB" w:rsidRPr="002641BB" w:rsidRDefault="002641BB" w:rsidP="00C75A4E">
      <w:pPr>
        <w:pStyle w:val="GOSTScript"/>
      </w:pPr>
      <w:r w:rsidRPr="002641BB">
        <w:tab/>
      </w:r>
      <w:r w:rsidRPr="002641BB">
        <w:tab/>
        <w:t>"SUM4": 100.00,</w:t>
      </w:r>
    </w:p>
    <w:p w14:paraId="6C36093C" w14:textId="0579E4DE" w:rsidR="002641BB" w:rsidRPr="002641BB" w:rsidRDefault="002641BB" w:rsidP="00C75A4E">
      <w:pPr>
        <w:pStyle w:val="GOSTScript"/>
      </w:pPr>
      <w:r w:rsidRPr="002641BB">
        <w:tab/>
      </w:r>
      <w:r w:rsidRPr="002641BB">
        <w:tab/>
      </w:r>
      <w:r w:rsidRPr="002641BB">
        <w:tab/>
        <w:t>"SUM5": 0.00,</w:t>
      </w:r>
    </w:p>
    <w:p w14:paraId="700D42FF" w14:textId="315253AE" w:rsidR="002641BB" w:rsidRPr="002641BB" w:rsidRDefault="002641BB" w:rsidP="00C75A4E">
      <w:pPr>
        <w:pStyle w:val="GOSTScript"/>
      </w:pPr>
      <w:r w:rsidRPr="002641BB">
        <w:tab/>
      </w:r>
      <w:r w:rsidRPr="002641BB">
        <w:tab/>
      </w:r>
      <w:r w:rsidRPr="002641BB">
        <w:tab/>
        <w:t>"SUM6": 0.00,</w:t>
      </w:r>
    </w:p>
    <w:p w14:paraId="47D028BF" w14:textId="2CBB4EDD" w:rsidR="002641BB" w:rsidRPr="002641BB" w:rsidRDefault="002641BB" w:rsidP="00C75A4E">
      <w:pPr>
        <w:pStyle w:val="GOSTScript"/>
      </w:pPr>
      <w:r w:rsidRPr="002641BB">
        <w:tab/>
      </w:r>
      <w:r w:rsidRPr="002641BB">
        <w:tab/>
      </w:r>
      <w:r w:rsidRPr="002641BB">
        <w:tab/>
        <w:t>"SUM7": 0.00,</w:t>
      </w:r>
    </w:p>
    <w:p w14:paraId="17B807D2" w14:textId="638C1DB7" w:rsidR="002641BB" w:rsidRPr="002641BB" w:rsidRDefault="002641BB" w:rsidP="00C75A4E">
      <w:pPr>
        <w:pStyle w:val="GOSTScript"/>
      </w:pPr>
      <w:r w:rsidRPr="002641BB">
        <w:tab/>
      </w:r>
      <w:r w:rsidRPr="002641BB">
        <w:tab/>
      </w:r>
      <w:r w:rsidRPr="002641BB">
        <w:tab/>
        <w:t>"SUM8": 0.00,</w:t>
      </w:r>
    </w:p>
    <w:p w14:paraId="0A10D45D" w14:textId="31D1FFB8" w:rsidR="002641BB" w:rsidRPr="002641BB" w:rsidRDefault="002641BB" w:rsidP="00C75A4E">
      <w:pPr>
        <w:pStyle w:val="GOSTScript"/>
      </w:pPr>
      <w:r w:rsidRPr="002641BB">
        <w:tab/>
      </w:r>
      <w:r w:rsidRPr="002641BB">
        <w:tab/>
      </w:r>
      <w:r w:rsidRPr="002641BB">
        <w:tab/>
        <w:t>"SUM9": 0.00,</w:t>
      </w:r>
    </w:p>
    <w:p w14:paraId="42AFBBCB" w14:textId="5F870F51" w:rsidR="002641BB" w:rsidRPr="002641BB" w:rsidRDefault="002641BB" w:rsidP="00C75A4E">
      <w:pPr>
        <w:pStyle w:val="GOSTScript"/>
      </w:pPr>
      <w:r w:rsidRPr="002641BB">
        <w:tab/>
      </w:r>
      <w:r w:rsidRPr="002641BB">
        <w:tab/>
      </w:r>
      <w:r w:rsidRPr="002641BB">
        <w:tab/>
        <w:t>"SUM10": 100.00,</w:t>
      </w:r>
    </w:p>
    <w:p w14:paraId="6AC42393" w14:textId="77777777" w:rsidR="002641BB" w:rsidRPr="002641BB" w:rsidRDefault="002641BB" w:rsidP="00C75A4E">
      <w:pPr>
        <w:pStyle w:val="GOSTScript"/>
      </w:pPr>
      <w:r w:rsidRPr="002641BB">
        <w:tab/>
      </w:r>
      <w:r w:rsidRPr="002641BB">
        <w:tab/>
      </w:r>
      <w:r w:rsidRPr="002641BB">
        <w:tab/>
      </w:r>
      <w:r w:rsidRPr="002641BB">
        <w:tab/>
        <w:t>"LEVEL_ANALIT": "4",</w:t>
      </w:r>
    </w:p>
    <w:p w14:paraId="0195AD86" w14:textId="77777777" w:rsidR="002641BB" w:rsidRPr="002641BB" w:rsidRDefault="002641BB" w:rsidP="00C75A4E">
      <w:pPr>
        <w:pStyle w:val="GOSTScript"/>
      </w:pPr>
      <w:r w:rsidRPr="002641BB">
        <w:tab/>
      </w:r>
      <w:r w:rsidRPr="002641BB">
        <w:tab/>
      </w:r>
      <w:r w:rsidRPr="002641BB">
        <w:tab/>
      </w:r>
      <w:r w:rsidRPr="002641BB">
        <w:tab/>
        <w:t>"MAX_LEVEL": "4",</w:t>
      </w:r>
    </w:p>
    <w:p w14:paraId="662EAF8A" w14:textId="77777777" w:rsidR="002641BB" w:rsidRPr="002641BB" w:rsidRDefault="002641BB" w:rsidP="00C75A4E">
      <w:pPr>
        <w:pStyle w:val="GOSTScript"/>
      </w:pPr>
      <w:r w:rsidRPr="002641BB">
        <w:tab/>
      </w:r>
      <w:r w:rsidRPr="002641BB">
        <w:tab/>
      </w:r>
      <w:r w:rsidRPr="002641BB">
        <w:tab/>
      </w:r>
      <w:r w:rsidRPr="002641BB">
        <w:tab/>
        <w:t>"MASKA_KOMB": "10000000000000000.3.40230.000",</w:t>
      </w:r>
    </w:p>
    <w:p w14:paraId="28113460" w14:textId="77777777" w:rsidR="002641BB" w:rsidRPr="002641BB" w:rsidRDefault="002641BB" w:rsidP="00C75A4E">
      <w:pPr>
        <w:pStyle w:val="GOSTScript"/>
      </w:pPr>
      <w:r w:rsidRPr="002641BB">
        <w:tab/>
      </w:r>
      <w:r w:rsidRPr="002641BB">
        <w:tab/>
      </w:r>
      <w:r w:rsidRPr="002641BB">
        <w:tab/>
      </w:r>
      <w:r w:rsidRPr="002641BB">
        <w:tab/>
        <w:t>"LL": "3",</w:t>
      </w:r>
    </w:p>
    <w:p w14:paraId="371313C1" w14:textId="77777777" w:rsidR="002641BB" w:rsidRPr="002641BB" w:rsidRDefault="002641BB" w:rsidP="00C75A4E">
      <w:pPr>
        <w:pStyle w:val="GOSTScript"/>
      </w:pPr>
      <w:r w:rsidRPr="002641BB">
        <w:tab/>
      </w:r>
      <w:r w:rsidRPr="002641BB">
        <w:tab/>
      </w:r>
      <w:r w:rsidRPr="002641BB">
        <w:tab/>
      </w:r>
      <w:r w:rsidRPr="002641BB">
        <w:tab/>
        <w:t>"N_SEC": "3"</w:t>
      </w:r>
    </w:p>
    <w:p w14:paraId="71E99486" w14:textId="77777777" w:rsidR="002641BB" w:rsidRPr="002641BB" w:rsidRDefault="002641BB" w:rsidP="00C75A4E">
      <w:pPr>
        <w:pStyle w:val="GOSTScript"/>
      </w:pPr>
      <w:r w:rsidRPr="002641BB">
        <w:tab/>
      </w:r>
      <w:r w:rsidRPr="002641BB">
        <w:tab/>
      </w:r>
      <w:r w:rsidRPr="002641BB">
        <w:tab/>
        <w:t>}</w:t>
      </w:r>
    </w:p>
    <w:p w14:paraId="28F3C879" w14:textId="77777777" w:rsidR="002641BB" w:rsidRPr="002641BB" w:rsidRDefault="002641BB" w:rsidP="00C75A4E">
      <w:pPr>
        <w:pStyle w:val="GOSTScript"/>
      </w:pPr>
      <w:r w:rsidRPr="002641BB">
        <w:tab/>
      </w:r>
      <w:r w:rsidRPr="002641BB">
        <w:tab/>
        <w:t>]</w:t>
      </w:r>
      <w:r w:rsidRPr="002641BB">
        <w:tab/>
      </w:r>
    </w:p>
    <w:p w14:paraId="2B5EA419" w14:textId="77777777" w:rsidR="002641BB" w:rsidRPr="002641BB" w:rsidRDefault="002641BB" w:rsidP="00C75A4E">
      <w:pPr>
        <w:pStyle w:val="GOSTScript"/>
      </w:pPr>
      <w:r w:rsidRPr="002641BB">
        <w:tab/>
        <w:t>}</w:t>
      </w:r>
    </w:p>
    <w:p w14:paraId="0F428504" w14:textId="6F8E8C48" w:rsidR="00512B7E" w:rsidRPr="000437CC" w:rsidRDefault="002641BB" w:rsidP="00C75A4E">
      <w:pPr>
        <w:pStyle w:val="GOSTScript"/>
      </w:pPr>
      <w:r w:rsidRPr="002641BB">
        <w:t>}</w:t>
      </w:r>
    </w:p>
    <w:p w14:paraId="05F5A13B" w14:textId="792BDB2B" w:rsidR="00512B7E" w:rsidRPr="00C75A4E" w:rsidRDefault="00512B7E">
      <w:pPr>
        <w:pStyle w:val="1"/>
      </w:pPr>
      <w:bookmarkStart w:id="5308" w:name="_Ref117691169"/>
      <w:bookmarkStart w:id="5309" w:name="_Toc117871532"/>
      <w:bookmarkStart w:id="5310" w:name="_Toc121319635"/>
      <w:bookmarkStart w:id="5311" w:name="_Toc226556182"/>
      <w:r w:rsidRPr="008A26A3">
        <w:lastRenderedPageBreak/>
        <w:t>Запрос расчета оборотов в разрезе корреспонд</w:t>
      </w:r>
      <w:r w:rsidR="00511FA3" w:rsidRPr="008A26A3">
        <w:t>ирующих</w:t>
      </w:r>
      <w:r w:rsidRPr="008A26A3">
        <w:t xml:space="preserve"> счетов</w:t>
      </w:r>
      <w:bookmarkEnd w:id="5308"/>
      <w:bookmarkEnd w:id="5309"/>
      <w:bookmarkEnd w:id="5310"/>
      <w:r w:rsidR="00B90268" w:rsidRPr="008A26A3">
        <w:t xml:space="preserve"> (</w:t>
      </w:r>
      <w:r w:rsidR="00B90268" w:rsidRPr="00C75A4E">
        <w:rPr>
          <w:rFonts w:eastAsiaTheme="majorEastAsia"/>
        </w:rPr>
        <w:t>COR)</w:t>
      </w:r>
      <w:bookmarkEnd w:id="5311"/>
    </w:p>
    <w:p w14:paraId="2BD1CD58" w14:textId="3B4DE1D3" w:rsidR="001A0A0B" w:rsidRPr="008A26A3" w:rsidRDefault="00524195">
      <w:pPr>
        <w:pStyle w:val="GOSTNormal"/>
        <w:rPr>
          <w:rFonts w:eastAsiaTheme="majorEastAsia"/>
        </w:rPr>
      </w:pPr>
      <w:commentRangeStart w:id="5312"/>
      <w:r w:rsidRPr="008A26A3">
        <w:t>Запрос</w:t>
      </w:r>
      <w:commentRangeEnd w:id="5312"/>
      <w:r w:rsidR="00057319">
        <w:rPr>
          <w:rStyle w:val="afff4"/>
        </w:rPr>
        <w:commentReference w:id="5312"/>
      </w:r>
      <w:r w:rsidRPr="008A26A3">
        <w:t xml:space="preserve"> </w:t>
      </w:r>
      <w:r w:rsidRPr="008A26A3">
        <w:rPr>
          <w:rFonts w:eastAsiaTheme="majorEastAsia"/>
        </w:rPr>
        <w:t xml:space="preserve">расчета </w:t>
      </w:r>
      <w:r w:rsidRPr="008A26A3">
        <w:t>оборотов в разрезе корреспонд</w:t>
      </w:r>
      <w:r w:rsidR="00511FA3" w:rsidRPr="008A26A3">
        <w:t>ирующих</w:t>
      </w:r>
      <w:r w:rsidRPr="008A26A3">
        <w:t xml:space="preserve"> счетов</w:t>
      </w:r>
      <w:r w:rsidRPr="008A26A3">
        <w:rPr>
          <w:rFonts w:eastAsiaTheme="majorEastAsia"/>
        </w:rPr>
        <w:t xml:space="preserve"> (тип </w:t>
      </w:r>
      <w:r w:rsidRPr="00C75A4E">
        <w:rPr>
          <w:rFonts w:eastAsiaTheme="majorEastAsia"/>
        </w:rPr>
        <w:t>COR</w:t>
      </w:r>
      <w:r w:rsidRPr="008A26A3">
        <w:rPr>
          <w:rFonts w:eastAsiaTheme="majorEastAsia"/>
        </w:rPr>
        <w:t xml:space="preserve">) используется для получения информации </w:t>
      </w:r>
      <w:r w:rsidRPr="008A26A3">
        <w:t>о</w:t>
      </w:r>
      <w:r w:rsidR="00BC2A41" w:rsidRPr="008A26A3">
        <w:t>б операциях</w:t>
      </w:r>
      <w:r w:rsidRPr="008A26A3">
        <w:t xml:space="preserve"> за отчетный период по счетам учета или по комбинациям (расширенному набору) аналитических признаков в разрезе корреспонденции счетов (учетных пар) и реквизитов первичных документов (опционально</w:t>
      </w:r>
      <w:r w:rsidR="001A0A0B" w:rsidRPr="008A26A3">
        <w:t xml:space="preserve">, в зависимости от значения параметра </w:t>
      </w:r>
      <w:r w:rsidR="001A0A0B" w:rsidRPr="00C75A4E">
        <w:t>GroupByDocs</w:t>
      </w:r>
      <w:r w:rsidRPr="008A26A3">
        <w:t>).</w:t>
      </w:r>
      <w:ins w:id="5313" w:author="Сказецкая Наталья Камилевна" w:date="2023-06-22T21:59:00Z">
        <w:r w:rsidR="00E923F1" w:rsidRPr="008A26A3">
          <w:t xml:space="preserve"> </w:t>
        </w:r>
      </w:ins>
      <w:r w:rsidR="001A0A0B" w:rsidRPr="008A26A3">
        <w:rPr>
          <w:rFonts w:eastAsiaTheme="majorEastAsia"/>
        </w:rPr>
        <w:t xml:space="preserve">Отбор и агрегация данных выполняется по записям аналитического или бухгалтерского учета (зависит от значения параметра «Книга учета»), отраженным в учете за отчетный период </w:t>
      </w:r>
      <w:r w:rsidR="001A0A0B" w:rsidRPr="008A26A3">
        <w:t>(с «</w:t>
      </w:r>
      <w:r w:rsidR="001A0A0B" w:rsidRPr="00C75A4E">
        <w:t>StartRepDate</w:t>
      </w:r>
      <w:r w:rsidR="001A0A0B" w:rsidRPr="008A26A3">
        <w:t>» по «</w:t>
      </w:r>
      <w:r w:rsidR="001A0A0B" w:rsidRPr="00C75A4E">
        <w:t>EndRepDate</w:t>
      </w:r>
      <w:r w:rsidR="001A0A0B" w:rsidRPr="008A26A3">
        <w:t>»)</w:t>
      </w:r>
      <w:r w:rsidR="001A0A0B" w:rsidRPr="008A26A3">
        <w:rPr>
          <w:rFonts w:eastAsiaTheme="majorEastAsia"/>
        </w:rPr>
        <w:t>.</w:t>
      </w:r>
    </w:p>
    <w:p w14:paraId="6F549D18" w14:textId="4AA88BAF" w:rsidR="004A3D74" w:rsidRPr="008A26A3" w:rsidRDefault="004A3D74">
      <w:pPr>
        <w:pStyle w:val="GOSTNormal"/>
      </w:pPr>
      <w:r w:rsidRPr="008A26A3">
        <w:rPr>
          <w:rFonts w:eastAsiaTheme="majorEastAsia"/>
        </w:rPr>
        <w:t xml:space="preserve">В параметрах отбора </w:t>
      </w:r>
      <w:r w:rsidRPr="008A26A3">
        <w:t>(</w:t>
      </w:r>
      <w:r w:rsidRPr="00C75A4E">
        <w:t>FilterParams</w:t>
      </w:r>
      <w:r w:rsidRPr="008A26A3">
        <w:rPr>
          <w:rFonts w:eastAsiaTheme="majorEastAsia"/>
        </w:rPr>
        <w:t>) и параметрах отображения (</w:t>
      </w:r>
      <w:r w:rsidRPr="00C75A4E">
        <w:rPr>
          <w:rFonts w:eastAsiaTheme="majorEastAsia"/>
        </w:rPr>
        <w:t>VisualParams</w:t>
      </w:r>
      <w:r w:rsidRPr="008A26A3">
        <w:rPr>
          <w:rFonts w:eastAsiaTheme="majorEastAsia"/>
        </w:rPr>
        <w:t xml:space="preserve">) запроса допускается указывать комбинации любых зарегистрированных в </w:t>
      </w:r>
      <w:r w:rsidRPr="00C75A4E">
        <w:rPr>
          <w:rFonts w:eastAsiaTheme="majorEastAsia"/>
        </w:rPr>
        <w:t>SVAP</w:t>
      </w:r>
      <w:r w:rsidRPr="008A26A3">
        <w:rPr>
          <w:rFonts w:eastAsiaTheme="majorEastAsia"/>
        </w:rPr>
        <w:t xml:space="preserve"> аналитических признаков, в т.ч. </w:t>
      </w:r>
      <w:r w:rsidRPr="008A26A3">
        <w:t>не участвующих в расчете балансов (</w:t>
      </w:r>
      <w:del w:id="5314" w:author="Сказецкая Наталья Камилевна" w:date="2023-08-28T16:39:00Z">
        <w:r w:rsidRPr="008A26A3" w:rsidDel="00E03A76">
          <w:delText xml:space="preserve">являющихся </w:delText>
        </w:r>
      </w:del>
      <w:r w:rsidRPr="008A26A3">
        <w:t xml:space="preserve">свойства записи учета), </w:t>
      </w:r>
      <w:r w:rsidRPr="008A26A3">
        <w:rPr>
          <w:rFonts w:eastAsiaTheme="majorEastAsia"/>
        </w:rPr>
        <w:t>без ограничений в их обработке</w:t>
      </w:r>
      <w:r w:rsidRPr="008A26A3">
        <w:t>.</w:t>
      </w:r>
    </w:p>
    <w:p w14:paraId="6A2BE05F" w14:textId="1F2F933C" w:rsidR="008C6735" w:rsidRPr="008A26A3" w:rsidRDefault="00512B7E">
      <w:pPr>
        <w:pStyle w:val="GOSTNormal"/>
      </w:pPr>
      <w:r w:rsidRPr="008A26A3">
        <w:t>В ответе на запрос возвращается информация о сформированных в SVAP записях аналитического</w:t>
      </w:r>
      <w:r w:rsidR="004876DD" w:rsidRPr="008A26A3">
        <w:t xml:space="preserve"> и</w:t>
      </w:r>
      <w:r w:rsidRPr="008A26A3">
        <w:t xml:space="preserve"> </w:t>
      </w:r>
      <w:r w:rsidR="00512EDE" w:rsidRPr="008A26A3">
        <w:t xml:space="preserve">бухгалтерского </w:t>
      </w:r>
      <w:r w:rsidRPr="008A26A3">
        <w:t xml:space="preserve">учета </w:t>
      </w:r>
      <w:r w:rsidR="00A65ECE" w:rsidRPr="008A26A3">
        <w:t xml:space="preserve">текущего </w:t>
      </w:r>
      <w:r w:rsidRPr="008A26A3">
        <w:t>финансов</w:t>
      </w:r>
      <w:r w:rsidR="00A65ECE" w:rsidRPr="008A26A3">
        <w:t>ого</w:t>
      </w:r>
      <w:r w:rsidRPr="008A26A3">
        <w:t xml:space="preserve"> период</w:t>
      </w:r>
      <w:r w:rsidR="00A65ECE" w:rsidRPr="008A26A3">
        <w:t>а (</w:t>
      </w:r>
      <w:r w:rsidR="00A65ECE" w:rsidRPr="00C75A4E">
        <w:t>RptSetCode</w:t>
      </w:r>
      <w:r w:rsidR="00A65ECE" w:rsidRPr="000E1E0A">
        <w:t xml:space="preserve"> = 10</w:t>
      </w:r>
      <w:r w:rsidR="00A65ECE" w:rsidRPr="008A26A3">
        <w:t>)</w:t>
      </w:r>
      <w:r w:rsidRPr="008A26A3">
        <w:t xml:space="preserve"> в соответствии с </w:t>
      </w:r>
      <w:r w:rsidR="004876DD" w:rsidRPr="008A26A3">
        <w:t xml:space="preserve">заданными в запросе </w:t>
      </w:r>
      <w:r w:rsidRPr="008A26A3">
        <w:t>параметрами отбора (</w:t>
      </w:r>
      <w:r w:rsidR="002A34A4" w:rsidRPr="00C75A4E">
        <w:t>Filter</w:t>
      </w:r>
      <w:r w:rsidRPr="008A26A3">
        <w:t>Params</w:t>
      </w:r>
      <w:ins w:id="5315" w:author="Сказецкая Наталья Камилевна" w:date="2024-02-14T14:27:00Z">
        <w:r w:rsidR="006C37FD">
          <w:t xml:space="preserve">, </w:t>
        </w:r>
      </w:ins>
      <w:ins w:id="5316" w:author="Сказецкая Наталья Камилевна" w:date="2024-02-14T14:28:00Z">
        <w:r w:rsidR="006C37FD" w:rsidRPr="006C37FD">
          <w:t>CurrencyFilterParams</w:t>
        </w:r>
      </w:ins>
      <w:r w:rsidRPr="008A26A3">
        <w:t>)</w:t>
      </w:r>
      <w:r w:rsidR="008C6735" w:rsidRPr="008A26A3">
        <w:t>, при этом:</w:t>
      </w:r>
    </w:p>
    <w:p w14:paraId="1E2B9734" w14:textId="4F11616F" w:rsidR="008C6735" w:rsidRDefault="008C6735" w:rsidP="00C75A4E">
      <w:pPr>
        <w:pStyle w:val="GOSTListmark1"/>
      </w:pPr>
      <w:r>
        <w:t xml:space="preserve">При значении параметра запроса </w:t>
      </w:r>
      <w:r w:rsidR="00BC2A41">
        <w:t>«</w:t>
      </w:r>
      <w:r w:rsidR="00BC2A41" w:rsidRPr="00B9499D">
        <w:rPr>
          <w:szCs w:val="22"/>
        </w:rPr>
        <w:t>Признак необходимости отображения данных в разрезе документов</w:t>
      </w:r>
      <w:r w:rsidR="00BC2A41">
        <w:rPr>
          <w:szCs w:val="22"/>
        </w:rPr>
        <w:t>» (</w:t>
      </w:r>
      <w:r w:rsidRPr="00B9499D">
        <w:rPr>
          <w:szCs w:val="22"/>
          <w:lang w:val="en-US"/>
        </w:rPr>
        <w:t>GroupByDocs</w:t>
      </w:r>
      <w:r w:rsidR="00BC2A41">
        <w:rPr>
          <w:szCs w:val="22"/>
        </w:rPr>
        <w:t>)</w:t>
      </w:r>
      <w:r w:rsidR="00B00373">
        <w:rPr>
          <w:szCs w:val="22"/>
        </w:rPr>
        <w:t xml:space="preserve"> =</w:t>
      </w:r>
      <w:r>
        <w:rPr>
          <w:szCs w:val="22"/>
        </w:rPr>
        <w:t xml:space="preserve"> «0» </w:t>
      </w:r>
      <w:r w:rsidR="00BC2A41">
        <w:rPr>
          <w:szCs w:val="22"/>
        </w:rPr>
        <w:t>(</w:t>
      </w:r>
      <w:r w:rsidR="00BC2A41" w:rsidRPr="00B535A0">
        <w:t xml:space="preserve">необходимы только атрибуты счетов), </w:t>
      </w:r>
      <w:r w:rsidRPr="00B535A0">
        <w:t>в</w:t>
      </w:r>
      <w:r>
        <w:rPr>
          <w:szCs w:val="22"/>
        </w:rPr>
        <w:t xml:space="preserve"> ответе данные</w:t>
      </w:r>
      <w:r>
        <w:t xml:space="preserve"> </w:t>
      </w:r>
      <w:r w:rsidR="004719C4">
        <w:t>об атрибутах документов не вывод</w:t>
      </w:r>
      <w:r w:rsidR="00B00373">
        <w:t>я</w:t>
      </w:r>
      <w:r w:rsidR="004719C4">
        <w:t>тся, данные</w:t>
      </w:r>
      <w:r>
        <w:t xml:space="preserve"> группируются</w:t>
      </w:r>
      <w:r w:rsidR="004343FE">
        <w:t xml:space="preserve"> в</w:t>
      </w:r>
      <w:r>
        <w:t xml:space="preserve"> разрезе параметров</w:t>
      </w:r>
      <w:r w:rsidR="004343FE">
        <w:t xml:space="preserve"> </w:t>
      </w:r>
      <w:r w:rsidR="00011CFE">
        <w:t>отображения</w:t>
      </w:r>
      <w:r w:rsidR="002E5F83">
        <w:t xml:space="preserve"> </w:t>
      </w:r>
      <w:r>
        <w:t>(</w:t>
      </w:r>
      <w:r w:rsidR="00975B18">
        <w:rPr>
          <w:lang w:val="en-US"/>
        </w:rPr>
        <w:t>Visual</w:t>
      </w:r>
      <w:r>
        <w:rPr>
          <w:lang w:val="en-US"/>
        </w:rPr>
        <w:t>Params</w:t>
      </w:r>
      <w:r>
        <w:t>)</w:t>
      </w:r>
      <w:r w:rsidR="00BF51E0">
        <w:t>, если они заданы</w:t>
      </w:r>
      <w:r w:rsidR="00B00373">
        <w:t>,</w:t>
      </w:r>
      <w:r w:rsidR="004719C4">
        <w:t xml:space="preserve"> иначе (параметры </w:t>
      </w:r>
      <w:r w:rsidR="004719C4">
        <w:rPr>
          <w:lang w:val="en-US"/>
        </w:rPr>
        <w:t>VisualParams</w:t>
      </w:r>
      <w:r w:rsidR="00B00373">
        <w:t xml:space="preserve"> не заданы</w:t>
      </w:r>
      <w:r w:rsidR="004719C4">
        <w:t>) в ответе по записи учета возвращаются все аналитически</w:t>
      </w:r>
      <w:r w:rsidR="004A3D74">
        <w:t>е</w:t>
      </w:r>
      <w:r w:rsidR="004719C4">
        <w:t xml:space="preserve"> </w:t>
      </w:r>
      <w:r w:rsidR="00B00373">
        <w:t>признаки</w:t>
      </w:r>
      <w:r w:rsidR="004719C4">
        <w:t>, как по Дебету, так и по Кредиту записи учета</w:t>
      </w:r>
      <w:r>
        <w:t>;</w:t>
      </w:r>
    </w:p>
    <w:p w14:paraId="70BB6FB9" w14:textId="68D3CB85" w:rsidR="008C6735" w:rsidRDefault="008C6735" w:rsidP="00C75A4E">
      <w:pPr>
        <w:pStyle w:val="GOSTListmark1"/>
      </w:pPr>
      <w:r>
        <w:t xml:space="preserve">При значении параметра запроса </w:t>
      </w:r>
      <w:r w:rsidR="00BC2A41">
        <w:t>«</w:t>
      </w:r>
      <w:r w:rsidR="00BC2A41" w:rsidRPr="00B9499D">
        <w:rPr>
          <w:szCs w:val="22"/>
        </w:rPr>
        <w:t>Признак необходимости отображения данных в разрезе документов</w:t>
      </w:r>
      <w:r w:rsidR="00BC2A41">
        <w:rPr>
          <w:szCs w:val="22"/>
        </w:rPr>
        <w:t>» (</w:t>
      </w:r>
      <w:r w:rsidRPr="00B9499D">
        <w:rPr>
          <w:szCs w:val="22"/>
          <w:lang w:val="en-US"/>
        </w:rPr>
        <w:t>GroupByDocs</w:t>
      </w:r>
      <w:r w:rsidR="00BC2A41">
        <w:rPr>
          <w:szCs w:val="22"/>
        </w:rPr>
        <w:t>)</w:t>
      </w:r>
      <w:r w:rsidR="00B00373">
        <w:rPr>
          <w:szCs w:val="22"/>
        </w:rPr>
        <w:t xml:space="preserve"> =</w:t>
      </w:r>
      <w:r>
        <w:rPr>
          <w:szCs w:val="22"/>
        </w:rPr>
        <w:t xml:space="preserve"> «1»</w:t>
      </w:r>
      <w:r w:rsidR="00BC2A41">
        <w:rPr>
          <w:szCs w:val="22"/>
        </w:rPr>
        <w:t xml:space="preserve"> (</w:t>
      </w:r>
      <w:r w:rsidR="00BC2A41" w:rsidRPr="00B9499D">
        <w:rPr>
          <w:szCs w:val="22"/>
        </w:rPr>
        <w:t>необходимы атрибуты документов</w:t>
      </w:r>
      <w:r w:rsidR="00BC2A41">
        <w:rPr>
          <w:szCs w:val="22"/>
        </w:rPr>
        <w:t>)</w:t>
      </w:r>
      <w:r w:rsidR="00BF51E0">
        <w:rPr>
          <w:szCs w:val="22"/>
        </w:rPr>
        <w:t xml:space="preserve">, </w:t>
      </w:r>
      <w:r w:rsidR="004343FE">
        <w:rPr>
          <w:szCs w:val="22"/>
        </w:rPr>
        <w:t>в ответе данные</w:t>
      </w:r>
      <w:r>
        <w:rPr>
          <w:szCs w:val="22"/>
        </w:rPr>
        <w:t xml:space="preserve"> </w:t>
      </w:r>
      <w:r w:rsidR="00773CF9">
        <w:t xml:space="preserve">отображаются </w:t>
      </w:r>
      <w:r w:rsidR="00BF51E0">
        <w:t xml:space="preserve">по </w:t>
      </w:r>
      <w:r w:rsidR="00C6538D">
        <w:t xml:space="preserve">документам </w:t>
      </w:r>
      <w:r w:rsidR="00BF51E0">
        <w:t>при этом:</w:t>
      </w:r>
    </w:p>
    <w:p w14:paraId="13E5EEA1" w14:textId="757E480F" w:rsidR="00BF51E0" w:rsidRPr="00F84B3D" w:rsidRDefault="00BF51E0" w:rsidP="00C75A4E">
      <w:pPr>
        <w:pStyle w:val="GOSTListmark2"/>
      </w:pPr>
      <w:r>
        <w:t xml:space="preserve">При значении параметра запроса </w:t>
      </w:r>
      <w:r w:rsidR="00795893">
        <w:t>«</w:t>
      </w:r>
      <w:r w:rsidR="00795893" w:rsidRPr="00B9499D">
        <w:rPr>
          <w:szCs w:val="22"/>
        </w:rPr>
        <w:t>Признак необходимости группировки по корреспонденции счетов</w:t>
      </w:r>
      <w:r w:rsidR="00795893">
        <w:rPr>
          <w:szCs w:val="22"/>
        </w:rPr>
        <w:t>» (</w:t>
      </w:r>
      <w:r w:rsidRPr="000437CC">
        <w:t>GroupByCorrespontents</w:t>
      </w:r>
      <w:r w:rsidR="00795893">
        <w:t>)</w:t>
      </w:r>
      <w:r w:rsidRPr="00F84B3D">
        <w:t xml:space="preserve"> </w:t>
      </w:r>
      <w:r w:rsidR="00B00373">
        <w:t>=</w:t>
      </w:r>
      <w:r w:rsidR="00B00373" w:rsidRPr="00F84B3D">
        <w:t xml:space="preserve"> </w:t>
      </w:r>
      <w:r w:rsidRPr="00F84B3D">
        <w:t>«0»</w:t>
      </w:r>
      <w:r w:rsidR="00795893">
        <w:t xml:space="preserve"> (не группировать),</w:t>
      </w:r>
      <w:r w:rsidRPr="00260C63">
        <w:t xml:space="preserve"> </w:t>
      </w:r>
      <w:r w:rsidRPr="00B9499D">
        <w:rPr>
          <w:szCs w:val="22"/>
        </w:rPr>
        <w:t>каждая запись учета по документу возвращается отдельной строкой</w:t>
      </w:r>
      <w:r w:rsidR="00011CFE">
        <w:t xml:space="preserve">, </w:t>
      </w:r>
      <w:r w:rsidR="004719C4">
        <w:t xml:space="preserve">дополнительно осуществляется группировка в разрезе </w:t>
      </w:r>
      <w:r w:rsidR="00011CFE">
        <w:t>параметр</w:t>
      </w:r>
      <w:r w:rsidR="004719C4">
        <w:t>ов</w:t>
      </w:r>
      <w:r w:rsidR="00011CFE">
        <w:t xml:space="preserve"> отображения (</w:t>
      </w:r>
      <w:r w:rsidR="00011CFE">
        <w:rPr>
          <w:lang w:val="en-US"/>
        </w:rPr>
        <w:t>VisualParams</w:t>
      </w:r>
      <w:r w:rsidR="00011CFE">
        <w:t>), если они заданы</w:t>
      </w:r>
      <w:r w:rsidR="004719C4">
        <w:t xml:space="preserve">, иначе (параметры </w:t>
      </w:r>
      <w:r w:rsidR="004719C4">
        <w:rPr>
          <w:lang w:val="en-US"/>
        </w:rPr>
        <w:t>VisualParams</w:t>
      </w:r>
      <w:r w:rsidR="00021EDC">
        <w:t xml:space="preserve"> не заданы</w:t>
      </w:r>
      <w:r w:rsidR="004719C4">
        <w:t>) в ответе по записи учета возвращаются все аналитически</w:t>
      </w:r>
      <w:r w:rsidR="004A3D74">
        <w:t>е</w:t>
      </w:r>
      <w:r w:rsidR="004719C4">
        <w:t xml:space="preserve"> </w:t>
      </w:r>
      <w:r w:rsidR="00B00373">
        <w:t>признаки</w:t>
      </w:r>
      <w:r w:rsidR="004719C4">
        <w:t>, как по Дебету, так и по Кредиту записи учета</w:t>
      </w:r>
      <w:r>
        <w:rPr>
          <w:szCs w:val="22"/>
        </w:rPr>
        <w:t>;</w:t>
      </w:r>
    </w:p>
    <w:p w14:paraId="43981442" w14:textId="4E5E1565" w:rsidR="00BF51E0" w:rsidRPr="008C6735" w:rsidRDefault="00BF51E0" w:rsidP="00C75A4E">
      <w:pPr>
        <w:pStyle w:val="GOSTListmark2"/>
      </w:pPr>
      <w:r>
        <w:t xml:space="preserve">При значении параметра запроса </w:t>
      </w:r>
      <w:r w:rsidR="00795893">
        <w:t>«</w:t>
      </w:r>
      <w:r w:rsidR="00795893" w:rsidRPr="00B9499D">
        <w:rPr>
          <w:szCs w:val="22"/>
        </w:rPr>
        <w:t>Признак необходимости группировки по корреспонденции счетов</w:t>
      </w:r>
      <w:r w:rsidR="00795893">
        <w:rPr>
          <w:szCs w:val="22"/>
        </w:rPr>
        <w:t>» (</w:t>
      </w:r>
      <w:r w:rsidRPr="00501AB8">
        <w:t>GroupByCorrespontents</w:t>
      </w:r>
      <w:r w:rsidR="00795893">
        <w:t>)</w:t>
      </w:r>
      <w:r w:rsidRPr="00501AB8">
        <w:t xml:space="preserve"> </w:t>
      </w:r>
      <w:r w:rsidR="00B00373">
        <w:t>=</w:t>
      </w:r>
      <w:r w:rsidR="00B00373" w:rsidRPr="00501AB8">
        <w:t xml:space="preserve"> </w:t>
      </w:r>
      <w:r w:rsidRPr="00501AB8">
        <w:t>«</w:t>
      </w:r>
      <w:r>
        <w:t>1</w:t>
      </w:r>
      <w:r w:rsidRPr="00501AB8">
        <w:t>»</w:t>
      </w:r>
      <w:r>
        <w:t xml:space="preserve"> </w:t>
      </w:r>
      <w:r w:rsidR="00795893">
        <w:t xml:space="preserve">(группировать), </w:t>
      </w:r>
      <w:r w:rsidRPr="00B9499D">
        <w:rPr>
          <w:szCs w:val="22"/>
        </w:rPr>
        <w:t>записи учета по документу группируются по</w:t>
      </w:r>
      <w:r>
        <w:rPr>
          <w:szCs w:val="22"/>
        </w:rPr>
        <w:t xml:space="preserve"> корреспондирующим счетам Дт и Кт</w:t>
      </w:r>
      <w:r w:rsidR="009E44F1">
        <w:rPr>
          <w:szCs w:val="22"/>
        </w:rPr>
        <w:t>, т.е.</w:t>
      </w:r>
      <w:r w:rsidR="00E03A76">
        <w:rPr>
          <w:szCs w:val="22"/>
        </w:rPr>
        <w:t xml:space="preserve"> по</w:t>
      </w:r>
      <w:r w:rsidR="009E44F1">
        <w:rPr>
          <w:szCs w:val="22"/>
        </w:rPr>
        <w:t xml:space="preserve"> </w:t>
      </w:r>
      <w:r w:rsidR="009E44F1" w:rsidRPr="009E44F1">
        <w:t>всем аналитическим признакам, входящим в структуру номера счета, по Дебету и Кредиту записи учета</w:t>
      </w:r>
      <w:r w:rsidRPr="00B9499D">
        <w:rPr>
          <w:szCs w:val="22"/>
        </w:rPr>
        <w:t xml:space="preserve"> </w:t>
      </w:r>
      <w:r w:rsidR="00C6538D">
        <w:t>(</w:t>
      </w:r>
      <w:r w:rsidR="00C6538D" w:rsidRPr="00B9499D">
        <w:rPr>
          <w:lang w:val="en-US"/>
        </w:rPr>
        <w:t>RespData</w:t>
      </w:r>
      <w:r w:rsidR="00C6538D" w:rsidRPr="000437CC">
        <w:t>:</w:t>
      </w:r>
      <w:r w:rsidR="00C6538D" w:rsidRPr="00B9499D">
        <w:rPr>
          <w:lang w:val="en-US"/>
        </w:rPr>
        <w:t>Dt</w:t>
      </w:r>
      <w:r w:rsidR="00C6538D" w:rsidRPr="000437CC">
        <w:t>_</w:t>
      </w:r>
      <w:r w:rsidR="00C6538D" w:rsidRPr="00B9499D">
        <w:rPr>
          <w:lang w:val="en-US"/>
        </w:rPr>
        <w:t>acc</w:t>
      </w:r>
      <w:r w:rsidR="00C6538D">
        <w:t xml:space="preserve"> и </w:t>
      </w:r>
      <w:r w:rsidR="00C6538D" w:rsidRPr="00B9499D">
        <w:rPr>
          <w:lang w:val="en-US"/>
        </w:rPr>
        <w:t>RespData</w:t>
      </w:r>
      <w:r w:rsidR="00C6538D" w:rsidRPr="000437CC">
        <w:t>:</w:t>
      </w:r>
      <w:r w:rsidR="00C6538D">
        <w:t>С</w:t>
      </w:r>
      <w:r w:rsidR="00C6538D" w:rsidRPr="00B9499D">
        <w:rPr>
          <w:lang w:val="en-US"/>
        </w:rPr>
        <w:t>t</w:t>
      </w:r>
      <w:r w:rsidR="00C6538D" w:rsidRPr="000437CC">
        <w:t>_</w:t>
      </w:r>
      <w:r w:rsidR="00C6538D" w:rsidRPr="00B9499D">
        <w:rPr>
          <w:lang w:val="en-US"/>
        </w:rPr>
        <w:t>acc</w:t>
      </w:r>
      <w:r w:rsidR="00C6538D">
        <w:t>)</w:t>
      </w:r>
      <w:r w:rsidR="00011CFE">
        <w:t>, при этом параметры отображения (</w:t>
      </w:r>
      <w:r w:rsidR="00011CFE">
        <w:rPr>
          <w:lang w:val="en-US"/>
        </w:rPr>
        <w:t>VisualParams</w:t>
      </w:r>
      <w:r w:rsidR="00011CFE">
        <w:t>) в запросе не заполняются</w:t>
      </w:r>
      <w:r>
        <w:rPr>
          <w:szCs w:val="22"/>
        </w:rPr>
        <w:t>.</w:t>
      </w:r>
    </w:p>
    <w:p w14:paraId="3BA30A2C" w14:textId="77140D16" w:rsidR="004A2A76" w:rsidRPr="008A26A3" w:rsidRDefault="004A2A76">
      <w:pPr>
        <w:pStyle w:val="GOSTNormal"/>
      </w:pPr>
      <w:r w:rsidRPr="008A26A3">
        <w:t>При поступлении запроса с типом «</w:t>
      </w:r>
      <w:r w:rsidRPr="00C75A4E">
        <w:t>COR</w:t>
      </w:r>
      <w:r w:rsidRPr="008A26A3">
        <w:t xml:space="preserve">» и с </w:t>
      </w:r>
      <w:r w:rsidRPr="00C75A4E">
        <w:t>GUID</w:t>
      </w:r>
      <w:r w:rsidRPr="008A26A3">
        <w:t xml:space="preserve"> запроса, который ранее уже направлялся, в ответе будет всегда возвращаться ошибка (E – ERROR – Не успешное завершение).</w:t>
      </w:r>
    </w:p>
    <w:p w14:paraId="03ED8429" w14:textId="70A76773" w:rsidR="009554FE" w:rsidRPr="008A26A3" w:rsidRDefault="009554FE">
      <w:pPr>
        <w:pStyle w:val="GOSTNormal"/>
      </w:pPr>
      <w:r w:rsidRPr="008A26A3">
        <w:t>При поступлении запроса с типом «</w:t>
      </w:r>
      <w:r w:rsidRPr="00C75A4E">
        <w:t>COR</w:t>
      </w:r>
      <w:r w:rsidRPr="008A26A3">
        <w:t>», в результате которого выполнение запроса завершено успешно, но никакие данные не были отобраны (пустая выборка), в ответе будет возвращаться:</w:t>
      </w:r>
    </w:p>
    <w:p w14:paraId="49F3DC1B" w14:textId="77777777" w:rsidR="009554FE" w:rsidRDefault="009554FE" w:rsidP="00C75A4E">
      <w:pPr>
        <w:pStyle w:val="GOSTListmark1"/>
      </w:pPr>
      <w:r>
        <w:lastRenderedPageBreak/>
        <w:t>информация об успешном выполнении запроса (S - SUCCESS – Успешное завершение), но при этом блок «</w:t>
      </w:r>
      <w:r w:rsidRPr="109D8E8A">
        <w:rPr>
          <w:lang w:val="en-US"/>
        </w:rPr>
        <w:t>document</w:t>
      </w:r>
      <w:r>
        <w:t>» будет отсутствовать, если параметр «Формировать при отсутствии данных» (</w:t>
      </w:r>
      <w:r w:rsidRPr="006754E6">
        <w:t>ReturnIfEmpty</w:t>
      </w:r>
      <w:r>
        <w:t>) имеет значение «1»;</w:t>
      </w:r>
    </w:p>
    <w:p w14:paraId="20178D12" w14:textId="724223B3" w:rsidR="009554FE" w:rsidRDefault="009554FE" w:rsidP="00C75A4E">
      <w:pPr>
        <w:pStyle w:val="GOSTListmark1"/>
      </w:pPr>
      <w:r>
        <w:t>информация о неуспешном выполнении запроса (</w:t>
      </w:r>
      <w:r>
        <w:rPr>
          <w:lang w:val="en-US"/>
        </w:rPr>
        <w:t>E</w:t>
      </w:r>
      <w:r>
        <w:t xml:space="preserve"> - </w:t>
      </w:r>
      <w:r>
        <w:rPr>
          <w:lang w:val="en-US"/>
        </w:rPr>
        <w:t>ERROR</w:t>
      </w:r>
      <w:r>
        <w:t xml:space="preserve"> – Неуспешное завершение) с сообщением </w:t>
      </w:r>
      <w:r w:rsidRPr="003831CA">
        <w:t>«Отчет не содержит данных»</w:t>
      </w:r>
      <w:r>
        <w:t>, если параметр «Формировать при отсутствии данных» (</w:t>
      </w:r>
      <w:r w:rsidRPr="006754E6">
        <w:t>ReturnIfEmpty</w:t>
      </w:r>
      <w:r>
        <w:t>) имеет значение «0».</w:t>
      </w:r>
    </w:p>
    <w:p w14:paraId="78CA043C" w14:textId="77777777" w:rsidR="00512B7E" w:rsidRPr="00C75A4E" w:rsidRDefault="00512B7E">
      <w:pPr>
        <w:pStyle w:val="21"/>
      </w:pPr>
      <w:bookmarkStart w:id="5317" w:name="_Toc117871533"/>
      <w:bookmarkStart w:id="5318" w:name="_Toc121319636"/>
      <w:bookmarkStart w:id="5319" w:name="_Toc226556183"/>
      <w:r w:rsidRPr="008A26A3">
        <w:t>Параметры запроса</w:t>
      </w:r>
      <w:bookmarkEnd w:id="5317"/>
      <w:bookmarkEnd w:id="5318"/>
      <w:bookmarkEnd w:id="5319"/>
    </w:p>
    <w:p w14:paraId="50DE3C67" w14:textId="2879480C" w:rsidR="008A26A3" w:rsidRDefault="00C51529" w:rsidP="00C75A4E">
      <w:pPr>
        <w:pStyle w:val="GOSTNameTable"/>
      </w:pPr>
      <w:r>
        <w:fldChar w:fldCharType="begin"/>
      </w:r>
      <w:r>
        <w:instrText xml:space="preserve"> SEQ Таблица \* ARABIC </w:instrText>
      </w:r>
      <w:r>
        <w:fldChar w:fldCharType="separate"/>
      </w:r>
      <w:bookmarkStart w:id="5320" w:name="_Toc226556239"/>
      <w:r w:rsidR="00F300A9">
        <w:t>25</w:t>
      </w:r>
      <w:r>
        <w:fldChar w:fldCharType="end"/>
      </w:r>
      <w:r w:rsidR="008A26A3">
        <w:t xml:space="preserve"> - </w:t>
      </w:r>
      <w:r w:rsidR="008A26A3" w:rsidRPr="00121D89">
        <w:t>Параметры запроса расчета оборотов в разрезе корреспондирующих счетов</w:t>
      </w:r>
      <w:bookmarkEnd w:id="5320"/>
    </w:p>
    <w:tbl>
      <w:tblPr>
        <w:tblStyle w:val="GOSTTable"/>
        <w:tblW w:w="5011" w:type="pct"/>
        <w:tblLayout w:type="fixed"/>
        <w:tblLook w:val="07E0" w:firstRow="1" w:lastRow="1" w:firstColumn="1" w:lastColumn="1" w:noHBand="1" w:noVBand="1"/>
      </w:tblPr>
      <w:tblGrid>
        <w:gridCol w:w="3392"/>
        <w:gridCol w:w="2312"/>
        <w:gridCol w:w="1239"/>
        <w:gridCol w:w="925"/>
        <w:gridCol w:w="1579"/>
        <w:gridCol w:w="6282"/>
      </w:tblGrid>
      <w:tr w:rsidR="008A26A3" w:rsidRPr="00B9499D" w14:paraId="6DD2C7E3" w14:textId="77777777" w:rsidTr="006C37FD">
        <w:trPr>
          <w:cnfStyle w:val="100000000000" w:firstRow="1" w:lastRow="0" w:firstColumn="0" w:lastColumn="0" w:oddVBand="0" w:evenVBand="0" w:oddHBand="0" w:evenHBand="0" w:firstRowFirstColumn="0" w:firstRowLastColumn="0" w:lastRowFirstColumn="0" w:lastRowLastColumn="0"/>
          <w:trHeight w:val="785"/>
        </w:trPr>
        <w:tc>
          <w:tcPr>
            <w:tcW w:w="1078" w:type="pct"/>
            <w:hideMark/>
          </w:tcPr>
          <w:p w14:paraId="79117239" w14:textId="77777777" w:rsidR="00512B7E" w:rsidRPr="00B9499D" w:rsidRDefault="00512B7E">
            <w:pPr>
              <w:pStyle w:val="GOSTTableHead"/>
            </w:pPr>
            <w:r w:rsidRPr="00B9499D">
              <w:t>Наименование параметра</w:t>
            </w:r>
          </w:p>
        </w:tc>
        <w:tc>
          <w:tcPr>
            <w:tcW w:w="735" w:type="pct"/>
            <w:hideMark/>
          </w:tcPr>
          <w:p w14:paraId="2D57DB6F" w14:textId="77777777" w:rsidR="00512B7E" w:rsidRPr="00B9499D" w:rsidRDefault="00512B7E">
            <w:pPr>
              <w:pStyle w:val="GOSTTableHead"/>
            </w:pPr>
            <w:r w:rsidRPr="00B9499D">
              <w:t>Название тэга</w:t>
            </w:r>
          </w:p>
        </w:tc>
        <w:tc>
          <w:tcPr>
            <w:tcW w:w="394" w:type="pct"/>
            <w:hideMark/>
          </w:tcPr>
          <w:p w14:paraId="1E8A0C5D" w14:textId="77777777" w:rsidR="00512B7E" w:rsidRPr="00B9499D" w:rsidRDefault="00512B7E" w:rsidP="00C75A4E">
            <w:pPr>
              <w:pStyle w:val="GOSTTableHead"/>
              <w:rPr>
                <w:lang w:val="en-US"/>
              </w:rPr>
            </w:pPr>
            <w:r w:rsidRPr="00B9499D">
              <w:t>Тип данных</w:t>
            </w:r>
          </w:p>
        </w:tc>
        <w:tc>
          <w:tcPr>
            <w:tcW w:w="294" w:type="pct"/>
          </w:tcPr>
          <w:p w14:paraId="310919DD" w14:textId="77777777" w:rsidR="00512B7E" w:rsidRPr="00B9499D" w:rsidRDefault="00512B7E" w:rsidP="00C75A4E">
            <w:pPr>
              <w:pStyle w:val="GOSTTableHead"/>
            </w:pPr>
            <w:r w:rsidRPr="00B9499D">
              <w:t>Обязательность</w:t>
            </w:r>
          </w:p>
        </w:tc>
        <w:tc>
          <w:tcPr>
            <w:tcW w:w="502" w:type="pct"/>
            <w:hideMark/>
          </w:tcPr>
          <w:p w14:paraId="4531F11A" w14:textId="77777777" w:rsidR="00512B7E" w:rsidRPr="00B9499D" w:rsidRDefault="00512B7E" w:rsidP="00C75A4E">
            <w:pPr>
              <w:pStyle w:val="GOSTTableHead"/>
            </w:pPr>
            <w:r w:rsidRPr="00B9499D">
              <w:t>Размерность</w:t>
            </w:r>
          </w:p>
        </w:tc>
        <w:tc>
          <w:tcPr>
            <w:tcW w:w="1997" w:type="pct"/>
          </w:tcPr>
          <w:p w14:paraId="27FB46AB" w14:textId="77777777" w:rsidR="00512B7E" w:rsidRPr="00B9499D" w:rsidRDefault="00512B7E" w:rsidP="00C75A4E">
            <w:pPr>
              <w:pStyle w:val="GOSTTableHead"/>
            </w:pPr>
            <w:r w:rsidRPr="00B9499D">
              <w:t>Описание</w:t>
            </w:r>
          </w:p>
        </w:tc>
      </w:tr>
      <w:tr w:rsidR="00512B7E" w:rsidRPr="00B9499D" w14:paraId="467E41F8" w14:textId="77777777" w:rsidTr="006C37FD">
        <w:tc>
          <w:tcPr>
            <w:tcW w:w="5000" w:type="pct"/>
            <w:gridSpan w:val="6"/>
          </w:tcPr>
          <w:p w14:paraId="4A4B5164" w14:textId="3FF68D6C" w:rsidR="00512B7E" w:rsidRPr="00B9499D" w:rsidRDefault="00512B7E" w:rsidP="00726940">
            <w:pPr>
              <w:ind w:firstLine="30"/>
              <w:jc w:val="center"/>
              <w:rPr>
                <w:b/>
                <w:sz w:val="22"/>
                <w:szCs w:val="22"/>
              </w:rPr>
            </w:pPr>
            <w:r w:rsidRPr="00B9499D">
              <w:rPr>
                <w:b/>
                <w:sz w:val="22"/>
                <w:szCs w:val="22"/>
              </w:rPr>
              <w:t xml:space="preserve">Перечень параметров </w:t>
            </w:r>
            <w:r w:rsidR="002E4172">
              <w:rPr>
                <w:b/>
                <w:sz w:val="22"/>
                <w:szCs w:val="22"/>
              </w:rPr>
              <w:t xml:space="preserve">заголовка </w:t>
            </w:r>
            <w:r w:rsidRPr="00B9499D">
              <w:rPr>
                <w:b/>
                <w:sz w:val="22"/>
                <w:szCs w:val="22"/>
              </w:rPr>
              <w:t>запроса (</w:t>
            </w:r>
            <w:r w:rsidRPr="00B9499D">
              <w:rPr>
                <w:b/>
                <w:sz w:val="22"/>
                <w:szCs w:val="22"/>
                <w:lang w:val="en-US"/>
              </w:rPr>
              <w:t>header</w:t>
            </w:r>
            <w:r w:rsidRPr="00B9499D">
              <w:rPr>
                <w:b/>
                <w:sz w:val="22"/>
                <w:szCs w:val="22"/>
              </w:rPr>
              <w:t>)</w:t>
            </w:r>
          </w:p>
        </w:tc>
      </w:tr>
      <w:tr w:rsidR="008A26A3" w:rsidRPr="00B9499D" w14:paraId="244B07FB" w14:textId="77777777" w:rsidTr="006C37FD">
        <w:tc>
          <w:tcPr>
            <w:tcW w:w="1078" w:type="pct"/>
          </w:tcPr>
          <w:p w14:paraId="74B59C5C" w14:textId="58F34853" w:rsidR="00512B7E" w:rsidRPr="00B9499D" w:rsidRDefault="00512B7E">
            <w:pPr>
              <w:pStyle w:val="GOSTTablenorm"/>
            </w:pPr>
            <w:r w:rsidRPr="00B9499D">
              <w:t>Система-отправитель</w:t>
            </w:r>
            <w:r w:rsidR="00AE0E84">
              <w:t xml:space="preserve"> запроса</w:t>
            </w:r>
          </w:p>
        </w:tc>
        <w:tc>
          <w:tcPr>
            <w:tcW w:w="735" w:type="pct"/>
          </w:tcPr>
          <w:p w14:paraId="763C6A62" w14:textId="77777777" w:rsidR="00512B7E" w:rsidRPr="00B9499D" w:rsidRDefault="00512B7E">
            <w:pPr>
              <w:pStyle w:val="GOSTTablenorm"/>
              <w:rPr>
                <w:lang w:val="en-US"/>
              </w:rPr>
            </w:pPr>
            <w:r w:rsidRPr="00B9499D">
              <w:rPr>
                <w:lang w:val="en-US"/>
              </w:rPr>
              <w:t>Source</w:t>
            </w:r>
          </w:p>
        </w:tc>
        <w:tc>
          <w:tcPr>
            <w:tcW w:w="394" w:type="pct"/>
          </w:tcPr>
          <w:p w14:paraId="06CA2046" w14:textId="77777777" w:rsidR="00512B7E" w:rsidRPr="00B9499D" w:rsidRDefault="00512B7E" w:rsidP="00C75A4E">
            <w:pPr>
              <w:pStyle w:val="GOSTTablenorm"/>
              <w:rPr>
                <w:lang w:val="en-US"/>
              </w:rPr>
            </w:pPr>
            <w:r w:rsidRPr="00B9499D">
              <w:t>Строка</w:t>
            </w:r>
          </w:p>
        </w:tc>
        <w:tc>
          <w:tcPr>
            <w:tcW w:w="294" w:type="pct"/>
          </w:tcPr>
          <w:p w14:paraId="1344DBD9" w14:textId="77777777" w:rsidR="00512B7E" w:rsidRPr="00B9499D" w:rsidRDefault="00512B7E" w:rsidP="00C75A4E">
            <w:pPr>
              <w:pStyle w:val="GOSTTablenorm"/>
            </w:pPr>
            <w:r w:rsidRPr="00B9499D">
              <w:t>Да</w:t>
            </w:r>
          </w:p>
        </w:tc>
        <w:tc>
          <w:tcPr>
            <w:tcW w:w="502" w:type="pct"/>
          </w:tcPr>
          <w:p w14:paraId="53B2D312" w14:textId="77777777" w:rsidR="00512B7E" w:rsidRPr="00B9499D" w:rsidRDefault="00512B7E" w:rsidP="00C75A4E">
            <w:pPr>
              <w:pStyle w:val="GOSTTablenorm"/>
              <w:rPr>
                <w:lang w:val="en-US"/>
              </w:rPr>
            </w:pPr>
            <w:r w:rsidRPr="00B9499D">
              <w:t>&lt;=</w:t>
            </w:r>
            <w:r w:rsidRPr="00B9499D">
              <w:rPr>
                <w:lang w:val="en-US"/>
              </w:rPr>
              <w:t>10</w:t>
            </w:r>
          </w:p>
        </w:tc>
        <w:tc>
          <w:tcPr>
            <w:tcW w:w="1997" w:type="pct"/>
          </w:tcPr>
          <w:p w14:paraId="397C5D27" w14:textId="77777777" w:rsidR="0040447B" w:rsidRDefault="00512B7E" w:rsidP="00C75A4E">
            <w:pPr>
              <w:pStyle w:val="GOSTTablenorm"/>
            </w:pPr>
            <w:r w:rsidRPr="00B9499D">
              <w:t>ФП</w:t>
            </w:r>
            <w:r w:rsidR="00F956EF">
              <w:t xml:space="preserve"> ГИИС ЭБ </w:t>
            </w:r>
            <w:r w:rsidR="0040447B" w:rsidRPr="36854D62">
              <w:t>–</w:t>
            </w:r>
            <w:r w:rsidR="00F956EF">
              <w:t xml:space="preserve"> </w:t>
            </w:r>
            <w:r w:rsidRPr="00B9499D">
              <w:t>отправите</w:t>
            </w:r>
            <w:r w:rsidR="0040447B">
              <w:t>ль запроса.</w:t>
            </w:r>
          </w:p>
          <w:p w14:paraId="0E583F12" w14:textId="508FD8C8" w:rsidR="00512B7E" w:rsidRPr="00B9499D" w:rsidRDefault="00512B7E" w:rsidP="00C75A4E">
            <w:pPr>
              <w:pStyle w:val="GOSTTablenorm"/>
            </w:pPr>
            <w:r w:rsidRPr="00B9499D">
              <w:t>Возможные значения:</w:t>
            </w:r>
          </w:p>
          <w:p w14:paraId="4EBBADD5" w14:textId="77777777" w:rsidR="008F2246" w:rsidRPr="00714F3D" w:rsidRDefault="008F2246" w:rsidP="008F2246">
            <w:pPr>
              <w:pStyle w:val="GOSTTableListMark1"/>
              <w:rPr>
                <w:lang w:val="en-US"/>
              </w:rPr>
            </w:pPr>
            <w:r w:rsidRPr="36854D62">
              <w:rPr>
                <w:lang w:val="en-US"/>
              </w:rPr>
              <w:t>EXP03 (ПУР 03 ЭБ)</w:t>
            </w:r>
            <w:r>
              <w:t>;</w:t>
            </w:r>
          </w:p>
          <w:p w14:paraId="65E583BC" w14:textId="6B99305A" w:rsidR="00512B7E" w:rsidRPr="00B9499D" w:rsidRDefault="36854D62" w:rsidP="00C75A4E">
            <w:pPr>
              <w:pStyle w:val="GOSTTableListMark1"/>
              <w:rPr>
                <w:lang w:val="en-US"/>
              </w:rPr>
            </w:pPr>
            <w:r w:rsidRPr="36854D62">
              <w:rPr>
                <w:lang w:val="en-US"/>
              </w:rPr>
              <w:t>EXP05 (ПУР 05 ЭБ)</w:t>
            </w:r>
            <w:r w:rsidR="00D61F94">
              <w:t>;</w:t>
            </w:r>
          </w:p>
          <w:p w14:paraId="10C7B1BF" w14:textId="77777777" w:rsidR="008F2246" w:rsidRPr="00B9499D" w:rsidRDefault="008F2246" w:rsidP="008F2246">
            <w:pPr>
              <w:pStyle w:val="GOSTTableListMark1"/>
              <w:rPr>
                <w:lang w:val="en-US"/>
              </w:rPr>
            </w:pPr>
            <w:r w:rsidRPr="36854D62">
              <w:rPr>
                <w:lang w:val="en-US"/>
              </w:rPr>
              <w:t>ARP (</w:t>
            </w:r>
            <w:r w:rsidRPr="36854D62">
              <w:t>ПУиО</w:t>
            </w:r>
            <w:r w:rsidRPr="36854D62">
              <w:rPr>
                <w:lang w:val="en-US"/>
              </w:rPr>
              <w:t xml:space="preserve"> ЭБ)</w:t>
            </w:r>
            <w:r>
              <w:t>;</w:t>
            </w:r>
          </w:p>
          <w:p w14:paraId="79827513" w14:textId="77777777" w:rsidR="00AE3AB7" w:rsidRPr="00F2056A" w:rsidRDefault="00AE3AB7" w:rsidP="00AE3AB7">
            <w:pPr>
              <w:pStyle w:val="GOSTTableListMark1"/>
              <w:rPr>
                <w:lang w:val="en-US"/>
              </w:rPr>
            </w:pPr>
            <w:r w:rsidRPr="00C75A4E">
              <w:t>RMS (ПУД ЭБ)</w:t>
            </w:r>
            <w:r w:rsidRPr="00F2056A">
              <w:t>;</w:t>
            </w:r>
          </w:p>
          <w:p w14:paraId="6A784DBC" w14:textId="0629428E" w:rsidR="00512B7E" w:rsidRPr="00C75A4E" w:rsidRDefault="00AE3AB7" w:rsidP="006C37FD">
            <w:pPr>
              <w:pStyle w:val="GOSTTableListMark1"/>
            </w:pPr>
            <w:r w:rsidRPr="00C75A4E">
              <w:rPr>
                <w:lang w:val="en-US"/>
              </w:rPr>
              <w:t>INC</w:t>
            </w:r>
            <w:r w:rsidRPr="00C75A4E">
              <w:t xml:space="preserve"> (</w:t>
            </w:r>
            <w:r w:rsidR="006C37FD">
              <w:t>ПУР</w:t>
            </w:r>
            <w:r w:rsidRPr="00C75A4E">
              <w:t xml:space="preserve"> АУ/БУ ЭБ)</w:t>
            </w:r>
          </w:p>
        </w:tc>
      </w:tr>
      <w:tr w:rsidR="008A26A3" w:rsidRPr="00B9499D" w14:paraId="7BDDF07C" w14:textId="77777777" w:rsidTr="006C37FD">
        <w:tc>
          <w:tcPr>
            <w:tcW w:w="1078" w:type="pct"/>
          </w:tcPr>
          <w:p w14:paraId="6D7DE420" w14:textId="730E7B9B" w:rsidR="00512B7E" w:rsidRPr="00B9499D" w:rsidRDefault="00512B7E">
            <w:pPr>
              <w:pStyle w:val="GOSTTablenorm"/>
            </w:pPr>
            <w:r w:rsidRPr="00B9499D">
              <w:t>Дата и время запроса</w:t>
            </w:r>
          </w:p>
        </w:tc>
        <w:tc>
          <w:tcPr>
            <w:tcW w:w="735" w:type="pct"/>
          </w:tcPr>
          <w:p w14:paraId="11A58575" w14:textId="77777777" w:rsidR="00512B7E" w:rsidRPr="00B9499D" w:rsidRDefault="00512B7E">
            <w:pPr>
              <w:pStyle w:val="GOSTTablenorm"/>
              <w:rPr>
                <w:lang w:val="en-US"/>
              </w:rPr>
            </w:pPr>
            <w:r w:rsidRPr="00B9499D">
              <w:rPr>
                <w:lang w:val="en-US"/>
              </w:rPr>
              <w:t>ReqDateTime</w:t>
            </w:r>
          </w:p>
        </w:tc>
        <w:tc>
          <w:tcPr>
            <w:tcW w:w="394" w:type="pct"/>
          </w:tcPr>
          <w:p w14:paraId="15FD874A" w14:textId="77777777" w:rsidR="00512B7E" w:rsidRPr="00B9499D" w:rsidRDefault="00512B7E" w:rsidP="00C75A4E">
            <w:pPr>
              <w:pStyle w:val="GOSTTablenorm"/>
            </w:pPr>
            <w:r w:rsidRPr="00B9499D">
              <w:t>Дата-время (</w:t>
            </w:r>
            <w:r w:rsidRPr="00B9499D">
              <w:rPr>
                <w:lang w:val="en-US"/>
              </w:rPr>
              <w:t>timestamp</w:t>
            </w:r>
            <w:r w:rsidRPr="00B9499D">
              <w:t>)</w:t>
            </w:r>
          </w:p>
        </w:tc>
        <w:tc>
          <w:tcPr>
            <w:tcW w:w="294" w:type="pct"/>
          </w:tcPr>
          <w:p w14:paraId="3A3BD4AF" w14:textId="77777777" w:rsidR="00512B7E" w:rsidRPr="00B9499D" w:rsidRDefault="00512B7E" w:rsidP="00C75A4E">
            <w:pPr>
              <w:pStyle w:val="GOSTTablenorm"/>
            </w:pPr>
            <w:r w:rsidRPr="00B9499D">
              <w:t>Да</w:t>
            </w:r>
          </w:p>
        </w:tc>
        <w:tc>
          <w:tcPr>
            <w:tcW w:w="502" w:type="pct"/>
          </w:tcPr>
          <w:p w14:paraId="245B1D42" w14:textId="7AE9D542" w:rsidR="00512B7E" w:rsidRPr="00B9499D" w:rsidRDefault="00512B7E" w:rsidP="00C75A4E">
            <w:pPr>
              <w:pStyle w:val="GOSTTablenorm"/>
            </w:pPr>
          </w:p>
        </w:tc>
        <w:tc>
          <w:tcPr>
            <w:tcW w:w="1997" w:type="pct"/>
          </w:tcPr>
          <w:p w14:paraId="567E4517" w14:textId="231AC58D" w:rsidR="00512B7E" w:rsidRPr="00B9499D" w:rsidRDefault="00512B7E" w:rsidP="00C75A4E">
            <w:pPr>
              <w:pStyle w:val="GOSTTablenorm"/>
            </w:pPr>
            <w:r w:rsidRPr="00B9499D">
              <w:t>Дата и время формирования запроса ФП</w:t>
            </w:r>
            <w:r w:rsidR="00F956EF">
              <w:t xml:space="preserve"> ГИИС ЭБ</w:t>
            </w:r>
            <w:r w:rsidR="001A0A0B">
              <w:t>.</w:t>
            </w:r>
          </w:p>
          <w:p w14:paraId="452D7492" w14:textId="77777777" w:rsidR="00512B7E" w:rsidRPr="00B9499D" w:rsidRDefault="00512B7E" w:rsidP="00C75A4E">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p>
        </w:tc>
      </w:tr>
      <w:tr w:rsidR="008A26A3" w:rsidRPr="00B9499D" w14:paraId="243AA471" w14:textId="77777777" w:rsidTr="006C37FD">
        <w:tc>
          <w:tcPr>
            <w:tcW w:w="1078" w:type="pct"/>
          </w:tcPr>
          <w:p w14:paraId="0C5FB106" w14:textId="77777777" w:rsidR="00512B7E" w:rsidRPr="00B9499D" w:rsidRDefault="00512B7E">
            <w:pPr>
              <w:pStyle w:val="GOSTTablenorm"/>
            </w:pPr>
            <w:r w:rsidRPr="00B9499D">
              <w:t>Версия формата запроса</w:t>
            </w:r>
          </w:p>
        </w:tc>
        <w:tc>
          <w:tcPr>
            <w:tcW w:w="735" w:type="pct"/>
          </w:tcPr>
          <w:p w14:paraId="4E16DCEA" w14:textId="77777777" w:rsidR="00512B7E" w:rsidRPr="00B9499D" w:rsidRDefault="00512B7E">
            <w:pPr>
              <w:pStyle w:val="GOSTTablenorm"/>
              <w:rPr>
                <w:lang w:val="en-US"/>
              </w:rPr>
            </w:pPr>
            <w:r w:rsidRPr="00B9499D">
              <w:rPr>
                <w:lang w:val="en-US"/>
              </w:rPr>
              <w:t>Version</w:t>
            </w:r>
          </w:p>
        </w:tc>
        <w:tc>
          <w:tcPr>
            <w:tcW w:w="394" w:type="pct"/>
          </w:tcPr>
          <w:p w14:paraId="5E25DD84" w14:textId="77777777" w:rsidR="00512B7E" w:rsidRPr="00B9499D" w:rsidRDefault="00512B7E" w:rsidP="00C75A4E">
            <w:pPr>
              <w:pStyle w:val="GOSTTablenorm"/>
              <w:rPr>
                <w:lang w:val="en-US"/>
              </w:rPr>
            </w:pPr>
            <w:r w:rsidRPr="00B9499D">
              <w:t>Строка</w:t>
            </w:r>
          </w:p>
        </w:tc>
        <w:tc>
          <w:tcPr>
            <w:tcW w:w="294" w:type="pct"/>
          </w:tcPr>
          <w:p w14:paraId="6DAFE8FE" w14:textId="77777777" w:rsidR="00512B7E" w:rsidRPr="00B9499D" w:rsidRDefault="00512B7E" w:rsidP="00C75A4E">
            <w:pPr>
              <w:pStyle w:val="GOSTTablenorm"/>
            </w:pPr>
            <w:r w:rsidRPr="00B9499D">
              <w:t>Да</w:t>
            </w:r>
          </w:p>
        </w:tc>
        <w:tc>
          <w:tcPr>
            <w:tcW w:w="502" w:type="pct"/>
          </w:tcPr>
          <w:p w14:paraId="108A4286" w14:textId="77777777" w:rsidR="00512B7E" w:rsidRPr="00B9499D" w:rsidRDefault="00512B7E" w:rsidP="00C75A4E">
            <w:pPr>
              <w:pStyle w:val="GOSTTablenorm"/>
              <w:rPr>
                <w:lang w:val="en-US"/>
              </w:rPr>
            </w:pPr>
            <w:r w:rsidRPr="00B9499D">
              <w:t>&lt;=</w:t>
            </w:r>
            <w:r w:rsidRPr="00B9499D">
              <w:rPr>
                <w:lang w:val="en-US"/>
              </w:rPr>
              <w:t>10</w:t>
            </w:r>
          </w:p>
        </w:tc>
        <w:tc>
          <w:tcPr>
            <w:tcW w:w="1997" w:type="pct"/>
          </w:tcPr>
          <w:p w14:paraId="2326D809" w14:textId="3B67E59A" w:rsidR="00512B7E" w:rsidRPr="00B9499D" w:rsidRDefault="00512B7E" w:rsidP="00C75A4E">
            <w:pPr>
              <w:pStyle w:val="GOSTTablenorm"/>
            </w:pPr>
            <w:r w:rsidRPr="00B9499D">
              <w:t>Версия формата запроса</w:t>
            </w:r>
          </w:p>
        </w:tc>
      </w:tr>
      <w:tr w:rsidR="008A26A3" w:rsidRPr="00B9499D" w14:paraId="62670CBF" w14:textId="77777777" w:rsidTr="006C37FD">
        <w:tc>
          <w:tcPr>
            <w:tcW w:w="1078" w:type="pct"/>
          </w:tcPr>
          <w:p w14:paraId="78C34E5A" w14:textId="77777777" w:rsidR="00512B7E" w:rsidRPr="00B9499D" w:rsidRDefault="00512B7E">
            <w:pPr>
              <w:pStyle w:val="GOSTTablenorm"/>
            </w:pPr>
            <w:r w:rsidRPr="00B9499D">
              <w:t>Глобальный идентификатор запроса</w:t>
            </w:r>
          </w:p>
        </w:tc>
        <w:tc>
          <w:tcPr>
            <w:tcW w:w="735" w:type="pct"/>
          </w:tcPr>
          <w:p w14:paraId="77A1C196" w14:textId="0D164B69" w:rsidR="00512B7E" w:rsidRPr="00B9499D" w:rsidRDefault="00812BB1">
            <w:pPr>
              <w:pStyle w:val="GOSTTablenorm"/>
              <w:rPr>
                <w:lang w:val="en-US"/>
              </w:rPr>
            </w:pPr>
            <w:r w:rsidRPr="00B9499D">
              <w:rPr>
                <w:lang w:val="en-US"/>
              </w:rPr>
              <w:t>Req</w:t>
            </w:r>
            <w:r w:rsidR="00512B7E" w:rsidRPr="00B9499D">
              <w:rPr>
                <w:lang w:val="en-US"/>
              </w:rPr>
              <w:t>Guid</w:t>
            </w:r>
          </w:p>
        </w:tc>
        <w:tc>
          <w:tcPr>
            <w:tcW w:w="394" w:type="pct"/>
          </w:tcPr>
          <w:p w14:paraId="138C911B" w14:textId="77777777" w:rsidR="00512B7E" w:rsidRPr="00B9499D" w:rsidRDefault="00512B7E" w:rsidP="00C75A4E">
            <w:pPr>
              <w:pStyle w:val="GOSTTablenorm"/>
            </w:pPr>
            <w:r w:rsidRPr="00B9499D">
              <w:rPr>
                <w:lang w:val="en-US"/>
              </w:rPr>
              <w:t>GUID</w:t>
            </w:r>
          </w:p>
        </w:tc>
        <w:tc>
          <w:tcPr>
            <w:tcW w:w="294" w:type="pct"/>
          </w:tcPr>
          <w:p w14:paraId="12A764CB" w14:textId="77777777" w:rsidR="00512B7E" w:rsidRPr="00B9499D" w:rsidRDefault="00512B7E" w:rsidP="00C75A4E">
            <w:pPr>
              <w:pStyle w:val="GOSTTablenorm"/>
            </w:pPr>
            <w:r w:rsidRPr="00B9499D">
              <w:t>Да</w:t>
            </w:r>
          </w:p>
        </w:tc>
        <w:tc>
          <w:tcPr>
            <w:tcW w:w="502" w:type="pct"/>
          </w:tcPr>
          <w:p w14:paraId="3AD28B20" w14:textId="77777777" w:rsidR="00512B7E" w:rsidRPr="00B9499D" w:rsidRDefault="00512B7E" w:rsidP="00C75A4E">
            <w:pPr>
              <w:pStyle w:val="GOSTTablenorm"/>
              <w:rPr>
                <w:lang w:val="en-US"/>
              </w:rPr>
            </w:pPr>
            <w:r w:rsidRPr="00B9499D">
              <w:rPr>
                <w:lang w:val="en-US"/>
              </w:rPr>
              <w:t>=</w:t>
            </w:r>
            <w:r w:rsidRPr="00B9499D">
              <w:t>36</w:t>
            </w:r>
          </w:p>
        </w:tc>
        <w:tc>
          <w:tcPr>
            <w:tcW w:w="1997" w:type="pct"/>
          </w:tcPr>
          <w:p w14:paraId="3A301A20" w14:textId="77777777" w:rsidR="00512B7E" w:rsidRPr="00B9499D" w:rsidRDefault="00512B7E" w:rsidP="00C75A4E">
            <w:pPr>
              <w:pStyle w:val="GOSTTablenorm"/>
            </w:pPr>
            <w:r w:rsidRPr="00B9499D">
              <w:t>Уникальный идентификатор запроса (с тире)</w:t>
            </w:r>
          </w:p>
        </w:tc>
      </w:tr>
      <w:tr w:rsidR="008A26A3" w:rsidRPr="00B9499D" w14:paraId="67DC59A1" w14:textId="77777777" w:rsidTr="006C37FD">
        <w:tc>
          <w:tcPr>
            <w:tcW w:w="1078" w:type="pct"/>
          </w:tcPr>
          <w:p w14:paraId="618AE771" w14:textId="04E4AC93" w:rsidR="00812BB1" w:rsidRPr="00B9499D" w:rsidRDefault="00812BB1">
            <w:pPr>
              <w:pStyle w:val="GOSTTablenorm"/>
            </w:pPr>
            <w:r w:rsidRPr="00B9499D">
              <w:t>Глобальный идентификатор документа</w:t>
            </w:r>
          </w:p>
        </w:tc>
        <w:tc>
          <w:tcPr>
            <w:tcW w:w="735" w:type="pct"/>
          </w:tcPr>
          <w:p w14:paraId="28DDD2B0" w14:textId="53BD4543" w:rsidR="00812BB1" w:rsidRPr="00B9499D" w:rsidRDefault="00812BB1">
            <w:pPr>
              <w:pStyle w:val="GOSTTablenorm"/>
              <w:rPr>
                <w:lang w:val="en-US"/>
              </w:rPr>
            </w:pPr>
            <w:r w:rsidRPr="00B9499D">
              <w:rPr>
                <w:lang w:val="en-US"/>
              </w:rPr>
              <w:t>DocGuid</w:t>
            </w:r>
          </w:p>
        </w:tc>
        <w:tc>
          <w:tcPr>
            <w:tcW w:w="394" w:type="pct"/>
          </w:tcPr>
          <w:p w14:paraId="60E86E58" w14:textId="1F170E95" w:rsidR="00812BB1" w:rsidRPr="00B9499D" w:rsidRDefault="00812BB1" w:rsidP="00C75A4E">
            <w:pPr>
              <w:pStyle w:val="GOSTTablenorm"/>
              <w:rPr>
                <w:lang w:val="en-US"/>
              </w:rPr>
            </w:pPr>
            <w:r w:rsidRPr="00B9499D">
              <w:rPr>
                <w:lang w:val="en-US"/>
              </w:rPr>
              <w:t>GUID</w:t>
            </w:r>
          </w:p>
        </w:tc>
        <w:tc>
          <w:tcPr>
            <w:tcW w:w="294" w:type="pct"/>
          </w:tcPr>
          <w:p w14:paraId="4FDE1FF4" w14:textId="52972B8A" w:rsidR="00812BB1" w:rsidRPr="00B9499D" w:rsidRDefault="00812BB1" w:rsidP="00C75A4E">
            <w:pPr>
              <w:pStyle w:val="GOSTTablenorm"/>
            </w:pPr>
            <w:r w:rsidRPr="00B9499D">
              <w:t>Нет</w:t>
            </w:r>
          </w:p>
        </w:tc>
        <w:tc>
          <w:tcPr>
            <w:tcW w:w="502" w:type="pct"/>
          </w:tcPr>
          <w:p w14:paraId="177CA265" w14:textId="0C6E3CEE" w:rsidR="00812BB1" w:rsidRPr="00B9499D" w:rsidRDefault="00812BB1" w:rsidP="00C75A4E">
            <w:pPr>
              <w:pStyle w:val="GOSTTablenorm"/>
              <w:rPr>
                <w:lang w:val="en-US"/>
              </w:rPr>
            </w:pPr>
            <w:r w:rsidRPr="00B9499D">
              <w:rPr>
                <w:lang w:val="en-US"/>
              </w:rPr>
              <w:t>=</w:t>
            </w:r>
            <w:r w:rsidRPr="00B9499D">
              <w:t>36</w:t>
            </w:r>
          </w:p>
        </w:tc>
        <w:tc>
          <w:tcPr>
            <w:tcW w:w="1997" w:type="pct"/>
          </w:tcPr>
          <w:p w14:paraId="236EAC7F" w14:textId="731AD84D" w:rsidR="00812BB1" w:rsidRPr="00B9499D" w:rsidRDefault="00812BB1" w:rsidP="00C75A4E">
            <w:pPr>
              <w:pStyle w:val="GOSTTablenorm"/>
            </w:pPr>
            <w:r w:rsidRPr="00B9499D">
              <w:t>Уникальный идентификатор документа</w:t>
            </w:r>
            <w:r w:rsidR="001A0A0B" w:rsidRPr="001A0A0B">
              <w:t>/отчета/виджета</w:t>
            </w:r>
            <w:r w:rsidRPr="00B9499D">
              <w:t xml:space="preserve"> (с тире)</w:t>
            </w:r>
            <w:r w:rsidR="001A0A0B" w:rsidRPr="001A0A0B">
              <w:t>, инициировавшего запрос</w:t>
            </w:r>
          </w:p>
        </w:tc>
      </w:tr>
      <w:tr w:rsidR="008A26A3" w:rsidRPr="00B9499D" w14:paraId="1CAD8B5E" w14:textId="77777777" w:rsidTr="006C37FD">
        <w:tc>
          <w:tcPr>
            <w:tcW w:w="1078" w:type="pct"/>
          </w:tcPr>
          <w:p w14:paraId="2660F466" w14:textId="77777777" w:rsidR="00812BB1" w:rsidRPr="00B9499D" w:rsidRDefault="00812BB1">
            <w:pPr>
              <w:pStyle w:val="GOSTTablenorm"/>
            </w:pPr>
            <w:r w:rsidRPr="00B9499D">
              <w:t>Тип запроса</w:t>
            </w:r>
          </w:p>
        </w:tc>
        <w:tc>
          <w:tcPr>
            <w:tcW w:w="735" w:type="pct"/>
          </w:tcPr>
          <w:p w14:paraId="708CADF1" w14:textId="77777777" w:rsidR="00812BB1" w:rsidRPr="00B9499D" w:rsidRDefault="00812BB1">
            <w:pPr>
              <w:pStyle w:val="GOSTTablenorm"/>
              <w:rPr>
                <w:lang w:val="en-US"/>
              </w:rPr>
            </w:pPr>
            <w:r w:rsidRPr="00B9499D">
              <w:rPr>
                <w:lang w:val="en-US"/>
              </w:rPr>
              <w:t>RequestType</w:t>
            </w:r>
          </w:p>
        </w:tc>
        <w:tc>
          <w:tcPr>
            <w:tcW w:w="394" w:type="pct"/>
          </w:tcPr>
          <w:p w14:paraId="5FF9DBED" w14:textId="77777777" w:rsidR="00812BB1" w:rsidRPr="00B9499D" w:rsidRDefault="00812BB1" w:rsidP="00C75A4E">
            <w:pPr>
              <w:pStyle w:val="GOSTTablenorm"/>
            </w:pPr>
            <w:r w:rsidRPr="00B9499D">
              <w:t>Строка</w:t>
            </w:r>
          </w:p>
        </w:tc>
        <w:tc>
          <w:tcPr>
            <w:tcW w:w="294" w:type="pct"/>
          </w:tcPr>
          <w:p w14:paraId="0F770A29" w14:textId="77777777" w:rsidR="00812BB1" w:rsidRPr="00B9499D" w:rsidRDefault="00812BB1" w:rsidP="00C75A4E">
            <w:pPr>
              <w:pStyle w:val="GOSTTablenorm"/>
            </w:pPr>
            <w:r w:rsidRPr="00B9499D">
              <w:t>Да</w:t>
            </w:r>
          </w:p>
        </w:tc>
        <w:tc>
          <w:tcPr>
            <w:tcW w:w="502" w:type="pct"/>
          </w:tcPr>
          <w:p w14:paraId="64CD926C" w14:textId="6C82A4E4" w:rsidR="00812BB1" w:rsidRPr="00B9499D" w:rsidRDefault="00812BB1">
            <w:pPr>
              <w:pStyle w:val="GOSTTablenorm"/>
              <w:rPr>
                <w:lang w:val="en-US"/>
              </w:rPr>
            </w:pPr>
            <w:r w:rsidRPr="00B9499D">
              <w:t>&lt;=</w:t>
            </w:r>
            <w:del w:id="5321" w:author="Сатлер Марина Викторовна" w:date="2024-10-31T11:32:00Z">
              <w:r w:rsidRPr="00B9499D" w:rsidDel="00AA6E06">
                <w:rPr>
                  <w:lang w:val="en-US"/>
                </w:rPr>
                <w:delText>10</w:delText>
              </w:r>
            </w:del>
            <w:ins w:id="5322" w:author="Сатлер Марина Викторовна" w:date="2024-10-31T11:32:00Z">
              <w:r w:rsidR="00AA6E06">
                <w:t>5</w:t>
              </w:r>
              <w:r w:rsidR="00AA6E06" w:rsidRPr="00B9499D">
                <w:rPr>
                  <w:lang w:val="en-US"/>
                </w:rPr>
                <w:t>0</w:t>
              </w:r>
            </w:ins>
          </w:p>
        </w:tc>
        <w:tc>
          <w:tcPr>
            <w:tcW w:w="1997" w:type="pct"/>
          </w:tcPr>
          <w:p w14:paraId="3D7716AC" w14:textId="77777777" w:rsidR="00812BB1" w:rsidRPr="00B9499D" w:rsidRDefault="00812BB1" w:rsidP="00C75A4E">
            <w:pPr>
              <w:pStyle w:val="GOSTTablenorm"/>
            </w:pPr>
            <w:r w:rsidRPr="00B9499D">
              <w:t>Передается значение «</w:t>
            </w:r>
            <w:r w:rsidRPr="00B9499D">
              <w:rPr>
                <w:lang w:val="en-US"/>
              </w:rPr>
              <w:t>COR</w:t>
            </w:r>
            <w:r w:rsidRPr="00B9499D">
              <w:t>»</w:t>
            </w:r>
          </w:p>
        </w:tc>
      </w:tr>
      <w:tr w:rsidR="00812BB1" w:rsidRPr="00B9499D" w14:paraId="4B5F7CB4" w14:textId="77777777" w:rsidTr="006C37FD">
        <w:tc>
          <w:tcPr>
            <w:tcW w:w="5000" w:type="pct"/>
            <w:gridSpan w:val="6"/>
          </w:tcPr>
          <w:p w14:paraId="48C8688B" w14:textId="648F0D8C" w:rsidR="00812BB1" w:rsidRPr="00B9499D" w:rsidRDefault="00812BB1" w:rsidP="00812BB1">
            <w:pPr>
              <w:pStyle w:val="GOSTTableHead"/>
              <w:rPr>
                <w:szCs w:val="22"/>
              </w:rPr>
            </w:pPr>
            <w:r w:rsidRPr="00B9499D">
              <w:rPr>
                <w:szCs w:val="22"/>
              </w:rPr>
              <w:lastRenderedPageBreak/>
              <w:t>Перечень параметров</w:t>
            </w:r>
            <w:r w:rsidR="002E4172">
              <w:rPr>
                <w:szCs w:val="22"/>
              </w:rPr>
              <w:t xml:space="preserve"> тела</w:t>
            </w:r>
            <w:r w:rsidRPr="00B9499D">
              <w:rPr>
                <w:szCs w:val="22"/>
              </w:rPr>
              <w:t xml:space="preserve"> запроса (</w:t>
            </w:r>
            <w:r w:rsidR="00F72BB8" w:rsidRPr="00B9499D">
              <w:rPr>
                <w:szCs w:val="22"/>
                <w:lang w:val="en-US"/>
              </w:rPr>
              <w:t>document</w:t>
            </w:r>
            <w:r w:rsidRPr="00B9499D">
              <w:rPr>
                <w:szCs w:val="22"/>
              </w:rPr>
              <w:t>)</w:t>
            </w:r>
          </w:p>
        </w:tc>
      </w:tr>
      <w:tr w:rsidR="008A26A3" w:rsidRPr="00B9499D" w14:paraId="13816D87" w14:textId="77777777" w:rsidTr="006C37FD">
        <w:tc>
          <w:tcPr>
            <w:tcW w:w="1078" w:type="pct"/>
          </w:tcPr>
          <w:p w14:paraId="293FE7EC" w14:textId="5305F246" w:rsidR="00812BB1" w:rsidRPr="00B9499D" w:rsidRDefault="109D8E8A">
            <w:pPr>
              <w:pStyle w:val="GOSTTablenorm"/>
            </w:pPr>
            <w:commentRangeStart w:id="5323"/>
            <w:commentRangeStart w:id="5324"/>
            <w:r>
              <w:t>Отражать в отчете</w:t>
            </w:r>
            <w:commentRangeEnd w:id="5323"/>
            <w:r w:rsidR="008B195C">
              <w:rPr>
                <w:rStyle w:val="afff4"/>
              </w:rPr>
              <w:commentReference w:id="5323"/>
            </w:r>
            <w:commentRangeEnd w:id="5324"/>
            <w:r w:rsidR="007E32FB">
              <w:rPr>
                <w:rStyle w:val="afff4"/>
              </w:rPr>
              <w:commentReference w:id="5324"/>
            </w:r>
          </w:p>
        </w:tc>
        <w:tc>
          <w:tcPr>
            <w:tcW w:w="735" w:type="pct"/>
          </w:tcPr>
          <w:p w14:paraId="13B11D1B" w14:textId="262C3F79" w:rsidR="00812BB1" w:rsidRPr="005E0E9B" w:rsidRDefault="109D8E8A">
            <w:pPr>
              <w:pStyle w:val="GOSTTablenorm"/>
            </w:pPr>
            <w:r w:rsidRPr="109D8E8A">
              <w:rPr>
                <w:lang w:val="en-US"/>
              </w:rPr>
              <w:t>RptSetCode</w:t>
            </w:r>
          </w:p>
        </w:tc>
        <w:tc>
          <w:tcPr>
            <w:tcW w:w="394" w:type="pct"/>
          </w:tcPr>
          <w:p w14:paraId="0CB65C85" w14:textId="4ABA4E76" w:rsidR="00812BB1" w:rsidRPr="00B9499D" w:rsidRDefault="109D8E8A" w:rsidP="00C75A4E">
            <w:pPr>
              <w:pStyle w:val="GOSTTablenorm"/>
              <w:rPr>
                <w:szCs w:val="22"/>
              </w:rPr>
            </w:pPr>
            <w:r w:rsidRPr="109D8E8A">
              <w:rPr>
                <w:szCs w:val="22"/>
              </w:rPr>
              <w:t>Чис</w:t>
            </w:r>
            <w:r w:rsidR="00904C89">
              <w:rPr>
                <w:szCs w:val="22"/>
              </w:rPr>
              <w:t>л</w:t>
            </w:r>
            <w:r w:rsidRPr="109D8E8A">
              <w:rPr>
                <w:szCs w:val="22"/>
              </w:rPr>
              <w:t>о</w:t>
            </w:r>
          </w:p>
        </w:tc>
        <w:tc>
          <w:tcPr>
            <w:tcW w:w="294" w:type="pct"/>
          </w:tcPr>
          <w:p w14:paraId="4B080746" w14:textId="52151C2D" w:rsidR="00812BB1" w:rsidRPr="00B9499D" w:rsidRDefault="109D8E8A" w:rsidP="00C75A4E">
            <w:pPr>
              <w:pStyle w:val="GOSTTablenorm"/>
              <w:rPr>
                <w:szCs w:val="22"/>
              </w:rPr>
            </w:pPr>
            <w:r w:rsidRPr="109D8E8A">
              <w:rPr>
                <w:szCs w:val="22"/>
              </w:rPr>
              <w:t>Нет</w:t>
            </w:r>
          </w:p>
        </w:tc>
        <w:tc>
          <w:tcPr>
            <w:tcW w:w="502" w:type="pct"/>
          </w:tcPr>
          <w:p w14:paraId="0E0BE1AC" w14:textId="60BFE514" w:rsidR="00812BB1" w:rsidRPr="00B9499D" w:rsidRDefault="109D8E8A" w:rsidP="00C75A4E">
            <w:pPr>
              <w:pStyle w:val="GOSTTablenorm"/>
              <w:rPr>
                <w:szCs w:val="22"/>
              </w:rPr>
            </w:pPr>
            <w:r w:rsidRPr="109D8E8A">
              <w:rPr>
                <w:szCs w:val="22"/>
              </w:rPr>
              <w:t>=2</w:t>
            </w:r>
          </w:p>
        </w:tc>
        <w:tc>
          <w:tcPr>
            <w:tcW w:w="1997" w:type="pct"/>
          </w:tcPr>
          <w:p w14:paraId="78DD43C5" w14:textId="36B28D77" w:rsidR="00812BB1" w:rsidRPr="00B9499D" w:rsidRDefault="109D8E8A" w:rsidP="00C75A4E">
            <w:pPr>
              <w:pStyle w:val="GOSTTablenorm"/>
            </w:pPr>
            <w:r w:rsidRPr="109D8E8A">
              <w:t>Указывается вариант расчета в виде кода.</w:t>
            </w:r>
          </w:p>
          <w:p w14:paraId="5B7DD6EC" w14:textId="0F522C6B" w:rsidR="00812BB1" w:rsidRPr="005E0E9B" w:rsidRDefault="109D8E8A">
            <w:pPr>
              <w:pStyle w:val="GOSTTablenorm"/>
            </w:pPr>
            <w:r>
              <w:t xml:space="preserve">Возможные значения для </w:t>
            </w:r>
            <w:r w:rsidR="001A0A0B">
              <w:t xml:space="preserve">операций с </w:t>
            </w:r>
            <w:r>
              <w:t>СВР</w:t>
            </w:r>
            <w:r w:rsidR="00E03A76">
              <w:rPr>
                <w:rStyle w:val="af6"/>
              </w:rPr>
              <w:fldChar w:fldCharType="begin"/>
            </w:r>
            <w:r w:rsidR="00E03A76" w:rsidRPr="00E03A76">
              <w:rPr>
                <w:rStyle w:val="af6"/>
              </w:rPr>
              <w:instrText xml:space="preserve"> NOTEREF _Ref144133482 \h </w:instrText>
            </w:r>
            <w:r w:rsidR="00E03A76">
              <w:rPr>
                <w:rStyle w:val="af6"/>
              </w:rPr>
              <w:instrText xml:space="preserve"> \* MERGEFORMAT </w:instrText>
            </w:r>
            <w:r w:rsidR="00E03A76">
              <w:rPr>
                <w:rStyle w:val="af6"/>
              </w:rPr>
            </w:r>
            <w:r w:rsidR="00E03A76">
              <w:rPr>
                <w:rStyle w:val="af6"/>
              </w:rPr>
              <w:fldChar w:fldCharType="separate"/>
            </w:r>
            <w:r w:rsidR="00F300A9">
              <w:rPr>
                <w:rStyle w:val="af6"/>
              </w:rPr>
              <w:t>15</w:t>
            </w:r>
            <w:ins w:id="5325" w:author="Сказецкая Наталья Камилевна" w:date="2023-08-28T16:44:00Z">
              <w:r w:rsidR="00E03A76">
                <w:rPr>
                  <w:rStyle w:val="af6"/>
                </w:rPr>
                <w:fldChar w:fldCharType="end"/>
              </w:r>
            </w:ins>
            <w:ins w:id="5326" w:author="BPC\i.shchekin" w:date="2023-06-29T14:56:00Z">
              <w:del w:id="5327" w:author="Сказецкая Наталья Камилевна" w:date="2023-08-28T16:44:00Z">
                <w:r w:rsidR="009B6ACB" w:rsidDel="00E03A76">
                  <w:rPr>
                    <w:rStyle w:val="af6"/>
                  </w:rPr>
                  <w:footnoteReference w:id="21"/>
                </w:r>
              </w:del>
            </w:ins>
            <w:r>
              <w:t>:</w:t>
            </w:r>
          </w:p>
          <w:p w14:paraId="0E2DF0F4" w14:textId="1FB4EAB9" w:rsidR="00A65ECE" w:rsidRPr="00CE741F" w:rsidRDefault="008C50DF" w:rsidP="006C37FD">
            <w:pPr>
              <w:pStyle w:val="GOSTTableListMark1"/>
            </w:pPr>
            <w:r>
              <w:t>«</w:t>
            </w:r>
            <w:r w:rsidR="36854D62" w:rsidRPr="36854D62">
              <w:t>10</w:t>
            </w:r>
            <w:r>
              <w:t>»</w:t>
            </w:r>
            <w:r w:rsidR="36854D62" w:rsidRPr="36854D62">
              <w:t xml:space="preserve"> </w:t>
            </w:r>
            <w:r w:rsidR="0040447B" w:rsidRPr="36854D62">
              <w:t>–</w:t>
            </w:r>
            <w:r w:rsidR="36854D62" w:rsidRPr="36854D62">
              <w:t xml:space="preserve"> Операции учета текущего года</w:t>
            </w:r>
          </w:p>
        </w:tc>
      </w:tr>
      <w:tr w:rsidR="008A26A3" w:rsidRPr="00B9499D" w14:paraId="164BF76A" w14:textId="77777777" w:rsidTr="006C37FD">
        <w:tc>
          <w:tcPr>
            <w:tcW w:w="1078" w:type="pct"/>
          </w:tcPr>
          <w:p w14:paraId="0D94376C" w14:textId="17B530F2" w:rsidR="00EE71F5" w:rsidRPr="00B9499D" w:rsidRDefault="00EE71F5" w:rsidP="003831CA">
            <w:pPr>
              <w:pStyle w:val="GOSTTablenorm"/>
              <w:rPr>
                <w:szCs w:val="22"/>
              </w:rPr>
            </w:pPr>
            <w:r w:rsidRPr="00B9499D">
              <w:rPr>
                <w:szCs w:val="22"/>
              </w:rPr>
              <w:t>Признак необходимости отображения данных в разрезе документов</w:t>
            </w:r>
          </w:p>
        </w:tc>
        <w:tc>
          <w:tcPr>
            <w:tcW w:w="735" w:type="pct"/>
          </w:tcPr>
          <w:p w14:paraId="0A1EDBC4" w14:textId="77777777" w:rsidR="00EE71F5" w:rsidRPr="00B9499D" w:rsidRDefault="00EE71F5" w:rsidP="003831CA">
            <w:pPr>
              <w:pStyle w:val="GOSTTablenorm"/>
              <w:rPr>
                <w:szCs w:val="22"/>
              </w:rPr>
            </w:pPr>
            <w:r w:rsidRPr="00B9499D">
              <w:rPr>
                <w:szCs w:val="22"/>
                <w:lang w:val="en-US"/>
              </w:rPr>
              <w:t>GroupByDocs</w:t>
            </w:r>
          </w:p>
        </w:tc>
        <w:tc>
          <w:tcPr>
            <w:tcW w:w="394" w:type="pct"/>
          </w:tcPr>
          <w:p w14:paraId="5CE1A426" w14:textId="77777777" w:rsidR="00EE71F5" w:rsidRPr="00B9499D" w:rsidRDefault="00EE71F5" w:rsidP="003831CA">
            <w:pPr>
              <w:ind w:firstLine="30"/>
              <w:rPr>
                <w:sz w:val="22"/>
                <w:szCs w:val="22"/>
              </w:rPr>
            </w:pPr>
            <w:r w:rsidRPr="00B9499D">
              <w:rPr>
                <w:sz w:val="22"/>
                <w:szCs w:val="22"/>
              </w:rPr>
              <w:t>Число</w:t>
            </w:r>
          </w:p>
        </w:tc>
        <w:tc>
          <w:tcPr>
            <w:tcW w:w="294" w:type="pct"/>
          </w:tcPr>
          <w:p w14:paraId="57633D9D" w14:textId="77777777" w:rsidR="00EE71F5" w:rsidRPr="00B9499D" w:rsidRDefault="00EE71F5" w:rsidP="003831CA">
            <w:pPr>
              <w:ind w:firstLine="30"/>
              <w:rPr>
                <w:sz w:val="22"/>
                <w:szCs w:val="22"/>
              </w:rPr>
            </w:pPr>
            <w:r w:rsidRPr="00B9499D">
              <w:rPr>
                <w:sz w:val="22"/>
                <w:szCs w:val="22"/>
              </w:rPr>
              <w:t>Да</w:t>
            </w:r>
          </w:p>
        </w:tc>
        <w:tc>
          <w:tcPr>
            <w:tcW w:w="502" w:type="pct"/>
          </w:tcPr>
          <w:p w14:paraId="153F9AE3" w14:textId="77777777" w:rsidR="00EE71F5" w:rsidRPr="00B9499D" w:rsidRDefault="00EE71F5" w:rsidP="003831CA">
            <w:pPr>
              <w:ind w:firstLine="30"/>
              <w:rPr>
                <w:sz w:val="22"/>
                <w:szCs w:val="22"/>
              </w:rPr>
            </w:pPr>
            <w:r w:rsidRPr="00B9499D">
              <w:rPr>
                <w:sz w:val="22"/>
                <w:szCs w:val="22"/>
              </w:rPr>
              <w:t>=</w:t>
            </w:r>
            <w:r w:rsidRPr="00B9499D">
              <w:rPr>
                <w:sz w:val="22"/>
                <w:szCs w:val="22"/>
                <w:lang w:val="en-US"/>
              </w:rPr>
              <w:t>1</w:t>
            </w:r>
          </w:p>
        </w:tc>
        <w:tc>
          <w:tcPr>
            <w:tcW w:w="1997" w:type="pct"/>
          </w:tcPr>
          <w:p w14:paraId="4425AAB1" w14:textId="77777777" w:rsidR="00EE71F5" w:rsidRPr="00B9499D" w:rsidRDefault="00EE71F5" w:rsidP="003831CA">
            <w:pPr>
              <w:pStyle w:val="GOSTTablenorm"/>
              <w:rPr>
                <w:szCs w:val="22"/>
              </w:rPr>
            </w:pPr>
            <w:r w:rsidRPr="00B9499D">
              <w:rPr>
                <w:szCs w:val="22"/>
              </w:rPr>
              <w:t>Возможные значения:</w:t>
            </w:r>
          </w:p>
          <w:p w14:paraId="741212ED" w14:textId="56833F83" w:rsidR="00EE71F5" w:rsidRPr="00B9499D" w:rsidRDefault="008C50DF" w:rsidP="00C75A4E">
            <w:pPr>
              <w:pStyle w:val="GOSTTableListMark1"/>
            </w:pPr>
            <w:r>
              <w:t>«</w:t>
            </w:r>
            <w:r w:rsidR="00EE71F5" w:rsidRPr="00B9499D">
              <w:t>1</w:t>
            </w:r>
            <w:r>
              <w:t>»</w:t>
            </w:r>
            <w:r w:rsidR="00EE71F5" w:rsidRPr="00B9499D">
              <w:t xml:space="preserve"> – необходимы атрибуты документов</w:t>
            </w:r>
            <w:r w:rsidR="00662EA3">
              <w:t>;</w:t>
            </w:r>
          </w:p>
          <w:p w14:paraId="746D0B00" w14:textId="5842C21F" w:rsidR="00EE71F5" w:rsidRPr="00B9499D" w:rsidRDefault="008C50DF" w:rsidP="00C75A4E">
            <w:pPr>
              <w:pStyle w:val="GOSTTableListMark1"/>
            </w:pPr>
            <w:r>
              <w:t>«</w:t>
            </w:r>
            <w:r w:rsidR="00EE71F5" w:rsidRPr="33249EA7">
              <w:t>0</w:t>
            </w:r>
            <w:r>
              <w:t>»</w:t>
            </w:r>
            <w:r w:rsidR="00EE71F5" w:rsidRPr="33249EA7">
              <w:t xml:space="preserve"> – необходимы только атрибуты счетов</w:t>
            </w:r>
          </w:p>
        </w:tc>
      </w:tr>
      <w:tr w:rsidR="008A26A3" w:rsidRPr="00B9499D" w14:paraId="67D2BDAC" w14:textId="77777777" w:rsidTr="006C37FD">
        <w:tc>
          <w:tcPr>
            <w:tcW w:w="1078" w:type="pct"/>
          </w:tcPr>
          <w:p w14:paraId="7B5F4D16" w14:textId="77777777" w:rsidR="00EE71F5" w:rsidRPr="00B9499D" w:rsidRDefault="00EE71F5">
            <w:pPr>
              <w:pStyle w:val="GOSTTablenorm"/>
            </w:pPr>
            <w:r w:rsidRPr="00B9499D">
              <w:t>Признак необходимости группировки по корреспонденции счетов</w:t>
            </w:r>
          </w:p>
        </w:tc>
        <w:tc>
          <w:tcPr>
            <w:tcW w:w="735" w:type="pct"/>
          </w:tcPr>
          <w:p w14:paraId="121D2BF2" w14:textId="77777777" w:rsidR="00EE71F5" w:rsidRPr="00B9499D" w:rsidRDefault="00EE71F5">
            <w:pPr>
              <w:pStyle w:val="GOSTTablenorm"/>
              <w:rPr>
                <w:lang w:val="en-US"/>
              </w:rPr>
            </w:pPr>
            <w:r w:rsidRPr="00B9499D">
              <w:rPr>
                <w:lang w:val="en-US"/>
              </w:rPr>
              <w:t>GroupByCorrespontents</w:t>
            </w:r>
          </w:p>
        </w:tc>
        <w:tc>
          <w:tcPr>
            <w:tcW w:w="394" w:type="pct"/>
          </w:tcPr>
          <w:p w14:paraId="042BAC93" w14:textId="77777777" w:rsidR="00EE71F5" w:rsidRPr="00B9499D" w:rsidRDefault="00EE71F5" w:rsidP="00C75A4E">
            <w:pPr>
              <w:pStyle w:val="GOSTTablenorm"/>
            </w:pPr>
            <w:r w:rsidRPr="00B9499D">
              <w:t>Число</w:t>
            </w:r>
          </w:p>
        </w:tc>
        <w:tc>
          <w:tcPr>
            <w:tcW w:w="294" w:type="pct"/>
          </w:tcPr>
          <w:p w14:paraId="1A8825B9" w14:textId="77777777" w:rsidR="00EE71F5" w:rsidRPr="00B9499D" w:rsidRDefault="00EE71F5" w:rsidP="00C75A4E">
            <w:pPr>
              <w:pStyle w:val="GOSTTablenorm"/>
            </w:pPr>
            <w:r>
              <w:t>Нет</w:t>
            </w:r>
          </w:p>
        </w:tc>
        <w:tc>
          <w:tcPr>
            <w:tcW w:w="502" w:type="pct"/>
          </w:tcPr>
          <w:p w14:paraId="741BE506" w14:textId="77777777" w:rsidR="00EE71F5" w:rsidRPr="00B9499D" w:rsidRDefault="00EE71F5" w:rsidP="00C75A4E">
            <w:pPr>
              <w:pStyle w:val="GOSTTablenorm"/>
            </w:pPr>
            <w:r w:rsidRPr="00B9499D">
              <w:t>=</w:t>
            </w:r>
            <w:r w:rsidRPr="00B9499D">
              <w:rPr>
                <w:lang w:val="en-US"/>
              </w:rPr>
              <w:t>1</w:t>
            </w:r>
          </w:p>
        </w:tc>
        <w:tc>
          <w:tcPr>
            <w:tcW w:w="1997" w:type="pct"/>
          </w:tcPr>
          <w:p w14:paraId="6D2E0792" w14:textId="77777777" w:rsidR="00EE71F5" w:rsidRPr="000E1E0A" w:rsidRDefault="00EE71F5">
            <w:pPr>
              <w:pStyle w:val="GOSTTablenorm"/>
            </w:pPr>
            <w:r w:rsidRPr="000E1E0A">
              <w:t xml:space="preserve">Обязателен для заполнения, если параметр </w:t>
            </w:r>
            <w:r w:rsidRPr="00C75A4E">
              <w:t>GroupByDocs</w:t>
            </w:r>
            <w:r w:rsidRPr="000E1E0A">
              <w:t xml:space="preserve"> = 1 (необходимы атрибуты докуме</w:t>
            </w:r>
            <w:r w:rsidRPr="00474651">
              <w:t xml:space="preserve">нтов). Не заполняется, если параметр </w:t>
            </w:r>
            <w:r w:rsidRPr="00C75A4E">
              <w:t>GroupByDocs</w:t>
            </w:r>
            <w:r w:rsidRPr="000E1E0A">
              <w:t xml:space="preserve"> = 0 (необходимы только атрибуты счетов).</w:t>
            </w:r>
          </w:p>
          <w:p w14:paraId="19E55790" w14:textId="77777777" w:rsidR="00EE71F5" w:rsidRPr="00474651" w:rsidRDefault="00EE71F5">
            <w:pPr>
              <w:pStyle w:val="GOSTTablenorm"/>
            </w:pPr>
            <w:r w:rsidRPr="00474651">
              <w:t>Возможные значения:</w:t>
            </w:r>
          </w:p>
          <w:p w14:paraId="23565F93" w14:textId="40026391" w:rsidR="009E44F1" w:rsidRPr="00514B37" w:rsidRDefault="008C50DF" w:rsidP="00C75A4E">
            <w:pPr>
              <w:pStyle w:val="GOSTTableListMark1"/>
            </w:pPr>
            <w:r>
              <w:t>«</w:t>
            </w:r>
            <w:r w:rsidR="00EE71F5" w:rsidRPr="00514B37">
              <w:t>0</w:t>
            </w:r>
            <w:r>
              <w:t>»</w:t>
            </w:r>
            <w:r w:rsidR="00EE71F5" w:rsidRPr="00514B37">
              <w:t>– не группировать</w:t>
            </w:r>
            <w:r w:rsidR="009E44F1" w:rsidRPr="00514B37">
              <w:t>.</w:t>
            </w:r>
            <w:r w:rsidR="00EE71F5" w:rsidRPr="00514B37">
              <w:t xml:space="preserve"> </w:t>
            </w:r>
            <w:r w:rsidR="009E44F1" w:rsidRPr="00514B37">
              <w:t>К</w:t>
            </w:r>
            <w:r w:rsidR="00EE71F5" w:rsidRPr="00514B37">
              <w:t>аждая запись учета по документу возвращается отдельной строкой</w:t>
            </w:r>
            <w:r w:rsidR="009E44F1" w:rsidRPr="00514B37">
              <w:t xml:space="preserve"> с полным набором всех зарегистрированных в </w:t>
            </w:r>
            <w:r w:rsidR="009E44F1" w:rsidRPr="00514B37">
              <w:rPr>
                <w:lang w:val="en-US"/>
              </w:rPr>
              <w:t>SVAP</w:t>
            </w:r>
            <w:r w:rsidR="009E44F1" w:rsidRPr="00514B37">
              <w:t xml:space="preserve"> аналитических признаков по Дебету и по Кредиту. При необходимости группировки записей учета по набору отдельных аналитических признаков могут быть заданы параметры отображения данных (</w:t>
            </w:r>
            <w:r w:rsidR="009E44F1" w:rsidRPr="00514B37">
              <w:rPr>
                <w:lang w:val="en-US"/>
              </w:rPr>
              <w:t>VisualParams</w:t>
            </w:r>
            <w:r w:rsidR="009E44F1" w:rsidRPr="00514B37">
              <w:t>);</w:t>
            </w:r>
          </w:p>
          <w:p w14:paraId="203B059A" w14:textId="289B3219" w:rsidR="00EE71F5" w:rsidRPr="00514B37" w:rsidRDefault="008C50DF" w:rsidP="00C75A4E">
            <w:pPr>
              <w:pStyle w:val="GOSTTableListMark1"/>
            </w:pPr>
            <w:r>
              <w:t>«</w:t>
            </w:r>
            <w:r w:rsidR="00EE71F5" w:rsidRPr="00514B37">
              <w:t>1</w:t>
            </w:r>
            <w:r>
              <w:t>»</w:t>
            </w:r>
            <w:r w:rsidR="00EE71F5" w:rsidRPr="00514B37">
              <w:t xml:space="preserve"> </w:t>
            </w:r>
            <w:r w:rsidR="009E44F1" w:rsidRPr="00514B37">
              <w:t>–</w:t>
            </w:r>
            <w:r w:rsidR="00EE71F5" w:rsidRPr="00514B37">
              <w:t xml:space="preserve"> группировать</w:t>
            </w:r>
            <w:r w:rsidR="009E44F1" w:rsidRPr="00514B37">
              <w:t>.</w:t>
            </w:r>
            <w:r w:rsidR="00EE71F5" w:rsidRPr="00514B37">
              <w:t xml:space="preserve"> </w:t>
            </w:r>
            <w:r w:rsidR="009E44F1" w:rsidRPr="00514B37">
              <w:t>З</w:t>
            </w:r>
            <w:r w:rsidR="00EE71F5" w:rsidRPr="00514B37">
              <w:t>аписи учета по документу группируются по учетной паре</w:t>
            </w:r>
            <w:r w:rsidR="009E44F1" w:rsidRPr="00514B37">
              <w:t xml:space="preserve"> счетов, т.е. по всем аналитическим признакам, входящим в структуру номера счета, по Дебету и Кредиту. При этом параметры отображения данных (</w:t>
            </w:r>
            <w:r w:rsidR="009E44F1" w:rsidRPr="00514B37">
              <w:rPr>
                <w:lang w:val="en-US"/>
              </w:rPr>
              <w:t>VisualParams</w:t>
            </w:r>
            <w:r w:rsidR="009E44F1" w:rsidRPr="00514B37">
              <w:t>) не заполняются</w:t>
            </w:r>
            <w:r w:rsidR="00EE71F5" w:rsidRPr="00514B37">
              <w:t>.</w:t>
            </w:r>
          </w:p>
          <w:p w14:paraId="1352BABE" w14:textId="2EA67150" w:rsidR="00EE71F5" w:rsidRPr="00474651" w:rsidRDefault="00EE71F5">
            <w:pPr>
              <w:pStyle w:val="GOSTTablenorm"/>
            </w:pPr>
            <w:r w:rsidRPr="009D2890">
              <w:t xml:space="preserve">Пример: если на документе несколько записей учета с одинаковой корреспонденцией счетов по Дт и Кт и с одинаковым наименованием операции, то </w:t>
            </w:r>
            <w:r w:rsidR="009E44F1" w:rsidRPr="009D2890">
              <w:t xml:space="preserve">при значениии параметра </w:t>
            </w:r>
            <w:r w:rsidR="009E44F1" w:rsidRPr="00C75A4E">
              <w:t>GroupByCorrespontents</w:t>
            </w:r>
            <w:r w:rsidR="009E44F1" w:rsidRPr="000E1E0A">
              <w:t xml:space="preserve"> = 1 </w:t>
            </w:r>
            <w:r w:rsidRPr="00474651">
              <w:t>в ответе возвращается 1 строка на общую сумму всех этих записей учета</w:t>
            </w:r>
          </w:p>
        </w:tc>
      </w:tr>
      <w:tr w:rsidR="008A26A3" w:rsidRPr="00B9499D" w14:paraId="444E586F" w14:textId="77777777" w:rsidTr="006C37FD">
        <w:tc>
          <w:tcPr>
            <w:tcW w:w="1078" w:type="pct"/>
          </w:tcPr>
          <w:p w14:paraId="51CD7E32" w14:textId="77777777" w:rsidR="00EB2B29" w:rsidRDefault="00EB2B29">
            <w:pPr>
              <w:pStyle w:val="GOSTTablenorm"/>
            </w:pPr>
            <w:r>
              <w:lastRenderedPageBreak/>
              <w:t>Книга учета</w:t>
            </w:r>
          </w:p>
        </w:tc>
        <w:tc>
          <w:tcPr>
            <w:tcW w:w="735" w:type="pct"/>
          </w:tcPr>
          <w:p w14:paraId="536F2F16" w14:textId="77777777" w:rsidR="00EB2B29" w:rsidRPr="004876DD" w:rsidRDefault="00EB2B29">
            <w:pPr>
              <w:pStyle w:val="GOSTTablenorm"/>
              <w:rPr>
                <w:lang w:val="en-US"/>
              </w:rPr>
            </w:pPr>
            <w:r>
              <w:rPr>
                <w:lang w:val="en-US"/>
              </w:rPr>
              <w:t>Book</w:t>
            </w:r>
          </w:p>
        </w:tc>
        <w:tc>
          <w:tcPr>
            <w:tcW w:w="394" w:type="pct"/>
          </w:tcPr>
          <w:p w14:paraId="6B6E408C" w14:textId="77777777" w:rsidR="00EB2B29" w:rsidRPr="004876DD" w:rsidRDefault="00EB2B29" w:rsidP="00C75A4E">
            <w:pPr>
              <w:pStyle w:val="GOSTTablenorm"/>
            </w:pPr>
            <w:r>
              <w:t>Строка</w:t>
            </w:r>
          </w:p>
        </w:tc>
        <w:tc>
          <w:tcPr>
            <w:tcW w:w="294" w:type="pct"/>
          </w:tcPr>
          <w:p w14:paraId="7FAF27BA" w14:textId="01AC2221" w:rsidR="00EB2B29" w:rsidRDefault="00EB2B29" w:rsidP="00C75A4E">
            <w:pPr>
              <w:pStyle w:val="GOSTTablenorm"/>
            </w:pPr>
            <w:r>
              <w:t>Да</w:t>
            </w:r>
          </w:p>
        </w:tc>
        <w:tc>
          <w:tcPr>
            <w:tcW w:w="502" w:type="pct"/>
          </w:tcPr>
          <w:p w14:paraId="7D9407EC" w14:textId="77777777" w:rsidR="00EB2B29" w:rsidRPr="004876DD" w:rsidRDefault="00EB2B29" w:rsidP="00C75A4E">
            <w:pPr>
              <w:pStyle w:val="GOSTTablenorm"/>
              <w:rPr>
                <w:lang w:val="en-US"/>
              </w:rPr>
            </w:pPr>
            <w:r w:rsidRPr="006754E6">
              <w:t>&lt;=</w:t>
            </w:r>
            <w:r w:rsidRPr="006754E6">
              <w:rPr>
                <w:lang w:val="en-US"/>
              </w:rPr>
              <w:t>100</w:t>
            </w:r>
          </w:p>
        </w:tc>
        <w:tc>
          <w:tcPr>
            <w:tcW w:w="1997" w:type="pct"/>
          </w:tcPr>
          <w:p w14:paraId="3300E498" w14:textId="43A5F473" w:rsidR="00EB2B29" w:rsidRPr="004876DD" w:rsidRDefault="00EB2B29" w:rsidP="00C75A4E">
            <w:pPr>
              <w:pStyle w:val="GOSTTablenorm"/>
            </w:pPr>
            <w:r w:rsidRPr="00EB2B29">
              <w:t>Системное наименование книги учета, по записям которой осуществляется запрос данных, в соответствии со справочником «Книги учета» в SVAP</w:t>
            </w:r>
          </w:p>
        </w:tc>
      </w:tr>
      <w:tr w:rsidR="008A26A3" w:rsidRPr="00B9499D" w14:paraId="0CED1D16" w14:textId="77777777" w:rsidTr="006C37FD">
        <w:tc>
          <w:tcPr>
            <w:tcW w:w="1078" w:type="pct"/>
          </w:tcPr>
          <w:p w14:paraId="67537FF3" w14:textId="416C6B57" w:rsidR="00812BB1" w:rsidRPr="00B9499D" w:rsidRDefault="00904C89">
            <w:pPr>
              <w:pStyle w:val="GOSTTablenorm"/>
            </w:pPr>
            <w:r>
              <w:t>Д</w:t>
            </w:r>
            <w:r w:rsidR="00812BB1" w:rsidRPr="00B9499D">
              <w:t>ата начала периода</w:t>
            </w:r>
            <w:r w:rsidR="00E47217">
              <w:t xml:space="preserve"> (по дате отражения операции в учете)</w:t>
            </w:r>
          </w:p>
        </w:tc>
        <w:tc>
          <w:tcPr>
            <w:tcW w:w="735" w:type="pct"/>
          </w:tcPr>
          <w:p w14:paraId="0960780E" w14:textId="77777777" w:rsidR="00812BB1" w:rsidRPr="007E32FB" w:rsidRDefault="00812BB1">
            <w:pPr>
              <w:pStyle w:val="GOSTTablenorm"/>
            </w:pPr>
            <w:r w:rsidRPr="00B9499D">
              <w:rPr>
                <w:lang w:val="en-US"/>
              </w:rPr>
              <w:t>StartRepDate</w:t>
            </w:r>
          </w:p>
        </w:tc>
        <w:tc>
          <w:tcPr>
            <w:tcW w:w="394" w:type="pct"/>
          </w:tcPr>
          <w:p w14:paraId="54EA5E57" w14:textId="77777777" w:rsidR="00812BB1" w:rsidRPr="00B9499D" w:rsidRDefault="00812BB1" w:rsidP="00C75A4E">
            <w:pPr>
              <w:pStyle w:val="GOSTTablenorm"/>
            </w:pPr>
            <w:r w:rsidRPr="00B9499D">
              <w:t>Дата</w:t>
            </w:r>
            <w:r w:rsidRPr="00B9499D" w:rsidDel="00C45DFF">
              <w:t xml:space="preserve"> </w:t>
            </w:r>
          </w:p>
        </w:tc>
        <w:tc>
          <w:tcPr>
            <w:tcW w:w="294" w:type="pct"/>
          </w:tcPr>
          <w:p w14:paraId="3E3224B8" w14:textId="77777777" w:rsidR="00812BB1" w:rsidRPr="00B9499D" w:rsidRDefault="00812BB1" w:rsidP="00C75A4E">
            <w:pPr>
              <w:pStyle w:val="GOSTTablenorm"/>
            </w:pPr>
            <w:r w:rsidRPr="00B9499D">
              <w:t>Да</w:t>
            </w:r>
          </w:p>
        </w:tc>
        <w:tc>
          <w:tcPr>
            <w:tcW w:w="502" w:type="pct"/>
          </w:tcPr>
          <w:p w14:paraId="24B77D03" w14:textId="40B73770" w:rsidR="00812BB1" w:rsidRPr="00B9499D" w:rsidRDefault="00812BB1" w:rsidP="00C75A4E">
            <w:pPr>
              <w:pStyle w:val="GOSTTablenorm"/>
            </w:pPr>
          </w:p>
        </w:tc>
        <w:tc>
          <w:tcPr>
            <w:tcW w:w="1997" w:type="pct"/>
          </w:tcPr>
          <w:p w14:paraId="1DAC1406" w14:textId="0A567237" w:rsidR="00C411FE" w:rsidRPr="007C6714" w:rsidRDefault="00C411FE">
            <w:pPr>
              <w:pStyle w:val="GOSTTablenorm"/>
            </w:pPr>
            <w:r>
              <w:t>Дата начала отчетного периода по дате отражения операции в учете, с которой включительно требуется отобрать данные.</w:t>
            </w:r>
          </w:p>
          <w:p w14:paraId="678D814E" w14:textId="708F771F" w:rsidR="00812BB1" w:rsidRPr="00C411FE" w:rsidRDefault="00812BB1">
            <w:pPr>
              <w:pStyle w:val="GOSTTablenorm"/>
            </w:pPr>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00C411FE">
              <w:t>.</w:t>
            </w:r>
          </w:p>
          <w:p w14:paraId="760084A1" w14:textId="592EABFE" w:rsidR="00812BB1" w:rsidRPr="00B9499D" w:rsidRDefault="006C0293">
            <w:pPr>
              <w:pStyle w:val="GOSTTablenorm"/>
            </w:pPr>
            <w:r>
              <w:t>Дата начала периода и дата окончания периода должны относиться к одному финансовому году</w:t>
            </w:r>
          </w:p>
        </w:tc>
      </w:tr>
      <w:tr w:rsidR="008A26A3" w:rsidRPr="00B9499D" w14:paraId="3F5D00FD" w14:textId="77777777" w:rsidTr="006C37FD">
        <w:tc>
          <w:tcPr>
            <w:tcW w:w="1078" w:type="pct"/>
          </w:tcPr>
          <w:p w14:paraId="7F818D8F" w14:textId="1DFDE35E" w:rsidR="00812BB1" w:rsidRPr="00B9499D" w:rsidRDefault="00904C89">
            <w:pPr>
              <w:pStyle w:val="GOSTTablenorm"/>
              <w:rPr>
                <w:szCs w:val="22"/>
              </w:rPr>
            </w:pPr>
            <w:r>
              <w:rPr>
                <w:szCs w:val="22"/>
              </w:rPr>
              <w:t>Д</w:t>
            </w:r>
            <w:r w:rsidR="00812BB1" w:rsidRPr="00B9499D">
              <w:rPr>
                <w:szCs w:val="22"/>
              </w:rPr>
              <w:t>ата окончания периода</w:t>
            </w:r>
            <w:r w:rsidR="00E47217">
              <w:rPr>
                <w:szCs w:val="22"/>
              </w:rPr>
              <w:t xml:space="preserve"> </w:t>
            </w:r>
            <w:r w:rsidR="00E47217">
              <w:t>(по дате отражения операции в учете)</w:t>
            </w:r>
          </w:p>
        </w:tc>
        <w:tc>
          <w:tcPr>
            <w:tcW w:w="735" w:type="pct"/>
          </w:tcPr>
          <w:p w14:paraId="2820AC79" w14:textId="77777777" w:rsidR="00812BB1" w:rsidRPr="00B9499D" w:rsidRDefault="00812BB1">
            <w:pPr>
              <w:pStyle w:val="GOSTTablenorm"/>
              <w:rPr>
                <w:szCs w:val="22"/>
                <w:lang w:val="en-US"/>
              </w:rPr>
            </w:pPr>
            <w:r w:rsidRPr="00B9499D">
              <w:rPr>
                <w:szCs w:val="22"/>
                <w:lang w:val="en-US"/>
              </w:rPr>
              <w:t>EndRepDate</w:t>
            </w:r>
          </w:p>
        </w:tc>
        <w:tc>
          <w:tcPr>
            <w:tcW w:w="394" w:type="pct"/>
          </w:tcPr>
          <w:p w14:paraId="08856BD0" w14:textId="77777777" w:rsidR="00812BB1" w:rsidRPr="00B9499D" w:rsidRDefault="00812BB1" w:rsidP="00C75A4E">
            <w:pPr>
              <w:pStyle w:val="GOSTTablenorm"/>
              <w:rPr>
                <w:szCs w:val="22"/>
              </w:rPr>
            </w:pPr>
            <w:r w:rsidRPr="00B9499D">
              <w:rPr>
                <w:szCs w:val="22"/>
              </w:rPr>
              <w:t>Дата</w:t>
            </w:r>
            <w:r w:rsidRPr="00B9499D" w:rsidDel="00C45DFF">
              <w:rPr>
                <w:szCs w:val="22"/>
              </w:rPr>
              <w:t xml:space="preserve"> </w:t>
            </w:r>
          </w:p>
        </w:tc>
        <w:tc>
          <w:tcPr>
            <w:tcW w:w="294" w:type="pct"/>
          </w:tcPr>
          <w:p w14:paraId="0185B37A" w14:textId="77777777" w:rsidR="00812BB1" w:rsidRPr="00B9499D" w:rsidRDefault="00812BB1" w:rsidP="00C75A4E">
            <w:pPr>
              <w:pStyle w:val="GOSTTablenorm"/>
              <w:rPr>
                <w:szCs w:val="22"/>
              </w:rPr>
            </w:pPr>
            <w:r w:rsidRPr="00B9499D">
              <w:rPr>
                <w:szCs w:val="22"/>
              </w:rPr>
              <w:t>Да</w:t>
            </w:r>
          </w:p>
        </w:tc>
        <w:tc>
          <w:tcPr>
            <w:tcW w:w="502" w:type="pct"/>
          </w:tcPr>
          <w:p w14:paraId="0143098B" w14:textId="3C7A6F08" w:rsidR="00812BB1" w:rsidRPr="00B9499D" w:rsidRDefault="00812BB1" w:rsidP="00C75A4E">
            <w:pPr>
              <w:pStyle w:val="GOSTTablenorm"/>
              <w:rPr>
                <w:szCs w:val="22"/>
              </w:rPr>
            </w:pPr>
          </w:p>
        </w:tc>
        <w:tc>
          <w:tcPr>
            <w:tcW w:w="1997" w:type="pct"/>
          </w:tcPr>
          <w:p w14:paraId="20CF4804" w14:textId="77777777" w:rsidR="00C411FE" w:rsidRPr="00B9499D" w:rsidRDefault="00C411FE">
            <w:pPr>
              <w:pStyle w:val="GOSTTablenorm"/>
            </w:pPr>
            <w:r>
              <w:t>Дата окончания отчетного периода по дате отражения операции в учете, по которую включительно требуется отобрать данные.</w:t>
            </w:r>
          </w:p>
          <w:p w14:paraId="3E95A135" w14:textId="56402EC1" w:rsidR="00DC6441" w:rsidRDefault="00812BB1">
            <w:pPr>
              <w:pStyle w:val="GOSTTablenorm"/>
              <w:rPr>
                <w:szCs w:val="22"/>
              </w:rPr>
            </w:pPr>
            <w:r w:rsidRPr="00B9499D">
              <w:rPr>
                <w:szCs w:val="22"/>
              </w:rPr>
              <w:t xml:space="preserve">Формат </w:t>
            </w:r>
            <w:r w:rsidRPr="00B9499D">
              <w:rPr>
                <w:szCs w:val="22"/>
                <w:lang w:val="en-US"/>
              </w:rPr>
              <w:t>YYYY</w:t>
            </w:r>
            <w:r w:rsidRPr="00B9499D">
              <w:rPr>
                <w:szCs w:val="22"/>
              </w:rPr>
              <w:t>-</w:t>
            </w:r>
            <w:r w:rsidRPr="00B9499D">
              <w:rPr>
                <w:szCs w:val="22"/>
                <w:lang w:val="en-US"/>
              </w:rPr>
              <w:t>MM</w:t>
            </w:r>
            <w:r w:rsidRPr="00B9499D">
              <w:rPr>
                <w:szCs w:val="22"/>
              </w:rPr>
              <w:t>-</w:t>
            </w:r>
            <w:r w:rsidRPr="00B9499D">
              <w:rPr>
                <w:szCs w:val="22"/>
                <w:lang w:val="en-US"/>
              </w:rPr>
              <w:t>DD</w:t>
            </w:r>
            <w:r w:rsidR="00C411FE">
              <w:rPr>
                <w:szCs w:val="22"/>
              </w:rPr>
              <w:t>.</w:t>
            </w:r>
          </w:p>
          <w:p w14:paraId="774E7E46" w14:textId="4DF056F7" w:rsidR="00C411FE" w:rsidRPr="00C411FE" w:rsidRDefault="00C411FE">
            <w:pPr>
              <w:pStyle w:val="GOSTTablenorm"/>
            </w:pPr>
            <w:r>
              <w:t>Дата окончания периода не должна быть меньше (раньше) даты начала периода.</w:t>
            </w:r>
          </w:p>
          <w:p w14:paraId="2377A0B5" w14:textId="16A61FA0" w:rsidR="00812BB1" w:rsidRPr="00B9499D" w:rsidRDefault="006C0293">
            <w:pPr>
              <w:pStyle w:val="GOSTTablenorm"/>
              <w:rPr>
                <w:szCs w:val="22"/>
              </w:rPr>
            </w:pPr>
            <w:r>
              <w:t>Дата начала периода и дата окончания периода должны относиться к одному финансовому году</w:t>
            </w:r>
          </w:p>
        </w:tc>
      </w:tr>
      <w:tr w:rsidR="008A26A3" w:rsidRPr="00B9499D" w:rsidDel="006C37FD" w14:paraId="74E48684" w14:textId="2A1B6163" w:rsidTr="006C37FD">
        <w:trPr>
          <w:del w:id="5333" w:author="Сказецкая Наталья Камилевна" w:date="2024-02-14T14:31:00Z"/>
        </w:trPr>
        <w:tc>
          <w:tcPr>
            <w:tcW w:w="1078" w:type="pct"/>
          </w:tcPr>
          <w:p w14:paraId="0D4F410C" w14:textId="4E500F3B" w:rsidR="006E269D" w:rsidRPr="00B9499D" w:rsidDel="006C37FD" w:rsidRDefault="006E269D">
            <w:pPr>
              <w:pStyle w:val="GOSTTablenorm"/>
              <w:rPr>
                <w:del w:id="5334" w:author="Сказецкая Наталья Камилевна" w:date="2024-02-14T14:31:00Z"/>
                <w:szCs w:val="22"/>
              </w:rPr>
            </w:pPr>
            <w:del w:id="5335" w:author="Сказецкая Наталья Камилевна" w:date="2024-02-14T14:31:00Z">
              <w:r w:rsidDel="006C37FD">
                <w:delText>Код валюты по ОКВ</w:delText>
              </w:r>
            </w:del>
          </w:p>
        </w:tc>
        <w:tc>
          <w:tcPr>
            <w:tcW w:w="735" w:type="pct"/>
          </w:tcPr>
          <w:p w14:paraId="347F1951" w14:textId="7255CCCC" w:rsidR="006E269D" w:rsidRPr="00471360" w:rsidDel="006C37FD" w:rsidRDefault="006E269D">
            <w:pPr>
              <w:pStyle w:val="GOSTTablenorm"/>
              <w:rPr>
                <w:del w:id="5336" w:author="Сказецкая Наталья Камилевна" w:date="2024-02-14T14:31:00Z"/>
                <w:szCs w:val="22"/>
              </w:rPr>
            </w:pPr>
            <w:del w:id="5337" w:author="Сказецкая Наталья Камилевна" w:date="2024-02-14T14:31:00Z">
              <w:r w:rsidRPr="109D8E8A" w:rsidDel="006C37FD">
                <w:rPr>
                  <w:lang w:val="en-US"/>
                </w:rPr>
                <w:delText>CurrencyCode</w:delText>
              </w:r>
            </w:del>
          </w:p>
        </w:tc>
        <w:tc>
          <w:tcPr>
            <w:tcW w:w="394" w:type="pct"/>
          </w:tcPr>
          <w:p w14:paraId="0AFAF57F" w14:textId="42D701B5" w:rsidR="006E269D" w:rsidRPr="00B9499D" w:rsidDel="006C37FD" w:rsidRDefault="006E269D" w:rsidP="00C75A4E">
            <w:pPr>
              <w:pStyle w:val="GOSTTablenorm"/>
              <w:rPr>
                <w:del w:id="5338" w:author="Сказецкая Наталья Камилевна" w:date="2024-02-14T14:31:00Z"/>
                <w:szCs w:val="22"/>
              </w:rPr>
            </w:pPr>
            <w:del w:id="5339" w:author="Сказецкая Наталья Камилевна" w:date="2024-02-14T14:31:00Z">
              <w:r w:rsidRPr="109D8E8A" w:rsidDel="006C37FD">
                <w:rPr>
                  <w:szCs w:val="22"/>
                </w:rPr>
                <w:delText>Строка</w:delText>
              </w:r>
            </w:del>
          </w:p>
        </w:tc>
        <w:tc>
          <w:tcPr>
            <w:tcW w:w="294" w:type="pct"/>
          </w:tcPr>
          <w:p w14:paraId="58A8BE09" w14:textId="5AD311EB" w:rsidR="006E269D" w:rsidDel="006C37FD" w:rsidRDefault="006E269D" w:rsidP="00C75A4E">
            <w:pPr>
              <w:pStyle w:val="GOSTTablenorm"/>
              <w:rPr>
                <w:del w:id="5340" w:author="Сказецкая Наталья Камилевна" w:date="2024-02-14T14:31:00Z"/>
                <w:szCs w:val="22"/>
              </w:rPr>
            </w:pPr>
            <w:del w:id="5341" w:author="Сказецкая Наталья Камилевна" w:date="2024-02-14T14:31:00Z">
              <w:r w:rsidRPr="109D8E8A" w:rsidDel="006C37FD">
                <w:rPr>
                  <w:szCs w:val="22"/>
                </w:rPr>
                <w:delText>Нет</w:delText>
              </w:r>
            </w:del>
          </w:p>
        </w:tc>
        <w:tc>
          <w:tcPr>
            <w:tcW w:w="502" w:type="pct"/>
          </w:tcPr>
          <w:p w14:paraId="5C8F4240" w14:textId="2ADB54BF" w:rsidR="006E269D" w:rsidRPr="00B9499D" w:rsidDel="006C37FD" w:rsidRDefault="006E269D" w:rsidP="00C75A4E">
            <w:pPr>
              <w:pStyle w:val="GOSTTablenorm"/>
              <w:rPr>
                <w:del w:id="5342" w:author="Сказецкая Наталья Камилевна" w:date="2024-02-14T14:31:00Z"/>
                <w:szCs w:val="22"/>
              </w:rPr>
            </w:pPr>
            <w:del w:id="5343" w:author="Сказецкая Наталья Камилевна" w:date="2024-02-14T14:31:00Z">
              <w:r w:rsidRPr="00471360" w:rsidDel="006C37FD">
                <w:rPr>
                  <w:szCs w:val="22"/>
                </w:rPr>
                <w:delText>&lt;</w:delText>
              </w:r>
              <w:r w:rsidDel="006C37FD">
                <w:rPr>
                  <w:szCs w:val="22"/>
                </w:rPr>
                <w:delText>=100</w:delText>
              </w:r>
            </w:del>
          </w:p>
        </w:tc>
        <w:tc>
          <w:tcPr>
            <w:tcW w:w="1997" w:type="pct"/>
          </w:tcPr>
          <w:p w14:paraId="39949F44" w14:textId="3B4F0039" w:rsidR="006E269D" w:rsidDel="006C37FD" w:rsidRDefault="006E269D">
            <w:pPr>
              <w:pStyle w:val="GOSTTablenorm"/>
              <w:rPr>
                <w:del w:id="5344" w:author="Сказецкая Наталья Камилевна" w:date="2024-02-14T14:31:00Z"/>
              </w:rPr>
            </w:pPr>
            <w:del w:id="5345" w:author="Сказецкая Наталья Камилевна" w:date="2024-02-14T14:31:00Z">
              <w:r w:rsidDel="006C37FD">
                <w:delText>Цифровой код валюты  (3 знака) в соответствии с Общероссийским классификатором валют.</w:delText>
              </w:r>
            </w:del>
          </w:p>
          <w:p w14:paraId="15AED244" w14:textId="60C86691" w:rsidR="006E269D" w:rsidDel="006C37FD" w:rsidRDefault="006E269D">
            <w:pPr>
              <w:pStyle w:val="GOSTTablenorm"/>
              <w:rPr>
                <w:del w:id="5346" w:author="Сказецкая Наталья Камилевна" w:date="2024-02-14T14:31:00Z"/>
              </w:rPr>
            </w:pPr>
            <w:del w:id="5347" w:author="Сказецкая Наталья Камилевна" w:date="2024-02-14T14:31:00Z">
              <w:r w:rsidDel="006C37FD">
                <w:delText>Может быть задано несколько значений, через символ «,» (запятая).</w:delText>
              </w:r>
            </w:del>
          </w:p>
          <w:p w14:paraId="7EED6910" w14:textId="6ED986F5" w:rsidR="006E269D" w:rsidRPr="00B9499D" w:rsidDel="006C37FD" w:rsidRDefault="006E269D">
            <w:pPr>
              <w:pStyle w:val="GOSTTablenorm"/>
              <w:rPr>
                <w:del w:id="5348" w:author="Сказецкая Наталья Камилевна" w:date="2024-02-14T14:31:00Z"/>
                <w:szCs w:val="22"/>
              </w:rPr>
            </w:pPr>
            <w:del w:id="5349" w:author="Сказецкая Наталья Камилевна" w:date="2024-02-14T14:31:00Z">
              <w:r w:rsidDel="006C37FD">
                <w:delText>Если код валюты не задан, то в ответе переда</w:delText>
              </w:r>
              <w:r w:rsidR="003B63C9" w:rsidDel="006C37FD">
                <w:delText>ется информация по всем валютам</w:delText>
              </w:r>
            </w:del>
          </w:p>
        </w:tc>
      </w:tr>
      <w:tr w:rsidR="008A26A3" w:rsidRPr="00B9499D" w14:paraId="00322B82" w14:textId="77777777" w:rsidTr="006C37FD">
        <w:tc>
          <w:tcPr>
            <w:tcW w:w="1078" w:type="pct"/>
          </w:tcPr>
          <w:p w14:paraId="34DD53A9" w14:textId="77777777" w:rsidR="006E269D" w:rsidRPr="00B9499D" w:rsidRDefault="006E269D">
            <w:pPr>
              <w:pStyle w:val="GOSTTablenorm"/>
            </w:pPr>
            <w:r w:rsidRPr="00B9499D">
              <w:t>Тип записей учета</w:t>
            </w:r>
          </w:p>
        </w:tc>
        <w:tc>
          <w:tcPr>
            <w:tcW w:w="735" w:type="pct"/>
          </w:tcPr>
          <w:p w14:paraId="29DF5CED" w14:textId="77777777" w:rsidR="006E269D" w:rsidRPr="00B9499D" w:rsidRDefault="006E269D">
            <w:pPr>
              <w:pStyle w:val="GOSTTablenorm"/>
              <w:rPr>
                <w:lang w:val="en-US"/>
              </w:rPr>
            </w:pPr>
            <w:r w:rsidRPr="00B9499D">
              <w:rPr>
                <w:lang w:val="en-US"/>
              </w:rPr>
              <w:t>RecType</w:t>
            </w:r>
          </w:p>
        </w:tc>
        <w:tc>
          <w:tcPr>
            <w:tcW w:w="394" w:type="pct"/>
          </w:tcPr>
          <w:p w14:paraId="78FCC477" w14:textId="77777777" w:rsidR="006E269D" w:rsidRPr="00B9499D" w:rsidRDefault="006E269D" w:rsidP="00C75A4E">
            <w:pPr>
              <w:pStyle w:val="GOSTTablenorm"/>
            </w:pPr>
            <w:r w:rsidRPr="00B9499D">
              <w:t>Число</w:t>
            </w:r>
          </w:p>
        </w:tc>
        <w:tc>
          <w:tcPr>
            <w:tcW w:w="294" w:type="pct"/>
          </w:tcPr>
          <w:p w14:paraId="1409F74E" w14:textId="77777777" w:rsidR="006E269D" w:rsidRPr="00B9499D" w:rsidRDefault="006E269D" w:rsidP="00C75A4E">
            <w:pPr>
              <w:pStyle w:val="GOSTTablenorm"/>
            </w:pPr>
            <w:r w:rsidRPr="00B9499D">
              <w:t>Да</w:t>
            </w:r>
          </w:p>
        </w:tc>
        <w:tc>
          <w:tcPr>
            <w:tcW w:w="502" w:type="pct"/>
          </w:tcPr>
          <w:p w14:paraId="5D61185E" w14:textId="77777777" w:rsidR="006E269D" w:rsidRPr="00B9499D" w:rsidRDefault="006E269D" w:rsidP="00C75A4E">
            <w:pPr>
              <w:pStyle w:val="GOSTTablenorm"/>
            </w:pPr>
            <w:r w:rsidRPr="00B9499D">
              <w:t>=</w:t>
            </w:r>
            <w:r w:rsidRPr="00B9499D">
              <w:rPr>
                <w:lang w:val="en-US"/>
              </w:rPr>
              <w:t>1</w:t>
            </w:r>
          </w:p>
        </w:tc>
        <w:tc>
          <w:tcPr>
            <w:tcW w:w="1997" w:type="pct"/>
          </w:tcPr>
          <w:p w14:paraId="70F0AE5B" w14:textId="77777777" w:rsidR="006E269D" w:rsidRPr="00B9499D" w:rsidRDefault="006E269D" w:rsidP="00C75A4E">
            <w:pPr>
              <w:pStyle w:val="GOSTTablenorm"/>
            </w:pPr>
            <w:r w:rsidRPr="00B9499D">
              <w:t>Возможные значения:</w:t>
            </w:r>
          </w:p>
          <w:p w14:paraId="5C5DBB97" w14:textId="43AC291E" w:rsidR="006E269D" w:rsidRPr="00B9499D" w:rsidRDefault="008C50DF" w:rsidP="00C75A4E">
            <w:pPr>
              <w:pStyle w:val="GOSTTableListMark1"/>
            </w:pPr>
            <w:r>
              <w:t>«</w:t>
            </w:r>
            <w:r w:rsidR="006E269D" w:rsidRPr="00B9499D">
              <w:t>2</w:t>
            </w:r>
            <w:r>
              <w:t>»</w:t>
            </w:r>
            <w:r w:rsidR="006E269D" w:rsidRPr="00B9499D">
              <w:t xml:space="preserve"> –</w:t>
            </w:r>
            <w:r w:rsidR="006E269D" w:rsidRPr="00B9499D" w:rsidDel="00A45B71">
              <w:t xml:space="preserve"> </w:t>
            </w:r>
            <w:r w:rsidR="00A45B71">
              <w:t>т</w:t>
            </w:r>
            <w:r w:rsidR="00A45B71" w:rsidRPr="00B9499D">
              <w:t xml:space="preserve">олько </w:t>
            </w:r>
            <w:r w:rsidR="006E269D" w:rsidRPr="00B9499D">
              <w:t>по предавторизованным (холдированным</w:t>
            </w:r>
            <w:r w:rsidR="006E269D">
              <w:t>) записям учета</w:t>
            </w:r>
            <w:r w:rsidR="006E269D" w:rsidRPr="00B9499D">
              <w:t xml:space="preserve"> </w:t>
            </w:r>
            <w:r w:rsidR="006E269D">
              <w:t>(</w:t>
            </w:r>
            <w:r w:rsidR="006E269D" w:rsidRPr="00B9499D">
              <w:t>только операции, отраженные в предварительном режиме)</w:t>
            </w:r>
            <w:r w:rsidR="006E269D">
              <w:t>;</w:t>
            </w:r>
            <w:r w:rsidR="006E269D" w:rsidRPr="00B9499D">
              <w:t xml:space="preserve"> </w:t>
            </w:r>
          </w:p>
          <w:p w14:paraId="12F2644D" w14:textId="05781811" w:rsidR="006E269D" w:rsidRPr="00B9499D" w:rsidRDefault="008C50DF" w:rsidP="00C75A4E">
            <w:pPr>
              <w:pStyle w:val="GOSTTableListMark1"/>
            </w:pPr>
            <w:r>
              <w:t>«</w:t>
            </w:r>
            <w:r w:rsidR="006E269D" w:rsidRPr="00B9499D">
              <w:t>1</w:t>
            </w:r>
            <w:r>
              <w:t>»</w:t>
            </w:r>
            <w:r w:rsidR="006E269D" w:rsidRPr="00B9499D">
              <w:t xml:space="preserve"> </w:t>
            </w:r>
            <w:r w:rsidR="0040447B" w:rsidRPr="36854D62">
              <w:t>–</w:t>
            </w:r>
            <w:r w:rsidR="006E269D" w:rsidRPr="00B9499D" w:rsidDel="00A45B71">
              <w:t xml:space="preserve"> </w:t>
            </w:r>
            <w:r w:rsidR="00A45B71">
              <w:t>т</w:t>
            </w:r>
            <w:r w:rsidR="00A45B71" w:rsidRPr="00B9499D">
              <w:t xml:space="preserve">олько </w:t>
            </w:r>
            <w:r w:rsidR="006E269D" w:rsidRPr="00B9499D">
              <w:t xml:space="preserve">по авторизованным </w:t>
            </w:r>
            <w:r w:rsidR="006E269D">
              <w:t xml:space="preserve">записям учета </w:t>
            </w:r>
            <w:r w:rsidR="006E269D" w:rsidRPr="00B9499D">
              <w:t>(только операции, отраженные в окончательном режиме);</w:t>
            </w:r>
          </w:p>
          <w:p w14:paraId="77FEACA5" w14:textId="12233B4A" w:rsidR="006E269D" w:rsidRPr="00B9499D" w:rsidRDefault="008C50DF" w:rsidP="00C75A4E">
            <w:pPr>
              <w:pStyle w:val="GOSTTableListMark1"/>
            </w:pPr>
            <w:r>
              <w:t>«</w:t>
            </w:r>
            <w:r w:rsidR="006E269D" w:rsidRPr="00B9499D">
              <w:t>0</w:t>
            </w:r>
            <w:r>
              <w:t>»</w:t>
            </w:r>
            <w:r w:rsidR="006E269D" w:rsidRPr="00B9499D">
              <w:t xml:space="preserve"> </w:t>
            </w:r>
            <w:r w:rsidR="0040447B" w:rsidRPr="36854D62">
              <w:t>–</w:t>
            </w:r>
            <w:r w:rsidR="006E269D" w:rsidRPr="00B9499D">
              <w:t xml:space="preserve"> по авторизованным и предавторизованным (холдированным) </w:t>
            </w:r>
            <w:r w:rsidR="006E269D">
              <w:t>записям учета</w:t>
            </w:r>
            <w:r w:rsidR="006E269D" w:rsidRPr="00B9499D">
              <w:t xml:space="preserve"> (операции, отраженные как в окончательном, так и в предварительном режиме)</w:t>
            </w:r>
          </w:p>
        </w:tc>
      </w:tr>
      <w:tr w:rsidR="008A26A3" w:rsidRPr="00B9499D" w14:paraId="4C29EDAB" w14:textId="77777777" w:rsidTr="006C37FD">
        <w:tc>
          <w:tcPr>
            <w:tcW w:w="1078" w:type="pct"/>
          </w:tcPr>
          <w:p w14:paraId="52B14DF7" w14:textId="74566339" w:rsidR="00A752E7" w:rsidRPr="00B9499D" w:rsidRDefault="00A752E7">
            <w:pPr>
              <w:pStyle w:val="GOSTTablenorm"/>
            </w:pPr>
            <w:r w:rsidRPr="00B9499D">
              <w:t>Признак передачи строк</w:t>
            </w:r>
            <w:r w:rsidR="000E12F2">
              <w:t xml:space="preserve"> с нулевыми суммами</w:t>
            </w:r>
          </w:p>
        </w:tc>
        <w:tc>
          <w:tcPr>
            <w:tcW w:w="735" w:type="pct"/>
          </w:tcPr>
          <w:p w14:paraId="7708CE53" w14:textId="77777777" w:rsidR="00A752E7" w:rsidRPr="00B9499D" w:rsidRDefault="00A752E7">
            <w:pPr>
              <w:pStyle w:val="GOSTTablenorm"/>
              <w:rPr>
                <w:lang w:val="en-US"/>
              </w:rPr>
            </w:pPr>
            <w:r w:rsidRPr="00B9499D">
              <w:rPr>
                <w:lang w:val="en-US"/>
              </w:rPr>
              <w:t>NullStr</w:t>
            </w:r>
          </w:p>
        </w:tc>
        <w:tc>
          <w:tcPr>
            <w:tcW w:w="394" w:type="pct"/>
          </w:tcPr>
          <w:p w14:paraId="27E03EF0" w14:textId="77777777" w:rsidR="00A752E7" w:rsidRPr="00B9499D" w:rsidRDefault="00A752E7" w:rsidP="00C75A4E">
            <w:pPr>
              <w:pStyle w:val="GOSTTablenorm"/>
            </w:pPr>
            <w:r w:rsidRPr="00B9499D">
              <w:t>Число</w:t>
            </w:r>
          </w:p>
        </w:tc>
        <w:tc>
          <w:tcPr>
            <w:tcW w:w="294" w:type="pct"/>
          </w:tcPr>
          <w:p w14:paraId="60DB4F88" w14:textId="77777777" w:rsidR="00A752E7" w:rsidRPr="00B9499D" w:rsidRDefault="00A752E7" w:rsidP="00C75A4E">
            <w:pPr>
              <w:pStyle w:val="GOSTTablenorm"/>
            </w:pPr>
            <w:r w:rsidRPr="00B9499D">
              <w:t>Да</w:t>
            </w:r>
          </w:p>
        </w:tc>
        <w:tc>
          <w:tcPr>
            <w:tcW w:w="502" w:type="pct"/>
          </w:tcPr>
          <w:p w14:paraId="58870625" w14:textId="31298189" w:rsidR="00A752E7" w:rsidRPr="00B9499D" w:rsidRDefault="001209DE" w:rsidP="00C75A4E">
            <w:pPr>
              <w:pStyle w:val="GOSTTablenorm"/>
            </w:pPr>
            <w:r w:rsidRPr="00B9499D">
              <w:t>=</w:t>
            </w:r>
            <w:r w:rsidR="00A752E7" w:rsidRPr="00B9499D">
              <w:rPr>
                <w:lang w:val="en-US"/>
              </w:rPr>
              <w:t>1</w:t>
            </w:r>
          </w:p>
        </w:tc>
        <w:tc>
          <w:tcPr>
            <w:tcW w:w="1997" w:type="pct"/>
          </w:tcPr>
          <w:p w14:paraId="456BE425" w14:textId="77777777" w:rsidR="007B1DE7" w:rsidRDefault="000E12F2" w:rsidP="00C75A4E">
            <w:pPr>
              <w:pStyle w:val="GOSTTablenorm"/>
            </w:pPr>
            <w:r w:rsidRPr="109D8E8A">
              <w:t>Указывается признак необходимости передачи строк, по котор</w:t>
            </w:r>
            <w:r w:rsidR="007B1DE7">
              <w:t>ым в ответе суммы равны нулю.</w:t>
            </w:r>
          </w:p>
          <w:p w14:paraId="4F03AF4E" w14:textId="31DB4ED4" w:rsidR="00A752E7" w:rsidRPr="00B9499D" w:rsidRDefault="00A752E7" w:rsidP="00C75A4E">
            <w:pPr>
              <w:pStyle w:val="GOSTTablenorm"/>
            </w:pPr>
            <w:r w:rsidRPr="00B9499D">
              <w:t>Возможные значения:</w:t>
            </w:r>
          </w:p>
          <w:p w14:paraId="5B691275" w14:textId="2E350013" w:rsidR="00A752E7" w:rsidRPr="00B9499D" w:rsidRDefault="008C50DF" w:rsidP="00C75A4E">
            <w:pPr>
              <w:pStyle w:val="GOSTTableListMark1"/>
            </w:pPr>
            <w:r>
              <w:t>«</w:t>
            </w:r>
            <w:r w:rsidR="001209DE" w:rsidRPr="00B9499D">
              <w:t>1</w:t>
            </w:r>
            <w:r>
              <w:t>»</w:t>
            </w:r>
            <w:r w:rsidR="001209DE" w:rsidRPr="00B9499D">
              <w:t xml:space="preserve">– передавать </w:t>
            </w:r>
            <w:r w:rsidR="001209DE">
              <w:t>нулевые</w:t>
            </w:r>
            <w:r w:rsidR="001209DE" w:rsidRPr="00B9499D">
              <w:t xml:space="preserve"> строки;</w:t>
            </w:r>
          </w:p>
          <w:p w14:paraId="68F60B83" w14:textId="65C3C6C4" w:rsidR="00A752E7" w:rsidRPr="00B9499D" w:rsidRDefault="008C50DF" w:rsidP="00C75A4E">
            <w:pPr>
              <w:pStyle w:val="GOSTTableListMark1"/>
            </w:pPr>
            <w:r>
              <w:lastRenderedPageBreak/>
              <w:t>«</w:t>
            </w:r>
            <w:r w:rsidR="00A752E7" w:rsidRPr="00B9499D">
              <w:t>0</w:t>
            </w:r>
            <w:r w:rsidR="003B63C9">
              <w:t>»</w:t>
            </w:r>
            <w:r w:rsidR="00A752E7" w:rsidRPr="00B9499D">
              <w:t xml:space="preserve">– не передавать </w:t>
            </w:r>
            <w:r w:rsidR="000E12F2">
              <w:t>нулевые</w:t>
            </w:r>
            <w:r w:rsidR="000E12F2" w:rsidRPr="00B9499D">
              <w:t xml:space="preserve"> </w:t>
            </w:r>
            <w:r w:rsidR="00A752E7" w:rsidRPr="00B9499D">
              <w:t>строки</w:t>
            </w:r>
            <w:r w:rsidR="000E12F2">
              <w:t>.</w:t>
            </w:r>
          </w:p>
          <w:p w14:paraId="0E7C287D" w14:textId="2C297D95" w:rsidR="00A752E7" w:rsidRPr="009D2890" w:rsidRDefault="00A752E7">
            <w:pPr>
              <w:pStyle w:val="GOSTTablenorm"/>
            </w:pPr>
            <w:r w:rsidRPr="000E1E0A">
              <w:t>Пример: если на документе 2 записи учета с одинаковой к</w:t>
            </w:r>
            <w:r w:rsidRPr="00474651">
              <w:t xml:space="preserve">орреспонденцией по Дт и Кт и при этом в одной записи учета сумма с </w:t>
            </w:r>
            <w:r w:rsidR="000E12F2" w:rsidRPr="00890A8D">
              <w:t xml:space="preserve">плюсом, </w:t>
            </w:r>
            <w:r w:rsidRPr="00860237">
              <w:t xml:space="preserve">а в другой такая же сумма с </w:t>
            </w:r>
            <w:r w:rsidR="000E12F2" w:rsidRPr="009D2890">
              <w:t xml:space="preserve">минусом, </w:t>
            </w:r>
            <w:r w:rsidRPr="009D2890">
              <w:t>то при значении параметра = 0 в ответе такие строки не возвращаются</w:t>
            </w:r>
          </w:p>
        </w:tc>
      </w:tr>
      <w:tr w:rsidR="008A26A3" w:rsidRPr="00B9499D" w14:paraId="0C0E4DE9" w14:textId="77777777" w:rsidTr="006C37FD">
        <w:tc>
          <w:tcPr>
            <w:tcW w:w="1078" w:type="pct"/>
          </w:tcPr>
          <w:p w14:paraId="09FAAB8F" w14:textId="571C4412" w:rsidR="00A752E7" w:rsidRPr="00B9499D" w:rsidRDefault="00A752E7">
            <w:pPr>
              <w:pStyle w:val="GOSTTablenorm"/>
            </w:pPr>
            <w:r>
              <w:lastRenderedPageBreak/>
              <w:t>Формировать при отсутствии данных</w:t>
            </w:r>
          </w:p>
        </w:tc>
        <w:tc>
          <w:tcPr>
            <w:tcW w:w="735" w:type="pct"/>
          </w:tcPr>
          <w:p w14:paraId="70945541" w14:textId="1A90FE49" w:rsidR="00A752E7" w:rsidRPr="006754E6" w:rsidRDefault="008B3D4A">
            <w:pPr>
              <w:pStyle w:val="GOSTTablenorm"/>
            </w:pPr>
            <w:r w:rsidRPr="008B3D4A">
              <w:rPr>
                <w:szCs w:val="22"/>
                <w:lang w:val="en-US"/>
              </w:rPr>
              <w:t>ReturnIfEmpty</w:t>
            </w:r>
          </w:p>
        </w:tc>
        <w:tc>
          <w:tcPr>
            <w:tcW w:w="394" w:type="pct"/>
          </w:tcPr>
          <w:p w14:paraId="05978352" w14:textId="73F4B7D4" w:rsidR="00A752E7" w:rsidRPr="00B9499D" w:rsidRDefault="00A752E7" w:rsidP="00C75A4E">
            <w:pPr>
              <w:pStyle w:val="GOSTTablenorm"/>
            </w:pPr>
            <w:r w:rsidRPr="00B9499D">
              <w:t>Число</w:t>
            </w:r>
          </w:p>
        </w:tc>
        <w:tc>
          <w:tcPr>
            <w:tcW w:w="294" w:type="pct"/>
          </w:tcPr>
          <w:p w14:paraId="20959910" w14:textId="0E3D29BE" w:rsidR="00A752E7" w:rsidRPr="00B9499D" w:rsidRDefault="00A752E7" w:rsidP="00C75A4E">
            <w:pPr>
              <w:pStyle w:val="GOSTTablenorm"/>
            </w:pPr>
            <w:r w:rsidRPr="00B9499D">
              <w:t>Да</w:t>
            </w:r>
          </w:p>
        </w:tc>
        <w:tc>
          <w:tcPr>
            <w:tcW w:w="502" w:type="pct"/>
          </w:tcPr>
          <w:p w14:paraId="261DBE1A" w14:textId="2DD377FF" w:rsidR="00A752E7" w:rsidRPr="00B9499D" w:rsidRDefault="001209DE" w:rsidP="00C75A4E">
            <w:pPr>
              <w:pStyle w:val="GOSTTablenorm"/>
            </w:pPr>
            <w:r w:rsidRPr="00B9499D">
              <w:t>=</w:t>
            </w:r>
            <w:r w:rsidR="00A752E7" w:rsidRPr="006754E6">
              <w:t>1</w:t>
            </w:r>
          </w:p>
        </w:tc>
        <w:tc>
          <w:tcPr>
            <w:tcW w:w="1997" w:type="pct"/>
          </w:tcPr>
          <w:p w14:paraId="10A0A806" w14:textId="726C3E34" w:rsidR="00976E1A" w:rsidRDefault="00976E1A" w:rsidP="00C75A4E">
            <w:pPr>
              <w:pStyle w:val="GOSTTablenorm"/>
            </w:pPr>
            <w:r>
              <w:t>Указывается вариант формирования ответа на запрос в случае, если по результатам обработки запроса</w:t>
            </w:r>
            <w:r w:rsidRPr="00976E1A">
              <w:t xml:space="preserve"> данны</w:t>
            </w:r>
            <w:r w:rsidR="00916D89">
              <w:t>е, удовлетворяющие условиям отбора, не найдены</w:t>
            </w:r>
            <w:r>
              <w:t xml:space="preserve"> (пустая выборка</w:t>
            </w:r>
            <w:r w:rsidR="00916D89">
              <w:t>, нет данных</w:t>
            </w:r>
            <w:r>
              <w:t>)</w:t>
            </w:r>
            <w:r w:rsidR="00916D89">
              <w:t>.</w:t>
            </w:r>
          </w:p>
          <w:p w14:paraId="2F4F8DD7" w14:textId="1407F723" w:rsidR="00A752E7" w:rsidRPr="00B9499D" w:rsidRDefault="00A752E7" w:rsidP="00C75A4E">
            <w:pPr>
              <w:pStyle w:val="GOSTTablenorm"/>
            </w:pPr>
            <w:r w:rsidRPr="00B9499D">
              <w:t>Возможные значения:</w:t>
            </w:r>
          </w:p>
          <w:p w14:paraId="2A4E00DB" w14:textId="0F7220EF" w:rsidR="00A752E7" w:rsidRPr="00EE71F5" w:rsidRDefault="008C50DF" w:rsidP="00C75A4E">
            <w:pPr>
              <w:pStyle w:val="GOSTTableListMark1"/>
            </w:pPr>
            <w:r>
              <w:t>«</w:t>
            </w:r>
            <w:r w:rsidR="00A752E7" w:rsidRPr="00EE71F5">
              <w:t>1</w:t>
            </w:r>
            <w:r>
              <w:t>»</w:t>
            </w:r>
            <w:r w:rsidR="00976E1A">
              <w:t xml:space="preserve"> </w:t>
            </w:r>
            <w:r w:rsidR="00A752E7" w:rsidRPr="00EE71F5">
              <w:t>–</w:t>
            </w:r>
            <w:r w:rsidR="00916D89">
              <w:t xml:space="preserve"> </w:t>
            </w:r>
            <w:r w:rsidR="00412EB8">
              <w:t xml:space="preserve">Да, </w:t>
            </w:r>
            <w:r w:rsidR="001209DE" w:rsidRPr="00EE71F5">
              <w:t>возраща</w:t>
            </w:r>
            <w:r w:rsidR="001209DE">
              <w:t>ть</w:t>
            </w:r>
            <w:r w:rsidR="00A752E7" w:rsidRPr="00EE71F5">
              <w:t xml:space="preserve"> успешное завершение запроса Result =</w:t>
            </w:r>
            <w:r w:rsidR="00916D89">
              <w:t xml:space="preserve"> </w:t>
            </w:r>
            <w:r w:rsidR="00A752E7" w:rsidRPr="00EE71F5">
              <w:t>S, при этом блок «document» не заполняется (пустой</w:t>
            </w:r>
            <w:r w:rsidR="001209DE" w:rsidRPr="00EE71F5">
              <w:t>)</w:t>
            </w:r>
            <w:r w:rsidR="001209DE">
              <w:t>;</w:t>
            </w:r>
          </w:p>
          <w:p w14:paraId="5E12A344" w14:textId="7CDFF8D8" w:rsidR="00A752E7" w:rsidRPr="00B9499D" w:rsidRDefault="008C50DF" w:rsidP="00C75A4E">
            <w:pPr>
              <w:pStyle w:val="GOSTTableListMark1"/>
            </w:pPr>
            <w:r>
              <w:t>«</w:t>
            </w:r>
            <w:r w:rsidR="00A752E7" w:rsidRPr="00EE71F5">
              <w:t>0</w:t>
            </w:r>
            <w:r>
              <w:t>»</w:t>
            </w:r>
            <w:r w:rsidR="00A752E7" w:rsidRPr="00EE71F5">
              <w:t xml:space="preserve"> </w:t>
            </w:r>
            <w:r w:rsidR="001209DE">
              <w:t>–</w:t>
            </w:r>
            <w:r w:rsidR="00A752E7" w:rsidRPr="00EE71F5">
              <w:t xml:space="preserve"> </w:t>
            </w:r>
            <w:r w:rsidR="00412EB8">
              <w:t xml:space="preserve">Нет, </w:t>
            </w:r>
            <w:r w:rsidR="001209DE" w:rsidRPr="00EE71F5">
              <w:t>возвращ</w:t>
            </w:r>
            <w:r w:rsidR="00A45B71">
              <w:t>а</w:t>
            </w:r>
            <w:r w:rsidR="001209DE" w:rsidRPr="00EE71F5">
              <w:t>т</w:t>
            </w:r>
            <w:r w:rsidR="001209DE">
              <w:t>ь</w:t>
            </w:r>
            <w:r w:rsidR="00A752E7" w:rsidRPr="00EE71F5">
              <w:t xml:space="preserve"> ошибку Result</w:t>
            </w:r>
            <w:r w:rsidR="00916D89">
              <w:t xml:space="preserve"> </w:t>
            </w:r>
            <w:r w:rsidR="00A752E7" w:rsidRPr="00EE71F5">
              <w:t>=</w:t>
            </w:r>
            <w:r w:rsidR="00916D89">
              <w:t xml:space="preserve"> </w:t>
            </w:r>
            <w:r w:rsidR="00A752E7" w:rsidRPr="00EE71F5">
              <w:t>E, с описанием причин ошибки «Отчет не содержит данных»</w:t>
            </w:r>
          </w:p>
        </w:tc>
      </w:tr>
      <w:tr w:rsidR="008A26A3" w:rsidRPr="00B9499D" w14:paraId="2A6B2E75" w14:textId="77777777" w:rsidTr="006C37FD">
        <w:tc>
          <w:tcPr>
            <w:tcW w:w="1078" w:type="pct"/>
          </w:tcPr>
          <w:p w14:paraId="6A3474B5" w14:textId="657D8ADE" w:rsidR="00260180" w:rsidRPr="002D62C1" w:rsidRDefault="00260180">
            <w:pPr>
              <w:pStyle w:val="GOSTTablenorm"/>
            </w:pPr>
            <w:r w:rsidRPr="00BD7E9D">
              <w:rPr>
                <w:b/>
              </w:rPr>
              <w:t>Тип документ</w:t>
            </w:r>
            <w:r w:rsidR="00D12CD8" w:rsidRPr="00BD7E9D">
              <w:rPr>
                <w:b/>
              </w:rPr>
              <w:t>а</w:t>
            </w:r>
          </w:p>
        </w:tc>
        <w:tc>
          <w:tcPr>
            <w:tcW w:w="735" w:type="pct"/>
          </w:tcPr>
          <w:p w14:paraId="796E2F6C" w14:textId="57039C3C" w:rsidR="00260180" w:rsidRPr="002D62C1" w:rsidDel="00B629A2" w:rsidRDefault="00260180">
            <w:pPr>
              <w:pStyle w:val="GOSTTablenorm"/>
            </w:pPr>
            <w:r w:rsidRPr="00BD7E9D">
              <w:rPr>
                <w:b/>
              </w:rPr>
              <w:t>TypeDoc</w:t>
            </w:r>
          </w:p>
        </w:tc>
        <w:tc>
          <w:tcPr>
            <w:tcW w:w="394" w:type="pct"/>
          </w:tcPr>
          <w:p w14:paraId="131E431D" w14:textId="4F9C57DA" w:rsidR="00260180" w:rsidRPr="002D62C1" w:rsidRDefault="00260180" w:rsidP="00C75A4E">
            <w:pPr>
              <w:pStyle w:val="GOSTTablenorm"/>
            </w:pPr>
            <w:r w:rsidRPr="002D62C1">
              <w:t>Массив</w:t>
            </w:r>
          </w:p>
        </w:tc>
        <w:tc>
          <w:tcPr>
            <w:tcW w:w="294" w:type="pct"/>
          </w:tcPr>
          <w:p w14:paraId="0B017333" w14:textId="607FCC24" w:rsidR="00260180" w:rsidRPr="00CE6FA9" w:rsidRDefault="00260180" w:rsidP="00C75A4E">
            <w:pPr>
              <w:pStyle w:val="GOSTTablenorm"/>
            </w:pPr>
            <w:r w:rsidRPr="002D62C1">
              <w:t>Нет</w:t>
            </w:r>
          </w:p>
        </w:tc>
        <w:tc>
          <w:tcPr>
            <w:tcW w:w="502" w:type="pct"/>
          </w:tcPr>
          <w:p w14:paraId="51AD1FD4" w14:textId="720D7B4C" w:rsidR="00260180" w:rsidRPr="00CE6FA9" w:rsidRDefault="00260180" w:rsidP="00C75A4E">
            <w:pPr>
              <w:pStyle w:val="GOSTTablenorm"/>
            </w:pPr>
            <w:r w:rsidRPr="00CE6FA9">
              <w:t>&lt;=50</w:t>
            </w:r>
          </w:p>
        </w:tc>
        <w:tc>
          <w:tcPr>
            <w:tcW w:w="1997" w:type="pct"/>
          </w:tcPr>
          <w:p w14:paraId="5A2956B1" w14:textId="6F7BB9D6" w:rsidR="00260180" w:rsidRPr="008C50DF" w:rsidRDefault="00260180">
            <w:pPr>
              <w:pStyle w:val="GOSTTablenorm"/>
            </w:pPr>
            <w:r w:rsidRPr="008C50DF">
              <w:t>Указывается массив типов документов, по которым требуется отразить записи учета (заполняется в соответствии с</w:t>
            </w:r>
            <w:r w:rsidR="008C50DF">
              <w:t xml:space="preserve"> таблицей </w:t>
            </w:r>
            <w:r w:rsidR="008C50DF">
              <w:fldChar w:fldCharType="begin"/>
            </w:r>
            <w:r w:rsidR="008C50DF">
              <w:instrText xml:space="preserve"> REF _Ref154511746 \h </w:instrText>
            </w:r>
            <w:r w:rsidR="008C50DF">
              <w:fldChar w:fldCharType="separate"/>
            </w:r>
            <w:r w:rsidR="00F300A9">
              <w:rPr>
                <w:noProof/>
              </w:rPr>
              <w:t>2</w:t>
            </w:r>
            <w:r w:rsidR="008C50DF">
              <w:fldChar w:fldCharType="end"/>
            </w:r>
            <w:r w:rsidRPr="008C50DF">
              <w:t>).</w:t>
            </w:r>
          </w:p>
          <w:p w14:paraId="79AAD99C" w14:textId="1C45541F" w:rsidR="00260180" w:rsidRPr="002D62C1" w:rsidRDefault="00260180">
            <w:pPr>
              <w:pStyle w:val="GOSTTablenorm"/>
            </w:pPr>
            <w:r w:rsidRPr="002D62C1">
              <w:t>Размерность каждого значения соответствует указанной</w:t>
            </w:r>
          </w:p>
        </w:tc>
      </w:tr>
      <w:tr w:rsidR="008A26A3" w:rsidRPr="00B9499D" w14:paraId="139423B7" w14:textId="77777777" w:rsidTr="006C37FD">
        <w:tc>
          <w:tcPr>
            <w:tcW w:w="1078" w:type="pct"/>
          </w:tcPr>
          <w:p w14:paraId="2D8E049A" w14:textId="77777777" w:rsidR="00260180" w:rsidRPr="002641BB" w:rsidRDefault="00260180" w:rsidP="00C75A4E">
            <w:pPr>
              <w:pStyle w:val="GOSTTablenorm"/>
            </w:pPr>
            <w:r w:rsidRPr="00C75A4E">
              <w:rPr>
                <w:b/>
              </w:rPr>
              <w:t>Параметры отбора данных</w:t>
            </w:r>
          </w:p>
        </w:tc>
        <w:tc>
          <w:tcPr>
            <w:tcW w:w="735" w:type="pct"/>
          </w:tcPr>
          <w:p w14:paraId="3C536216" w14:textId="02FD6591" w:rsidR="00260180" w:rsidRPr="002641BB" w:rsidRDefault="00260180" w:rsidP="00C75A4E">
            <w:pPr>
              <w:pStyle w:val="GOSTTablenorm"/>
              <w:rPr>
                <w:lang w:val="en-US"/>
              </w:rPr>
            </w:pPr>
            <w:r w:rsidRPr="00D61F94">
              <w:rPr>
                <w:b/>
                <w:lang w:val="en-US"/>
              </w:rPr>
              <w:t>FilterParams</w:t>
            </w:r>
          </w:p>
        </w:tc>
        <w:tc>
          <w:tcPr>
            <w:tcW w:w="394" w:type="pct"/>
          </w:tcPr>
          <w:p w14:paraId="65E6AD2C" w14:textId="77777777" w:rsidR="00260180" w:rsidRPr="009D2890" w:rsidRDefault="00260180" w:rsidP="00C75A4E">
            <w:pPr>
              <w:pStyle w:val="GOSTTablenorm"/>
            </w:pPr>
            <w:r w:rsidRPr="00860237">
              <w:t>Массив</w:t>
            </w:r>
          </w:p>
        </w:tc>
        <w:tc>
          <w:tcPr>
            <w:tcW w:w="294" w:type="pct"/>
          </w:tcPr>
          <w:p w14:paraId="5D8E6040" w14:textId="77777777" w:rsidR="00260180" w:rsidRPr="009D2890" w:rsidRDefault="00260180" w:rsidP="00C75A4E">
            <w:pPr>
              <w:pStyle w:val="GOSTTablenorm"/>
            </w:pPr>
            <w:r w:rsidRPr="009D2890">
              <w:t>Нет</w:t>
            </w:r>
          </w:p>
        </w:tc>
        <w:tc>
          <w:tcPr>
            <w:tcW w:w="502" w:type="pct"/>
          </w:tcPr>
          <w:p w14:paraId="3A0F6D56" w14:textId="77777777" w:rsidR="00260180" w:rsidRPr="006754E6" w:rsidRDefault="00260180" w:rsidP="00C75A4E">
            <w:pPr>
              <w:pStyle w:val="GOSTTablenorm"/>
            </w:pPr>
            <w:r w:rsidRPr="006754E6">
              <w:rPr>
                <w:b/>
                <w:lang w:val="en-US"/>
              </w:rPr>
              <w:t>-</w:t>
            </w:r>
          </w:p>
        </w:tc>
        <w:tc>
          <w:tcPr>
            <w:tcW w:w="1997" w:type="pct"/>
          </w:tcPr>
          <w:p w14:paraId="2D9AC372" w14:textId="12333641" w:rsidR="00260180" w:rsidRPr="00474651" w:rsidRDefault="00260180">
            <w:pPr>
              <w:pStyle w:val="GOSTTablenorm"/>
            </w:pPr>
            <w:r w:rsidRPr="000E1E0A">
              <w:t>Указываются условия (фильтры) отб</w:t>
            </w:r>
            <w:r w:rsidRPr="00474651">
              <w:t>ора данных по знач</w:t>
            </w:r>
            <w:r w:rsidR="00215BEC">
              <w:t>ениям аналитических признаков.</w:t>
            </w:r>
          </w:p>
          <w:p w14:paraId="6DFA89F7" w14:textId="2F92CBA2" w:rsidR="00260180" w:rsidRPr="00860237" w:rsidRDefault="00260180">
            <w:pPr>
              <w:pStyle w:val="GOSTTablenorm"/>
            </w:pPr>
            <w:r w:rsidRPr="00890A8D">
              <w:t>В случае заполнения массива параметров отбора, для каждого параметра обязательны для заполнения:</w:t>
            </w:r>
          </w:p>
          <w:p w14:paraId="48B87B8A" w14:textId="1418E8E4" w:rsidR="00260180" w:rsidRPr="006754E6" w:rsidRDefault="00260180" w:rsidP="00C75A4E">
            <w:pPr>
              <w:pStyle w:val="GOSTTableListMark1"/>
            </w:pPr>
            <w:r w:rsidRPr="006754E6">
              <w:t>Наименование аналитического признака</w:t>
            </w:r>
            <w:r w:rsidR="00225171">
              <w:t>;</w:t>
            </w:r>
          </w:p>
          <w:p w14:paraId="7CE26045" w14:textId="62C97C37" w:rsidR="00260180" w:rsidRPr="006754E6" w:rsidRDefault="00260180" w:rsidP="00C75A4E">
            <w:pPr>
              <w:pStyle w:val="GOSTTableListMark1"/>
            </w:pPr>
            <w:r w:rsidRPr="006754E6">
              <w:t>Оператор сравнения</w:t>
            </w:r>
          </w:p>
        </w:tc>
      </w:tr>
      <w:tr w:rsidR="008A26A3" w:rsidRPr="00B9499D" w14:paraId="50D53472" w14:textId="77777777" w:rsidTr="006C37FD">
        <w:tc>
          <w:tcPr>
            <w:tcW w:w="1078" w:type="pct"/>
          </w:tcPr>
          <w:p w14:paraId="352AE5A5" w14:textId="64CBDFA7" w:rsidR="00260180" w:rsidRPr="00B9499D" w:rsidRDefault="00260180">
            <w:pPr>
              <w:pStyle w:val="GOSTTablenorm"/>
              <w:rPr>
                <w:b/>
              </w:rPr>
            </w:pPr>
            <w:r w:rsidRPr="00B9499D">
              <w:t xml:space="preserve">Наименование аналитического </w:t>
            </w:r>
            <w:r>
              <w:t>признака</w:t>
            </w:r>
          </w:p>
        </w:tc>
        <w:tc>
          <w:tcPr>
            <w:tcW w:w="735" w:type="pct"/>
          </w:tcPr>
          <w:p w14:paraId="49B8AD54" w14:textId="049184CF" w:rsidR="00260180" w:rsidRPr="00B9499D" w:rsidRDefault="00260180">
            <w:pPr>
              <w:pStyle w:val="GOSTTablenorm"/>
              <w:rPr>
                <w:b/>
                <w:lang w:val="en-US"/>
              </w:rPr>
            </w:pPr>
            <w:proofErr w:type="gramStart"/>
            <w:r w:rsidRPr="00BD7E9D">
              <w:rPr>
                <w:b/>
              </w:rPr>
              <w:t>FilterParams:</w:t>
            </w:r>
            <w:r w:rsidRPr="00B9499D">
              <w:rPr>
                <w:lang w:val="en-US"/>
              </w:rPr>
              <w:t>param</w:t>
            </w:r>
            <w:proofErr w:type="gramEnd"/>
          </w:p>
        </w:tc>
        <w:tc>
          <w:tcPr>
            <w:tcW w:w="394" w:type="pct"/>
          </w:tcPr>
          <w:p w14:paraId="4CDE46CE" w14:textId="77777777" w:rsidR="00260180" w:rsidRPr="00B9499D" w:rsidRDefault="00260180">
            <w:pPr>
              <w:pStyle w:val="GOSTTablenorm"/>
              <w:rPr>
                <w:b/>
              </w:rPr>
            </w:pPr>
            <w:r w:rsidRPr="00B9499D">
              <w:t>Строка</w:t>
            </w:r>
          </w:p>
        </w:tc>
        <w:tc>
          <w:tcPr>
            <w:tcW w:w="294" w:type="pct"/>
          </w:tcPr>
          <w:p w14:paraId="064F3E22" w14:textId="57A8A1A0" w:rsidR="00260180" w:rsidRPr="00B9499D" w:rsidRDefault="00260180">
            <w:pPr>
              <w:pStyle w:val="GOSTTablenorm"/>
              <w:rPr>
                <w:b/>
              </w:rPr>
            </w:pPr>
            <w:r>
              <w:t>Да</w:t>
            </w:r>
          </w:p>
        </w:tc>
        <w:tc>
          <w:tcPr>
            <w:tcW w:w="502" w:type="pct"/>
          </w:tcPr>
          <w:p w14:paraId="290F440B" w14:textId="77777777" w:rsidR="00260180" w:rsidRPr="00B9499D" w:rsidRDefault="00260180">
            <w:pPr>
              <w:pStyle w:val="GOSTTablenorm"/>
              <w:rPr>
                <w:b/>
                <w:lang w:val="en-US"/>
              </w:rPr>
            </w:pPr>
            <w:r w:rsidRPr="00B9499D">
              <w:t>&lt;=</w:t>
            </w:r>
            <w:r w:rsidRPr="00B9499D">
              <w:rPr>
                <w:lang w:val="en-US"/>
              </w:rPr>
              <w:t>10</w:t>
            </w:r>
            <w:r w:rsidRPr="00B9499D">
              <w:t>0</w:t>
            </w:r>
          </w:p>
        </w:tc>
        <w:tc>
          <w:tcPr>
            <w:tcW w:w="1997" w:type="pct"/>
          </w:tcPr>
          <w:p w14:paraId="0154079B" w14:textId="77777777" w:rsidR="00260180" w:rsidRPr="008C50DF" w:rsidRDefault="00260180">
            <w:pPr>
              <w:pStyle w:val="GOSTTablenorm"/>
            </w:pPr>
            <w:r w:rsidRPr="000E1E0A">
              <w:t xml:space="preserve">Наименование аналитического признака. </w:t>
            </w:r>
            <w:r w:rsidRPr="008C50DF">
              <w:t xml:space="preserve">Указывается системное наименование в соответствии со справочником «Аналитические признаки» в </w:t>
            </w:r>
            <w:r w:rsidRPr="00C75A4E">
              <w:t>SVAP</w:t>
            </w:r>
            <w:r w:rsidR="005041D3" w:rsidRPr="008C50DF">
              <w:t>.</w:t>
            </w:r>
          </w:p>
          <w:p w14:paraId="49B21B7C" w14:textId="19B32EA3" w:rsidR="005041D3" w:rsidRPr="005041D3" w:rsidRDefault="00225171">
            <w:pPr>
              <w:pStyle w:val="GOSTTablenorm"/>
              <w:rPr>
                <w:b/>
                <w:szCs w:val="22"/>
              </w:rPr>
            </w:pPr>
            <w:r w:rsidRPr="008C50DF">
              <w:rPr>
                <w:rFonts w:eastAsiaTheme="majorEastAsia"/>
              </w:rPr>
              <w:t xml:space="preserve">Допускается указывать любые зарегистрированные в </w:t>
            </w:r>
            <w:r w:rsidRPr="00C75A4E">
              <w:rPr>
                <w:rFonts w:eastAsiaTheme="majorEastAsia"/>
              </w:rPr>
              <w:t>SVAP</w:t>
            </w:r>
            <w:r w:rsidRPr="008C50DF">
              <w:rPr>
                <w:rFonts w:eastAsiaTheme="majorEastAsia"/>
              </w:rPr>
              <w:t xml:space="preserve"> аналитические признаки</w:t>
            </w:r>
            <w:r w:rsidR="004A3D74" w:rsidRPr="008C50DF">
              <w:rPr>
                <w:rFonts w:eastAsiaTheme="majorEastAsia"/>
              </w:rPr>
              <w:t xml:space="preserve">, в т.ч. </w:t>
            </w:r>
            <w:r w:rsidR="004A3D74" w:rsidRPr="008C50DF">
              <w:t>не участвующие в расчете балансов (свойства записи учета)</w:t>
            </w:r>
          </w:p>
        </w:tc>
      </w:tr>
      <w:tr w:rsidR="008A26A3" w:rsidRPr="00B9499D" w14:paraId="245031B8" w14:textId="77777777" w:rsidTr="006C37FD">
        <w:tc>
          <w:tcPr>
            <w:tcW w:w="1078" w:type="pct"/>
          </w:tcPr>
          <w:p w14:paraId="1E49CF6F" w14:textId="4D67688C" w:rsidR="00260180" w:rsidRPr="00B9499D" w:rsidRDefault="00260180">
            <w:pPr>
              <w:pStyle w:val="GOSTTablenorm"/>
            </w:pPr>
            <w:r w:rsidRPr="00B9499D">
              <w:lastRenderedPageBreak/>
              <w:t>Значение</w:t>
            </w:r>
            <w:r w:rsidRPr="00BF1232">
              <w:t xml:space="preserve"> </w:t>
            </w:r>
            <w:r w:rsidRPr="00B9499D">
              <w:t xml:space="preserve">аналитического </w:t>
            </w:r>
            <w:r>
              <w:t>признака</w:t>
            </w:r>
          </w:p>
        </w:tc>
        <w:tc>
          <w:tcPr>
            <w:tcW w:w="735" w:type="pct"/>
          </w:tcPr>
          <w:p w14:paraId="10A79CE2" w14:textId="1D133BB2" w:rsidR="00260180" w:rsidRPr="00BF1232" w:rsidRDefault="00260180">
            <w:pPr>
              <w:pStyle w:val="GOSTTablenorm"/>
            </w:pPr>
            <w:r w:rsidRPr="00BD7E9D">
              <w:rPr>
                <w:b/>
              </w:rPr>
              <w:t>FilterParams:</w:t>
            </w:r>
            <w:r w:rsidRPr="00B9499D">
              <w:rPr>
                <w:lang w:val="en-US"/>
              </w:rPr>
              <w:t>value</w:t>
            </w:r>
          </w:p>
        </w:tc>
        <w:tc>
          <w:tcPr>
            <w:tcW w:w="394" w:type="pct"/>
          </w:tcPr>
          <w:p w14:paraId="093A4F7D" w14:textId="77777777" w:rsidR="00260180" w:rsidRPr="00B9499D" w:rsidRDefault="00260180" w:rsidP="00C75A4E">
            <w:pPr>
              <w:pStyle w:val="GOSTTablenorm"/>
            </w:pPr>
            <w:r w:rsidRPr="00B9499D">
              <w:t>Строка</w:t>
            </w:r>
          </w:p>
        </w:tc>
        <w:tc>
          <w:tcPr>
            <w:tcW w:w="294" w:type="pct"/>
          </w:tcPr>
          <w:p w14:paraId="1D082988" w14:textId="7B6C8FD2" w:rsidR="00260180" w:rsidRPr="00B9499D" w:rsidRDefault="00260180" w:rsidP="00C75A4E">
            <w:pPr>
              <w:pStyle w:val="GOSTTablenorm"/>
            </w:pPr>
            <w:r>
              <w:t>Нет</w:t>
            </w:r>
          </w:p>
        </w:tc>
        <w:tc>
          <w:tcPr>
            <w:tcW w:w="502" w:type="pct"/>
          </w:tcPr>
          <w:p w14:paraId="5D2E05F2" w14:textId="6FDACEC0" w:rsidR="00260180" w:rsidRPr="00B9499D" w:rsidRDefault="00260180" w:rsidP="00C75A4E">
            <w:pPr>
              <w:pStyle w:val="GOSTTablenorm"/>
            </w:pPr>
            <w:r w:rsidRPr="00B9499D">
              <w:t>&lt;=</w:t>
            </w:r>
            <w:r w:rsidRPr="00BF1232">
              <w:t>100</w:t>
            </w:r>
            <w:r w:rsidRPr="00B9499D">
              <w:t>0</w:t>
            </w:r>
            <w:r>
              <w:t>0</w:t>
            </w:r>
          </w:p>
        </w:tc>
        <w:tc>
          <w:tcPr>
            <w:tcW w:w="1997" w:type="pct"/>
          </w:tcPr>
          <w:p w14:paraId="49A6EFF4" w14:textId="2F1DB9DA" w:rsidR="00260180" w:rsidRPr="00B9499D" w:rsidRDefault="00260180" w:rsidP="00C75A4E">
            <w:pPr>
              <w:pStyle w:val="GOSTTablenorm"/>
            </w:pPr>
            <w:r w:rsidRPr="00B9499D">
              <w:t>Значение</w:t>
            </w:r>
            <w:r>
              <w:t xml:space="preserve">, </w:t>
            </w:r>
            <w:r w:rsidRPr="008730A6">
              <w:t>массив значений, выражение для определения значения</w:t>
            </w:r>
            <w:r w:rsidRPr="00B9499D">
              <w:t xml:space="preserve"> аналитического </w:t>
            </w:r>
            <w:r w:rsidRPr="008730A6">
              <w:t>признака в соотве</w:t>
            </w:r>
            <w:r w:rsidR="00A45B71">
              <w:t>т</w:t>
            </w:r>
            <w:r w:rsidRPr="008730A6">
              <w:t>ствии с описанием параметра запроса «Оператор сравнения» (</w:t>
            </w:r>
            <w:proofErr w:type="gramStart"/>
            <w:r w:rsidRPr="008730A6">
              <w:t>FilterParams:Operation</w:t>
            </w:r>
            <w:proofErr w:type="gramEnd"/>
            <w:r w:rsidRPr="00CE741F">
              <w:t>). Обязательно для заполнения в случае указания оператора сравнения (</w:t>
            </w:r>
            <w:proofErr w:type="gramStart"/>
            <w:r w:rsidRPr="00CE741F">
              <w:rPr>
                <w:lang w:val="en-US"/>
              </w:rPr>
              <w:t>FilterParams</w:t>
            </w:r>
            <w:r w:rsidRPr="00CE741F">
              <w:t>:</w:t>
            </w:r>
            <w:r w:rsidRPr="00CE741F">
              <w:rPr>
                <w:lang w:val="en-US"/>
              </w:rPr>
              <w:t>Operation</w:t>
            </w:r>
            <w:proofErr w:type="gramEnd"/>
            <w:r w:rsidRPr="00CE741F">
              <w:t>) отличного от «</w:t>
            </w:r>
            <w:r w:rsidRPr="00CE741F">
              <w:rPr>
                <w:lang w:val="en-US"/>
              </w:rPr>
              <w:t>empty</w:t>
            </w:r>
            <w:r w:rsidRPr="00CE741F">
              <w:t>»</w:t>
            </w:r>
            <w:r w:rsidR="005041D3">
              <w:t>,</w:t>
            </w:r>
            <w:r w:rsidRPr="00CE741F" w:rsidDel="005041D3">
              <w:t xml:space="preserve"> </w:t>
            </w:r>
            <w:r w:rsidRPr="00CE741F">
              <w:t>«</w:t>
            </w:r>
            <w:r w:rsidRPr="00CE741F">
              <w:rPr>
                <w:lang w:val="en-US"/>
              </w:rPr>
              <w:t>not</w:t>
            </w:r>
            <w:r w:rsidRPr="00CE741F">
              <w:t xml:space="preserve"> </w:t>
            </w:r>
            <w:r w:rsidRPr="00CE741F">
              <w:rPr>
                <w:lang w:val="en-US"/>
              </w:rPr>
              <w:t>empty</w:t>
            </w:r>
            <w:r w:rsidRPr="00CE741F">
              <w:t>»</w:t>
            </w:r>
            <w:r w:rsidR="005041D3">
              <w:t xml:space="preserve"> и «</w:t>
            </w:r>
            <w:r w:rsidR="005041D3">
              <w:rPr>
                <w:lang w:val="en-US"/>
              </w:rPr>
              <w:t>not</w:t>
            </w:r>
            <w:r w:rsidR="005041D3" w:rsidRPr="005041D3">
              <w:t xml:space="preserve"> </w:t>
            </w:r>
            <w:r w:rsidR="005041D3">
              <w:rPr>
                <w:lang w:val="en-US"/>
              </w:rPr>
              <w:t>exist</w:t>
            </w:r>
            <w:ins w:id="5350" w:author="Иванов Дмитрий Валерьевич" w:date="2024-12-27T17:46:00Z">
              <w:r w:rsidR="005859DD">
                <w:rPr>
                  <w:lang w:val="en-US"/>
                </w:rPr>
                <w:t>s</w:t>
              </w:r>
            </w:ins>
            <w:r w:rsidR="005041D3">
              <w:t>»</w:t>
            </w:r>
          </w:p>
        </w:tc>
      </w:tr>
      <w:tr w:rsidR="008A26A3" w:rsidRPr="00B9499D" w14:paraId="36D64B60" w14:textId="77777777" w:rsidTr="006C37FD">
        <w:tc>
          <w:tcPr>
            <w:tcW w:w="1078" w:type="pct"/>
          </w:tcPr>
          <w:p w14:paraId="33901DA9" w14:textId="7F9B7510" w:rsidR="00260180" w:rsidRPr="00B9499D" w:rsidRDefault="00260180">
            <w:pPr>
              <w:pStyle w:val="GOSTTablenorm"/>
            </w:pPr>
            <w:r w:rsidRPr="00B9499D">
              <w:t xml:space="preserve">Сторона аналитического </w:t>
            </w:r>
            <w:r>
              <w:t>признака</w:t>
            </w:r>
            <w:r w:rsidRPr="00B9499D" w:rsidDel="00C6538D">
              <w:t xml:space="preserve"> </w:t>
            </w:r>
            <w:r w:rsidRPr="00B9499D">
              <w:t>в записи учета</w:t>
            </w:r>
          </w:p>
        </w:tc>
        <w:tc>
          <w:tcPr>
            <w:tcW w:w="735" w:type="pct"/>
          </w:tcPr>
          <w:p w14:paraId="3ACEB09D" w14:textId="09E6D0D7" w:rsidR="00260180" w:rsidRPr="00B9499D" w:rsidRDefault="00260180">
            <w:pPr>
              <w:pStyle w:val="GOSTTablenorm"/>
              <w:rPr>
                <w:lang w:val="en-US"/>
              </w:rPr>
            </w:pPr>
            <w:proofErr w:type="gramStart"/>
            <w:r w:rsidRPr="00BD7E9D">
              <w:rPr>
                <w:b/>
              </w:rPr>
              <w:t>FilterParams:</w:t>
            </w:r>
            <w:r w:rsidRPr="00B9499D">
              <w:rPr>
                <w:lang w:val="en-US"/>
              </w:rPr>
              <w:t>Site</w:t>
            </w:r>
            <w:proofErr w:type="gramEnd"/>
          </w:p>
        </w:tc>
        <w:tc>
          <w:tcPr>
            <w:tcW w:w="394" w:type="pct"/>
          </w:tcPr>
          <w:p w14:paraId="265A572C" w14:textId="77777777" w:rsidR="00260180" w:rsidRPr="00B9499D" w:rsidRDefault="00260180" w:rsidP="00C75A4E">
            <w:pPr>
              <w:pStyle w:val="GOSTTablenorm"/>
            </w:pPr>
            <w:r w:rsidRPr="00B9499D">
              <w:t>Строка</w:t>
            </w:r>
          </w:p>
        </w:tc>
        <w:tc>
          <w:tcPr>
            <w:tcW w:w="294" w:type="pct"/>
          </w:tcPr>
          <w:p w14:paraId="72CEE82E" w14:textId="1E88C0CA" w:rsidR="00260180" w:rsidRPr="00B9499D" w:rsidRDefault="00260180" w:rsidP="00C75A4E">
            <w:pPr>
              <w:pStyle w:val="GOSTTablenorm"/>
            </w:pPr>
            <w:r w:rsidRPr="00B9499D">
              <w:t>Нет</w:t>
            </w:r>
          </w:p>
        </w:tc>
        <w:tc>
          <w:tcPr>
            <w:tcW w:w="502" w:type="pct"/>
          </w:tcPr>
          <w:p w14:paraId="06AE2B92" w14:textId="77777777" w:rsidR="00260180" w:rsidRPr="00B9499D" w:rsidRDefault="00260180" w:rsidP="00C75A4E">
            <w:pPr>
              <w:pStyle w:val="GOSTTablenorm"/>
            </w:pPr>
            <w:r w:rsidRPr="00B9499D">
              <w:t>=2</w:t>
            </w:r>
          </w:p>
        </w:tc>
        <w:tc>
          <w:tcPr>
            <w:tcW w:w="1997" w:type="pct"/>
          </w:tcPr>
          <w:p w14:paraId="62CA2115" w14:textId="71636E0E" w:rsidR="00260180" w:rsidRPr="00474651" w:rsidRDefault="00260180">
            <w:pPr>
              <w:pStyle w:val="GOSTTablenorm"/>
            </w:pPr>
            <w:r w:rsidRPr="000E1E0A">
              <w:t>Определяет сторону аналитического признака</w:t>
            </w:r>
            <w:r w:rsidRPr="000E1E0A" w:rsidDel="00C6538D">
              <w:t xml:space="preserve"> </w:t>
            </w:r>
            <w:r w:rsidRPr="00474651">
              <w:t>в записи учета, по которой требуется осуществлять отбор:</w:t>
            </w:r>
          </w:p>
          <w:p w14:paraId="7F640070" w14:textId="3FFECF94" w:rsidR="00260180" w:rsidRPr="00B9499D" w:rsidRDefault="00260180" w:rsidP="00C75A4E">
            <w:pPr>
              <w:pStyle w:val="GOSTTableListMark1"/>
            </w:pPr>
            <w:r w:rsidRPr="36854D62">
              <w:t xml:space="preserve">«-1» </w:t>
            </w:r>
            <w:r w:rsidR="0040447B" w:rsidRPr="36854D62">
              <w:t>–</w:t>
            </w:r>
            <w:r w:rsidRPr="36854D62">
              <w:t xml:space="preserve"> Дебет</w:t>
            </w:r>
            <w:r w:rsidR="008C50DF">
              <w:t>;</w:t>
            </w:r>
          </w:p>
          <w:p w14:paraId="0352DDB2" w14:textId="76473AF2" w:rsidR="00260180" w:rsidRDefault="00260180" w:rsidP="00C75A4E">
            <w:pPr>
              <w:pStyle w:val="GOSTTableListMark1"/>
            </w:pPr>
            <w:r w:rsidRPr="36854D62">
              <w:t xml:space="preserve">«+1» </w:t>
            </w:r>
            <w:r w:rsidR="0040447B" w:rsidRPr="36854D62">
              <w:t>–</w:t>
            </w:r>
            <w:r w:rsidRPr="36854D62">
              <w:t xml:space="preserve"> Кредит</w:t>
            </w:r>
          </w:p>
          <w:p w14:paraId="3A71B269" w14:textId="04534F83" w:rsidR="00260180" w:rsidRPr="00B9499D" w:rsidRDefault="00260180" w:rsidP="00C75A4E">
            <w:pPr>
              <w:pStyle w:val="GOSTTablenorm"/>
            </w:pPr>
            <w:r w:rsidRPr="00BF1232">
              <w:t>Е</w:t>
            </w:r>
            <w:r>
              <w:t xml:space="preserve">сли параметр не заполнен, то </w:t>
            </w:r>
            <w:r w:rsidR="00A45B71" w:rsidRPr="002D62C1">
              <w:t>отбираются записи учета, у которых значение аналитического признака по дебету ИЛИ по кредиту удовлетворяет условиям отбора</w:t>
            </w:r>
          </w:p>
        </w:tc>
      </w:tr>
      <w:tr w:rsidR="008A26A3" w:rsidRPr="00B9499D" w14:paraId="3DFDA19D" w14:textId="77777777" w:rsidTr="006C37FD">
        <w:tc>
          <w:tcPr>
            <w:tcW w:w="1078" w:type="pct"/>
          </w:tcPr>
          <w:p w14:paraId="5616648F" w14:textId="77777777" w:rsidR="00260180" w:rsidRPr="00B9499D" w:rsidRDefault="00260180">
            <w:pPr>
              <w:pStyle w:val="GOSTTablenorm"/>
            </w:pPr>
            <w:r w:rsidRPr="00B9499D">
              <w:t>Оператор сравнения</w:t>
            </w:r>
          </w:p>
        </w:tc>
        <w:tc>
          <w:tcPr>
            <w:tcW w:w="735" w:type="pct"/>
          </w:tcPr>
          <w:p w14:paraId="341CB51D" w14:textId="42FC04EE" w:rsidR="00260180" w:rsidRPr="00BD7E9D" w:rsidRDefault="00260180">
            <w:pPr>
              <w:pStyle w:val="GOSTTablenorm"/>
              <w:rPr>
                <w:b/>
              </w:rPr>
            </w:pPr>
            <w:proofErr w:type="gramStart"/>
            <w:r w:rsidRPr="00BD7E9D">
              <w:rPr>
                <w:b/>
              </w:rPr>
              <w:t>FilterParams:</w:t>
            </w:r>
            <w:r w:rsidRPr="00BD7E9D">
              <w:t>Operation</w:t>
            </w:r>
            <w:proofErr w:type="gramEnd"/>
          </w:p>
        </w:tc>
        <w:tc>
          <w:tcPr>
            <w:tcW w:w="394" w:type="pct"/>
          </w:tcPr>
          <w:p w14:paraId="4C5CFA58" w14:textId="77777777" w:rsidR="00260180" w:rsidRPr="00B9499D" w:rsidRDefault="00260180" w:rsidP="00C75A4E">
            <w:pPr>
              <w:pStyle w:val="GOSTTablenorm"/>
            </w:pPr>
            <w:r w:rsidRPr="00B9499D">
              <w:t>Строка</w:t>
            </w:r>
          </w:p>
        </w:tc>
        <w:tc>
          <w:tcPr>
            <w:tcW w:w="294" w:type="pct"/>
          </w:tcPr>
          <w:p w14:paraId="25FCCF85" w14:textId="1EEADE44" w:rsidR="00260180" w:rsidRPr="00B9499D" w:rsidRDefault="00260180" w:rsidP="00C75A4E">
            <w:pPr>
              <w:pStyle w:val="GOSTTablenorm"/>
            </w:pPr>
            <w:r>
              <w:t>Да</w:t>
            </w:r>
          </w:p>
        </w:tc>
        <w:tc>
          <w:tcPr>
            <w:tcW w:w="502" w:type="pct"/>
          </w:tcPr>
          <w:p w14:paraId="6EB1FB14" w14:textId="77777777" w:rsidR="00260180" w:rsidRPr="00B9499D" w:rsidRDefault="00260180" w:rsidP="00C75A4E">
            <w:pPr>
              <w:pStyle w:val="GOSTTablenorm"/>
            </w:pPr>
            <w:r w:rsidRPr="00B9499D">
              <w:t>=10</w:t>
            </w:r>
          </w:p>
        </w:tc>
        <w:tc>
          <w:tcPr>
            <w:tcW w:w="1997" w:type="pct"/>
          </w:tcPr>
          <w:p w14:paraId="6DF3D34A" w14:textId="7F3E23E4" w:rsidR="00260180" w:rsidRPr="00B9499D" w:rsidRDefault="00260180">
            <w:pPr>
              <w:pStyle w:val="GOSTTablenorm"/>
            </w:pPr>
            <w:r w:rsidRPr="00B9499D">
              <w:t xml:space="preserve">Значение оператора, применяемого </w:t>
            </w:r>
            <w:r w:rsidR="000D4600">
              <w:t xml:space="preserve">к </w:t>
            </w:r>
            <w:r w:rsidRPr="00B9499D">
              <w:t>указанному значени</w:t>
            </w:r>
            <w:r>
              <w:t xml:space="preserve">ю аналитического признака. Возможные значения указаны в </w:t>
            </w:r>
            <w:r w:rsidR="008C50DF">
              <w:t xml:space="preserve">таблице </w:t>
            </w:r>
            <w:r w:rsidR="008C50DF">
              <w:fldChar w:fldCharType="begin"/>
            </w:r>
            <w:r w:rsidR="008C50DF">
              <w:instrText xml:space="preserve"> REF _Ref154532076 \h </w:instrText>
            </w:r>
            <w:r w:rsidR="00BD7E9D">
              <w:instrText xml:space="preserve"> \* MERGEFORMAT </w:instrText>
            </w:r>
            <w:r w:rsidR="008C50DF">
              <w:fldChar w:fldCharType="separate"/>
            </w:r>
            <w:r w:rsidR="00F300A9">
              <w:rPr>
                <w:noProof/>
              </w:rPr>
              <w:t>11</w:t>
            </w:r>
            <w:r w:rsidR="008C50DF">
              <w:fldChar w:fldCharType="end"/>
            </w:r>
            <w:r>
              <w:t xml:space="preserve"> (см. п. </w:t>
            </w:r>
            <w:r w:rsidR="008C50DF">
              <w:fldChar w:fldCharType="begin"/>
            </w:r>
            <w:r w:rsidR="008C50DF">
              <w:instrText xml:space="preserve"> REF _Ref143780994 \r \h </w:instrText>
            </w:r>
            <w:r w:rsidR="00BD7E9D">
              <w:instrText xml:space="preserve"> \* MERGEFORMAT </w:instrText>
            </w:r>
            <w:r w:rsidR="008C50DF">
              <w:fldChar w:fldCharType="separate"/>
            </w:r>
            <w:r w:rsidR="00F300A9">
              <w:t>7.7</w:t>
            </w:r>
            <w:r w:rsidR="008C50DF">
              <w:fldChar w:fldCharType="end"/>
            </w:r>
            <w:r>
              <w:t>)</w:t>
            </w:r>
          </w:p>
        </w:tc>
      </w:tr>
      <w:tr w:rsidR="006C37FD" w:rsidRPr="00B9499D" w14:paraId="23447B8B" w14:textId="77777777" w:rsidTr="006C37FD">
        <w:trPr>
          <w:ins w:id="5351" w:author="Сказецкая Наталья Камилевна" w:date="2024-02-14T14:31:00Z"/>
        </w:trPr>
        <w:tc>
          <w:tcPr>
            <w:tcW w:w="1078" w:type="pct"/>
          </w:tcPr>
          <w:p w14:paraId="186113C9" w14:textId="3392C237" w:rsidR="006C37FD" w:rsidRPr="00B9499D" w:rsidRDefault="006C37FD" w:rsidP="006C37FD">
            <w:pPr>
              <w:pStyle w:val="GOSTTablenorm"/>
              <w:rPr>
                <w:ins w:id="5352" w:author="Сказецкая Наталья Камилевна" w:date="2024-02-14T14:31:00Z"/>
              </w:rPr>
            </w:pPr>
            <w:commentRangeStart w:id="5353"/>
            <w:ins w:id="5354" w:author="Сказецкая Наталья Камилевна" w:date="2024-02-14T14:32:00Z">
              <w:r w:rsidRPr="007E3CF9">
                <w:rPr>
                  <w:b/>
                </w:rPr>
                <w:t>Параметры</w:t>
              </w:r>
              <w:commentRangeEnd w:id="5353"/>
              <w:r>
                <w:rPr>
                  <w:rStyle w:val="afff4"/>
                </w:rPr>
                <w:commentReference w:id="5353"/>
              </w:r>
              <w:r w:rsidRPr="007E3CF9">
                <w:rPr>
                  <w:b/>
                </w:rPr>
                <w:t xml:space="preserve"> отбора по коду валюты</w:t>
              </w:r>
            </w:ins>
          </w:p>
        </w:tc>
        <w:tc>
          <w:tcPr>
            <w:tcW w:w="735" w:type="pct"/>
          </w:tcPr>
          <w:p w14:paraId="5F40CF26" w14:textId="2480E755" w:rsidR="006C37FD" w:rsidRPr="00BD7E9D" w:rsidRDefault="006C37FD" w:rsidP="006C37FD">
            <w:pPr>
              <w:pStyle w:val="GOSTTablenorm"/>
              <w:rPr>
                <w:ins w:id="5355" w:author="Сказецкая Наталья Камилевна" w:date="2024-02-14T14:31:00Z"/>
                <w:b/>
              </w:rPr>
            </w:pPr>
            <w:ins w:id="5356" w:author="Сказецкая Наталья Камилевна" w:date="2024-02-14T14:32:00Z">
              <w:r w:rsidRPr="007E3CF9">
                <w:rPr>
                  <w:b/>
                </w:rPr>
                <w:t>CurrencyFilterParams</w:t>
              </w:r>
            </w:ins>
          </w:p>
        </w:tc>
        <w:tc>
          <w:tcPr>
            <w:tcW w:w="394" w:type="pct"/>
          </w:tcPr>
          <w:p w14:paraId="5457C96F" w14:textId="003761A7" w:rsidR="006C37FD" w:rsidRPr="00B9499D" w:rsidRDefault="006C37FD" w:rsidP="006C37FD">
            <w:pPr>
              <w:pStyle w:val="GOSTTablenorm"/>
              <w:rPr>
                <w:ins w:id="5357" w:author="Сказецкая Наталья Камилевна" w:date="2024-02-14T14:31:00Z"/>
              </w:rPr>
            </w:pPr>
            <w:ins w:id="5358" w:author="Сказецкая Наталья Камилевна" w:date="2024-02-14T14:32:00Z">
              <w:r w:rsidRPr="007E3CF9">
                <w:t>Массив</w:t>
              </w:r>
            </w:ins>
          </w:p>
        </w:tc>
        <w:tc>
          <w:tcPr>
            <w:tcW w:w="294" w:type="pct"/>
          </w:tcPr>
          <w:p w14:paraId="46D77EFD" w14:textId="67A9F8DD" w:rsidR="006C37FD" w:rsidRDefault="006C37FD" w:rsidP="006C37FD">
            <w:pPr>
              <w:pStyle w:val="GOSTTablenorm"/>
              <w:rPr>
                <w:ins w:id="5359" w:author="Сказецкая Наталья Камилевна" w:date="2024-02-14T14:31:00Z"/>
              </w:rPr>
            </w:pPr>
            <w:ins w:id="5360" w:author="Сказецкая Наталья Камилевна" w:date="2024-02-14T14:32:00Z">
              <w:r w:rsidRPr="007E3CF9">
                <w:t>Нет</w:t>
              </w:r>
            </w:ins>
          </w:p>
        </w:tc>
        <w:tc>
          <w:tcPr>
            <w:tcW w:w="502" w:type="pct"/>
          </w:tcPr>
          <w:p w14:paraId="542F9DAE" w14:textId="7EBD3523" w:rsidR="006C37FD" w:rsidRPr="00B9499D" w:rsidRDefault="006C37FD" w:rsidP="006C37FD">
            <w:pPr>
              <w:pStyle w:val="GOSTTablenorm"/>
              <w:rPr>
                <w:ins w:id="5361" w:author="Сказецкая Наталья Камилевна" w:date="2024-02-14T14:31:00Z"/>
              </w:rPr>
            </w:pPr>
            <w:ins w:id="5362" w:author="Сказецкая Наталья Камилевна" w:date="2024-02-14T14:32:00Z">
              <w:r w:rsidRPr="007E3CF9">
                <w:t>-</w:t>
              </w:r>
            </w:ins>
          </w:p>
        </w:tc>
        <w:tc>
          <w:tcPr>
            <w:tcW w:w="1997" w:type="pct"/>
          </w:tcPr>
          <w:p w14:paraId="3BAC7BCC" w14:textId="77777777" w:rsidR="006C37FD" w:rsidRPr="007E3CF9" w:rsidRDefault="006C37FD" w:rsidP="006C37FD">
            <w:pPr>
              <w:pStyle w:val="GOSTTablenorm"/>
              <w:rPr>
                <w:ins w:id="5363" w:author="Сказецкая Наталья Камилевна" w:date="2024-02-14T14:32:00Z"/>
              </w:rPr>
            </w:pPr>
            <w:ins w:id="5364" w:author="Сказецкая Наталья Камилевна" w:date="2024-02-14T14:32:00Z">
              <w:r w:rsidRPr="007E3CF9">
                <w:t>Указываются условия (фильтры) отбора данных по кодам валют.</w:t>
              </w:r>
            </w:ins>
          </w:p>
          <w:p w14:paraId="63161327" w14:textId="77777777" w:rsidR="006C37FD" w:rsidRPr="007E3CF9" w:rsidRDefault="006C37FD" w:rsidP="006C37FD">
            <w:pPr>
              <w:pStyle w:val="GOSTTablenorm"/>
              <w:rPr>
                <w:ins w:id="5365" w:author="Сказецкая Наталья Камилевна" w:date="2024-02-14T14:32:00Z"/>
              </w:rPr>
            </w:pPr>
            <w:ins w:id="5366" w:author="Сказецкая Наталья Камилевна" w:date="2024-02-14T14:32:00Z">
              <w:r w:rsidRPr="004F4123">
                <w:t xml:space="preserve">В случае заполнения массива параметров отбора, </w:t>
              </w:r>
              <w:r>
                <w:t>д</w:t>
              </w:r>
              <w:r w:rsidRPr="007E3CF9">
                <w:t>ля каждого параметра обязательны для заполнения:</w:t>
              </w:r>
            </w:ins>
          </w:p>
          <w:p w14:paraId="60E9BB66" w14:textId="77777777" w:rsidR="006C37FD" w:rsidRPr="007E3CF9" w:rsidRDefault="006C37FD" w:rsidP="006C37FD">
            <w:pPr>
              <w:pStyle w:val="GOSTTableListMark1"/>
              <w:rPr>
                <w:ins w:id="5367" w:author="Сказецкая Наталья Камилевна" w:date="2024-02-14T14:32:00Z"/>
              </w:rPr>
            </w:pPr>
            <w:ins w:id="5368" w:author="Сказецкая Наталья Камилевна" w:date="2024-02-14T14:32:00Z">
              <w:r w:rsidRPr="007E3CF9">
                <w:t>Оператор сравнения.</w:t>
              </w:r>
            </w:ins>
          </w:p>
          <w:p w14:paraId="01C7180B" w14:textId="0BC89099" w:rsidR="006C37FD" w:rsidRPr="007E3CF9" w:rsidRDefault="006C37FD" w:rsidP="006C37FD">
            <w:pPr>
              <w:pStyle w:val="GOSTTablenorm"/>
              <w:rPr>
                <w:ins w:id="5369" w:author="Сказецкая Наталья Камилевна" w:date="2024-02-14T14:32:00Z"/>
              </w:rPr>
            </w:pPr>
            <w:ins w:id="5370" w:author="Сказецкая Наталья Камилевна" w:date="2024-02-14T14:32:00Z">
              <w:r w:rsidRPr="007E3CF9">
                <w:t>Если параметры отбора по коду валюты не заданы, то в ответе передается информация по всем валютам.</w:t>
              </w:r>
            </w:ins>
          </w:p>
          <w:p w14:paraId="41C0FA05" w14:textId="4DF20542" w:rsidR="006C37FD" w:rsidRPr="00B9499D" w:rsidRDefault="006C37FD" w:rsidP="006C37FD">
            <w:pPr>
              <w:pStyle w:val="GOSTTablenorm"/>
              <w:rPr>
                <w:ins w:id="5371" w:author="Сказецкая Наталья Камилевна" w:date="2024-02-14T14:31:00Z"/>
              </w:rPr>
            </w:pPr>
            <w:ins w:id="5372" w:author="Сказецкая Наталья Камилевна" w:date="2024-02-14T14:32:00Z">
              <w:r w:rsidRPr="007E3CF9">
                <w:t>При указании нескольких значений, указанные значения объединяются логическим «И»</w:t>
              </w:r>
            </w:ins>
          </w:p>
        </w:tc>
      </w:tr>
      <w:tr w:rsidR="006C37FD" w:rsidRPr="00B9499D" w14:paraId="4A71ED1E" w14:textId="77777777" w:rsidTr="006C37FD">
        <w:trPr>
          <w:ins w:id="5373" w:author="Сказецкая Наталья Камилевна" w:date="2024-02-14T14:32:00Z"/>
        </w:trPr>
        <w:tc>
          <w:tcPr>
            <w:tcW w:w="1078" w:type="pct"/>
          </w:tcPr>
          <w:p w14:paraId="17C7838E" w14:textId="58C095B6" w:rsidR="006C37FD" w:rsidRPr="00B9499D" w:rsidRDefault="006C37FD" w:rsidP="006C37FD">
            <w:pPr>
              <w:pStyle w:val="GOSTTablenorm"/>
              <w:rPr>
                <w:ins w:id="5374" w:author="Сказецкая Наталья Камилевна" w:date="2024-02-14T14:32:00Z"/>
              </w:rPr>
            </w:pPr>
            <w:ins w:id="5375" w:author="Сказецкая Наталья Камилевна" w:date="2024-02-14T14:32:00Z">
              <w:r w:rsidRPr="007E3CF9">
                <w:t>Значение кода валюты по ОКВ</w:t>
              </w:r>
            </w:ins>
          </w:p>
        </w:tc>
        <w:tc>
          <w:tcPr>
            <w:tcW w:w="735" w:type="pct"/>
          </w:tcPr>
          <w:p w14:paraId="5C0EA5D7" w14:textId="6F3C44B3" w:rsidR="006C37FD" w:rsidRPr="00BD7E9D" w:rsidRDefault="006C37FD" w:rsidP="006C37FD">
            <w:pPr>
              <w:pStyle w:val="GOSTTablenorm"/>
              <w:rPr>
                <w:ins w:id="5376" w:author="Сказецкая Наталья Камилевна" w:date="2024-02-14T14:32:00Z"/>
                <w:b/>
              </w:rPr>
            </w:pPr>
            <w:ins w:id="5377" w:author="Сказецкая Наталья Камилевна" w:date="2024-02-14T14:32:00Z">
              <w:r w:rsidRPr="007E3CF9">
                <w:rPr>
                  <w:b/>
                </w:rPr>
                <w:t>CurrencyFilterParams:</w:t>
              </w:r>
              <w:r w:rsidRPr="007E3CF9">
                <w:t>value</w:t>
              </w:r>
            </w:ins>
          </w:p>
        </w:tc>
        <w:tc>
          <w:tcPr>
            <w:tcW w:w="394" w:type="pct"/>
          </w:tcPr>
          <w:p w14:paraId="38FD1F58" w14:textId="76248235" w:rsidR="006C37FD" w:rsidRPr="00B9499D" w:rsidRDefault="006C37FD" w:rsidP="006C37FD">
            <w:pPr>
              <w:pStyle w:val="GOSTTablenorm"/>
              <w:rPr>
                <w:ins w:id="5378" w:author="Сказецкая Наталья Камилевна" w:date="2024-02-14T14:32:00Z"/>
              </w:rPr>
            </w:pPr>
            <w:ins w:id="5379" w:author="Сказецкая Наталья Камилевна" w:date="2024-02-14T14:32:00Z">
              <w:r w:rsidRPr="007E3CF9">
                <w:t>Строка</w:t>
              </w:r>
            </w:ins>
          </w:p>
        </w:tc>
        <w:tc>
          <w:tcPr>
            <w:tcW w:w="294" w:type="pct"/>
          </w:tcPr>
          <w:p w14:paraId="61A83E92" w14:textId="71A41CC4" w:rsidR="006C37FD" w:rsidRDefault="006C37FD" w:rsidP="006C37FD">
            <w:pPr>
              <w:pStyle w:val="GOSTTablenorm"/>
              <w:rPr>
                <w:ins w:id="5380" w:author="Сказецкая Наталья Камилевна" w:date="2024-02-14T14:32:00Z"/>
              </w:rPr>
            </w:pPr>
            <w:ins w:id="5381" w:author="Сказецкая Наталья Камилевна" w:date="2024-02-14T14:32:00Z">
              <w:r w:rsidRPr="007E3CF9">
                <w:t>Нет</w:t>
              </w:r>
            </w:ins>
          </w:p>
        </w:tc>
        <w:tc>
          <w:tcPr>
            <w:tcW w:w="502" w:type="pct"/>
          </w:tcPr>
          <w:p w14:paraId="0E754B72" w14:textId="3FF09299" w:rsidR="006C37FD" w:rsidRPr="00B9499D" w:rsidRDefault="006C37FD" w:rsidP="006C37FD">
            <w:pPr>
              <w:pStyle w:val="GOSTTablenorm"/>
              <w:rPr>
                <w:ins w:id="5382" w:author="Сказецкая Наталья Камилевна" w:date="2024-02-14T14:32:00Z"/>
              </w:rPr>
            </w:pPr>
            <w:ins w:id="5383" w:author="Сказецкая Наталья Камилевна" w:date="2024-02-14T14:32:00Z">
              <w:r w:rsidRPr="007E3CF9">
                <w:t>&lt;=100000</w:t>
              </w:r>
            </w:ins>
          </w:p>
        </w:tc>
        <w:tc>
          <w:tcPr>
            <w:tcW w:w="1997" w:type="pct"/>
          </w:tcPr>
          <w:p w14:paraId="0B34DA1E" w14:textId="476FE7CA" w:rsidR="006C37FD" w:rsidRPr="007E3CF9" w:rsidRDefault="006C37FD" w:rsidP="006C37FD">
            <w:pPr>
              <w:pStyle w:val="GOSTTablenorm"/>
              <w:rPr>
                <w:ins w:id="5384" w:author="Сказецкая Наталья Камилевна" w:date="2024-02-14T14:32:00Z"/>
              </w:rPr>
            </w:pPr>
            <w:ins w:id="5385" w:author="Сказецкая Наталья Камилевна" w:date="2024-02-14T14:32:00Z">
              <w:r w:rsidRPr="007E3CF9">
                <w:t>Значение, массив значений, выражение для определения значения кода валюты по ОКВ в соответствии с описанием параметра запроса «Оператор сравнения» (</w:t>
              </w:r>
              <w:proofErr w:type="gramStart"/>
              <w:r w:rsidRPr="007E3CF9">
                <w:t>CurrencyFilterParams:operation</w:t>
              </w:r>
              <w:proofErr w:type="gramEnd"/>
              <w:r w:rsidRPr="007E3CF9">
                <w:t xml:space="preserve">). </w:t>
              </w:r>
              <w:r w:rsidRPr="007E3CF9">
                <w:lastRenderedPageBreak/>
                <w:t>Обязательно для заполнения в случае указания оператора сравнения (</w:t>
              </w:r>
              <w:proofErr w:type="gramStart"/>
              <w:r w:rsidRPr="007E3CF9">
                <w:t>CurrencyFilterParams:operation</w:t>
              </w:r>
              <w:proofErr w:type="gramEnd"/>
              <w:r w:rsidRPr="007E3CF9">
                <w:t>), отличного от «empty», «not empty» и «not exist</w:t>
              </w:r>
            </w:ins>
            <w:ins w:id="5386" w:author="Иванов Дмитрий Валерьевич" w:date="2024-12-27T17:46:00Z">
              <w:r w:rsidR="005859DD">
                <w:rPr>
                  <w:lang w:val="en-US"/>
                </w:rPr>
                <w:t>s</w:t>
              </w:r>
            </w:ins>
            <w:ins w:id="5387" w:author="Сказецкая Наталья Камилевна" w:date="2024-02-14T14:32:00Z">
              <w:r w:rsidRPr="007E3CF9">
                <w:t>».</w:t>
              </w:r>
            </w:ins>
          </w:p>
          <w:p w14:paraId="44DC172D" w14:textId="05A05EE9" w:rsidR="006C37FD" w:rsidRPr="00B9499D" w:rsidRDefault="006C37FD" w:rsidP="006C37FD">
            <w:pPr>
              <w:pStyle w:val="GOSTTablenorm"/>
              <w:rPr>
                <w:ins w:id="5388" w:author="Сказецкая Наталья Камилевна" w:date="2024-02-14T14:32:00Z"/>
              </w:rPr>
            </w:pPr>
            <w:ins w:id="5389" w:author="Сказецкая Наталья Камилевна" w:date="2024-02-14T14:32:00Z">
              <w:r w:rsidRPr="007E3CF9">
                <w:t>Допускается указывать цифровой код валюты (3 знака) в соответствии с Общероссийским классификатором валют</w:t>
              </w:r>
            </w:ins>
          </w:p>
        </w:tc>
      </w:tr>
      <w:tr w:rsidR="006C37FD" w:rsidRPr="00B9499D" w14:paraId="3DD451B3" w14:textId="77777777" w:rsidTr="006C37FD">
        <w:trPr>
          <w:ins w:id="5390" w:author="Сказецкая Наталья Камилевна" w:date="2024-02-14T14:31:00Z"/>
        </w:trPr>
        <w:tc>
          <w:tcPr>
            <w:tcW w:w="1078" w:type="pct"/>
          </w:tcPr>
          <w:p w14:paraId="74F82DF2" w14:textId="7465B1FC" w:rsidR="006C37FD" w:rsidRPr="00B9499D" w:rsidRDefault="006C37FD" w:rsidP="006C37FD">
            <w:pPr>
              <w:pStyle w:val="GOSTTablenorm"/>
              <w:rPr>
                <w:ins w:id="5391" w:author="Сказецкая Наталья Камилевна" w:date="2024-02-14T14:31:00Z"/>
              </w:rPr>
            </w:pPr>
            <w:ins w:id="5392" w:author="Сказецкая Наталья Камилевна" w:date="2024-02-14T14:32:00Z">
              <w:r w:rsidRPr="007E3CF9">
                <w:lastRenderedPageBreak/>
                <w:t>Оператор сравнения</w:t>
              </w:r>
            </w:ins>
          </w:p>
        </w:tc>
        <w:tc>
          <w:tcPr>
            <w:tcW w:w="735" w:type="pct"/>
          </w:tcPr>
          <w:p w14:paraId="70079AA4" w14:textId="7C6A0A3A" w:rsidR="006C37FD" w:rsidRPr="00BD7E9D" w:rsidRDefault="006C37FD" w:rsidP="006C37FD">
            <w:pPr>
              <w:pStyle w:val="GOSTTablenorm"/>
              <w:rPr>
                <w:ins w:id="5393" w:author="Сказецкая Наталья Камилевна" w:date="2024-02-14T14:31:00Z"/>
                <w:b/>
              </w:rPr>
            </w:pPr>
            <w:proofErr w:type="gramStart"/>
            <w:ins w:id="5394" w:author="Сказецкая Наталья Камилевна" w:date="2024-02-14T14:32:00Z">
              <w:r w:rsidRPr="007E3CF9">
                <w:rPr>
                  <w:b/>
                </w:rPr>
                <w:t>CurrencyFilterParams:</w:t>
              </w:r>
              <w:r w:rsidRPr="007E3CF9">
                <w:t>operation</w:t>
              </w:r>
            </w:ins>
            <w:proofErr w:type="gramEnd"/>
          </w:p>
        </w:tc>
        <w:tc>
          <w:tcPr>
            <w:tcW w:w="394" w:type="pct"/>
          </w:tcPr>
          <w:p w14:paraId="6EC47DFC" w14:textId="0B1752AD" w:rsidR="006C37FD" w:rsidRPr="00B9499D" w:rsidRDefault="006C37FD" w:rsidP="006C37FD">
            <w:pPr>
              <w:pStyle w:val="GOSTTablenorm"/>
              <w:rPr>
                <w:ins w:id="5395" w:author="Сказецкая Наталья Камилевна" w:date="2024-02-14T14:31:00Z"/>
              </w:rPr>
            </w:pPr>
            <w:ins w:id="5396" w:author="Сказецкая Наталья Камилевна" w:date="2024-02-14T14:32:00Z">
              <w:r w:rsidRPr="007E3CF9">
                <w:t>Строка</w:t>
              </w:r>
            </w:ins>
          </w:p>
        </w:tc>
        <w:tc>
          <w:tcPr>
            <w:tcW w:w="294" w:type="pct"/>
          </w:tcPr>
          <w:p w14:paraId="032228DB" w14:textId="18CB7737" w:rsidR="006C37FD" w:rsidRDefault="006C37FD" w:rsidP="006C37FD">
            <w:pPr>
              <w:pStyle w:val="GOSTTablenorm"/>
              <w:rPr>
                <w:ins w:id="5397" w:author="Сказецкая Наталья Камилевна" w:date="2024-02-14T14:31:00Z"/>
              </w:rPr>
            </w:pPr>
            <w:ins w:id="5398" w:author="Сказецкая Наталья Камилевна" w:date="2024-02-14T14:32:00Z">
              <w:r w:rsidRPr="007E3CF9">
                <w:t>Да</w:t>
              </w:r>
            </w:ins>
          </w:p>
        </w:tc>
        <w:tc>
          <w:tcPr>
            <w:tcW w:w="502" w:type="pct"/>
          </w:tcPr>
          <w:p w14:paraId="50861A39" w14:textId="50A92D94" w:rsidR="006C37FD" w:rsidRPr="00B9499D" w:rsidRDefault="006C37FD" w:rsidP="006C37FD">
            <w:pPr>
              <w:pStyle w:val="GOSTTablenorm"/>
              <w:rPr>
                <w:ins w:id="5399" w:author="Сказецкая Наталья Камилевна" w:date="2024-02-14T14:31:00Z"/>
              </w:rPr>
            </w:pPr>
            <w:ins w:id="5400" w:author="Сказецкая Наталья Камилевна" w:date="2024-02-14T14:32:00Z">
              <w:r w:rsidRPr="007E3CF9">
                <w:t>=10</w:t>
              </w:r>
            </w:ins>
          </w:p>
        </w:tc>
        <w:tc>
          <w:tcPr>
            <w:tcW w:w="1997" w:type="pct"/>
          </w:tcPr>
          <w:p w14:paraId="43A8CD2F" w14:textId="0546743D" w:rsidR="006C37FD" w:rsidRPr="00B9499D" w:rsidRDefault="006C37FD" w:rsidP="006C37FD">
            <w:pPr>
              <w:pStyle w:val="GOSTTablenorm"/>
              <w:rPr>
                <w:ins w:id="5401" w:author="Сказецкая Наталья Камилевна" w:date="2024-02-14T14:31:00Z"/>
              </w:rPr>
            </w:pPr>
            <w:ins w:id="5402" w:author="Сказецкая Наталья Камилевна" w:date="2024-02-14T14:32:00Z">
              <w:r w:rsidRPr="007E3CF9">
                <w:t>Значение оператора, применяемого к указанному значению кода валют</w:t>
              </w:r>
              <w:r>
                <w:t xml:space="preserve">ы. Возможные значения указаны в таблице </w:t>
              </w:r>
              <w:r>
                <w:fldChar w:fldCharType="begin"/>
              </w:r>
              <w:r>
                <w:instrText xml:space="preserve"> REF _Ref154532076 \h </w:instrText>
              </w:r>
            </w:ins>
            <w:ins w:id="5403" w:author="Сказецкая Наталья Камилевна" w:date="2024-02-14T14:32:00Z">
              <w:r>
                <w:fldChar w:fldCharType="separate"/>
              </w:r>
            </w:ins>
            <w:r w:rsidR="00F300A9">
              <w:rPr>
                <w:noProof/>
              </w:rPr>
              <w:t>11</w:t>
            </w:r>
            <w:ins w:id="5404" w:author="Сказецкая Наталья Камилевна" w:date="2024-02-14T14:32:00Z">
              <w:r>
                <w:fldChar w:fldCharType="end"/>
              </w:r>
              <w:r>
                <w:t xml:space="preserve"> (см. п. </w:t>
              </w:r>
              <w:r>
                <w:fldChar w:fldCharType="begin"/>
              </w:r>
              <w:r>
                <w:instrText xml:space="preserve"> REF _Ref143780994 \r \h  \* MERGEFORMAT </w:instrText>
              </w:r>
            </w:ins>
            <w:ins w:id="5405" w:author="Сказецкая Наталья Камилевна" w:date="2024-02-14T14:32:00Z">
              <w:r>
                <w:fldChar w:fldCharType="separate"/>
              </w:r>
            </w:ins>
            <w:r w:rsidR="00F300A9">
              <w:t>7.7</w:t>
            </w:r>
            <w:ins w:id="5406" w:author="Сказецкая Наталья Камилевна" w:date="2024-02-14T14:32:00Z">
              <w:r>
                <w:fldChar w:fldCharType="end"/>
              </w:r>
              <w:r>
                <w:t>)</w:t>
              </w:r>
            </w:ins>
          </w:p>
        </w:tc>
      </w:tr>
      <w:tr w:rsidR="008A26A3" w:rsidRPr="00B9499D" w14:paraId="506ED1F8" w14:textId="77777777" w:rsidTr="006C37FD">
        <w:tc>
          <w:tcPr>
            <w:tcW w:w="1078" w:type="pct"/>
          </w:tcPr>
          <w:p w14:paraId="5917BFF4" w14:textId="02BF9B10" w:rsidR="00260180" w:rsidRPr="00C75A4E" w:rsidRDefault="00260180">
            <w:pPr>
              <w:pStyle w:val="GOSTTablenorm"/>
              <w:rPr>
                <w:b/>
              </w:rPr>
            </w:pPr>
            <w:r w:rsidRPr="00C75A4E">
              <w:rPr>
                <w:b/>
              </w:rPr>
              <w:t>Параметры отображения данных</w:t>
            </w:r>
          </w:p>
        </w:tc>
        <w:tc>
          <w:tcPr>
            <w:tcW w:w="735" w:type="pct"/>
          </w:tcPr>
          <w:p w14:paraId="7F2BE5C1" w14:textId="7CC3A934" w:rsidR="00260180" w:rsidRPr="00C75A4E" w:rsidRDefault="00260180">
            <w:pPr>
              <w:pStyle w:val="GOSTTablenorm"/>
              <w:rPr>
                <w:b/>
                <w:lang w:val="en-US"/>
              </w:rPr>
            </w:pPr>
            <w:r w:rsidRPr="00C75A4E">
              <w:rPr>
                <w:b/>
                <w:lang w:val="en-US"/>
              </w:rPr>
              <w:t>VisualParams</w:t>
            </w:r>
          </w:p>
        </w:tc>
        <w:tc>
          <w:tcPr>
            <w:tcW w:w="394" w:type="pct"/>
          </w:tcPr>
          <w:p w14:paraId="521A0F74" w14:textId="3A5461F5" w:rsidR="00260180" w:rsidRPr="00120F43" w:rsidRDefault="00260180" w:rsidP="00C75A4E">
            <w:pPr>
              <w:pStyle w:val="GOSTTablenorm"/>
            </w:pPr>
            <w:r>
              <w:t>Массив</w:t>
            </w:r>
          </w:p>
        </w:tc>
        <w:tc>
          <w:tcPr>
            <w:tcW w:w="294" w:type="pct"/>
          </w:tcPr>
          <w:p w14:paraId="4CCFB62C" w14:textId="5C5B50BF" w:rsidR="00260180" w:rsidRPr="00B9499D" w:rsidDel="00364471" w:rsidRDefault="00260180" w:rsidP="00C75A4E">
            <w:pPr>
              <w:pStyle w:val="GOSTTablenorm"/>
            </w:pPr>
            <w:r>
              <w:t>Нет</w:t>
            </w:r>
          </w:p>
        </w:tc>
        <w:tc>
          <w:tcPr>
            <w:tcW w:w="502" w:type="pct"/>
          </w:tcPr>
          <w:p w14:paraId="578C9870" w14:textId="3635A5B3" w:rsidR="00260180" w:rsidRPr="00B9499D" w:rsidRDefault="00260180" w:rsidP="00C75A4E">
            <w:pPr>
              <w:pStyle w:val="GOSTTablenorm"/>
            </w:pPr>
            <w:r>
              <w:t>-</w:t>
            </w:r>
          </w:p>
        </w:tc>
        <w:tc>
          <w:tcPr>
            <w:tcW w:w="1997" w:type="pct"/>
          </w:tcPr>
          <w:p w14:paraId="60B170D0" w14:textId="76DF409A" w:rsidR="00A45B71" w:rsidRPr="000E1E0A" w:rsidRDefault="00A45B71">
            <w:pPr>
              <w:pStyle w:val="GOSTTablenorm"/>
            </w:pPr>
            <w:r w:rsidRPr="000E1E0A">
              <w:t>Перечень аналитических признаков (с учетом стороны записи учета Дебет и/или Кредит), в разрезе которых требуется в ответе передавать информацию о корреспондирующих счетах.</w:t>
            </w:r>
          </w:p>
          <w:p w14:paraId="04C229D8" w14:textId="77777777" w:rsidR="00A45B71" w:rsidRPr="00860237" w:rsidRDefault="00260180">
            <w:pPr>
              <w:pStyle w:val="GOSTTablenorm"/>
            </w:pPr>
            <w:r w:rsidRPr="00474651">
              <w:t>Параметры отображения данных, могут быть заполнены</w:t>
            </w:r>
            <w:r w:rsidR="00A45B71" w:rsidRPr="00890A8D">
              <w:t>:</w:t>
            </w:r>
          </w:p>
          <w:p w14:paraId="215671E9" w14:textId="7FF9C48D" w:rsidR="00A45B71" w:rsidRDefault="00260180" w:rsidP="00C75A4E">
            <w:pPr>
              <w:pStyle w:val="GOSTTableListMark1"/>
            </w:pPr>
            <w:r>
              <w:t xml:space="preserve">при </w:t>
            </w:r>
            <w:r>
              <w:rPr>
                <w:lang w:val="en-US"/>
              </w:rPr>
              <w:t>GroupByDocs</w:t>
            </w:r>
            <w:r w:rsidRPr="001D10A4">
              <w:t xml:space="preserve"> = 1 </w:t>
            </w:r>
            <w:r w:rsidR="00A45B71">
              <w:t>(</w:t>
            </w:r>
            <w:r w:rsidR="00A45B71" w:rsidRPr="002D62C1">
              <w:t>необходимы атрибуты документов)</w:t>
            </w:r>
            <w:r w:rsidR="00A45B71">
              <w:t xml:space="preserve"> </w:t>
            </w:r>
            <w:r>
              <w:t xml:space="preserve">и </w:t>
            </w:r>
            <w:r w:rsidRPr="00B9499D">
              <w:rPr>
                <w:lang w:val="en-US"/>
              </w:rPr>
              <w:t>GroupByCorrespontents</w:t>
            </w:r>
            <w:r>
              <w:t xml:space="preserve"> = 0 </w:t>
            </w:r>
            <w:r w:rsidRPr="001D10A4">
              <w:t>(</w:t>
            </w:r>
            <w:r w:rsidR="00A45B71" w:rsidRPr="002D62C1">
              <w:t>не группировать)</w:t>
            </w:r>
            <w:r w:rsidR="00A45B71">
              <w:t xml:space="preserve"> - </w:t>
            </w:r>
            <w:r>
              <w:t xml:space="preserve">данные группируются в первую очередь по параметрам документа и после </w:t>
            </w:r>
            <w:proofErr w:type="gramStart"/>
            <w:r>
              <w:t>по параметрам</w:t>
            </w:r>
            <w:proofErr w:type="gramEnd"/>
            <w:r>
              <w:t xml:space="preserve"> заданным в </w:t>
            </w:r>
            <w:r>
              <w:rPr>
                <w:lang w:val="en-US"/>
              </w:rPr>
              <w:t>VisualParams</w:t>
            </w:r>
            <w:r w:rsidR="00A45B71">
              <w:t>;</w:t>
            </w:r>
          </w:p>
          <w:p w14:paraId="6377B9A9" w14:textId="575E4043" w:rsidR="00260180" w:rsidRDefault="00260180" w:rsidP="00C75A4E">
            <w:pPr>
              <w:pStyle w:val="GOSTTableListMark1"/>
            </w:pPr>
            <w:r>
              <w:t xml:space="preserve">при </w:t>
            </w:r>
            <w:r>
              <w:rPr>
                <w:lang w:val="en-US"/>
              </w:rPr>
              <w:t>GroupByDocs</w:t>
            </w:r>
            <w:r w:rsidRPr="001D10A4">
              <w:t xml:space="preserve"> = 0</w:t>
            </w:r>
            <w:r>
              <w:t xml:space="preserve"> (</w:t>
            </w:r>
            <w:r w:rsidR="00A45B71" w:rsidRPr="002D62C1">
              <w:t xml:space="preserve">необходимы только атрибуты счетов) </w:t>
            </w:r>
            <w:r w:rsidR="00A45B71">
              <w:t xml:space="preserve">- </w:t>
            </w:r>
            <w:r>
              <w:t>данные группируются по параметрам</w:t>
            </w:r>
            <w:r w:rsidR="00CE6FA9">
              <w:t>,</w:t>
            </w:r>
            <w:r>
              <w:t xml:space="preserve"> заданным в </w:t>
            </w:r>
            <w:r>
              <w:rPr>
                <w:lang w:val="en-US"/>
              </w:rPr>
              <w:t>VisualParams</w:t>
            </w:r>
            <w:r>
              <w:t>.</w:t>
            </w:r>
          </w:p>
          <w:p w14:paraId="705330AB" w14:textId="77777777" w:rsidR="00260180" w:rsidRPr="000E1E0A" w:rsidRDefault="00260180">
            <w:pPr>
              <w:pStyle w:val="GOSTTablenorm"/>
            </w:pPr>
            <w:r w:rsidRPr="000E1E0A">
              <w:t>В случае заполнения массива параметров отображения, для каждого параметра обязательны для заполнения:</w:t>
            </w:r>
          </w:p>
          <w:p w14:paraId="129D7733" w14:textId="7278C947" w:rsidR="00260180" w:rsidRPr="001C574F" w:rsidRDefault="00260180" w:rsidP="00C75A4E">
            <w:pPr>
              <w:pStyle w:val="GOSTTableListMark1"/>
            </w:pPr>
            <w:r w:rsidRPr="00501AB8">
              <w:t xml:space="preserve">Наименование аналитического </w:t>
            </w:r>
            <w:r w:rsidRPr="006754E6">
              <w:t>признака</w:t>
            </w:r>
            <w:r w:rsidR="00DD43A7">
              <w:t>.</w:t>
            </w:r>
          </w:p>
          <w:p w14:paraId="305D71C9" w14:textId="61F0486F" w:rsidR="00260180" w:rsidRPr="00860237" w:rsidRDefault="00260180">
            <w:pPr>
              <w:pStyle w:val="GOSTTablenorm"/>
            </w:pPr>
            <w:r w:rsidRPr="000E1E0A">
              <w:t xml:space="preserve">Если параметры отображения не заданы </w:t>
            </w:r>
            <w:r w:rsidR="00A45B71" w:rsidRPr="00474651">
              <w:t>пр</w:t>
            </w:r>
            <w:r w:rsidRPr="00890A8D">
              <w:t xml:space="preserve">и </w:t>
            </w:r>
            <w:r w:rsidR="00A45B71" w:rsidRPr="00860237">
              <w:t xml:space="preserve">GroupByDocs = 1 (необходимы атрибуты документов) и </w:t>
            </w:r>
            <w:r w:rsidRPr="009D2890">
              <w:t xml:space="preserve">GroupByCorrespontents = 0 </w:t>
            </w:r>
            <w:r w:rsidR="00A45B71" w:rsidRPr="009D2890">
              <w:t>(не группировать) или при GroupByDocs = 0 (необходимы только атрибуты счетов)</w:t>
            </w:r>
            <w:r w:rsidR="00A45B71" w:rsidRPr="009D2890" w:rsidDel="00A45B71">
              <w:t xml:space="preserve"> </w:t>
            </w:r>
            <w:r w:rsidRPr="009D2890">
              <w:t xml:space="preserve">в VisualParams ответа возвращаются все </w:t>
            </w:r>
            <w:r w:rsidR="00A45B71" w:rsidRPr="009D2890">
              <w:t xml:space="preserve">зарегистрированные в </w:t>
            </w:r>
            <w:r w:rsidR="00A45B71" w:rsidRPr="00C75A4E">
              <w:t>SVAP</w:t>
            </w:r>
            <w:r w:rsidR="00A45B71" w:rsidRPr="000E1E0A">
              <w:t xml:space="preserve"> </w:t>
            </w:r>
            <w:r w:rsidRPr="00474651">
              <w:t xml:space="preserve">аналитические </w:t>
            </w:r>
            <w:r w:rsidR="005041D3" w:rsidRPr="00890A8D">
              <w:t xml:space="preserve">признаки </w:t>
            </w:r>
            <w:r w:rsidRPr="00860237">
              <w:t>записи учета, как по Дебету, так и по Кредиту.</w:t>
            </w:r>
          </w:p>
          <w:p w14:paraId="47C0F474" w14:textId="454EF7C1" w:rsidR="00A45B71" w:rsidRPr="001C574F" w:rsidRDefault="00A45B71">
            <w:pPr>
              <w:pStyle w:val="GOSTTablenorm"/>
              <w:rPr>
                <w:b/>
              </w:rPr>
            </w:pPr>
            <w:r w:rsidRPr="009D2890">
              <w:lastRenderedPageBreak/>
              <w:t xml:space="preserve">При </w:t>
            </w:r>
            <w:r w:rsidRPr="00C75A4E">
              <w:t>GroupByDocs</w:t>
            </w:r>
            <w:r w:rsidRPr="000E1E0A">
              <w:t xml:space="preserve"> = 1 (необходимы атрибу</w:t>
            </w:r>
            <w:r w:rsidRPr="00474651">
              <w:t xml:space="preserve">ты документов) и </w:t>
            </w:r>
            <w:r w:rsidRPr="00C75A4E">
              <w:t>GroupByCorrespontents</w:t>
            </w:r>
            <w:r w:rsidRPr="000E1E0A">
              <w:t xml:space="preserve"> = 1 (группировать) параметры отображения данных не заполняются, записи учета группируются в первую очередь по параметрам документа и после по учетной паре счетов, т.е. </w:t>
            </w:r>
            <w:r w:rsidRPr="008C50DF">
              <w:t>по всем аналитическим признакам, входящим в структуру номера счета, по Дебету и Кредиту записи учета</w:t>
            </w:r>
          </w:p>
        </w:tc>
      </w:tr>
      <w:tr w:rsidR="008A26A3" w:rsidRPr="00B9499D" w14:paraId="2B1BD417" w14:textId="77777777" w:rsidTr="006C37FD">
        <w:tc>
          <w:tcPr>
            <w:tcW w:w="1078" w:type="pct"/>
          </w:tcPr>
          <w:p w14:paraId="6BA12370" w14:textId="37D4EC87" w:rsidR="00260180" w:rsidRDefault="00260180">
            <w:pPr>
              <w:pStyle w:val="GOSTTablenorm"/>
            </w:pPr>
            <w:r w:rsidRPr="00B9499D">
              <w:lastRenderedPageBreak/>
              <w:t xml:space="preserve">Наименование аналитического </w:t>
            </w:r>
            <w:r>
              <w:t>признака</w:t>
            </w:r>
          </w:p>
        </w:tc>
        <w:tc>
          <w:tcPr>
            <w:tcW w:w="735" w:type="pct"/>
          </w:tcPr>
          <w:p w14:paraId="1FD96E82" w14:textId="23042379" w:rsidR="00260180" w:rsidRDefault="00260180">
            <w:pPr>
              <w:pStyle w:val="GOSTTablenorm"/>
              <w:rPr>
                <w:lang w:val="en-US"/>
              </w:rPr>
            </w:pPr>
            <w:r w:rsidRPr="00BD7E9D">
              <w:rPr>
                <w:b/>
                <w:lang w:val="en-US"/>
              </w:rPr>
              <w:t>VisualParams</w:t>
            </w:r>
            <w:r w:rsidRPr="00BD7E9D">
              <w:rPr>
                <w:b/>
              </w:rPr>
              <w:t>:</w:t>
            </w:r>
            <w:r>
              <w:rPr>
                <w:lang w:val="en-US"/>
              </w:rPr>
              <w:t>param</w:t>
            </w:r>
          </w:p>
        </w:tc>
        <w:tc>
          <w:tcPr>
            <w:tcW w:w="394" w:type="pct"/>
          </w:tcPr>
          <w:p w14:paraId="73713D93" w14:textId="371D89B5" w:rsidR="00260180" w:rsidRPr="00B9499D" w:rsidRDefault="00260180" w:rsidP="00C75A4E">
            <w:pPr>
              <w:pStyle w:val="GOSTTablenorm"/>
            </w:pPr>
            <w:r>
              <w:t>Строка</w:t>
            </w:r>
          </w:p>
        </w:tc>
        <w:tc>
          <w:tcPr>
            <w:tcW w:w="294" w:type="pct"/>
          </w:tcPr>
          <w:p w14:paraId="5A543420" w14:textId="0338A7D2" w:rsidR="00260180" w:rsidRPr="00B9499D" w:rsidDel="00364471" w:rsidRDefault="00260180" w:rsidP="00C75A4E">
            <w:pPr>
              <w:pStyle w:val="GOSTTablenorm"/>
            </w:pPr>
            <w:r>
              <w:t>Да</w:t>
            </w:r>
          </w:p>
        </w:tc>
        <w:tc>
          <w:tcPr>
            <w:tcW w:w="502" w:type="pct"/>
          </w:tcPr>
          <w:p w14:paraId="6B60960D" w14:textId="2F8AC635" w:rsidR="00260180" w:rsidRPr="00B9499D" w:rsidRDefault="00260180" w:rsidP="00C75A4E">
            <w:pPr>
              <w:pStyle w:val="GOSTTablenorm"/>
            </w:pPr>
            <w:r>
              <w:rPr>
                <w:lang w:val="en-US"/>
              </w:rPr>
              <w:t>&lt;=100</w:t>
            </w:r>
          </w:p>
        </w:tc>
        <w:tc>
          <w:tcPr>
            <w:tcW w:w="1997" w:type="pct"/>
          </w:tcPr>
          <w:p w14:paraId="00BFBEEF" w14:textId="77777777" w:rsidR="00260180" w:rsidRDefault="00260180">
            <w:pPr>
              <w:pStyle w:val="GOSTTablenorm"/>
            </w:pPr>
            <w:r w:rsidRPr="00FC67DA">
              <w:t>Наименование аналитического признака</w:t>
            </w:r>
            <w:proofErr w:type="gramStart"/>
            <w:r w:rsidRPr="00FC67DA">
              <w:t>. .</w:t>
            </w:r>
            <w:proofErr w:type="gramEnd"/>
            <w:r w:rsidRPr="00FC67DA">
              <w:t xml:space="preserve"> Указывается системное наименование в соответствии со справочником «Аналитические признаки» в SVAP</w:t>
            </w:r>
            <w:r w:rsidR="00FC67DA">
              <w:t>.</w:t>
            </w:r>
          </w:p>
          <w:p w14:paraId="7369562C" w14:textId="488AC755" w:rsidR="00FC67DA" w:rsidRPr="00F84B3D" w:rsidRDefault="00634DB8">
            <w:pPr>
              <w:pStyle w:val="GOSTTablenorm"/>
            </w:pPr>
            <w:r>
              <w:rPr>
                <w:rFonts w:eastAsiaTheme="majorEastAsia"/>
              </w:rPr>
              <w:t>Д</w:t>
            </w:r>
            <w:r w:rsidRPr="33249EA7">
              <w:rPr>
                <w:rFonts w:eastAsiaTheme="majorEastAsia"/>
              </w:rPr>
              <w:t xml:space="preserve">опускается указывать </w:t>
            </w:r>
            <w:r>
              <w:rPr>
                <w:rFonts w:eastAsiaTheme="majorEastAsia"/>
              </w:rPr>
              <w:t>любые</w:t>
            </w:r>
            <w:r w:rsidRPr="33249EA7">
              <w:rPr>
                <w:rFonts w:eastAsiaTheme="majorEastAsia"/>
              </w:rPr>
              <w:t xml:space="preserve"> </w:t>
            </w:r>
            <w:r>
              <w:rPr>
                <w:rFonts w:eastAsiaTheme="majorEastAsia"/>
              </w:rPr>
              <w:t xml:space="preserve">зарегистрированные в </w:t>
            </w:r>
            <w:r>
              <w:rPr>
                <w:rFonts w:eastAsiaTheme="majorEastAsia"/>
                <w:lang w:val="en-US"/>
              </w:rPr>
              <w:t>SVAP</w:t>
            </w:r>
            <w:r w:rsidRPr="33249EA7">
              <w:rPr>
                <w:rFonts w:eastAsiaTheme="majorEastAsia"/>
              </w:rPr>
              <w:t xml:space="preserve"> </w:t>
            </w:r>
            <w:r>
              <w:rPr>
                <w:rFonts w:eastAsiaTheme="majorEastAsia"/>
              </w:rPr>
              <w:t>аналитические признаки</w:t>
            </w:r>
          </w:p>
        </w:tc>
      </w:tr>
      <w:tr w:rsidR="008A26A3" w:rsidRPr="00B9499D" w14:paraId="395EF398" w14:textId="77777777" w:rsidTr="006C37FD">
        <w:tc>
          <w:tcPr>
            <w:tcW w:w="1078" w:type="pct"/>
          </w:tcPr>
          <w:p w14:paraId="03A2F221" w14:textId="11FFC107" w:rsidR="00260180" w:rsidRPr="00B9499D" w:rsidRDefault="00260180">
            <w:pPr>
              <w:pStyle w:val="GOSTTablenorm"/>
            </w:pPr>
            <w:r w:rsidRPr="00B9499D">
              <w:t xml:space="preserve">Сторона аналитического </w:t>
            </w:r>
            <w:r>
              <w:t>признака</w:t>
            </w:r>
            <w:r w:rsidRPr="00B9499D">
              <w:t xml:space="preserve"> в записи учета</w:t>
            </w:r>
          </w:p>
        </w:tc>
        <w:tc>
          <w:tcPr>
            <w:tcW w:w="735" w:type="pct"/>
          </w:tcPr>
          <w:p w14:paraId="1D2F7BE9" w14:textId="6D2A8EBC" w:rsidR="00260180" w:rsidRDefault="00260180">
            <w:pPr>
              <w:pStyle w:val="GOSTTablenorm"/>
              <w:rPr>
                <w:lang w:val="en-US"/>
              </w:rPr>
            </w:pPr>
            <w:r w:rsidRPr="00BD7E9D">
              <w:rPr>
                <w:b/>
                <w:lang w:val="en-US"/>
              </w:rPr>
              <w:t>VisualParams:</w:t>
            </w:r>
            <w:r w:rsidRPr="00B9499D">
              <w:rPr>
                <w:lang w:val="en-US"/>
              </w:rPr>
              <w:t>Site</w:t>
            </w:r>
          </w:p>
        </w:tc>
        <w:tc>
          <w:tcPr>
            <w:tcW w:w="394" w:type="pct"/>
          </w:tcPr>
          <w:p w14:paraId="41B15BA8" w14:textId="6B787561" w:rsidR="00260180" w:rsidRDefault="00260180" w:rsidP="00C75A4E">
            <w:pPr>
              <w:pStyle w:val="GOSTTablenorm"/>
            </w:pPr>
            <w:r w:rsidRPr="00B9499D">
              <w:t>Строка</w:t>
            </w:r>
          </w:p>
        </w:tc>
        <w:tc>
          <w:tcPr>
            <w:tcW w:w="294" w:type="pct"/>
          </w:tcPr>
          <w:p w14:paraId="4C1616D8" w14:textId="073BFAB6" w:rsidR="00260180" w:rsidRDefault="00260180" w:rsidP="00C75A4E">
            <w:pPr>
              <w:pStyle w:val="GOSTTablenorm"/>
            </w:pPr>
            <w:r w:rsidRPr="00B9499D">
              <w:t>Нет</w:t>
            </w:r>
          </w:p>
        </w:tc>
        <w:tc>
          <w:tcPr>
            <w:tcW w:w="502" w:type="pct"/>
          </w:tcPr>
          <w:p w14:paraId="06773C02" w14:textId="230DBDF5" w:rsidR="00260180" w:rsidRDefault="00260180" w:rsidP="00C75A4E">
            <w:pPr>
              <w:pStyle w:val="GOSTTablenorm"/>
              <w:rPr>
                <w:lang w:val="en-US"/>
              </w:rPr>
            </w:pPr>
            <w:r w:rsidRPr="00B9499D">
              <w:t>=2</w:t>
            </w:r>
          </w:p>
        </w:tc>
        <w:tc>
          <w:tcPr>
            <w:tcW w:w="1997" w:type="pct"/>
          </w:tcPr>
          <w:p w14:paraId="613D2F6D" w14:textId="7DD38002" w:rsidR="00260180" w:rsidRPr="00474651" w:rsidRDefault="00260180">
            <w:pPr>
              <w:pStyle w:val="GOSTTablenorm"/>
            </w:pPr>
            <w:r w:rsidRPr="000E1E0A">
              <w:t xml:space="preserve">Определяет сторону аналитического признака в записи учета, по которой требуется отображать </w:t>
            </w:r>
            <w:r w:rsidRPr="00474651">
              <w:t>информацию в ответе:</w:t>
            </w:r>
          </w:p>
          <w:p w14:paraId="0351571F" w14:textId="06184B49" w:rsidR="00260180" w:rsidRPr="00B9499D" w:rsidRDefault="00260180" w:rsidP="00C75A4E">
            <w:pPr>
              <w:pStyle w:val="GOSTTableListMark1"/>
            </w:pPr>
            <w:r w:rsidRPr="36854D62">
              <w:t xml:space="preserve">«-1» </w:t>
            </w:r>
            <w:r w:rsidR="0040447B" w:rsidRPr="36854D62">
              <w:t>–</w:t>
            </w:r>
            <w:r w:rsidRPr="36854D62">
              <w:t xml:space="preserve"> Дебет</w:t>
            </w:r>
            <w:r w:rsidR="008C50DF">
              <w:t>;</w:t>
            </w:r>
          </w:p>
          <w:p w14:paraId="6287F0AA" w14:textId="2497E95A" w:rsidR="00260180" w:rsidRDefault="00260180" w:rsidP="00C75A4E">
            <w:pPr>
              <w:pStyle w:val="GOSTTableListMark1"/>
            </w:pPr>
            <w:r w:rsidRPr="36854D62">
              <w:t xml:space="preserve">«+1» </w:t>
            </w:r>
            <w:r w:rsidR="0040447B" w:rsidRPr="36854D62">
              <w:t>–</w:t>
            </w:r>
            <w:r w:rsidRPr="36854D62">
              <w:t xml:space="preserve"> Кредит</w:t>
            </w:r>
          </w:p>
          <w:p w14:paraId="2745BC8B" w14:textId="547BE357" w:rsidR="00260180" w:rsidRPr="00C75A4E" w:rsidRDefault="00260180">
            <w:pPr>
              <w:pStyle w:val="GOSTTablenorm"/>
            </w:pPr>
            <w:r w:rsidRPr="000E1E0A">
              <w:t>Если параметр не заполнен, то осуществляется отображение обеих сторон записи учета соответствующего аналитического признака</w:t>
            </w:r>
          </w:p>
        </w:tc>
      </w:tr>
      <w:tr w:rsidR="00B500E4" w:rsidRPr="00B9499D" w14:paraId="735E31C6" w14:textId="77777777" w:rsidTr="006C37FD">
        <w:trPr>
          <w:ins w:id="5407" w:author="Сказецкая Наталья Камилевна" w:date="2024-02-01T15:04:00Z"/>
        </w:trPr>
        <w:tc>
          <w:tcPr>
            <w:tcW w:w="1078" w:type="pct"/>
          </w:tcPr>
          <w:p w14:paraId="0DC36506" w14:textId="74D62E55" w:rsidR="00B500E4" w:rsidRPr="00B500E4" w:rsidRDefault="00B500E4" w:rsidP="00B500E4">
            <w:pPr>
              <w:pStyle w:val="GOSTTablenorm"/>
              <w:rPr>
                <w:ins w:id="5408" w:author="Сказецкая Наталья Камилевна" w:date="2024-02-01T15:04:00Z"/>
                <w:b/>
              </w:rPr>
            </w:pPr>
            <w:ins w:id="5409" w:author="Сказецкая Наталья Камилевна" w:date="2024-02-01T15:05:00Z">
              <w:r w:rsidRPr="00B500E4">
                <w:rPr>
                  <w:b/>
                </w:rPr>
                <w:t>П</w:t>
              </w:r>
              <w:commentRangeStart w:id="5410"/>
              <w:r w:rsidRPr="00B500E4">
                <w:rPr>
                  <w:b/>
                </w:rPr>
                <w:t>араме</w:t>
              </w:r>
            </w:ins>
            <w:commentRangeEnd w:id="5410"/>
            <w:ins w:id="5411" w:author="Сказецкая Наталья Камилевна" w:date="2024-02-01T15:10:00Z">
              <w:r>
                <w:rPr>
                  <w:rStyle w:val="afff4"/>
                </w:rPr>
                <w:commentReference w:id="5410"/>
              </w:r>
            </w:ins>
            <w:ins w:id="5412" w:author="Сказецкая Наталья Камилевна" w:date="2024-02-01T15:05:00Z">
              <w:r w:rsidRPr="00B500E4">
                <w:rPr>
                  <w:b/>
                </w:rPr>
                <w:t>тры отображения реквизитов документа</w:t>
              </w:r>
            </w:ins>
          </w:p>
        </w:tc>
        <w:tc>
          <w:tcPr>
            <w:tcW w:w="735" w:type="pct"/>
          </w:tcPr>
          <w:p w14:paraId="1C076016" w14:textId="57BC7747" w:rsidR="00B500E4" w:rsidRPr="00B500E4" w:rsidRDefault="00B500E4" w:rsidP="00B500E4">
            <w:pPr>
              <w:pStyle w:val="GOSTTablenorm"/>
              <w:rPr>
                <w:ins w:id="5413" w:author="Сказецкая Наталья Камилевна" w:date="2024-02-01T15:04:00Z"/>
                <w:b/>
                <w:lang w:val="en-US"/>
              </w:rPr>
            </w:pPr>
            <w:ins w:id="5414" w:author="Сказецкая Наталья Камилевна" w:date="2024-02-01T15:05:00Z">
              <w:r w:rsidRPr="00B500E4">
                <w:rPr>
                  <w:b/>
                </w:rPr>
                <w:t>ParamsDoc</w:t>
              </w:r>
            </w:ins>
          </w:p>
        </w:tc>
        <w:tc>
          <w:tcPr>
            <w:tcW w:w="394" w:type="pct"/>
          </w:tcPr>
          <w:p w14:paraId="61FDFBB7" w14:textId="66B68E4E" w:rsidR="00B500E4" w:rsidRPr="00B9499D" w:rsidRDefault="00B500E4" w:rsidP="00B500E4">
            <w:pPr>
              <w:pStyle w:val="GOSTTablenorm"/>
              <w:rPr>
                <w:ins w:id="5415" w:author="Сказецкая Наталья Камилевна" w:date="2024-02-01T15:04:00Z"/>
              </w:rPr>
            </w:pPr>
            <w:ins w:id="5416" w:author="Сказецкая Наталья Камилевна" w:date="2024-02-01T15:06:00Z">
              <w:r w:rsidRPr="00C75A4E">
                <w:t>Вложенный массив</w:t>
              </w:r>
            </w:ins>
          </w:p>
        </w:tc>
        <w:tc>
          <w:tcPr>
            <w:tcW w:w="294" w:type="pct"/>
          </w:tcPr>
          <w:p w14:paraId="67AE7F82" w14:textId="3ED6731C" w:rsidR="00B500E4" w:rsidRPr="00B9499D" w:rsidRDefault="00B500E4" w:rsidP="00B500E4">
            <w:pPr>
              <w:pStyle w:val="GOSTTablenorm"/>
              <w:rPr>
                <w:ins w:id="5417" w:author="Сказецкая Наталья Камилевна" w:date="2024-02-01T15:04:00Z"/>
              </w:rPr>
            </w:pPr>
            <w:ins w:id="5418" w:author="Сказецкая Наталья Камилевна" w:date="2024-02-01T15:05:00Z">
              <w:r>
                <w:t>Нет</w:t>
              </w:r>
            </w:ins>
          </w:p>
        </w:tc>
        <w:tc>
          <w:tcPr>
            <w:tcW w:w="502" w:type="pct"/>
          </w:tcPr>
          <w:p w14:paraId="2C5E8AE0" w14:textId="440AD868" w:rsidR="00B500E4" w:rsidRPr="00B9499D" w:rsidRDefault="00B500E4" w:rsidP="00B500E4">
            <w:pPr>
              <w:pStyle w:val="GOSTTablenorm"/>
              <w:rPr>
                <w:ins w:id="5419" w:author="Сказецкая Наталья Камилевна" w:date="2024-02-01T15:04:00Z"/>
              </w:rPr>
            </w:pPr>
            <w:ins w:id="5420" w:author="Сказецкая Наталья Камилевна" w:date="2024-02-01T15:05:00Z">
              <w:r>
                <w:t>&lt;=50</w:t>
              </w:r>
            </w:ins>
          </w:p>
        </w:tc>
        <w:tc>
          <w:tcPr>
            <w:tcW w:w="1997" w:type="pct"/>
          </w:tcPr>
          <w:p w14:paraId="6F1CE273" w14:textId="42344700" w:rsidR="00B500E4" w:rsidRPr="006223D8" w:rsidRDefault="00B500E4" w:rsidP="00B500E4">
            <w:pPr>
              <w:pStyle w:val="GOSTTablenorm"/>
              <w:rPr>
                <w:ins w:id="5421" w:author="Сказецкая Наталья Камилевна" w:date="2024-02-01T15:05:00Z"/>
              </w:rPr>
            </w:pPr>
            <w:ins w:id="5422" w:author="Сказецкая Наталья Камилевна" w:date="2024-02-01T15:05:00Z">
              <w:r w:rsidRPr="006223D8">
                <w:t>Указывается массив реквизитов документов, которые требуется отразить в ответе.</w:t>
              </w:r>
            </w:ins>
          </w:p>
          <w:p w14:paraId="4228395B" w14:textId="77777777" w:rsidR="00B500E4" w:rsidRPr="002868CC" w:rsidRDefault="00B500E4" w:rsidP="00B500E4">
            <w:pPr>
              <w:pStyle w:val="GOSTTablenorm"/>
              <w:rPr>
                <w:ins w:id="5423" w:author="Сказецкая Наталья Камилевна" w:date="2024-02-01T15:05:00Z"/>
              </w:rPr>
            </w:pPr>
            <w:ins w:id="5424" w:author="Сказецкая Наталья Камилевна" w:date="2024-02-01T15:05:00Z">
              <w:r w:rsidRPr="002868CC">
                <w:t>Возможные значения:</w:t>
              </w:r>
            </w:ins>
          </w:p>
          <w:p w14:paraId="1C2D4156" w14:textId="117D3997" w:rsidR="00B500E4" w:rsidRPr="006223D8" w:rsidRDefault="00B500E4" w:rsidP="00B500E4">
            <w:pPr>
              <w:pStyle w:val="GOSTTableListMark1"/>
              <w:rPr>
                <w:ins w:id="5425" w:author="Сказецкая Наталья Камилевна" w:date="2024-02-01T15:05:00Z"/>
              </w:rPr>
            </w:pPr>
            <w:ins w:id="5426" w:author="Сказецкая Наталья Камилевна" w:date="2024-02-01T15:07:00Z">
              <w:r>
                <w:t>«</w:t>
              </w:r>
            </w:ins>
            <w:ins w:id="5427" w:author="Сказецкая Наталья Камилевна" w:date="2024-02-01T15:05:00Z">
              <w:r>
                <w:t>DocType</w:t>
              </w:r>
            </w:ins>
            <w:ins w:id="5428" w:author="Сказецкая Наталья Камилевна" w:date="2024-02-01T15:07:00Z">
              <w:r>
                <w:t>»</w:t>
              </w:r>
            </w:ins>
            <w:ins w:id="5429" w:author="Сказецкая Наталья Камилевна" w:date="2024-02-01T15:05:00Z">
              <w:r>
                <w:t xml:space="preserve"> </w:t>
              </w:r>
            </w:ins>
            <w:r w:rsidR="0040447B" w:rsidRPr="36854D62">
              <w:t>–</w:t>
            </w:r>
            <w:ins w:id="5430" w:author="Сказецкая Наталья Камилевна" w:date="2024-02-01T15:05:00Z">
              <w:r>
                <w:t xml:space="preserve"> </w:t>
              </w:r>
              <w:r w:rsidRPr="006223D8">
                <w:t>тип документа, на основании которого операция отражена в учете;</w:t>
              </w:r>
            </w:ins>
          </w:p>
          <w:p w14:paraId="0F303B97" w14:textId="69B9DFF7" w:rsidR="00B500E4" w:rsidRPr="006223D8" w:rsidRDefault="00B500E4" w:rsidP="00B500E4">
            <w:pPr>
              <w:pStyle w:val="GOSTTableListMark1"/>
              <w:rPr>
                <w:ins w:id="5431" w:author="Сказецкая Наталья Камилевна" w:date="2024-02-01T15:05:00Z"/>
              </w:rPr>
            </w:pPr>
            <w:ins w:id="5432" w:author="Сказецкая Наталья Камилевна" w:date="2024-02-01T15:08:00Z">
              <w:r>
                <w:t>«</w:t>
              </w:r>
            </w:ins>
            <w:ins w:id="5433" w:author="Сказецкая Наталья Камилевна" w:date="2024-02-01T15:05:00Z">
              <w:r>
                <w:t>DocNum</w:t>
              </w:r>
            </w:ins>
            <w:ins w:id="5434" w:author="Сказецкая Наталья Камилевна" w:date="2024-02-01T15:08:00Z">
              <w:r>
                <w:t>»</w:t>
              </w:r>
            </w:ins>
            <w:ins w:id="5435" w:author="Сказецкая Наталья Камилевна" w:date="2024-02-01T15:05:00Z">
              <w:r>
                <w:t xml:space="preserve"> </w:t>
              </w:r>
            </w:ins>
            <w:r w:rsidR="0040447B" w:rsidRPr="36854D62">
              <w:t>–</w:t>
            </w:r>
            <w:ins w:id="5436" w:author="Сказецкая Наталья Камилевна" w:date="2024-02-01T15:05:00Z">
              <w:r>
                <w:t xml:space="preserve"> </w:t>
              </w:r>
              <w:r w:rsidRPr="006223D8">
                <w:t>номер документа, на основании кот</w:t>
              </w:r>
              <w:r>
                <w:t>орого операция отражена в учете</w:t>
              </w:r>
              <w:r w:rsidRPr="006223D8">
                <w:t>;</w:t>
              </w:r>
            </w:ins>
          </w:p>
          <w:p w14:paraId="486ABDF0" w14:textId="025BBECC" w:rsidR="00B500E4" w:rsidRPr="006223D8" w:rsidRDefault="00B500E4" w:rsidP="00B500E4">
            <w:pPr>
              <w:pStyle w:val="GOSTTableListMark1"/>
              <w:rPr>
                <w:ins w:id="5437" w:author="Сказецкая Наталья Камилевна" w:date="2024-02-01T15:05:00Z"/>
              </w:rPr>
            </w:pPr>
            <w:ins w:id="5438" w:author="Сказецкая Наталья Камилевна" w:date="2024-02-01T15:08:00Z">
              <w:r>
                <w:t>«</w:t>
              </w:r>
            </w:ins>
            <w:ins w:id="5439" w:author="Сказецкая Наталья Камилевна" w:date="2024-02-01T15:05:00Z">
              <w:r>
                <w:t>DocDate</w:t>
              </w:r>
            </w:ins>
            <w:ins w:id="5440" w:author="Сказецкая Наталья Камилевна" w:date="2024-02-01T15:08:00Z">
              <w:r>
                <w:t>»</w:t>
              </w:r>
            </w:ins>
            <w:ins w:id="5441" w:author="Сказецкая Наталья Камилевна" w:date="2024-02-01T15:05:00Z">
              <w:r>
                <w:t xml:space="preserve"> </w:t>
              </w:r>
            </w:ins>
            <w:r w:rsidR="0040447B" w:rsidRPr="36854D62">
              <w:t>–</w:t>
            </w:r>
            <w:ins w:id="5442" w:author="Сказецкая Наталья Камилевна" w:date="2024-02-01T15:05:00Z">
              <w:r>
                <w:t xml:space="preserve"> </w:t>
              </w:r>
              <w:r w:rsidRPr="006223D8">
                <w:t>дата документа, на основании кот</w:t>
              </w:r>
              <w:r>
                <w:t>орого операция отражена в учете</w:t>
              </w:r>
              <w:r w:rsidRPr="006223D8">
                <w:t>;</w:t>
              </w:r>
            </w:ins>
          </w:p>
          <w:p w14:paraId="42056EDD" w14:textId="3FF6EDAE" w:rsidR="00B500E4" w:rsidRDefault="00B500E4" w:rsidP="00B500E4">
            <w:pPr>
              <w:pStyle w:val="GOSTTableListMark1"/>
              <w:rPr>
                <w:ins w:id="5443" w:author="Сказецкая Наталья Камилевна" w:date="2024-02-01T15:05:00Z"/>
              </w:rPr>
            </w:pPr>
            <w:ins w:id="5444" w:author="Сказецкая Наталья Камилевна" w:date="2024-02-01T15:08:00Z">
              <w:r>
                <w:t>«</w:t>
              </w:r>
            </w:ins>
            <w:ins w:id="5445" w:author="Сказецкая Наталья Камилевна" w:date="2024-02-01T15:05:00Z">
              <w:r>
                <w:t>OperationName</w:t>
              </w:r>
            </w:ins>
            <w:ins w:id="5446" w:author="Сказецкая Наталья Камилевна" w:date="2024-02-01T15:08:00Z">
              <w:r>
                <w:t xml:space="preserve">» </w:t>
              </w:r>
            </w:ins>
            <w:r w:rsidR="0040447B" w:rsidRPr="36854D62">
              <w:t>–</w:t>
            </w:r>
            <w:ins w:id="5447" w:author="Сказецкая Наталья Камилевна" w:date="2024-02-01T15:05:00Z">
              <w:r>
                <w:t xml:space="preserve"> наименование операции;</w:t>
              </w:r>
            </w:ins>
          </w:p>
          <w:p w14:paraId="657AE37B" w14:textId="18C6CC0F" w:rsidR="00B500E4" w:rsidRPr="006223D8" w:rsidRDefault="00B500E4" w:rsidP="00B500E4">
            <w:pPr>
              <w:pStyle w:val="GOSTTableListMark1"/>
              <w:rPr>
                <w:ins w:id="5448" w:author="Сказецкая Наталья Камилевна" w:date="2024-02-01T15:05:00Z"/>
              </w:rPr>
            </w:pPr>
            <w:ins w:id="5449" w:author="Сказецкая Наталья Камилевна" w:date="2024-02-01T15:08:00Z">
              <w:r>
                <w:lastRenderedPageBreak/>
                <w:t>«</w:t>
              </w:r>
            </w:ins>
            <w:ins w:id="5450" w:author="Сказецкая Наталья Камилевна" w:date="2024-02-01T15:05:00Z">
              <w:r>
                <w:t>SettlDate</w:t>
              </w:r>
            </w:ins>
            <w:ins w:id="5451" w:author="Сказецкая Наталья Камилевна" w:date="2024-02-01T15:08:00Z">
              <w:r>
                <w:t>»</w:t>
              </w:r>
            </w:ins>
            <w:ins w:id="5452" w:author="Сказецкая Наталья Камилевна" w:date="2024-02-01T15:05:00Z">
              <w:r>
                <w:t xml:space="preserve"> </w:t>
              </w:r>
            </w:ins>
            <w:r w:rsidR="0040447B" w:rsidRPr="36854D62">
              <w:t>–</w:t>
            </w:r>
            <w:ins w:id="5453" w:author="Сказецкая Наталья Камилевна" w:date="2024-02-01T15:05:00Z">
              <w:r>
                <w:t xml:space="preserve"> дата отражения </w:t>
              </w:r>
            </w:ins>
            <w:ins w:id="5454" w:author="Сказецкая Наталья Камилевна" w:date="2024-02-01T15:08:00Z">
              <w:r>
                <w:t xml:space="preserve">операции </w:t>
              </w:r>
            </w:ins>
            <w:ins w:id="5455" w:author="Сказецкая Наталья Камилевна" w:date="2024-02-01T15:05:00Z">
              <w:r>
                <w:t>в учете</w:t>
              </w:r>
              <w:r w:rsidRPr="006223D8">
                <w:t>;</w:t>
              </w:r>
            </w:ins>
          </w:p>
          <w:p w14:paraId="3675E5A9" w14:textId="1869BBAA" w:rsidR="00B500E4" w:rsidRPr="006223D8" w:rsidRDefault="00B500E4" w:rsidP="00B500E4">
            <w:pPr>
              <w:pStyle w:val="GOSTTableListMark1"/>
              <w:rPr>
                <w:ins w:id="5456" w:author="Сказецкая Наталья Камилевна" w:date="2024-02-01T15:05:00Z"/>
              </w:rPr>
            </w:pPr>
            <w:ins w:id="5457" w:author="Сказецкая Наталья Камилевна" w:date="2024-02-01T15:08:00Z">
              <w:r>
                <w:t>«</w:t>
              </w:r>
            </w:ins>
            <w:ins w:id="5458" w:author="Сказецкая Наталья Камилевна" w:date="2024-02-01T15:05:00Z">
              <w:r>
                <w:t>ActivDate</w:t>
              </w:r>
            </w:ins>
            <w:ins w:id="5459" w:author="Сказецкая Наталья Камилевна" w:date="2024-02-01T15:08:00Z">
              <w:r>
                <w:t xml:space="preserve">» </w:t>
              </w:r>
            </w:ins>
            <w:r w:rsidR="0040447B" w:rsidRPr="36854D62">
              <w:t>–</w:t>
            </w:r>
            <w:ins w:id="5460" w:author="Сказецкая Наталья Камилевна" w:date="2024-02-01T15:08:00Z">
              <w:r>
                <w:t xml:space="preserve"> </w:t>
              </w:r>
            </w:ins>
            <w:ins w:id="5461" w:author="Сказецкая Наталья Камилевна" w:date="2024-02-01T15:05:00Z">
              <w:r>
                <w:t>дата ввода в действие</w:t>
              </w:r>
              <w:r w:rsidRPr="006223D8">
                <w:t>;</w:t>
              </w:r>
            </w:ins>
          </w:p>
          <w:p w14:paraId="63F86786" w14:textId="608AE00C" w:rsidR="00B500E4" w:rsidRDefault="00B500E4" w:rsidP="00B500E4">
            <w:pPr>
              <w:pStyle w:val="GOSTTableListMark1"/>
              <w:rPr>
                <w:ins w:id="5462" w:author="Сказецкая Наталья Камилевна" w:date="2024-02-01T15:05:00Z"/>
              </w:rPr>
            </w:pPr>
            <w:ins w:id="5463" w:author="Сказецкая Наталья Камилевна" w:date="2024-02-01T15:09:00Z">
              <w:r>
                <w:t>«</w:t>
              </w:r>
            </w:ins>
            <w:ins w:id="5464" w:author="Сказецкая Наталья Камилевна" w:date="2024-02-01T15:05:00Z">
              <w:r>
                <w:t>TOFK</w:t>
              </w:r>
            </w:ins>
            <w:ins w:id="5465" w:author="Сказецкая Наталья Камилевна" w:date="2024-02-01T15:09:00Z">
              <w:r>
                <w:t xml:space="preserve">» </w:t>
              </w:r>
            </w:ins>
            <w:r w:rsidR="0040447B" w:rsidRPr="36854D62">
              <w:t>–</w:t>
            </w:r>
            <w:ins w:id="5466" w:author="Сказецкая Наталья Камилевна" w:date="2024-02-01T15:05:00Z">
              <w:r>
                <w:t xml:space="preserve"> ТОФК </w:t>
              </w:r>
            </w:ins>
            <w:r w:rsidR="0040447B" w:rsidRPr="36854D62">
              <w:t>–</w:t>
            </w:r>
            <w:ins w:id="5467" w:author="Сказецкая Наталья Камилевна" w:date="2024-02-01T15:05:00Z">
              <w:r>
                <w:t xml:space="preserve"> источник документа;</w:t>
              </w:r>
            </w:ins>
          </w:p>
          <w:p w14:paraId="4BA8656F" w14:textId="50720B9C" w:rsidR="00B500E4" w:rsidRPr="006223D8" w:rsidRDefault="00B500E4" w:rsidP="00B500E4">
            <w:pPr>
              <w:pStyle w:val="GOSTTableListMark1"/>
              <w:rPr>
                <w:ins w:id="5468" w:author="Сказецкая Наталья Камилевна" w:date="2024-02-01T15:05:00Z"/>
              </w:rPr>
            </w:pPr>
            <w:ins w:id="5469" w:author="Сказецкая Наталья Камилевна" w:date="2024-02-01T15:09:00Z">
              <w:r>
                <w:t>«</w:t>
              </w:r>
            </w:ins>
            <w:ins w:id="5470" w:author="Сказецкая Наталья Камилевна" w:date="2024-02-01T15:05:00Z">
              <w:r>
                <w:t>Source</w:t>
              </w:r>
            </w:ins>
            <w:ins w:id="5471" w:author="Сказецкая Наталья Камилевна" w:date="2024-02-01T15:09:00Z">
              <w:r>
                <w:t xml:space="preserve">» </w:t>
              </w:r>
            </w:ins>
            <w:r w:rsidR="0040447B" w:rsidRPr="36854D62">
              <w:t>–</w:t>
            </w:r>
            <w:ins w:id="5472" w:author="Сказецкая Наталья Камилевна" w:date="2024-02-01T15:05:00Z">
              <w:r>
                <w:t xml:space="preserve"> с</w:t>
              </w:r>
              <w:r w:rsidRPr="006223D8">
                <w:t>истема-отправитель запроса,</w:t>
              </w:r>
            </w:ins>
            <w:ins w:id="5473" w:author="Сказецкая Наталья Камилевна" w:date="2024-02-01T15:09:00Z">
              <w:r>
                <w:t xml:space="preserve"> </w:t>
              </w:r>
            </w:ins>
            <w:ins w:id="5474" w:author="Сказецкая Наталья Камилевна" w:date="2024-02-01T15:05:00Z">
              <w:r w:rsidRPr="006223D8">
                <w:t>инициировавшего формирование записей учета по документу.</w:t>
              </w:r>
            </w:ins>
          </w:p>
          <w:p w14:paraId="1648206E" w14:textId="77777777" w:rsidR="00B500E4" w:rsidRDefault="00B500E4" w:rsidP="00B500E4">
            <w:pPr>
              <w:pStyle w:val="GOSTTablenorm"/>
              <w:rPr>
                <w:ins w:id="5475" w:author="Сказецкая Наталья Камилевна" w:date="2024-02-01T15:05:00Z"/>
              </w:rPr>
            </w:pPr>
            <w:ins w:id="5476" w:author="Сказецкая Наталья Камилевна" w:date="2024-02-01T15:05:00Z">
              <w:r w:rsidRPr="006223D8">
                <w:t>Размерность каждого значения соответствует указанной.</w:t>
              </w:r>
            </w:ins>
          </w:p>
          <w:p w14:paraId="42027563" w14:textId="6C4FD740" w:rsidR="00B500E4" w:rsidRPr="000E1E0A" w:rsidRDefault="00B500E4" w:rsidP="00B500E4">
            <w:pPr>
              <w:pStyle w:val="GOSTTablenorm"/>
              <w:rPr>
                <w:ins w:id="5477" w:author="Сказецкая Наталья Камилевна" w:date="2024-02-01T15:04:00Z"/>
              </w:rPr>
            </w:pPr>
            <w:ins w:id="5478" w:author="Сказецкая Наталья Камилевна" w:date="2024-02-01T15:05:00Z">
              <w:r w:rsidRPr="00B500E4">
                <w:t>Может заполняться только при GroupByDocs = 1 (необходимы атрибуты документов)</w:t>
              </w:r>
            </w:ins>
          </w:p>
        </w:tc>
      </w:tr>
      <w:tr w:rsidR="004B2BC0" w:rsidRPr="00B9499D" w14:paraId="31D3706A" w14:textId="77777777" w:rsidTr="006C37FD">
        <w:trPr>
          <w:ins w:id="5479" w:author="Сатлер Марина Викторовна" w:date="2025-10-09T16:26:00Z"/>
        </w:trPr>
        <w:tc>
          <w:tcPr>
            <w:tcW w:w="1078" w:type="pct"/>
          </w:tcPr>
          <w:p w14:paraId="7641CC53" w14:textId="29748FC6" w:rsidR="004B2BC0" w:rsidRPr="00B500E4" w:rsidRDefault="004B2BC0" w:rsidP="004B2BC0">
            <w:pPr>
              <w:pStyle w:val="GOSTTablenorm"/>
              <w:rPr>
                <w:ins w:id="5480" w:author="Сатлер Марина Викторовна" w:date="2025-10-09T16:26:00Z"/>
                <w:b/>
              </w:rPr>
            </w:pPr>
            <w:ins w:id="5481" w:author="Сатлер Марина Викторовна" w:date="2025-10-09T16:26:00Z">
              <w:r w:rsidRPr="00AF60EA">
                <w:lastRenderedPageBreak/>
                <w:t>Сдвиг по номеру страницы</w:t>
              </w:r>
            </w:ins>
          </w:p>
        </w:tc>
        <w:tc>
          <w:tcPr>
            <w:tcW w:w="735" w:type="pct"/>
          </w:tcPr>
          <w:p w14:paraId="55488F6D" w14:textId="77BC6822" w:rsidR="004B2BC0" w:rsidRPr="00B500E4" w:rsidRDefault="004B2BC0" w:rsidP="004B2BC0">
            <w:pPr>
              <w:pStyle w:val="GOSTTablenorm"/>
              <w:rPr>
                <w:ins w:id="5482" w:author="Сатлер Марина Викторовна" w:date="2025-10-09T16:26:00Z"/>
                <w:b/>
              </w:rPr>
            </w:pPr>
            <w:ins w:id="5483" w:author="Сатлер Марина Викторовна" w:date="2025-10-09T16:26:00Z">
              <w:r w:rsidRPr="000A55A1">
                <w:t>Offset</w:t>
              </w:r>
            </w:ins>
          </w:p>
        </w:tc>
        <w:tc>
          <w:tcPr>
            <w:tcW w:w="394" w:type="pct"/>
          </w:tcPr>
          <w:p w14:paraId="5BB32B6D" w14:textId="11F3CBF4" w:rsidR="004B2BC0" w:rsidRPr="00C75A4E" w:rsidRDefault="004B2BC0" w:rsidP="004B2BC0">
            <w:pPr>
              <w:pStyle w:val="GOSTTablenorm"/>
              <w:rPr>
                <w:ins w:id="5484" w:author="Сатлер Марина Викторовна" w:date="2025-10-09T16:26:00Z"/>
              </w:rPr>
            </w:pPr>
            <w:ins w:id="5485" w:author="Сатлер Марина Викторовна" w:date="2025-10-09T16:26:00Z">
              <w:r>
                <w:t>Число</w:t>
              </w:r>
            </w:ins>
          </w:p>
        </w:tc>
        <w:tc>
          <w:tcPr>
            <w:tcW w:w="294" w:type="pct"/>
          </w:tcPr>
          <w:p w14:paraId="0395E4D8" w14:textId="50E3FCD2" w:rsidR="004B2BC0" w:rsidRDefault="004B2BC0" w:rsidP="004B2BC0">
            <w:pPr>
              <w:pStyle w:val="GOSTTablenorm"/>
              <w:rPr>
                <w:ins w:id="5486" w:author="Сатлер Марина Викторовна" w:date="2025-10-09T16:26:00Z"/>
              </w:rPr>
            </w:pPr>
            <w:ins w:id="5487" w:author="Сатлер Марина Викторовна" w:date="2025-10-09T16:26:00Z">
              <w:r>
                <w:t>Нет</w:t>
              </w:r>
            </w:ins>
          </w:p>
        </w:tc>
        <w:tc>
          <w:tcPr>
            <w:tcW w:w="502" w:type="pct"/>
          </w:tcPr>
          <w:p w14:paraId="2878E9B1" w14:textId="5566F26F" w:rsidR="004B2BC0" w:rsidRDefault="004B2BC0" w:rsidP="004B2BC0">
            <w:pPr>
              <w:pStyle w:val="GOSTTablenorm"/>
              <w:rPr>
                <w:ins w:id="5488" w:author="Сатлер Марина Викторовна" w:date="2025-10-09T16:26:00Z"/>
              </w:rPr>
            </w:pPr>
            <w:ins w:id="5489" w:author="Сатлер Марина Викторовна" w:date="2025-10-09T16:26:00Z">
              <w:r>
                <w:t>-</w:t>
              </w:r>
            </w:ins>
          </w:p>
        </w:tc>
        <w:tc>
          <w:tcPr>
            <w:tcW w:w="1997" w:type="pct"/>
          </w:tcPr>
          <w:p w14:paraId="696F669C" w14:textId="77777777" w:rsidR="004B2BC0" w:rsidRDefault="004B2BC0" w:rsidP="004B2BC0">
            <w:pPr>
              <w:pStyle w:val="GOSTTablenorm"/>
              <w:rPr>
                <w:ins w:id="5490" w:author="Сатлер Марина Викторовна" w:date="2025-10-09T16:26:00Z"/>
              </w:rPr>
            </w:pPr>
            <w:ins w:id="5491" w:author="Сатлер Марина Викторовна" w:date="2025-10-09T16:26:00Z">
              <w:r>
                <w:t>Указывается количество строк (натуральное число</w:t>
              </w:r>
              <w:r w:rsidRPr="002761B9">
                <w:t xml:space="preserve"> </w:t>
              </w:r>
              <w:r>
                <w:t>и ноль), на которое производится сдвиг от начала массива строк с результатами расчета при постраничном запросе.</w:t>
              </w:r>
            </w:ins>
          </w:p>
          <w:p w14:paraId="71C06A27" w14:textId="77777777" w:rsidR="004B2BC0" w:rsidRDefault="004B2BC0" w:rsidP="004B2BC0">
            <w:pPr>
              <w:pStyle w:val="GOSTTablenorm"/>
              <w:rPr>
                <w:ins w:id="5492" w:author="Сатлер Марина Викторовна" w:date="2025-10-09T16:26:00Z"/>
              </w:rPr>
            </w:pPr>
            <w:ins w:id="5493" w:author="Сатлер Марина Викторовна" w:date="2025-10-09T16:26:00Z">
              <w:r w:rsidRPr="006E1848">
                <w:t>O</w:t>
              </w:r>
              <w:r>
                <w:t>ffset =</w:t>
              </w:r>
              <w:r w:rsidRPr="006E1848">
                <w:t xml:space="preserve"> Limit * (Page - 1)</w:t>
              </w:r>
              <w:r>
                <w:t>, где:</w:t>
              </w:r>
            </w:ins>
          </w:p>
          <w:p w14:paraId="7DB54131" w14:textId="77777777" w:rsidR="004B2BC0" w:rsidRDefault="004B2BC0" w:rsidP="004B2BC0">
            <w:pPr>
              <w:pStyle w:val="GOSTTableListMark1"/>
              <w:rPr>
                <w:ins w:id="5494" w:author="Сатлер Марина Викторовна" w:date="2025-10-09T16:26:00Z"/>
              </w:rPr>
            </w:pPr>
            <w:ins w:id="5495" w:author="Сатлер Марина Викторовна" w:date="2025-10-09T16:26:00Z">
              <w:r w:rsidRPr="000A55A1">
                <w:t>L</w:t>
              </w:r>
              <w:r w:rsidRPr="006E1848">
                <w:t xml:space="preserve">imit </w:t>
              </w:r>
              <w:r w:rsidRPr="00454E7D">
                <w:t>–</w:t>
              </w:r>
              <w:r w:rsidRPr="006E1848">
                <w:t xml:space="preserve"> к</w:t>
              </w:r>
              <w:r>
                <w:t>оличество записей на странице;</w:t>
              </w:r>
            </w:ins>
          </w:p>
          <w:p w14:paraId="41AA001F" w14:textId="2D92EBB7" w:rsidR="004B2BC0" w:rsidRPr="006223D8" w:rsidRDefault="004B2BC0" w:rsidP="003262ED">
            <w:pPr>
              <w:pStyle w:val="GOSTTableListMark1"/>
              <w:rPr>
                <w:ins w:id="5496" w:author="Сатлер Марина Викторовна" w:date="2025-10-09T16:26:00Z"/>
              </w:rPr>
            </w:pPr>
            <w:ins w:id="5497" w:author="Сатлер Марина Викторовна" w:date="2025-10-09T16:26:00Z">
              <w:r w:rsidRPr="000A55A1">
                <w:t>P</w:t>
              </w:r>
              <w:r w:rsidRPr="006E1848">
                <w:t xml:space="preserve">age </w:t>
              </w:r>
              <w:r w:rsidRPr="00454E7D">
                <w:t>–</w:t>
              </w:r>
              <w:r w:rsidRPr="006E1848">
                <w:t xml:space="preserve"> номер страницы</w:t>
              </w:r>
              <w:r>
                <w:t>,</w:t>
              </w:r>
              <w:r w:rsidRPr="006E1848">
                <w:t xml:space="preserve"> которую хочет отразить пользователь, </w:t>
              </w:r>
              <w:r>
                <w:t>выполняющий</w:t>
              </w:r>
              <w:r w:rsidRPr="006E1848">
                <w:t xml:space="preserve"> запрос</w:t>
              </w:r>
            </w:ins>
          </w:p>
        </w:tc>
      </w:tr>
      <w:tr w:rsidR="004B2BC0" w:rsidRPr="00B9499D" w14:paraId="6BB50ABC" w14:textId="77777777" w:rsidTr="006C37FD">
        <w:trPr>
          <w:ins w:id="5498" w:author="Сатлер Марина Викторовна" w:date="2025-10-09T16:26:00Z"/>
        </w:trPr>
        <w:tc>
          <w:tcPr>
            <w:tcW w:w="1078" w:type="pct"/>
          </w:tcPr>
          <w:p w14:paraId="31F3380C" w14:textId="78698925" w:rsidR="004B2BC0" w:rsidRPr="00B500E4" w:rsidRDefault="004B2BC0" w:rsidP="004B2BC0">
            <w:pPr>
              <w:pStyle w:val="GOSTTablenorm"/>
              <w:rPr>
                <w:ins w:id="5499" w:author="Сатлер Марина Викторовна" w:date="2025-10-09T16:26:00Z"/>
                <w:b/>
              </w:rPr>
            </w:pPr>
            <w:ins w:id="5500" w:author="Сатлер Марина Викторовна" w:date="2025-10-09T16:26:00Z">
              <w:r w:rsidRPr="00AF60EA">
                <w:t>Количество записей на странице</w:t>
              </w:r>
            </w:ins>
          </w:p>
        </w:tc>
        <w:tc>
          <w:tcPr>
            <w:tcW w:w="735" w:type="pct"/>
          </w:tcPr>
          <w:p w14:paraId="5AB9E1A6" w14:textId="03BF3D17" w:rsidR="004B2BC0" w:rsidRPr="00B500E4" w:rsidRDefault="004B2BC0" w:rsidP="004B2BC0">
            <w:pPr>
              <w:pStyle w:val="GOSTTablenorm"/>
              <w:rPr>
                <w:ins w:id="5501" w:author="Сатлер Марина Викторовна" w:date="2025-10-09T16:26:00Z"/>
                <w:b/>
              </w:rPr>
            </w:pPr>
            <w:ins w:id="5502" w:author="Сатлер Марина Викторовна" w:date="2025-10-09T16:26:00Z">
              <w:r w:rsidRPr="000A55A1">
                <w:t>Limit</w:t>
              </w:r>
            </w:ins>
          </w:p>
        </w:tc>
        <w:tc>
          <w:tcPr>
            <w:tcW w:w="394" w:type="pct"/>
          </w:tcPr>
          <w:p w14:paraId="28128D79" w14:textId="5A975D84" w:rsidR="004B2BC0" w:rsidRPr="00C75A4E" w:rsidRDefault="004B2BC0" w:rsidP="004B2BC0">
            <w:pPr>
              <w:pStyle w:val="GOSTTablenorm"/>
              <w:rPr>
                <w:ins w:id="5503" w:author="Сатлер Марина Викторовна" w:date="2025-10-09T16:26:00Z"/>
              </w:rPr>
            </w:pPr>
            <w:ins w:id="5504" w:author="Сатлер Марина Викторовна" w:date="2025-10-09T16:26:00Z">
              <w:r>
                <w:t>Число</w:t>
              </w:r>
            </w:ins>
          </w:p>
        </w:tc>
        <w:tc>
          <w:tcPr>
            <w:tcW w:w="294" w:type="pct"/>
          </w:tcPr>
          <w:p w14:paraId="6ACA3192" w14:textId="7BEB79B3" w:rsidR="004B2BC0" w:rsidRDefault="004B2BC0" w:rsidP="004B2BC0">
            <w:pPr>
              <w:pStyle w:val="GOSTTablenorm"/>
              <w:rPr>
                <w:ins w:id="5505" w:author="Сатлер Марина Викторовна" w:date="2025-10-09T16:26:00Z"/>
              </w:rPr>
            </w:pPr>
            <w:ins w:id="5506" w:author="Сатлер Марина Викторовна" w:date="2025-10-09T16:26:00Z">
              <w:r w:rsidRPr="00CA3A38">
                <w:t>Нет</w:t>
              </w:r>
            </w:ins>
          </w:p>
        </w:tc>
        <w:tc>
          <w:tcPr>
            <w:tcW w:w="502" w:type="pct"/>
          </w:tcPr>
          <w:p w14:paraId="69DCAD57" w14:textId="13A8C5AF" w:rsidR="004B2BC0" w:rsidRDefault="004B2BC0" w:rsidP="004B2BC0">
            <w:pPr>
              <w:pStyle w:val="GOSTTablenorm"/>
              <w:rPr>
                <w:ins w:id="5507" w:author="Сатлер Марина Викторовна" w:date="2025-10-09T16:26:00Z"/>
              </w:rPr>
            </w:pPr>
            <w:ins w:id="5508" w:author="Сатлер Марина Викторовна" w:date="2025-10-09T16:26:00Z">
              <w:r w:rsidRPr="000A55A1">
                <w:t>&lt;=3</w:t>
              </w:r>
            </w:ins>
          </w:p>
        </w:tc>
        <w:tc>
          <w:tcPr>
            <w:tcW w:w="1997" w:type="pct"/>
          </w:tcPr>
          <w:p w14:paraId="4CB49594" w14:textId="77777777" w:rsidR="004B2BC0" w:rsidRDefault="004B2BC0" w:rsidP="004B2BC0">
            <w:pPr>
              <w:pStyle w:val="GOSTTablenorm"/>
              <w:rPr>
                <w:ins w:id="5509" w:author="Сатлер Марина Викторовна" w:date="2025-10-09T16:26:00Z"/>
              </w:rPr>
            </w:pPr>
            <w:ins w:id="5510" w:author="Сатлер Марина Викторовна" w:date="2025-10-09T16:26:00Z">
              <w:r>
                <w:t>Указывается количество строк на странице при постраничном запросе.</w:t>
              </w:r>
            </w:ins>
          </w:p>
          <w:p w14:paraId="51F2D3D2" w14:textId="46DB21C9" w:rsidR="004B2BC0" w:rsidRPr="006223D8" w:rsidRDefault="004B2BC0" w:rsidP="004B2BC0">
            <w:pPr>
              <w:pStyle w:val="GOSTTablenorm"/>
              <w:rPr>
                <w:ins w:id="5511" w:author="Сатлер Марина Викторовна" w:date="2025-10-09T16:26:00Z"/>
              </w:rPr>
            </w:pPr>
            <w:ins w:id="5512" w:author="Сатлер Марина Викторовна" w:date="2025-10-09T16:26:00Z">
              <w:r w:rsidRPr="00AF60EA">
                <w:t>Обязательно для заполнения, если задан параметр «Сдвиг по номеру страницы» (</w:t>
              </w:r>
              <w:r w:rsidRPr="000A55A1">
                <w:t>Offset</w:t>
              </w:r>
              <w:r w:rsidRPr="00AF60EA">
                <w:t>)</w:t>
              </w:r>
            </w:ins>
          </w:p>
        </w:tc>
      </w:tr>
    </w:tbl>
    <w:p w14:paraId="674CBB90" w14:textId="77777777" w:rsidR="00512B7E" w:rsidRPr="008C50DF" w:rsidRDefault="00512B7E">
      <w:pPr>
        <w:pStyle w:val="31"/>
      </w:pPr>
      <w:bookmarkStart w:id="5513" w:name="_Toc117871534"/>
      <w:bookmarkStart w:id="5514" w:name="_Toc121319637"/>
      <w:bookmarkStart w:id="5515" w:name="_Toc226556184"/>
      <w:r w:rsidRPr="008C50DF">
        <w:t>Пример запроса</w:t>
      </w:r>
      <w:bookmarkEnd w:id="5513"/>
      <w:bookmarkEnd w:id="5514"/>
      <w:bookmarkEnd w:id="5515"/>
    </w:p>
    <w:p w14:paraId="6FF3A233" w14:textId="232D78DD" w:rsidR="000D624E" w:rsidRPr="00750742" w:rsidRDefault="000D624E" w:rsidP="0087763A">
      <w:pPr>
        <w:pStyle w:val="GOSTNormal"/>
        <w:rPr>
          <w:u w:val="single"/>
        </w:rPr>
      </w:pPr>
      <w:r w:rsidRPr="00750742">
        <w:rPr>
          <w:u w:val="single"/>
        </w:rPr>
        <w:t xml:space="preserve">Пример </w:t>
      </w:r>
      <w:r w:rsidR="00CD3775" w:rsidRPr="00750742">
        <w:rPr>
          <w:u w:val="single"/>
        </w:rPr>
        <w:t>№</w:t>
      </w:r>
      <w:r w:rsidRPr="00750742">
        <w:rPr>
          <w:u w:val="single"/>
        </w:rPr>
        <w:t>1</w:t>
      </w:r>
      <w:r w:rsidR="00CD3775" w:rsidRPr="00750742">
        <w:rPr>
          <w:u w:val="single"/>
        </w:rPr>
        <w:t xml:space="preserve"> (Признак необходимости отображения данных в разрезе документов = 0 – необходимы только атрибуты счетов)</w:t>
      </w:r>
      <w:r w:rsidR="008C50DF" w:rsidRPr="00750742">
        <w:rPr>
          <w:u w:val="single"/>
        </w:rPr>
        <w:t>:</w:t>
      </w:r>
    </w:p>
    <w:p w14:paraId="54D3B84C" w14:textId="77777777" w:rsidR="000D624E" w:rsidRPr="002976D2" w:rsidRDefault="000D624E" w:rsidP="00C75A4E">
      <w:pPr>
        <w:pStyle w:val="GOSTScript"/>
      </w:pPr>
      <w:r w:rsidRPr="002976D2">
        <w:t>{</w:t>
      </w:r>
    </w:p>
    <w:p w14:paraId="595225B5" w14:textId="77777777" w:rsidR="000D624E" w:rsidRPr="00594315" w:rsidRDefault="000D624E" w:rsidP="00C75A4E">
      <w:pPr>
        <w:pStyle w:val="GOSTScript"/>
      </w:pPr>
      <w:r w:rsidRPr="002976D2">
        <w:tab/>
      </w:r>
      <w:r w:rsidRPr="00594315">
        <w:t>"header": {</w:t>
      </w:r>
    </w:p>
    <w:p w14:paraId="3F7D7263" w14:textId="77777777" w:rsidR="000D624E" w:rsidRPr="00594315" w:rsidRDefault="000D624E" w:rsidP="00C75A4E">
      <w:pPr>
        <w:pStyle w:val="GOSTScript"/>
      </w:pPr>
      <w:r w:rsidRPr="00594315">
        <w:tab/>
      </w:r>
      <w:r w:rsidRPr="00594315">
        <w:tab/>
        <w:t>"Source": "EXP05",</w:t>
      </w:r>
    </w:p>
    <w:p w14:paraId="4A9A0D71" w14:textId="426CF86A" w:rsidR="000D624E" w:rsidRPr="00594315" w:rsidRDefault="000D624E" w:rsidP="00C75A4E">
      <w:pPr>
        <w:pStyle w:val="GOSTScript"/>
      </w:pPr>
      <w:r w:rsidRPr="00594315">
        <w:tab/>
      </w:r>
      <w:r w:rsidRPr="00594315">
        <w:tab/>
        <w:t>"ReqDateTime": "</w:t>
      </w:r>
      <w:r w:rsidR="00634DB8" w:rsidRPr="00594315">
        <w:t>2022-09-16</w:t>
      </w:r>
      <w:r w:rsidRPr="00594315">
        <w:t xml:space="preserve"> 10:37:22",</w:t>
      </w:r>
    </w:p>
    <w:p w14:paraId="13027ADA" w14:textId="77777777" w:rsidR="000D624E" w:rsidRPr="00594315" w:rsidRDefault="000D624E" w:rsidP="00C75A4E">
      <w:pPr>
        <w:pStyle w:val="GOSTScript"/>
      </w:pPr>
      <w:r w:rsidRPr="00594315">
        <w:tab/>
      </w:r>
      <w:r w:rsidRPr="00594315">
        <w:tab/>
        <w:t>"Version": "1.0",</w:t>
      </w:r>
    </w:p>
    <w:p w14:paraId="612FA5A8" w14:textId="77777777" w:rsidR="000D624E" w:rsidRPr="00594315" w:rsidRDefault="000D624E" w:rsidP="00C75A4E">
      <w:pPr>
        <w:pStyle w:val="GOSTScript"/>
      </w:pPr>
      <w:r w:rsidRPr="00594315">
        <w:tab/>
      </w:r>
      <w:r w:rsidRPr="00594315">
        <w:tab/>
        <w:t>"ReqGuid": "b0d4ce5d-2757-4699-948c-cfa72ba94f10",</w:t>
      </w:r>
    </w:p>
    <w:p w14:paraId="7BF2FB2A" w14:textId="6F367DA5" w:rsidR="000D624E" w:rsidRPr="00594315" w:rsidRDefault="000D624E" w:rsidP="00C75A4E">
      <w:pPr>
        <w:pStyle w:val="GOSTScript"/>
      </w:pPr>
      <w:r w:rsidRPr="00594315">
        <w:lastRenderedPageBreak/>
        <w:tab/>
      </w:r>
      <w:r w:rsidRPr="00594315">
        <w:tab/>
        <w:t>"DocGuid": "b0d4ce5d-2757-4699-948c-cfa72ba94f20",</w:t>
      </w:r>
    </w:p>
    <w:p w14:paraId="4714014D" w14:textId="7BF7038D" w:rsidR="000D624E" w:rsidRPr="00594315" w:rsidRDefault="000D624E" w:rsidP="00C75A4E">
      <w:pPr>
        <w:pStyle w:val="GOSTScript"/>
      </w:pPr>
      <w:r w:rsidRPr="00594315">
        <w:tab/>
      </w:r>
      <w:r w:rsidRPr="00594315">
        <w:tab/>
        <w:t>"RequestType": "COR",</w:t>
      </w:r>
    </w:p>
    <w:p w14:paraId="6582D39E" w14:textId="77777777" w:rsidR="000D624E" w:rsidRPr="00594315" w:rsidRDefault="000D624E" w:rsidP="00C75A4E">
      <w:pPr>
        <w:pStyle w:val="GOSTScript"/>
      </w:pPr>
      <w:r w:rsidRPr="00594315">
        <w:tab/>
        <w:t>},</w:t>
      </w:r>
    </w:p>
    <w:p w14:paraId="66FD3CC6" w14:textId="77777777" w:rsidR="000D624E" w:rsidRPr="00594315" w:rsidRDefault="000D624E" w:rsidP="00C75A4E">
      <w:pPr>
        <w:pStyle w:val="GOSTScript"/>
      </w:pPr>
      <w:r w:rsidRPr="00594315">
        <w:tab/>
        <w:t>"document": {</w:t>
      </w:r>
    </w:p>
    <w:p w14:paraId="1C1152BF" w14:textId="07CCB5E8" w:rsidR="000D624E" w:rsidRPr="00594315" w:rsidRDefault="000D624E" w:rsidP="00C75A4E">
      <w:pPr>
        <w:pStyle w:val="GOSTScript"/>
      </w:pPr>
      <w:r w:rsidRPr="00594315">
        <w:tab/>
      </w:r>
      <w:r w:rsidRPr="00594315">
        <w:tab/>
        <w:t>"RptSetCode": 10,</w:t>
      </w:r>
    </w:p>
    <w:p w14:paraId="7099D5F7" w14:textId="5413F4A6" w:rsidR="00CD3775" w:rsidRPr="00594315" w:rsidRDefault="00545A27" w:rsidP="00C75A4E">
      <w:pPr>
        <w:pStyle w:val="GOSTScript"/>
      </w:pPr>
      <w:r w:rsidRPr="00594315">
        <w:tab/>
      </w:r>
      <w:r w:rsidRPr="00594315">
        <w:tab/>
      </w:r>
      <w:r w:rsidR="00CD3775" w:rsidRPr="00594315">
        <w:t>"GroupByDocs": 0,</w:t>
      </w:r>
    </w:p>
    <w:p w14:paraId="3D3FD2D4" w14:textId="3A18D1A0" w:rsidR="00CD3775" w:rsidRPr="00594315" w:rsidRDefault="00545A27" w:rsidP="00C75A4E">
      <w:pPr>
        <w:pStyle w:val="GOSTScript"/>
      </w:pPr>
      <w:r w:rsidRPr="00594315">
        <w:tab/>
      </w:r>
      <w:r w:rsidRPr="00594315">
        <w:tab/>
      </w:r>
      <w:r w:rsidR="00CD3775" w:rsidRPr="00594315">
        <w:t>"Book": "FTAccFedOrg",</w:t>
      </w:r>
    </w:p>
    <w:p w14:paraId="5FA0228E" w14:textId="77777777" w:rsidR="000D624E" w:rsidRPr="00594315" w:rsidRDefault="000D624E" w:rsidP="00C75A4E">
      <w:pPr>
        <w:pStyle w:val="GOSTScript"/>
      </w:pPr>
      <w:r w:rsidRPr="00594315">
        <w:tab/>
      </w:r>
      <w:r w:rsidRPr="00594315">
        <w:tab/>
        <w:t>"StartRepDate": "2022-08-29",</w:t>
      </w:r>
    </w:p>
    <w:p w14:paraId="213F320A" w14:textId="1255212F" w:rsidR="00545A27" w:rsidRPr="00F81541" w:rsidRDefault="000D624E" w:rsidP="001F54AB">
      <w:pPr>
        <w:pStyle w:val="GOSTScript"/>
      </w:pPr>
      <w:r w:rsidRPr="00594315">
        <w:tab/>
      </w:r>
      <w:r w:rsidRPr="00594315">
        <w:tab/>
        <w:t>"EndRepDate": "2022-09-15",</w:t>
      </w:r>
    </w:p>
    <w:p w14:paraId="54B2A593" w14:textId="3CCCE0DC" w:rsidR="00CD3775" w:rsidRPr="00594315" w:rsidRDefault="00545A27" w:rsidP="00C75A4E">
      <w:pPr>
        <w:pStyle w:val="GOSTScript"/>
      </w:pPr>
      <w:r w:rsidRPr="00594315">
        <w:tab/>
      </w:r>
      <w:r w:rsidRPr="00594315">
        <w:tab/>
      </w:r>
      <w:r w:rsidR="00CD3775" w:rsidRPr="00594315">
        <w:t>"RecType": 0,</w:t>
      </w:r>
    </w:p>
    <w:p w14:paraId="6BA94353" w14:textId="66CE8EF9" w:rsidR="000D624E" w:rsidRPr="00C720DB" w:rsidRDefault="000D624E" w:rsidP="00C75A4E">
      <w:pPr>
        <w:pStyle w:val="GOSTScript"/>
      </w:pPr>
      <w:r w:rsidRPr="00BC0998">
        <w:tab/>
      </w:r>
      <w:r w:rsidRPr="00BC0998">
        <w:tab/>
        <w:t>"</w:t>
      </w:r>
      <w:r w:rsidRPr="00594315">
        <w:t>NullStr</w:t>
      </w:r>
      <w:r w:rsidRPr="00C720DB">
        <w:t>": 1,</w:t>
      </w:r>
    </w:p>
    <w:p w14:paraId="5788BA2B" w14:textId="1CBB39CB" w:rsidR="000D624E" w:rsidRDefault="000D624E" w:rsidP="00C75A4E">
      <w:pPr>
        <w:pStyle w:val="GOSTScript"/>
      </w:pPr>
      <w:r w:rsidRPr="00C720DB">
        <w:tab/>
      </w:r>
      <w:r w:rsidRPr="00C720DB">
        <w:tab/>
        <w:t>"</w:t>
      </w:r>
      <w:r w:rsidR="00317662" w:rsidRPr="00EC5F4E">
        <w:t>ReturnIfEmpty</w:t>
      </w:r>
      <w:r w:rsidRPr="00C720DB">
        <w:t>": 1,</w:t>
      </w:r>
    </w:p>
    <w:p w14:paraId="30A181AE" w14:textId="569C0280" w:rsidR="00535DAE" w:rsidRPr="005A041B" w:rsidRDefault="00545A27" w:rsidP="00C75A4E">
      <w:pPr>
        <w:pStyle w:val="GOSTScript"/>
        <w:rPr>
          <w:szCs w:val="22"/>
        </w:rPr>
      </w:pPr>
      <w:r w:rsidRPr="00C720DB">
        <w:tab/>
      </w:r>
      <w:r w:rsidRPr="00C720DB">
        <w:tab/>
      </w:r>
      <w:r w:rsidR="00535DAE" w:rsidRPr="00641414">
        <w:rPr>
          <w:szCs w:val="22"/>
        </w:rPr>
        <w:t>"TypeDoc": ["MSC_ApplCashFlow", "MSC_ApplCashFlowShrt"],</w:t>
      </w:r>
    </w:p>
    <w:p w14:paraId="34CCEC40" w14:textId="02008906" w:rsidR="000D624E" w:rsidRPr="00C75A4E" w:rsidRDefault="000D624E" w:rsidP="00C75A4E">
      <w:pPr>
        <w:pStyle w:val="GOSTScript"/>
        <w:rPr>
          <w:lang w:val="ru-RU"/>
        </w:rPr>
      </w:pPr>
      <w:r w:rsidRPr="00BC0998">
        <w:tab/>
      </w:r>
      <w:r w:rsidRPr="00BC0998">
        <w:tab/>
      </w:r>
      <w:r w:rsidRPr="00C75A4E">
        <w:rPr>
          <w:lang w:val="ru-RU"/>
        </w:rPr>
        <w:t>"</w:t>
      </w:r>
      <w:r w:rsidRPr="00594315">
        <w:t>FilterParams</w:t>
      </w:r>
      <w:r w:rsidRPr="00C75A4E">
        <w:rPr>
          <w:lang w:val="ru-RU"/>
        </w:rPr>
        <w:t>": [</w:t>
      </w:r>
    </w:p>
    <w:p w14:paraId="34903016" w14:textId="77777777" w:rsidR="000D624E" w:rsidRPr="00C75A4E" w:rsidRDefault="000D624E" w:rsidP="00C75A4E">
      <w:pPr>
        <w:pStyle w:val="GOSTScript"/>
        <w:rPr>
          <w:lang w:val="ru-RU"/>
        </w:rPr>
      </w:pPr>
      <w:r w:rsidRPr="00C75A4E">
        <w:rPr>
          <w:lang w:val="ru-RU"/>
        </w:rPr>
        <w:tab/>
      </w:r>
      <w:r w:rsidRPr="00C75A4E">
        <w:rPr>
          <w:lang w:val="ru-RU"/>
        </w:rPr>
        <w:tab/>
      </w:r>
      <w:r w:rsidRPr="00C75A4E">
        <w:rPr>
          <w:lang w:val="ru-RU"/>
        </w:rPr>
        <w:tab/>
        <w:t>{</w:t>
      </w:r>
    </w:p>
    <w:p w14:paraId="1A9197DB" w14:textId="31457AF3" w:rsidR="000D624E" w:rsidRPr="00C75A4E" w:rsidRDefault="000D624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param</w:t>
      </w:r>
      <w:r w:rsidRPr="00C75A4E">
        <w:rPr>
          <w:lang w:val="ru-RU"/>
        </w:rPr>
        <w:t>": "</w:t>
      </w:r>
      <w:r w:rsidRPr="00594315">
        <w:t>kbk</w:t>
      </w:r>
      <w:r w:rsidR="33249EA7" w:rsidRPr="00C75A4E">
        <w:rPr>
          <w:lang w:val="ru-RU"/>
        </w:rPr>
        <w:t>"</w:t>
      </w:r>
      <w:r w:rsidRPr="00C75A4E">
        <w:rPr>
          <w:lang w:val="ru-RU"/>
        </w:rPr>
        <w:t>,</w:t>
      </w:r>
    </w:p>
    <w:p w14:paraId="5E7B7A8F" w14:textId="4F870FF3" w:rsidR="000D624E" w:rsidRPr="00C75A4E" w:rsidRDefault="000D624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value</w:t>
      </w:r>
      <w:r w:rsidRPr="00C75A4E">
        <w:rPr>
          <w:lang w:val="ru-RU"/>
        </w:rPr>
        <w:t>": "0540802111</w:t>
      </w:r>
      <w:r w:rsidRPr="00594315">
        <w:t>A</w:t>
      </w:r>
      <w:r w:rsidRPr="00C75A4E">
        <w:rPr>
          <w:lang w:val="ru-RU"/>
        </w:rPr>
        <w:t>160272633%,0640802111</w:t>
      </w:r>
      <w:r w:rsidRPr="00594315">
        <w:t>A</w:t>
      </w:r>
      <w:r w:rsidRPr="00C75A4E">
        <w:rPr>
          <w:lang w:val="ru-RU"/>
        </w:rPr>
        <w:t>160272744%",</w:t>
      </w:r>
      <w:r w:rsidR="00634DB8" w:rsidRPr="00C75A4E">
        <w:rPr>
          <w:lang w:val="ru-RU"/>
        </w:rPr>
        <w:t xml:space="preserve"> // ищем запись учета, в которой значение аналитического признака «Бюджетная классификация» по дебету соответствует перечисленным маскам значений</w:t>
      </w:r>
    </w:p>
    <w:p w14:paraId="42199D29" w14:textId="1ADA18D8" w:rsidR="000D624E" w:rsidRPr="00594315" w:rsidRDefault="000D624E" w:rsidP="00C75A4E">
      <w:pPr>
        <w:pStyle w:val="GOSTScript"/>
      </w:pPr>
      <w:r w:rsidRPr="00C75A4E">
        <w:rPr>
          <w:lang w:val="ru-RU"/>
        </w:rPr>
        <w:tab/>
      </w:r>
      <w:r w:rsidRPr="00C75A4E">
        <w:rPr>
          <w:lang w:val="ru-RU"/>
        </w:rPr>
        <w:tab/>
      </w:r>
      <w:r w:rsidRPr="00C75A4E">
        <w:rPr>
          <w:lang w:val="ru-RU"/>
        </w:rPr>
        <w:tab/>
      </w:r>
      <w:r w:rsidRPr="00C75A4E">
        <w:rPr>
          <w:lang w:val="ru-RU"/>
        </w:rPr>
        <w:tab/>
      </w:r>
      <w:r w:rsidRPr="00594315">
        <w:t>"</w:t>
      </w:r>
      <w:r w:rsidR="00634DB8" w:rsidRPr="00594315">
        <w:t>Site</w:t>
      </w:r>
      <w:r w:rsidRPr="00594315">
        <w:t>": "-1",</w:t>
      </w:r>
    </w:p>
    <w:p w14:paraId="6BAF063C" w14:textId="77777777" w:rsidR="000D624E" w:rsidRPr="00594315" w:rsidRDefault="000D624E" w:rsidP="00C75A4E">
      <w:pPr>
        <w:pStyle w:val="GOSTScript"/>
      </w:pPr>
      <w:r w:rsidRPr="00594315">
        <w:tab/>
      </w:r>
      <w:r w:rsidRPr="00594315">
        <w:tab/>
      </w:r>
      <w:r w:rsidRPr="00594315">
        <w:tab/>
      </w:r>
      <w:r w:rsidRPr="00594315">
        <w:tab/>
        <w:t>"operation": "like"</w:t>
      </w:r>
    </w:p>
    <w:p w14:paraId="348F0B8E" w14:textId="69F93436" w:rsidR="000D624E" w:rsidRPr="00EC5F4E" w:rsidRDefault="000D624E" w:rsidP="00C75A4E">
      <w:pPr>
        <w:pStyle w:val="GOSTScript"/>
      </w:pPr>
      <w:r w:rsidRPr="00594315">
        <w:tab/>
      </w:r>
      <w:r w:rsidRPr="00594315">
        <w:tab/>
      </w:r>
      <w:r w:rsidRPr="00594315">
        <w:tab/>
      </w:r>
      <w:r w:rsidRPr="0047256C">
        <w:t>}</w:t>
      </w:r>
      <w:r w:rsidR="00F96D2E" w:rsidRPr="00EC5F4E">
        <w:t>,</w:t>
      </w:r>
    </w:p>
    <w:p w14:paraId="014FA5E8" w14:textId="1BEC62EE" w:rsidR="00634DB8" w:rsidRPr="00A146EF" w:rsidRDefault="00545A27" w:rsidP="00C75A4E">
      <w:pPr>
        <w:pStyle w:val="GOSTScript"/>
      </w:pPr>
      <w:r w:rsidRPr="00594315">
        <w:tab/>
      </w:r>
      <w:r w:rsidRPr="00594315">
        <w:tab/>
      </w:r>
      <w:r w:rsidRPr="00594315">
        <w:tab/>
      </w:r>
      <w:r w:rsidR="00634DB8" w:rsidRPr="00A146EF">
        <w:t>{</w:t>
      </w:r>
    </w:p>
    <w:p w14:paraId="679C55DF" w14:textId="2605B8DB" w:rsidR="00634DB8" w:rsidRPr="0082567B" w:rsidRDefault="00545A27" w:rsidP="00C75A4E">
      <w:pPr>
        <w:pStyle w:val="GOSTScript"/>
      </w:pPr>
      <w:r w:rsidRPr="00895A88">
        <w:tab/>
      </w:r>
      <w:r w:rsidRPr="00895A88">
        <w:tab/>
      </w:r>
      <w:r w:rsidRPr="00895A88">
        <w:tab/>
      </w:r>
      <w:r w:rsidRPr="00895A88">
        <w:tab/>
      </w:r>
      <w:r w:rsidR="00634DB8" w:rsidRPr="00895A88">
        <w:t>"</w:t>
      </w:r>
      <w:r w:rsidR="00634DB8" w:rsidRPr="00594315">
        <w:t>param</w:t>
      </w:r>
      <w:r w:rsidR="00634DB8" w:rsidRPr="00895A88">
        <w:t>": "</w:t>
      </w:r>
      <w:r w:rsidR="00634DB8" w:rsidRPr="00594315">
        <w:t>tofk</w:t>
      </w:r>
      <w:r w:rsidR="00634DB8" w:rsidRPr="00895A88">
        <w:t>",</w:t>
      </w:r>
    </w:p>
    <w:p w14:paraId="73974CBD" w14:textId="01F8A495" w:rsidR="00634DB8" w:rsidRPr="00C75A4E" w:rsidRDefault="00634DB8" w:rsidP="00C75A4E">
      <w:pPr>
        <w:pStyle w:val="GOSTScript"/>
        <w:rPr>
          <w:lang w:val="ru-RU"/>
        </w:rPr>
      </w:pPr>
      <w:r w:rsidRPr="00895A88">
        <w:tab/>
      </w:r>
      <w:r w:rsidRPr="00895A88">
        <w:tab/>
      </w:r>
      <w:r w:rsidRPr="00895A88">
        <w:tab/>
      </w:r>
      <w:r w:rsidRPr="00895A88">
        <w:tab/>
      </w:r>
      <w:r w:rsidRPr="00C75A4E">
        <w:rPr>
          <w:lang w:val="ru-RU"/>
        </w:rPr>
        <w:t>"</w:t>
      </w:r>
      <w:r w:rsidRPr="00594315">
        <w:t>value</w:t>
      </w:r>
      <w:r w:rsidRPr="00C75A4E">
        <w:rPr>
          <w:lang w:val="ru-RU"/>
        </w:rPr>
        <w:t>": "6400", // ищем запись учета, в которой значение аналитического признака «ОрФК» по дебету ИЛИ по кредиту равно «6400»</w:t>
      </w:r>
    </w:p>
    <w:p w14:paraId="0E67D637" w14:textId="77777777"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Operation</w:t>
      </w:r>
      <w:r w:rsidRPr="00C75A4E">
        <w:rPr>
          <w:lang w:val="ru-RU"/>
        </w:rPr>
        <w:t xml:space="preserve"> ": "="</w:t>
      </w:r>
    </w:p>
    <w:p w14:paraId="4091B0A8" w14:textId="4491796F"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612AC543" w14:textId="5B494C6C"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40DE89C9" w14:textId="67EC21B0"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634DB8" w:rsidRPr="00C75A4E">
        <w:rPr>
          <w:lang w:val="ru-RU"/>
        </w:rPr>
        <w:t>"</w:t>
      </w:r>
      <w:r w:rsidR="00634DB8" w:rsidRPr="00594315">
        <w:t>param</w:t>
      </w:r>
      <w:r w:rsidR="00634DB8" w:rsidRPr="00C75A4E">
        <w:rPr>
          <w:lang w:val="ru-RU"/>
        </w:rPr>
        <w:t>": "</w:t>
      </w:r>
      <w:r w:rsidR="00634DB8" w:rsidRPr="00594315">
        <w:t>ikpIkv</w:t>
      </w:r>
      <w:r w:rsidR="00634DB8" w:rsidRPr="00C75A4E">
        <w:rPr>
          <w:lang w:val="ru-RU"/>
        </w:rPr>
        <w:t>",</w:t>
      </w:r>
    </w:p>
    <w:p w14:paraId="49F743EC" w14:textId="4B8FDF5D"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Operation</w:t>
      </w:r>
      <w:r w:rsidRPr="00C75A4E">
        <w:rPr>
          <w:lang w:val="ru-RU"/>
        </w:rPr>
        <w:t xml:space="preserve"> ": "</w:t>
      </w:r>
      <w:r w:rsidRPr="00594315">
        <w:t>empty</w:t>
      </w:r>
      <w:r w:rsidRPr="00C75A4E">
        <w:rPr>
          <w:lang w:val="ru-RU"/>
        </w:rPr>
        <w:t>" // ищем запись учета, в которой значение аналитического признака «ИКП/ИКВ» по дебету ИЛИ по кредиту пусто</w:t>
      </w:r>
      <w:r w:rsidR="00594315" w:rsidRPr="00C75A4E">
        <w:rPr>
          <w:lang w:val="ru-RU"/>
        </w:rPr>
        <w:t xml:space="preserve"> (имеет значение «</w:t>
      </w:r>
      <w:r w:rsidR="00594315" w:rsidRPr="00594315">
        <w:t>NULL</w:t>
      </w:r>
      <w:r w:rsidR="00594315" w:rsidRPr="00C75A4E">
        <w:rPr>
          <w:lang w:val="ru-RU"/>
        </w:rPr>
        <w:t>»</w:t>
      </w:r>
      <w:r w:rsidRPr="00C75A4E">
        <w:rPr>
          <w:lang w:val="ru-RU"/>
        </w:rPr>
        <w:tab/>
      </w:r>
      <w:r w:rsidR="00594315" w:rsidRPr="00C75A4E">
        <w:rPr>
          <w:lang w:val="ru-RU"/>
        </w:rPr>
        <w:t>)</w:t>
      </w:r>
    </w:p>
    <w:p w14:paraId="2DF59D43" w14:textId="2A1E4FE7"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r w:rsidR="00594315" w:rsidRPr="00C75A4E">
        <w:rPr>
          <w:lang w:val="ru-RU"/>
        </w:rPr>
        <w:t>,</w:t>
      </w:r>
    </w:p>
    <w:p w14:paraId="70FB477B" w14:textId="68D555CB" w:rsidR="00594315"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594315" w:rsidRPr="00C75A4E">
        <w:rPr>
          <w:lang w:val="ru-RU"/>
        </w:rPr>
        <w:t>{</w:t>
      </w:r>
    </w:p>
    <w:p w14:paraId="72F2329D" w14:textId="4CBA821C" w:rsidR="00594315"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594315" w:rsidRPr="00C75A4E">
        <w:rPr>
          <w:lang w:val="ru-RU"/>
        </w:rPr>
        <w:t>"</w:t>
      </w:r>
      <w:r w:rsidR="00594315" w:rsidRPr="00594315">
        <w:t>param</w:t>
      </w:r>
      <w:r w:rsidR="00594315" w:rsidRPr="00C75A4E">
        <w:rPr>
          <w:lang w:val="ru-RU"/>
        </w:rPr>
        <w:t>": "</w:t>
      </w:r>
      <w:r w:rsidR="00594315" w:rsidRPr="00594315">
        <w:t>ikpIkv</w:t>
      </w:r>
      <w:r w:rsidR="00594315" w:rsidRPr="00C75A4E">
        <w:rPr>
          <w:lang w:val="ru-RU"/>
        </w:rPr>
        <w:t>",</w:t>
      </w:r>
    </w:p>
    <w:p w14:paraId="508CB7D5" w14:textId="479FEF59" w:rsidR="00594315" w:rsidRPr="00C75A4E" w:rsidRDefault="00594315"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Operation</w:t>
      </w:r>
      <w:r w:rsidRPr="00C75A4E">
        <w:rPr>
          <w:lang w:val="ru-RU"/>
        </w:rPr>
        <w:t xml:space="preserve"> ": "</w:t>
      </w:r>
      <w:r w:rsidRPr="00594315">
        <w:t>not</w:t>
      </w:r>
      <w:r w:rsidRPr="00C75A4E">
        <w:rPr>
          <w:lang w:val="ru-RU"/>
        </w:rPr>
        <w:t xml:space="preserve"> </w:t>
      </w:r>
      <w:r w:rsidRPr="00594315">
        <w:t>exist</w:t>
      </w:r>
      <w:ins w:id="5516" w:author="Иванов Дмитрий Валерьевич" w:date="2024-12-27T17:46:00Z">
        <w:r w:rsidR="005859DD">
          <w:t>s</w:t>
        </w:r>
      </w:ins>
      <w:r w:rsidRPr="00C75A4E">
        <w:rPr>
          <w:lang w:val="ru-RU"/>
        </w:rPr>
        <w:t>" // ищем запись учета, в которой значение аналитического признака «ИКП/ИКВ» по дебету ИЛИ по кредиту пусто (не имеет значения)</w:t>
      </w:r>
      <w:r w:rsidRPr="00C75A4E">
        <w:rPr>
          <w:lang w:val="ru-RU"/>
        </w:rPr>
        <w:tab/>
      </w:r>
    </w:p>
    <w:p w14:paraId="589C4BA4" w14:textId="53966C03"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594315" w:rsidRPr="00C75A4E">
        <w:rPr>
          <w:lang w:val="ru-RU"/>
        </w:rPr>
        <w:t>}</w:t>
      </w:r>
    </w:p>
    <w:p w14:paraId="6DB13D24" w14:textId="1477D0EA"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43838969" w14:textId="77777777" w:rsidR="00634DB8" w:rsidRPr="00C75A4E" w:rsidRDefault="00634DB8" w:rsidP="00C75A4E">
      <w:pPr>
        <w:pStyle w:val="GOSTScript"/>
        <w:rPr>
          <w:lang w:val="ru-RU"/>
        </w:rPr>
      </w:pPr>
      <w:r w:rsidRPr="00C75A4E">
        <w:rPr>
          <w:lang w:val="ru-RU"/>
        </w:rPr>
        <w:tab/>
      </w:r>
      <w:r w:rsidRPr="00C75A4E">
        <w:rPr>
          <w:lang w:val="ru-RU"/>
        </w:rPr>
        <w:tab/>
        <w:t>"</w:t>
      </w:r>
      <w:r w:rsidRPr="00594315">
        <w:t>VisualParams</w:t>
      </w:r>
      <w:r w:rsidRPr="00C75A4E">
        <w:rPr>
          <w:lang w:val="ru-RU"/>
        </w:rPr>
        <w:t>": [</w:t>
      </w:r>
    </w:p>
    <w:p w14:paraId="283B5A63" w14:textId="77777777" w:rsidR="00634DB8" w:rsidRPr="00C75A4E" w:rsidRDefault="00634DB8" w:rsidP="00C75A4E">
      <w:pPr>
        <w:pStyle w:val="GOSTScript"/>
        <w:rPr>
          <w:lang w:val="ru-RU"/>
        </w:rPr>
      </w:pPr>
      <w:r w:rsidRPr="00C75A4E">
        <w:rPr>
          <w:lang w:val="ru-RU"/>
        </w:rPr>
        <w:lastRenderedPageBreak/>
        <w:tab/>
      </w:r>
      <w:r w:rsidRPr="00C75A4E">
        <w:rPr>
          <w:lang w:val="ru-RU"/>
        </w:rPr>
        <w:tab/>
      </w:r>
      <w:r w:rsidRPr="00C75A4E">
        <w:rPr>
          <w:lang w:val="ru-RU"/>
        </w:rPr>
        <w:tab/>
        <w:t>{</w:t>
      </w:r>
    </w:p>
    <w:p w14:paraId="08074842" w14:textId="627B02C0"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param</w:t>
      </w:r>
      <w:r w:rsidRPr="00C75A4E">
        <w:rPr>
          <w:lang w:val="ru-RU"/>
        </w:rPr>
        <w:t>": "</w:t>
      </w:r>
      <w:r w:rsidRPr="00594315">
        <w:t>kbk</w:t>
      </w:r>
      <w:r w:rsidRPr="00C75A4E">
        <w:rPr>
          <w:lang w:val="ru-RU"/>
        </w:rPr>
        <w:t>", // в ответе требуется возвращать информацию о значении аналитического признака «Бюджетная классификация»</w:t>
      </w:r>
    </w:p>
    <w:p w14:paraId="1A6BB99C" w14:textId="14728130" w:rsidR="00634DB8" w:rsidRPr="00C75A4E" w:rsidRDefault="00490D60"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634DB8" w:rsidRPr="00C75A4E">
        <w:rPr>
          <w:lang w:val="ru-RU"/>
        </w:rPr>
        <w:t>"</w:t>
      </w:r>
      <w:r w:rsidR="00634DB8" w:rsidRPr="00594315">
        <w:t>Site</w:t>
      </w:r>
      <w:r w:rsidR="00634DB8" w:rsidRPr="00C75A4E">
        <w:rPr>
          <w:lang w:val="ru-RU"/>
        </w:rPr>
        <w:t>": "-1" // требуется возвращать значение аналитического признака по дебету записи учета</w:t>
      </w:r>
    </w:p>
    <w:p w14:paraId="31BC60E7" w14:textId="77777777"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t>},</w:t>
      </w:r>
    </w:p>
    <w:p w14:paraId="796500B1" w14:textId="7E9E282A"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32D86E87" w14:textId="0B3188FB"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param</w:t>
      </w:r>
      <w:r w:rsidRPr="00C75A4E">
        <w:rPr>
          <w:lang w:val="ru-RU"/>
        </w:rPr>
        <w:t>": "</w:t>
      </w:r>
      <w:r w:rsidRPr="00594315">
        <w:t>account</w:t>
      </w:r>
      <w:r w:rsidRPr="00C75A4E">
        <w:rPr>
          <w:lang w:val="ru-RU"/>
        </w:rPr>
        <w:t>" // в ответе требуется возвращать информацию о значении аналитического признака «Счет» // требуется возвращать значение аналитического признака по дебету и по кредиту записи учета</w:t>
      </w:r>
    </w:p>
    <w:p w14:paraId="3414FDFF" w14:textId="3C1F6756"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r w:rsidR="00F96D2E" w:rsidRPr="00C75A4E">
        <w:rPr>
          <w:lang w:val="ru-RU"/>
        </w:rPr>
        <w:t>,</w:t>
      </w:r>
    </w:p>
    <w:p w14:paraId="2460E805" w14:textId="7F495A70"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34B1CD20" w14:textId="1681C364"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param</w:t>
      </w:r>
      <w:r w:rsidRPr="00C75A4E">
        <w:rPr>
          <w:lang w:val="ru-RU"/>
        </w:rPr>
        <w:t>": "</w:t>
      </w:r>
      <w:r w:rsidRPr="00594315">
        <w:t>pa</w:t>
      </w:r>
      <w:r w:rsidRPr="00C75A4E">
        <w:rPr>
          <w:lang w:val="ru-RU"/>
        </w:rPr>
        <w:t>", // в ответе требуется возвращать информацию о значении аналитического признака «Лицевой счет»</w:t>
      </w:r>
    </w:p>
    <w:p w14:paraId="24171F24" w14:textId="77777777"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 xml:space="preserve"> "</w:t>
      </w:r>
      <w:r w:rsidRPr="00594315">
        <w:t>Site</w:t>
      </w:r>
      <w:r w:rsidRPr="00C75A4E">
        <w:rPr>
          <w:lang w:val="ru-RU"/>
        </w:rPr>
        <w:t>": "+1" // требуется возвращать значение аналитического признака по кредиту записи учета</w:t>
      </w:r>
    </w:p>
    <w:p w14:paraId="26126BBE" w14:textId="3D5EF77D"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2BBC0C53" w14:textId="44384294" w:rsidR="00634DB8"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634DB8" w:rsidRPr="00C75A4E">
        <w:rPr>
          <w:lang w:val="ru-RU"/>
        </w:rPr>
        <w:t>{</w:t>
      </w:r>
    </w:p>
    <w:p w14:paraId="68319DBF" w14:textId="31293FCF" w:rsidR="00634DB8" w:rsidRPr="00C75A4E" w:rsidRDefault="00634DB8"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94315">
        <w:t>param</w:t>
      </w:r>
      <w:r w:rsidRPr="00C75A4E">
        <w:rPr>
          <w:lang w:val="ru-RU"/>
        </w:rPr>
        <w:t>": "</w:t>
      </w:r>
      <w:r w:rsidRPr="00594315">
        <w:t>accesslevel</w:t>
      </w:r>
      <w:r w:rsidRPr="00C75A4E">
        <w:rPr>
          <w:lang w:val="ru-RU"/>
        </w:rPr>
        <w:t>" // в ответе требуется возвращать информацию о значении аналитического признака «Уровень конфиденциальности» // требуется возвращать значение аналитического признака по дебету и по кредиту записи учета</w:t>
      </w:r>
    </w:p>
    <w:p w14:paraId="0488F9A7" w14:textId="527DA12C" w:rsidR="00634DB8" w:rsidRPr="00C75A4E" w:rsidRDefault="00634DB8" w:rsidP="00C75A4E">
      <w:pPr>
        <w:pStyle w:val="GOSTScript"/>
        <w:rPr>
          <w:lang w:val="ru-RU"/>
        </w:rPr>
      </w:pPr>
      <w:r w:rsidRPr="00C75A4E">
        <w:rPr>
          <w:lang w:val="ru-RU"/>
        </w:rPr>
        <w:tab/>
      </w:r>
      <w:r w:rsidRPr="00C75A4E">
        <w:rPr>
          <w:lang w:val="ru-RU"/>
        </w:rPr>
        <w:tab/>
        <w:t>}</w:t>
      </w:r>
    </w:p>
    <w:p w14:paraId="012F8DD0" w14:textId="02731F5B" w:rsidR="000D624E" w:rsidRPr="00C75A4E" w:rsidRDefault="000D624E" w:rsidP="00C75A4E">
      <w:pPr>
        <w:pStyle w:val="GOSTScript"/>
        <w:rPr>
          <w:lang w:val="ru-RU"/>
        </w:rPr>
      </w:pPr>
      <w:r w:rsidRPr="00C75A4E">
        <w:rPr>
          <w:lang w:val="ru-RU"/>
        </w:rPr>
        <w:tab/>
      </w:r>
      <w:r w:rsidRPr="00C75A4E">
        <w:rPr>
          <w:lang w:val="ru-RU"/>
        </w:rPr>
        <w:tab/>
      </w:r>
    </w:p>
    <w:p w14:paraId="18600CBA" w14:textId="3BB25589" w:rsidR="000D624E" w:rsidRDefault="000D624E" w:rsidP="00C75A4E">
      <w:pPr>
        <w:pStyle w:val="GOSTScript"/>
        <w:rPr>
          <w:ins w:id="5517" w:author="Сатлер Марина Викторовна" w:date="2025-10-09T17:35:00Z"/>
          <w:lang w:val="ru-RU"/>
        </w:rPr>
      </w:pPr>
      <w:r w:rsidRPr="00C75A4E">
        <w:rPr>
          <w:lang w:val="ru-RU"/>
        </w:rPr>
        <w:tab/>
      </w:r>
      <w:r w:rsidRPr="00C75A4E">
        <w:rPr>
          <w:lang w:val="ru-RU"/>
        </w:rPr>
        <w:tab/>
        <w:t>]</w:t>
      </w:r>
      <w:ins w:id="5518" w:author="Сатлер Марина Викторовна" w:date="2025-10-09T17:35:00Z">
        <w:r w:rsidR="00981689">
          <w:rPr>
            <w:lang w:val="ru-RU"/>
          </w:rPr>
          <w:t>,</w:t>
        </w:r>
      </w:ins>
    </w:p>
    <w:p w14:paraId="5A093387" w14:textId="77777777" w:rsidR="00981689" w:rsidRPr="003262ED" w:rsidRDefault="00981689" w:rsidP="00981689">
      <w:pPr>
        <w:pStyle w:val="GOSTScript"/>
        <w:rPr>
          <w:ins w:id="5519" w:author="Сатлер Марина Викторовна" w:date="2025-10-09T17:35:00Z"/>
          <w:lang w:val="ru-RU"/>
        </w:rPr>
      </w:pPr>
      <w:ins w:id="5520" w:author="Сатлер Марина Викторовна" w:date="2025-10-09T17:35:00Z">
        <w:r w:rsidRPr="003262ED">
          <w:rPr>
            <w:lang w:val="ru-RU"/>
          </w:rPr>
          <w:tab/>
        </w:r>
        <w:r w:rsidRPr="003262ED">
          <w:rPr>
            <w:lang w:val="ru-RU"/>
          </w:rPr>
          <w:tab/>
          <w:t>"</w:t>
        </w:r>
        <w:r>
          <w:t>Offset</w:t>
        </w:r>
        <w:r w:rsidRPr="003262ED">
          <w:rPr>
            <w:lang w:val="ru-RU"/>
          </w:rPr>
          <w:t>": 100,</w:t>
        </w:r>
      </w:ins>
    </w:p>
    <w:p w14:paraId="43882BE8" w14:textId="2E0AB07D" w:rsidR="00981689" w:rsidRPr="00C75A4E" w:rsidRDefault="00981689" w:rsidP="00981689">
      <w:pPr>
        <w:pStyle w:val="GOSTScript"/>
        <w:rPr>
          <w:lang w:val="ru-RU"/>
        </w:rPr>
      </w:pPr>
      <w:ins w:id="5521" w:author="Сатлер Марина Викторовна" w:date="2025-10-09T17:35:00Z">
        <w:r w:rsidRPr="003262ED">
          <w:rPr>
            <w:lang w:val="ru-RU"/>
          </w:rPr>
          <w:tab/>
        </w:r>
        <w:r w:rsidRPr="003262ED">
          <w:rPr>
            <w:lang w:val="ru-RU"/>
          </w:rPr>
          <w:tab/>
          <w:t>"</w:t>
        </w:r>
        <w:r>
          <w:t>Limit</w:t>
        </w:r>
        <w:r w:rsidRPr="003262ED">
          <w:rPr>
            <w:lang w:val="ru-RU"/>
          </w:rPr>
          <w:t>": 50</w:t>
        </w:r>
      </w:ins>
    </w:p>
    <w:p w14:paraId="37D4FCD6" w14:textId="7D227C67" w:rsidR="000D624E" w:rsidRPr="00C75A4E" w:rsidRDefault="000D624E" w:rsidP="00C75A4E">
      <w:pPr>
        <w:pStyle w:val="GOSTScript"/>
        <w:rPr>
          <w:lang w:val="ru-RU"/>
        </w:rPr>
      </w:pPr>
      <w:r w:rsidRPr="00C75A4E">
        <w:rPr>
          <w:lang w:val="ru-RU"/>
        </w:rPr>
        <w:tab/>
        <w:t>}</w:t>
      </w:r>
    </w:p>
    <w:p w14:paraId="00F464BE" w14:textId="77777777" w:rsidR="000D624E" w:rsidRPr="00C75A4E" w:rsidRDefault="000D624E" w:rsidP="00C75A4E">
      <w:pPr>
        <w:pStyle w:val="GOSTScript"/>
        <w:rPr>
          <w:lang w:val="ru-RU"/>
        </w:rPr>
      </w:pPr>
      <w:r w:rsidRPr="00C75A4E">
        <w:rPr>
          <w:lang w:val="ru-RU"/>
        </w:rPr>
        <w:t>}</w:t>
      </w:r>
    </w:p>
    <w:p w14:paraId="3AC9714A" w14:textId="77777777" w:rsidR="000D624E" w:rsidRPr="00E70505" w:rsidRDefault="000D624E" w:rsidP="000D624E">
      <w:pPr>
        <w:pStyle w:val="GOSTNormal"/>
        <w:ind w:firstLine="0"/>
      </w:pPr>
    </w:p>
    <w:p w14:paraId="3ED04421" w14:textId="11CDE742" w:rsidR="000D624E" w:rsidRPr="00517405" w:rsidRDefault="000D624E" w:rsidP="00C75A4E">
      <w:pPr>
        <w:pStyle w:val="GOSTNormal"/>
      </w:pPr>
      <w:r w:rsidRPr="0087763A">
        <w:rPr>
          <w:u w:val="single"/>
        </w:rPr>
        <w:t xml:space="preserve">Пример </w:t>
      </w:r>
      <w:r w:rsidR="0004346C" w:rsidRPr="0087763A">
        <w:rPr>
          <w:u w:val="single"/>
        </w:rPr>
        <w:t>№</w:t>
      </w:r>
      <w:r w:rsidRPr="0087763A">
        <w:rPr>
          <w:u w:val="single"/>
        </w:rPr>
        <w:t>2</w:t>
      </w:r>
      <w:r w:rsidR="00CD3775" w:rsidRPr="0087763A">
        <w:rPr>
          <w:u w:val="single"/>
        </w:rPr>
        <w:t xml:space="preserve"> (Признак необходимости отображения данных в разрезе документов = 1 – необходимы атрибуты документов</w:t>
      </w:r>
      <w:r w:rsidR="00654FE9" w:rsidRPr="0087763A">
        <w:rPr>
          <w:u w:val="single"/>
        </w:rPr>
        <w:t>, признак необходимости группировки по корреспонденции = 0 – не группировать, параметры отображения данных заданы</w:t>
      </w:r>
      <w:r w:rsidR="00CD3775" w:rsidRPr="0087763A">
        <w:rPr>
          <w:u w:val="single"/>
        </w:rPr>
        <w:t>)</w:t>
      </w:r>
      <w:r w:rsidR="008C50DF" w:rsidRPr="0087763A">
        <w:rPr>
          <w:u w:val="single"/>
        </w:rPr>
        <w:t>:</w:t>
      </w:r>
    </w:p>
    <w:p w14:paraId="6E094580" w14:textId="77777777" w:rsidR="000D624E" w:rsidRPr="00517405" w:rsidRDefault="000D624E" w:rsidP="00C75A4E">
      <w:pPr>
        <w:pStyle w:val="GOSTScript"/>
      </w:pPr>
      <w:r w:rsidRPr="00517405">
        <w:t>{</w:t>
      </w:r>
    </w:p>
    <w:p w14:paraId="74BC1EFE" w14:textId="77777777" w:rsidR="000D624E" w:rsidRPr="00517405" w:rsidRDefault="000D624E" w:rsidP="00C75A4E">
      <w:pPr>
        <w:pStyle w:val="GOSTScript"/>
      </w:pPr>
      <w:r w:rsidRPr="00517405">
        <w:tab/>
        <w:t>"header": {</w:t>
      </w:r>
    </w:p>
    <w:p w14:paraId="6FFDDF8C" w14:textId="77777777" w:rsidR="000D624E" w:rsidRPr="00517405" w:rsidRDefault="000D624E" w:rsidP="00C75A4E">
      <w:pPr>
        <w:pStyle w:val="GOSTScript"/>
      </w:pPr>
      <w:r w:rsidRPr="00517405">
        <w:tab/>
      </w:r>
      <w:r w:rsidRPr="00517405">
        <w:tab/>
        <w:t>"Source": "EXP05",</w:t>
      </w:r>
    </w:p>
    <w:p w14:paraId="7975DFA3" w14:textId="158699FD" w:rsidR="000D624E" w:rsidRPr="00517405" w:rsidRDefault="000D624E" w:rsidP="00C75A4E">
      <w:pPr>
        <w:pStyle w:val="GOSTScript"/>
      </w:pPr>
      <w:r w:rsidRPr="00517405">
        <w:tab/>
      </w:r>
      <w:r w:rsidRPr="00517405">
        <w:tab/>
        <w:t>"ReqDateTime": "</w:t>
      </w:r>
      <w:r w:rsidR="00F96D2E" w:rsidRPr="00517405">
        <w:t>2022-09-16</w:t>
      </w:r>
      <w:r w:rsidRPr="00517405">
        <w:t xml:space="preserve"> 10:37:22",</w:t>
      </w:r>
    </w:p>
    <w:p w14:paraId="3A117211" w14:textId="77777777" w:rsidR="000D624E" w:rsidRPr="00517405" w:rsidRDefault="000D624E" w:rsidP="00C75A4E">
      <w:pPr>
        <w:pStyle w:val="GOSTScript"/>
      </w:pPr>
      <w:r w:rsidRPr="00517405">
        <w:tab/>
      </w:r>
      <w:r w:rsidRPr="00517405">
        <w:tab/>
        <w:t>"Version": "1.0",</w:t>
      </w:r>
    </w:p>
    <w:p w14:paraId="4A51C7C6" w14:textId="77777777" w:rsidR="000D624E" w:rsidRPr="00517405" w:rsidRDefault="000D624E" w:rsidP="00C75A4E">
      <w:pPr>
        <w:pStyle w:val="GOSTScript"/>
      </w:pPr>
      <w:r w:rsidRPr="00517405">
        <w:tab/>
      </w:r>
      <w:r w:rsidRPr="00517405">
        <w:tab/>
        <w:t>"ReqGuid": "b0d4ce5d-2757-4699-948c-cfa72ba94f10",</w:t>
      </w:r>
    </w:p>
    <w:p w14:paraId="3E69C95A" w14:textId="751FE5B9" w:rsidR="000D624E" w:rsidRPr="00517405" w:rsidRDefault="000D624E" w:rsidP="00C75A4E">
      <w:pPr>
        <w:pStyle w:val="GOSTScript"/>
      </w:pPr>
      <w:r w:rsidRPr="00517405">
        <w:tab/>
      </w:r>
      <w:r w:rsidRPr="00517405">
        <w:tab/>
        <w:t>"DocGuid": "b0d4ce5d-2757-4699-948c-cfa72ba94f20",</w:t>
      </w:r>
    </w:p>
    <w:p w14:paraId="7B5E540A" w14:textId="77777777" w:rsidR="000D624E" w:rsidRPr="00517405" w:rsidRDefault="000D624E" w:rsidP="00C75A4E">
      <w:pPr>
        <w:pStyle w:val="GOSTScript"/>
      </w:pPr>
      <w:r w:rsidRPr="00517405">
        <w:tab/>
      </w:r>
      <w:r w:rsidRPr="00517405">
        <w:tab/>
        <w:t>"RequestType": "COR",</w:t>
      </w:r>
    </w:p>
    <w:p w14:paraId="41343386" w14:textId="186FAAA9" w:rsidR="000D624E" w:rsidRPr="00517405" w:rsidRDefault="000D624E" w:rsidP="00C75A4E">
      <w:pPr>
        <w:pStyle w:val="GOSTScript"/>
      </w:pPr>
      <w:r w:rsidRPr="00517405">
        <w:t>},</w:t>
      </w:r>
    </w:p>
    <w:p w14:paraId="0AA978D2" w14:textId="77777777" w:rsidR="000D624E" w:rsidRPr="00517405" w:rsidRDefault="000D624E" w:rsidP="00C75A4E">
      <w:pPr>
        <w:pStyle w:val="GOSTScript"/>
      </w:pPr>
      <w:r w:rsidRPr="00517405">
        <w:tab/>
        <w:t>"document": {</w:t>
      </w:r>
    </w:p>
    <w:p w14:paraId="228CBB4D" w14:textId="32BB7A5C" w:rsidR="000D624E" w:rsidRPr="00517405" w:rsidRDefault="000D624E" w:rsidP="00C75A4E">
      <w:pPr>
        <w:pStyle w:val="GOSTScript"/>
      </w:pPr>
      <w:r w:rsidRPr="00517405">
        <w:tab/>
      </w:r>
      <w:r w:rsidRPr="00517405">
        <w:tab/>
        <w:t>"RptSetCode": 10,</w:t>
      </w:r>
    </w:p>
    <w:p w14:paraId="57981696" w14:textId="193C7486" w:rsidR="00D12CBA" w:rsidRPr="00517405" w:rsidRDefault="00545A27" w:rsidP="00C75A4E">
      <w:pPr>
        <w:pStyle w:val="GOSTScript"/>
      </w:pPr>
      <w:r w:rsidRPr="00517405">
        <w:lastRenderedPageBreak/>
        <w:tab/>
      </w:r>
      <w:r w:rsidRPr="00517405">
        <w:tab/>
      </w:r>
      <w:r w:rsidR="00D12CBA" w:rsidRPr="00517405">
        <w:t>"GroupByDocs": 1,</w:t>
      </w:r>
    </w:p>
    <w:p w14:paraId="77D37625" w14:textId="28D10454" w:rsidR="00D12CBA" w:rsidRPr="00517405" w:rsidRDefault="00545A27" w:rsidP="00C75A4E">
      <w:pPr>
        <w:pStyle w:val="GOSTScript"/>
      </w:pPr>
      <w:r w:rsidRPr="00517405">
        <w:tab/>
      </w:r>
      <w:r w:rsidRPr="00517405">
        <w:tab/>
      </w:r>
      <w:r w:rsidR="00D12CBA" w:rsidRPr="00517405">
        <w:t>"GroupByCorrespontents": 0,</w:t>
      </w:r>
    </w:p>
    <w:p w14:paraId="61EACDCB" w14:textId="528CE347" w:rsidR="00D12CBA" w:rsidRPr="00517405" w:rsidRDefault="00545A27" w:rsidP="00C75A4E">
      <w:pPr>
        <w:pStyle w:val="GOSTScript"/>
      </w:pPr>
      <w:r w:rsidRPr="00517405">
        <w:tab/>
      </w:r>
      <w:r w:rsidRPr="00517405">
        <w:tab/>
      </w:r>
      <w:r w:rsidR="00D12CBA" w:rsidRPr="00517405">
        <w:t>"Book": "FTAccFedOrg",</w:t>
      </w:r>
    </w:p>
    <w:p w14:paraId="0BFA367E" w14:textId="77777777" w:rsidR="000D624E" w:rsidRPr="00517405" w:rsidRDefault="000D624E" w:rsidP="00C75A4E">
      <w:pPr>
        <w:pStyle w:val="GOSTScript"/>
      </w:pPr>
      <w:r w:rsidRPr="00517405">
        <w:tab/>
      </w:r>
      <w:r w:rsidRPr="00517405">
        <w:tab/>
        <w:t>"StartRepDate": "2022-08-29",</w:t>
      </w:r>
    </w:p>
    <w:p w14:paraId="4584ED04" w14:textId="7CCBBF38" w:rsidR="000D624E" w:rsidRPr="00517405" w:rsidRDefault="000D624E" w:rsidP="001F54AB">
      <w:pPr>
        <w:pStyle w:val="GOSTScript"/>
      </w:pPr>
      <w:r w:rsidRPr="00517405">
        <w:tab/>
      </w:r>
      <w:r w:rsidRPr="00517405">
        <w:tab/>
        <w:t>"EndRepDate": "2022-09-15",</w:t>
      </w:r>
    </w:p>
    <w:p w14:paraId="1B7FA376" w14:textId="07453CFD" w:rsidR="00D12CBA" w:rsidRPr="00517405" w:rsidRDefault="000D624E" w:rsidP="00C75A4E">
      <w:pPr>
        <w:pStyle w:val="GOSTScript"/>
      </w:pPr>
      <w:r w:rsidRPr="00517405">
        <w:tab/>
      </w:r>
      <w:r w:rsidRPr="00517405">
        <w:tab/>
      </w:r>
      <w:r w:rsidR="00D12CBA" w:rsidRPr="00517405">
        <w:t>"RecType": 0,</w:t>
      </w:r>
    </w:p>
    <w:p w14:paraId="17859908" w14:textId="150D7CCE" w:rsidR="000D624E" w:rsidRPr="00517405" w:rsidRDefault="00545A27" w:rsidP="00C75A4E">
      <w:pPr>
        <w:pStyle w:val="GOSTScript"/>
      </w:pPr>
      <w:r w:rsidRPr="00517405">
        <w:tab/>
      </w:r>
      <w:r w:rsidRPr="00517405">
        <w:tab/>
      </w:r>
      <w:r w:rsidR="000D624E" w:rsidRPr="00517405">
        <w:t>"NullStr": 1,</w:t>
      </w:r>
    </w:p>
    <w:p w14:paraId="76DAA1A0" w14:textId="741F792F" w:rsidR="00D12CBA" w:rsidRPr="00517405" w:rsidRDefault="00545A27" w:rsidP="00C75A4E">
      <w:pPr>
        <w:pStyle w:val="GOSTScript"/>
      </w:pPr>
      <w:r w:rsidRPr="00517405">
        <w:tab/>
      </w:r>
      <w:r w:rsidRPr="00517405">
        <w:tab/>
      </w:r>
      <w:r w:rsidR="00D12CBA" w:rsidRPr="00517405">
        <w:t>"</w:t>
      </w:r>
      <w:r w:rsidR="00317662" w:rsidRPr="00517405">
        <w:t>ReturnIfEmpty</w:t>
      </w:r>
      <w:r w:rsidR="00D12CBA" w:rsidRPr="00517405">
        <w:t>": 1,</w:t>
      </w:r>
    </w:p>
    <w:p w14:paraId="2D7FE988" w14:textId="6D46413E" w:rsidR="000D624E" w:rsidRPr="00517405" w:rsidRDefault="000D624E" w:rsidP="00C75A4E">
      <w:pPr>
        <w:pStyle w:val="GOSTScript"/>
      </w:pPr>
      <w:r w:rsidRPr="00517405">
        <w:tab/>
      </w:r>
      <w:r w:rsidRPr="00517405">
        <w:tab/>
        <w:t>"FilterParams": [</w:t>
      </w:r>
    </w:p>
    <w:p w14:paraId="1F2EC293" w14:textId="77777777" w:rsidR="000D624E" w:rsidRPr="00750742" w:rsidRDefault="000D624E" w:rsidP="00C75A4E">
      <w:pPr>
        <w:pStyle w:val="GOSTScript"/>
      </w:pPr>
      <w:r w:rsidRPr="00517405">
        <w:tab/>
      </w:r>
      <w:r w:rsidRPr="00517405">
        <w:tab/>
      </w:r>
      <w:r w:rsidRPr="00517405">
        <w:tab/>
      </w:r>
      <w:r w:rsidRPr="00750742">
        <w:t>{</w:t>
      </w:r>
    </w:p>
    <w:p w14:paraId="5FEB55C5" w14:textId="56B4DF9F" w:rsidR="000D624E" w:rsidRPr="00750742" w:rsidRDefault="000D624E" w:rsidP="00C75A4E">
      <w:pPr>
        <w:pStyle w:val="GOSTScript"/>
      </w:pPr>
      <w:r w:rsidRPr="00750742">
        <w:tab/>
      </w:r>
      <w:r w:rsidRPr="00750742">
        <w:tab/>
      </w:r>
      <w:r w:rsidRPr="00750742">
        <w:tab/>
      </w:r>
      <w:r w:rsidRPr="00750742">
        <w:tab/>
        <w:t>"</w:t>
      </w:r>
      <w:r w:rsidRPr="00517405">
        <w:t>param</w:t>
      </w:r>
      <w:r w:rsidRPr="00750742">
        <w:t>": "</w:t>
      </w:r>
      <w:r w:rsidRPr="00517405">
        <w:t>kbk</w:t>
      </w:r>
      <w:r w:rsidRPr="00750742">
        <w:t>",</w:t>
      </w:r>
    </w:p>
    <w:p w14:paraId="624654A2" w14:textId="239056D9" w:rsidR="000D624E" w:rsidRPr="00C75A4E" w:rsidRDefault="000D624E" w:rsidP="00C75A4E">
      <w:pPr>
        <w:pStyle w:val="GOSTScript"/>
        <w:rPr>
          <w:lang w:val="ru-RU"/>
        </w:rPr>
      </w:pPr>
      <w:r w:rsidRPr="00750742">
        <w:tab/>
      </w:r>
      <w:r w:rsidRPr="00750742">
        <w:tab/>
      </w:r>
      <w:r w:rsidRPr="00750742">
        <w:tab/>
      </w:r>
      <w:r w:rsidRPr="00750742">
        <w:tab/>
      </w:r>
      <w:r w:rsidRPr="00C75A4E">
        <w:rPr>
          <w:lang w:val="ru-RU"/>
        </w:rPr>
        <w:t>"</w:t>
      </w:r>
      <w:r w:rsidRPr="00517405">
        <w:t>value</w:t>
      </w:r>
      <w:r w:rsidRPr="00C75A4E">
        <w:rPr>
          <w:lang w:val="ru-RU"/>
        </w:rPr>
        <w:t>": "0540802111</w:t>
      </w:r>
      <w:r w:rsidRPr="00517405">
        <w:t>A</w:t>
      </w:r>
      <w:r w:rsidRPr="00C75A4E">
        <w:rPr>
          <w:lang w:val="ru-RU"/>
        </w:rPr>
        <w:t>160272633%,0640802111</w:t>
      </w:r>
      <w:r w:rsidRPr="00517405">
        <w:t>A</w:t>
      </w:r>
      <w:r w:rsidRPr="00C75A4E">
        <w:rPr>
          <w:lang w:val="ru-RU"/>
        </w:rPr>
        <w:t>160272744%",</w:t>
      </w:r>
      <w:r w:rsidR="00F96D2E" w:rsidRPr="00C75A4E">
        <w:rPr>
          <w:lang w:val="ru-RU"/>
        </w:rPr>
        <w:t xml:space="preserve"> // ищем запись учета, в которой значение аналитического признака «Бюджетная классификация» по дебету соответствует перечисленным маскам значений</w:t>
      </w:r>
    </w:p>
    <w:p w14:paraId="3F29C489" w14:textId="78E89CC9" w:rsidR="000D624E" w:rsidRPr="00517405" w:rsidRDefault="000D624E" w:rsidP="00C75A4E">
      <w:pPr>
        <w:pStyle w:val="GOSTScript"/>
      </w:pPr>
      <w:r w:rsidRPr="00C75A4E">
        <w:rPr>
          <w:lang w:val="ru-RU"/>
        </w:rPr>
        <w:tab/>
      </w:r>
      <w:r w:rsidRPr="00C75A4E">
        <w:rPr>
          <w:lang w:val="ru-RU"/>
        </w:rPr>
        <w:tab/>
      </w:r>
      <w:r w:rsidRPr="00C75A4E">
        <w:rPr>
          <w:lang w:val="ru-RU"/>
        </w:rPr>
        <w:tab/>
      </w:r>
      <w:r w:rsidRPr="00C75A4E">
        <w:rPr>
          <w:lang w:val="ru-RU"/>
        </w:rPr>
        <w:tab/>
      </w:r>
      <w:r w:rsidRPr="00517405">
        <w:t>"</w:t>
      </w:r>
      <w:r w:rsidR="00F96D2E" w:rsidRPr="00517405">
        <w:t>Site</w:t>
      </w:r>
      <w:r w:rsidRPr="00517405">
        <w:t>": "-1",</w:t>
      </w:r>
    </w:p>
    <w:p w14:paraId="40659502" w14:textId="77777777" w:rsidR="000D624E" w:rsidRPr="00517405" w:rsidRDefault="000D624E" w:rsidP="00C75A4E">
      <w:pPr>
        <w:pStyle w:val="GOSTScript"/>
      </w:pPr>
      <w:r w:rsidRPr="00517405">
        <w:tab/>
      </w:r>
      <w:r w:rsidRPr="00517405">
        <w:tab/>
      </w:r>
      <w:r w:rsidRPr="00517405">
        <w:tab/>
      </w:r>
      <w:r w:rsidRPr="00517405">
        <w:tab/>
        <w:t>"operation": "like"</w:t>
      </w:r>
    </w:p>
    <w:p w14:paraId="14125462" w14:textId="68C6D65A" w:rsidR="000D624E" w:rsidRPr="00517405" w:rsidRDefault="000D624E" w:rsidP="00C75A4E">
      <w:pPr>
        <w:pStyle w:val="GOSTScript"/>
      </w:pPr>
      <w:r w:rsidRPr="00517405">
        <w:tab/>
      </w:r>
      <w:r w:rsidRPr="00517405">
        <w:tab/>
      </w:r>
      <w:r w:rsidRPr="00517405">
        <w:tab/>
        <w:t>}</w:t>
      </w:r>
      <w:r w:rsidR="00F96D2E" w:rsidRPr="00517405">
        <w:t>,</w:t>
      </w:r>
    </w:p>
    <w:p w14:paraId="40AD9D9A" w14:textId="23C0B660" w:rsidR="00F96D2E" w:rsidRPr="00517405" w:rsidRDefault="00545A27" w:rsidP="00C75A4E">
      <w:pPr>
        <w:pStyle w:val="GOSTScript"/>
      </w:pPr>
      <w:r w:rsidRPr="00517405">
        <w:tab/>
      </w:r>
      <w:r w:rsidRPr="00517405">
        <w:tab/>
      </w:r>
      <w:r w:rsidRPr="00517405">
        <w:tab/>
      </w:r>
      <w:r w:rsidR="00F96D2E" w:rsidRPr="00517405">
        <w:t>{</w:t>
      </w:r>
    </w:p>
    <w:p w14:paraId="5F83EBFE" w14:textId="33213FD1" w:rsidR="00F96D2E" w:rsidRPr="0082567B" w:rsidRDefault="00545A27" w:rsidP="00C75A4E">
      <w:pPr>
        <w:pStyle w:val="GOSTScript"/>
      </w:pPr>
      <w:r w:rsidRPr="00517405">
        <w:tab/>
      </w:r>
      <w:r w:rsidRPr="00517405">
        <w:tab/>
      </w:r>
      <w:r w:rsidRPr="00517405">
        <w:tab/>
      </w:r>
      <w:r w:rsidRPr="00517405">
        <w:tab/>
      </w:r>
      <w:r w:rsidR="00F96D2E" w:rsidRPr="00895A88">
        <w:t>"</w:t>
      </w:r>
      <w:r w:rsidR="00F96D2E" w:rsidRPr="00517405">
        <w:t>param</w:t>
      </w:r>
      <w:r w:rsidR="00F96D2E" w:rsidRPr="00895A88">
        <w:t>": "</w:t>
      </w:r>
      <w:r w:rsidR="00F96D2E" w:rsidRPr="00517405">
        <w:t>tofk</w:t>
      </w:r>
      <w:r w:rsidR="00F96D2E" w:rsidRPr="00895A88">
        <w:t>",</w:t>
      </w:r>
    </w:p>
    <w:p w14:paraId="63016150" w14:textId="5784DC69" w:rsidR="00F96D2E" w:rsidRPr="00C75A4E" w:rsidRDefault="00F96D2E" w:rsidP="00C75A4E">
      <w:pPr>
        <w:pStyle w:val="GOSTScript"/>
        <w:rPr>
          <w:lang w:val="ru-RU"/>
        </w:rPr>
      </w:pPr>
      <w:r w:rsidRPr="00895A88">
        <w:tab/>
      </w:r>
      <w:r w:rsidRPr="00895A88">
        <w:tab/>
      </w:r>
      <w:r w:rsidRPr="00895A88">
        <w:tab/>
      </w:r>
      <w:r w:rsidRPr="00895A88">
        <w:tab/>
      </w:r>
      <w:r w:rsidRPr="00C75A4E">
        <w:rPr>
          <w:lang w:val="ru-RU"/>
        </w:rPr>
        <w:t>"</w:t>
      </w:r>
      <w:r w:rsidRPr="00517405">
        <w:t>value</w:t>
      </w:r>
      <w:r w:rsidRPr="00C75A4E">
        <w:rPr>
          <w:lang w:val="ru-RU"/>
        </w:rPr>
        <w:t>": "6400", // ищем запись учета, в которой значение аналитического признака «ОрФК» по дебету ИЛИ по кредиту равно «6400»</w:t>
      </w:r>
    </w:p>
    <w:p w14:paraId="46FF256F" w14:textId="77777777"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Operation</w:t>
      </w:r>
      <w:r w:rsidRPr="00C75A4E">
        <w:rPr>
          <w:lang w:val="ru-RU"/>
        </w:rPr>
        <w:t xml:space="preserve"> ": "="</w:t>
      </w:r>
    </w:p>
    <w:p w14:paraId="454BF854" w14:textId="1D9A1596"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F96D2E" w:rsidRPr="00C75A4E">
        <w:rPr>
          <w:lang w:val="ru-RU"/>
        </w:rPr>
        <w:t>},</w:t>
      </w:r>
    </w:p>
    <w:p w14:paraId="0E8282AA" w14:textId="3B3ADB1B"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F96D2E" w:rsidRPr="00C75A4E">
        <w:rPr>
          <w:lang w:val="ru-RU"/>
        </w:rPr>
        <w:t>{</w:t>
      </w:r>
    </w:p>
    <w:p w14:paraId="3FDB668F" w14:textId="5BF47CD0"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param</w:t>
      </w:r>
      <w:r w:rsidR="00F96D2E" w:rsidRPr="00C75A4E">
        <w:rPr>
          <w:lang w:val="ru-RU"/>
        </w:rPr>
        <w:t>": "</w:t>
      </w:r>
      <w:r w:rsidR="00F96D2E" w:rsidRPr="00517405">
        <w:t>conturCode</w:t>
      </w:r>
      <w:r w:rsidR="00F96D2E" w:rsidRPr="00C75A4E">
        <w:rPr>
          <w:lang w:val="ru-RU"/>
        </w:rPr>
        <w:t>",</w:t>
      </w:r>
    </w:p>
    <w:p w14:paraId="5EFA5BA2" w14:textId="55DE7834"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value</w:t>
      </w:r>
      <w:r w:rsidRPr="00C75A4E">
        <w:rPr>
          <w:lang w:val="ru-RU"/>
        </w:rPr>
        <w:t>": "0", // ищем запись учета, в которой значение аналитического признака «Контур» по дебету равно «0» (открытый)</w:t>
      </w:r>
    </w:p>
    <w:p w14:paraId="459A2DF8" w14:textId="6525B943"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Site</w:t>
      </w:r>
      <w:r w:rsidR="00F96D2E" w:rsidRPr="00C75A4E">
        <w:rPr>
          <w:lang w:val="ru-RU"/>
        </w:rPr>
        <w:t>": "-1"</w:t>
      </w:r>
      <w:r w:rsidR="001F54AB">
        <w:rPr>
          <w:lang w:val="ru-RU"/>
        </w:rPr>
        <w:t>,</w:t>
      </w:r>
    </w:p>
    <w:p w14:paraId="46E24DF2" w14:textId="77777777"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Operation</w:t>
      </w:r>
      <w:r w:rsidRPr="00C75A4E">
        <w:rPr>
          <w:lang w:val="ru-RU"/>
        </w:rPr>
        <w:t xml:space="preserve"> ": "="</w:t>
      </w:r>
    </w:p>
    <w:p w14:paraId="72D5285C" w14:textId="3CB7C74B"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F96D2E" w:rsidRPr="00C75A4E">
        <w:rPr>
          <w:lang w:val="ru-RU"/>
        </w:rPr>
        <w:t>},</w:t>
      </w:r>
    </w:p>
    <w:p w14:paraId="767A3D64" w14:textId="716558F1"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F96D2E" w:rsidRPr="00C75A4E">
        <w:rPr>
          <w:lang w:val="ru-RU"/>
        </w:rPr>
        <w:t>{</w:t>
      </w:r>
    </w:p>
    <w:p w14:paraId="4A921BCA" w14:textId="58120771"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param</w:t>
      </w:r>
      <w:r w:rsidR="00F96D2E" w:rsidRPr="00C75A4E">
        <w:rPr>
          <w:lang w:val="ru-RU"/>
        </w:rPr>
        <w:t>": "</w:t>
      </w:r>
      <w:r w:rsidR="00F96D2E" w:rsidRPr="00517405">
        <w:t>conturCode</w:t>
      </w:r>
      <w:r w:rsidR="00F96D2E" w:rsidRPr="00C75A4E">
        <w:rPr>
          <w:lang w:val="ru-RU"/>
        </w:rPr>
        <w:t>",</w:t>
      </w:r>
    </w:p>
    <w:p w14:paraId="6240F4F7" w14:textId="52B63CBB"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value</w:t>
      </w:r>
      <w:r w:rsidRPr="00C75A4E">
        <w:rPr>
          <w:lang w:val="ru-RU"/>
        </w:rPr>
        <w:t>": "0", // ищем запись учета, в которой значение аналитического признака «Контур» по кредиту равно «0» (открытый)</w:t>
      </w:r>
    </w:p>
    <w:p w14:paraId="710286BD" w14:textId="46B4577C"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Site</w:t>
      </w:r>
      <w:r w:rsidR="00F96D2E" w:rsidRPr="00C75A4E">
        <w:rPr>
          <w:lang w:val="ru-RU"/>
        </w:rPr>
        <w:t>": "+1",</w:t>
      </w:r>
    </w:p>
    <w:p w14:paraId="08F7E6CB" w14:textId="33A999A4"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Operation</w:t>
      </w:r>
      <w:r w:rsidR="00F96D2E" w:rsidRPr="00C75A4E">
        <w:rPr>
          <w:lang w:val="ru-RU"/>
        </w:rPr>
        <w:t xml:space="preserve"> ": "="</w:t>
      </w:r>
    </w:p>
    <w:p w14:paraId="20206232" w14:textId="40FF6DB1" w:rsidR="00F96D2E" w:rsidRPr="00C75A4E" w:rsidRDefault="00F96D2E" w:rsidP="00C75A4E">
      <w:pPr>
        <w:pStyle w:val="GOSTScript"/>
        <w:rPr>
          <w:lang w:val="ru-RU"/>
        </w:rPr>
      </w:pPr>
      <w:r w:rsidRPr="00C75A4E">
        <w:rPr>
          <w:lang w:val="ru-RU"/>
        </w:rPr>
        <w:tab/>
      </w:r>
      <w:r w:rsidRPr="00C75A4E">
        <w:rPr>
          <w:lang w:val="ru-RU"/>
        </w:rPr>
        <w:tab/>
        <w:t>},</w:t>
      </w:r>
    </w:p>
    <w:p w14:paraId="0DE905E0" w14:textId="0C7808CA" w:rsidR="00F96D2E" w:rsidRPr="00C75A4E" w:rsidRDefault="00545A27" w:rsidP="00C75A4E">
      <w:pPr>
        <w:pStyle w:val="GOSTScript"/>
        <w:rPr>
          <w:lang w:val="ru-RU"/>
        </w:rPr>
      </w:pPr>
      <w:r w:rsidRPr="00C75A4E">
        <w:rPr>
          <w:lang w:val="ru-RU"/>
        </w:rPr>
        <w:tab/>
      </w:r>
      <w:r w:rsidRPr="00C75A4E">
        <w:rPr>
          <w:lang w:val="ru-RU"/>
        </w:rPr>
        <w:tab/>
      </w:r>
      <w:r w:rsidR="00F96D2E" w:rsidRPr="00C75A4E">
        <w:rPr>
          <w:lang w:val="ru-RU"/>
        </w:rPr>
        <w:t>{</w:t>
      </w:r>
    </w:p>
    <w:p w14:paraId="3F9327FC" w14:textId="73F5E98C"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param</w:t>
      </w:r>
      <w:r w:rsidR="00F96D2E" w:rsidRPr="00C75A4E">
        <w:rPr>
          <w:lang w:val="ru-RU"/>
        </w:rPr>
        <w:t>": "</w:t>
      </w:r>
      <w:r w:rsidR="00F96D2E" w:rsidRPr="00517405">
        <w:t>ikpIkv</w:t>
      </w:r>
      <w:r w:rsidR="00F96D2E" w:rsidRPr="00C75A4E">
        <w:rPr>
          <w:lang w:val="ru-RU"/>
        </w:rPr>
        <w:t>",</w:t>
      </w:r>
    </w:p>
    <w:p w14:paraId="0B71CCF1" w14:textId="3444A39B"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value</w:t>
      </w:r>
      <w:r w:rsidRPr="00C75A4E">
        <w:rPr>
          <w:lang w:val="ru-RU"/>
        </w:rPr>
        <w:t>": "-", // ищем запись учета, в которой значение аналитического признака «ИКП/ИКВ» по дебету ИЛИ по кредиту не пусто (отлично от значения «-» (прочерк))</w:t>
      </w:r>
    </w:p>
    <w:p w14:paraId="27CFEFCD" w14:textId="3A47933D"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Operation</w:t>
      </w:r>
      <w:r w:rsidRPr="00C75A4E">
        <w:rPr>
          <w:lang w:val="ru-RU"/>
        </w:rPr>
        <w:t xml:space="preserve"> ": "</w:t>
      </w:r>
      <w:r w:rsidRPr="00517405">
        <w:t>not</w:t>
      </w:r>
      <w:r w:rsidRPr="00C75A4E">
        <w:rPr>
          <w:lang w:val="ru-RU"/>
        </w:rPr>
        <w:t>="</w:t>
      </w:r>
    </w:p>
    <w:p w14:paraId="6F2F526D" w14:textId="3C0D9A98" w:rsidR="00F96D2E" w:rsidRPr="00C75A4E" w:rsidRDefault="00545A27" w:rsidP="00C75A4E">
      <w:pPr>
        <w:pStyle w:val="GOSTScript"/>
        <w:rPr>
          <w:lang w:val="ru-RU"/>
        </w:rPr>
      </w:pPr>
      <w:r w:rsidRPr="00C75A4E">
        <w:rPr>
          <w:lang w:val="ru-RU"/>
        </w:rPr>
        <w:lastRenderedPageBreak/>
        <w:tab/>
      </w:r>
      <w:r w:rsidRPr="00C75A4E">
        <w:rPr>
          <w:lang w:val="ru-RU"/>
        </w:rPr>
        <w:tab/>
      </w:r>
      <w:r w:rsidRPr="00C75A4E">
        <w:rPr>
          <w:lang w:val="ru-RU"/>
        </w:rPr>
        <w:tab/>
      </w:r>
      <w:r w:rsidR="00F96D2E" w:rsidRPr="00C75A4E">
        <w:rPr>
          <w:lang w:val="ru-RU"/>
        </w:rPr>
        <w:t>},</w:t>
      </w:r>
    </w:p>
    <w:p w14:paraId="057A2054" w14:textId="70F08113"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F96D2E" w:rsidRPr="00C75A4E">
        <w:rPr>
          <w:lang w:val="ru-RU"/>
        </w:rPr>
        <w:t>{</w:t>
      </w:r>
    </w:p>
    <w:p w14:paraId="3936EC64" w14:textId="55949729"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F96D2E" w:rsidRPr="00C75A4E">
        <w:rPr>
          <w:lang w:val="ru-RU"/>
        </w:rPr>
        <w:t>"</w:t>
      </w:r>
      <w:r w:rsidR="00F96D2E" w:rsidRPr="00517405">
        <w:t>param</w:t>
      </w:r>
      <w:r w:rsidR="00F96D2E" w:rsidRPr="00C75A4E">
        <w:rPr>
          <w:lang w:val="ru-RU"/>
        </w:rPr>
        <w:t>": "</w:t>
      </w:r>
      <w:r w:rsidR="00F96D2E" w:rsidRPr="00517405">
        <w:t>ikpIkv</w:t>
      </w:r>
      <w:r w:rsidR="00F96D2E" w:rsidRPr="00C75A4E">
        <w:rPr>
          <w:lang w:val="ru-RU"/>
        </w:rPr>
        <w:t>",</w:t>
      </w:r>
    </w:p>
    <w:p w14:paraId="0B1782CF" w14:textId="50A638B4" w:rsidR="00F96D2E" w:rsidRPr="00C75A4E" w:rsidRDefault="00F96D2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Operation</w:t>
      </w:r>
      <w:r w:rsidRPr="00C75A4E">
        <w:rPr>
          <w:lang w:val="ru-RU"/>
        </w:rPr>
        <w:t xml:space="preserve"> ": "</w:t>
      </w:r>
      <w:r w:rsidRPr="00517405">
        <w:t>not</w:t>
      </w:r>
      <w:r w:rsidRPr="00C75A4E">
        <w:rPr>
          <w:lang w:val="ru-RU"/>
        </w:rPr>
        <w:t xml:space="preserve"> </w:t>
      </w:r>
      <w:r w:rsidRPr="00517405">
        <w:t>empty</w:t>
      </w:r>
      <w:r w:rsidRPr="00C75A4E">
        <w:rPr>
          <w:lang w:val="ru-RU"/>
        </w:rPr>
        <w:t xml:space="preserve">" // ищем запись учета, в которой значение аналитического признака «ИКП/ИКВ» по дебету ИЛИ по кредиту </w:t>
      </w:r>
      <w:r w:rsidR="0047256C" w:rsidRPr="00C75A4E">
        <w:rPr>
          <w:lang w:val="ru-RU"/>
        </w:rPr>
        <w:t xml:space="preserve">не </w:t>
      </w:r>
      <w:r w:rsidRPr="00C75A4E">
        <w:rPr>
          <w:lang w:val="ru-RU"/>
        </w:rPr>
        <w:t>пусто (</w:t>
      </w:r>
      <w:r w:rsidR="0047256C" w:rsidRPr="00C75A4E">
        <w:rPr>
          <w:lang w:val="ru-RU"/>
        </w:rPr>
        <w:t>отлично от значения</w:t>
      </w:r>
      <w:r w:rsidRPr="00C75A4E">
        <w:rPr>
          <w:lang w:val="ru-RU"/>
        </w:rPr>
        <w:t xml:space="preserve"> «</w:t>
      </w:r>
      <w:r w:rsidRPr="00517405">
        <w:t>NULL</w:t>
      </w:r>
      <w:r w:rsidRPr="00C75A4E">
        <w:rPr>
          <w:lang w:val="ru-RU"/>
        </w:rPr>
        <w:t>»</w:t>
      </w:r>
      <w:r w:rsidRPr="00C75A4E">
        <w:rPr>
          <w:lang w:val="ru-RU"/>
        </w:rPr>
        <w:tab/>
        <w:t>)</w:t>
      </w:r>
    </w:p>
    <w:p w14:paraId="221FFFE3" w14:textId="4077D10B" w:rsidR="00F96D2E"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F96D2E" w:rsidRPr="00C75A4E">
        <w:rPr>
          <w:lang w:val="ru-RU"/>
        </w:rPr>
        <w:t>}</w:t>
      </w:r>
    </w:p>
    <w:p w14:paraId="1E3BE13C" w14:textId="77777777" w:rsidR="000D624E" w:rsidRPr="00C75A4E" w:rsidRDefault="000D624E" w:rsidP="00C75A4E">
      <w:pPr>
        <w:pStyle w:val="GOSTScript"/>
        <w:rPr>
          <w:lang w:val="ru-RU"/>
        </w:rPr>
      </w:pPr>
      <w:r w:rsidRPr="00C75A4E">
        <w:rPr>
          <w:lang w:val="ru-RU"/>
        </w:rPr>
        <w:tab/>
      </w:r>
      <w:r w:rsidRPr="00C75A4E">
        <w:rPr>
          <w:lang w:val="ru-RU"/>
        </w:rPr>
        <w:tab/>
        <w:t>],</w:t>
      </w:r>
    </w:p>
    <w:p w14:paraId="7A3C8606" w14:textId="6D9A25F4" w:rsidR="000D624E" w:rsidRPr="00C75A4E" w:rsidRDefault="000D624E" w:rsidP="00C75A4E">
      <w:pPr>
        <w:pStyle w:val="GOSTScript"/>
        <w:rPr>
          <w:lang w:val="ru-RU"/>
        </w:rPr>
      </w:pPr>
      <w:r w:rsidRPr="00C75A4E">
        <w:rPr>
          <w:lang w:val="ru-RU"/>
        </w:rPr>
        <w:tab/>
      </w:r>
      <w:r w:rsidRPr="00C75A4E">
        <w:rPr>
          <w:lang w:val="ru-RU"/>
        </w:rPr>
        <w:tab/>
        <w:t>"</w:t>
      </w:r>
      <w:r w:rsidRPr="00517405">
        <w:t>VisualParams</w:t>
      </w:r>
      <w:r w:rsidRPr="00C75A4E">
        <w:rPr>
          <w:lang w:val="ru-RU"/>
        </w:rPr>
        <w:t>": [</w:t>
      </w:r>
    </w:p>
    <w:p w14:paraId="1473A917" w14:textId="4F9B61F8" w:rsidR="0047256C"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47256C" w:rsidRPr="00C75A4E">
        <w:rPr>
          <w:lang w:val="ru-RU"/>
        </w:rPr>
        <w:t>{</w:t>
      </w:r>
    </w:p>
    <w:p w14:paraId="342A97B8" w14:textId="2070514B" w:rsidR="0047256C"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0047256C" w:rsidRPr="00C75A4E">
        <w:rPr>
          <w:lang w:val="ru-RU"/>
        </w:rPr>
        <w:t>"</w:t>
      </w:r>
      <w:r w:rsidR="0047256C" w:rsidRPr="00517405">
        <w:t>param</w:t>
      </w:r>
      <w:r w:rsidR="0047256C" w:rsidRPr="00C75A4E">
        <w:rPr>
          <w:lang w:val="ru-RU"/>
        </w:rPr>
        <w:t>": "</w:t>
      </w:r>
      <w:r w:rsidR="0047256C" w:rsidRPr="00517405">
        <w:t>kbk</w:t>
      </w:r>
      <w:r w:rsidR="0047256C" w:rsidRPr="00C75A4E">
        <w:rPr>
          <w:lang w:val="ru-RU"/>
        </w:rPr>
        <w:t>", // в ответе требуется возвращать информацию о значении аналитического признака «Бюджетная классификация» // требуется возвращать значение аналитического признака по дебету и по кредиту записи учета</w:t>
      </w:r>
    </w:p>
    <w:p w14:paraId="610B48CE" w14:textId="77777777" w:rsidR="0047256C" w:rsidRPr="00C75A4E" w:rsidRDefault="0047256C" w:rsidP="00C75A4E">
      <w:pPr>
        <w:pStyle w:val="GOSTScript"/>
        <w:rPr>
          <w:lang w:val="ru-RU"/>
        </w:rPr>
      </w:pPr>
      <w:r w:rsidRPr="00C75A4E">
        <w:rPr>
          <w:lang w:val="ru-RU"/>
        </w:rPr>
        <w:tab/>
      </w:r>
      <w:r w:rsidRPr="00C75A4E">
        <w:rPr>
          <w:lang w:val="ru-RU"/>
        </w:rPr>
        <w:tab/>
      </w:r>
      <w:r w:rsidRPr="00C75A4E">
        <w:rPr>
          <w:lang w:val="ru-RU"/>
        </w:rPr>
        <w:tab/>
        <w:t>},</w:t>
      </w:r>
    </w:p>
    <w:p w14:paraId="08F4F44F" w14:textId="01FF04C1" w:rsidR="0047256C"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47256C" w:rsidRPr="00C75A4E">
        <w:rPr>
          <w:lang w:val="ru-RU"/>
        </w:rPr>
        <w:t>{</w:t>
      </w:r>
    </w:p>
    <w:p w14:paraId="384D3CA3" w14:textId="0FEB6DC2" w:rsidR="0047256C" w:rsidRPr="00C75A4E" w:rsidRDefault="0047256C"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param</w:t>
      </w:r>
      <w:r w:rsidRPr="00C75A4E">
        <w:rPr>
          <w:lang w:val="ru-RU"/>
        </w:rPr>
        <w:t xml:space="preserve">": " </w:t>
      </w:r>
      <w:r w:rsidRPr="00517405">
        <w:t>budgetCode</w:t>
      </w:r>
      <w:r w:rsidRPr="00C75A4E">
        <w:rPr>
          <w:lang w:val="ru-RU"/>
        </w:rPr>
        <w:t>", // в ответе требуется возвращать информацию о значении аналитического признака «Бюджет»</w:t>
      </w:r>
    </w:p>
    <w:p w14:paraId="061C0D10" w14:textId="2F661E61" w:rsidR="0047256C" w:rsidRPr="00C75A4E" w:rsidRDefault="0047256C"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Site</w:t>
      </w:r>
      <w:r w:rsidRPr="00C75A4E">
        <w:rPr>
          <w:lang w:val="ru-RU"/>
        </w:rPr>
        <w:t>": "+1" // требуется возвращать значение аналитического признака по кредиту записи учета</w:t>
      </w:r>
    </w:p>
    <w:p w14:paraId="7D2DDC1A" w14:textId="7BA846E7" w:rsidR="0047256C"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47256C" w:rsidRPr="00C75A4E">
        <w:rPr>
          <w:lang w:val="ru-RU"/>
        </w:rPr>
        <w:t>},</w:t>
      </w:r>
    </w:p>
    <w:p w14:paraId="6361C19C" w14:textId="01B510B2" w:rsidR="0047256C" w:rsidRPr="00C75A4E" w:rsidRDefault="00545A27" w:rsidP="00C75A4E">
      <w:pPr>
        <w:pStyle w:val="GOSTScript"/>
        <w:rPr>
          <w:lang w:val="ru-RU"/>
        </w:rPr>
      </w:pPr>
      <w:r w:rsidRPr="00C75A4E">
        <w:rPr>
          <w:lang w:val="ru-RU"/>
        </w:rPr>
        <w:tab/>
      </w:r>
      <w:r w:rsidRPr="00C75A4E">
        <w:rPr>
          <w:lang w:val="ru-RU"/>
        </w:rPr>
        <w:tab/>
      </w:r>
      <w:r w:rsidRPr="00C75A4E">
        <w:rPr>
          <w:lang w:val="ru-RU"/>
        </w:rPr>
        <w:tab/>
      </w:r>
      <w:r w:rsidR="0047256C" w:rsidRPr="00C75A4E">
        <w:rPr>
          <w:lang w:val="ru-RU"/>
        </w:rPr>
        <w:t>{</w:t>
      </w:r>
    </w:p>
    <w:p w14:paraId="384D7ABA" w14:textId="4DC54B13" w:rsidR="0047256C" w:rsidRPr="00C75A4E" w:rsidRDefault="0047256C"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param</w:t>
      </w:r>
      <w:r w:rsidRPr="00C75A4E">
        <w:rPr>
          <w:lang w:val="ru-RU"/>
        </w:rPr>
        <w:t>": "</w:t>
      </w:r>
      <w:r w:rsidRPr="00517405">
        <w:t>account</w:t>
      </w:r>
      <w:r w:rsidRPr="00C75A4E">
        <w:rPr>
          <w:lang w:val="ru-RU"/>
        </w:rPr>
        <w:t>" // в ответе требуется возвращать информацию о значении аналитического признака «Счет» // требуется возвращать значение аналитического признака по дебету и по кредиту записи учета</w:t>
      </w:r>
    </w:p>
    <w:p w14:paraId="4DAEEDE9" w14:textId="0F6A117B" w:rsidR="0047256C" w:rsidRPr="00C75A4E" w:rsidRDefault="0047256C" w:rsidP="00C75A4E">
      <w:pPr>
        <w:pStyle w:val="GOSTScript"/>
        <w:rPr>
          <w:lang w:val="ru-RU"/>
        </w:rPr>
      </w:pPr>
      <w:r w:rsidRPr="00C75A4E">
        <w:rPr>
          <w:lang w:val="ru-RU"/>
        </w:rPr>
        <w:tab/>
      </w:r>
      <w:r w:rsidRPr="00C75A4E">
        <w:rPr>
          <w:lang w:val="ru-RU"/>
        </w:rPr>
        <w:tab/>
        <w:t>},</w:t>
      </w:r>
    </w:p>
    <w:p w14:paraId="7EEE7C1A" w14:textId="0ED3CF45" w:rsidR="000D624E" w:rsidRPr="00C75A4E" w:rsidRDefault="000D624E" w:rsidP="00C75A4E">
      <w:pPr>
        <w:pStyle w:val="GOSTScript"/>
        <w:rPr>
          <w:lang w:val="ru-RU"/>
        </w:rPr>
      </w:pPr>
      <w:r w:rsidRPr="00C75A4E">
        <w:rPr>
          <w:lang w:val="ru-RU"/>
        </w:rPr>
        <w:tab/>
      </w:r>
      <w:r w:rsidRPr="00C75A4E" w:rsidDel="0047256C">
        <w:rPr>
          <w:lang w:val="ru-RU"/>
        </w:rPr>
        <w:tab/>
      </w:r>
      <w:r w:rsidRPr="00C75A4E">
        <w:rPr>
          <w:lang w:val="ru-RU"/>
        </w:rPr>
        <w:t>{</w:t>
      </w:r>
    </w:p>
    <w:p w14:paraId="1E1BEF41" w14:textId="7EF6D454" w:rsidR="000D624E" w:rsidRPr="00C75A4E" w:rsidRDefault="000D624E" w:rsidP="00C75A4E">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517405">
        <w:t>param</w:t>
      </w:r>
      <w:r w:rsidRPr="00C75A4E">
        <w:rPr>
          <w:lang w:val="ru-RU"/>
        </w:rPr>
        <w:t>": "</w:t>
      </w:r>
      <w:r w:rsidR="009D79DE" w:rsidRPr="00517405">
        <w:t>accesslevel</w:t>
      </w:r>
      <w:r w:rsidRPr="00C75A4E">
        <w:rPr>
          <w:lang w:val="ru-RU"/>
        </w:rPr>
        <w:t>",</w:t>
      </w:r>
      <w:r w:rsidR="009D79DE" w:rsidRPr="00C75A4E">
        <w:rPr>
          <w:lang w:val="ru-RU"/>
        </w:rPr>
        <w:t xml:space="preserve"> // в ответе требуется возвращать информацию о значении аналитического признака «Уровень конфиденциальности»</w:t>
      </w:r>
      <w:r w:rsidR="0047256C" w:rsidRPr="00C75A4E">
        <w:rPr>
          <w:lang w:val="ru-RU"/>
        </w:rPr>
        <w:t xml:space="preserve"> // требуется возвращать значение аналитического признака по дебету и по кредиту записи учета</w:t>
      </w:r>
    </w:p>
    <w:p w14:paraId="2F42EF9A" w14:textId="1A4E2B0C" w:rsidR="00545A27" w:rsidRPr="00C75A4E" w:rsidRDefault="00545A27" w:rsidP="00C75A4E">
      <w:pPr>
        <w:pStyle w:val="GOSTScript"/>
        <w:rPr>
          <w:lang w:val="ru-RU"/>
        </w:rPr>
      </w:pPr>
      <w:r w:rsidRPr="00C75A4E">
        <w:rPr>
          <w:lang w:val="ru-RU"/>
        </w:rPr>
        <w:tab/>
      </w:r>
      <w:r w:rsidRPr="00C75A4E">
        <w:rPr>
          <w:lang w:val="ru-RU"/>
        </w:rPr>
        <w:tab/>
      </w:r>
      <w:r w:rsidR="009D79DE" w:rsidRPr="00C75A4E">
        <w:rPr>
          <w:lang w:val="ru-RU"/>
        </w:rPr>
        <w:t>}</w:t>
      </w:r>
    </w:p>
    <w:p w14:paraId="7F763AB8" w14:textId="6B217B35" w:rsidR="000D624E" w:rsidRDefault="000D624E" w:rsidP="00C75A4E">
      <w:pPr>
        <w:pStyle w:val="GOSTScript"/>
        <w:rPr>
          <w:ins w:id="5522" w:author="Сатлер Марина Викторовна" w:date="2025-10-09T17:35:00Z"/>
          <w:lang w:val="ru-RU"/>
        </w:rPr>
      </w:pPr>
      <w:r w:rsidRPr="00C75A4E">
        <w:rPr>
          <w:lang w:val="ru-RU"/>
        </w:rPr>
        <w:tab/>
      </w:r>
      <w:r w:rsidRPr="00C75A4E">
        <w:rPr>
          <w:lang w:val="ru-RU"/>
        </w:rPr>
        <w:tab/>
        <w:t>]</w:t>
      </w:r>
      <w:ins w:id="5523" w:author="Сатлер Марина Викторовна" w:date="2025-10-09T17:35:00Z">
        <w:r w:rsidR="00981689">
          <w:rPr>
            <w:lang w:val="ru-RU"/>
          </w:rPr>
          <w:t>,</w:t>
        </w:r>
      </w:ins>
    </w:p>
    <w:p w14:paraId="246AFEC7" w14:textId="77777777" w:rsidR="00981689" w:rsidRPr="003262ED" w:rsidRDefault="00981689" w:rsidP="00981689">
      <w:pPr>
        <w:pStyle w:val="GOSTScript"/>
        <w:rPr>
          <w:ins w:id="5524" w:author="Сатлер Марина Викторовна" w:date="2025-10-09T17:35:00Z"/>
          <w:lang w:val="ru-RU"/>
        </w:rPr>
      </w:pPr>
      <w:ins w:id="5525" w:author="Сатлер Марина Викторовна" w:date="2025-10-09T17:35:00Z">
        <w:r w:rsidRPr="003262ED">
          <w:rPr>
            <w:lang w:val="ru-RU"/>
          </w:rPr>
          <w:tab/>
        </w:r>
        <w:r w:rsidRPr="003262ED">
          <w:rPr>
            <w:lang w:val="ru-RU"/>
          </w:rPr>
          <w:tab/>
          <w:t>"</w:t>
        </w:r>
        <w:r>
          <w:t>Offset</w:t>
        </w:r>
        <w:r w:rsidRPr="003262ED">
          <w:rPr>
            <w:lang w:val="ru-RU"/>
          </w:rPr>
          <w:t>": 100,</w:t>
        </w:r>
      </w:ins>
    </w:p>
    <w:p w14:paraId="7E808B3F" w14:textId="37BCDAC1" w:rsidR="00981689" w:rsidRPr="00C75A4E" w:rsidRDefault="00981689" w:rsidP="00981689">
      <w:pPr>
        <w:pStyle w:val="GOSTScript"/>
        <w:rPr>
          <w:lang w:val="ru-RU"/>
        </w:rPr>
      </w:pPr>
      <w:ins w:id="5526" w:author="Сатлер Марина Викторовна" w:date="2025-10-09T17:35:00Z">
        <w:r w:rsidRPr="003262ED">
          <w:rPr>
            <w:lang w:val="ru-RU"/>
          </w:rPr>
          <w:tab/>
        </w:r>
        <w:r w:rsidRPr="003262ED">
          <w:rPr>
            <w:lang w:val="ru-RU"/>
          </w:rPr>
          <w:tab/>
          <w:t>"</w:t>
        </w:r>
        <w:r>
          <w:t>Limit</w:t>
        </w:r>
        <w:r w:rsidRPr="003262ED">
          <w:rPr>
            <w:lang w:val="ru-RU"/>
          </w:rPr>
          <w:t>": 50</w:t>
        </w:r>
      </w:ins>
    </w:p>
    <w:p w14:paraId="75B7A4F8" w14:textId="77777777" w:rsidR="000D624E" w:rsidRPr="00C75A4E" w:rsidRDefault="000D624E" w:rsidP="00C75A4E">
      <w:pPr>
        <w:pStyle w:val="GOSTScript"/>
        <w:rPr>
          <w:lang w:val="ru-RU"/>
        </w:rPr>
      </w:pPr>
      <w:r w:rsidRPr="00C75A4E">
        <w:rPr>
          <w:lang w:val="ru-RU"/>
        </w:rPr>
        <w:tab/>
        <w:t>}</w:t>
      </w:r>
    </w:p>
    <w:p w14:paraId="4F4AEC12" w14:textId="108C7E95" w:rsidR="004B0822" w:rsidRPr="00C75A4E" w:rsidRDefault="000D624E" w:rsidP="00C75A4E">
      <w:pPr>
        <w:pStyle w:val="GOSTScript"/>
        <w:rPr>
          <w:lang w:val="ru-RU"/>
        </w:rPr>
      </w:pPr>
      <w:r w:rsidRPr="00C75A4E">
        <w:rPr>
          <w:lang w:val="ru-RU"/>
        </w:rPr>
        <w:t>}</w:t>
      </w:r>
    </w:p>
    <w:p w14:paraId="78E0E13C" w14:textId="662DA318" w:rsidR="006804D7" w:rsidRDefault="006804D7" w:rsidP="00C75A4E">
      <w:pPr>
        <w:pStyle w:val="GOSTNormal"/>
      </w:pPr>
    </w:p>
    <w:p w14:paraId="4A286880" w14:textId="5B6376B5" w:rsidR="006804D7" w:rsidRPr="008C50DF" w:rsidRDefault="006804D7" w:rsidP="00C75A4E">
      <w:pPr>
        <w:pStyle w:val="GOSTNormal"/>
      </w:pPr>
      <w:r w:rsidRPr="0087763A">
        <w:rPr>
          <w:u w:val="single"/>
        </w:rPr>
        <w:t>Пример №</w:t>
      </w:r>
      <w:r w:rsidR="00EB5EF2" w:rsidRPr="0087763A">
        <w:rPr>
          <w:u w:val="single"/>
        </w:rPr>
        <w:t>3</w:t>
      </w:r>
      <w:r w:rsidRPr="0087763A">
        <w:rPr>
          <w:u w:val="single"/>
        </w:rPr>
        <w:t xml:space="preserve"> (Признак необходимости отображения данных в разрезе документов = 1 – необходимы атрибуты документов, пр</w:t>
      </w:r>
      <w:r w:rsidR="0047256C" w:rsidRPr="0087763A">
        <w:rPr>
          <w:u w:val="single"/>
        </w:rPr>
        <w:t>и</w:t>
      </w:r>
      <w:r w:rsidRPr="0087763A">
        <w:rPr>
          <w:u w:val="single"/>
        </w:rPr>
        <w:t xml:space="preserve">знак необходимости группировки по корреспонденции </w:t>
      </w:r>
      <w:r w:rsidR="0047256C" w:rsidRPr="0087763A">
        <w:rPr>
          <w:u w:val="single"/>
        </w:rPr>
        <w:t xml:space="preserve">= </w:t>
      </w:r>
      <w:r w:rsidRPr="0087763A">
        <w:rPr>
          <w:u w:val="single"/>
        </w:rPr>
        <w:t>1</w:t>
      </w:r>
      <w:r w:rsidR="0047256C" w:rsidRPr="0087763A">
        <w:rPr>
          <w:u w:val="single"/>
        </w:rPr>
        <w:t xml:space="preserve"> - группировать</w:t>
      </w:r>
      <w:r w:rsidRPr="0087763A">
        <w:rPr>
          <w:u w:val="single"/>
        </w:rPr>
        <w:t>)</w:t>
      </w:r>
      <w:r w:rsidR="008C50DF" w:rsidRPr="0087763A">
        <w:rPr>
          <w:u w:val="single"/>
        </w:rPr>
        <w:t>:</w:t>
      </w:r>
    </w:p>
    <w:p w14:paraId="0B3DE446" w14:textId="77777777" w:rsidR="006804D7" w:rsidRPr="00BD4D26" w:rsidRDefault="006804D7" w:rsidP="00C75A4E">
      <w:pPr>
        <w:pStyle w:val="GOSTScript"/>
      </w:pPr>
      <w:r w:rsidRPr="00BD4D26">
        <w:t>{</w:t>
      </w:r>
    </w:p>
    <w:p w14:paraId="606B08E0" w14:textId="77777777" w:rsidR="006804D7" w:rsidRPr="00BD4D26" w:rsidRDefault="006804D7" w:rsidP="00C75A4E">
      <w:pPr>
        <w:pStyle w:val="GOSTScript"/>
      </w:pPr>
      <w:r w:rsidRPr="00BD4D26">
        <w:tab/>
        <w:t>"header": {</w:t>
      </w:r>
    </w:p>
    <w:p w14:paraId="0540631A" w14:textId="77777777" w:rsidR="006804D7" w:rsidRPr="00BD4D26" w:rsidRDefault="006804D7" w:rsidP="00C75A4E">
      <w:pPr>
        <w:pStyle w:val="GOSTScript"/>
      </w:pPr>
      <w:r w:rsidRPr="00BD4D26">
        <w:tab/>
      </w:r>
      <w:r w:rsidRPr="00BD4D26">
        <w:tab/>
        <w:t>"Source": "EXP05",</w:t>
      </w:r>
    </w:p>
    <w:p w14:paraId="12269B3D" w14:textId="44E238D7" w:rsidR="006804D7" w:rsidRPr="00BD4D26" w:rsidRDefault="006804D7" w:rsidP="00C75A4E">
      <w:pPr>
        <w:pStyle w:val="GOSTScript"/>
      </w:pPr>
      <w:r w:rsidRPr="00BD4D26">
        <w:tab/>
      </w:r>
      <w:r w:rsidRPr="00BD4D26">
        <w:tab/>
        <w:t>"ReqDateTime": "</w:t>
      </w:r>
      <w:r w:rsidR="0047256C" w:rsidRPr="00BD4D26">
        <w:t>2022-09-16</w:t>
      </w:r>
      <w:r w:rsidRPr="00BD4D26">
        <w:t xml:space="preserve"> 10:37:22",</w:t>
      </w:r>
    </w:p>
    <w:p w14:paraId="6E1E2EE0" w14:textId="77777777" w:rsidR="006804D7" w:rsidRPr="00BD4D26" w:rsidRDefault="006804D7" w:rsidP="00C75A4E">
      <w:pPr>
        <w:pStyle w:val="GOSTScript"/>
      </w:pPr>
      <w:r w:rsidRPr="00BD4D26">
        <w:lastRenderedPageBreak/>
        <w:tab/>
      </w:r>
      <w:r w:rsidRPr="00BD4D26">
        <w:tab/>
        <w:t>"Version": "1.0",</w:t>
      </w:r>
    </w:p>
    <w:p w14:paraId="16F93EAA" w14:textId="77777777" w:rsidR="006804D7" w:rsidRPr="00BD4D26" w:rsidRDefault="006804D7" w:rsidP="00C75A4E">
      <w:pPr>
        <w:pStyle w:val="GOSTScript"/>
      </w:pPr>
      <w:r w:rsidRPr="00BD4D26">
        <w:tab/>
      </w:r>
      <w:r w:rsidRPr="00BD4D26">
        <w:tab/>
        <w:t>"ReqGuid": "b0d4ce5d-2757-4699-948c-cfa72ba94f10",</w:t>
      </w:r>
    </w:p>
    <w:p w14:paraId="72E5B9D3" w14:textId="77777777" w:rsidR="006804D7" w:rsidRPr="00BD4D26" w:rsidRDefault="006804D7" w:rsidP="00C75A4E">
      <w:pPr>
        <w:pStyle w:val="GOSTScript"/>
      </w:pPr>
      <w:r w:rsidRPr="00BD4D26">
        <w:tab/>
      </w:r>
      <w:r w:rsidRPr="00BD4D26">
        <w:tab/>
        <w:t>"DocGuid": "b0d4ce5d-2757-4699-948c-cfa72ba94f20",</w:t>
      </w:r>
    </w:p>
    <w:p w14:paraId="6F79F982" w14:textId="33CB4733" w:rsidR="006804D7" w:rsidRPr="00BD4D26" w:rsidRDefault="0047256C" w:rsidP="00C75A4E">
      <w:pPr>
        <w:pStyle w:val="GOSTScript"/>
      </w:pPr>
      <w:r w:rsidRPr="00BD4D26">
        <w:tab/>
      </w:r>
      <w:r w:rsidRPr="00BD4D26">
        <w:tab/>
        <w:t>"RequestType": "COR",</w:t>
      </w:r>
    </w:p>
    <w:p w14:paraId="3565ED6F" w14:textId="77777777" w:rsidR="006804D7" w:rsidRPr="00BD4D26" w:rsidRDefault="006804D7" w:rsidP="00C75A4E">
      <w:pPr>
        <w:pStyle w:val="GOSTScript"/>
      </w:pPr>
      <w:r w:rsidRPr="00BD4D26">
        <w:tab/>
        <w:t>},</w:t>
      </w:r>
    </w:p>
    <w:p w14:paraId="225282E2" w14:textId="77777777" w:rsidR="006804D7" w:rsidRPr="00BD4D26" w:rsidRDefault="006804D7" w:rsidP="00C75A4E">
      <w:pPr>
        <w:pStyle w:val="GOSTScript"/>
      </w:pPr>
      <w:r w:rsidRPr="00BD4D26">
        <w:tab/>
        <w:t>"document": {</w:t>
      </w:r>
    </w:p>
    <w:p w14:paraId="5273DD7C" w14:textId="1BAA8E81" w:rsidR="006804D7" w:rsidRPr="00BD4D26" w:rsidRDefault="006804D7" w:rsidP="00C75A4E">
      <w:pPr>
        <w:pStyle w:val="GOSTScript"/>
      </w:pPr>
      <w:r w:rsidRPr="00BD4D26">
        <w:tab/>
      </w:r>
      <w:r w:rsidRPr="00BD4D26">
        <w:tab/>
        <w:t>"RptSetCode": 10,</w:t>
      </w:r>
    </w:p>
    <w:p w14:paraId="4204BF87" w14:textId="4F3BA3CA" w:rsidR="006804D7" w:rsidRPr="00BD4D26" w:rsidRDefault="00545A27" w:rsidP="00C75A4E">
      <w:pPr>
        <w:pStyle w:val="GOSTScript"/>
      </w:pPr>
      <w:r w:rsidRPr="00BD4D26">
        <w:tab/>
      </w:r>
      <w:r w:rsidRPr="00BD4D26">
        <w:tab/>
      </w:r>
      <w:r w:rsidR="006804D7" w:rsidRPr="00BD4D26">
        <w:t>"GroupByDocs": 1,</w:t>
      </w:r>
    </w:p>
    <w:p w14:paraId="4B3483F2" w14:textId="3D637946" w:rsidR="006804D7" w:rsidRPr="00BD4D26" w:rsidRDefault="00545A27" w:rsidP="00C75A4E">
      <w:pPr>
        <w:pStyle w:val="GOSTScript"/>
      </w:pPr>
      <w:r w:rsidRPr="00BD4D26">
        <w:tab/>
      </w:r>
      <w:r w:rsidRPr="00BD4D26">
        <w:tab/>
      </w:r>
      <w:r w:rsidR="006804D7" w:rsidRPr="00BD4D26">
        <w:t>"GroupByCorrespontents": 1,</w:t>
      </w:r>
    </w:p>
    <w:p w14:paraId="38B6B5F4" w14:textId="702976CF" w:rsidR="006804D7" w:rsidRPr="00BD4D26" w:rsidRDefault="00545A27" w:rsidP="00C75A4E">
      <w:pPr>
        <w:pStyle w:val="GOSTScript"/>
      </w:pPr>
      <w:r w:rsidRPr="00BD4D26">
        <w:tab/>
      </w:r>
      <w:r w:rsidRPr="00BD4D26">
        <w:tab/>
      </w:r>
      <w:r w:rsidR="006804D7" w:rsidRPr="00BD4D26">
        <w:t>"Book": "FTAccFedOrg",</w:t>
      </w:r>
    </w:p>
    <w:p w14:paraId="546F1FB7" w14:textId="77777777" w:rsidR="006804D7" w:rsidRPr="00BD4D26" w:rsidRDefault="006804D7" w:rsidP="00C75A4E">
      <w:pPr>
        <w:pStyle w:val="GOSTScript"/>
      </w:pPr>
      <w:r w:rsidRPr="00BD4D26">
        <w:tab/>
      </w:r>
      <w:r w:rsidRPr="00BD4D26">
        <w:tab/>
        <w:t>"StartRepDate": "2022-08-29",</w:t>
      </w:r>
    </w:p>
    <w:p w14:paraId="462093A9" w14:textId="77777777" w:rsidR="006804D7" w:rsidRPr="00BD4D26" w:rsidRDefault="006804D7" w:rsidP="00C75A4E">
      <w:pPr>
        <w:pStyle w:val="GOSTScript"/>
      </w:pPr>
      <w:r w:rsidRPr="00BD4D26">
        <w:tab/>
      </w:r>
      <w:r w:rsidRPr="00BD4D26">
        <w:tab/>
        <w:t>"EndRepDate": "2022-09-15",</w:t>
      </w:r>
    </w:p>
    <w:p w14:paraId="6AE4FD2A" w14:textId="27798BD3" w:rsidR="006804D7" w:rsidRPr="00BD4D26" w:rsidRDefault="006804D7" w:rsidP="00C75A4E">
      <w:pPr>
        <w:pStyle w:val="GOSTScript"/>
      </w:pPr>
      <w:r w:rsidRPr="00BD4D26">
        <w:tab/>
      </w:r>
      <w:r w:rsidRPr="00BD4D26">
        <w:tab/>
        <w:t>"RecType": 0,</w:t>
      </w:r>
    </w:p>
    <w:p w14:paraId="6DD13642" w14:textId="0152C366" w:rsidR="006804D7" w:rsidRPr="00BD4D26" w:rsidRDefault="00545A27" w:rsidP="00C75A4E">
      <w:pPr>
        <w:pStyle w:val="GOSTScript"/>
      </w:pPr>
      <w:r w:rsidRPr="00BD4D26">
        <w:tab/>
      </w:r>
      <w:r w:rsidRPr="00BD4D26">
        <w:tab/>
      </w:r>
      <w:r w:rsidR="006804D7" w:rsidRPr="00BD4D26">
        <w:t>"NullStr": 1,</w:t>
      </w:r>
    </w:p>
    <w:p w14:paraId="0E1B6183" w14:textId="3EE4C037" w:rsidR="006804D7" w:rsidRPr="00BD4D26" w:rsidRDefault="00545A27" w:rsidP="00C75A4E">
      <w:pPr>
        <w:pStyle w:val="GOSTScript"/>
      </w:pPr>
      <w:r w:rsidRPr="00545A27">
        <w:tab/>
      </w:r>
      <w:r w:rsidRPr="00545A27">
        <w:tab/>
      </w:r>
      <w:r w:rsidR="006804D7" w:rsidRPr="00BD4D26">
        <w:t>"</w:t>
      </w:r>
      <w:r w:rsidR="00317662" w:rsidRPr="00BD4D26">
        <w:t>ReturnIfEmpty</w:t>
      </w:r>
      <w:r w:rsidR="006804D7" w:rsidRPr="00BD4D26">
        <w:t>": 1,</w:t>
      </w:r>
    </w:p>
    <w:p w14:paraId="4B78A8D8" w14:textId="77777777" w:rsidR="006804D7" w:rsidRPr="00BD4D26" w:rsidRDefault="006804D7" w:rsidP="00C75A4E">
      <w:pPr>
        <w:pStyle w:val="GOSTScript"/>
      </w:pPr>
      <w:r w:rsidRPr="00BD4D26">
        <w:tab/>
      </w:r>
      <w:r w:rsidRPr="00BD4D26">
        <w:tab/>
        <w:t>"FilterParams": [</w:t>
      </w:r>
    </w:p>
    <w:p w14:paraId="6EF24088" w14:textId="77777777" w:rsidR="006804D7" w:rsidRPr="00750742" w:rsidRDefault="006804D7" w:rsidP="00C75A4E">
      <w:pPr>
        <w:pStyle w:val="GOSTScript"/>
      </w:pPr>
      <w:r w:rsidRPr="00BD4D26">
        <w:tab/>
      </w:r>
      <w:r w:rsidRPr="00BD4D26">
        <w:tab/>
      </w:r>
      <w:r w:rsidRPr="00BD4D26">
        <w:tab/>
      </w:r>
      <w:r w:rsidRPr="00750742">
        <w:t>{</w:t>
      </w:r>
    </w:p>
    <w:p w14:paraId="5EA287FB" w14:textId="77777777" w:rsidR="006804D7" w:rsidRPr="00750742" w:rsidRDefault="006804D7" w:rsidP="00C75A4E">
      <w:pPr>
        <w:pStyle w:val="GOSTScript"/>
      </w:pPr>
      <w:r w:rsidRPr="00750742">
        <w:tab/>
      </w:r>
      <w:r w:rsidRPr="00750742">
        <w:tab/>
      </w:r>
      <w:r w:rsidRPr="00750742">
        <w:tab/>
      </w:r>
      <w:r w:rsidRPr="00750742">
        <w:tab/>
        <w:t>"param": "kbk",</w:t>
      </w:r>
    </w:p>
    <w:p w14:paraId="1C479BA7" w14:textId="0733754D" w:rsidR="006804D7" w:rsidRPr="00C75A4E" w:rsidRDefault="006804D7" w:rsidP="00C75A4E">
      <w:pPr>
        <w:pStyle w:val="GOSTScript"/>
        <w:rPr>
          <w:lang w:val="ru-RU"/>
        </w:rPr>
      </w:pPr>
      <w:r w:rsidRPr="00750742">
        <w:tab/>
      </w:r>
      <w:r w:rsidRPr="00750742">
        <w:tab/>
      </w:r>
      <w:r w:rsidRPr="00750742">
        <w:tab/>
      </w:r>
      <w:r w:rsidRPr="00750742">
        <w:tab/>
      </w:r>
      <w:r w:rsidRPr="00C75A4E">
        <w:rPr>
          <w:lang w:val="ru-RU"/>
        </w:rPr>
        <w:t>"value": "0540802111A160272633%,0640802111A160272744%",</w:t>
      </w:r>
      <w:r w:rsidR="00960266" w:rsidRPr="00C75A4E">
        <w:rPr>
          <w:lang w:val="ru-RU"/>
        </w:rPr>
        <w:t xml:space="preserve"> // ищем запись учета, в которой значение аналитического признака «Бюджетная классификация» по дебету соответствует перечисленным маскам значений</w:t>
      </w:r>
    </w:p>
    <w:p w14:paraId="022B05A0" w14:textId="1F1BA83D" w:rsidR="006804D7" w:rsidRPr="00BD4D26" w:rsidRDefault="006804D7" w:rsidP="00C75A4E">
      <w:pPr>
        <w:pStyle w:val="GOSTScript"/>
      </w:pPr>
      <w:r w:rsidRPr="00C75A4E">
        <w:rPr>
          <w:lang w:val="ru-RU"/>
        </w:rPr>
        <w:tab/>
      </w:r>
      <w:r w:rsidRPr="00C75A4E">
        <w:rPr>
          <w:lang w:val="ru-RU"/>
        </w:rPr>
        <w:tab/>
      </w:r>
      <w:r w:rsidRPr="00C75A4E">
        <w:rPr>
          <w:lang w:val="ru-RU"/>
        </w:rPr>
        <w:tab/>
      </w:r>
      <w:r w:rsidRPr="00C75A4E">
        <w:rPr>
          <w:lang w:val="ru-RU"/>
        </w:rPr>
        <w:tab/>
      </w:r>
      <w:r w:rsidRPr="00BD4D26">
        <w:t>"</w:t>
      </w:r>
      <w:r w:rsidR="00960266" w:rsidRPr="00BD4D26">
        <w:t>Site</w:t>
      </w:r>
      <w:r w:rsidRPr="00BD4D26">
        <w:t>": "-1",</w:t>
      </w:r>
    </w:p>
    <w:p w14:paraId="47838831" w14:textId="77777777" w:rsidR="006804D7" w:rsidRPr="00BD4D26" w:rsidRDefault="006804D7" w:rsidP="00C75A4E">
      <w:pPr>
        <w:pStyle w:val="GOSTScript"/>
      </w:pPr>
      <w:r w:rsidRPr="00BD4D26">
        <w:tab/>
      </w:r>
      <w:r w:rsidRPr="00BD4D26">
        <w:tab/>
      </w:r>
      <w:r w:rsidRPr="00BD4D26">
        <w:tab/>
      </w:r>
      <w:r w:rsidRPr="00BD4D26">
        <w:tab/>
        <w:t>"operation": "like"</w:t>
      </w:r>
    </w:p>
    <w:p w14:paraId="1C0C9B11" w14:textId="477A2941" w:rsidR="006804D7" w:rsidRPr="00BD4D26" w:rsidRDefault="006804D7" w:rsidP="00C75A4E">
      <w:pPr>
        <w:pStyle w:val="GOSTScript"/>
      </w:pPr>
      <w:r w:rsidRPr="00BD4D26">
        <w:tab/>
      </w:r>
      <w:r w:rsidRPr="00BD4D26">
        <w:tab/>
      </w:r>
      <w:r w:rsidRPr="00BD4D26">
        <w:tab/>
        <w:t>}</w:t>
      </w:r>
      <w:r w:rsidR="00960266" w:rsidRPr="00BD4D26">
        <w:t>,</w:t>
      </w:r>
    </w:p>
    <w:p w14:paraId="41C3A6E3" w14:textId="2FF5D614" w:rsidR="00960266" w:rsidRPr="00BD4D26" w:rsidRDefault="00545A27" w:rsidP="00C75A4E">
      <w:pPr>
        <w:pStyle w:val="GOSTScript"/>
      </w:pPr>
      <w:r w:rsidRPr="00BD4D26">
        <w:tab/>
      </w:r>
      <w:r w:rsidRPr="00BD4D26">
        <w:tab/>
      </w:r>
      <w:r w:rsidRPr="00BD4D26">
        <w:tab/>
      </w:r>
      <w:r w:rsidR="00960266" w:rsidRPr="00BD4D26">
        <w:t>{</w:t>
      </w:r>
    </w:p>
    <w:p w14:paraId="09E626D6" w14:textId="05227910" w:rsidR="00960266" w:rsidRPr="00BD4D26" w:rsidRDefault="00545A27" w:rsidP="00C75A4E">
      <w:pPr>
        <w:pStyle w:val="GOSTScript"/>
      </w:pPr>
      <w:r w:rsidRPr="00BD4D26">
        <w:tab/>
      </w:r>
      <w:r w:rsidRPr="00BD4D26">
        <w:tab/>
      </w:r>
      <w:r w:rsidRPr="00BD4D26">
        <w:tab/>
      </w:r>
      <w:r w:rsidRPr="00BD4D26">
        <w:tab/>
      </w:r>
      <w:r w:rsidR="00960266" w:rsidRPr="00BD4D26">
        <w:t>"param": "tofk",</w:t>
      </w:r>
    </w:p>
    <w:p w14:paraId="5D6CA772" w14:textId="409BC02E" w:rsidR="00960266" w:rsidRPr="00C75A4E" w:rsidRDefault="00960266" w:rsidP="00C75A4E">
      <w:pPr>
        <w:pStyle w:val="GOSTScript"/>
        <w:rPr>
          <w:lang w:val="ru-RU"/>
        </w:rPr>
      </w:pPr>
      <w:r w:rsidRPr="00BD4D26">
        <w:tab/>
      </w:r>
      <w:r w:rsidRPr="00BD4D26">
        <w:tab/>
      </w:r>
      <w:r w:rsidRPr="00BD4D26">
        <w:tab/>
      </w:r>
      <w:r w:rsidRPr="00BD4D26">
        <w:tab/>
      </w:r>
      <w:r w:rsidRPr="00C75A4E">
        <w:rPr>
          <w:lang w:val="ru-RU"/>
        </w:rPr>
        <w:t>"</w:t>
      </w:r>
      <w:r w:rsidRPr="008C50DF">
        <w:t>value</w:t>
      </w:r>
      <w:r w:rsidRPr="00C75A4E">
        <w:rPr>
          <w:lang w:val="ru-RU"/>
        </w:rPr>
        <w:t>": "6400", // ищем запись учета, в которой значение аналитического признака «ОрФК» по дебету ИЛИ по кредиту равно «6400»</w:t>
      </w:r>
    </w:p>
    <w:p w14:paraId="2C60BA19" w14:textId="77777777" w:rsidR="00960266" w:rsidRPr="00750742" w:rsidRDefault="00960266" w:rsidP="00C75A4E">
      <w:pPr>
        <w:pStyle w:val="GOSTScript"/>
      </w:pPr>
      <w:r w:rsidRPr="00C75A4E">
        <w:rPr>
          <w:lang w:val="ru-RU"/>
        </w:rPr>
        <w:tab/>
      </w:r>
      <w:r w:rsidRPr="00C75A4E">
        <w:rPr>
          <w:lang w:val="ru-RU"/>
        </w:rPr>
        <w:tab/>
      </w:r>
      <w:r w:rsidRPr="00C75A4E">
        <w:rPr>
          <w:lang w:val="ru-RU"/>
        </w:rPr>
        <w:tab/>
      </w:r>
      <w:r w:rsidRPr="00C75A4E">
        <w:rPr>
          <w:lang w:val="ru-RU"/>
        </w:rPr>
        <w:tab/>
      </w:r>
      <w:r w:rsidRPr="00750742">
        <w:t>"</w:t>
      </w:r>
      <w:r w:rsidRPr="008C50DF">
        <w:t>Operation</w:t>
      </w:r>
      <w:r w:rsidRPr="00750742">
        <w:t xml:space="preserve"> ": "="</w:t>
      </w:r>
    </w:p>
    <w:p w14:paraId="348D721D" w14:textId="513DB978" w:rsidR="00960266" w:rsidRPr="00750742" w:rsidRDefault="00545A27" w:rsidP="00C75A4E">
      <w:pPr>
        <w:pStyle w:val="GOSTScript"/>
      </w:pPr>
      <w:r w:rsidRPr="00750742">
        <w:tab/>
      </w:r>
      <w:r w:rsidRPr="00750742">
        <w:tab/>
      </w:r>
      <w:r w:rsidRPr="00750742">
        <w:tab/>
      </w:r>
      <w:r w:rsidR="00960266" w:rsidRPr="00750742">
        <w:t>}</w:t>
      </w:r>
    </w:p>
    <w:p w14:paraId="3BE52E81" w14:textId="28B77656" w:rsidR="006804D7" w:rsidRPr="00750742" w:rsidRDefault="006804D7" w:rsidP="00C75A4E">
      <w:pPr>
        <w:pStyle w:val="GOSTScript"/>
      </w:pPr>
      <w:r w:rsidRPr="00750742">
        <w:tab/>
      </w:r>
      <w:r w:rsidRPr="00750742">
        <w:tab/>
        <w:t>]</w:t>
      </w:r>
      <w:r w:rsidR="005C51F5" w:rsidRPr="00750742">
        <w:t>,</w:t>
      </w:r>
    </w:p>
    <w:p w14:paraId="2A44E921" w14:textId="77777777" w:rsidR="005C51F5" w:rsidRPr="00750742" w:rsidRDefault="005C51F5" w:rsidP="005C51F5">
      <w:pPr>
        <w:pStyle w:val="GOSTScript"/>
      </w:pPr>
      <w:r w:rsidRPr="00750742">
        <w:t>"CurrencyFilterParams": [</w:t>
      </w:r>
    </w:p>
    <w:p w14:paraId="30B05508" w14:textId="77777777" w:rsidR="005C51F5" w:rsidRPr="00750742" w:rsidRDefault="005C51F5" w:rsidP="005C51F5">
      <w:pPr>
        <w:pStyle w:val="GOSTScript"/>
      </w:pPr>
      <w:r w:rsidRPr="00750742">
        <w:tab/>
      </w:r>
      <w:r w:rsidRPr="00750742">
        <w:tab/>
      </w:r>
      <w:r w:rsidRPr="00750742">
        <w:tab/>
        <w:t>{</w:t>
      </w:r>
    </w:p>
    <w:p w14:paraId="77BAD6AA" w14:textId="77777777" w:rsidR="005C51F5" w:rsidRPr="00750742" w:rsidRDefault="005C51F5" w:rsidP="005C51F5">
      <w:pPr>
        <w:pStyle w:val="GOSTScript"/>
      </w:pPr>
      <w:r w:rsidRPr="00750742">
        <w:tab/>
      </w:r>
      <w:r w:rsidRPr="00750742">
        <w:tab/>
      </w:r>
      <w:r w:rsidRPr="00750742">
        <w:tab/>
      </w:r>
      <w:r w:rsidRPr="00750742">
        <w:tab/>
        <w:t>"value": "643",</w:t>
      </w:r>
    </w:p>
    <w:p w14:paraId="55CA31E4" w14:textId="77777777" w:rsidR="005C51F5" w:rsidRPr="00750742" w:rsidRDefault="005C51F5" w:rsidP="005C51F5">
      <w:pPr>
        <w:pStyle w:val="GOSTScript"/>
      </w:pPr>
      <w:r w:rsidRPr="00750742">
        <w:tab/>
      </w:r>
      <w:r w:rsidRPr="00750742">
        <w:tab/>
      </w:r>
      <w:r w:rsidRPr="00750742">
        <w:tab/>
      </w:r>
      <w:r w:rsidRPr="00750742">
        <w:tab/>
        <w:t>"operation": "not="</w:t>
      </w:r>
    </w:p>
    <w:p w14:paraId="48E8D4AA" w14:textId="77777777" w:rsidR="005C51F5" w:rsidRPr="005C51F5" w:rsidRDefault="005C51F5" w:rsidP="005C51F5">
      <w:pPr>
        <w:pStyle w:val="GOSTScript"/>
        <w:rPr>
          <w:lang w:val="ru-RU"/>
        </w:rPr>
      </w:pPr>
      <w:r w:rsidRPr="00750742">
        <w:tab/>
      </w:r>
      <w:r w:rsidRPr="00750742">
        <w:tab/>
      </w:r>
      <w:r w:rsidRPr="00750742">
        <w:tab/>
      </w:r>
      <w:r w:rsidRPr="005C51F5">
        <w:rPr>
          <w:lang w:val="ru-RU"/>
        </w:rPr>
        <w:t>}</w:t>
      </w:r>
    </w:p>
    <w:p w14:paraId="21439444" w14:textId="6320FC5F" w:rsidR="005C51F5" w:rsidRDefault="005C51F5" w:rsidP="005C51F5">
      <w:pPr>
        <w:pStyle w:val="GOSTScript"/>
        <w:rPr>
          <w:ins w:id="5527" w:author="Сатлер Марина Викторовна" w:date="2025-10-09T17:35:00Z"/>
          <w:lang w:val="ru-RU"/>
        </w:rPr>
      </w:pPr>
      <w:r w:rsidRPr="005C51F5">
        <w:rPr>
          <w:lang w:val="ru-RU"/>
        </w:rPr>
        <w:tab/>
      </w:r>
      <w:r w:rsidRPr="005C51F5">
        <w:rPr>
          <w:lang w:val="ru-RU"/>
        </w:rPr>
        <w:tab/>
        <w:t>]</w:t>
      </w:r>
      <w:ins w:id="5528" w:author="Сатлер Марина Викторовна" w:date="2025-10-09T17:35:00Z">
        <w:r w:rsidR="00981689">
          <w:rPr>
            <w:lang w:val="ru-RU"/>
          </w:rPr>
          <w:t>,</w:t>
        </w:r>
      </w:ins>
    </w:p>
    <w:p w14:paraId="2F0CC701" w14:textId="77777777" w:rsidR="00981689" w:rsidRPr="003262ED" w:rsidRDefault="00981689" w:rsidP="00981689">
      <w:pPr>
        <w:pStyle w:val="GOSTScript"/>
        <w:rPr>
          <w:ins w:id="5529" w:author="Сатлер Марина Викторовна" w:date="2025-10-09T17:35:00Z"/>
          <w:lang w:val="ru-RU"/>
        </w:rPr>
      </w:pPr>
      <w:ins w:id="5530" w:author="Сатлер Марина Викторовна" w:date="2025-10-09T17:35:00Z">
        <w:r w:rsidRPr="003262ED">
          <w:rPr>
            <w:lang w:val="ru-RU"/>
          </w:rPr>
          <w:tab/>
        </w:r>
        <w:r w:rsidRPr="003262ED">
          <w:rPr>
            <w:lang w:val="ru-RU"/>
          </w:rPr>
          <w:tab/>
          <w:t>"</w:t>
        </w:r>
        <w:r>
          <w:t>Offset</w:t>
        </w:r>
        <w:r w:rsidRPr="003262ED">
          <w:rPr>
            <w:lang w:val="ru-RU"/>
          </w:rPr>
          <w:t>": 100,</w:t>
        </w:r>
      </w:ins>
    </w:p>
    <w:p w14:paraId="037EB5B0" w14:textId="183B2F55" w:rsidR="00981689" w:rsidRPr="005C51F5" w:rsidRDefault="00981689" w:rsidP="00981689">
      <w:pPr>
        <w:pStyle w:val="GOSTScript"/>
        <w:rPr>
          <w:lang w:val="ru-RU"/>
        </w:rPr>
      </w:pPr>
      <w:ins w:id="5531" w:author="Сатлер Марина Викторовна" w:date="2025-10-09T17:35:00Z">
        <w:r w:rsidRPr="003262ED">
          <w:rPr>
            <w:lang w:val="ru-RU"/>
          </w:rPr>
          <w:tab/>
        </w:r>
        <w:r w:rsidRPr="003262ED">
          <w:rPr>
            <w:lang w:val="ru-RU"/>
          </w:rPr>
          <w:tab/>
          <w:t>"</w:t>
        </w:r>
        <w:r>
          <w:t>Limit</w:t>
        </w:r>
        <w:r w:rsidRPr="003262ED">
          <w:rPr>
            <w:lang w:val="ru-RU"/>
          </w:rPr>
          <w:t>": 50</w:t>
        </w:r>
      </w:ins>
    </w:p>
    <w:p w14:paraId="6235D1AB" w14:textId="77777777" w:rsidR="006804D7" w:rsidRPr="005C51F5" w:rsidRDefault="006804D7" w:rsidP="00C75A4E">
      <w:pPr>
        <w:pStyle w:val="GOSTScript"/>
        <w:rPr>
          <w:lang w:val="ru-RU"/>
        </w:rPr>
      </w:pPr>
      <w:r w:rsidRPr="005C51F5">
        <w:rPr>
          <w:lang w:val="ru-RU"/>
        </w:rPr>
        <w:tab/>
        <w:t>}</w:t>
      </w:r>
    </w:p>
    <w:p w14:paraId="45B97FE9" w14:textId="77777777" w:rsidR="006804D7" w:rsidRPr="005C51F5" w:rsidRDefault="006804D7" w:rsidP="00C75A4E">
      <w:pPr>
        <w:pStyle w:val="GOSTScript"/>
        <w:rPr>
          <w:lang w:val="ru-RU"/>
        </w:rPr>
      </w:pPr>
      <w:r w:rsidRPr="005C51F5">
        <w:rPr>
          <w:lang w:val="ru-RU"/>
        </w:rPr>
        <w:lastRenderedPageBreak/>
        <w:t>}</w:t>
      </w:r>
    </w:p>
    <w:p w14:paraId="19A715A4" w14:textId="77777777" w:rsidR="00815C1F" w:rsidRDefault="00815C1F" w:rsidP="00C75A4E">
      <w:pPr>
        <w:pStyle w:val="GOSTNormal"/>
      </w:pPr>
    </w:p>
    <w:p w14:paraId="7FD6C9EC" w14:textId="13E896EE" w:rsidR="006804D7" w:rsidRDefault="0039055E" w:rsidP="00C75A4E">
      <w:pPr>
        <w:pStyle w:val="GOSTNormal"/>
      </w:pPr>
      <w:r w:rsidRPr="0039055E">
        <w:t>Пример №</w:t>
      </w:r>
      <w:r>
        <w:t>4</w:t>
      </w:r>
      <w:r w:rsidRPr="0039055E">
        <w:t xml:space="preserve"> (</w:t>
      </w:r>
      <w:r w:rsidR="00215BEC" w:rsidRPr="00215BEC">
        <w:t>Признак необходимости отображения данных в разрезе документов = 1 – необходимы атрибуты документов, признак необходимости группировки по корреспонденции = 0 – не группировать, параметры отображения данных</w:t>
      </w:r>
      <w:r w:rsidR="00215BEC">
        <w:t xml:space="preserve"> и п</w:t>
      </w:r>
      <w:r w:rsidR="00215BEC" w:rsidRPr="00215BEC">
        <w:t>араметры отображения реквизитов документа заданы</w:t>
      </w:r>
      <w:r w:rsidRPr="0039055E">
        <w:t>):</w:t>
      </w:r>
    </w:p>
    <w:p w14:paraId="0FE7DE9F" w14:textId="77777777" w:rsidR="00215BEC" w:rsidRPr="00750742" w:rsidRDefault="00215BEC" w:rsidP="00215BEC">
      <w:pPr>
        <w:pStyle w:val="GOSTScript"/>
      </w:pPr>
      <w:r w:rsidRPr="00750742">
        <w:t>{</w:t>
      </w:r>
    </w:p>
    <w:p w14:paraId="4D543062" w14:textId="77777777" w:rsidR="00215BEC" w:rsidRPr="00750742" w:rsidRDefault="00215BEC" w:rsidP="00215BEC">
      <w:pPr>
        <w:pStyle w:val="GOSTScript"/>
      </w:pPr>
      <w:r w:rsidRPr="00750742">
        <w:tab/>
        <w:t>"header": {</w:t>
      </w:r>
    </w:p>
    <w:p w14:paraId="31D10967" w14:textId="77777777" w:rsidR="00215BEC" w:rsidRPr="00750742" w:rsidRDefault="00215BEC" w:rsidP="00215BEC">
      <w:pPr>
        <w:pStyle w:val="GOSTScript"/>
      </w:pPr>
      <w:r w:rsidRPr="00750742">
        <w:tab/>
      </w:r>
      <w:r w:rsidRPr="00750742">
        <w:tab/>
        <w:t>"Source": "RMS",</w:t>
      </w:r>
    </w:p>
    <w:p w14:paraId="3B627A2D" w14:textId="77777777" w:rsidR="00215BEC" w:rsidRPr="00750742" w:rsidRDefault="00215BEC" w:rsidP="00215BEC">
      <w:pPr>
        <w:pStyle w:val="GOSTScript"/>
      </w:pPr>
      <w:r w:rsidRPr="00750742">
        <w:tab/>
      </w:r>
      <w:r w:rsidRPr="00750742">
        <w:tab/>
        <w:t>"ReqDateTime": "2023-11-07 10:37:22",</w:t>
      </w:r>
    </w:p>
    <w:p w14:paraId="4BF5EE4F" w14:textId="77777777" w:rsidR="00215BEC" w:rsidRPr="00750742" w:rsidRDefault="00215BEC" w:rsidP="00215BEC">
      <w:pPr>
        <w:pStyle w:val="GOSTScript"/>
      </w:pPr>
      <w:r w:rsidRPr="00750742">
        <w:tab/>
      </w:r>
      <w:r w:rsidRPr="00750742">
        <w:tab/>
        <w:t>"Version": "1.0",</w:t>
      </w:r>
    </w:p>
    <w:p w14:paraId="34C41DFF" w14:textId="77777777" w:rsidR="00215BEC" w:rsidRPr="00750742" w:rsidRDefault="00215BEC" w:rsidP="00215BEC">
      <w:pPr>
        <w:pStyle w:val="GOSTScript"/>
      </w:pPr>
      <w:r w:rsidRPr="00750742">
        <w:tab/>
      </w:r>
      <w:r w:rsidRPr="00750742">
        <w:tab/>
        <w:t>"ReqGuid": "g5t4ce5d-1473-9737-903v-cfa72ba94f70",</w:t>
      </w:r>
    </w:p>
    <w:p w14:paraId="62BF9C8C" w14:textId="77777777" w:rsidR="00215BEC" w:rsidRPr="00750742" w:rsidRDefault="00215BEC" w:rsidP="00215BEC">
      <w:pPr>
        <w:pStyle w:val="GOSTScript"/>
      </w:pPr>
      <w:r w:rsidRPr="00750742">
        <w:tab/>
      </w:r>
      <w:r w:rsidRPr="00750742">
        <w:tab/>
        <w:t>"DocGuid": "g5t4ce5d-1473-9457-903v-cfa72ba94f70",</w:t>
      </w:r>
    </w:p>
    <w:p w14:paraId="6BE589B0" w14:textId="77777777" w:rsidR="00215BEC" w:rsidRPr="00750742" w:rsidRDefault="00215BEC" w:rsidP="00215BEC">
      <w:pPr>
        <w:pStyle w:val="GOSTScript"/>
      </w:pPr>
      <w:r w:rsidRPr="00750742">
        <w:tab/>
      </w:r>
      <w:r w:rsidRPr="00750742">
        <w:tab/>
        <w:t>"RequestType": "COR"</w:t>
      </w:r>
    </w:p>
    <w:p w14:paraId="5FE0152E" w14:textId="77777777" w:rsidR="00215BEC" w:rsidRPr="00750742" w:rsidRDefault="00215BEC" w:rsidP="00215BEC">
      <w:pPr>
        <w:pStyle w:val="GOSTScript"/>
      </w:pPr>
      <w:r w:rsidRPr="00750742">
        <w:tab/>
        <w:t>},</w:t>
      </w:r>
    </w:p>
    <w:p w14:paraId="32996373" w14:textId="77777777" w:rsidR="00215BEC" w:rsidRPr="00750742" w:rsidRDefault="00215BEC" w:rsidP="00215BEC">
      <w:pPr>
        <w:pStyle w:val="GOSTScript"/>
      </w:pPr>
      <w:r w:rsidRPr="00750742">
        <w:tab/>
        <w:t>"document": {</w:t>
      </w:r>
    </w:p>
    <w:p w14:paraId="4188EF2B" w14:textId="77777777" w:rsidR="00215BEC" w:rsidRPr="00750742" w:rsidRDefault="00215BEC" w:rsidP="00215BEC">
      <w:pPr>
        <w:pStyle w:val="GOSTScript"/>
      </w:pPr>
      <w:r w:rsidRPr="00750742">
        <w:tab/>
      </w:r>
      <w:r w:rsidRPr="00750742">
        <w:tab/>
        <w:t>"RptSetCode": 10,</w:t>
      </w:r>
    </w:p>
    <w:p w14:paraId="3D4C2DE5" w14:textId="77777777" w:rsidR="00215BEC" w:rsidRPr="00750742" w:rsidRDefault="00215BEC" w:rsidP="00215BEC">
      <w:pPr>
        <w:pStyle w:val="GOSTScript"/>
      </w:pPr>
      <w:r w:rsidRPr="00750742">
        <w:tab/>
      </w:r>
      <w:r w:rsidRPr="00750742">
        <w:tab/>
        <w:t>"GroupByDocs": 1,</w:t>
      </w:r>
    </w:p>
    <w:p w14:paraId="2E898BE6" w14:textId="77777777" w:rsidR="00215BEC" w:rsidRPr="00750742" w:rsidRDefault="00215BEC" w:rsidP="00215BEC">
      <w:pPr>
        <w:pStyle w:val="GOSTScript"/>
      </w:pPr>
      <w:r w:rsidRPr="00750742">
        <w:tab/>
      </w:r>
      <w:r w:rsidRPr="00750742">
        <w:tab/>
        <w:t>"GroupByCorrespontents": 0,</w:t>
      </w:r>
    </w:p>
    <w:p w14:paraId="6DC8CAFF" w14:textId="10286291" w:rsidR="00215BEC" w:rsidRPr="00750742" w:rsidRDefault="00215BEC" w:rsidP="00215BEC">
      <w:pPr>
        <w:pStyle w:val="GOSTScript"/>
      </w:pPr>
      <w:r w:rsidRPr="00750742">
        <w:tab/>
      </w:r>
      <w:r w:rsidRPr="00750742">
        <w:tab/>
        <w:t>"Book": "FTAccSKP",</w:t>
      </w:r>
    </w:p>
    <w:p w14:paraId="4B208DAD" w14:textId="77777777" w:rsidR="00215BEC" w:rsidRPr="00750742" w:rsidRDefault="00215BEC" w:rsidP="00215BEC">
      <w:pPr>
        <w:pStyle w:val="GOSTScript"/>
      </w:pPr>
      <w:r w:rsidRPr="00750742">
        <w:tab/>
      </w:r>
      <w:r w:rsidRPr="00750742">
        <w:tab/>
        <w:t>"StartRepDate": "2023-11-07",</w:t>
      </w:r>
    </w:p>
    <w:p w14:paraId="3AE7F533" w14:textId="77777777" w:rsidR="00215BEC" w:rsidRPr="00750742" w:rsidRDefault="00215BEC" w:rsidP="00215BEC">
      <w:pPr>
        <w:pStyle w:val="GOSTScript"/>
      </w:pPr>
      <w:r w:rsidRPr="00750742">
        <w:tab/>
      </w:r>
      <w:r w:rsidRPr="00750742">
        <w:tab/>
        <w:t>"EndRepDate": "2023-11-07",</w:t>
      </w:r>
    </w:p>
    <w:p w14:paraId="6FB666B6" w14:textId="77777777" w:rsidR="00215BEC" w:rsidRPr="00750742" w:rsidRDefault="00215BEC" w:rsidP="00215BEC">
      <w:pPr>
        <w:pStyle w:val="GOSTScript"/>
      </w:pPr>
      <w:r w:rsidRPr="00750742">
        <w:tab/>
      </w:r>
      <w:r w:rsidRPr="00750742">
        <w:tab/>
        <w:t>"RecType": 1,</w:t>
      </w:r>
    </w:p>
    <w:p w14:paraId="438F555E" w14:textId="77777777" w:rsidR="00215BEC" w:rsidRPr="00750742" w:rsidRDefault="00215BEC" w:rsidP="00215BEC">
      <w:pPr>
        <w:pStyle w:val="GOSTScript"/>
      </w:pPr>
      <w:r w:rsidRPr="00750742">
        <w:tab/>
      </w:r>
      <w:r w:rsidRPr="00750742">
        <w:tab/>
        <w:t>"NullStr": 0,</w:t>
      </w:r>
    </w:p>
    <w:p w14:paraId="6CCADDB9" w14:textId="77777777" w:rsidR="00215BEC" w:rsidRPr="00750742" w:rsidRDefault="00215BEC" w:rsidP="00215BEC">
      <w:pPr>
        <w:pStyle w:val="GOSTScript"/>
      </w:pPr>
      <w:r w:rsidRPr="00750742">
        <w:tab/>
      </w:r>
      <w:r w:rsidRPr="00750742">
        <w:tab/>
        <w:t>"ReturnIfEmpty": 1,</w:t>
      </w:r>
    </w:p>
    <w:p w14:paraId="3DA8F599" w14:textId="77777777" w:rsidR="00215BEC" w:rsidRPr="00750742" w:rsidRDefault="00215BEC" w:rsidP="00215BEC">
      <w:pPr>
        <w:pStyle w:val="GOSTScript"/>
      </w:pPr>
      <w:r w:rsidRPr="00750742">
        <w:tab/>
      </w:r>
      <w:r w:rsidRPr="00750742">
        <w:tab/>
        <w:t>"FilterParams": [</w:t>
      </w:r>
    </w:p>
    <w:p w14:paraId="15E2BDEF" w14:textId="77777777" w:rsidR="00215BEC" w:rsidRPr="00750742" w:rsidRDefault="00215BEC" w:rsidP="00215BEC">
      <w:pPr>
        <w:pStyle w:val="GOSTScript"/>
      </w:pPr>
      <w:r w:rsidRPr="00750742">
        <w:tab/>
      </w:r>
      <w:r w:rsidRPr="00750742">
        <w:tab/>
      </w:r>
      <w:r w:rsidRPr="00750742">
        <w:tab/>
        <w:t>{</w:t>
      </w:r>
    </w:p>
    <w:p w14:paraId="369D3B03" w14:textId="77777777" w:rsidR="00215BEC" w:rsidRPr="00750742" w:rsidRDefault="00215BEC" w:rsidP="00215BEC">
      <w:pPr>
        <w:pStyle w:val="GOSTScript"/>
      </w:pPr>
      <w:r w:rsidRPr="00750742">
        <w:tab/>
      </w:r>
      <w:r w:rsidRPr="00750742">
        <w:tab/>
      </w:r>
      <w:r w:rsidRPr="00750742">
        <w:tab/>
      </w:r>
      <w:r w:rsidRPr="00750742">
        <w:tab/>
        <w:t>"param": "tofk",</w:t>
      </w:r>
    </w:p>
    <w:p w14:paraId="48EDBCFA" w14:textId="77777777" w:rsidR="00215BEC" w:rsidRPr="00750742" w:rsidRDefault="00215BEC" w:rsidP="00215BEC">
      <w:pPr>
        <w:pStyle w:val="GOSTScript"/>
      </w:pPr>
      <w:r w:rsidRPr="00750742">
        <w:tab/>
      </w:r>
      <w:r w:rsidRPr="00750742">
        <w:tab/>
      </w:r>
      <w:r w:rsidRPr="00750742">
        <w:tab/>
      </w:r>
      <w:r w:rsidRPr="00750742">
        <w:tab/>
        <w:t>"value": "6400",</w:t>
      </w:r>
    </w:p>
    <w:p w14:paraId="6377A952" w14:textId="77777777" w:rsidR="00215BEC" w:rsidRPr="00750742" w:rsidRDefault="00215BEC" w:rsidP="00215BEC">
      <w:pPr>
        <w:pStyle w:val="GOSTScript"/>
      </w:pPr>
      <w:r w:rsidRPr="00750742">
        <w:tab/>
      </w:r>
      <w:r w:rsidRPr="00750742">
        <w:tab/>
      </w:r>
      <w:r w:rsidRPr="00750742">
        <w:tab/>
      </w:r>
      <w:r w:rsidRPr="00750742">
        <w:tab/>
        <w:t>"Operation ": "="</w:t>
      </w:r>
    </w:p>
    <w:p w14:paraId="00A79B37" w14:textId="77777777" w:rsidR="00215BEC" w:rsidRPr="00750742" w:rsidRDefault="00215BEC" w:rsidP="00215BEC">
      <w:pPr>
        <w:pStyle w:val="GOSTScript"/>
      </w:pPr>
      <w:r w:rsidRPr="00750742">
        <w:tab/>
      </w:r>
      <w:r w:rsidRPr="00750742">
        <w:tab/>
      </w:r>
      <w:r w:rsidRPr="00750742">
        <w:tab/>
        <w:t>}</w:t>
      </w:r>
    </w:p>
    <w:p w14:paraId="38FA3A17" w14:textId="77777777" w:rsidR="00215BEC" w:rsidRPr="00750742" w:rsidRDefault="00215BEC" w:rsidP="00215BEC">
      <w:pPr>
        <w:pStyle w:val="GOSTScript"/>
      </w:pPr>
      <w:r w:rsidRPr="00750742">
        <w:tab/>
      </w:r>
      <w:r w:rsidRPr="00750742">
        <w:tab/>
        <w:t>],</w:t>
      </w:r>
    </w:p>
    <w:p w14:paraId="7293452B" w14:textId="77777777" w:rsidR="00215BEC" w:rsidRPr="00750742" w:rsidRDefault="00215BEC" w:rsidP="00215BEC">
      <w:pPr>
        <w:pStyle w:val="GOSTScript"/>
      </w:pPr>
      <w:r w:rsidRPr="00750742">
        <w:tab/>
      </w:r>
      <w:r w:rsidRPr="00750742">
        <w:tab/>
        <w:t>"VisualParams": [</w:t>
      </w:r>
    </w:p>
    <w:p w14:paraId="16D16C7F" w14:textId="77777777" w:rsidR="00215BEC" w:rsidRPr="00750742" w:rsidRDefault="00215BEC" w:rsidP="00215BEC">
      <w:pPr>
        <w:pStyle w:val="GOSTScript"/>
      </w:pPr>
      <w:r w:rsidRPr="00750742">
        <w:tab/>
      </w:r>
      <w:r w:rsidRPr="00750742">
        <w:tab/>
      </w:r>
      <w:r w:rsidRPr="00750742">
        <w:tab/>
        <w:t>{</w:t>
      </w:r>
    </w:p>
    <w:p w14:paraId="7B3C10EF" w14:textId="77777777" w:rsidR="00215BEC" w:rsidRPr="00750742" w:rsidRDefault="00215BEC" w:rsidP="00215BEC">
      <w:pPr>
        <w:pStyle w:val="GOSTScript"/>
      </w:pPr>
      <w:r w:rsidRPr="00750742">
        <w:tab/>
      </w:r>
      <w:r w:rsidRPr="00750742">
        <w:tab/>
      </w:r>
      <w:r w:rsidRPr="00750742">
        <w:tab/>
      </w:r>
      <w:r w:rsidRPr="00750742">
        <w:tab/>
        <w:t>"param": "account"</w:t>
      </w:r>
    </w:p>
    <w:p w14:paraId="4A62A7FF" w14:textId="77777777" w:rsidR="00215BEC" w:rsidRPr="00750742" w:rsidRDefault="00215BEC" w:rsidP="00215BEC">
      <w:pPr>
        <w:pStyle w:val="GOSTScript"/>
      </w:pPr>
      <w:r w:rsidRPr="00750742">
        <w:tab/>
      </w:r>
      <w:r w:rsidRPr="00750742">
        <w:tab/>
      </w:r>
      <w:r w:rsidRPr="00750742">
        <w:tab/>
        <w:t>},</w:t>
      </w:r>
    </w:p>
    <w:p w14:paraId="45D3AF30" w14:textId="77777777" w:rsidR="00215BEC" w:rsidRPr="00750742" w:rsidRDefault="00215BEC" w:rsidP="00215BEC">
      <w:pPr>
        <w:pStyle w:val="GOSTScript"/>
      </w:pPr>
      <w:r w:rsidRPr="00750742">
        <w:tab/>
      </w:r>
      <w:r w:rsidRPr="00750742">
        <w:tab/>
      </w:r>
      <w:r w:rsidRPr="00750742">
        <w:tab/>
        <w:t>{</w:t>
      </w:r>
    </w:p>
    <w:p w14:paraId="64F49E33" w14:textId="77777777" w:rsidR="00215BEC" w:rsidRPr="00750742" w:rsidRDefault="00215BEC" w:rsidP="00215BEC">
      <w:pPr>
        <w:pStyle w:val="GOSTScript"/>
      </w:pPr>
      <w:r w:rsidRPr="00750742">
        <w:tab/>
      </w:r>
      <w:r w:rsidRPr="00750742">
        <w:tab/>
      </w:r>
      <w:r w:rsidRPr="00750742">
        <w:tab/>
      </w:r>
      <w:r w:rsidRPr="00750742">
        <w:tab/>
        <w:t>"param": "accesslevel"</w:t>
      </w:r>
    </w:p>
    <w:p w14:paraId="1765FB99" w14:textId="77777777" w:rsidR="00215BEC" w:rsidRPr="00750742" w:rsidRDefault="00215BEC" w:rsidP="00215BEC">
      <w:pPr>
        <w:pStyle w:val="GOSTScript"/>
      </w:pPr>
      <w:r w:rsidRPr="00750742">
        <w:lastRenderedPageBreak/>
        <w:tab/>
      </w:r>
      <w:r w:rsidRPr="00750742">
        <w:tab/>
      </w:r>
      <w:r w:rsidRPr="00750742">
        <w:tab/>
        <w:t>},</w:t>
      </w:r>
    </w:p>
    <w:p w14:paraId="3E71D3BB" w14:textId="77777777" w:rsidR="00215BEC" w:rsidRPr="00750742" w:rsidRDefault="00215BEC" w:rsidP="00215BEC">
      <w:pPr>
        <w:pStyle w:val="GOSTScript"/>
      </w:pPr>
      <w:r w:rsidRPr="00750742">
        <w:tab/>
      </w:r>
      <w:r w:rsidRPr="00750742">
        <w:tab/>
      </w:r>
      <w:r w:rsidRPr="00750742">
        <w:tab/>
        <w:t>{</w:t>
      </w:r>
    </w:p>
    <w:p w14:paraId="2FD47AC9" w14:textId="75FD8CF1" w:rsidR="00215BEC" w:rsidRPr="00750742" w:rsidRDefault="00215BEC" w:rsidP="00215BEC">
      <w:pPr>
        <w:pStyle w:val="GOSTScript"/>
      </w:pPr>
      <w:r w:rsidRPr="00750742">
        <w:tab/>
      </w:r>
      <w:r w:rsidRPr="00750742">
        <w:tab/>
      </w:r>
      <w:r w:rsidRPr="00750742">
        <w:tab/>
      </w:r>
      <w:r w:rsidRPr="00750742">
        <w:tab/>
        <w:t>"param": "docName"</w:t>
      </w:r>
    </w:p>
    <w:p w14:paraId="0577404C" w14:textId="77777777" w:rsidR="00215BEC" w:rsidRPr="00750742" w:rsidRDefault="00215BEC" w:rsidP="00215BEC">
      <w:pPr>
        <w:pStyle w:val="GOSTScript"/>
      </w:pPr>
      <w:r w:rsidRPr="00750742">
        <w:tab/>
      </w:r>
      <w:r w:rsidRPr="00750742">
        <w:tab/>
      </w:r>
      <w:r w:rsidRPr="00750742">
        <w:tab/>
        <w:t>}</w:t>
      </w:r>
    </w:p>
    <w:p w14:paraId="4AEA5DD4" w14:textId="77777777" w:rsidR="00215BEC" w:rsidRPr="00750742" w:rsidRDefault="00215BEC" w:rsidP="00215BEC">
      <w:pPr>
        <w:pStyle w:val="GOSTScript"/>
      </w:pPr>
      <w:r w:rsidRPr="00750742">
        <w:tab/>
      </w:r>
      <w:r w:rsidRPr="00750742">
        <w:tab/>
        <w:t>],</w:t>
      </w:r>
    </w:p>
    <w:p w14:paraId="1C1E6D07" w14:textId="77777777" w:rsidR="00215BEC" w:rsidRPr="00750742" w:rsidRDefault="00215BEC" w:rsidP="00215BEC">
      <w:pPr>
        <w:pStyle w:val="GOSTScript"/>
      </w:pPr>
      <w:r w:rsidRPr="00750742">
        <w:tab/>
      </w:r>
      <w:r w:rsidRPr="00750742">
        <w:tab/>
        <w:t>"ParamsDoc": [</w:t>
      </w:r>
    </w:p>
    <w:p w14:paraId="5649654E" w14:textId="77777777" w:rsidR="00215BEC" w:rsidRPr="003262ED" w:rsidRDefault="00215BEC" w:rsidP="00215BEC">
      <w:pPr>
        <w:pStyle w:val="GOSTScript"/>
      </w:pPr>
      <w:r w:rsidRPr="00750742">
        <w:tab/>
      </w:r>
      <w:r w:rsidRPr="00750742">
        <w:tab/>
      </w:r>
      <w:r w:rsidRPr="00750742">
        <w:tab/>
      </w:r>
      <w:r w:rsidRPr="003262ED">
        <w:t>"OperationName",</w:t>
      </w:r>
    </w:p>
    <w:p w14:paraId="58C05147" w14:textId="77777777" w:rsidR="00215BEC" w:rsidRPr="003262ED" w:rsidRDefault="00215BEC" w:rsidP="00215BEC">
      <w:pPr>
        <w:pStyle w:val="GOSTScript"/>
      </w:pPr>
      <w:r w:rsidRPr="003262ED">
        <w:tab/>
      </w:r>
      <w:r w:rsidRPr="003262ED">
        <w:tab/>
      </w:r>
      <w:r w:rsidRPr="003262ED">
        <w:tab/>
        <w:t>"SettlDate",</w:t>
      </w:r>
    </w:p>
    <w:p w14:paraId="64FAF8DE" w14:textId="77777777" w:rsidR="00215BEC" w:rsidRPr="003262ED" w:rsidRDefault="00215BEC" w:rsidP="00215BEC">
      <w:pPr>
        <w:pStyle w:val="GOSTScript"/>
      </w:pPr>
      <w:r w:rsidRPr="003262ED">
        <w:tab/>
      </w:r>
      <w:r w:rsidRPr="003262ED">
        <w:tab/>
      </w:r>
      <w:r w:rsidRPr="003262ED">
        <w:tab/>
        <w:t>"ActivDate"</w:t>
      </w:r>
    </w:p>
    <w:p w14:paraId="0B2A41F4" w14:textId="31938BAC" w:rsidR="00215BEC" w:rsidRPr="003262ED" w:rsidRDefault="00215BEC" w:rsidP="00215BEC">
      <w:pPr>
        <w:pStyle w:val="GOSTScript"/>
        <w:rPr>
          <w:ins w:id="5532" w:author="Сатлер Марина Викторовна" w:date="2025-10-09T17:35:00Z"/>
        </w:rPr>
      </w:pPr>
      <w:r w:rsidRPr="003262ED">
        <w:tab/>
      </w:r>
      <w:r w:rsidRPr="003262ED">
        <w:tab/>
        <w:t>]</w:t>
      </w:r>
      <w:ins w:id="5533" w:author="Сатлер Марина Викторовна" w:date="2025-10-09T17:35:00Z">
        <w:r w:rsidR="00981689" w:rsidRPr="003262ED">
          <w:t>,</w:t>
        </w:r>
      </w:ins>
    </w:p>
    <w:p w14:paraId="430DC830" w14:textId="77777777" w:rsidR="00981689" w:rsidRDefault="00981689" w:rsidP="00981689">
      <w:pPr>
        <w:pStyle w:val="GOSTScript"/>
        <w:rPr>
          <w:ins w:id="5534" w:author="Сатлер Марина Викторовна" w:date="2025-10-09T17:35:00Z"/>
        </w:rPr>
      </w:pPr>
      <w:ins w:id="5535" w:author="Сатлер Марина Викторовна" w:date="2025-10-09T17:35:00Z">
        <w:r w:rsidRPr="00F4375B">
          <w:tab/>
        </w:r>
        <w:r w:rsidRPr="00F4375B">
          <w:tab/>
        </w:r>
        <w:r>
          <w:t>"Offset": 100,</w:t>
        </w:r>
      </w:ins>
    </w:p>
    <w:p w14:paraId="04621D61" w14:textId="02C5AAE3" w:rsidR="00981689" w:rsidRPr="003262ED" w:rsidRDefault="00981689" w:rsidP="00981689">
      <w:pPr>
        <w:pStyle w:val="GOSTScript"/>
      </w:pPr>
      <w:ins w:id="5536" w:author="Сатлер Марина Викторовна" w:date="2025-10-09T17:35:00Z">
        <w:r>
          <w:tab/>
        </w:r>
        <w:r>
          <w:tab/>
          <w:t>"Limit": 50</w:t>
        </w:r>
      </w:ins>
    </w:p>
    <w:p w14:paraId="6F30F74B" w14:textId="77777777" w:rsidR="00215BEC" w:rsidRPr="00215BEC" w:rsidRDefault="00215BEC" w:rsidP="00215BEC">
      <w:pPr>
        <w:pStyle w:val="GOSTScript"/>
        <w:rPr>
          <w:lang w:val="ru-RU"/>
        </w:rPr>
      </w:pPr>
      <w:r w:rsidRPr="003262ED">
        <w:tab/>
      </w:r>
      <w:r w:rsidRPr="00215BEC">
        <w:rPr>
          <w:lang w:val="ru-RU"/>
        </w:rPr>
        <w:t>}</w:t>
      </w:r>
    </w:p>
    <w:p w14:paraId="0F9F6ABD" w14:textId="448BE74A" w:rsidR="0039055E" w:rsidRPr="00413F91" w:rsidRDefault="00215BEC" w:rsidP="00750742">
      <w:pPr>
        <w:pStyle w:val="GOSTScript"/>
      </w:pPr>
      <w:r w:rsidRPr="00215BEC">
        <w:rPr>
          <w:lang w:val="ru-RU"/>
        </w:rPr>
        <w:t>}</w:t>
      </w:r>
    </w:p>
    <w:p w14:paraId="05C47EE0" w14:textId="5478348F" w:rsidR="00512B7E" w:rsidRPr="00C75A4E" w:rsidRDefault="00512B7E">
      <w:pPr>
        <w:pStyle w:val="21"/>
      </w:pPr>
      <w:bookmarkStart w:id="5537" w:name="_Toc117871535"/>
      <w:bookmarkStart w:id="5538" w:name="_Toc121319638"/>
      <w:bookmarkStart w:id="5539" w:name="_Toc226556185"/>
      <w:bookmarkStart w:id="5540" w:name="_Ref226559618"/>
      <w:r w:rsidRPr="008C50DF">
        <w:t>Параметры ответа</w:t>
      </w:r>
      <w:bookmarkEnd w:id="5537"/>
      <w:bookmarkEnd w:id="5538"/>
      <w:bookmarkEnd w:id="5539"/>
      <w:bookmarkEnd w:id="5540"/>
    </w:p>
    <w:p w14:paraId="58A2F419" w14:textId="581CEB14" w:rsidR="008C50DF" w:rsidRDefault="00CC237C" w:rsidP="00C75A4E">
      <w:pPr>
        <w:pStyle w:val="GOSTNameTable"/>
      </w:pPr>
      <w:r>
        <w:fldChar w:fldCharType="begin"/>
      </w:r>
      <w:r>
        <w:instrText xml:space="preserve"> SEQ Таблица \* ARABIC </w:instrText>
      </w:r>
      <w:r>
        <w:fldChar w:fldCharType="separate"/>
      </w:r>
      <w:bookmarkStart w:id="5541" w:name="_Toc226556240"/>
      <w:r w:rsidR="00F300A9">
        <w:t>26</w:t>
      </w:r>
      <w:r>
        <w:fldChar w:fldCharType="end"/>
      </w:r>
      <w:r w:rsidR="008C50DF">
        <w:t xml:space="preserve"> - </w:t>
      </w:r>
      <w:r w:rsidR="008C50DF" w:rsidRPr="008427F2">
        <w:t>Параметры ответа на «Запрос расчета оборотов в разрезе корреспондирующих счетов»</w:t>
      </w:r>
      <w:bookmarkEnd w:id="5541"/>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8C50DF" w:rsidRPr="00B008F3" w14:paraId="36717268" w14:textId="77777777" w:rsidTr="00A31A69">
        <w:trPr>
          <w:cnfStyle w:val="100000000000" w:firstRow="1" w:lastRow="0" w:firstColumn="0" w:lastColumn="0" w:oddVBand="0" w:evenVBand="0" w:oddHBand="0" w:evenHBand="0" w:firstRowFirstColumn="0" w:firstRowLastColumn="0" w:lastRowFirstColumn="0" w:lastRowLastColumn="0"/>
          <w:trHeight w:val="708"/>
        </w:trPr>
        <w:tc>
          <w:tcPr>
            <w:tcW w:w="1100" w:type="pct"/>
            <w:hideMark/>
          </w:tcPr>
          <w:p w14:paraId="5E43F8A4" w14:textId="77777777" w:rsidR="00512B7E" w:rsidRPr="008C50DF" w:rsidRDefault="00512B7E">
            <w:pPr>
              <w:pStyle w:val="GOSTTableHead"/>
            </w:pPr>
            <w:r w:rsidRPr="008C50DF">
              <w:t>Наименование параметра</w:t>
            </w:r>
          </w:p>
        </w:tc>
        <w:tc>
          <w:tcPr>
            <w:tcW w:w="750" w:type="pct"/>
            <w:hideMark/>
          </w:tcPr>
          <w:p w14:paraId="70A69E4A" w14:textId="77777777" w:rsidR="00512B7E" w:rsidRPr="008C50DF" w:rsidRDefault="00512B7E">
            <w:pPr>
              <w:pStyle w:val="GOSTTableHead"/>
            </w:pPr>
            <w:r w:rsidRPr="008C50DF">
              <w:t>Название тэга</w:t>
            </w:r>
          </w:p>
        </w:tc>
        <w:tc>
          <w:tcPr>
            <w:tcW w:w="500" w:type="pct"/>
            <w:hideMark/>
          </w:tcPr>
          <w:p w14:paraId="4313809B" w14:textId="77777777" w:rsidR="00512B7E" w:rsidRPr="008C50DF" w:rsidRDefault="00512B7E">
            <w:pPr>
              <w:pStyle w:val="GOSTTableHead"/>
            </w:pPr>
            <w:r w:rsidRPr="008C50DF">
              <w:t>Тип данных</w:t>
            </w:r>
          </w:p>
        </w:tc>
        <w:tc>
          <w:tcPr>
            <w:tcW w:w="300" w:type="pct"/>
          </w:tcPr>
          <w:p w14:paraId="5E39A0BC" w14:textId="77777777" w:rsidR="00512B7E" w:rsidRPr="008C50DF" w:rsidRDefault="00512B7E">
            <w:pPr>
              <w:pStyle w:val="GOSTTableHead"/>
            </w:pPr>
            <w:r w:rsidRPr="008C50DF">
              <w:t>Обязательность</w:t>
            </w:r>
          </w:p>
        </w:tc>
        <w:tc>
          <w:tcPr>
            <w:tcW w:w="315" w:type="pct"/>
          </w:tcPr>
          <w:p w14:paraId="63D831BF" w14:textId="77777777" w:rsidR="00512B7E" w:rsidRPr="008C50DF" w:rsidRDefault="00512B7E">
            <w:pPr>
              <w:pStyle w:val="GOSTTableHead"/>
            </w:pPr>
            <w:r w:rsidRPr="008C50DF">
              <w:t>Размерность</w:t>
            </w:r>
          </w:p>
        </w:tc>
        <w:tc>
          <w:tcPr>
            <w:tcW w:w="2035" w:type="pct"/>
            <w:hideMark/>
          </w:tcPr>
          <w:p w14:paraId="77F96A57" w14:textId="77777777" w:rsidR="00512B7E" w:rsidRPr="008C50DF" w:rsidRDefault="00512B7E">
            <w:pPr>
              <w:pStyle w:val="GOSTTableHead"/>
            </w:pPr>
            <w:r w:rsidRPr="008C50DF">
              <w:t>Описание</w:t>
            </w:r>
          </w:p>
        </w:tc>
      </w:tr>
      <w:tr w:rsidR="00512B7E" w:rsidRPr="00B008F3" w14:paraId="3C65EC78" w14:textId="77777777" w:rsidTr="00A31A69">
        <w:tc>
          <w:tcPr>
            <w:tcW w:w="5000" w:type="pct"/>
            <w:gridSpan w:val="6"/>
          </w:tcPr>
          <w:p w14:paraId="393EE1B7" w14:textId="4134A270" w:rsidR="00512B7E" w:rsidRPr="00B008F3" w:rsidRDefault="00512B7E" w:rsidP="002F6952">
            <w:pPr>
              <w:pStyle w:val="GOSTTableHead"/>
            </w:pPr>
            <w:r w:rsidRPr="00B008F3">
              <w:t xml:space="preserve">Перечень параметров </w:t>
            </w:r>
            <w:r w:rsidR="002E4172" w:rsidRPr="00B008F3">
              <w:t xml:space="preserve">заголовка </w:t>
            </w:r>
            <w:r w:rsidRPr="00B008F3">
              <w:t>ответа (</w:t>
            </w:r>
            <w:r w:rsidRPr="00B008F3">
              <w:rPr>
                <w:lang w:val="en-US"/>
              </w:rPr>
              <w:t>header</w:t>
            </w:r>
            <w:r w:rsidRPr="00B008F3">
              <w:t>)</w:t>
            </w:r>
          </w:p>
        </w:tc>
      </w:tr>
      <w:tr w:rsidR="008C50DF" w:rsidRPr="00B008F3" w14:paraId="0BD442A9" w14:textId="77777777" w:rsidTr="00A31A69">
        <w:tc>
          <w:tcPr>
            <w:tcW w:w="1100" w:type="pct"/>
          </w:tcPr>
          <w:p w14:paraId="2D2D79E8" w14:textId="633BE321" w:rsidR="00512B7E" w:rsidRPr="00B008F3" w:rsidRDefault="00512B7E" w:rsidP="00C75A4E">
            <w:pPr>
              <w:pStyle w:val="GOSTTablenorm"/>
            </w:pPr>
            <w:r w:rsidRPr="00B008F3">
              <w:t>Система -</w:t>
            </w:r>
            <w:r w:rsidR="002E1814" w:rsidRPr="00B008F3">
              <w:t xml:space="preserve"> </w:t>
            </w:r>
            <w:r w:rsidRPr="00B008F3">
              <w:t>отправитель запроса</w:t>
            </w:r>
          </w:p>
        </w:tc>
        <w:tc>
          <w:tcPr>
            <w:tcW w:w="750" w:type="pct"/>
          </w:tcPr>
          <w:p w14:paraId="44AA899B" w14:textId="77777777" w:rsidR="00512B7E" w:rsidRPr="00B008F3" w:rsidRDefault="00512B7E">
            <w:pPr>
              <w:pStyle w:val="GOSTTablenorm"/>
              <w:rPr>
                <w:lang w:val="en-US"/>
              </w:rPr>
            </w:pPr>
            <w:r w:rsidRPr="00B008F3">
              <w:rPr>
                <w:lang w:val="en-US"/>
              </w:rPr>
              <w:t>Source</w:t>
            </w:r>
          </w:p>
        </w:tc>
        <w:tc>
          <w:tcPr>
            <w:tcW w:w="500" w:type="pct"/>
          </w:tcPr>
          <w:p w14:paraId="5D6DCE5B" w14:textId="77777777" w:rsidR="00512B7E" w:rsidRPr="00B008F3" w:rsidRDefault="00512B7E" w:rsidP="00C75A4E">
            <w:pPr>
              <w:pStyle w:val="GOSTTablenorm"/>
              <w:rPr>
                <w:szCs w:val="22"/>
                <w:lang w:val="en-US"/>
              </w:rPr>
            </w:pPr>
            <w:r w:rsidRPr="00B008F3">
              <w:rPr>
                <w:szCs w:val="22"/>
              </w:rPr>
              <w:t>Строка</w:t>
            </w:r>
          </w:p>
        </w:tc>
        <w:tc>
          <w:tcPr>
            <w:tcW w:w="300" w:type="pct"/>
          </w:tcPr>
          <w:p w14:paraId="58926B19" w14:textId="77777777" w:rsidR="00512B7E" w:rsidRPr="00B008F3" w:rsidRDefault="00512B7E" w:rsidP="00C75A4E">
            <w:pPr>
              <w:pStyle w:val="GOSTTablenorm"/>
              <w:rPr>
                <w:szCs w:val="22"/>
              </w:rPr>
            </w:pPr>
            <w:r w:rsidRPr="00B008F3">
              <w:rPr>
                <w:szCs w:val="22"/>
              </w:rPr>
              <w:t>Да</w:t>
            </w:r>
          </w:p>
        </w:tc>
        <w:tc>
          <w:tcPr>
            <w:tcW w:w="315" w:type="pct"/>
          </w:tcPr>
          <w:p w14:paraId="04238975" w14:textId="77777777" w:rsidR="00512B7E" w:rsidRPr="00B008F3" w:rsidRDefault="00512B7E" w:rsidP="00C75A4E">
            <w:pPr>
              <w:pStyle w:val="GOSTTablenorm"/>
              <w:rPr>
                <w:szCs w:val="22"/>
                <w:lang w:val="en-US"/>
              </w:rPr>
            </w:pPr>
            <w:r w:rsidRPr="00B008F3">
              <w:rPr>
                <w:szCs w:val="22"/>
              </w:rPr>
              <w:t>&lt;=</w:t>
            </w:r>
            <w:r w:rsidRPr="00B008F3">
              <w:rPr>
                <w:szCs w:val="22"/>
                <w:lang w:val="en-US"/>
              </w:rPr>
              <w:t>10</w:t>
            </w:r>
          </w:p>
        </w:tc>
        <w:tc>
          <w:tcPr>
            <w:tcW w:w="2035" w:type="pct"/>
          </w:tcPr>
          <w:p w14:paraId="614D31D7" w14:textId="77777777" w:rsidR="0040447B" w:rsidRDefault="00512B7E">
            <w:pPr>
              <w:pStyle w:val="GOSTTablenorm"/>
            </w:pPr>
            <w:r w:rsidRPr="00B008F3">
              <w:t>ФП</w:t>
            </w:r>
            <w:r w:rsidR="00F956EF" w:rsidRPr="00B008F3">
              <w:t xml:space="preserve"> </w:t>
            </w:r>
            <w:r w:rsidR="00F956EF" w:rsidRPr="00B008F3">
              <w:rPr>
                <w:szCs w:val="22"/>
              </w:rPr>
              <w:t xml:space="preserve">ГИИС ЭБ </w:t>
            </w:r>
            <w:r w:rsidR="0040447B" w:rsidRPr="36854D62">
              <w:t>–</w:t>
            </w:r>
            <w:r w:rsidR="00F956EF" w:rsidRPr="00B008F3">
              <w:t xml:space="preserve"> </w:t>
            </w:r>
            <w:r w:rsidRPr="00B008F3">
              <w:t>отправитель запроса.</w:t>
            </w:r>
          </w:p>
          <w:p w14:paraId="625D0C24" w14:textId="697DE84F" w:rsidR="00512B7E" w:rsidRPr="00B008F3" w:rsidRDefault="00512B7E">
            <w:pPr>
              <w:pStyle w:val="GOSTTablenorm"/>
            </w:pPr>
            <w:r w:rsidRPr="00B008F3">
              <w:t>Возможные значения:</w:t>
            </w:r>
          </w:p>
          <w:p w14:paraId="0123DC44" w14:textId="2A22CCA4" w:rsidR="00512B7E" w:rsidRPr="00B008F3" w:rsidRDefault="36854D62" w:rsidP="00C75A4E">
            <w:pPr>
              <w:pStyle w:val="GOSTTableListMark1"/>
              <w:rPr>
                <w:lang w:val="en-US"/>
              </w:rPr>
            </w:pPr>
            <w:r w:rsidRPr="00B008F3">
              <w:rPr>
                <w:lang w:val="en-US"/>
              </w:rPr>
              <w:t>ARP (</w:t>
            </w:r>
            <w:r w:rsidRPr="00B008F3">
              <w:t>ПУиО</w:t>
            </w:r>
            <w:r w:rsidRPr="00B008F3">
              <w:rPr>
                <w:lang w:val="en-US"/>
              </w:rPr>
              <w:t xml:space="preserve"> ЭБ)</w:t>
            </w:r>
            <w:r w:rsidR="00D61F94">
              <w:t>;</w:t>
            </w:r>
          </w:p>
          <w:p w14:paraId="450770A1" w14:textId="77777777" w:rsidR="008F2246" w:rsidRPr="00714F3D" w:rsidRDefault="008F2246" w:rsidP="008F2246">
            <w:pPr>
              <w:pStyle w:val="GOSTTableListMark1"/>
              <w:rPr>
                <w:lang w:val="en-US"/>
              </w:rPr>
            </w:pPr>
            <w:r w:rsidRPr="00B008F3">
              <w:rPr>
                <w:lang w:val="en-US"/>
              </w:rPr>
              <w:t>EXP03 (ПУР 03 ЭБ)</w:t>
            </w:r>
            <w:r>
              <w:t>;</w:t>
            </w:r>
          </w:p>
          <w:p w14:paraId="4CAB35EB" w14:textId="141175B7" w:rsidR="00512B7E" w:rsidRPr="00B008F3" w:rsidRDefault="36854D62" w:rsidP="00C75A4E">
            <w:pPr>
              <w:pStyle w:val="GOSTTableListMark1"/>
              <w:rPr>
                <w:lang w:val="en-US"/>
              </w:rPr>
            </w:pPr>
            <w:r w:rsidRPr="00B008F3">
              <w:rPr>
                <w:lang w:val="en-US"/>
              </w:rPr>
              <w:t>EXP05 (ПУР 05 ЭБ)</w:t>
            </w:r>
            <w:r w:rsidR="00D61F94">
              <w:t>;</w:t>
            </w:r>
          </w:p>
          <w:p w14:paraId="357BA691" w14:textId="77777777" w:rsidR="008F2246" w:rsidRPr="00B008F3" w:rsidRDefault="008F2246" w:rsidP="008F2246">
            <w:pPr>
              <w:pStyle w:val="GOSTTableListMark1"/>
              <w:rPr>
                <w:lang w:val="en-US"/>
              </w:rPr>
            </w:pPr>
            <w:r w:rsidRPr="00B008F3">
              <w:rPr>
                <w:lang w:val="en-US"/>
              </w:rPr>
              <w:t>ARP (</w:t>
            </w:r>
            <w:r w:rsidRPr="00B008F3">
              <w:t>ПУиО</w:t>
            </w:r>
            <w:r w:rsidRPr="00B008F3">
              <w:rPr>
                <w:lang w:val="en-US"/>
              </w:rPr>
              <w:t xml:space="preserve"> ЭБ)</w:t>
            </w:r>
            <w:r>
              <w:t>;</w:t>
            </w:r>
          </w:p>
          <w:p w14:paraId="6620B14C" w14:textId="77777777" w:rsidR="00AE3AB7" w:rsidRPr="00F2056A" w:rsidRDefault="00AE3AB7" w:rsidP="00AE3AB7">
            <w:pPr>
              <w:pStyle w:val="GOSTTableListMark1"/>
              <w:rPr>
                <w:lang w:val="en-US"/>
              </w:rPr>
            </w:pPr>
            <w:r w:rsidRPr="00C75A4E">
              <w:t>RMS (ПУД ЭБ)</w:t>
            </w:r>
            <w:r w:rsidRPr="00F2056A">
              <w:t>;</w:t>
            </w:r>
          </w:p>
          <w:p w14:paraId="26A7BB96" w14:textId="22B1BEBB" w:rsidR="00512B7E" w:rsidRPr="00C75A4E" w:rsidRDefault="00AE3AB7" w:rsidP="00FA4C31">
            <w:pPr>
              <w:pStyle w:val="GOSTTableListMark1"/>
            </w:pPr>
            <w:r w:rsidRPr="00C75A4E">
              <w:rPr>
                <w:lang w:val="en-US"/>
              </w:rPr>
              <w:t>INC</w:t>
            </w:r>
            <w:r w:rsidRPr="00C75A4E">
              <w:t xml:space="preserve"> (</w:t>
            </w:r>
            <w:ins w:id="5542" w:author="Сатлер Марина Викторовна" w:date="2024-10-04T13:41:00Z">
              <w:r w:rsidR="00B44B92" w:rsidRPr="00C75A4E">
                <w:t xml:space="preserve">ПУР </w:t>
              </w:r>
            </w:ins>
            <w:del w:id="5543" w:author="Сатлер Марина Викторовна" w:date="2024-10-04T13:41:00Z">
              <w:r w:rsidRPr="00C75A4E" w:rsidDel="00B44B92">
                <w:delText xml:space="preserve">Компонент </w:delText>
              </w:r>
            </w:del>
            <w:r w:rsidRPr="00C75A4E">
              <w:t xml:space="preserve">АУ/БУ </w:t>
            </w:r>
            <w:del w:id="5544" w:author="Сатлер Марина Викторовна" w:date="2024-10-04T13:41:00Z">
              <w:r w:rsidRPr="00C75A4E" w:rsidDel="00B44B92">
                <w:delText xml:space="preserve">ПУР </w:delText>
              </w:r>
            </w:del>
            <w:r w:rsidRPr="00C75A4E">
              <w:t>ЭБ)</w:t>
            </w:r>
          </w:p>
        </w:tc>
      </w:tr>
      <w:tr w:rsidR="008C50DF" w:rsidRPr="00B008F3" w14:paraId="515C6CC9" w14:textId="77777777" w:rsidTr="00A31A69">
        <w:tc>
          <w:tcPr>
            <w:tcW w:w="1100" w:type="pct"/>
          </w:tcPr>
          <w:p w14:paraId="690E06B6" w14:textId="23C35F6B" w:rsidR="00512B7E" w:rsidRPr="00B008F3" w:rsidRDefault="00512B7E" w:rsidP="00C75A4E">
            <w:pPr>
              <w:pStyle w:val="GOSTTablenorm"/>
            </w:pPr>
            <w:r w:rsidRPr="00B008F3">
              <w:t>Система -</w:t>
            </w:r>
            <w:r w:rsidR="002E1814" w:rsidRPr="00B008F3">
              <w:t xml:space="preserve"> </w:t>
            </w:r>
            <w:r w:rsidRPr="00B008F3">
              <w:t>получатель</w:t>
            </w:r>
            <w:r w:rsidR="00AE0E84" w:rsidRPr="00B008F3">
              <w:t xml:space="preserve"> ответа</w:t>
            </w:r>
          </w:p>
        </w:tc>
        <w:tc>
          <w:tcPr>
            <w:tcW w:w="750" w:type="pct"/>
          </w:tcPr>
          <w:p w14:paraId="5A247298" w14:textId="77777777" w:rsidR="00512B7E" w:rsidRPr="00B008F3" w:rsidRDefault="00512B7E">
            <w:pPr>
              <w:pStyle w:val="GOSTTablenorm"/>
              <w:rPr>
                <w:lang w:val="en-US"/>
              </w:rPr>
            </w:pPr>
            <w:r w:rsidRPr="00B008F3">
              <w:rPr>
                <w:lang w:val="en-US"/>
              </w:rPr>
              <w:t>Receiver</w:t>
            </w:r>
          </w:p>
        </w:tc>
        <w:tc>
          <w:tcPr>
            <w:tcW w:w="500" w:type="pct"/>
          </w:tcPr>
          <w:p w14:paraId="434D226F" w14:textId="77777777" w:rsidR="00512B7E" w:rsidRPr="00B008F3" w:rsidRDefault="00512B7E" w:rsidP="00C75A4E">
            <w:pPr>
              <w:pStyle w:val="GOSTTablenorm"/>
              <w:rPr>
                <w:szCs w:val="22"/>
              </w:rPr>
            </w:pPr>
            <w:r w:rsidRPr="00B008F3">
              <w:rPr>
                <w:szCs w:val="22"/>
              </w:rPr>
              <w:t>Строка</w:t>
            </w:r>
          </w:p>
        </w:tc>
        <w:tc>
          <w:tcPr>
            <w:tcW w:w="300" w:type="pct"/>
          </w:tcPr>
          <w:p w14:paraId="012EE7C7" w14:textId="77777777" w:rsidR="00512B7E" w:rsidRPr="00B008F3" w:rsidRDefault="00512B7E" w:rsidP="00C75A4E">
            <w:pPr>
              <w:pStyle w:val="GOSTTablenorm"/>
              <w:rPr>
                <w:szCs w:val="22"/>
              </w:rPr>
            </w:pPr>
            <w:r w:rsidRPr="00B008F3">
              <w:rPr>
                <w:szCs w:val="22"/>
              </w:rPr>
              <w:t>Да</w:t>
            </w:r>
          </w:p>
        </w:tc>
        <w:tc>
          <w:tcPr>
            <w:tcW w:w="315" w:type="pct"/>
          </w:tcPr>
          <w:p w14:paraId="7F7E5C89" w14:textId="77777777" w:rsidR="00512B7E" w:rsidRPr="00B008F3" w:rsidRDefault="00512B7E" w:rsidP="00C75A4E">
            <w:pPr>
              <w:pStyle w:val="GOSTTablenorm"/>
              <w:rPr>
                <w:szCs w:val="22"/>
              </w:rPr>
            </w:pPr>
            <w:r w:rsidRPr="00B008F3">
              <w:rPr>
                <w:szCs w:val="22"/>
              </w:rPr>
              <w:t>&lt;=</w:t>
            </w:r>
            <w:r w:rsidRPr="00B008F3">
              <w:rPr>
                <w:szCs w:val="22"/>
                <w:lang w:val="en-US"/>
              </w:rPr>
              <w:t>10</w:t>
            </w:r>
          </w:p>
        </w:tc>
        <w:tc>
          <w:tcPr>
            <w:tcW w:w="2035" w:type="pct"/>
          </w:tcPr>
          <w:p w14:paraId="2893D965" w14:textId="77777777" w:rsidR="0040447B" w:rsidRDefault="00512B7E">
            <w:pPr>
              <w:pStyle w:val="GOSTTablenorm"/>
            </w:pPr>
            <w:r w:rsidRPr="00B008F3">
              <w:t>ФП</w:t>
            </w:r>
            <w:r w:rsidR="00F956EF" w:rsidRPr="00B008F3">
              <w:t xml:space="preserve"> </w:t>
            </w:r>
            <w:r w:rsidR="00F956EF" w:rsidRPr="00B008F3">
              <w:rPr>
                <w:szCs w:val="22"/>
              </w:rPr>
              <w:t xml:space="preserve">ГИИС ЭБ </w:t>
            </w:r>
            <w:r w:rsidR="0040447B" w:rsidRPr="36854D62">
              <w:t>–</w:t>
            </w:r>
            <w:r w:rsidR="00F956EF" w:rsidRPr="00B008F3">
              <w:t xml:space="preserve"> </w:t>
            </w:r>
            <w:r w:rsidRPr="00B008F3">
              <w:t xml:space="preserve">получатель </w:t>
            </w:r>
            <w:r w:rsidR="002E1814" w:rsidRPr="00B008F3">
              <w:t>ответа</w:t>
            </w:r>
            <w:r w:rsidRPr="00B008F3">
              <w:t>.</w:t>
            </w:r>
          </w:p>
          <w:p w14:paraId="2DB0EA29" w14:textId="4B07CCBC" w:rsidR="00512B7E" w:rsidRPr="00B008F3" w:rsidRDefault="00512B7E">
            <w:pPr>
              <w:pStyle w:val="GOSTTablenorm"/>
            </w:pPr>
            <w:r w:rsidRPr="00B008F3">
              <w:t>Возможные значения:</w:t>
            </w:r>
          </w:p>
          <w:p w14:paraId="3A2EF4EB" w14:textId="77777777" w:rsidR="008F2246" w:rsidRPr="00714F3D" w:rsidRDefault="008F2246" w:rsidP="008F2246">
            <w:pPr>
              <w:pStyle w:val="GOSTTableListMark1"/>
              <w:rPr>
                <w:lang w:val="en-US"/>
              </w:rPr>
            </w:pPr>
            <w:r w:rsidRPr="00B008F3">
              <w:rPr>
                <w:lang w:val="en-US"/>
              </w:rPr>
              <w:lastRenderedPageBreak/>
              <w:t>EXP03 (ПУР 03 ЭБ)</w:t>
            </w:r>
            <w:r>
              <w:t>;</w:t>
            </w:r>
          </w:p>
          <w:p w14:paraId="065D35EE" w14:textId="5D8BA7A4" w:rsidR="00512B7E" w:rsidRPr="00B008F3" w:rsidRDefault="36854D62" w:rsidP="00C75A4E">
            <w:pPr>
              <w:pStyle w:val="GOSTTableListMark1"/>
              <w:rPr>
                <w:lang w:val="en-US"/>
              </w:rPr>
            </w:pPr>
            <w:r w:rsidRPr="00B008F3">
              <w:rPr>
                <w:lang w:val="en-US"/>
              </w:rPr>
              <w:t>EXP05 (ПУР 05 ЭБ)</w:t>
            </w:r>
            <w:r w:rsidR="00D61F94">
              <w:t>;</w:t>
            </w:r>
          </w:p>
          <w:p w14:paraId="036EA628" w14:textId="77777777" w:rsidR="008F2246" w:rsidRPr="00B008F3" w:rsidRDefault="008F2246" w:rsidP="008F2246">
            <w:pPr>
              <w:pStyle w:val="GOSTTableListMark1"/>
              <w:rPr>
                <w:lang w:val="en-US"/>
              </w:rPr>
            </w:pPr>
            <w:r w:rsidRPr="00B008F3">
              <w:rPr>
                <w:lang w:val="en-US"/>
              </w:rPr>
              <w:t>ARP (</w:t>
            </w:r>
            <w:r w:rsidRPr="00B008F3">
              <w:t>ПУиО</w:t>
            </w:r>
            <w:r w:rsidRPr="00B008F3">
              <w:rPr>
                <w:lang w:val="en-US"/>
              </w:rPr>
              <w:t xml:space="preserve"> ЭБ)</w:t>
            </w:r>
            <w:r>
              <w:t>;</w:t>
            </w:r>
          </w:p>
          <w:p w14:paraId="049EE978" w14:textId="77777777" w:rsidR="00AE3AB7" w:rsidRPr="00F2056A" w:rsidRDefault="00AE3AB7" w:rsidP="00AE3AB7">
            <w:pPr>
              <w:pStyle w:val="GOSTTableListMark1"/>
              <w:rPr>
                <w:lang w:val="en-US"/>
              </w:rPr>
            </w:pPr>
            <w:r w:rsidRPr="00C75A4E">
              <w:t>RMS (ПУД ЭБ)</w:t>
            </w:r>
            <w:r w:rsidRPr="00F2056A">
              <w:t>;</w:t>
            </w:r>
          </w:p>
          <w:p w14:paraId="7713E59B" w14:textId="5983BBE5" w:rsidR="00512B7E" w:rsidRPr="00C75A4E" w:rsidRDefault="00AE3AB7" w:rsidP="00FA4C31">
            <w:pPr>
              <w:pStyle w:val="GOSTTableListMark1"/>
            </w:pPr>
            <w:r w:rsidRPr="00C75A4E">
              <w:rPr>
                <w:lang w:val="en-US"/>
              </w:rPr>
              <w:t>INC</w:t>
            </w:r>
            <w:r w:rsidRPr="00C75A4E">
              <w:t xml:space="preserve"> (</w:t>
            </w:r>
            <w:ins w:id="5545" w:author="Сатлер Марина Викторовна" w:date="2024-10-04T13:41:00Z">
              <w:r w:rsidR="00B44B92" w:rsidRPr="00C75A4E">
                <w:t xml:space="preserve">ПУР </w:t>
              </w:r>
            </w:ins>
            <w:del w:id="5546" w:author="Сатлер Марина Викторовна" w:date="2024-10-04T13:41:00Z">
              <w:r w:rsidRPr="00C75A4E" w:rsidDel="00B44B92">
                <w:delText xml:space="preserve">Компонент </w:delText>
              </w:r>
            </w:del>
            <w:r w:rsidRPr="00C75A4E">
              <w:t xml:space="preserve">АУ/БУ </w:t>
            </w:r>
            <w:del w:id="5547" w:author="Сатлер Марина Викторовна" w:date="2024-10-04T13:41:00Z">
              <w:r w:rsidRPr="00C75A4E" w:rsidDel="00B44B92">
                <w:delText xml:space="preserve">ПУР </w:delText>
              </w:r>
            </w:del>
            <w:r w:rsidRPr="00C75A4E">
              <w:t>ЭБ)</w:t>
            </w:r>
          </w:p>
        </w:tc>
      </w:tr>
      <w:tr w:rsidR="008C50DF" w:rsidRPr="00B008F3" w14:paraId="6F972C5F" w14:textId="77777777" w:rsidTr="00A31A69">
        <w:tc>
          <w:tcPr>
            <w:tcW w:w="1100" w:type="pct"/>
          </w:tcPr>
          <w:p w14:paraId="61C63010" w14:textId="77777777" w:rsidR="00512B7E" w:rsidRPr="00B008F3" w:rsidRDefault="00512B7E">
            <w:pPr>
              <w:pStyle w:val="GOSTTablenorm"/>
              <w:rPr>
                <w:lang w:val="en-US"/>
              </w:rPr>
            </w:pPr>
            <w:r w:rsidRPr="00B008F3">
              <w:lastRenderedPageBreak/>
              <w:t>Дата и время ответа</w:t>
            </w:r>
          </w:p>
        </w:tc>
        <w:tc>
          <w:tcPr>
            <w:tcW w:w="750" w:type="pct"/>
          </w:tcPr>
          <w:p w14:paraId="0B2EB5E0" w14:textId="128FFAEC" w:rsidR="00512B7E" w:rsidRPr="00B008F3" w:rsidRDefault="00754F9A">
            <w:pPr>
              <w:pStyle w:val="GOSTTablenorm"/>
              <w:rPr>
                <w:lang w:val="en-US"/>
              </w:rPr>
            </w:pPr>
            <w:r w:rsidRPr="00B008F3">
              <w:rPr>
                <w:lang w:val="en-US"/>
              </w:rPr>
              <w:t>Ans</w:t>
            </w:r>
            <w:r w:rsidR="00512B7E" w:rsidRPr="00B008F3">
              <w:rPr>
                <w:lang w:val="en-US"/>
              </w:rPr>
              <w:t>DateTime</w:t>
            </w:r>
          </w:p>
        </w:tc>
        <w:tc>
          <w:tcPr>
            <w:tcW w:w="500" w:type="pct"/>
          </w:tcPr>
          <w:p w14:paraId="1A04009C" w14:textId="77777777" w:rsidR="00512B7E" w:rsidRPr="00B008F3" w:rsidRDefault="00512B7E" w:rsidP="00C75A4E">
            <w:pPr>
              <w:pStyle w:val="GOSTTablenorm"/>
              <w:rPr>
                <w:szCs w:val="22"/>
              </w:rPr>
            </w:pPr>
            <w:r w:rsidRPr="00B008F3">
              <w:rPr>
                <w:szCs w:val="22"/>
              </w:rPr>
              <w:t>Дата-время (</w:t>
            </w:r>
            <w:r w:rsidRPr="00B008F3">
              <w:rPr>
                <w:szCs w:val="22"/>
                <w:lang w:val="en-US"/>
              </w:rPr>
              <w:t>timestamp</w:t>
            </w:r>
            <w:r w:rsidRPr="00B008F3">
              <w:rPr>
                <w:szCs w:val="22"/>
              </w:rPr>
              <w:t>)</w:t>
            </w:r>
          </w:p>
        </w:tc>
        <w:tc>
          <w:tcPr>
            <w:tcW w:w="300" w:type="pct"/>
          </w:tcPr>
          <w:p w14:paraId="269816EC" w14:textId="77777777" w:rsidR="00512B7E" w:rsidRPr="00B008F3" w:rsidRDefault="00512B7E" w:rsidP="00C75A4E">
            <w:pPr>
              <w:pStyle w:val="GOSTTablenorm"/>
              <w:rPr>
                <w:szCs w:val="22"/>
              </w:rPr>
            </w:pPr>
            <w:r w:rsidRPr="00B008F3">
              <w:rPr>
                <w:szCs w:val="22"/>
              </w:rPr>
              <w:t>Да</w:t>
            </w:r>
          </w:p>
        </w:tc>
        <w:tc>
          <w:tcPr>
            <w:tcW w:w="315" w:type="pct"/>
          </w:tcPr>
          <w:p w14:paraId="33B422B1" w14:textId="116EEC11" w:rsidR="00512B7E" w:rsidRPr="00B008F3" w:rsidRDefault="00512B7E" w:rsidP="00C75A4E">
            <w:pPr>
              <w:pStyle w:val="GOSTTablenorm"/>
              <w:rPr>
                <w:szCs w:val="22"/>
              </w:rPr>
            </w:pPr>
          </w:p>
        </w:tc>
        <w:tc>
          <w:tcPr>
            <w:tcW w:w="2035" w:type="pct"/>
          </w:tcPr>
          <w:p w14:paraId="20A3BAAB" w14:textId="412AE5A6" w:rsidR="00512B7E" w:rsidRPr="00B008F3" w:rsidRDefault="00512B7E">
            <w:pPr>
              <w:pStyle w:val="GOSTTablenorm"/>
            </w:pPr>
            <w:r w:rsidRPr="00B008F3">
              <w:t xml:space="preserve">Дата и время формирования ответа </w:t>
            </w:r>
            <w:r w:rsidRPr="00B008F3">
              <w:rPr>
                <w:lang w:val="en-US"/>
              </w:rPr>
              <w:t>SVAP</w:t>
            </w:r>
            <w:r w:rsidR="00EB793D" w:rsidRPr="00B008F3">
              <w:t>.</w:t>
            </w:r>
          </w:p>
          <w:p w14:paraId="443CE7D8" w14:textId="77777777" w:rsidR="00512B7E" w:rsidRPr="00B008F3" w:rsidRDefault="00512B7E">
            <w:pPr>
              <w:pStyle w:val="GOSTTablenorm"/>
            </w:pPr>
            <w:r w:rsidRPr="00B008F3">
              <w:t xml:space="preserve">Формат </w:t>
            </w:r>
            <w:r w:rsidRPr="00B008F3">
              <w:rPr>
                <w:lang w:val="en-US"/>
              </w:rPr>
              <w:t>YYYY</w:t>
            </w:r>
            <w:r w:rsidRPr="00B008F3">
              <w:t>-</w:t>
            </w:r>
            <w:r w:rsidRPr="00B008F3">
              <w:rPr>
                <w:lang w:val="en-US"/>
              </w:rPr>
              <w:t>MM</w:t>
            </w:r>
            <w:r w:rsidRPr="00B008F3">
              <w:t>-</w:t>
            </w:r>
            <w:r w:rsidRPr="00B008F3">
              <w:rPr>
                <w:lang w:val="en-US"/>
              </w:rPr>
              <w:t>DD</w:t>
            </w:r>
            <w:r w:rsidRPr="00B008F3">
              <w:t xml:space="preserve"> </w:t>
            </w:r>
            <w:proofErr w:type="gramStart"/>
            <w:r w:rsidRPr="00B008F3">
              <w:rPr>
                <w:lang w:val="en-US"/>
              </w:rPr>
              <w:t>hh</w:t>
            </w:r>
            <w:r w:rsidRPr="00B008F3">
              <w:t>:</w:t>
            </w:r>
            <w:r w:rsidRPr="00B008F3">
              <w:rPr>
                <w:lang w:val="en-US"/>
              </w:rPr>
              <w:t>mm</w:t>
            </w:r>
            <w:proofErr w:type="gramEnd"/>
            <w:r w:rsidRPr="00B008F3">
              <w:t>:</w:t>
            </w:r>
            <w:r w:rsidRPr="00B008F3">
              <w:rPr>
                <w:lang w:val="en-US"/>
              </w:rPr>
              <w:t>ss</w:t>
            </w:r>
          </w:p>
        </w:tc>
      </w:tr>
      <w:tr w:rsidR="008C50DF" w:rsidRPr="00B008F3" w14:paraId="24D0DC62" w14:textId="77777777" w:rsidTr="00A31A69">
        <w:tc>
          <w:tcPr>
            <w:tcW w:w="1100" w:type="pct"/>
          </w:tcPr>
          <w:p w14:paraId="158E2FBA" w14:textId="77777777" w:rsidR="00512B7E" w:rsidRPr="00B008F3" w:rsidRDefault="00512B7E">
            <w:pPr>
              <w:pStyle w:val="GOSTTablenorm"/>
            </w:pPr>
            <w:r w:rsidRPr="00B008F3">
              <w:t>Версия формата</w:t>
            </w:r>
          </w:p>
        </w:tc>
        <w:tc>
          <w:tcPr>
            <w:tcW w:w="750" w:type="pct"/>
          </w:tcPr>
          <w:p w14:paraId="0AC9A5C0" w14:textId="77777777" w:rsidR="00512B7E" w:rsidRPr="00B008F3" w:rsidRDefault="00512B7E">
            <w:pPr>
              <w:pStyle w:val="GOSTTablenorm"/>
              <w:rPr>
                <w:lang w:val="en-US"/>
              </w:rPr>
            </w:pPr>
            <w:r w:rsidRPr="00B008F3">
              <w:rPr>
                <w:lang w:val="en-US"/>
              </w:rPr>
              <w:t>Version</w:t>
            </w:r>
          </w:p>
        </w:tc>
        <w:tc>
          <w:tcPr>
            <w:tcW w:w="500" w:type="pct"/>
          </w:tcPr>
          <w:p w14:paraId="74E86C8C" w14:textId="77777777" w:rsidR="00512B7E" w:rsidRPr="00B008F3" w:rsidRDefault="00512B7E" w:rsidP="00C75A4E">
            <w:pPr>
              <w:pStyle w:val="GOSTTablenorm"/>
              <w:rPr>
                <w:szCs w:val="22"/>
                <w:lang w:val="en-US"/>
              </w:rPr>
            </w:pPr>
            <w:r w:rsidRPr="00B008F3">
              <w:rPr>
                <w:szCs w:val="22"/>
              </w:rPr>
              <w:t>Строка</w:t>
            </w:r>
          </w:p>
        </w:tc>
        <w:tc>
          <w:tcPr>
            <w:tcW w:w="300" w:type="pct"/>
          </w:tcPr>
          <w:p w14:paraId="139920BC" w14:textId="77777777" w:rsidR="00512B7E" w:rsidRPr="00B008F3" w:rsidRDefault="00512B7E" w:rsidP="00C75A4E">
            <w:pPr>
              <w:pStyle w:val="GOSTTablenorm"/>
              <w:rPr>
                <w:szCs w:val="22"/>
              </w:rPr>
            </w:pPr>
            <w:r w:rsidRPr="00B008F3">
              <w:rPr>
                <w:szCs w:val="22"/>
              </w:rPr>
              <w:t>Да</w:t>
            </w:r>
          </w:p>
        </w:tc>
        <w:tc>
          <w:tcPr>
            <w:tcW w:w="315" w:type="pct"/>
          </w:tcPr>
          <w:p w14:paraId="74899918" w14:textId="77777777" w:rsidR="00512B7E" w:rsidRPr="00B008F3" w:rsidRDefault="00512B7E" w:rsidP="00C75A4E">
            <w:pPr>
              <w:pStyle w:val="GOSTTablenorm"/>
              <w:rPr>
                <w:szCs w:val="22"/>
                <w:lang w:val="en-US"/>
              </w:rPr>
            </w:pPr>
            <w:r w:rsidRPr="00B008F3">
              <w:rPr>
                <w:szCs w:val="22"/>
              </w:rPr>
              <w:t>&lt;=</w:t>
            </w:r>
            <w:r w:rsidRPr="00B008F3">
              <w:rPr>
                <w:szCs w:val="22"/>
                <w:lang w:val="en-US"/>
              </w:rPr>
              <w:t>10</w:t>
            </w:r>
          </w:p>
        </w:tc>
        <w:tc>
          <w:tcPr>
            <w:tcW w:w="2035" w:type="pct"/>
          </w:tcPr>
          <w:p w14:paraId="5DC334E3" w14:textId="77777777" w:rsidR="00512B7E" w:rsidRPr="00B008F3" w:rsidRDefault="00512B7E" w:rsidP="00C75A4E">
            <w:pPr>
              <w:pStyle w:val="GOSTTablenorm"/>
              <w:rPr>
                <w:szCs w:val="22"/>
              </w:rPr>
            </w:pPr>
            <w:r w:rsidRPr="00B008F3">
              <w:rPr>
                <w:szCs w:val="22"/>
              </w:rPr>
              <w:t>Версия формата ответа</w:t>
            </w:r>
          </w:p>
        </w:tc>
      </w:tr>
      <w:tr w:rsidR="008C50DF" w:rsidRPr="00B008F3" w14:paraId="7FF8F85B" w14:textId="77777777" w:rsidTr="00A31A69">
        <w:tc>
          <w:tcPr>
            <w:tcW w:w="1100" w:type="pct"/>
          </w:tcPr>
          <w:p w14:paraId="7BA34F00" w14:textId="77777777" w:rsidR="00512B7E" w:rsidRPr="00B008F3" w:rsidRDefault="00512B7E">
            <w:pPr>
              <w:pStyle w:val="GOSTTablenorm"/>
            </w:pPr>
            <w:r w:rsidRPr="00B008F3">
              <w:t>Глобальный идентификатор запроса</w:t>
            </w:r>
          </w:p>
        </w:tc>
        <w:tc>
          <w:tcPr>
            <w:tcW w:w="750" w:type="pct"/>
          </w:tcPr>
          <w:p w14:paraId="431AA411" w14:textId="1AEAFDFB" w:rsidR="00512B7E" w:rsidRPr="00B008F3" w:rsidRDefault="002D2E30">
            <w:pPr>
              <w:pStyle w:val="GOSTTablenorm"/>
            </w:pPr>
            <w:r w:rsidRPr="00B008F3">
              <w:rPr>
                <w:lang w:val="en-US"/>
              </w:rPr>
              <w:t>ReqGuid</w:t>
            </w:r>
          </w:p>
        </w:tc>
        <w:tc>
          <w:tcPr>
            <w:tcW w:w="500" w:type="pct"/>
          </w:tcPr>
          <w:p w14:paraId="7014FDC2" w14:textId="77777777" w:rsidR="00512B7E" w:rsidRPr="00B008F3" w:rsidRDefault="00512B7E" w:rsidP="00C75A4E">
            <w:pPr>
              <w:pStyle w:val="GOSTTablenorm"/>
              <w:rPr>
                <w:szCs w:val="22"/>
              </w:rPr>
            </w:pPr>
            <w:r w:rsidRPr="00B008F3">
              <w:rPr>
                <w:szCs w:val="22"/>
                <w:lang w:val="en-US"/>
              </w:rPr>
              <w:t>GUID</w:t>
            </w:r>
          </w:p>
        </w:tc>
        <w:tc>
          <w:tcPr>
            <w:tcW w:w="300" w:type="pct"/>
          </w:tcPr>
          <w:p w14:paraId="7057F6A8" w14:textId="77777777" w:rsidR="00512B7E" w:rsidRPr="00B008F3" w:rsidRDefault="00512B7E" w:rsidP="00C75A4E">
            <w:pPr>
              <w:pStyle w:val="GOSTTablenorm"/>
              <w:rPr>
                <w:szCs w:val="22"/>
              </w:rPr>
            </w:pPr>
            <w:r w:rsidRPr="00B008F3">
              <w:rPr>
                <w:szCs w:val="22"/>
              </w:rPr>
              <w:t>Да</w:t>
            </w:r>
          </w:p>
        </w:tc>
        <w:tc>
          <w:tcPr>
            <w:tcW w:w="315" w:type="pct"/>
          </w:tcPr>
          <w:p w14:paraId="799E7C8B" w14:textId="77777777" w:rsidR="00512B7E" w:rsidRPr="00B008F3" w:rsidRDefault="00512B7E" w:rsidP="00C75A4E">
            <w:pPr>
              <w:pStyle w:val="GOSTTablenorm"/>
              <w:rPr>
                <w:szCs w:val="22"/>
                <w:lang w:val="en-US"/>
              </w:rPr>
            </w:pPr>
            <w:r w:rsidRPr="00B008F3">
              <w:rPr>
                <w:szCs w:val="22"/>
                <w:lang w:val="en-US"/>
              </w:rPr>
              <w:t>=</w:t>
            </w:r>
            <w:r w:rsidRPr="00B008F3">
              <w:rPr>
                <w:szCs w:val="22"/>
              </w:rPr>
              <w:t>36</w:t>
            </w:r>
          </w:p>
        </w:tc>
        <w:tc>
          <w:tcPr>
            <w:tcW w:w="2035" w:type="pct"/>
          </w:tcPr>
          <w:p w14:paraId="501CE7E4" w14:textId="6EAF97A9" w:rsidR="00512B7E" w:rsidRPr="00B008F3" w:rsidRDefault="00512B7E">
            <w:pPr>
              <w:pStyle w:val="GOSTTablenorm"/>
            </w:pPr>
            <w:r w:rsidRPr="00B008F3">
              <w:t>Уникальный идентификатор запроса (с тире)</w:t>
            </w:r>
            <w:r w:rsidR="00EB793D" w:rsidRPr="00B008F3">
              <w:t>,</w:t>
            </w:r>
            <w:r w:rsidRPr="00B008F3">
              <w:t xml:space="preserve"> на который направляется ответ</w:t>
            </w:r>
          </w:p>
        </w:tc>
      </w:tr>
      <w:tr w:rsidR="008C50DF" w:rsidRPr="00B008F3" w14:paraId="0822B182" w14:textId="77777777" w:rsidTr="00A31A69">
        <w:tc>
          <w:tcPr>
            <w:tcW w:w="1100" w:type="pct"/>
          </w:tcPr>
          <w:p w14:paraId="389C64D0" w14:textId="066E94C1" w:rsidR="002D2E30" w:rsidRPr="00B008F3" w:rsidRDefault="002D2E30">
            <w:pPr>
              <w:pStyle w:val="GOSTTablenorm"/>
            </w:pPr>
            <w:r w:rsidRPr="00B008F3">
              <w:rPr>
                <w:szCs w:val="22"/>
              </w:rPr>
              <w:t>Глобальный идентификатор ответа</w:t>
            </w:r>
          </w:p>
        </w:tc>
        <w:tc>
          <w:tcPr>
            <w:tcW w:w="750" w:type="pct"/>
          </w:tcPr>
          <w:p w14:paraId="62D463D1" w14:textId="5B4D5BA5" w:rsidR="002D2E30" w:rsidRPr="00B008F3" w:rsidRDefault="002D2E30">
            <w:pPr>
              <w:pStyle w:val="GOSTTablenorm"/>
              <w:rPr>
                <w:lang w:val="en-US"/>
              </w:rPr>
            </w:pPr>
            <w:r w:rsidRPr="00B008F3">
              <w:rPr>
                <w:szCs w:val="22"/>
                <w:lang w:val="en-US"/>
              </w:rPr>
              <w:t>AnsGuid</w:t>
            </w:r>
          </w:p>
        </w:tc>
        <w:tc>
          <w:tcPr>
            <w:tcW w:w="500" w:type="pct"/>
          </w:tcPr>
          <w:p w14:paraId="0906241E" w14:textId="41C1B73C" w:rsidR="002D2E30" w:rsidRPr="00B008F3" w:rsidRDefault="002D2E30" w:rsidP="00C75A4E">
            <w:pPr>
              <w:pStyle w:val="GOSTTablenorm"/>
              <w:rPr>
                <w:szCs w:val="22"/>
                <w:lang w:val="en-US"/>
              </w:rPr>
            </w:pPr>
            <w:r w:rsidRPr="00B008F3">
              <w:rPr>
                <w:szCs w:val="22"/>
                <w:lang w:val="en-US"/>
              </w:rPr>
              <w:t>GUID</w:t>
            </w:r>
          </w:p>
        </w:tc>
        <w:tc>
          <w:tcPr>
            <w:tcW w:w="300" w:type="pct"/>
          </w:tcPr>
          <w:p w14:paraId="4BA4488C" w14:textId="3F9F6106" w:rsidR="002D2E30" w:rsidRPr="00B008F3" w:rsidRDefault="002D2E30" w:rsidP="00C75A4E">
            <w:pPr>
              <w:pStyle w:val="GOSTTablenorm"/>
              <w:rPr>
                <w:szCs w:val="22"/>
              </w:rPr>
            </w:pPr>
            <w:r w:rsidRPr="00B008F3">
              <w:rPr>
                <w:szCs w:val="22"/>
              </w:rPr>
              <w:t>Да</w:t>
            </w:r>
          </w:p>
        </w:tc>
        <w:tc>
          <w:tcPr>
            <w:tcW w:w="315" w:type="pct"/>
          </w:tcPr>
          <w:p w14:paraId="787FFECB" w14:textId="6059F00E" w:rsidR="002D2E30" w:rsidRPr="00B008F3" w:rsidRDefault="002D2E30" w:rsidP="00C75A4E">
            <w:pPr>
              <w:pStyle w:val="GOSTTablenorm"/>
              <w:rPr>
                <w:szCs w:val="22"/>
                <w:lang w:val="en-US"/>
              </w:rPr>
            </w:pPr>
            <w:r w:rsidRPr="00B008F3">
              <w:rPr>
                <w:szCs w:val="22"/>
                <w:lang w:val="en-US"/>
              </w:rPr>
              <w:t>=</w:t>
            </w:r>
            <w:r w:rsidRPr="00B008F3">
              <w:rPr>
                <w:szCs w:val="22"/>
              </w:rPr>
              <w:t>36</w:t>
            </w:r>
          </w:p>
        </w:tc>
        <w:tc>
          <w:tcPr>
            <w:tcW w:w="2035" w:type="pct"/>
          </w:tcPr>
          <w:p w14:paraId="615EAD14" w14:textId="755B30DC" w:rsidR="002D2E30" w:rsidRPr="00B008F3" w:rsidRDefault="002D2E30">
            <w:pPr>
              <w:pStyle w:val="GOSTTablenorm"/>
            </w:pPr>
            <w:r w:rsidRPr="00B008F3">
              <w:rPr>
                <w:szCs w:val="22"/>
              </w:rPr>
              <w:t>Уникальный идентификатор ответа (с тире)</w:t>
            </w:r>
          </w:p>
        </w:tc>
      </w:tr>
      <w:tr w:rsidR="008C50DF" w:rsidRPr="00B008F3" w14:paraId="682A66D3" w14:textId="77777777" w:rsidTr="00A31A69">
        <w:tc>
          <w:tcPr>
            <w:tcW w:w="1100" w:type="pct"/>
          </w:tcPr>
          <w:p w14:paraId="583135B1" w14:textId="74608980" w:rsidR="002D2E30" w:rsidRPr="00B008F3" w:rsidRDefault="002D2E30">
            <w:pPr>
              <w:pStyle w:val="GOSTTablenorm"/>
              <w:rPr>
                <w:szCs w:val="22"/>
              </w:rPr>
            </w:pPr>
            <w:r w:rsidRPr="00B008F3">
              <w:rPr>
                <w:szCs w:val="22"/>
              </w:rPr>
              <w:t>Глобальный идентификатор документа</w:t>
            </w:r>
          </w:p>
        </w:tc>
        <w:tc>
          <w:tcPr>
            <w:tcW w:w="750" w:type="pct"/>
          </w:tcPr>
          <w:p w14:paraId="72E5B73E" w14:textId="3687F354" w:rsidR="002D2E30" w:rsidRPr="00B008F3" w:rsidRDefault="002D2E30">
            <w:pPr>
              <w:pStyle w:val="GOSTTablenorm"/>
              <w:rPr>
                <w:szCs w:val="22"/>
              </w:rPr>
            </w:pPr>
            <w:r w:rsidRPr="00B008F3">
              <w:rPr>
                <w:szCs w:val="22"/>
                <w:lang w:val="en-US"/>
              </w:rPr>
              <w:t>DocGuid</w:t>
            </w:r>
          </w:p>
        </w:tc>
        <w:tc>
          <w:tcPr>
            <w:tcW w:w="500" w:type="pct"/>
          </w:tcPr>
          <w:p w14:paraId="71B3AD99" w14:textId="188EB2DD" w:rsidR="002D2E30" w:rsidRPr="00B008F3" w:rsidRDefault="002D2E30" w:rsidP="00C75A4E">
            <w:pPr>
              <w:pStyle w:val="GOSTTablenorm"/>
              <w:rPr>
                <w:szCs w:val="22"/>
                <w:lang w:val="en-US"/>
              </w:rPr>
            </w:pPr>
            <w:r w:rsidRPr="00B008F3">
              <w:rPr>
                <w:szCs w:val="22"/>
                <w:lang w:val="en-US"/>
              </w:rPr>
              <w:t>GUID</w:t>
            </w:r>
          </w:p>
        </w:tc>
        <w:tc>
          <w:tcPr>
            <w:tcW w:w="300" w:type="pct"/>
          </w:tcPr>
          <w:p w14:paraId="1517ABF7" w14:textId="3570777E" w:rsidR="002D2E30" w:rsidRPr="00B008F3" w:rsidRDefault="002D2E30" w:rsidP="00C75A4E">
            <w:pPr>
              <w:pStyle w:val="GOSTTablenorm"/>
              <w:rPr>
                <w:szCs w:val="22"/>
              </w:rPr>
            </w:pPr>
            <w:r w:rsidRPr="00B008F3">
              <w:rPr>
                <w:szCs w:val="22"/>
              </w:rPr>
              <w:t>Нет</w:t>
            </w:r>
          </w:p>
        </w:tc>
        <w:tc>
          <w:tcPr>
            <w:tcW w:w="315" w:type="pct"/>
          </w:tcPr>
          <w:p w14:paraId="482CCD11" w14:textId="36A4E0E2" w:rsidR="002D2E30" w:rsidRPr="00B008F3" w:rsidRDefault="002D2E30" w:rsidP="00C75A4E">
            <w:pPr>
              <w:pStyle w:val="GOSTTablenorm"/>
              <w:rPr>
                <w:szCs w:val="22"/>
                <w:lang w:val="en-US"/>
              </w:rPr>
            </w:pPr>
            <w:r w:rsidRPr="00B008F3">
              <w:rPr>
                <w:szCs w:val="22"/>
                <w:lang w:val="en-US"/>
              </w:rPr>
              <w:t>=</w:t>
            </w:r>
            <w:r w:rsidRPr="00B008F3">
              <w:rPr>
                <w:szCs w:val="22"/>
              </w:rPr>
              <w:t>36</w:t>
            </w:r>
          </w:p>
        </w:tc>
        <w:tc>
          <w:tcPr>
            <w:tcW w:w="2035" w:type="pct"/>
          </w:tcPr>
          <w:p w14:paraId="79C3D0B3" w14:textId="7BBCB4BF" w:rsidR="002D2E30" w:rsidRPr="00B008F3" w:rsidRDefault="002D2E30">
            <w:pPr>
              <w:pStyle w:val="GOSTTablenorm"/>
              <w:rPr>
                <w:szCs w:val="22"/>
              </w:rPr>
            </w:pPr>
            <w:r w:rsidRPr="00B008F3">
              <w:rPr>
                <w:szCs w:val="22"/>
              </w:rPr>
              <w:t>Уникальный идентификатор документа</w:t>
            </w:r>
            <w:r w:rsidR="00EB793D" w:rsidRPr="00B008F3">
              <w:t>/отчета/виджета</w:t>
            </w:r>
            <w:r w:rsidRPr="00B008F3">
              <w:rPr>
                <w:szCs w:val="22"/>
              </w:rPr>
              <w:t xml:space="preserve"> (с тире)</w:t>
            </w:r>
            <w:r w:rsidR="00EB793D" w:rsidRPr="00B008F3">
              <w:t>,</w:t>
            </w:r>
            <w:r w:rsidR="00EB793D" w:rsidRPr="00B008F3">
              <w:rPr>
                <w:szCs w:val="22"/>
              </w:rPr>
              <w:t xml:space="preserve"> инициировавшего запрос. Заполняется, если был указан в запросе</w:t>
            </w:r>
          </w:p>
        </w:tc>
      </w:tr>
      <w:tr w:rsidR="008C50DF" w:rsidRPr="00B008F3" w14:paraId="23C5E93B" w14:textId="77777777" w:rsidTr="00A31A69">
        <w:tc>
          <w:tcPr>
            <w:tcW w:w="1100" w:type="pct"/>
          </w:tcPr>
          <w:p w14:paraId="0D5CB5CB" w14:textId="77777777" w:rsidR="002D2E30" w:rsidRPr="000E1E0A" w:rsidRDefault="002D2E30">
            <w:pPr>
              <w:pStyle w:val="GOSTTablenorm"/>
            </w:pPr>
            <w:r w:rsidRPr="008C50DF">
              <w:t>Результат выполнения операции</w:t>
            </w:r>
          </w:p>
        </w:tc>
        <w:tc>
          <w:tcPr>
            <w:tcW w:w="750" w:type="pct"/>
          </w:tcPr>
          <w:p w14:paraId="38B6F49A" w14:textId="77777777" w:rsidR="002D2E30" w:rsidRPr="00C75A4E" w:rsidRDefault="002D2E30">
            <w:pPr>
              <w:pStyle w:val="GOSTTablenorm"/>
            </w:pPr>
            <w:r w:rsidRPr="008C50DF">
              <w:t>Result</w:t>
            </w:r>
          </w:p>
        </w:tc>
        <w:tc>
          <w:tcPr>
            <w:tcW w:w="500" w:type="pct"/>
          </w:tcPr>
          <w:p w14:paraId="5DD29933" w14:textId="77777777" w:rsidR="002D2E30" w:rsidRPr="000E1E0A" w:rsidRDefault="002D2E30" w:rsidP="00C75A4E">
            <w:pPr>
              <w:pStyle w:val="GOSTTablenorm"/>
            </w:pPr>
            <w:r w:rsidRPr="000E1E0A">
              <w:t>Строка</w:t>
            </w:r>
          </w:p>
        </w:tc>
        <w:tc>
          <w:tcPr>
            <w:tcW w:w="300" w:type="pct"/>
          </w:tcPr>
          <w:p w14:paraId="734C30E3" w14:textId="77777777" w:rsidR="002D2E30" w:rsidRPr="008C50DF" w:rsidRDefault="002D2E30">
            <w:pPr>
              <w:pStyle w:val="GOSTTablenorm"/>
            </w:pPr>
            <w:r w:rsidRPr="008C50DF">
              <w:t>Да</w:t>
            </w:r>
          </w:p>
        </w:tc>
        <w:tc>
          <w:tcPr>
            <w:tcW w:w="315" w:type="pct"/>
          </w:tcPr>
          <w:p w14:paraId="4CFC5BDE" w14:textId="77777777" w:rsidR="002D2E30" w:rsidRPr="008C50DF" w:rsidRDefault="002D2E30">
            <w:pPr>
              <w:pStyle w:val="GOSTTablenorm"/>
            </w:pPr>
            <w:r w:rsidRPr="008C50DF">
              <w:t>=1</w:t>
            </w:r>
          </w:p>
        </w:tc>
        <w:tc>
          <w:tcPr>
            <w:tcW w:w="2035" w:type="pct"/>
          </w:tcPr>
          <w:p w14:paraId="085D209B" w14:textId="77777777" w:rsidR="002D2E30" w:rsidRPr="00B008F3" w:rsidRDefault="002D2E30" w:rsidP="002D2E30">
            <w:pPr>
              <w:pStyle w:val="GOSTTablenorm"/>
            </w:pPr>
            <w:r w:rsidRPr="00B008F3">
              <w:t>Передаются следующие значения:</w:t>
            </w:r>
          </w:p>
          <w:p w14:paraId="77B87C53" w14:textId="6F86FFA6" w:rsidR="002D2E30" w:rsidRPr="00B008F3" w:rsidRDefault="00D61F94" w:rsidP="00C75A4E">
            <w:pPr>
              <w:pStyle w:val="GOSTTableListMark1"/>
              <w:rPr>
                <w:lang w:val="en-US"/>
              </w:rPr>
            </w:pPr>
            <w:r>
              <w:t>«</w:t>
            </w:r>
            <w:r w:rsidR="36854D62" w:rsidRPr="00B008F3">
              <w:rPr>
                <w:lang w:val="en-US"/>
              </w:rPr>
              <w:t>S</w:t>
            </w:r>
            <w:r>
              <w:t xml:space="preserve">» </w:t>
            </w:r>
            <w:r w:rsidR="0040447B" w:rsidRPr="36854D62">
              <w:t>–</w:t>
            </w:r>
            <w:r w:rsidR="36854D62" w:rsidRPr="00B008F3">
              <w:rPr>
                <w:lang w:val="en-US"/>
              </w:rPr>
              <w:t xml:space="preserve"> SUCCESS – </w:t>
            </w:r>
            <w:r w:rsidR="00EB793D" w:rsidRPr="00B008F3">
              <w:t>у</w:t>
            </w:r>
            <w:r w:rsidR="00EB793D" w:rsidRPr="00B008F3">
              <w:rPr>
                <w:lang w:val="en-US"/>
              </w:rPr>
              <w:t xml:space="preserve">спешное </w:t>
            </w:r>
            <w:r w:rsidR="36854D62" w:rsidRPr="00B008F3">
              <w:rPr>
                <w:lang w:val="en-US"/>
              </w:rPr>
              <w:t>завершение</w:t>
            </w:r>
            <w:r w:rsidR="008C50DF">
              <w:t>;</w:t>
            </w:r>
          </w:p>
          <w:p w14:paraId="6E49E43D" w14:textId="5CF3ACC7" w:rsidR="002D2E30" w:rsidRPr="00B008F3" w:rsidRDefault="00D61F94" w:rsidP="00C75A4E">
            <w:pPr>
              <w:pStyle w:val="GOSTTableListMark1"/>
            </w:pPr>
            <w:r>
              <w:t>«</w:t>
            </w:r>
            <w:r w:rsidR="36854D62" w:rsidRPr="00B008F3">
              <w:rPr>
                <w:lang w:val="en-US"/>
              </w:rPr>
              <w:t>E</w:t>
            </w:r>
            <w:r>
              <w:t>»</w:t>
            </w:r>
            <w:r w:rsidR="36854D62" w:rsidRPr="00B008F3">
              <w:t xml:space="preserve"> – </w:t>
            </w:r>
            <w:r w:rsidR="36854D62" w:rsidRPr="00B008F3">
              <w:rPr>
                <w:lang w:val="en-US"/>
              </w:rPr>
              <w:t>ERROR</w:t>
            </w:r>
            <w:r w:rsidR="36854D62" w:rsidRPr="00B008F3">
              <w:t xml:space="preserve"> – </w:t>
            </w:r>
            <w:r w:rsidR="00EB793D" w:rsidRPr="00B008F3">
              <w:t xml:space="preserve">не </w:t>
            </w:r>
            <w:r w:rsidR="36854D62" w:rsidRPr="00B008F3">
              <w:t>успешное завершение</w:t>
            </w:r>
          </w:p>
        </w:tc>
      </w:tr>
      <w:tr w:rsidR="008C50DF" w:rsidRPr="00B008F3" w14:paraId="35088DB9" w14:textId="77777777" w:rsidTr="00A31A69">
        <w:tc>
          <w:tcPr>
            <w:tcW w:w="1100" w:type="pct"/>
          </w:tcPr>
          <w:p w14:paraId="7A9133A7" w14:textId="77777777" w:rsidR="002D2E30" w:rsidRPr="00B008F3" w:rsidRDefault="002D2E30">
            <w:pPr>
              <w:pStyle w:val="GOSTTablenorm"/>
            </w:pPr>
            <w:r w:rsidRPr="00B008F3">
              <w:t>Текст ошибки</w:t>
            </w:r>
          </w:p>
        </w:tc>
        <w:tc>
          <w:tcPr>
            <w:tcW w:w="750" w:type="pct"/>
          </w:tcPr>
          <w:p w14:paraId="2F7788DA" w14:textId="77777777" w:rsidR="002D2E30" w:rsidRPr="00B008F3" w:rsidRDefault="002D2E30">
            <w:pPr>
              <w:pStyle w:val="GOSTTablenorm"/>
              <w:rPr>
                <w:lang w:val="en-US"/>
              </w:rPr>
            </w:pPr>
            <w:r w:rsidRPr="00B008F3">
              <w:rPr>
                <w:lang w:val="en-US"/>
              </w:rPr>
              <w:t>ResultDescr</w:t>
            </w:r>
          </w:p>
        </w:tc>
        <w:tc>
          <w:tcPr>
            <w:tcW w:w="500" w:type="pct"/>
          </w:tcPr>
          <w:p w14:paraId="17C9DE5A" w14:textId="77777777" w:rsidR="002D2E30" w:rsidRPr="00B008F3" w:rsidRDefault="002D2E30" w:rsidP="00C75A4E">
            <w:pPr>
              <w:pStyle w:val="GOSTTablenorm"/>
              <w:rPr>
                <w:szCs w:val="22"/>
              </w:rPr>
            </w:pPr>
            <w:r w:rsidRPr="00B008F3">
              <w:rPr>
                <w:szCs w:val="22"/>
              </w:rPr>
              <w:t>Строка</w:t>
            </w:r>
          </w:p>
        </w:tc>
        <w:tc>
          <w:tcPr>
            <w:tcW w:w="300" w:type="pct"/>
          </w:tcPr>
          <w:p w14:paraId="3663DD4A" w14:textId="77777777" w:rsidR="002D2E30" w:rsidRPr="00B008F3" w:rsidRDefault="002D2E30">
            <w:pPr>
              <w:pStyle w:val="GOSTTablenorm"/>
            </w:pPr>
            <w:r w:rsidRPr="00B008F3">
              <w:t>Нет</w:t>
            </w:r>
          </w:p>
        </w:tc>
        <w:tc>
          <w:tcPr>
            <w:tcW w:w="315" w:type="pct"/>
          </w:tcPr>
          <w:p w14:paraId="302D3B5F" w14:textId="77777777" w:rsidR="002D2E30" w:rsidRPr="00B008F3" w:rsidRDefault="002D2E30">
            <w:pPr>
              <w:pStyle w:val="GOSTTablenorm"/>
            </w:pPr>
            <w:r w:rsidRPr="00B008F3">
              <w:rPr>
                <w:lang w:val="en-US"/>
              </w:rPr>
              <w:t>&lt;</w:t>
            </w:r>
            <w:r w:rsidRPr="00B008F3">
              <w:t>=2000</w:t>
            </w:r>
          </w:p>
        </w:tc>
        <w:tc>
          <w:tcPr>
            <w:tcW w:w="2035" w:type="pct"/>
          </w:tcPr>
          <w:p w14:paraId="524B7D08" w14:textId="5E28CB1D" w:rsidR="002D2E30" w:rsidRPr="00B008F3" w:rsidRDefault="002D2E30">
            <w:pPr>
              <w:pStyle w:val="GOSTTablenorm"/>
            </w:pPr>
            <w:r w:rsidRPr="00B008F3">
              <w:t>Текст ошибки, содержит развернутый текст ошибки (в Result передано значение отличное от «</w:t>
            </w:r>
            <w:r w:rsidRPr="00B008F3">
              <w:rPr>
                <w:lang w:val="en-US"/>
              </w:rPr>
              <w:t>S</w:t>
            </w:r>
            <w:r w:rsidRPr="00B008F3">
              <w:t>»)</w:t>
            </w:r>
          </w:p>
        </w:tc>
      </w:tr>
      <w:tr w:rsidR="002D2E30" w:rsidRPr="00B008F3" w14:paraId="24EC5FDA" w14:textId="77777777" w:rsidTr="00A31A69">
        <w:tc>
          <w:tcPr>
            <w:tcW w:w="5000" w:type="pct"/>
            <w:gridSpan w:val="6"/>
          </w:tcPr>
          <w:p w14:paraId="2431C8AD" w14:textId="3F5C401F" w:rsidR="002D2E30" w:rsidRPr="00B008F3" w:rsidRDefault="005D6EAB" w:rsidP="002D2E30">
            <w:pPr>
              <w:pStyle w:val="GOSTTableHead"/>
            </w:pPr>
            <w:r w:rsidRPr="00B008F3">
              <w:t xml:space="preserve">Перечень параметров </w:t>
            </w:r>
            <w:r w:rsidR="00D448F5" w:rsidRPr="00B008F3">
              <w:t xml:space="preserve">тела </w:t>
            </w:r>
            <w:r w:rsidRPr="00B008F3">
              <w:t>ответа (</w:t>
            </w:r>
            <w:r w:rsidRPr="00B008F3">
              <w:rPr>
                <w:lang w:val="en-US"/>
              </w:rPr>
              <w:t>document</w:t>
            </w:r>
            <w:r w:rsidRPr="00B008F3">
              <w:t>)</w:t>
            </w:r>
          </w:p>
        </w:tc>
      </w:tr>
      <w:tr w:rsidR="00A31A69" w:rsidRPr="00B008F3" w14:paraId="09D887EB" w14:textId="77777777" w:rsidTr="00A31A69">
        <w:tc>
          <w:tcPr>
            <w:tcW w:w="1100" w:type="pct"/>
          </w:tcPr>
          <w:p w14:paraId="7180BDCB" w14:textId="3FEEE41F" w:rsidR="00A31A69" w:rsidRPr="00860237" w:rsidRDefault="00A31A69" w:rsidP="00A31A69">
            <w:pPr>
              <w:pStyle w:val="GOSTTablenorm"/>
              <w:rPr>
                <w:b/>
              </w:rPr>
            </w:pPr>
            <w:ins w:id="5548" w:author="Сатлер Марина Викторовна" w:date="2025-10-10T09:13:00Z">
              <w:r>
                <w:t>Номер текущей страницы</w:t>
              </w:r>
            </w:ins>
          </w:p>
        </w:tc>
        <w:tc>
          <w:tcPr>
            <w:tcW w:w="750" w:type="pct"/>
          </w:tcPr>
          <w:p w14:paraId="72FDFB05" w14:textId="4AB25101" w:rsidR="00A31A69" w:rsidRPr="00C75A4E" w:rsidRDefault="00A31A69" w:rsidP="00A31A69">
            <w:pPr>
              <w:pStyle w:val="GOSTTablenorm"/>
              <w:rPr>
                <w:b/>
                <w:lang w:val="en-US"/>
              </w:rPr>
            </w:pPr>
            <w:ins w:id="5549" w:author="Сатлер Марина Викторовна" w:date="2025-10-10T09:13:00Z">
              <w:r w:rsidRPr="00C75A4E">
                <w:t>Page</w:t>
              </w:r>
            </w:ins>
          </w:p>
        </w:tc>
        <w:tc>
          <w:tcPr>
            <w:tcW w:w="500" w:type="pct"/>
          </w:tcPr>
          <w:p w14:paraId="1493ECC6" w14:textId="35DA61BD" w:rsidR="00A31A69" w:rsidRPr="00B008F3" w:rsidRDefault="00A31A69" w:rsidP="00A31A69">
            <w:pPr>
              <w:pStyle w:val="GOSTTablenorm"/>
              <w:rPr>
                <w:szCs w:val="22"/>
              </w:rPr>
            </w:pPr>
            <w:ins w:id="5550" w:author="Сатлер Марина Викторовна" w:date="2025-10-10T09:13:00Z">
              <w:r>
                <w:t>Число</w:t>
              </w:r>
            </w:ins>
          </w:p>
        </w:tc>
        <w:tc>
          <w:tcPr>
            <w:tcW w:w="300" w:type="pct"/>
          </w:tcPr>
          <w:p w14:paraId="09EF2872" w14:textId="15E4695A" w:rsidR="00A31A69" w:rsidRPr="00B008F3" w:rsidRDefault="00A31A69" w:rsidP="00A31A69">
            <w:pPr>
              <w:pStyle w:val="GOSTTablenorm"/>
              <w:rPr>
                <w:szCs w:val="22"/>
              </w:rPr>
            </w:pPr>
            <w:ins w:id="5551" w:author="Сатлер Марина Викторовна" w:date="2025-10-10T09:13:00Z">
              <w:r>
                <w:t>Нет</w:t>
              </w:r>
            </w:ins>
          </w:p>
        </w:tc>
        <w:tc>
          <w:tcPr>
            <w:tcW w:w="315" w:type="pct"/>
          </w:tcPr>
          <w:p w14:paraId="36EF5FF4" w14:textId="76AA656D" w:rsidR="00A31A69" w:rsidRPr="00B008F3" w:rsidRDefault="00A31A69" w:rsidP="00A31A69">
            <w:pPr>
              <w:pStyle w:val="GOSTTablenorm"/>
              <w:rPr>
                <w:szCs w:val="22"/>
              </w:rPr>
            </w:pPr>
            <w:ins w:id="5552" w:author="Сатлер Марина Викторовна" w:date="2025-10-10T09:13:00Z">
              <w:r>
                <w:rPr>
                  <w:lang w:val="en-US"/>
                </w:rPr>
                <w:t>&lt;=10</w:t>
              </w:r>
            </w:ins>
          </w:p>
        </w:tc>
        <w:tc>
          <w:tcPr>
            <w:tcW w:w="2035" w:type="pct"/>
          </w:tcPr>
          <w:p w14:paraId="1840D282" w14:textId="02020E99" w:rsidR="00A31A69" w:rsidRPr="00B008F3" w:rsidRDefault="00A31A69" w:rsidP="00A31A69">
            <w:pPr>
              <w:pStyle w:val="GOSTTablenorm"/>
            </w:pPr>
            <w:ins w:id="5553" w:author="Сатлер Марина Викторовна" w:date="2025-10-10T09:13:00Z">
              <w:r>
                <w:t>Номер текущей страницы (натуральное число) при постраничном запросе</w:t>
              </w:r>
            </w:ins>
          </w:p>
        </w:tc>
      </w:tr>
      <w:tr w:rsidR="00A31A69" w:rsidRPr="00B008F3" w14:paraId="1255E0A1" w14:textId="77777777" w:rsidTr="00A31A69">
        <w:tc>
          <w:tcPr>
            <w:tcW w:w="1100" w:type="pct"/>
          </w:tcPr>
          <w:p w14:paraId="4E13AE91" w14:textId="23F6AAC6" w:rsidR="00A31A69" w:rsidRPr="00860237" w:rsidRDefault="00A31A69" w:rsidP="00A31A69">
            <w:pPr>
              <w:pStyle w:val="GOSTTablenorm"/>
              <w:rPr>
                <w:b/>
              </w:rPr>
            </w:pPr>
            <w:ins w:id="5554" w:author="Сатлер Марина Викторовна" w:date="2025-10-10T09:13:00Z">
              <w:r>
                <w:t>Всего страниц</w:t>
              </w:r>
            </w:ins>
          </w:p>
        </w:tc>
        <w:tc>
          <w:tcPr>
            <w:tcW w:w="750" w:type="pct"/>
          </w:tcPr>
          <w:p w14:paraId="641CDAFF" w14:textId="49022155" w:rsidR="00A31A69" w:rsidRPr="00C75A4E" w:rsidRDefault="00A31A69" w:rsidP="00A31A69">
            <w:pPr>
              <w:pStyle w:val="GOSTTablenorm"/>
              <w:rPr>
                <w:b/>
                <w:lang w:val="en-US"/>
              </w:rPr>
            </w:pPr>
            <w:ins w:id="5555" w:author="Сатлер Марина Викторовна" w:date="2025-10-10T09:13:00Z">
              <w:r w:rsidRPr="00C75A4E">
                <w:t>AllPages</w:t>
              </w:r>
            </w:ins>
          </w:p>
        </w:tc>
        <w:tc>
          <w:tcPr>
            <w:tcW w:w="500" w:type="pct"/>
          </w:tcPr>
          <w:p w14:paraId="420A5F2C" w14:textId="71C59B95" w:rsidR="00A31A69" w:rsidRPr="00B008F3" w:rsidRDefault="00A31A69" w:rsidP="00A31A69">
            <w:pPr>
              <w:pStyle w:val="GOSTTablenorm"/>
              <w:rPr>
                <w:szCs w:val="22"/>
              </w:rPr>
            </w:pPr>
            <w:ins w:id="5556" w:author="Сатлер Марина Викторовна" w:date="2025-10-10T09:13:00Z">
              <w:r>
                <w:t>Число</w:t>
              </w:r>
            </w:ins>
          </w:p>
        </w:tc>
        <w:tc>
          <w:tcPr>
            <w:tcW w:w="300" w:type="pct"/>
          </w:tcPr>
          <w:p w14:paraId="22F20276" w14:textId="44EE9DF0" w:rsidR="00A31A69" w:rsidRPr="00B008F3" w:rsidRDefault="00A31A69" w:rsidP="00A31A69">
            <w:pPr>
              <w:pStyle w:val="GOSTTablenorm"/>
              <w:rPr>
                <w:szCs w:val="22"/>
              </w:rPr>
            </w:pPr>
            <w:ins w:id="5557" w:author="Сатлер Марина Викторовна" w:date="2025-10-10T09:13:00Z">
              <w:r>
                <w:t>Нет</w:t>
              </w:r>
            </w:ins>
          </w:p>
        </w:tc>
        <w:tc>
          <w:tcPr>
            <w:tcW w:w="315" w:type="pct"/>
          </w:tcPr>
          <w:p w14:paraId="39553CCA" w14:textId="112DCEF1" w:rsidR="00A31A69" w:rsidRPr="00B008F3" w:rsidRDefault="00A31A69" w:rsidP="00A31A69">
            <w:pPr>
              <w:pStyle w:val="GOSTTablenorm"/>
              <w:rPr>
                <w:szCs w:val="22"/>
              </w:rPr>
            </w:pPr>
            <w:ins w:id="5558" w:author="Сатлер Марина Викторовна" w:date="2025-10-10T09:13:00Z">
              <w:r>
                <w:rPr>
                  <w:lang w:val="en-US"/>
                </w:rPr>
                <w:t>&lt;=10</w:t>
              </w:r>
            </w:ins>
          </w:p>
        </w:tc>
        <w:tc>
          <w:tcPr>
            <w:tcW w:w="2035" w:type="pct"/>
          </w:tcPr>
          <w:p w14:paraId="1609D5A5" w14:textId="2568A35B" w:rsidR="00A31A69" w:rsidRPr="00B008F3" w:rsidRDefault="00A31A69" w:rsidP="00A31A69">
            <w:pPr>
              <w:pStyle w:val="GOSTTablenorm"/>
            </w:pPr>
            <w:ins w:id="5559" w:author="Сатлер Марина Викторовна" w:date="2025-10-10T09:13:00Z">
              <w:r>
                <w:t>Общее количество страниц (натуральное число), рассчитанное с учетом заданного количества записей на странице (</w:t>
              </w:r>
              <w:r>
                <w:rPr>
                  <w:lang w:val="en-US"/>
                </w:rPr>
                <w:t>Limit</w:t>
              </w:r>
              <w:r w:rsidRPr="00B361B8">
                <w:t>)</w:t>
              </w:r>
              <w:r>
                <w:t xml:space="preserve"> при постраничном запросе</w:t>
              </w:r>
            </w:ins>
          </w:p>
        </w:tc>
      </w:tr>
      <w:tr w:rsidR="00A31A69" w:rsidRPr="00B008F3" w14:paraId="515DD311" w14:textId="77777777" w:rsidTr="00A31A69">
        <w:tc>
          <w:tcPr>
            <w:tcW w:w="1100" w:type="pct"/>
          </w:tcPr>
          <w:p w14:paraId="1B260138" w14:textId="77777777" w:rsidR="00A31A69" w:rsidRPr="00860237" w:rsidRDefault="00A31A69" w:rsidP="00A31A69">
            <w:pPr>
              <w:pStyle w:val="GOSTTablenorm"/>
              <w:rPr>
                <w:b/>
              </w:rPr>
            </w:pPr>
            <w:r w:rsidRPr="00860237">
              <w:rPr>
                <w:b/>
              </w:rPr>
              <w:t>Рассчитанные данные</w:t>
            </w:r>
          </w:p>
        </w:tc>
        <w:tc>
          <w:tcPr>
            <w:tcW w:w="750" w:type="pct"/>
          </w:tcPr>
          <w:p w14:paraId="1C097EB6" w14:textId="77777777" w:rsidR="00A31A69" w:rsidRPr="00C75A4E" w:rsidRDefault="00A31A69" w:rsidP="00A31A69">
            <w:pPr>
              <w:pStyle w:val="GOSTTablenorm"/>
              <w:rPr>
                <w:b/>
                <w:lang w:val="en-US"/>
              </w:rPr>
            </w:pPr>
            <w:r w:rsidRPr="00C75A4E">
              <w:rPr>
                <w:b/>
                <w:lang w:val="en-US"/>
              </w:rPr>
              <w:t>RespData</w:t>
            </w:r>
          </w:p>
        </w:tc>
        <w:tc>
          <w:tcPr>
            <w:tcW w:w="500" w:type="pct"/>
          </w:tcPr>
          <w:p w14:paraId="334EDCE4" w14:textId="77777777" w:rsidR="00A31A69" w:rsidRPr="00B008F3" w:rsidRDefault="00A31A69" w:rsidP="00A31A69">
            <w:pPr>
              <w:pStyle w:val="GOSTTablenorm"/>
              <w:rPr>
                <w:szCs w:val="22"/>
              </w:rPr>
            </w:pPr>
            <w:r w:rsidRPr="00B008F3">
              <w:rPr>
                <w:szCs w:val="22"/>
              </w:rPr>
              <w:t>Массив</w:t>
            </w:r>
          </w:p>
        </w:tc>
        <w:tc>
          <w:tcPr>
            <w:tcW w:w="300" w:type="pct"/>
          </w:tcPr>
          <w:p w14:paraId="737CE952" w14:textId="2E4CF034" w:rsidR="00A31A69" w:rsidRPr="00B008F3" w:rsidRDefault="00A31A69" w:rsidP="00A31A69">
            <w:pPr>
              <w:pStyle w:val="GOSTTablenorm"/>
              <w:rPr>
                <w:szCs w:val="22"/>
              </w:rPr>
            </w:pPr>
            <w:r w:rsidRPr="00B008F3">
              <w:rPr>
                <w:szCs w:val="22"/>
              </w:rPr>
              <w:t>Нет</w:t>
            </w:r>
          </w:p>
        </w:tc>
        <w:tc>
          <w:tcPr>
            <w:tcW w:w="315" w:type="pct"/>
          </w:tcPr>
          <w:p w14:paraId="1A0FEE78" w14:textId="77777777" w:rsidR="00A31A69" w:rsidRPr="00B008F3" w:rsidRDefault="00A31A69" w:rsidP="00A31A69">
            <w:pPr>
              <w:pStyle w:val="GOSTTablenorm"/>
              <w:rPr>
                <w:szCs w:val="22"/>
              </w:rPr>
            </w:pPr>
            <w:r w:rsidRPr="00B008F3">
              <w:rPr>
                <w:szCs w:val="22"/>
              </w:rPr>
              <w:t>-</w:t>
            </w:r>
          </w:p>
        </w:tc>
        <w:tc>
          <w:tcPr>
            <w:tcW w:w="2035" w:type="pct"/>
          </w:tcPr>
          <w:p w14:paraId="703C38D9" w14:textId="77777777" w:rsidR="00A31A69" w:rsidRPr="00B008F3" w:rsidRDefault="00A31A69" w:rsidP="00A31A69">
            <w:pPr>
              <w:pStyle w:val="GOSTTablenorm"/>
            </w:pPr>
            <w:r w:rsidRPr="00B008F3">
              <w:t>Рассчитанные данные</w:t>
            </w:r>
          </w:p>
        </w:tc>
      </w:tr>
      <w:tr w:rsidR="00A31A69" w:rsidRPr="00B008F3" w14:paraId="2B06F9C5" w14:textId="77777777" w:rsidTr="00A31A69">
        <w:tc>
          <w:tcPr>
            <w:tcW w:w="5000" w:type="pct"/>
            <w:gridSpan w:val="6"/>
          </w:tcPr>
          <w:p w14:paraId="1AFB054C" w14:textId="2B8254BC" w:rsidR="00A31A69" w:rsidRPr="00B008F3" w:rsidRDefault="00A31A69" w:rsidP="00A31A69">
            <w:pPr>
              <w:pStyle w:val="GOSTTablenorm"/>
              <w:jc w:val="center"/>
              <w:rPr>
                <w:b/>
              </w:rPr>
            </w:pPr>
            <w:r w:rsidRPr="00B008F3">
              <w:rPr>
                <w:b/>
              </w:rPr>
              <w:lastRenderedPageBreak/>
              <w:t xml:space="preserve">Группа параметров ответа, выводимых в ответе если параметр запроса </w:t>
            </w:r>
            <w:r w:rsidRPr="00B008F3">
              <w:rPr>
                <w:b/>
                <w:szCs w:val="22"/>
                <w:lang w:val="en-US"/>
              </w:rPr>
              <w:t>GroupByDocs</w:t>
            </w:r>
            <w:r w:rsidRPr="00B008F3">
              <w:rPr>
                <w:b/>
                <w:szCs w:val="22"/>
              </w:rPr>
              <w:t xml:space="preserve"> = 1</w:t>
            </w:r>
          </w:p>
        </w:tc>
      </w:tr>
      <w:tr w:rsidR="00A31A69" w:rsidRPr="00B008F3" w14:paraId="6DD037FA" w14:textId="77777777" w:rsidTr="00A31A69">
        <w:tc>
          <w:tcPr>
            <w:tcW w:w="1100" w:type="pct"/>
          </w:tcPr>
          <w:p w14:paraId="1777254B" w14:textId="1B5D82E3" w:rsidR="00A31A69" w:rsidRPr="00B008F3" w:rsidRDefault="00A31A69" w:rsidP="00A31A69">
            <w:pPr>
              <w:pStyle w:val="GOSTTablenorm"/>
            </w:pPr>
            <w:r w:rsidRPr="00B008F3">
              <w:t>GUID документа - основания</w:t>
            </w:r>
          </w:p>
        </w:tc>
        <w:tc>
          <w:tcPr>
            <w:tcW w:w="750" w:type="pct"/>
          </w:tcPr>
          <w:p w14:paraId="50DE7A39" w14:textId="77777777" w:rsidR="00A31A69" w:rsidRPr="00B008F3" w:rsidRDefault="00A31A69" w:rsidP="00A31A69">
            <w:pPr>
              <w:pStyle w:val="GOSTTablenorm"/>
              <w:rPr>
                <w:lang w:val="en-US"/>
              </w:rPr>
            </w:pPr>
            <w:r w:rsidRPr="00BD7E9D">
              <w:rPr>
                <w:b/>
                <w:lang w:val="en-US"/>
              </w:rPr>
              <w:t>RespData:</w:t>
            </w:r>
            <w:r w:rsidRPr="00B008F3">
              <w:rPr>
                <w:lang w:val="en-US"/>
              </w:rPr>
              <w:t>GUID</w:t>
            </w:r>
          </w:p>
        </w:tc>
        <w:tc>
          <w:tcPr>
            <w:tcW w:w="500" w:type="pct"/>
          </w:tcPr>
          <w:p w14:paraId="0203BD98" w14:textId="77777777" w:rsidR="00A31A69" w:rsidRPr="00B008F3" w:rsidRDefault="00A31A69" w:rsidP="00A31A69">
            <w:pPr>
              <w:pStyle w:val="GOSTTablenorm"/>
              <w:rPr>
                <w:szCs w:val="22"/>
              </w:rPr>
            </w:pPr>
            <w:r w:rsidRPr="00B008F3">
              <w:rPr>
                <w:szCs w:val="22"/>
                <w:lang w:val="en-US"/>
              </w:rPr>
              <w:t>GUID</w:t>
            </w:r>
          </w:p>
        </w:tc>
        <w:tc>
          <w:tcPr>
            <w:tcW w:w="300" w:type="pct"/>
          </w:tcPr>
          <w:p w14:paraId="648D1E5F" w14:textId="77777777" w:rsidR="00A31A69" w:rsidRPr="00B008F3" w:rsidRDefault="00A31A69" w:rsidP="00A31A69">
            <w:pPr>
              <w:pStyle w:val="GOSTTablenorm"/>
              <w:rPr>
                <w:szCs w:val="22"/>
              </w:rPr>
            </w:pPr>
            <w:r w:rsidRPr="00B008F3">
              <w:rPr>
                <w:szCs w:val="22"/>
              </w:rPr>
              <w:t>Нет</w:t>
            </w:r>
          </w:p>
        </w:tc>
        <w:tc>
          <w:tcPr>
            <w:tcW w:w="315" w:type="pct"/>
          </w:tcPr>
          <w:p w14:paraId="14D31E86" w14:textId="58A7CA77" w:rsidR="00A31A69" w:rsidRPr="00B008F3" w:rsidRDefault="00A31A69" w:rsidP="00A31A69">
            <w:pPr>
              <w:pStyle w:val="GOSTTablenorm"/>
              <w:rPr>
                <w:szCs w:val="22"/>
              </w:rPr>
            </w:pPr>
            <w:r w:rsidRPr="00B008F3">
              <w:rPr>
                <w:szCs w:val="22"/>
                <w:lang w:val="en-US"/>
              </w:rPr>
              <w:t>=36</w:t>
            </w:r>
          </w:p>
        </w:tc>
        <w:tc>
          <w:tcPr>
            <w:tcW w:w="2035" w:type="pct"/>
          </w:tcPr>
          <w:p w14:paraId="0246B667" w14:textId="380F0D53" w:rsidR="00A31A69" w:rsidRPr="00B008F3" w:rsidRDefault="00A31A69" w:rsidP="00A31A69">
            <w:pPr>
              <w:pStyle w:val="GOSTTablenorm"/>
            </w:pPr>
            <w:r w:rsidRPr="00B008F3">
              <w:t>Уникальный идентификатор документа (с тире), на основании которого операция отражена в учете</w:t>
            </w:r>
          </w:p>
        </w:tc>
      </w:tr>
      <w:tr w:rsidR="00A31A69" w:rsidRPr="00B008F3" w14:paraId="2DE5059F" w14:textId="77777777" w:rsidTr="00A31A69">
        <w:tc>
          <w:tcPr>
            <w:tcW w:w="1100" w:type="pct"/>
          </w:tcPr>
          <w:p w14:paraId="68005241" w14:textId="6BECF074" w:rsidR="00A31A69" w:rsidRPr="00B008F3" w:rsidRDefault="00A31A69" w:rsidP="00A31A69">
            <w:pPr>
              <w:pStyle w:val="GOSTTablenorm"/>
            </w:pPr>
            <w:r w:rsidRPr="00B008F3">
              <w:t>Тип документа - основания</w:t>
            </w:r>
          </w:p>
        </w:tc>
        <w:tc>
          <w:tcPr>
            <w:tcW w:w="750" w:type="pct"/>
          </w:tcPr>
          <w:p w14:paraId="6F606FB0" w14:textId="77777777" w:rsidR="00A31A69" w:rsidRPr="00B008F3" w:rsidRDefault="00A31A69" w:rsidP="00A31A69">
            <w:pPr>
              <w:pStyle w:val="GOSTTablenorm"/>
              <w:rPr>
                <w:lang w:val="en-US"/>
              </w:rPr>
            </w:pPr>
            <w:r w:rsidRPr="00BD7E9D">
              <w:rPr>
                <w:b/>
                <w:lang w:val="en-US"/>
              </w:rPr>
              <w:t>RespData:</w:t>
            </w:r>
            <w:r w:rsidRPr="00B008F3">
              <w:rPr>
                <w:lang w:val="en-US"/>
              </w:rPr>
              <w:t>DocType</w:t>
            </w:r>
          </w:p>
        </w:tc>
        <w:tc>
          <w:tcPr>
            <w:tcW w:w="500" w:type="pct"/>
          </w:tcPr>
          <w:p w14:paraId="61A9983D" w14:textId="77777777" w:rsidR="00A31A69" w:rsidRPr="00B008F3" w:rsidRDefault="00A31A69" w:rsidP="00A31A69">
            <w:pPr>
              <w:pStyle w:val="GOSTTablenorm"/>
              <w:rPr>
                <w:szCs w:val="22"/>
                <w:lang w:val="en-US"/>
              </w:rPr>
            </w:pPr>
            <w:r w:rsidRPr="00B008F3">
              <w:rPr>
                <w:szCs w:val="22"/>
              </w:rPr>
              <w:t>Строка</w:t>
            </w:r>
          </w:p>
        </w:tc>
        <w:tc>
          <w:tcPr>
            <w:tcW w:w="300" w:type="pct"/>
          </w:tcPr>
          <w:p w14:paraId="42424C2E" w14:textId="77777777" w:rsidR="00A31A69" w:rsidRPr="00B008F3" w:rsidRDefault="00A31A69" w:rsidP="00A31A69">
            <w:pPr>
              <w:pStyle w:val="GOSTTablenorm"/>
              <w:rPr>
                <w:szCs w:val="22"/>
              </w:rPr>
            </w:pPr>
            <w:r w:rsidRPr="00B008F3">
              <w:rPr>
                <w:szCs w:val="22"/>
              </w:rPr>
              <w:t>Нет</w:t>
            </w:r>
          </w:p>
        </w:tc>
        <w:tc>
          <w:tcPr>
            <w:tcW w:w="315" w:type="pct"/>
          </w:tcPr>
          <w:p w14:paraId="04714965" w14:textId="77777777" w:rsidR="00A31A69" w:rsidRPr="00B008F3" w:rsidRDefault="00A31A69" w:rsidP="00A31A69">
            <w:pPr>
              <w:pStyle w:val="GOSTTablenorm"/>
              <w:rPr>
                <w:szCs w:val="22"/>
                <w:lang w:val="en-US"/>
              </w:rPr>
            </w:pPr>
            <w:r w:rsidRPr="00B008F3">
              <w:rPr>
                <w:szCs w:val="22"/>
              </w:rPr>
              <w:t>&lt;=50</w:t>
            </w:r>
          </w:p>
        </w:tc>
        <w:tc>
          <w:tcPr>
            <w:tcW w:w="2035" w:type="pct"/>
          </w:tcPr>
          <w:p w14:paraId="09196284" w14:textId="38EB5F18" w:rsidR="00A31A69" w:rsidRPr="008C50DF" w:rsidRDefault="00A31A69" w:rsidP="00A31A69">
            <w:pPr>
              <w:pStyle w:val="GOSTTablenorm"/>
            </w:pPr>
            <w:r w:rsidRPr="008C50DF">
              <w:t>Тип документа (заполняется в соответствии с</w:t>
            </w:r>
            <w:r>
              <w:t xml:space="preserve"> таблицей </w:t>
            </w:r>
            <w:r>
              <w:fldChar w:fldCharType="begin"/>
            </w:r>
            <w:r>
              <w:instrText xml:space="preserve"> REF _Ref154511746 \h </w:instrText>
            </w:r>
            <w:r>
              <w:fldChar w:fldCharType="separate"/>
            </w:r>
            <w:r w:rsidR="00F300A9">
              <w:rPr>
                <w:noProof/>
              </w:rPr>
              <w:t>2</w:t>
            </w:r>
            <w:r>
              <w:fldChar w:fldCharType="end"/>
            </w:r>
            <w:r w:rsidRPr="008C50DF">
              <w:t>), на основании которого операция отражена в учете</w:t>
            </w:r>
          </w:p>
        </w:tc>
      </w:tr>
      <w:tr w:rsidR="00A31A69" w:rsidRPr="00B008F3" w14:paraId="72AC1F5C" w14:textId="77777777" w:rsidTr="00A31A69">
        <w:tc>
          <w:tcPr>
            <w:tcW w:w="1100" w:type="pct"/>
          </w:tcPr>
          <w:p w14:paraId="7AD8E6DD" w14:textId="50D272D4" w:rsidR="00A31A69" w:rsidRPr="00B008F3" w:rsidRDefault="00A31A69" w:rsidP="00A31A69">
            <w:pPr>
              <w:pStyle w:val="GOSTTablenorm"/>
            </w:pPr>
            <w:r w:rsidRPr="00B008F3">
              <w:t>Номер документа - основания</w:t>
            </w:r>
          </w:p>
        </w:tc>
        <w:tc>
          <w:tcPr>
            <w:tcW w:w="750" w:type="pct"/>
          </w:tcPr>
          <w:p w14:paraId="6E1DA392" w14:textId="77777777" w:rsidR="00A31A69" w:rsidRPr="00B008F3" w:rsidRDefault="00A31A69" w:rsidP="00A31A69">
            <w:pPr>
              <w:pStyle w:val="GOSTTablenorm"/>
              <w:rPr>
                <w:lang w:val="en-US"/>
              </w:rPr>
            </w:pPr>
            <w:r w:rsidRPr="00BD7E9D">
              <w:rPr>
                <w:b/>
                <w:lang w:val="en-US"/>
              </w:rPr>
              <w:t>RespData:</w:t>
            </w:r>
            <w:r w:rsidRPr="00B008F3">
              <w:rPr>
                <w:lang w:val="en-US"/>
              </w:rPr>
              <w:t>DocNum</w:t>
            </w:r>
          </w:p>
        </w:tc>
        <w:tc>
          <w:tcPr>
            <w:tcW w:w="500" w:type="pct"/>
          </w:tcPr>
          <w:p w14:paraId="0218F87A" w14:textId="77777777" w:rsidR="00A31A69" w:rsidRPr="00B008F3" w:rsidRDefault="00A31A69" w:rsidP="00A31A69">
            <w:pPr>
              <w:pStyle w:val="GOSTTablenorm"/>
              <w:rPr>
                <w:szCs w:val="22"/>
              </w:rPr>
            </w:pPr>
            <w:r w:rsidRPr="00B008F3">
              <w:rPr>
                <w:szCs w:val="22"/>
              </w:rPr>
              <w:t>Строка</w:t>
            </w:r>
          </w:p>
        </w:tc>
        <w:tc>
          <w:tcPr>
            <w:tcW w:w="300" w:type="pct"/>
          </w:tcPr>
          <w:p w14:paraId="13010B1C" w14:textId="77777777" w:rsidR="00A31A69" w:rsidRPr="00B008F3" w:rsidRDefault="00A31A69" w:rsidP="00A31A69">
            <w:pPr>
              <w:pStyle w:val="GOSTTablenorm"/>
              <w:rPr>
                <w:szCs w:val="22"/>
              </w:rPr>
            </w:pPr>
            <w:r w:rsidRPr="00B008F3">
              <w:rPr>
                <w:szCs w:val="22"/>
              </w:rPr>
              <w:t>Нет</w:t>
            </w:r>
          </w:p>
        </w:tc>
        <w:tc>
          <w:tcPr>
            <w:tcW w:w="315" w:type="pct"/>
          </w:tcPr>
          <w:p w14:paraId="2A13D9C9" w14:textId="41A879D3" w:rsidR="00A31A69" w:rsidRPr="00B008F3" w:rsidRDefault="00A31A69" w:rsidP="00A31A69">
            <w:pPr>
              <w:pStyle w:val="GOSTTablenorm"/>
              <w:rPr>
                <w:szCs w:val="22"/>
              </w:rPr>
            </w:pPr>
            <w:r w:rsidRPr="00B008F3">
              <w:rPr>
                <w:szCs w:val="22"/>
              </w:rPr>
              <w:t>&lt;=50</w:t>
            </w:r>
          </w:p>
        </w:tc>
        <w:tc>
          <w:tcPr>
            <w:tcW w:w="2035" w:type="pct"/>
          </w:tcPr>
          <w:p w14:paraId="5696CFBB" w14:textId="7E816124" w:rsidR="00A31A69" w:rsidRPr="00B008F3" w:rsidRDefault="00A31A69" w:rsidP="00A31A69">
            <w:pPr>
              <w:pStyle w:val="GOSTTablenorm"/>
            </w:pPr>
            <w:r w:rsidRPr="00B008F3">
              <w:t>Номер документа, на основании которого операция отражена в учете</w:t>
            </w:r>
          </w:p>
        </w:tc>
      </w:tr>
      <w:tr w:rsidR="00A31A69" w:rsidRPr="00B008F3" w14:paraId="21A58B42" w14:textId="77777777" w:rsidTr="00A31A69">
        <w:tc>
          <w:tcPr>
            <w:tcW w:w="1100" w:type="pct"/>
          </w:tcPr>
          <w:p w14:paraId="503BF1E0" w14:textId="31CDC162" w:rsidR="00A31A69" w:rsidRPr="00B008F3" w:rsidRDefault="00A31A69" w:rsidP="00A31A69">
            <w:pPr>
              <w:pStyle w:val="GOSTTablenorm"/>
            </w:pPr>
            <w:r w:rsidRPr="00B008F3">
              <w:t>Дата документа - основания</w:t>
            </w:r>
          </w:p>
        </w:tc>
        <w:tc>
          <w:tcPr>
            <w:tcW w:w="750" w:type="pct"/>
          </w:tcPr>
          <w:p w14:paraId="26BAF61E" w14:textId="77777777" w:rsidR="00A31A69" w:rsidRPr="00B008F3" w:rsidRDefault="00A31A69" w:rsidP="00A31A69">
            <w:pPr>
              <w:pStyle w:val="GOSTTablenorm"/>
              <w:rPr>
                <w:lang w:val="en-US"/>
              </w:rPr>
            </w:pPr>
            <w:r w:rsidRPr="00BD7E9D">
              <w:rPr>
                <w:b/>
                <w:lang w:val="en-US"/>
              </w:rPr>
              <w:t>RespData:</w:t>
            </w:r>
            <w:r w:rsidRPr="00B008F3">
              <w:rPr>
                <w:lang w:val="en-US"/>
              </w:rPr>
              <w:t>DocDate</w:t>
            </w:r>
          </w:p>
        </w:tc>
        <w:tc>
          <w:tcPr>
            <w:tcW w:w="500" w:type="pct"/>
          </w:tcPr>
          <w:p w14:paraId="6D80AB45" w14:textId="2D2ACDE0" w:rsidR="00A31A69" w:rsidRPr="00B008F3" w:rsidRDefault="00A31A69" w:rsidP="00A31A69">
            <w:pPr>
              <w:pStyle w:val="GOSTTablenorm"/>
              <w:rPr>
                <w:szCs w:val="22"/>
              </w:rPr>
            </w:pPr>
            <w:r w:rsidRPr="00B008F3">
              <w:rPr>
                <w:szCs w:val="22"/>
              </w:rPr>
              <w:t>Дата</w:t>
            </w:r>
          </w:p>
        </w:tc>
        <w:tc>
          <w:tcPr>
            <w:tcW w:w="300" w:type="pct"/>
          </w:tcPr>
          <w:p w14:paraId="7C37761E" w14:textId="77777777" w:rsidR="00A31A69" w:rsidRPr="00B008F3" w:rsidRDefault="00A31A69" w:rsidP="00A31A69">
            <w:pPr>
              <w:pStyle w:val="GOSTTablenorm"/>
              <w:rPr>
                <w:szCs w:val="22"/>
              </w:rPr>
            </w:pPr>
            <w:r w:rsidRPr="00B008F3">
              <w:rPr>
                <w:szCs w:val="22"/>
              </w:rPr>
              <w:t>Нет</w:t>
            </w:r>
          </w:p>
        </w:tc>
        <w:tc>
          <w:tcPr>
            <w:tcW w:w="315" w:type="pct"/>
          </w:tcPr>
          <w:p w14:paraId="76BB4712" w14:textId="0E389EA5" w:rsidR="00A31A69" w:rsidRPr="00B008F3" w:rsidRDefault="00A31A69" w:rsidP="00A31A69">
            <w:pPr>
              <w:pStyle w:val="GOSTTablenorm"/>
              <w:rPr>
                <w:szCs w:val="22"/>
              </w:rPr>
            </w:pPr>
          </w:p>
        </w:tc>
        <w:tc>
          <w:tcPr>
            <w:tcW w:w="2035" w:type="pct"/>
          </w:tcPr>
          <w:p w14:paraId="09A26638" w14:textId="3607072A" w:rsidR="00A31A69" w:rsidRPr="00B008F3" w:rsidRDefault="00A31A69" w:rsidP="00A31A69">
            <w:pPr>
              <w:pStyle w:val="GOSTTablenorm"/>
            </w:pPr>
            <w:r w:rsidRPr="00B008F3">
              <w:t>Дата документа, на основании которого операция отражена в учете.</w:t>
            </w:r>
          </w:p>
          <w:p w14:paraId="36381C61" w14:textId="77777777" w:rsidR="00A31A69" w:rsidRPr="00B008F3" w:rsidRDefault="00A31A69" w:rsidP="00A31A69">
            <w:pPr>
              <w:pStyle w:val="GOSTTablenorm"/>
            </w:pPr>
            <w:r w:rsidRPr="00B008F3">
              <w:t xml:space="preserve">Формат </w:t>
            </w:r>
            <w:r w:rsidRPr="00B008F3">
              <w:rPr>
                <w:lang w:val="en-US"/>
              </w:rPr>
              <w:t>YYYY</w:t>
            </w:r>
            <w:r w:rsidRPr="00B008F3">
              <w:t>-</w:t>
            </w:r>
            <w:r w:rsidRPr="00B008F3">
              <w:rPr>
                <w:lang w:val="en-US"/>
              </w:rPr>
              <w:t>MM</w:t>
            </w:r>
            <w:r w:rsidRPr="00B008F3">
              <w:t>-</w:t>
            </w:r>
            <w:r w:rsidRPr="00B008F3">
              <w:rPr>
                <w:lang w:val="en-US"/>
              </w:rPr>
              <w:t>DD</w:t>
            </w:r>
          </w:p>
        </w:tc>
      </w:tr>
      <w:tr w:rsidR="00A31A69" w:rsidRPr="00B008F3" w14:paraId="0E89E496" w14:textId="77777777" w:rsidTr="00A31A69">
        <w:tc>
          <w:tcPr>
            <w:tcW w:w="1100" w:type="pct"/>
          </w:tcPr>
          <w:p w14:paraId="7D00F104" w14:textId="3782EEAC" w:rsidR="00A31A69" w:rsidRPr="00B008F3" w:rsidRDefault="00A31A69" w:rsidP="00A31A69">
            <w:pPr>
              <w:pStyle w:val="GOSTTablenorm"/>
            </w:pPr>
            <w:r w:rsidRPr="00B008F3">
              <w:t>Наименование операции</w:t>
            </w:r>
          </w:p>
        </w:tc>
        <w:tc>
          <w:tcPr>
            <w:tcW w:w="750" w:type="pct"/>
          </w:tcPr>
          <w:p w14:paraId="282B22E9" w14:textId="36A3244B" w:rsidR="00A31A69" w:rsidRPr="003B63C9" w:rsidRDefault="00A31A69" w:rsidP="00A31A69">
            <w:pPr>
              <w:pStyle w:val="GOSTTablenorm"/>
            </w:pPr>
            <w:proofErr w:type="gramStart"/>
            <w:r w:rsidRPr="003B63C9">
              <w:rPr>
                <w:b/>
              </w:rPr>
              <w:t>RespData:</w:t>
            </w:r>
            <w:r w:rsidRPr="003B63C9">
              <w:t>OperationName</w:t>
            </w:r>
            <w:proofErr w:type="gramEnd"/>
          </w:p>
        </w:tc>
        <w:tc>
          <w:tcPr>
            <w:tcW w:w="500" w:type="pct"/>
          </w:tcPr>
          <w:p w14:paraId="19E7133F" w14:textId="793ED969" w:rsidR="00A31A69" w:rsidRPr="00B008F3" w:rsidRDefault="00A31A69" w:rsidP="00A31A69">
            <w:pPr>
              <w:pStyle w:val="GOSTTablenorm"/>
              <w:rPr>
                <w:szCs w:val="22"/>
              </w:rPr>
            </w:pPr>
            <w:r w:rsidRPr="00B008F3">
              <w:rPr>
                <w:szCs w:val="22"/>
              </w:rPr>
              <w:t>Строка</w:t>
            </w:r>
          </w:p>
        </w:tc>
        <w:tc>
          <w:tcPr>
            <w:tcW w:w="300" w:type="pct"/>
          </w:tcPr>
          <w:p w14:paraId="50DA201E" w14:textId="4099BC7D" w:rsidR="00A31A69" w:rsidRPr="00B008F3" w:rsidRDefault="00A31A69" w:rsidP="00A31A69">
            <w:pPr>
              <w:pStyle w:val="GOSTTablenorm"/>
              <w:rPr>
                <w:szCs w:val="22"/>
              </w:rPr>
            </w:pPr>
            <w:r w:rsidRPr="00B008F3">
              <w:rPr>
                <w:szCs w:val="22"/>
              </w:rPr>
              <w:t>Нет</w:t>
            </w:r>
          </w:p>
        </w:tc>
        <w:tc>
          <w:tcPr>
            <w:tcW w:w="315" w:type="pct"/>
          </w:tcPr>
          <w:p w14:paraId="5B0EFCA2" w14:textId="77567CC6" w:rsidR="00A31A69" w:rsidRPr="00B008F3" w:rsidRDefault="00A31A69" w:rsidP="00A31A69">
            <w:pPr>
              <w:pStyle w:val="GOSTTablenorm"/>
              <w:rPr>
                <w:szCs w:val="22"/>
              </w:rPr>
            </w:pPr>
            <w:r w:rsidRPr="00B008F3">
              <w:rPr>
                <w:szCs w:val="22"/>
                <w:lang w:val="en-US"/>
              </w:rPr>
              <w:t>&lt;=</w:t>
            </w:r>
            <w:r w:rsidRPr="00B008F3">
              <w:rPr>
                <w:szCs w:val="22"/>
              </w:rPr>
              <w:t>4000</w:t>
            </w:r>
          </w:p>
        </w:tc>
        <w:tc>
          <w:tcPr>
            <w:tcW w:w="2035" w:type="pct"/>
          </w:tcPr>
          <w:p w14:paraId="68FEB59B" w14:textId="4BFDB210" w:rsidR="00A31A69" w:rsidRPr="00B008F3" w:rsidRDefault="00A31A69" w:rsidP="00A31A69">
            <w:pPr>
              <w:pStyle w:val="GOSTTablenorm"/>
            </w:pPr>
            <w:r w:rsidRPr="00B008F3">
              <w:t>Наименование операции</w:t>
            </w:r>
          </w:p>
        </w:tc>
      </w:tr>
      <w:tr w:rsidR="00A31A69" w:rsidRPr="00B008F3" w14:paraId="7F47850A" w14:textId="77777777" w:rsidTr="00A31A69">
        <w:tc>
          <w:tcPr>
            <w:tcW w:w="1100" w:type="pct"/>
          </w:tcPr>
          <w:p w14:paraId="2F5EDAC2" w14:textId="29975AE5" w:rsidR="00A31A69" w:rsidRPr="00B008F3" w:rsidRDefault="00A31A69" w:rsidP="00A31A69">
            <w:pPr>
              <w:pStyle w:val="GOSTTablenorm"/>
            </w:pPr>
            <w:r w:rsidRPr="00B008F3">
              <w:t>Дата отражения операции в учете</w:t>
            </w:r>
          </w:p>
        </w:tc>
        <w:tc>
          <w:tcPr>
            <w:tcW w:w="750" w:type="pct"/>
          </w:tcPr>
          <w:p w14:paraId="64FB19E5" w14:textId="77777777" w:rsidR="00A31A69" w:rsidRPr="00B008F3" w:rsidRDefault="00A31A69" w:rsidP="00A31A69">
            <w:pPr>
              <w:pStyle w:val="GOSTTablenorm"/>
              <w:rPr>
                <w:lang w:val="en-US"/>
              </w:rPr>
            </w:pPr>
            <w:r w:rsidRPr="00BD7E9D">
              <w:rPr>
                <w:b/>
                <w:lang w:val="en-US"/>
              </w:rPr>
              <w:t>RespData:</w:t>
            </w:r>
            <w:r w:rsidRPr="00B008F3">
              <w:rPr>
                <w:lang w:val="en-US"/>
              </w:rPr>
              <w:t>SettlDate</w:t>
            </w:r>
          </w:p>
        </w:tc>
        <w:tc>
          <w:tcPr>
            <w:tcW w:w="500" w:type="pct"/>
          </w:tcPr>
          <w:p w14:paraId="101D42BB" w14:textId="77777777" w:rsidR="00A31A69" w:rsidRPr="00B008F3" w:rsidRDefault="00A31A69" w:rsidP="00A31A69">
            <w:pPr>
              <w:pStyle w:val="GOSTTablenorm"/>
              <w:rPr>
                <w:szCs w:val="22"/>
              </w:rPr>
            </w:pPr>
            <w:r w:rsidRPr="00B008F3">
              <w:rPr>
                <w:szCs w:val="22"/>
              </w:rPr>
              <w:t>Дата</w:t>
            </w:r>
          </w:p>
        </w:tc>
        <w:tc>
          <w:tcPr>
            <w:tcW w:w="300" w:type="pct"/>
          </w:tcPr>
          <w:p w14:paraId="4D95BFEC" w14:textId="77777777" w:rsidR="00A31A69" w:rsidRPr="00B008F3" w:rsidRDefault="00A31A69" w:rsidP="00A31A69">
            <w:pPr>
              <w:pStyle w:val="GOSTTablenorm"/>
              <w:rPr>
                <w:szCs w:val="22"/>
              </w:rPr>
            </w:pPr>
            <w:r w:rsidRPr="00B008F3">
              <w:rPr>
                <w:szCs w:val="22"/>
              </w:rPr>
              <w:t>Нет</w:t>
            </w:r>
          </w:p>
        </w:tc>
        <w:tc>
          <w:tcPr>
            <w:tcW w:w="315" w:type="pct"/>
          </w:tcPr>
          <w:p w14:paraId="04F09F39" w14:textId="3FB141DD" w:rsidR="00A31A69" w:rsidRPr="00B008F3" w:rsidRDefault="00A31A69" w:rsidP="00A31A69">
            <w:pPr>
              <w:pStyle w:val="GOSTTablenorm"/>
              <w:rPr>
                <w:szCs w:val="22"/>
              </w:rPr>
            </w:pPr>
          </w:p>
        </w:tc>
        <w:tc>
          <w:tcPr>
            <w:tcW w:w="2035" w:type="pct"/>
          </w:tcPr>
          <w:p w14:paraId="1E19030F" w14:textId="5F572EA2" w:rsidR="00A31A69" w:rsidRPr="00B008F3" w:rsidRDefault="00A31A69" w:rsidP="00A31A69">
            <w:pPr>
              <w:pStyle w:val="GOSTTablenorm"/>
            </w:pPr>
            <w:r w:rsidRPr="00B008F3">
              <w:t>Дата отражения операции в учете.</w:t>
            </w:r>
          </w:p>
          <w:p w14:paraId="40971683" w14:textId="77777777" w:rsidR="00A31A69" w:rsidRPr="00B008F3" w:rsidRDefault="00A31A69" w:rsidP="00A31A69">
            <w:pPr>
              <w:pStyle w:val="GOSTTablenorm"/>
            </w:pPr>
            <w:r w:rsidRPr="00B008F3">
              <w:t xml:space="preserve">Формат </w:t>
            </w:r>
            <w:r w:rsidRPr="00B008F3">
              <w:rPr>
                <w:lang w:val="en-US"/>
              </w:rPr>
              <w:t>YYYY</w:t>
            </w:r>
            <w:r w:rsidRPr="00B008F3">
              <w:t>-</w:t>
            </w:r>
            <w:r w:rsidRPr="00B008F3">
              <w:rPr>
                <w:lang w:val="en-US"/>
              </w:rPr>
              <w:t>MM</w:t>
            </w:r>
            <w:r w:rsidRPr="00B008F3">
              <w:t>-</w:t>
            </w:r>
            <w:r w:rsidRPr="00B008F3">
              <w:rPr>
                <w:lang w:val="en-US"/>
              </w:rPr>
              <w:t>DD</w:t>
            </w:r>
          </w:p>
        </w:tc>
      </w:tr>
      <w:tr w:rsidR="00A31A69" w:rsidRPr="00B008F3" w14:paraId="43B4622A" w14:textId="77777777" w:rsidTr="00A31A69">
        <w:tc>
          <w:tcPr>
            <w:tcW w:w="1100" w:type="pct"/>
          </w:tcPr>
          <w:p w14:paraId="75C7CE96" w14:textId="77777777" w:rsidR="00A31A69" w:rsidRPr="00B008F3" w:rsidRDefault="00A31A69" w:rsidP="00A31A69">
            <w:pPr>
              <w:pStyle w:val="GOSTTablenorm"/>
            </w:pPr>
            <w:r w:rsidRPr="00B008F3">
              <w:t>Дата ввода в действие</w:t>
            </w:r>
          </w:p>
        </w:tc>
        <w:tc>
          <w:tcPr>
            <w:tcW w:w="750" w:type="pct"/>
          </w:tcPr>
          <w:p w14:paraId="0D4D375F" w14:textId="77777777" w:rsidR="00A31A69" w:rsidRPr="00B008F3" w:rsidRDefault="00A31A69" w:rsidP="00A31A69">
            <w:pPr>
              <w:pStyle w:val="GOSTTablenorm"/>
              <w:rPr>
                <w:lang w:val="en-US"/>
              </w:rPr>
            </w:pPr>
            <w:r w:rsidRPr="00BD7E9D">
              <w:rPr>
                <w:b/>
                <w:lang w:val="en-US"/>
              </w:rPr>
              <w:t>RespData:</w:t>
            </w:r>
            <w:r w:rsidRPr="00B008F3">
              <w:rPr>
                <w:lang w:val="en-US"/>
              </w:rPr>
              <w:t>ActivDate</w:t>
            </w:r>
          </w:p>
        </w:tc>
        <w:tc>
          <w:tcPr>
            <w:tcW w:w="500" w:type="pct"/>
          </w:tcPr>
          <w:p w14:paraId="6651FA1F" w14:textId="77777777" w:rsidR="00A31A69" w:rsidRPr="00B008F3" w:rsidRDefault="00A31A69" w:rsidP="00A31A69">
            <w:pPr>
              <w:pStyle w:val="GOSTTablenorm"/>
              <w:rPr>
                <w:szCs w:val="22"/>
              </w:rPr>
            </w:pPr>
            <w:r w:rsidRPr="00B008F3">
              <w:rPr>
                <w:szCs w:val="22"/>
              </w:rPr>
              <w:t>Дата</w:t>
            </w:r>
          </w:p>
        </w:tc>
        <w:tc>
          <w:tcPr>
            <w:tcW w:w="300" w:type="pct"/>
          </w:tcPr>
          <w:p w14:paraId="71F56375" w14:textId="77777777" w:rsidR="00A31A69" w:rsidRPr="00B008F3" w:rsidRDefault="00A31A69" w:rsidP="00A31A69">
            <w:pPr>
              <w:pStyle w:val="GOSTTablenorm"/>
              <w:rPr>
                <w:szCs w:val="22"/>
              </w:rPr>
            </w:pPr>
            <w:r w:rsidRPr="00B008F3">
              <w:rPr>
                <w:szCs w:val="22"/>
              </w:rPr>
              <w:t>Нет</w:t>
            </w:r>
          </w:p>
        </w:tc>
        <w:tc>
          <w:tcPr>
            <w:tcW w:w="315" w:type="pct"/>
          </w:tcPr>
          <w:p w14:paraId="6DF5646E" w14:textId="4914D80D" w:rsidR="00A31A69" w:rsidRPr="00B008F3" w:rsidRDefault="00A31A69" w:rsidP="00A31A69">
            <w:pPr>
              <w:pStyle w:val="GOSTTablenorm"/>
              <w:rPr>
                <w:szCs w:val="22"/>
              </w:rPr>
            </w:pPr>
          </w:p>
        </w:tc>
        <w:tc>
          <w:tcPr>
            <w:tcW w:w="2035" w:type="pct"/>
          </w:tcPr>
          <w:p w14:paraId="7A1AC392" w14:textId="3280ACAA" w:rsidR="00A31A69" w:rsidRPr="00B008F3" w:rsidRDefault="00A31A69" w:rsidP="00A31A69">
            <w:pPr>
              <w:pStyle w:val="GOSTTablenorm"/>
            </w:pPr>
            <w:r w:rsidRPr="00B008F3">
              <w:t xml:space="preserve">Дата </w:t>
            </w:r>
            <w:r w:rsidRPr="00B008F3">
              <w:rPr>
                <w:szCs w:val="22"/>
              </w:rPr>
              <w:t>вступления в силу учетных данных.</w:t>
            </w:r>
          </w:p>
          <w:p w14:paraId="6FCDC2BB" w14:textId="77777777" w:rsidR="00A31A69" w:rsidRPr="00B008F3" w:rsidRDefault="00A31A69" w:rsidP="00A31A69">
            <w:pPr>
              <w:pStyle w:val="GOSTTablenorm"/>
            </w:pPr>
            <w:r w:rsidRPr="00B008F3">
              <w:t xml:space="preserve">Формат </w:t>
            </w:r>
            <w:r w:rsidRPr="00B008F3">
              <w:rPr>
                <w:lang w:val="en-US"/>
              </w:rPr>
              <w:t>YYYY</w:t>
            </w:r>
            <w:r w:rsidRPr="00B008F3">
              <w:t>-</w:t>
            </w:r>
            <w:r w:rsidRPr="00B008F3">
              <w:rPr>
                <w:lang w:val="en-US"/>
              </w:rPr>
              <w:t>MM</w:t>
            </w:r>
            <w:r w:rsidRPr="00B008F3">
              <w:t>-</w:t>
            </w:r>
            <w:r w:rsidRPr="00B008F3">
              <w:rPr>
                <w:lang w:val="en-US"/>
              </w:rPr>
              <w:t>DD</w:t>
            </w:r>
          </w:p>
        </w:tc>
      </w:tr>
      <w:tr w:rsidR="00A31A69" w:rsidRPr="00B008F3" w14:paraId="0385212B" w14:textId="77777777" w:rsidTr="00A31A69">
        <w:tc>
          <w:tcPr>
            <w:tcW w:w="1100" w:type="pct"/>
          </w:tcPr>
          <w:p w14:paraId="7BDCDA6C" w14:textId="42F934A0" w:rsidR="00A31A69" w:rsidRPr="00B008F3" w:rsidRDefault="00C6386D" w:rsidP="00A31A69">
            <w:pPr>
              <w:pStyle w:val="GOSTTablenorm"/>
            </w:pPr>
            <w:commentRangeStart w:id="5560"/>
            <w:ins w:id="5561" w:author="Сатлер Марина Викторовна" w:date="2026-04-08T16:25:00Z">
              <w:r w:rsidRPr="00C6386D">
                <w:rPr>
                  <w:highlight w:val="green"/>
                </w:rPr>
                <w:t>Субъект учета</w:t>
              </w:r>
            </w:ins>
            <w:commentRangeEnd w:id="5560"/>
            <w:ins w:id="5562" w:author="Сатлер Марина Викторовна" w:date="2026-04-08T16:26:00Z">
              <w:r>
                <w:rPr>
                  <w:rStyle w:val="afff4"/>
                </w:rPr>
                <w:commentReference w:id="5560"/>
              </w:r>
            </w:ins>
            <w:del w:id="5563" w:author="Сатлер Марина Викторовна" w:date="2026-04-08T16:25:00Z">
              <w:r w:rsidR="00A31A69" w:rsidRPr="00B008F3" w:rsidDel="00C6386D">
                <w:delText>ТОФК - источник документа</w:delText>
              </w:r>
            </w:del>
          </w:p>
        </w:tc>
        <w:tc>
          <w:tcPr>
            <w:tcW w:w="750" w:type="pct"/>
          </w:tcPr>
          <w:p w14:paraId="62B45AD7" w14:textId="0A81BD68" w:rsidR="00A31A69" w:rsidRPr="00B008F3" w:rsidRDefault="00A31A69" w:rsidP="00A31A69">
            <w:pPr>
              <w:pStyle w:val="GOSTTablenorm"/>
              <w:rPr>
                <w:lang w:val="en-US"/>
              </w:rPr>
            </w:pPr>
            <w:r w:rsidRPr="00BD7E9D">
              <w:rPr>
                <w:b/>
                <w:lang w:val="en-US"/>
              </w:rPr>
              <w:t>RespData:</w:t>
            </w:r>
            <w:r w:rsidRPr="00B008F3">
              <w:rPr>
                <w:lang w:val="en-US"/>
              </w:rPr>
              <w:t>TOFK</w:t>
            </w:r>
          </w:p>
        </w:tc>
        <w:tc>
          <w:tcPr>
            <w:tcW w:w="500" w:type="pct"/>
          </w:tcPr>
          <w:p w14:paraId="3C0DE2D1" w14:textId="39A542B7" w:rsidR="00A31A69" w:rsidRPr="00B008F3" w:rsidRDefault="00A31A69" w:rsidP="00A31A69">
            <w:pPr>
              <w:pStyle w:val="GOSTTablenorm"/>
              <w:rPr>
                <w:szCs w:val="22"/>
              </w:rPr>
            </w:pPr>
            <w:r w:rsidRPr="00B008F3">
              <w:rPr>
                <w:szCs w:val="22"/>
              </w:rPr>
              <w:t>Строка</w:t>
            </w:r>
          </w:p>
        </w:tc>
        <w:tc>
          <w:tcPr>
            <w:tcW w:w="300" w:type="pct"/>
          </w:tcPr>
          <w:p w14:paraId="7BC3374D" w14:textId="4A6D1465" w:rsidR="00A31A69" w:rsidRPr="00B008F3" w:rsidRDefault="00A31A69" w:rsidP="00A31A69">
            <w:pPr>
              <w:pStyle w:val="GOSTTablenorm"/>
              <w:rPr>
                <w:szCs w:val="22"/>
              </w:rPr>
            </w:pPr>
            <w:r w:rsidRPr="00B008F3">
              <w:rPr>
                <w:szCs w:val="22"/>
              </w:rPr>
              <w:t>Нет</w:t>
            </w:r>
          </w:p>
        </w:tc>
        <w:tc>
          <w:tcPr>
            <w:tcW w:w="315" w:type="pct"/>
          </w:tcPr>
          <w:p w14:paraId="0B2D7AD7" w14:textId="0507BA2F" w:rsidR="00A31A69" w:rsidRPr="00B008F3" w:rsidRDefault="00A31A69" w:rsidP="00A31A69">
            <w:pPr>
              <w:pStyle w:val="GOSTTablenorm"/>
              <w:rPr>
                <w:szCs w:val="22"/>
                <w:lang w:val="en-US"/>
              </w:rPr>
            </w:pPr>
            <w:r w:rsidRPr="00B008F3">
              <w:rPr>
                <w:szCs w:val="22"/>
                <w:lang w:val="en-US"/>
              </w:rPr>
              <w:t>=4</w:t>
            </w:r>
          </w:p>
        </w:tc>
        <w:tc>
          <w:tcPr>
            <w:tcW w:w="2035" w:type="pct"/>
          </w:tcPr>
          <w:p w14:paraId="6ACE32F0" w14:textId="6CAB0DA5" w:rsidR="00A31A69" w:rsidRPr="00B008F3" w:rsidRDefault="00C6386D" w:rsidP="00827418">
            <w:pPr>
              <w:pStyle w:val="GOSTTablenorm"/>
              <w:rPr>
                <w:szCs w:val="22"/>
              </w:rPr>
            </w:pPr>
            <w:ins w:id="5564" w:author="Сатлер Марина Викторовна" w:date="2026-04-08T16:25:00Z">
              <w:r w:rsidRPr="00C6386D">
                <w:rPr>
                  <w:highlight w:val="green"/>
                </w:rPr>
                <w:t>Код ТОФК, в котором проведена операция (субъект учета)</w:t>
              </w:r>
            </w:ins>
            <w:ins w:id="5565" w:author="Сказецкая Наталья Камилевна" w:date="2026-04-15T20:08:00Z">
              <w:r w:rsidR="00525001">
                <w:t xml:space="preserve">. </w:t>
              </w:r>
              <w:r w:rsidR="00525001" w:rsidRPr="00F75931">
                <w:rPr>
                  <w:highlight w:val="green"/>
                </w:rPr>
                <w:t>Заполняется из системного свойства записи учета «Субъект учета»</w:t>
              </w:r>
            </w:ins>
            <w:r w:rsidR="00525001" w:rsidRPr="00525001">
              <w:rPr>
                <w:rStyle w:val="af6"/>
                <w:highlight w:val="green"/>
              </w:rPr>
              <w:fldChar w:fldCharType="begin"/>
            </w:r>
            <w:r w:rsidR="00525001" w:rsidRPr="006D4773">
              <w:rPr>
                <w:highlight w:val="green"/>
                <w:vertAlign w:val="superscript"/>
              </w:rPr>
              <w:instrText xml:space="preserve"> NOTEREF _Ref227175294 \h </w:instrText>
            </w:r>
            <w:r w:rsidR="00525001" w:rsidRPr="006D4773">
              <w:rPr>
                <w:rStyle w:val="af6"/>
                <w:highlight w:val="green"/>
              </w:rPr>
              <w:instrText xml:space="preserve"> \* MERGEFORMAT </w:instrText>
            </w:r>
            <w:r w:rsidR="00525001" w:rsidRPr="00525001">
              <w:rPr>
                <w:rStyle w:val="af6"/>
                <w:highlight w:val="green"/>
              </w:rPr>
            </w:r>
            <w:r w:rsidR="00525001" w:rsidRPr="00525001">
              <w:rPr>
                <w:rStyle w:val="af6"/>
                <w:highlight w:val="green"/>
              </w:rPr>
              <w:fldChar w:fldCharType="separate"/>
            </w:r>
            <w:ins w:id="5566" w:author="Сказецкая Наталья Камилевна" w:date="2026-04-15T20:09:00Z">
              <w:r w:rsidR="00525001" w:rsidRPr="006D4773">
                <w:rPr>
                  <w:highlight w:val="green"/>
                  <w:vertAlign w:val="superscript"/>
                </w:rPr>
                <w:t>10</w:t>
              </w:r>
              <w:r w:rsidR="00525001" w:rsidRPr="00525001">
                <w:rPr>
                  <w:rStyle w:val="af6"/>
                  <w:highlight w:val="green"/>
                </w:rPr>
                <w:fldChar w:fldCharType="end"/>
              </w:r>
            </w:ins>
            <w:ins w:id="5567" w:author="Сказецкая Наталья Камилевна" w:date="2026-04-15T20:08:00Z">
              <w:r w:rsidR="00525001" w:rsidRPr="00F75931">
                <w:rPr>
                  <w:highlight w:val="green"/>
                </w:rPr>
                <w:t>, должен соответствовать значению аналитического признака записи учета, в котором отражается Субъект учета (в учете операций ФК – аналитический признак «ТОФК» (</w:t>
              </w:r>
              <w:r w:rsidR="00525001" w:rsidRPr="00F75931">
                <w:rPr>
                  <w:highlight w:val="green"/>
                  <w:lang w:val="en-US"/>
                </w:rPr>
                <w:t>tofk</w:t>
              </w:r>
              <w:r w:rsidR="00525001" w:rsidRPr="00F75931">
                <w:rPr>
                  <w:highlight w:val="green"/>
                </w:rPr>
                <w:t>))</w:t>
              </w:r>
            </w:ins>
            <w:del w:id="5568" w:author="Сатлер Марина Викторовна" w:date="2026-04-08T16:25:00Z">
              <w:r w:rsidR="00A31A69" w:rsidRPr="00B008F3" w:rsidDel="00C6386D">
                <w:delText xml:space="preserve">Код ТОФК </w:delText>
              </w:r>
              <w:r w:rsidR="00A31A69" w:rsidRPr="36854D62" w:rsidDel="00C6386D">
                <w:delText>–</w:delText>
              </w:r>
              <w:r w:rsidR="00A31A69" w:rsidRPr="00B008F3" w:rsidDel="00C6386D">
                <w:delText xml:space="preserve"> источника документа</w:delText>
              </w:r>
            </w:del>
          </w:p>
        </w:tc>
      </w:tr>
      <w:tr w:rsidR="00A31A69" w:rsidRPr="00B008F3" w14:paraId="41A5E562" w14:textId="77777777" w:rsidTr="00A31A69">
        <w:tc>
          <w:tcPr>
            <w:tcW w:w="1100" w:type="pct"/>
          </w:tcPr>
          <w:p w14:paraId="08CDAF61" w14:textId="1F00D950" w:rsidR="00A31A69" w:rsidRPr="00B008F3" w:rsidRDefault="00A31A69" w:rsidP="00A31A69">
            <w:pPr>
              <w:pStyle w:val="GOSTTablenorm"/>
            </w:pPr>
            <w:r w:rsidRPr="00B008F3">
              <w:t>Система - инициатор события учета</w:t>
            </w:r>
          </w:p>
        </w:tc>
        <w:tc>
          <w:tcPr>
            <w:tcW w:w="750" w:type="pct"/>
          </w:tcPr>
          <w:p w14:paraId="55CDCD3E" w14:textId="7E9D9605" w:rsidR="00A31A69" w:rsidRPr="00BD7E9D" w:rsidRDefault="00A31A69" w:rsidP="00A31A69">
            <w:pPr>
              <w:pStyle w:val="GOSTTablenorm"/>
              <w:rPr>
                <w:b/>
                <w:lang w:val="en-US"/>
              </w:rPr>
            </w:pPr>
            <w:r w:rsidRPr="00BD7E9D">
              <w:rPr>
                <w:b/>
                <w:lang w:val="en-US"/>
              </w:rPr>
              <w:t>RespData:</w:t>
            </w:r>
            <w:r w:rsidRPr="00BD7E9D">
              <w:rPr>
                <w:lang w:val="en-US"/>
              </w:rPr>
              <w:t>Source</w:t>
            </w:r>
          </w:p>
        </w:tc>
        <w:tc>
          <w:tcPr>
            <w:tcW w:w="500" w:type="pct"/>
          </w:tcPr>
          <w:p w14:paraId="5347956B" w14:textId="5438E56D" w:rsidR="00A31A69" w:rsidRPr="00B008F3" w:rsidRDefault="00A31A69" w:rsidP="00A31A69">
            <w:pPr>
              <w:pStyle w:val="GOSTTablenorm"/>
              <w:rPr>
                <w:szCs w:val="22"/>
              </w:rPr>
            </w:pPr>
            <w:r w:rsidRPr="00B008F3">
              <w:t>Строка</w:t>
            </w:r>
          </w:p>
        </w:tc>
        <w:tc>
          <w:tcPr>
            <w:tcW w:w="300" w:type="pct"/>
          </w:tcPr>
          <w:p w14:paraId="7C3C182A" w14:textId="21E74C16" w:rsidR="00A31A69" w:rsidRPr="00B008F3" w:rsidRDefault="00A31A69" w:rsidP="00A31A69">
            <w:pPr>
              <w:pStyle w:val="GOSTTablenorm"/>
              <w:rPr>
                <w:szCs w:val="22"/>
              </w:rPr>
            </w:pPr>
            <w:r w:rsidRPr="00B008F3">
              <w:t>Нет</w:t>
            </w:r>
          </w:p>
        </w:tc>
        <w:tc>
          <w:tcPr>
            <w:tcW w:w="315" w:type="pct"/>
          </w:tcPr>
          <w:p w14:paraId="2877EB7C" w14:textId="45D62137" w:rsidR="00A31A69" w:rsidRPr="00B008F3" w:rsidRDefault="00A31A69" w:rsidP="00A31A69">
            <w:pPr>
              <w:pStyle w:val="GOSTTablenorm"/>
              <w:rPr>
                <w:szCs w:val="22"/>
                <w:lang w:val="en-US"/>
              </w:rPr>
            </w:pPr>
            <w:r w:rsidRPr="00B008F3">
              <w:t>&lt;=</w:t>
            </w:r>
            <w:r w:rsidRPr="00B008F3">
              <w:rPr>
                <w:lang w:val="en-US"/>
              </w:rPr>
              <w:t>10</w:t>
            </w:r>
          </w:p>
        </w:tc>
        <w:tc>
          <w:tcPr>
            <w:tcW w:w="2035" w:type="pct"/>
          </w:tcPr>
          <w:p w14:paraId="1B91C100" w14:textId="49276EF3" w:rsidR="00A31A69" w:rsidRPr="00B008F3" w:rsidRDefault="00A31A69" w:rsidP="00A31A69">
            <w:pPr>
              <w:pStyle w:val="GOSTTablenorm"/>
            </w:pPr>
            <w:r w:rsidRPr="00B008F3">
              <w:t xml:space="preserve">Указывается код ФП </w:t>
            </w:r>
            <w:r w:rsidRPr="00B008F3">
              <w:rPr>
                <w:szCs w:val="22"/>
              </w:rPr>
              <w:t>ГИИС ЭБ – отправителя запроса</w:t>
            </w:r>
            <w:r w:rsidRPr="00B008F3">
              <w:t xml:space="preserve">, инициировавшего формирование записей учета по </w:t>
            </w:r>
            <w:r w:rsidRPr="00B008F3" w:rsidDel="004410F5">
              <w:t>документу</w:t>
            </w:r>
          </w:p>
        </w:tc>
      </w:tr>
      <w:tr w:rsidR="00A31A69" w:rsidRPr="00B008F3" w14:paraId="52A4EBD2" w14:textId="77777777" w:rsidTr="00A31A69">
        <w:tc>
          <w:tcPr>
            <w:tcW w:w="5000" w:type="pct"/>
            <w:gridSpan w:val="6"/>
          </w:tcPr>
          <w:p w14:paraId="547FAD92" w14:textId="77777777" w:rsidR="00A31A69" w:rsidRPr="00B008F3" w:rsidRDefault="00A31A69" w:rsidP="00A31A69">
            <w:pPr>
              <w:pStyle w:val="GOSTTablenorm"/>
              <w:jc w:val="left"/>
              <w:rPr>
                <w:rStyle w:val="aff2"/>
              </w:rPr>
            </w:pPr>
            <w:r w:rsidRPr="00B008F3">
              <w:rPr>
                <w:rStyle w:val="aff2"/>
              </w:rPr>
              <w:t>Группа параметров, выводимых в ответе если GroupByDocs = 1 и GroupByCorrespontents = 0 (с параметрами документов и без группировки по корреспонденции) или GroupByDocs = 0 (без параметров документа):</w:t>
            </w:r>
          </w:p>
          <w:p w14:paraId="56629C25" w14:textId="504CA380" w:rsidR="00A31A69" w:rsidRPr="00B008F3" w:rsidRDefault="00A31A69" w:rsidP="00A31A69">
            <w:pPr>
              <w:pStyle w:val="GOSTTableListMark1"/>
              <w:rPr>
                <w:rStyle w:val="aff2"/>
              </w:rPr>
            </w:pPr>
            <w:r w:rsidRPr="00B008F3">
              <w:rPr>
                <w:rStyle w:val="aff2"/>
              </w:rPr>
              <w:lastRenderedPageBreak/>
              <w:t>если заполнены параметры отображения (VisualParams) в запросе, то отображается заданный перечень аналитических признаков (осуществляется группировка по указанному перечню)</w:t>
            </w:r>
          </w:p>
          <w:p w14:paraId="2A7B2E1E" w14:textId="52CEF0E4" w:rsidR="00A31A69" w:rsidRPr="00B008F3" w:rsidRDefault="00A31A69" w:rsidP="00A31A69">
            <w:pPr>
              <w:pStyle w:val="GOSTTableListMark1"/>
            </w:pPr>
            <w:r w:rsidRPr="00B008F3">
              <w:t xml:space="preserve">если не заполнены параметры отображения </w:t>
            </w:r>
            <w:r w:rsidRPr="00B008F3">
              <w:rPr>
                <w:rStyle w:val="aff2"/>
              </w:rPr>
              <w:t xml:space="preserve">(VisualParams) в запросе, то отображаются все зарегистрированые в </w:t>
            </w:r>
            <w:r w:rsidRPr="00B008F3">
              <w:rPr>
                <w:rStyle w:val="aff2"/>
                <w:lang w:val="en-US"/>
              </w:rPr>
              <w:t>SVAP</w:t>
            </w:r>
            <w:r w:rsidRPr="00B008F3">
              <w:rPr>
                <w:rStyle w:val="aff2"/>
              </w:rPr>
              <w:t xml:space="preserve"> аналитические признаки, как по Дт, так и по Кт записи учета</w:t>
            </w:r>
          </w:p>
        </w:tc>
      </w:tr>
      <w:tr w:rsidR="00A31A69" w:rsidRPr="00B008F3" w14:paraId="19FB4F58" w14:textId="77777777" w:rsidTr="00A31A69">
        <w:tc>
          <w:tcPr>
            <w:tcW w:w="1100" w:type="pct"/>
          </w:tcPr>
          <w:p w14:paraId="30C259C6" w14:textId="5D8F58E3" w:rsidR="00A31A69" w:rsidRPr="00C75A4E" w:rsidRDefault="00A31A69" w:rsidP="00A31A69">
            <w:pPr>
              <w:pStyle w:val="GOSTTablenorm"/>
              <w:rPr>
                <w:b/>
              </w:rPr>
            </w:pPr>
            <w:r w:rsidRPr="00C75A4E">
              <w:rPr>
                <w:b/>
              </w:rPr>
              <w:lastRenderedPageBreak/>
              <w:t>Параметры отображения Дт</w:t>
            </w:r>
          </w:p>
        </w:tc>
        <w:tc>
          <w:tcPr>
            <w:tcW w:w="750" w:type="pct"/>
          </w:tcPr>
          <w:p w14:paraId="2AFAD6CD" w14:textId="645F7A58" w:rsidR="00A31A69" w:rsidRPr="00C75A4E" w:rsidRDefault="00A31A69" w:rsidP="00A31A69">
            <w:pPr>
              <w:pStyle w:val="GOSTTablenorm"/>
              <w:rPr>
                <w:b/>
              </w:rPr>
            </w:pPr>
            <w:proofErr w:type="gramStart"/>
            <w:r w:rsidRPr="00C75A4E">
              <w:rPr>
                <w:b/>
              </w:rPr>
              <w:t>RespData:VisualParams</w:t>
            </w:r>
            <w:proofErr w:type="gramEnd"/>
            <w:r w:rsidRPr="00C75A4E">
              <w:rPr>
                <w:b/>
              </w:rPr>
              <w:t>_Dt</w:t>
            </w:r>
          </w:p>
        </w:tc>
        <w:tc>
          <w:tcPr>
            <w:tcW w:w="500" w:type="pct"/>
          </w:tcPr>
          <w:p w14:paraId="740F3017" w14:textId="77777777" w:rsidR="00A31A69" w:rsidRPr="00B008F3" w:rsidRDefault="00A31A69" w:rsidP="00A31A69">
            <w:pPr>
              <w:pStyle w:val="GOSTTablenorm"/>
              <w:rPr>
                <w:szCs w:val="22"/>
              </w:rPr>
            </w:pPr>
            <w:r w:rsidRPr="00B008F3">
              <w:rPr>
                <w:szCs w:val="22"/>
              </w:rPr>
              <w:t>Массив</w:t>
            </w:r>
          </w:p>
        </w:tc>
        <w:tc>
          <w:tcPr>
            <w:tcW w:w="300" w:type="pct"/>
          </w:tcPr>
          <w:p w14:paraId="05B4D659" w14:textId="77777777" w:rsidR="00A31A69" w:rsidRPr="00B008F3" w:rsidRDefault="00A31A69" w:rsidP="00A31A69">
            <w:pPr>
              <w:pStyle w:val="GOSTTablenorm"/>
              <w:rPr>
                <w:szCs w:val="22"/>
              </w:rPr>
            </w:pPr>
            <w:r w:rsidRPr="00B008F3">
              <w:rPr>
                <w:szCs w:val="22"/>
              </w:rPr>
              <w:t>Нет</w:t>
            </w:r>
          </w:p>
        </w:tc>
        <w:tc>
          <w:tcPr>
            <w:tcW w:w="315" w:type="pct"/>
          </w:tcPr>
          <w:p w14:paraId="058FCEB4" w14:textId="77777777" w:rsidR="00A31A69" w:rsidRPr="00B008F3" w:rsidRDefault="00A31A69" w:rsidP="00A31A69">
            <w:pPr>
              <w:pStyle w:val="GOSTTablenorm"/>
              <w:rPr>
                <w:szCs w:val="22"/>
              </w:rPr>
            </w:pPr>
            <w:r w:rsidRPr="00B008F3">
              <w:rPr>
                <w:szCs w:val="22"/>
                <w:lang w:val="en-US"/>
              </w:rPr>
              <w:t>-</w:t>
            </w:r>
          </w:p>
        </w:tc>
        <w:tc>
          <w:tcPr>
            <w:tcW w:w="2035" w:type="pct"/>
          </w:tcPr>
          <w:p w14:paraId="31B464DE" w14:textId="4D911B3E" w:rsidR="00A31A69" w:rsidRPr="00B008F3" w:rsidRDefault="00A31A69" w:rsidP="00A31A69">
            <w:pPr>
              <w:pStyle w:val="GOSTTablenorm"/>
            </w:pPr>
            <w:r w:rsidRPr="00B008F3">
              <w:t xml:space="preserve">Аналитические признаки по дебету записи учета. </w:t>
            </w:r>
          </w:p>
          <w:p w14:paraId="78F995F8" w14:textId="24720F7C" w:rsidR="00A31A69" w:rsidRPr="00B008F3" w:rsidRDefault="00A31A69" w:rsidP="00A31A69">
            <w:pPr>
              <w:pStyle w:val="GOSTTablenorm"/>
            </w:pPr>
            <w:r w:rsidRPr="00B008F3">
              <w:t>При заполнении блока обязательно заполняются все его параметры</w:t>
            </w:r>
          </w:p>
        </w:tc>
      </w:tr>
      <w:tr w:rsidR="00A31A69" w:rsidRPr="00B008F3" w14:paraId="06B9DC6D" w14:textId="77777777" w:rsidTr="00A31A69">
        <w:tc>
          <w:tcPr>
            <w:tcW w:w="1100" w:type="pct"/>
          </w:tcPr>
          <w:p w14:paraId="591FAD5F" w14:textId="430D8FBA" w:rsidR="00A31A69" w:rsidRPr="00B008F3" w:rsidRDefault="00A31A69" w:rsidP="00A31A69">
            <w:pPr>
              <w:pStyle w:val="GOSTTablenorm"/>
            </w:pPr>
            <w:r w:rsidRPr="00B008F3">
              <w:t>Наименование аналитического признака Дт</w:t>
            </w:r>
          </w:p>
        </w:tc>
        <w:tc>
          <w:tcPr>
            <w:tcW w:w="750" w:type="pct"/>
          </w:tcPr>
          <w:p w14:paraId="2F4AFD83" w14:textId="41A1D86B" w:rsidR="00A31A69" w:rsidRPr="00C10BB7" w:rsidRDefault="00A31A69" w:rsidP="00A31A69">
            <w:pPr>
              <w:pStyle w:val="GOSTTablenorm"/>
            </w:pPr>
            <w:proofErr w:type="gramStart"/>
            <w:r w:rsidRPr="00C75A4E">
              <w:rPr>
                <w:b/>
              </w:rPr>
              <w:t>RespData</w:t>
            </w:r>
            <w:r w:rsidRPr="00BD7E9D">
              <w:rPr>
                <w:b/>
              </w:rPr>
              <w:t>:</w:t>
            </w:r>
            <w:r w:rsidRPr="00C75A4E">
              <w:rPr>
                <w:b/>
              </w:rPr>
              <w:t>VisualParams</w:t>
            </w:r>
            <w:proofErr w:type="gramEnd"/>
            <w:r w:rsidRPr="00BD7E9D">
              <w:rPr>
                <w:b/>
              </w:rPr>
              <w:t>_</w:t>
            </w:r>
            <w:r w:rsidRPr="00C75A4E">
              <w:rPr>
                <w:b/>
              </w:rPr>
              <w:t>Dt</w:t>
            </w:r>
            <w:r w:rsidRPr="00BD7E9D">
              <w:rPr>
                <w:b/>
              </w:rPr>
              <w:t>:</w:t>
            </w:r>
            <w:r w:rsidRPr="00C75A4E">
              <w:t>param</w:t>
            </w:r>
          </w:p>
        </w:tc>
        <w:tc>
          <w:tcPr>
            <w:tcW w:w="500" w:type="pct"/>
          </w:tcPr>
          <w:p w14:paraId="6AEC68EC" w14:textId="77777777" w:rsidR="00A31A69" w:rsidRPr="00B008F3" w:rsidRDefault="00A31A69" w:rsidP="00A31A69">
            <w:pPr>
              <w:pStyle w:val="GOSTTablenorm"/>
              <w:rPr>
                <w:szCs w:val="22"/>
              </w:rPr>
            </w:pPr>
            <w:r w:rsidRPr="00B008F3">
              <w:rPr>
                <w:szCs w:val="22"/>
              </w:rPr>
              <w:t>Строка</w:t>
            </w:r>
          </w:p>
        </w:tc>
        <w:tc>
          <w:tcPr>
            <w:tcW w:w="300" w:type="pct"/>
          </w:tcPr>
          <w:p w14:paraId="0A8219E0" w14:textId="599B15F6" w:rsidR="00A31A69" w:rsidRPr="00B008F3" w:rsidRDefault="00A31A69" w:rsidP="00A31A69">
            <w:pPr>
              <w:pStyle w:val="GOSTTablenorm"/>
              <w:rPr>
                <w:szCs w:val="22"/>
              </w:rPr>
            </w:pPr>
            <w:r w:rsidRPr="00B008F3">
              <w:rPr>
                <w:szCs w:val="22"/>
              </w:rPr>
              <w:t>Да</w:t>
            </w:r>
          </w:p>
        </w:tc>
        <w:tc>
          <w:tcPr>
            <w:tcW w:w="315" w:type="pct"/>
          </w:tcPr>
          <w:p w14:paraId="3C276ED5" w14:textId="77777777" w:rsidR="00A31A69" w:rsidRPr="00B008F3" w:rsidRDefault="00A31A69" w:rsidP="00A31A69">
            <w:pPr>
              <w:pStyle w:val="GOSTTablenorm"/>
              <w:rPr>
                <w:szCs w:val="22"/>
              </w:rPr>
            </w:pPr>
            <w:r w:rsidRPr="00B008F3">
              <w:rPr>
                <w:szCs w:val="22"/>
              </w:rPr>
              <w:t>&lt;=100</w:t>
            </w:r>
          </w:p>
        </w:tc>
        <w:tc>
          <w:tcPr>
            <w:tcW w:w="2035" w:type="pct"/>
          </w:tcPr>
          <w:p w14:paraId="282FA44F" w14:textId="674B0792" w:rsidR="00A31A69" w:rsidRPr="00B008F3" w:rsidRDefault="00A31A69" w:rsidP="00A31A69">
            <w:pPr>
              <w:pStyle w:val="GOSTTablenorm"/>
            </w:pPr>
            <w:r w:rsidRPr="00B008F3">
              <w:t>Наименование аналитического признака по дебету записи учета. Указывается системное наименование в соответствии со справочником «Аналитические признаки» в SVAP.</w:t>
            </w:r>
          </w:p>
          <w:p w14:paraId="4FD3ADA8" w14:textId="3BEBA5FA" w:rsidR="00A31A69" w:rsidRPr="00B008F3" w:rsidRDefault="00A31A69" w:rsidP="00A31A69">
            <w:pPr>
              <w:pStyle w:val="GOSTTablenorm"/>
            </w:pPr>
            <w:r w:rsidRPr="00B008F3">
              <w:t>Аналитический признак, не входящий в структуру номера счета, указывается в ответе в случае, если его значение не пусто</w:t>
            </w:r>
          </w:p>
        </w:tc>
      </w:tr>
      <w:tr w:rsidR="00A31A69" w:rsidRPr="00B008F3" w14:paraId="6CF4493C" w14:textId="77777777" w:rsidTr="00A31A69">
        <w:tc>
          <w:tcPr>
            <w:tcW w:w="1100" w:type="pct"/>
          </w:tcPr>
          <w:p w14:paraId="234A05A2" w14:textId="0CEE5CCB" w:rsidR="00A31A69" w:rsidRPr="00B008F3" w:rsidRDefault="00A31A69" w:rsidP="00A31A69">
            <w:pPr>
              <w:pStyle w:val="GOSTTablenorm"/>
            </w:pPr>
            <w:r w:rsidRPr="00B008F3">
              <w:t>Значение аналитического признака Дт</w:t>
            </w:r>
          </w:p>
        </w:tc>
        <w:tc>
          <w:tcPr>
            <w:tcW w:w="750" w:type="pct"/>
          </w:tcPr>
          <w:p w14:paraId="69C6EEFE" w14:textId="4B4FCB34" w:rsidR="00A31A69" w:rsidRPr="00C75A4E" w:rsidRDefault="00A31A69" w:rsidP="00A31A69">
            <w:pPr>
              <w:pStyle w:val="GOSTTablenorm"/>
            </w:pPr>
            <w:proofErr w:type="gramStart"/>
            <w:r w:rsidRPr="00C75A4E">
              <w:rPr>
                <w:b/>
              </w:rPr>
              <w:t>RespData</w:t>
            </w:r>
            <w:r w:rsidRPr="00BD7E9D">
              <w:rPr>
                <w:b/>
              </w:rPr>
              <w:t>:</w:t>
            </w:r>
            <w:r w:rsidRPr="00C75A4E">
              <w:rPr>
                <w:b/>
              </w:rPr>
              <w:t>VisualParams</w:t>
            </w:r>
            <w:proofErr w:type="gramEnd"/>
            <w:r w:rsidRPr="00C75A4E">
              <w:rPr>
                <w:b/>
              </w:rPr>
              <w:t>_Dt:</w:t>
            </w:r>
            <w:r w:rsidRPr="00C75A4E">
              <w:t>value</w:t>
            </w:r>
          </w:p>
        </w:tc>
        <w:tc>
          <w:tcPr>
            <w:tcW w:w="500" w:type="pct"/>
          </w:tcPr>
          <w:p w14:paraId="0FCB69A2" w14:textId="77777777" w:rsidR="00A31A69" w:rsidRPr="00B008F3" w:rsidRDefault="00A31A69" w:rsidP="00A31A69">
            <w:pPr>
              <w:pStyle w:val="GOSTTablenorm"/>
              <w:rPr>
                <w:szCs w:val="22"/>
              </w:rPr>
            </w:pPr>
            <w:r w:rsidRPr="00B008F3">
              <w:rPr>
                <w:szCs w:val="22"/>
              </w:rPr>
              <w:t>Строка</w:t>
            </w:r>
          </w:p>
        </w:tc>
        <w:tc>
          <w:tcPr>
            <w:tcW w:w="300" w:type="pct"/>
          </w:tcPr>
          <w:p w14:paraId="09A019C9" w14:textId="0DE5DE08" w:rsidR="00A31A69" w:rsidRPr="00B008F3" w:rsidRDefault="00A31A69" w:rsidP="00A31A69">
            <w:pPr>
              <w:pStyle w:val="GOSTTablenorm"/>
              <w:rPr>
                <w:szCs w:val="22"/>
              </w:rPr>
            </w:pPr>
            <w:r w:rsidRPr="00B008F3">
              <w:rPr>
                <w:szCs w:val="22"/>
              </w:rPr>
              <w:t>Да</w:t>
            </w:r>
          </w:p>
        </w:tc>
        <w:tc>
          <w:tcPr>
            <w:tcW w:w="315" w:type="pct"/>
          </w:tcPr>
          <w:p w14:paraId="5E09F4C2" w14:textId="77777777" w:rsidR="00A31A69" w:rsidRPr="00B008F3" w:rsidRDefault="00A31A69" w:rsidP="00A31A69">
            <w:pPr>
              <w:pStyle w:val="GOSTTablenorm"/>
              <w:rPr>
                <w:szCs w:val="22"/>
              </w:rPr>
            </w:pPr>
            <w:r w:rsidRPr="00B008F3">
              <w:rPr>
                <w:szCs w:val="22"/>
              </w:rPr>
              <w:t>&lt;=</w:t>
            </w:r>
            <w:r w:rsidRPr="00B008F3">
              <w:rPr>
                <w:szCs w:val="22"/>
                <w:lang w:val="en-US"/>
              </w:rPr>
              <w:t>100</w:t>
            </w:r>
            <w:r w:rsidRPr="00B008F3">
              <w:rPr>
                <w:szCs w:val="22"/>
              </w:rPr>
              <w:t>0</w:t>
            </w:r>
          </w:p>
        </w:tc>
        <w:tc>
          <w:tcPr>
            <w:tcW w:w="2035" w:type="pct"/>
          </w:tcPr>
          <w:p w14:paraId="01CA26CE" w14:textId="03F0B70A" w:rsidR="00A31A69" w:rsidRPr="00B008F3" w:rsidRDefault="00A31A69" w:rsidP="00A31A69">
            <w:pPr>
              <w:pStyle w:val="GOSTTablenorm"/>
            </w:pPr>
            <w:r w:rsidRPr="00B008F3">
              <w:t>Значение аналитического признака по дебету записи учета.</w:t>
            </w:r>
          </w:p>
          <w:p w14:paraId="3EFF8DEB" w14:textId="6EFB588A" w:rsidR="00A31A69" w:rsidRPr="00B008F3" w:rsidRDefault="00A31A69" w:rsidP="00A31A69">
            <w:pPr>
              <w:pStyle w:val="GOSTTablenorm"/>
            </w:pPr>
            <w:r w:rsidRPr="00B008F3">
              <w:rPr>
                <w:rFonts w:eastAsiaTheme="minorEastAsia"/>
              </w:rPr>
              <w:t>При отсутствии значения аналитических признаков, входящих в структуру номера счета, возвращается значение «-» (прочерк)</w:t>
            </w:r>
          </w:p>
        </w:tc>
      </w:tr>
      <w:tr w:rsidR="00A31A69" w:rsidRPr="00B008F3" w14:paraId="57F7BE8B" w14:textId="77777777" w:rsidTr="00A31A69">
        <w:tc>
          <w:tcPr>
            <w:tcW w:w="1100" w:type="pct"/>
          </w:tcPr>
          <w:p w14:paraId="63E428FA" w14:textId="6A3E1C6F" w:rsidR="00A31A69" w:rsidRPr="00C75A4E" w:rsidRDefault="00A31A69" w:rsidP="00A31A69">
            <w:pPr>
              <w:pStyle w:val="GOSTTablenorm"/>
              <w:rPr>
                <w:b/>
              </w:rPr>
            </w:pPr>
            <w:r w:rsidRPr="00C75A4E">
              <w:rPr>
                <w:b/>
              </w:rPr>
              <w:t>Параметры отображения Кт</w:t>
            </w:r>
          </w:p>
        </w:tc>
        <w:tc>
          <w:tcPr>
            <w:tcW w:w="750" w:type="pct"/>
          </w:tcPr>
          <w:p w14:paraId="4304FBF3" w14:textId="1358B206" w:rsidR="00A31A69" w:rsidRPr="00C75A4E" w:rsidRDefault="00A31A69" w:rsidP="00A31A69">
            <w:pPr>
              <w:pStyle w:val="GOSTTablenorm"/>
              <w:rPr>
                <w:b/>
              </w:rPr>
            </w:pPr>
            <w:proofErr w:type="gramStart"/>
            <w:r w:rsidRPr="00C75A4E">
              <w:rPr>
                <w:b/>
              </w:rPr>
              <w:t>RespData:VisualParams</w:t>
            </w:r>
            <w:proofErr w:type="gramEnd"/>
            <w:r w:rsidRPr="00C75A4E">
              <w:rPr>
                <w:b/>
              </w:rPr>
              <w:t>_Cr</w:t>
            </w:r>
          </w:p>
        </w:tc>
        <w:tc>
          <w:tcPr>
            <w:tcW w:w="500" w:type="pct"/>
          </w:tcPr>
          <w:p w14:paraId="31428028" w14:textId="77777777" w:rsidR="00A31A69" w:rsidRPr="00B008F3" w:rsidRDefault="00A31A69" w:rsidP="00A31A69">
            <w:pPr>
              <w:pStyle w:val="GOSTTablenorm"/>
              <w:rPr>
                <w:szCs w:val="22"/>
              </w:rPr>
            </w:pPr>
            <w:r w:rsidRPr="00B008F3">
              <w:rPr>
                <w:szCs w:val="22"/>
              </w:rPr>
              <w:t>Массив</w:t>
            </w:r>
          </w:p>
        </w:tc>
        <w:tc>
          <w:tcPr>
            <w:tcW w:w="300" w:type="pct"/>
          </w:tcPr>
          <w:p w14:paraId="5F3B4111" w14:textId="77777777" w:rsidR="00A31A69" w:rsidRPr="00B008F3" w:rsidRDefault="00A31A69" w:rsidP="00A31A69">
            <w:pPr>
              <w:pStyle w:val="GOSTTablenorm"/>
              <w:rPr>
                <w:szCs w:val="22"/>
              </w:rPr>
            </w:pPr>
            <w:r w:rsidRPr="00B008F3">
              <w:rPr>
                <w:szCs w:val="22"/>
              </w:rPr>
              <w:t>Нет</w:t>
            </w:r>
          </w:p>
        </w:tc>
        <w:tc>
          <w:tcPr>
            <w:tcW w:w="315" w:type="pct"/>
          </w:tcPr>
          <w:p w14:paraId="7F3C0E66" w14:textId="77777777" w:rsidR="00A31A69" w:rsidRPr="00B008F3" w:rsidRDefault="00A31A69" w:rsidP="00A31A69">
            <w:pPr>
              <w:pStyle w:val="GOSTTablenorm"/>
              <w:rPr>
                <w:szCs w:val="22"/>
              </w:rPr>
            </w:pPr>
            <w:r w:rsidRPr="00B008F3">
              <w:rPr>
                <w:szCs w:val="22"/>
              </w:rPr>
              <w:t>-</w:t>
            </w:r>
          </w:p>
        </w:tc>
        <w:tc>
          <w:tcPr>
            <w:tcW w:w="2035" w:type="pct"/>
          </w:tcPr>
          <w:p w14:paraId="627587E6" w14:textId="6A5815E5" w:rsidR="00A31A69" w:rsidRPr="00B008F3" w:rsidRDefault="00A31A69" w:rsidP="00A31A69">
            <w:pPr>
              <w:pStyle w:val="GOSTTablenorm"/>
            </w:pPr>
            <w:r w:rsidRPr="00B008F3">
              <w:t>Аналитические признаки по кредиту записи учета.</w:t>
            </w:r>
          </w:p>
          <w:p w14:paraId="3E016E78" w14:textId="72413277" w:rsidR="00A31A69" w:rsidRPr="00B008F3" w:rsidRDefault="00A31A69" w:rsidP="00A31A69">
            <w:pPr>
              <w:pStyle w:val="GOSTTablenorm"/>
            </w:pPr>
            <w:r w:rsidRPr="00B008F3">
              <w:t>При заполнении блока обязательно заполняются все его параметры</w:t>
            </w:r>
          </w:p>
        </w:tc>
      </w:tr>
      <w:tr w:rsidR="00A31A69" w:rsidRPr="00B008F3" w14:paraId="1902EFBD" w14:textId="77777777" w:rsidTr="00A31A69">
        <w:tc>
          <w:tcPr>
            <w:tcW w:w="1100" w:type="pct"/>
          </w:tcPr>
          <w:p w14:paraId="5655C93D" w14:textId="793B7E22" w:rsidR="00A31A69" w:rsidRPr="00B008F3" w:rsidRDefault="00A31A69" w:rsidP="00A31A69">
            <w:pPr>
              <w:pStyle w:val="GOSTTablenorm"/>
            </w:pPr>
            <w:r w:rsidRPr="00B008F3">
              <w:t>Наименование аналитического признака Кт</w:t>
            </w:r>
          </w:p>
        </w:tc>
        <w:tc>
          <w:tcPr>
            <w:tcW w:w="750" w:type="pct"/>
          </w:tcPr>
          <w:p w14:paraId="341614D5" w14:textId="069DBF01" w:rsidR="00A31A69" w:rsidRPr="00C75A4E" w:rsidRDefault="00A31A69" w:rsidP="00A31A69">
            <w:pPr>
              <w:pStyle w:val="GOSTTablenorm"/>
            </w:pPr>
            <w:proofErr w:type="gramStart"/>
            <w:r w:rsidRPr="00C75A4E">
              <w:rPr>
                <w:b/>
              </w:rPr>
              <w:t>RespData</w:t>
            </w:r>
            <w:r w:rsidRPr="00BD7E9D">
              <w:rPr>
                <w:b/>
              </w:rPr>
              <w:t>:</w:t>
            </w:r>
            <w:r w:rsidRPr="00C75A4E">
              <w:rPr>
                <w:b/>
              </w:rPr>
              <w:t>VisualParams</w:t>
            </w:r>
            <w:proofErr w:type="gramEnd"/>
            <w:r w:rsidRPr="00C75A4E">
              <w:rPr>
                <w:b/>
              </w:rPr>
              <w:t>_Cr:</w:t>
            </w:r>
            <w:r w:rsidRPr="00C75A4E">
              <w:t>param</w:t>
            </w:r>
          </w:p>
        </w:tc>
        <w:tc>
          <w:tcPr>
            <w:tcW w:w="500" w:type="pct"/>
          </w:tcPr>
          <w:p w14:paraId="4E2A09E4" w14:textId="77777777" w:rsidR="00A31A69" w:rsidRPr="00B008F3" w:rsidRDefault="00A31A69" w:rsidP="00A31A69">
            <w:pPr>
              <w:pStyle w:val="GOSTTablenorm"/>
              <w:rPr>
                <w:szCs w:val="22"/>
              </w:rPr>
            </w:pPr>
            <w:r w:rsidRPr="00B008F3">
              <w:rPr>
                <w:szCs w:val="22"/>
              </w:rPr>
              <w:t>Строка</w:t>
            </w:r>
          </w:p>
        </w:tc>
        <w:tc>
          <w:tcPr>
            <w:tcW w:w="300" w:type="pct"/>
          </w:tcPr>
          <w:p w14:paraId="3DCA59DA" w14:textId="77777777" w:rsidR="00A31A69" w:rsidRPr="00B008F3" w:rsidRDefault="00A31A69" w:rsidP="00A31A69">
            <w:pPr>
              <w:pStyle w:val="GOSTTablenorm"/>
              <w:rPr>
                <w:szCs w:val="22"/>
              </w:rPr>
            </w:pPr>
            <w:r w:rsidRPr="00B008F3">
              <w:rPr>
                <w:szCs w:val="22"/>
              </w:rPr>
              <w:t>Да</w:t>
            </w:r>
          </w:p>
        </w:tc>
        <w:tc>
          <w:tcPr>
            <w:tcW w:w="315" w:type="pct"/>
          </w:tcPr>
          <w:p w14:paraId="16E5DADD" w14:textId="77777777" w:rsidR="00A31A69" w:rsidRPr="00B008F3" w:rsidRDefault="00A31A69" w:rsidP="00A31A69">
            <w:pPr>
              <w:pStyle w:val="GOSTTablenorm"/>
              <w:rPr>
                <w:szCs w:val="22"/>
                <w:lang w:val="en-US"/>
              </w:rPr>
            </w:pPr>
            <w:r w:rsidRPr="00B008F3">
              <w:rPr>
                <w:szCs w:val="22"/>
              </w:rPr>
              <w:t>&lt;=</w:t>
            </w:r>
            <w:r w:rsidRPr="00B008F3">
              <w:rPr>
                <w:szCs w:val="22"/>
                <w:lang w:val="en-US"/>
              </w:rPr>
              <w:t>10</w:t>
            </w:r>
            <w:r w:rsidRPr="00B008F3">
              <w:rPr>
                <w:szCs w:val="22"/>
              </w:rPr>
              <w:t>0</w:t>
            </w:r>
          </w:p>
        </w:tc>
        <w:tc>
          <w:tcPr>
            <w:tcW w:w="2035" w:type="pct"/>
          </w:tcPr>
          <w:p w14:paraId="56BEE0E6" w14:textId="01E48676" w:rsidR="00A31A69" w:rsidRPr="00B008F3" w:rsidRDefault="00A31A69" w:rsidP="00A31A69">
            <w:pPr>
              <w:pStyle w:val="GOSTTablenorm"/>
            </w:pPr>
            <w:r w:rsidRPr="00B008F3">
              <w:t>Наименование аналитического признака по кредиту записи учета. Указывается системное наименование в соответствии со справочником «Аналитические признаки» в SVAP.</w:t>
            </w:r>
          </w:p>
          <w:p w14:paraId="0B09FB86" w14:textId="5D131519" w:rsidR="00A31A69" w:rsidRPr="00B008F3" w:rsidRDefault="00A31A69" w:rsidP="00A31A69">
            <w:pPr>
              <w:pStyle w:val="GOSTTablenorm"/>
            </w:pPr>
            <w:r w:rsidRPr="00B008F3">
              <w:t>Аналитический признак, не входящий в структуру номера счета, указывается в ответе в случае, если его значение не пусто</w:t>
            </w:r>
          </w:p>
        </w:tc>
      </w:tr>
      <w:tr w:rsidR="00A31A69" w:rsidRPr="00B008F3" w14:paraId="4663EC4D" w14:textId="77777777" w:rsidTr="00A31A69">
        <w:tc>
          <w:tcPr>
            <w:tcW w:w="1100" w:type="pct"/>
          </w:tcPr>
          <w:p w14:paraId="20B3F802" w14:textId="40F50C59" w:rsidR="00A31A69" w:rsidRPr="00B008F3" w:rsidRDefault="00A31A69" w:rsidP="00A31A69">
            <w:pPr>
              <w:pStyle w:val="GOSTTablenorm"/>
            </w:pPr>
            <w:r w:rsidRPr="00B008F3">
              <w:t>Значение аналитического признака Кт</w:t>
            </w:r>
          </w:p>
        </w:tc>
        <w:tc>
          <w:tcPr>
            <w:tcW w:w="750" w:type="pct"/>
          </w:tcPr>
          <w:p w14:paraId="333E301B" w14:textId="0340DFE0" w:rsidR="00A31A69" w:rsidRPr="00C75A4E" w:rsidRDefault="00A31A69" w:rsidP="00A31A69">
            <w:pPr>
              <w:pStyle w:val="GOSTTablenorm"/>
            </w:pPr>
            <w:proofErr w:type="gramStart"/>
            <w:r w:rsidRPr="00C75A4E">
              <w:rPr>
                <w:b/>
              </w:rPr>
              <w:t>RespData</w:t>
            </w:r>
            <w:r w:rsidRPr="00BD7E9D">
              <w:rPr>
                <w:b/>
              </w:rPr>
              <w:t>:</w:t>
            </w:r>
            <w:r w:rsidRPr="00C75A4E">
              <w:rPr>
                <w:b/>
              </w:rPr>
              <w:t>VisualParams</w:t>
            </w:r>
            <w:proofErr w:type="gramEnd"/>
            <w:r w:rsidRPr="00C75A4E">
              <w:rPr>
                <w:b/>
              </w:rPr>
              <w:t>_Cr:</w:t>
            </w:r>
            <w:r w:rsidRPr="00C75A4E">
              <w:t>value</w:t>
            </w:r>
          </w:p>
        </w:tc>
        <w:tc>
          <w:tcPr>
            <w:tcW w:w="500" w:type="pct"/>
          </w:tcPr>
          <w:p w14:paraId="73C84B4E" w14:textId="77777777" w:rsidR="00A31A69" w:rsidRPr="00B008F3" w:rsidRDefault="00A31A69" w:rsidP="00A31A69">
            <w:pPr>
              <w:pStyle w:val="GOSTTablenorm"/>
              <w:rPr>
                <w:szCs w:val="22"/>
              </w:rPr>
            </w:pPr>
            <w:r w:rsidRPr="00B008F3">
              <w:rPr>
                <w:szCs w:val="22"/>
              </w:rPr>
              <w:t>Строка</w:t>
            </w:r>
          </w:p>
        </w:tc>
        <w:tc>
          <w:tcPr>
            <w:tcW w:w="300" w:type="pct"/>
          </w:tcPr>
          <w:p w14:paraId="65FDE4D2" w14:textId="77777777" w:rsidR="00A31A69" w:rsidRPr="00B008F3" w:rsidRDefault="00A31A69" w:rsidP="00A31A69">
            <w:pPr>
              <w:pStyle w:val="GOSTTablenorm"/>
              <w:rPr>
                <w:szCs w:val="22"/>
              </w:rPr>
            </w:pPr>
            <w:r w:rsidRPr="00B008F3">
              <w:rPr>
                <w:szCs w:val="22"/>
              </w:rPr>
              <w:t>Да</w:t>
            </w:r>
          </w:p>
        </w:tc>
        <w:tc>
          <w:tcPr>
            <w:tcW w:w="315" w:type="pct"/>
          </w:tcPr>
          <w:p w14:paraId="5840454C" w14:textId="77777777" w:rsidR="00A31A69" w:rsidRPr="00B008F3" w:rsidRDefault="00A31A69" w:rsidP="00A31A69">
            <w:pPr>
              <w:pStyle w:val="GOSTTablenorm"/>
              <w:rPr>
                <w:szCs w:val="22"/>
              </w:rPr>
            </w:pPr>
            <w:r w:rsidRPr="00B008F3">
              <w:rPr>
                <w:szCs w:val="22"/>
              </w:rPr>
              <w:t>&lt;=</w:t>
            </w:r>
            <w:r w:rsidRPr="00B008F3">
              <w:rPr>
                <w:szCs w:val="22"/>
                <w:lang w:val="en-US"/>
              </w:rPr>
              <w:t>100</w:t>
            </w:r>
            <w:r w:rsidRPr="00B008F3">
              <w:rPr>
                <w:szCs w:val="22"/>
              </w:rPr>
              <w:t>0</w:t>
            </w:r>
          </w:p>
        </w:tc>
        <w:tc>
          <w:tcPr>
            <w:tcW w:w="2035" w:type="pct"/>
          </w:tcPr>
          <w:p w14:paraId="198D2FE4" w14:textId="77777777" w:rsidR="00A31A69" w:rsidRPr="00B008F3" w:rsidRDefault="00A31A69" w:rsidP="00A31A69">
            <w:pPr>
              <w:pStyle w:val="GOSTTablenorm"/>
            </w:pPr>
            <w:r w:rsidRPr="00B008F3">
              <w:t>Значение аналитического признака по кредиту записи учета.</w:t>
            </w:r>
          </w:p>
          <w:p w14:paraId="34AF5BDD" w14:textId="0EC588E9" w:rsidR="00A31A69" w:rsidRPr="00B008F3" w:rsidRDefault="00A31A69" w:rsidP="00A31A69">
            <w:pPr>
              <w:pStyle w:val="GOSTTablenorm"/>
            </w:pPr>
            <w:r w:rsidRPr="00B008F3">
              <w:rPr>
                <w:rFonts w:eastAsiaTheme="minorEastAsia"/>
              </w:rPr>
              <w:t>При отсутствии значения аналитических признаков, входящих в структуру номера счета, возвращается значение «-» (прочерк)</w:t>
            </w:r>
          </w:p>
        </w:tc>
      </w:tr>
      <w:tr w:rsidR="00A31A69" w:rsidRPr="00B008F3" w14:paraId="651BEE0B" w14:textId="77777777" w:rsidTr="00A31A69">
        <w:tc>
          <w:tcPr>
            <w:tcW w:w="5000" w:type="pct"/>
            <w:gridSpan w:val="6"/>
          </w:tcPr>
          <w:p w14:paraId="2B11CE16" w14:textId="4BA3BD60" w:rsidR="00A31A69" w:rsidRPr="00B008F3" w:rsidRDefault="00A31A69" w:rsidP="00A31A69">
            <w:pPr>
              <w:pStyle w:val="GOSTTablenorm"/>
              <w:jc w:val="center"/>
              <w:rPr>
                <w:b/>
              </w:rPr>
            </w:pPr>
            <w:r w:rsidRPr="00B008F3">
              <w:rPr>
                <w:rStyle w:val="aff2"/>
              </w:rPr>
              <w:lastRenderedPageBreak/>
              <w:t>Группа параметров, выводимых в ответе если GroupByDocs = 1 и GroupByCorrespontents = 1 (с параметрами документов и группировкой по корреспонденции Дт и Кт)</w:t>
            </w:r>
          </w:p>
        </w:tc>
      </w:tr>
      <w:tr w:rsidR="00A31A69" w:rsidRPr="00B008F3" w14:paraId="711599D0" w14:textId="77777777" w:rsidTr="00A31A69">
        <w:tc>
          <w:tcPr>
            <w:tcW w:w="1100" w:type="pct"/>
          </w:tcPr>
          <w:p w14:paraId="7CC846C3" w14:textId="77777777" w:rsidR="00A31A69" w:rsidRPr="00C75A4E" w:rsidRDefault="00A31A69" w:rsidP="00A31A69">
            <w:pPr>
              <w:pStyle w:val="GOSTTablenorm"/>
              <w:rPr>
                <w:b/>
              </w:rPr>
            </w:pPr>
            <w:r w:rsidRPr="00C75A4E">
              <w:rPr>
                <w:b/>
              </w:rPr>
              <w:t>Счет Дт</w:t>
            </w:r>
          </w:p>
        </w:tc>
        <w:tc>
          <w:tcPr>
            <w:tcW w:w="750" w:type="pct"/>
          </w:tcPr>
          <w:p w14:paraId="2A4FA9F7" w14:textId="77777777" w:rsidR="00A31A69" w:rsidRPr="00C75A4E" w:rsidRDefault="00A31A69" w:rsidP="00A31A69">
            <w:pPr>
              <w:pStyle w:val="GOSTTablenorm"/>
              <w:rPr>
                <w:b/>
                <w:lang w:val="en-US"/>
              </w:rPr>
            </w:pPr>
            <w:r w:rsidRPr="00C75A4E">
              <w:rPr>
                <w:b/>
                <w:lang w:val="en-US"/>
              </w:rPr>
              <w:t>RespData:Dt_acc</w:t>
            </w:r>
          </w:p>
        </w:tc>
        <w:tc>
          <w:tcPr>
            <w:tcW w:w="500" w:type="pct"/>
          </w:tcPr>
          <w:p w14:paraId="4D383DC6" w14:textId="04286E3D" w:rsidR="00A31A69" w:rsidRPr="00B008F3" w:rsidRDefault="00A31A69" w:rsidP="00A31A69">
            <w:pPr>
              <w:pStyle w:val="GOSTTablenorm"/>
              <w:rPr>
                <w:szCs w:val="22"/>
              </w:rPr>
            </w:pPr>
            <w:r w:rsidRPr="00B008F3">
              <w:rPr>
                <w:szCs w:val="22"/>
              </w:rPr>
              <w:t>Массив</w:t>
            </w:r>
          </w:p>
        </w:tc>
        <w:tc>
          <w:tcPr>
            <w:tcW w:w="300" w:type="pct"/>
          </w:tcPr>
          <w:p w14:paraId="01A6B4FE" w14:textId="0ED6729D" w:rsidR="00A31A69" w:rsidRPr="00B008F3" w:rsidRDefault="00A31A69" w:rsidP="00A31A69">
            <w:pPr>
              <w:pStyle w:val="GOSTTablenorm"/>
              <w:rPr>
                <w:szCs w:val="22"/>
              </w:rPr>
            </w:pPr>
            <w:r w:rsidRPr="00B008F3">
              <w:t>Нет</w:t>
            </w:r>
          </w:p>
        </w:tc>
        <w:tc>
          <w:tcPr>
            <w:tcW w:w="315" w:type="pct"/>
          </w:tcPr>
          <w:p w14:paraId="737A2280" w14:textId="7A141364" w:rsidR="00A31A69" w:rsidRPr="00B008F3" w:rsidRDefault="00A31A69" w:rsidP="00A31A69">
            <w:pPr>
              <w:pStyle w:val="GOSTTablenorm"/>
              <w:rPr>
                <w:szCs w:val="22"/>
              </w:rPr>
            </w:pPr>
            <w:r w:rsidRPr="00B008F3">
              <w:t>-</w:t>
            </w:r>
          </w:p>
        </w:tc>
        <w:tc>
          <w:tcPr>
            <w:tcW w:w="2035" w:type="pct"/>
          </w:tcPr>
          <w:p w14:paraId="6CBD50EF" w14:textId="77777777" w:rsidR="00A31A69" w:rsidRPr="00B008F3" w:rsidRDefault="00A31A69" w:rsidP="00A31A69">
            <w:pPr>
              <w:pStyle w:val="GOSTTablenorm"/>
            </w:pPr>
            <w:r w:rsidRPr="00B008F3">
              <w:t>Номер счета (аналитического или бухгалтерского) по дебету записи учета. Передается массив аналитических признаков, входящих в структуру номера счета.</w:t>
            </w:r>
          </w:p>
          <w:p w14:paraId="2F8A8B7A" w14:textId="01998F9D" w:rsidR="00A31A69" w:rsidRPr="00B008F3" w:rsidRDefault="00A31A69" w:rsidP="00A31A69">
            <w:pPr>
              <w:pStyle w:val="GOSTTablenorm"/>
            </w:pPr>
            <w:r w:rsidRPr="00B008F3">
              <w:t>При заполнении блока обязательно заполняются все его параметры</w:t>
            </w:r>
          </w:p>
        </w:tc>
      </w:tr>
      <w:tr w:rsidR="00A31A69" w:rsidRPr="00B008F3" w14:paraId="5580FB25" w14:textId="77777777" w:rsidTr="00A31A69">
        <w:tc>
          <w:tcPr>
            <w:tcW w:w="1100" w:type="pct"/>
          </w:tcPr>
          <w:p w14:paraId="40FA140E" w14:textId="3C03F1BF" w:rsidR="00A31A69" w:rsidRPr="00B008F3" w:rsidRDefault="00A31A69" w:rsidP="00A31A69">
            <w:pPr>
              <w:pStyle w:val="GOSTTablenorm"/>
            </w:pPr>
            <w:r w:rsidRPr="00B008F3">
              <w:t>Аналитический признак счета Дт</w:t>
            </w:r>
          </w:p>
        </w:tc>
        <w:tc>
          <w:tcPr>
            <w:tcW w:w="750" w:type="pct"/>
          </w:tcPr>
          <w:p w14:paraId="54E02252" w14:textId="66F2C44B" w:rsidR="00A31A69" w:rsidRPr="00BD7E9D" w:rsidRDefault="00A31A69" w:rsidP="00A31A69">
            <w:pPr>
              <w:pStyle w:val="GOSTTablenorm"/>
            </w:pPr>
            <w:r w:rsidRPr="00BD7E9D">
              <w:rPr>
                <w:b/>
                <w:lang w:val="en-US"/>
              </w:rPr>
              <w:t>RespData:Dt_acc:</w:t>
            </w:r>
            <w:r w:rsidRPr="00BD7E9D">
              <w:t>param</w:t>
            </w:r>
          </w:p>
        </w:tc>
        <w:tc>
          <w:tcPr>
            <w:tcW w:w="500" w:type="pct"/>
          </w:tcPr>
          <w:p w14:paraId="35917756" w14:textId="60B297B3" w:rsidR="00A31A69" w:rsidRPr="00B008F3" w:rsidRDefault="00A31A69" w:rsidP="00A31A69">
            <w:pPr>
              <w:pStyle w:val="GOSTTablenorm"/>
              <w:rPr>
                <w:szCs w:val="22"/>
              </w:rPr>
            </w:pPr>
            <w:r w:rsidRPr="00B008F3">
              <w:rPr>
                <w:szCs w:val="22"/>
              </w:rPr>
              <w:t>Строка</w:t>
            </w:r>
          </w:p>
        </w:tc>
        <w:tc>
          <w:tcPr>
            <w:tcW w:w="300" w:type="pct"/>
          </w:tcPr>
          <w:p w14:paraId="289BE606" w14:textId="3352CD3D" w:rsidR="00A31A69" w:rsidRPr="00B008F3" w:rsidRDefault="00A31A69" w:rsidP="00A31A69">
            <w:pPr>
              <w:pStyle w:val="GOSTTablenorm"/>
            </w:pPr>
            <w:r w:rsidRPr="00B008F3">
              <w:t>Да</w:t>
            </w:r>
          </w:p>
        </w:tc>
        <w:tc>
          <w:tcPr>
            <w:tcW w:w="315" w:type="pct"/>
          </w:tcPr>
          <w:p w14:paraId="7FD44E77" w14:textId="42F5186C" w:rsidR="00A31A69" w:rsidRPr="00B008F3" w:rsidRDefault="00A31A69" w:rsidP="00A31A69">
            <w:pPr>
              <w:pStyle w:val="GOSTTablenorm"/>
            </w:pPr>
            <w:r w:rsidRPr="00B008F3">
              <w:rPr>
                <w:szCs w:val="22"/>
              </w:rPr>
              <w:t>&lt;=</w:t>
            </w:r>
            <w:r w:rsidRPr="00B008F3">
              <w:rPr>
                <w:szCs w:val="22"/>
                <w:lang w:val="en-US"/>
              </w:rPr>
              <w:t>10</w:t>
            </w:r>
            <w:r w:rsidRPr="00B008F3">
              <w:rPr>
                <w:szCs w:val="22"/>
              </w:rPr>
              <w:t>0</w:t>
            </w:r>
          </w:p>
        </w:tc>
        <w:tc>
          <w:tcPr>
            <w:tcW w:w="2035" w:type="pct"/>
          </w:tcPr>
          <w:p w14:paraId="0ED326B7" w14:textId="2BFCBB1B" w:rsidR="00A31A69" w:rsidRPr="00B008F3" w:rsidRDefault="00A31A69" w:rsidP="00A31A69">
            <w:pPr>
              <w:pStyle w:val="GOSTTablenorm"/>
            </w:pPr>
            <w:r w:rsidRPr="00B008F3">
              <w:t>Наименование аналитического признака по дебету записи учета. Указывается системное наименование в соответствии со справочником «Аналитические признаки» в SVAP</w:t>
            </w:r>
          </w:p>
        </w:tc>
      </w:tr>
      <w:tr w:rsidR="00A31A69" w:rsidRPr="00B008F3" w14:paraId="5F12B27C" w14:textId="77777777" w:rsidTr="00A31A69">
        <w:tc>
          <w:tcPr>
            <w:tcW w:w="1100" w:type="pct"/>
          </w:tcPr>
          <w:p w14:paraId="0E3893D4" w14:textId="6BE03D25" w:rsidR="00A31A69" w:rsidRPr="00B008F3" w:rsidRDefault="00A31A69" w:rsidP="00A31A69">
            <w:pPr>
              <w:pStyle w:val="GOSTTablenorm"/>
            </w:pPr>
            <w:r w:rsidRPr="00B008F3">
              <w:t>Значение аналитического признака счета Дт</w:t>
            </w:r>
          </w:p>
        </w:tc>
        <w:tc>
          <w:tcPr>
            <w:tcW w:w="750" w:type="pct"/>
          </w:tcPr>
          <w:p w14:paraId="2B8BF3A6" w14:textId="4708217F" w:rsidR="00A31A69" w:rsidRPr="00B008F3" w:rsidRDefault="00A31A69" w:rsidP="00A31A69">
            <w:pPr>
              <w:pStyle w:val="GOSTTablenorm"/>
              <w:rPr>
                <w:lang w:val="en-US"/>
              </w:rPr>
            </w:pPr>
            <w:r w:rsidRPr="00BD7E9D">
              <w:rPr>
                <w:b/>
                <w:lang w:val="en-US"/>
              </w:rPr>
              <w:t>RespData:Dt_acc:</w:t>
            </w:r>
            <w:r w:rsidRPr="00B008F3">
              <w:t>value</w:t>
            </w:r>
          </w:p>
        </w:tc>
        <w:tc>
          <w:tcPr>
            <w:tcW w:w="500" w:type="pct"/>
          </w:tcPr>
          <w:p w14:paraId="330EF3A8" w14:textId="5B2D73AE" w:rsidR="00A31A69" w:rsidRPr="00B008F3" w:rsidRDefault="00A31A69" w:rsidP="00A31A69">
            <w:pPr>
              <w:pStyle w:val="GOSTTablenorm"/>
              <w:rPr>
                <w:szCs w:val="22"/>
              </w:rPr>
            </w:pPr>
            <w:r w:rsidRPr="00B008F3">
              <w:rPr>
                <w:szCs w:val="22"/>
              </w:rPr>
              <w:t>Строка</w:t>
            </w:r>
          </w:p>
        </w:tc>
        <w:tc>
          <w:tcPr>
            <w:tcW w:w="300" w:type="pct"/>
          </w:tcPr>
          <w:p w14:paraId="5FA65164" w14:textId="12D2B270" w:rsidR="00A31A69" w:rsidRPr="00B008F3" w:rsidRDefault="00A31A69" w:rsidP="00A31A69">
            <w:pPr>
              <w:pStyle w:val="GOSTTablenorm"/>
            </w:pPr>
            <w:r w:rsidRPr="00B008F3">
              <w:t>Да</w:t>
            </w:r>
          </w:p>
        </w:tc>
        <w:tc>
          <w:tcPr>
            <w:tcW w:w="315" w:type="pct"/>
          </w:tcPr>
          <w:p w14:paraId="0A8D4F9C" w14:textId="558E7993" w:rsidR="00A31A69" w:rsidRPr="00B008F3" w:rsidRDefault="00A31A69" w:rsidP="00A31A69">
            <w:pPr>
              <w:pStyle w:val="GOSTTablenorm"/>
            </w:pPr>
            <w:r w:rsidRPr="00B008F3">
              <w:rPr>
                <w:szCs w:val="22"/>
              </w:rPr>
              <w:t>&lt;=</w:t>
            </w:r>
            <w:r w:rsidRPr="00B008F3">
              <w:rPr>
                <w:szCs w:val="22"/>
                <w:lang w:val="en-US"/>
              </w:rPr>
              <w:t>100</w:t>
            </w:r>
            <w:r w:rsidRPr="00B008F3">
              <w:rPr>
                <w:szCs w:val="22"/>
              </w:rPr>
              <w:t>0</w:t>
            </w:r>
          </w:p>
        </w:tc>
        <w:tc>
          <w:tcPr>
            <w:tcW w:w="2035" w:type="pct"/>
          </w:tcPr>
          <w:p w14:paraId="3782A109" w14:textId="3DC20F36" w:rsidR="00A31A69" w:rsidRPr="00B008F3" w:rsidRDefault="00A31A69" w:rsidP="00A31A69">
            <w:pPr>
              <w:pStyle w:val="GOSTTablenorm"/>
            </w:pPr>
            <w:r w:rsidRPr="00B008F3">
              <w:t>Значение аналитического признака по дебету записи учета.</w:t>
            </w:r>
          </w:p>
          <w:p w14:paraId="6A33C4D3" w14:textId="532FF8C9" w:rsidR="00A31A69" w:rsidRPr="00B008F3" w:rsidRDefault="00A31A69" w:rsidP="00A31A69">
            <w:pPr>
              <w:pStyle w:val="GOSTTablenorm"/>
            </w:pPr>
            <w:r w:rsidRPr="00B008F3">
              <w:rPr>
                <w:rFonts w:eastAsiaTheme="minorEastAsia"/>
              </w:rPr>
              <w:t>При отсутствии значения аналитического признака, возвращается значение «-» (прочерк)</w:t>
            </w:r>
          </w:p>
        </w:tc>
      </w:tr>
      <w:tr w:rsidR="00A31A69" w:rsidRPr="00B008F3" w14:paraId="2BD0E49A" w14:textId="77777777" w:rsidTr="00A31A69">
        <w:tc>
          <w:tcPr>
            <w:tcW w:w="1100" w:type="pct"/>
          </w:tcPr>
          <w:p w14:paraId="64BAC03D" w14:textId="77777777" w:rsidR="00A31A69" w:rsidRPr="00C75A4E" w:rsidRDefault="00A31A69" w:rsidP="00A31A69">
            <w:pPr>
              <w:pStyle w:val="GOSTTablenorm"/>
              <w:rPr>
                <w:b/>
              </w:rPr>
            </w:pPr>
            <w:r w:rsidRPr="00C75A4E">
              <w:rPr>
                <w:b/>
              </w:rPr>
              <w:t>Счет Кт</w:t>
            </w:r>
          </w:p>
        </w:tc>
        <w:tc>
          <w:tcPr>
            <w:tcW w:w="750" w:type="pct"/>
          </w:tcPr>
          <w:p w14:paraId="6B6DD1C7" w14:textId="77777777" w:rsidR="00A31A69" w:rsidRPr="00C75A4E" w:rsidRDefault="00A31A69" w:rsidP="00A31A69">
            <w:pPr>
              <w:pStyle w:val="GOSTTablenorm"/>
              <w:rPr>
                <w:b/>
                <w:lang w:val="en-US"/>
              </w:rPr>
            </w:pPr>
            <w:r w:rsidRPr="00C75A4E">
              <w:rPr>
                <w:b/>
                <w:lang w:val="en-US"/>
              </w:rPr>
              <w:t>RespData:Ct_acc</w:t>
            </w:r>
          </w:p>
        </w:tc>
        <w:tc>
          <w:tcPr>
            <w:tcW w:w="500" w:type="pct"/>
          </w:tcPr>
          <w:p w14:paraId="6F15B587" w14:textId="64F33047" w:rsidR="00A31A69" w:rsidRPr="00B008F3" w:rsidRDefault="00A31A69" w:rsidP="00A31A69">
            <w:pPr>
              <w:pStyle w:val="GOSTTablenorm"/>
              <w:rPr>
                <w:szCs w:val="22"/>
              </w:rPr>
            </w:pPr>
            <w:r w:rsidRPr="00B008F3">
              <w:t>Массив</w:t>
            </w:r>
          </w:p>
        </w:tc>
        <w:tc>
          <w:tcPr>
            <w:tcW w:w="300" w:type="pct"/>
          </w:tcPr>
          <w:p w14:paraId="2EE1EE29" w14:textId="63A4DA06" w:rsidR="00A31A69" w:rsidRPr="00B008F3" w:rsidRDefault="00A31A69" w:rsidP="00A31A69">
            <w:pPr>
              <w:pStyle w:val="GOSTTablenorm"/>
              <w:rPr>
                <w:szCs w:val="22"/>
              </w:rPr>
            </w:pPr>
            <w:r w:rsidRPr="00B008F3">
              <w:t>Нет</w:t>
            </w:r>
          </w:p>
        </w:tc>
        <w:tc>
          <w:tcPr>
            <w:tcW w:w="315" w:type="pct"/>
          </w:tcPr>
          <w:p w14:paraId="2C7A66F3" w14:textId="7141CF65" w:rsidR="00A31A69" w:rsidRPr="00B008F3" w:rsidRDefault="00A31A69" w:rsidP="00A31A69">
            <w:pPr>
              <w:pStyle w:val="GOSTTablenorm"/>
              <w:rPr>
                <w:szCs w:val="22"/>
              </w:rPr>
            </w:pPr>
            <w:r w:rsidRPr="00B008F3">
              <w:t>-</w:t>
            </w:r>
          </w:p>
        </w:tc>
        <w:tc>
          <w:tcPr>
            <w:tcW w:w="2035" w:type="pct"/>
          </w:tcPr>
          <w:p w14:paraId="325F61B6" w14:textId="77777777" w:rsidR="00A31A69" w:rsidRPr="00B008F3" w:rsidRDefault="00A31A69" w:rsidP="00A31A69">
            <w:pPr>
              <w:pStyle w:val="GOSTTablenorm"/>
            </w:pPr>
            <w:r w:rsidRPr="00B008F3">
              <w:t>Номер счета (аналитического или бухгалтерского) по кредиту записи учета. Передается массив аналитических признаков, входящих в структуру номера счета.</w:t>
            </w:r>
          </w:p>
          <w:p w14:paraId="6ECC39C3" w14:textId="59949BF6" w:rsidR="00A31A69" w:rsidRPr="00B008F3" w:rsidRDefault="00A31A69" w:rsidP="00A31A69">
            <w:pPr>
              <w:pStyle w:val="GOSTTablenorm"/>
            </w:pPr>
            <w:r w:rsidRPr="00B008F3">
              <w:t>При заполнении блока обязательно заполняются все его параметры</w:t>
            </w:r>
          </w:p>
        </w:tc>
      </w:tr>
      <w:tr w:rsidR="00A31A69" w:rsidRPr="00B008F3" w14:paraId="43C8D132" w14:textId="77777777" w:rsidTr="00A31A69">
        <w:tc>
          <w:tcPr>
            <w:tcW w:w="1100" w:type="pct"/>
          </w:tcPr>
          <w:p w14:paraId="7939300B" w14:textId="68FE312B" w:rsidR="00A31A69" w:rsidRPr="00B008F3" w:rsidRDefault="00A31A69" w:rsidP="00A31A69">
            <w:pPr>
              <w:pStyle w:val="GOSTTablenorm"/>
            </w:pPr>
            <w:r w:rsidRPr="00B008F3">
              <w:t>Аналитический признак счета Кт</w:t>
            </w:r>
          </w:p>
        </w:tc>
        <w:tc>
          <w:tcPr>
            <w:tcW w:w="750" w:type="pct"/>
          </w:tcPr>
          <w:p w14:paraId="21F4FFCC" w14:textId="4A96045D" w:rsidR="00A31A69" w:rsidRPr="00B008F3" w:rsidRDefault="00A31A69" w:rsidP="00A31A69">
            <w:pPr>
              <w:pStyle w:val="GOSTTablenorm"/>
              <w:rPr>
                <w:lang w:val="en-US"/>
              </w:rPr>
            </w:pPr>
            <w:r w:rsidRPr="00BD7E9D">
              <w:rPr>
                <w:b/>
                <w:lang w:val="en-US"/>
              </w:rPr>
              <w:t>RespData:Сt_acc:</w:t>
            </w:r>
            <w:r w:rsidRPr="00B008F3">
              <w:rPr>
                <w:lang w:val="en-US"/>
              </w:rPr>
              <w:t>param</w:t>
            </w:r>
          </w:p>
        </w:tc>
        <w:tc>
          <w:tcPr>
            <w:tcW w:w="500" w:type="pct"/>
          </w:tcPr>
          <w:p w14:paraId="4F05FADE" w14:textId="61FAC020" w:rsidR="00A31A69" w:rsidRPr="00B008F3" w:rsidRDefault="00A31A69" w:rsidP="00A31A69">
            <w:pPr>
              <w:pStyle w:val="GOSTTablenorm"/>
            </w:pPr>
            <w:r w:rsidRPr="00B008F3">
              <w:rPr>
                <w:szCs w:val="22"/>
              </w:rPr>
              <w:t>Строка</w:t>
            </w:r>
          </w:p>
        </w:tc>
        <w:tc>
          <w:tcPr>
            <w:tcW w:w="300" w:type="pct"/>
          </w:tcPr>
          <w:p w14:paraId="3375F49C" w14:textId="6BA97CD7" w:rsidR="00A31A69" w:rsidRPr="00B008F3" w:rsidRDefault="00A31A69" w:rsidP="00A31A69">
            <w:pPr>
              <w:pStyle w:val="GOSTTablenorm"/>
            </w:pPr>
            <w:r w:rsidRPr="00B008F3">
              <w:t>Да</w:t>
            </w:r>
          </w:p>
        </w:tc>
        <w:tc>
          <w:tcPr>
            <w:tcW w:w="315" w:type="pct"/>
          </w:tcPr>
          <w:p w14:paraId="4F35D5F8" w14:textId="60272F8D" w:rsidR="00A31A69" w:rsidRPr="00B008F3" w:rsidRDefault="00A31A69" w:rsidP="00A31A69">
            <w:pPr>
              <w:pStyle w:val="GOSTTablenorm"/>
            </w:pPr>
            <w:r w:rsidRPr="00B008F3">
              <w:rPr>
                <w:szCs w:val="22"/>
              </w:rPr>
              <w:t>&lt;=</w:t>
            </w:r>
            <w:r w:rsidRPr="00B008F3">
              <w:rPr>
                <w:szCs w:val="22"/>
                <w:lang w:val="en-US"/>
              </w:rPr>
              <w:t>10</w:t>
            </w:r>
            <w:r w:rsidRPr="00B008F3">
              <w:rPr>
                <w:szCs w:val="22"/>
              </w:rPr>
              <w:t>0</w:t>
            </w:r>
          </w:p>
        </w:tc>
        <w:tc>
          <w:tcPr>
            <w:tcW w:w="2035" w:type="pct"/>
          </w:tcPr>
          <w:p w14:paraId="5F5E6801" w14:textId="383A74A6" w:rsidR="00A31A69" w:rsidRPr="00B008F3" w:rsidRDefault="00A31A69" w:rsidP="00A31A69">
            <w:pPr>
              <w:pStyle w:val="GOSTTablenorm"/>
            </w:pPr>
            <w:r w:rsidRPr="00B008F3">
              <w:t xml:space="preserve">Наименование аналитического признака по кредиту записи учета. Указывается системное наименование в соответствии со справочником </w:t>
            </w:r>
            <w:r>
              <w:t>«</w:t>
            </w:r>
            <w:r w:rsidRPr="00B008F3">
              <w:t>Аналитические признаки</w:t>
            </w:r>
            <w:r>
              <w:t>»</w:t>
            </w:r>
            <w:r w:rsidRPr="00B008F3">
              <w:t xml:space="preserve"> в SVAP</w:t>
            </w:r>
          </w:p>
        </w:tc>
      </w:tr>
      <w:tr w:rsidR="00A31A69" w:rsidRPr="00B008F3" w14:paraId="5C956D83" w14:textId="77777777" w:rsidTr="00A31A69">
        <w:tc>
          <w:tcPr>
            <w:tcW w:w="1100" w:type="pct"/>
          </w:tcPr>
          <w:p w14:paraId="7C89B471" w14:textId="769FD965" w:rsidR="00A31A69" w:rsidRPr="00B008F3" w:rsidRDefault="00A31A69" w:rsidP="00A31A69">
            <w:pPr>
              <w:pStyle w:val="GOSTTablenorm"/>
            </w:pPr>
            <w:r w:rsidRPr="00B008F3">
              <w:t>Значение аналитического признака счета Кт</w:t>
            </w:r>
          </w:p>
        </w:tc>
        <w:tc>
          <w:tcPr>
            <w:tcW w:w="750" w:type="pct"/>
          </w:tcPr>
          <w:p w14:paraId="49DC44DE" w14:textId="3D69D2A8" w:rsidR="00A31A69" w:rsidRPr="00B008F3" w:rsidRDefault="00A31A69" w:rsidP="00A31A69">
            <w:pPr>
              <w:pStyle w:val="GOSTTablenorm"/>
              <w:rPr>
                <w:lang w:val="en-US"/>
              </w:rPr>
            </w:pPr>
            <w:r w:rsidRPr="00BD7E9D">
              <w:rPr>
                <w:b/>
                <w:lang w:val="en-US"/>
              </w:rPr>
              <w:t>RespData:Сt_acc:</w:t>
            </w:r>
            <w:r w:rsidRPr="00B008F3">
              <w:t>value</w:t>
            </w:r>
          </w:p>
        </w:tc>
        <w:tc>
          <w:tcPr>
            <w:tcW w:w="500" w:type="pct"/>
          </w:tcPr>
          <w:p w14:paraId="224ACF31" w14:textId="306654C2" w:rsidR="00A31A69" w:rsidRPr="00B008F3" w:rsidRDefault="00A31A69" w:rsidP="00A31A69">
            <w:pPr>
              <w:pStyle w:val="GOSTTablenorm"/>
            </w:pPr>
            <w:r w:rsidRPr="00B008F3">
              <w:rPr>
                <w:szCs w:val="22"/>
              </w:rPr>
              <w:t>Строка</w:t>
            </w:r>
          </w:p>
        </w:tc>
        <w:tc>
          <w:tcPr>
            <w:tcW w:w="300" w:type="pct"/>
          </w:tcPr>
          <w:p w14:paraId="2AFB5CC6" w14:textId="60CE7363" w:rsidR="00A31A69" w:rsidRPr="00B008F3" w:rsidRDefault="00A31A69" w:rsidP="00A31A69">
            <w:pPr>
              <w:pStyle w:val="GOSTTablenorm"/>
            </w:pPr>
            <w:r w:rsidRPr="00B008F3">
              <w:t>Да</w:t>
            </w:r>
          </w:p>
        </w:tc>
        <w:tc>
          <w:tcPr>
            <w:tcW w:w="315" w:type="pct"/>
          </w:tcPr>
          <w:p w14:paraId="0822E6D5" w14:textId="6B2D96CC" w:rsidR="00A31A69" w:rsidRPr="00B008F3" w:rsidRDefault="00A31A69" w:rsidP="00A31A69">
            <w:pPr>
              <w:pStyle w:val="GOSTTablenorm"/>
            </w:pPr>
            <w:r w:rsidRPr="00B008F3">
              <w:rPr>
                <w:szCs w:val="22"/>
              </w:rPr>
              <w:t>&lt;=</w:t>
            </w:r>
            <w:r w:rsidRPr="00B008F3">
              <w:rPr>
                <w:szCs w:val="22"/>
                <w:lang w:val="en-US"/>
              </w:rPr>
              <w:t>100</w:t>
            </w:r>
            <w:r w:rsidRPr="00B008F3">
              <w:rPr>
                <w:szCs w:val="22"/>
              </w:rPr>
              <w:t>0</w:t>
            </w:r>
          </w:p>
        </w:tc>
        <w:tc>
          <w:tcPr>
            <w:tcW w:w="2035" w:type="pct"/>
          </w:tcPr>
          <w:p w14:paraId="224C1E94" w14:textId="08E3A186" w:rsidR="00A31A69" w:rsidRPr="00B008F3" w:rsidRDefault="00A31A69" w:rsidP="00A31A69">
            <w:pPr>
              <w:pStyle w:val="GOSTTablenorm"/>
            </w:pPr>
            <w:r w:rsidRPr="00B008F3">
              <w:t>Значение аналитического признака по кредиту записи учета.</w:t>
            </w:r>
          </w:p>
          <w:p w14:paraId="3DFE371F" w14:textId="7357BC35" w:rsidR="00A31A69" w:rsidRPr="00B008F3" w:rsidRDefault="00A31A69" w:rsidP="00A31A69">
            <w:pPr>
              <w:pStyle w:val="GOSTTablenorm"/>
            </w:pPr>
            <w:r w:rsidRPr="00B008F3">
              <w:rPr>
                <w:rFonts w:eastAsiaTheme="minorEastAsia"/>
              </w:rPr>
              <w:t>При отсутствии значения аналитического признака, возвращается значение «-» (прочерк)</w:t>
            </w:r>
          </w:p>
        </w:tc>
      </w:tr>
      <w:tr w:rsidR="00A31A69" w:rsidRPr="00B008F3" w14:paraId="35AD2B1A" w14:textId="77777777" w:rsidTr="00A31A69">
        <w:tc>
          <w:tcPr>
            <w:tcW w:w="5000" w:type="pct"/>
            <w:gridSpan w:val="6"/>
          </w:tcPr>
          <w:p w14:paraId="1BCD7FD1" w14:textId="6F300952" w:rsidR="00A31A69" w:rsidRPr="00B008F3" w:rsidRDefault="00A31A69" w:rsidP="00A31A69">
            <w:pPr>
              <w:pStyle w:val="GOSTTablenorm"/>
              <w:jc w:val="center"/>
            </w:pPr>
            <w:r w:rsidRPr="00B008F3">
              <w:rPr>
                <w:rStyle w:val="aff2"/>
              </w:rPr>
              <w:t>Группа параметров, выводимых в ответе всегда</w:t>
            </w:r>
          </w:p>
        </w:tc>
      </w:tr>
      <w:tr w:rsidR="00A31A69" w:rsidRPr="00B008F3" w14:paraId="1D2CE13A" w14:textId="77777777" w:rsidTr="00A31A69">
        <w:tc>
          <w:tcPr>
            <w:tcW w:w="1100" w:type="pct"/>
          </w:tcPr>
          <w:p w14:paraId="3EDAC57B" w14:textId="7840C36F" w:rsidR="00A31A69" w:rsidRPr="00B008F3" w:rsidRDefault="00A31A69" w:rsidP="00A31A69">
            <w:pPr>
              <w:pStyle w:val="GOSTTablenorm"/>
            </w:pPr>
            <w:r w:rsidRPr="00B008F3">
              <w:t>Тип записей учета</w:t>
            </w:r>
          </w:p>
        </w:tc>
        <w:tc>
          <w:tcPr>
            <w:tcW w:w="750" w:type="pct"/>
          </w:tcPr>
          <w:p w14:paraId="69D6C61D" w14:textId="20D6E2D3" w:rsidR="00A31A69" w:rsidRPr="00C75A4E" w:rsidRDefault="00A31A69" w:rsidP="00A31A69">
            <w:pPr>
              <w:pStyle w:val="GOSTTablenorm"/>
            </w:pPr>
            <w:r w:rsidRPr="00C75A4E">
              <w:rPr>
                <w:b/>
                <w:lang w:val="en-US"/>
              </w:rPr>
              <w:t>RespData</w:t>
            </w:r>
            <w:r w:rsidRPr="00BD7E9D">
              <w:rPr>
                <w:b/>
                <w:lang w:val="en-US"/>
              </w:rPr>
              <w:t>:</w:t>
            </w:r>
            <w:r w:rsidRPr="00C75A4E">
              <w:t>RecType</w:t>
            </w:r>
          </w:p>
        </w:tc>
        <w:tc>
          <w:tcPr>
            <w:tcW w:w="500" w:type="pct"/>
          </w:tcPr>
          <w:p w14:paraId="6F7B3CD8" w14:textId="44D4A88E" w:rsidR="00A31A69" w:rsidRPr="00B008F3" w:rsidRDefault="00A31A69" w:rsidP="00A31A69">
            <w:pPr>
              <w:pStyle w:val="GOSTTablenorm"/>
              <w:rPr>
                <w:szCs w:val="22"/>
                <w:lang w:val="en-US"/>
              </w:rPr>
            </w:pPr>
            <w:r w:rsidRPr="00B008F3">
              <w:rPr>
                <w:szCs w:val="22"/>
              </w:rPr>
              <w:t>Строка</w:t>
            </w:r>
          </w:p>
        </w:tc>
        <w:tc>
          <w:tcPr>
            <w:tcW w:w="300" w:type="pct"/>
          </w:tcPr>
          <w:p w14:paraId="65DA2367" w14:textId="2D53283A" w:rsidR="00A31A69" w:rsidRPr="00B008F3" w:rsidDel="003D0F00" w:rsidRDefault="00A31A69" w:rsidP="00A31A69">
            <w:pPr>
              <w:pStyle w:val="GOSTTablenorm"/>
              <w:rPr>
                <w:szCs w:val="22"/>
              </w:rPr>
            </w:pPr>
            <w:r w:rsidRPr="00B008F3">
              <w:t>Да</w:t>
            </w:r>
          </w:p>
        </w:tc>
        <w:tc>
          <w:tcPr>
            <w:tcW w:w="315" w:type="pct"/>
          </w:tcPr>
          <w:p w14:paraId="7C8D06D9" w14:textId="70BC0E67" w:rsidR="00A31A69" w:rsidRPr="00B008F3" w:rsidRDefault="00A31A69" w:rsidP="00A31A69">
            <w:pPr>
              <w:pStyle w:val="GOSTTablenorm"/>
              <w:rPr>
                <w:szCs w:val="22"/>
                <w:lang w:val="en-US"/>
              </w:rPr>
            </w:pPr>
            <w:r w:rsidRPr="00B008F3">
              <w:rPr>
                <w:szCs w:val="22"/>
                <w:lang w:val="en-US"/>
              </w:rPr>
              <w:t>=1</w:t>
            </w:r>
          </w:p>
        </w:tc>
        <w:tc>
          <w:tcPr>
            <w:tcW w:w="2035" w:type="pct"/>
          </w:tcPr>
          <w:p w14:paraId="03E5BC2B" w14:textId="77777777" w:rsidR="00A31A69" w:rsidRPr="00B008F3" w:rsidRDefault="00A31A69" w:rsidP="00A31A69">
            <w:pPr>
              <w:pStyle w:val="GOSTTablenorm"/>
              <w:rPr>
                <w:szCs w:val="22"/>
              </w:rPr>
            </w:pPr>
            <w:r w:rsidRPr="00B008F3">
              <w:rPr>
                <w:szCs w:val="22"/>
              </w:rPr>
              <w:t>Возможные значения:</w:t>
            </w:r>
          </w:p>
          <w:p w14:paraId="4046DD51" w14:textId="33521A7C" w:rsidR="00A31A69" w:rsidRPr="00B008F3" w:rsidRDefault="00A31A69" w:rsidP="00A31A69">
            <w:pPr>
              <w:pStyle w:val="GOSTTableListMark1"/>
            </w:pPr>
            <w:r>
              <w:lastRenderedPageBreak/>
              <w:t>«</w:t>
            </w:r>
            <w:r w:rsidRPr="00B008F3">
              <w:t>0</w:t>
            </w:r>
            <w:r>
              <w:t>»</w:t>
            </w:r>
            <w:r w:rsidRPr="00B008F3">
              <w:t xml:space="preserve"> </w:t>
            </w:r>
            <w:r w:rsidRPr="36854D62">
              <w:t>–</w:t>
            </w:r>
            <w:r w:rsidRPr="00B008F3">
              <w:t xml:space="preserve"> для предварительных записей учета;</w:t>
            </w:r>
          </w:p>
          <w:p w14:paraId="494CAA44" w14:textId="6D3D45A7" w:rsidR="00A31A69" w:rsidRPr="00B008F3" w:rsidRDefault="00A31A69" w:rsidP="00A31A69">
            <w:pPr>
              <w:pStyle w:val="GOSTTableListMark1"/>
            </w:pPr>
            <w:r>
              <w:t>«</w:t>
            </w:r>
            <w:r w:rsidRPr="00B008F3">
              <w:t>1</w:t>
            </w:r>
            <w:r>
              <w:t>»</w:t>
            </w:r>
            <w:r w:rsidRPr="00B008F3">
              <w:t xml:space="preserve"> </w:t>
            </w:r>
            <w:r w:rsidRPr="36854D62">
              <w:t>–</w:t>
            </w:r>
            <w:r w:rsidRPr="00B008F3">
              <w:t xml:space="preserve"> для окончательных записей учета.</w:t>
            </w:r>
          </w:p>
        </w:tc>
      </w:tr>
      <w:tr w:rsidR="00A31A69" w:rsidRPr="00B008F3" w14:paraId="726ADB5A" w14:textId="77777777" w:rsidTr="00A31A69">
        <w:tc>
          <w:tcPr>
            <w:tcW w:w="1100" w:type="pct"/>
          </w:tcPr>
          <w:p w14:paraId="3CEEBFE7" w14:textId="77777777" w:rsidR="00A31A69" w:rsidRPr="00B008F3" w:rsidRDefault="00A31A69" w:rsidP="00A31A69">
            <w:pPr>
              <w:pStyle w:val="GOSTTablenorm"/>
            </w:pPr>
            <w:r w:rsidRPr="00B008F3">
              <w:lastRenderedPageBreak/>
              <w:t>Код валюты по ОКВ</w:t>
            </w:r>
          </w:p>
        </w:tc>
        <w:tc>
          <w:tcPr>
            <w:tcW w:w="750" w:type="pct"/>
          </w:tcPr>
          <w:p w14:paraId="2E44DA29" w14:textId="77777777" w:rsidR="00A31A69" w:rsidRPr="00BD7E9D" w:rsidRDefault="00A31A69" w:rsidP="00A31A69">
            <w:pPr>
              <w:pStyle w:val="GOSTTablenorm"/>
            </w:pPr>
            <w:proofErr w:type="gramStart"/>
            <w:r w:rsidRPr="00C75A4E">
              <w:rPr>
                <w:b/>
              </w:rPr>
              <w:t>RespData</w:t>
            </w:r>
            <w:r w:rsidRPr="00BD7E9D">
              <w:rPr>
                <w:b/>
              </w:rPr>
              <w:t>:</w:t>
            </w:r>
            <w:r w:rsidRPr="00C75A4E">
              <w:t>CurrencyCode</w:t>
            </w:r>
            <w:proofErr w:type="gramEnd"/>
          </w:p>
        </w:tc>
        <w:tc>
          <w:tcPr>
            <w:tcW w:w="500" w:type="pct"/>
          </w:tcPr>
          <w:p w14:paraId="2272172F" w14:textId="77777777" w:rsidR="00A31A69" w:rsidRPr="00B008F3" w:rsidRDefault="00A31A69" w:rsidP="00A31A69">
            <w:pPr>
              <w:pStyle w:val="GOSTTablenorm"/>
              <w:rPr>
                <w:szCs w:val="22"/>
              </w:rPr>
            </w:pPr>
            <w:r w:rsidRPr="00B008F3">
              <w:rPr>
                <w:szCs w:val="22"/>
              </w:rPr>
              <w:t>Строка</w:t>
            </w:r>
          </w:p>
        </w:tc>
        <w:tc>
          <w:tcPr>
            <w:tcW w:w="300" w:type="pct"/>
          </w:tcPr>
          <w:p w14:paraId="0DF03A12" w14:textId="1567EE21" w:rsidR="00A31A69" w:rsidRPr="00B008F3" w:rsidRDefault="00A31A69" w:rsidP="00A31A69">
            <w:pPr>
              <w:pStyle w:val="GOSTTablenorm"/>
              <w:rPr>
                <w:szCs w:val="22"/>
              </w:rPr>
            </w:pPr>
            <w:r w:rsidRPr="00B008F3">
              <w:rPr>
                <w:szCs w:val="22"/>
              </w:rPr>
              <w:t>Да</w:t>
            </w:r>
          </w:p>
        </w:tc>
        <w:tc>
          <w:tcPr>
            <w:tcW w:w="315" w:type="pct"/>
          </w:tcPr>
          <w:p w14:paraId="53F08FC4" w14:textId="77777777" w:rsidR="00A31A69" w:rsidRPr="00B008F3" w:rsidRDefault="00A31A69" w:rsidP="00A31A69">
            <w:pPr>
              <w:pStyle w:val="GOSTTablenorm"/>
              <w:rPr>
                <w:szCs w:val="22"/>
                <w:lang w:val="en-US"/>
              </w:rPr>
            </w:pPr>
            <w:r w:rsidRPr="00B008F3">
              <w:rPr>
                <w:szCs w:val="22"/>
                <w:lang w:val="en-US"/>
              </w:rPr>
              <w:t>=3</w:t>
            </w:r>
          </w:p>
        </w:tc>
        <w:tc>
          <w:tcPr>
            <w:tcW w:w="2035" w:type="pct"/>
          </w:tcPr>
          <w:p w14:paraId="4EC83A21" w14:textId="2E952739" w:rsidR="00A31A69" w:rsidRPr="00B008F3" w:rsidRDefault="00A31A69" w:rsidP="00A31A69">
            <w:pPr>
              <w:pStyle w:val="GOSTTablenorm"/>
              <w:rPr>
                <w:szCs w:val="22"/>
              </w:rPr>
            </w:pPr>
            <w:r w:rsidRPr="00B008F3">
              <w:rPr>
                <w:szCs w:val="22"/>
              </w:rPr>
              <w:t>Отражается цифровой код валюты в соответствии со справочником «Общероссийский классификатор валют»</w:t>
            </w:r>
          </w:p>
        </w:tc>
      </w:tr>
      <w:tr w:rsidR="00A31A69" w:rsidRPr="00B008F3" w14:paraId="6D1C401C" w14:textId="77777777" w:rsidTr="00A31A69">
        <w:tc>
          <w:tcPr>
            <w:tcW w:w="1100" w:type="pct"/>
          </w:tcPr>
          <w:p w14:paraId="72AA6CF8" w14:textId="201B94DF" w:rsidR="00A31A69" w:rsidRPr="00B008F3" w:rsidRDefault="00A31A69" w:rsidP="00A31A69">
            <w:pPr>
              <w:pStyle w:val="GOSTTablenorm"/>
            </w:pPr>
            <w:r w:rsidRPr="00B008F3">
              <w:t>Сумма оборота (в рублях) за период</w:t>
            </w:r>
          </w:p>
        </w:tc>
        <w:tc>
          <w:tcPr>
            <w:tcW w:w="750" w:type="pct"/>
          </w:tcPr>
          <w:p w14:paraId="0F234EC6" w14:textId="342873BC" w:rsidR="00A31A69" w:rsidRPr="00C75A4E" w:rsidRDefault="00A31A69" w:rsidP="00A31A69">
            <w:pPr>
              <w:pStyle w:val="GOSTTablenorm"/>
            </w:pPr>
            <w:r w:rsidRPr="00C75A4E">
              <w:rPr>
                <w:b/>
                <w:lang w:val="en-US"/>
              </w:rPr>
              <w:t>RespData</w:t>
            </w:r>
            <w:r w:rsidRPr="00BD7E9D">
              <w:rPr>
                <w:b/>
                <w:lang w:val="en-US"/>
              </w:rPr>
              <w:t>:</w:t>
            </w:r>
            <w:r w:rsidRPr="00C75A4E">
              <w:t>Amnt_val_cur</w:t>
            </w:r>
          </w:p>
        </w:tc>
        <w:tc>
          <w:tcPr>
            <w:tcW w:w="500" w:type="pct"/>
          </w:tcPr>
          <w:p w14:paraId="5891ABF7" w14:textId="77777777" w:rsidR="00A31A69" w:rsidRPr="00B008F3" w:rsidRDefault="00A31A69" w:rsidP="00A31A69">
            <w:pPr>
              <w:pStyle w:val="GOSTTablenorm"/>
              <w:rPr>
                <w:szCs w:val="22"/>
              </w:rPr>
            </w:pPr>
            <w:r w:rsidRPr="00B008F3">
              <w:rPr>
                <w:szCs w:val="22"/>
              </w:rPr>
              <w:t>Сумма</w:t>
            </w:r>
          </w:p>
        </w:tc>
        <w:tc>
          <w:tcPr>
            <w:tcW w:w="300" w:type="pct"/>
          </w:tcPr>
          <w:p w14:paraId="677EF8BF" w14:textId="77777777" w:rsidR="00A31A69" w:rsidRPr="00B008F3" w:rsidRDefault="00A31A69" w:rsidP="00A31A69">
            <w:pPr>
              <w:pStyle w:val="GOSTTablenorm"/>
              <w:rPr>
                <w:szCs w:val="22"/>
              </w:rPr>
            </w:pPr>
            <w:r w:rsidRPr="00B008F3">
              <w:rPr>
                <w:szCs w:val="22"/>
              </w:rPr>
              <w:t>Да</w:t>
            </w:r>
          </w:p>
        </w:tc>
        <w:tc>
          <w:tcPr>
            <w:tcW w:w="315" w:type="pct"/>
          </w:tcPr>
          <w:p w14:paraId="0D19A54F" w14:textId="5D2AEC27" w:rsidR="00A31A69" w:rsidRPr="00B008F3" w:rsidRDefault="00A31A69" w:rsidP="00A31A69">
            <w:pPr>
              <w:pStyle w:val="GOSTTablenorm"/>
              <w:rPr>
                <w:szCs w:val="22"/>
              </w:rPr>
            </w:pPr>
          </w:p>
        </w:tc>
        <w:tc>
          <w:tcPr>
            <w:tcW w:w="2035" w:type="pct"/>
          </w:tcPr>
          <w:p w14:paraId="2BE78D16" w14:textId="49D046A0" w:rsidR="00A31A69" w:rsidRPr="00B008F3" w:rsidRDefault="00A31A69" w:rsidP="00A31A69">
            <w:pPr>
              <w:pStyle w:val="GOSTTablenorm"/>
            </w:pPr>
            <w:r w:rsidRPr="00B008F3">
              <w:t>Сумма оборота в валюте учета (в рублях) за отчетный период. Если оборот отсутствует, то параметр заполняется значением «0.00»</w:t>
            </w:r>
          </w:p>
        </w:tc>
      </w:tr>
      <w:tr w:rsidR="00A31A69" w:rsidRPr="00B008F3" w14:paraId="421A688F" w14:textId="77777777" w:rsidTr="00A31A69">
        <w:tc>
          <w:tcPr>
            <w:tcW w:w="1100" w:type="pct"/>
          </w:tcPr>
          <w:p w14:paraId="6FD45812" w14:textId="75AC7C66" w:rsidR="00A31A69" w:rsidRPr="00B008F3" w:rsidRDefault="00A31A69" w:rsidP="00A31A69">
            <w:pPr>
              <w:pStyle w:val="GOSTTablenorm"/>
            </w:pPr>
            <w:r w:rsidRPr="00B008F3">
              <w:t>Сумма оборота (в валюте) за период</w:t>
            </w:r>
          </w:p>
        </w:tc>
        <w:tc>
          <w:tcPr>
            <w:tcW w:w="750" w:type="pct"/>
          </w:tcPr>
          <w:p w14:paraId="4043ABF1" w14:textId="03F39F07" w:rsidR="00A31A69" w:rsidRPr="00C75A4E" w:rsidRDefault="00A31A69" w:rsidP="00A31A69">
            <w:pPr>
              <w:pStyle w:val="GOSTTablenorm"/>
            </w:pPr>
            <w:r w:rsidRPr="00C75A4E">
              <w:rPr>
                <w:b/>
                <w:lang w:val="en-US"/>
              </w:rPr>
              <w:t>RespData:</w:t>
            </w:r>
            <w:r w:rsidRPr="00C75A4E">
              <w:t>Amnt_oper_cur</w:t>
            </w:r>
          </w:p>
        </w:tc>
        <w:tc>
          <w:tcPr>
            <w:tcW w:w="500" w:type="pct"/>
          </w:tcPr>
          <w:p w14:paraId="7F280AB3" w14:textId="77777777" w:rsidR="00A31A69" w:rsidRPr="00B008F3" w:rsidRDefault="00A31A69" w:rsidP="00A31A69">
            <w:pPr>
              <w:pStyle w:val="GOSTTablenorm"/>
              <w:rPr>
                <w:szCs w:val="22"/>
              </w:rPr>
            </w:pPr>
            <w:r w:rsidRPr="00B008F3">
              <w:rPr>
                <w:szCs w:val="22"/>
              </w:rPr>
              <w:t>Сумма</w:t>
            </w:r>
          </w:p>
        </w:tc>
        <w:tc>
          <w:tcPr>
            <w:tcW w:w="300" w:type="pct"/>
          </w:tcPr>
          <w:p w14:paraId="3E2F602D" w14:textId="77777777" w:rsidR="00A31A69" w:rsidRPr="00B008F3" w:rsidRDefault="00A31A69" w:rsidP="00A31A69">
            <w:pPr>
              <w:pStyle w:val="GOSTTablenorm"/>
              <w:rPr>
                <w:szCs w:val="22"/>
              </w:rPr>
            </w:pPr>
            <w:r w:rsidRPr="00B008F3">
              <w:rPr>
                <w:szCs w:val="22"/>
              </w:rPr>
              <w:t>Да</w:t>
            </w:r>
          </w:p>
        </w:tc>
        <w:tc>
          <w:tcPr>
            <w:tcW w:w="315" w:type="pct"/>
          </w:tcPr>
          <w:p w14:paraId="3A896E99" w14:textId="52B27666" w:rsidR="00A31A69" w:rsidRPr="00B008F3" w:rsidRDefault="00A31A69" w:rsidP="00A31A69">
            <w:pPr>
              <w:pStyle w:val="GOSTTablenorm"/>
              <w:rPr>
                <w:szCs w:val="22"/>
              </w:rPr>
            </w:pPr>
          </w:p>
        </w:tc>
        <w:tc>
          <w:tcPr>
            <w:tcW w:w="2035" w:type="pct"/>
          </w:tcPr>
          <w:p w14:paraId="63C8BF33" w14:textId="2C92E679" w:rsidR="00A31A69" w:rsidRPr="00B008F3" w:rsidRDefault="00A31A69" w:rsidP="00A31A69">
            <w:pPr>
              <w:pStyle w:val="GOSTTablenorm"/>
            </w:pPr>
            <w:r w:rsidRPr="00B008F3">
              <w:t>Сумма оборота в валюте операции за отчетный период. Если оборот отсутствует, то параметр заполняется значением «0.00».</w:t>
            </w:r>
          </w:p>
          <w:p w14:paraId="4564ABAA" w14:textId="78A80A48" w:rsidR="00A31A69" w:rsidRPr="00B008F3" w:rsidRDefault="00A31A69" w:rsidP="00A31A69">
            <w:pPr>
              <w:pStyle w:val="GOSTTablenorm"/>
            </w:pPr>
            <w:r w:rsidRPr="00B008F3">
              <w:t>Для строк, содержащих данные об операциях в рублях, значение данного параметра ответа равно значению параметра «Сумма оборота (в рублях) за период»</w:t>
            </w:r>
          </w:p>
        </w:tc>
      </w:tr>
    </w:tbl>
    <w:p w14:paraId="0D529A07" w14:textId="77DD2509" w:rsidR="00CC078D" w:rsidRPr="008E1B68" w:rsidRDefault="00512B7E">
      <w:pPr>
        <w:pStyle w:val="31"/>
      </w:pPr>
      <w:bookmarkStart w:id="5569" w:name="_Toc117871536"/>
      <w:bookmarkStart w:id="5570" w:name="_Toc121319639"/>
      <w:bookmarkStart w:id="5571" w:name="_Toc226556186"/>
      <w:r w:rsidRPr="008E1B68">
        <w:t xml:space="preserve">Пример </w:t>
      </w:r>
      <w:commentRangeStart w:id="5572"/>
      <w:r w:rsidRPr="008E1B68">
        <w:t>ответа</w:t>
      </w:r>
      <w:bookmarkEnd w:id="5569"/>
      <w:bookmarkEnd w:id="5570"/>
      <w:commentRangeEnd w:id="5572"/>
      <w:r w:rsidR="009C4534">
        <w:rPr>
          <w:rStyle w:val="afff4"/>
          <w:rFonts w:cs="Times New Roman"/>
          <w:b w:val="0"/>
          <w:iCs w:val="0"/>
        </w:rPr>
        <w:commentReference w:id="5572"/>
      </w:r>
      <w:bookmarkEnd w:id="5571"/>
    </w:p>
    <w:p w14:paraId="70EC0844" w14:textId="3A779F13" w:rsidR="00CC078D" w:rsidRPr="00B008F3" w:rsidRDefault="00CC078D" w:rsidP="00C75A4E">
      <w:pPr>
        <w:pStyle w:val="GOSTNormal"/>
      </w:pPr>
      <w:r w:rsidRPr="0087763A">
        <w:rPr>
          <w:u w:val="single"/>
        </w:rPr>
        <w:t>Пример №1</w:t>
      </w:r>
      <w:r w:rsidR="001877DF" w:rsidRPr="0087763A">
        <w:rPr>
          <w:u w:val="single"/>
        </w:rPr>
        <w:t xml:space="preserve"> (Признак необходимости отображения данных в разрезе документов = 0 – необходимы только атрибуты счетов</w:t>
      </w:r>
      <w:r w:rsidR="0072182D" w:rsidRPr="0087763A">
        <w:rPr>
          <w:u w:val="single"/>
        </w:rPr>
        <w:t>, в запросе указаны параметры отображения = аналитические признаки «Бюджетная классификация», «Вид деятельности», «Счет», «Заключительные обороты», «Уровень конфиденциальности» по Дт и по Кт</w:t>
      </w:r>
      <w:r w:rsidR="001877DF" w:rsidRPr="0087763A">
        <w:rPr>
          <w:u w:val="single"/>
        </w:rPr>
        <w:t>)</w:t>
      </w:r>
      <w:r w:rsidRPr="0087763A">
        <w:rPr>
          <w:u w:val="single"/>
        </w:rPr>
        <w:t>:</w:t>
      </w:r>
    </w:p>
    <w:p w14:paraId="30833053" w14:textId="77777777" w:rsidR="00E07D25" w:rsidRPr="00E07D25" w:rsidRDefault="00E07D25" w:rsidP="0087763A">
      <w:pPr>
        <w:pStyle w:val="GOSTScript"/>
      </w:pPr>
      <w:r w:rsidRPr="00E07D25">
        <w:t>{</w:t>
      </w:r>
    </w:p>
    <w:p w14:paraId="33E1B87E" w14:textId="77777777" w:rsidR="00E07D25" w:rsidRPr="00E07D25" w:rsidRDefault="00E07D25" w:rsidP="0087763A">
      <w:pPr>
        <w:pStyle w:val="GOSTScript"/>
      </w:pPr>
      <w:r w:rsidRPr="00E07D25">
        <w:tab/>
        <w:t>"header": {</w:t>
      </w:r>
    </w:p>
    <w:p w14:paraId="756F9987" w14:textId="77777777" w:rsidR="00E07D25" w:rsidRPr="00E07D25" w:rsidRDefault="00E07D25" w:rsidP="0087763A">
      <w:pPr>
        <w:pStyle w:val="GOSTScript"/>
      </w:pPr>
      <w:r w:rsidRPr="00E07D25">
        <w:tab/>
      </w:r>
      <w:r w:rsidRPr="00E07D25">
        <w:tab/>
        <w:t>"Source": "EXP05",</w:t>
      </w:r>
    </w:p>
    <w:p w14:paraId="5561D57D" w14:textId="77777777" w:rsidR="00E07D25" w:rsidRPr="00E07D25" w:rsidRDefault="00E07D25" w:rsidP="0087763A">
      <w:pPr>
        <w:pStyle w:val="GOSTScript"/>
      </w:pPr>
      <w:r w:rsidRPr="00E07D25">
        <w:tab/>
      </w:r>
      <w:r w:rsidRPr="00E07D25">
        <w:tab/>
        <w:t>"Receiver": "EXP05",</w:t>
      </w:r>
    </w:p>
    <w:p w14:paraId="25480995" w14:textId="77777777" w:rsidR="00E07D25" w:rsidRPr="00E07D25" w:rsidRDefault="00E07D25" w:rsidP="0087763A">
      <w:pPr>
        <w:pStyle w:val="GOSTScript"/>
      </w:pPr>
      <w:r w:rsidRPr="00E07D25">
        <w:tab/>
      </w:r>
      <w:r w:rsidRPr="00E07D25">
        <w:tab/>
        <w:t>"AnsDateTime": "2022-08-31 12:21:15",</w:t>
      </w:r>
    </w:p>
    <w:p w14:paraId="57A4658E" w14:textId="77777777" w:rsidR="00E07D25" w:rsidRPr="00E07D25" w:rsidRDefault="00E07D25" w:rsidP="0087763A">
      <w:pPr>
        <w:pStyle w:val="GOSTScript"/>
      </w:pPr>
      <w:r w:rsidRPr="00E07D25">
        <w:tab/>
      </w:r>
      <w:r w:rsidRPr="00E07D25">
        <w:tab/>
        <w:t>"Version": "1.0",</w:t>
      </w:r>
    </w:p>
    <w:p w14:paraId="58D8DCEA" w14:textId="77777777" w:rsidR="00E07D25" w:rsidRPr="00E07D25" w:rsidRDefault="00E07D25" w:rsidP="0087763A">
      <w:pPr>
        <w:pStyle w:val="GOSTScript"/>
      </w:pPr>
      <w:r w:rsidRPr="00E07D25">
        <w:tab/>
      </w:r>
      <w:r w:rsidRPr="00E07D25">
        <w:tab/>
        <w:t>"ReqGuid": "g5t4ce5d-1473-9737-903v-cfa72ba94f10",</w:t>
      </w:r>
    </w:p>
    <w:p w14:paraId="129FDF2B" w14:textId="77777777" w:rsidR="00E07D25" w:rsidRPr="00E07D25" w:rsidRDefault="00E07D25" w:rsidP="0087763A">
      <w:pPr>
        <w:pStyle w:val="GOSTScript"/>
      </w:pPr>
      <w:r w:rsidRPr="00E07D25">
        <w:tab/>
      </w:r>
      <w:r w:rsidRPr="00E07D25">
        <w:tab/>
        <w:t>"AnsGuid": "g5t4ce5d-1473-9737-903v-cfa72ba94f40",</w:t>
      </w:r>
    </w:p>
    <w:p w14:paraId="1A412627" w14:textId="77777777" w:rsidR="00E07D25" w:rsidRPr="00E07D25" w:rsidRDefault="00E07D25" w:rsidP="0087763A">
      <w:pPr>
        <w:pStyle w:val="GOSTScript"/>
      </w:pPr>
      <w:r w:rsidRPr="00E07D25">
        <w:tab/>
      </w:r>
      <w:r w:rsidRPr="00E07D25">
        <w:tab/>
        <w:t>"DocGuid": "g5t4ce5d-1473-9737-903v-cfa72ba94f60",</w:t>
      </w:r>
    </w:p>
    <w:p w14:paraId="50615C1E" w14:textId="77777777" w:rsidR="00E07D25" w:rsidRPr="00E07D25" w:rsidRDefault="00E07D25" w:rsidP="0087763A">
      <w:pPr>
        <w:pStyle w:val="GOSTScript"/>
      </w:pPr>
      <w:r w:rsidRPr="00E07D25">
        <w:tab/>
      </w:r>
      <w:r w:rsidRPr="00E07D25">
        <w:tab/>
        <w:t>"Result": "S"</w:t>
      </w:r>
    </w:p>
    <w:p w14:paraId="4217BC58" w14:textId="77777777" w:rsidR="00E07D25" w:rsidRPr="00E07D25" w:rsidRDefault="00E07D25" w:rsidP="0087763A">
      <w:pPr>
        <w:pStyle w:val="GOSTScript"/>
      </w:pPr>
      <w:r w:rsidRPr="00E07D25">
        <w:tab/>
        <w:t>},</w:t>
      </w:r>
    </w:p>
    <w:p w14:paraId="23A166D2" w14:textId="77777777" w:rsidR="00E07D25" w:rsidRPr="00E07D25" w:rsidRDefault="00E07D25" w:rsidP="0087763A">
      <w:pPr>
        <w:pStyle w:val="GOSTScript"/>
      </w:pPr>
      <w:r w:rsidRPr="00E07D25">
        <w:lastRenderedPageBreak/>
        <w:tab/>
        <w:t>"document": {</w:t>
      </w:r>
    </w:p>
    <w:p w14:paraId="1930E313" w14:textId="77777777" w:rsidR="002B5FE9" w:rsidRPr="00BF7E78" w:rsidRDefault="002B5FE9" w:rsidP="002B5FE9">
      <w:pPr>
        <w:pStyle w:val="GOSTScript"/>
        <w:rPr>
          <w:ins w:id="5573" w:author="Сатлер Марина Викторовна" w:date="2025-10-10T09:17:00Z"/>
        </w:rPr>
      </w:pPr>
      <w:ins w:id="5574" w:author="Сатлер Марина Викторовна" w:date="2025-10-10T09:17:00Z">
        <w:r w:rsidRPr="00BF7E78">
          <w:tab/>
        </w:r>
        <w:r w:rsidRPr="00BF7E78">
          <w:tab/>
          <w:t>"Page": 2,</w:t>
        </w:r>
      </w:ins>
    </w:p>
    <w:p w14:paraId="03840E52" w14:textId="77777777" w:rsidR="002B5FE9" w:rsidRDefault="002B5FE9" w:rsidP="002B5FE9">
      <w:pPr>
        <w:pStyle w:val="GOSTScript"/>
        <w:rPr>
          <w:ins w:id="5575" w:author="Сатлер Марина Викторовна" w:date="2025-10-10T09:17:00Z"/>
        </w:rPr>
      </w:pPr>
      <w:ins w:id="5576" w:author="Сатлер Марина Викторовна" w:date="2025-10-10T09:17:00Z">
        <w:r w:rsidRPr="00BF7E78">
          <w:tab/>
        </w:r>
        <w:r w:rsidRPr="00BF7E78">
          <w:tab/>
          <w:t>"AllPages": 10,</w:t>
        </w:r>
      </w:ins>
    </w:p>
    <w:p w14:paraId="01F23A85" w14:textId="77777777" w:rsidR="00E07D25" w:rsidRPr="00E07D25" w:rsidRDefault="00E07D25" w:rsidP="0087763A">
      <w:pPr>
        <w:pStyle w:val="GOSTScript"/>
      </w:pPr>
      <w:r w:rsidRPr="00E07D25">
        <w:tab/>
      </w:r>
      <w:r w:rsidRPr="00E07D25">
        <w:tab/>
        <w:t>"RespData": [</w:t>
      </w:r>
    </w:p>
    <w:p w14:paraId="44BBA495" w14:textId="77777777" w:rsidR="00E07D25" w:rsidRPr="00E07D25" w:rsidRDefault="00E07D25" w:rsidP="0087763A">
      <w:pPr>
        <w:pStyle w:val="GOSTScript"/>
      </w:pPr>
      <w:r w:rsidRPr="00E07D25">
        <w:tab/>
      </w:r>
      <w:r w:rsidRPr="00E07D25">
        <w:tab/>
      </w:r>
      <w:r w:rsidRPr="00E07D25">
        <w:tab/>
        <w:t>{</w:t>
      </w:r>
    </w:p>
    <w:p w14:paraId="6DA5BEAC" w14:textId="77777777" w:rsidR="00E07D25" w:rsidRPr="00E07D25" w:rsidRDefault="00E07D25" w:rsidP="0087763A">
      <w:pPr>
        <w:pStyle w:val="GOSTScript"/>
      </w:pPr>
      <w:r w:rsidRPr="00E07D25">
        <w:tab/>
      </w:r>
      <w:r w:rsidRPr="00E07D25">
        <w:tab/>
      </w:r>
      <w:r w:rsidRPr="00E07D25">
        <w:tab/>
      </w:r>
      <w:r w:rsidRPr="00E07D25">
        <w:tab/>
        <w:t>"VisualParams_Dt": [</w:t>
      </w:r>
    </w:p>
    <w:p w14:paraId="0A90B576"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C8E35C6"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"kbk",</w:t>
      </w:r>
    </w:p>
    <w:p w14:paraId="26B1D8D4"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"32000000000000000610"</w:t>
      </w:r>
    </w:p>
    <w:p w14:paraId="0FD80613"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D6DBE32"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26268651"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"vd",</w:t>
      </w:r>
    </w:p>
    <w:p w14:paraId="2EFB9889"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"30"</w:t>
      </w:r>
    </w:p>
    <w:p w14:paraId="051781B6"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1D7D099"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F6A613C"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"account",</w:t>
      </w:r>
    </w:p>
    <w:p w14:paraId="2F212B1E"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"ВЫБЫТИЯ_КУ"</w:t>
      </w:r>
    </w:p>
    <w:p w14:paraId="267FDC2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122E0EED"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0BFF6182"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"pzo",</w:t>
      </w:r>
    </w:p>
    <w:p w14:paraId="5F4C6FAC"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w:t>
      </w:r>
    </w:p>
    <w:p w14:paraId="12650336"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4838ED68"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4AF890DD"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"accesslevel",</w:t>
      </w:r>
    </w:p>
    <w:p w14:paraId="3CDA3F35"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"1"</w:t>
      </w:r>
    </w:p>
    <w:p w14:paraId="1BB7B4B0"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19B9502" w14:textId="77777777" w:rsidR="00E07D25" w:rsidRPr="00E07D25" w:rsidRDefault="00E07D25" w:rsidP="0087763A">
      <w:pPr>
        <w:pStyle w:val="GOSTScript"/>
      </w:pPr>
      <w:r w:rsidRPr="00E07D25">
        <w:tab/>
      </w:r>
      <w:r w:rsidRPr="00E07D25">
        <w:tab/>
      </w:r>
      <w:r w:rsidRPr="00E07D25">
        <w:tab/>
      </w:r>
      <w:r w:rsidRPr="00E07D25">
        <w:tab/>
        <w:t>],</w:t>
      </w:r>
    </w:p>
    <w:p w14:paraId="78B05C18" w14:textId="77777777" w:rsidR="00E07D25" w:rsidRPr="00E07D25" w:rsidRDefault="00E07D25" w:rsidP="0087763A">
      <w:pPr>
        <w:pStyle w:val="GOSTScript"/>
      </w:pPr>
      <w:r w:rsidRPr="00E07D25">
        <w:tab/>
      </w:r>
      <w:r w:rsidRPr="00E07D25">
        <w:tab/>
      </w:r>
      <w:r w:rsidRPr="00E07D25">
        <w:tab/>
      </w:r>
      <w:r w:rsidRPr="00E07D25">
        <w:tab/>
        <w:t>"VisualParams_Cr": [</w:t>
      </w:r>
    </w:p>
    <w:p w14:paraId="20C9F3FD"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EA200B5"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"kbk",</w:t>
      </w:r>
    </w:p>
    <w:p w14:paraId="28020AC1"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"10001050201010002610"</w:t>
      </w:r>
    </w:p>
    <w:p w14:paraId="71635046"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0A0B762F"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4C19A26"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"vd",</w:t>
      </w:r>
    </w:p>
    <w:p w14:paraId="4243A308"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"30"</w:t>
      </w:r>
    </w:p>
    <w:p w14:paraId="37D2543B"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1AF62B9C"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0F3C0C8"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"account",</w:t>
      </w:r>
    </w:p>
    <w:p w14:paraId="5237B2F0" w14:textId="77777777" w:rsidR="00E07D25" w:rsidRPr="00E07D25" w:rsidRDefault="00E07D25" w:rsidP="0087763A">
      <w:pPr>
        <w:pStyle w:val="GOSTScript"/>
      </w:pPr>
      <w:r w:rsidRPr="00E07D25">
        <w:lastRenderedPageBreak/>
        <w:tab/>
      </w:r>
      <w:r w:rsidRPr="00E07D25">
        <w:tab/>
      </w:r>
      <w:r w:rsidRPr="00E07D25">
        <w:tab/>
      </w:r>
      <w:r w:rsidRPr="00E07D25">
        <w:tab/>
      </w:r>
      <w:r w:rsidRPr="00E07D25">
        <w:tab/>
      </w:r>
      <w:r w:rsidRPr="00E07D25">
        <w:tab/>
        <w:t>"value": "СРЕД_ЕКС_КУ"</w:t>
      </w:r>
    </w:p>
    <w:p w14:paraId="3DD88BD0"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3778703F"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2276F7E1"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"pzo",</w:t>
      </w:r>
    </w:p>
    <w:p w14:paraId="49104828"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w:t>
      </w:r>
    </w:p>
    <w:p w14:paraId="10AD0312"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585B8987"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4AB7DE87"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"accesslevel",</w:t>
      </w:r>
    </w:p>
    <w:p w14:paraId="0AE0BCC2"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"1"</w:t>
      </w:r>
    </w:p>
    <w:p w14:paraId="6AB61E8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7BE7995" w14:textId="77777777" w:rsidR="00E07D25" w:rsidRPr="00E07D25" w:rsidRDefault="00E07D25" w:rsidP="0087763A">
      <w:pPr>
        <w:pStyle w:val="GOSTScript"/>
      </w:pPr>
      <w:r w:rsidRPr="00E07D25">
        <w:tab/>
      </w:r>
      <w:r w:rsidRPr="00E07D25">
        <w:tab/>
      </w:r>
      <w:r w:rsidRPr="00E07D25">
        <w:tab/>
      </w:r>
      <w:r w:rsidRPr="00E07D25">
        <w:tab/>
        <w:t>],</w:t>
      </w:r>
    </w:p>
    <w:p w14:paraId="114B4716" w14:textId="77777777" w:rsidR="00E07D25" w:rsidRPr="00E07D25" w:rsidRDefault="00E07D25" w:rsidP="0087763A">
      <w:pPr>
        <w:pStyle w:val="GOSTScript"/>
      </w:pPr>
      <w:r w:rsidRPr="00E07D25">
        <w:tab/>
      </w:r>
      <w:r w:rsidRPr="00E07D25">
        <w:tab/>
      </w:r>
      <w:r w:rsidRPr="00E07D25">
        <w:tab/>
      </w:r>
      <w:r w:rsidRPr="00E07D25">
        <w:tab/>
        <w:t>"RecType": "1",</w:t>
      </w:r>
    </w:p>
    <w:p w14:paraId="0FF2D76F" w14:textId="77777777" w:rsidR="00E07D25" w:rsidRPr="00E07D25" w:rsidRDefault="00E07D25" w:rsidP="0087763A">
      <w:pPr>
        <w:pStyle w:val="GOSTScript"/>
      </w:pPr>
      <w:r w:rsidRPr="00E07D25">
        <w:tab/>
      </w:r>
      <w:r w:rsidRPr="00E07D25">
        <w:tab/>
      </w:r>
      <w:r w:rsidRPr="00E07D25">
        <w:tab/>
      </w:r>
      <w:r w:rsidRPr="00E07D25">
        <w:tab/>
        <w:t>"CurrencyCode": "643",</w:t>
      </w:r>
    </w:p>
    <w:p w14:paraId="723F78E4" w14:textId="054B6215" w:rsidR="00E07D25" w:rsidRPr="00E07D25" w:rsidRDefault="00E07D25" w:rsidP="0087763A">
      <w:pPr>
        <w:pStyle w:val="GOSTScript"/>
      </w:pPr>
      <w:r w:rsidRPr="00E07D25">
        <w:tab/>
      </w:r>
      <w:r w:rsidRPr="00E07D25">
        <w:tab/>
      </w:r>
      <w:r w:rsidRPr="00E07D25">
        <w:tab/>
      </w:r>
      <w:r w:rsidRPr="00E07D25">
        <w:tab/>
        <w:t>"Amnt_val_cur": 100.0</w:t>
      </w:r>
      <w:r w:rsidR="007D2123">
        <w:t>0</w:t>
      </w:r>
      <w:r w:rsidRPr="00E07D25">
        <w:t>,</w:t>
      </w:r>
    </w:p>
    <w:p w14:paraId="080DAC2E" w14:textId="37FE7F18" w:rsidR="00E07D25" w:rsidRPr="00E07D25" w:rsidRDefault="00E07D25" w:rsidP="0087763A">
      <w:pPr>
        <w:pStyle w:val="GOSTScript"/>
      </w:pPr>
      <w:r w:rsidRPr="00E07D25">
        <w:tab/>
      </w:r>
      <w:r w:rsidRPr="00E07D25">
        <w:tab/>
      </w:r>
      <w:r w:rsidRPr="00E07D25">
        <w:tab/>
      </w:r>
      <w:r w:rsidRPr="00E07D25">
        <w:tab/>
        <w:t>"Amnt_oper_cur": 100.0</w:t>
      </w:r>
      <w:r w:rsidR="007D2123">
        <w:t>0</w:t>
      </w:r>
    </w:p>
    <w:p w14:paraId="0F93232D" w14:textId="77777777" w:rsidR="00E07D25" w:rsidRPr="00E07D25" w:rsidRDefault="00E07D25" w:rsidP="0087763A">
      <w:pPr>
        <w:pStyle w:val="GOSTScript"/>
      </w:pPr>
      <w:r w:rsidRPr="00E07D25">
        <w:tab/>
      </w:r>
      <w:r w:rsidRPr="00E07D25">
        <w:tab/>
      </w:r>
      <w:r w:rsidRPr="00E07D25">
        <w:tab/>
        <w:t>},</w:t>
      </w:r>
    </w:p>
    <w:p w14:paraId="1AB92D3F" w14:textId="77777777" w:rsidR="00E07D25" w:rsidRPr="00E07D25" w:rsidRDefault="00E07D25" w:rsidP="0087763A">
      <w:pPr>
        <w:pStyle w:val="GOSTScript"/>
      </w:pPr>
      <w:r w:rsidRPr="00E07D25">
        <w:tab/>
      </w:r>
      <w:r w:rsidRPr="00E07D25">
        <w:tab/>
      </w:r>
      <w:r w:rsidRPr="00E07D25">
        <w:tab/>
        <w:t>{</w:t>
      </w:r>
    </w:p>
    <w:p w14:paraId="4D0990B2" w14:textId="77777777" w:rsidR="00E07D25" w:rsidRPr="00E07D25" w:rsidRDefault="00E07D25" w:rsidP="0087763A">
      <w:pPr>
        <w:pStyle w:val="GOSTScript"/>
      </w:pPr>
      <w:r w:rsidRPr="00E07D25">
        <w:tab/>
      </w:r>
      <w:r w:rsidRPr="00E07D25">
        <w:tab/>
      </w:r>
      <w:r w:rsidRPr="00E07D25">
        <w:tab/>
      </w:r>
      <w:r w:rsidRPr="00E07D25">
        <w:tab/>
        <w:t>"VisualParams_Dt": [</w:t>
      </w:r>
    </w:p>
    <w:p w14:paraId="0300C918"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502F5BAF"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"kbk",</w:t>
      </w:r>
    </w:p>
    <w:p w14:paraId="43DD2ABC"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"10001050201010002510"</w:t>
      </w:r>
    </w:p>
    <w:p w14:paraId="16BD36D5"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3ED3642"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E477A9C"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"vd",</w:t>
      </w:r>
    </w:p>
    <w:p w14:paraId="47379D98"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"30"</w:t>
      </w:r>
    </w:p>
    <w:p w14:paraId="3BA5B1D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5EA4C5AB"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2402A47"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"account",</w:t>
      </w:r>
    </w:p>
    <w:p w14:paraId="22A2DAFC"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"СРЕД_ЕКС_КУ"</w:t>
      </w:r>
    </w:p>
    <w:p w14:paraId="5CB7AC51"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0D5A972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765E3C6"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"pzo",</w:t>
      </w:r>
    </w:p>
    <w:p w14:paraId="4AE001A4"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w:t>
      </w:r>
    </w:p>
    <w:p w14:paraId="0EABBAD6"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D2B5771"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32C670A1"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"accesslevel",</w:t>
      </w:r>
    </w:p>
    <w:p w14:paraId="01DB9D98"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"0"</w:t>
      </w:r>
    </w:p>
    <w:p w14:paraId="6139802C"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5F6FB6A" w14:textId="77777777" w:rsidR="00E07D25" w:rsidRPr="00E07D25" w:rsidRDefault="00E07D25" w:rsidP="0087763A">
      <w:pPr>
        <w:pStyle w:val="GOSTScript"/>
      </w:pPr>
      <w:r w:rsidRPr="00E07D25">
        <w:lastRenderedPageBreak/>
        <w:tab/>
      </w:r>
      <w:r w:rsidRPr="00E07D25">
        <w:tab/>
      </w:r>
      <w:r w:rsidRPr="00E07D25">
        <w:tab/>
      </w:r>
      <w:r w:rsidRPr="00E07D25">
        <w:tab/>
        <w:t>],</w:t>
      </w:r>
    </w:p>
    <w:p w14:paraId="1F1803C7" w14:textId="77777777" w:rsidR="00E07D25" w:rsidRPr="00E07D25" w:rsidRDefault="00E07D25" w:rsidP="0087763A">
      <w:pPr>
        <w:pStyle w:val="GOSTScript"/>
      </w:pPr>
      <w:r w:rsidRPr="00E07D25">
        <w:tab/>
      </w:r>
      <w:r w:rsidRPr="00E07D25">
        <w:tab/>
      </w:r>
      <w:r w:rsidRPr="00E07D25">
        <w:tab/>
      </w:r>
      <w:r w:rsidRPr="00E07D25">
        <w:tab/>
        <w:t>"VisualParams_Cr": [</w:t>
      </w:r>
    </w:p>
    <w:p w14:paraId="77559CE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2A71C2FB"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"kbk",</w:t>
      </w:r>
    </w:p>
    <w:p w14:paraId="6951E854"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"32000000000000000510"</w:t>
      </w:r>
    </w:p>
    <w:p w14:paraId="064AD3DB"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FAE3D44"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5A714932"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"vd",</w:t>
      </w:r>
    </w:p>
    <w:p w14:paraId="4711E7CB"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"30"</w:t>
      </w:r>
    </w:p>
    <w:p w14:paraId="14F62E6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435F5FE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3CEF71D2"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"account",</w:t>
      </w:r>
    </w:p>
    <w:p w14:paraId="48EE48A6" w14:textId="77777777" w:rsidR="00E07D25" w:rsidRPr="00405A52" w:rsidRDefault="00E07D25" w:rsidP="0087763A">
      <w:pPr>
        <w:pStyle w:val="GOSTScript"/>
        <w:rPr>
          <w:lang w:val="ru-RU"/>
          <w:rPrChange w:id="5577" w:author="Опаева Лидия Арашаевна" w:date="2025-10-15T09:56:00Z">
            <w:rPr/>
          </w:rPrChange>
        </w:rPr>
      </w:pPr>
      <w:r w:rsidRPr="00E07D25">
        <w:tab/>
      </w:r>
      <w:r w:rsidRPr="00E07D25">
        <w:tab/>
      </w:r>
      <w:r w:rsidRPr="00E07D25">
        <w:tab/>
      </w:r>
      <w:r w:rsidRPr="00E07D25">
        <w:tab/>
      </w:r>
      <w:r w:rsidRPr="00E07D25">
        <w:tab/>
      </w:r>
      <w:r w:rsidRPr="00E07D25">
        <w:tab/>
      </w:r>
      <w:r w:rsidRPr="00405A52">
        <w:rPr>
          <w:lang w:val="ru-RU"/>
          <w:rPrChange w:id="5578" w:author="Опаева Лидия Арашаевна" w:date="2025-10-15T09:56:00Z">
            <w:rPr/>
          </w:rPrChange>
        </w:rPr>
        <w:t>"</w:t>
      </w:r>
      <w:r w:rsidRPr="00E07D25">
        <w:t>value</w:t>
      </w:r>
      <w:r w:rsidRPr="00405A52">
        <w:rPr>
          <w:lang w:val="ru-RU"/>
          <w:rPrChange w:id="5579" w:author="Опаева Лидия Арашаевна" w:date="2025-10-15T09:56:00Z">
            <w:rPr/>
          </w:rPrChange>
        </w:rPr>
        <w:t>": "</w:t>
      </w:r>
      <w:r w:rsidRPr="00F7170F">
        <w:rPr>
          <w:lang w:val="ru-RU"/>
        </w:rPr>
        <w:t>ПОСТУПЛЕНИЯ</w:t>
      </w:r>
      <w:r w:rsidRPr="00405A52">
        <w:rPr>
          <w:lang w:val="ru-RU"/>
          <w:rPrChange w:id="5580" w:author="Опаева Лидия Арашаевна" w:date="2025-10-15T09:56:00Z">
            <w:rPr/>
          </w:rPrChange>
        </w:rPr>
        <w:t>_</w:t>
      </w:r>
      <w:r w:rsidRPr="00F7170F">
        <w:rPr>
          <w:lang w:val="ru-RU"/>
        </w:rPr>
        <w:t>КУ</w:t>
      </w:r>
      <w:r w:rsidRPr="00405A52">
        <w:rPr>
          <w:lang w:val="ru-RU"/>
          <w:rPrChange w:id="5581" w:author="Опаева Лидия Арашаевна" w:date="2025-10-15T09:56:00Z">
            <w:rPr/>
          </w:rPrChange>
        </w:rPr>
        <w:t>"</w:t>
      </w:r>
    </w:p>
    <w:p w14:paraId="7865ED74" w14:textId="77777777" w:rsidR="00E07D25" w:rsidRPr="00405A52" w:rsidRDefault="00E07D25" w:rsidP="0087763A">
      <w:pPr>
        <w:pStyle w:val="GOSTScript"/>
        <w:rPr>
          <w:lang w:val="ru-RU"/>
          <w:rPrChange w:id="5582" w:author="Опаева Лидия Арашаевна" w:date="2025-10-15T09:56:00Z">
            <w:rPr/>
          </w:rPrChange>
        </w:rPr>
      </w:pPr>
      <w:r w:rsidRPr="00405A52">
        <w:rPr>
          <w:lang w:val="ru-RU"/>
          <w:rPrChange w:id="5583" w:author="Опаева Лидия Арашаевна" w:date="2025-10-15T09:56:00Z">
            <w:rPr/>
          </w:rPrChange>
        </w:rPr>
        <w:tab/>
      </w:r>
      <w:r w:rsidRPr="00405A52">
        <w:rPr>
          <w:lang w:val="ru-RU"/>
          <w:rPrChange w:id="5584" w:author="Опаева Лидия Арашаевна" w:date="2025-10-15T09:56:00Z">
            <w:rPr/>
          </w:rPrChange>
        </w:rPr>
        <w:tab/>
      </w:r>
      <w:r w:rsidRPr="00405A52">
        <w:rPr>
          <w:lang w:val="ru-RU"/>
          <w:rPrChange w:id="5585" w:author="Опаева Лидия Арашаевна" w:date="2025-10-15T09:56:00Z">
            <w:rPr/>
          </w:rPrChange>
        </w:rPr>
        <w:tab/>
      </w:r>
      <w:r w:rsidRPr="00405A52">
        <w:rPr>
          <w:lang w:val="ru-RU"/>
          <w:rPrChange w:id="5586" w:author="Опаева Лидия Арашаевна" w:date="2025-10-15T09:56:00Z">
            <w:rPr/>
          </w:rPrChange>
        </w:rPr>
        <w:tab/>
      </w:r>
      <w:r w:rsidRPr="00405A52">
        <w:rPr>
          <w:lang w:val="ru-RU"/>
          <w:rPrChange w:id="5587" w:author="Опаева Лидия Арашаевна" w:date="2025-10-15T09:56:00Z">
            <w:rPr/>
          </w:rPrChange>
        </w:rPr>
        <w:tab/>
        <w:t>},</w:t>
      </w:r>
    </w:p>
    <w:p w14:paraId="79538395" w14:textId="77777777" w:rsidR="00E07D25" w:rsidRPr="00405A52" w:rsidRDefault="00E07D25" w:rsidP="0087763A">
      <w:pPr>
        <w:pStyle w:val="GOSTScript"/>
        <w:rPr>
          <w:lang w:val="ru-RU"/>
          <w:rPrChange w:id="5588" w:author="Опаева Лидия Арашаевна" w:date="2025-10-15T09:56:00Z">
            <w:rPr/>
          </w:rPrChange>
        </w:rPr>
      </w:pPr>
      <w:r w:rsidRPr="00405A52">
        <w:rPr>
          <w:lang w:val="ru-RU"/>
          <w:rPrChange w:id="5589" w:author="Опаева Лидия Арашаевна" w:date="2025-10-15T09:56:00Z">
            <w:rPr/>
          </w:rPrChange>
        </w:rPr>
        <w:tab/>
      </w:r>
      <w:r w:rsidRPr="00405A52">
        <w:rPr>
          <w:lang w:val="ru-RU"/>
          <w:rPrChange w:id="5590" w:author="Опаева Лидия Арашаевна" w:date="2025-10-15T09:56:00Z">
            <w:rPr/>
          </w:rPrChange>
        </w:rPr>
        <w:tab/>
      </w:r>
      <w:r w:rsidRPr="00405A52">
        <w:rPr>
          <w:lang w:val="ru-RU"/>
          <w:rPrChange w:id="5591" w:author="Опаева Лидия Арашаевна" w:date="2025-10-15T09:56:00Z">
            <w:rPr/>
          </w:rPrChange>
        </w:rPr>
        <w:tab/>
      </w:r>
      <w:r w:rsidRPr="00405A52">
        <w:rPr>
          <w:lang w:val="ru-RU"/>
          <w:rPrChange w:id="5592" w:author="Опаева Лидия Арашаевна" w:date="2025-10-15T09:56:00Z">
            <w:rPr/>
          </w:rPrChange>
        </w:rPr>
        <w:tab/>
      </w:r>
      <w:r w:rsidRPr="00405A52">
        <w:rPr>
          <w:lang w:val="ru-RU"/>
          <w:rPrChange w:id="5593" w:author="Опаева Лидия Арашаевна" w:date="2025-10-15T09:56:00Z">
            <w:rPr/>
          </w:rPrChange>
        </w:rPr>
        <w:tab/>
        <w:t>{</w:t>
      </w:r>
    </w:p>
    <w:p w14:paraId="13EBE27E" w14:textId="77777777" w:rsidR="00E07D25" w:rsidRPr="00405A52" w:rsidRDefault="00E07D25" w:rsidP="0087763A">
      <w:pPr>
        <w:pStyle w:val="GOSTScript"/>
        <w:rPr>
          <w:lang w:val="ru-RU"/>
          <w:rPrChange w:id="5594" w:author="Опаева Лидия Арашаевна" w:date="2025-10-15T09:56:00Z">
            <w:rPr/>
          </w:rPrChange>
        </w:rPr>
      </w:pPr>
      <w:r w:rsidRPr="00405A52">
        <w:rPr>
          <w:lang w:val="ru-RU"/>
          <w:rPrChange w:id="5595" w:author="Опаева Лидия Арашаевна" w:date="2025-10-15T09:56:00Z">
            <w:rPr/>
          </w:rPrChange>
        </w:rPr>
        <w:tab/>
      </w:r>
      <w:r w:rsidRPr="00405A52">
        <w:rPr>
          <w:lang w:val="ru-RU"/>
          <w:rPrChange w:id="5596" w:author="Опаева Лидия Арашаевна" w:date="2025-10-15T09:56:00Z">
            <w:rPr/>
          </w:rPrChange>
        </w:rPr>
        <w:tab/>
      </w:r>
      <w:r w:rsidRPr="00405A52">
        <w:rPr>
          <w:lang w:val="ru-RU"/>
          <w:rPrChange w:id="5597" w:author="Опаева Лидия Арашаевна" w:date="2025-10-15T09:56:00Z">
            <w:rPr/>
          </w:rPrChange>
        </w:rPr>
        <w:tab/>
      </w:r>
      <w:r w:rsidRPr="00405A52">
        <w:rPr>
          <w:lang w:val="ru-RU"/>
          <w:rPrChange w:id="5598" w:author="Опаева Лидия Арашаевна" w:date="2025-10-15T09:56:00Z">
            <w:rPr/>
          </w:rPrChange>
        </w:rPr>
        <w:tab/>
      </w:r>
      <w:r w:rsidRPr="00405A52">
        <w:rPr>
          <w:lang w:val="ru-RU"/>
          <w:rPrChange w:id="5599" w:author="Опаева Лидия Арашаевна" w:date="2025-10-15T09:56:00Z">
            <w:rPr/>
          </w:rPrChange>
        </w:rPr>
        <w:tab/>
      </w:r>
      <w:r w:rsidRPr="00405A52">
        <w:rPr>
          <w:lang w:val="ru-RU"/>
          <w:rPrChange w:id="5600" w:author="Опаева Лидия Арашаевна" w:date="2025-10-15T09:56:00Z">
            <w:rPr/>
          </w:rPrChange>
        </w:rPr>
        <w:tab/>
        <w:t>"</w:t>
      </w:r>
      <w:r w:rsidRPr="00E07D25">
        <w:t>param</w:t>
      </w:r>
      <w:r w:rsidRPr="00405A52">
        <w:rPr>
          <w:lang w:val="ru-RU"/>
          <w:rPrChange w:id="5601" w:author="Опаева Лидия Арашаевна" w:date="2025-10-15T09:56:00Z">
            <w:rPr/>
          </w:rPrChange>
        </w:rPr>
        <w:t>": "</w:t>
      </w:r>
      <w:r w:rsidRPr="00E07D25">
        <w:t>pzo</w:t>
      </w:r>
      <w:r w:rsidRPr="00405A52">
        <w:rPr>
          <w:lang w:val="ru-RU"/>
          <w:rPrChange w:id="5602" w:author="Опаева Лидия Арашаевна" w:date="2025-10-15T09:56:00Z">
            <w:rPr/>
          </w:rPrChange>
        </w:rPr>
        <w:t>",</w:t>
      </w:r>
    </w:p>
    <w:p w14:paraId="5B5CBCE3" w14:textId="77777777" w:rsidR="00E07D25" w:rsidRPr="00E07D25" w:rsidRDefault="00E07D25" w:rsidP="0087763A">
      <w:pPr>
        <w:pStyle w:val="GOSTScript"/>
      </w:pPr>
      <w:r w:rsidRPr="00405A52">
        <w:rPr>
          <w:lang w:val="ru-RU"/>
          <w:rPrChange w:id="5603" w:author="Опаева Лидия Арашаевна" w:date="2025-10-15T09:56:00Z">
            <w:rPr/>
          </w:rPrChange>
        </w:rPr>
        <w:tab/>
      </w:r>
      <w:r w:rsidRPr="00405A52">
        <w:rPr>
          <w:lang w:val="ru-RU"/>
          <w:rPrChange w:id="5604" w:author="Опаева Лидия Арашаевна" w:date="2025-10-15T09:56:00Z">
            <w:rPr/>
          </w:rPrChange>
        </w:rPr>
        <w:tab/>
      </w:r>
      <w:r w:rsidRPr="00405A52">
        <w:rPr>
          <w:lang w:val="ru-RU"/>
          <w:rPrChange w:id="5605" w:author="Опаева Лидия Арашаевна" w:date="2025-10-15T09:56:00Z">
            <w:rPr/>
          </w:rPrChange>
        </w:rPr>
        <w:tab/>
      </w:r>
      <w:r w:rsidRPr="00405A52">
        <w:rPr>
          <w:lang w:val="ru-RU"/>
          <w:rPrChange w:id="5606" w:author="Опаева Лидия Арашаевна" w:date="2025-10-15T09:56:00Z">
            <w:rPr/>
          </w:rPrChange>
        </w:rPr>
        <w:tab/>
      </w:r>
      <w:r w:rsidRPr="00405A52">
        <w:rPr>
          <w:lang w:val="ru-RU"/>
          <w:rPrChange w:id="5607" w:author="Опаева Лидия Арашаевна" w:date="2025-10-15T09:56:00Z">
            <w:rPr/>
          </w:rPrChange>
        </w:rPr>
        <w:tab/>
      </w:r>
      <w:r w:rsidRPr="00405A52">
        <w:rPr>
          <w:lang w:val="ru-RU"/>
          <w:rPrChange w:id="5608" w:author="Опаева Лидия Арашаевна" w:date="2025-10-15T09:56:00Z">
            <w:rPr/>
          </w:rPrChange>
        </w:rPr>
        <w:tab/>
      </w:r>
      <w:r w:rsidRPr="00E07D25">
        <w:t>"value": "-"</w:t>
      </w:r>
    </w:p>
    <w:p w14:paraId="0FC72463"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65CBAE39"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51E7ACC1"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"param": "accesslevel",</w:t>
      </w:r>
    </w:p>
    <w:p w14:paraId="3FDB3F1B" w14:textId="77777777" w:rsidR="00E07D25" w:rsidRPr="00E07D25" w:rsidRDefault="00E07D25" w:rsidP="0087763A">
      <w:pPr>
        <w:pStyle w:val="GOSTScript"/>
      </w:pPr>
      <w:r w:rsidRPr="00E07D25">
        <w:tab/>
      </w:r>
      <w:r w:rsidRPr="00E07D25">
        <w:tab/>
      </w:r>
      <w:r w:rsidRPr="00E07D25">
        <w:tab/>
      </w:r>
      <w:r w:rsidRPr="00E07D25">
        <w:tab/>
      </w:r>
      <w:r w:rsidRPr="00E07D25">
        <w:tab/>
      </w:r>
      <w:r w:rsidRPr="00E07D25">
        <w:tab/>
        <w:t>"value": "0"</w:t>
      </w:r>
    </w:p>
    <w:p w14:paraId="5910C43A" w14:textId="77777777" w:rsidR="00E07D25" w:rsidRPr="00E07D25" w:rsidRDefault="00E07D25" w:rsidP="0087763A">
      <w:pPr>
        <w:pStyle w:val="GOSTScript"/>
      </w:pPr>
      <w:r w:rsidRPr="00E07D25">
        <w:tab/>
      </w:r>
      <w:r w:rsidRPr="00E07D25">
        <w:tab/>
      </w:r>
      <w:r w:rsidRPr="00E07D25">
        <w:tab/>
      </w:r>
      <w:r w:rsidRPr="00E07D25">
        <w:tab/>
      </w:r>
      <w:r w:rsidRPr="00E07D25">
        <w:tab/>
        <w:t>}</w:t>
      </w:r>
    </w:p>
    <w:p w14:paraId="7344C19B" w14:textId="77777777" w:rsidR="00E07D25" w:rsidRPr="00E07D25" w:rsidRDefault="00E07D25" w:rsidP="0087763A">
      <w:pPr>
        <w:pStyle w:val="GOSTScript"/>
      </w:pPr>
      <w:r w:rsidRPr="00E07D25">
        <w:tab/>
      </w:r>
      <w:r w:rsidRPr="00E07D25">
        <w:tab/>
      </w:r>
      <w:r w:rsidRPr="00E07D25">
        <w:tab/>
      </w:r>
      <w:r w:rsidRPr="00E07D25">
        <w:tab/>
        <w:t>],</w:t>
      </w:r>
    </w:p>
    <w:p w14:paraId="2FC43DA9" w14:textId="77777777" w:rsidR="00E07D25" w:rsidRPr="00E07D25" w:rsidRDefault="00E07D25" w:rsidP="0087763A">
      <w:pPr>
        <w:pStyle w:val="GOSTScript"/>
      </w:pPr>
      <w:r w:rsidRPr="00E07D25">
        <w:tab/>
      </w:r>
      <w:r w:rsidRPr="00E07D25">
        <w:tab/>
      </w:r>
      <w:r w:rsidRPr="00E07D25">
        <w:tab/>
      </w:r>
      <w:r w:rsidRPr="00E07D25">
        <w:tab/>
        <w:t>"RecType": "0",</w:t>
      </w:r>
    </w:p>
    <w:p w14:paraId="167E5B08" w14:textId="77777777" w:rsidR="00E07D25" w:rsidRPr="00E07D25" w:rsidRDefault="00E07D25" w:rsidP="0087763A">
      <w:pPr>
        <w:pStyle w:val="GOSTScript"/>
      </w:pPr>
      <w:r w:rsidRPr="00E07D25">
        <w:tab/>
      </w:r>
      <w:r w:rsidRPr="00E07D25">
        <w:tab/>
      </w:r>
      <w:r w:rsidRPr="00E07D25">
        <w:tab/>
      </w:r>
      <w:r w:rsidRPr="00E07D25">
        <w:tab/>
        <w:t>"CurrencyCode": "643",</w:t>
      </w:r>
    </w:p>
    <w:p w14:paraId="08770532" w14:textId="395E8FCA" w:rsidR="00E07D25" w:rsidRPr="00E07D25" w:rsidRDefault="00E07D25" w:rsidP="0087763A">
      <w:pPr>
        <w:pStyle w:val="GOSTScript"/>
      </w:pPr>
      <w:r w:rsidRPr="00E07D25">
        <w:tab/>
      </w:r>
      <w:r w:rsidRPr="00E07D25">
        <w:tab/>
      </w:r>
      <w:r w:rsidRPr="00E07D25">
        <w:tab/>
      </w:r>
      <w:r w:rsidRPr="00E07D25">
        <w:tab/>
        <w:t>"Amnt_val_cur": 100.0</w:t>
      </w:r>
      <w:r w:rsidR="007D2123">
        <w:t>0</w:t>
      </w:r>
      <w:r w:rsidRPr="00E07D25">
        <w:t>,</w:t>
      </w:r>
    </w:p>
    <w:p w14:paraId="590F06FC" w14:textId="7BBF0A93" w:rsidR="00E07D25" w:rsidRPr="00405A52" w:rsidRDefault="00E07D25" w:rsidP="0087763A">
      <w:pPr>
        <w:pStyle w:val="GOSTScript"/>
        <w:rPr>
          <w:rPrChange w:id="5609" w:author="Опаева Лидия Арашаевна" w:date="2025-10-15T09:56:00Z">
            <w:rPr>
              <w:lang w:val="ru-RU"/>
            </w:rPr>
          </w:rPrChange>
        </w:rPr>
      </w:pPr>
      <w:r w:rsidRPr="00E07D25">
        <w:tab/>
      </w:r>
      <w:r w:rsidRPr="00E07D25">
        <w:tab/>
      </w:r>
      <w:r w:rsidRPr="00E07D25">
        <w:tab/>
      </w:r>
      <w:r w:rsidRPr="00E07D25">
        <w:tab/>
      </w:r>
      <w:r w:rsidRPr="00405A52">
        <w:rPr>
          <w:rPrChange w:id="5610" w:author="Опаева Лидия Арашаевна" w:date="2025-10-15T09:56:00Z">
            <w:rPr>
              <w:lang w:val="ru-RU"/>
            </w:rPr>
          </w:rPrChange>
        </w:rPr>
        <w:t>"</w:t>
      </w:r>
      <w:r w:rsidRPr="00E07D25">
        <w:t>Amnt</w:t>
      </w:r>
      <w:r w:rsidRPr="00405A52">
        <w:rPr>
          <w:rPrChange w:id="5611" w:author="Опаева Лидия Арашаевна" w:date="2025-10-15T09:56:00Z">
            <w:rPr>
              <w:lang w:val="ru-RU"/>
            </w:rPr>
          </w:rPrChange>
        </w:rPr>
        <w:t>_</w:t>
      </w:r>
      <w:r w:rsidRPr="00E07D25">
        <w:t>oper</w:t>
      </w:r>
      <w:r w:rsidRPr="00405A52">
        <w:rPr>
          <w:rPrChange w:id="5612" w:author="Опаева Лидия Арашаевна" w:date="2025-10-15T09:56:00Z">
            <w:rPr>
              <w:lang w:val="ru-RU"/>
            </w:rPr>
          </w:rPrChange>
        </w:rPr>
        <w:t>_</w:t>
      </w:r>
      <w:r w:rsidRPr="00E07D25">
        <w:t>cur</w:t>
      </w:r>
      <w:r w:rsidRPr="00405A52">
        <w:rPr>
          <w:rPrChange w:id="5613" w:author="Опаева Лидия Арашаевна" w:date="2025-10-15T09:56:00Z">
            <w:rPr>
              <w:lang w:val="ru-RU"/>
            </w:rPr>
          </w:rPrChange>
        </w:rPr>
        <w:t>": 100.0</w:t>
      </w:r>
      <w:r w:rsidR="007D2123" w:rsidRPr="00405A52">
        <w:rPr>
          <w:rPrChange w:id="5614" w:author="Опаева Лидия Арашаевна" w:date="2025-10-15T09:56:00Z">
            <w:rPr>
              <w:lang w:val="ru-RU"/>
            </w:rPr>
          </w:rPrChange>
        </w:rPr>
        <w:t>0</w:t>
      </w:r>
    </w:p>
    <w:p w14:paraId="308BD7C0" w14:textId="77777777" w:rsidR="00E07D25" w:rsidRPr="00C75A4E" w:rsidRDefault="00E07D25" w:rsidP="0087763A">
      <w:pPr>
        <w:pStyle w:val="GOSTScript"/>
        <w:rPr>
          <w:lang w:val="ru-RU"/>
        </w:rPr>
      </w:pPr>
      <w:r w:rsidRPr="00405A52">
        <w:rPr>
          <w:rPrChange w:id="5615" w:author="Опаева Лидия Арашаевна" w:date="2025-10-15T09:56:00Z">
            <w:rPr>
              <w:lang w:val="ru-RU"/>
            </w:rPr>
          </w:rPrChange>
        </w:rPr>
        <w:tab/>
      </w:r>
      <w:r w:rsidRPr="00405A52">
        <w:rPr>
          <w:rPrChange w:id="5616" w:author="Опаева Лидия Арашаевна" w:date="2025-10-15T09:56:00Z">
            <w:rPr>
              <w:lang w:val="ru-RU"/>
            </w:rPr>
          </w:rPrChange>
        </w:rPr>
        <w:tab/>
      </w:r>
      <w:r w:rsidRPr="00405A52">
        <w:rPr>
          <w:rPrChange w:id="5617" w:author="Опаева Лидия Арашаевна" w:date="2025-10-15T09:56:00Z">
            <w:rPr>
              <w:lang w:val="ru-RU"/>
            </w:rPr>
          </w:rPrChange>
        </w:rPr>
        <w:tab/>
      </w:r>
      <w:r w:rsidRPr="00C75A4E">
        <w:rPr>
          <w:lang w:val="ru-RU"/>
        </w:rPr>
        <w:t>}</w:t>
      </w:r>
    </w:p>
    <w:p w14:paraId="7FE0B14B" w14:textId="77777777" w:rsidR="00E07D25" w:rsidRPr="00C75A4E" w:rsidRDefault="00E07D25" w:rsidP="0087763A">
      <w:pPr>
        <w:pStyle w:val="GOSTScript"/>
        <w:rPr>
          <w:lang w:val="ru-RU"/>
        </w:rPr>
      </w:pPr>
      <w:r w:rsidRPr="00C75A4E">
        <w:rPr>
          <w:lang w:val="ru-RU"/>
        </w:rPr>
        <w:tab/>
      </w:r>
      <w:r w:rsidRPr="00C75A4E">
        <w:rPr>
          <w:lang w:val="ru-RU"/>
        </w:rPr>
        <w:tab/>
        <w:t>]</w:t>
      </w:r>
    </w:p>
    <w:p w14:paraId="69FE9490" w14:textId="77777777" w:rsidR="00E07D25" w:rsidRPr="00C75A4E" w:rsidRDefault="00E07D25" w:rsidP="0087763A">
      <w:pPr>
        <w:pStyle w:val="GOSTScript"/>
        <w:rPr>
          <w:lang w:val="ru-RU"/>
        </w:rPr>
      </w:pPr>
      <w:r w:rsidRPr="00C75A4E">
        <w:rPr>
          <w:lang w:val="ru-RU"/>
        </w:rPr>
        <w:tab/>
        <w:t>}</w:t>
      </w:r>
    </w:p>
    <w:p w14:paraId="2CDABF26" w14:textId="77777777" w:rsidR="00E07D25" w:rsidRPr="00C75A4E" w:rsidRDefault="00E07D25" w:rsidP="00C75A4E">
      <w:pPr>
        <w:pStyle w:val="GOSTScript"/>
        <w:rPr>
          <w:lang w:val="ru-RU"/>
        </w:rPr>
      </w:pPr>
      <w:r w:rsidRPr="00C75A4E">
        <w:rPr>
          <w:lang w:val="ru-RU"/>
        </w:rPr>
        <w:t>}</w:t>
      </w:r>
    </w:p>
    <w:p w14:paraId="4326B1D0" w14:textId="77777777" w:rsidR="00815C1F" w:rsidRDefault="00815C1F" w:rsidP="00C75A4E">
      <w:pPr>
        <w:pStyle w:val="GOSTNormal"/>
        <w:rPr>
          <w:u w:val="single"/>
        </w:rPr>
      </w:pPr>
    </w:p>
    <w:p w14:paraId="0C41D559" w14:textId="78A8EF5C" w:rsidR="109D8E8A" w:rsidRPr="0004346C" w:rsidRDefault="109D8E8A" w:rsidP="00C75A4E">
      <w:pPr>
        <w:pStyle w:val="GOSTNormal"/>
      </w:pPr>
      <w:r w:rsidRPr="0087763A">
        <w:rPr>
          <w:u w:val="single"/>
        </w:rPr>
        <w:t>Пример №2</w:t>
      </w:r>
      <w:r w:rsidR="0004346C" w:rsidRPr="0087763A">
        <w:rPr>
          <w:u w:val="single"/>
        </w:rPr>
        <w:t xml:space="preserve"> (Признак необходимости отображения данных в разрезе документов = 1 – необходимы атрибуты документов</w:t>
      </w:r>
      <w:r w:rsidR="00362591" w:rsidRPr="0087763A">
        <w:rPr>
          <w:u w:val="single"/>
        </w:rPr>
        <w:t>, приз</w:t>
      </w:r>
      <w:r w:rsidR="00AA203C" w:rsidRPr="0087763A">
        <w:rPr>
          <w:u w:val="single"/>
        </w:rPr>
        <w:t xml:space="preserve">нак необходимости группировки по корреспонденции </w:t>
      </w:r>
      <w:r w:rsidR="005E52D2" w:rsidRPr="0087763A">
        <w:rPr>
          <w:u w:val="single"/>
        </w:rPr>
        <w:t>=</w:t>
      </w:r>
      <w:r w:rsidR="00AA203C" w:rsidRPr="0087763A">
        <w:rPr>
          <w:u w:val="single"/>
        </w:rPr>
        <w:t xml:space="preserve"> 0 – не группировать</w:t>
      </w:r>
      <w:r w:rsidR="00362591" w:rsidRPr="0087763A">
        <w:rPr>
          <w:u w:val="single"/>
        </w:rPr>
        <w:t>, в запросе указаны параметры отображения = аналитические признаки «Наименование документа», «Код системы», «Уровень конфиденциальности»</w:t>
      </w:r>
      <w:r w:rsidR="0004346C" w:rsidRPr="0087763A">
        <w:rPr>
          <w:u w:val="single"/>
        </w:rPr>
        <w:t>)</w:t>
      </w:r>
      <w:r w:rsidR="008E1B68" w:rsidRPr="0087763A">
        <w:rPr>
          <w:u w:val="single"/>
        </w:rPr>
        <w:t>:</w:t>
      </w:r>
    </w:p>
    <w:p w14:paraId="438EF3C7" w14:textId="77777777" w:rsidR="00DA1338" w:rsidRPr="00DA1338" w:rsidRDefault="00DA1338" w:rsidP="0087763A">
      <w:pPr>
        <w:pStyle w:val="GOSTScript"/>
      </w:pPr>
      <w:r w:rsidRPr="00DA1338">
        <w:t>{</w:t>
      </w:r>
    </w:p>
    <w:p w14:paraId="5E2AF108" w14:textId="77777777" w:rsidR="00DA1338" w:rsidRPr="00DA1338" w:rsidRDefault="00DA1338" w:rsidP="0087763A">
      <w:pPr>
        <w:pStyle w:val="GOSTScript"/>
      </w:pPr>
      <w:r w:rsidRPr="00DA1338">
        <w:lastRenderedPageBreak/>
        <w:tab/>
        <w:t>"header": {</w:t>
      </w:r>
    </w:p>
    <w:p w14:paraId="306DB4A5" w14:textId="77777777" w:rsidR="00DA1338" w:rsidRPr="00DA1338" w:rsidRDefault="00DA1338" w:rsidP="0087763A">
      <w:pPr>
        <w:pStyle w:val="GOSTScript"/>
      </w:pPr>
      <w:r w:rsidRPr="00DA1338">
        <w:tab/>
      </w:r>
      <w:r w:rsidRPr="00DA1338">
        <w:tab/>
        <w:t>"Source": "EXP05",</w:t>
      </w:r>
    </w:p>
    <w:p w14:paraId="7BB7F7A1" w14:textId="77777777" w:rsidR="00DA1338" w:rsidRPr="00DA1338" w:rsidRDefault="00DA1338" w:rsidP="0087763A">
      <w:pPr>
        <w:pStyle w:val="GOSTScript"/>
      </w:pPr>
      <w:r w:rsidRPr="00DA1338">
        <w:tab/>
      </w:r>
      <w:r w:rsidRPr="00DA1338">
        <w:tab/>
        <w:t>"Receiver": "EXP05",</w:t>
      </w:r>
    </w:p>
    <w:p w14:paraId="5BA3C596" w14:textId="77777777" w:rsidR="00DA1338" w:rsidRPr="00DA1338" w:rsidRDefault="00DA1338" w:rsidP="0087763A">
      <w:pPr>
        <w:pStyle w:val="GOSTScript"/>
      </w:pPr>
      <w:r w:rsidRPr="00DA1338">
        <w:tab/>
      </w:r>
      <w:r w:rsidRPr="00DA1338">
        <w:tab/>
        <w:t>"AnsDateTime": "2022-11-31 12:21:15",</w:t>
      </w:r>
    </w:p>
    <w:p w14:paraId="34DFED20" w14:textId="77777777" w:rsidR="00DA1338" w:rsidRPr="00DA1338" w:rsidRDefault="00DA1338" w:rsidP="0087763A">
      <w:pPr>
        <w:pStyle w:val="GOSTScript"/>
      </w:pPr>
      <w:r w:rsidRPr="00DA1338">
        <w:tab/>
      </w:r>
      <w:r w:rsidRPr="00DA1338">
        <w:tab/>
        <w:t>"Version": "1.0",</w:t>
      </w:r>
    </w:p>
    <w:p w14:paraId="0D98B21B" w14:textId="77777777" w:rsidR="00DA1338" w:rsidRPr="00DA1338" w:rsidRDefault="00DA1338" w:rsidP="0087763A">
      <w:pPr>
        <w:pStyle w:val="GOSTScript"/>
      </w:pPr>
      <w:r w:rsidRPr="00DA1338">
        <w:tab/>
      </w:r>
      <w:r w:rsidRPr="00DA1338">
        <w:tab/>
        <w:t>"ReqGuid": "g5t4ce5d-1473-9737-903v-cfa72ba94f10",</w:t>
      </w:r>
    </w:p>
    <w:p w14:paraId="35F5623E" w14:textId="77777777" w:rsidR="00DA1338" w:rsidRPr="00DA1338" w:rsidRDefault="00DA1338" w:rsidP="0087763A">
      <w:pPr>
        <w:pStyle w:val="GOSTScript"/>
      </w:pPr>
      <w:r w:rsidRPr="00DA1338">
        <w:tab/>
      </w:r>
      <w:r w:rsidRPr="00DA1338">
        <w:tab/>
        <w:t>"AnsGuid": "g5t4ce5d-1473-9737-903v-cfa72ba94f40",</w:t>
      </w:r>
    </w:p>
    <w:p w14:paraId="21C6B35A" w14:textId="77777777" w:rsidR="00DA1338" w:rsidRPr="00DA1338" w:rsidRDefault="00DA1338" w:rsidP="0087763A">
      <w:pPr>
        <w:pStyle w:val="GOSTScript"/>
      </w:pPr>
      <w:r w:rsidRPr="00DA1338">
        <w:tab/>
      </w:r>
      <w:r w:rsidRPr="00DA1338">
        <w:tab/>
        <w:t>"DocGuid": "g5t4ce5d-1473-9737-903v-cfa72ba94f60",</w:t>
      </w:r>
    </w:p>
    <w:p w14:paraId="5EDB3A77" w14:textId="77777777" w:rsidR="00DA1338" w:rsidRPr="00DA1338" w:rsidRDefault="00DA1338" w:rsidP="0087763A">
      <w:pPr>
        <w:pStyle w:val="GOSTScript"/>
      </w:pPr>
      <w:r w:rsidRPr="00DA1338">
        <w:tab/>
      </w:r>
      <w:r w:rsidRPr="00DA1338">
        <w:tab/>
        <w:t>"Result": "S"</w:t>
      </w:r>
    </w:p>
    <w:p w14:paraId="1B5EDEF8" w14:textId="77777777" w:rsidR="00DA1338" w:rsidRPr="00DA1338" w:rsidRDefault="00DA1338" w:rsidP="0087763A">
      <w:pPr>
        <w:pStyle w:val="GOSTScript"/>
      </w:pPr>
      <w:r w:rsidRPr="00DA1338">
        <w:tab/>
        <w:t>},</w:t>
      </w:r>
    </w:p>
    <w:p w14:paraId="219C8D9D" w14:textId="77777777" w:rsidR="00DA1338" w:rsidRPr="00DA1338" w:rsidRDefault="00DA1338" w:rsidP="0087763A">
      <w:pPr>
        <w:pStyle w:val="GOSTScript"/>
      </w:pPr>
      <w:r w:rsidRPr="00DA1338">
        <w:tab/>
        <w:t>"document": {</w:t>
      </w:r>
    </w:p>
    <w:p w14:paraId="5D813512" w14:textId="77777777" w:rsidR="002B5FE9" w:rsidRPr="00BF7E78" w:rsidRDefault="002B5FE9" w:rsidP="002B5FE9">
      <w:pPr>
        <w:pStyle w:val="GOSTScript"/>
        <w:rPr>
          <w:ins w:id="5618" w:author="Сатлер Марина Викторовна" w:date="2025-10-10T09:17:00Z"/>
        </w:rPr>
      </w:pPr>
      <w:ins w:id="5619" w:author="Сатлер Марина Викторовна" w:date="2025-10-10T09:17:00Z">
        <w:r w:rsidRPr="00BF7E78">
          <w:tab/>
        </w:r>
        <w:r w:rsidRPr="00BF7E78">
          <w:tab/>
          <w:t>"Page": 2,</w:t>
        </w:r>
      </w:ins>
    </w:p>
    <w:p w14:paraId="40DDD22C" w14:textId="77777777" w:rsidR="002B5FE9" w:rsidRDefault="002B5FE9" w:rsidP="002B5FE9">
      <w:pPr>
        <w:pStyle w:val="GOSTScript"/>
        <w:rPr>
          <w:ins w:id="5620" w:author="Сатлер Марина Викторовна" w:date="2025-10-10T09:17:00Z"/>
        </w:rPr>
      </w:pPr>
      <w:ins w:id="5621" w:author="Сатлер Марина Викторовна" w:date="2025-10-10T09:17:00Z">
        <w:r w:rsidRPr="00BF7E78">
          <w:tab/>
        </w:r>
        <w:r w:rsidRPr="00BF7E78">
          <w:tab/>
          <w:t>"AllPages": 10,</w:t>
        </w:r>
      </w:ins>
    </w:p>
    <w:p w14:paraId="0DF17862" w14:textId="77777777" w:rsidR="00DA1338" w:rsidRPr="00DA1338" w:rsidRDefault="00DA1338" w:rsidP="0087763A">
      <w:pPr>
        <w:pStyle w:val="GOSTScript"/>
      </w:pPr>
      <w:r w:rsidRPr="00DA1338">
        <w:tab/>
      </w:r>
      <w:r w:rsidRPr="00DA1338">
        <w:tab/>
        <w:t>"RespData": [</w:t>
      </w:r>
    </w:p>
    <w:p w14:paraId="03A411DC" w14:textId="77777777" w:rsidR="00DA1338" w:rsidRPr="00DA1338" w:rsidRDefault="00DA1338" w:rsidP="0087763A">
      <w:pPr>
        <w:pStyle w:val="GOSTScript"/>
      </w:pPr>
      <w:r w:rsidRPr="00DA1338">
        <w:tab/>
      </w:r>
      <w:r w:rsidRPr="00DA1338">
        <w:tab/>
      </w:r>
      <w:r w:rsidRPr="00DA1338">
        <w:tab/>
        <w:t>{</w:t>
      </w:r>
    </w:p>
    <w:p w14:paraId="484DD89F" w14:textId="77777777" w:rsidR="00DA1338" w:rsidRPr="00DA1338" w:rsidRDefault="00DA1338" w:rsidP="0087763A">
      <w:pPr>
        <w:pStyle w:val="GOSTScript"/>
      </w:pPr>
      <w:r w:rsidRPr="00DA1338">
        <w:tab/>
      </w:r>
      <w:r w:rsidRPr="00DA1338">
        <w:tab/>
      </w:r>
      <w:r w:rsidRPr="00DA1338">
        <w:tab/>
      </w:r>
      <w:r w:rsidRPr="00DA1338">
        <w:tab/>
        <w:t>"GUID": "g5t4ce5d-1473-9737-903v-cfa72ba94f90",</w:t>
      </w:r>
    </w:p>
    <w:p w14:paraId="6D7C3256" w14:textId="77777777" w:rsidR="00DA1338" w:rsidRPr="00DA1338" w:rsidRDefault="00DA1338" w:rsidP="0087763A">
      <w:pPr>
        <w:pStyle w:val="GOSTScript"/>
      </w:pPr>
      <w:r w:rsidRPr="00DA1338">
        <w:tab/>
      </w:r>
      <w:r w:rsidRPr="00DA1338">
        <w:tab/>
      </w:r>
      <w:r w:rsidRPr="00DA1338">
        <w:tab/>
      </w:r>
      <w:r w:rsidRPr="00DA1338">
        <w:tab/>
        <w:t>"DocType": "MSC_PAYM_ORDER_0401060",</w:t>
      </w:r>
    </w:p>
    <w:p w14:paraId="50A400A2" w14:textId="77777777" w:rsidR="00DA1338" w:rsidRPr="00DA1338" w:rsidRDefault="00DA1338" w:rsidP="0087763A">
      <w:pPr>
        <w:pStyle w:val="GOSTScript"/>
      </w:pPr>
      <w:r w:rsidRPr="00DA1338">
        <w:tab/>
      </w:r>
      <w:r w:rsidRPr="00DA1338">
        <w:tab/>
      </w:r>
      <w:r w:rsidRPr="00DA1338">
        <w:tab/>
      </w:r>
      <w:r w:rsidRPr="00DA1338">
        <w:tab/>
        <w:t>"DocNum": "1",</w:t>
      </w:r>
    </w:p>
    <w:p w14:paraId="3EB91633" w14:textId="77777777" w:rsidR="00DA1338" w:rsidRPr="00C75A4E" w:rsidRDefault="00DA1338" w:rsidP="0087763A">
      <w:pPr>
        <w:pStyle w:val="GOSTScript"/>
        <w:rPr>
          <w:lang w:val="ru-RU"/>
        </w:rPr>
      </w:pPr>
      <w:r w:rsidRPr="00DA1338">
        <w:tab/>
      </w:r>
      <w:r w:rsidRPr="00DA1338">
        <w:tab/>
      </w:r>
      <w:r w:rsidRPr="00DA1338">
        <w:tab/>
      </w:r>
      <w:r w:rsidRPr="00DA1338">
        <w:tab/>
      </w:r>
      <w:r w:rsidRPr="00C75A4E">
        <w:rPr>
          <w:lang w:val="ru-RU"/>
        </w:rPr>
        <w:t>"</w:t>
      </w:r>
      <w:r w:rsidRPr="00DA1338">
        <w:t>DocDate</w:t>
      </w:r>
      <w:r w:rsidRPr="00C75A4E">
        <w:rPr>
          <w:lang w:val="ru-RU"/>
        </w:rPr>
        <w:t>": "2022-11-21",</w:t>
      </w:r>
    </w:p>
    <w:p w14:paraId="5D958A14" w14:textId="77777777" w:rsidR="00DA1338" w:rsidRPr="00C75A4E" w:rsidRDefault="00DA1338"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DA1338">
        <w:t>OperationName</w:t>
      </w:r>
      <w:r w:rsidRPr="00C75A4E">
        <w:rPr>
          <w:lang w:val="ru-RU"/>
        </w:rPr>
        <w:t>": "Выбытие средств, поступивших во временное распоряжение",</w:t>
      </w:r>
    </w:p>
    <w:p w14:paraId="4CDEFC27" w14:textId="5418CDD2" w:rsidR="00DA1338" w:rsidRPr="00DA1338" w:rsidRDefault="00DA1338" w:rsidP="0087763A">
      <w:pPr>
        <w:pStyle w:val="GOSTScript"/>
      </w:pPr>
      <w:r w:rsidRPr="00C75A4E">
        <w:rPr>
          <w:lang w:val="ru-RU"/>
        </w:rPr>
        <w:tab/>
      </w:r>
      <w:r w:rsidRPr="00C75A4E">
        <w:rPr>
          <w:lang w:val="ru-RU"/>
        </w:rPr>
        <w:tab/>
      </w:r>
      <w:r w:rsidRPr="00C75A4E">
        <w:rPr>
          <w:lang w:val="ru-RU"/>
        </w:rPr>
        <w:tab/>
      </w:r>
      <w:r w:rsidRPr="00C75A4E">
        <w:rPr>
          <w:lang w:val="ru-RU"/>
        </w:rPr>
        <w:tab/>
      </w:r>
      <w:r w:rsidRPr="00DA1338">
        <w:t>"SettlDate": "2022-11-21",</w:t>
      </w:r>
    </w:p>
    <w:p w14:paraId="217C4AAC" w14:textId="77777777" w:rsidR="00DA1338" w:rsidRPr="00DA1338" w:rsidRDefault="00DA1338" w:rsidP="0087763A">
      <w:pPr>
        <w:pStyle w:val="GOSTScript"/>
      </w:pPr>
      <w:r w:rsidRPr="00DA1338">
        <w:tab/>
      </w:r>
      <w:r w:rsidRPr="00DA1338">
        <w:tab/>
      </w:r>
      <w:r w:rsidRPr="00DA1338">
        <w:tab/>
      </w:r>
      <w:r w:rsidRPr="00DA1338">
        <w:tab/>
        <w:t>"ActivDate": "2022-11-21",</w:t>
      </w:r>
    </w:p>
    <w:p w14:paraId="38496E8B" w14:textId="77777777" w:rsidR="00DA1338" w:rsidRPr="00DA1338" w:rsidRDefault="00DA1338" w:rsidP="0087763A">
      <w:pPr>
        <w:pStyle w:val="GOSTScript"/>
      </w:pPr>
      <w:r w:rsidRPr="00DA1338">
        <w:tab/>
      </w:r>
      <w:r w:rsidRPr="00DA1338">
        <w:tab/>
      </w:r>
      <w:r w:rsidRPr="00DA1338">
        <w:tab/>
      </w:r>
      <w:r w:rsidRPr="00DA1338">
        <w:tab/>
        <w:t>"TOFK": "6200",</w:t>
      </w:r>
    </w:p>
    <w:p w14:paraId="74229DF7" w14:textId="77777777" w:rsidR="00DA1338" w:rsidRPr="00DA1338" w:rsidRDefault="00DA1338" w:rsidP="0087763A">
      <w:pPr>
        <w:pStyle w:val="GOSTScript"/>
      </w:pPr>
      <w:r w:rsidRPr="00DA1338">
        <w:tab/>
      </w:r>
      <w:r w:rsidRPr="00DA1338">
        <w:tab/>
      </w:r>
      <w:r w:rsidRPr="00DA1338">
        <w:tab/>
      </w:r>
      <w:r w:rsidRPr="00DA1338">
        <w:tab/>
        <w:t>"Source": " EXP05",</w:t>
      </w:r>
    </w:p>
    <w:p w14:paraId="6F12F3E7" w14:textId="77777777" w:rsidR="00DA1338" w:rsidRPr="00DA1338" w:rsidRDefault="00DA1338" w:rsidP="0087763A">
      <w:pPr>
        <w:pStyle w:val="GOSTScript"/>
      </w:pPr>
      <w:r w:rsidRPr="00DA1338">
        <w:tab/>
      </w:r>
      <w:r w:rsidRPr="00DA1338">
        <w:tab/>
      </w:r>
      <w:r w:rsidRPr="00DA1338">
        <w:tab/>
      </w:r>
      <w:r w:rsidRPr="00DA1338">
        <w:tab/>
        <w:t>"VisualParams_Dt": [</w:t>
      </w:r>
    </w:p>
    <w:p w14:paraId="4523E9C4"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0DCBDFFE"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"docName",</w:t>
      </w:r>
    </w:p>
    <w:p w14:paraId="615CDA4E"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"Платежное поручение"</w:t>
      </w:r>
    </w:p>
    <w:p w14:paraId="422FC3AB"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3D724F16"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6550E245"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"fpeb",</w:t>
      </w:r>
    </w:p>
    <w:p w14:paraId="6B0564C1"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"EXP05"</w:t>
      </w:r>
    </w:p>
    <w:p w14:paraId="48F72B56"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4D465962"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1EDFE7F5"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"accesslevel",</w:t>
      </w:r>
    </w:p>
    <w:p w14:paraId="0ED2764D"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"1"</w:t>
      </w:r>
    </w:p>
    <w:p w14:paraId="3B1128B6"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1C53A590" w14:textId="77777777" w:rsidR="00DA1338" w:rsidRPr="00DA1338" w:rsidRDefault="00DA1338" w:rsidP="0087763A">
      <w:pPr>
        <w:pStyle w:val="GOSTScript"/>
      </w:pPr>
      <w:r w:rsidRPr="00DA1338">
        <w:tab/>
      </w:r>
      <w:r w:rsidRPr="00DA1338">
        <w:tab/>
      </w:r>
      <w:r w:rsidRPr="00DA1338">
        <w:tab/>
      </w:r>
      <w:r w:rsidRPr="00DA1338">
        <w:tab/>
        <w:t>],</w:t>
      </w:r>
    </w:p>
    <w:p w14:paraId="500337D0" w14:textId="77777777" w:rsidR="00DA1338" w:rsidRPr="00DA1338" w:rsidRDefault="00DA1338" w:rsidP="0087763A">
      <w:pPr>
        <w:pStyle w:val="GOSTScript"/>
      </w:pPr>
      <w:r w:rsidRPr="00DA1338">
        <w:lastRenderedPageBreak/>
        <w:tab/>
      </w:r>
      <w:r w:rsidRPr="00DA1338">
        <w:tab/>
      </w:r>
      <w:r w:rsidRPr="00DA1338">
        <w:tab/>
      </w:r>
      <w:r w:rsidRPr="00DA1338">
        <w:tab/>
        <w:t>"VisualParams_Cr": [</w:t>
      </w:r>
    </w:p>
    <w:p w14:paraId="268110BD"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406BE4E6"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"docName",</w:t>
      </w:r>
    </w:p>
    <w:p w14:paraId="063914EA"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"Платежное поручение"</w:t>
      </w:r>
    </w:p>
    <w:p w14:paraId="56E401D0"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04267A3C"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532BF1F7"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"fpeb",</w:t>
      </w:r>
    </w:p>
    <w:p w14:paraId="57EE63FA"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"EXP05"</w:t>
      </w:r>
    </w:p>
    <w:p w14:paraId="6F7E4017"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596D9D21"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5D31CEAF"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"accesslevel",</w:t>
      </w:r>
    </w:p>
    <w:p w14:paraId="5AD2E54A"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"1"</w:t>
      </w:r>
    </w:p>
    <w:p w14:paraId="67B3404A"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62B6531D" w14:textId="77777777" w:rsidR="00DA1338" w:rsidRPr="00DA1338" w:rsidRDefault="00DA1338" w:rsidP="0087763A">
      <w:pPr>
        <w:pStyle w:val="GOSTScript"/>
      </w:pPr>
      <w:r w:rsidRPr="00DA1338">
        <w:tab/>
      </w:r>
      <w:r w:rsidRPr="00DA1338">
        <w:tab/>
      </w:r>
      <w:r w:rsidRPr="00DA1338">
        <w:tab/>
      </w:r>
      <w:r w:rsidRPr="00DA1338">
        <w:tab/>
        <w:t>],</w:t>
      </w:r>
    </w:p>
    <w:p w14:paraId="079F5F86" w14:textId="77777777" w:rsidR="00DA1338" w:rsidRPr="00DA1338" w:rsidRDefault="00DA1338" w:rsidP="0087763A">
      <w:pPr>
        <w:pStyle w:val="GOSTScript"/>
      </w:pPr>
      <w:r w:rsidRPr="00DA1338">
        <w:tab/>
      </w:r>
      <w:r w:rsidRPr="00DA1338">
        <w:tab/>
      </w:r>
      <w:r w:rsidRPr="00DA1338">
        <w:tab/>
      </w:r>
      <w:r w:rsidRPr="00DA1338">
        <w:tab/>
        <w:t>"RecType": "1",</w:t>
      </w:r>
    </w:p>
    <w:p w14:paraId="08203EF2" w14:textId="77777777" w:rsidR="00DA1338" w:rsidRPr="00DA1338" w:rsidRDefault="00DA1338" w:rsidP="0087763A">
      <w:pPr>
        <w:pStyle w:val="GOSTScript"/>
      </w:pPr>
      <w:r w:rsidRPr="00DA1338">
        <w:tab/>
      </w:r>
      <w:r w:rsidRPr="00DA1338">
        <w:tab/>
      </w:r>
      <w:r w:rsidRPr="00DA1338">
        <w:tab/>
      </w:r>
      <w:r w:rsidRPr="00DA1338">
        <w:tab/>
        <w:t>"CurrencyCode": "643",</w:t>
      </w:r>
    </w:p>
    <w:p w14:paraId="581B8448" w14:textId="6B05B391" w:rsidR="00DA1338" w:rsidRPr="00DA1338" w:rsidRDefault="00DA1338" w:rsidP="0087763A">
      <w:pPr>
        <w:pStyle w:val="GOSTScript"/>
      </w:pPr>
      <w:r w:rsidRPr="00DA1338">
        <w:tab/>
      </w:r>
      <w:r w:rsidRPr="00DA1338">
        <w:tab/>
      </w:r>
      <w:r w:rsidRPr="00DA1338">
        <w:tab/>
      </w:r>
      <w:r w:rsidRPr="00DA1338">
        <w:tab/>
        <w:t>"Amnt_val_cur": 100.0</w:t>
      </w:r>
      <w:r w:rsidR="007D2123">
        <w:t>0</w:t>
      </w:r>
      <w:r w:rsidRPr="00DA1338">
        <w:t>,</w:t>
      </w:r>
    </w:p>
    <w:p w14:paraId="32AEAB1A" w14:textId="54C6BFC7" w:rsidR="00DA1338" w:rsidRPr="00DA1338" w:rsidRDefault="00DA1338" w:rsidP="0087763A">
      <w:pPr>
        <w:pStyle w:val="GOSTScript"/>
      </w:pPr>
      <w:r w:rsidRPr="00DA1338">
        <w:tab/>
      </w:r>
      <w:r w:rsidRPr="00DA1338">
        <w:tab/>
      </w:r>
      <w:r w:rsidRPr="00DA1338">
        <w:tab/>
      </w:r>
      <w:r w:rsidRPr="00DA1338">
        <w:tab/>
        <w:t>"Amnt_oper_cur": 100.0</w:t>
      </w:r>
      <w:r w:rsidR="007D2123">
        <w:t>0</w:t>
      </w:r>
    </w:p>
    <w:p w14:paraId="71E6E254" w14:textId="77777777" w:rsidR="00DA1338" w:rsidRPr="00DA1338" w:rsidRDefault="00DA1338" w:rsidP="0087763A">
      <w:pPr>
        <w:pStyle w:val="GOSTScript"/>
      </w:pPr>
      <w:r w:rsidRPr="00DA1338">
        <w:tab/>
      </w:r>
      <w:r w:rsidRPr="00DA1338">
        <w:tab/>
      </w:r>
      <w:r w:rsidRPr="00DA1338">
        <w:tab/>
        <w:t>},</w:t>
      </w:r>
    </w:p>
    <w:p w14:paraId="4185A135" w14:textId="77777777" w:rsidR="00DA1338" w:rsidRPr="00DA1338" w:rsidRDefault="00DA1338" w:rsidP="0087763A">
      <w:pPr>
        <w:pStyle w:val="GOSTScript"/>
      </w:pPr>
      <w:r w:rsidRPr="00DA1338">
        <w:tab/>
      </w:r>
      <w:r w:rsidRPr="00DA1338">
        <w:tab/>
      </w:r>
      <w:r w:rsidRPr="00DA1338">
        <w:tab/>
        <w:t>{</w:t>
      </w:r>
    </w:p>
    <w:p w14:paraId="3E864F49" w14:textId="77777777" w:rsidR="00DA1338" w:rsidRPr="00DA1338" w:rsidRDefault="00DA1338" w:rsidP="0087763A">
      <w:pPr>
        <w:pStyle w:val="GOSTScript"/>
      </w:pPr>
      <w:r w:rsidRPr="00DA1338">
        <w:tab/>
      </w:r>
      <w:r w:rsidRPr="00DA1338">
        <w:tab/>
      </w:r>
      <w:r w:rsidRPr="00DA1338">
        <w:tab/>
      </w:r>
      <w:r w:rsidRPr="00DA1338">
        <w:tab/>
        <w:t>"GUID": "g5t4ce5d-1473-9737-903v-cfa72ba94f90",</w:t>
      </w:r>
    </w:p>
    <w:p w14:paraId="419C85FA" w14:textId="77777777" w:rsidR="00DA1338" w:rsidRPr="00DA1338" w:rsidRDefault="00DA1338" w:rsidP="0087763A">
      <w:pPr>
        <w:pStyle w:val="GOSTScript"/>
      </w:pPr>
      <w:r w:rsidRPr="00DA1338">
        <w:tab/>
      </w:r>
      <w:r w:rsidRPr="00DA1338">
        <w:tab/>
      </w:r>
      <w:r w:rsidRPr="00DA1338">
        <w:tab/>
      </w:r>
      <w:r w:rsidRPr="00DA1338">
        <w:tab/>
        <w:t>"DocType": "MSC_PAYM_ORDER_0401060",</w:t>
      </w:r>
    </w:p>
    <w:p w14:paraId="2CCC9539" w14:textId="77777777" w:rsidR="00DA1338" w:rsidRPr="00DA1338" w:rsidRDefault="00DA1338" w:rsidP="0087763A">
      <w:pPr>
        <w:pStyle w:val="GOSTScript"/>
      </w:pPr>
      <w:r w:rsidRPr="00DA1338">
        <w:tab/>
      </w:r>
      <w:r w:rsidRPr="00DA1338">
        <w:tab/>
      </w:r>
      <w:r w:rsidRPr="00DA1338">
        <w:tab/>
      </w:r>
      <w:r w:rsidRPr="00DA1338">
        <w:tab/>
        <w:t>"DocNum": "2",</w:t>
      </w:r>
    </w:p>
    <w:p w14:paraId="3F857789" w14:textId="77777777" w:rsidR="00DA1338" w:rsidRPr="00C75A4E" w:rsidRDefault="00DA1338" w:rsidP="0087763A">
      <w:pPr>
        <w:pStyle w:val="GOSTScript"/>
        <w:rPr>
          <w:lang w:val="ru-RU"/>
        </w:rPr>
      </w:pPr>
      <w:r w:rsidRPr="00DA1338">
        <w:tab/>
      </w:r>
      <w:r w:rsidRPr="00DA1338">
        <w:tab/>
      </w:r>
      <w:r w:rsidRPr="00DA1338">
        <w:tab/>
      </w:r>
      <w:r w:rsidRPr="00DA1338">
        <w:tab/>
      </w:r>
      <w:r w:rsidRPr="00C75A4E">
        <w:rPr>
          <w:lang w:val="ru-RU"/>
        </w:rPr>
        <w:t>"</w:t>
      </w:r>
      <w:r w:rsidRPr="00DA1338">
        <w:t>DocDate</w:t>
      </w:r>
      <w:r w:rsidRPr="00C75A4E">
        <w:rPr>
          <w:lang w:val="ru-RU"/>
        </w:rPr>
        <w:t>": "2022-11-21",</w:t>
      </w:r>
    </w:p>
    <w:p w14:paraId="7E4795B6" w14:textId="77777777" w:rsidR="00DA1338" w:rsidRPr="00C75A4E" w:rsidRDefault="00DA1338"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DA1338">
        <w:t>OperationName</w:t>
      </w:r>
      <w:r w:rsidRPr="00C75A4E">
        <w:rPr>
          <w:lang w:val="ru-RU"/>
        </w:rPr>
        <w:t>": "Поступление средств во временное распоряжение",</w:t>
      </w:r>
    </w:p>
    <w:p w14:paraId="1B476A3F" w14:textId="569CD983" w:rsidR="00DA1338" w:rsidRPr="00DA1338" w:rsidRDefault="00DA1338" w:rsidP="0087763A">
      <w:pPr>
        <w:pStyle w:val="GOSTScript"/>
      </w:pPr>
      <w:r w:rsidRPr="00C75A4E">
        <w:rPr>
          <w:lang w:val="ru-RU"/>
        </w:rPr>
        <w:tab/>
      </w:r>
      <w:r w:rsidRPr="00C75A4E">
        <w:rPr>
          <w:lang w:val="ru-RU"/>
        </w:rPr>
        <w:tab/>
      </w:r>
      <w:r w:rsidRPr="00C75A4E">
        <w:rPr>
          <w:lang w:val="ru-RU"/>
        </w:rPr>
        <w:tab/>
      </w:r>
      <w:r w:rsidRPr="00C75A4E">
        <w:rPr>
          <w:lang w:val="ru-RU"/>
        </w:rPr>
        <w:tab/>
      </w:r>
      <w:r w:rsidRPr="00DA1338">
        <w:t>"SettlDate": "2022-11-21",</w:t>
      </w:r>
    </w:p>
    <w:p w14:paraId="1DC3A192" w14:textId="77777777" w:rsidR="00DA1338" w:rsidRPr="00DA1338" w:rsidRDefault="00DA1338" w:rsidP="0087763A">
      <w:pPr>
        <w:pStyle w:val="GOSTScript"/>
      </w:pPr>
      <w:r w:rsidRPr="00DA1338">
        <w:tab/>
      </w:r>
      <w:r w:rsidRPr="00DA1338">
        <w:tab/>
      </w:r>
      <w:r w:rsidRPr="00DA1338">
        <w:tab/>
      </w:r>
      <w:r w:rsidRPr="00DA1338">
        <w:tab/>
        <w:t>"ActivDate": "2022-11-21",</w:t>
      </w:r>
    </w:p>
    <w:p w14:paraId="751A17BB" w14:textId="77777777" w:rsidR="00DA1338" w:rsidRPr="00DA1338" w:rsidRDefault="00DA1338" w:rsidP="0087763A">
      <w:pPr>
        <w:pStyle w:val="GOSTScript"/>
      </w:pPr>
      <w:r w:rsidRPr="00DA1338">
        <w:tab/>
      </w:r>
      <w:r w:rsidRPr="00DA1338">
        <w:tab/>
      </w:r>
      <w:r w:rsidRPr="00DA1338">
        <w:tab/>
      </w:r>
      <w:r w:rsidRPr="00DA1338">
        <w:tab/>
        <w:t>"TOFK": "6200",</w:t>
      </w:r>
    </w:p>
    <w:p w14:paraId="050D5BE5" w14:textId="77777777" w:rsidR="00DA1338" w:rsidRPr="00DA1338" w:rsidRDefault="00DA1338" w:rsidP="0087763A">
      <w:pPr>
        <w:pStyle w:val="GOSTScript"/>
      </w:pPr>
      <w:r w:rsidRPr="00DA1338">
        <w:tab/>
      </w:r>
      <w:r w:rsidRPr="00DA1338">
        <w:tab/>
      </w:r>
      <w:r w:rsidRPr="00DA1338">
        <w:tab/>
      </w:r>
      <w:r w:rsidRPr="00DA1338">
        <w:tab/>
        <w:t>"Source": " EXP05",</w:t>
      </w:r>
    </w:p>
    <w:p w14:paraId="6C8B1683" w14:textId="77777777" w:rsidR="00DA1338" w:rsidRPr="00C75A4E" w:rsidRDefault="00DA1338" w:rsidP="0087763A">
      <w:pPr>
        <w:pStyle w:val="GOSTScript"/>
        <w:rPr>
          <w:lang w:val="ru-RU"/>
        </w:rPr>
      </w:pPr>
      <w:r w:rsidRPr="00DA1338">
        <w:tab/>
      </w:r>
      <w:r w:rsidRPr="00DA1338">
        <w:tab/>
      </w:r>
      <w:r w:rsidRPr="00DA1338">
        <w:tab/>
      </w:r>
      <w:r w:rsidRPr="00DA1338">
        <w:tab/>
      </w:r>
      <w:r w:rsidRPr="00C75A4E">
        <w:rPr>
          <w:lang w:val="ru-RU"/>
        </w:rPr>
        <w:t>"</w:t>
      </w:r>
      <w:r w:rsidRPr="00DA1338">
        <w:t>VisualParams</w:t>
      </w:r>
      <w:r w:rsidRPr="00C75A4E">
        <w:rPr>
          <w:lang w:val="ru-RU"/>
        </w:rPr>
        <w:t>_</w:t>
      </w:r>
      <w:r w:rsidRPr="00DA1338">
        <w:t>Dt</w:t>
      </w:r>
      <w:r w:rsidRPr="00C75A4E">
        <w:rPr>
          <w:lang w:val="ru-RU"/>
        </w:rPr>
        <w:t>": [</w:t>
      </w:r>
    </w:p>
    <w:p w14:paraId="2EEB93E1" w14:textId="77777777" w:rsidR="00DA1338" w:rsidRPr="00C75A4E" w:rsidRDefault="00DA1338"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t>{</w:t>
      </w:r>
    </w:p>
    <w:p w14:paraId="1E94F4FC" w14:textId="77777777" w:rsidR="00DA1338" w:rsidRPr="00C75A4E" w:rsidRDefault="00DA1338"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r w:rsidRPr="00DA1338">
        <w:t>param</w:t>
      </w:r>
      <w:r w:rsidRPr="00C75A4E">
        <w:rPr>
          <w:lang w:val="ru-RU"/>
        </w:rPr>
        <w:t>": "</w:t>
      </w:r>
      <w:r w:rsidRPr="00DA1338">
        <w:t>DocName</w:t>
      </w:r>
      <w:r w:rsidRPr="00C75A4E">
        <w:rPr>
          <w:lang w:val="ru-RU"/>
        </w:rPr>
        <w:t>",</w:t>
      </w:r>
    </w:p>
    <w:p w14:paraId="53871DA5" w14:textId="77777777" w:rsidR="00DA1338" w:rsidRPr="00C75A4E" w:rsidRDefault="00DA1338"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C75A4E">
        <w:rPr>
          <w:lang w:val="ru-RU"/>
        </w:rPr>
        <w:tab/>
        <w:t>"</w:t>
      </w:r>
      <w:r w:rsidRPr="00DA1338">
        <w:t>value</w:t>
      </w:r>
      <w:r w:rsidRPr="00C75A4E">
        <w:rPr>
          <w:lang w:val="ru-RU"/>
        </w:rPr>
        <w:t>": "Поручение о перечислении на счет"</w:t>
      </w:r>
    </w:p>
    <w:p w14:paraId="01892254" w14:textId="77777777" w:rsidR="00DA1338" w:rsidRPr="00DA1338" w:rsidRDefault="00DA1338" w:rsidP="0087763A">
      <w:pPr>
        <w:pStyle w:val="GOSTScript"/>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DA1338">
        <w:t>},</w:t>
      </w:r>
    </w:p>
    <w:p w14:paraId="04F6ACC3"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064E69D2"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"fpeb",</w:t>
      </w:r>
    </w:p>
    <w:p w14:paraId="093E4603"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"EXP05"</w:t>
      </w:r>
    </w:p>
    <w:p w14:paraId="35109571"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5841E8D7" w14:textId="77777777" w:rsidR="00DA1338" w:rsidRPr="00DA1338" w:rsidRDefault="00DA1338" w:rsidP="0087763A">
      <w:pPr>
        <w:pStyle w:val="GOSTScript"/>
      </w:pPr>
      <w:r w:rsidRPr="00DA1338">
        <w:lastRenderedPageBreak/>
        <w:tab/>
      </w:r>
      <w:r w:rsidRPr="00DA1338">
        <w:tab/>
      </w:r>
      <w:r w:rsidRPr="00DA1338">
        <w:tab/>
      </w:r>
      <w:r w:rsidRPr="00DA1338">
        <w:tab/>
      </w:r>
      <w:r w:rsidRPr="00DA1338">
        <w:tab/>
        <w:t>{</w:t>
      </w:r>
    </w:p>
    <w:p w14:paraId="738E634F"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"accesslevel",</w:t>
      </w:r>
    </w:p>
    <w:p w14:paraId="3884BA6C"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"0"</w:t>
      </w:r>
    </w:p>
    <w:p w14:paraId="56F08A4A" w14:textId="77777777" w:rsidR="00DA1338" w:rsidRPr="00F7170F" w:rsidRDefault="00DA1338" w:rsidP="0087763A">
      <w:pPr>
        <w:pStyle w:val="GOSTScript"/>
      </w:pPr>
      <w:r w:rsidRPr="00DA1338">
        <w:tab/>
      </w:r>
      <w:r w:rsidRPr="00DA1338">
        <w:tab/>
      </w:r>
      <w:r w:rsidRPr="00DA1338">
        <w:tab/>
      </w:r>
      <w:r w:rsidRPr="00DA1338">
        <w:tab/>
      </w:r>
      <w:r w:rsidRPr="00DA1338">
        <w:tab/>
      </w:r>
      <w:r w:rsidRPr="00F7170F">
        <w:t>}</w:t>
      </w:r>
    </w:p>
    <w:p w14:paraId="64F6168B" w14:textId="77777777" w:rsidR="00DA1338" w:rsidRPr="00F7170F" w:rsidRDefault="00DA1338" w:rsidP="0087763A">
      <w:pPr>
        <w:pStyle w:val="GOSTScript"/>
      </w:pPr>
      <w:r w:rsidRPr="00F7170F">
        <w:tab/>
      </w:r>
      <w:r w:rsidRPr="00F7170F">
        <w:tab/>
      </w:r>
      <w:r w:rsidRPr="00F7170F">
        <w:tab/>
      </w:r>
      <w:r w:rsidRPr="00F7170F">
        <w:tab/>
        <w:t>],</w:t>
      </w:r>
    </w:p>
    <w:p w14:paraId="4FCBAE48" w14:textId="77777777" w:rsidR="00DA1338" w:rsidRPr="00F7170F" w:rsidRDefault="00DA1338" w:rsidP="0087763A">
      <w:pPr>
        <w:pStyle w:val="GOSTScript"/>
      </w:pPr>
      <w:r w:rsidRPr="00F7170F">
        <w:tab/>
      </w:r>
      <w:r w:rsidRPr="00F7170F">
        <w:tab/>
      </w:r>
      <w:r w:rsidRPr="00F7170F">
        <w:tab/>
      </w:r>
      <w:r w:rsidRPr="00F7170F">
        <w:tab/>
        <w:t>"</w:t>
      </w:r>
      <w:r w:rsidRPr="00DA1338">
        <w:t>VisualParams</w:t>
      </w:r>
      <w:r w:rsidRPr="00F7170F">
        <w:t>_</w:t>
      </w:r>
      <w:r w:rsidRPr="00DA1338">
        <w:t>Cr</w:t>
      </w:r>
      <w:r w:rsidRPr="00F7170F">
        <w:t>": [</w:t>
      </w:r>
    </w:p>
    <w:p w14:paraId="53E9ED8D" w14:textId="77777777" w:rsidR="00DA1338" w:rsidRPr="00F7170F" w:rsidRDefault="00DA1338" w:rsidP="0087763A">
      <w:pPr>
        <w:pStyle w:val="GOSTScript"/>
      </w:pPr>
      <w:r w:rsidRPr="00F7170F">
        <w:tab/>
      </w:r>
      <w:r w:rsidRPr="00F7170F">
        <w:tab/>
      </w:r>
      <w:r w:rsidRPr="00F7170F">
        <w:tab/>
      </w:r>
      <w:r w:rsidRPr="00F7170F">
        <w:tab/>
      </w:r>
      <w:r w:rsidRPr="00F7170F">
        <w:tab/>
        <w:t>{</w:t>
      </w:r>
    </w:p>
    <w:p w14:paraId="504B1B8E" w14:textId="77777777" w:rsidR="00DA1338" w:rsidRPr="00F7170F" w:rsidRDefault="00DA1338" w:rsidP="0087763A">
      <w:pPr>
        <w:pStyle w:val="GOSTScript"/>
      </w:pPr>
      <w:r w:rsidRPr="00F7170F">
        <w:tab/>
      </w:r>
      <w:r w:rsidRPr="00F7170F">
        <w:tab/>
      </w:r>
      <w:r w:rsidRPr="00F7170F">
        <w:tab/>
      </w:r>
      <w:r w:rsidRPr="00F7170F">
        <w:tab/>
      </w:r>
      <w:r w:rsidRPr="00F7170F">
        <w:tab/>
      </w:r>
      <w:r w:rsidRPr="00F7170F">
        <w:tab/>
        <w:t>"</w:t>
      </w:r>
      <w:r w:rsidRPr="00DA1338">
        <w:t>param</w:t>
      </w:r>
      <w:r w:rsidRPr="00F7170F">
        <w:t>": "</w:t>
      </w:r>
      <w:r w:rsidRPr="00DA1338">
        <w:t>DocName</w:t>
      </w:r>
      <w:r w:rsidRPr="00F7170F">
        <w:t>",</w:t>
      </w:r>
    </w:p>
    <w:p w14:paraId="6C6CEE8D" w14:textId="77777777" w:rsidR="00DA1338" w:rsidRPr="00C75A4E" w:rsidRDefault="00DA1338" w:rsidP="0087763A">
      <w:pPr>
        <w:pStyle w:val="GOSTScript"/>
        <w:rPr>
          <w:lang w:val="ru-RU"/>
        </w:rPr>
      </w:pPr>
      <w:r w:rsidRPr="00F7170F">
        <w:tab/>
      </w:r>
      <w:r w:rsidRPr="00F7170F">
        <w:tab/>
      </w:r>
      <w:r w:rsidRPr="00F7170F">
        <w:tab/>
      </w:r>
      <w:r w:rsidRPr="00F7170F">
        <w:tab/>
      </w:r>
      <w:r w:rsidRPr="00F7170F">
        <w:tab/>
      </w:r>
      <w:r w:rsidRPr="00F7170F">
        <w:tab/>
      </w:r>
      <w:r w:rsidRPr="00C75A4E">
        <w:rPr>
          <w:lang w:val="ru-RU"/>
        </w:rPr>
        <w:t>"</w:t>
      </w:r>
      <w:r w:rsidRPr="00DA1338">
        <w:t>value</w:t>
      </w:r>
      <w:r w:rsidRPr="00C75A4E">
        <w:rPr>
          <w:lang w:val="ru-RU"/>
        </w:rPr>
        <w:t>": "Поручение о перечислении на счет"</w:t>
      </w:r>
    </w:p>
    <w:p w14:paraId="2A087A81" w14:textId="77777777" w:rsidR="00DA1338" w:rsidRPr="00DA1338" w:rsidRDefault="00DA1338" w:rsidP="0087763A">
      <w:pPr>
        <w:pStyle w:val="GOSTScript"/>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DA1338">
        <w:t>},</w:t>
      </w:r>
    </w:p>
    <w:p w14:paraId="22507444"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03892089"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"fpeb",</w:t>
      </w:r>
    </w:p>
    <w:p w14:paraId="3EB1D45A"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"EXP05"</w:t>
      </w:r>
    </w:p>
    <w:p w14:paraId="472C5D75"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0C0A2667"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7C6FE92C"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"param": "accesslevel",</w:t>
      </w:r>
    </w:p>
    <w:p w14:paraId="6C51402E" w14:textId="77777777" w:rsidR="00DA1338" w:rsidRPr="00DA1338" w:rsidRDefault="00DA1338" w:rsidP="0087763A">
      <w:pPr>
        <w:pStyle w:val="GOSTScript"/>
      </w:pPr>
      <w:r w:rsidRPr="00DA1338">
        <w:tab/>
      </w:r>
      <w:r w:rsidRPr="00DA1338">
        <w:tab/>
      </w:r>
      <w:r w:rsidRPr="00DA1338">
        <w:tab/>
      </w:r>
      <w:r w:rsidRPr="00DA1338">
        <w:tab/>
      </w:r>
      <w:r w:rsidRPr="00DA1338">
        <w:tab/>
      </w:r>
      <w:r w:rsidRPr="00DA1338">
        <w:tab/>
        <w:t>"value": "0"</w:t>
      </w:r>
    </w:p>
    <w:p w14:paraId="04182704" w14:textId="77777777" w:rsidR="00DA1338" w:rsidRPr="00DA1338" w:rsidRDefault="00DA1338" w:rsidP="0087763A">
      <w:pPr>
        <w:pStyle w:val="GOSTScript"/>
      </w:pPr>
      <w:r w:rsidRPr="00DA1338">
        <w:tab/>
      </w:r>
      <w:r w:rsidRPr="00DA1338">
        <w:tab/>
      </w:r>
      <w:r w:rsidRPr="00DA1338">
        <w:tab/>
      </w:r>
      <w:r w:rsidRPr="00DA1338">
        <w:tab/>
      </w:r>
      <w:r w:rsidRPr="00DA1338">
        <w:tab/>
        <w:t>}</w:t>
      </w:r>
    </w:p>
    <w:p w14:paraId="2D9D7323" w14:textId="77777777" w:rsidR="00DA1338" w:rsidRPr="00DA1338" w:rsidRDefault="00DA1338" w:rsidP="0087763A">
      <w:pPr>
        <w:pStyle w:val="GOSTScript"/>
      </w:pPr>
      <w:r w:rsidRPr="00DA1338">
        <w:tab/>
      </w:r>
      <w:r w:rsidRPr="00DA1338">
        <w:tab/>
      </w:r>
      <w:r w:rsidRPr="00DA1338">
        <w:tab/>
      </w:r>
      <w:r w:rsidRPr="00DA1338">
        <w:tab/>
        <w:t>],</w:t>
      </w:r>
    </w:p>
    <w:p w14:paraId="0C56BF6A" w14:textId="77777777" w:rsidR="00DA1338" w:rsidRPr="00DA1338" w:rsidRDefault="00DA1338" w:rsidP="0087763A">
      <w:pPr>
        <w:pStyle w:val="GOSTScript"/>
      </w:pPr>
      <w:r w:rsidRPr="00DA1338">
        <w:tab/>
      </w:r>
      <w:r w:rsidRPr="00DA1338">
        <w:tab/>
      </w:r>
      <w:r w:rsidRPr="00DA1338">
        <w:tab/>
      </w:r>
      <w:r w:rsidRPr="00DA1338">
        <w:tab/>
        <w:t>"RecType": "0",</w:t>
      </w:r>
    </w:p>
    <w:p w14:paraId="76F9F3BC" w14:textId="77777777" w:rsidR="00DA1338" w:rsidRPr="00DA1338" w:rsidRDefault="00DA1338" w:rsidP="0087763A">
      <w:pPr>
        <w:pStyle w:val="GOSTScript"/>
      </w:pPr>
      <w:r w:rsidRPr="00DA1338">
        <w:tab/>
      </w:r>
      <w:r w:rsidRPr="00DA1338">
        <w:tab/>
      </w:r>
      <w:r w:rsidRPr="00DA1338">
        <w:tab/>
      </w:r>
      <w:r w:rsidRPr="00DA1338">
        <w:tab/>
        <w:t>"CurrencyCode": "643",</w:t>
      </w:r>
    </w:p>
    <w:p w14:paraId="6E087645" w14:textId="67B82A1B" w:rsidR="00DA1338" w:rsidRPr="00DA1338" w:rsidRDefault="00DA1338" w:rsidP="0087763A">
      <w:pPr>
        <w:pStyle w:val="GOSTScript"/>
      </w:pPr>
      <w:r w:rsidRPr="00DA1338">
        <w:tab/>
      </w:r>
      <w:r w:rsidRPr="00DA1338">
        <w:tab/>
      </w:r>
      <w:r w:rsidRPr="00DA1338">
        <w:tab/>
      </w:r>
      <w:r w:rsidRPr="00DA1338">
        <w:tab/>
        <w:t>"Amnt_val_cur": 100.0</w:t>
      </w:r>
      <w:r w:rsidR="007D2123">
        <w:t>0</w:t>
      </w:r>
      <w:r w:rsidRPr="00DA1338">
        <w:t>,</w:t>
      </w:r>
    </w:p>
    <w:p w14:paraId="55AE2263" w14:textId="1F342E78" w:rsidR="00DA1338" w:rsidRPr="00C75A4E" w:rsidRDefault="00DA1338" w:rsidP="0087763A">
      <w:pPr>
        <w:pStyle w:val="GOSTScript"/>
        <w:rPr>
          <w:lang w:val="ru-RU"/>
        </w:rPr>
      </w:pPr>
      <w:r w:rsidRPr="00DA1338">
        <w:tab/>
      </w:r>
      <w:r w:rsidRPr="00DA1338">
        <w:tab/>
      </w:r>
      <w:r w:rsidRPr="00DA1338">
        <w:tab/>
      </w:r>
      <w:r w:rsidRPr="00DA1338">
        <w:tab/>
      </w:r>
      <w:r w:rsidRPr="00C75A4E">
        <w:rPr>
          <w:lang w:val="ru-RU"/>
        </w:rPr>
        <w:t>"</w:t>
      </w:r>
      <w:r w:rsidRPr="00DA1338">
        <w:t>Amnt</w:t>
      </w:r>
      <w:r w:rsidRPr="00C75A4E">
        <w:rPr>
          <w:lang w:val="ru-RU"/>
        </w:rPr>
        <w:t>_</w:t>
      </w:r>
      <w:r w:rsidRPr="00DA1338">
        <w:t>oper</w:t>
      </w:r>
      <w:r w:rsidRPr="00C75A4E">
        <w:rPr>
          <w:lang w:val="ru-RU"/>
        </w:rPr>
        <w:t>_</w:t>
      </w:r>
      <w:r w:rsidRPr="00DA1338">
        <w:t>cur</w:t>
      </w:r>
      <w:r w:rsidRPr="00C75A4E">
        <w:rPr>
          <w:lang w:val="ru-RU"/>
        </w:rPr>
        <w:t>": 100.0</w:t>
      </w:r>
      <w:r w:rsidR="007D2123" w:rsidRPr="00C75A4E">
        <w:rPr>
          <w:lang w:val="ru-RU"/>
        </w:rPr>
        <w:t>0</w:t>
      </w:r>
    </w:p>
    <w:p w14:paraId="146A0A68" w14:textId="77777777" w:rsidR="00DA1338" w:rsidRPr="00C75A4E" w:rsidRDefault="00DA1338" w:rsidP="0087763A">
      <w:pPr>
        <w:pStyle w:val="GOSTScript"/>
        <w:rPr>
          <w:lang w:val="ru-RU"/>
        </w:rPr>
      </w:pPr>
      <w:r w:rsidRPr="00C75A4E">
        <w:rPr>
          <w:lang w:val="ru-RU"/>
        </w:rPr>
        <w:tab/>
      </w:r>
      <w:r w:rsidRPr="00C75A4E">
        <w:rPr>
          <w:lang w:val="ru-RU"/>
        </w:rPr>
        <w:tab/>
      </w:r>
      <w:r w:rsidRPr="00C75A4E">
        <w:rPr>
          <w:lang w:val="ru-RU"/>
        </w:rPr>
        <w:tab/>
        <w:t>}</w:t>
      </w:r>
    </w:p>
    <w:p w14:paraId="431DF479" w14:textId="77777777" w:rsidR="00DA1338" w:rsidRPr="00C75A4E" w:rsidRDefault="00DA1338" w:rsidP="0087763A">
      <w:pPr>
        <w:pStyle w:val="GOSTScript"/>
        <w:rPr>
          <w:lang w:val="ru-RU"/>
        </w:rPr>
      </w:pPr>
      <w:r w:rsidRPr="00C75A4E">
        <w:rPr>
          <w:lang w:val="ru-RU"/>
        </w:rPr>
        <w:tab/>
      </w:r>
      <w:r w:rsidRPr="00C75A4E">
        <w:rPr>
          <w:lang w:val="ru-RU"/>
        </w:rPr>
        <w:tab/>
        <w:t>]</w:t>
      </w:r>
    </w:p>
    <w:p w14:paraId="6F38A4BD" w14:textId="77777777" w:rsidR="00DA1338" w:rsidRPr="00C75A4E" w:rsidRDefault="00DA1338" w:rsidP="0087763A">
      <w:pPr>
        <w:pStyle w:val="GOSTScript"/>
        <w:rPr>
          <w:lang w:val="ru-RU"/>
        </w:rPr>
      </w:pPr>
      <w:r w:rsidRPr="00C75A4E">
        <w:rPr>
          <w:lang w:val="ru-RU"/>
        </w:rPr>
        <w:tab/>
        <w:t>}</w:t>
      </w:r>
    </w:p>
    <w:p w14:paraId="1A9EECD5" w14:textId="77777777" w:rsidR="00DA1338" w:rsidRPr="00C75A4E" w:rsidRDefault="00DA1338" w:rsidP="0087763A">
      <w:pPr>
        <w:pStyle w:val="GOSTScript"/>
        <w:rPr>
          <w:lang w:val="ru-RU"/>
        </w:rPr>
      </w:pPr>
      <w:r w:rsidRPr="00C75A4E">
        <w:rPr>
          <w:lang w:val="ru-RU"/>
        </w:rPr>
        <w:t>}</w:t>
      </w:r>
    </w:p>
    <w:p w14:paraId="3E804DFB" w14:textId="77777777" w:rsidR="00815C1F" w:rsidRDefault="00815C1F" w:rsidP="00C75A4E">
      <w:pPr>
        <w:pStyle w:val="GOSTNormal"/>
        <w:rPr>
          <w:u w:val="single"/>
        </w:rPr>
      </w:pPr>
    </w:p>
    <w:p w14:paraId="22EDD2E6" w14:textId="0FD4FADF" w:rsidR="006804D7" w:rsidRPr="008E1B68" w:rsidRDefault="006804D7" w:rsidP="00C75A4E">
      <w:pPr>
        <w:pStyle w:val="GOSTNormal"/>
      </w:pPr>
      <w:r w:rsidRPr="0087763A">
        <w:rPr>
          <w:u w:val="single"/>
        </w:rPr>
        <w:t>Пример №</w:t>
      </w:r>
      <w:r w:rsidR="00EB5EF2" w:rsidRPr="0087763A">
        <w:rPr>
          <w:u w:val="single"/>
        </w:rPr>
        <w:t>3</w:t>
      </w:r>
      <w:r w:rsidRPr="0087763A">
        <w:rPr>
          <w:u w:val="single"/>
        </w:rPr>
        <w:t xml:space="preserve"> (</w:t>
      </w:r>
      <w:r w:rsidR="00EB5EF2" w:rsidRPr="0087763A">
        <w:rPr>
          <w:u w:val="single"/>
        </w:rPr>
        <w:t>Признак необходимости отображения данных в разрезе документов = 1 – необходимы атрибуты документов, пр</w:t>
      </w:r>
      <w:r w:rsidR="00DC15D8" w:rsidRPr="0087763A">
        <w:rPr>
          <w:u w:val="single"/>
        </w:rPr>
        <w:t>и</w:t>
      </w:r>
      <w:r w:rsidR="00EB5EF2" w:rsidRPr="0087763A">
        <w:rPr>
          <w:u w:val="single"/>
        </w:rPr>
        <w:t xml:space="preserve">знак необходимости группировки по корреспонденции </w:t>
      </w:r>
      <w:r w:rsidR="005E52D2" w:rsidRPr="0087763A">
        <w:rPr>
          <w:u w:val="single"/>
        </w:rPr>
        <w:t>=</w:t>
      </w:r>
      <w:r w:rsidR="00EB5EF2" w:rsidRPr="0087763A">
        <w:rPr>
          <w:u w:val="single"/>
        </w:rPr>
        <w:t xml:space="preserve"> 1</w:t>
      </w:r>
      <w:r w:rsidR="005E52D2" w:rsidRPr="0087763A">
        <w:rPr>
          <w:u w:val="single"/>
        </w:rPr>
        <w:t xml:space="preserve"> - группировать</w:t>
      </w:r>
      <w:r w:rsidRPr="0087763A">
        <w:rPr>
          <w:u w:val="single"/>
        </w:rPr>
        <w:t>)</w:t>
      </w:r>
      <w:r w:rsidR="008E1B68" w:rsidRPr="0087763A">
        <w:rPr>
          <w:u w:val="single"/>
        </w:rPr>
        <w:t>:</w:t>
      </w:r>
    </w:p>
    <w:p w14:paraId="36C369F5" w14:textId="77777777" w:rsidR="00EA05F5" w:rsidRPr="00EA05F5" w:rsidRDefault="00EA05F5" w:rsidP="0087763A">
      <w:pPr>
        <w:pStyle w:val="GOSTScript"/>
      </w:pPr>
      <w:r w:rsidRPr="00EA05F5">
        <w:t>{</w:t>
      </w:r>
    </w:p>
    <w:p w14:paraId="01C4A510" w14:textId="77777777" w:rsidR="00EA05F5" w:rsidRPr="00EA05F5" w:rsidRDefault="00EA05F5" w:rsidP="0087763A">
      <w:pPr>
        <w:pStyle w:val="GOSTScript"/>
      </w:pPr>
      <w:r w:rsidRPr="00EA05F5">
        <w:tab/>
        <w:t>"header": {</w:t>
      </w:r>
    </w:p>
    <w:p w14:paraId="6FFD0E1B" w14:textId="77777777" w:rsidR="00EA05F5" w:rsidRPr="00EA05F5" w:rsidRDefault="00EA05F5" w:rsidP="0087763A">
      <w:pPr>
        <w:pStyle w:val="GOSTScript"/>
      </w:pPr>
      <w:r w:rsidRPr="00EA05F5">
        <w:tab/>
      </w:r>
      <w:r w:rsidRPr="00EA05F5">
        <w:tab/>
        <w:t>"Source": "EXP05",</w:t>
      </w:r>
    </w:p>
    <w:p w14:paraId="5A1323F6" w14:textId="77777777" w:rsidR="00EA05F5" w:rsidRPr="00EA05F5" w:rsidRDefault="00EA05F5" w:rsidP="0087763A">
      <w:pPr>
        <w:pStyle w:val="GOSTScript"/>
      </w:pPr>
      <w:r w:rsidRPr="00EA05F5">
        <w:tab/>
      </w:r>
      <w:r w:rsidRPr="00EA05F5">
        <w:tab/>
        <w:t>"Receiver": "EXP05",</w:t>
      </w:r>
    </w:p>
    <w:p w14:paraId="2B577267" w14:textId="77777777" w:rsidR="00EA05F5" w:rsidRPr="00EA05F5" w:rsidRDefault="00EA05F5" w:rsidP="0087763A">
      <w:pPr>
        <w:pStyle w:val="GOSTScript"/>
      </w:pPr>
      <w:r w:rsidRPr="00EA05F5">
        <w:tab/>
      </w:r>
      <w:r w:rsidRPr="00EA05F5">
        <w:tab/>
        <w:t>"AnsDateTime": "2022-11-31 12:21:15",</w:t>
      </w:r>
    </w:p>
    <w:p w14:paraId="54CCB1AF" w14:textId="77777777" w:rsidR="00EA05F5" w:rsidRPr="00EA05F5" w:rsidRDefault="00EA05F5" w:rsidP="0087763A">
      <w:pPr>
        <w:pStyle w:val="GOSTScript"/>
      </w:pPr>
      <w:r w:rsidRPr="00EA05F5">
        <w:tab/>
      </w:r>
      <w:r w:rsidRPr="00EA05F5">
        <w:tab/>
        <w:t>"Version": "1.0",</w:t>
      </w:r>
    </w:p>
    <w:p w14:paraId="4BC95F5D" w14:textId="77777777" w:rsidR="00EA05F5" w:rsidRPr="00EA05F5" w:rsidRDefault="00EA05F5" w:rsidP="0087763A">
      <w:pPr>
        <w:pStyle w:val="GOSTScript"/>
      </w:pPr>
      <w:r w:rsidRPr="00EA05F5">
        <w:lastRenderedPageBreak/>
        <w:tab/>
      </w:r>
      <w:r w:rsidRPr="00EA05F5">
        <w:tab/>
        <w:t>"ReqGuid": "g5t4ce5d-1473-9737-903v-cfa72ba94f10",</w:t>
      </w:r>
    </w:p>
    <w:p w14:paraId="075C55FE" w14:textId="77777777" w:rsidR="00EA05F5" w:rsidRPr="00EA05F5" w:rsidRDefault="00EA05F5" w:rsidP="0087763A">
      <w:pPr>
        <w:pStyle w:val="GOSTScript"/>
      </w:pPr>
      <w:r w:rsidRPr="00EA05F5">
        <w:tab/>
      </w:r>
      <w:r w:rsidRPr="00EA05F5">
        <w:tab/>
        <w:t>"AnsGuid": "g5t4ce5d-1473-9737-903v-cfa72ba94f40",</w:t>
      </w:r>
    </w:p>
    <w:p w14:paraId="7C5BB7A1" w14:textId="77777777" w:rsidR="00EA05F5" w:rsidRPr="00EA05F5" w:rsidRDefault="00EA05F5" w:rsidP="0087763A">
      <w:pPr>
        <w:pStyle w:val="GOSTScript"/>
      </w:pPr>
      <w:r w:rsidRPr="00EA05F5">
        <w:tab/>
      </w:r>
      <w:r w:rsidRPr="00EA05F5">
        <w:tab/>
        <w:t>"DocGuid": "g5t4ce5d-1473-9737-903v-cfa72ba94f60",</w:t>
      </w:r>
    </w:p>
    <w:p w14:paraId="65A08AD4" w14:textId="77777777" w:rsidR="00EA05F5" w:rsidRPr="00EA05F5" w:rsidRDefault="00EA05F5" w:rsidP="0087763A">
      <w:pPr>
        <w:pStyle w:val="GOSTScript"/>
      </w:pPr>
      <w:r w:rsidRPr="00EA05F5">
        <w:tab/>
      </w:r>
      <w:r w:rsidRPr="00EA05F5">
        <w:tab/>
        <w:t>"Result": "S"</w:t>
      </w:r>
    </w:p>
    <w:p w14:paraId="5AFAE438" w14:textId="77777777" w:rsidR="00EA05F5" w:rsidRPr="00EA05F5" w:rsidRDefault="00EA05F5" w:rsidP="0087763A">
      <w:pPr>
        <w:pStyle w:val="GOSTScript"/>
      </w:pPr>
      <w:r w:rsidRPr="00EA05F5">
        <w:tab/>
        <w:t>},</w:t>
      </w:r>
    </w:p>
    <w:p w14:paraId="66122630" w14:textId="77777777" w:rsidR="00EA05F5" w:rsidRPr="00EA05F5" w:rsidRDefault="00EA05F5" w:rsidP="0087763A">
      <w:pPr>
        <w:pStyle w:val="GOSTScript"/>
      </w:pPr>
      <w:r w:rsidRPr="00EA05F5">
        <w:tab/>
        <w:t>"document": {</w:t>
      </w:r>
    </w:p>
    <w:p w14:paraId="3694E40A" w14:textId="77777777" w:rsidR="002B5FE9" w:rsidRPr="00BF7E78" w:rsidRDefault="002B5FE9" w:rsidP="002B5FE9">
      <w:pPr>
        <w:pStyle w:val="GOSTScript"/>
        <w:rPr>
          <w:ins w:id="5622" w:author="Сатлер Марина Викторовна" w:date="2025-10-10T09:17:00Z"/>
        </w:rPr>
      </w:pPr>
      <w:ins w:id="5623" w:author="Сатлер Марина Викторовна" w:date="2025-10-10T09:17:00Z">
        <w:r w:rsidRPr="00BF7E78">
          <w:tab/>
        </w:r>
        <w:r w:rsidRPr="00BF7E78">
          <w:tab/>
          <w:t>"Page": 2,</w:t>
        </w:r>
      </w:ins>
    </w:p>
    <w:p w14:paraId="08FD137A" w14:textId="77777777" w:rsidR="002B5FE9" w:rsidRDefault="002B5FE9" w:rsidP="002B5FE9">
      <w:pPr>
        <w:pStyle w:val="GOSTScript"/>
        <w:rPr>
          <w:ins w:id="5624" w:author="Сатлер Марина Викторовна" w:date="2025-10-10T09:17:00Z"/>
        </w:rPr>
      </w:pPr>
      <w:ins w:id="5625" w:author="Сатлер Марина Викторовна" w:date="2025-10-10T09:17:00Z">
        <w:r w:rsidRPr="00BF7E78">
          <w:tab/>
        </w:r>
        <w:r w:rsidRPr="00BF7E78">
          <w:tab/>
          <w:t>"AllPages": 10,</w:t>
        </w:r>
      </w:ins>
    </w:p>
    <w:p w14:paraId="614FE437" w14:textId="77777777" w:rsidR="00EA05F5" w:rsidRPr="00EA05F5" w:rsidRDefault="00EA05F5" w:rsidP="0087763A">
      <w:pPr>
        <w:pStyle w:val="GOSTScript"/>
      </w:pPr>
      <w:r w:rsidRPr="00EA05F5">
        <w:tab/>
      </w:r>
      <w:r w:rsidRPr="00EA05F5">
        <w:tab/>
        <w:t>"RespData": [</w:t>
      </w:r>
    </w:p>
    <w:p w14:paraId="50F2F795" w14:textId="77777777" w:rsidR="00EA05F5" w:rsidRPr="00EA05F5" w:rsidRDefault="00EA05F5" w:rsidP="0087763A">
      <w:pPr>
        <w:pStyle w:val="GOSTScript"/>
      </w:pPr>
      <w:r w:rsidRPr="00EA05F5">
        <w:tab/>
      </w:r>
      <w:r w:rsidRPr="00EA05F5">
        <w:tab/>
      </w:r>
      <w:r w:rsidRPr="00EA05F5">
        <w:tab/>
        <w:t>{</w:t>
      </w:r>
    </w:p>
    <w:p w14:paraId="1410F4A9" w14:textId="77777777" w:rsidR="00EA05F5" w:rsidRPr="00EA05F5" w:rsidRDefault="00EA05F5" w:rsidP="0087763A">
      <w:pPr>
        <w:pStyle w:val="GOSTScript"/>
      </w:pPr>
      <w:r w:rsidRPr="00EA05F5">
        <w:tab/>
      </w:r>
      <w:r w:rsidRPr="00EA05F5">
        <w:tab/>
      </w:r>
      <w:r w:rsidRPr="00EA05F5">
        <w:tab/>
      </w:r>
      <w:r w:rsidRPr="00EA05F5">
        <w:tab/>
        <w:t>"GUID": "g5t4ce5d-1473-9737-903v-cfa72ba94f90",</w:t>
      </w:r>
    </w:p>
    <w:p w14:paraId="6986AF97" w14:textId="77777777" w:rsidR="00EA05F5" w:rsidRPr="00EA05F5" w:rsidRDefault="00EA05F5" w:rsidP="0087763A">
      <w:pPr>
        <w:pStyle w:val="GOSTScript"/>
      </w:pPr>
      <w:r w:rsidRPr="00EA05F5">
        <w:tab/>
      </w:r>
      <w:r w:rsidRPr="00EA05F5">
        <w:tab/>
      </w:r>
      <w:r w:rsidRPr="00EA05F5">
        <w:tab/>
      </w:r>
      <w:r w:rsidRPr="00EA05F5">
        <w:tab/>
        <w:t>"DocType": "MSC_PAYM_ORDER_0401060",</w:t>
      </w:r>
    </w:p>
    <w:p w14:paraId="6F0B1689" w14:textId="77777777" w:rsidR="00EA05F5" w:rsidRPr="00EA05F5" w:rsidRDefault="00EA05F5" w:rsidP="0087763A">
      <w:pPr>
        <w:pStyle w:val="GOSTScript"/>
      </w:pPr>
      <w:r w:rsidRPr="00EA05F5">
        <w:tab/>
      </w:r>
      <w:r w:rsidRPr="00EA05F5">
        <w:tab/>
      </w:r>
      <w:r w:rsidRPr="00EA05F5">
        <w:tab/>
      </w:r>
      <w:r w:rsidRPr="00EA05F5">
        <w:tab/>
        <w:t>"DocNum": "1",</w:t>
      </w:r>
    </w:p>
    <w:p w14:paraId="176C6814" w14:textId="77777777" w:rsidR="00EA05F5" w:rsidRPr="00C75A4E" w:rsidRDefault="00EA05F5" w:rsidP="0087763A">
      <w:pPr>
        <w:pStyle w:val="GOSTScript"/>
        <w:rPr>
          <w:lang w:val="ru-RU"/>
        </w:rPr>
      </w:pPr>
      <w:r w:rsidRPr="00EA05F5">
        <w:tab/>
      </w:r>
      <w:r w:rsidRPr="00EA05F5">
        <w:tab/>
      </w:r>
      <w:r w:rsidRPr="00EA05F5">
        <w:tab/>
      </w:r>
      <w:r w:rsidRPr="00EA05F5">
        <w:tab/>
      </w:r>
      <w:r w:rsidRPr="00C75A4E">
        <w:rPr>
          <w:lang w:val="ru-RU"/>
        </w:rPr>
        <w:t>"</w:t>
      </w:r>
      <w:r w:rsidRPr="00EA05F5">
        <w:t>DocDate</w:t>
      </w:r>
      <w:r w:rsidRPr="00C75A4E">
        <w:rPr>
          <w:lang w:val="ru-RU"/>
        </w:rPr>
        <w:t>": "2022-11-21",</w:t>
      </w:r>
    </w:p>
    <w:p w14:paraId="34E186BB" w14:textId="77777777" w:rsidR="00EA05F5" w:rsidRPr="00C75A4E" w:rsidRDefault="00EA05F5"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EA05F5">
        <w:t>OperationName</w:t>
      </w:r>
      <w:r w:rsidRPr="00C75A4E">
        <w:rPr>
          <w:lang w:val="ru-RU"/>
        </w:rPr>
        <w:t>": "Выбытие средств, поступивших во временное распоряжение",</w:t>
      </w:r>
    </w:p>
    <w:p w14:paraId="4AFA8801" w14:textId="77777777" w:rsidR="00EA05F5" w:rsidRPr="00EA05F5" w:rsidRDefault="00EA05F5" w:rsidP="0087763A">
      <w:pPr>
        <w:pStyle w:val="GOSTScript"/>
      </w:pPr>
      <w:r w:rsidRPr="00C75A4E">
        <w:rPr>
          <w:lang w:val="ru-RU"/>
        </w:rPr>
        <w:tab/>
      </w:r>
      <w:r w:rsidRPr="00C75A4E">
        <w:rPr>
          <w:lang w:val="ru-RU"/>
        </w:rPr>
        <w:tab/>
      </w:r>
      <w:r w:rsidRPr="00C75A4E">
        <w:rPr>
          <w:lang w:val="ru-RU"/>
        </w:rPr>
        <w:tab/>
      </w:r>
      <w:r w:rsidRPr="00C75A4E">
        <w:rPr>
          <w:lang w:val="ru-RU"/>
        </w:rPr>
        <w:tab/>
      </w:r>
      <w:r w:rsidRPr="00EA05F5">
        <w:t>"SettlDate": "2022-11-21",</w:t>
      </w:r>
    </w:p>
    <w:p w14:paraId="08406090" w14:textId="77777777" w:rsidR="00EA05F5" w:rsidRPr="00EA05F5" w:rsidRDefault="00EA05F5" w:rsidP="0087763A">
      <w:pPr>
        <w:pStyle w:val="GOSTScript"/>
      </w:pPr>
      <w:r w:rsidRPr="00EA05F5">
        <w:tab/>
      </w:r>
      <w:r w:rsidRPr="00EA05F5">
        <w:tab/>
      </w:r>
      <w:r w:rsidRPr="00EA05F5">
        <w:tab/>
      </w:r>
      <w:r w:rsidRPr="00EA05F5">
        <w:tab/>
        <w:t>"ActivDate": "2022-11-21",</w:t>
      </w:r>
    </w:p>
    <w:p w14:paraId="28C531C1" w14:textId="77777777" w:rsidR="00EA05F5" w:rsidRPr="00EA05F5" w:rsidRDefault="00EA05F5" w:rsidP="0087763A">
      <w:pPr>
        <w:pStyle w:val="GOSTScript"/>
      </w:pPr>
      <w:r w:rsidRPr="00EA05F5">
        <w:tab/>
      </w:r>
      <w:r w:rsidRPr="00EA05F5">
        <w:tab/>
      </w:r>
      <w:r w:rsidRPr="00EA05F5">
        <w:tab/>
      </w:r>
      <w:r w:rsidRPr="00EA05F5">
        <w:tab/>
        <w:t>"TOFK": "6200",</w:t>
      </w:r>
    </w:p>
    <w:p w14:paraId="301290DB" w14:textId="77777777" w:rsidR="00EA05F5" w:rsidRPr="00EA05F5" w:rsidRDefault="00EA05F5" w:rsidP="0087763A">
      <w:pPr>
        <w:pStyle w:val="GOSTScript"/>
      </w:pPr>
      <w:r w:rsidRPr="00EA05F5">
        <w:tab/>
      </w:r>
      <w:r w:rsidRPr="00EA05F5">
        <w:tab/>
      </w:r>
      <w:r w:rsidRPr="00EA05F5">
        <w:tab/>
      </w:r>
      <w:r w:rsidRPr="00EA05F5">
        <w:tab/>
        <w:t>"Source": " EXP05",</w:t>
      </w:r>
    </w:p>
    <w:p w14:paraId="534BEFEF" w14:textId="77777777" w:rsidR="00EA05F5" w:rsidRPr="00EA05F5" w:rsidRDefault="00EA05F5" w:rsidP="0087763A">
      <w:pPr>
        <w:pStyle w:val="GOSTScript"/>
      </w:pPr>
      <w:r w:rsidRPr="00EA05F5">
        <w:tab/>
      </w:r>
      <w:r w:rsidRPr="00EA05F5">
        <w:tab/>
      </w:r>
      <w:r w:rsidRPr="00EA05F5">
        <w:tab/>
      </w:r>
      <w:r w:rsidRPr="00EA05F5">
        <w:tab/>
        <w:t>"Dt_acc": [</w:t>
      </w:r>
    </w:p>
    <w:p w14:paraId="23407D8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C1BF4A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"budgetCode",</w:t>
      </w:r>
    </w:p>
    <w:p w14:paraId="5786E591"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"99010001"</w:t>
      </w:r>
    </w:p>
    <w:p w14:paraId="6D21DF96"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78B7D9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D5F079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"kbk",</w:t>
      </w:r>
    </w:p>
    <w:p w14:paraId="51B3FD7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"32000000000000000610"</w:t>
      </w:r>
    </w:p>
    <w:p w14:paraId="011043A9"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800540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FA576A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"vd",</w:t>
      </w:r>
    </w:p>
    <w:p w14:paraId="39C4BFC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"30"</w:t>
      </w:r>
    </w:p>
    <w:p w14:paraId="4BFD0AA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58F9E8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1C2BCA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"account",</w:t>
      </w:r>
    </w:p>
    <w:p w14:paraId="16CB1673"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"ВЫБЫТИЯ_КУ"</w:t>
      </w:r>
    </w:p>
    <w:p w14:paraId="082908D5"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94478B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2D709AC"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"tofk",</w:t>
      </w:r>
    </w:p>
    <w:p w14:paraId="4E9AF07D" w14:textId="77777777" w:rsidR="00EA05F5" w:rsidRPr="00EA05F5" w:rsidRDefault="00EA05F5" w:rsidP="0087763A">
      <w:pPr>
        <w:pStyle w:val="GOSTScript"/>
      </w:pPr>
      <w:r w:rsidRPr="00EA05F5">
        <w:lastRenderedPageBreak/>
        <w:tab/>
      </w:r>
      <w:r w:rsidRPr="00EA05F5">
        <w:tab/>
      </w:r>
      <w:r w:rsidRPr="00EA05F5">
        <w:tab/>
      </w:r>
      <w:r w:rsidRPr="00EA05F5">
        <w:tab/>
      </w:r>
      <w:r w:rsidRPr="00EA05F5">
        <w:tab/>
      </w:r>
      <w:r w:rsidRPr="00EA05F5">
        <w:tab/>
        <w:t>"value": "6200"</w:t>
      </w:r>
    </w:p>
    <w:p w14:paraId="2908BF8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FA983C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5303C6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"conturCode",</w:t>
      </w:r>
    </w:p>
    <w:p w14:paraId="168B4671"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"1"</w:t>
      </w:r>
    </w:p>
    <w:p w14:paraId="781A27E7"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E79B45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E093FE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"pa",</w:t>
      </w:r>
    </w:p>
    <w:p w14:paraId="03E5853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"05621481690"</w:t>
      </w:r>
    </w:p>
    <w:p w14:paraId="17356CD3"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79C913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C7B345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"bo",</w:t>
      </w:r>
    </w:p>
    <w:p w14:paraId="2D947761"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33B4826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EFC86A9"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8C6CCE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"targetCode",</w:t>
      </w:r>
    </w:p>
    <w:p w14:paraId="6DB0572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"0023-01"</w:t>
      </w:r>
    </w:p>
    <w:p w14:paraId="210CF9D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9DA8D3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0677EF3"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"oktmo",</w:t>
      </w:r>
    </w:p>
    <w:p w14:paraId="3D7DE434"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21A87403"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67757C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B6E5796"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"pzo",</w:t>
      </w:r>
    </w:p>
    <w:p w14:paraId="1322F27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3EBD1C1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7EC970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A6A78C7"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"faip",</w:t>
      </w:r>
    </w:p>
    <w:p w14:paraId="71A83BB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5E08AC8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DCED1F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259C94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"fo",</w:t>
      </w:r>
    </w:p>
    <w:p w14:paraId="598C36E9"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73235B5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E74ED0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6B520B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"ubp",</w:t>
      </w:r>
    </w:p>
    <w:p w14:paraId="7DB424A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02EE17C6"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312ADF9" w14:textId="77777777" w:rsidR="00EA05F5" w:rsidRPr="00EA05F5" w:rsidRDefault="00EA05F5" w:rsidP="0087763A">
      <w:pPr>
        <w:pStyle w:val="GOSTScript"/>
      </w:pPr>
      <w:r w:rsidRPr="00EA05F5">
        <w:lastRenderedPageBreak/>
        <w:tab/>
      </w:r>
      <w:r w:rsidRPr="00EA05F5">
        <w:tab/>
      </w:r>
      <w:r w:rsidRPr="00EA05F5">
        <w:tab/>
      </w:r>
      <w:r w:rsidRPr="00EA05F5">
        <w:tab/>
        <w:t>],</w:t>
      </w:r>
    </w:p>
    <w:p w14:paraId="7EA8CEEC" w14:textId="77777777" w:rsidR="00EA05F5" w:rsidRPr="00EA05F5" w:rsidRDefault="00EA05F5" w:rsidP="0087763A">
      <w:pPr>
        <w:pStyle w:val="GOSTScript"/>
      </w:pPr>
      <w:r w:rsidRPr="00EA05F5">
        <w:tab/>
      </w:r>
      <w:r w:rsidRPr="00EA05F5">
        <w:tab/>
      </w:r>
      <w:r w:rsidRPr="00EA05F5">
        <w:tab/>
      </w:r>
      <w:r w:rsidRPr="00EA05F5">
        <w:tab/>
        <w:t>"Ct_acc": [</w:t>
      </w:r>
    </w:p>
    <w:p w14:paraId="2D171DA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ADA6869"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"budgetCode",</w:t>
      </w:r>
    </w:p>
    <w:p w14:paraId="57E479E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"99010001"</w:t>
      </w:r>
    </w:p>
    <w:p w14:paraId="73268DFA"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921ACF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BF4CD4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"kbk",</w:t>
      </w:r>
    </w:p>
    <w:p w14:paraId="4974F9C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"10001050201010002610"</w:t>
      </w:r>
    </w:p>
    <w:p w14:paraId="27A0573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D3D8FD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DC54A2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"vd",</w:t>
      </w:r>
    </w:p>
    <w:p w14:paraId="24B9D85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"30"</w:t>
      </w:r>
    </w:p>
    <w:p w14:paraId="08AC465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4141455"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15CE3B6"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"account",</w:t>
      </w:r>
    </w:p>
    <w:p w14:paraId="0398870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"СРЕД_ЕКС_КУ"</w:t>
      </w:r>
    </w:p>
    <w:p w14:paraId="0D7FC23A"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94AD986"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787DB3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"tofk",</w:t>
      </w:r>
    </w:p>
    <w:p w14:paraId="41F0EE3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"6200"</w:t>
      </w:r>
    </w:p>
    <w:p w14:paraId="52EED69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FAC5F2A"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2CB9A17"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"conturCode",</w:t>
      </w:r>
    </w:p>
    <w:p w14:paraId="57E310F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"1"</w:t>
      </w:r>
    </w:p>
    <w:p w14:paraId="3D0DA3F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F578D2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CCFC066"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"pa",</w:t>
      </w:r>
    </w:p>
    <w:p w14:paraId="79150D13"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"03212643000000016200"</w:t>
      </w:r>
    </w:p>
    <w:p w14:paraId="37A3943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97963F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0FBA7E1"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"bo",</w:t>
      </w:r>
    </w:p>
    <w:p w14:paraId="31645DB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726B5246"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A4034C1"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C348431"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"targetCode",</w:t>
      </w:r>
    </w:p>
    <w:p w14:paraId="75C0087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6312A88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DD9473F" w14:textId="77777777" w:rsidR="00EA05F5" w:rsidRPr="00EA05F5" w:rsidRDefault="00EA05F5" w:rsidP="0087763A">
      <w:pPr>
        <w:pStyle w:val="GOSTScript"/>
      </w:pPr>
      <w:r w:rsidRPr="00EA05F5">
        <w:lastRenderedPageBreak/>
        <w:tab/>
      </w:r>
      <w:r w:rsidRPr="00EA05F5">
        <w:tab/>
      </w:r>
      <w:r w:rsidRPr="00EA05F5">
        <w:tab/>
      </w:r>
      <w:r w:rsidRPr="00EA05F5">
        <w:tab/>
      </w:r>
      <w:r w:rsidRPr="00EA05F5">
        <w:tab/>
        <w:t>{</w:t>
      </w:r>
    </w:p>
    <w:p w14:paraId="738F18CC"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"oktmo",</w:t>
      </w:r>
    </w:p>
    <w:p w14:paraId="53B72CF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3543E38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87BB06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C2BC993"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"pzo",</w:t>
      </w:r>
    </w:p>
    <w:p w14:paraId="06E0B19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7508E51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14A506A"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AFBEC6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"faip",</w:t>
      </w:r>
    </w:p>
    <w:p w14:paraId="3DA98CB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2C889CD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FF5420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EF2547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"fo",</w:t>
      </w:r>
    </w:p>
    <w:p w14:paraId="41A032B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39C6D1F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B7142F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3223EC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"ubp",</w:t>
      </w:r>
    </w:p>
    <w:p w14:paraId="33CFB56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426F317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EC8B403" w14:textId="77777777" w:rsidR="00EA05F5" w:rsidRPr="00EA05F5" w:rsidRDefault="00EA05F5" w:rsidP="0087763A">
      <w:pPr>
        <w:pStyle w:val="GOSTScript"/>
      </w:pPr>
      <w:r w:rsidRPr="00EA05F5">
        <w:tab/>
      </w:r>
      <w:r w:rsidRPr="00EA05F5">
        <w:tab/>
      </w:r>
      <w:r w:rsidRPr="00EA05F5">
        <w:tab/>
      </w:r>
      <w:r w:rsidRPr="00EA05F5">
        <w:tab/>
        <w:t>],</w:t>
      </w:r>
    </w:p>
    <w:p w14:paraId="34AEA983" w14:textId="77777777" w:rsidR="00EA05F5" w:rsidRPr="00EA05F5" w:rsidRDefault="00EA05F5" w:rsidP="0087763A">
      <w:pPr>
        <w:pStyle w:val="GOSTScript"/>
      </w:pPr>
      <w:r w:rsidRPr="00EA05F5">
        <w:tab/>
      </w:r>
      <w:r w:rsidRPr="00EA05F5">
        <w:tab/>
      </w:r>
      <w:r w:rsidRPr="00EA05F5">
        <w:tab/>
      </w:r>
      <w:r w:rsidRPr="00EA05F5">
        <w:tab/>
        <w:t>"RecType": "1",</w:t>
      </w:r>
    </w:p>
    <w:p w14:paraId="2BA9D8F0" w14:textId="77777777" w:rsidR="00EA05F5" w:rsidRPr="00EA05F5" w:rsidRDefault="00EA05F5" w:rsidP="0087763A">
      <w:pPr>
        <w:pStyle w:val="GOSTScript"/>
      </w:pPr>
      <w:r w:rsidRPr="00EA05F5">
        <w:tab/>
      </w:r>
      <w:r w:rsidRPr="00EA05F5">
        <w:tab/>
      </w:r>
      <w:r w:rsidRPr="00EA05F5">
        <w:tab/>
      </w:r>
      <w:r w:rsidRPr="00EA05F5">
        <w:tab/>
        <w:t>"CurrencyCode": "643",</w:t>
      </w:r>
    </w:p>
    <w:p w14:paraId="2DF43A91" w14:textId="531E344B" w:rsidR="00EA05F5" w:rsidRPr="00EA05F5" w:rsidRDefault="00EA05F5" w:rsidP="0087763A">
      <w:pPr>
        <w:pStyle w:val="GOSTScript"/>
      </w:pPr>
      <w:r w:rsidRPr="00EA05F5">
        <w:tab/>
      </w:r>
      <w:r w:rsidRPr="00EA05F5">
        <w:tab/>
      </w:r>
      <w:r w:rsidRPr="00EA05F5">
        <w:tab/>
      </w:r>
      <w:r w:rsidRPr="00EA05F5">
        <w:tab/>
        <w:t>"Amnt_val_cur": 100.0</w:t>
      </w:r>
      <w:r w:rsidR="007D2123">
        <w:t>0</w:t>
      </w:r>
      <w:r w:rsidRPr="00EA05F5">
        <w:t>,</w:t>
      </w:r>
    </w:p>
    <w:p w14:paraId="0D779C2E" w14:textId="48C905CD" w:rsidR="00EA05F5" w:rsidRPr="00EA05F5" w:rsidRDefault="00EA05F5" w:rsidP="0087763A">
      <w:pPr>
        <w:pStyle w:val="GOSTScript"/>
      </w:pPr>
      <w:r w:rsidRPr="00EA05F5">
        <w:tab/>
      </w:r>
      <w:r w:rsidRPr="00EA05F5">
        <w:tab/>
      </w:r>
      <w:r w:rsidRPr="00EA05F5">
        <w:tab/>
      </w:r>
      <w:r w:rsidRPr="00EA05F5">
        <w:tab/>
        <w:t>"Amnt_oper_cur": 100.0</w:t>
      </w:r>
      <w:r w:rsidR="007D2123">
        <w:t>0</w:t>
      </w:r>
    </w:p>
    <w:p w14:paraId="40AF3979" w14:textId="77777777" w:rsidR="00EA05F5" w:rsidRPr="00EA05F5" w:rsidRDefault="00EA05F5" w:rsidP="0087763A">
      <w:pPr>
        <w:pStyle w:val="GOSTScript"/>
      </w:pPr>
      <w:r w:rsidRPr="00EA05F5">
        <w:tab/>
      </w:r>
      <w:r w:rsidRPr="00EA05F5">
        <w:tab/>
      </w:r>
      <w:r w:rsidRPr="00EA05F5">
        <w:tab/>
        <w:t>},</w:t>
      </w:r>
    </w:p>
    <w:p w14:paraId="1D3CA99B" w14:textId="77777777" w:rsidR="00EA05F5" w:rsidRPr="00EA05F5" w:rsidRDefault="00EA05F5" w:rsidP="0087763A">
      <w:pPr>
        <w:pStyle w:val="GOSTScript"/>
      </w:pPr>
      <w:r w:rsidRPr="00EA05F5">
        <w:tab/>
      </w:r>
      <w:r w:rsidRPr="00EA05F5">
        <w:tab/>
      </w:r>
      <w:r w:rsidRPr="00EA05F5">
        <w:tab/>
        <w:t>{</w:t>
      </w:r>
    </w:p>
    <w:p w14:paraId="3B436032" w14:textId="77777777" w:rsidR="00EA05F5" w:rsidRPr="00EA05F5" w:rsidRDefault="00EA05F5" w:rsidP="0087763A">
      <w:pPr>
        <w:pStyle w:val="GOSTScript"/>
      </w:pPr>
      <w:r w:rsidRPr="00EA05F5">
        <w:tab/>
      </w:r>
      <w:r w:rsidRPr="00EA05F5">
        <w:tab/>
      </w:r>
      <w:r w:rsidRPr="00EA05F5">
        <w:tab/>
      </w:r>
      <w:r w:rsidRPr="00EA05F5">
        <w:tab/>
        <w:t>"GUID": "g5t4ce5d-1473-9737-903v-cfa72ba94f90",</w:t>
      </w:r>
    </w:p>
    <w:p w14:paraId="22CE438B" w14:textId="77777777" w:rsidR="00EA05F5" w:rsidRPr="00EA05F5" w:rsidRDefault="00EA05F5" w:rsidP="0087763A">
      <w:pPr>
        <w:pStyle w:val="GOSTScript"/>
      </w:pPr>
      <w:r w:rsidRPr="00EA05F5">
        <w:tab/>
      </w:r>
      <w:r w:rsidRPr="00EA05F5">
        <w:tab/>
      </w:r>
      <w:r w:rsidRPr="00EA05F5">
        <w:tab/>
      </w:r>
      <w:r w:rsidRPr="00EA05F5">
        <w:tab/>
        <w:t>"DocType": "MSC_PAYM_ORDER_0401060",</w:t>
      </w:r>
    </w:p>
    <w:p w14:paraId="5E01FC1E" w14:textId="77777777" w:rsidR="00EA05F5" w:rsidRPr="00EA05F5" w:rsidRDefault="00EA05F5" w:rsidP="0087763A">
      <w:pPr>
        <w:pStyle w:val="GOSTScript"/>
      </w:pPr>
      <w:r w:rsidRPr="00EA05F5">
        <w:tab/>
      </w:r>
      <w:r w:rsidRPr="00EA05F5">
        <w:tab/>
      </w:r>
      <w:r w:rsidRPr="00EA05F5">
        <w:tab/>
      </w:r>
      <w:r w:rsidRPr="00EA05F5">
        <w:tab/>
        <w:t>"DocNum": "1",</w:t>
      </w:r>
    </w:p>
    <w:p w14:paraId="0D31F5D3" w14:textId="77777777" w:rsidR="00EA05F5" w:rsidRPr="00C75A4E" w:rsidRDefault="00EA05F5" w:rsidP="0087763A">
      <w:pPr>
        <w:pStyle w:val="GOSTScript"/>
        <w:rPr>
          <w:lang w:val="ru-RU"/>
        </w:rPr>
      </w:pPr>
      <w:r w:rsidRPr="00EA05F5">
        <w:tab/>
      </w:r>
      <w:r w:rsidRPr="00EA05F5">
        <w:tab/>
      </w:r>
      <w:r w:rsidRPr="00EA05F5">
        <w:tab/>
      </w:r>
      <w:r w:rsidRPr="00EA05F5">
        <w:tab/>
      </w:r>
      <w:r w:rsidRPr="00C75A4E">
        <w:rPr>
          <w:lang w:val="ru-RU"/>
        </w:rPr>
        <w:t>"</w:t>
      </w:r>
      <w:r w:rsidRPr="00EA05F5">
        <w:t>DocDate</w:t>
      </w:r>
      <w:r w:rsidRPr="00C75A4E">
        <w:rPr>
          <w:lang w:val="ru-RU"/>
        </w:rPr>
        <w:t>": "2022-11-21",</w:t>
      </w:r>
    </w:p>
    <w:p w14:paraId="50B05AD8" w14:textId="77777777" w:rsidR="00EA05F5" w:rsidRPr="00C75A4E" w:rsidRDefault="00EA05F5"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EA05F5">
        <w:t>OperationName</w:t>
      </w:r>
      <w:r w:rsidRPr="00C75A4E">
        <w:rPr>
          <w:lang w:val="ru-RU"/>
        </w:rPr>
        <w:t>": "Поступление средств во временное распоряжение",</w:t>
      </w:r>
    </w:p>
    <w:p w14:paraId="1899FD58" w14:textId="77777777" w:rsidR="00EA05F5" w:rsidRPr="00EA05F5" w:rsidRDefault="00EA05F5" w:rsidP="0087763A">
      <w:pPr>
        <w:pStyle w:val="GOSTScript"/>
      </w:pPr>
      <w:r w:rsidRPr="00C75A4E">
        <w:rPr>
          <w:lang w:val="ru-RU"/>
        </w:rPr>
        <w:tab/>
      </w:r>
      <w:r w:rsidRPr="00C75A4E">
        <w:rPr>
          <w:lang w:val="ru-RU"/>
        </w:rPr>
        <w:tab/>
      </w:r>
      <w:r w:rsidRPr="00C75A4E">
        <w:rPr>
          <w:lang w:val="ru-RU"/>
        </w:rPr>
        <w:tab/>
      </w:r>
      <w:r w:rsidRPr="00C75A4E">
        <w:rPr>
          <w:lang w:val="ru-RU"/>
        </w:rPr>
        <w:tab/>
      </w:r>
      <w:r w:rsidRPr="00EA05F5">
        <w:t>"SettlDate": "2022-11-21",</w:t>
      </w:r>
    </w:p>
    <w:p w14:paraId="6698C985" w14:textId="77777777" w:rsidR="00EA05F5" w:rsidRPr="00EA05F5" w:rsidRDefault="00EA05F5" w:rsidP="0087763A">
      <w:pPr>
        <w:pStyle w:val="GOSTScript"/>
      </w:pPr>
      <w:r w:rsidRPr="00EA05F5">
        <w:tab/>
      </w:r>
      <w:r w:rsidRPr="00EA05F5">
        <w:tab/>
      </w:r>
      <w:r w:rsidRPr="00EA05F5">
        <w:tab/>
      </w:r>
      <w:r w:rsidRPr="00EA05F5">
        <w:tab/>
        <w:t>"ActivDate": "2022-11-21",</w:t>
      </w:r>
    </w:p>
    <w:p w14:paraId="0E77E822" w14:textId="77777777" w:rsidR="00EA05F5" w:rsidRPr="00EA05F5" w:rsidRDefault="00EA05F5" w:rsidP="0087763A">
      <w:pPr>
        <w:pStyle w:val="GOSTScript"/>
      </w:pPr>
      <w:r w:rsidRPr="00EA05F5">
        <w:tab/>
      </w:r>
      <w:r w:rsidRPr="00EA05F5">
        <w:tab/>
      </w:r>
      <w:r w:rsidRPr="00EA05F5">
        <w:tab/>
      </w:r>
      <w:r w:rsidRPr="00EA05F5">
        <w:tab/>
        <w:t>"TOFK": "6200",</w:t>
      </w:r>
    </w:p>
    <w:p w14:paraId="29111AA6" w14:textId="77777777" w:rsidR="00EA05F5" w:rsidRPr="00EA05F5" w:rsidRDefault="00EA05F5" w:rsidP="0087763A">
      <w:pPr>
        <w:pStyle w:val="GOSTScript"/>
      </w:pPr>
      <w:r w:rsidRPr="00EA05F5">
        <w:tab/>
      </w:r>
      <w:r w:rsidRPr="00EA05F5">
        <w:tab/>
      </w:r>
      <w:r w:rsidRPr="00EA05F5">
        <w:tab/>
      </w:r>
      <w:r w:rsidRPr="00EA05F5">
        <w:tab/>
        <w:t>"Source": " EXP05",</w:t>
      </w:r>
    </w:p>
    <w:p w14:paraId="103811EC" w14:textId="77777777" w:rsidR="00EA05F5" w:rsidRPr="00EA05F5" w:rsidRDefault="00EA05F5" w:rsidP="0087763A">
      <w:pPr>
        <w:pStyle w:val="GOSTScript"/>
      </w:pPr>
      <w:r w:rsidRPr="00EA05F5">
        <w:tab/>
      </w:r>
      <w:r w:rsidRPr="00EA05F5">
        <w:tab/>
      </w:r>
      <w:r w:rsidRPr="00EA05F5">
        <w:tab/>
      </w:r>
      <w:r w:rsidRPr="00EA05F5">
        <w:tab/>
        <w:t>"Dt_acc": [</w:t>
      </w:r>
    </w:p>
    <w:p w14:paraId="5214466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EDCC131" w14:textId="77777777" w:rsidR="00EA05F5" w:rsidRPr="00EA05F5" w:rsidRDefault="00EA05F5" w:rsidP="0087763A">
      <w:pPr>
        <w:pStyle w:val="GOSTScript"/>
      </w:pPr>
      <w:r w:rsidRPr="00EA05F5">
        <w:lastRenderedPageBreak/>
        <w:tab/>
      </w:r>
      <w:r w:rsidRPr="00EA05F5">
        <w:tab/>
      </w:r>
      <w:r w:rsidRPr="00EA05F5">
        <w:tab/>
      </w:r>
      <w:r w:rsidRPr="00EA05F5">
        <w:tab/>
      </w:r>
      <w:r w:rsidRPr="00EA05F5">
        <w:tab/>
      </w:r>
      <w:r w:rsidRPr="00EA05F5">
        <w:tab/>
        <w:t>"param": "budgetCode",</w:t>
      </w:r>
    </w:p>
    <w:p w14:paraId="25EC595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"99010001"</w:t>
      </w:r>
    </w:p>
    <w:p w14:paraId="772CC8E7"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C2445C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69485B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"kbk",</w:t>
      </w:r>
    </w:p>
    <w:p w14:paraId="6ADB2C8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"10001050201010002510"</w:t>
      </w:r>
    </w:p>
    <w:p w14:paraId="754714F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2FC72A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9C6E3D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"vd",</w:t>
      </w:r>
    </w:p>
    <w:p w14:paraId="0E202014"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"30"</w:t>
      </w:r>
    </w:p>
    <w:p w14:paraId="017B58B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4080A59"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381E14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"account",</w:t>
      </w:r>
    </w:p>
    <w:p w14:paraId="58AD6525"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"СРЕД_ЕКС_КУ"</w:t>
      </w:r>
    </w:p>
    <w:p w14:paraId="0F0E275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D08FC5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CC5827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"tofk",</w:t>
      </w:r>
    </w:p>
    <w:p w14:paraId="502B593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"6200"</w:t>
      </w:r>
    </w:p>
    <w:p w14:paraId="2A0B479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DC70C55"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830D87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"conturCode",</w:t>
      </w:r>
    </w:p>
    <w:p w14:paraId="74EE3BC7"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"1"</w:t>
      </w:r>
    </w:p>
    <w:p w14:paraId="7278319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814124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50EEBB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"pa",</w:t>
      </w:r>
    </w:p>
    <w:p w14:paraId="287599D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"03212643000000016200"</w:t>
      </w:r>
    </w:p>
    <w:p w14:paraId="429C403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F599AFB"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B9B972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"bo",</w:t>
      </w:r>
    </w:p>
    <w:p w14:paraId="0B038D44"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224F1D1B"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01C5F83"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B890219"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"targetCode",</w:t>
      </w:r>
    </w:p>
    <w:p w14:paraId="02226D4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7DC7CBF4"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4E85D8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15A028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"oktmo",</w:t>
      </w:r>
    </w:p>
    <w:p w14:paraId="4520BFB4"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14672620" w14:textId="77777777" w:rsidR="00EA05F5" w:rsidRPr="00EA05F5" w:rsidRDefault="00EA05F5" w:rsidP="0087763A">
      <w:pPr>
        <w:pStyle w:val="GOSTScript"/>
      </w:pPr>
      <w:r w:rsidRPr="00EA05F5">
        <w:lastRenderedPageBreak/>
        <w:tab/>
      </w:r>
      <w:r w:rsidRPr="00EA05F5">
        <w:tab/>
      </w:r>
      <w:r w:rsidRPr="00EA05F5">
        <w:tab/>
      </w:r>
      <w:r w:rsidRPr="00EA05F5">
        <w:tab/>
      </w:r>
      <w:r w:rsidRPr="00EA05F5">
        <w:tab/>
        <w:t>},</w:t>
      </w:r>
    </w:p>
    <w:p w14:paraId="542E42E9"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DC9C1B5"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"pzo",</w:t>
      </w:r>
    </w:p>
    <w:p w14:paraId="10190729"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2B347189"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5F44CB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830E2CC"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"faip",</w:t>
      </w:r>
    </w:p>
    <w:p w14:paraId="66799AC7"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6233A8F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2E71D45"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75AC9B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"fo",</w:t>
      </w:r>
    </w:p>
    <w:p w14:paraId="60F94FD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5777D2B3"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ADB0BB3"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05C905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"ubp",</w:t>
      </w:r>
    </w:p>
    <w:p w14:paraId="6A1B44C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332A964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03D50C86" w14:textId="77777777" w:rsidR="00EA05F5" w:rsidRPr="00EA05F5" w:rsidRDefault="00EA05F5" w:rsidP="0087763A">
      <w:pPr>
        <w:pStyle w:val="GOSTScript"/>
      </w:pPr>
      <w:r w:rsidRPr="00EA05F5">
        <w:tab/>
      </w:r>
      <w:r w:rsidRPr="00EA05F5">
        <w:tab/>
      </w:r>
      <w:r w:rsidRPr="00EA05F5">
        <w:tab/>
      </w:r>
      <w:r w:rsidRPr="00EA05F5">
        <w:tab/>
        <w:t>],</w:t>
      </w:r>
    </w:p>
    <w:p w14:paraId="1F4E3085" w14:textId="77777777" w:rsidR="00EA05F5" w:rsidRPr="00EA05F5" w:rsidRDefault="00EA05F5" w:rsidP="0087763A">
      <w:pPr>
        <w:pStyle w:val="GOSTScript"/>
      </w:pPr>
      <w:r w:rsidRPr="00EA05F5">
        <w:tab/>
      </w:r>
      <w:r w:rsidRPr="00EA05F5">
        <w:tab/>
      </w:r>
      <w:r w:rsidRPr="00EA05F5">
        <w:tab/>
      </w:r>
      <w:r w:rsidRPr="00EA05F5">
        <w:tab/>
        <w:t>"Ct_acc": [</w:t>
      </w:r>
    </w:p>
    <w:p w14:paraId="15A82ED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01AB83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"budgetCode",</w:t>
      </w:r>
    </w:p>
    <w:p w14:paraId="4C1AE1D6"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"99010001"</w:t>
      </w:r>
    </w:p>
    <w:p w14:paraId="3E56BB5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05CCD79"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343538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"kbk",</w:t>
      </w:r>
    </w:p>
    <w:p w14:paraId="68E84133"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"32000000000000000510"</w:t>
      </w:r>
    </w:p>
    <w:p w14:paraId="311A359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586C98E"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EEF3569"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"vd",</w:t>
      </w:r>
    </w:p>
    <w:p w14:paraId="29E0DB68"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"30"</w:t>
      </w:r>
    </w:p>
    <w:p w14:paraId="324DEB97"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253CC4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3D0CA7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"account",</w:t>
      </w:r>
    </w:p>
    <w:p w14:paraId="4BF4D947"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"ПОСТУПЛЕНИЯ_КУ"</w:t>
      </w:r>
    </w:p>
    <w:p w14:paraId="0B4057A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E6F79D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5A2BEBE"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"tofk",</w:t>
      </w:r>
    </w:p>
    <w:p w14:paraId="5F7C6659"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"6200"</w:t>
      </w:r>
    </w:p>
    <w:p w14:paraId="426F50AE" w14:textId="77777777" w:rsidR="00EA05F5" w:rsidRPr="00EA05F5" w:rsidRDefault="00EA05F5" w:rsidP="0087763A">
      <w:pPr>
        <w:pStyle w:val="GOSTScript"/>
      </w:pPr>
      <w:r w:rsidRPr="00EA05F5">
        <w:lastRenderedPageBreak/>
        <w:tab/>
      </w:r>
      <w:r w:rsidRPr="00EA05F5">
        <w:tab/>
      </w:r>
      <w:r w:rsidRPr="00EA05F5">
        <w:tab/>
      </w:r>
      <w:r w:rsidRPr="00EA05F5">
        <w:tab/>
      </w:r>
      <w:r w:rsidRPr="00EA05F5">
        <w:tab/>
        <w:t>},</w:t>
      </w:r>
    </w:p>
    <w:p w14:paraId="4376EFB6"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4D7046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"conturCode",</w:t>
      </w:r>
    </w:p>
    <w:p w14:paraId="07D1348C"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"1"</w:t>
      </w:r>
    </w:p>
    <w:p w14:paraId="7FD990C2"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89361A1"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91540C5"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"pa",</w:t>
      </w:r>
    </w:p>
    <w:p w14:paraId="2F6292E5"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"05621481690"</w:t>
      </w:r>
    </w:p>
    <w:p w14:paraId="73AA200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09C69CA"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B9346E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"bo",</w:t>
      </w:r>
    </w:p>
    <w:p w14:paraId="0C148BB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0B4116D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B161FC1"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ACD0D4B"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"targetCode",</w:t>
      </w:r>
    </w:p>
    <w:p w14:paraId="278402D0"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"0023"</w:t>
      </w:r>
    </w:p>
    <w:p w14:paraId="0E6CB61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7B93341F"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943954D"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"oktmo",</w:t>
      </w:r>
    </w:p>
    <w:p w14:paraId="10C3978C"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3A9990E7"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3058CCDA"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59B7A65A"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"pzo",</w:t>
      </w:r>
    </w:p>
    <w:p w14:paraId="7575BEC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4124002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D27A72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545213F"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"faip",</w:t>
      </w:r>
    </w:p>
    <w:p w14:paraId="181934B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1A075D18"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278B1FB0"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1F4B5EBC"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"fo",</w:t>
      </w:r>
    </w:p>
    <w:p w14:paraId="297E03D4"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626591F6"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6D9D822D"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E97E332"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"param": "ubp",</w:t>
      </w:r>
    </w:p>
    <w:p w14:paraId="33F3CFE7" w14:textId="77777777" w:rsidR="00EA05F5" w:rsidRPr="00EA05F5" w:rsidRDefault="00EA05F5" w:rsidP="0087763A">
      <w:pPr>
        <w:pStyle w:val="GOSTScript"/>
      </w:pPr>
      <w:r w:rsidRPr="00EA05F5">
        <w:tab/>
      </w:r>
      <w:r w:rsidRPr="00EA05F5">
        <w:tab/>
      </w:r>
      <w:r w:rsidRPr="00EA05F5">
        <w:tab/>
      </w:r>
      <w:r w:rsidRPr="00EA05F5">
        <w:tab/>
      </w:r>
      <w:r w:rsidRPr="00EA05F5">
        <w:tab/>
      </w:r>
      <w:r w:rsidRPr="00EA05F5">
        <w:tab/>
        <w:t>"value": "-"</w:t>
      </w:r>
    </w:p>
    <w:p w14:paraId="2B7BA97C" w14:textId="77777777" w:rsidR="00EA05F5" w:rsidRPr="00EA05F5" w:rsidRDefault="00EA05F5" w:rsidP="0087763A">
      <w:pPr>
        <w:pStyle w:val="GOSTScript"/>
      </w:pPr>
      <w:r w:rsidRPr="00EA05F5">
        <w:tab/>
      </w:r>
      <w:r w:rsidRPr="00EA05F5">
        <w:tab/>
      </w:r>
      <w:r w:rsidRPr="00EA05F5">
        <w:tab/>
      </w:r>
      <w:r w:rsidRPr="00EA05F5">
        <w:tab/>
      </w:r>
      <w:r w:rsidRPr="00EA05F5">
        <w:tab/>
        <w:t>}</w:t>
      </w:r>
    </w:p>
    <w:p w14:paraId="4221C859" w14:textId="77777777" w:rsidR="00EA05F5" w:rsidRPr="00EA05F5" w:rsidRDefault="00EA05F5" w:rsidP="0087763A">
      <w:pPr>
        <w:pStyle w:val="GOSTScript"/>
      </w:pPr>
      <w:r w:rsidRPr="00EA05F5">
        <w:tab/>
      </w:r>
      <w:r w:rsidRPr="00EA05F5">
        <w:tab/>
      </w:r>
      <w:r w:rsidRPr="00EA05F5">
        <w:tab/>
      </w:r>
      <w:r w:rsidRPr="00EA05F5">
        <w:tab/>
        <w:t>],</w:t>
      </w:r>
    </w:p>
    <w:p w14:paraId="250FD10E" w14:textId="77777777" w:rsidR="00EA05F5" w:rsidRPr="00EA05F5" w:rsidRDefault="00EA05F5" w:rsidP="0087763A">
      <w:pPr>
        <w:pStyle w:val="GOSTScript"/>
      </w:pPr>
      <w:r w:rsidRPr="00EA05F5">
        <w:lastRenderedPageBreak/>
        <w:tab/>
      </w:r>
      <w:r w:rsidRPr="00EA05F5">
        <w:tab/>
      </w:r>
      <w:r w:rsidRPr="00EA05F5">
        <w:tab/>
      </w:r>
      <w:r w:rsidRPr="00EA05F5">
        <w:tab/>
        <w:t>"RecType": "0",</w:t>
      </w:r>
    </w:p>
    <w:p w14:paraId="6AD3CDF1" w14:textId="77777777" w:rsidR="00EA05F5" w:rsidRPr="00EA05F5" w:rsidRDefault="00EA05F5" w:rsidP="0087763A">
      <w:pPr>
        <w:pStyle w:val="GOSTScript"/>
      </w:pPr>
      <w:r w:rsidRPr="00EA05F5">
        <w:tab/>
      </w:r>
      <w:r w:rsidRPr="00EA05F5">
        <w:tab/>
      </w:r>
      <w:r w:rsidRPr="00EA05F5">
        <w:tab/>
      </w:r>
      <w:r w:rsidRPr="00EA05F5">
        <w:tab/>
        <w:t>"CurrencyCode": "643",</w:t>
      </w:r>
    </w:p>
    <w:p w14:paraId="5A9077CE" w14:textId="56AA2837" w:rsidR="00EA05F5" w:rsidRPr="00EA05F5" w:rsidRDefault="00EA05F5" w:rsidP="0087763A">
      <w:pPr>
        <w:pStyle w:val="GOSTScript"/>
      </w:pPr>
      <w:r w:rsidRPr="00EA05F5">
        <w:tab/>
      </w:r>
      <w:r w:rsidRPr="00EA05F5">
        <w:tab/>
      </w:r>
      <w:r w:rsidRPr="00EA05F5">
        <w:tab/>
      </w:r>
      <w:r w:rsidRPr="00EA05F5">
        <w:tab/>
        <w:t>"Amnt_val_cur": 100.0</w:t>
      </w:r>
      <w:r w:rsidR="007D2123">
        <w:t>0</w:t>
      </w:r>
      <w:r w:rsidRPr="00EA05F5">
        <w:t>,</w:t>
      </w:r>
    </w:p>
    <w:p w14:paraId="73511158" w14:textId="58D59A59" w:rsidR="00EA05F5" w:rsidRPr="00896CD5" w:rsidRDefault="00EA05F5" w:rsidP="0087763A">
      <w:pPr>
        <w:pStyle w:val="GOSTScript"/>
        <w:rPr>
          <w:lang w:val="ru-RU"/>
        </w:rPr>
      </w:pPr>
      <w:r w:rsidRPr="00EA05F5">
        <w:tab/>
      </w:r>
      <w:r w:rsidRPr="00EA05F5">
        <w:tab/>
      </w:r>
      <w:r w:rsidRPr="00EA05F5">
        <w:tab/>
      </w:r>
      <w:r w:rsidRPr="00EA05F5">
        <w:tab/>
      </w:r>
      <w:r w:rsidRPr="00896CD5">
        <w:rPr>
          <w:lang w:val="ru-RU"/>
        </w:rPr>
        <w:t>"</w:t>
      </w:r>
      <w:r w:rsidRPr="00EA05F5">
        <w:t>Amnt</w:t>
      </w:r>
      <w:r w:rsidRPr="00896CD5">
        <w:rPr>
          <w:lang w:val="ru-RU"/>
        </w:rPr>
        <w:t>_</w:t>
      </w:r>
      <w:r w:rsidRPr="00EA05F5">
        <w:t>oper</w:t>
      </w:r>
      <w:r w:rsidRPr="00896CD5">
        <w:rPr>
          <w:lang w:val="ru-RU"/>
        </w:rPr>
        <w:t>_</w:t>
      </w:r>
      <w:r w:rsidRPr="00EA05F5">
        <w:t>cur</w:t>
      </w:r>
      <w:r w:rsidRPr="00896CD5">
        <w:rPr>
          <w:lang w:val="ru-RU"/>
        </w:rPr>
        <w:t>": 100.0</w:t>
      </w:r>
      <w:r w:rsidR="007D2123" w:rsidRPr="00896CD5">
        <w:rPr>
          <w:lang w:val="ru-RU"/>
        </w:rPr>
        <w:t>0</w:t>
      </w:r>
    </w:p>
    <w:p w14:paraId="0813524F" w14:textId="77777777" w:rsidR="00EA05F5" w:rsidRPr="00896CD5" w:rsidRDefault="00EA05F5" w:rsidP="0087763A">
      <w:pPr>
        <w:pStyle w:val="GOSTScript"/>
        <w:rPr>
          <w:lang w:val="ru-RU"/>
        </w:rPr>
      </w:pPr>
      <w:r w:rsidRPr="00896CD5">
        <w:rPr>
          <w:lang w:val="ru-RU"/>
        </w:rPr>
        <w:tab/>
      </w:r>
      <w:r w:rsidRPr="00896CD5">
        <w:rPr>
          <w:lang w:val="ru-RU"/>
        </w:rPr>
        <w:tab/>
      </w:r>
      <w:r w:rsidRPr="00896CD5">
        <w:rPr>
          <w:lang w:val="ru-RU"/>
        </w:rPr>
        <w:tab/>
        <w:t>}</w:t>
      </w:r>
    </w:p>
    <w:p w14:paraId="6849658E" w14:textId="77777777" w:rsidR="00EA05F5" w:rsidRPr="00896CD5" w:rsidRDefault="00EA05F5" w:rsidP="0087763A">
      <w:pPr>
        <w:pStyle w:val="GOSTScript"/>
        <w:rPr>
          <w:lang w:val="ru-RU"/>
        </w:rPr>
      </w:pPr>
      <w:r w:rsidRPr="00896CD5">
        <w:rPr>
          <w:lang w:val="ru-RU"/>
        </w:rPr>
        <w:tab/>
      </w:r>
      <w:r w:rsidRPr="00896CD5">
        <w:rPr>
          <w:lang w:val="ru-RU"/>
        </w:rPr>
        <w:tab/>
        <w:t>]</w:t>
      </w:r>
    </w:p>
    <w:p w14:paraId="62C9F604" w14:textId="77777777" w:rsidR="00EA05F5" w:rsidRPr="00896CD5" w:rsidRDefault="00EA05F5" w:rsidP="0087763A">
      <w:pPr>
        <w:pStyle w:val="GOSTScript"/>
        <w:rPr>
          <w:lang w:val="ru-RU"/>
        </w:rPr>
      </w:pPr>
      <w:r w:rsidRPr="00896CD5">
        <w:rPr>
          <w:lang w:val="ru-RU"/>
        </w:rPr>
        <w:tab/>
        <w:t>}</w:t>
      </w:r>
    </w:p>
    <w:p w14:paraId="30FCA351" w14:textId="05169511" w:rsidR="00BB4392" w:rsidRPr="00F7170F" w:rsidRDefault="00EA05F5" w:rsidP="00C75A4E">
      <w:pPr>
        <w:pStyle w:val="GOSTScript"/>
        <w:rPr>
          <w:lang w:val="ru-RU"/>
        </w:rPr>
      </w:pPr>
      <w:r w:rsidRPr="00F7170F">
        <w:rPr>
          <w:lang w:val="ru-RU"/>
        </w:rPr>
        <w:t>}</w:t>
      </w:r>
    </w:p>
    <w:p w14:paraId="5B3C72B8" w14:textId="77777777" w:rsidR="00815C1F" w:rsidRDefault="00815C1F" w:rsidP="007E0737">
      <w:pPr>
        <w:pStyle w:val="GOSTNormal"/>
        <w:rPr>
          <w:u w:val="single"/>
        </w:rPr>
      </w:pPr>
      <w:bookmarkStart w:id="5626" w:name="_Приложение_1"/>
      <w:bookmarkStart w:id="5627" w:name="_Приложение_1_Перечень"/>
      <w:bookmarkStart w:id="5628" w:name="_Запросы_по_управлению"/>
      <w:bookmarkStart w:id="5629" w:name="_Ref154665410"/>
      <w:bookmarkStart w:id="5630" w:name="_Ref154665425"/>
      <w:bookmarkStart w:id="5631" w:name="_Ref154665434"/>
      <w:bookmarkStart w:id="5632" w:name="_Ref154665445"/>
      <w:bookmarkStart w:id="5633" w:name="_Ref154665453"/>
      <w:bookmarkStart w:id="5634" w:name="_Ref154665462"/>
      <w:bookmarkStart w:id="5635" w:name="_Ref154665468"/>
      <w:bookmarkStart w:id="5636" w:name="_Ref154665473"/>
      <w:bookmarkStart w:id="5637" w:name="_Ref154665478"/>
      <w:bookmarkStart w:id="5638" w:name="_Ref154665484"/>
      <w:bookmarkStart w:id="5639" w:name="_Ref154665490"/>
      <w:bookmarkStart w:id="5640" w:name="_Ref154665495"/>
      <w:bookmarkStart w:id="5641" w:name="_Ref154665501"/>
      <w:bookmarkStart w:id="5642" w:name="_Ref154665513"/>
      <w:bookmarkStart w:id="5643" w:name="_Ref154665519"/>
      <w:bookmarkStart w:id="5644" w:name="_Ref154665525"/>
      <w:bookmarkStart w:id="5645" w:name="_Ref154665548"/>
      <w:bookmarkStart w:id="5646" w:name="_Ref154665556"/>
      <w:bookmarkStart w:id="5647" w:name="_Ref154665564"/>
      <w:bookmarkStart w:id="5648" w:name="_Ref154665569"/>
      <w:bookmarkStart w:id="5649" w:name="_Ref154665570"/>
      <w:bookmarkStart w:id="5650" w:name="_Toc117871537"/>
      <w:bookmarkStart w:id="5651" w:name="_Ref117870516"/>
      <w:bookmarkEnd w:id="5626"/>
      <w:bookmarkEnd w:id="5627"/>
      <w:bookmarkEnd w:id="5628"/>
    </w:p>
    <w:p w14:paraId="5B6AD68D" w14:textId="5D5AE05F" w:rsidR="007E0737" w:rsidRPr="00F7170F" w:rsidRDefault="007E0737" w:rsidP="007E0737">
      <w:pPr>
        <w:pStyle w:val="GOSTNormal"/>
      </w:pPr>
      <w:r w:rsidRPr="0087763A">
        <w:rPr>
          <w:u w:val="single"/>
        </w:rPr>
        <w:t>Пример</w:t>
      </w:r>
      <w:r w:rsidRPr="00F7170F">
        <w:rPr>
          <w:u w:val="single"/>
        </w:rPr>
        <w:t xml:space="preserve"> №3 (</w:t>
      </w:r>
      <w:r w:rsidRPr="007E0737">
        <w:rPr>
          <w:u w:val="single"/>
        </w:rPr>
        <w:t>Признак</w:t>
      </w:r>
      <w:r w:rsidRPr="00F7170F">
        <w:rPr>
          <w:u w:val="single"/>
        </w:rPr>
        <w:t xml:space="preserve"> </w:t>
      </w:r>
      <w:r w:rsidRPr="007E0737">
        <w:rPr>
          <w:u w:val="single"/>
        </w:rPr>
        <w:t>необходимости</w:t>
      </w:r>
      <w:r w:rsidRPr="00F7170F">
        <w:rPr>
          <w:u w:val="single"/>
        </w:rPr>
        <w:t xml:space="preserve"> </w:t>
      </w:r>
      <w:r w:rsidRPr="007E0737">
        <w:rPr>
          <w:u w:val="single"/>
        </w:rPr>
        <w:t>отображения</w:t>
      </w:r>
      <w:r w:rsidRPr="00F7170F">
        <w:rPr>
          <w:u w:val="single"/>
        </w:rPr>
        <w:t xml:space="preserve"> </w:t>
      </w:r>
      <w:r w:rsidRPr="007E0737">
        <w:rPr>
          <w:u w:val="single"/>
        </w:rPr>
        <w:t>данных</w:t>
      </w:r>
      <w:r w:rsidRPr="00F7170F">
        <w:rPr>
          <w:u w:val="single"/>
        </w:rPr>
        <w:t xml:space="preserve"> </w:t>
      </w:r>
      <w:r w:rsidRPr="007E0737">
        <w:rPr>
          <w:u w:val="single"/>
        </w:rPr>
        <w:t>в</w:t>
      </w:r>
      <w:r w:rsidRPr="00F7170F">
        <w:rPr>
          <w:u w:val="single"/>
        </w:rPr>
        <w:t xml:space="preserve"> </w:t>
      </w:r>
      <w:r w:rsidRPr="007E0737">
        <w:rPr>
          <w:u w:val="single"/>
        </w:rPr>
        <w:t>разрезе</w:t>
      </w:r>
      <w:r w:rsidRPr="00F7170F">
        <w:rPr>
          <w:u w:val="single"/>
        </w:rPr>
        <w:t xml:space="preserve"> </w:t>
      </w:r>
      <w:r w:rsidRPr="007E0737">
        <w:rPr>
          <w:u w:val="single"/>
        </w:rPr>
        <w:t>документов</w:t>
      </w:r>
      <w:r w:rsidRPr="00F7170F">
        <w:rPr>
          <w:u w:val="single"/>
        </w:rPr>
        <w:t xml:space="preserve"> = 1 – </w:t>
      </w:r>
      <w:r w:rsidRPr="007E0737">
        <w:rPr>
          <w:u w:val="single"/>
        </w:rPr>
        <w:t>необходимы</w:t>
      </w:r>
      <w:r w:rsidRPr="00F7170F">
        <w:rPr>
          <w:u w:val="single"/>
        </w:rPr>
        <w:t xml:space="preserve"> </w:t>
      </w:r>
      <w:r w:rsidRPr="007E0737">
        <w:rPr>
          <w:u w:val="single"/>
        </w:rPr>
        <w:t>атрибуты</w:t>
      </w:r>
      <w:r w:rsidRPr="00F7170F">
        <w:rPr>
          <w:u w:val="single"/>
        </w:rPr>
        <w:t xml:space="preserve"> </w:t>
      </w:r>
      <w:r w:rsidRPr="007E0737">
        <w:rPr>
          <w:u w:val="single"/>
        </w:rPr>
        <w:t>документов</w:t>
      </w:r>
      <w:r w:rsidRPr="00F7170F">
        <w:rPr>
          <w:u w:val="single"/>
        </w:rPr>
        <w:t xml:space="preserve">, </w:t>
      </w:r>
      <w:r w:rsidRPr="007E0737">
        <w:rPr>
          <w:u w:val="single"/>
        </w:rPr>
        <w:t>признак</w:t>
      </w:r>
      <w:r w:rsidRPr="00F7170F">
        <w:rPr>
          <w:u w:val="single"/>
        </w:rPr>
        <w:t xml:space="preserve"> </w:t>
      </w:r>
      <w:r w:rsidRPr="007E0737">
        <w:rPr>
          <w:u w:val="single"/>
        </w:rPr>
        <w:t>необходимости</w:t>
      </w:r>
      <w:r w:rsidRPr="00F7170F">
        <w:rPr>
          <w:u w:val="single"/>
        </w:rPr>
        <w:t xml:space="preserve"> </w:t>
      </w:r>
      <w:r w:rsidRPr="007E0737">
        <w:rPr>
          <w:u w:val="single"/>
        </w:rPr>
        <w:t>группировки</w:t>
      </w:r>
      <w:r w:rsidRPr="00F7170F">
        <w:rPr>
          <w:u w:val="single"/>
        </w:rPr>
        <w:t xml:space="preserve"> </w:t>
      </w:r>
      <w:r w:rsidRPr="007E0737">
        <w:rPr>
          <w:u w:val="single"/>
        </w:rPr>
        <w:t>по</w:t>
      </w:r>
      <w:r w:rsidRPr="00F7170F">
        <w:rPr>
          <w:u w:val="single"/>
        </w:rPr>
        <w:t xml:space="preserve"> </w:t>
      </w:r>
      <w:r w:rsidRPr="007E0737">
        <w:rPr>
          <w:u w:val="single"/>
        </w:rPr>
        <w:t>корреспонденции</w:t>
      </w:r>
      <w:r w:rsidRPr="00F7170F">
        <w:rPr>
          <w:u w:val="single"/>
        </w:rPr>
        <w:t xml:space="preserve"> = 0 – </w:t>
      </w:r>
      <w:r w:rsidRPr="007E0737">
        <w:rPr>
          <w:u w:val="single"/>
        </w:rPr>
        <w:t>не</w:t>
      </w:r>
      <w:r w:rsidRPr="00F7170F">
        <w:rPr>
          <w:u w:val="single"/>
        </w:rPr>
        <w:t xml:space="preserve"> </w:t>
      </w:r>
      <w:r w:rsidRPr="007E0737">
        <w:rPr>
          <w:u w:val="single"/>
        </w:rPr>
        <w:t>группировать</w:t>
      </w:r>
      <w:r w:rsidRPr="00F7170F">
        <w:rPr>
          <w:u w:val="single"/>
        </w:rPr>
        <w:t xml:space="preserve">, </w:t>
      </w:r>
      <w:r>
        <w:rPr>
          <w:u w:val="single"/>
        </w:rPr>
        <w:t>в</w:t>
      </w:r>
      <w:r w:rsidRPr="00F7170F">
        <w:rPr>
          <w:u w:val="single"/>
        </w:rPr>
        <w:t xml:space="preserve"> </w:t>
      </w:r>
      <w:r>
        <w:rPr>
          <w:u w:val="single"/>
        </w:rPr>
        <w:t>запросе</w:t>
      </w:r>
      <w:r w:rsidRPr="00F7170F">
        <w:rPr>
          <w:u w:val="single"/>
        </w:rPr>
        <w:t xml:space="preserve"> </w:t>
      </w:r>
      <w:r>
        <w:rPr>
          <w:u w:val="single"/>
        </w:rPr>
        <w:t>указаны</w:t>
      </w:r>
      <w:r w:rsidRPr="00F7170F">
        <w:rPr>
          <w:u w:val="single"/>
        </w:rPr>
        <w:t xml:space="preserve"> </w:t>
      </w:r>
      <w:r w:rsidR="008A7470" w:rsidRPr="0087763A">
        <w:rPr>
          <w:u w:val="single"/>
        </w:rPr>
        <w:t>параметры</w:t>
      </w:r>
      <w:r w:rsidR="008A7470" w:rsidRPr="00F7170F">
        <w:rPr>
          <w:u w:val="single"/>
        </w:rPr>
        <w:t xml:space="preserve"> </w:t>
      </w:r>
      <w:r w:rsidR="008A7470" w:rsidRPr="0087763A">
        <w:rPr>
          <w:u w:val="single"/>
        </w:rPr>
        <w:t>отображения</w:t>
      </w:r>
      <w:r w:rsidR="008A7470" w:rsidRPr="00F7170F">
        <w:rPr>
          <w:u w:val="single"/>
        </w:rPr>
        <w:t xml:space="preserve"> </w:t>
      </w:r>
      <w:r w:rsidR="008A7470" w:rsidRPr="0087763A">
        <w:rPr>
          <w:u w:val="single"/>
        </w:rPr>
        <w:t>данных</w:t>
      </w:r>
      <w:r w:rsidR="008A7470" w:rsidRPr="00F7170F">
        <w:rPr>
          <w:u w:val="single"/>
        </w:rPr>
        <w:t xml:space="preserve">= </w:t>
      </w:r>
      <w:r w:rsidR="008A7470" w:rsidRPr="0087763A">
        <w:rPr>
          <w:u w:val="single"/>
        </w:rPr>
        <w:t>аналитические</w:t>
      </w:r>
      <w:r w:rsidR="008A7470" w:rsidRPr="00F7170F">
        <w:rPr>
          <w:u w:val="single"/>
        </w:rPr>
        <w:t xml:space="preserve"> </w:t>
      </w:r>
      <w:r w:rsidR="008A7470" w:rsidRPr="0087763A">
        <w:rPr>
          <w:u w:val="single"/>
        </w:rPr>
        <w:t>признаки</w:t>
      </w:r>
      <w:r w:rsidR="008A7470" w:rsidRPr="00F7170F">
        <w:rPr>
          <w:u w:val="single"/>
        </w:rPr>
        <w:t xml:space="preserve"> «</w:t>
      </w:r>
      <w:r w:rsidR="008A7470" w:rsidRPr="0087763A">
        <w:rPr>
          <w:u w:val="single"/>
        </w:rPr>
        <w:t>Наименование</w:t>
      </w:r>
      <w:r w:rsidR="008A7470" w:rsidRPr="00F7170F">
        <w:rPr>
          <w:u w:val="single"/>
        </w:rPr>
        <w:t xml:space="preserve"> </w:t>
      </w:r>
      <w:r w:rsidR="008A7470" w:rsidRPr="0087763A">
        <w:rPr>
          <w:u w:val="single"/>
        </w:rPr>
        <w:t>документа</w:t>
      </w:r>
      <w:r w:rsidR="008A7470" w:rsidRPr="00F7170F">
        <w:rPr>
          <w:u w:val="single"/>
        </w:rPr>
        <w:t>», «</w:t>
      </w:r>
      <w:r w:rsidR="008A7470" w:rsidRPr="0087763A">
        <w:rPr>
          <w:u w:val="single"/>
        </w:rPr>
        <w:t>Уровень</w:t>
      </w:r>
      <w:r w:rsidR="008A7470" w:rsidRPr="00F7170F">
        <w:rPr>
          <w:u w:val="single"/>
        </w:rPr>
        <w:t xml:space="preserve"> </w:t>
      </w:r>
      <w:r w:rsidR="008A7470" w:rsidRPr="0087763A">
        <w:rPr>
          <w:u w:val="single"/>
        </w:rPr>
        <w:t>конфиденциальности</w:t>
      </w:r>
      <w:r w:rsidR="008A7470" w:rsidRPr="00F7170F">
        <w:rPr>
          <w:u w:val="single"/>
        </w:rPr>
        <w:t>», «</w:t>
      </w:r>
      <w:r w:rsidR="008A7470" w:rsidRPr="0087763A">
        <w:rPr>
          <w:u w:val="single"/>
        </w:rPr>
        <w:t>Счет</w:t>
      </w:r>
      <w:r w:rsidR="008A7470" w:rsidRPr="00F7170F">
        <w:rPr>
          <w:u w:val="single"/>
        </w:rPr>
        <w:t xml:space="preserve">» </w:t>
      </w:r>
      <w:r w:rsidR="008A7470">
        <w:rPr>
          <w:u w:val="single"/>
        </w:rPr>
        <w:t>и</w:t>
      </w:r>
      <w:r w:rsidR="008A7470" w:rsidRPr="00F7170F">
        <w:rPr>
          <w:u w:val="single"/>
        </w:rPr>
        <w:t xml:space="preserve"> </w:t>
      </w:r>
      <w:r w:rsidRPr="007E0737">
        <w:rPr>
          <w:u w:val="single"/>
        </w:rPr>
        <w:t>параметры</w:t>
      </w:r>
      <w:r w:rsidRPr="00F7170F">
        <w:rPr>
          <w:u w:val="single"/>
        </w:rPr>
        <w:t xml:space="preserve"> </w:t>
      </w:r>
      <w:r w:rsidRPr="007E0737">
        <w:rPr>
          <w:u w:val="single"/>
        </w:rPr>
        <w:t>отображения</w:t>
      </w:r>
      <w:r w:rsidRPr="00F7170F">
        <w:rPr>
          <w:u w:val="single"/>
        </w:rPr>
        <w:t xml:space="preserve"> </w:t>
      </w:r>
      <w:r w:rsidRPr="007E0737">
        <w:rPr>
          <w:u w:val="single"/>
        </w:rPr>
        <w:t>реквизитов</w:t>
      </w:r>
      <w:r w:rsidRPr="00F7170F">
        <w:rPr>
          <w:u w:val="single"/>
        </w:rPr>
        <w:t xml:space="preserve"> </w:t>
      </w:r>
      <w:r w:rsidRPr="007E0737">
        <w:rPr>
          <w:u w:val="single"/>
        </w:rPr>
        <w:t>документа</w:t>
      </w:r>
      <w:r w:rsidR="001055C1" w:rsidRPr="00F7170F">
        <w:rPr>
          <w:u w:val="single"/>
        </w:rPr>
        <w:t>=</w:t>
      </w:r>
      <w:r w:rsidR="001055C1" w:rsidRPr="00F7170F">
        <w:t xml:space="preserve"> «</w:t>
      </w:r>
      <w:r w:rsidR="001055C1">
        <w:rPr>
          <w:u w:val="single"/>
        </w:rPr>
        <w:t>Н</w:t>
      </w:r>
      <w:r w:rsidR="001055C1" w:rsidRPr="001055C1">
        <w:rPr>
          <w:u w:val="single"/>
        </w:rPr>
        <w:t>аименование</w:t>
      </w:r>
      <w:r w:rsidR="001055C1" w:rsidRPr="00F7170F">
        <w:rPr>
          <w:u w:val="single"/>
        </w:rPr>
        <w:t xml:space="preserve"> </w:t>
      </w:r>
      <w:r w:rsidR="001055C1" w:rsidRPr="001055C1">
        <w:rPr>
          <w:u w:val="single"/>
        </w:rPr>
        <w:t>операции</w:t>
      </w:r>
      <w:r w:rsidR="001055C1" w:rsidRPr="00F7170F">
        <w:rPr>
          <w:u w:val="single"/>
        </w:rPr>
        <w:t>», «</w:t>
      </w:r>
      <w:r w:rsidR="001055C1">
        <w:rPr>
          <w:u w:val="single"/>
        </w:rPr>
        <w:t>Д</w:t>
      </w:r>
      <w:r w:rsidR="001055C1" w:rsidRPr="001055C1">
        <w:rPr>
          <w:u w:val="single"/>
        </w:rPr>
        <w:t>ата</w:t>
      </w:r>
      <w:r w:rsidR="001055C1" w:rsidRPr="00F7170F">
        <w:rPr>
          <w:u w:val="single"/>
        </w:rPr>
        <w:t xml:space="preserve"> </w:t>
      </w:r>
      <w:r w:rsidR="001055C1" w:rsidRPr="001055C1">
        <w:rPr>
          <w:u w:val="single"/>
        </w:rPr>
        <w:t>отражения</w:t>
      </w:r>
      <w:r w:rsidR="001055C1" w:rsidRPr="00F7170F">
        <w:rPr>
          <w:u w:val="single"/>
        </w:rPr>
        <w:t xml:space="preserve"> </w:t>
      </w:r>
      <w:r w:rsidR="001055C1" w:rsidRPr="001055C1">
        <w:rPr>
          <w:u w:val="single"/>
        </w:rPr>
        <w:t>операции</w:t>
      </w:r>
      <w:r w:rsidR="001055C1" w:rsidRPr="00F7170F">
        <w:rPr>
          <w:u w:val="single"/>
        </w:rPr>
        <w:t xml:space="preserve"> </w:t>
      </w:r>
      <w:r w:rsidR="001055C1" w:rsidRPr="001055C1">
        <w:rPr>
          <w:u w:val="single"/>
        </w:rPr>
        <w:t>в</w:t>
      </w:r>
      <w:r w:rsidR="001055C1" w:rsidRPr="00F7170F">
        <w:rPr>
          <w:u w:val="single"/>
        </w:rPr>
        <w:t xml:space="preserve"> </w:t>
      </w:r>
      <w:r w:rsidR="001055C1" w:rsidRPr="001055C1">
        <w:rPr>
          <w:u w:val="single"/>
        </w:rPr>
        <w:t>учете</w:t>
      </w:r>
      <w:r w:rsidR="001055C1" w:rsidRPr="00F7170F">
        <w:rPr>
          <w:u w:val="single"/>
        </w:rPr>
        <w:t>», «</w:t>
      </w:r>
      <w:r w:rsidR="001055C1">
        <w:rPr>
          <w:u w:val="single"/>
        </w:rPr>
        <w:t>Д</w:t>
      </w:r>
      <w:r w:rsidR="001055C1" w:rsidRPr="001055C1">
        <w:rPr>
          <w:u w:val="single"/>
        </w:rPr>
        <w:t>ата</w:t>
      </w:r>
      <w:r w:rsidR="001055C1" w:rsidRPr="00F7170F">
        <w:rPr>
          <w:u w:val="single"/>
        </w:rPr>
        <w:t xml:space="preserve"> </w:t>
      </w:r>
      <w:r w:rsidR="001055C1" w:rsidRPr="001055C1">
        <w:rPr>
          <w:u w:val="single"/>
        </w:rPr>
        <w:t>ввода</w:t>
      </w:r>
      <w:r w:rsidR="001055C1" w:rsidRPr="00F7170F">
        <w:rPr>
          <w:u w:val="single"/>
        </w:rPr>
        <w:t xml:space="preserve"> </w:t>
      </w:r>
      <w:r w:rsidR="001055C1" w:rsidRPr="001055C1">
        <w:rPr>
          <w:u w:val="single"/>
        </w:rPr>
        <w:t>в</w:t>
      </w:r>
      <w:r w:rsidR="001055C1" w:rsidRPr="00F7170F">
        <w:rPr>
          <w:u w:val="single"/>
        </w:rPr>
        <w:t xml:space="preserve"> </w:t>
      </w:r>
      <w:r w:rsidR="001055C1" w:rsidRPr="001055C1">
        <w:rPr>
          <w:u w:val="single"/>
        </w:rPr>
        <w:t>действие</w:t>
      </w:r>
      <w:r w:rsidR="001055C1" w:rsidRPr="00F7170F">
        <w:rPr>
          <w:u w:val="single"/>
        </w:rPr>
        <w:t>»</w:t>
      </w:r>
      <w:r w:rsidRPr="00F7170F">
        <w:rPr>
          <w:u w:val="single"/>
        </w:rPr>
        <w:t>):</w:t>
      </w:r>
    </w:p>
    <w:p w14:paraId="595E2504" w14:textId="77777777" w:rsidR="008A7470" w:rsidRPr="00750742" w:rsidRDefault="008A7470" w:rsidP="008A7470">
      <w:pPr>
        <w:pStyle w:val="GOSTScript"/>
      </w:pPr>
      <w:r w:rsidRPr="00750742">
        <w:t>{</w:t>
      </w:r>
    </w:p>
    <w:p w14:paraId="0BBF0078" w14:textId="77777777" w:rsidR="008A7470" w:rsidRPr="00750742" w:rsidRDefault="008A7470" w:rsidP="008A7470">
      <w:pPr>
        <w:pStyle w:val="GOSTScript"/>
      </w:pPr>
      <w:r w:rsidRPr="00750742">
        <w:tab/>
        <w:t>"header": {</w:t>
      </w:r>
    </w:p>
    <w:p w14:paraId="3981B24B" w14:textId="77777777" w:rsidR="008A7470" w:rsidRPr="00750742" w:rsidRDefault="008A7470" w:rsidP="008A7470">
      <w:pPr>
        <w:pStyle w:val="GOSTScript"/>
      </w:pPr>
      <w:r w:rsidRPr="00750742">
        <w:tab/>
      </w:r>
      <w:r w:rsidRPr="00750742">
        <w:tab/>
        <w:t>"Source": "RMS",</w:t>
      </w:r>
    </w:p>
    <w:p w14:paraId="3FA1B1A6" w14:textId="77777777" w:rsidR="008A7470" w:rsidRPr="00750742" w:rsidRDefault="008A7470" w:rsidP="008A7470">
      <w:pPr>
        <w:pStyle w:val="GOSTScript"/>
      </w:pPr>
      <w:r w:rsidRPr="00750742">
        <w:tab/>
      </w:r>
      <w:r w:rsidRPr="00750742">
        <w:tab/>
        <w:t>"Receiver": "RMS",</w:t>
      </w:r>
    </w:p>
    <w:p w14:paraId="3929154E" w14:textId="2148905E" w:rsidR="008A7470" w:rsidRPr="00750742" w:rsidRDefault="008A7470" w:rsidP="008A7470">
      <w:pPr>
        <w:pStyle w:val="GOSTScript"/>
      </w:pPr>
      <w:r w:rsidRPr="00750742">
        <w:tab/>
      </w:r>
      <w:r w:rsidRPr="00750742">
        <w:tab/>
        <w:t>"AnsDateTime": "2023-11-07 1</w:t>
      </w:r>
      <w:r w:rsidR="00413F91" w:rsidRPr="00471360">
        <w:t>2</w:t>
      </w:r>
      <w:r w:rsidRPr="00750742">
        <w:t>:</w:t>
      </w:r>
      <w:r w:rsidR="00413F91" w:rsidRPr="00471360">
        <w:t>0</w:t>
      </w:r>
      <w:r w:rsidRPr="00750742">
        <w:t>7:2</w:t>
      </w:r>
      <w:r w:rsidR="00413F91" w:rsidRPr="00471360">
        <w:t>5</w:t>
      </w:r>
      <w:r w:rsidRPr="00750742">
        <w:t>",</w:t>
      </w:r>
    </w:p>
    <w:p w14:paraId="78232FAB" w14:textId="77777777" w:rsidR="008A7470" w:rsidRPr="00750742" w:rsidRDefault="008A7470" w:rsidP="008A7470">
      <w:pPr>
        <w:pStyle w:val="GOSTScript"/>
      </w:pPr>
      <w:r w:rsidRPr="00750742">
        <w:tab/>
      </w:r>
      <w:r w:rsidRPr="00750742">
        <w:tab/>
        <w:t>"Version": "1.0",</w:t>
      </w:r>
    </w:p>
    <w:p w14:paraId="78E8A742" w14:textId="2F8B5464" w:rsidR="008A7470" w:rsidRPr="00750742" w:rsidRDefault="008A7470" w:rsidP="008A7470">
      <w:pPr>
        <w:pStyle w:val="GOSTScript"/>
      </w:pPr>
      <w:r w:rsidRPr="00750742">
        <w:tab/>
      </w:r>
      <w:r w:rsidRPr="00750742">
        <w:tab/>
        <w:t>"ReqGuid": "g5t4ce5d-1473-9737-903v-cfa7</w:t>
      </w:r>
      <w:r w:rsidR="00413F91">
        <w:t>1</w:t>
      </w:r>
      <w:r w:rsidRPr="00750742">
        <w:t>ba</w:t>
      </w:r>
      <w:r w:rsidR="00413F91" w:rsidRPr="00750742">
        <w:t>5</w:t>
      </w:r>
      <w:r w:rsidRPr="00750742">
        <w:t>4f7</w:t>
      </w:r>
      <w:r w:rsidR="00413F91" w:rsidRPr="00750742">
        <w:t>5</w:t>
      </w:r>
      <w:r w:rsidRPr="00750742">
        <w:t>",</w:t>
      </w:r>
    </w:p>
    <w:p w14:paraId="10657DCC" w14:textId="7E645A7F" w:rsidR="008A7470" w:rsidRPr="00750742" w:rsidRDefault="008A7470" w:rsidP="008A7470">
      <w:pPr>
        <w:pStyle w:val="GOSTScript"/>
      </w:pPr>
      <w:r w:rsidRPr="00750742">
        <w:tab/>
      </w:r>
      <w:r w:rsidRPr="00750742">
        <w:tab/>
        <w:t>"AnsGuid": "b0d4ce5d-2757-4699-948c-cfa</w:t>
      </w:r>
      <w:r w:rsidR="00413F91">
        <w:t>4</w:t>
      </w:r>
      <w:r w:rsidRPr="00750742">
        <w:t>2ba94</w:t>
      </w:r>
      <w:r w:rsidR="00413F91">
        <w:t>j</w:t>
      </w:r>
      <w:r w:rsidRPr="00750742">
        <w:t>20",</w:t>
      </w:r>
    </w:p>
    <w:p w14:paraId="2097C777" w14:textId="06AAF2D0" w:rsidR="008A7470" w:rsidRPr="00750742" w:rsidRDefault="008A7470" w:rsidP="008A7470">
      <w:pPr>
        <w:pStyle w:val="GOSTScript"/>
      </w:pPr>
      <w:r w:rsidRPr="00750742">
        <w:tab/>
      </w:r>
      <w:r w:rsidRPr="00750742">
        <w:tab/>
        <w:t>"DocGuid": "g5t4ce5d-1473-9457-903v-cfa7</w:t>
      </w:r>
      <w:r w:rsidR="00413F91">
        <w:t>5</w:t>
      </w:r>
      <w:r w:rsidRPr="00750742">
        <w:t>ba9</w:t>
      </w:r>
      <w:r w:rsidR="00413F91" w:rsidRPr="00471360">
        <w:t>2</w:t>
      </w:r>
      <w:r w:rsidRPr="00750742">
        <w:t>f7</w:t>
      </w:r>
      <w:r w:rsidR="00413F91" w:rsidRPr="00471360">
        <w:t>1</w:t>
      </w:r>
      <w:r w:rsidRPr="00750742">
        <w:t>",</w:t>
      </w:r>
    </w:p>
    <w:p w14:paraId="79CBD73A" w14:textId="77777777" w:rsidR="008A7470" w:rsidRPr="00405A52" w:rsidRDefault="008A7470" w:rsidP="008A7470">
      <w:pPr>
        <w:pStyle w:val="GOSTScript"/>
        <w:rPr>
          <w:rPrChange w:id="5652" w:author="Опаева Лидия Арашаевна" w:date="2025-10-15T09:56:00Z">
            <w:rPr>
              <w:lang w:val="ru-RU"/>
            </w:rPr>
          </w:rPrChange>
        </w:rPr>
      </w:pPr>
      <w:r w:rsidRPr="00750742">
        <w:tab/>
      </w:r>
      <w:r w:rsidRPr="00750742">
        <w:tab/>
      </w:r>
      <w:r w:rsidRPr="00405A52">
        <w:rPr>
          <w:rPrChange w:id="5653" w:author="Опаева Лидия Арашаевна" w:date="2025-10-15T09:56:00Z">
            <w:rPr>
              <w:lang w:val="ru-RU"/>
            </w:rPr>
          </w:rPrChange>
        </w:rPr>
        <w:t>"Result": "S"</w:t>
      </w:r>
    </w:p>
    <w:p w14:paraId="1C0CB25A" w14:textId="77777777" w:rsidR="008A7470" w:rsidRPr="00405A52" w:rsidRDefault="008A7470" w:rsidP="008A7470">
      <w:pPr>
        <w:pStyle w:val="GOSTScript"/>
        <w:rPr>
          <w:rPrChange w:id="5654" w:author="Опаева Лидия Арашаевна" w:date="2025-10-15T09:56:00Z">
            <w:rPr>
              <w:lang w:val="ru-RU"/>
            </w:rPr>
          </w:rPrChange>
        </w:rPr>
      </w:pPr>
      <w:r w:rsidRPr="00405A52">
        <w:rPr>
          <w:rPrChange w:id="5655" w:author="Опаева Лидия Арашаевна" w:date="2025-10-15T09:56:00Z">
            <w:rPr>
              <w:lang w:val="ru-RU"/>
            </w:rPr>
          </w:rPrChange>
        </w:rPr>
        <w:tab/>
        <w:t>},</w:t>
      </w:r>
    </w:p>
    <w:p w14:paraId="2E22D7ED" w14:textId="77777777" w:rsidR="008A7470" w:rsidRPr="00405A52" w:rsidRDefault="008A7470" w:rsidP="008A7470">
      <w:pPr>
        <w:pStyle w:val="GOSTScript"/>
        <w:rPr>
          <w:rPrChange w:id="5656" w:author="Опаева Лидия Арашаевна" w:date="2025-10-15T09:56:00Z">
            <w:rPr>
              <w:lang w:val="ru-RU"/>
            </w:rPr>
          </w:rPrChange>
        </w:rPr>
      </w:pPr>
      <w:r w:rsidRPr="00405A52">
        <w:rPr>
          <w:rPrChange w:id="5657" w:author="Опаева Лидия Арашаевна" w:date="2025-10-15T09:56:00Z">
            <w:rPr>
              <w:lang w:val="ru-RU"/>
            </w:rPr>
          </w:rPrChange>
        </w:rPr>
        <w:tab/>
        <w:t>"document": {</w:t>
      </w:r>
    </w:p>
    <w:p w14:paraId="20050DD2" w14:textId="77777777" w:rsidR="002B5FE9" w:rsidRPr="00BF7E78" w:rsidRDefault="002B5FE9" w:rsidP="002B5FE9">
      <w:pPr>
        <w:pStyle w:val="GOSTScript"/>
        <w:rPr>
          <w:ins w:id="5658" w:author="Сатлер Марина Викторовна" w:date="2025-10-10T09:17:00Z"/>
        </w:rPr>
      </w:pPr>
      <w:ins w:id="5659" w:author="Сатлер Марина Викторовна" w:date="2025-10-10T09:17:00Z">
        <w:r w:rsidRPr="00BF7E78">
          <w:tab/>
        </w:r>
        <w:r w:rsidRPr="00BF7E78">
          <w:tab/>
          <w:t>"Page": 2,</w:t>
        </w:r>
      </w:ins>
    </w:p>
    <w:p w14:paraId="7CEFF0C0" w14:textId="77777777" w:rsidR="002B5FE9" w:rsidRDefault="002B5FE9" w:rsidP="002B5FE9">
      <w:pPr>
        <w:pStyle w:val="GOSTScript"/>
        <w:rPr>
          <w:ins w:id="5660" w:author="Сатлер Марина Викторовна" w:date="2025-10-10T09:17:00Z"/>
        </w:rPr>
      </w:pPr>
      <w:ins w:id="5661" w:author="Сатлер Марина Викторовна" w:date="2025-10-10T09:17:00Z">
        <w:r w:rsidRPr="00BF7E78">
          <w:tab/>
        </w:r>
        <w:r w:rsidRPr="00BF7E78">
          <w:tab/>
          <w:t>"AllPages": 10,</w:t>
        </w:r>
      </w:ins>
    </w:p>
    <w:p w14:paraId="09C25F8A" w14:textId="77777777" w:rsidR="008A7470" w:rsidRPr="008A7470" w:rsidRDefault="008A7470" w:rsidP="008A7470">
      <w:pPr>
        <w:pStyle w:val="GOSTScript"/>
        <w:rPr>
          <w:lang w:val="ru-RU"/>
        </w:rPr>
      </w:pPr>
      <w:r w:rsidRPr="00405A52">
        <w:rPr>
          <w:rPrChange w:id="5662" w:author="Опаева Лидия Арашаевна" w:date="2025-10-15T09:56:00Z">
            <w:rPr>
              <w:lang w:val="ru-RU"/>
            </w:rPr>
          </w:rPrChange>
        </w:rPr>
        <w:tab/>
      </w:r>
      <w:r w:rsidRPr="00405A52">
        <w:rPr>
          <w:rPrChange w:id="5663" w:author="Опаева Лидия Арашаевна" w:date="2025-10-15T09:56:00Z">
            <w:rPr>
              <w:lang w:val="ru-RU"/>
            </w:rPr>
          </w:rPrChange>
        </w:rPr>
        <w:tab/>
      </w:r>
      <w:r w:rsidRPr="008A7470">
        <w:rPr>
          <w:lang w:val="ru-RU"/>
        </w:rPr>
        <w:t>"RespData": [</w:t>
      </w:r>
    </w:p>
    <w:p w14:paraId="00D7ECB4" w14:textId="77777777" w:rsidR="008A7470" w:rsidRPr="008A7470" w:rsidRDefault="008A7470" w:rsidP="008A7470">
      <w:pPr>
        <w:pStyle w:val="GOSTScript"/>
        <w:rPr>
          <w:lang w:val="ru-RU"/>
        </w:rPr>
      </w:pPr>
      <w:r w:rsidRPr="008A7470">
        <w:rPr>
          <w:lang w:val="ru-RU"/>
        </w:rPr>
        <w:tab/>
      </w:r>
      <w:r w:rsidRPr="008A7470">
        <w:rPr>
          <w:lang w:val="ru-RU"/>
        </w:rPr>
        <w:tab/>
      </w:r>
      <w:r w:rsidRPr="008A7470">
        <w:rPr>
          <w:lang w:val="ru-RU"/>
        </w:rPr>
        <w:tab/>
        <w:t>{</w:t>
      </w:r>
    </w:p>
    <w:p w14:paraId="76A07860" w14:textId="77777777" w:rsidR="008A7470" w:rsidRPr="008A7470" w:rsidRDefault="008A7470" w:rsidP="008A7470">
      <w:pPr>
        <w:pStyle w:val="GOSTScript"/>
        <w:rPr>
          <w:lang w:val="ru-RU"/>
        </w:rPr>
      </w:pPr>
      <w:r w:rsidRPr="008A7470">
        <w:rPr>
          <w:lang w:val="ru-RU"/>
        </w:rPr>
        <w:tab/>
      </w:r>
      <w:r w:rsidRPr="008A7470">
        <w:rPr>
          <w:lang w:val="ru-RU"/>
        </w:rPr>
        <w:tab/>
      </w:r>
      <w:r w:rsidRPr="008A7470">
        <w:rPr>
          <w:lang w:val="ru-RU"/>
        </w:rPr>
        <w:tab/>
      </w:r>
      <w:r w:rsidRPr="008A7470">
        <w:rPr>
          <w:lang w:val="ru-RU"/>
        </w:rPr>
        <w:tab/>
        <w:t>"OperationName": "Зачисление средств поступлений в бюджеты бюджетной системы Российской Федерации по внутриказначейским расчетам",</w:t>
      </w:r>
    </w:p>
    <w:p w14:paraId="0536E38E" w14:textId="77777777" w:rsidR="008A7470" w:rsidRPr="00750742" w:rsidRDefault="008A7470" w:rsidP="008A7470">
      <w:pPr>
        <w:pStyle w:val="GOSTScript"/>
      </w:pPr>
      <w:r w:rsidRPr="008A7470">
        <w:rPr>
          <w:lang w:val="ru-RU"/>
        </w:rPr>
        <w:tab/>
      </w:r>
      <w:r w:rsidRPr="008A7470">
        <w:rPr>
          <w:lang w:val="ru-RU"/>
        </w:rPr>
        <w:tab/>
      </w:r>
      <w:r w:rsidRPr="008A7470">
        <w:rPr>
          <w:lang w:val="ru-RU"/>
        </w:rPr>
        <w:tab/>
      </w:r>
      <w:r w:rsidRPr="008A7470">
        <w:rPr>
          <w:lang w:val="ru-RU"/>
        </w:rPr>
        <w:tab/>
      </w:r>
      <w:r w:rsidRPr="00750742">
        <w:t>"SettleDate": "2023-11-07",</w:t>
      </w:r>
    </w:p>
    <w:p w14:paraId="25C47429" w14:textId="77777777" w:rsidR="008A7470" w:rsidRPr="00750742" w:rsidRDefault="008A7470" w:rsidP="008A7470">
      <w:pPr>
        <w:pStyle w:val="GOSTScript"/>
      </w:pPr>
      <w:r w:rsidRPr="00750742">
        <w:tab/>
      </w:r>
      <w:r w:rsidRPr="00750742">
        <w:tab/>
      </w:r>
      <w:r w:rsidRPr="00750742">
        <w:tab/>
      </w:r>
      <w:r w:rsidRPr="00750742">
        <w:tab/>
        <w:t>"ActivDate": "2023-11-07",</w:t>
      </w:r>
    </w:p>
    <w:p w14:paraId="7CA91DDC" w14:textId="77777777" w:rsidR="008A7470" w:rsidRPr="00750742" w:rsidRDefault="008A7470" w:rsidP="008A7470">
      <w:pPr>
        <w:pStyle w:val="GOSTScript"/>
      </w:pPr>
      <w:r w:rsidRPr="00750742">
        <w:tab/>
      </w:r>
      <w:r w:rsidRPr="00750742">
        <w:tab/>
      </w:r>
      <w:r w:rsidRPr="00750742">
        <w:tab/>
      </w:r>
      <w:r w:rsidRPr="00750742">
        <w:tab/>
        <w:t>"VisualParams_Dt": [</w:t>
      </w:r>
    </w:p>
    <w:p w14:paraId="7EEB805F"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2BA8BBAB"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"param": "docName",</w:t>
      </w:r>
    </w:p>
    <w:p w14:paraId="03344C0B"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"value": "</w:t>
      </w:r>
      <w:r w:rsidRPr="008A7470">
        <w:rPr>
          <w:lang w:val="ru-RU"/>
        </w:rPr>
        <w:t>Платежное</w:t>
      </w:r>
      <w:r w:rsidRPr="00750742">
        <w:t xml:space="preserve"> </w:t>
      </w:r>
      <w:r w:rsidRPr="008A7470">
        <w:rPr>
          <w:lang w:val="ru-RU"/>
        </w:rPr>
        <w:t>поручение</w:t>
      </w:r>
      <w:r w:rsidRPr="00750742">
        <w:t>"</w:t>
      </w:r>
    </w:p>
    <w:p w14:paraId="0855E8F6" w14:textId="77777777" w:rsidR="008A7470" w:rsidRPr="00750742" w:rsidRDefault="008A7470" w:rsidP="008A7470">
      <w:pPr>
        <w:pStyle w:val="GOSTScript"/>
      </w:pPr>
      <w:r w:rsidRPr="00750742">
        <w:lastRenderedPageBreak/>
        <w:tab/>
      </w:r>
      <w:r w:rsidRPr="00750742">
        <w:tab/>
      </w:r>
      <w:r w:rsidRPr="00750742">
        <w:tab/>
      </w:r>
      <w:r w:rsidRPr="00750742">
        <w:tab/>
      </w:r>
      <w:r w:rsidRPr="00750742">
        <w:tab/>
        <w:t>},</w:t>
      </w:r>
    </w:p>
    <w:p w14:paraId="62D6EA3A"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69E4A121"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"param": "accesslevel",</w:t>
      </w:r>
    </w:p>
    <w:p w14:paraId="03065964"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"value": "1"</w:t>
      </w:r>
    </w:p>
    <w:p w14:paraId="25A0021C"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067DA92B"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1DCF9B8F"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"param": "account",</w:t>
      </w:r>
    </w:p>
    <w:p w14:paraId="408F749F"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"value": "03430"</w:t>
      </w:r>
    </w:p>
    <w:p w14:paraId="5A79D007"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0E2E7556" w14:textId="77777777" w:rsidR="008A7470" w:rsidRPr="00750742" w:rsidRDefault="008A7470" w:rsidP="008A7470">
      <w:pPr>
        <w:pStyle w:val="GOSTScript"/>
      </w:pPr>
      <w:r w:rsidRPr="00750742">
        <w:tab/>
      </w:r>
      <w:r w:rsidRPr="00750742">
        <w:tab/>
      </w:r>
      <w:r w:rsidRPr="00750742">
        <w:tab/>
      </w:r>
      <w:r w:rsidRPr="00750742">
        <w:tab/>
        <w:t>],</w:t>
      </w:r>
    </w:p>
    <w:p w14:paraId="27582116" w14:textId="77777777" w:rsidR="008A7470" w:rsidRPr="00750742" w:rsidRDefault="008A7470" w:rsidP="008A7470">
      <w:pPr>
        <w:pStyle w:val="GOSTScript"/>
      </w:pPr>
      <w:r w:rsidRPr="00750742">
        <w:tab/>
      </w:r>
      <w:r w:rsidRPr="00750742">
        <w:tab/>
      </w:r>
      <w:r w:rsidRPr="00750742">
        <w:tab/>
      </w:r>
      <w:r w:rsidRPr="00750742">
        <w:tab/>
        <w:t>"VisualParams_Cr": [</w:t>
      </w:r>
    </w:p>
    <w:p w14:paraId="7AFA0F59"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662BB8AC"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"param": "docName",</w:t>
      </w:r>
    </w:p>
    <w:p w14:paraId="36589BB1"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"value": "</w:t>
      </w:r>
      <w:r w:rsidRPr="008A7470">
        <w:rPr>
          <w:lang w:val="ru-RU"/>
        </w:rPr>
        <w:t>Платежное</w:t>
      </w:r>
      <w:r w:rsidRPr="00750742">
        <w:t xml:space="preserve"> </w:t>
      </w:r>
      <w:r w:rsidRPr="008A7470">
        <w:rPr>
          <w:lang w:val="ru-RU"/>
        </w:rPr>
        <w:t>поручение</w:t>
      </w:r>
      <w:r w:rsidRPr="00750742">
        <w:t>"</w:t>
      </w:r>
    </w:p>
    <w:p w14:paraId="00599CC9"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08E08970"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29054CEE"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"param": "accesslevel",</w:t>
      </w:r>
    </w:p>
    <w:p w14:paraId="4B651401"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"value": "1"</w:t>
      </w:r>
    </w:p>
    <w:p w14:paraId="7FBD34E0"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18A27B0D"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2C575700"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"param": "account",</w:t>
      </w:r>
    </w:p>
    <w:p w14:paraId="2DB15419" w14:textId="77777777" w:rsidR="008A7470" w:rsidRPr="00750742" w:rsidRDefault="008A7470" w:rsidP="008A7470">
      <w:pPr>
        <w:pStyle w:val="GOSTScript"/>
      </w:pPr>
      <w:r w:rsidRPr="00750742">
        <w:tab/>
      </w:r>
      <w:r w:rsidRPr="00750742">
        <w:tab/>
      </w:r>
      <w:r w:rsidRPr="00750742">
        <w:tab/>
      </w:r>
      <w:r w:rsidRPr="00750742">
        <w:tab/>
      </w:r>
      <w:r w:rsidRPr="00750742">
        <w:tab/>
      </w:r>
      <w:r w:rsidRPr="00750742">
        <w:tab/>
        <w:t>"value": "03100"</w:t>
      </w:r>
    </w:p>
    <w:p w14:paraId="06F4064C" w14:textId="77777777" w:rsidR="008A7470" w:rsidRPr="00750742" w:rsidRDefault="008A7470" w:rsidP="008A7470">
      <w:pPr>
        <w:pStyle w:val="GOSTScript"/>
      </w:pPr>
      <w:r w:rsidRPr="00750742">
        <w:tab/>
      </w:r>
      <w:r w:rsidRPr="00750742">
        <w:tab/>
      </w:r>
      <w:r w:rsidRPr="00750742">
        <w:tab/>
      </w:r>
      <w:r w:rsidRPr="00750742">
        <w:tab/>
      </w:r>
      <w:r w:rsidRPr="00750742">
        <w:tab/>
        <w:t>}</w:t>
      </w:r>
    </w:p>
    <w:p w14:paraId="5AA24276" w14:textId="77777777" w:rsidR="008A7470" w:rsidRPr="00750742" w:rsidRDefault="008A7470" w:rsidP="008A7470">
      <w:pPr>
        <w:pStyle w:val="GOSTScript"/>
      </w:pPr>
      <w:r w:rsidRPr="00750742">
        <w:tab/>
      </w:r>
      <w:r w:rsidRPr="00750742">
        <w:tab/>
      </w:r>
      <w:r w:rsidRPr="00750742">
        <w:tab/>
      </w:r>
      <w:r w:rsidRPr="00750742">
        <w:tab/>
        <w:t>],</w:t>
      </w:r>
    </w:p>
    <w:p w14:paraId="1DDC9331" w14:textId="77777777" w:rsidR="008A7470" w:rsidRPr="00750742" w:rsidRDefault="008A7470" w:rsidP="008A7470">
      <w:pPr>
        <w:pStyle w:val="GOSTScript"/>
      </w:pPr>
      <w:r w:rsidRPr="00750742">
        <w:tab/>
      </w:r>
      <w:r w:rsidRPr="00750742">
        <w:tab/>
      </w:r>
      <w:r w:rsidRPr="00750742">
        <w:tab/>
      </w:r>
      <w:r w:rsidRPr="00750742">
        <w:tab/>
        <w:t>"RecType": "1",</w:t>
      </w:r>
    </w:p>
    <w:p w14:paraId="32078EFA" w14:textId="77777777" w:rsidR="008A7470" w:rsidRPr="00750742" w:rsidRDefault="008A7470" w:rsidP="008A7470">
      <w:pPr>
        <w:pStyle w:val="GOSTScript"/>
      </w:pPr>
      <w:r w:rsidRPr="00750742">
        <w:tab/>
      </w:r>
      <w:r w:rsidRPr="00750742">
        <w:tab/>
      </w:r>
      <w:r w:rsidRPr="00750742">
        <w:tab/>
      </w:r>
      <w:r w:rsidRPr="00750742">
        <w:tab/>
        <w:t>"CurrencyCode": "643",</w:t>
      </w:r>
    </w:p>
    <w:p w14:paraId="6704CDEE" w14:textId="77777777" w:rsidR="008A7470" w:rsidRPr="00750742" w:rsidRDefault="008A7470" w:rsidP="008A7470">
      <w:pPr>
        <w:pStyle w:val="GOSTScript"/>
      </w:pPr>
      <w:r w:rsidRPr="00750742">
        <w:tab/>
      </w:r>
      <w:r w:rsidRPr="00750742">
        <w:tab/>
      </w:r>
      <w:r w:rsidRPr="00750742">
        <w:tab/>
      </w:r>
      <w:r w:rsidRPr="00750742">
        <w:tab/>
        <w:t>"Amnt_val_cur": 100.00,</w:t>
      </w:r>
    </w:p>
    <w:p w14:paraId="3E5D1DBF" w14:textId="77777777" w:rsidR="008A7470" w:rsidRPr="008A7470" w:rsidRDefault="008A7470" w:rsidP="008A7470">
      <w:pPr>
        <w:pStyle w:val="GOSTScript"/>
        <w:rPr>
          <w:lang w:val="ru-RU"/>
        </w:rPr>
      </w:pPr>
      <w:r w:rsidRPr="00750742">
        <w:tab/>
      </w:r>
      <w:r w:rsidRPr="00750742">
        <w:tab/>
      </w:r>
      <w:r w:rsidRPr="00750742">
        <w:tab/>
      </w:r>
      <w:r w:rsidRPr="00750742">
        <w:tab/>
      </w:r>
      <w:r w:rsidRPr="008A7470">
        <w:rPr>
          <w:lang w:val="ru-RU"/>
        </w:rPr>
        <w:t>"Amnt_oper_cur": 100.00</w:t>
      </w:r>
    </w:p>
    <w:p w14:paraId="154AECA6" w14:textId="77777777" w:rsidR="008A7470" w:rsidRPr="008A7470" w:rsidRDefault="008A7470" w:rsidP="008A7470">
      <w:pPr>
        <w:pStyle w:val="GOSTScript"/>
        <w:rPr>
          <w:lang w:val="ru-RU"/>
        </w:rPr>
      </w:pPr>
      <w:r w:rsidRPr="008A7470">
        <w:rPr>
          <w:lang w:val="ru-RU"/>
        </w:rPr>
        <w:tab/>
      </w:r>
      <w:r w:rsidRPr="008A7470">
        <w:rPr>
          <w:lang w:val="ru-RU"/>
        </w:rPr>
        <w:tab/>
      </w:r>
      <w:r w:rsidRPr="008A7470">
        <w:rPr>
          <w:lang w:val="ru-RU"/>
        </w:rPr>
        <w:tab/>
        <w:t>}</w:t>
      </w:r>
    </w:p>
    <w:p w14:paraId="766561FC" w14:textId="77777777" w:rsidR="008A7470" w:rsidRPr="008A7470" w:rsidRDefault="008A7470" w:rsidP="008A7470">
      <w:pPr>
        <w:pStyle w:val="GOSTScript"/>
        <w:rPr>
          <w:lang w:val="ru-RU"/>
        </w:rPr>
      </w:pPr>
      <w:r w:rsidRPr="008A7470">
        <w:rPr>
          <w:lang w:val="ru-RU"/>
        </w:rPr>
        <w:tab/>
      </w:r>
      <w:r w:rsidRPr="008A7470">
        <w:rPr>
          <w:lang w:val="ru-RU"/>
        </w:rPr>
        <w:tab/>
        <w:t>]</w:t>
      </w:r>
    </w:p>
    <w:p w14:paraId="2A6CFDE7" w14:textId="77777777" w:rsidR="008A7470" w:rsidRPr="008A7470" w:rsidRDefault="008A7470" w:rsidP="008A7470">
      <w:pPr>
        <w:pStyle w:val="GOSTScript"/>
        <w:rPr>
          <w:lang w:val="ru-RU"/>
        </w:rPr>
      </w:pPr>
      <w:r w:rsidRPr="008A7470">
        <w:rPr>
          <w:lang w:val="ru-RU"/>
        </w:rPr>
        <w:tab/>
        <w:t>}</w:t>
      </w:r>
    </w:p>
    <w:p w14:paraId="4A0390E3" w14:textId="32555C6A" w:rsidR="007E0737" w:rsidRPr="00413F91" w:rsidRDefault="008A7470" w:rsidP="00750742">
      <w:pPr>
        <w:pStyle w:val="GOSTScript"/>
      </w:pPr>
      <w:r w:rsidRPr="008A7470">
        <w:rPr>
          <w:lang w:val="ru-RU"/>
        </w:rPr>
        <w:t>}</w:t>
      </w:r>
    </w:p>
    <w:p w14:paraId="10D08459" w14:textId="36EF167E" w:rsidR="00ED6E05" w:rsidRPr="009D2890" w:rsidRDefault="00ED6E05">
      <w:pPr>
        <w:pStyle w:val="1"/>
      </w:pPr>
      <w:bookmarkStart w:id="5664" w:name="_Ref179190956"/>
      <w:bookmarkStart w:id="5665" w:name="_Toc226556187"/>
      <w:r w:rsidRPr="000E1E0A">
        <w:lastRenderedPageBreak/>
        <w:t>Запрос</w:t>
      </w:r>
      <w:r w:rsidR="008C685F" w:rsidRPr="00474651">
        <w:t>ы</w:t>
      </w:r>
      <w:r w:rsidRPr="00890A8D">
        <w:t xml:space="preserve"> </w:t>
      </w:r>
      <w:r w:rsidR="008C685F" w:rsidRPr="00860237">
        <w:t>по управлению операционными днями</w:t>
      </w:r>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64"/>
      <w:bookmarkEnd w:id="5665"/>
    </w:p>
    <w:p w14:paraId="0BCAC795" w14:textId="0A0A89BB" w:rsidR="008C685F" w:rsidRPr="00BD4D26" w:rsidRDefault="008C685F">
      <w:pPr>
        <w:pStyle w:val="GOSTNormal"/>
      </w:pPr>
      <w:r w:rsidRPr="00BD4D26">
        <w:t>Управление операционными днями</w:t>
      </w:r>
      <w:r w:rsidR="00C97BEA" w:rsidRPr="00BD4D26">
        <w:t xml:space="preserve"> </w:t>
      </w:r>
      <w:r w:rsidR="00C97BEA" w:rsidRPr="00C75A4E">
        <w:t>SVAP</w:t>
      </w:r>
      <w:r w:rsidRPr="00BD4D26">
        <w:t xml:space="preserve"> осуществляется </w:t>
      </w:r>
      <w:r w:rsidR="00747DCD" w:rsidRPr="00BD4D26">
        <w:t xml:space="preserve">посредством обработки запросов по управлению операционными днями, направляемыми из ПУиО ЭБ. </w:t>
      </w:r>
      <w:r w:rsidR="00A80573" w:rsidRPr="00BD4D26">
        <w:t xml:space="preserve">Типы запросов по управлению операционными днями представлены в </w:t>
      </w:r>
      <w:r w:rsidR="00BD4D26">
        <w:t>т</w:t>
      </w:r>
      <w:r w:rsidR="00BD4D26" w:rsidRPr="00BD4D26">
        <w:t>аблице</w:t>
      </w:r>
      <w:r w:rsidR="00BD4D26">
        <w:t xml:space="preserve"> </w:t>
      </w:r>
      <w:r w:rsidR="00BD4D26">
        <w:fldChar w:fldCharType="begin"/>
      </w:r>
      <w:r w:rsidR="00BD4D26">
        <w:instrText xml:space="preserve"> REF _Ref154550420 \h </w:instrText>
      </w:r>
      <w:r w:rsidR="00BD4D26">
        <w:fldChar w:fldCharType="separate"/>
      </w:r>
      <w:r w:rsidR="00F300A9">
        <w:t>27</w:t>
      </w:r>
      <w:r w:rsidR="00BD4D26">
        <w:fldChar w:fldCharType="end"/>
      </w:r>
      <w:r w:rsidR="00A80573" w:rsidRPr="00BD4D26">
        <w:t>.</w:t>
      </w:r>
      <w:r w:rsidR="00994055" w:rsidRPr="00BD4D26">
        <w:t xml:space="preserve"> При повторном поступлении в SVAP любого из запросов по управлению операционными днями с тем же GUID запроса (ReqGuid) в ответ будет всегда возвращаться ошибка (E – ERROR – Не успешное завершение).</w:t>
      </w:r>
    </w:p>
    <w:p w14:paraId="6DACF3E3" w14:textId="21479D1F" w:rsidR="00BD4D26" w:rsidRDefault="00C51529" w:rsidP="00C75A4E">
      <w:pPr>
        <w:pStyle w:val="GOSTNameTable"/>
      </w:pPr>
      <w:r>
        <w:fldChar w:fldCharType="begin"/>
      </w:r>
      <w:r>
        <w:instrText xml:space="preserve"> SEQ Таблица \* ARABIC </w:instrText>
      </w:r>
      <w:r>
        <w:fldChar w:fldCharType="separate"/>
      </w:r>
      <w:bookmarkStart w:id="5666" w:name="_Ref154550420"/>
      <w:bookmarkStart w:id="5667" w:name="_Toc226556241"/>
      <w:r w:rsidR="00F300A9">
        <w:t>27</w:t>
      </w:r>
      <w:bookmarkEnd w:id="5666"/>
      <w:r>
        <w:fldChar w:fldCharType="end"/>
      </w:r>
      <w:r w:rsidR="00BD4D26">
        <w:t xml:space="preserve"> - </w:t>
      </w:r>
      <w:r w:rsidR="00BD4D26" w:rsidRPr="00962072">
        <w:t>Типы запросов по управлению операционными днями</w:t>
      </w:r>
      <w:bookmarkEnd w:id="5667"/>
    </w:p>
    <w:tbl>
      <w:tblPr>
        <w:tblStyle w:val="GOSTTable"/>
        <w:tblW w:w="5000" w:type="pct"/>
        <w:tblLook w:val="07E0" w:firstRow="1" w:lastRow="1" w:firstColumn="1" w:lastColumn="1" w:noHBand="1" w:noVBand="1"/>
      </w:tblPr>
      <w:tblGrid>
        <w:gridCol w:w="3252"/>
        <w:gridCol w:w="12442"/>
      </w:tblGrid>
      <w:tr w:rsidR="003B770B" w:rsidRPr="00002655" w14:paraId="633014BD" w14:textId="77777777" w:rsidTr="00C75A4E">
        <w:trPr>
          <w:cnfStyle w:val="100000000000" w:firstRow="1" w:lastRow="0" w:firstColumn="0" w:lastColumn="0" w:oddVBand="0" w:evenVBand="0" w:oddHBand="0" w:evenHBand="0" w:firstRowFirstColumn="0" w:firstRowLastColumn="0" w:lastRowFirstColumn="0" w:lastRowLastColumn="0"/>
          <w:trHeight w:val="396"/>
        </w:trPr>
        <w:tc>
          <w:tcPr>
            <w:tcW w:w="2958" w:type="dxa"/>
          </w:tcPr>
          <w:p w14:paraId="1D015ECF" w14:textId="77777777" w:rsidR="003B770B" w:rsidRPr="00002655" w:rsidRDefault="003B770B" w:rsidP="00C75A4E">
            <w:pPr>
              <w:pStyle w:val="GOSTTableHead"/>
            </w:pPr>
            <w:r w:rsidRPr="00002655">
              <w:t>Тип запроса</w:t>
            </w:r>
          </w:p>
        </w:tc>
        <w:tc>
          <w:tcPr>
            <w:tcW w:w="11319" w:type="dxa"/>
          </w:tcPr>
          <w:p w14:paraId="589EE7D1" w14:textId="77777777" w:rsidR="003B770B" w:rsidRPr="00002655" w:rsidRDefault="003B770B" w:rsidP="00C75A4E">
            <w:pPr>
              <w:pStyle w:val="GOSTTableHead"/>
            </w:pPr>
            <w:r w:rsidRPr="00002655">
              <w:t>Наименование сервиса</w:t>
            </w:r>
          </w:p>
        </w:tc>
      </w:tr>
      <w:tr w:rsidR="003B770B" w:rsidRPr="00002655" w14:paraId="726657F3" w14:textId="77777777" w:rsidTr="00C75A4E">
        <w:trPr>
          <w:trHeight w:val="396"/>
        </w:trPr>
        <w:tc>
          <w:tcPr>
            <w:tcW w:w="2958" w:type="dxa"/>
          </w:tcPr>
          <w:p w14:paraId="4698925E" w14:textId="7FB02FBA" w:rsidR="003B770B" w:rsidRPr="00002655" w:rsidRDefault="003B770B" w:rsidP="00C75A4E">
            <w:pPr>
              <w:pStyle w:val="GOSTTablenorm"/>
              <w:rPr>
                <w:lang w:val="en-US"/>
              </w:rPr>
            </w:pPr>
            <w:r w:rsidRPr="00002655">
              <w:rPr>
                <w:lang w:val="en-US"/>
              </w:rPr>
              <w:t>TradingDays</w:t>
            </w:r>
            <w:r w:rsidR="00681FC5" w:rsidRPr="00681FC5">
              <w:rPr>
                <w:lang w:val="en-US"/>
              </w:rPr>
              <w:t>Subject</w:t>
            </w:r>
            <w:r w:rsidRPr="00002655">
              <w:rPr>
                <w:lang w:val="en-US"/>
              </w:rPr>
              <w:t>View</w:t>
            </w:r>
          </w:p>
        </w:tc>
        <w:tc>
          <w:tcPr>
            <w:tcW w:w="11319" w:type="dxa"/>
          </w:tcPr>
          <w:p w14:paraId="6633F5B7" w14:textId="77777777" w:rsidR="003B770B" w:rsidRPr="00002655" w:rsidRDefault="003B770B" w:rsidP="00C75A4E">
            <w:pPr>
              <w:pStyle w:val="GOSTTablenorm"/>
            </w:pPr>
            <w:r w:rsidRPr="00002655">
              <w:t>Сервис получения информации об операционных днях ТОФК/ЦС по учету</w:t>
            </w:r>
          </w:p>
        </w:tc>
      </w:tr>
      <w:tr w:rsidR="003B770B" w:rsidRPr="00002655" w14:paraId="76A83D36" w14:textId="77777777" w:rsidTr="00C75A4E">
        <w:trPr>
          <w:trHeight w:val="396"/>
        </w:trPr>
        <w:tc>
          <w:tcPr>
            <w:tcW w:w="2958" w:type="dxa"/>
          </w:tcPr>
          <w:p w14:paraId="5B4909C0" w14:textId="77777777" w:rsidR="003B770B" w:rsidRPr="00002655" w:rsidRDefault="003B770B" w:rsidP="00C75A4E">
            <w:pPr>
              <w:pStyle w:val="GOSTTablenorm"/>
              <w:rPr>
                <w:lang w:val="en-US"/>
              </w:rPr>
            </w:pPr>
            <w:r w:rsidRPr="00002655">
              <w:rPr>
                <w:lang w:val="en-US"/>
              </w:rPr>
              <w:t>TradingDaysSysView</w:t>
            </w:r>
          </w:p>
        </w:tc>
        <w:tc>
          <w:tcPr>
            <w:tcW w:w="11319" w:type="dxa"/>
          </w:tcPr>
          <w:p w14:paraId="1C07E9FD" w14:textId="77777777" w:rsidR="003B770B" w:rsidRPr="00002655" w:rsidRDefault="003B770B" w:rsidP="00C75A4E">
            <w:pPr>
              <w:pStyle w:val="GOSTTablenorm"/>
            </w:pPr>
            <w:r w:rsidRPr="00002655">
              <w:t>Сервис получения информации об операционных днях системы</w:t>
            </w:r>
          </w:p>
        </w:tc>
      </w:tr>
      <w:tr w:rsidR="003B770B" w:rsidRPr="00002655" w14:paraId="135E216B" w14:textId="77777777" w:rsidTr="00C75A4E">
        <w:trPr>
          <w:trHeight w:val="396"/>
        </w:trPr>
        <w:tc>
          <w:tcPr>
            <w:tcW w:w="2958" w:type="dxa"/>
          </w:tcPr>
          <w:p w14:paraId="2F414A90" w14:textId="2523E823" w:rsidR="003B770B" w:rsidRPr="00002655" w:rsidRDefault="003B770B" w:rsidP="00C75A4E">
            <w:pPr>
              <w:pStyle w:val="GOSTTablenorm"/>
              <w:rPr>
                <w:lang w:val="en-US"/>
              </w:rPr>
            </w:pPr>
            <w:r w:rsidRPr="00002655">
              <w:rPr>
                <w:lang w:val="en-US"/>
              </w:rPr>
              <w:t>TradingDays</w:t>
            </w:r>
            <w:r w:rsidR="00681FC5" w:rsidRPr="00681FC5">
              <w:rPr>
                <w:lang w:val="en-US"/>
              </w:rPr>
              <w:t>Subject</w:t>
            </w:r>
            <w:r w:rsidRPr="00002655">
              <w:rPr>
                <w:lang w:val="en-US"/>
              </w:rPr>
              <w:t>Open</w:t>
            </w:r>
          </w:p>
        </w:tc>
        <w:tc>
          <w:tcPr>
            <w:tcW w:w="11319" w:type="dxa"/>
          </w:tcPr>
          <w:p w14:paraId="76D63938" w14:textId="77777777" w:rsidR="003B770B" w:rsidRPr="00002655" w:rsidRDefault="003B770B" w:rsidP="00C75A4E">
            <w:pPr>
              <w:pStyle w:val="GOSTTablenorm"/>
            </w:pPr>
            <w:r w:rsidRPr="00002655">
              <w:t>Сервис открытия операционного дня ТОФК/ЦС по учету</w:t>
            </w:r>
          </w:p>
        </w:tc>
      </w:tr>
      <w:tr w:rsidR="003B770B" w:rsidRPr="00002655" w14:paraId="33AA00A0" w14:textId="77777777" w:rsidTr="00C75A4E">
        <w:trPr>
          <w:trHeight w:val="396"/>
        </w:trPr>
        <w:tc>
          <w:tcPr>
            <w:tcW w:w="2958" w:type="dxa"/>
          </w:tcPr>
          <w:p w14:paraId="1D34B3F4" w14:textId="77777777" w:rsidR="003B770B" w:rsidRPr="00002655" w:rsidRDefault="003B770B" w:rsidP="00C75A4E">
            <w:pPr>
              <w:pStyle w:val="GOSTTablenorm"/>
              <w:rPr>
                <w:lang w:val="en-US"/>
              </w:rPr>
            </w:pPr>
            <w:r w:rsidRPr="00002655">
              <w:rPr>
                <w:lang w:val="en-US"/>
              </w:rPr>
              <w:t>TradingDaysSysOpen</w:t>
            </w:r>
          </w:p>
        </w:tc>
        <w:tc>
          <w:tcPr>
            <w:tcW w:w="11319" w:type="dxa"/>
          </w:tcPr>
          <w:p w14:paraId="09E86652" w14:textId="77777777" w:rsidR="003B770B" w:rsidRPr="00002655" w:rsidRDefault="003B770B" w:rsidP="00C75A4E">
            <w:pPr>
              <w:pStyle w:val="GOSTTablenorm"/>
            </w:pPr>
            <w:r w:rsidRPr="00002655">
              <w:t>Сервис открытия операционного дня системы</w:t>
            </w:r>
          </w:p>
        </w:tc>
      </w:tr>
      <w:tr w:rsidR="003B770B" w:rsidRPr="00002655" w14:paraId="56041722" w14:textId="77777777" w:rsidTr="00C75A4E">
        <w:trPr>
          <w:trHeight w:val="396"/>
        </w:trPr>
        <w:tc>
          <w:tcPr>
            <w:tcW w:w="2958" w:type="dxa"/>
          </w:tcPr>
          <w:p w14:paraId="1BE6D3BE" w14:textId="1110B42B" w:rsidR="003B770B" w:rsidRPr="00002655" w:rsidRDefault="003B770B" w:rsidP="00C75A4E">
            <w:pPr>
              <w:pStyle w:val="GOSTTablenorm"/>
              <w:rPr>
                <w:lang w:val="en-US"/>
              </w:rPr>
            </w:pPr>
            <w:r w:rsidRPr="00002655">
              <w:rPr>
                <w:lang w:val="en-US"/>
              </w:rPr>
              <w:t>TradingDays</w:t>
            </w:r>
            <w:r w:rsidR="00681FC5" w:rsidRPr="00681FC5">
              <w:rPr>
                <w:lang w:val="en-US"/>
              </w:rPr>
              <w:t>Subject</w:t>
            </w:r>
            <w:r w:rsidRPr="00002655">
              <w:rPr>
                <w:lang w:val="en-US"/>
              </w:rPr>
              <w:t>Close</w:t>
            </w:r>
          </w:p>
        </w:tc>
        <w:tc>
          <w:tcPr>
            <w:tcW w:w="11319" w:type="dxa"/>
          </w:tcPr>
          <w:p w14:paraId="0155DCCB" w14:textId="77777777" w:rsidR="003B770B" w:rsidRPr="00002655" w:rsidRDefault="003B770B" w:rsidP="00C75A4E">
            <w:pPr>
              <w:pStyle w:val="GOSTTablenorm"/>
            </w:pPr>
            <w:r w:rsidRPr="00002655">
              <w:t>Сервис закрытия операционного дня ТОФК/ЦС по учету</w:t>
            </w:r>
          </w:p>
        </w:tc>
      </w:tr>
      <w:tr w:rsidR="003B770B" w:rsidRPr="00002655" w14:paraId="271E983E" w14:textId="77777777" w:rsidTr="00C75A4E">
        <w:trPr>
          <w:trHeight w:val="396"/>
        </w:trPr>
        <w:tc>
          <w:tcPr>
            <w:tcW w:w="2958" w:type="dxa"/>
          </w:tcPr>
          <w:p w14:paraId="75F866D0" w14:textId="77777777" w:rsidR="003B770B" w:rsidRPr="00002655" w:rsidRDefault="003B770B" w:rsidP="00C75A4E">
            <w:pPr>
              <w:pStyle w:val="GOSTTablenorm"/>
              <w:rPr>
                <w:lang w:val="en-US"/>
              </w:rPr>
            </w:pPr>
            <w:r w:rsidRPr="00002655">
              <w:rPr>
                <w:lang w:val="en-US"/>
              </w:rPr>
              <w:t>TradingDaysSysClose</w:t>
            </w:r>
          </w:p>
        </w:tc>
        <w:tc>
          <w:tcPr>
            <w:tcW w:w="11319" w:type="dxa"/>
          </w:tcPr>
          <w:p w14:paraId="558D41B5" w14:textId="77777777" w:rsidR="003B770B" w:rsidRPr="00002655" w:rsidRDefault="003B770B" w:rsidP="00C75A4E">
            <w:pPr>
              <w:pStyle w:val="GOSTTablenorm"/>
            </w:pPr>
            <w:r w:rsidRPr="00002655">
              <w:t>Сервис закрытия операционного дня системы, если для указанной даты операционный день закрыт по всем ТОФК/ЦС по учету</w:t>
            </w:r>
          </w:p>
        </w:tc>
      </w:tr>
      <w:tr w:rsidR="003B770B" w:rsidRPr="00002655" w14:paraId="0743D109" w14:textId="77777777" w:rsidTr="00C75A4E">
        <w:trPr>
          <w:trHeight w:val="396"/>
        </w:trPr>
        <w:tc>
          <w:tcPr>
            <w:tcW w:w="2958" w:type="dxa"/>
          </w:tcPr>
          <w:p w14:paraId="5BC3540B" w14:textId="77777777" w:rsidR="003B770B" w:rsidRPr="00002655" w:rsidRDefault="003B770B" w:rsidP="00C75A4E">
            <w:pPr>
              <w:pStyle w:val="GOSTTablenorm"/>
              <w:rPr>
                <w:lang w:val="en-US"/>
              </w:rPr>
            </w:pPr>
            <w:r w:rsidRPr="00002655">
              <w:rPr>
                <w:lang w:val="en-US"/>
              </w:rPr>
              <w:t>TradingDaysSysCloseAll</w:t>
            </w:r>
          </w:p>
        </w:tc>
        <w:tc>
          <w:tcPr>
            <w:tcW w:w="11319" w:type="dxa"/>
          </w:tcPr>
          <w:p w14:paraId="6F7C1BCF" w14:textId="77777777" w:rsidR="003B770B" w:rsidRPr="00002655" w:rsidRDefault="003B770B" w:rsidP="00C75A4E">
            <w:pPr>
              <w:pStyle w:val="GOSTTablenorm"/>
            </w:pPr>
            <w:r w:rsidRPr="00002655">
              <w:t>Сервис закрытия операционного дня по всем ТОФК/ЦС по учету и операционного дня системы</w:t>
            </w:r>
          </w:p>
        </w:tc>
      </w:tr>
      <w:tr w:rsidR="003B770B" w:rsidRPr="00002655" w14:paraId="25789445" w14:textId="77777777" w:rsidTr="00C75A4E">
        <w:trPr>
          <w:trHeight w:val="396"/>
        </w:trPr>
        <w:tc>
          <w:tcPr>
            <w:tcW w:w="2958" w:type="dxa"/>
          </w:tcPr>
          <w:p w14:paraId="4FB6EB0F" w14:textId="77777777" w:rsidR="003B770B" w:rsidRPr="00002655" w:rsidRDefault="003B770B" w:rsidP="00C75A4E">
            <w:pPr>
              <w:pStyle w:val="GOSTTablenorm"/>
              <w:rPr>
                <w:lang w:val="en-US"/>
              </w:rPr>
            </w:pPr>
            <w:r w:rsidRPr="00002655">
              <w:rPr>
                <w:lang w:val="en-US"/>
              </w:rPr>
              <w:t>TrDaysSysListClose</w:t>
            </w:r>
          </w:p>
        </w:tc>
        <w:tc>
          <w:tcPr>
            <w:tcW w:w="11319" w:type="dxa"/>
          </w:tcPr>
          <w:p w14:paraId="37647F68" w14:textId="77777777" w:rsidR="003B770B" w:rsidRPr="00002655" w:rsidRDefault="003B770B" w:rsidP="00C75A4E">
            <w:pPr>
              <w:pStyle w:val="GOSTTablenorm"/>
            </w:pPr>
            <w:r w:rsidRPr="00002655">
              <w:t>Сервис массового закрытия операционных дней системы, если для указанной даты операционный день закрыт по всем ТОФК/ЦС по учету</w:t>
            </w:r>
          </w:p>
        </w:tc>
      </w:tr>
      <w:tr w:rsidR="003B770B" w:rsidRPr="00002655" w14:paraId="59B0352A" w14:textId="77777777" w:rsidTr="00C75A4E">
        <w:trPr>
          <w:trHeight w:val="396"/>
        </w:trPr>
        <w:tc>
          <w:tcPr>
            <w:tcW w:w="2958" w:type="dxa"/>
          </w:tcPr>
          <w:p w14:paraId="1DDCEC97" w14:textId="77777777" w:rsidR="003B770B" w:rsidRPr="00002655" w:rsidRDefault="003B770B" w:rsidP="00C75A4E">
            <w:pPr>
              <w:pStyle w:val="GOSTTablenorm"/>
              <w:rPr>
                <w:lang w:val="en-US"/>
              </w:rPr>
            </w:pPr>
            <w:r w:rsidRPr="00002655">
              <w:rPr>
                <w:lang w:val="en-US"/>
              </w:rPr>
              <w:t>TrDaysSysListCloseAll</w:t>
            </w:r>
          </w:p>
        </w:tc>
        <w:tc>
          <w:tcPr>
            <w:tcW w:w="11319" w:type="dxa"/>
          </w:tcPr>
          <w:p w14:paraId="3F6D284F" w14:textId="77777777" w:rsidR="003B770B" w:rsidRPr="00002655" w:rsidRDefault="003B770B" w:rsidP="00C75A4E">
            <w:pPr>
              <w:pStyle w:val="GOSTTablenorm"/>
            </w:pPr>
            <w:r w:rsidRPr="00002655">
              <w:t>Сервис массового закрытия операционного дня системы и операционных дней ТОФК/ЦС по учету, для которых операционный день еще не закрыт</w:t>
            </w:r>
          </w:p>
        </w:tc>
      </w:tr>
      <w:tr w:rsidR="003B770B" w:rsidRPr="00002655" w14:paraId="401E0D2C" w14:textId="77777777" w:rsidTr="00C75A4E">
        <w:trPr>
          <w:trHeight w:val="396"/>
        </w:trPr>
        <w:tc>
          <w:tcPr>
            <w:tcW w:w="2958" w:type="dxa"/>
          </w:tcPr>
          <w:p w14:paraId="57F47DA0" w14:textId="2E4D184F" w:rsidR="003B770B" w:rsidRPr="00002655" w:rsidRDefault="008E55DD" w:rsidP="00C75A4E">
            <w:pPr>
              <w:pStyle w:val="GOSTTablenorm"/>
              <w:rPr>
                <w:lang w:val="en-US"/>
              </w:rPr>
            </w:pPr>
            <w:r>
              <w:rPr>
                <w:lang w:val="en-US"/>
              </w:rPr>
              <w:t>TradingDaysSubjectOpenO</w:t>
            </w:r>
            <w:r w:rsidR="003B770B" w:rsidRPr="00002655">
              <w:rPr>
                <w:lang w:val="en-US"/>
              </w:rPr>
              <w:t>nRequest</w:t>
            </w:r>
          </w:p>
        </w:tc>
        <w:tc>
          <w:tcPr>
            <w:tcW w:w="11319" w:type="dxa"/>
          </w:tcPr>
          <w:p w14:paraId="59843625" w14:textId="77777777" w:rsidR="003B770B" w:rsidRPr="00002655" w:rsidRDefault="003B770B" w:rsidP="00C75A4E">
            <w:pPr>
              <w:pStyle w:val="GOSTTablenorm"/>
            </w:pPr>
            <w:r w:rsidRPr="00002655">
              <w:t>Сервис открытия операционного дня ТОФК/ЦС по учету с возможностью проведения отдельных операций</w:t>
            </w:r>
          </w:p>
        </w:tc>
      </w:tr>
      <w:tr w:rsidR="33249EA7" w14:paraId="19AA2D47" w14:textId="77777777" w:rsidTr="00C75A4E">
        <w:trPr>
          <w:trHeight w:val="396"/>
        </w:trPr>
        <w:tc>
          <w:tcPr>
            <w:tcW w:w="2958" w:type="dxa"/>
          </w:tcPr>
          <w:p w14:paraId="384A4623" w14:textId="1C6EA5F8" w:rsidR="33249EA7" w:rsidRDefault="00E6397A" w:rsidP="00C75A4E">
            <w:pPr>
              <w:pStyle w:val="GOSTTablenorm"/>
              <w:rPr>
                <w:lang w:val="en-US"/>
              </w:rPr>
            </w:pPr>
            <w:r>
              <w:rPr>
                <w:lang w:val="en-US"/>
              </w:rPr>
              <w:lastRenderedPageBreak/>
              <w:t>TradingDaysSysOpenOnRequest</w:t>
            </w:r>
          </w:p>
        </w:tc>
        <w:tc>
          <w:tcPr>
            <w:tcW w:w="11319" w:type="dxa"/>
          </w:tcPr>
          <w:p w14:paraId="05919325" w14:textId="77777777" w:rsidR="33249EA7" w:rsidRDefault="33249EA7" w:rsidP="00C75A4E">
            <w:pPr>
              <w:pStyle w:val="GOSTTablenorm"/>
            </w:pPr>
            <w:r w:rsidRPr="33249EA7">
              <w:t>Сервис открытия операционных дней системы с возможностью проведения отдельных операций</w:t>
            </w:r>
          </w:p>
        </w:tc>
      </w:tr>
      <w:tr w:rsidR="003B770B" w:rsidRPr="00002655" w14:paraId="5104E6C5" w14:textId="77777777" w:rsidTr="00C75A4E">
        <w:trPr>
          <w:trHeight w:val="396"/>
        </w:trPr>
        <w:tc>
          <w:tcPr>
            <w:tcW w:w="2958" w:type="dxa"/>
          </w:tcPr>
          <w:p w14:paraId="5BEC21C1" w14:textId="5AA3CAAC" w:rsidR="003B770B" w:rsidRPr="00002655" w:rsidRDefault="003B770B" w:rsidP="00C75A4E">
            <w:pPr>
              <w:pStyle w:val="GOSTTablenorm"/>
              <w:rPr>
                <w:lang w:val="en-US"/>
              </w:rPr>
            </w:pPr>
            <w:r w:rsidRPr="00002655">
              <w:rPr>
                <w:lang w:val="en-US"/>
              </w:rPr>
              <w:t>TradingDays</w:t>
            </w:r>
            <w:r w:rsidR="00681FC5" w:rsidRPr="00681FC5">
              <w:rPr>
                <w:lang w:val="en-US"/>
              </w:rPr>
              <w:t>Subject</w:t>
            </w:r>
            <w:r w:rsidRPr="00002655">
              <w:rPr>
                <w:lang w:val="en-US"/>
              </w:rPr>
              <w:t>CloseОnRequest</w:t>
            </w:r>
          </w:p>
        </w:tc>
        <w:tc>
          <w:tcPr>
            <w:tcW w:w="11319" w:type="dxa"/>
          </w:tcPr>
          <w:p w14:paraId="0CD7E1FA" w14:textId="77777777" w:rsidR="003B770B" w:rsidRPr="00002655" w:rsidRDefault="003B770B" w:rsidP="00C75A4E">
            <w:pPr>
              <w:pStyle w:val="GOSTTablenorm"/>
            </w:pPr>
            <w:r w:rsidRPr="00002655">
              <w:t>Сервис закрытия операционного дня ТОФК/ЦС по учету, открытого с возможностью проведения отдельных операций</w:t>
            </w:r>
          </w:p>
        </w:tc>
      </w:tr>
      <w:tr w:rsidR="003B770B" w:rsidRPr="00002655" w14:paraId="5C86EEAA" w14:textId="77777777" w:rsidTr="00C75A4E">
        <w:trPr>
          <w:trHeight w:val="396"/>
        </w:trPr>
        <w:tc>
          <w:tcPr>
            <w:tcW w:w="2958" w:type="dxa"/>
          </w:tcPr>
          <w:p w14:paraId="44160130" w14:textId="77777777" w:rsidR="003B770B" w:rsidRPr="00002655" w:rsidRDefault="003B770B" w:rsidP="00C75A4E">
            <w:pPr>
              <w:pStyle w:val="GOSTTablenorm"/>
              <w:rPr>
                <w:lang w:val="en-US"/>
              </w:rPr>
            </w:pPr>
            <w:r w:rsidRPr="00002655">
              <w:rPr>
                <w:lang w:val="en-US"/>
              </w:rPr>
              <w:t>CheckTradingDayStatus</w:t>
            </w:r>
          </w:p>
        </w:tc>
        <w:tc>
          <w:tcPr>
            <w:tcW w:w="11319" w:type="dxa"/>
          </w:tcPr>
          <w:p w14:paraId="1B385E50" w14:textId="119CB40B" w:rsidR="003B770B" w:rsidRPr="00002655" w:rsidRDefault="33249EA7" w:rsidP="00490D60">
            <w:pPr>
              <w:pStyle w:val="GOSTTablenorm"/>
            </w:pPr>
            <w:r w:rsidRPr="33249EA7">
              <w:t>Сервис проверки статуса операционого днях ТОФК/ЦС по учету для возможности работы с документом (возвращает статус операционого днях по гуиду документа и дате учета с проверкой на возможность проведения в открытом по запросу операционном дне)</w:t>
            </w:r>
          </w:p>
        </w:tc>
      </w:tr>
      <w:tr w:rsidR="003B770B" w:rsidRPr="00002655" w14:paraId="6E261D95" w14:textId="77777777" w:rsidTr="00C75A4E">
        <w:trPr>
          <w:trHeight w:val="396"/>
        </w:trPr>
        <w:tc>
          <w:tcPr>
            <w:tcW w:w="2958" w:type="dxa"/>
          </w:tcPr>
          <w:p w14:paraId="3F7ED429" w14:textId="1425C790" w:rsidR="003B770B" w:rsidRPr="00002655" w:rsidRDefault="003B770B" w:rsidP="00C75A4E">
            <w:pPr>
              <w:pStyle w:val="GOSTTablenorm"/>
              <w:rPr>
                <w:lang w:val="en-US"/>
              </w:rPr>
            </w:pPr>
            <w:r w:rsidRPr="00002655">
              <w:rPr>
                <w:lang w:val="en-US"/>
              </w:rPr>
              <w:t>TD</w:t>
            </w:r>
            <w:r w:rsidR="00681FC5" w:rsidRPr="00681FC5">
              <w:rPr>
                <w:lang w:val="en-US"/>
              </w:rPr>
              <w:t>Subject</w:t>
            </w:r>
            <w:r w:rsidRPr="00002655">
              <w:rPr>
                <w:lang w:val="en-US"/>
              </w:rPr>
              <w:t>ClosePermanentlyRoll</w:t>
            </w:r>
          </w:p>
        </w:tc>
        <w:tc>
          <w:tcPr>
            <w:tcW w:w="11319" w:type="dxa"/>
          </w:tcPr>
          <w:p w14:paraId="7F9E1204" w14:textId="77777777" w:rsidR="003B770B" w:rsidRPr="00002655" w:rsidRDefault="003B770B" w:rsidP="00C75A4E">
            <w:pPr>
              <w:pStyle w:val="GOSTTablenorm"/>
            </w:pPr>
            <w:r w:rsidRPr="00002655">
              <w:t>Сервис перевода окончательно закрытого операционного дня ТОФК/ЦС по учету в статус «Закрыт»</w:t>
            </w:r>
          </w:p>
        </w:tc>
      </w:tr>
      <w:tr w:rsidR="003B770B" w:rsidRPr="00002655" w14:paraId="5DA9811C" w14:textId="77777777" w:rsidTr="00C75A4E">
        <w:trPr>
          <w:trHeight w:val="390"/>
        </w:trPr>
        <w:tc>
          <w:tcPr>
            <w:tcW w:w="2958" w:type="dxa"/>
          </w:tcPr>
          <w:p w14:paraId="4749E054" w14:textId="77777777" w:rsidR="003B770B" w:rsidRPr="00002655" w:rsidRDefault="003B770B" w:rsidP="00C75A4E">
            <w:pPr>
              <w:pStyle w:val="GOSTTablenorm"/>
              <w:rPr>
                <w:lang w:val="en-US"/>
              </w:rPr>
            </w:pPr>
            <w:r w:rsidRPr="00002655">
              <w:rPr>
                <w:lang w:val="en-US"/>
              </w:rPr>
              <w:t>TDSysClosePermanentlyRoll</w:t>
            </w:r>
          </w:p>
        </w:tc>
        <w:tc>
          <w:tcPr>
            <w:tcW w:w="11319" w:type="dxa"/>
          </w:tcPr>
          <w:p w14:paraId="782FD273" w14:textId="77777777" w:rsidR="003B770B" w:rsidRPr="00002655" w:rsidRDefault="003B770B" w:rsidP="00C75A4E">
            <w:pPr>
              <w:pStyle w:val="GOSTTablenorm"/>
            </w:pPr>
            <w:r w:rsidRPr="00002655">
              <w:t>Сервис перевода окончательно закрытого операционного дня системы в статус «Закрыт»</w:t>
            </w:r>
          </w:p>
        </w:tc>
      </w:tr>
      <w:tr w:rsidR="003B770B" w:rsidRPr="00002655" w14:paraId="5336681A" w14:textId="77777777" w:rsidTr="00C75A4E">
        <w:trPr>
          <w:trHeight w:val="396"/>
        </w:trPr>
        <w:tc>
          <w:tcPr>
            <w:tcW w:w="2958" w:type="dxa"/>
          </w:tcPr>
          <w:p w14:paraId="4ACAE869" w14:textId="3748B167" w:rsidR="003B770B" w:rsidRPr="00002655" w:rsidRDefault="003B770B" w:rsidP="00C75A4E">
            <w:pPr>
              <w:pStyle w:val="GOSTTablenorm"/>
              <w:rPr>
                <w:lang w:val="en-US"/>
              </w:rPr>
            </w:pPr>
            <w:r w:rsidRPr="00002655">
              <w:rPr>
                <w:lang w:val="en-US"/>
              </w:rPr>
              <w:t>TradingDays</w:t>
            </w:r>
            <w:r w:rsidR="00681FC5" w:rsidRPr="00681FC5">
              <w:rPr>
                <w:lang w:val="en-US"/>
              </w:rPr>
              <w:t>Subject</w:t>
            </w:r>
            <w:r w:rsidRPr="00002655">
              <w:rPr>
                <w:lang w:val="en-US"/>
              </w:rPr>
              <w:t>ClosePermanently</w:t>
            </w:r>
          </w:p>
        </w:tc>
        <w:tc>
          <w:tcPr>
            <w:tcW w:w="11319" w:type="dxa"/>
          </w:tcPr>
          <w:p w14:paraId="6542EACB" w14:textId="77777777" w:rsidR="003B770B" w:rsidRPr="00002655" w:rsidRDefault="003B770B" w:rsidP="00C75A4E">
            <w:pPr>
              <w:pStyle w:val="GOSTTablenorm"/>
            </w:pPr>
            <w:r w:rsidRPr="00002655">
              <w:t>Сервис окончательного закрытия операционного дня ТОФК/ЦС по учету</w:t>
            </w:r>
          </w:p>
        </w:tc>
      </w:tr>
      <w:tr w:rsidR="003B770B" w:rsidRPr="00002655" w14:paraId="7E2BC987" w14:textId="77777777" w:rsidTr="00C75A4E">
        <w:trPr>
          <w:trHeight w:val="396"/>
        </w:trPr>
        <w:tc>
          <w:tcPr>
            <w:tcW w:w="2958" w:type="dxa"/>
          </w:tcPr>
          <w:p w14:paraId="69449F09" w14:textId="77777777" w:rsidR="003B770B" w:rsidRPr="00002655" w:rsidRDefault="003B770B" w:rsidP="00C75A4E">
            <w:pPr>
              <w:pStyle w:val="GOSTTablenorm"/>
              <w:rPr>
                <w:lang w:val="en-US"/>
              </w:rPr>
            </w:pPr>
            <w:r w:rsidRPr="00002655">
              <w:rPr>
                <w:lang w:val="en-US"/>
              </w:rPr>
              <w:t>TradingDaysSysClosePermanently</w:t>
            </w:r>
          </w:p>
        </w:tc>
        <w:tc>
          <w:tcPr>
            <w:tcW w:w="11319" w:type="dxa"/>
          </w:tcPr>
          <w:p w14:paraId="08960433" w14:textId="77777777" w:rsidR="003B770B" w:rsidRPr="00002655" w:rsidRDefault="003B770B" w:rsidP="00C75A4E">
            <w:pPr>
              <w:pStyle w:val="GOSTTablenorm"/>
            </w:pPr>
            <w:r w:rsidRPr="00002655">
              <w:t>Сервис окончательного закрытия операционного дня системы, если для указанной даты операционный день окончательно закрыт по всем ТОФК/ЦС по учету</w:t>
            </w:r>
          </w:p>
        </w:tc>
      </w:tr>
      <w:tr w:rsidR="003B770B" w:rsidRPr="00002655" w14:paraId="486888E0" w14:textId="77777777" w:rsidTr="00C75A4E">
        <w:trPr>
          <w:trHeight w:val="396"/>
        </w:trPr>
        <w:tc>
          <w:tcPr>
            <w:tcW w:w="2958" w:type="dxa"/>
          </w:tcPr>
          <w:p w14:paraId="70DF384D" w14:textId="77777777" w:rsidR="003B770B" w:rsidRPr="00002655" w:rsidRDefault="003B770B" w:rsidP="00C75A4E">
            <w:pPr>
              <w:pStyle w:val="GOSTTablenorm"/>
              <w:rPr>
                <w:lang w:val="en-US"/>
              </w:rPr>
            </w:pPr>
            <w:r w:rsidRPr="00002655">
              <w:rPr>
                <w:lang w:val="en-US"/>
              </w:rPr>
              <w:t>TradingDaysSysClosePermanentlyAll</w:t>
            </w:r>
          </w:p>
        </w:tc>
        <w:tc>
          <w:tcPr>
            <w:tcW w:w="11319" w:type="dxa"/>
          </w:tcPr>
          <w:p w14:paraId="3E7FD058" w14:textId="77777777" w:rsidR="003B770B" w:rsidRPr="00002655" w:rsidRDefault="003B770B" w:rsidP="00C75A4E">
            <w:pPr>
              <w:pStyle w:val="GOSTTablenorm"/>
            </w:pPr>
            <w:r w:rsidRPr="00002655">
              <w:t>Сервис окончательного закрытия операционного дня по всем ТОФК/ЦС по учету и операционного дня системы</w:t>
            </w:r>
          </w:p>
        </w:tc>
      </w:tr>
      <w:tr w:rsidR="003B770B" w:rsidRPr="00002655" w14:paraId="08A026E6" w14:textId="77777777" w:rsidTr="00C75A4E">
        <w:trPr>
          <w:trHeight w:val="396"/>
        </w:trPr>
        <w:tc>
          <w:tcPr>
            <w:tcW w:w="2958" w:type="dxa"/>
          </w:tcPr>
          <w:p w14:paraId="6D57C919" w14:textId="77777777" w:rsidR="003B770B" w:rsidRPr="00002655" w:rsidRDefault="003B770B" w:rsidP="00C75A4E">
            <w:pPr>
              <w:pStyle w:val="GOSTTablenorm"/>
              <w:rPr>
                <w:lang w:val="en-US"/>
              </w:rPr>
            </w:pPr>
            <w:r w:rsidRPr="00002655">
              <w:rPr>
                <w:lang w:val="en-US"/>
              </w:rPr>
              <w:t>TrDaysSysListClosePermanently</w:t>
            </w:r>
          </w:p>
        </w:tc>
        <w:tc>
          <w:tcPr>
            <w:tcW w:w="11319" w:type="dxa"/>
          </w:tcPr>
          <w:p w14:paraId="5BCAA81C" w14:textId="77777777" w:rsidR="003B770B" w:rsidRPr="00002655" w:rsidRDefault="003B770B" w:rsidP="00C75A4E">
            <w:pPr>
              <w:pStyle w:val="GOSTTablenorm"/>
            </w:pPr>
            <w:r w:rsidRPr="00002655">
              <w:t>Сервис массового окончательного закрытия операционных дней системы, если для указанной даты операционный день окончательно закрыт по всем ТОФК/ЦС по учету</w:t>
            </w:r>
          </w:p>
        </w:tc>
      </w:tr>
      <w:tr w:rsidR="003B770B" w:rsidRPr="00002655" w14:paraId="7287EAC1" w14:textId="77777777" w:rsidTr="00C75A4E">
        <w:trPr>
          <w:trHeight w:val="396"/>
        </w:trPr>
        <w:tc>
          <w:tcPr>
            <w:tcW w:w="2958" w:type="dxa"/>
          </w:tcPr>
          <w:p w14:paraId="0300E82D" w14:textId="77777777" w:rsidR="003B770B" w:rsidRPr="00002655" w:rsidRDefault="003B770B" w:rsidP="00C75A4E">
            <w:pPr>
              <w:pStyle w:val="GOSTTablenorm"/>
              <w:rPr>
                <w:lang w:val="en-US"/>
              </w:rPr>
            </w:pPr>
            <w:r w:rsidRPr="00002655">
              <w:rPr>
                <w:lang w:val="en-US"/>
              </w:rPr>
              <w:t>TrDaysSysListClosePermanentlyAll</w:t>
            </w:r>
          </w:p>
        </w:tc>
        <w:tc>
          <w:tcPr>
            <w:tcW w:w="11319" w:type="dxa"/>
          </w:tcPr>
          <w:p w14:paraId="54D7B6AD" w14:textId="2A0C258B" w:rsidR="003B770B" w:rsidRPr="00002655" w:rsidRDefault="003B770B" w:rsidP="00490D60">
            <w:pPr>
              <w:pStyle w:val="GOSTTablenorm"/>
            </w:pPr>
            <w:r w:rsidRPr="00002655">
              <w:t>Сервис массового окончательного закрытия операционного дня системы и операционных дней ТОФК/ЦС по учету, для которых операционный день еще не закрыт окончательно</w:t>
            </w:r>
          </w:p>
        </w:tc>
      </w:tr>
    </w:tbl>
    <w:p w14:paraId="6CD2FAFF" w14:textId="054CFBCA" w:rsidR="00B45405" w:rsidRPr="00BD4D26" w:rsidRDefault="00A80573" w:rsidP="0055317B">
      <w:pPr>
        <w:pStyle w:val="21"/>
      </w:pPr>
      <w:bookmarkStart w:id="5668" w:name="_Toc121319641"/>
      <w:bookmarkStart w:id="5669" w:name="_Toc226556188"/>
      <w:r w:rsidRPr="00BD4D26">
        <w:lastRenderedPageBreak/>
        <w:t>Параметры за</w:t>
      </w:r>
      <w:r w:rsidRPr="0055317B">
        <w:t>проса</w:t>
      </w:r>
      <w:bookmarkEnd w:id="5668"/>
      <w:bookmarkEnd w:id="5669"/>
    </w:p>
    <w:p w14:paraId="79D2B779" w14:textId="1E0792EE" w:rsidR="00BD4D26" w:rsidRDefault="00C51529" w:rsidP="00C75A4E">
      <w:pPr>
        <w:pStyle w:val="GOSTNameTable"/>
      </w:pPr>
      <w:r>
        <w:fldChar w:fldCharType="begin"/>
      </w:r>
      <w:r>
        <w:instrText xml:space="preserve"> SEQ Таблица \* ARABIC </w:instrText>
      </w:r>
      <w:r>
        <w:fldChar w:fldCharType="separate"/>
      </w:r>
      <w:bookmarkStart w:id="5670" w:name="_Toc226556242"/>
      <w:r w:rsidR="00F300A9">
        <w:t>28</w:t>
      </w:r>
      <w:r>
        <w:fldChar w:fldCharType="end"/>
      </w:r>
      <w:r w:rsidR="00BD4D26">
        <w:t xml:space="preserve"> - </w:t>
      </w:r>
      <w:r w:rsidR="00BD4D26" w:rsidRPr="00BA772D">
        <w:t>Параметры запроса по управлению операционными днями</w:t>
      </w:r>
      <w:bookmarkEnd w:id="5670"/>
    </w:p>
    <w:tbl>
      <w:tblPr>
        <w:tblStyle w:val="GOSTTable"/>
        <w:tblW w:w="5000" w:type="pct"/>
        <w:tblLayout w:type="fixed"/>
        <w:tblCellMar>
          <w:top w:w="28" w:type="dxa"/>
          <w:left w:w="57" w:type="dxa"/>
          <w:bottom w:w="28" w:type="dxa"/>
          <w:right w:w="57" w:type="dxa"/>
        </w:tblCellMar>
        <w:tblLook w:val="07E0" w:firstRow="1" w:lastRow="1" w:firstColumn="1" w:lastColumn="1" w:noHBand="1" w:noVBand="1"/>
      </w:tblPr>
      <w:tblGrid>
        <w:gridCol w:w="3453"/>
        <w:gridCol w:w="2354"/>
        <w:gridCol w:w="1569"/>
        <w:gridCol w:w="926"/>
        <w:gridCol w:w="989"/>
        <w:gridCol w:w="6403"/>
      </w:tblGrid>
      <w:tr w:rsidR="00BD4D26" w:rsidRPr="00002655" w14:paraId="5E434547" w14:textId="77777777" w:rsidTr="00502BCA">
        <w:trPr>
          <w:cnfStyle w:val="100000000000" w:firstRow="1" w:lastRow="0" w:firstColumn="0" w:lastColumn="0" w:oddVBand="0" w:evenVBand="0" w:oddHBand="0" w:evenHBand="0" w:firstRowFirstColumn="0" w:firstRowLastColumn="0" w:lastRowFirstColumn="0" w:lastRowLastColumn="0"/>
          <w:trHeight w:val="785"/>
        </w:trPr>
        <w:tc>
          <w:tcPr>
            <w:tcW w:w="1100" w:type="pct"/>
            <w:hideMark/>
          </w:tcPr>
          <w:p w14:paraId="47CF7562" w14:textId="77777777" w:rsidR="003B770B" w:rsidRPr="00C75A4E" w:rsidRDefault="003B770B" w:rsidP="00C75A4E">
            <w:pPr>
              <w:pStyle w:val="GOSTTableHead"/>
              <w:rPr>
                <w:b w:val="0"/>
              </w:rPr>
            </w:pPr>
            <w:r w:rsidRPr="000E1E0A">
              <w:t>Наименование параметра</w:t>
            </w:r>
          </w:p>
        </w:tc>
        <w:tc>
          <w:tcPr>
            <w:tcW w:w="750" w:type="pct"/>
            <w:hideMark/>
          </w:tcPr>
          <w:p w14:paraId="7CD71EE5" w14:textId="77777777" w:rsidR="003B770B" w:rsidRPr="00C75A4E" w:rsidRDefault="003B770B" w:rsidP="00C75A4E">
            <w:pPr>
              <w:pStyle w:val="GOSTTableHead"/>
              <w:rPr>
                <w:b w:val="0"/>
              </w:rPr>
            </w:pPr>
            <w:r w:rsidRPr="000E1E0A">
              <w:t>Название тэга</w:t>
            </w:r>
          </w:p>
        </w:tc>
        <w:tc>
          <w:tcPr>
            <w:tcW w:w="500" w:type="pct"/>
            <w:hideMark/>
          </w:tcPr>
          <w:p w14:paraId="63C91F6A" w14:textId="77777777" w:rsidR="003B770B" w:rsidRPr="00C75A4E" w:rsidRDefault="003B770B" w:rsidP="00C75A4E">
            <w:pPr>
              <w:pStyle w:val="GOSTTableHead"/>
              <w:rPr>
                <w:b w:val="0"/>
              </w:rPr>
            </w:pPr>
            <w:r w:rsidRPr="000E1E0A">
              <w:t>Тип данных</w:t>
            </w:r>
          </w:p>
        </w:tc>
        <w:tc>
          <w:tcPr>
            <w:tcW w:w="295" w:type="pct"/>
          </w:tcPr>
          <w:p w14:paraId="35C718D3" w14:textId="77777777" w:rsidR="003B770B" w:rsidRPr="00C75A4E" w:rsidRDefault="003B770B" w:rsidP="00C75A4E">
            <w:pPr>
              <w:pStyle w:val="GOSTTableHead"/>
              <w:rPr>
                <w:b w:val="0"/>
              </w:rPr>
            </w:pPr>
            <w:r w:rsidRPr="000E1E0A">
              <w:t>Обязательность</w:t>
            </w:r>
          </w:p>
        </w:tc>
        <w:tc>
          <w:tcPr>
            <w:tcW w:w="315" w:type="pct"/>
            <w:hideMark/>
          </w:tcPr>
          <w:p w14:paraId="32101F09" w14:textId="77777777" w:rsidR="003B770B" w:rsidRPr="00C75A4E" w:rsidRDefault="003B770B" w:rsidP="00C75A4E">
            <w:pPr>
              <w:pStyle w:val="GOSTTableHead"/>
              <w:rPr>
                <w:b w:val="0"/>
              </w:rPr>
            </w:pPr>
            <w:r w:rsidRPr="000E1E0A">
              <w:t>Размерность</w:t>
            </w:r>
          </w:p>
        </w:tc>
        <w:tc>
          <w:tcPr>
            <w:tcW w:w="2040" w:type="pct"/>
          </w:tcPr>
          <w:p w14:paraId="2F836194" w14:textId="77777777" w:rsidR="003B770B" w:rsidRPr="00C75A4E" w:rsidRDefault="003B770B" w:rsidP="00C75A4E">
            <w:pPr>
              <w:pStyle w:val="GOSTTableHead"/>
              <w:rPr>
                <w:b w:val="0"/>
              </w:rPr>
            </w:pPr>
            <w:r w:rsidRPr="000E1E0A">
              <w:t>Описание</w:t>
            </w:r>
          </w:p>
        </w:tc>
      </w:tr>
      <w:tr w:rsidR="003B770B" w:rsidRPr="00002655" w14:paraId="196A9297" w14:textId="77777777" w:rsidTr="00502BCA">
        <w:tc>
          <w:tcPr>
            <w:tcW w:w="5000" w:type="pct"/>
            <w:gridSpan w:val="6"/>
          </w:tcPr>
          <w:p w14:paraId="55C59ED1" w14:textId="77777777" w:rsidR="003B770B" w:rsidRPr="00002655" w:rsidRDefault="003B770B" w:rsidP="005D4E14">
            <w:pPr>
              <w:ind w:firstLine="0"/>
              <w:jc w:val="center"/>
              <w:rPr>
                <w:b/>
                <w:sz w:val="22"/>
                <w:szCs w:val="22"/>
              </w:rPr>
            </w:pPr>
            <w:r w:rsidRPr="00002655">
              <w:rPr>
                <w:b/>
                <w:sz w:val="22"/>
                <w:szCs w:val="22"/>
              </w:rPr>
              <w:t>Перечень параметров запроса (</w:t>
            </w:r>
            <w:r w:rsidRPr="00002655">
              <w:rPr>
                <w:b/>
                <w:sz w:val="22"/>
                <w:szCs w:val="22"/>
                <w:lang w:val="en-US"/>
              </w:rPr>
              <w:t>header</w:t>
            </w:r>
            <w:r w:rsidRPr="00002655">
              <w:rPr>
                <w:b/>
                <w:sz w:val="22"/>
                <w:szCs w:val="22"/>
              </w:rPr>
              <w:t>)</w:t>
            </w:r>
          </w:p>
        </w:tc>
      </w:tr>
      <w:tr w:rsidR="003B770B" w:rsidRPr="00002655" w14:paraId="52560CA3" w14:textId="77777777" w:rsidTr="00502BCA">
        <w:tc>
          <w:tcPr>
            <w:tcW w:w="1100" w:type="pct"/>
          </w:tcPr>
          <w:p w14:paraId="28867C74" w14:textId="0C16D50E" w:rsidR="003B770B" w:rsidRPr="00002655" w:rsidRDefault="003B770B" w:rsidP="00C75A4E">
            <w:pPr>
              <w:pStyle w:val="GOSTTablenorm"/>
            </w:pPr>
            <w:r w:rsidRPr="00002655">
              <w:t>Система-отправитель</w:t>
            </w:r>
            <w:r w:rsidR="00AE0E84">
              <w:t xml:space="preserve"> запроса</w:t>
            </w:r>
          </w:p>
        </w:tc>
        <w:tc>
          <w:tcPr>
            <w:tcW w:w="750" w:type="pct"/>
          </w:tcPr>
          <w:p w14:paraId="4A614090" w14:textId="77777777" w:rsidR="003B770B" w:rsidRPr="00002655" w:rsidRDefault="003B770B" w:rsidP="00C75A4E">
            <w:pPr>
              <w:pStyle w:val="GOSTTablenorm"/>
            </w:pPr>
            <w:r w:rsidRPr="00002655">
              <w:t>Source</w:t>
            </w:r>
          </w:p>
        </w:tc>
        <w:tc>
          <w:tcPr>
            <w:tcW w:w="500" w:type="pct"/>
          </w:tcPr>
          <w:p w14:paraId="0FF6A6A9" w14:textId="77777777" w:rsidR="003B770B" w:rsidRPr="00002655" w:rsidRDefault="003B770B" w:rsidP="00C75A4E">
            <w:pPr>
              <w:pStyle w:val="GOSTTablenorm"/>
            </w:pPr>
            <w:r w:rsidRPr="00002655">
              <w:t>Строка</w:t>
            </w:r>
          </w:p>
        </w:tc>
        <w:tc>
          <w:tcPr>
            <w:tcW w:w="295" w:type="pct"/>
          </w:tcPr>
          <w:p w14:paraId="04646CC7" w14:textId="77777777" w:rsidR="003B770B" w:rsidRPr="00002655" w:rsidRDefault="003B770B" w:rsidP="00C75A4E">
            <w:pPr>
              <w:pStyle w:val="GOSTTablenorm"/>
            </w:pPr>
            <w:r w:rsidRPr="00002655">
              <w:t>Да</w:t>
            </w:r>
          </w:p>
        </w:tc>
        <w:tc>
          <w:tcPr>
            <w:tcW w:w="315" w:type="pct"/>
          </w:tcPr>
          <w:p w14:paraId="1BADB76E" w14:textId="77777777" w:rsidR="003B770B" w:rsidRPr="00002655" w:rsidRDefault="003B770B" w:rsidP="00C75A4E">
            <w:pPr>
              <w:pStyle w:val="GOSTTablenorm"/>
            </w:pPr>
            <w:r w:rsidRPr="00002655">
              <w:t>&lt;=10</w:t>
            </w:r>
          </w:p>
        </w:tc>
        <w:tc>
          <w:tcPr>
            <w:tcW w:w="2040" w:type="pct"/>
          </w:tcPr>
          <w:p w14:paraId="7262C615" w14:textId="0E8BCB00" w:rsidR="003B770B" w:rsidRPr="00002655" w:rsidRDefault="003B770B" w:rsidP="00C75A4E">
            <w:pPr>
              <w:pStyle w:val="GOSTTablenorm"/>
            </w:pPr>
            <w:r w:rsidRPr="00002655">
              <w:t>ФП</w:t>
            </w:r>
            <w:r w:rsidR="00F956EF">
              <w:t xml:space="preserve"> ГИИС ЭБ </w:t>
            </w:r>
            <w:r w:rsidR="0079613E" w:rsidRPr="36854D62">
              <w:t>–</w:t>
            </w:r>
            <w:r w:rsidR="00F956EF">
              <w:t xml:space="preserve"> </w:t>
            </w:r>
            <w:r w:rsidR="00815C1F">
              <w:t>отправитель запроса</w:t>
            </w:r>
          </w:p>
        </w:tc>
      </w:tr>
      <w:tr w:rsidR="003B770B" w:rsidRPr="00002655" w14:paraId="2F2F75B7" w14:textId="77777777" w:rsidTr="00502BCA">
        <w:tc>
          <w:tcPr>
            <w:tcW w:w="1100" w:type="pct"/>
          </w:tcPr>
          <w:p w14:paraId="4A2FB08A" w14:textId="77777777" w:rsidR="003B770B" w:rsidRPr="00002655" w:rsidRDefault="003B770B" w:rsidP="00C75A4E">
            <w:pPr>
              <w:pStyle w:val="GOSTTablenorm"/>
            </w:pPr>
            <w:r w:rsidRPr="00002655">
              <w:t>Дата и время запрос</w:t>
            </w:r>
          </w:p>
        </w:tc>
        <w:tc>
          <w:tcPr>
            <w:tcW w:w="750" w:type="pct"/>
          </w:tcPr>
          <w:p w14:paraId="22948A7B" w14:textId="77777777" w:rsidR="003B770B" w:rsidRPr="00002655" w:rsidRDefault="003B770B" w:rsidP="00C75A4E">
            <w:pPr>
              <w:pStyle w:val="GOSTTablenorm"/>
            </w:pPr>
            <w:r w:rsidRPr="00002655">
              <w:t>ReqDateTime</w:t>
            </w:r>
          </w:p>
        </w:tc>
        <w:tc>
          <w:tcPr>
            <w:tcW w:w="500" w:type="pct"/>
          </w:tcPr>
          <w:p w14:paraId="37915D30" w14:textId="77777777" w:rsidR="003B770B" w:rsidRPr="00002655" w:rsidRDefault="003B770B" w:rsidP="00C75A4E">
            <w:pPr>
              <w:pStyle w:val="GOSTTablenorm"/>
            </w:pPr>
            <w:r w:rsidRPr="00002655">
              <w:t>Дата-время (timestamp)</w:t>
            </w:r>
          </w:p>
        </w:tc>
        <w:tc>
          <w:tcPr>
            <w:tcW w:w="295" w:type="pct"/>
          </w:tcPr>
          <w:p w14:paraId="5EB0BF5F" w14:textId="77777777" w:rsidR="003B770B" w:rsidRPr="00002655" w:rsidRDefault="003B770B" w:rsidP="00C75A4E">
            <w:pPr>
              <w:pStyle w:val="GOSTTablenorm"/>
            </w:pPr>
            <w:r w:rsidRPr="00002655">
              <w:t>Да</w:t>
            </w:r>
          </w:p>
        </w:tc>
        <w:tc>
          <w:tcPr>
            <w:tcW w:w="315" w:type="pct"/>
          </w:tcPr>
          <w:p w14:paraId="3DAA7D8C" w14:textId="195E23FB" w:rsidR="003B770B" w:rsidRPr="00002655" w:rsidRDefault="003B770B" w:rsidP="00C75A4E">
            <w:pPr>
              <w:pStyle w:val="GOSTTablenorm"/>
            </w:pPr>
          </w:p>
        </w:tc>
        <w:tc>
          <w:tcPr>
            <w:tcW w:w="2040" w:type="pct"/>
          </w:tcPr>
          <w:p w14:paraId="509F3C20" w14:textId="47296D7E" w:rsidR="003B770B" w:rsidRPr="00002655" w:rsidRDefault="003B770B" w:rsidP="00C75A4E">
            <w:pPr>
              <w:pStyle w:val="GOSTTablenorm"/>
            </w:pPr>
            <w:r w:rsidRPr="00002655">
              <w:t>Дата и время формирования запроса ФП</w:t>
            </w:r>
            <w:r w:rsidR="00F956EF">
              <w:t xml:space="preserve"> ГИИС ЭБ</w:t>
            </w:r>
            <w:r w:rsidR="00815C1F">
              <w:t>.</w:t>
            </w:r>
          </w:p>
          <w:p w14:paraId="07D2706B" w14:textId="77777777" w:rsidR="003B770B" w:rsidRPr="00002655" w:rsidRDefault="003B770B" w:rsidP="00C75A4E">
            <w:pPr>
              <w:pStyle w:val="GOSTTablenorm"/>
            </w:pPr>
            <w:r w:rsidRPr="00002655">
              <w:t xml:space="preserve">Формат YYYY-MM-DD </w:t>
            </w:r>
            <w:proofErr w:type="gramStart"/>
            <w:r w:rsidRPr="00002655">
              <w:t>hh:mm</w:t>
            </w:r>
            <w:proofErr w:type="gramEnd"/>
            <w:r w:rsidRPr="00002655">
              <w:t>:ss</w:t>
            </w:r>
          </w:p>
        </w:tc>
      </w:tr>
      <w:tr w:rsidR="003B770B" w:rsidRPr="00002655" w14:paraId="6F6AF73E" w14:textId="77777777" w:rsidTr="00502BCA">
        <w:tc>
          <w:tcPr>
            <w:tcW w:w="1100" w:type="pct"/>
          </w:tcPr>
          <w:p w14:paraId="4AC3B3D6" w14:textId="77777777" w:rsidR="003B770B" w:rsidRPr="00002655" w:rsidRDefault="003B770B" w:rsidP="00C75A4E">
            <w:pPr>
              <w:pStyle w:val="GOSTTablenorm"/>
            </w:pPr>
            <w:r w:rsidRPr="00002655">
              <w:t>Версия формата запроса</w:t>
            </w:r>
          </w:p>
        </w:tc>
        <w:tc>
          <w:tcPr>
            <w:tcW w:w="750" w:type="pct"/>
          </w:tcPr>
          <w:p w14:paraId="50D70816" w14:textId="77777777" w:rsidR="003B770B" w:rsidRPr="00002655" w:rsidRDefault="003B770B" w:rsidP="00C75A4E">
            <w:pPr>
              <w:pStyle w:val="GOSTTablenorm"/>
            </w:pPr>
            <w:r w:rsidRPr="00002655">
              <w:t>Version</w:t>
            </w:r>
          </w:p>
        </w:tc>
        <w:tc>
          <w:tcPr>
            <w:tcW w:w="500" w:type="pct"/>
          </w:tcPr>
          <w:p w14:paraId="645E0AAF" w14:textId="77777777" w:rsidR="003B770B" w:rsidRPr="00002655" w:rsidRDefault="003B770B" w:rsidP="00C75A4E">
            <w:pPr>
              <w:pStyle w:val="GOSTTablenorm"/>
            </w:pPr>
            <w:r w:rsidRPr="00002655">
              <w:t>Строка</w:t>
            </w:r>
          </w:p>
        </w:tc>
        <w:tc>
          <w:tcPr>
            <w:tcW w:w="295" w:type="pct"/>
          </w:tcPr>
          <w:p w14:paraId="06CCBB7C" w14:textId="77777777" w:rsidR="003B770B" w:rsidRPr="00002655" w:rsidRDefault="003B770B" w:rsidP="00C75A4E">
            <w:pPr>
              <w:pStyle w:val="GOSTTablenorm"/>
            </w:pPr>
            <w:r w:rsidRPr="00002655">
              <w:t>Да</w:t>
            </w:r>
          </w:p>
        </w:tc>
        <w:tc>
          <w:tcPr>
            <w:tcW w:w="315" w:type="pct"/>
          </w:tcPr>
          <w:p w14:paraId="77414AB4" w14:textId="77777777" w:rsidR="003B770B" w:rsidRPr="00002655" w:rsidRDefault="003B770B" w:rsidP="00C75A4E">
            <w:pPr>
              <w:pStyle w:val="GOSTTablenorm"/>
            </w:pPr>
            <w:r w:rsidRPr="00002655">
              <w:t>&lt;=10</w:t>
            </w:r>
          </w:p>
        </w:tc>
        <w:tc>
          <w:tcPr>
            <w:tcW w:w="2040" w:type="pct"/>
          </w:tcPr>
          <w:p w14:paraId="1EDBC03F" w14:textId="77777777" w:rsidR="003B770B" w:rsidRPr="00002655" w:rsidRDefault="003B770B" w:rsidP="00C75A4E">
            <w:pPr>
              <w:pStyle w:val="GOSTTablenorm"/>
            </w:pPr>
            <w:r w:rsidRPr="00002655">
              <w:t>Версия формата запроса</w:t>
            </w:r>
          </w:p>
        </w:tc>
      </w:tr>
      <w:tr w:rsidR="003B770B" w:rsidRPr="00002655" w14:paraId="0BDB41C9" w14:textId="77777777" w:rsidTr="00502BCA">
        <w:tc>
          <w:tcPr>
            <w:tcW w:w="1100" w:type="pct"/>
          </w:tcPr>
          <w:p w14:paraId="759BF4DD" w14:textId="77777777" w:rsidR="003B770B" w:rsidRPr="00002655" w:rsidRDefault="003B770B" w:rsidP="00C75A4E">
            <w:pPr>
              <w:pStyle w:val="GOSTTablenorm"/>
            </w:pPr>
            <w:r w:rsidRPr="00002655">
              <w:t>Глобальный идентификатор запроса</w:t>
            </w:r>
          </w:p>
        </w:tc>
        <w:tc>
          <w:tcPr>
            <w:tcW w:w="750" w:type="pct"/>
          </w:tcPr>
          <w:p w14:paraId="7B0DBF7D" w14:textId="77777777" w:rsidR="003B770B" w:rsidRPr="00002655" w:rsidRDefault="003B770B" w:rsidP="00C75A4E">
            <w:pPr>
              <w:pStyle w:val="GOSTTablenorm"/>
            </w:pPr>
            <w:r w:rsidRPr="00002655">
              <w:rPr>
                <w:lang w:val="en-US"/>
              </w:rPr>
              <w:t>Req</w:t>
            </w:r>
            <w:r w:rsidRPr="00002655">
              <w:t>Guid</w:t>
            </w:r>
          </w:p>
        </w:tc>
        <w:tc>
          <w:tcPr>
            <w:tcW w:w="500" w:type="pct"/>
          </w:tcPr>
          <w:p w14:paraId="59780C54" w14:textId="77777777" w:rsidR="003B770B" w:rsidRPr="00002655" w:rsidRDefault="003B770B" w:rsidP="00C75A4E">
            <w:pPr>
              <w:pStyle w:val="GOSTTablenorm"/>
            </w:pPr>
            <w:r w:rsidRPr="00002655">
              <w:t>GUID</w:t>
            </w:r>
          </w:p>
        </w:tc>
        <w:tc>
          <w:tcPr>
            <w:tcW w:w="295" w:type="pct"/>
          </w:tcPr>
          <w:p w14:paraId="6D7DDE56" w14:textId="77777777" w:rsidR="003B770B" w:rsidRPr="00002655" w:rsidRDefault="003B770B" w:rsidP="00C75A4E">
            <w:pPr>
              <w:pStyle w:val="GOSTTablenorm"/>
            </w:pPr>
            <w:r w:rsidRPr="00002655">
              <w:t>Да</w:t>
            </w:r>
          </w:p>
        </w:tc>
        <w:tc>
          <w:tcPr>
            <w:tcW w:w="315" w:type="pct"/>
          </w:tcPr>
          <w:p w14:paraId="10C771B2" w14:textId="77777777" w:rsidR="003B770B" w:rsidRPr="00002655" w:rsidRDefault="003B770B" w:rsidP="00C75A4E">
            <w:pPr>
              <w:pStyle w:val="GOSTTablenorm"/>
            </w:pPr>
            <w:r w:rsidRPr="00002655">
              <w:t>=36</w:t>
            </w:r>
          </w:p>
        </w:tc>
        <w:tc>
          <w:tcPr>
            <w:tcW w:w="2040" w:type="pct"/>
          </w:tcPr>
          <w:p w14:paraId="4E61753B" w14:textId="77777777" w:rsidR="003B770B" w:rsidRPr="00002655" w:rsidRDefault="003B770B" w:rsidP="00C75A4E">
            <w:pPr>
              <w:pStyle w:val="GOSTTablenorm"/>
            </w:pPr>
            <w:r w:rsidRPr="00002655">
              <w:t>Уникальный идентификатор запроса (с тире)</w:t>
            </w:r>
          </w:p>
        </w:tc>
      </w:tr>
      <w:tr w:rsidR="003B770B" w:rsidRPr="00002655" w14:paraId="021BBA3C" w14:textId="77777777" w:rsidTr="00502BCA">
        <w:tc>
          <w:tcPr>
            <w:tcW w:w="1100" w:type="pct"/>
          </w:tcPr>
          <w:p w14:paraId="75777E54" w14:textId="77777777" w:rsidR="003B770B" w:rsidRPr="00002655" w:rsidRDefault="003B770B" w:rsidP="00C75A4E">
            <w:pPr>
              <w:pStyle w:val="GOSTTablenorm"/>
            </w:pPr>
            <w:r w:rsidRPr="00002655">
              <w:t>Глобальный идентификатор документа</w:t>
            </w:r>
          </w:p>
        </w:tc>
        <w:tc>
          <w:tcPr>
            <w:tcW w:w="750" w:type="pct"/>
          </w:tcPr>
          <w:p w14:paraId="04365335" w14:textId="77777777" w:rsidR="003B770B" w:rsidRPr="00002655" w:rsidRDefault="003B770B" w:rsidP="00C75A4E">
            <w:pPr>
              <w:pStyle w:val="GOSTTablenorm"/>
            </w:pPr>
            <w:r w:rsidRPr="00002655">
              <w:t>DocGuid</w:t>
            </w:r>
          </w:p>
        </w:tc>
        <w:tc>
          <w:tcPr>
            <w:tcW w:w="500" w:type="pct"/>
          </w:tcPr>
          <w:p w14:paraId="3322C0F1" w14:textId="77777777" w:rsidR="003B770B" w:rsidRPr="00002655" w:rsidRDefault="003B770B" w:rsidP="00C75A4E">
            <w:pPr>
              <w:pStyle w:val="GOSTTablenorm"/>
            </w:pPr>
            <w:r w:rsidRPr="00002655">
              <w:t>GUID</w:t>
            </w:r>
          </w:p>
        </w:tc>
        <w:tc>
          <w:tcPr>
            <w:tcW w:w="295" w:type="pct"/>
          </w:tcPr>
          <w:p w14:paraId="5750A93A" w14:textId="77777777" w:rsidR="003B770B" w:rsidRPr="00002655" w:rsidRDefault="003B770B" w:rsidP="00C75A4E">
            <w:pPr>
              <w:pStyle w:val="GOSTTablenorm"/>
            </w:pPr>
            <w:r w:rsidRPr="00002655">
              <w:t>Нет</w:t>
            </w:r>
          </w:p>
        </w:tc>
        <w:tc>
          <w:tcPr>
            <w:tcW w:w="315" w:type="pct"/>
          </w:tcPr>
          <w:p w14:paraId="4C790171" w14:textId="77777777" w:rsidR="003B770B" w:rsidRPr="00002655" w:rsidRDefault="003B770B" w:rsidP="00C75A4E">
            <w:pPr>
              <w:pStyle w:val="GOSTTablenorm"/>
            </w:pPr>
            <w:r w:rsidRPr="00002655">
              <w:t>=36</w:t>
            </w:r>
          </w:p>
        </w:tc>
        <w:tc>
          <w:tcPr>
            <w:tcW w:w="2040" w:type="pct"/>
          </w:tcPr>
          <w:p w14:paraId="5939310E" w14:textId="4F19EC4B" w:rsidR="003B770B" w:rsidRPr="00002655" w:rsidRDefault="003B770B" w:rsidP="00C75A4E">
            <w:pPr>
              <w:pStyle w:val="GOSTTablenorm"/>
            </w:pPr>
            <w:r w:rsidRPr="00002655">
              <w:t>Уникальный идентификатор документа (с тире)</w:t>
            </w:r>
          </w:p>
        </w:tc>
      </w:tr>
      <w:tr w:rsidR="003B770B" w:rsidRPr="00002655" w14:paraId="2C2BFEF9" w14:textId="77777777" w:rsidTr="00502BCA">
        <w:tc>
          <w:tcPr>
            <w:tcW w:w="1100" w:type="pct"/>
          </w:tcPr>
          <w:p w14:paraId="7CC44298" w14:textId="77777777" w:rsidR="003B770B" w:rsidRPr="00002655" w:rsidRDefault="003B770B" w:rsidP="00C75A4E">
            <w:pPr>
              <w:pStyle w:val="GOSTTablenorm"/>
            </w:pPr>
            <w:r w:rsidRPr="00002655">
              <w:t>Тип запроса</w:t>
            </w:r>
          </w:p>
        </w:tc>
        <w:tc>
          <w:tcPr>
            <w:tcW w:w="750" w:type="pct"/>
          </w:tcPr>
          <w:p w14:paraId="103BC745" w14:textId="77777777" w:rsidR="003B770B" w:rsidRPr="00002655" w:rsidRDefault="003B770B" w:rsidP="00C75A4E">
            <w:pPr>
              <w:pStyle w:val="GOSTTablenorm"/>
            </w:pPr>
            <w:r w:rsidRPr="00002655">
              <w:t>RequestType</w:t>
            </w:r>
          </w:p>
        </w:tc>
        <w:tc>
          <w:tcPr>
            <w:tcW w:w="500" w:type="pct"/>
          </w:tcPr>
          <w:p w14:paraId="60586AD2" w14:textId="77777777" w:rsidR="003B770B" w:rsidRPr="00002655" w:rsidRDefault="003B770B" w:rsidP="00C75A4E">
            <w:pPr>
              <w:pStyle w:val="GOSTTablenorm"/>
            </w:pPr>
            <w:r w:rsidRPr="00002655">
              <w:t>Строка</w:t>
            </w:r>
          </w:p>
        </w:tc>
        <w:tc>
          <w:tcPr>
            <w:tcW w:w="295" w:type="pct"/>
          </w:tcPr>
          <w:p w14:paraId="3B06E271" w14:textId="77777777" w:rsidR="003B770B" w:rsidRPr="00002655" w:rsidRDefault="003B770B" w:rsidP="00C75A4E">
            <w:pPr>
              <w:pStyle w:val="GOSTTablenorm"/>
            </w:pPr>
            <w:r w:rsidRPr="00002655">
              <w:t>Да</w:t>
            </w:r>
          </w:p>
        </w:tc>
        <w:tc>
          <w:tcPr>
            <w:tcW w:w="315" w:type="pct"/>
          </w:tcPr>
          <w:p w14:paraId="1229CEF6" w14:textId="680A0A42" w:rsidR="003B770B" w:rsidRPr="00002655" w:rsidRDefault="003B770B">
            <w:pPr>
              <w:pStyle w:val="GOSTTablenorm"/>
            </w:pPr>
            <w:r w:rsidRPr="00002655">
              <w:t>&lt;=</w:t>
            </w:r>
            <w:del w:id="5671" w:author="Сатлер Марина Викторовна" w:date="2024-10-31T11:32:00Z">
              <w:r w:rsidRPr="00002655" w:rsidDel="00AA6E06">
                <w:delText>10</w:delText>
              </w:r>
            </w:del>
            <w:ins w:id="5672" w:author="Сатлер Марина Викторовна" w:date="2024-10-31T11:32:00Z">
              <w:r w:rsidR="00AA6E06">
                <w:t>5</w:t>
              </w:r>
              <w:r w:rsidR="00AA6E06" w:rsidRPr="00002655">
                <w:t>0</w:t>
              </w:r>
            </w:ins>
          </w:p>
        </w:tc>
        <w:tc>
          <w:tcPr>
            <w:tcW w:w="2040" w:type="pct"/>
          </w:tcPr>
          <w:p w14:paraId="68F578E6" w14:textId="4C7275FA" w:rsidR="003B770B" w:rsidRPr="00002655" w:rsidRDefault="003B770B" w:rsidP="00815C1F">
            <w:pPr>
              <w:pStyle w:val="GOSTTablenorm"/>
            </w:pPr>
            <w:r w:rsidRPr="00002655">
              <w:t xml:space="preserve">Тип запроса согласно </w:t>
            </w:r>
            <w:r w:rsidR="00815C1F">
              <w:t>т</w:t>
            </w:r>
            <w:r w:rsidRPr="00002655">
              <w:t xml:space="preserve">аблице </w:t>
            </w:r>
            <w:r w:rsidR="000A7119">
              <w:rPr>
                <w:lang w:val="en-US"/>
              </w:rPr>
              <w:fldChar w:fldCharType="begin"/>
            </w:r>
            <w:r w:rsidR="000A7119">
              <w:rPr>
                <w:lang w:val="en-US"/>
              </w:rPr>
              <w:instrText xml:space="preserve"> REF _Ref154550420 \h </w:instrText>
            </w:r>
            <w:r w:rsidR="000A7119">
              <w:rPr>
                <w:lang w:val="en-US"/>
              </w:rPr>
            </w:r>
            <w:r w:rsidR="000A7119">
              <w:rPr>
                <w:lang w:val="en-US"/>
              </w:rPr>
              <w:fldChar w:fldCharType="separate"/>
            </w:r>
            <w:r w:rsidR="00F300A9">
              <w:rPr>
                <w:noProof/>
              </w:rPr>
              <w:t>27</w:t>
            </w:r>
            <w:r w:rsidR="000A7119">
              <w:rPr>
                <w:lang w:val="en-US"/>
              </w:rPr>
              <w:fldChar w:fldCharType="end"/>
            </w:r>
          </w:p>
        </w:tc>
      </w:tr>
      <w:tr w:rsidR="003B770B" w:rsidRPr="00002655" w14:paraId="1A307EB0" w14:textId="77777777" w:rsidTr="00502BCA">
        <w:trPr>
          <w:trHeight w:val="407"/>
        </w:trPr>
        <w:tc>
          <w:tcPr>
            <w:tcW w:w="5000" w:type="pct"/>
            <w:gridSpan w:val="6"/>
          </w:tcPr>
          <w:p w14:paraId="2EE1741E" w14:textId="54834942" w:rsidR="003B770B" w:rsidRPr="00002655" w:rsidRDefault="003B770B" w:rsidP="005D4E14">
            <w:pPr>
              <w:ind w:firstLine="0"/>
              <w:jc w:val="center"/>
              <w:rPr>
                <w:b/>
                <w:sz w:val="22"/>
                <w:szCs w:val="22"/>
              </w:rPr>
            </w:pPr>
            <w:r w:rsidRPr="00002655">
              <w:rPr>
                <w:b/>
                <w:sz w:val="22"/>
                <w:szCs w:val="22"/>
              </w:rPr>
              <w:t xml:space="preserve">Перечень параметров тела запроса </w:t>
            </w:r>
            <w:bookmarkStart w:id="5673" w:name="_Hlk129331859"/>
            <w:r w:rsidRPr="00002655">
              <w:rPr>
                <w:b/>
                <w:sz w:val="22"/>
                <w:szCs w:val="22"/>
              </w:rPr>
              <w:t xml:space="preserve">«Сервис получения информации об операционных днях ТОФК/ ЦС по учету» </w:t>
            </w:r>
            <w:r w:rsidRPr="00002655">
              <w:rPr>
                <w:b/>
                <w:sz w:val="22"/>
                <w:szCs w:val="22"/>
                <w:lang w:val="en-US"/>
              </w:rPr>
              <w:t>TradingDays</w:t>
            </w:r>
            <w:r w:rsidR="00681FC5" w:rsidRPr="00681FC5">
              <w:rPr>
                <w:b/>
                <w:sz w:val="22"/>
                <w:szCs w:val="22"/>
                <w:lang w:val="en-US"/>
              </w:rPr>
              <w:t>Subject</w:t>
            </w:r>
            <w:r w:rsidRPr="00002655">
              <w:rPr>
                <w:b/>
                <w:sz w:val="22"/>
                <w:szCs w:val="22"/>
                <w:lang w:val="en-US"/>
              </w:rPr>
              <w:t>View</w:t>
            </w:r>
            <w:r w:rsidRPr="00002655">
              <w:rPr>
                <w:b/>
                <w:sz w:val="22"/>
                <w:szCs w:val="22"/>
              </w:rPr>
              <w:t xml:space="preserve"> </w:t>
            </w:r>
            <w:bookmarkEnd w:id="5673"/>
            <w:r w:rsidRPr="00002655">
              <w:rPr>
                <w:b/>
                <w:sz w:val="22"/>
                <w:szCs w:val="22"/>
              </w:rPr>
              <w:t>(</w:t>
            </w:r>
            <w:r w:rsidRPr="00002655">
              <w:rPr>
                <w:b/>
                <w:sz w:val="22"/>
                <w:szCs w:val="22"/>
                <w:lang w:val="en-US"/>
              </w:rPr>
              <w:t>document</w:t>
            </w:r>
            <w:r w:rsidRPr="00002655">
              <w:rPr>
                <w:b/>
                <w:sz w:val="22"/>
                <w:szCs w:val="22"/>
              </w:rPr>
              <w:t>)</w:t>
            </w:r>
          </w:p>
        </w:tc>
      </w:tr>
      <w:tr w:rsidR="003B770B" w:rsidRPr="00002655" w14:paraId="650D3952" w14:textId="77777777" w:rsidTr="00502BCA">
        <w:tc>
          <w:tcPr>
            <w:tcW w:w="1100" w:type="pct"/>
          </w:tcPr>
          <w:p w14:paraId="5178ECF8" w14:textId="77777777" w:rsidR="003B770B" w:rsidRPr="00C75A4E" w:rsidRDefault="003B770B" w:rsidP="00C75A4E">
            <w:pPr>
              <w:pStyle w:val="GOSTTablenorm"/>
              <w:rPr>
                <w:b/>
              </w:rPr>
            </w:pPr>
            <w:r w:rsidRPr="00C75A4E">
              <w:rPr>
                <w:b/>
              </w:rPr>
              <w:t>Субъект учета</w:t>
            </w:r>
          </w:p>
        </w:tc>
        <w:tc>
          <w:tcPr>
            <w:tcW w:w="750" w:type="pct"/>
          </w:tcPr>
          <w:p w14:paraId="2727C76D" w14:textId="230F09AF" w:rsidR="003B770B" w:rsidRPr="00C75A4E" w:rsidRDefault="00F93830" w:rsidP="00C75A4E">
            <w:pPr>
              <w:pStyle w:val="GOSTTablenorm"/>
              <w:rPr>
                <w:b/>
              </w:rPr>
            </w:pPr>
            <w:r w:rsidRPr="00C75A4E">
              <w:rPr>
                <w:b/>
                <w:lang w:val="en-US"/>
              </w:rPr>
              <w:t>SubjectL</w:t>
            </w:r>
            <w:r w:rsidRPr="00C75A4E">
              <w:rPr>
                <w:b/>
              </w:rPr>
              <w:t>ist</w:t>
            </w:r>
          </w:p>
        </w:tc>
        <w:tc>
          <w:tcPr>
            <w:tcW w:w="500" w:type="pct"/>
          </w:tcPr>
          <w:p w14:paraId="3C1A7890" w14:textId="77777777" w:rsidR="003B770B" w:rsidRPr="00002655" w:rsidRDefault="003B770B" w:rsidP="00C75A4E">
            <w:pPr>
              <w:pStyle w:val="GOSTTablenorm"/>
            </w:pPr>
            <w:r w:rsidRPr="00002655">
              <w:t>Массив</w:t>
            </w:r>
          </w:p>
        </w:tc>
        <w:tc>
          <w:tcPr>
            <w:tcW w:w="295" w:type="pct"/>
          </w:tcPr>
          <w:p w14:paraId="5E900F97" w14:textId="77777777" w:rsidR="003B770B" w:rsidRPr="00002655" w:rsidRDefault="003B770B" w:rsidP="00C75A4E">
            <w:pPr>
              <w:pStyle w:val="GOSTTablenorm"/>
            </w:pPr>
            <w:r w:rsidRPr="00002655">
              <w:t>Нет</w:t>
            </w:r>
          </w:p>
        </w:tc>
        <w:tc>
          <w:tcPr>
            <w:tcW w:w="315" w:type="pct"/>
          </w:tcPr>
          <w:p w14:paraId="57B3078B" w14:textId="4B9533A4" w:rsidR="003B770B" w:rsidRPr="00002655" w:rsidRDefault="009D2890" w:rsidP="00C75A4E">
            <w:pPr>
              <w:pStyle w:val="GOSTTablenorm"/>
            </w:pPr>
            <w:ins w:id="5674" w:author="Сатлер Марина Викторовна" w:date="2023-12-28T08:33:00Z">
              <w:r w:rsidRPr="00C75A4E">
                <w:t>=</w:t>
              </w:r>
            </w:ins>
            <w:r w:rsidR="003B770B" w:rsidRPr="009D2890">
              <w:t>4</w:t>
            </w:r>
          </w:p>
        </w:tc>
        <w:tc>
          <w:tcPr>
            <w:tcW w:w="2040" w:type="pct"/>
          </w:tcPr>
          <w:p w14:paraId="0A354AB9" w14:textId="77777777" w:rsidR="003B770B" w:rsidRPr="00002655" w:rsidRDefault="003B770B" w:rsidP="00C75A4E">
            <w:pPr>
              <w:pStyle w:val="GOSTTablenorm"/>
            </w:pPr>
            <w:r w:rsidRPr="00002655">
              <w:t>Заполняется значением кодов ТОФК/ЦС по учету по которым запрашивается информация об операционных днях.</w:t>
            </w:r>
          </w:p>
          <w:p w14:paraId="39804BE9" w14:textId="77777777" w:rsidR="003B770B" w:rsidRPr="00002655" w:rsidRDefault="003B770B" w:rsidP="00C75A4E">
            <w:pPr>
              <w:pStyle w:val="GOSTTablenorm"/>
            </w:pPr>
            <w:r w:rsidRPr="00002655">
              <w:t>Если не переданы, то возвращается информация по всем субъектам учета.</w:t>
            </w:r>
          </w:p>
          <w:p w14:paraId="09ED0609" w14:textId="4EF0A51B" w:rsidR="003B770B" w:rsidRPr="00002655" w:rsidRDefault="003B770B" w:rsidP="00C75A4E">
            <w:pPr>
              <w:pStyle w:val="GOSTTablenorm"/>
            </w:pPr>
            <w:r w:rsidRPr="00002655">
              <w:t>Размерность каждого значения кода соот</w:t>
            </w:r>
            <w:r w:rsidR="00B169F7">
              <w:t>ветствует</w:t>
            </w:r>
            <w:r w:rsidRPr="00002655">
              <w:t xml:space="preserve"> указанной</w:t>
            </w:r>
          </w:p>
        </w:tc>
      </w:tr>
      <w:tr w:rsidR="003B770B" w:rsidRPr="00002655" w14:paraId="1D7D1A8A" w14:textId="77777777" w:rsidTr="00502BCA">
        <w:tc>
          <w:tcPr>
            <w:tcW w:w="1100" w:type="pct"/>
          </w:tcPr>
          <w:p w14:paraId="475CE584" w14:textId="77777777" w:rsidR="003B770B" w:rsidRPr="00002655" w:rsidRDefault="003B770B" w:rsidP="00C75A4E">
            <w:pPr>
              <w:pStyle w:val="GOSTTablenorm"/>
            </w:pPr>
            <w:r w:rsidRPr="00002655">
              <w:t>Дата с</w:t>
            </w:r>
          </w:p>
        </w:tc>
        <w:tc>
          <w:tcPr>
            <w:tcW w:w="750" w:type="pct"/>
          </w:tcPr>
          <w:p w14:paraId="51DDD3EA" w14:textId="77777777" w:rsidR="003B770B" w:rsidRPr="00002655" w:rsidRDefault="003B770B" w:rsidP="00C75A4E">
            <w:pPr>
              <w:pStyle w:val="GOSTTablenorm"/>
            </w:pPr>
            <w:r w:rsidRPr="00002655">
              <w:t>BeginDate</w:t>
            </w:r>
          </w:p>
        </w:tc>
        <w:tc>
          <w:tcPr>
            <w:tcW w:w="500" w:type="pct"/>
          </w:tcPr>
          <w:p w14:paraId="4617A57A" w14:textId="77777777" w:rsidR="003B770B" w:rsidRPr="00002655" w:rsidRDefault="003B770B" w:rsidP="00C75A4E">
            <w:pPr>
              <w:pStyle w:val="GOSTTablenorm"/>
            </w:pPr>
            <w:r w:rsidRPr="00002655">
              <w:t>Дата</w:t>
            </w:r>
          </w:p>
        </w:tc>
        <w:tc>
          <w:tcPr>
            <w:tcW w:w="295" w:type="pct"/>
          </w:tcPr>
          <w:p w14:paraId="143421A0" w14:textId="77777777" w:rsidR="003B770B" w:rsidRPr="00002655" w:rsidRDefault="003B770B" w:rsidP="00C75A4E">
            <w:pPr>
              <w:pStyle w:val="GOSTTablenorm"/>
            </w:pPr>
            <w:r w:rsidRPr="00002655">
              <w:t>Да</w:t>
            </w:r>
          </w:p>
        </w:tc>
        <w:tc>
          <w:tcPr>
            <w:tcW w:w="315" w:type="pct"/>
          </w:tcPr>
          <w:p w14:paraId="2EFAA49C" w14:textId="5AF49763" w:rsidR="003B770B" w:rsidRPr="00002655" w:rsidRDefault="003B770B" w:rsidP="00C75A4E">
            <w:pPr>
              <w:pStyle w:val="GOSTTablenorm"/>
            </w:pPr>
          </w:p>
        </w:tc>
        <w:tc>
          <w:tcPr>
            <w:tcW w:w="2040" w:type="pct"/>
          </w:tcPr>
          <w:p w14:paraId="6089B1F6" w14:textId="77777777" w:rsidR="003B770B" w:rsidRPr="00002655" w:rsidRDefault="003B770B" w:rsidP="00C75A4E">
            <w:pPr>
              <w:pStyle w:val="GOSTTablenorm"/>
            </w:pPr>
            <w:r w:rsidRPr="00002655">
              <w:t>Указывается дата начала периода отбора операционного дня ТОФК/ЦС по учету в формате YYYY-MM-DD</w:t>
            </w:r>
          </w:p>
        </w:tc>
      </w:tr>
      <w:tr w:rsidR="003B770B" w:rsidRPr="00002655" w14:paraId="32C7A183" w14:textId="77777777" w:rsidTr="00502BCA">
        <w:tc>
          <w:tcPr>
            <w:tcW w:w="1100" w:type="pct"/>
          </w:tcPr>
          <w:p w14:paraId="539A3EE7" w14:textId="04DDE040" w:rsidR="003B770B" w:rsidRPr="00002655" w:rsidRDefault="003B770B" w:rsidP="00C75A4E">
            <w:pPr>
              <w:pStyle w:val="GOSTTablenorm"/>
            </w:pPr>
            <w:r w:rsidRPr="00002655">
              <w:t>Дата по</w:t>
            </w:r>
          </w:p>
        </w:tc>
        <w:tc>
          <w:tcPr>
            <w:tcW w:w="750" w:type="pct"/>
          </w:tcPr>
          <w:p w14:paraId="5F6C150F" w14:textId="77777777" w:rsidR="003B770B" w:rsidRPr="00002655" w:rsidRDefault="003B770B" w:rsidP="00C75A4E">
            <w:pPr>
              <w:pStyle w:val="GOSTTablenorm"/>
            </w:pPr>
            <w:r w:rsidRPr="00002655">
              <w:t>EndDate</w:t>
            </w:r>
          </w:p>
        </w:tc>
        <w:tc>
          <w:tcPr>
            <w:tcW w:w="500" w:type="pct"/>
          </w:tcPr>
          <w:p w14:paraId="5070C4ED" w14:textId="77777777" w:rsidR="003B770B" w:rsidRPr="00002655" w:rsidRDefault="003B770B" w:rsidP="00C75A4E">
            <w:pPr>
              <w:pStyle w:val="GOSTTablenorm"/>
            </w:pPr>
            <w:r w:rsidRPr="00002655">
              <w:t>Дата</w:t>
            </w:r>
          </w:p>
        </w:tc>
        <w:tc>
          <w:tcPr>
            <w:tcW w:w="295" w:type="pct"/>
          </w:tcPr>
          <w:p w14:paraId="113FA832" w14:textId="77777777" w:rsidR="003B770B" w:rsidRPr="00002655" w:rsidRDefault="003B770B" w:rsidP="00C75A4E">
            <w:pPr>
              <w:pStyle w:val="GOSTTablenorm"/>
            </w:pPr>
            <w:r w:rsidRPr="00002655">
              <w:t>Да</w:t>
            </w:r>
          </w:p>
        </w:tc>
        <w:tc>
          <w:tcPr>
            <w:tcW w:w="315" w:type="pct"/>
          </w:tcPr>
          <w:p w14:paraId="52242F73" w14:textId="746095E4" w:rsidR="003B770B" w:rsidRPr="00002655" w:rsidRDefault="003B770B" w:rsidP="00C75A4E">
            <w:pPr>
              <w:pStyle w:val="GOSTTablenorm"/>
            </w:pPr>
          </w:p>
        </w:tc>
        <w:tc>
          <w:tcPr>
            <w:tcW w:w="2040" w:type="pct"/>
          </w:tcPr>
          <w:p w14:paraId="513D2BD6" w14:textId="77777777" w:rsidR="003B770B" w:rsidRPr="00002655" w:rsidRDefault="003B770B" w:rsidP="00C75A4E">
            <w:pPr>
              <w:pStyle w:val="GOSTTablenorm"/>
            </w:pPr>
            <w:r w:rsidRPr="00002655">
              <w:t>Указывается дата окончания периода отбора операционного дня ТОФК/ЦС по учету в формате YYYY-MM-DD</w:t>
            </w:r>
          </w:p>
        </w:tc>
      </w:tr>
      <w:tr w:rsidR="003B770B" w:rsidRPr="00002655" w14:paraId="784F392C" w14:textId="77777777" w:rsidTr="00502BCA">
        <w:tc>
          <w:tcPr>
            <w:tcW w:w="1100" w:type="pct"/>
          </w:tcPr>
          <w:p w14:paraId="2F8BE03A" w14:textId="77777777" w:rsidR="003B770B" w:rsidRPr="00002655" w:rsidRDefault="003B770B" w:rsidP="00C75A4E">
            <w:pPr>
              <w:pStyle w:val="GOSTTablenorm"/>
            </w:pPr>
            <w:r w:rsidRPr="00002655">
              <w:t>Дата открытия операционного дня</w:t>
            </w:r>
          </w:p>
        </w:tc>
        <w:tc>
          <w:tcPr>
            <w:tcW w:w="750" w:type="pct"/>
          </w:tcPr>
          <w:p w14:paraId="2425EF68" w14:textId="77777777" w:rsidR="003B770B" w:rsidRPr="00002655" w:rsidRDefault="003B770B" w:rsidP="00C75A4E">
            <w:pPr>
              <w:pStyle w:val="GOSTTablenorm"/>
            </w:pPr>
            <w:r w:rsidRPr="00002655">
              <w:t>OpenDate</w:t>
            </w:r>
          </w:p>
        </w:tc>
        <w:tc>
          <w:tcPr>
            <w:tcW w:w="500" w:type="pct"/>
          </w:tcPr>
          <w:p w14:paraId="5E5E368E" w14:textId="77777777" w:rsidR="003B770B" w:rsidRPr="00002655" w:rsidRDefault="003B770B" w:rsidP="00C75A4E">
            <w:pPr>
              <w:pStyle w:val="GOSTTablenorm"/>
            </w:pPr>
            <w:r w:rsidRPr="00002655">
              <w:t>Дата</w:t>
            </w:r>
            <w:r w:rsidRPr="00002655" w:rsidDel="00C45DFF">
              <w:t xml:space="preserve"> </w:t>
            </w:r>
          </w:p>
        </w:tc>
        <w:tc>
          <w:tcPr>
            <w:tcW w:w="295" w:type="pct"/>
          </w:tcPr>
          <w:p w14:paraId="5F5FD441" w14:textId="77777777" w:rsidR="003B770B" w:rsidRPr="00002655" w:rsidRDefault="003B770B" w:rsidP="00C75A4E">
            <w:pPr>
              <w:pStyle w:val="GOSTTablenorm"/>
            </w:pPr>
            <w:r w:rsidRPr="00002655">
              <w:t>Нет</w:t>
            </w:r>
          </w:p>
        </w:tc>
        <w:tc>
          <w:tcPr>
            <w:tcW w:w="315" w:type="pct"/>
          </w:tcPr>
          <w:p w14:paraId="7A5EA650" w14:textId="38634AD5" w:rsidR="003B770B" w:rsidRPr="00002655" w:rsidRDefault="003B770B" w:rsidP="00C75A4E">
            <w:pPr>
              <w:pStyle w:val="GOSTTablenorm"/>
            </w:pPr>
          </w:p>
        </w:tc>
        <w:tc>
          <w:tcPr>
            <w:tcW w:w="2040" w:type="pct"/>
          </w:tcPr>
          <w:p w14:paraId="1C1F5010" w14:textId="77777777" w:rsidR="003B770B" w:rsidRPr="00002655" w:rsidRDefault="003B770B" w:rsidP="00C75A4E">
            <w:pPr>
              <w:pStyle w:val="GOSTTablenorm"/>
            </w:pPr>
            <w:r w:rsidRPr="00002655">
              <w:t>Указывается дата открытия операционного дня ТОФК/ЦС по учету в качестве фильтра для отбора в формате YYYY-MM-DD</w:t>
            </w:r>
          </w:p>
        </w:tc>
      </w:tr>
      <w:tr w:rsidR="003B770B" w:rsidRPr="00002655" w14:paraId="5EF41FFC" w14:textId="77777777" w:rsidTr="00502BCA">
        <w:tc>
          <w:tcPr>
            <w:tcW w:w="1100" w:type="pct"/>
          </w:tcPr>
          <w:p w14:paraId="12513224" w14:textId="77777777" w:rsidR="003B770B" w:rsidRPr="00002655" w:rsidRDefault="003B770B" w:rsidP="00C75A4E">
            <w:pPr>
              <w:pStyle w:val="GOSTTablenorm"/>
            </w:pPr>
            <w:r w:rsidRPr="00002655">
              <w:lastRenderedPageBreak/>
              <w:t>Дата закрытия операционного дня</w:t>
            </w:r>
          </w:p>
        </w:tc>
        <w:tc>
          <w:tcPr>
            <w:tcW w:w="750" w:type="pct"/>
          </w:tcPr>
          <w:p w14:paraId="4FFD4AF2" w14:textId="77777777" w:rsidR="003B770B" w:rsidRPr="00002655" w:rsidRDefault="003B770B" w:rsidP="00C75A4E">
            <w:pPr>
              <w:pStyle w:val="GOSTTablenorm"/>
            </w:pPr>
            <w:r w:rsidRPr="00002655">
              <w:t>CloseDate</w:t>
            </w:r>
          </w:p>
        </w:tc>
        <w:tc>
          <w:tcPr>
            <w:tcW w:w="500" w:type="pct"/>
          </w:tcPr>
          <w:p w14:paraId="433104C6" w14:textId="77777777" w:rsidR="003B770B" w:rsidRPr="00002655" w:rsidRDefault="003B770B" w:rsidP="00C75A4E">
            <w:pPr>
              <w:pStyle w:val="GOSTTablenorm"/>
            </w:pPr>
            <w:r w:rsidRPr="00002655">
              <w:t>Дата</w:t>
            </w:r>
          </w:p>
        </w:tc>
        <w:tc>
          <w:tcPr>
            <w:tcW w:w="295" w:type="pct"/>
          </w:tcPr>
          <w:p w14:paraId="4A90F81F" w14:textId="77777777" w:rsidR="003B770B" w:rsidRPr="00002655" w:rsidRDefault="003B770B" w:rsidP="00C75A4E">
            <w:pPr>
              <w:pStyle w:val="GOSTTablenorm"/>
            </w:pPr>
            <w:r w:rsidRPr="00002655">
              <w:t>Нет</w:t>
            </w:r>
          </w:p>
        </w:tc>
        <w:tc>
          <w:tcPr>
            <w:tcW w:w="315" w:type="pct"/>
          </w:tcPr>
          <w:p w14:paraId="368B8F16" w14:textId="543AA2B9" w:rsidR="003B770B" w:rsidRPr="00002655" w:rsidRDefault="003B770B" w:rsidP="00C75A4E">
            <w:pPr>
              <w:pStyle w:val="GOSTTablenorm"/>
            </w:pPr>
          </w:p>
        </w:tc>
        <w:tc>
          <w:tcPr>
            <w:tcW w:w="2040" w:type="pct"/>
          </w:tcPr>
          <w:p w14:paraId="22FCFFF5" w14:textId="77777777" w:rsidR="003B770B" w:rsidRPr="00002655" w:rsidRDefault="003B770B" w:rsidP="00C75A4E">
            <w:pPr>
              <w:pStyle w:val="GOSTTablenorm"/>
            </w:pPr>
            <w:r w:rsidRPr="00002655">
              <w:t>Указывается дата закрытия операционного дня ТОФК/ЦС по учету в качестве фильтра для отбора в формате YYYY-MM-DD</w:t>
            </w:r>
          </w:p>
        </w:tc>
      </w:tr>
      <w:tr w:rsidR="003B770B" w:rsidRPr="00002655" w14:paraId="2DEC9637" w14:textId="77777777" w:rsidTr="00502BCA">
        <w:tc>
          <w:tcPr>
            <w:tcW w:w="1100" w:type="pct"/>
          </w:tcPr>
          <w:p w14:paraId="567BF969" w14:textId="77777777" w:rsidR="003B770B" w:rsidRPr="00C75A4E" w:rsidRDefault="003B770B" w:rsidP="00C75A4E">
            <w:pPr>
              <w:pStyle w:val="GOSTTablenorm"/>
              <w:rPr>
                <w:b/>
              </w:rPr>
            </w:pPr>
            <w:r w:rsidRPr="00C75A4E">
              <w:rPr>
                <w:b/>
              </w:rPr>
              <w:t>Статус операционного дня</w:t>
            </w:r>
          </w:p>
        </w:tc>
        <w:tc>
          <w:tcPr>
            <w:tcW w:w="750" w:type="pct"/>
          </w:tcPr>
          <w:p w14:paraId="6D1C1C70" w14:textId="77777777" w:rsidR="003B770B" w:rsidRPr="00C75A4E" w:rsidRDefault="003B770B" w:rsidP="00C75A4E">
            <w:pPr>
              <w:pStyle w:val="GOSTTablenorm"/>
              <w:rPr>
                <w:b/>
              </w:rPr>
            </w:pPr>
            <w:r w:rsidRPr="00C75A4E">
              <w:rPr>
                <w:b/>
              </w:rPr>
              <w:t>Status</w:t>
            </w:r>
          </w:p>
        </w:tc>
        <w:tc>
          <w:tcPr>
            <w:tcW w:w="500" w:type="pct"/>
          </w:tcPr>
          <w:p w14:paraId="6A7BF915" w14:textId="77777777" w:rsidR="003B770B" w:rsidRPr="00002655" w:rsidRDefault="003B770B" w:rsidP="00C75A4E">
            <w:pPr>
              <w:pStyle w:val="GOSTTablenorm"/>
            </w:pPr>
            <w:r w:rsidRPr="00002655">
              <w:t>Массив</w:t>
            </w:r>
          </w:p>
        </w:tc>
        <w:tc>
          <w:tcPr>
            <w:tcW w:w="295" w:type="pct"/>
          </w:tcPr>
          <w:p w14:paraId="310F9955" w14:textId="77777777" w:rsidR="003B770B" w:rsidRPr="00002655" w:rsidRDefault="003B770B" w:rsidP="00C75A4E">
            <w:pPr>
              <w:pStyle w:val="GOSTTablenorm"/>
            </w:pPr>
            <w:r w:rsidRPr="00002655">
              <w:t>Нет</w:t>
            </w:r>
          </w:p>
        </w:tc>
        <w:tc>
          <w:tcPr>
            <w:tcW w:w="315" w:type="pct"/>
          </w:tcPr>
          <w:p w14:paraId="3E7A31A3" w14:textId="77777777" w:rsidR="003B770B" w:rsidRPr="00002655" w:rsidRDefault="003B770B" w:rsidP="00C75A4E">
            <w:pPr>
              <w:pStyle w:val="GOSTTablenorm"/>
            </w:pPr>
            <w:r w:rsidRPr="00002655">
              <w:t>&lt;=30</w:t>
            </w:r>
          </w:p>
        </w:tc>
        <w:tc>
          <w:tcPr>
            <w:tcW w:w="2040" w:type="pct"/>
          </w:tcPr>
          <w:p w14:paraId="70CF194C" w14:textId="77777777" w:rsidR="003B770B" w:rsidRPr="00002655" w:rsidRDefault="003B770B" w:rsidP="00C75A4E">
            <w:pPr>
              <w:pStyle w:val="GOSTTablenorm"/>
            </w:pPr>
            <w:r w:rsidRPr="00002655">
              <w:t>Указываются статусы, по которым требуется отобрать операционные дни ТОФК/ЦС по учету, если статусы не передан, возвращается информация обо всех операционных днях ТОФК/ЦС по учету.</w:t>
            </w:r>
          </w:p>
          <w:p w14:paraId="540A65B4" w14:textId="77777777" w:rsidR="003B770B" w:rsidRPr="00002655" w:rsidRDefault="003B770B" w:rsidP="00C75A4E">
            <w:pPr>
              <w:pStyle w:val="GOSTTablenorm"/>
            </w:pPr>
            <w:r w:rsidRPr="00002655">
              <w:t>Размерность каждого значения не превышает указанной</w:t>
            </w:r>
          </w:p>
        </w:tc>
      </w:tr>
      <w:tr w:rsidR="003B770B" w:rsidRPr="00002655" w14:paraId="24F69F96" w14:textId="77777777" w:rsidTr="00502BCA">
        <w:tc>
          <w:tcPr>
            <w:tcW w:w="1100" w:type="pct"/>
          </w:tcPr>
          <w:p w14:paraId="684B7E11" w14:textId="77777777" w:rsidR="003B770B" w:rsidRPr="00002655" w:rsidRDefault="003B770B" w:rsidP="00C75A4E">
            <w:pPr>
              <w:pStyle w:val="GOSTTablenorm"/>
            </w:pPr>
            <w:r w:rsidRPr="00002655">
              <w:t>Признак необходимости детализации истории операций по операционному дню</w:t>
            </w:r>
          </w:p>
        </w:tc>
        <w:tc>
          <w:tcPr>
            <w:tcW w:w="750" w:type="pct"/>
          </w:tcPr>
          <w:p w14:paraId="333033F5" w14:textId="77777777" w:rsidR="003B770B" w:rsidRPr="00002655" w:rsidRDefault="003B770B" w:rsidP="00C75A4E">
            <w:pPr>
              <w:pStyle w:val="GOSTTablenorm"/>
            </w:pPr>
            <w:r w:rsidRPr="00002655">
              <w:t>NeedHistory</w:t>
            </w:r>
          </w:p>
        </w:tc>
        <w:tc>
          <w:tcPr>
            <w:tcW w:w="500" w:type="pct"/>
          </w:tcPr>
          <w:p w14:paraId="5B46196A" w14:textId="77777777" w:rsidR="003B770B" w:rsidRPr="00002655" w:rsidRDefault="003B770B" w:rsidP="00C75A4E">
            <w:pPr>
              <w:pStyle w:val="GOSTTablenorm"/>
            </w:pPr>
            <w:r w:rsidRPr="00002655">
              <w:t>Число</w:t>
            </w:r>
          </w:p>
        </w:tc>
        <w:tc>
          <w:tcPr>
            <w:tcW w:w="295" w:type="pct"/>
          </w:tcPr>
          <w:p w14:paraId="2B49E86D" w14:textId="77777777" w:rsidR="003B770B" w:rsidRPr="00002655" w:rsidRDefault="003B770B" w:rsidP="00C75A4E">
            <w:pPr>
              <w:pStyle w:val="GOSTTablenorm"/>
            </w:pPr>
            <w:r w:rsidRPr="00002655">
              <w:t>Да</w:t>
            </w:r>
          </w:p>
        </w:tc>
        <w:tc>
          <w:tcPr>
            <w:tcW w:w="315" w:type="pct"/>
          </w:tcPr>
          <w:p w14:paraId="4D666D2C" w14:textId="0A3328ED" w:rsidR="003B770B" w:rsidRPr="00002655" w:rsidRDefault="0055317B" w:rsidP="00C75A4E">
            <w:pPr>
              <w:pStyle w:val="GOSTTablenorm"/>
            </w:pPr>
            <w:ins w:id="5675" w:author="Сатлер Марина Викторовна" w:date="2023-12-27T06:36:00Z">
              <w:r w:rsidRPr="008277D5">
                <w:t>=</w:t>
              </w:r>
            </w:ins>
            <w:r w:rsidR="003B770B" w:rsidRPr="00002655">
              <w:t>1</w:t>
            </w:r>
          </w:p>
        </w:tc>
        <w:tc>
          <w:tcPr>
            <w:tcW w:w="2040" w:type="pct"/>
          </w:tcPr>
          <w:p w14:paraId="07BFB749" w14:textId="77777777" w:rsidR="007B1DE7" w:rsidRDefault="003B770B" w:rsidP="00C75A4E">
            <w:pPr>
              <w:pStyle w:val="GOSTTablenorm"/>
            </w:pPr>
            <w:r w:rsidRPr="00002655">
              <w:t>Признак необходимости возврата истории операций по операционному дню ТОФК/ЦС по учету.</w:t>
            </w:r>
          </w:p>
          <w:p w14:paraId="6D770713" w14:textId="60E70F7C" w:rsidR="003B770B" w:rsidRPr="00002655" w:rsidRDefault="00BD4D26" w:rsidP="00C75A4E">
            <w:pPr>
              <w:pStyle w:val="GOSTTablenorm"/>
            </w:pPr>
            <w:r>
              <w:t>Возможные значения:</w:t>
            </w:r>
          </w:p>
          <w:p w14:paraId="0A5758CB" w14:textId="2668E721" w:rsidR="003B770B" w:rsidRPr="00002655" w:rsidRDefault="00BD4D26" w:rsidP="00C75A4E">
            <w:pPr>
              <w:pStyle w:val="GOSTTableListMark1"/>
            </w:pPr>
            <w:r>
              <w:t>«</w:t>
            </w:r>
            <w:r w:rsidR="003B770B" w:rsidRPr="00002655">
              <w:t>0</w:t>
            </w:r>
            <w:r>
              <w:t>»</w:t>
            </w:r>
            <w:r w:rsidR="003B770B" w:rsidRPr="00002655">
              <w:t xml:space="preserve"> – история операций не требуется</w:t>
            </w:r>
            <w:r>
              <w:t>;</w:t>
            </w:r>
          </w:p>
          <w:p w14:paraId="53F62502" w14:textId="6B2B4A1A" w:rsidR="003B770B" w:rsidRPr="00002655" w:rsidRDefault="00BD4D26" w:rsidP="00C75A4E">
            <w:pPr>
              <w:pStyle w:val="GOSTTableListMark1"/>
            </w:pPr>
            <w:r>
              <w:t>«</w:t>
            </w:r>
            <w:r w:rsidR="003B770B" w:rsidRPr="00002655">
              <w:t>1</w:t>
            </w:r>
            <w:r>
              <w:t>»</w:t>
            </w:r>
            <w:r w:rsidR="003B770B" w:rsidRPr="00002655">
              <w:t xml:space="preserve"> – история операций требуется</w:t>
            </w:r>
          </w:p>
        </w:tc>
      </w:tr>
      <w:tr w:rsidR="003B770B" w:rsidRPr="00002655" w14:paraId="6AF4DD05" w14:textId="77777777" w:rsidTr="00502BCA">
        <w:tc>
          <w:tcPr>
            <w:tcW w:w="5000" w:type="pct"/>
            <w:gridSpan w:val="6"/>
          </w:tcPr>
          <w:p w14:paraId="2454F983" w14:textId="77777777" w:rsidR="003B770B" w:rsidRPr="00002655" w:rsidRDefault="003B770B" w:rsidP="005D4E14">
            <w:pPr>
              <w:ind w:firstLine="0"/>
              <w:jc w:val="center"/>
              <w:rPr>
                <w:sz w:val="22"/>
                <w:szCs w:val="22"/>
              </w:rPr>
            </w:pPr>
            <w:bookmarkStart w:id="5676" w:name="_Hlk129331891"/>
            <w:r w:rsidRPr="00002655">
              <w:rPr>
                <w:b/>
                <w:sz w:val="22"/>
                <w:szCs w:val="22"/>
              </w:rPr>
              <w:t>Перечень параметров тела запроса</w:t>
            </w:r>
            <w:r w:rsidRPr="00002655" w:rsidDel="00B45405">
              <w:rPr>
                <w:b/>
                <w:sz w:val="22"/>
                <w:szCs w:val="22"/>
              </w:rPr>
              <w:t xml:space="preserve"> </w:t>
            </w:r>
            <w:r w:rsidRPr="00002655">
              <w:rPr>
                <w:b/>
                <w:sz w:val="22"/>
                <w:szCs w:val="22"/>
              </w:rPr>
              <w:t xml:space="preserve">«Сервис получения информация об операционных днях системы» </w:t>
            </w:r>
            <w:r w:rsidRPr="00002655">
              <w:rPr>
                <w:b/>
                <w:sz w:val="22"/>
                <w:szCs w:val="22"/>
                <w:lang w:val="en-US"/>
              </w:rPr>
              <w:t>TradingDaysSysView</w:t>
            </w:r>
            <w:r w:rsidRPr="00002655">
              <w:rPr>
                <w:b/>
                <w:sz w:val="22"/>
                <w:szCs w:val="22"/>
              </w:rPr>
              <w:t xml:space="preserve"> (</w:t>
            </w:r>
            <w:r w:rsidRPr="00002655">
              <w:rPr>
                <w:b/>
                <w:sz w:val="22"/>
                <w:szCs w:val="22"/>
                <w:lang w:val="en-US"/>
              </w:rPr>
              <w:t>document</w:t>
            </w:r>
            <w:r w:rsidRPr="00002655" w:rsidDel="00B45405">
              <w:rPr>
                <w:b/>
                <w:sz w:val="22"/>
                <w:szCs w:val="22"/>
              </w:rPr>
              <w:t>)</w:t>
            </w:r>
          </w:p>
        </w:tc>
      </w:tr>
      <w:bookmarkEnd w:id="5676"/>
      <w:tr w:rsidR="003B770B" w:rsidRPr="00002655" w14:paraId="62C42840" w14:textId="77777777" w:rsidTr="00502BCA">
        <w:tc>
          <w:tcPr>
            <w:tcW w:w="1100" w:type="pct"/>
          </w:tcPr>
          <w:p w14:paraId="4ECFFF21" w14:textId="77777777" w:rsidR="003B770B" w:rsidRPr="00002655" w:rsidRDefault="003B770B" w:rsidP="00C75A4E">
            <w:pPr>
              <w:pStyle w:val="GOSTTablenorm"/>
            </w:pPr>
            <w:r w:rsidRPr="00002655">
              <w:t>Дата с</w:t>
            </w:r>
          </w:p>
        </w:tc>
        <w:tc>
          <w:tcPr>
            <w:tcW w:w="750" w:type="pct"/>
          </w:tcPr>
          <w:p w14:paraId="1C7B67A3" w14:textId="77777777" w:rsidR="003B770B" w:rsidRPr="00002655" w:rsidRDefault="003B770B" w:rsidP="00C75A4E">
            <w:pPr>
              <w:pStyle w:val="GOSTTablenorm"/>
            </w:pPr>
            <w:r w:rsidRPr="00002655">
              <w:t>BeginDate</w:t>
            </w:r>
          </w:p>
        </w:tc>
        <w:tc>
          <w:tcPr>
            <w:tcW w:w="500" w:type="pct"/>
          </w:tcPr>
          <w:p w14:paraId="4543991A" w14:textId="77777777" w:rsidR="003B770B" w:rsidRPr="00002655" w:rsidRDefault="003B770B" w:rsidP="00C75A4E">
            <w:pPr>
              <w:pStyle w:val="GOSTTablenorm"/>
            </w:pPr>
            <w:r w:rsidRPr="00002655">
              <w:t>Дата</w:t>
            </w:r>
          </w:p>
        </w:tc>
        <w:tc>
          <w:tcPr>
            <w:tcW w:w="295" w:type="pct"/>
          </w:tcPr>
          <w:p w14:paraId="4D555FD3" w14:textId="77777777" w:rsidR="003B770B" w:rsidRPr="00002655" w:rsidRDefault="003B770B" w:rsidP="00C75A4E">
            <w:pPr>
              <w:pStyle w:val="GOSTTablenorm"/>
            </w:pPr>
            <w:r w:rsidRPr="00002655">
              <w:t>Да</w:t>
            </w:r>
          </w:p>
        </w:tc>
        <w:tc>
          <w:tcPr>
            <w:tcW w:w="315" w:type="pct"/>
          </w:tcPr>
          <w:p w14:paraId="5F49F246" w14:textId="688168C6" w:rsidR="003B770B" w:rsidRPr="00002655" w:rsidRDefault="003B770B" w:rsidP="00C75A4E">
            <w:pPr>
              <w:pStyle w:val="GOSTTablenorm"/>
            </w:pPr>
          </w:p>
        </w:tc>
        <w:tc>
          <w:tcPr>
            <w:tcW w:w="2040" w:type="pct"/>
          </w:tcPr>
          <w:p w14:paraId="32E0525A" w14:textId="77777777" w:rsidR="003B770B" w:rsidRPr="00002655" w:rsidRDefault="003B770B" w:rsidP="00C75A4E">
            <w:pPr>
              <w:pStyle w:val="GOSTTablenorm"/>
            </w:pPr>
            <w:r w:rsidRPr="00002655">
              <w:t>Указывается дата начала периода отбора операционного дня системы в формате YYYY-MM-DD</w:t>
            </w:r>
          </w:p>
        </w:tc>
      </w:tr>
      <w:tr w:rsidR="003B770B" w:rsidRPr="00002655" w14:paraId="41791F21" w14:textId="77777777" w:rsidTr="00502BCA">
        <w:tc>
          <w:tcPr>
            <w:tcW w:w="1100" w:type="pct"/>
          </w:tcPr>
          <w:p w14:paraId="7F62D82D" w14:textId="3C8CE945" w:rsidR="003B770B" w:rsidRPr="00002655" w:rsidRDefault="003B770B" w:rsidP="00C75A4E">
            <w:pPr>
              <w:pStyle w:val="GOSTTablenorm"/>
            </w:pPr>
            <w:r w:rsidRPr="00002655">
              <w:t>Дата по</w:t>
            </w:r>
          </w:p>
        </w:tc>
        <w:tc>
          <w:tcPr>
            <w:tcW w:w="750" w:type="pct"/>
          </w:tcPr>
          <w:p w14:paraId="0E0C2B2A" w14:textId="77777777" w:rsidR="003B770B" w:rsidRPr="00002655" w:rsidRDefault="003B770B" w:rsidP="00C75A4E">
            <w:pPr>
              <w:pStyle w:val="GOSTTablenorm"/>
            </w:pPr>
            <w:r w:rsidRPr="00002655">
              <w:t>EndDate</w:t>
            </w:r>
          </w:p>
        </w:tc>
        <w:tc>
          <w:tcPr>
            <w:tcW w:w="500" w:type="pct"/>
          </w:tcPr>
          <w:p w14:paraId="03E0A4A2" w14:textId="77777777" w:rsidR="003B770B" w:rsidRPr="00002655" w:rsidRDefault="003B770B" w:rsidP="00C75A4E">
            <w:pPr>
              <w:pStyle w:val="GOSTTablenorm"/>
            </w:pPr>
            <w:r w:rsidRPr="00002655">
              <w:t>Дата</w:t>
            </w:r>
          </w:p>
        </w:tc>
        <w:tc>
          <w:tcPr>
            <w:tcW w:w="295" w:type="pct"/>
          </w:tcPr>
          <w:p w14:paraId="5C187B12" w14:textId="77777777" w:rsidR="003B770B" w:rsidRPr="00002655" w:rsidRDefault="003B770B" w:rsidP="00C75A4E">
            <w:pPr>
              <w:pStyle w:val="GOSTTablenorm"/>
            </w:pPr>
            <w:r w:rsidRPr="00002655">
              <w:t>Да</w:t>
            </w:r>
          </w:p>
        </w:tc>
        <w:tc>
          <w:tcPr>
            <w:tcW w:w="315" w:type="pct"/>
          </w:tcPr>
          <w:p w14:paraId="32363F6D" w14:textId="479D5E67" w:rsidR="003B770B" w:rsidRPr="00002655" w:rsidRDefault="003B770B" w:rsidP="00C75A4E">
            <w:pPr>
              <w:pStyle w:val="GOSTTablenorm"/>
            </w:pPr>
          </w:p>
        </w:tc>
        <w:tc>
          <w:tcPr>
            <w:tcW w:w="2040" w:type="pct"/>
          </w:tcPr>
          <w:p w14:paraId="662C02ED" w14:textId="77777777" w:rsidR="003B770B" w:rsidRPr="00002655" w:rsidRDefault="003B770B" w:rsidP="00C75A4E">
            <w:pPr>
              <w:pStyle w:val="GOSTTablenorm"/>
            </w:pPr>
            <w:r w:rsidRPr="00002655">
              <w:t>Указывается дата окончания периода отбора операционного дня системы в формате YYYY-MM-DD</w:t>
            </w:r>
          </w:p>
        </w:tc>
      </w:tr>
      <w:tr w:rsidR="003B770B" w:rsidRPr="00002655" w14:paraId="1369769B" w14:textId="77777777" w:rsidTr="00502BCA">
        <w:tc>
          <w:tcPr>
            <w:tcW w:w="1100" w:type="pct"/>
          </w:tcPr>
          <w:p w14:paraId="5EAC1771" w14:textId="77777777" w:rsidR="003B770B" w:rsidRPr="00002655" w:rsidRDefault="003B770B" w:rsidP="00C75A4E">
            <w:pPr>
              <w:pStyle w:val="GOSTTablenorm"/>
            </w:pPr>
            <w:r w:rsidRPr="00002655">
              <w:t>Дата открытия операционного дня</w:t>
            </w:r>
          </w:p>
        </w:tc>
        <w:tc>
          <w:tcPr>
            <w:tcW w:w="750" w:type="pct"/>
          </w:tcPr>
          <w:p w14:paraId="0B0C3DD2" w14:textId="77777777" w:rsidR="003B770B" w:rsidRPr="00002655" w:rsidRDefault="003B770B" w:rsidP="00C75A4E">
            <w:pPr>
              <w:pStyle w:val="GOSTTablenorm"/>
            </w:pPr>
            <w:r w:rsidRPr="00002655">
              <w:t>OpenDate</w:t>
            </w:r>
          </w:p>
        </w:tc>
        <w:tc>
          <w:tcPr>
            <w:tcW w:w="500" w:type="pct"/>
          </w:tcPr>
          <w:p w14:paraId="6FAC46C0" w14:textId="77777777" w:rsidR="003B770B" w:rsidRPr="00002655" w:rsidRDefault="003B770B" w:rsidP="00C75A4E">
            <w:pPr>
              <w:pStyle w:val="GOSTTablenorm"/>
            </w:pPr>
            <w:r w:rsidRPr="00002655">
              <w:t>Дата</w:t>
            </w:r>
            <w:r w:rsidRPr="00002655" w:rsidDel="00C45DFF">
              <w:t xml:space="preserve"> </w:t>
            </w:r>
          </w:p>
        </w:tc>
        <w:tc>
          <w:tcPr>
            <w:tcW w:w="295" w:type="pct"/>
          </w:tcPr>
          <w:p w14:paraId="3F232D0F" w14:textId="77777777" w:rsidR="003B770B" w:rsidRPr="00002655" w:rsidRDefault="003B770B" w:rsidP="00C75A4E">
            <w:pPr>
              <w:pStyle w:val="GOSTTablenorm"/>
            </w:pPr>
            <w:r w:rsidRPr="00002655">
              <w:t>Нет</w:t>
            </w:r>
          </w:p>
        </w:tc>
        <w:tc>
          <w:tcPr>
            <w:tcW w:w="315" w:type="pct"/>
          </w:tcPr>
          <w:p w14:paraId="43847549" w14:textId="7B3B7386" w:rsidR="003B770B" w:rsidRPr="00002655" w:rsidRDefault="003B770B" w:rsidP="00C75A4E">
            <w:pPr>
              <w:pStyle w:val="GOSTTablenorm"/>
            </w:pPr>
          </w:p>
        </w:tc>
        <w:tc>
          <w:tcPr>
            <w:tcW w:w="2040" w:type="pct"/>
          </w:tcPr>
          <w:p w14:paraId="4B944D62" w14:textId="77777777" w:rsidR="003B770B" w:rsidRPr="00002655" w:rsidRDefault="003B770B" w:rsidP="00C75A4E">
            <w:pPr>
              <w:pStyle w:val="GOSTTablenorm"/>
            </w:pPr>
            <w:r w:rsidRPr="00002655">
              <w:t>Указывается дата открытия операционного дня системы в качестве фильтра для отбора в формате YYYY-MM-DD</w:t>
            </w:r>
          </w:p>
        </w:tc>
      </w:tr>
      <w:tr w:rsidR="003B770B" w:rsidRPr="00002655" w14:paraId="738DF010" w14:textId="77777777" w:rsidTr="00502BCA">
        <w:tc>
          <w:tcPr>
            <w:tcW w:w="1100" w:type="pct"/>
          </w:tcPr>
          <w:p w14:paraId="4FF7CF28" w14:textId="77777777" w:rsidR="003B770B" w:rsidRPr="00002655" w:rsidRDefault="003B770B" w:rsidP="00C75A4E">
            <w:pPr>
              <w:pStyle w:val="GOSTTablenorm"/>
            </w:pPr>
            <w:r w:rsidRPr="00002655">
              <w:t>Дата закрытия операционного дня</w:t>
            </w:r>
          </w:p>
        </w:tc>
        <w:tc>
          <w:tcPr>
            <w:tcW w:w="750" w:type="pct"/>
          </w:tcPr>
          <w:p w14:paraId="70D309DE" w14:textId="77777777" w:rsidR="003B770B" w:rsidRPr="00002655" w:rsidRDefault="003B770B" w:rsidP="00C75A4E">
            <w:pPr>
              <w:pStyle w:val="GOSTTablenorm"/>
            </w:pPr>
            <w:r w:rsidRPr="00002655">
              <w:t>CloseDate</w:t>
            </w:r>
          </w:p>
        </w:tc>
        <w:tc>
          <w:tcPr>
            <w:tcW w:w="500" w:type="pct"/>
          </w:tcPr>
          <w:p w14:paraId="6B2E8FC5" w14:textId="77777777" w:rsidR="003B770B" w:rsidRPr="00002655" w:rsidRDefault="003B770B" w:rsidP="00C75A4E">
            <w:pPr>
              <w:pStyle w:val="GOSTTablenorm"/>
            </w:pPr>
            <w:r w:rsidRPr="00002655">
              <w:t>Дата</w:t>
            </w:r>
          </w:p>
        </w:tc>
        <w:tc>
          <w:tcPr>
            <w:tcW w:w="295" w:type="pct"/>
          </w:tcPr>
          <w:p w14:paraId="744E57CC" w14:textId="77777777" w:rsidR="003B770B" w:rsidRPr="00002655" w:rsidRDefault="003B770B" w:rsidP="00C75A4E">
            <w:pPr>
              <w:pStyle w:val="GOSTTablenorm"/>
            </w:pPr>
            <w:r w:rsidRPr="00002655">
              <w:t>Нет</w:t>
            </w:r>
          </w:p>
        </w:tc>
        <w:tc>
          <w:tcPr>
            <w:tcW w:w="315" w:type="pct"/>
          </w:tcPr>
          <w:p w14:paraId="7C8B2837" w14:textId="32CBE147" w:rsidR="003B770B" w:rsidRPr="00002655" w:rsidRDefault="003B770B" w:rsidP="00C75A4E">
            <w:pPr>
              <w:pStyle w:val="GOSTTablenorm"/>
            </w:pPr>
          </w:p>
        </w:tc>
        <w:tc>
          <w:tcPr>
            <w:tcW w:w="2040" w:type="pct"/>
          </w:tcPr>
          <w:p w14:paraId="0192B09C" w14:textId="77777777" w:rsidR="003B770B" w:rsidRPr="00002655" w:rsidRDefault="003B770B" w:rsidP="00C75A4E">
            <w:pPr>
              <w:pStyle w:val="GOSTTablenorm"/>
            </w:pPr>
            <w:r w:rsidRPr="00002655">
              <w:t>Указывается дата закрытия операционного дня системы в качестве фильтра для отбора в формате YYYY-MM-DD</w:t>
            </w:r>
          </w:p>
        </w:tc>
      </w:tr>
      <w:tr w:rsidR="003B770B" w:rsidRPr="00002655" w14:paraId="024C7672" w14:textId="77777777" w:rsidTr="00502BCA">
        <w:tc>
          <w:tcPr>
            <w:tcW w:w="1100" w:type="pct"/>
          </w:tcPr>
          <w:p w14:paraId="273F9A24" w14:textId="77777777" w:rsidR="003B770B" w:rsidRPr="00C75A4E" w:rsidRDefault="003B770B" w:rsidP="00C75A4E">
            <w:pPr>
              <w:pStyle w:val="GOSTTablenorm"/>
              <w:rPr>
                <w:b/>
              </w:rPr>
            </w:pPr>
            <w:r w:rsidRPr="00C75A4E">
              <w:rPr>
                <w:b/>
              </w:rPr>
              <w:t>Статус операционного дня</w:t>
            </w:r>
          </w:p>
        </w:tc>
        <w:tc>
          <w:tcPr>
            <w:tcW w:w="750" w:type="pct"/>
          </w:tcPr>
          <w:p w14:paraId="4E090D8D" w14:textId="77777777" w:rsidR="003B770B" w:rsidRPr="00C75A4E" w:rsidRDefault="003B770B" w:rsidP="00C75A4E">
            <w:pPr>
              <w:pStyle w:val="GOSTTablenorm"/>
              <w:rPr>
                <w:b/>
              </w:rPr>
            </w:pPr>
            <w:r w:rsidRPr="00C75A4E">
              <w:rPr>
                <w:b/>
              </w:rPr>
              <w:t>Status</w:t>
            </w:r>
          </w:p>
        </w:tc>
        <w:tc>
          <w:tcPr>
            <w:tcW w:w="500" w:type="pct"/>
          </w:tcPr>
          <w:p w14:paraId="4C59B616" w14:textId="77777777" w:rsidR="003B770B" w:rsidRPr="00002655" w:rsidRDefault="003B770B" w:rsidP="00C75A4E">
            <w:pPr>
              <w:pStyle w:val="GOSTTablenorm"/>
            </w:pPr>
            <w:r w:rsidRPr="00002655">
              <w:t>Массив</w:t>
            </w:r>
          </w:p>
        </w:tc>
        <w:tc>
          <w:tcPr>
            <w:tcW w:w="295" w:type="pct"/>
          </w:tcPr>
          <w:p w14:paraId="28AB37FF" w14:textId="77777777" w:rsidR="003B770B" w:rsidRPr="00002655" w:rsidRDefault="003B770B" w:rsidP="00C75A4E">
            <w:pPr>
              <w:pStyle w:val="GOSTTablenorm"/>
            </w:pPr>
            <w:r w:rsidRPr="00002655">
              <w:t>Нет</w:t>
            </w:r>
          </w:p>
        </w:tc>
        <w:tc>
          <w:tcPr>
            <w:tcW w:w="315" w:type="pct"/>
          </w:tcPr>
          <w:p w14:paraId="4B8FE87C" w14:textId="77777777" w:rsidR="003B770B" w:rsidRPr="00002655" w:rsidRDefault="003B770B" w:rsidP="00C75A4E">
            <w:pPr>
              <w:pStyle w:val="GOSTTablenorm"/>
            </w:pPr>
            <w:r w:rsidRPr="00002655">
              <w:t>&lt;=30</w:t>
            </w:r>
          </w:p>
        </w:tc>
        <w:tc>
          <w:tcPr>
            <w:tcW w:w="2040" w:type="pct"/>
          </w:tcPr>
          <w:p w14:paraId="6AD6B563" w14:textId="77777777" w:rsidR="003B770B" w:rsidRPr="00002655" w:rsidRDefault="003B770B" w:rsidP="00C75A4E">
            <w:pPr>
              <w:pStyle w:val="GOSTTablenorm"/>
            </w:pPr>
            <w:r w:rsidRPr="00002655">
              <w:t>Указываются статусы, по которым требуется отобрать операционные дни системы, если статусы не передан, возвращается информация обо всех операционных днях системы.</w:t>
            </w:r>
          </w:p>
          <w:p w14:paraId="49F976B9" w14:textId="77777777" w:rsidR="003B770B" w:rsidRPr="00002655" w:rsidRDefault="003B770B" w:rsidP="00C75A4E">
            <w:pPr>
              <w:pStyle w:val="GOSTTablenorm"/>
            </w:pPr>
            <w:r w:rsidRPr="00002655">
              <w:t>Размерность каждого значения не превышает указанной</w:t>
            </w:r>
          </w:p>
        </w:tc>
      </w:tr>
      <w:tr w:rsidR="003B770B" w:rsidRPr="00002655" w14:paraId="30C8992F" w14:textId="77777777" w:rsidTr="00502BCA">
        <w:tc>
          <w:tcPr>
            <w:tcW w:w="1100" w:type="pct"/>
          </w:tcPr>
          <w:p w14:paraId="4A68A1B8" w14:textId="77777777" w:rsidR="003B770B" w:rsidRPr="00002655" w:rsidRDefault="003B770B" w:rsidP="00C75A4E">
            <w:pPr>
              <w:pStyle w:val="GOSTTablenorm"/>
            </w:pPr>
            <w:r w:rsidRPr="00002655">
              <w:t>Признак необходимости детализации истории операций по операционному дню</w:t>
            </w:r>
          </w:p>
        </w:tc>
        <w:tc>
          <w:tcPr>
            <w:tcW w:w="750" w:type="pct"/>
          </w:tcPr>
          <w:p w14:paraId="2B10F36D" w14:textId="77777777" w:rsidR="003B770B" w:rsidRPr="00002655" w:rsidRDefault="003B770B" w:rsidP="00C75A4E">
            <w:pPr>
              <w:pStyle w:val="GOSTTablenorm"/>
            </w:pPr>
            <w:r w:rsidRPr="00002655">
              <w:t>NeedHistory</w:t>
            </w:r>
          </w:p>
        </w:tc>
        <w:tc>
          <w:tcPr>
            <w:tcW w:w="500" w:type="pct"/>
          </w:tcPr>
          <w:p w14:paraId="44577670" w14:textId="77777777" w:rsidR="003B770B" w:rsidRPr="00002655" w:rsidRDefault="003B770B" w:rsidP="00C75A4E">
            <w:pPr>
              <w:pStyle w:val="GOSTTablenorm"/>
            </w:pPr>
            <w:r w:rsidRPr="00002655">
              <w:t>Число</w:t>
            </w:r>
          </w:p>
        </w:tc>
        <w:tc>
          <w:tcPr>
            <w:tcW w:w="295" w:type="pct"/>
          </w:tcPr>
          <w:p w14:paraId="6A67785B" w14:textId="77777777" w:rsidR="003B770B" w:rsidRPr="00002655" w:rsidRDefault="003B770B" w:rsidP="00C75A4E">
            <w:pPr>
              <w:pStyle w:val="GOSTTablenorm"/>
            </w:pPr>
            <w:r w:rsidRPr="00002655">
              <w:t>Да</w:t>
            </w:r>
          </w:p>
        </w:tc>
        <w:tc>
          <w:tcPr>
            <w:tcW w:w="315" w:type="pct"/>
          </w:tcPr>
          <w:p w14:paraId="1E813AD0" w14:textId="67B5B947" w:rsidR="003B770B" w:rsidRPr="00002655" w:rsidRDefault="0055317B" w:rsidP="00C75A4E">
            <w:pPr>
              <w:pStyle w:val="GOSTTablenorm"/>
            </w:pPr>
            <w:ins w:id="5677" w:author="Сатлер Марина Викторовна" w:date="2023-12-27T06:36:00Z">
              <w:r w:rsidRPr="008277D5">
                <w:t>=</w:t>
              </w:r>
            </w:ins>
            <w:r w:rsidR="003B770B" w:rsidRPr="00002655">
              <w:t>1</w:t>
            </w:r>
          </w:p>
        </w:tc>
        <w:tc>
          <w:tcPr>
            <w:tcW w:w="2040" w:type="pct"/>
          </w:tcPr>
          <w:p w14:paraId="41793E9F" w14:textId="77777777" w:rsidR="00534DEE" w:rsidRDefault="003B770B" w:rsidP="00C75A4E">
            <w:pPr>
              <w:pStyle w:val="GOSTTablenorm"/>
            </w:pPr>
            <w:r w:rsidRPr="00002655">
              <w:t>Признак необходимости возврата истории операций по операционному дню.</w:t>
            </w:r>
          </w:p>
          <w:p w14:paraId="5EBA0BC9" w14:textId="63642D4E" w:rsidR="003B770B" w:rsidRPr="00002655" w:rsidRDefault="00BD4D26" w:rsidP="00C75A4E">
            <w:pPr>
              <w:pStyle w:val="GOSTTablenorm"/>
            </w:pPr>
            <w:r>
              <w:t>Возможные значения:</w:t>
            </w:r>
          </w:p>
          <w:p w14:paraId="22631023" w14:textId="61986389" w:rsidR="003B770B" w:rsidRPr="00002655" w:rsidRDefault="00BD4D26" w:rsidP="00C75A4E">
            <w:pPr>
              <w:pStyle w:val="GOSTTableListMark1"/>
            </w:pPr>
            <w:r>
              <w:lastRenderedPageBreak/>
              <w:t>«</w:t>
            </w:r>
            <w:r w:rsidR="003B770B" w:rsidRPr="00002655">
              <w:t>0</w:t>
            </w:r>
            <w:r>
              <w:t>»</w:t>
            </w:r>
            <w:r w:rsidR="003B770B" w:rsidRPr="00002655">
              <w:t xml:space="preserve"> – история операций не требуется</w:t>
            </w:r>
            <w:r>
              <w:t>;</w:t>
            </w:r>
          </w:p>
          <w:p w14:paraId="4D6EDAB1" w14:textId="73A0023E" w:rsidR="003B770B" w:rsidRPr="00002655" w:rsidRDefault="00BD4D26" w:rsidP="00C75A4E">
            <w:pPr>
              <w:pStyle w:val="GOSTTableListMark1"/>
            </w:pPr>
            <w:r>
              <w:t>«</w:t>
            </w:r>
            <w:r w:rsidR="003B770B" w:rsidRPr="00002655">
              <w:t>1</w:t>
            </w:r>
            <w:r>
              <w:t>»</w:t>
            </w:r>
            <w:r w:rsidR="003B770B" w:rsidRPr="00002655">
              <w:t xml:space="preserve"> – история операций требуется</w:t>
            </w:r>
          </w:p>
        </w:tc>
      </w:tr>
      <w:tr w:rsidR="003B770B" w:rsidRPr="00002655" w14:paraId="71EAC0DC" w14:textId="77777777" w:rsidTr="00502BCA">
        <w:trPr>
          <w:trHeight w:val="515"/>
        </w:trPr>
        <w:tc>
          <w:tcPr>
            <w:tcW w:w="5000" w:type="pct"/>
            <w:gridSpan w:val="6"/>
          </w:tcPr>
          <w:p w14:paraId="1AA97499" w14:textId="734DC674" w:rsidR="003B770B" w:rsidRPr="00002655" w:rsidRDefault="003B770B" w:rsidP="005D4E14">
            <w:pPr>
              <w:ind w:firstLine="0"/>
              <w:jc w:val="center"/>
              <w:rPr>
                <w:sz w:val="22"/>
                <w:szCs w:val="22"/>
              </w:rPr>
            </w:pPr>
            <w:r w:rsidRPr="00002655">
              <w:rPr>
                <w:b/>
                <w:sz w:val="22"/>
                <w:szCs w:val="22"/>
              </w:rPr>
              <w:lastRenderedPageBreak/>
              <w:t>Перечень параметров тела запроса</w:t>
            </w:r>
            <w:r w:rsidRPr="00002655" w:rsidDel="00773282">
              <w:rPr>
                <w:b/>
                <w:sz w:val="22"/>
                <w:szCs w:val="22"/>
              </w:rPr>
              <w:t xml:space="preserve"> </w:t>
            </w:r>
            <w:bookmarkStart w:id="5678" w:name="_Hlk129331919"/>
            <w:r w:rsidRPr="00002655">
              <w:rPr>
                <w:b/>
                <w:sz w:val="22"/>
                <w:szCs w:val="22"/>
              </w:rPr>
              <w:t xml:space="preserve">«Сервис открытия операционного дня ТОФК/ЦС по учету» </w:t>
            </w:r>
            <w:r w:rsidRPr="00002655">
              <w:rPr>
                <w:b/>
                <w:sz w:val="22"/>
                <w:szCs w:val="22"/>
                <w:lang w:val="en-US"/>
              </w:rPr>
              <w:t>TradingDay</w:t>
            </w:r>
            <w:r w:rsidRPr="00002655">
              <w:rPr>
                <w:b/>
                <w:sz w:val="22"/>
                <w:szCs w:val="22"/>
              </w:rPr>
              <w:t>s</w:t>
            </w:r>
            <w:r w:rsidR="00681FC5" w:rsidRPr="00681FC5">
              <w:rPr>
                <w:b/>
                <w:sz w:val="22"/>
                <w:szCs w:val="22"/>
              </w:rPr>
              <w:t>Subject</w:t>
            </w:r>
            <w:r w:rsidRPr="00002655">
              <w:rPr>
                <w:b/>
                <w:sz w:val="22"/>
                <w:szCs w:val="22"/>
                <w:lang w:val="en-US"/>
              </w:rPr>
              <w:t>O</w:t>
            </w:r>
            <w:r w:rsidRPr="00002655">
              <w:rPr>
                <w:b/>
                <w:sz w:val="22"/>
                <w:szCs w:val="22"/>
              </w:rPr>
              <w:t xml:space="preserve">pen </w:t>
            </w:r>
            <w:bookmarkEnd w:id="5678"/>
            <w:r w:rsidRPr="00002655">
              <w:rPr>
                <w:b/>
                <w:sz w:val="22"/>
                <w:szCs w:val="22"/>
              </w:rPr>
              <w:t>(</w:t>
            </w:r>
            <w:r w:rsidRPr="00002655">
              <w:rPr>
                <w:b/>
                <w:sz w:val="22"/>
                <w:szCs w:val="22"/>
                <w:lang w:val="en-US"/>
              </w:rPr>
              <w:t>document</w:t>
            </w:r>
            <w:r w:rsidRPr="00002655" w:rsidDel="00773282">
              <w:rPr>
                <w:b/>
                <w:sz w:val="22"/>
                <w:szCs w:val="22"/>
              </w:rPr>
              <w:t>)</w:t>
            </w:r>
          </w:p>
        </w:tc>
      </w:tr>
      <w:tr w:rsidR="003B770B" w:rsidRPr="00002655" w14:paraId="38E0AAC2" w14:textId="77777777" w:rsidTr="00502BCA">
        <w:tc>
          <w:tcPr>
            <w:tcW w:w="1100" w:type="pct"/>
          </w:tcPr>
          <w:p w14:paraId="55F5A95D" w14:textId="77777777" w:rsidR="003B770B" w:rsidRPr="00002655" w:rsidRDefault="003B770B" w:rsidP="00C75A4E">
            <w:pPr>
              <w:pStyle w:val="GOSTTablenorm"/>
            </w:pPr>
            <w:r w:rsidRPr="00002655">
              <w:t>Субъект учета</w:t>
            </w:r>
          </w:p>
        </w:tc>
        <w:tc>
          <w:tcPr>
            <w:tcW w:w="750" w:type="pct"/>
          </w:tcPr>
          <w:p w14:paraId="4C6F2EEC" w14:textId="77777777" w:rsidR="003B770B" w:rsidRPr="00002655" w:rsidRDefault="003B770B" w:rsidP="00C75A4E">
            <w:pPr>
              <w:pStyle w:val="GOSTTablenorm"/>
            </w:pPr>
            <w:r w:rsidRPr="00002655">
              <w:t>Subject</w:t>
            </w:r>
          </w:p>
        </w:tc>
        <w:tc>
          <w:tcPr>
            <w:tcW w:w="500" w:type="pct"/>
          </w:tcPr>
          <w:p w14:paraId="60680147" w14:textId="77777777" w:rsidR="003B770B" w:rsidRPr="00002655" w:rsidRDefault="003B770B" w:rsidP="00C75A4E">
            <w:pPr>
              <w:pStyle w:val="GOSTTablenorm"/>
            </w:pPr>
            <w:r w:rsidRPr="00002655">
              <w:t>Строка</w:t>
            </w:r>
          </w:p>
        </w:tc>
        <w:tc>
          <w:tcPr>
            <w:tcW w:w="295" w:type="pct"/>
          </w:tcPr>
          <w:p w14:paraId="1105F011" w14:textId="77777777" w:rsidR="003B770B" w:rsidRPr="00002655" w:rsidRDefault="003B770B" w:rsidP="00C75A4E">
            <w:pPr>
              <w:pStyle w:val="GOSTTablenorm"/>
            </w:pPr>
            <w:r w:rsidRPr="00002655">
              <w:t>Да</w:t>
            </w:r>
          </w:p>
        </w:tc>
        <w:tc>
          <w:tcPr>
            <w:tcW w:w="315" w:type="pct"/>
          </w:tcPr>
          <w:p w14:paraId="2BD7658A" w14:textId="4191C6F0" w:rsidR="003B770B" w:rsidRPr="00002655" w:rsidRDefault="0055317B" w:rsidP="00C75A4E">
            <w:pPr>
              <w:pStyle w:val="GOSTTablenorm"/>
            </w:pPr>
            <w:ins w:id="5679" w:author="Сатлер Марина Викторовна" w:date="2023-12-27T06:36:00Z">
              <w:r w:rsidRPr="008277D5">
                <w:t>=</w:t>
              </w:r>
            </w:ins>
            <w:r w:rsidR="003B770B" w:rsidRPr="00002655">
              <w:t>4</w:t>
            </w:r>
          </w:p>
        </w:tc>
        <w:tc>
          <w:tcPr>
            <w:tcW w:w="2040" w:type="pct"/>
          </w:tcPr>
          <w:p w14:paraId="015F1CCE" w14:textId="77777777" w:rsidR="003B770B" w:rsidRPr="00002655" w:rsidRDefault="003B770B" w:rsidP="00C75A4E">
            <w:pPr>
              <w:pStyle w:val="GOSTTablenorm"/>
            </w:pPr>
            <w:r w:rsidRPr="00002655">
              <w:t>Код ТОФК/ЦС по учету операционный день которого требуется открыть</w:t>
            </w:r>
          </w:p>
        </w:tc>
      </w:tr>
      <w:tr w:rsidR="003B770B" w:rsidRPr="00002655" w14:paraId="153D29BA" w14:textId="77777777" w:rsidTr="00502BCA">
        <w:tc>
          <w:tcPr>
            <w:tcW w:w="1100" w:type="pct"/>
          </w:tcPr>
          <w:p w14:paraId="1E03967E" w14:textId="77777777" w:rsidR="003B770B" w:rsidRPr="00002655" w:rsidRDefault="003B770B" w:rsidP="00C75A4E">
            <w:pPr>
              <w:pStyle w:val="GOSTTablenorm"/>
            </w:pPr>
            <w:r w:rsidRPr="00002655">
              <w:t>Операционный день</w:t>
            </w:r>
          </w:p>
        </w:tc>
        <w:tc>
          <w:tcPr>
            <w:tcW w:w="750" w:type="pct"/>
          </w:tcPr>
          <w:p w14:paraId="0AB11FB1" w14:textId="77777777" w:rsidR="003B770B" w:rsidRPr="00002655" w:rsidRDefault="003B770B" w:rsidP="00C75A4E">
            <w:pPr>
              <w:pStyle w:val="GOSTTablenorm"/>
            </w:pPr>
            <w:r w:rsidRPr="00002655">
              <w:t>TradingDay</w:t>
            </w:r>
          </w:p>
        </w:tc>
        <w:tc>
          <w:tcPr>
            <w:tcW w:w="500" w:type="pct"/>
          </w:tcPr>
          <w:p w14:paraId="48197A74" w14:textId="77777777" w:rsidR="003B770B" w:rsidRPr="00002655" w:rsidRDefault="003B770B" w:rsidP="00C75A4E">
            <w:pPr>
              <w:pStyle w:val="GOSTTablenorm"/>
            </w:pPr>
            <w:r w:rsidRPr="00002655">
              <w:t>Дата</w:t>
            </w:r>
          </w:p>
        </w:tc>
        <w:tc>
          <w:tcPr>
            <w:tcW w:w="295" w:type="pct"/>
          </w:tcPr>
          <w:p w14:paraId="147B93FA" w14:textId="77777777" w:rsidR="003B770B" w:rsidRPr="00002655" w:rsidRDefault="003B770B" w:rsidP="00C75A4E">
            <w:pPr>
              <w:pStyle w:val="GOSTTablenorm"/>
            </w:pPr>
            <w:r w:rsidRPr="00002655">
              <w:t>Да</w:t>
            </w:r>
          </w:p>
        </w:tc>
        <w:tc>
          <w:tcPr>
            <w:tcW w:w="315" w:type="pct"/>
          </w:tcPr>
          <w:p w14:paraId="63E89D82" w14:textId="528E3589" w:rsidR="003B770B" w:rsidRPr="00002655" w:rsidRDefault="003B770B" w:rsidP="00C75A4E">
            <w:pPr>
              <w:pStyle w:val="GOSTTablenorm"/>
            </w:pPr>
          </w:p>
        </w:tc>
        <w:tc>
          <w:tcPr>
            <w:tcW w:w="2040" w:type="pct"/>
          </w:tcPr>
          <w:p w14:paraId="6DEF6D33" w14:textId="77777777" w:rsidR="003B770B" w:rsidRPr="00002655" w:rsidRDefault="003B770B" w:rsidP="00C75A4E">
            <w:pPr>
              <w:pStyle w:val="GOSTTablenorm"/>
            </w:pPr>
            <w:r w:rsidRPr="00002655">
              <w:t>Указывается дата операционного дня ТОФК/ЦС по учету в формате YYYY-MM-DD</w:t>
            </w:r>
          </w:p>
        </w:tc>
      </w:tr>
      <w:tr w:rsidR="00502BCA" w:rsidRPr="00002655" w14:paraId="4536FF03" w14:textId="77777777" w:rsidTr="00502BCA">
        <w:trPr>
          <w:ins w:id="5680" w:author="Метелева Ирина Сергеевна" w:date="2024-07-17T16:18:00Z"/>
        </w:trPr>
        <w:tc>
          <w:tcPr>
            <w:tcW w:w="1100" w:type="pct"/>
          </w:tcPr>
          <w:p w14:paraId="4634B100" w14:textId="0C711A88" w:rsidR="00502BCA" w:rsidRPr="00002655" w:rsidRDefault="00502BCA" w:rsidP="00502BCA">
            <w:pPr>
              <w:pStyle w:val="GOSTTablenorm"/>
              <w:rPr>
                <w:ins w:id="5681" w:author="Метелева Ирина Сергеевна" w:date="2024-07-17T16:18:00Z"/>
              </w:rPr>
            </w:pPr>
            <w:ins w:id="5682" w:author="Метелева Ирина Сергеевна" w:date="2024-07-17T16:18:00Z">
              <w:r w:rsidRPr="003F1563">
                <w:t>Идентификатор пользователя</w:t>
              </w:r>
            </w:ins>
          </w:p>
        </w:tc>
        <w:tc>
          <w:tcPr>
            <w:tcW w:w="750" w:type="pct"/>
          </w:tcPr>
          <w:p w14:paraId="6E773227" w14:textId="4D86674B" w:rsidR="00502BCA" w:rsidRPr="00002655" w:rsidRDefault="00502BCA" w:rsidP="00502BCA">
            <w:pPr>
              <w:pStyle w:val="GOSTTablenorm"/>
              <w:rPr>
                <w:ins w:id="5683" w:author="Метелева Ирина Сергеевна" w:date="2024-07-17T16:18:00Z"/>
              </w:rPr>
            </w:pPr>
            <w:ins w:id="5684" w:author="Метелева Ирина Сергеевна" w:date="2024-07-17T16:18:00Z">
              <w:r w:rsidRPr="003F1563">
                <w:t>User</w:t>
              </w:r>
            </w:ins>
          </w:p>
        </w:tc>
        <w:tc>
          <w:tcPr>
            <w:tcW w:w="500" w:type="pct"/>
          </w:tcPr>
          <w:p w14:paraId="6DCBE43F" w14:textId="0C5804B0" w:rsidR="00502BCA" w:rsidRPr="00002655" w:rsidRDefault="00502BCA" w:rsidP="00502BCA">
            <w:pPr>
              <w:pStyle w:val="GOSTTablenorm"/>
              <w:rPr>
                <w:ins w:id="5685" w:author="Метелева Ирина Сергеевна" w:date="2024-07-17T16:18:00Z"/>
              </w:rPr>
            </w:pPr>
            <w:ins w:id="5686" w:author="Метелева Ирина Сергеевна" w:date="2024-07-17T16:18:00Z">
              <w:r w:rsidRPr="003F1563">
                <w:t>Строка</w:t>
              </w:r>
            </w:ins>
          </w:p>
        </w:tc>
        <w:tc>
          <w:tcPr>
            <w:tcW w:w="295" w:type="pct"/>
          </w:tcPr>
          <w:p w14:paraId="42003C3F" w14:textId="27B88D1C" w:rsidR="00502BCA" w:rsidRPr="00002655" w:rsidRDefault="00502BCA" w:rsidP="00502BCA">
            <w:pPr>
              <w:pStyle w:val="GOSTTablenorm"/>
              <w:rPr>
                <w:ins w:id="5687" w:author="Метелева Ирина Сергеевна" w:date="2024-07-17T16:18:00Z"/>
              </w:rPr>
            </w:pPr>
            <w:ins w:id="5688" w:author="Метелева Ирина Сергеевна" w:date="2024-07-17T16:18:00Z">
              <w:r w:rsidRPr="003F1563">
                <w:t>Да</w:t>
              </w:r>
            </w:ins>
          </w:p>
        </w:tc>
        <w:tc>
          <w:tcPr>
            <w:tcW w:w="315" w:type="pct"/>
          </w:tcPr>
          <w:p w14:paraId="1E14245D" w14:textId="6E0A3559" w:rsidR="00502BCA" w:rsidRPr="00002655" w:rsidRDefault="00502BCA" w:rsidP="00502BCA">
            <w:pPr>
              <w:pStyle w:val="GOSTTablenorm"/>
              <w:rPr>
                <w:ins w:id="5689" w:author="Метелева Ирина Сергеевна" w:date="2024-07-17T16:18:00Z"/>
              </w:rPr>
            </w:pPr>
            <w:ins w:id="5690" w:author="Метелева Ирина Сергеевна" w:date="2024-07-17T16:18:00Z">
              <w:r w:rsidRPr="003F1563">
                <w:t>&lt;=36</w:t>
              </w:r>
            </w:ins>
          </w:p>
        </w:tc>
        <w:tc>
          <w:tcPr>
            <w:tcW w:w="2040" w:type="pct"/>
          </w:tcPr>
          <w:p w14:paraId="05C3D7B5" w14:textId="7E30F993" w:rsidR="00502BCA" w:rsidRPr="00002655" w:rsidRDefault="00502BCA" w:rsidP="00D625F5">
            <w:pPr>
              <w:pStyle w:val="GOSTTablenorm"/>
              <w:rPr>
                <w:ins w:id="5691" w:author="Метелева Ирина Сергеевна" w:date="2024-07-17T16:18:00Z"/>
              </w:rPr>
            </w:pPr>
            <w:ins w:id="5692" w:author="Метелева Ирина Сергеевна" w:date="2024-07-17T16:18:00Z">
              <w:r w:rsidRPr="003F1563">
                <w:t xml:space="preserve">Идентификатор пользователя, </w:t>
              </w:r>
            </w:ins>
            <w:ins w:id="5693" w:author="Метелева Ирина Сергеевна" w:date="2024-07-17T16:39:00Z">
              <w:r w:rsidR="00D625F5">
                <w:t>сформировавшего запрос</w:t>
              </w:r>
            </w:ins>
          </w:p>
        </w:tc>
      </w:tr>
      <w:tr w:rsidR="00502BCA" w:rsidRPr="00002655" w14:paraId="6B91A2E3" w14:textId="77777777" w:rsidTr="00502BCA">
        <w:trPr>
          <w:trHeight w:val="466"/>
        </w:trPr>
        <w:tc>
          <w:tcPr>
            <w:tcW w:w="5000" w:type="pct"/>
            <w:gridSpan w:val="6"/>
          </w:tcPr>
          <w:p w14:paraId="66768322" w14:textId="7BA200A0" w:rsidR="00502BCA" w:rsidRPr="00002655" w:rsidRDefault="00502BCA" w:rsidP="00502BCA">
            <w:pPr>
              <w:ind w:firstLine="0"/>
              <w:jc w:val="center"/>
              <w:rPr>
                <w:sz w:val="22"/>
                <w:szCs w:val="22"/>
              </w:rPr>
            </w:pPr>
            <w:r w:rsidRPr="00002655">
              <w:rPr>
                <w:b/>
                <w:sz w:val="22"/>
                <w:szCs w:val="22"/>
              </w:rPr>
              <w:t xml:space="preserve">Перечень параметров тела запроса </w:t>
            </w:r>
            <w:bookmarkStart w:id="5694" w:name="_Hlk129331934"/>
            <w:r w:rsidRPr="00002655">
              <w:rPr>
                <w:b/>
                <w:sz w:val="22"/>
                <w:szCs w:val="22"/>
              </w:rPr>
              <w:t xml:space="preserve">«Сервис открытия операционного дня системы» </w:t>
            </w:r>
            <w:r w:rsidRPr="00002655">
              <w:rPr>
                <w:b/>
                <w:sz w:val="22"/>
                <w:szCs w:val="22"/>
                <w:lang w:val="en-US"/>
              </w:rPr>
              <w:t>TradingDaysSysOpen</w:t>
            </w:r>
            <w:r w:rsidRPr="00002655">
              <w:rPr>
                <w:b/>
                <w:sz w:val="22"/>
                <w:szCs w:val="22"/>
              </w:rPr>
              <w:t xml:space="preserve"> </w:t>
            </w:r>
            <w:bookmarkEnd w:id="5694"/>
            <w:r w:rsidRPr="00002655">
              <w:rPr>
                <w:b/>
                <w:sz w:val="22"/>
                <w:szCs w:val="22"/>
              </w:rPr>
              <w:t>(</w:t>
            </w:r>
            <w:r w:rsidRPr="00002655">
              <w:rPr>
                <w:b/>
                <w:sz w:val="22"/>
                <w:szCs w:val="22"/>
                <w:lang w:val="en-US"/>
              </w:rPr>
              <w:t>document</w:t>
            </w:r>
            <w:r w:rsidRPr="00002655">
              <w:rPr>
                <w:b/>
                <w:sz w:val="22"/>
                <w:szCs w:val="22"/>
              </w:rPr>
              <w:t>)</w:t>
            </w:r>
          </w:p>
        </w:tc>
      </w:tr>
      <w:tr w:rsidR="00502BCA" w:rsidRPr="00002655" w14:paraId="5063EAD9" w14:textId="77777777" w:rsidTr="00502BCA">
        <w:trPr>
          <w:trHeight w:val="293"/>
        </w:trPr>
        <w:tc>
          <w:tcPr>
            <w:tcW w:w="1100" w:type="pct"/>
          </w:tcPr>
          <w:p w14:paraId="4D22E21D" w14:textId="77777777" w:rsidR="00502BCA" w:rsidRPr="00002655" w:rsidRDefault="00502BCA" w:rsidP="00502BCA">
            <w:pPr>
              <w:pStyle w:val="GOSTTablenorm"/>
            </w:pPr>
            <w:r w:rsidRPr="00002655">
              <w:t>Операционный день</w:t>
            </w:r>
          </w:p>
        </w:tc>
        <w:tc>
          <w:tcPr>
            <w:tcW w:w="750" w:type="pct"/>
          </w:tcPr>
          <w:p w14:paraId="4E4951EB" w14:textId="77777777" w:rsidR="00502BCA" w:rsidRPr="00002655" w:rsidRDefault="00502BCA" w:rsidP="00502BCA">
            <w:pPr>
              <w:pStyle w:val="GOSTTablenorm"/>
            </w:pPr>
            <w:r w:rsidRPr="00002655">
              <w:t>TradingDay</w:t>
            </w:r>
          </w:p>
        </w:tc>
        <w:tc>
          <w:tcPr>
            <w:tcW w:w="500" w:type="pct"/>
          </w:tcPr>
          <w:p w14:paraId="6DD886F9" w14:textId="77777777" w:rsidR="00502BCA" w:rsidRPr="00002655" w:rsidRDefault="00502BCA" w:rsidP="00502BCA">
            <w:pPr>
              <w:pStyle w:val="GOSTTablenorm"/>
            </w:pPr>
            <w:r w:rsidRPr="00002655">
              <w:t>Дата</w:t>
            </w:r>
          </w:p>
        </w:tc>
        <w:tc>
          <w:tcPr>
            <w:tcW w:w="295" w:type="pct"/>
          </w:tcPr>
          <w:p w14:paraId="26BF0029" w14:textId="77777777" w:rsidR="00502BCA" w:rsidRPr="00002655" w:rsidRDefault="00502BCA" w:rsidP="00502BCA">
            <w:pPr>
              <w:pStyle w:val="GOSTTablenorm"/>
            </w:pPr>
            <w:r w:rsidRPr="00002655">
              <w:t>Да</w:t>
            </w:r>
          </w:p>
        </w:tc>
        <w:tc>
          <w:tcPr>
            <w:tcW w:w="315" w:type="pct"/>
          </w:tcPr>
          <w:p w14:paraId="0875E88F" w14:textId="10FF02CC" w:rsidR="00502BCA" w:rsidRPr="00002655" w:rsidRDefault="00502BCA" w:rsidP="00502BCA">
            <w:pPr>
              <w:pStyle w:val="GOSTTablenorm"/>
            </w:pPr>
          </w:p>
        </w:tc>
        <w:tc>
          <w:tcPr>
            <w:tcW w:w="2040" w:type="pct"/>
          </w:tcPr>
          <w:p w14:paraId="2E676A40" w14:textId="77777777" w:rsidR="00502BCA" w:rsidRPr="00002655" w:rsidRDefault="00502BCA" w:rsidP="00502BCA">
            <w:pPr>
              <w:pStyle w:val="GOSTTablenorm"/>
            </w:pPr>
            <w:r w:rsidRPr="00002655">
              <w:t>Указывается дата операционного дня системы в формате YYYY-MM-DD</w:t>
            </w:r>
          </w:p>
        </w:tc>
      </w:tr>
      <w:tr w:rsidR="00502BCA" w:rsidRPr="00002655" w14:paraId="687E5641" w14:textId="77777777" w:rsidTr="00502BCA">
        <w:trPr>
          <w:trHeight w:val="293"/>
        </w:trPr>
        <w:tc>
          <w:tcPr>
            <w:tcW w:w="1100" w:type="pct"/>
          </w:tcPr>
          <w:p w14:paraId="2DADE4F6" w14:textId="7897C537" w:rsidR="00502BCA" w:rsidRPr="00002655" w:rsidRDefault="00502BCA" w:rsidP="00502BCA">
            <w:pPr>
              <w:pStyle w:val="GOSTTablenorm"/>
            </w:pPr>
            <w:r w:rsidRPr="00002655">
              <w:t>Признак необходимости открытия операционного дня ТОФК/ЦС по учету</w:t>
            </w:r>
          </w:p>
        </w:tc>
        <w:tc>
          <w:tcPr>
            <w:tcW w:w="750" w:type="pct"/>
          </w:tcPr>
          <w:p w14:paraId="03357CC0" w14:textId="7D334D4E" w:rsidR="00502BCA" w:rsidRPr="00002655" w:rsidRDefault="00502BCA" w:rsidP="00502BCA">
            <w:pPr>
              <w:pStyle w:val="GOSTTablenorm"/>
            </w:pPr>
            <w:r w:rsidRPr="00002655">
              <w:t>Need</w:t>
            </w:r>
            <w:r w:rsidRPr="00681FC5">
              <w:rPr>
                <w:lang w:val="en-US"/>
              </w:rPr>
              <w:t>Subject</w:t>
            </w:r>
            <w:r w:rsidRPr="00002655">
              <w:t>TradingDayOpen</w:t>
            </w:r>
          </w:p>
        </w:tc>
        <w:tc>
          <w:tcPr>
            <w:tcW w:w="500" w:type="pct"/>
          </w:tcPr>
          <w:p w14:paraId="35FF7AE3" w14:textId="77777777" w:rsidR="00502BCA" w:rsidRPr="00002655" w:rsidRDefault="00502BCA" w:rsidP="00502BCA">
            <w:pPr>
              <w:pStyle w:val="GOSTTablenorm"/>
            </w:pPr>
            <w:r w:rsidRPr="00002655">
              <w:t>Число</w:t>
            </w:r>
          </w:p>
        </w:tc>
        <w:tc>
          <w:tcPr>
            <w:tcW w:w="295" w:type="pct"/>
          </w:tcPr>
          <w:p w14:paraId="251A2598" w14:textId="77777777" w:rsidR="00502BCA" w:rsidRPr="00002655" w:rsidRDefault="00502BCA" w:rsidP="00502BCA">
            <w:pPr>
              <w:pStyle w:val="GOSTTablenorm"/>
            </w:pPr>
            <w:r w:rsidRPr="00002655">
              <w:t>Да</w:t>
            </w:r>
          </w:p>
        </w:tc>
        <w:tc>
          <w:tcPr>
            <w:tcW w:w="315" w:type="pct"/>
          </w:tcPr>
          <w:p w14:paraId="7720FB80" w14:textId="1089BF7B" w:rsidR="00502BCA" w:rsidRPr="00002655" w:rsidRDefault="00502BCA" w:rsidP="00502BCA">
            <w:pPr>
              <w:pStyle w:val="GOSTTablenorm"/>
            </w:pPr>
            <w:ins w:id="5695" w:author="Сатлер Марина Викторовна" w:date="2023-12-27T06:36:00Z">
              <w:r w:rsidRPr="008277D5">
                <w:t>=</w:t>
              </w:r>
            </w:ins>
            <w:r w:rsidRPr="00002655">
              <w:t>1</w:t>
            </w:r>
          </w:p>
        </w:tc>
        <w:tc>
          <w:tcPr>
            <w:tcW w:w="2040" w:type="pct"/>
          </w:tcPr>
          <w:p w14:paraId="2C6503F9" w14:textId="77777777" w:rsidR="00534DEE" w:rsidRDefault="00502BCA" w:rsidP="00502BCA">
            <w:pPr>
              <w:pStyle w:val="GOSTTablenorm"/>
            </w:pPr>
            <w:r w:rsidRPr="00002655">
              <w:t>Признак необходимости открытия операционного дня всех ТОФК/ЦС по учету</w:t>
            </w:r>
            <w:r w:rsidR="00534DEE">
              <w:t>.</w:t>
            </w:r>
          </w:p>
          <w:p w14:paraId="475D620C" w14:textId="152AF77C" w:rsidR="00502BCA" w:rsidRPr="00002655" w:rsidRDefault="00502BCA" w:rsidP="00502BCA">
            <w:pPr>
              <w:pStyle w:val="GOSTTablenorm"/>
            </w:pPr>
            <w:r>
              <w:t>Возможные значения:</w:t>
            </w:r>
          </w:p>
          <w:p w14:paraId="3593E0BB" w14:textId="42F40D58" w:rsidR="00502BCA" w:rsidRPr="00002655" w:rsidRDefault="00502BCA" w:rsidP="00502BCA">
            <w:pPr>
              <w:pStyle w:val="GOSTTableListMark1"/>
            </w:pPr>
            <w:r>
              <w:t>«</w:t>
            </w:r>
            <w:r w:rsidRPr="33249EA7">
              <w:t>0</w:t>
            </w:r>
            <w:r>
              <w:t>»</w:t>
            </w:r>
            <w:r w:rsidRPr="33249EA7">
              <w:t xml:space="preserve"> – операционные дни по всем ТОФК/ЦС по учету (если указан параметр </w:t>
            </w:r>
            <w:r w:rsidRPr="000E1E0A">
              <w:rPr>
                <w:lang w:val="en-US"/>
              </w:rPr>
              <w:t>SubjectL</w:t>
            </w:r>
            <w:r w:rsidRPr="33249EA7">
              <w:t>ist, то по указанном списку) будут открыты, если это первое открытие операционного дня системы.</w:t>
            </w:r>
            <w:ins w:id="5696" w:author="Сатлер Марина Викторовна" w:date="2023-12-27T06:27:00Z">
              <w:r>
                <w:t xml:space="preserve"> </w:t>
              </w:r>
            </w:ins>
            <w:r w:rsidRPr="33249EA7">
              <w:t>Если соот</w:t>
            </w:r>
            <w:r>
              <w:t>ветствующий</w:t>
            </w:r>
            <w:r w:rsidRPr="33249EA7">
              <w:t xml:space="preserve"> операционный день системы ранее уже открывался, то открывается только запрошенный операционный день системы, параметр </w:t>
            </w:r>
            <w:r w:rsidRPr="000E1E0A">
              <w:rPr>
                <w:lang w:val="en-US"/>
              </w:rPr>
              <w:t>SubjectL</w:t>
            </w:r>
            <w:r w:rsidRPr="33249EA7">
              <w:t xml:space="preserve">ist игнорируется </w:t>
            </w:r>
            <w:proofErr w:type="gramStart"/>
            <w:r w:rsidRPr="33249EA7">
              <w:t>При</w:t>
            </w:r>
            <w:proofErr w:type="gramEnd"/>
            <w:r w:rsidRPr="33249EA7">
              <w:t xml:space="preserve"> успешном завершении результат Result=S</w:t>
            </w:r>
            <w:ins w:id="5697" w:author="Сатлер Марина Викторовна" w:date="2023-12-27T06:26:00Z">
              <w:r>
                <w:t>;</w:t>
              </w:r>
            </w:ins>
          </w:p>
          <w:p w14:paraId="052145C5" w14:textId="17653909" w:rsidR="00502BCA" w:rsidRPr="00470A27" w:rsidRDefault="00502BCA" w:rsidP="00490D60">
            <w:pPr>
              <w:pStyle w:val="GOSTTableListMark1"/>
            </w:pPr>
            <w:r>
              <w:t>«</w:t>
            </w:r>
            <w:r w:rsidRPr="00002655">
              <w:t>1</w:t>
            </w:r>
            <w:r>
              <w:t>»</w:t>
            </w:r>
            <w:r w:rsidRPr="00002655">
              <w:t xml:space="preserve"> </w:t>
            </w:r>
            <w:r w:rsidR="00FC60A4" w:rsidRPr="36854D62">
              <w:t>–</w:t>
            </w:r>
            <w:r w:rsidRPr="00002655">
              <w:t xml:space="preserve"> будут открыты операционные дни по всем ТОФК/ЦС по учету</w:t>
            </w:r>
            <w:r w:rsidRPr="006C0293">
              <w:t xml:space="preserve"> (если указан параметр </w:t>
            </w:r>
            <w:r w:rsidRPr="006C0293">
              <w:rPr>
                <w:lang w:val="en-US"/>
              </w:rPr>
              <w:t>SubjectL</w:t>
            </w:r>
            <w:r w:rsidRPr="006C0293">
              <w:t>ist, то по указанном списку)</w:t>
            </w:r>
          </w:p>
        </w:tc>
      </w:tr>
      <w:tr w:rsidR="00502BCA" w:rsidRPr="00002655" w14:paraId="3CA573CA" w14:textId="77777777" w:rsidTr="00502BCA">
        <w:trPr>
          <w:trHeight w:val="293"/>
        </w:trPr>
        <w:tc>
          <w:tcPr>
            <w:tcW w:w="1100" w:type="pct"/>
          </w:tcPr>
          <w:p w14:paraId="10CD2D6B" w14:textId="3A563C94" w:rsidR="00502BCA" w:rsidRPr="00C75A4E" w:rsidRDefault="00502BCA" w:rsidP="00502BCA">
            <w:pPr>
              <w:pStyle w:val="GOSTTablenorm"/>
              <w:rPr>
                <w:b/>
              </w:rPr>
            </w:pPr>
            <w:r w:rsidRPr="00C75A4E">
              <w:rPr>
                <w:b/>
              </w:rPr>
              <w:t>Субъекты учета, дни которых требуется открыть</w:t>
            </w:r>
          </w:p>
        </w:tc>
        <w:tc>
          <w:tcPr>
            <w:tcW w:w="750" w:type="pct"/>
          </w:tcPr>
          <w:p w14:paraId="2A5426A8" w14:textId="103EE84A" w:rsidR="00502BCA" w:rsidRPr="00C75A4E" w:rsidRDefault="00502BCA" w:rsidP="00502BCA">
            <w:pPr>
              <w:pStyle w:val="GOSTTablenorm"/>
              <w:rPr>
                <w:b/>
              </w:rPr>
            </w:pPr>
            <w:r w:rsidRPr="00C75A4E">
              <w:rPr>
                <w:b/>
                <w:lang w:val="en-US"/>
              </w:rPr>
              <w:t>SubjectL</w:t>
            </w:r>
            <w:r w:rsidRPr="00C75A4E">
              <w:rPr>
                <w:b/>
              </w:rPr>
              <w:t>ist</w:t>
            </w:r>
          </w:p>
        </w:tc>
        <w:tc>
          <w:tcPr>
            <w:tcW w:w="500" w:type="pct"/>
          </w:tcPr>
          <w:p w14:paraId="795BCB20" w14:textId="586209BE" w:rsidR="00502BCA" w:rsidRPr="00470A27" w:rsidRDefault="00502BCA" w:rsidP="00502BCA">
            <w:pPr>
              <w:pStyle w:val="GOSTTablenorm"/>
            </w:pPr>
            <w:r w:rsidRPr="006C0293">
              <w:t>Массив</w:t>
            </w:r>
          </w:p>
        </w:tc>
        <w:tc>
          <w:tcPr>
            <w:tcW w:w="295" w:type="pct"/>
          </w:tcPr>
          <w:p w14:paraId="518C917F" w14:textId="441C93F7" w:rsidR="00502BCA" w:rsidRPr="00470A27" w:rsidRDefault="00502BCA" w:rsidP="00502BCA">
            <w:pPr>
              <w:pStyle w:val="GOSTTablenorm"/>
            </w:pPr>
            <w:r w:rsidRPr="006C0293">
              <w:t>Нет</w:t>
            </w:r>
          </w:p>
        </w:tc>
        <w:tc>
          <w:tcPr>
            <w:tcW w:w="315" w:type="pct"/>
          </w:tcPr>
          <w:p w14:paraId="18B68D2E" w14:textId="3DD25FBF" w:rsidR="00502BCA" w:rsidRPr="00470A27" w:rsidRDefault="00502BCA" w:rsidP="00502BCA">
            <w:pPr>
              <w:pStyle w:val="GOSTTablenorm"/>
            </w:pPr>
            <w:ins w:id="5698" w:author="Сатлер Марина Викторовна" w:date="2023-12-27T06:37:00Z">
              <w:r w:rsidRPr="00BA7A4A">
                <w:t>=</w:t>
              </w:r>
            </w:ins>
            <w:r w:rsidRPr="006C0293">
              <w:t>4</w:t>
            </w:r>
          </w:p>
        </w:tc>
        <w:tc>
          <w:tcPr>
            <w:tcW w:w="2040" w:type="pct"/>
          </w:tcPr>
          <w:p w14:paraId="24FB7015" w14:textId="77777777" w:rsidR="00502BCA" w:rsidRPr="006C0293" w:rsidRDefault="00502BCA" w:rsidP="00502BCA">
            <w:pPr>
              <w:pStyle w:val="GOSTTablenorm"/>
            </w:pPr>
            <w:r w:rsidRPr="006C0293">
              <w:t>Указывается список кодов субъектов учета операционные дни которых требуется открыть.</w:t>
            </w:r>
          </w:p>
          <w:p w14:paraId="2E52E199" w14:textId="63DB876B" w:rsidR="00502BCA" w:rsidRPr="00470A27" w:rsidRDefault="00502BCA" w:rsidP="00502BCA">
            <w:pPr>
              <w:pStyle w:val="GOSTTablenorm"/>
            </w:pPr>
            <w:r w:rsidRPr="006C0293">
              <w:lastRenderedPageBreak/>
              <w:t>Размерность каждого значения соот</w:t>
            </w:r>
            <w:r>
              <w:t>ветствует</w:t>
            </w:r>
            <w:r w:rsidRPr="006C0293">
              <w:t xml:space="preserve"> указанной</w:t>
            </w:r>
          </w:p>
        </w:tc>
      </w:tr>
      <w:tr w:rsidR="00426CA2" w:rsidRPr="00002655" w14:paraId="2A8B00F6" w14:textId="77777777" w:rsidTr="00502BCA">
        <w:trPr>
          <w:trHeight w:val="293"/>
          <w:ins w:id="5699" w:author="Метелева Ирина Сергеевна" w:date="2024-07-17T16:40:00Z"/>
        </w:trPr>
        <w:tc>
          <w:tcPr>
            <w:tcW w:w="1100" w:type="pct"/>
          </w:tcPr>
          <w:p w14:paraId="29B23CAC" w14:textId="6FCDC22E" w:rsidR="00426CA2" w:rsidRPr="00C75A4E" w:rsidRDefault="00426CA2" w:rsidP="00426CA2">
            <w:pPr>
              <w:pStyle w:val="GOSTTablenorm"/>
              <w:rPr>
                <w:ins w:id="5700" w:author="Метелева Ирина Сергеевна" w:date="2024-07-17T16:40:00Z"/>
                <w:b/>
              </w:rPr>
            </w:pPr>
            <w:ins w:id="5701" w:author="Метелева Ирина Сергеевна" w:date="2024-07-17T16:40:00Z">
              <w:r w:rsidRPr="003F1563">
                <w:lastRenderedPageBreak/>
                <w:t>Идентификатор пользователя</w:t>
              </w:r>
            </w:ins>
          </w:p>
        </w:tc>
        <w:tc>
          <w:tcPr>
            <w:tcW w:w="750" w:type="pct"/>
          </w:tcPr>
          <w:p w14:paraId="35CE5C37" w14:textId="439F516D" w:rsidR="00426CA2" w:rsidRPr="00C75A4E" w:rsidRDefault="00426CA2" w:rsidP="00426CA2">
            <w:pPr>
              <w:pStyle w:val="GOSTTablenorm"/>
              <w:rPr>
                <w:ins w:id="5702" w:author="Метелева Ирина Сергеевна" w:date="2024-07-17T16:40:00Z"/>
                <w:b/>
                <w:lang w:val="en-US"/>
              </w:rPr>
            </w:pPr>
            <w:ins w:id="5703" w:author="Метелева Ирина Сергеевна" w:date="2024-07-17T16:40:00Z">
              <w:r w:rsidRPr="003F1563">
                <w:t>User</w:t>
              </w:r>
            </w:ins>
          </w:p>
        </w:tc>
        <w:tc>
          <w:tcPr>
            <w:tcW w:w="500" w:type="pct"/>
          </w:tcPr>
          <w:p w14:paraId="48B479A1" w14:textId="5203A008" w:rsidR="00426CA2" w:rsidRPr="006C0293" w:rsidRDefault="00426CA2" w:rsidP="00426CA2">
            <w:pPr>
              <w:pStyle w:val="GOSTTablenorm"/>
              <w:rPr>
                <w:ins w:id="5704" w:author="Метелева Ирина Сергеевна" w:date="2024-07-17T16:40:00Z"/>
              </w:rPr>
            </w:pPr>
            <w:ins w:id="5705" w:author="Метелева Ирина Сергеевна" w:date="2024-07-17T16:40:00Z">
              <w:r w:rsidRPr="003F1563">
                <w:t>Строка</w:t>
              </w:r>
            </w:ins>
          </w:p>
        </w:tc>
        <w:tc>
          <w:tcPr>
            <w:tcW w:w="295" w:type="pct"/>
          </w:tcPr>
          <w:p w14:paraId="4EAAF28C" w14:textId="701F4026" w:rsidR="00426CA2" w:rsidRPr="006C0293" w:rsidRDefault="00426CA2" w:rsidP="00426CA2">
            <w:pPr>
              <w:pStyle w:val="GOSTTablenorm"/>
              <w:rPr>
                <w:ins w:id="5706" w:author="Метелева Ирина Сергеевна" w:date="2024-07-17T16:40:00Z"/>
              </w:rPr>
            </w:pPr>
            <w:ins w:id="5707" w:author="Метелева Ирина Сергеевна" w:date="2024-07-17T16:40:00Z">
              <w:r w:rsidRPr="003F1563">
                <w:t>Да</w:t>
              </w:r>
            </w:ins>
          </w:p>
        </w:tc>
        <w:tc>
          <w:tcPr>
            <w:tcW w:w="315" w:type="pct"/>
          </w:tcPr>
          <w:p w14:paraId="0F27D5A1" w14:textId="79ECEB8F" w:rsidR="00426CA2" w:rsidRPr="00BA7A4A" w:rsidRDefault="00426CA2" w:rsidP="00426CA2">
            <w:pPr>
              <w:pStyle w:val="GOSTTablenorm"/>
              <w:rPr>
                <w:ins w:id="5708" w:author="Метелева Ирина Сергеевна" w:date="2024-07-17T16:40:00Z"/>
              </w:rPr>
            </w:pPr>
            <w:ins w:id="5709" w:author="Метелева Ирина Сергеевна" w:date="2024-07-17T16:40:00Z">
              <w:r w:rsidRPr="003F1563">
                <w:t>&lt;=36</w:t>
              </w:r>
            </w:ins>
          </w:p>
        </w:tc>
        <w:tc>
          <w:tcPr>
            <w:tcW w:w="2040" w:type="pct"/>
          </w:tcPr>
          <w:p w14:paraId="063B4321" w14:textId="1115D399" w:rsidR="00426CA2" w:rsidRPr="006C0293" w:rsidRDefault="00426CA2" w:rsidP="00426CA2">
            <w:pPr>
              <w:pStyle w:val="GOSTTablenorm"/>
              <w:rPr>
                <w:ins w:id="5710" w:author="Метелева Ирина Сергеевна" w:date="2024-07-17T16:40:00Z"/>
              </w:rPr>
            </w:pPr>
            <w:ins w:id="5711" w:author="Метелева Ирина Сергеевна" w:date="2024-07-17T16:40:00Z">
              <w:r w:rsidRPr="003F1563">
                <w:t xml:space="preserve">Идентификатор пользователя, </w:t>
              </w:r>
              <w:r>
                <w:t>сформировавшего запрос</w:t>
              </w:r>
            </w:ins>
          </w:p>
        </w:tc>
      </w:tr>
      <w:tr w:rsidR="00426CA2" w:rsidRPr="00002655" w14:paraId="49B13AB0" w14:textId="77777777" w:rsidTr="00502BCA">
        <w:trPr>
          <w:trHeight w:val="293"/>
        </w:trPr>
        <w:tc>
          <w:tcPr>
            <w:tcW w:w="5000" w:type="pct"/>
            <w:gridSpan w:val="6"/>
          </w:tcPr>
          <w:p w14:paraId="51BFE496" w14:textId="17FA9B6C" w:rsidR="00426CA2" w:rsidRPr="00002655" w:rsidRDefault="00426CA2" w:rsidP="00426CA2">
            <w:pPr>
              <w:ind w:firstLine="0"/>
              <w:jc w:val="center"/>
              <w:rPr>
                <w:sz w:val="22"/>
                <w:szCs w:val="22"/>
              </w:rPr>
            </w:pPr>
            <w:r w:rsidRPr="00002655">
              <w:rPr>
                <w:b/>
                <w:sz w:val="22"/>
                <w:szCs w:val="22"/>
              </w:rPr>
              <w:t>Перечень параметров тела запроса</w:t>
            </w:r>
            <w:r w:rsidRPr="00002655" w:rsidDel="00773282">
              <w:rPr>
                <w:b/>
                <w:sz w:val="22"/>
                <w:szCs w:val="22"/>
              </w:rPr>
              <w:t xml:space="preserve"> </w:t>
            </w:r>
            <w:bookmarkStart w:id="5712" w:name="_Hlk129331957"/>
            <w:r w:rsidRPr="00002655">
              <w:rPr>
                <w:b/>
                <w:sz w:val="22"/>
                <w:szCs w:val="22"/>
              </w:rPr>
              <w:t xml:space="preserve">«Сервис закрытия операционного дня ТОФК/ЦС по учету» </w:t>
            </w:r>
            <w:r w:rsidRPr="00002655">
              <w:rPr>
                <w:b/>
                <w:sz w:val="22"/>
                <w:szCs w:val="22"/>
                <w:lang w:val="en-US"/>
              </w:rPr>
              <w:t>TradingDays</w:t>
            </w:r>
            <w:r w:rsidRPr="00681FC5">
              <w:rPr>
                <w:b/>
                <w:sz w:val="22"/>
                <w:szCs w:val="22"/>
                <w:lang w:val="en-US"/>
              </w:rPr>
              <w:t>Subject</w:t>
            </w:r>
            <w:r w:rsidRPr="00002655">
              <w:rPr>
                <w:b/>
                <w:sz w:val="22"/>
                <w:szCs w:val="22"/>
                <w:lang w:val="en-US"/>
              </w:rPr>
              <w:t>Close</w:t>
            </w:r>
            <w:r w:rsidRPr="00002655">
              <w:rPr>
                <w:b/>
                <w:sz w:val="22"/>
                <w:szCs w:val="22"/>
              </w:rPr>
              <w:t xml:space="preserve"> </w:t>
            </w:r>
            <w:bookmarkEnd w:id="5712"/>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2E6B35B1" w14:textId="77777777" w:rsidTr="00502BCA">
        <w:trPr>
          <w:trHeight w:val="293"/>
        </w:trPr>
        <w:tc>
          <w:tcPr>
            <w:tcW w:w="1100" w:type="pct"/>
          </w:tcPr>
          <w:p w14:paraId="2F2556DE" w14:textId="77777777" w:rsidR="00426CA2" w:rsidRPr="00002655" w:rsidRDefault="00426CA2" w:rsidP="00426CA2">
            <w:pPr>
              <w:pStyle w:val="GOSTTablenorm"/>
            </w:pPr>
            <w:r w:rsidRPr="00002655">
              <w:t>Субъект учета</w:t>
            </w:r>
          </w:p>
        </w:tc>
        <w:tc>
          <w:tcPr>
            <w:tcW w:w="750" w:type="pct"/>
          </w:tcPr>
          <w:p w14:paraId="46824FD3" w14:textId="77777777" w:rsidR="00426CA2" w:rsidRPr="00002655" w:rsidRDefault="00426CA2" w:rsidP="00426CA2">
            <w:pPr>
              <w:pStyle w:val="GOSTTablenorm"/>
            </w:pPr>
            <w:r w:rsidRPr="00002655">
              <w:t>Subject</w:t>
            </w:r>
          </w:p>
        </w:tc>
        <w:tc>
          <w:tcPr>
            <w:tcW w:w="500" w:type="pct"/>
          </w:tcPr>
          <w:p w14:paraId="103D2EF1" w14:textId="77777777" w:rsidR="00426CA2" w:rsidRPr="00002655" w:rsidRDefault="00426CA2" w:rsidP="00426CA2">
            <w:pPr>
              <w:pStyle w:val="GOSTTablenorm"/>
            </w:pPr>
            <w:r w:rsidRPr="00002655">
              <w:t>Строка</w:t>
            </w:r>
          </w:p>
        </w:tc>
        <w:tc>
          <w:tcPr>
            <w:tcW w:w="295" w:type="pct"/>
          </w:tcPr>
          <w:p w14:paraId="163E8C80" w14:textId="77777777" w:rsidR="00426CA2" w:rsidRPr="00002655" w:rsidRDefault="00426CA2" w:rsidP="00426CA2">
            <w:pPr>
              <w:pStyle w:val="GOSTTablenorm"/>
            </w:pPr>
            <w:r w:rsidRPr="00002655">
              <w:t>Да</w:t>
            </w:r>
          </w:p>
        </w:tc>
        <w:tc>
          <w:tcPr>
            <w:tcW w:w="315" w:type="pct"/>
          </w:tcPr>
          <w:p w14:paraId="78A0BFC5" w14:textId="4AAFEC57" w:rsidR="00426CA2" w:rsidRPr="00002655" w:rsidRDefault="00426CA2" w:rsidP="00426CA2">
            <w:pPr>
              <w:pStyle w:val="GOSTTablenorm"/>
            </w:pPr>
            <w:ins w:id="5713" w:author="Сатлер Марина Викторовна" w:date="2023-12-27T06:37:00Z">
              <w:r w:rsidRPr="00BA7A4A">
                <w:t>=</w:t>
              </w:r>
            </w:ins>
            <w:r w:rsidRPr="00BA7A4A">
              <w:t>4</w:t>
            </w:r>
          </w:p>
        </w:tc>
        <w:tc>
          <w:tcPr>
            <w:tcW w:w="2040" w:type="pct"/>
          </w:tcPr>
          <w:p w14:paraId="49E9EE63" w14:textId="77777777" w:rsidR="00426CA2" w:rsidRPr="00002655" w:rsidRDefault="00426CA2" w:rsidP="00426CA2">
            <w:pPr>
              <w:pStyle w:val="GOSTTablenorm"/>
            </w:pPr>
            <w:r w:rsidRPr="00002655">
              <w:t>Код ТОФК/ЦС по учету операционный день которого требуется закрыть</w:t>
            </w:r>
          </w:p>
        </w:tc>
      </w:tr>
      <w:tr w:rsidR="00426CA2" w:rsidRPr="00002655" w14:paraId="35A6770B" w14:textId="77777777" w:rsidTr="00502BCA">
        <w:trPr>
          <w:trHeight w:val="293"/>
        </w:trPr>
        <w:tc>
          <w:tcPr>
            <w:tcW w:w="1100" w:type="pct"/>
          </w:tcPr>
          <w:p w14:paraId="61F78617" w14:textId="77777777" w:rsidR="00426CA2" w:rsidRPr="00002655" w:rsidRDefault="00426CA2" w:rsidP="00426CA2">
            <w:pPr>
              <w:pStyle w:val="GOSTTablenorm"/>
            </w:pPr>
            <w:r w:rsidRPr="00002655">
              <w:t>Операционный день</w:t>
            </w:r>
          </w:p>
        </w:tc>
        <w:tc>
          <w:tcPr>
            <w:tcW w:w="750" w:type="pct"/>
          </w:tcPr>
          <w:p w14:paraId="6FE0026F" w14:textId="77777777" w:rsidR="00426CA2" w:rsidRPr="00002655" w:rsidRDefault="00426CA2" w:rsidP="00426CA2">
            <w:pPr>
              <w:pStyle w:val="GOSTTablenorm"/>
            </w:pPr>
            <w:r w:rsidRPr="00002655">
              <w:rPr>
                <w:lang w:val="en-US"/>
              </w:rPr>
              <w:t>TradingDay</w:t>
            </w:r>
          </w:p>
        </w:tc>
        <w:tc>
          <w:tcPr>
            <w:tcW w:w="500" w:type="pct"/>
          </w:tcPr>
          <w:p w14:paraId="7FCA539B" w14:textId="77777777" w:rsidR="00426CA2" w:rsidRPr="00002655" w:rsidRDefault="00426CA2" w:rsidP="00426CA2">
            <w:pPr>
              <w:pStyle w:val="GOSTTablenorm"/>
            </w:pPr>
            <w:r w:rsidRPr="00002655">
              <w:t>Дата</w:t>
            </w:r>
          </w:p>
        </w:tc>
        <w:tc>
          <w:tcPr>
            <w:tcW w:w="295" w:type="pct"/>
          </w:tcPr>
          <w:p w14:paraId="0FF6681C" w14:textId="77777777" w:rsidR="00426CA2" w:rsidRPr="00002655" w:rsidRDefault="00426CA2" w:rsidP="00426CA2">
            <w:pPr>
              <w:pStyle w:val="GOSTTablenorm"/>
            </w:pPr>
            <w:r w:rsidRPr="00002655">
              <w:t>Да</w:t>
            </w:r>
          </w:p>
        </w:tc>
        <w:tc>
          <w:tcPr>
            <w:tcW w:w="315" w:type="pct"/>
          </w:tcPr>
          <w:p w14:paraId="7B04A4F4" w14:textId="221B0B93" w:rsidR="00426CA2" w:rsidRPr="00C75A4E" w:rsidRDefault="00426CA2" w:rsidP="00426CA2">
            <w:pPr>
              <w:pStyle w:val="GOSTTablenorm"/>
              <w:rPr>
                <w:lang w:val="en-US"/>
              </w:rPr>
            </w:pPr>
          </w:p>
        </w:tc>
        <w:tc>
          <w:tcPr>
            <w:tcW w:w="2040" w:type="pct"/>
          </w:tcPr>
          <w:p w14:paraId="7C3919FA" w14:textId="77777777" w:rsidR="00426CA2" w:rsidRPr="00002655" w:rsidRDefault="00426CA2" w:rsidP="00426CA2">
            <w:pPr>
              <w:pStyle w:val="GOSTTablenorm"/>
            </w:pPr>
            <w:r w:rsidRPr="00002655">
              <w:t>Указывается дата операционного дня ТОФК/ЦС по учету в формате YYYY-MM-DD</w:t>
            </w:r>
          </w:p>
        </w:tc>
      </w:tr>
      <w:tr w:rsidR="00426CA2" w:rsidRPr="00002655" w14:paraId="2D7F2ACE" w14:textId="77777777" w:rsidTr="00502BCA">
        <w:trPr>
          <w:trHeight w:val="293"/>
          <w:ins w:id="5714" w:author="Метелева Ирина Сергеевна" w:date="2024-07-17T16:42:00Z"/>
        </w:trPr>
        <w:tc>
          <w:tcPr>
            <w:tcW w:w="1100" w:type="pct"/>
          </w:tcPr>
          <w:p w14:paraId="293EF5A7" w14:textId="5FD7D1B0" w:rsidR="00426CA2" w:rsidRPr="00002655" w:rsidRDefault="00426CA2" w:rsidP="00426CA2">
            <w:pPr>
              <w:pStyle w:val="GOSTTablenorm"/>
              <w:rPr>
                <w:ins w:id="5715" w:author="Метелева Ирина Сергеевна" w:date="2024-07-17T16:42:00Z"/>
              </w:rPr>
            </w:pPr>
            <w:ins w:id="5716" w:author="Метелева Ирина Сергеевна" w:date="2024-07-17T16:42:00Z">
              <w:r w:rsidRPr="003F1563">
                <w:t>Идентификатор пользователя</w:t>
              </w:r>
            </w:ins>
          </w:p>
        </w:tc>
        <w:tc>
          <w:tcPr>
            <w:tcW w:w="750" w:type="pct"/>
          </w:tcPr>
          <w:p w14:paraId="6F62C46F" w14:textId="75942CFE" w:rsidR="00426CA2" w:rsidRPr="00002655" w:rsidRDefault="00426CA2" w:rsidP="00426CA2">
            <w:pPr>
              <w:pStyle w:val="GOSTTablenorm"/>
              <w:rPr>
                <w:ins w:id="5717" w:author="Метелева Ирина Сергеевна" w:date="2024-07-17T16:42:00Z"/>
                <w:lang w:val="en-US"/>
              </w:rPr>
            </w:pPr>
            <w:ins w:id="5718" w:author="Метелева Ирина Сергеевна" w:date="2024-07-17T16:42:00Z">
              <w:r w:rsidRPr="003F1563">
                <w:t>User</w:t>
              </w:r>
            </w:ins>
          </w:p>
        </w:tc>
        <w:tc>
          <w:tcPr>
            <w:tcW w:w="500" w:type="pct"/>
          </w:tcPr>
          <w:p w14:paraId="3B16BC14" w14:textId="508F073B" w:rsidR="00426CA2" w:rsidRPr="00002655" w:rsidRDefault="00426CA2" w:rsidP="00426CA2">
            <w:pPr>
              <w:pStyle w:val="GOSTTablenorm"/>
              <w:rPr>
                <w:ins w:id="5719" w:author="Метелева Ирина Сергеевна" w:date="2024-07-17T16:42:00Z"/>
              </w:rPr>
            </w:pPr>
            <w:ins w:id="5720" w:author="Метелева Ирина Сергеевна" w:date="2024-07-17T16:42:00Z">
              <w:r w:rsidRPr="003F1563">
                <w:t>Строка</w:t>
              </w:r>
            </w:ins>
          </w:p>
        </w:tc>
        <w:tc>
          <w:tcPr>
            <w:tcW w:w="295" w:type="pct"/>
          </w:tcPr>
          <w:p w14:paraId="723A1884" w14:textId="1A153F1F" w:rsidR="00426CA2" w:rsidRPr="00002655" w:rsidRDefault="00426CA2" w:rsidP="00426CA2">
            <w:pPr>
              <w:pStyle w:val="GOSTTablenorm"/>
              <w:rPr>
                <w:ins w:id="5721" w:author="Метелева Ирина Сергеевна" w:date="2024-07-17T16:42:00Z"/>
              </w:rPr>
            </w:pPr>
            <w:ins w:id="5722" w:author="Метелева Ирина Сергеевна" w:date="2024-07-17T16:42:00Z">
              <w:r w:rsidRPr="003F1563">
                <w:t>Да</w:t>
              </w:r>
            </w:ins>
          </w:p>
        </w:tc>
        <w:tc>
          <w:tcPr>
            <w:tcW w:w="315" w:type="pct"/>
          </w:tcPr>
          <w:p w14:paraId="39CB6435" w14:textId="3C235630" w:rsidR="00426CA2" w:rsidRPr="00C75A4E" w:rsidRDefault="00426CA2" w:rsidP="00426CA2">
            <w:pPr>
              <w:pStyle w:val="GOSTTablenorm"/>
              <w:rPr>
                <w:ins w:id="5723" w:author="Метелева Ирина Сергеевна" w:date="2024-07-17T16:42:00Z"/>
                <w:lang w:val="en-US"/>
              </w:rPr>
            </w:pPr>
            <w:ins w:id="5724" w:author="Метелева Ирина Сергеевна" w:date="2024-07-17T16:42:00Z">
              <w:r w:rsidRPr="003F1563">
                <w:t>&lt;=36</w:t>
              </w:r>
            </w:ins>
          </w:p>
        </w:tc>
        <w:tc>
          <w:tcPr>
            <w:tcW w:w="2040" w:type="pct"/>
          </w:tcPr>
          <w:p w14:paraId="4AD02097" w14:textId="32AE45AE" w:rsidR="00426CA2" w:rsidRPr="00002655" w:rsidRDefault="00426CA2" w:rsidP="00426CA2">
            <w:pPr>
              <w:pStyle w:val="GOSTTablenorm"/>
              <w:rPr>
                <w:ins w:id="5725" w:author="Метелева Ирина Сергеевна" w:date="2024-07-17T16:42:00Z"/>
              </w:rPr>
            </w:pPr>
            <w:ins w:id="5726" w:author="Метелева Ирина Сергеевна" w:date="2024-07-17T16:42:00Z">
              <w:r w:rsidRPr="003F1563">
                <w:t xml:space="preserve">Идентификатор пользователя, </w:t>
              </w:r>
              <w:r>
                <w:t>сформировавшего запрос</w:t>
              </w:r>
            </w:ins>
          </w:p>
        </w:tc>
      </w:tr>
      <w:tr w:rsidR="00426CA2" w:rsidRPr="00002655" w14:paraId="6471FA11" w14:textId="77777777" w:rsidTr="00502BCA">
        <w:trPr>
          <w:trHeight w:val="471"/>
        </w:trPr>
        <w:tc>
          <w:tcPr>
            <w:tcW w:w="5000" w:type="pct"/>
            <w:gridSpan w:val="6"/>
          </w:tcPr>
          <w:p w14:paraId="4E31B823" w14:textId="77777777" w:rsidR="00426CA2" w:rsidRPr="00002655" w:rsidRDefault="00426CA2" w:rsidP="00426CA2">
            <w:pPr>
              <w:ind w:firstLine="0"/>
              <w:jc w:val="center"/>
              <w:rPr>
                <w:b/>
                <w:sz w:val="22"/>
                <w:szCs w:val="22"/>
              </w:rPr>
            </w:pPr>
            <w:r w:rsidRPr="00002655">
              <w:rPr>
                <w:b/>
                <w:sz w:val="22"/>
                <w:szCs w:val="22"/>
              </w:rPr>
              <w:t>Перечень параметров тела запроса</w:t>
            </w:r>
            <w:r w:rsidRPr="00002655" w:rsidDel="00773282">
              <w:rPr>
                <w:b/>
                <w:sz w:val="22"/>
                <w:szCs w:val="22"/>
              </w:rPr>
              <w:t xml:space="preserve"> </w:t>
            </w:r>
            <w:bookmarkStart w:id="5727" w:name="_Hlk129331972"/>
            <w:r w:rsidRPr="00002655">
              <w:rPr>
                <w:b/>
                <w:sz w:val="22"/>
                <w:szCs w:val="22"/>
              </w:rPr>
              <w:t xml:space="preserve">«Сервис закрытия операционного дня системы, если для указанной даты операционный день закрыт по всем ТОФК/ЦС по учету» </w:t>
            </w:r>
            <w:r w:rsidRPr="00002655">
              <w:rPr>
                <w:b/>
                <w:sz w:val="22"/>
                <w:szCs w:val="22"/>
                <w:lang w:val="en-US"/>
              </w:rPr>
              <w:t>TradingDaysSysClose</w:t>
            </w:r>
            <w:r w:rsidRPr="00002655">
              <w:rPr>
                <w:b/>
                <w:sz w:val="22"/>
                <w:szCs w:val="22"/>
              </w:rPr>
              <w:t xml:space="preserve"> </w:t>
            </w:r>
            <w:bookmarkEnd w:id="5727"/>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024E642A" w14:textId="77777777" w:rsidTr="00502BCA">
        <w:trPr>
          <w:trHeight w:val="293"/>
        </w:trPr>
        <w:tc>
          <w:tcPr>
            <w:tcW w:w="1100" w:type="pct"/>
          </w:tcPr>
          <w:p w14:paraId="039358D6" w14:textId="77777777" w:rsidR="00426CA2" w:rsidRPr="00002655" w:rsidRDefault="00426CA2" w:rsidP="00426CA2">
            <w:pPr>
              <w:pStyle w:val="GOSTTablenorm"/>
            </w:pPr>
            <w:r w:rsidRPr="00002655">
              <w:t>Операционный день</w:t>
            </w:r>
          </w:p>
        </w:tc>
        <w:tc>
          <w:tcPr>
            <w:tcW w:w="750" w:type="pct"/>
          </w:tcPr>
          <w:p w14:paraId="46C3CA7B" w14:textId="77777777" w:rsidR="00426CA2" w:rsidRPr="00002655" w:rsidRDefault="00426CA2" w:rsidP="00426CA2">
            <w:pPr>
              <w:pStyle w:val="GOSTTablenorm"/>
            </w:pPr>
            <w:r w:rsidRPr="00002655">
              <w:rPr>
                <w:lang w:val="en-US"/>
              </w:rPr>
              <w:t>TradingDay</w:t>
            </w:r>
          </w:p>
        </w:tc>
        <w:tc>
          <w:tcPr>
            <w:tcW w:w="500" w:type="pct"/>
          </w:tcPr>
          <w:p w14:paraId="603BA820" w14:textId="77777777" w:rsidR="00426CA2" w:rsidRPr="00002655" w:rsidRDefault="00426CA2" w:rsidP="00426CA2">
            <w:pPr>
              <w:pStyle w:val="GOSTTablenorm"/>
            </w:pPr>
            <w:r w:rsidRPr="00002655">
              <w:t>Дата</w:t>
            </w:r>
          </w:p>
        </w:tc>
        <w:tc>
          <w:tcPr>
            <w:tcW w:w="295" w:type="pct"/>
          </w:tcPr>
          <w:p w14:paraId="6BADAC7D" w14:textId="77777777" w:rsidR="00426CA2" w:rsidRPr="00002655" w:rsidRDefault="00426CA2" w:rsidP="00426CA2">
            <w:pPr>
              <w:pStyle w:val="GOSTTablenorm"/>
            </w:pPr>
            <w:r w:rsidRPr="00002655">
              <w:t>Да</w:t>
            </w:r>
          </w:p>
        </w:tc>
        <w:tc>
          <w:tcPr>
            <w:tcW w:w="315" w:type="pct"/>
          </w:tcPr>
          <w:p w14:paraId="00BF2196" w14:textId="0297DA7A" w:rsidR="00426CA2" w:rsidRPr="00C75A4E" w:rsidRDefault="00426CA2" w:rsidP="00426CA2">
            <w:pPr>
              <w:pStyle w:val="GOSTTablenorm"/>
              <w:rPr>
                <w:lang w:val="en-US"/>
              </w:rPr>
            </w:pPr>
          </w:p>
        </w:tc>
        <w:tc>
          <w:tcPr>
            <w:tcW w:w="2040" w:type="pct"/>
          </w:tcPr>
          <w:p w14:paraId="3F7839CE" w14:textId="77777777" w:rsidR="00426CA2" w:rsidRPr="00002655" w:rsidRDefault="00426CA2" w:rsidP="00426CA2">
            <w:pPr>
              <w:pStyle w:val="GOSTTablenorm"/>
            </w:pPr>
            <w:r w:rsidRPr="00002655">
              <w:t>Указывается дата операционного дня системы в формате YYYY-MM-DD</w:t>
            </w:r>
          </w:p>
        </w:tc>
      </w:tr>
      <w:tr w:rsidR="00426CA2" w:rsidRPr="00002655" w14:paraId="553CB2B8" w14:textId="77777777" w:rsidTr="00502BCA">
        <w:trPr>
          <w:trHeight w:val="293"/>
          <w:ins w:id="5728" w:author="Метелева Ирина Сергеевна" w:date="2024-07-17T16:44:00Z"/>
        </w:trPr>
        <w:tc>
          <w:tcPr>
            <w:tcW w:w="1100" w:type="pct"/>
          </w:tcPr>
          <w:p w14:paraId="353DAFE4" w14:textId="5C7176B8" w:rsidR="00426CA2" w:rsidRPr="00002655" w:rsidRDefault="00426CA2" w:rsidP="00426CA2">
            <w:pPr>
              <w:pStyle w:val="GOSTTablenorm"/>
              <w:rPr>
                <w:ins w:id="5729" w:author="Метелева Ирина Сергеевна" w:date="2024-07-17T16:44:00Z"/>
              </w:rPr>
            </w:pPr>
            <w:ins w:id="5730" w:author="Метелева Ирина Сергеевна" w:date="2024-07-17T16:44:00Z">
              <w:r w:rsidRPr="003F1563">
                <w:t>Идентификатор пользователя</w:t>
              </w:r>
            </w:ins>
          </w:p>
        </w:tc>
        <w:tc>
          <w:tcPr>
            <w:tcW w:w="750" w:type="pct"/>
          </w:tcPr>
          <w:p w14:paraId="1A918C21" w14:textId="07E46AE8" w:rsidR="00426CA2" w:rsidRPr="00002655" w:rsidRDefault="00426CA2" w:rsidP="00426CA2">
            <w:pPr>
              <w:pStyle w:val="GOSTTablenorm"/>
              <w:rPr>
                <w:ins w:id="5731" w:author="Метелева Ирина Сергеевна" w:date="2024-07-17T16:44:00Z"/>
                <w:lang w:val="en-US"/>
              </w:rPr>
            </w:pPr>
            <w:ins w:id="5732" w:author="Метелева Ирина Сергеевна" w:date="2024-07-17T16:44:00Z">
              <w:r w:rsidRPr="003F1563">
                <w:t>User</w:t>
              </w:r>
            </w:ins>
          </w:p>
        </w:tc>
        <w:tc>
          <w:tcPr>
            <w:tcW w:w="500" w:type="pct"/>
          </w:tcPr>
          <w:p w14:paraId="5CB9A0B5" w14:textId="60E5F5A2" w:rsidR="00426CA2" w:rsidRPr="00002655" w:rsidRDefault="00426CA2" w:rsidP="00426CA2">
            <w:pPr>
              <w:pStyle w:val="GOSTTablenorm"/>
              <w:rPr>
                <w:ins w:id="5733" w:author="Метелева Ирина Сергеевна" w:date="2024-07-17T16:44:00Z"/>
              </w:rPr>
            </w:pPr>
            <w:ins w:id="5734" w:author="Метелева Ирина Сергеевна" w:date="2024-07-17T16:44:00Z">
              <w:r w:rsidRPr="003F1563">
                <w:t>Строка</w:t>
              </w:r>
            </w:ins>
          </w:p>
        </w:tc>
        <w:tc>
          <w:tcPr>
            <w:tcW w:w="295" w:type="pct"/>
          </w:tcPr>
          <w:p w14:paraId="58572DF9" w14:textId="710D4042" w:rsidR="00426CA2" w:rsidRPr="00002655" w:rsidRDefault="00426CA2" w:rsidP="00426CA2">
            <w:pPr>
              <w:pStyle w:val="GOSTTablenorm"/>
              <w:rPr>
                <w:ins w:id="5735" w:author="Метелева Ирина Сергеевна" w:date="2024-07-17T16:44:00Z"/>
              </w:rPr>
            </w:pPr>
            <w:ins w:id="5736" w:author="Метелева Ирина Сергеевна" w:date="2024-07-17T16:44:00Z">
              <w:r w:rsidRPr="003F1563">
                <w:t>Да</w:t>
              </w:r>
            </w:ins>
          </w:p>
        </w:tc>
        <w:tc>
          <w:tcPr>
            <w:tcW w:w="315" w:type="pct"/>
          </w:tcPr>
          <w:p w14:paraId="238B8AB7" w14:textId="24672036" w:rsidR="00426CA2" w:rsidRPr="00C75A4E" w:rsidRDefault="00426CA2" w:rsidP="00426CA2">
            <w:pPr>
              <w:pStyle w:val="GOSTTablenorm"/>
              <w:rPr>
                <w:ins w:id="5737" w:author="Метелева Ирина Сергеевна" w:date="2024-07-17T16:44:00Z"/>
                <w:lang w:val="en-US"/>
              </w:rPr>
            </w:pPr>
            <w:ins w:id="5738" w:author="Метелева Ирина Сергеевна" w:date="2024-07-17T16:44:00Z">
              <w:r w:rsidRPr="003F1563">
                <w:t>&lt;=36</w:t>
              </w:r>
            </w:ins>
          </w:p>
        </w:tc>
        <w:tc>
          <w:tcPr>
            <w:tcW w:w="2040" w:type="pct"/>
          </w:tcPr>
          <w:p w14:paraId="3B555F7B" w14:textId="234B7164" w:rsidR="00426CA2" w:rsidRPr="00002655" w:rsidRDefault="00426CA2" w:rsidP="00426CA2">
            <w:pPr>
              <w:pStyle w:val="GOSTTablenorm"/>
              <w:rPr>
                <w:ins w:id="5739" w:author="Метелева Ирина Сергеевна" w:date="2024-07-17T16:44:00Z"/>
              </w:rPr>
            </w:pPr>
            <w:ins w:id="5740" w:author="Метелева Ирина Сергеевна" w:date="2024-07-17T16:44:00Z">
              <w:r w:rsidRPr="003F1563">
                <w:t xml:space="preserve">Идентификатор пользователя, </w:t>
              </w:r>
              <w:r>
                <w:t>сформировавшего запрос</w:t>
              </w:r>
            </w:ins>
          </w:p>
        </w:tc>
      </w:tr>
      <w:tr w:rsidR="00426CA2" w:rsidRPr="00002655" w14:paraId="0E3DA6CF" w14:textId="77777777" w:rsidTr="00502BCA">
        <w:trPr>
          <w:trHeight w:val="293"/>
        </w:trPr>
        <w:tc>
          <w:tcPr>
            <w:tcW w:w="5000" w:type="pct"/>
            <w:gridSpan w:val="6"/>
          </w:tcPr>
          <w:p w14:paraId="14655369" w14:textId="77777777" w:rsidR="00426CA2" w:rsidRPr="00002655" w:rsidRDefault="00426CA2" w:rsidP="00426CA2">
            <w:pPr>
              <w:ind w:firstLine="0"/>
              <w:jc w:val="center"/>
              <w:rPr>
                <w:sz w:val="22"/>
                <w:szCs w:val="22"/>
              </w:rPr>
            </w:pPr>
            <w:r w:rsidRPr="00002655">
              <w:rPr>
                <w:b/>
                <w:sz w:val="22"/>
                <w:szCs w:val="22"/>
              </w:rPr>
              <w:t xml:space="preserve">Перечень параметров тела запроса </w:t>
            </w:r>
            <w:bookmarkStart w:id="5741" w:name="_Hlk129331989"/>
            <w:r w:rsidRPr="00002655">
              <w:rPr>
                <w:b/>
                <w:sz w:val="22"/>
                <w:szCs w:val="22"/>
              </w:rPr>
              <w:t xml:space="preserve">«Сервис закрытия операционного дня по всем ТОФК/ЦС по учету и операционного дня системы» TradingDaysSysCloseAll </w:t>
            </w:r>
            <w:bookmarkEnd w:id="5741"/>
            <w:r w:rsidRPr="00002655">
              <w:rPr>
                <w:b/>
                <w:sz w:val="22"/>
                <w:szCs w:val="22"/>
              </w:rPr>
              <w:t>(</w:t>
            </w:r>
            <w:r w:rsidRPr="00002655">
              <w:rPr>
                <w:b/>
                <w:sz w:val="22"/>
                <w:szCs w:val="22"/>
                <w:lang w:val="en-US"/>
              </w:rPr>
              <w:t>document</w:t>
            </w:r>
            <w:r w:rsidRPr="00002655">
              <w:rPr>
                <w:b/>
                <w:sz w:val="22"/>
                <w:szCs w:val="22"/>
              </w:rPr>
              <w:t>)</w:t>
            </w:r>
          </w:p>
        </w:tc>
      </w:tr>
      <w:tr w:rsidR="00426CA2" w:rsidRPr="00002655" w14:paraId="3C14F042" w14:textId="77777777" w:rsidTr="00502BCA">
        <w:trPr>
          <w:trHeight w:val="293"/>
        </w:trPr>
        <w:tc>
          <w:tcPr>
            <w:tcW w:w="1100" w:type="pct"/>
          </w:tcPr>
          <w:p w14:paraId="6E351E80" w14:textId="77777777" w:rsidR="00426CA2" w:rsidRPr="00002655" w:rsidRDefault="00426CA2" w:rsidP="00426CA2">
            <w:pPr>
              <w:pStyle w:val="GOSTTablenorm"/>
            </w:pPr>
            <w:r w:rsidRPr="00002655">
              <w:t>Операционный день</w:t>
            </w:r>
          </w:p>
        </w:tc>
        <w:tc>
          <w:tcPr>
            <w:tcW w:w="750" w:type="pct"/>
          </w:tcPr>
          <w:p w14:paraId="06E00366" w14:textId="77777777" w:rsidR="00426CA2" w:rsidRPr="00002655" w:rsidRDefault="00426CA2" w:rsidP="00426CA2">
            <w:pPr>
              <w:pStyle w:val="GOSTTablenorm"/>
            </w:pPr>
            <w:r w:rsidRPr="00002655">
              <w:rPr>
                <w:lang w:val="en-US"/>
              </w:rPr>
              <w:t>TradingDay</w:t>
            </w:r>
          </w:p>
        </w:tc>
        <w:tc>
          <w:tcPr>
            <w:tcW w:w="500" w:type="pct"/>
          </w:tcPr>
          <w:p w14:paraId="5AEF0CEF" w14:textId="77777777" w:rsidR="00426CA2" w:rsidRPr="00002655" w:rsidRDefault="00426CA2" w:rsidP="00426CA2">
            <w:pPr>
              <w:pStyle w:val="GOSTTablenorm"/>
            </w:pPr>
            <w:r w:rsidRPr="00002655">
              <w:t>Дата</w:t>
            </w:r>
          </w:p>
        </w:tc>
        <w:tc>
          <w:tcPr>
            <w:tcW w:w="295" w:type="pct"/>
          </w:tcPr>
          <w:p w14:paraId="1FD02576" w14:textId="77777777" w:rsidR="00426CA2" w:rsidRPr="00002655" w:rsidRDefault="00426CA2" w:rsidP="00426CA2">
            <w:pPr>
              <w:pStyle w:val="GOSTTablenorm"/>
            </w:pPr>
            <w:r w:rsidRPr="00002655">
              <w:t>Да</w:t>
            </w:r>
          </w:p>
        </w:tc>
        <w:tc>
          <w:tcPr>
            <w:tcW w:w="315" w:type="pct"/>
          </w:tcPr>
          <w:p w14:paraId="0F39E448" w14:textId="16A52628" w:rsidR="00426CA2" w:rsidRPr="00C75A4E" w:rsidRDefault="00426CA2" w:rsidP="00426CA2">
            <w:pPr>
              <w:pStyle w:val="GOSTTablenorm"/>
              <w:rPr>
                <w:lang w:val="en-US"/>
              </w:rPr>
            </w:pPr>
          </w:p>
        </w:tc>
        <w:tc>
          <w:tcPr>
            <w:tcW w:w="2040" w:type="pct"/>
          </w:tcPr>
          <w:p w14:paraId="3AF74B6A" w14:textId="77777777" w:rsidR="00426CA2" w:rsidRPr="00002655" w:rsidRDefault="00426CA2" w:rsidP="00426CA2">
            <w:pPr>
              <w:pStyle w:val="GOSTTablenorm"/>
            </w:pPr>
            <w:r w:rsidRPr="00002655">
              <w:t>Указывается дата операционного дня системы в формате YYYY-MM-DD</w:t>
            </w:r>
          </w:p>
        </w:tc>
      </w:tr>
      <w:tr w:rsidR="00426CA2" w:rsidRPr="00002655" w14:paraId="1E54562B" w14:textId="77777777" w:rsidTr="00502BCA">
        <w:trPr>
          <w:trHeight w:val="293"/>
          <w:ins w:id="5742" w:author="Метелева Ирина Сергеевна" w:date="2024-07-17T16:44:00Z"/>
        </w:trPr>
        <w:tc>
          <w:tcPr>
            <w:tcW w:w="1100" w:type="pct"/>
          </w:tcPr>
          <w:p w14:paraId="14C52797" w14:textId="169F1413" w:rsidR="00426CA2" w:rsidRPr="00002655" w:rsidRDefault="00426CA2" w:rsidP="00426CA2">
            <w:pPr>
              <w:pStyle w:val="GOSTTablenorm"/>
              <w:rPr>
                <w:ins w:id="5743" w:author="Метелева Ирина Сергеевна" w:date="2024-07-17T16:44:00Z"/>
              </w:rPr>
            </w:pPr>
            <w:ins w:id="5744" w:author="Метелева Ирина Сергеевна" w:date="2024-07-17T16:44:00Z">
              <w:r w:rsidRPr="003F1563">
                <w:t>Идентификатор пользователя</w:t>
              </w:r>
            </w:ins>
          </w:p>
        </w:tc>
        <w:tc>
          <w:tcPr>
            <w:tcW w:w="750" w:type="pct"/>
          </w:tcPr>
          <w:p w14:paraId="6A8C9894" w14:textId="6FD1CE21" w:rsidR="00426CA2" w:rsidRPr="00002655" w:rsidRDefault="00426CA2" w:rsidP="00426CA2">
            <w:pPr>
              <w:pStyle w:val="GOSTTablenorm"/>
              <w:rPr>
                <w:ins w:id="5745" w:author="Метелева Ирина Сергеевна" w:date="2024-07-17T16:44:00Z"/>
                <w:lang w:val="en-US"/>
              </w:rPr>
            </w:pPr>
            <w:ins w:id="5746" w:author="Метелева Ирина Сергеевна" w:date="2024-07-17T16:44:00Z">
              <w:r w:rsidRPr="003F1563">
                <w:t>User</w:t>
              </w:r>
            </w:ins>
          </w:p>
        </w:tc>
        <w:tc>
          <w:tcPr>
            <w:tcW w:w="500" w:type="pct"/>
          </w:tcPr>
          <w:p w14:paraId="2EC665F8" w14:textId="5EDDAECA" w:rsidR="00426CA2" w:rsidRPr="00002655" w:rsidRDefault="00426CA2" w:rsidP="00426CA2">
            <w:pPr>
              <w:pStyle w:val="GOSTTablenorm"/>
              <w:rPr>
                <w:ins w:id="5747" w:author="Метелева Ирина Сергеевна" w:date="2024-07-17T16:44:00Z"/>
              </w:rPr>
            </w:pPr>
            <w:ins w:id="5748" w:author="Метелева Ирина Сергеевна" w:date="2024-07-17T16:44:00Z">
              <w:r w:rsidRPr="003F1563">
                <w:t>Строка</w:t>
              </w:r>
            </w:ins>
          </w:p>
        </w:tc>
        <w:tc>
          <w:tcPr>
            <w:tcW w:w="295" w:type="pct"/>
          </w:tcPr>
          <w:p w14:paraId="0C42ACC5" w14:textId="79875D50" w:rsidR="00426CA2" w:rsidRPr="00002655" w:rsidRDefault="00426CA2" w:rsidP="00426CA2">
            <w:pPr>
              <w:pStyle w:val="GOSTTablenorm"/>
              <w:rPr>
                <w:ins w:id="5749" w:author="Метелева Ирина Сергеевна" w:date="2024-07-17T16:44:00Z"/>
              </w:rPr>
            </w:pPr>
            <w:ins w:id="5750" w:author="Метелева Ирина Сергеевна" w:date="2024-07-17T16:44:00Z">
              <w:r w:rsidRPr="003F1563">
                <w:t>Да</w:t>
              </w:r>
            </w:ins>
          </w:p>
        </w:tc>
        <w:tc>
          <w:tcPr>
            <w:tcW w:w="315" w:type="pct"/>
          </w:tcPr>
          <w:p w14:paraId="74EAB497" w14:textId="5913AF69" w:rsidR="00426CA2" w:rsidRPr="00C75A4E" w:rsidRDefault="00426CA2" w:rsidP="00426CA2">
            <w:pPr>
              <w:pStyle w:val="GOSTTablenorm"/>
              <w:rPr>
                <w:ins w:id="5751" w:author="Метелева Ирина Сергеевна" w:date="2024-07-17T16:44:00Z"/>
                <w:lang w:val="en-US"/>
              </w:rPr>
            </w:pPr>
            <w:ins w:id="5752" w:author="Метелева Ирина Сергеевна" w:date="2024-07-17T16:44:00Z">
              <w:r w:rsidRPr="003F1563">
                <w:t>&lt;=36</w:t>
              </w:r>
            </w:ins>
          </w:p>
        </w:tc>
        <w:tc>
          <w:tcPr>
            <w:tcW w:w="2040" w:type="pct"/>
          </w:tcPr>
          <w:p w14:paraId="6B1EF971" w14:textId="633D37F8" w:rsidR="00426CA2" w:rsidRPr="00002655" w:rsidRDefault="00426CA2" w:rsidP="00426CA2">
            <w:pPr>
              <w:pStyle w:val="GOSTTablenorm"/>
              <w:rPr>
                <w:ins w:id="5753" w:author="Метелева Ирина Сергеевна" w:date="2024-07-17T16:44:00Z"/>
              </w:rPr>
            </w:pPr>
            <w:ins w:id="5754" w:author="Метелева Ирина Сергеевна" w:date="2024-07-17T16:44:00Z">
              <w:r w:rsidRPr="003F1563">
                <w:t xml:space="preserve">Идентификатор пользователя, </w:t>
              </w:r>
              <w:r>
                <w:t>сформировавшего запрос</w:t>
              </w:r>
            </w:ins>
          </w:p>
        </w:tc>
      </w:tr>
      <w:tr w:rsidR="00426CA2" w:rsidRPr="00002655" w14:paraId="039062F0" w14:textId="77777777" w:rsidTr="00502BCA">
        <w:trPr>
          <w:trHeight w:val="293"/>
        </w:trPr>
        <w:tc>
          <w:tcPr>
            <w:tcW w:w="5000" w:type="pct"/>
            <w:gridSpan w:val="6"/>
          </w:tcPr>
          <w:p w14:paraId="0A51EA26" w14:textId="77777777" w:rsidR="00426CA2" w:rsidRPr="00002655" w:rsidRDefault="00426CA2" w:rsidP="00426CA2">
            <w:pPr>
              <w:ind w:firstLine="0"/>
              <w:jc w:val="center"/>
              <w:rPr>
                <w:b/>
                <w:sz w:val="22"/>
                <w:szCs w:val="22"/>
              </w:rPr>
            </w:pPr>
            <w:r w:rsidRPr="00002655">
              <w:rPr>
                <w:b/>
                <w:sz w:val="22"/>
                <w:szCs w:val="22"/>
              </w:rPr>
              <w:t xml:space="preserve">Перечень параметров тела запроса </w:t>
            </w:r>
            <w:bookmarkStart w:id="5755" w:name="_Hlk129332001"/>
            <w:r w:rsidRPr="00002655">
              <w:rPr>
                <w:b/>
                <w:sz w:val="22"/>
                <w:szCs w:val="22"/>
              </w:rPr>
              <w:t xml:space="preserve">«Сервис массового закрытия операционных дней системы, если для указанной даты операционный день закрыт по всем ТОФК/ЦС по учету» TrDaysSysListClose </w:t>
            </w:r>
            <w:bookmarkEnd w:id="5755"/>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4D63FA88" w14:textId="77777777" w:rsidTr="00502BCA">
        <w:trPr>
          <w:trHeight w:val="293"/>
        </w:trPr>
        <w:tc>
          <w:tcPr>
            <w:tcW w:w="1100" w:type="pct"/>
          </w:tcPr>
          <w:p w14:paraId="55304E54" w14:textId="77777777" w:rsidR="00426CA2" w:rsidRPr="00C75A4E" w:rsidRDefault="00426CA2" w:rsidP="00426CA2">
            <w:pPr>
              <w:pStyle w:val="GOSTTablenorm"/>
              <w:rPr>
                <w:b/>
              </w:rPr>
            </w:pPr>
            <w:r w:rsidRPr="00C75A4E">
              <w:rPr>
                <w:b/>
              </w:rPr>
              <w:t>Операционные дни</w:t>
            </w:r>
          </w:p>
        </w:tc>
        <w:tc>
          <w:tcPr>
            <w:tcW w:w="750" w:type="pct"/>
          </w:tcPr>
          <w:p w14:paraId="3939CEBF" w14:textId="77777777" w:rsidR="00426CA2" w:rsidRPr="00C75A4E" w:rsidRDefault="00426CA2" w:rsidP="00426CA2">
            <w:pPr>
              <w:pStyle w:val="GOSTTablenorm"/>
              <w:rPr>
                <w:b/>
              </w:rPr>
            </w:pPr>
            <w:r w:rsidRPr="00C75A4E">
              <w:rPr>
                <w:b/>
                <w:lang w:val="en-US"/>
              </w:rPr>
              <w:t>TradingDays</w:t>
            </w:r>
          </w:p>
        </w:tc>
        <w:tc>
          <w:tcPr>
            <w:tcW w:w="500" w:type="pct"/>
          </w:tcPr>
          <w:p w14:paraId="79BD543E" w14:textId="77777777" w:rsidR="00426CA2" w:rsidRPr="00002655" w:rsidRDefault="00426CA2" w:rsidP="00426CA2">
            <w:pPr>
              <w:pStyle w:val="GOSTTablenorm"/>
            </w:pPr>
            <w:r w:rsidRPr="00002655">
              <w:t>Массив</w:t>
            </w:r>
          </w:p>
        </w:tc>
        <w:tc>
          <w:tcPr>
            <w:tcW w:w="295" w:type="pct"/>
          </w:tcPr>
          <w:p w14:paraId="6F55CD13" w14:textId="77777777" w:rsidR="00426CA2" w:rsidRPr="00002655" w:rsidRDefault="00426CA2" w:rsidP="00426CA2">
            <w:pPr>
              <w:pStyle w:val="GOSTTablenorm"/>
            </w:pPr>
            <w:r w:rsidRPr="00002655">
              <w:t>Да</w:t>
            </w:r>
          </w:p>
        </w:tc>
        <w:tc>
          <w:tcPr>
            <w:tcW w:w="315" w:type="pct"/>
          </w:tcPr>
          <w:p w14:paraId="49A94A29" w14:textId="1FF2808A" w:rsidR="00426CA2" w:rsidRPr="00C75A4E" w:rsidRDefault="00426CA2" w:rsidP="00426CA2">
            <w:pPr>
              <w:pStyle w:val="GOSTTablenorm"/>
              <w:rPr>
                <w:lang w:val="en-US"/>
              </w:rPr>
            </w:pPr>
            <w:r>
              <w:rPr>
                <w:lang w:val="en-US"/>
              </w:rPr>
              <w:t>-</w:t>
            </w:r>
          </w:p>
        </w:tc>
        <w:tc>
          <w:tcPr>
            <w:tcW w:w="2040" w:type="pct"/>
          </w:tcPr>
          <w:p w14:paraId="7E8EF543" w14:textId="77777777" w:rsidR="00426CA2" w:rsidRPr="00002655" w:rsidRDefault="00426CA2" w:rsidP="00426CA2">
            <w:pPr>
              <w:pStyle w:val="GOSTTablenorm"/>
            </w:pPr>
            <w:r w:rsidRPr="00002655">
              <w:t>Указываются даты операционных дней системы в формате YYYY-MM-DD которые необходимо закрыть</w:t>
            </w:r>
          </w:p>
        </w:tc>
      </w:tr>
      <w:tr w:rsidR="00426CA2" w:rsidRPr="00002655" w14:paraId="57268043" w14:textId="77777777" w:rsidTr="00502BCA">
        <w:trPr>
          <w:trHeight w:val="293"/>
          <w:ins w:id="5756" w:author="Метелева Ирина Сергеевна" w:date="2024-07-17T16:44:00Z"/>
        </w:trPr>
        <w:tc>
          <w:tcPr>
            <w:tcW w:w="1100" w:type="pct"/>
          </w:tcPr>
          <w:p w14:paraId="03439728" w14:textId="468E98E0" w:rsidR="00426CA2" w:rsidRPr="00C75A4E" w:rsidRDefault="00426CA2" w:rsidP="00426CA2">
            <w:pPr>
              <w:pStyle w:val="GOSTTablenorm"/>
              <w:rPr>
                <w:ins w:id="5757" w:author="Метелева Ирина Сергеевна" w:date="2024-07-17T16:44:00Z"/>
                <w:b/>
              </w:rPr>
            </w:pPr>
            <w:ins w:id="5758" w:author="Метелева Ирина Сергеевна" w:date="2024-07-17T16:44:00Z">
              <w:r w:rsidRPr="003F1563">
                <w:t>Идентификатор пользователя</w:t>
              </w:r>
            </w:ins>
          </w:p>
        </w:tc>
        <w:tc>
          <w:tcPr>
            <w:tcW w:w="750" w:type="pct"/>
          </w:tcPr>
          <w:p w14:paraId="530A8DAE" w14:textId="678B9A72" w:rsidR="00426CA2" w:rsidRPr="00C75A4E" w:rsidRDefault="00426CA2" w:rsidP="00426CA2">
            <w:pPr>
              <w:pStyle w:val="GOSTTablenorm"/>
              <w:rPr>
                <w:ins w:id="5759" w:author="Метелева Ирина Сергеевна" w:date="2024-07-17T16:44:00Z"/>
                <w:b/>
                <w:lang w:val="en-US"/>
              </w:rPr>
            </w:pPr>
            <w:ins w:id="5760" w:author="Метелева Ирина Сергеевна" w:date="2024-07-17T16:44:00Z">
              <w:r w:rsidRPr="003F1563">
                <w:t>User</w:t>
              </w:r>
            </w:ins>
          </w:p>
        </w:tc>
        <w:tc>
          <w:tcPr>
            <w:tcW w:w="500" w:type="pct"/>
          </w:tcPr>
          <w:p w14:paraId="56EA363C" w14:textId="71B0F5C8" w:rsidR="00426CA2" w:rsidRPr="00002655" w:rsidRDefault="00426CA2" w:rsidP="00426CA2">
            <w:pPr>
              <w:pStyle w:val="GOSTTablenorm"/>
              <w:rPr>
                <w:ins w:id="5761" w:author="Метелева Ирина Сергеевна" w:date="2024-07-17T16:44:00Z"/>
              </w:rPr>
            </w:pPr>
            <w:ins w:id="5762" w:author="Метелева Ирина Сергеевна" w:date="2024-07-17T16:44:00Z">
              <w:r w:rsidRPr="003F1563">
                <w:t>Строка</w:t>
              </w:r>
            </w:ins>
          </w:p>
        </w:tc>
        <w:tc>
          <w:tcPr>
            <w:tcW w:w="295" w:type="pct"/>
          </w:tcPr>
          <w:p w14:paraId="722F8D76" w14:textId="2CD1E8DA" w:rsidR="00426CA2" w:rsidRPr="00002655" w:rsidRDefault="00426CA2" w:rsidP="00426CA2">
            <w:pPr>
              <w:pStyle w:val="GOSTTablenorm"/>
              <w:rPr>
                <w:ins w:id="5763" w:author="Метелева Ирина Сергеевна" w:date="2024-07-17T16:44:00Z"/>
              </w:rPr>
            </w:pPr>
            <w:ins w:id="5764" w:author="Метелева Ирина Сергеевна" w:date="2024-07-17T16:44:00Z">
              <w:r w:rsidRPr="003F1563">
                <w:t>Да</w:t>
              </w:r>
            </w:ins>
          </w:p>
        </w:tc>
        <w:tc>
          <w:tcPr>
            <w:tcW w:w="315" w:type="pct"/>
          </w:tcPr>
          <w:p w14:paraId="2552D6C3" w14:textId="0BDEBBF4" w:rsidR="00426CA2" w:rsidRDefault="00426CA2" w:rsidP="00426CA2">
            <w:pPr>
              <w:pStyle w:val="GOSTTablenorm"/>
              <w:rPr>
                <w:ins w:id="5765" w:author="Метелева Ирина Сергеевна" w:date="2024-07-17T16:44:00Z"/>
                <w:lang w:val="en-US"/>
              </w:rPr>
            </w:pPr>
            <w:ins w:id="5766" w:author="Метелева Ирина Сергеевна" w:date="2024-07-17T16:44:00Z">
              <w:r w:rsidRPr="003F1563">
                <w:t>&lt;=36</w:t>
              </w:r>
            </w:ins>
          </w:p>
        </w:tc>
        <w:tc>
          <w:tcPr>
            <w:tcW w:w="2040" w:type="pct"/>
          </w:tcPr>
          <w:p w14:paraId="7605CA15" w14:textId="7ADD416D" w:rsidR="00426CA2" w:rsidRPr="00002655" w:rsidRDefault="00426CA2" w:rsidP="00426CA2">
            <w:pPr>
              <w:pStyle w:val="GOSTTablenorm"/>
              <w:rPr>
                <w:ins w:id="5767" w:author="Метелева Ирина Сергеевна" w:date="2024-07-17T16:44:00Z"/>
              </w:rPr>
            </w:pPr>
            <w:ins w:id="5768" w:author="Метелева Ирина Сергеевна" w:date="2024-07-17T16:44:00Z">
              <w:r w:rsidRPr="003F1563">
                <w:t xml:space="preserve">Идентификатор пользователя, </w:t>
              </w:r>
              <w:r>
                <w:t>сформировавшего запрос</w:t>
              </w:r>
            </w:ins>
          </w:p>
        </w:tc>
      </w:tr>
      <w:tr w:rsidR="00426CA2" w:rsidRPr="00002655" w14:paraId="012C56D6" w14:textId="77777777" w:rsidTr="00502BCA">
        <w:trPr>
          <w:trHeight w:val="293"/>
        </w:trPr>
        <w:tc>
          <w:tcPr>
            <w:tcW w:w="5000" w:type="pct"/>
            <w:gridSpan w:val="6"/>
          </w:tcPr>
          <w:p w14:paraId="0F8F2287" w14:textId="2190A269" w:rsidR="00426CA2" w:rsidRPr="00002655" w:rsidRDefault="00426CA2" w:rsidP="00490D60">
            <w:pPr>
              <w:ind w:firstLine="0"/>
              <w:jc w:val="center"/>
              <w:rPr>
                <w:sz w:val="22"/>
                <w:szCs w:val="22"/>
              </w:rPr>
            </w:pPr>
            <w:r w:rsidRPr="00002655">
              <w:rPr>
                <w:b/>
                <w:sz w:val="22"/>
                <w:szCs w:val="22"/>
              </w:rPr>
              <w:t xml:space="preserve">Перечень параметров тела запроса </w:t>
            </w:r>
            <w:bookmarkStart w:id="5769" w:name="_Hlk129332013"/>
            <w:r w:rsidRPr="00002655">
              <w:rPr>
                <w:b/>
                <w:sz w:val="22"/>
                <w:szCs w:val="22"/>
              </w:rPr>
              <w:t xml:space="preserve">«Сервис массового закрытия операционного дня системы и операционных дней ТОФК/ЦС по учету, для которых операционный день еще не закрыт» TrDaysSysListCloseAll </w:t>
            </w:r>
            <w:bookmarkEnd w:id="5769"/>
            <w:r w:rsidRPr="00002655">
              <w:rPr>
                <w:b/>
                <w:sz w:val="22"/>
                <w:szCs w:val="22"/>
              </w:rPr>
              <w:t>(</w:t>
            </w:r>
            <w:r w:rsidRPr="00002655">
              <w:rPr>
                <w:b/>
                <w:sz w:val="22"/>
                <w:szCs w:val="22"/>
                <w:lang w:val="en-US"/>
              </w:rPr>
              <w:t>document</w:t>
            </w:r>
            <w:r w:rsidRPr="00002655">
              <w:rPr>
                <w:b/>
                <w:sz w:val="22"/>
                <w:szCs w:val="22"/>
              </w:rPr>
              <w:t>)</w:t>
            </w:r>
          </w:p>
        </w:tc>
      </w:tr>
      <w:tr w:rsidR="00426CA2" w:rsidRPr="00002655" w14:paraId="59CF34F7" w14:textId="77777777" w:rsidTr="00502BCA">
        <w:trPr>
          <w:trHeight w:val="293"/>
        </w:trPr>
        <w:tc>
          <w:tcPr>
            <w:tcW w:w="1100" w:type="pct"/>
          </w:tcPr>
          <w:p w14:paraId="1D0BEF4A" w14:textId="77777777" w:rsidR="00426CA2" w:rsidRPr="00C75A4E" w:rsidRDefault="00426CA2" w:rsidP="00426CA2">
            <w:pPr>
              <w:pStyle w:val="GOSTTablenorm"/>
              <w:rPr>
                <w:b/>
              </w:rPr>
            </w:pPr>
            <w:r w:rsidRPr="00C75A4E">
              <w:rPr>
                <w:b/>
              </w:rPr>
              <w:lastRenderedPageBreak/>
              <w:t>Операционные дни</w:t>
            </w:r>
          </w:p>
        </w:tc>
        <w:tc>
          <w:tcPr>
            <w:tcW w:w="750" w:type="pct"/>
          </w:tcPr>
          <w:p w14:paraId="6DE7AF6A" w14:textId="77777777" w:rsidR="00426CA2" w:rsidRPr="00C75A4E" w:rsidRDefault="00426CA2" w:rsidP="00426CA2">
            <w:pPr>
              <w:pStyle w:val="GOSTTablenorm"/>
              <w:rPr>
                <w:b/>
              </w:rPr>
            </w:pPr>
            <w:r w:rsidRPr="00C75A4E">
              <w:rPr>
                <w:b/>
                <w:lang w:val="en-US"/>
              </w:rPr>
              <w:t>TradingDays</w:t>
            </w:r>
          </w:p>
        </w:tc>
        <w:tc>
          <w:tcPr>
            <w:tcW w:w="500" w:type="pct"/>
          </w:tcPr>
          <w:p w14:paraId="6C41706D" w14:textId="77777777" w:rsidR="00426CA2" w:rsidRPr="00002655" w:rsidRDefault="00426CA2" w:rsidP="00426CA2">
            <w:pPr>
              <w:pStyle w:val="GOSTTablenorm"/>
            </w:pPr>
            <w:r w:rsidRPr="00002655">
              <w:t>Массив</w:t>
            </w:r>
          </w:p>
        </w:tc>
        <w:tc>
          <w:tcPr>
            <w:tcW w:w="295" w:type="pct"/>
          </w:tcPr>
          <w:p w14:paraId="2582F205" w14:textId="77777777" w:rsidR="00426CA2" w:rsidRPr="00002655" w:rsidRDefault="00426CA2" w:rsidP="00426CA2">
            <w:pPr>
              <w:pStyle w:val="GOSTTablenorm"/>
            </w:pPr>
            <w:r w:rsidRPr="00002655">
              <w:t>Да</w:t>
            </w:r>
          </w:p>
        </w:tc>
        <w:tc>
          <w:tcPr>
            <w:tcW w:w="315" w:type="pct"/>
          </w:tcPr>
          <w:p w14:paraId="2B8B7D5D" w14:textId="7608FF3D" w:rsidR="00426CA2" w:rsidRPr="00C75A4E" w:rsidRDefault="00426CA2" w:rsidP="00426CA2">
            <w:pPr>
              <w:pStyle w:val="GOSTTablenorm"/>
              <w:rPr>
                <w:lang w:val="en-US"/>
              </w:rPr>
            </w:pPr>
            <w:r>
              <w:rPr>
                <w:lang w:val="en-US"/>
              </w:rPr>
              <w:t>-</w:t>
            </w:r>
          </w:p>
        </w:tc>
        <w:tc>
          <w:tcPr>
            <w:tcW w:w="2040" w:type="pct"/>
          </w:tcPr>
          <w:p w14:paraId="21552092" w14:textId="77777777" w:rsidR="00426CA2" w:rsidRPr="00002655" w:rsidRDefault="00426CA2" w:rsidP="00426CA2">
            <w:pPr>
              <w:pStyle w:val="GOSTTablenorm"/>
            </w:pPr>
            <w:r w:rsidRPr="00002655">
              <w:t>Указываются даты операционных дней системы в формате YYYY-MM-DD которые необходимо закрыть</w:t>
            </w:r>
          </w:p>
        </w:tc>
      </w:tr>
      <w:tr w:rsidR="00426CA2" w:rsidRPr="00002655" w14:paraId="18311FB2" w14:textId="77777777" w:rsidTr="00502BCA">
        <w:trPr>
          <w:trHeight w:val="293"/>
          <w:ins w:id="5770" w:author="Метелева Ирина Сергеевна" w:date="2024-07-17T16:44:00Z"/>
        </w:trPr>
        <w:tc>
          <w:tcPr>
            <w:tcW w:w="1100" w:type="pct"/>
          </w:tcPr>
          <w:p w14:paraId="6B98CF3F" w14:textId="690CD79D" w:rsidR="00426CA2" w:rsidRPr="00C75A4E" w:rsidRDefault="00426CA2" w:rsidP="00426CA2">
            <w:pPr>
              <w:pStyle w:val="GOSTTablenorm"/>
              <w:rPr>
                <w:ins w:id="5771" w:author="Метелева Ирина Сергеевна" w:date="2024-07-17T16:44:00Z"/>
                <w:b/>
              </w:rPr>
            </w:pPr>
            <w:ins w:id="5772" w:author="Метелева Ирина Сергеевна" w:date="2024-07-17T16:44:00Z">
              <w:r w:rsidRPr="003F1563">
                <w:t>Идентификатор пользователя</w:t>
              </w:r>
            </w:ins>
          </w:p>
        </w:tc>
        <w:tc>
          <w:tcPr>
            <w:tcW w:w="750" w:type="pct"/>
          </w:tcPr>
          <w:p w14:paraId="605390AE" w14:textId="2CB8A396" w:rsidR="00426CA2" w:rsidRPr="00C75A4E" w:rsidRDefault="00426CA2" w:rsidP="00426CA2">
            <w:pPr>
              <w:pStyle w:val="GOSTTablenorm"/>
              <w:rPr>
                <w:ins w:id="5773" w:author="Метелева Ирина Сергеевна" w:date="2024-07-17T16:44:00Z"/>
                <w:b/>
                <w:lang w:val="en-US"/>
              </w:rPr>
            </w:pPr>
            <w:ins w:id="5774" w:author="Метелева Ирина Сергеевна" w:date="2024-07-17T16:44:00Z">
              <w:r w:rsidRPr="003F1563">
                <w:t>User</w:t>
              </w:r>
            </w:ins>
          </w:p>
        </w:tc>
        <w:tc>
          <w:tcPr>
            <w:tcW w:w="500" w:type="pct"/>
          </w:tcPr>
          <w:p w14:paraId="00E25987" w14:textId="42688D81" w:rsidR="00426CA2" w:rsidRPr="00002655" w:rsidRDefault="00426CA2" w:rsidP="00426CA2">
            <w:pPr>
              <w:pStyle w:val="GOSTTablenorm"/>
              <w:rPr>
                <w:ins w:id="5775" w:author="Метелева Ирина Сергеевна" w:date="2024-07-17T16:44:00Z"/>
              </w:rPr>
            </w:pPr>
            <w:ins w:id="5776" w:author="Метелева Ирина Сергеевна" w:date="2024-07-17T16:44:00Z">
              <w:r w:rsidRPr="003F1563">
                <w:t>Строка</w:t>
              </w:r>
            </w:ins>
          </w:p>
        </w:tc>
        <w:tc>
          <w:tcPr>
            <w:tcW w:w="295" w:type="pct"/>
          </w:tcPr>
          <w:p w14:paraId="06913C41" w14:textId="400969CD" w:rsidR="00426CA2" w:rsidRPr="00002655" w:rsidRDefault="00426CA2" w:rsidP="00426CA2">
            <w:pPr>
              <w:pStyle w:val="GOSTTablenorm"/>
              <w:rPr>
                <w:ins w:id="5777" w:author="Метелева Ирина Сергеевна" w:date="2024-07-17T16:44:00Z"/>
              </w:rPr>
            </w:pPr>
            <w:ins w:id="5778" w:author="Метелева Ирина Сергеевна" w:date="2024-07-17T16:44:00Z">
              <w:r w:rsidRPr="003F1563">
                <w:t>Да</w:t>
              </w:r>
            </w:ins>
          </w:p>
        </w:tc>
        <w:tc>
          <w:tcPr>
            <w:tcW w:w="315" w:type="pct"/>
          </w:tcPr>
          <w:p w14:paraId="0CC1438A" w14:textId="442CB271" w:rsidR="00426CA2" w:rsidRDefault="00426CA2" w:rsidP="00426CA2">
            <w:pPr>
              <w:pStyle w:val="GOSTTablenorm"/>
              <w:rPr>
                <w:ins w:id="5779" w:author="Метелева Ирина Сергеевна" w:date="2024-07-17T16:44:00Z"/>
                <w:lang w:val="en-US"/>
              </w:rPr>
            </w:pPr>
            <w:ins w:id="5780" w:author="Метелева Ирина Сергеевна" w:date="2024-07-17T16:44:00Z">
              <w:r w:rsidRPr="003F1563">
                <w:t>&lt;=36</w:t>
              </w:r>
            </w:ins>
          </w:p>
        </w:tc>
        <w:tc>
          <w:tcPr>
            <w:tcW w:w="2040" w:type="pct"/>
          </w:tcPr>
          <w:p w14:paraId="6D48AD66" w14:textId="01C67225" w:rsidR="00426CA2" w:rsidRPr="00002655" w:rsidRDefault="00426CA2" w:rsidP="00426CA2">
            <w:pPr>
              <w:pStyle w:val="GOSTTablenorm"/>
              <w:rPr>
                <w:ins w:id="5781" w:author="Метелева Ирина Сергеевна" w:date="2024-07-17T16:44:00Z"/>
              </w:rPr>
            </w:pPr>
            <w:ins w:id="5782" w:author="Метелева Ирина Сергеевна" w:date="2024-07-17T16:44:00Z">
              <w:r w:rsidRPr="003F1563">
                <w:t xml:space="preserve">Идентификатор пользователя, </w:t>
              </w:r>
              <w:r>
                <w:t>сформировавшего запрос</w:t>
              </w:r>
            </w:ins>
          </w:p>
        </w:tc>
      </w:tr>
      <w:tr w:rsidR="00426CA2" w:rsidRPr="00002655" w14:paraId="2B6CB7DC" w14:textId="77777777" w:rsidTr="00502BCA">
        <w:trPr>
          <w:trHeight w:val="293"/>
        </w:trPr>
        <w:tc>
          <w:tcPr>
            <w:tcW w:w="5000" w:type="pct"/>
            <w:gridSpan w:val="6"/>
          </w:tcPr>
          <w:p w14:paraId="7D2FBCD8" w14:textId="3F91BB88" w:rsidR="00426CA2" w:rsidRPr="00002655" w:rsidRDefault="00426CA2" w:rsidP="00426CA2">
            <w:pPr>
              <w:ind w:firstLine="0"/>
              <w:jc w:val="center"/>
              <w:rPr>
                <w:b/>
                <w:bCs/>
                <w:sz w:val="22"/>
                <w:szCs w:val="22"/>
              </w:rPr>
            </w:pPr>
            <w:r w:rsidRPr="00002655">
              <w:rPr>
                <w:b/>
                <w:bCs/>
                <w:sz w:val="22"/>
                <w:szCs w:val="22"/>
              </w:rPr>
              <w:t xml:space="preserve">Перечень параметров тела запроса </w:t>
            </w:r>
            <w:bookmarkStart w:id="5783" w:name="_Hlk129332024"/>
            <w:r w:rsidRPr="00002655">
              <w:rPr>
                <w:b/>
                <w:bCs/>
                <w:sz w:val="22"/>
                <w:szCs w:val="22"/>
              </w:rPr>
              <w:t xml:space="preserve">«Сервис открытия операционного дня ТОФК/ЦС по учету с возможностью проведения отдельных операций» </w:t>
            </w:r>
            <w:r w:rsidRPr="008707D1">
              <w:rPr>
                <w:rStyle w:val="GOSTTablenorm0"/>
                <w:b/>
              </w:rPr>
              <w:t>TradingDaysSubjectOpenOnRequest</w:t>
            </w:r>
            <w:r w:rsidRPr="00002655">
              <w:rPr>
                <w:b/>
                <w:bCs/>
                <w:sz w:val="22"/>
                <w:szCs w:val="22"/>
              </w:rPr>
              <w:t xml:space="preserve"> </w:t>
            </w:r>
            <w:bookmarkEnd w:id="5783"/>
            <w:r w:rsidRPr="00002655">
              <w:rPr>
                <w:b/>
                <w:bCs/>
                <w:sz w:val="22"/>
                <w:szCs w:val="22"/>
              </w:rPr>
              <w:t>(</w:t>
            </w:r>
            <w:r w:rsidRPr="00002655">
              <w:rPr>
                <w:b/>
                <w:bCs/>
                <w:sz w:val="22"/>
                <w:szCs w:val="22"/>
                <w:lang w:val="en-US"/>
              </w:rPr>
              <w:t>document</w:t>
            </w:r>
            <w:r w:rsidRPr="00002655">
              <w:rPr>
                <w:b/>
                <w:bCs/>
                <w:sz w:val="22"/>
                <w:szCs w:val="22"/>
              </w:rPr>
              <w:t>)</w:t>
            </w:r>
          </w:p>
        </w:tc>
      </w:tr>
      <w:tr w:rsidR="00426CA2" w:rsidRPr="00002655" w14:paraId="6DD35C6E" w14:textId="77777777" w:rsidTr="00502BCA">
        <w:trPr>
          <w:trHeight w:val="293"/>
        </w:trPr>
        <w:tc>
          <w:tcPr>
            <w:tcW w:w="1100" w:type="pct"/>
          </w:tcPr>
          <w:p w14:paraId="04D64379" w14:textId="77777777" w:rsidR="00426CA2" w:rsidRPr="00002655" w:rsidRDefault="00426CA2" w:rsidP="00426CA2">
            <w:pPr>
              <w:pStyle w:val="GOSTTablenorm"/>
            </w:pPr>
            <w:r w:rsidRPr="00002655">
              <w:t>Гуид запроса</w:t>
            </w:r>
          </w:p>
        </w:tc>
        <w:tc>
          <w:tcPr>
            <w:tcW w:w="750" w:type="pct"/>
          </w:tcPr>
          <w:p w14:paraId="2AE7368D" w14:textId="77777777" w:rsidR="00426CA2" w:rsidRPr="00002655" w:rsidRDefault="00426CA2" w:rsidP="00426CA2">
            <w:pPr>
              <w:pStyle w:val="GOSTTablenorm"/>
            </w:pPr>
            <w:r w:rsidRPr="00002655">
              <w:t>ReqGuidOpen</w:t>
            </w:r>
          </w:p>
        </w:tc>
        <w:tc>
          <w:tcPr>
            <w:tcW w:w="500" w:type="pct"/>
          </w:tcPr>
          <w:p w14:paraId="03247E8B" w14:textId="77777777" w:rsidR="00426CA2" w:rsidRPr="00002655" w:rsidRDefault="00426CA2" w:rsidP="00426CA2">
            <w:pPr>
              <w:pStyle w:val="GOSTTablenorm"/>
            </w:pPr>
            <w:r w:rsidRPr="00002655">
              <w:rPr>
                <w:lang w:val="en-US"/>
              </w:rPr>
              <w:t>GUID</w:t>
            </w:r>
          </w:p>
        </w:tc>
        <w:tc>
          <w:tcPr>
            <w:tcW w:w="295" w:type="pct"/>
          </w:tcPr>
          <w:p w14:paraId="2A173A44" w14:textId="77777777" w:rsidR="00426CA2" w:rsidRPr="00002655" w:rsidRDefault="00426CA2" w:rsidP="00426CA2">
            <w:pPr>
              <w:pStyle w:val="GOSTTablenorm"/>
            </w:pPr>
            <w:r w:rsidRPr="00002655">
              <w:t>Да</w:t>
            </w:r>
          </w:p>
        </w:tc>
        <w:tc>
          <w:tcPr>
            <w:tcW w:w="315" w:type="pct"/>
          </w:tcPr>
          <w:p w14:paraId="58231D25" w14:textId="77777777" w:rsidR="00426CA2" w:rsidRPr="00002655" w:rsidRDefault="00426CA2" w:rsidP="00426CA2">
            <w:pPr>
              <w:pStyle w:val="GOSTTablenorm"/>
            </w:pPr>
            <w:r w:rsidRPr="00002655">
              <w:t>=36</w:t>
            </w:r>
          </w:p>
        </w:tc>
        <w:tc>
          <w:tcPr>
            <w:tcW w:w="2040" w:type="pct"/>
          </w:tcPr>
          <w:p w14:paraId="5621E823" w14:textId="77777777" w:rsidR="00426CA2" w:rsidRPr="00002655" w:rsidRDefault="00426CA2" w:rsidP="00426CA2">
            <w:pPr>
              <w:pStyle w:val="GOSTTablenorm"/>
            </w:pPr>
            <w:r w:rsidRPr="00002655">
              <w:t>Указывается гуид запроса, с помощью которого операционный день ТОФК/ЦС по учету открывается с возможностью проведения отдельных операций. По данному запросу значение ReqGuidOpen идентично значению DocGuid из заголовка запроса.</w:t>
            </w:r>
          </w:p>
        </w:tc>
      </w:tr>
      <w:tr w:rsidR="00426CA2" w:rsidRPr="00002655" w14:paraId="441B1594" w14:textId="77777777" w:rsidTr="00502BCA">
        <w:trPr>
          <w:trHeight w:val="293"/>
        </w:trPr>
        <w:tc>
          <w:tcPr>
            <w:tcW w:w="1100" w:type="pct"/>
          </w:tcPr>
          <w:p w14:paraId="608DE05E" w14:textId="77777777" w:rsidR="00426CA2" w:rsidRPr="00002655" w:rsidRDefault="00426CA2" w:rsidP="00426CA2">
            <w:pPr>
              <w:pStyle w:val="GOSTTablenorm"/>
            </w:pPr>
            <w:r w:rsidRPr="00002655">
              <w:t>Субъект учета</w:t>
            </w:r>
          </w:p>
        </w:tc>
        <w:tc>
          <w:tcPr>
            <w:tcW w:w="750" w:type="pct"/>
          </w:tcPr>
          <w:p w14:paraId="3DE57274" w14:textId="77777777" w:rsidR="00426CA2" w:rsidRPr="00002655" w:rsidRDefault="00426CA2" w:rsidP="00426CA2">
            <w:pPr>
              <w:pStyle w:val="GOSTTablenorm"/>
            </w:pPr>
            <w:r w:rsidRPr="00002655">
              <w:t>Subject</w:t>
            </w:r>
          </w:p>
        </w:tc>
        <w:tc>
          <w:tcPr>
            <w:tcW w:w="500" w:type="pct"/>
          </w:tcPr>
          <w:p w14:paraId="2664B318" w14:textId="77777777" w:rsidR="00426CA2" w:rsidRPr="00002655" w:rsidRDefault="00426CA2" w:rsidP="00426CA2">
            <w:pPr>
              <w:pStyle w:val="GOSTTablenorm"/>
            </w:pPr>
            <w:r w:rsidRPr="00002655">
              <w:t>Строка</w:t>
            </w:r>
          </w:p>
        </w:tc>
        <w:tc>
          <w:tcPr>
            <w:tcW w:w="295" w:type="pct"/>
          </w:tcPr>
          <w:p w14:paraId="0037693A" w14:textId="77777777" w:rsidR="00426CA2" w:rsidRPr="00002655" w:rsidRDefault="00426CA2" w:rsidP="00426CA2">
            <w:pPr>
              <w:pStyle w:val="GOSTTablenorm"/>
            </w:pPr>
            <w:r w:rsidRPr="00002655">
              <w:t>Да</w:t>
            </w:r>
          </w:p>
        </w:tc>
        <w:tc>
          <w:tcPr>
            <w:tcW w:w="315" w:type="pct"/>
          </w:tcPr>
          <w:p w14:paraId="68CC90D0" w14:textId="77777777" w:rsidR="00426CA2" w:rsidRPr="00002655" w:rsidRDefault="00426CA2" w:rsidP="00426CA2">
            <w:pPr>
              <w:pStyle w:val="GOSTTablenorm"/>
            </w:pPr>
            <w:r w:rsidRPr="00002655">
              <w:t>=4</w:t>
            </w:r>
          </w:p>
        </w:tc>
        <w:tc>
          <w:tcPr>
            <w:tcW w:w="2040" w:type="pct"/>
          </w:tcPr>
          <w:p w14:paraId="0ADC64FE" w14:textId="77777777" w:rsidR="00426CA2" w:rsidRPr="00002655" w:rsidRDefault="00426CA2" w:rsidP="00426CA2">
            <w:pPr>
              <w:pStyle w:val="GOSTTablenorm"/>
            </w:pPr>
            <w:r w:rsidRPr="00002655">
              <w:t>Заполняется значением кода ТОФК/ЦС по учету, по которому требуется открытие операционного дня по запросу</w:t>
            </w:r>
          </w:p>
        </w:tc>
      </w:tr>
      <w:tr w:rsidR="00426CA2" w:rsidRPr="00002655" w14:paraId="6BB6C962" w14:textId="77777777" w:rsidTr="00502BCA">
        <w:trPr>
          <w:trHeight w:val="293"/>
        </w:trPr>
        <w:tc>
          <w:tcPr>
            <w:tcW w:w="1100" w:type="pct"/>
          </w:tcPr>
          <w:p w14:paraId="5E17962C" w14:textId="77777777" w:rsidR="00426CA2" w:rsidRPr="00002655" w:rsidRDefault="00426CA2" w:rsidP="00426CA2">
            <w:pPr>
              <w:pStyle w:val="GOSTTablenorm"/>
            </w:pPr>
            <w:r w:rsidRPr="00002655">
              <w:t>Дата с</w:t>
            </w:r>
          </w:p>
        </w:tc>
        <w:tc>
          <w:tcPr>
            <w:tcW w:w="750" w:type="pct"/>
          </w:tcPr>
          <w:p w14:paraId="49E8F3CB" w14:textId="77777777" w:rsidR="00426CA2" w:rsidRPr="00002655" w:rsidRDefault="00426CA2" w:rsidP="00426CA2">
            <w:pPr>
              <w:pStyle w:val="GOSTTablenorm"/>
            </w:pPr>
            <w:r w:rsidRPr="00002655">
              <w:t>BeginDate</w:t>
            </w:r>
          </w:p>
        </w:tc>
        <w:tc>
          <w:tcPr>
            <w:tcW w:w="500" w:type="pct"/>
          </w:tcPr>
          <w:p w14:paraId="08DD9C79" w14:textId="77777777" w:rsidR="00426CA2" w:rsidRPr="00002655" w:rsidRDefault="00426CA2" w:rsidP="00426CA2">
            <w:pPr>
              <w:pStyle w:val="GOSTTablenorm"/>
            </w:pPr>
            <w:r w:rsidRPr="00002655">
              <w:t>Дата</w:t>
            </w:r>
          </w:p>
        </w:tc>
        <w:tc>
          <w:tcPr>
            <w:tcW w:w="295" w:type="pct"/>
          </w:tcPr>
          <w:p w14:paraId="38C88CBF" w14:textId="77777777" w:rsidR="00426CA2" w:rsidRPr="00002655" w:rsidRDefault="00426CA2" w:rsidP="00426CA2">
            <w:pPr>
              <w:pStyle w:val="GOSTTablenorm"/>
            </w:pPr>
            <w:r w:rsidRPr="00002655">
              <w:t>Да</w:t>
            </w:r>
          </w:p>
        </w:tc>
        <w:tc>
          <w:tcPr>
            <w:tcW w:w="315" w:type="pct"/>
          </w:tcPr>
          <w:p w14:paraId="00CC5D79" w14:textId="58B589F9" w:rsidR="00426CA2" w:rsidRPr="00C75A4E" w:rsidRDefault="00426CA2" w:rsidP="00426CA2">
            <w:pPr>
              <w:pStyle w:val="GOSTTablenorm"/>
              <w:rPr>
                <w:lang w:val="en-US"/>
              </w:rPr>
            </w:pPr>
          </w:p>
        </w:tc>
        <w:tc>
          <w:tcPr>
            <w:tcW w:w="2040" w:type="pct"/>
          </w:tcPr>
          <w:p w14:paraId="3B2A9584" w14:textId="77777777" w:rsidR="00426CA2" w:rsidRPr="00002655" w:rsidRDefault="00426CA2" w:rsidP="00426CA2">
            <w:pPr>
              <w:pStyle w:val="GOSTTablenorm"/>
            </w:pPr>
            <w:r w:rsidRPr="00002655">
              <w:t>Указывается дата, начиная с которой (включительно) запросы могут быть обработаны в открываемом операционном дне. Формат YYYY-MM-DD</w:t>
            </w:r>
          </w:p>
        </w:tc>
      </w:tr>
      <w:tr w:rsidR="00426CA2" w:rsidRPr="00002655" w14:paraId="654BA5B0" w14:textId="77777777" w:rsidTr="00502BCA">
        <w:trPr>
          <w:trHeight w:val="293"/>
        </w:trPr>
        <w:tc>
          <w:tcPr>
            <w:tcW w:w="1100" w:type="pct"/>
          </w:tcPr>
          <w:p w14:paraId="0C848FEE" w14:textId="59D5C29C" w:rsidR="00426CA2" w:rsidRPr="00002655" w:rsidRDefault="00426CA2" w:rsidP="00426CA2">
            <w:pPr>
              <w:pStyle w:val="GOSTTablenorm"/>
            </w:pPr>
            <w:r w:rsidRPr="00002655">
              <w:t>Дата по</w:t>
            </w:r>
          </w:p>
        </w:tc>
        <w:tc>
          <w:tcPr>
            <w:tcW w:w="750" w:type="pct"/>
          </w:tcPr>
          <w:p w14:paraId="54925C8D" w14:textId="77777777" w:rsidR="00426CA2" w:rsidRPr="00002655" w:rsidRDefault="00426CA2" w:rsidP="00426CA2">
            <w:pPr>
              <w:pStyle w:val="GOSTTablenorm"/>
            </w:pPr>
            <w:r w:rsidRPr="00002655">
              <w:t>EndDate</w:t>
            </w:r>
          </w:p>
        </w:tc>
        <w:tc>
          <w:tcPr>
            <w:tcW w:w="500" w:type="pct"/>
          </w:tcPr>
          <w:p w14:paraId="0DF564D1" w14:textId="77777777" w:rsidR="00426CA2" w:rsidRPr="00002655" w:rsidRDefault="00426CA2" w:rsidP="00426CA2">
            <w:pPr>
              <w:pStyle w:val="GOSTTablenorm"/>
            </w:pPr>
            <w:r w:rsidRPr="00002655">
              <w:t>Дата</w:t>
            </w:r>
          </w:p>
        </w:tc>
        <w:tc>
          <w:tcPr>
            <w:tcW w:w="295" w:type="pct"/>
          </w:tcPr>
          <w:p w14:paraId="1A29665E" w14:textId="77777777" w:rsidR="00426CA2" w:rsidRPr="00002655" w:rsidRDefault="00426CA2" w:rsidP="00426CA2">
            <w:pPr>
              <w:pStyle w:val="GOSTTablenorm"/>
            </w:pPr>
            <w:r w:rsidRPr="00002655">
              <w:t>Да</w:t>
            </w:r>
          </w:p>
        </w:tc>
        <w:tc>
          <w:tcPr>
            <w:tcW w:w="315" w:type="pct"/>
          </w:tcPr>
          <w:p w14:paraId="4148DFB7" w14:textId="477B0433" w:rsidR="00426CA2" w:rsidRPr="00C75A4E" w:rsidRDefault="00426CA2" w:rsidP="00426CA2">
            <w:pPr>
              <w:pStyle w:val="GOSTTablenorm"/>
              <w:rPr>
                <w:lang w:val="en-US"/>
              </w:rPr>
            </w:pPr>
          </w:p>
        </w:tc>
        <w:tc>
          <w:tcPr>
            <w:tcW w:w="2040" w:type="pct"/>
          </w:tcPr>
          <w:p w14:paraId="23BB58D5" w14:textId="77777777" w:rsidR="00426CA2" w:rsidRPr="00002655" w:rsidRDefault="00426CA2" w:rsidP="00426CA2">
            <w:pPr>
              <w:pStyle w:val="GOSTTablenorm"/>
            </w:pPr>
            <w:r w:rsidRPr="00002655">
              <w:t>Указывается дата, по которую (включительно) запросы могут быть обработаны в открываемом операционном дне. Формат YYYY-MM-DD</w:t>
            </w:r>
          </w:p>
        </w:tc>
      </w:tr>
      <w:tr w:rsidR="00426CA2" w:rsidRPr="00002655" w14:paraId="24422BBE" w14:textId="77777777" w:rsidTr="00502BCA">
        <w:trPr>
          <w:trHeight w:val="293"/>
        </w:trPr>
        <w:tc>
          <w:tcPr>
            <w:tcW w:w="1100" w:type="pct"/>
          </w:tcPr>
          <w:p w14:paraId="222047A0" w14:textId="77777777" w:rsidR="00426CA2" w:rsidRPr="00002655" w:rsidRDefault="00426CA2" w:rsidP="00426CA2">
            <w:pPr>
              <w:pStyle w:val="GOSTTablenorm"/>
            </w:pPr>
            <w:r w:rsidRPr="00002655">
              <w:t>Тип запроса</w:t>
            </w:r>
          </w:p>
        </w:tc>
        <w:tc>
          <w:tcPr>
            <w:tcW w:w="750" w:type="pct"/>
          </w:tcPr>
          <w:p w14:paraId="4B68942D" w14:textId="77777777" w:rsidR="00426CA2" w:rsidRPr="00002655" w:rsidRDefault="00426CA2" w:rsidP="00426CA2">
            <w:pPr>
              <w:pStyle w:val="GOSTTablenorm"/>
            </w:pPr>
            <w:r w:rsidRPr="00002655">
              <w:rPr>
                <w:lang w:val="en-US"/>
              </w:rPr>
              <w:t>Req</w:t>
            </w:r>
            <w:r w:rsidRPr="00002655">
              <w:t>Type</w:t>
            </w:r>
          </w:p>
        </w:tc>
        <w:tc>
          <w:tcPr>
            <w:tcW w:w="500" w:type="pct"/>
          </w:tcPr>
          <w:p w14:paraId="06094E07" w14:textId="77777777" w:rsidR="00426CA2" w:rsidRPr="00002655" w:rsidRDefault="00426CA2" w:rsidP="00426CA2">
            <w:pPr>
              <w:pStyle w:val="GOSTTablenorm"/>
            </w:pPr>
            <w:r w:rsidRPr="00002655">
              <w:t>Число</w:t>
            </w:r>
          </w:p>
        </w:tc>
        <w:tc>
          <w:tcPr>
            <w:tcW w:w="295" w:type="pct"/>
          </w:tcPr>
          <w:p w14:paraId="2E03278E" w14:textId="77777777" w:rsidR="00426CA2" w:rsidRPr="00002655" w:rsidRDefault="00426CA2" w:rsidP="00426CA2">
            <w:pPr>
              <w:pStyle w:val="GOSTTablenorm"/>
            </w:pPr>
            <w:r w:rsidRPr="00002655">
              <w:t>Да</w:t>
            </w:r>
          </w:p>
        </w:tc>
        <w:tc>
          <w:tcPr>
            <w:tcW w:w="315" w:type="pct"/>
          </w:tcPr>
          <w:p w14:paraId="4A11313A" w14:textId="5A0AAA28" w:rsidR="00426CA2" w:rsidRPr="00002655" w:rsidRDefault="00426CA2" w:rsidP="00426CA2">
            <w:pPr>
              <w:pStyle w:val="GOSTTablenorm"/>
            </w:pPr>
            <w:ins w:id="5784" w:author="Сатлер Марина Викторовна" w:date="2023-12-27T06:38:00Z">
              <w:r w:rsidRPr="00BA7A4A">
                <w:t>=</w:t>
              </w:r>
            </w:ins>
            <w:r w:rsidRPr="00002655">
              <w:t>1</w:t>
            </w:r>
          </w:p>
        </w:tc>
        <w:tc>
          <w:tcPr>
            <w:tcW w:w="2040" w:type="pct"/>
          </w:tcPr>
          <w:p w14:paraId="109A5238" w14:textId="77777777" w:rsidR="00426CA2" w:rsidRPr="00002655" w:rsidRDefault="00426CA2" w:rsidP="00426CA2">
            <w:pPr>
              <w:pStyle w:val="GOSTTablenorm"/>
            </w:pPr>
            <w:r w:rsidRPr="00002655">
              <w:t>Возможные значения:</w:t>
            </w:r>
          </w:p>
          <w:p w14:paraId="0B50E126" w14:textId="62556B06" w:rsidR="00426CA2" w:rsidRPr="00002655" w:rsidRDefault="00426CA2" w:rsidP="00426CA2">
            <w:pPr>
              <w:pStyle w:val="GOSTTableListMark1"/>
            </w:pPr>
            <w:r>
              <w:t>«</w:t>
            </w:r>
            <w:r w:rsidRPr="00002655">
              <w:t>0</w:t>
            </w:r>
            <w:r>
              <w:t xml:space="preserve">» </w:t>
            </w:r>
            <w:r w:rsidRPr="00002655">
              <w:t>– по документу</w:t>
            </w:r>
            <w:r>
              <w:t>;</w:t>
            </w:r>
          </w:p>
          <w:p w14:paraId="38DA2820" w14:textId="27CDF4B6" w:rsidR="00426CA2" w:rsidRPr="00002655" w:rsidRDefault="00426CA2" w:rsidP="00426CA2">
            <w:pPr>
              <w:pStyle w:val="GOSTTableListMark1"/>
            </w:pPr>
            <w:r>
              <w:t>«</w:t>
            </w:r>
            <w:r w:rsidRPr="00002655">
              <w:t>1</w:t>
            </w:r>
            <w:r>
              <w:t>»</w:t>
            </w:r>
            <w:r w:rsidRPr="00002655">
              <w:t xml:space="preserve"> </w:t>
            </w:r>
            <w:r w:rsidR="00FC60A4" w:rsidRPr="36854D62">
              <w:t>–</w:t>
            </w:r>
            <w:r w:rsidRPr="00002655">
              <w:t xml:space="preserve"> по шаблону</w:t>
            </w:r>
          </w:p>
        </w:tc>
      </w:tr>
      <w:tr w:rsidR="00426CA2" w:rsidRPr="00002655" w14:paraId="27EFBF6E" w14:textId="77777777" w:rsidTr="00502BCA">
        <w:trPr>
          <w:trHeight w:val="293"/>
          <w:ins w:id="5785" w:author="Метелева Ирина Сергеевна" w:date="2024-07-17T16:45:00Z"/>
        </w:trPr>
        <w:tc>
          <w:tcPr>
            <w:tcW w:w="1100" w:type="pct"/>
          </w:tcPr>
          <w:p w14:paraId="29555998" w14:textId="714FBE60" w:rsidR="00426CA2" w:rsidRPr="00002655" w:rsidRDefault="00426CA2" w:rsidP="00426CA2">
            <w:pPr>
              <w:pStyle w:val="GOSTTablenorm"/>
              <w:rPr>
                <w:ins w:id="5786" w:author="Метелева Ирина Сергеевна" w:date="2024-07-17T16:45:00Z"/>
              </w:rPr>
            </w:pPr>
            <w:ins w:id="5787" w:author="Метелева Ирина Сергеевна" w:date="2024-07-17T16:45:00Z">
              <w:r w:rsidRPr="003F1563">
                <w:t>Идентификатор пользователя</w:t>
              </w:r>
            </w:ins>
          </w:p>
        </w:tc>
        <w:tc>
          <w:tcPr>
            <w:tcW w:w="750" w:type="pct"/>
          </w:tcPr>
          <w:p w14:paraId="4A5AEC04" w14:textId="1B475C7E" w:rsidR="00426CA2" w:rsidRPr="00002655" w:rsidRDefault="00426CA2" w:rsidP="00426CA2">
            <w:pPr>
              <w:pStyle w:val="GOSTTablenorm"/>
              <w:rPr>
                <w:ins w:id="5788" w:author="Метелева Ирина Сергеевна" w:date="2024-07-17T16:45:00Z"/>
                <w:lang w:val="en-US"/>
              </w:rPr>
            </w:pPr>
            <w:ins w:id="5789" w:author="Метелева Ирина Сергеевна" w:date="2024-07-17T16:45:00Z">
              <w:r w:rsidRPr="003F1563">
                <w:t>User</w:t>
              </w:r>
            </w:ins>
          </w:p>
        </w:tc>
        <w:tc>
          <w:tcPr>
            <w:tcW w:w="500" w:type="pct"/>
          </w:tcPr>
          <w:p w14:paraId="1D1D4074" w14:textId="1BB40BBE" w:rsidR="00426CA2" w:rsidRPr="00002655" w:rsidRDefault="00426CA2" w:rsidP="00426CA2">
            <w:pPr>
              <w:pStyle w:val="GOSTTablenorm"/>
              <w:rPr>
                <w:ins w:id="5790" w:author="Метелева Ирина Сергеевна" w:date="2024-07-17T16:45:00Z"/>
              </w:rPr>
            </w:pPr>
            <w:ins w:id="5791" w:author="Метелева Ирина Сергеевна" w:date="2024-07-17T16:45:00Z">
              <w:r w:rsidRPr="003F1563">
                <w:t>Строка</w:t>
              </w:r>
            </w:ins>
          </w:p>
        </w:tc>
        <w:tc>
          <w:tcPr>
            <w:tcW w:w="295" w:type="pct"/>
          </w:tcPr>
          <w:p w14:paraId="063E644E" w14:textId="653333D0" w:rsidR="00426CA2" w:rsidRPr="00002655" w:rsidRDefault="00426CA2" w:rsidP="00426CA2">
            <w:pPr>
              <w:pStyle w:val="GOSTTablenorm"/>
              <w:rPr>
                <w:ins w:id="5792" w:author="Метелева Ирина Сергеевна" w:date="2024-07-17T16:45:00Z"/>
              </w:rPr>
            </w:pPr>
            <w:ins w:id="5793" w:author="Метелева Ирина Сергеевна" w:date="2024-07-17T16:45:00Z">
              <w:r w:rsidRPr="003F1563">
                <w:t>Да</w:t>
              </w:r>
            </w:ins>
          </w:p>
        </w:tc>
        <w:tc>
          <w:tcPr>
            <w:tcW w:w="315" w:type="pct"/>
          </w:tcPr>
          <w:p w14:paraId="229AC6B9" w14:textId="7857B0D0" w:rsidR="00426CA2" w:rsidRPr="00BA7A4A" w:rsidRDefault="00426CA2" w:rsidP="00426CA2">
            <w:pPr>
              <w:pStyle w:val="GOSTTablenorm"/>
              <w:rPr>
                <w:ins w:id="5794" w:author="Метелева Ирина Сергеевна" w:date="2024-07-17T16:45:00Z"/>
              </w:rPr>
            </w:pPr>
            <w:ins w:id="5795" w:author="Метелева Ирина Сергеевна" w:date="2024-07-17T16:45:00Z">
              <w:r w:rsidRPr="003F1563">
                <w:t>&lt;=36</w:t>
              </w:r>
            </w:ins>
          </w:p>
        </w:tc>
        <w:tc>
          <w:tcPr>
            <w:tcW w:w="2040" w:type="pct"/>
          </w:tcPr>
          <w:p w14:paraId="26C67E80" w14:textId="57271E3D" w:rsidR="00426CA2" w:rsidRPr="00002655" w:rsidRDefault="00426CA2" w:rsidP="00426CA2">
            <w:pPr>
              <w:pStyle w:val="GOSTTablenorm"/>
              <w:rPr>
                <w:ins w:id="5796" w:author="Метелева Ирина Сергеевна" w:date="2024-07-17T16:45:00Z"/>
              </w:rPr>
            </w:pPr>
            <w:ins w:id="5797" w:author="Метелева Ирина Сергеевна" w:date="2024-07-17T16:45:00Z">
              <w:r w:rsidRPr="003F1563">
                <w:t xml:space="preserve">Идентификатор пользователя, </w:t>
              </w:r>
              <w:r>
                <w:t>сформировавшего запрос</w:t>
              </w:r>
            </w:ins>
          </w:p>
        </w:tc>
      </w:tr>
      <w:tr w:rsidR="00426CA2" w:rsidRPr="00002655" w14:paraId="50F14F4F" w14:textId="77777777" w:rsidTr="00502BCA">
        <w:trPr>
          <w:trHeight w:val="293"/>
        </w:trPr>
        <w:tc>
          <w:tcPr>
            <w:tcW w:w="1100" w:type="pct"/>
          </w:tcPr>
          <w:p w14:paraId="1994E2E1" w14:textId="77777777" w:rsidR="00426CA2" w:rsidRPr="00C75A4E" w:rsidRDefault="00426CA2" w:rsidP="00426CA2">
            <w:pPr>
              <w:pStyle w:val="GOSTTablenorm"/>
              <w:rPr>
                <w:b/>
              </w:rPr>
            </w:pPr>
            <w:r w:rsidRPr="00C75A4E">
              <w:rPr>
                <w:b/>
              </w:rPr>
              <w:t>Запросы на открытие</w:t>
            </w:r>
          </w:p>
        </w:tc>
        <w:tc>
          <w:tcPr>
            <w:tcW w:w="750" w:type="pct"/>
          </w:tcPr>
          <w:p w14:paraId="7FD096D2" w14:textId="77777777" w:rsidR="00426CA2" w:rsidRPr="00C75A4E" w:rsidRDefault="00426CA2" w:rsidP="00426CA2">
            <w:pPr>
              <w:pStyle w:val="GOSTTablenorm"/>
              <w:rPr>
                <w:b/>
                <w:lang w:val="en-US"/>
              </w:rPr>
            </w:pPr>
            <w:r w:rsidRPr="00C75A4E">
              <w:rPr>
                <w:b/>
                <w:lang w:val="en-US"/>
              </w:rPr>
              <w:t>Requests</w:t>
            </w:r>
          </w:p>
        </w:tc>
        <w:tc>
          <w:tcPr>
            <w:tcW w:w="500" w:type="pct"/>
          </w:tcPr>
          <w:p w14:paraId="0036E244" w14:textId="77777777" w:rsidR="00426CA2" w:rsidRPr="00002655" w:rsidRDefault="00426CA2" w:rsidP="00426CA2">
            <w:pPr>
              <w:pStyle w:val="GOSTTablenorm"/>
            </w:pPr>
            <w:r w:rsidRPr="00002655">
              <w:t>Массив</w:t>
            </w:r>
          </w:p>
        </w:tc>
        <w:tc>
          <w:tcPr>
            <w:tcW w:w="295" w:type="pct"/>
          </w:tcPr>
          <w:p w14:paraId="5492F470" w14:textId="77777777" w:rsidR="00426CA2" w:rsidRPr="00002655" w:rsidRDefault="00426CA2" w:rsidP="00426CA2">
            <w:pPr>
              <w:pStyle w:val="GOSTTablenorm"/>
            </w:pPr>
            <w:r w:rsidRPr="00002655">
              <w:t>Да</w:t>
            </w:r>
          </w:p>
        </w:tc>
        <w:tc>
          <w:tcPr>
            <w:tcW w:w="315" w:type="pct"/>
          </w:tcPr>
          <w:p w14:paraId="24B84D33" w14:textId="36808C14" w:rsidR="00426CA2" w:rsidRPr="00C75A4E" w:rsidRDefault="00426CA2" w:rsidP="00426CA2">
            <w:pPr>
              <w:pStyle w:val="GOSTTablenorm"/>
              <w:rPr>
                <w:lang w:val="en-US"/>
              </w:rPr>
            </w:pPr>
            <w:r>
              <w:rPr>
                <w:lang w:val="en-US"/>
              </w:rPr>
              <w:t>-</w:t>
            </w:r>
          </w:p>
        </w:tc>
        <w:tc>
          <w:tcPr>
            <w:tcW w:w="2040" w:type="pct"/>
          </w:tcPr>
          <w:p w14:paraId="4D765D97" w14:textId="77777777" w:rsidR="00426CA2" w:rsidRPr="00002655" w:rsidRDefault="00426CA2" w:rsidP="00426CA2">
            <w:pPr>
              <w:pStyle w:val="GOSTTablenorm"/>
            </w:pPr>
            <w:r w:rsidRPr="00002655">
              <w:t>Описание списка запросов, по которым требуется открыть дни</w:t>
            </w:r>
          </w:p>
        </w:tc>
      </w:tr>
      <w:tr w:rsidR="00426CA2" w:rsidRPr="00002655" w14:paraId="7A9CCCC6" w14:textId="77777777" w:rsidTr="00502BCA">
        <w:trPr>
          <w:trHeight w:val="293"/>
        </w:trPr>
        <w:tc>
          <w:tcPr>
            <w:tcW w:w="1100" w:type="pct"/>
          </w:tcPr>
          <w:p w14:paraId="547C614A" w14:textId="77777777" w:rsidR="00426CA2" w:rsidRPr="00002655" w:rsidRDefault="00426CA2" w:rsidP="00426CA2">
            <w:pPr>
              <w:pStyle w:val="GOSTTablenorm"/>
            </w:pPr>
            <w:r w:rsidRPr="00002655">
              <w:t>Операционный день</w:t>
            </w:r>
            <w:r w:rsidRPr="00002655">
              <w:rPr>
                <w:lang w:val="en-US"/>
              </w:rPr>
              <w:t xml:space="preserve"> 1</w:t>
            </w:r>
          </w:p>
        </w:tc>
        <w:tc>
          <w:tcPr>
            <w:tcW w:w="750" w:type="pct"/>
          </w:tcPr>
          <w:p w14:paraId="42AD3AAF" w14:textId="77777777" w:rsidR="00426CA2" w:rsidRPr="00002655" w:rsidRDefault="00426CA2" w:rsidP="00426CA2">
            <w:pPr>
              <w:pStyle w:val="GOSTTablenorm"/>
            </w:pPr>
            <w:r w:rsidRPr="00BD7E9D">
              <w:rPr>
                <w:b/>
                <w:lang w:val="en-US"/>
              </w:rPr>
              <w:t>Requests:</w:t>
            </w:r>
            <w:r w:rsidRPr="00002655">
              <w:rPr>
                <w:lang w:val="en-US"/>
              </w:rPr>
              <w:t>TradingDay1</w:t>
            </w:r>
          </w:p>
        </w:tc>
        <w:tc>
          <w:tcPr>
            <w:tcW w:w="500" w:type="pct"/>
          </w:tcPr>
          <w:p w14:paraId="0AB12D82" w14:textId="77777777" w:rsidR="00426CA2" w:rsidRPr="00002655" w:rsidRDefault="00426CA2" w:rsidP="00426CA2">
            <w:pPr>
              <w:pStyle w:val="GOSTTablenorm"/>
            </w:pPr>
            <w:r w:rsidRPr="00002655">
              <w:t>Дата</w:t>
            </w:r>
          </w:p>
        </w:tc>
        <w:tc>
          <w:tcPr>
            <w:tcW w:w="295" w:type="pct"/>
          </w:tcPr>
          <w:p w14:paraId="4A2B9736" w14:textId="77777777" w:rsidR="00426CA2" w:rsidRPr="00002655" w:rsidRDefault="00426CA2" w:rsidP="00426CA2">
            <w:pPr>
              <w:pStyle w:val="GOSTTablenorm"/>
            </w:pPr>
            <w:r w:rsidRPr="00002655">
              <w:t>Да</w:t>
            </w:r>
          </w:p>
        </w:tc>
        <w:tc>
          <w:tcPr>
            <w:tcW w:w="315" w:type="pct"/>
          </w:tcPr>
          <w:p w14:paraId="0554DB4C" w14:textId="555D0433" w:rsidR="00426CA2" w:rsidRPr="00C75A4E" w:rsidRDefault="00426CA2" w:rsidP="00426CA2">
            <w:pPr>
              <w:pStyle w:val="GOSTTablenorm"/>
              <w:rPr>
                <w:lang w:val="en-US"/>
              </w:rPr>
            </w:pPr>
          </w:p>
        </w:tc>
        <w:tc>
          <w:tcPr>
            <w:tcW w:w="2040" w:type="pct"/>
          </w:tcPr>
          <w:p w14:paraId="236D9C92" w14:textId="77777777" w:rsidR="00426CA2" w:rsidRPr="00C75A4E" w:rsidRDefault="00426CA2" w:rsidP="00426CA2">
            <w:pPr>
              <w:pStyle w:val="GOSTTablenorm"/>
              <w:rPr>
                <w:lang w:val="en-US"/>
              </w:rPr>
            </w:pPr>
            <w:r w:rsidRPr="00002655">
              <w:t>Формат</w:t>
            </w:r>
            <w:r w:rsidRPr="00C75A4E">
              <w:rPr>
                <w:lang w:val="en-US"/>
              </w:rPr>
              <w:t xml:space="preserve"> YYYY-MM-DD.</w:t>
            </w:r>
          </w:p>
          <w:p w14:paraId="3F1C5C17" w14:textId="77777777" w:rsidR="00426CA2" w:rsidRPr="00C75A4E" w:rsidRDefault="00426CA2" w:rsidP="00426CA2">
            <w:pPr>
              <w:pStyle w:val="GOSTTablenorm"/>
              <w:rPr>
                <w:b/>
                <w:i/>
                <w:lang w:val="en-US"/>
              </w:rPr>
            </w:pPr>
          </w:p>
          <w:p w14:paraId="3E05AA09" w14:textId="77777777" w:rsidR="00426CA2" w:rsidRPr="00C75A4E" w:rsidRDefault="00426CA2" w:rsidP="00426CA2">
            <w:pPr>
              <w:pStyle w:val="GOSTTablenorm"/>
              <w:rPr>
                <w:b/>
                <w:i/>
                <w:lang w:val="en-US"/>
              </w:rPr>
            </w:pPr>
            <w:r w:rsidRPr="00002655">
              <w:rPr>
                <w:b/>
                <w:i/>
              </w:rPr>
              <w:t>Если</w:t>
            </w:r>
            <w:r w:rsidRPr="00C75A4E">
              <w:rPr>
                <w:b/>
                <w:i/>
                <w:lang w:val="en-US"/>
              </w:rPr>
              <w:t xml:space="preserve"> </w:t>
            </w:r>
            <w:r w:rsidRPr="00002655">
              <w:rPr>
                <w:b/>
                <w:i/>
                <w:lang w:val="en-US"/>
              </w:rPr>
              <w:t>ReqType</w:t>
            </w:r>
            <w:r w:rsidRPr="00C75A4E">
              <w:rPr>
                <w:b/>
                <w:i/>
                <w:lang w:val="en-US"/>
              </w:rPr>
              <w:t>=0</w:t>
            </w:r>
          </w:p>
          <w:p w14:paraId="7A58E046" w14:textId="15C24B77" w:rsidR="00426CA2" w:rsidRPr="00002655" w:rsidRDefault="00426CA2" w:rsidP="00426CA2">
            <w:pPr>
              <w:pStyle w:val="GOSTTablenorm"/>
            </w:pPr>
            <w:r w:rsidRPr="00002655">
              <w:t>Указывается текущая дата отражения в учете документа (</w:t>
            </w:r>
            <w:r w:rsidRPr="00002655">
              <w:rPr>
                <w:lang w:val="en-US"/>
              </w:rPr>
              <w:t>DocGuid</w:t>
            </w:r>
            <w:r w:rsidRPr="00002655">
              <w:t>), которую необходимо открыть по запросу.</w:t>
            </w:r>
          </w:p>
          <w:p w14:paraId="3EA0E8CC" w14:textId="77777777" w:rsidR="00426CA2" w:rsidRPr="00002655" w:rsidRDefault="00426CA2" w:rsidP="00426CA2">
            <w:pPr>
              <w:pStyle w:val="GOSTTablenorm"/>
              <w:rPr>
                <w:b/>
                <w:i/>
              </w:rPr>
            </w:pPr>
            <w:r w:rsidRPr="00002655">
              <w:rPr>
                <w:b/>
                <w:i/>
              </w:rPr>
              <w:lastRenderedPageBreak/>
              <w:t xml:space="preserve">Если </w:t>
            </w:r>
            <w:r w:rsidRPr="00002655">
              <w:rPr>
                <w:b/>
                <w:i/>
                <w:lang w:val="en-US"/>
              </w:rPr>
              <w:t>ReqType</w:t>
            </w:r>
            <w:r w:rsidRPr="00002655">
              <w:rPr>
                <w:b/>
                <w:i/>
              </w:rPr>
              <w:t>=1</w:t>
            </w:r>
          </w:p>
          <w:p w14:paraId="3E0FAE41" w14:textId="7B08A581" w:rsidR="00426CA2" w:rsidRPr="00002655" w:rsidRDefault="00426CA2" w:rsidP="00426CA2">
            <w:pPr>
              <w:pStyle w:val="GOSTTablenorm"/>
            </w:pPr>
            <w:r w:rsidRPr="00002655">
              <w:t>Указывается операционный день начиная с которого необходимо открыть операционные дни по запросу</w:t>
            </w:r>
          </w:p>
        </w:tc>
      </w:tr>
      <w:tr w:rsidR="00426CA2" w:rsidRPr="00002655" w14:paraId="35CE69DD" w14:textId="77777777" w:rsidTr="00502BCA">
        <w:trPr>
          <w:trHeight w:val="293"/>
        </w:trPr>
        <w:tc>
          <w:tcPr>
            <w:tcW w:w="1100" w:type="pct"/>
          </w:tcPr>
          <w:p w14:paraId="6C68CDF9" w14:textId="77777777" w:rsidR="00426CA2" w:rsidRPr="00002655" w:rsidRDefault="00426CA2" w:rsidP="00426CA2">
            <w:pPr>
              <w:pStyle w:val="GOSTTablenorm"/>
            </w:pPr>
            <w:r w:rsidRPr="00002655">
              <w:lastRenderedPageBreak/>
              <w:t>Операционный день</w:t>
            </w:r>
            <w:r w:rsidRPr="00002655">
              <w:rPr>
                <w:lang w:val="en-US"/>
              </w:rPr>
              <w:t xml:space="preserve"> 2</w:t>
            </w:r>
          </w:p>
        </w:tc>
        <w:tc>
          <w:tcPr>
            <w:tcW w:w="750" w:type="pct"/>
          </w:tcPr>
          <w:p w14:paraId="0BB2C804" w14:textId="77777777" w:rsidR="00426CA2" w:rsidRPr="00002655" w:rsidRDefault="00426CA2" w:rsidP="00426CA2">
            <w:pPr>
              <w:pStyle w:val="GOSTTablenorm"/>
              <w:rPr>
                <w:lang w:val="en-US"/>
              </w:rPr>
            </w:pPr>
            <w:r w:rsidRPr="00BD7E9D">
              <w:rPr>
                <w:b/>
                <w:lang w:val="en-US"/>
              </w:rPr>
              <w:t>Requests:</w:t>
            </w:r>
            <w:r w:rsidRPr="00002655">
              <w:rPr>
                <w:lang w:val="en-US"/>
              </w:rPr>
              <w:t>TradingDay2</w:t>
            </w:r>
          </w:p>
        </w:tc>
        <w:tc>
          <w:tcPr>
            <w:tcW w:w="500" w:type="pct"/>
          </w:tcPr>
          <w:p w14:paraId="64AFECFC" w14:textId="77777777" w:rsidR="00426CA2" w:rsidRPr="00002655" w:rsidRDefault="00426CA2" w:rsidP="00426CA2">
            <w:pPr>
              <w:pStyle w:val="GOSTTablenorm"/>
            </w:pPr>
            <w:r w:rsidRPr="00002655">
              <w:t>Дата</w:t>
            </w:r>
          </w:p>
        </w:tc>
        <w:tc>
          <w:tcPr>
            <w:tcW w:w="295" w:type="pct"/>
          </w:tcPr>
          <w:p w14:paraId="4C236DD7" w14:textId="77777777" w:rsidR="00426CA2" w:rsidRPr="00002655" w:rsidRDefault="00426CA2" w:rsidP="00426CA2">
            <w:pPr>
              <w:pStyle w:val="GOSTTablenorm"/>
            </w:pPr>
            <w:r w:rsidRPr="00002655">
              <w:t>Нет</w:t>
            </w:r>
          </w:p>
        </w:tc>
        <w:tc>
          <w:tcPr>
            <w:tcW w:w="315" w:type="pct"/>
          </w:tcPr>
          <w:p w14:paraId="0639B956" w14:textId="6C76F30A" w:rsidR="00426CA2" w:rsidRPr="00C75A4E" w:rsidRDefault="00426CA2" w:rsidP="00426CA2">
            <w:pPr>
              <w:pStyle w:val="GOSTTablenorm"/>
              <w:rPr>
                <w:lang w:val="en-US"/>
              </w:rPr>
            </w:pPr>
          </w:p>
        </w:tc>
        <w:tc>
          <w:tcPr>
            <w:tcW w:w="2040" w:type="pct"/>
          </w:tcPr>
          <w:p w14:paraId="6F87BEC1" w14:textId="77777777" w:rsidR="00426CA2" w:rsidRPr="00C75A4E" w:rsidRDefault="00426CA2" w:rsidP="00426CA2">
            <w:pPr>
              <w:pStyle w:val="GOSTTablenorm"/>
              <w:rPr>
                <w:lang w:val="en-US"/>
              </w:rPr>
            </w:pPr>
            <w:r w:rsidRPr="00002655">
              <w:t>Формат</w:t>
            </w:r>
            <w:r w:rsidRPr="00C75A4E">
              <w:rPr>
                <w:lang w:val="en-US"/>
              </w:rPr>
              <w:t xml:space="preserve"> YYYY-MM-DD.</w:t>
            </w:r>
          </w:p>
          <w:p w14:paraId="45ADD9E4" w14:textId="77777777" w:rsidR="00426CA2" w:rsidRPr="00C75A4E" w:rsidRDefault="00426CA2" w:rsidP="00426CA2">
            <w:pPr>
              <w:pStyle w:val="GOSTTablenorm"/>
              <w:rPr>
                <w:b/>
                <w:i/>
                <w:lang w:val="en-US"/>
              </w:rPr>
            </w:pPr>
          </w:p>
          <w:p w14:paraId="398CC955" w14:textId="77777777" w:rsidR="00426CA2" w:rsidRPr="00C75A4E" w:rsidRDefault="00426CA2" w:rsidP="00426CA2">
            <w:pPr>
              <w:pStyle w:val="GOSTTablenorm"/>
              <w:rPr>
                <w:b/>
                <w:i/>
                <w:lang w:val="en-US"/>
              </w:rPr>
            </w:pPr>
            <w:r w:rsidRPr="00002655">
              <w:rPr>
                <w:b/>
                <w:i/>
              </w:rPr>
              <w:t>Если</w:t>
            </w:r>
            <w:r w:rsidRPr="00C75A4E">
              <w:rPr>
                <w:b/>
                <w:i/>
                <w:lang w:val="en-US"/>
              </w:rPr>
              <w:t xml:space="preserve"> </w:t>
            </w:r>
            <w:r w:rsidRPr="00002655">
              <w:rPr>
                <w:b/>
                <w:i/>
                <w:lang w:val="en-US"/>
              </w:rPr>
              <w:t>ReqType</w:t>
            </w:r>
            <w:r w:rsidRPr="00C75A4E">
              <w:rPr>
                <w:b/>
                <w:i/>
                <w:lang w:val="en-US"/>
              </w:rPr>
              <w:t>=0</w:t>
            </w:r>
          </w:p>
          <w:p w14:paraId="6914A2FC" w14:textId="77777777" w:rsidR="00426CA2" w:rsidRPr="00002655" w:rsidRDefault="00426CA2" w:rsidP="00426CA2">
            <w:pPr>
              <w:pStyle w:val="GOSTTablenorm"/>
            </w:pPr>
            <w:r w:rsidRPr="00002655">
              <w:t>Указывается новая дата отражения в учете документа (</w:t>
            </w:r>
            <w:r w:rsidRPr="00002655">
              <w:rPr>
                <w:lang w:val="en-US"/>
              </w:rPr>
              <w:t>DocGuid</w:t>
            </w:r>
            <w:r w:rsidRPr="00002655">
              <w:t>), которую необходимо открыть по запросу. Дата указывается если новая дата отражения в учете отличается от текущей.</w:t>
            </w:r>
          </w:p>
          <w:p w14:paraId="57BD86F8" w14:textId="77777777" w:rsidR="00426CA2" w:rsidRPr="00002655" w:rsidRDefault="00426CA2" w:rsidP="00426CA2">
            <w:pPr>
              <w:pStyle w:val="GOSTTablenorm"/>
              <w:rPr>
                <w:b/>
                <w:i/>
              </w:rPr>
            </w:pPr>
            <w:r w:rsidRPr="00002655">
              <w:rPr>
                <w:b/>
                <w:i/>
              </w:rPr>
              <w:t xml:space="preserve">Если </w:t>
            </w:r>
            <w:r w:rsidRPr="00002655">
              <w:rPr>
                <w:b/>
                <w:i/>
                <w:lang w:val="en-US"/>
              </w:rPr>
              <w:t>ReqType</w:t>
            </w:r>
            <w:r w:rsidRPr="00002655">
              <w:rPr>
                <w:b/>
                <w:i/>
              </w:rPr>
              <w:t>=1</w:t>
            </w:r>
          </w:p>
          <w:p w14:paraId="1CEFC7BD" w14:textId="09BEE29F" w:rsidR="00426CA2" w:rsidRPr="00002655" w:rsidRDefault="00426CA2" w:rsidP="00426CA2">
            <w:pPr>
              <w:pStyle w:val="GOSTTablenorm"/>
            </w:pPr>
            <w:r w:rsidRPr="00002655">
              <w:t xml:space="preserve">Указывается </w:t>
            </w:r>
            <w:proofErr w:type="gramStart"/>
            <w:r w:rsidRPr="00002655">
              <w:t>операционный день</w:t>
            </w:r>
            <w:proofErr w:type="gramEnd"/>
            <w:r w:rsidRPr="00002655">
              <w:t xml:space="preserve"> по который необходимо открыть операционные дни по запросу. В этом режиме дата обязательна для заполнения</w:t>
            </w:r>
          </w:p>
        </w:tc>
      </w:tr>
      <w:tr w:rsidR="00426CA2" w:rsidRPr="00002655" w14:paraId="5D9B8AE6" w14:textId="77777777" w:rsidTr="00502BCA">
        <w:trPr>
          <w:trHeight w:val="293"/>
        </w:trPr>
        <w:tc>
          <w:tcPr>
            <w:tcW w:w="1100" w:type="pct"/>
          </w:tcPr>
          <w:p w14:paraId="4AC012B5" w14:textId="77777777" w:rsidR="00426CA2" w:rsidRPr="00002655" w:rsidRDefault="00426CA2" w:rsidP="00426CA2">
            <w:pPr>
              <w:pStyle w:val="GOSTTablenorm"/>
            </w:pPr>
            <w:r w:rsidRPr="00002655">
              <w:t>Обоснование</w:t>
            </w:r>
          </w:p>
        </w:tc>
        <w:tc>
          <w:tcPr>
            <w:tcW w:w="750" w:type="pct"/>
          </w:tcPr>
          <w:p w14:paraId="459A9846" w14:textId="77777777" w:rsidR="00426CA2" w:rsidRPr="00002655" w:rsidRDefault="00426CA2" w:rsidP="00426CA2">
            <w:pPr>
              <w:pStyle w:val="GOSTTablenorm"/>
            </w:pPr>
            <w:r w:rsidRPr="00BD7E9D">
              <w:rPr>
                <w:b/>
                <w:lang w:val="en-US"/>
              </w:rPr>
              <w:t>Requests</w:t>
            </w:r>
            <w:r w:rsidRPr="00BD7E9D">
              <w:rPr>
                <w:b/>
              </w:rPr>
              <w:t>:</w:t>
            </w:r>
            <w:r w:rsidRPr="00002655">
              <w:t>Justification</w:t>
            </w:r>
          </w:p>
        </w:tc>
        <w:tc>
          <w:tcPr>
            <w:tcW w:w="500" w:type="pct"/>
          </w:tcPr>
          <w:p w14:paraId="56D08C32" w14:textId="77777777" w:rsidR="00426CA2" w:rsidRPr="00002655" w:rsidRDefault="00426CA2" w:rsidP="00426CA2">
            <w:pPr>
              <w:pStyle w:val="GOSTTablenorm"/>
            </w:pPr>
            <w:r w:rsidRPr="00002655">
              <w:t>Строка</w:t>
            </w:r>
          </w:p>
        </w:tc>
        <w:tc>
          <w:tcPr>
            <w:tcW w:w="295" w:type="pct"/>
          </w:tcPr>
          <w:p w14:paraId="199F410B" w14:textId="77777777" w:rsidR="00426CA2" w:rsidRPr="00002655" w:rsidRDefault="00426CA2" w:rsidP="00426CA2">
            <w:pPr>
              <w:pStyle w:val="GOSTTablenorm"/>
            </w:pPr>
            <w:r w:rsidRPr="00002655">
              <w:t>Да</w:t>
            </w:r>
          </w:p>
        </w:tc>
        <w:tc>
          <w:tcPr>
            <w:tcW w:w="315" w:type="pct"/>
          </w:tcPr>
          <w:p w14:paraId="0D8F0589" w14:textId="77777777" w:rsidR="00426CA2" w:rsidRPr="00002655" w:rsidRDefault="00426CA2" w:rsidP="00426CA2">
            <w:pPr>
              <w:pStyle w:val="GOSTTablenorm"/>
            </w:pPr>
            <w:r w:rsidRPr="00002655">
              <w:t>&lt;=2000</w:t>
            </w:r>
          </w:p>
        </w:tc>
        <w:tc>
          <w:tcPr>
            <w:tcW w:w="2040" w:type="pct"/>
          </w:tcPr>
          <w:p w14:paraId="42D417A2" w14:textId="77777777" w:rsidR="00426CA2" w:rsidRPr="00002655" w:rsidRDefault="00426CA2" w:rsidP="00426CA2">
            <w:pPr>
              <w:pStyle w:val="GOSTTablenorm"/>
            </w:pPr>
            <w:r w:rsidRPr="00002655">
              <w:t>Указывается обоснование повторного открытия операционного дня</w:t>
            </w:r>
          </w:p>
        </w:tc>
      </w:tr>
      <w:tr w:rsidR="00426CA2" w:rsidRPr="00002655" w14:paraId="2F62A559" w14:textId="77777777" w:rsidTr="00502BCA">
        <w:trPr>
          <w:trHeight w:val="293"/>
        </w:trPr>
        <w:tc>
          <w:tcPr>
            <w:tcW w:w="1100" w:type="pct"/>
          </w:tcPr>
          <w:p w14:paraId="332C8CB8" w14:textId="77777777" w:rsidR="00426CA2" w:rsidRPr="00C75A4E" w:rsidRDefault="00426CA2" w:rsidP="00426CA2">
            <w:pPr>
              <w:pStyle w:val="GOSTTablenorm"/>
              <w:rPr>
                <w:b/>
              </w:rPr>
            </w:pPr>
            <w:r w:rsidRPr="00C75A4E">
              <w:rPr>
                <w:b/>
              </w:rPr>
              <w:t>Тип документа</w:t>
            </w:r>
          </w:p>
        </w:tc>
        <w:tc>
          <w:tcPr>
            <w:tcW w:w="750" w:type="pct"/>
          </w:tcPr>
          <w:p w14:paraId="4F1F4FA7" w14:textId="77777777" w:rsidR="00426CA2" w:rsidRPr="00C75A4E" w:rsidRDefault="00426CA2" w:rsidP="00426CA2">
            <w:pPr>
              <w:pStyle w:val="GOSTTablenorm"/>
              <w:rPr>
                <w:b/>
              </w:rPr>
            </w:pPr>
            <w:r w:rsidRPr="00C75A4E">
              <w:rPr>
                <w:b/>
                <w:lang w:val="en-US"/>
              </w:rPr>
              <w:t>Requests:</w:t>
            </w:r>
            <w:r w:rsidRPr="00C75A4E">
              <w:rPr>
                <w:b/>
              </w:rPr>
              <w:t>TypeDoc</w:t>
            </w:r>
          </w:p>
        </w:tc>
        <w:tc>
          <w:tcPr>
            <w:tcW w:w="500" w:type="pct"/>
          </w:tcPr>
          <w:p w14:paraId="7F3F8737" w14:textId="77777777" w:rsidR="00426CA2" w:rsidRPr="00002655" w:rsidRDefault="00426CA2" w:rsidP="00426CA2">
            <w:pPr>
              <w:pStyle w:val="GOSTTablenorm"/>
            </w:pPr>
            <w:r w:rsidRPr="00002655">
              <w:t>Массив</w:t>
            </w:r>
          </w:p>
        </w:tc>
        <w:tc>
          <w:tcPr>
            <w:tcW w:w="295" w:type="pct"/>
          </w:tcPr>
          <w:p w14:paraId="4333491C" w14:textId="77777777" w:rsidR="00426CA2" w:rsidRPr="00002655" w:rsidRDefault="00426CA2" w:rsidP="00426CA2">
            <w:pPr>
              <w:pStyle w:val="GOSTTablenorm"/>
            </w:pPr>
            <w:r w:rsidRPr="00002655">
              <w:t>Нет</w:t>
            </w:r>
          </w:p>
        </w:tc>
        <w:tc>
          <w:tcPr>
            <w:tcW w:w="315" w:type="pct"/>
          </w:tcPr>
          <w:p w14:paraId="21888207" w14:textId="77777777" w:rsidR="00426CA2" w:rsidRPr="00002655" w:rsidRDefault="00426CA2" w:rsidP="00426CA2">
            <w:pPr>
              <w:pStyle w:val="GOSTTablenorm"/>
            </w:pPr>
            <w:r w:rsidRPr="00002655">
              <w:t>&lt;=50</w:t>
            </w:r>
          </w:p>
        </w:tc>
        <w:tc>
          <w:tcPr>
            <w:tcW w:w="2040" w:type="pct"/>
          </w:tcPr>
          <w:p w14:paraId="0CF10BA1" w14:textId="6491D1E8" w:rsidR="00426CA2" w:rsidRPr="00002655" w:rsidRDefault="00426CA2" w:rsidP="00426CA2">
            <w:pPr>
              <w:pStyle w:val="GOSTTablenorm"/>
            </w:pPr>
            <w:r w:rsidRPr="00002655">
              <w:t>Указывается перечень типов документов, по обработке которых допустимо обрабатывать запросы в открываемом операционном дне</w:t>
            </w:r>
            <w:r>
              <w:t>.</w:t>
            </w:r>
          </w:p>
          <w:p w14:paraId="1657E519" w14:textId="492E8C78" w:rsidR="00426CA2" w:rsidRPr="00002655" w:rsidRDefault="00426CA2" w:rsidP="00426CA2">
            <w:pPr>
              <w:pStyle w:val="GOSTTablenorm"/>
            </w:pPr>
            <w:r w:rsidRPr="00002655">
              <w:t xml:space="preserve">Допустимо для заполнения в случае </w:t>
            </w:r>
            <w:r w:rsidRPr="00002655">
              <w:rPr>
                <w:lang w:val="en-US"/>
              </w:rPr>
              <w:t>ReqType</w:t>
            </w:r>
            <w:r w:rsidRPr="00002655">
              <w:t>=1</w:t>
            </w:r>
            <w:r>
              <w:t>.</w:t>
            </w:r>
          </w:p>
          <w:p w14:paraId="44FCC01B" w14:textId="77777777" w:rsidR="00426CA2" w:rsidRPr="00002655" w:rsidRDefault="00426CA2" w:rsidP="00426CA2">
            <w:pPr>
              <w:pStyle w:val="GOSTTablenorm"/>
            </w:pPr>
            <w:r w:rsidRPr="00002655">
              <w:t xml:space="preserve">Если </w:t>
            </w:r>
            <w:r w:rsidRPr="00002655">
              <w:rPr>
                <w:lang w:val="en-US"/>
              </w:rPr>
              <w:t>ReqType</w:t>
            </w:r>
            <w:r w:rsidRPr="00002655">
              <w:t>=0 – значение параметра игнорируется</w:t>
            </w:r>
          </w:p>
        </w:tc>
      </w:tr>
      <w:tr w:rsidR="00426CA2" w:rsidRPr="00002655" w14:paraId="685197F6" w14:textId="77777777" w:rsidTr="00502BCA">
        <w:trPr>
          <w:trHeight w:val="293"/>
        </w:trPr>
        <w:tc>
          <w:tcPr>
            <w:tcW w:w="1100" w:type="pct"/>
          </w:tcPr>
          <w:p w14:paraId="766E237E" w14:textId="77777777" w:rsidR="00426CA2" w:rsidRPr="00C75A4E" w:rsidRDefault="00426CA2" w:rsidP="00426CA2">
            <w:pPr>
              <w:pStyle w:val="GOSTTablenorm"/>
              <w:rPr>
                <w:b/>
              </w:rPr>
            </w:pPr>
            <w:r w:rsidRPr="00C75A4E">
              <w:rPr>
                <w:b/>
              </w:rPr>
              <w:t>Гуид документа</w:t>
            </w:r>
          </w:p>
        </w:tc>
        <w:tc>
          <w:tcPr>
            <w:tcW w:w="750" w:type="pct"/>
          </w:tcPr>
          <w:p w14:paraId="7A5482A5" w14:textId="77777777" w:rsidR="00426CA2" w:rsidRPr="00C75A4E" w:rsidRDefault="00426CA2" w:rsidP="00426CA2">
            <w:pPr>
              <w:pStyle w:val="GOSTTablenorm"/>
              <w:rPr>
                <w:b/>
              </w:rPr>
            </w:pPr>
            <w:r w:rsidRPr="00C75A4E">
              <w:rPr>
                <w:b/>
                <w:lang w:val="en-US"/>
              </w:rPr>
              <w:t>Requests:</w:t>
            </w:r>
            <w:r w:rsidRPr="00C75A4E">
              <w:rPr>
                <w:b/>
              </w:rPr>
              <w:t>DocGuid</w:t>
            </w:r>
          </w:p>
        </w:tc>
        <w:tc>
          <w:tcPr>
            <w:tcW w:w="500" w:type="pct"/>
          </w:tcPr>
          <w:p w14:paraId="1724E71C" w14:textId="77777777" w:rsidR="00426CA2" w:rsidRPr="00002655" w:rsidRDefault="00426CA2" w:rsidP="00426CA2">
            <w:pPr>
              <w:pStyle w:val="GOSTTablenorm"/>
            </w:pPr>
            <w:r w:rsidRPr="00002655">
              <w:t>Массив</w:t>
            </w:r>
          </w:p>
        </w:tc>
        <w:tc>
          <w:tcPr>
            <w:tcW w:w="295" w:type="pct"/>
          </w:tcPr>
          <w:p w14:paraId="7DC2D7B0" w14:textId="77777777" w:rsidR="00426CA2" w:rsidRPr="00002655" w:rsidRDefault="00426CA2" w:rsidP="00426CA2">
            <w:pPr>
              <w:pStyle w:val="GOSTTablenorm"/>
            </w:pPr>
            <w:r w:rsidRPr="00002655">
              <w:t>Нет</w:t>
            </w:r>
          </w:p>
        </w:tc>
        <w:tc>
          <w:tcPr>
            <w:tcW w:w="315" w:type="pct"/>
          </w:tcPr>
          <w:p w14:paraId="36D975D2" w14:textId="77777777" w:rsidR="00426CA2" w:rsidRPr="00002655" w:rsidRDefault="00426CA2" w:rsidP="00426CA2">
            <w:pPr>
              <w:pStyle w:val="GOSTTablenorm"/>
            </w:pPr>
            <w:r w:rsidRPr="00002655">
              <w:t>=36</w:t>
            </w:r>
          </w:p>
        </w:tc>
        <w:tc>
          <w:tcPr>
            <w:tcW w:w="2040" w:type="pct"/>
          </w:tcPr>
          <w:p w14:paraId="4F89CEEE" w14:textId="77777777" w:rsidR="00426CA2" w:rsidRPr="00002655" w:rsidRDefault="00426CA2" w:rsidP="00426CA2">
            <w:pPr>
              <w:pStyle w:val="GOSTTablenorm"/>
            </w:pPr>
            <w:r w:rsidRPr="00002655">
              <w:t>Указывается перечень гуидов документов, по которым допустимо обрабатывать запросы в открыаемых операцонных днях.</w:t>
            </w:r>
          </w:p>
          <w:p w14:paraId="74D471E6" w14:textId="19CFB39C" w:rsidR="00426CA2" w:rsidRPr="00002655" w:rsidRDefault="00426CA2" w:rsidP="00426CA2">
            <w:pPr>
              <w:pStyle w:val="GOSTTablenorm"/>
            </w:pPr>
            <w:r w:rsidRPr="00002655">
              <w:t xml:space="preserve">Обязательно для заполнения в случае </w:t>
            </w:r>
            <w:r w:rsidRPr="00002655">
              <w:rPr>
                <w:lang w:val="en-US"/>
              </w:rPr>
              <w:t>ReqType</w:t>
            </w:r>
            <w:r w:rsidRPr="00002655">
              <w:t>=0</w:t>
            </w:r>
            <w:r>
              <w:t>.</w:t>
            </w:r>
          </w:p>
          <w:p w14:paraId="152284E9" w14:textId="77777777" w:rsidR="00426CA2" w:rsidRPr="00002655" w:rsidRDefault="00426CA2" w:rsidP="00426CA2">
            <w:pPr>
              <w:pStyle w:val="GOSTTablenorm"/>
            </w:pPr>
            <w:r w:rsidRPr="00002655">
              <w:t xml:space="preserve">Если </w:t>
            </w:r>
            <w:r w:rsidRPr="00002655">
              <w:rPr>
                <w:lang w:val="en-US"/>
              </w:rPr>
              <w:t>ReqType</w:t>
            </w:r>
            <w:r w:rsidRPr="00002655">
              <w:t>=1 – значение параметра игнорируется</w:t>
            </w:r>
          </w:p>
        </w:tc>
      </w:tr>
      <w:tr w:rsidR="00114021" w:rsidRPr="00002655" w14:paraId="2C97BB8D" w14:textId="77777777" w:rsidTr="00502BCA">
        <w:trPr>
          <w:trHeight w:val="293"/>
          <w:ins w:id="5798" w:author="Сатлер Марина Викторовна" w:date="2025-01-13T14:47:00Z"/>
        </w:trPr>
        <w:tc>
          <w:tcPr>
            <w:tcW w:w="1100" w:type="pct"/>
          </w:tcPr>
          <w:p w14:paraId="4D60E84E" w14:textId="3D67A4C9" w:rsidR="00114021" w:rsidRPr="00C75A4E" w:rsidRDefault="00114021" w:rsidP="00426CA2">
            <w:pPr>
              <w:pStyle w:val="GOSTTablenorm"/>
              <w:rPr>
                <w:ins w:id="5799" w:author="Сатлер Марина Викторовна" w:date="2025-01-13T14:47:00Z"/>
                <w:b/>
              </w:rPr>
            </w:pPr>
            <w:ins w:id="5800" w:author="Сатлер Марина Викторовна" w:date="2025-01-13T14:47:00Z">
              <w:r w:rsidRPr="00114021">
                <w:rPr>
                  <w:b/>
                </w:rPr>
                <w:t>Перечень дополнительных ограничений</w:t>
              </w:r>
            </w:ins>
          </w:p>
        </w:tc>
        <w:tc>
          <w:tcPr>
            <w:tcW w:w="750" w:type="pct"/>
          </w:tcPr>
          <w:p w14:paraId="19BCD147" w14:textId="62FF4D88" w:rsidR="00114021" w:rsidRPr="007B1DE7" w:rsidRDefault="00114021" w:rsidP="00426CA2">
            <w:pPr>
              <w:pStyle w:val="GOSTTablenorm"/>
              <w:rPr>
                <w:ins w:id="5801" w:author="Сатлер Марина Викторовна" w:date="2025-01-13T14:47:00Z"/>
                <w:b/>
              </w:rPr>
            </w:pPr>
            <w:proofErr w:type="gramStart"/>
            <w:ins w:id="5802" w:author="Сатлер Марина Викторовна" w:date="2025-01-13T14:48:00Z">
              <w:r w:rsidRPr="00114021">
                <w:rPr>
                  <w:b/>
                </w:rPr>
                <w:t>Requests:RestrictionList</w:t>
              </w:r>
            </w:ins>
            <w:proofErr w:type="gramEnd"/>
          </w:p>
        </w:tc>
        <w:tc>
          <w:tcPr>
            <w:tcW w:w="500" w:type="pct"/>
          </w:tcPr>
          <w:p w14:paraId="7BB55B91" w14:textId="13477353" w:rsidR="00114021" w:rsidRPr="00002655" w:rsidRDefault="00114021" w:rsidP="00426CA2">
            <w:pPr>
              <w:pStyle w:val="GOSTTablenorm"/>
              <w:rPr>
                <w:ins w:id="5803" w:author="Сатлер Марина Викторовна" w:date="2025-01-13T14:47:00Z"/>
              </w:rPr>
            </w:pPr>
            <w:ins w:id="5804" w:author="Сатлер Марина Викторовна" w:date="2025-01-13T14:48:00Z">
              <w:r w:rsidRPr="00002655">
                <w:t>Массив</w:t>
              </w:r>
            </w:ins>
          </w:p>
        </w:tc>
        <w:tc>
          <w:tcPr>
            <w:tcW w:w="295" w:type="pct"/>
          </w:tcPr>
          <w:p w14:paraId="7786D484" w14:textId="61673268" w:rsidR="00114021" w:rsidRPr="00002655" w:rsidRDefault="00114021" w:rsidP="00426CA2">
            <w:pPr>
              <w:pStyle w:val="GOSTTablenorm"/>
              <w:rPr>
                <w:ins w:id="5805" w:author="Сатлер Марина Викторовна" w:date="2025-01-13T14:47:00Z"/>
              </w:rPr>
            </w:pPr>
            <w:ins w:id="5806" w:author="Сатлер Марина Викторовна" w:date="2025-01-13T14:48:00Z">
              <w:r>
                <w:t>Нет</w:t>
              </w:r>
            </w:ins>
          </w:p>
        </w:tc>
        <w:tc>
          <w:tcPr>
            <w:tcW w:w="315" w:type="pct"/>
          </w:tcPr>
          <w:p w14:paraId="0A93BC20" w14:textId="77777777" w:rsidR="00114021" w:rsidRPr="00002655" w:rsidRDefault="00114021" w:rsidP="00426CA2">
            <w:pPr>
              <w:pStyle w:val="GOSTTablenorm"/>
              <w:rPr>
                <w:ins w:id="5807" w:author="Сатлер Марина Викторовна" w:date="2025-01-13T14:47:00Z"/>
              </w:rPr>
            </w:pPr>
          </w:p>
        </w:tc>
        <w:tc>
          <w:tcPr>
            <w:tcW w:w="2040" w:type="pct"/>
          </w:tcPr>
          <w:p w14:paraId="1C9C54FD" w14:textId="77777777" w:rsidR="00114021" w:rsidRDefault="00114021" w:rsidP="00114021">
            <w:pPr>
              <w:pStyle w:val="GOSTTablenorm"/>
              <w:rPr>
                <w:ins w:id="5808" w:author="Сатлер Марина Викторовна" w:date="2025-01-13T14:48:00Z"/>
              </w:rPr>
            </w:pPr>
            <w:ins w:id="5809" w:author="Сатлер Марина Викторовна" w:date="2025-01-13T14:48:00Z">
              <w:r>
                <w:t>Описание дополнительных ограничений, с которыми требуется открыть операционный день.</w:t>
              </w:r>
            </w:ins>
          </w:p>
          <w:p w14:paraId="34752881" w14:textId="342AA339" w:rsidR="00114021" w:rsidRDefault="00114021" w:rsidP="00114021">
            <w:pPr>
              <w:pStyle w:val="GOSTTablenorm"/>
              <w:rPr>
                <w:ins w:id="5810" w:author="Сатлер Марина Викторовна" w:date="2025-01-13T14:48:00Z"/>
              </w:rPr>
            </w:pPr>
            <w:ins w:id="5811" w:author="Сатлер Марина Викторовна" w:date="2025-01-13T14:48:00Z">
              <w:r>
                <w:t>Допустимо заполнять и в случае ReqType=0 и в случае ReqType=1</w:t>
              </w:r>
            </w:ins>
            <w:ins w:id="5812" w:author="Сатлер Марина Викторовна" w:date="2025-01-13T14:49:00Z">
              <w:r>
                <w:t>.</w:t>
              </w:r>
            </w:ins>
          </w:p>
          <w:p w14:paraId="0D9FB85B" w14:textId="77777777" w:rsidR="00114021" w:rsidRDefault="00114021" w:rsidP="00114021">
            <w:pPr>
              <w:pStyle w:val="GOSTTablenorm"/>
              <w:rPr>
                <w:ins w:id="5813" w:author="Сатлер Марина Викторовна" w:date="2025-01-13T14:48:00Z"/>
              </w:rPr>
            </w:pPr>
            <w:ins w:id="5814" w:author="Сатлер Марина Викторовна" w:date="2025-01-13T14:48:00Z">
              <w:r>
                <w:lastRenderedPageBreak/>
                <w:t>В случае заполнения массива дополнительных ограничений, для каждого ограничения обязательны для заполнения:</w:t>
              </w:r>
            </w:ins>
          </w:p>
          <w:p w14:paraId="43702638" w14:textId="2A344B2E" w:rsidR="00114021" w:rsidRPr="00CC5520" w:rsidRDefault="00114021" w:rsidP="007B1DE7">
            <w:pPr>
              <w:pStyle w:val="GOSTTableListMark1"/>
              <w:rPr>
                <w:ins w:id="5815" w:author="Сатлер Марина Викторовна" w:date="2025-01-13T14:48:00Z"/>
              </w:rPr>
            </w:pPr>
            <w:ins w:id="5816" w:author="Сатлер Марина Викторовна" w:date="2025-01-13T14:48:00Z">
              <w:r w:rsidRPr="00CC5520">
                <w:t>Системное наименование аналитического признака;</w:t>
              </w:r>
            </w:ins>
          </w:p>
          <w:p w14:paraId="60A4C7F4" w14:textId="12DBBCCE" w:rsidR="00114021" w:rsidRPr="00002655" w:rsidRDefault="00114021" w:rsidP="007B1DE7">
            <w:pPr>
              <w:pStyle w:val="GOSTTableListMark1"/>
              <w:rPr>
                <w:ins w:id="5817" w:author="Сатлер Марина Викторовна" w:date="2025-01-13T14:47:00Z"/>
              </w:rPr>
            </w:pPr>
            <w:ins w:id="5818" w:author="Сатлер Марина Викторовна" w:date="2025-01-13T14:48:00Z">
              <w:r w:rsidRPr="00CC5520">
                <w:t>Перечень допустимых значений аналитического признака</w:t>
              </w:r>
            </w:ins>
          </w:p>
        </w:tc>
      </w:tr>
      <w:tr w:rsidR="00114021" w:rsidRPr="00002655" w14:paraId="25072B6E" w14:textId="77777777" w:rsidTr="00502BCA">
        <w:trPr>
          <w:trHeight w:val="293"/>
          <w:ins w:id="5819" w:author="Сатлер Марина Викторовна" w:date="2025-01-13T14:48:00Z"/>
        </w:trPr>
        <w:tc>
          <w:tcPr>
            <w:tcW w:w="1100" w:type="pct"/>
          </w:tcPr>
          <w:p w14:paraId="23E1757D" w14:textId="786376B5" w:rsidR="00114021" w:rsidRPr="007B1DE7" w:rsidRDefault="00114021" w:rsidP="00CC5520">
            <w:pPr>
              <w:pStyle w:val="GOSTTablenorm"/>
              <w:rPr>
                <w:ins w:id="5820" w:author="Сатлер Марина Викторовна" w:date="2025-01-13T14:48:00Z"/>
              </w:rPr>
            </w:pPr>
            <w:ins w:id="5821" w:author="Сатлер Марина Викторовна" w:date="2025-01-13T14:51:00Z">
              <w:r w:rsidRPr="007B1DE7">
                <w:lastRenderedPageBreak/>
                <w:t>Системное наименование аналитического признака</w:t>
              </w:r>
            </w:ins>
          </w:p>
        </w:tc>
        <w:tc>
          <w:tcPr>
            <w:tcW w:w="750" w:type="pct"/>
          </w:tcPr>
          <w:p w14:paraId="1B65101C" w14:textId="3F76E01E" w:rsidR="00114021" w:rsidRPr="007B1DE7" w:rsidRDefault="00114021" w:rsidP="00CC5520">
            <w:pPr>
              <w:pStyle w:val="GOSTTablenorm"/>
              <w:rPr>
                <w:ins w:id="5822" w:author="Сатлер Марина Викторовна" w:date="2025-01-13T14:48:00Z"/>
              </w:rPr>
            </w:pPr>
            <w:proofErr w:type="gramStart"/>
            <w:ins w:id="5823" w:author="Сатлер Марина Викторовна" w:date="2025-01-13T14:51:00Z">
              <w:r w:rsidRPr="007B1DE7">
                <w:rPr>
                  <w:b/>
                </w:rPr>
                <w:t>Requests:RestrictionList</w:t>
              </w:r>
              <w:proofErr w:type="gramEnd"/>
              <w:r w:rsidRPr="007B1DE7">
                <w:rPr>
                  <w:b/>
                </w:rPr>
                <w:t>:</w:t>
              </w:r>
              <w:r w:rsidRPr="00CC5520">
                <w:t>Name</w:t>
              </w:r>
            </w:ins>
          </w:p>
        </w:tc>
        <w:tc>
          <w:tcPr>
            <w:tcW w:w="500" w:type="pct"/>
          </w:tcPr>
          <w:p w14:paraId="0F27B188" w14:textId="4E80C267" w:rsidR="00114021" w:rsidRPr="00CC5520" w:rsidRDefault="00114021" w:rsidP="00CC5520">
            <w:pPr>
              <w:pStyle w:val="GOSTTablenorm"/>
              <w:rPr>
                <w:ins w:id="5824" w:author="Сатлер Марина Викторовна" w:date="2025-01-13T14:48:00Z"/>
              </w:rPr>
            </w:pPr>
            <w:ins w:id="5825" w:author="Сатлер Марина Викторовна" w:date="2025-01-13T14:51:00Z">
              <w:r w:rsidRPr="00CC5520">
                <w:t>Строка</w:t>
              </w:r>
            </w:ins>
          </w:p>
        </w:tc>
        <w:tc>
          <w:tcPr>
            <w:tcW w:w="295" w:type="pct"/>
          </w:tcPr>
          <w:p w14:paraId="00D25A18" w14:textId="3CAECBA6" w:rsidR="00114021" w:rsidRPr="00114021" w:rsidRDefault="00114021">
            <w:pPr>
              <w:pStyle w:val="GOSTTablenorm"/>
              <w:rPr>
                <w:ins w:id="5826" w:author="Сатлер Марина Викторовна" w:date="2025-01-13T14:48:00Z"/>
              </w:rPr>
            </w:pPr>
            <w:ins w:id="5827" w:author="Сатлер Марина Викторовна" w:date="2025-01-13T14:51:00Z">
              <w:r w:rsidRPr="00114021">
                <w:t>Да</w:t>
              </w:r>
            </w:ins>
          </w:p>
        </w:tc>
        <w:tc>
          <w:tcPr>
            <w:tcW w:w="315" w:type="pct"/>
          </w:tcPr>
          <w:p w14:paraId="20D6FA3A" w14:textId="18C77E2B" w:rsidR="00114021" w:rsidRPr="00114021" w:rsidRDefault="00114021">
            <w:pPr>
              <w:pStyle w:val="GOSTTablenorm"/>
              <w:rPr>
                <w:ins w:id="5828" w:author="Сатлер Марина Викторовна" w:date="2025-01-13T14:48:00Z"/>
              </w:rPr>
            </w:pPr>
            <w:ins w:id="5829" w:author="Сатлер Марина Викторовна" w:date="2025-01-13T14:51:00Z">
              <w:r w:rsidRPr="00114021">
                <w:t>&lt;=100</w:t>
              </w:r>
            </w:ins>
          </w:p>
        </w:tc>
        <w:tc>
          <w:tcPr>
            <w:tcW w:w="2040" w:type="pct"/>
          </w:tcPr>
          <w:p w14:paraId="582BC523" w14:textId="77777777" w:rsidR="00114021" w:rsidRDefault="00114021" w:rsidP="00114021">
            <w:pPr>
              <w:pStyle w:val="GOSTTablenorm"/>
              <w:rPr>
                <w:ins w:id="5830" w:author="Сатлер Марина Викторовна" w:date="2025-01-13T14:52:00Z"/>
              </w:rPr>
            </w:pPr>
            <w:ins w:id="5831" w:author="Сатлер Марина Викторовна" w:date="2025-01-13T14:52:00Z">
              <w:r>
                <w:t>Наименование аналитического признака.</w:t>
              </w:r>
            </w:ins>
          </w:p>
          <w:p w14:paraId="65265602" w14:textId="3EB59BEE" w:rsidR="00114021" w:rsidRDefault="00114021" w:rsidP="00114021">
            <w:pPr>
              <w:pStyle w:val="GOSTTablenorm"/>
              <w:rPr>
                <w:ins w:id="5832" w:author="Сатлер Марина Викторовна" w:date="2025-01-13T14:52:00Z"/>
              </w:rPr>
            </w:pPr>
            <w:ins w:id="5833" w:author="Сатлер Марина Викторовна" w:date="2025-01-13T14:52:00Z">
              <w:r>
                <w:t>Указывается системное наименование в соответствии со справочником «Аналитические признаки» в SVAP.</w:t>
              </w:r>
            </w:ins>
          </w:p>
          <w:p w14:paraId="724A3CB0" w14:textId="0ABE6CA9" w:rsidR="00114021" w:rsidRPr="00CC5520" w:rsidRDefault="00114021" w:rsidP="00CC5520">
            <w:pPr>
              <w:pStyle w:val="GOSTTablenorm"/>
              <w:rPr>
                <w:ins w:id="5834" w:author="Сатлер Марина Викторовна" w:date="2025-01-13T14:48:00Z"/>
              </w:rPr>
            </w:pPr>
            <w:ins w:id="5835" w:author="Сатлер Марина Викторовна" w:date="2025-01-13T14:52:00Z">
              <w:r>
                <w:t>Допускается указывать любые зарегистрированные в SVAP аналитические признаки, в т.ч. не участвующие в расчете балансов (свойства записи учета)</w:t>
              </w:r>
            </w:ins>
          </w:p>
        </w:tc>
      </w:tr>
      <w:tr w:rsidR="00114021" w:rsidRPr="00002655" w14:paraId="6E5EFF04" w14:textId="77777777" w:rsidTr="00502BCA">
        <w:trPr>
          <w:trHeight w:val="293"/>
          <w:ins w:id="5836" w:author="Сатлер Марина Викторовна" w:date="2025-01-13T14:52:00Z"/>
        </w:trPr>
        <w:tc>
          <w:tcPr>
            <w:tcW w:w="1100" w:type="pct"/>
          </w:tcPr>
          <w:p w14:paraId="2FFF215E" w14:textId="6BFC00B4" w:rsidR="00114021" w:rsidRPr="00CC5520" w:rsidRDefault="00114021" w:rsidP="00114021">
            <w:pPr>
              <w:pStyle w:val="GOSTTablenorm"/>
              <w:rPr>
                <w:ins w:id="5837" w:author="Сатлер Марина Викторовна" w:date="2025-01-13T14:52:00Z"/>
              </w:rPr>
            </w:pPr>
            <w:ins w:id="5838" w:author="Сатлер Марина Викторовна" w:date="2025-01-13T14:53:00Z">
              <w:r w:rsidRPr="008826EC">
                <w:t>Оператор</w:t>
              </w:r>
            </w:ins>
          </w:p>
        </w:tc>
        <w:tc>
          <w:tcPr>
            <w:tcW w:w="750" w:type="pct"/>
          </w:tcPr>
          <w:p w14:paraId="69AFDAA1" w14:textId="3DB3F89F" w:rsidR="00114021" w:rsidRPr="00CC5520" w:rsidRDefault="00114021" w:rsidP="00114021">
            <w:pPr>
              <w:pStyle w:val="GOSTTablenorm"/>
              <w:rPr>
                <w:ins w:id="5839" w:author="Сатлер Марина Викторовна" w:date="2025-01-13T14:52:00Z"/>
              </w:rPr>
            </w:pPr>
            <w:proofErr w:type="gramStart"/>
            <w:ins w:id="5840" w:author="Сатлер Марина Викторовна" w:date="2025-01-13T14:53:00Z">
              <w:r w:rsidRPr="007B1DE7">
                <w:rPr>
                  <w:b/>
                </w:rPr>
                <w:t>Requests:RestrictionList</w:t>
              </w:r>
              <w:proofErr w:type="gramEnd"/>
              <w:r w:rsidRPr="007B1DE7">
                <w:rPr>
                  <w:b/>
                </w:rPr>
                <w:t>:</w:t>
              </w:r>
              <w:r w:rsidRPr="008826EC">
                <w:t>Operation</w:t>
              </w:r>
            </w:ins>
          </w:p>
        </w:tc>
        <w:tc>
          <w:tcPr>
            <w:tcW w:w="500" w:type="pct"/>
          </w:tcPr>
          <w:p w14:paraId="1A633745" w14:textId="3C55AFB9" w:rsidR="00114021" w:rsidRPr="00CC5520" w:rsidRDefault="00114021" w:rsidP="00114021">
            <w:pPr>
              <w:pStyle w:val="GOSTTablenorm"/>
              <w:rPr>
                <w:ins w:id="5841" w:author="Сатлер Марина Викторовна" w:date="2025-01-13T14:52:00Z"/>
              </w:rPr>
            </w:pPr>
            <w:ins w:id="5842" w:author="Сатлер Марина Викторовна" w:date="2025-01-13T14:53:00Z">
              <w:r w:rsidRPr="008826EC">
                <w:t>Строка</w:t>
              </w:r>
            </w:ins>
          </w:p>
        </w:tc>
        <w:tc>
          <w:tcPr>
            <w:tcW w:w="295" w:type="pct"/>
          </w:tcPr>
          <w:p w14:paraId="6B4C114E" w14:textId="3E431C61" w:rsidR="00114021" w:rsidRPr="00CC5520" w:rsidRDefault="00114021" w:rsidP="00114021">
            <w:pPr>
              <w:pStyle w:val="GOSTTablenorm"/>
              <w:rPr>
                <w:ins w:id="5843" w:author="Сатлер Марина Викторовна" w:date="2025-01-13T14:52:00Z"/>
              </w:rPr>
            </w:pPr>
            <w:ins w:id="5844" w:author="Сатлер Марина Викторовна" w:date="2025-01-13T14:53:00Z">
              <w:r w:rsidRPr="008826EC">
                <w:t>Да</w:t>
              </w:r>
            </w:ins>
          </w:p>
        </w:tc>
        <w:tc>
          <w:tcPr>
            <w:tcW w:w="315" w:type="pct"/>
          </w:tcPr>
          <w:p w14:paraId="6040C2DD" w14:textId="2FA49CB7" w:rsidR="00114021" w:rsidRPr="00CC5520" w:rsidRDefault="00114021" w:rsidP="00114021">
            <w:pPr>
              <w:pStyle w:val="GOSTTablenorm"/>
              <w:rPr>
                <w:ins w:id="5845" w:author="Сатлер Марина Викторовна" w:date="2025-01-13T14:52:00Z"/>
              </w:rPr>
            </w:pPr>
            <w:ins w:id="5846" w:author="Сатлер Марина Викторовна" w:date="2025-01-13T14:53:00Z">
              <w:r w:rsidRPr="008826EC">
                <w:t>&lt;=10</w:t>
              </w:r>
            </w:ins>
          </w:p>
        </w:tc>
        <w:tc>
          <w:tcPr>
            <w:tcW w:w="2040" w:type="pct"/>
          </w:tcPr>
          <w:p w14:paraId="0759CC2F" w14:textId="77777777" w:rsidR="00114021" w:rsidRDefault="00114021" w:rsidP="00114021">
            <w:pPr>
              <w:pStyle w:val="GOSTTablenorm"/>
              <w:rPr>
                <w:ins w:id="5847" w:author="Сатлер Марина Викторовна" w:date="2025-01-13T14:53:00Z"/>
              </w:rPr>
            </w:pPr>
            <w:ins w:id="5848" w:author="Сатлер Марина Викторовна" w:date="2025-01-13T14:53:00Z">
              <w:r>
                <w:t>Значение оператора, применяемого к указанному значению аналитического признака.</w:t>
              </w:r>
            </w:ins>
          </w:p>
          <w:p w14:paraId="1AFAE5F1" w14:textId="03431FDC" w:rsidR="00114021" w:rsidRDefault="00114021" w:rsidP="00114021">
            <w:pPr>
              <w:pStyle w:val="GOSTTablenorm"/>
              <w:rPr>
                <w:ins w:id="5849" w:author="Сатлер Марина Викторовна" w:date="2025-01-13T14:53:00Z"/>
              </w:rPr>
            </w:pPr>
            <w:ins w:id="5850" w:author="Сатлер Марина Викторовна" w:date="2025-01-13T14:53:00Z">
              <w:r>
                <w:t>Допустимо указание следующих операторов</w:t>
              </w:r>
            </w:ins>
            <w:ins w:id="5851" w:author="Сатлер Марина Викторовна" w:date="2025-01-13T15:01:00Z">
              <w:r w:rsidR="003648B2" w:rsidRPr="007B1DE7">
                <w:t xml:space="preserve"> </w:t>
              </w:r>
              <w:r w:rsidR="003648B2" w:rsidRPr="004B4497">
                <w:t xml:space="preserve">(описание приведено в таблице </w:t>
              </w:r>
              <w:r w:rsidR="003648B2">
                <w:fldChar w:fldCharType="begin"/>
              </w:r>
              <w:r w:rsidR="003648B2">
                <w:instrText xml:space="preserve"> REF _Ref154532076 \h </w:instrText>
              </w:r>
            </w:ins>
            <w:ins w:id="5852" w:author="Сатлер Марина Викторовна" w:date="2025-01-13T15:01:00Z">
              <w:r w:rsidR="003648B2">
                <w:fldChar w:fldCharType="separate"/>
              </w:r>
            </w:ins>
            <w:r w:rsidR="00F300A9">
              <w:rPr>
                <w:noProof/>
              </w:rPr>
              <w:t>11</w:t>
            </w:r>
            <w:ins w:id="5853" w:author="Сатлер Марина Викторовна" w:date="2025-01-13T15:01:00Z">
              <w:r w:rsidR="003648B2">
                <w:fldChar w:fldCharType="end"/>
              </w:r>
              <w:r w:rsidR="003648B2">
                <w:t xml:space="preserve"> п. </w:t>
              </w:r>
              <w:r w:rsidR="003648B2">
                <w:fldChar w:fldCharType="begin"/>
              </w:r>
              <w:r w:rsidR="003648B2">
                <w:instrText xml:space="preserve"> REF _Ref143780994 \r \h  \* MERGEFORMAT </w:instrText>
              </w:r>
            </w:ins>
            <w:ins w:id="5854" w:author="Сатлер Марина Викторовна" w:date="2025-01-13T15:01:00Z">
              <w:r w:rsidR="003648B2">
                <w:fldChar w:fldCharType="separate"/>
              </w:r>
            </w:ins>
            <w:r w:rsidR="00F300A9">
              <w:t>7.7</w:t>
            </w:r>
            <w:ins w:id="5855" w:author="Сатлер Марина Викторовна" w:date="2025-01-13T15:01:00Z">
              <w:r w:rsidR="003648B2">
                <w:fldChar w:fldCharType="end"/>
              </w:r>
              <w:r w:rsidR="003648B2">
                <w:t>)</w:t>
              </w:r>
            </w:ins>
            <w:ins w:id="5856" w:author="Сатлер Марина Викторовна" w:date="2025-01-13T14:53:00Z">
              <w:r>
                <w:t>:</w:t>
              </w:r>
            </w:ins>
          </w:p>
          <w:p w14:paraId="2654113D" w14:textId="6E0C4FC3" w:rsidR="00114021" w:rsidRDefault="00114021" w:rsidP="007B1DE7">
            <w:pPr>
              <w:pStyle w:val="GOSTTableListMark1"/>
              <w:rPr>
                <w:ins w:id="5857" w:author="Сатлер Марина Викторовна" w:date="2025-01-13T14:53:00Z"/>
              </w:rPr>
            </w:pPr>
            <w:ins w:id="5858" w:author="Сатлер Марина Викторовна" w:date="2025-01-13T14:53:00Z">
              <w:r>
                <w:t>not=</w:t>
              </w:r>
            </w:ins>
            <w:ins w:id="5859" w:author="Сатлер Марина Викторовна" w:date="2025-01-13T15:01:00Z">
              <w:r w:rsidR="003648B2">
                <w:rPr>
                  <w:lang w:val="en-US"/>
                </w:rPr>
                <w:t xml:space="preserve"> </w:t>
              </w:r>
            </w:ins>
            <w:ins w:id="5860" w:author="Сатлер Марина Викторовна" w:date="2025-01-13T15:02:00Z">
              <w:r w:rsidR="003648B2">
                <w:rPr>
                  <w:lang w:val="en-US"/>
                </w:rPr>
                <w:t>(</w:t>
              </w:r>
              <w:r w:rsidR="003648B2">
                <w:t>не равно</w:t>
              </w:r>
              <w:r w:rsidR="003648B2">
                <w:rPr>
                  <w:lang w:val="en-US"/>
                </w:rPr>
                <w:t>)</w:t>
              </w:r>
            </w:ins>
            <w:ins w:id="5861" w:author="Сатлер Марина Викторовна" w:date="2025-01-13T15:00:00Z">
              <w:r w:rsidR="00346C02">
                <w:t>;</w:t>
              </w:r>
            </w:ins>
          </w:p>
          <w:p w14:paraId="02261DF7" w14:textId="64D7CCFE" w:rsidR="00114021" w:rsidRDefault="00114021" w:rsidP="007B1DE7">
            <w:pPr>
              <w:pStyle w:val="GOSTTableListMark1"/>
              <w:rPr>
                <w:ins w:id="5862" w:author="Сатлер Марина Викторовна" w:date="2025-01-13T14:53:00Z"/>
              </w:rPr>
            </w:pPr>
            <w:ins w:id="5863" w:author="Сатлер Марина Викторовна" w:date="2025-01-13T14:53:00Z">
              <w:r>
                <w:t>=</w:t>
              </w:r>
            </w:ins>
            <w:ins w:id="5864" w:author="Сатлер Марина Викторовна" w:date="2025-01-13T15:02:00Z">
              <w:r w:rsidR="003648B2">
                <w:t xml:space="preserve"> (равно)</w:t>
              </w:r>
            </w:ins>
            <w:ins w:id="5865" w:author="Сатлер Марина Викторовна" w:date="2025-01-13T15:00:00Z">
              <w:r w:rsidR="00346C02">
                <w:t>;</w:t>
              </w:r>
            </w:ins>
          </w:p>
          <w:p w14:paraId="0B58472E" w14:textId="58576631" w:rsidR="00114021" w:rsidRDefault="003648B2" w:rsidP="007B1DE7">
            <w:pPr>
              <w:pStyle w:val="GOSTTableListMark1"/>
              <w:rPr>
                <w:ins w:id="5866" w:author="Сатлер Марина Викторовна" w:date="2025-01-13T14:53:00Z"/>
              </w:rPr>
            </w:pPr>
            <w:ins w:id="5867" w:author="Сатлер Марина Викторовна" w:date="2025-01-13T15:02:00Z">
              <w:r>
                <w:rPr>
                  <w:lang w:val="en-US"/>
                </w:rPr>
                <w:t>l</w:t>
              </w:r>
            </w:ins>
            <w:ins w:id="5868" w:author="Сатлер Марина Викторовна" w:date="2025-01-13T14:53:00Z">
              <w:r w:rsidR="00114021">
                <w:t>ike</w:t>
              </w:r>
            </w:ins>
            <w:ins w:id="5869" w:author="Сатлер Марина Викторовна" w:date="2025-01-13T15:02:00Z">
              <w:r>
                <w:t xml:space="preserve"> </w:t>
              </w:r>
            </w:ins>
            <w:ins w:id="5870" w:author="Сатлер Марина Викторовна" w:date="2025-01-13T15:03:00Z">
              <w:r>
                <w:rPr>
                  <w:lang w:val="en-US"/>
                </w:rPr>
                <w:t>(</w:t>
              </w:r>
              <w:r>
                <w:t>с</w:t>
              </w:r>
              <w:r w:rsidRPr="00626A2D">
                <w:t>одержит</w:t>
              </w:r>
              <w:r>
                <w:rPr>
                  <w:lang w:val="en-US"/>
                </w:rPr>
                <w:t>)</w:t>
              </w:r>
            </w:ins>
            <w:ins w:id="5871" w:author="Сатлер Марина Викторовна" w:date="2025-01-13T15:00:00Z">
              <w:r w:rsidR="00346C02">
                <w:t>;</w:t>
              </w:r>
            </w:ins>
          </w:p>
          <w:p w14:paraId="54AF56E6" w14:textId="720F55CF" w:rsidR="00114021" w:rsidRDefault="00114021" w:rsidP="007B1DE7">
            <w:pPr>
              <w:pStyle w:val="GOSTTableListMark1"/>
              <w:rPr>
                <w:ins w:id="5872" w:author="Сатлер Марина Викторовна" w:date="2025-01-13T14:53:00Z"/>
              </w:rPr>
            </w:pPr>
            <w:ins w:id="5873" w:author="Сатлер Марина Викторовна" w:date="2025-01-13T14:53:00Z">
              <w:r>
                <w:t>not like</w:t>
              </w:r>
            </w:ins>
            <w:ins w:id="5874" w:author="Сатлер Марина Викторовна" w:date="2025-01-13T15:03:00Z">
              <w:r w:rsidR="003648B2">
                <w:rPr>
                  <w:lang w:val="en-US"/>
                </w:rPr>
                <w:t xml:space="preserve"> (</w:t>
              </w:r>
              <w:r w:rsidR="003648B2">
                <w:t>не</w:t>
              </w:r>
              <w:r w:rsidR="003648B2">
                <w:rPr>
                  <w:lang w:val="en-US"/>
                </w:rPr>
                <w:t xml:space="preserve"> </w:t>
              </w:r>
              <w:r w:rsidR="003648B2">
                <w:t>с</w:t>
              </w:r>
              <w:r w:rsidR="003648B2" w:rsidRPr="00626A2D">
                <w:t>одержит</w:t>
              </w:r>
              <w:r w:rsidR="003648B2">
                <w:rPr>
                  <w:lang w:val="en-US"/>
                </w:rPr>
                <w:t>)</w:t>
              </w:r>
            </w:ins>
            <w:ins w:id="5875" w:author="Сатлер Марина Викторовна" w:date="2025-01-13T15:00:00Z">
              <w:r w:rsidR="003648B2">
                <w:t>.</w:t>
              </w:r>
            </w:ins>
          </w:p>
          <w:p w14:paraId="2F8076EC" w14:textId="515BE9FF" w:rsidR="00114021" w:rsidRPr="00CC5520" w:rsidRDefault="00114021" w:rsidP="00114021">
            <w:pPr>
              <w:pStyle w:val="GOSTTablenorm"/>
              <w:rPr>
                <w:ins w:id="5876" w:author="Сатлер Марина Викторовна" w:date="2025-01-13T14:52:00Z"/>
              </w:rPr>
            </w:pPr>
            <w:ins w:id="5877" w:author="Сатлер Марина Викторовна" w:date="2025-01-13T14:53:00Z">
              <w:r>
                <w:t>В случае указания иного значения оператора пользователю будет возвращена ошибка «Недопустимое значение оператора»</w:t>
              </w:r>
            </w:ins>
          </w:p>
        </w:tc>
      </w:tr>
      <w:tr w:rsidR="00682532" w:rsidRPr="00002655" w14:paraId="615D4CAE" w14:textId="77777777" w:rsidTr="00502BCA">
        <w:trPr>
          <w:trHeight w:val="293"/>
          <w:ins w:id="5878" w:author="Сатлер Марина Викторовна" w:date="2025-01-13T15:03:00Z"/>
        </w:trPr>
        <w:tc>
          <w:tcPr>
            <w:tcW w:w="1100" w:type="pct"/>
          </w:tcPr>
          <w:p w14:paraId="314FD11D" w14:textId="08A0B750" w:rsidR="00682532" w:rsidRPr="008826EC" w:rsidRDefault="00682532" w:rsidP="00682532">
            <w:pPr>
              <w:pStyle w:val="GOSTTablenorm"/>
              <w:rPr>
                <w:ins w:id="5879" w:author="Сатлер Марина Викторовна" w:date="2025-01-13T15:03:00Z"/>
              </w:rPr>
            </w:pPr>
            <w:ins w:id="5880" w:author="Сатлер Марина Викторовна" w:date="2025-01-13T15:03:00Z">
              <w:r w:rsidRPr="008C430D">
                <w:t>Сторона аналитического признака в записи учета</w:t>
              </w:r>
            </w:ins>
          </w:p>
        </w:tc>
        <w:tc>
          <w:tcPr>
            <w:tcW w:w="750" w:type="pct"/>
          </w:tcPr>
          <w:p w14:paraId="5E161ABA" w14:textId="18A5368E" w:rsidR="00682532" w:rsidRPr="00CC5520" w:rsidRDefault="00682532" w:rsidP="00682532">
            <w:pPr>
              <w:pStyle w:val="GOSTTablenorm"/>
              <w:rPr>
                <w:ins w:id="5881" w:author="Сатлер Марина Викторовна" w:date="2025-01-13T15:03:00Z"/>
                <w:b/>
              </w:rPr>
            </w:pPr>
            <w:proofErr w:type="gramStart"/>
            <w:ins w:id="5882" w:author="Сатлер Марина Викторовна" w:date="2025-01-13T15:03:00Z">
              <w:r w:rsidRPr="007B1DE7">
                <w:rPr>
                  <w:b/>
                </w:rPr>
                <w:t>Requests:RestrictionList</w:t>
              </w:r>
              <w:proofErr w:type="gramEnd"/>
              <w:r w:rsidRPr="007B1DE7">
                <w:rPr>
                  <w:b/>
                </w:rPr>
                <w:t>:</w:t>
              </w:r>
              <w:r w:rsidRPr="008C430D">
                <w:t>Site</w:t>
              </w:r>
            </w:ins>
          </w:p>
        </w:tc>
        <w:tc>
          <w:tcPr>
            <w:tcW w:w="500" w:type="pct"/>
          </w:tcPr>
          <w:p w14:paraId="110C3F91" w14:textId="152AABCC" w:rsidR="00682532" w:rsidRPr="008826EC" w:rsidRDefault="00682532" w:rsidP="00682532">
            <w:pPr>
              <w:pStyle w:val="GOSTTablenorm"/>
              <w:rPr>
                <w:ins w:id="5883" w:author="Сатлер Марина Викторовна" w:date="2025-01-13T15:03:00Z"/>
              </w:rPr>
            </w:pPr>
            <w:ins w:id="5884" w:author="Сатлер Марина Викторовна" w:date="2025-01-13T15:03:00Z">
              <w:r w:rsidRPr="008C430D">
                <w:t>Строка</w:t>
              </w:r>
            </w:ins>
          </w:p>
        </w:tc>
        <w:tc>
          <w:tcPr>
            <w:tcW w:w="295" w:type="pct"/>
          </w:tcPr>
          <w:p w14:paraId="1DEF6A08" w14:textId="210D6C28" w:rsidR="00682532" w:rsidRPr="008826EC" w:rsidRDefault="00682532" w:rsidP="00682532">
            <w:pPr>
              <w:pStyle w:val="GOSTTablenorm"/>
              <w:rPr>
                <w:ins w:id="5885" w:author="Сатлер Марина Викторовна" w:date="2025-01-13T15:03:00Z"/>
              </w:rPr>
            </w:pPr>
            <w:ins w:id="5886" w:author="Сатлер Марина Викторовна" w:date="2025-01-13T15:03:00Z">
              <w:r w:rsidRPr="008C430D">
                <w:t>Нет</w:t>
              </w:r>
            </w:ins>
          </w:p>
        </w:tc>
        <w:tc>
          <w:tcPr>
            <w:tcW w:w="315" w:type="pct"/>
          </w:tcPr>
          <w:p w14:paraId="04C36BE8" w14:textId="1AFAF31B" w:rsidR="00682532" w:rsidRPr="008826EC" w:rsidRDefault="00682532" w:rsidP="00682532">
            <w:pPr>
              <w:pStyle w:val="GOSTTablenorm"/>
              <w:rPr>
                <w:ins w:id="5887" w:author="Сатлер Марина Викторовна" w:date="2025-01-13T15:03:00Z"/>
              </w:rPr>
            </w:pPr>
            <w:ins w:id="5888" w:author="Сатлер Марина Викторовна" w:date="2025-01-13T15:03:00Z">
              <w:r w:rsidRPr="008C430D">
                <w:t>=2</w:t>
              </w:r>
            </w:ins>
          </w:p>
        </w:tc>
        <w:tc>
          <w:tcPr>
            <w:tcW w:w="2040" w:type="pct"/>
          </w:tcPr>
          <w:p w14:paraId="3EF0BE99" w14:textId="77777777" w:rsidR="00682532" w:rsidRDefault="00682532" w:rsidP="00682532">
            <w:pPr>
              <w:pStyle w:val="GOSTTablenorm"/>
              <w:rPr>
                <w:ins w:id="5889" w:author="Сатлер Марина Викторовна" w:date="2025-01-13T15:04:00Z"/>
              </w:rPr>
            </w:pPr>
            <w:ins w:id="5890" w:author="Сатлер Марина Викторовна" w:date="2025-01-13T15:04:00Z">
              <w:r>
                <w:t>Определяет сторону аналитического признака в записи учета, по которой выставляется ограничение:</w:t>
              </w:r>
            </w:ins>
          </w:p>
          <w:p w14:paraId="34CCC661" w14:textId="4E0201A3" w:rsidR="00682532" w:rsidRDefault="00682532" w:rsidP="007B1DE7">
            <w:pPr>
              <w:pStyle w:val="GOSTTableListMark1"/>
              <w:rPr>
                <w:ins w:id="5891" w:author="Сатлер Марина Викторовна" w:date="2025-01-13T15:04:00Z"/>
              </w:rPr>
            </w:pPr>
            <w:ins w:id="5892" w:author="Сатлер Марина Викторовна" w:date="2025-01-13T15:04:00Z">
              <w:r>
                <w:t xml:space="preserve">«-1» </w:t>
              </w:r>
            </w:ins>
            <w:ins w:id="5893" w:author="Сатлер Марина Викторовна" w:date="2025-01-13T15:06:00Z">
              <w:r w:rsidRPr="00002655">
                <w:t>–</w:t>
              </w:r>
            </w:ins>
            <w:ins w:id="5894" w:author="Сатлер Марина Викторовна" w:date="2025-01-13T15:04:00Z">
              <w:r>
                <w:t xml:space="preserve"> Дебет;</w:t>
              </w:r>
            </w:ins>
          </w:p>
          <w:p w14:paraId="2EE34610" w14:textId="79372178" w:rsidR="00682532" w:rsidRDefault="00682532" w:rsidP="007B1DE7">
            <w:pPr>
              <w:pStyle w:val="GOSTTableListMark1"/>
              <w:rPr>
                <w:ins w:id="5895" w:author="Сатлер Марина Викторовна" w:date="2025-01-13T15:04:00Z"/>
              </w:rPr>
            </w:pPr>
            <w:ins w:id="5896" w:author="Сатлер Марина Викторовна" w:date="2025-01-13T15:04:00Z">
              <w:r>
                <w:t xml:space="preserve">«+1» </w:t>
              </w:r>
            </w:ins>
            <w:ins w:id="5897" w:author="Сатлер Марина Викторовна" w:date="2025-01-13T15:06:00Z">
              <w:r w:rsidRPr="00002655">
                <w:t>–</w:t>
              </w:r>
            </w:ins>
            <w:ins w:id="5898" w:author="Сатлер Марина Викторовна" w:date="2025-01-13T15:04:00Z">
              <w:r>
                <w:t xml:space="preserve"> Кредит.</w:t>
              </w:r>
            </w:ins>
          </w:p>
          <w:p w14:paraId="580F6332" w14:textId="6003B0F2" w:rsidR="00682532" w:rsidRDefault="00682532" w:rsidP="00682532">
            <w:pPr>
              <w:pStyle w:val="GOSTTablenorm"/>
              <w:rPr>
                <w:ins w:id="5899" w:author="Сатлер Марина Викторовна" w:date="2025-01-13T15:03:00Z"/>
              </w:rPr>
            </w:pPr>
            <w:ins w:id="5900" w:author="Сатлер Марина Викторовна" w:date="2025-01-13T15:04:00Z">
              <w:r>
                <w:t>Если параметр не заполнен, то ограничение распространяется на записи учета, у которых значение аналитического признака по дебету ИЛИ по кредиту удовлетворяет условиям</w:t>
              </w:r>
            </w:ins>
          </w:p>
        </w:tc>
      </w:tr>
      <w:tr w:rsidR="00682532" w:rsidRPr="00002655" w14:paraId="1F3A9DD8" w14:textId="77777777" w:rsidTr="00502BCA">
        <w:trPr>
          <w:trHeight w:val="293"/>
          <w:ins w:id="5901" w:author="Сатлер Марина Викторовна" w:date="2025-01-13T15:06:00Z"/>
        </w:trPr>
        <w:tc>
          <w:tcPr>
            <w:tcW w:w="1100" w:type="pct"/>
          </w:tcPr>
          <w:p w14:paraId="6D41E779" w14:textId="6191D485" w:rsidR="00682532" w:rsidRPr="007B1DE7" w:rsidRDefault="00682532" w:rsidP="00682532">
            <w:pPr>
              <w:pStyle w:val="GOSTTablenorm"/>
              <w:rPr>
                <w:ins w:id="5902" w:author="Сатлер Марина Викторовна" w:date="2025-01-13T15:06:00Z"/>
                <w:b/>
              </w:rPr>
            </w:pPr>
            <w:ins w:id="5903" w:author="Сатлер Марина Викторовна" w:date="2025-01-13T15:06:00Z">
              <w:r w:rsidRPr="007B1DE7">
                <w:rPr>
                  <w:b/>
                </w:rPr>
                <w:t>Перечень допустимых значений аналитического признака</w:t>
              </w:r>
            </w:ins>
          </w:p>
        </w:tc>
        <w:tc>
          <w:tcPr>
            <w:tcW w:w="750" w:type="pct"/>
          </w:tcPr>
          <w:p w14:paraId="1459F988" w14:textId="5C16F05C" w:rsidR="00682532" w:rsidRPr="00CC5520" w:rsidRDefault="00682532" w:rsidP="00682532">
            <w:pPr>
              <w:pStyle w:val="GOSTTablenorm"/>
              <w:rPr>
                <w:ins w:id="5904" w:author="Сатлер Марина Викторовна" w:date="2025-01-13T15:06:00Z"/>
                <w:b/>
              </w:rPr>
            </w:pPr>
            <w:proofErr w:type="gramStart"/>
            <w:ins w:id="5905" w:author="Сатлер Марина Викторовна" w:date="2025-01-13T15:06:00Z">
              <w:r w:rsidRPr="00CC5520">
                <w:rPr>
                  <w:b/>
                </w:rPr>
                <w:t>Requests:RestrictionList</w:t>
              </w:r>
              <w:proofErr w:type="gramEnd"/>
              <w:r w:rsidRPr="00CC5520">
                <w:rPr>
                  <w:b/>
                </w:rPr>
                <w:t>:Value</w:t>
              </w:r>
            </w:ins>
          </w:p>
        </w:tc>
        <w:tc>
          <w:tcPr>
            <w:tcW w:w="500" w:type="pct"/>
          </w:tcPr>
          <w:p w14:paraId="5AC69186" w14:textId="4818C4E3" w:rsidR="00682532" w:rsidRPr="008C430D" w:rsidRDefault="00682532" w:rsidP="00682532">
            <w:pPr>
              <w:pStyle w:val="GOSTTablenorm"/>
              <w:rPr>
                <w:ins w:id="5906" w:author="Сатлер Марина Викторовна" w:date="2025-01-13T15:06:00Z"/>
              </w:rPr>
            </w:pPr>
            <w:ins w:id="5907" w:author="Сатлер Марина Викторовна" w:date="2025-01-13T15:06:00Z">
              <w:r w:rsidRPr="00FC5C72">
                <w:t>Массив</w:t>
              </w:r>
            </w:ins>
          </w:p>
        </w:tc>
        <w:tc>
          <w:tcPr>
            <w:tcW w:w="295" w:type="pct"/>
          </w:tcPr>
          <w:p w14:paraId="0EC9A796" w14:textId="79461F0A" w:rsidR="00682532" w:rsidRPr="008C430D" w:rsidRDefault="00682532" w:rsidP="00682532">
            <w:pPr>
              <w:pStyle w:val="GOSTTablenorm"/>
              <w:rPr>
                <w:ins w:id="5908" w:author="Сатлер Марина Викторовна" w:date="2025-01-13T15:06:00Z"/>
              </w:rPr>
            </w:pPr>
            <w:ins w:id="5909" w:author="Сатлер Марина Викторовна" w:date="2025-01-13T15:06:00Z">
              <w:r w:rsidRPr="00FC5C72">
                <w:t>Да</w:t>
              </w:r>
            </w:ins>
          </w:p>
        </w:tc>
        <w:tc>
          <w:tcPr>
            <w:tcW w:w="315" w:type="pct"/>
          </w:tcPr>
          <w:p w14:paraId="692EDA2A" w14:textId="1221B607" w:rsidR="00682532" w:rsidRPr="008C430D" w:rsidRDefault="00682532" w:rsidP="00682532">
            <w:pPr>
              <w:pStyle w:val="GOSTTablenorm"/>
              <w:rPr>
                <w:ins w:id="5910" w:author="Сатлер Марина Викторовна" w:date="2025-01-13T15:06:00Z"/>
              </w:rPr>
            </w:pPr>
            <w:ins w:id="5911" w:author="Сатлер Марина Викторовна" w:date="2025-01-13T15:06:00Z">
              <w:r w:rsidRPr="00FC5C72">
                <w:t>&lt;=1000</w:t>
              </w:r>
            </w:ins>
          </w:p>
        </w:tc>
        <w:tc>
          <w:tcPr>
            <w:tcW w:w="2040" w:type="pct"/>
          </w:tcPr>
          <w:p w14:paraId="55AF9C58" w14:textId="77777777" w:rsidR="00682532" w:rsidRPr="00CC5520" w:rsidRDefault="00682532" w:rsidP="00CC5520">
            <w:pPr>
              <w:pStyle w:val="GOSTTablenorm"/>
              <w:rPr>
                <w:ins w:id="5912" w:author="Сатлер Марина Викторовна" w:date="2025-01-13T15:06:00Z"/>
              </w:rPr>
            </w:pPr>
            <w:ins w:id="5913" w:author="Сатлер Марина Викторовна" w:date="2025-01-13T15:06:00Z">
              <w:r w:rsidRPr="00CC5520">
                <w:t>Указывается перечень допустимых значений заданного аналитического признака.</w:t>
              </w:r>
            </w:ins>
          </w:p>
          <w:p w14:paraId="61B6AB41" w14:textId="3AD9ABE0" w:rsidR="00682532" w:rsidRPr="00682532" w:rsidRDefault="00682532" w:rsidP="00CC5520">
            <w:pPr>
              <w:pStyle w:val="GOSTTablenorm"/>
              <w:rPr>
                <w:ins w:id="5914" w:author="Сатлер Марина Викторовна" w:date="2025-01-13T15:06:00Z"/>
              </w:rPr>
            </w:pPr>
            <w:ins w:id="5915" w:author="Сатлер Марина Викторовна" w:date="2025-01-13T15:06:00Z">
              <w:r w:rsidRPr="00CC5520">
                <w:lastRenderedPageBreak/>
                <w:t xml:space="preserve">В открываемых операционных днях могут быть сформированы только записи учета, содержащие в своем составе заданный аналитический признак с одним из допустимых значений или </w:t>
              </w:r>
              <w:r w:rsidRPr="002E42ED">
                <w:t>пустым значением («пустое значение», null или «-» (прочерк))</w:t>
              </w:r>
              <w:r w:rsidRPr="00682532">
                <w:t>.</w:t>
              </w:r>
            </w:ins>
          </w:p>
          <w:p w14:paraId="457471B2" w14:textId="37D4CC7C" w:rsidR="00682532" w:rsidRDefault="00682532">
            <w:pPr>
              <w:pStyle w:val="GOSTTablenorm"/>
              <w:rPr>
                <w:ins w:id="5916" w:author="Сатлер Марина Викторовна" w:date="2025-01-13T15:06:00Z"/>
              </w:rPr>
            </w:pPr>
            <w:ins w:id="5917" w:author="Сатлер Марина Викторовна" w:date="2025-01-13T15:06:00Z">
              <w:r w:rsidRPr="00682532">
                <w:t>Размерность каждого элемента массива соответствует заданной</w:t>
              </w:r>
            </w:ins>
          </w:p>
        </w:tc>
      </w:tr>
      <w:tr w:rsidR="00426CA2" w14:paraId="76A40D12" w14:textId="77777777" w:rsidTr="00502BCA">
        <w:trPr>
          <w:trHeight w:val="293"/>
        </w:trPr>
        <w:tc>
          <w:tcPr>
            <w:tcW w:w="5000" w:type="pct"/>
            <w:gridSpan w:val="6"/>
          </w:tcPr>
          <w:p w14:paraId="44B5AEB7" w14:textId="4D0DC3AB" w:rsidR="00426CA2" w:rsidRDefault="00426CA2" w:rsidP="00426CA2">
            <w:pPr>
              <w:ind w:firstLine="0"/>
              <w:jc w:val="center"/>
              <w:rPr>
                <w:sz w:val="22"/>
                <w:szCs w:val="22"/>
              </w:rPr>
            </w:pPr>
            <w:bookmarkStart w:id="5918" w:name="_Hlk129332040"/>
            <w:r w:rsidRPr="33249EA7">
              <w:rPr>
                <w:b/>
                <w:bCs/>
                <w:sz w:val="22"/>
                <w:szCs w:val="22"/>
              </w:rPr>
              <w:lastRenderedPageBreak/>
              <w:t xml:space="preserve">Перечень параметров тела запроса «Сервис открытия операционных дней системы с возможностью проведения отдельных операций» </w:t>
            </w:r>
            <w:r>
              <w:rPr>
                <w:b/>
                <w:bCs/>
                <w:sz w:val="22"/>
                <w:szCs w:val="22"/>
              </w:rPr>
              <w:t>TradingDaysSysOpenOnRequest</w:t>
            </w:r>
            <w:r w:rsidRPr="33249EA7">
              <w:rPr>
                <w:b/>
                <w:bCs/>
                <w:sz w:val="22"/>
                <w:szCs w:val="22"/>
              </w:rPr>
              <w:t xml:space="preserve"> (</w:t>
            </w:r>
            <w:r w:rsidRPr="33249EA7">
              <w:rPr>
                <w:b/>
                <w:bCs/>
                <w:sz w:val="22"/>
                <w:szCs w:val="22"/>
                <w:lang w:val="en-US"/>
              </w:rPr>
              <w:t>document</w:t>
            </w:r>
            <w:r w:rsidRPr="33249EA7">
              <w:rPr>
                <w:b/>
                <w:bCs/>
                <w:sz w:val="22"/>
                <w:szCs w:val="22"/>
              </w:rPr>
              <w:t>)</w:t>
            </w:r>
          </w:p>
        </w:tc>
      </w:tr>
      <w:bookmarkEnd w:id="5918"/>
      <w:tr w:rsidR="00426CA2" w14:paraId="111F5750" w14:textId="77777777" w:rsidTr="00502BCA">
        <w:trPr>
          <w:trHeight w:val="293"/>
        </w:trPr>
        <w:tc>
          <w:tcPr>
            <w:tcW w:w="1100" w:type="pct"/>
          </w:tcPr>
          <w:p w14:paraId="4BFC338D" w14:textId="21BF3AED" w:rsidR="00426CA2" w:rsidRPr="00C75A4E" w:rsidRDefault="00426CA2" w:rsidP="00426CA2">
            <w:pPr>
              <w:pStyle w:val="GOSTTablenorm"/>
              <w:rPr>
                <w:b/>
              </w:rPr>
            </w:pPr>
            <w:r w:rsidRPr="00C75A4E">
              <w:rPr>
                <w:b/>
              </w:rPr>
              <w:t>Операционные дни</w:t>
            </w:r>
          </w:p>
        </w:tc>
        <w:tc>
          <w:tcPr>
            <w:tcW w:w="750" w:type="pct"/>
          </w:tcPr>
          <w:p w14:paraId="64A3FE99" w14:textId="7A7B4C53" w:rsidR="00426CA2" w:rsidRPr="00C75A4E" w:rsidRDefault="00426CA2" w:rsidP="00426CA2">
            <w:pPr>
              <w:pStyle w:val="GOSTTablenorm"/>
              <w:rPr>
                <w:b/>
              </w:rPr>
            </w:pPr>
            <w:r w:rsidRPr="00C75A4E">
              <w:rPr>
                <w:b/>
                <w:lang w:val="en-US"/>
              </w:rPr>
              <w:t>TradingDays</w:t>
            </w:r>
          </w:p>
        </w:tc>
        <w:tc>
          <w:tcPr>
            <w:tcW w:w="500" w:type="pct"/>
          </w:tcPr>
          <w:p w14:paraId="3CA21B9E" w14:textId="3A080487" w:rsidR="00426CA2" w:rsidRDefault="00426CA2" w:rsidP="00426CA2">
            <w:pPr>
              <w:pStyle w:val="GOSTTablenorm"/>
            </w:pPr>
            <w:r w:rsidRPr="33249EA7">
              <w:t>Массив</w:t>
            </w:r>
          </w:p>
        </w:tc>
        <w:tc>
          <w:tcPr>
            <w:tcW w:w="295" w:type="pct"/>
          </w:tcPr>
          <w:p w14:paraId="348A6C07" w14:textId="5DE83C70" w:rsidR="00426CA2" w:rsidRDefault="00426CA2" w:rsidP="00426CA2">
            <w:pPr>
              <w:pStyle w:val="GOSTTablenorm"/>
            </w:pPr>
            <w:r w:rsidRPr="33249EA7">
              <w:t>Да</w:t>
            </w:r>
          </w:p>
        </w:tc>
        <w:tc>
          <w:tcPr>
            <w:tcW w:w="315" w:type="pct"/>
          </w:tcPr>
          <w:p w14:paraId="7FFEC571" w14:textId="0FED3DF9" w:rsidR="00426CA2" w:rsidRPr="00C75A4E" w:rsidRDefault="00426CA2" w:rsidP="00426CA2">
            <w:pPr>
              <w:pStyle w:val="GOSTTablenorm"/>
              <w:rPr>
                <w:lang w:val="en-US"/>
              </w:rPr>
            </w:pPr>
            <w:r>
              <w:rPr>
                <w:lang w:val="en-US"/>
              </w:rPr>
              <w:t>-</w:t>
            </w:r>
          </w:p>
        </w:tc>
        <w:tc>
          <w:tcPr>
            <w:tcW w:w="2040" w:type="pct"/>
          </w:tcPr>
          <w:p w14:paraId="4E140FB2" w14:textId="14239B2E" w:rsidR="00426CA2" w:rsidRDefault="00426CA2" w:rsidP="00426CA2">
            <w:pPr>
              <w:pStyle w:val="GOSTTablenorm"/>
            </w:pPr>
            <w:r w:rsidRPr="33249EA7">
              <w:t>Указываются даты операционных дней системы в формате YYYY-MM-DD которые необходимо открыть для проведения отдельных операций</w:t>
            </w:r>
          </w:p>
        </w:tc>
      </w:tr>
      <w:tr w:rsidR="00426CA2" w14:paraId="58D3A6A4" w14:textId="77777777" w:rsidTr="00502BCA">
        <w:trPr>
          <w:trHeight w:val="293"/>
          <w:ins w:id="5919" w:author="Метелева Ирина Сергеевна" w:date="2024-07-17T16:45:00Z"/>
        </w:trPr>
        <w:tc>
          <w:tcPr>
            <w:tcW w:w="1100" w:type="pct"/>
          </w:tcPr>
          <w:p w14:paraId="7EB48D52" w14:textId="73569DF3" w:rsidR="00426CA2" w:rsidRPr="00C75A4E" w:rsidRDefault="00426CA2" w:rsidP="00426CA2">
            <w:pPr>
              <w:pStyle w:val="GOSTTablenorm"/>
              <w:rPr>
                <w:ins w:id="5920" w:author="Метелева Ирина Сергеевна" w:date="2024-07-17T16:45:00Z"/>
                <w:b/>
              </w:rPr>
            </w:pPr>
            <w:ins w:id="5921" w:author="Метелева Ирина Сергеевна" w:date="2024-07-17T16:45:00Z">
              <w:r w:rsidRPr="003F1563">
                <w:t>Идентификатор пользователя</w:t>
              </w:r>
            </w:ins>
          </w:p>
        </w:tc>
        <w:tc>
          <w:tcPr>
            <w:tcW w:w="750" w:type="pct"/>
          </w:tcPr>
          <w:p w14:paraId="6F9E8529" w14:textId="5CF67A85" w:rsidR="00426CA2" w:rsidRPr="00C75A4E" w:rsidRDefault="00426CA2" w:rsidP="00426CA2">
            <w:pPr>
              <w:pStyle w:val="GOSTTablenorm"/>
              <w:rPr>
                <w:ins w:id="5922" w:author="Метелева Ирина Сергеевна" w:date="2024-07-17T16:45:00Z"/>
                <w:b/>
                <w:lang w:val="en-US"/>
              </w:rPr>
            </w:pPr>
            <w:ins w:id="5923" w:author="Метелева Ирина Сергеевна" w:date="2024-07-17T16:45:00Z">
              <w:r w:rsidRPr="003F1563">
                <w:t>User</w:t>
              </w:r>
            </w:ins>
          </w:p>
        </w:tc>
        <w:tc>
          <w:tcPr>
            <w:tcW w:w="500" w:type="pct"/>
          </w:tcPr>
          <w:p w14:paraId="2F677832" w14:textId="76C73B45" w:rsidR="00426CA2" w:rsidRPr="33249EA7" w:rsidRDefault="00426CA2" w:rsidP="00426CA2">
            <w:pPr>
              <w:pStyle w:val="GOSTTablenorm"/>
              <w:rPr>
                <w:ins w:id="5924" w:author="Метелева Ирина Сергеевна" w:date="2024-07-17T16:45:00Z"/>
              </w:rPr>
            </w:pPr>
            <w:ins w:id="5925" w:author="Метелева Ирина Сергеевна" w:date="2024-07-17T16:45:00Z">
              <w:r w:rsidRPr="003F1563">
                <w:t>Строка</w:t>
              </w:r>
            </w:ins>
          </w:p>
        </w:tc>
        <w:tc>
          <w:tcPr>
            <w:tcW w:w="295" w:type="pct"/>
          </w:tcPr>
          <w:p w14:paraId="2F7AEB36" w14:textId="5439C90A" w:rsidR="00426CA2" w:rsidRPr="33249EA7" w:rsidRDefault="00426CA2" w:rsidP="00426CA2">
            <w:pPr>
              <w:pStyle w:val="GOSTTablenorm"/>
              <w:rPr>
                <w:ins w:id="5926" w:author="Метелева Ирина Сергеевна" w:date="2024-07-17T16:45:00Z"/>
              </w:rPr>
            </w:pPr>
            <w:ins w:id="5927" w:author="Метелева Ирина Сергеевна" w:date="2024-07-17T16:45:00Z">
              <w:r w:rsidRPr="003F1563">
                <w:t>Да</w:t>
              </w:r>
            </w:ins>
          </w:p>
        </w:tc>
        <w:tc>
          <w:tcPr>
            <w:tcW w:w="315" w:type="pct"/>
          </w:tcPr>
          <w:p w14:paraId="199E3051" w14:textId="47E271F4" w:rsidR="00426CA2" w:rsidRDefault="00426CA2" w:rsidP="00426CA2">
            <w:pPr>
              <w:pStyle w:val="GOSTTablenorm"/>
              <w:rPr>
                <w:ins w:id="5928" w:author="Метелева Ирина Сергеевна" w:date="2024-07-17T16:45:00Z"/>
                <w:lang w:val="en-US"/>
              </w:rPr>
            </w:pPr>
            <w:ins w:id="5929" w:author="Метелева Ирина Сергеевна" w:date="2024-07-17T16:45:00Z">
              <w:r w:rsidRPr="003F1563">
                <w:t>&lt;=36</w:t>
              </w:r>
            </w:ins>
          </w:p>
        </w:tc>
        <w:tc>
          <w:tcPr>
            <w:tcW w:w="2040" w:type="pct"/>
          </w:tcPr>
          <w:p w14:paraId="64B041A8" w14:textId="553A7801" w:rsidR="00426CA2" w:rsidRPr="33249EA7" w:rsidRDefault="00426CA2" w:rsidP="00426CA2">
            <w:pPr>
              <w:pStyle w:val="GOSTTablenorm"/>
              <w:rPr>
                <w:ins w:id="5930" w:author="Метелева Ирина Сергеевна" w:date="2024-07-17T16:45:00Z"/>
              </w:rPr>
            </w:pPr>
            <w:ins w:id="5931" w:author="Метелева Ирина Сергеевна" w:date="2024-07-17T16:45:00Z">
              <w:r w:rsidRPr="003F1563">
                <w:t xml:space="preserve">Идентификатор пользователя, </w:t>
              </w:r>
              <w:r>
                <w:t>сформировавшего запрос</w:t>
              </w:r>
            </w:ins>
          </w:p>
        </w:tc>
      </w:tr>
      <w:tr w:rsidR="00426CA2" w:rsidRPr="00002655" w14:paraId="30566DB0" w14:textId="77777777" w:rsidTr="00502BCA">
        <w:trPr>
          <w:trHeight w:val="293"/>
        </w:trPr>
        <w:tc>
          <w:tcPr>
            <w:tcW w:w="5000" w:type="pct"/>
            <w:gridSpan w:val="6"/>
          </w:tcPr>
          <w:p w14:paraId="1D3FB6D9" w14:textId="7D005500" w:rsidR="00426CA2" w:rsidRPr="00002655" w:rsidRDefault="00426CA2" w:rsidP="00426CA2">
            <w:pPr>
              <w:ind w:firstLine="0"/>
              <w:jc w:val="center"/>
              <w:rPr>
                <w:sz w:val="22"/>
                <w:szCs w:val="22"/>
              </w:rPr>
            </w:pPr>
            <w:r w:rsidRPr="00002655">
              <w:rPr>
                <w:b/>
                <w:bCs/>
                <w:sz w:val="22"/>
                <w:szCs w:val="22"/>
              </w:rPr>
              <w:t xml:space="preserve">Перечень параметров тела запроса </w:t>
            </w:r>
            <w:bookmarkStart w:id="5932" w:name="_Hlk129332076"/>
            <w:r w:rsidRPr="00002655">
              <w:rPr>
                <w:b/>
                <w:bCs/>
                <w:sz w:val="22"/>
                <w:szCs w:val="22"/>
              </w:rPr>
              <w:t>«Сервис закрытия операционного дня ТОФК/ЦС по учету, открытого с возможностью проведения отдельных операций» TradingDays</w:t>
            </w:r>
            <w:r w:rsidRPr="00681FC5">
              <w:rPr>
                <w:b/>
                <w:sz w:val="22"/>
                <w:szCs w:val="22"/>
                <w:lang w:val="en-US"/>
              </w:rPr>
              <w:t>Subject</w:t>
            </w:r>
            <w:r w:rsidRPr="00002655">
              <w:rPr>
                <w:b/>
                <w:bCs/>
                <w:sz w:val="22"/>
                <w:szCs w:val="22"/>
              </w:rPr>
              <w:t xml:space="preserve">CloseОnRequest </w:t>
            </w:r>
            <w:bookmarkEnd w:id="5932"/>
            <w:r w:rsidRPr="00002655">
              <w:rPr>
                <w:b/>
                <w:bCs/>
                <w:sz w:val="22"/>
                <w:szCs w:val="22"/>
              </w:rPr>
              <w:t>(</w:t>
            </w:r>
            <w:r w:rsidRPr="00002655">
              <w:rPr>
                <w:b/>
                <w:bCs/>
                <w:sz w:val="22"/>
                <w:szCs w:val="22"/>
                <w:lang w:val="en-US"/>
              </w:rPr>
              <w:t>document</w:t>
            </w:r>
            <w:r w:rsidRPr="00002655">
              <w:rPr>
                <w:b/>
                <w:bCs/>
                <w:sz w:val="22"/>
                <w:szCs w:val="22"/>
              </w:rPr>
              <w:t>)</w:t>
            </w:r>
          </w:p>
        </w:tc>
      </w:tr>
      <w:tr w:rsidR="00426CA2" w:rsidRPr="00002655" w14:paraId="45E33A43" w14:textId="77777777" w:rsidTr="00502BCA">
        <w:trPr>
          <w:trHeight w:val="293"/>
        </w:trPr>
        <w:tc>
          <w:tcPr>
            <w:tcW w:w="1100" w:type="pct"/>
          </w:tcPr>
          <w:p w14:paraId="7EBABE05" w14:textId="77777777" w:rsidR="00426CA2" w:rsidRPr="00002655" w:rsidRDefault="00426CA2" w:rsidP="00426CA2">
            <w:pPr>
              <w:pStyle w:val="GOSTTablenorm"/>
            </w:pPr>
            <w:r w:rsidRPr="00002655">
              <w:t>Гуид запроса</w:t>
            </w:r>
          </w:p>
        </w:tc>
        <w:tc>
          <w:tcPr>
            <w:tcW w:w="750" w:type="pct"/>
          </w:tcPr>
          <w:p w14:paraId="5D18B1C9" w14:textId="77777777" w:rsidR="00426CA2" w:rsidRPr="00002655" w:rsidRDefault="00426CA2" w:rsidP="00426CA2">
            <w:pPr>
              <w:pStyle w:val="GOSTTablenorm"/>
            </w:pPr>
            <w:r w:rsidRPr="00002655">
              <w:t>ReqGuidOpen</w:t>
            </w:r>
          </w:p>
        </w:tc>
        <w:tc>
          <w:tcPr>
            <w:tcW w:w="500" w:type="pct"/>
          </w:tcPr>
          <w:p w14:paraId="1769627C" w14:textId="77777777" w:rsidR="00426CA2" w:rsidRPr="00002655" w:rsidRDefault="00426CA2" w:rsidP="00426CA2">
            <w:pPr>
              <w:pStyle w:val="GOSTTablenorm"/>
            </w:pPr>
            <w:r w:rsidRPr="00002655">
              <w:rPr>
                <w:lang w:val="en-US"/>
              </w:rPr>
              <w:t>GUID</w:t>
            </w:r>
          </w:p>
        </w:tc>
        <w:tc>
          <w:tcPr>
            <w:tcW w:w="295" w:type="pct"/>
          </w:tcPr>
          <w:p w14:paraId="40F3E931" w14:textId="77777777" w:rsidR="00426CA2" w:rsidRPr="00002655" w:rsidRDefault="00426CA2" w:rsidP="00426CA2">
            <w:pPr>
              <w:pStyle w:val="GOSTTablenorm"/>
            </w:pPr>
            <w:r w:rsidRPr="00002655">
              <w:t>Да</w:t>
            </w:r>
          </w:p>
        </w:tc>
        <w:tc>
          <w:tcPr>
            <w:tcW w:w="315" w:type="pct"/>
          </w:tcPr>
          <w:p w14:paraId="6845D4D7" w14:textId="77777777" w:rsidR="00426CA2" w:rsidRPr="00002655" w:rsidRDefault="00426CA2" w:rsidP="00426CA2">
            <w:pPr>
              <w:pStyle w:val="GOSTTablenorm"/>
            </w:pPr>
            <w:r w:rsidRPr="00002655">
              <w:t>=36</w:t>
            </w:r>
          </w:p>
        </w:tc>
        <w:tc>
          <w:tcPr>
            <w:tcW w:w="2040" w:type="pct"/>
          </w:tcPr>
          <w:p w14:paraId="5A03265A" w14:textId="5F182CE0" w:rsidR="00426CA2" w:rsidRPr="00002655" w:rsidRDefault="00426CA2" w:rsidP="00426CA2">
            <w:pPr>
              <w:pStyle w:val="GOSTTablenorm"/>
            </w:pPr>
            <w:r>
              <w:t xml:space="preserve">Указывается гуид запроса (параметр ReqGuidOpen запроса </w:t>
            </w:r>
            <w:r w:rsidRPr="007B1DE7">
              <w:t>TradingDaysSubjectOpenOnRequest</w:t>
            </w:r>
            <w:r>
              <w:t>), с помощью которого операционный день ТОФК/ЦС по учету был открыт для возможности проведения отдельных операций</w:t>
            </w:r>
          </w:p>
        </w:tc>
      </w:tr>
      <w:tr w:rsidR="00426CA2" w:rsidRPr="00002655" w14:paraId="04F015BA" w14:textId="77777777" w:rsidTr="00502BCA">
        <w:trPr>
          <w:trHeight w:val="293"/>
          <w:ins w:id="5933" w:author="Метелева Ирина Сергеевна" w:date="2024-07-17T16:46:00Z"/>
        </w:trPr>
        <w:tc>
          <w:tcPr>
            <w:tcW w:w="1100" w:type="pct"/>
          </w:tcPr>
          <w:p w14:paraId="5B713046" w14:textId="44A331B1" w:rsidR="00426CA2" w:rsidRPr="00002655" w:rsidRDefault="00426CA2" w:rsidP="00426CA2">
            <w:pPr>
              <w:pStyle w:val="GOSTTablenorm"/>
              <w:rPr>
                <w:ins w:id="5934" w:author="Метелева Ирина Сергеевна" w:date="2024-07-17T16:46:00Z"/>
              </w:rPr>
            </w:pPr>
            <w:ins w:id="5935" w:author="Метелева Ирина Сергеевна" w:date="2024-07-17T16:46:00Z">
              <w:r w:rsidRPr="003F1563">
                <w:t>Идентификатор пользователя</w:t>
              </w:r>
            </w:ins>
          </w:p>
        </w:tc>
        <w:tc>
          <w:tcPr>
            <w:tcW w:w="750" w:type="pct"/>
          </w:tcPr>
          <w:p w14:paraId="2055D103" w14:textId="43B62366" w:rsidR="00426CA2" w:rsidRPr="00002655" w:rsidRDefault="00426CA2" w:rsidP="00426CA2">
            <w:pPr>
              <w:pStyle w:val="GOSTTablenorm"/>
              <w:rPr>
                <w:ins w:id="5936" w:author="Метелева Ирина Сергеевна" w:date="2024-07-17T16:46:00Z"/>
              </w:rPr>
            </w:pPr>
            <w:ins w:id="5937" w:author="Метелева Ирина Сергеевна" w:date="2024-07-17T16:46:00Z">
              <w:r w:rsidRPr="003F1563">
                <w:t>User</w:t>
              </w:r>
            </w:ins>
          </w:p>
        </w:tc>
        <w:tc>
          <w:tcPr>
            <w:tcW w:w="500" w:type="pct"/>
          </w:tcPr>
          <w:p w14:paraId="174022EE" w14:textId="3D78E090" w:rsidR="00426CA2" w:rsidRPr="00002655" w:rsidRDefault="00426CA2" w:rsidP="00426CA2">
            <w:pPr>
              <w:pStyle w:val="GOSTTablenorm"/>
              <w:rPr>
                <w:ins w:id="5938" w:author="Метелева Ирина Сергеевна" w:date="2024-07-17T16:46:00Z"/>
                <w:lang w:val="en-US"/>
              </w:rPr>
            </w:pPr>
            <w:ins w:id="5939" w:author="Метелева Ирина Сергеевна" w:date="2024-07-17T16:46:00Z">
              <w:r w:rsidRPr="003F1563">
                <w:t>Строка</w:t>
              </w:r>
            </w:ins>
          </w:p>
        </w:tc>
        <w:tc>
          <w:tcPr>
            <w:tcW w:w="295" w:type="pct"/>
          </w:tcPr>
          <w:p w14:paraId="1288B8D7" w14:textId="614BCC5A" w:rsidR="00426CA2" w:rsidRPr="00002655" w:rsidRDefault="00426CA2" w:rsidP="00426CA2">
            <w:pPr>
              <w:pStyle w:val="GOSTTablenorm"/>
              <w:rPr>
                <w:ins w:id="5940" w:author="Метелева Ирина Сергеевна" w:date="2024-07-17T16:46:00Z"/>
              </w:rPr>
            </w:pPr>
            <w:ins w:id="5941" w:author="Метелева Ирина Сергеевна" w:date="2024-07-17T16:46:00Z">
              <w:r w:rsidRPr="003F1563">
                <w:t>Да</w:t>
              </w:r>
            </w:ins>
          </w:p>
        </w:tc>
        <w:tc>
          <w:tcPr>
            <w:tcW w:w="315" w:type="pct"/>
          </w:tcPr>
          <w:p w14:paraId="2227C24F" w14:textId="33EB82F2" w:rsidR="00426CA2" w:rsidRPr="00002655" w:rsidRDefault="00426CA2" w:rsidP="00426CA2">
            <w:pPr>
              <w:pStyle w:val="GOSTTablenorm"/>
              <w:rPr>
                <w:ins w:id="5942" w:author="Метелева Ирина Сергеевна" w:date="2024-07-17T16:46:00Z"/>
              </w:rPr>
            </w:pPr>
            <w:ins w:id="5943" w:author="Метелева Ирина Сергеевна" w:date="2024-07-17T16:46:00Z">
              <w:r w:rsidRPr="003F1563">
                <w:t>&lt;=36</w:t>
              </w:r>
            </w:ins>
          </w:p>
        </w:tc>
        <w:tc>
          <w:tcPr>
            <w:tcW w:w="2040" w:type="pct"/>
          </w:tcPr>
          <w:p w14:paraId="6A561EFF" w14:textId="6D0B471E" w:rsidR="00426CA2" w:rsidRDefault="00426CA2" w:rsidP="00426CA2">
            <w:pPr>
              <w:pStyle w:val="GOSTTablenorm"/>
              <w:rPr>
                <w:ins w:id="5944" w:author="Метелева Ирина Сергеевна" w:date="2024-07-17T16:46:00Z"/>
              </w:rPr>
            </w:pPr>
            <w:ins w:id="5945" w:author="Метелева Ирина Сергеевна" w:date="2024-07-17T16:46:00Z">
              <w:r w:rsidRPr="003F1563">
                <w:t xml:space="preserve">Идентификатор пользователя, </w:t>
              </w:r>
              <w:r>
                <w:t>сформировавшего запрос</w:t>
              </w:r>
            </w:ins>
          </w:p>
        </w:tc>
      </w:tr>
      <w:tr w:rsidR="00426CA2" w:rsidRPr="00002655" w14:paraId="422055BC" w14:textId="77777777" w:rsidTr="00502BCA">
        <w:trPr>
          <w:trHeight w:val="293"/>
        </w:trPr>
        <w:tc>
          <w:tcPr>
            <w:tcW w:w="5000" w:type="pct"/>
            <w:gridSpan w:val="6"/>
          </w:tcPr>
          <w:p w14:paraId="393F07F0" w14:textId="77777777" w:rsidR="00426CA2" w:rsidRPr="00002655" w:rsidRDefault="00426CA2" w:rsidP="00426CA2">
            <w:pPr>
              <w:ind w:firstLine="0"/>
              <w:jc w:val="center"/>
              <w:rPr>
                <w:sz w:val="22"/>
                <w:szCs w:val="22"/>
              </w:rPr>
            </w:pPr>
            <w:r w:rsidRPr="00002655">
              <w:rPr>
                <w:b/>
                <w:bCs/>
                <w:sz w:val="22"/>
                <w:szCs w:val="22"/>
              </w:rPr>
              <w:t xml:space="preserve">Перечень параметров тела запроса </w:t>
            </w:r>
            <w:bookmarkStart w:id="5946" w:name="_Hlk129332086"/>
            <w:r w:rsidRPr="00002655">
              <w:rPr>
                <w:b/>
                <w:bCs/>
                <w:sz w:val="22"/>
                <w:szCs w:val="22"/>
              </w:rPr>
              <w:t xml:space="preserve">«Сервис проверки статуса операционого днях ТОФК/ЦС по учету для возможности работы с документом» </w:t>
            </w:r>
            <w:r w:rsidRPr="00CC5520">
              <w:rPr>
                <w:rStyle w:val="GOSTTablenorm0"/>
                <w:b/>
              </w:rPr>
              <w:t>CheckTradingDayStatus</w:t>
            </w:r>
            <w:r w:rsidRPr="00002655">
              <w:rPr>
                <w:b/>
                <w:bCs/>
                <w:sz w:val="22"/>
                <w:szCs w:val="22"/>
              </w:rPr>
              <w:t xml:space="preserve"> </w:t>
            </w:r>
            <w:bookmarkEnd w:id="5946"/>
            <w:r w:rsidRPr="00002655">
              <w:rPr>
                <w:b/>
                <w:bCs/>
                <w:sz w:val="22"/>
                <w:szCs w:val="22"/>
              </w:rPr>
              <w:t>(</w:t>
            </w:r>
            <w:r w:rsidRPr="00002655">
              <w:rPr>
                <w:b/>
                <w:bCs/>
                <w:sz w:val="22"/>
                <w:szCs w:val="22"/>
                <w:lang w:val="en-US"/>
              </w:rPr>
              <w:t>document</w:t>
            </w:r>
            <w:r w:rsidRPr="00002655">
              <w:rPr>
                <w:b/>
                <w:bCs/>
                <w:sz w:val="22"/>
                <w:szCs w:val="22"/>
              </w:rPr>
              <w:t>)</w:t>
            </w:r>
          </w:p>
        </w:tc>
      </w:tr>
      <w:tr w:rsidR="00426CA2" w:rsidRPr="00002655" w14:paraId="4CB338EB" w14:textId="77777777" w:rsidTr="00502BCA">
        <w:trPr>
          <w:trHeight w:val="293"/>
        </w:trPr>
        <w:tc>
          <w:tcPr>
            <w:tcW w:w="1100" w:type="pct"/>
          </w:tcPr>
          <w:p w14:paraId="6D85D513" w14:textId="77777777" w:rsidR="00426CA2" w:rsidRPr="00002655" w:rsidRDefault="00426CA2" w:rsidP="00426CA2">
            <w:pPr>
              <w:pStyle w:val="GOSTTablenorm"/>
            </w:pPr>
            <w:r w:rsidRPr="00002655">
              <w:t>Субъект учета</w:t>
            </w:r>
          </w:p>
        </w:tc>
        <w:tc>
          <w:tcPr>
            <w:tcW w:w="750" w:type="pct"/>
          </w:tcPr>
          <w:p w14:paraId="424C3A8E" w14:textId="77777777" w:rsidR="00426CA2" w:rsidRPr="00002655" w:rsidRDefault="00426CA2" w:rsidP="00426CA2">
            <w:pPr>
              <w:pStyle w:val="GOSTTablenorm"/>
            </w:pPr>
            <w:r w:rsidRPr="00002655">
              <w:t>Subject</w:t>
            </w:r>
          </w:p>
        </w:tc>
        <w:tc>
          <w:tcPr>
            <w:tcW w:w="500" w:type="pct"/>
          </w:tcPr>
          <w:p w14:paraId="016F2EC9" w14:textId="77777777" w:rsidR="00426CA2" w:rsidRPr="00002655" w:rsidRDefault="00426CA2" w:rsidP="00426CA2">
            <w:pPr>
              <w:pStyle w:val="GOSTTablenorm"/>
            </w:pPr>
            <w:r w:rsidRPr="00002655">
              <w:t>Строка</w:t>
            </w:r>
          </w:p>
        </w:tc>
        <w:tc>
          <w:tcPr>
            <w:tcW w:w="295" w:type="pct"/>
          </w:tcPr>
          <w:p w14:paraId="2162764A" w14:textId="77777777" w:rsidR="00426CA2" w:rsidRPr="00002655" w:rsidRDefault="00426CA2" w:rsidP="00426CA2">
            <w:pPr>
              <w:pStyle w:val="GOSTTablenorm"/>
            </w:pPr>
            <w:r w:rsidRPr="00002655">
              <w:t>Да</w:t>
            </w:r>
          </w:p>
        </w:tc>
        <w:tc>
          <w:tcPr>
            <w:tcW w:w="315" w:type="pct"/>
          </w:tcPr>
          <w:p w14:paraId="5960C13C" w14:textId="502A1D3F" w:rsidR="00426CA2" w:rsidRPr="00002655" w:rsidRDefault="00426CA2" w:rsidP="00426CA2">
            <w:pPr>
              <w:pStyle w:val="GOSTTablenorm"/>
            </w:pPr>
            <w:ins w:id="5947" w:author="Сатлер Марина Викторовна" w:date="2023-12-27T06:31:00Z">
              <w:r w:rsidRPr="00BA7A4A">
                <w:t>=</w:t>
              </w:r>
            </w:ins>
            <w:r w:rsidRPr="00BA7A4A">
              <w:t>4</w:t>
            </w:r>
          </w:p>
        </w:tc>
        <w:tc>
          <w:tcPr>
            <w:tcW w:w="2040" w:type="pct"/>
          </w:tcPr>
          <w:p w14:paraId="6FE203A8" w14:textId="77777777" w:rsidR="00426CA2" w:rsidRPr="00002655" w:rsidRDefault="00426CA2" w:rsidP="00426CA2">
            <w:pPr>
              <w:pStyle w:val="GOSTTablenorm"/>
            </w:pPr>
            <w:r w:rsidRPr="00002655">
              <w:t>Код ТОФК/ЦС по учету операционный день которого требуется открыть</w:t>
            </w:r>
          </w:p>
        </w:tc>
      </w:tr>
      <w:tr w:rsidR="00426CA2" w:rsidRPr="00002655" w14:paraId="5C070508" w14:textId="77777777" w:rsidTr="00502BCA">
        <w:trPr>
          <w:trHeight w:val="293"/>
        </w:trPr>
        <w:tc>
          <w:tcPr>
            <w:tcW w:w="1100" w:type="pct"/>
          </w:tcPr>
          <w:p w14:paraId="129B7700" w14:textId="77777777" w:rsidR="00426CA2" w:rsidRPr="000E1E0A" w:rsidRDefault="00426CA2" w:rsidP="00426CA2">
            <w:pPr>
              <w:pStyle w:val="GOSTTablenorm"/>
            </w:pPr>
            <w:r w:rsidRPr="000E1E0A">
              <w:t>Операционный день</w:t>
            </w:r>
          </w:p>
        </w:tc>
        <w:tc>
          <w:tcPr>
            <w:tcW w:w="750" w:type="pct"/>
          </w:tcPr>
          <w:p w14:paraId="7130F67E" w14:textId="77777777" w:rsidR="00426CA2" w:rsidRPr="00474651" w:rsidRDefault="00426CA2" w:rsidP="00426CA2">
            <w:pPr>
              <w:pStyle w:val="GOSTTablenorm"/>
            </w:pPr>
            <w:r w:rsidRPr="00474651">
              <w:t>TradingDay</w:t>
            </w:r>
          </w:p>
        </w:tc>
        <w:tc>
          <w:tcPr>
            <w:tcW w:w="500" w:type="pct"/>
          </w:tcPr>
          <w:p w14:paraId="7E6D2227" w14:textId="77777777" w:rsidR="00426CA2" w:rsidRPr="00860237" w:rsidRDefault="00426CA2" w:rsidP="00426CA2">
            <w:pPr>
              <w:pStyle w:val="GOSTTablenorm"/>
            </w:pPr>
            <w:r w:rsidRPr="00890A8D">
              <w:t>Дата</w:t>
            </w:r>
          </w:p>
        </w:tc>
        <w:tc>
          <w:tcPr>
            <w:tcW w:w="295" w:type="pct"/>
          </w:tcPr>
          <w:p w14:paraId="3BC41F0A" w14:textId="77777777" w:rsidR="00426CA2" w:rsidRPr="009D2890" w:rsidRDefault="00426CA2" w:rsidP="00426CA2">
            <w:pPr>
              <w:pStyle w:val="GOSTTablenorm"/>
            </w:pPr>
            <w:r w:rsidRPr="009D2890">
              <w:t>Да</w:t>
            </w:r>
          </w:p>
        </w:tc>
        <w:tc>
          <w:tcPr>
            <w:tcW w:w="315" w:type="pct"/>
          </w:tcPr>
          <w:p w14:paraId="6DE7999F" w14:textId="2A56B0A8" w:rsidR="00426CA2" w:rsidRPr="00C75A4E" w:rsidRDefault="00426CA2" w:rsidP="00426CA2">
            <w:pPr>
              <w:pStyle w:val="GOSTTablenorm"/>
              <w:rPr>
                <w:lang w:val="en-US"/>
              </w:rPr>
            </w:pPr>
          </w:p>
        </w:tc>
        <w:tc>
          <w:tcPr>
            <w:tcW w:w="2040" w:type="pct"/>
          </w:tcPr>
          <w:p w14:paraId="68FD648B" w14:textId="77777777" w:rsidR="00426CA2" w:rsidRPr="009D2890" w:rsidRDefault="00426CA2" w:rsidP="00426CA2">
            <w:pPr>
              <w:pStyle w:val="GOSTTablenorm"/>
            </w:pPr>
            <w:r w:rsidRPr="009D2890">
              <w:t>Указывается дата операционного дня ТОФК/ЦС по учету в формате YYYY-MM-DD</w:t>
            </w:r>
          </w:p>
        </w:tc>
      </w:tr>
      <w:tr w:rsidR="00426CA2" w:rsidRPr="00002655" w14:paraId="0F7039B2" w14:textId="77777777" w:rsidTr="00502BCA">
        <w:trPr>
          <w:trHeight w:val="293"/>
        </w:trPr>
        <w:tc>
          <w:tcPr>
            <w:tcW w:w="1100" w:type="pct"/>
          </w:tcPr>
          <w:p w14:paraId="1458EA43" w14:textId="77777777" w:rsidR="00426CA2" w:rsidRPr="00002655" w:rsidRDefault="00426CA2" w:rsidP="00426CA2">
            <w:pPr>
              <w:pStyle w:val="GOSTTablenorm"/>
            </w:pPr>
            <w:r w:rsidRPr="00002655">
              <w:t>Гуид документа</w:t>
            </w:r>
          </w:p>
        </w:tc>
        <w:tc>
          <w:tcPr>
            <w:tcW w:w="750" w:type="pct"/>
          </w:tcPr>
          <w:p w14:paraId="321FC476" w14:textId="77777777" w:rsidR="00426CA2" w:rsidRPr="00002655" w:rsidRDefault="00426CA2" w:rsidP="00426CA2">
            <w:pPr>
              <w:pStyle w:val="GOSTTablenorm"/>
            </w:pPr>
            <w:r w:rsidRPr="00002655">
              <w:t>DocGuid</w:t>
            </w:r>
          </w:p>
        </w:tc>
        <w:tc>
          <w:tcPr>
            <w:tcW w:w="500" w:type="pct"/>
          </w:tcPr>
          <w:p w14:paraId="07C0BE95" w14:textId="77777777" w:rsidR="00426CA2" w:rsidRPr="00002655" w:rsidRDefault="00426CA2" w:rsidP="00426CA2">
            <w:pPr>
              <w:pStyle w:val="GOSTTablenorm"/>
              <w:rPr>
                <w:lang w:val="en-US"/>
              </w:rPr>
            </w:pPr>
            <w:r w:rsidRPr="00002655">
              <w:rPr>
                <w:lang w:val="en-US"/>
              </w:rPr>
              <w:t>GUID</w:t>
            </w:r>
          </w:p>
        </w:tc>
        <w:tc>
          <w:tcPr>
            <w:tcW w:w="295" w:type="pct"/>
          </w:tcPr>
          <w:p w14:paraId="085C1A32" w14:textId="77777777" w:rsidR="00426CA2" w:rsidRPr="00002655" w:rsidRDefault="00426CA2" w:rsidP="00426CA2">
            <w:pPr>
              <w:pStyle w:val="GOSTTablenorm"/>
            </w:pPr>
            <w:r w:rsidRPr="00002655">
              <w:t>Да</w:t>
            </w:r>
          </w:p>
        </w:tc>
        <w:tc>
          <w:tcPr>
            <w:tcW w:w="315" w:type="pct"/>
          </w:tcPr>
          <w:p w14:paraId="5065AF41" w14:textId="77777777" w:rsidR="00426CA2" w:rsidRPr="00002655" w:rsidRDefault="00426CA2" w:rsidP="00426CA2">
            <w:pPr>
              <w:pStyle w:val="GOSTTablenorm"/>
            </w:pPr>
            <w:r w:rsidRPr="00002655">
              <w:t>=36</w:t>
            </w:r>
          </w:p>
        </w:tc>
        <w:tc>
          <w:tcPr>
            <w:tcW w:w="2040" w:type="pct"/>
          </w:tcPr>
          <w:p w14:paraId="68012834" w14:textId="77777777" w:rsidR="00426CA2" w:rsidRPr="00002655" w:rsidRDefault="00426CA2" w:rsidP="00426CA2">
            <w:pPr>
              <w:pStyle w:val="GOSTTablenorm"/>
            </w:pPr>
            <w:r w:rsidRPr="00002655">
              <w:t>Указыватся гуид документа, по которому необходимо проверить возможнось отражения в учете в запрошенном операциоинном дне</w:t>
            </w:r>
          </w:p>
        </w:tc>
      </w:tr>
      <w:tr w:rsidR="00426CA2" w:rsidRPr="00002655" w14:paraId="1382ADF0" w14:textId="77777777" w:rsidTr="00502BCA">
        <w:trPr>
          <w:trHeight w:val="293"/>
          <w:ins w:id="5948" w:author="Метелева Ирина Сергеевна" w:date="2024-07-17T16:46:00Z"/>
        </w:trPr>
        <w:tc>
          <w:tcPr>
            <w:tcW w:w="1100" w:type="pct"/>
          </w:tcPr>
          <w:p w14:paraId="06294F12" w14:textId="6D86521A" w:rsidR="00426CA2" w:rsidRPr="00002655" w:rsidRDefault="00426CA2" w:rsidP="00426CA2">
            <w:pPr>
              <w:pStyle w:val="GOSTTablenorm"/>
              <w:rPr>
                <w:ins w:id="5949" w:author="Метелева Ирина Сергеевна" w:date="2024-07-17T16:46:00Z"/>
              </w:rPr>
            </w:pPr>
            <w:ins w:id="5950" w:author="Метелева Ирина Сергеевна" w:date="2024-07-17T16:46:00Z">
              <w:r w:rsidRPr="003F1563">
                <w:lastRenderedPageBreak/>
                <w:t>Идентификатор пользователя</w:t>
              </w:r>
            </w:ins>
          </w:p>
        </w:tc>
        <w:tc>
          <w:tcPr>
            <w:tcW w:w="750" w:type="pct"/>
          </w:tcPr>
          <w:p w14:paraId="79CB1018" w14:textId="550893B3" w:rsidR="00426CA2" w:rsidRPr="00002655" w:rsidRDefault="00426CA2" w:rsidP="00426CA2">
            <w:pPr>
              <w:pStyle w:val="GOSTTablenorm"/>
              <w:rPr>
                <w:ins w:id="5951" w:author="Метелева Ирина Сергеевна" w:date="2024-07-17T16:46:00Z"/>
              </w:rPr>
            </w:pPr>
            <w:ins w:id="5952" w:author="Метелева Ирина Сергеевна" w:date="2024-07-17T16:46:00Z">
              <w:r w:rsidRPr="003F1563">
                <w:t>User</w:t>
              </w:r>
            </w:ins>
          </w:p>
        </w:tc>
        <w:tc>
          <w:tcPr>
            <w:tcW w:w="500" w:type="pct"/>
          </w:tcPr>
          <w:p w14:paraId="7E356F83" w14:textId="4517155D" w:rsidR="00426CA2" w:rsidRPr="00002655" w:rsidRDefault="00426CA2" w:rsidP="00426CA2">
            <w:pPr>
              <w:pStyle w:val="GOSTTablenorm"/>
              <w:rPr>
                <w:ins w:id="5953" w:author="Метелева Ирина Сергеевна" w:date="2024-07-17T16:46:00Z"/>
                <w:lang w:val="en-US"/>
              </w:rPr>
            </w:pPr>
            <w:ins w:id="5954" w:author="Метелева Ирина Сергеевна" w:date="2024-07-17T16:46:00Z">
              <w:r w:rsidRPr="003F1563">
                <w:t>Строка</w:t>
              </w:r>
            </w:ins>
          </w:p>
        </w:tc>
        <w:tc>
          <w:tcPr>
            <w:tcW w:w="295" w:type="pct"/>
          </w:tcPr>
          <w:p w14:paraId="6303EC19" w14:textId="219B7ABC" w:rsidR="00426CA2" w:rsidRPr="00002655" w:rsidRDefault="00426CA2" w:rsidP="00426CA2">
            <w:pPr>
              <w:pStyle w:val="GOSTTablenorm"/>
              <w:rPr>
                <w:ins w:id="5955" w:author="Метелева Ирина Сергеевна" w:date="2024-07-17T16:46:00Z"/>
              </w:rPr>
            </w:pPr>
            <w:ins w:id="5956" w:author="Метелева Ирина Сергеевна" w:date="2024-07-17T16:46:00Z">
              <w:r w:rsidRPr="003F1563">
                <w:t>Да</w:t>
              </w:r>
            </w:ins>
          </w:p>
        </w:tc>
        <w:tc>
          <w:tcPr>
            <w:tcW w:w="315" w:type="pct"/>
          </w:tcPr>
          <w:p w14:paraId="2885707F" w14:textId="64C051FD" w:rsidR="00426CA2" w:rsidRPr="00002655" w:rsidRDefault="00426CA2" w:rsidP="00426CA2">
            <w:pPr>
              <w:pStyle w:val="GOSTTablenorm"/>
              <w:rPr>
                <w:ins w:id="5957" w:author="Метелева Ирина Сергеевна" w:date="2024-07-17T16:46:00Z"/>
              </w:rPr>
            </w:pPr>
            <w:ins w:id="5958" w:author="Метелева Ирина Сергеевна" w:date="2024-07-17T16:46:00Z">
              <w:r w:rsidRPr="003F1563">
                <w:t>&lt;=36</w:t>
              </w:r>
            </w:ins>
          </w:p>
        </w:tc>
        <w:tc>
          <w:tcPr>
            <w:tcW w:w="2040" w:type="pct"/>
          </w:tcPr>
          <w:p w14:paraId="223983D1" w14:textId="411652FE" w:rsidR="00426CA2" w:rsidRPr="00002655" w:rsidRDefault="00426CA2" w:rsidP="00426CA2">
            <w:pPr>
              <w:pStyle w:val="GOSTTablenorm"/>
              <w:rPr>
                <w:ins w:id="5959" w:author="Метелева Ирина Сергеевна" w:date="2024-07-17T16:46:00Z"/>
              </w:rPr>
            </w:pPr>
            <w:ins w:id="5960" w:author="Метелева Ирина Сергеевна" w:date="2024-07-17T16:46:00Z">
              <w:r w:rsidRPr="003F1563">
                <w:t xml:space="preserve">Идентификатор пользователя, </w:t>
              </w:r>
              <w:r>
                <w:t>сформировавшего запрос</w:t>
              </w:r>
            </w:ins>
          </w:p>
        </w:tc>
      </w:tr>
      <w:tr w:rsidR="00426CA2" w:rsidRPr="00002655" w14:paraId="520849C8" w14:textId="77777777" w:rsidTr="00502BCA">
        <w:trPr>
          <w:trHeight w:val="293"/>
        </w:trPr>
        <w:tc>
          <w:tcPr>
            <w:tcW w:w="5000" w:type="pct"/>
            <w:gridSpan w:val="6"/>
          </w:tcPr>
          <w:p w14:paraId="5F621D3B" w14:textId="1FC33771" w:rsidR="00426CA2" w:rsidRPr="00002655" w:rsidRDefault="00426CA2" w:rsidP="00426CA2">
            <w:pPr>
              <w:ind w:firstLine="0"/>
              <w:jc w:val="center"/>
              <w:rPr>
                <w:sz w:val="22"/>
                <w:szCs w:val="22"/>
              </w:rPr>
            </w:pPr>
            <w:r w:rsidRPr="00002655">
              <w:rPr>
                <w:b/>
                <w:sz w:val="22"/>
                <w:szCs w:val="22"/>
              </w:rPr>
              <w:t>Перечень параметров тела запроса</w:t>
            </w:r>
            <w:r w:rsidRPr="00002655" w:rsidDel="00773282">
              <w:rPr>
                <w:b/>
                <w:sz w:val="22"/>
                <w:szCs w:val="22"/>
              </w:rPr>
              <w:t xml:space="preserve"> </w:t>
            </w:r>
            <w:bookmarkStart w:id="5961" w:name="_Hlk129332105"/>
            <w:r w:rsidRPr="00002655">
              <w:rPr>
                <w:b/>
                <w:sz w:val="22"/>
                <w:szCs w:val="22"/>
              </w:rPr>
              <w:t>«Сервис перевода окончательно закрытого операционного дня ТОФК/ЦС по учету в статус «Закрыт»» TD</w:t>
            </w:r>
            <w:r w:rsidRPr="00681FC5">
              <w:rPr>
                <w:b/>
                <w:sz w:val="22"/>
                <w:szCs w:val="22"/>
                <w:lang w:val="en-US"/>
              </w:rPr>
              <w:t>Subject</w:t>
            </w:r>
            <w:r w:rsidRPr="00002655">
              <w:rPr>
                <w:b/>
                <w:sz w:val="22"/>
                <w:szCs w:val="22"/>
              </w:rPr>
              <w:t xml:space="preserve">ClosePermanentlyRoll </w:t>
            </w:r>
            <w:bookmarkEnd w:id="5961"/>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2945623B" w14:textId="77777777" w:rsidTr="00502BCA">
        <w:trPr>
          <w:trHeight w:val="293"/>
        </w:trPr>
        <w:tc>
          <w:tcPr>
            <w:tcW w:w="1100" w:type="pct"/>
          </w:tcPr>
          <w:p w14:paraId="23036655" w14:textId="77777777" w:rsidR="00426CA2" w:rsidRPr="00002655" w:rsidRDefault="00426CA2" w:rsidP="00426CA2">
            <w:pPr>
              <w:pStyle w:val="GOSTTablenorm"/>
            </w:pPr>
            <w:r w:rsidRPr="00002655">
              <w:t>Субъект учета</w:t>
            </w:r>
          </w:p>
        </w:tc>
        <w:tc>
          <w:tcPr>
            <w:tcW w:w="750" w:type="pct"/>
          </w:tcPr>
          <w:p w14:paraId="54799B33" w14:textId="77777777" w:rsidR="00426CA2" w:rsidRPr="00002655" w:rsidRDefault="00426CA2" w:rsidP="00426CA2">
            <w:pPr>
              <w:pStyle w:val="GOSTTablenorm"/>
            </w:pPr>
            <w:r w:rsidRPr="00002655">
              <w:t>Subject</w:t>
            </w:r>
          </w:p>
        </w:tc>
        <w:tc>
          <w:tcPr>
            <w:tcW w:w="500" w:type="pct"/>
          </w:tcPr>
          <w:p w14:paraId="5843E8F0" w14:textId="77777777" w:rsidR="00426CA2" w:rsidRPr="00002655" w:rsidRDefault="00426CA2" w:rsidP="00426CA2">
            <w:pPr>
              <w:pStyle w:val="GOSTTablenorm"/>
              <w:rPr>
                <w:lang w:val="en-US"/>
              </w:rPr>
            </w:pPr>
            <w:r w:rsidRPr="00002655">
              <w:t>Строка</w:t>
            </w:r>
          </w:p>
        </w:tc>
        <w:tc>
          <w:tcPr>
            <w:tcW w:w="295" w:type="pct"/>
          </w:tcPr>
          <w:p w14:paraId="404C313B" w14:textId="77777777" w:rsidR="00426CA2" w:rsidRPr="00002655" w:rsidRDefault="00426CA2" w:rsidP="00426CA2">
            <w:pPr>
              <w:pStyle w:val="GOSTTablenorm"/>
            </w:pPr>
            <w:r w:rsidRPr="00002655">
              <w:t>Да</w:t>
            </w:r>
          </w:p>
        </w:tc>
        <w:tc>
          <w:tcPr>
            <w:tcW w:w="315" w:type="pct"/>
          </w:tcPr>
          <w:p w14:paraId="46096971" w14:textId="54693304" w:rsidR="00426CA2" w:rsidRPr="00002655" w:rsidRDefault="00426CA2" w:rsidP="00426CA2">
            <w:pPr>
              <w:pStyle w:val="GOSTTablenorm"/>
            </w:pPr>
            <w:ins w:id="5962" w:author="Сатлер Марина Викторовна" w:date="2023-12-27T06:32:00Z">
              <w:r w:rsidRPr="00BA7A4A">
                <w:t>=</w:t>
              </w:r>
            </w:ins>
            <w:r w:rsidRPr="00BA7A4A">
              <w:t>4</w:t>
            </w:r>
          </w:p>
        </w:tc>
        <w:tc>
          <w:tcPr>
            <w:tcW w:w="2040" w:type="pct"/>
          </w:tcPr>
          <w:p w14:paraId="721EF90D" w14:textId="77777777" w:rsidR="00426CA2" w:rsidRPr="00002655" w:rsidRDefault="00426CA2" w:rsidP="00426CA2">
            <w:pPr>
              <w:pStyle w:val="GOSTTablenorm"/>
            </w:pPr>
            <w:r w:rsidRPr="00002655">
              <w:t>Код ТОФК/ЦС по учету операционный день которого требуется перевести из статуса «Закрыт окончательно» в «Закрыт»</w:t>
            </w:r>
          </w:p>
        </w:tc>
      </w:tr>
      <w:tr w:rsidR="00426CA2" w:rsidRPr="00002655" w14:paraId="45A420B7" w14:textId="77777777" w:rsidTr="00502BCA">
        <w:trPr>
          <w:trHeight w:val="293"/>
        </w:trPr>
        <w:tc>
          <w:tcPr>
            <w:tcW w:w="1100" w:type="pct"/>
          </w:tcPr>
          <w:p w14:paraId="65D64AAC" w14:textId="77777777" w:rsidR="00426CA2" w:rsidRPr="00002655" w:rsidRDefault="00426CA2" w:rsidP="00426CA2">
            <w:pPr>
              <w:pStyle w:val="GOSTTablenorm"/>
            </w:pPr>
            <w:r w:rsidRPr="00002655">
              <w:t>Операционный день</w:t>
            </w:r>
          </w:p>
        </w:tc>
        <w:tc>
          <w:tcPr>
            <w:tcW w:w="750" w:type="pct"/>
          </w:tcPr>
          <w:p w14:paraId="68FB8F22" w14:textId="77777777" w:rsidR="00426CA2" w:rsidRPr="00002655" w:rsidRDefault="00426CA2" w:rsidP="00426CA2">
            <w:pPr>
              <w:pStyle w:val="GOSTTablenorm"/>
            </w:pPr>
            <w:r w:rsidRPr="00002655">
              <w:t>TradingDay</w:t>
            </w:r>
          </w:p>
        </w:tc>
        <w:tc>
          <w:tcPr>
            <w:tcW w:w="500" w:type="pct"/>
          </w:tcPr>
          <w:p w14:paraId="15AF05B6" w14:textId="77777777" w:rsidR="00426CA2" w:rsidRPr="00002655" w:rsidRDefault="00426CA2" w:rsidP="00426CA2">
            <w:pPr>
              <w:pStyle w:val="GOSTTablenorm"/>
              <w:rPr>
                <w:lang w:val="en-US"/>
              </w:rPr>
            </w:pPr>
            <w:r w:rsidRPr="00002655">
              <w:t>Дата</w:t>
            </w:r>
          </w:p>
        </w:tc>
        <w:tc>
          <w:tcPr>
            <w:tcW w:w="295" w:type="pct"/>
          </w:tcPr>
          <w:p w14:paraId="767AE258" w14:textId="77777777" w:rsidR="00426CA2" w:rsidRPr="00002655" w:rsidRDefault="00426CA2" w:rsidP="00426CA2">
            <w:pPr>
              <w:pStyle w:val="GOSTTablenorm"/>
            </w:pPr>
            <w:r w:rsidRPr="00002655">
              <w:t>Да</w:t>
            </w:r>
          </w:p>
        </w:tc>
        <w:tc>
          <w:tcPr>
            <w:tcW w:w="315" w:type="pct"/>
          </w:tcPr>
          <w:p w14:paraId="634A31E4" w14:textId="5AC3F7C5" w:rsidR="00426CA2" w:rsidRPr="00C75A4E" w:rsidRDefault="00426CA2" w:rsidP="00426CA2">
            <w:pPr>
              <w:pStyle w:val="GOSTTablenorm"/>
              <w:rPr>
                <w:lang w:val="en-US"/>
              </w:rPr>
            </w:pPr>
          </w:p>
        </w:tc>
        <w:tc>
          <w:tcPr>
            <w:tcW w:w="2040" w:type="pct"/>
          </w:tcPr>
          <w:p w14:paraId="3068F5A2" w14:textId="77777777" w:rsidR="00426CA2" w:rsidRPr="00002655" w:rsidRDefault="00426CA2" w:rsidP="00426CA2">
            <w:pPr>
              <w:pStyle w:val="GOSTTablenorm"/>
            </w:pPr>
            <w:r w:rsidRPr="00002655">
              <w:t>Указывается дата операционного дня ТОФК/ЦС по учету в формате YYYY-MM-DD</w:t>
            </w:r>
          </w:p>
        </w:tc>
      </w:tr>
      <w:tr w:rsidR="00426CA2" w:rsidRPr="00002655" w14:paraId="3129EE2A" w14:textId="77777777" w:rsidTr="00502BCA">
        <w:trPr>
          <w:trHeight w:val="293"/>
          <w:ins w:id="5963" w:author="Метелева Ирина Сергеевна" w:date="2024-07-17T16:46:00Z"/>
        </w:trPr>
        <w:tc>
          <w:tcPr>
            <w:tcW w:w="1100" w:type="pct"/>
          </w:tcPr>
          <w:p w14:paraId="689299CA" w14:textId="2E9415C8" w:rsidR="00426CA2" w:rsidRPr="00002655" w:rsidRDefault="00426CA2" w:rsidP="00426CA2">
            <w:pPr>
              <w:pStyle w:val="GOSTTablenorm"/>
              <w:rPr>
                <w:ins w:id="5964" w:author="Метелева Ирина Сергеевна" w:date="2024-07-17T16:46:00Z"/>
              </w:rPr>
            </w:pPr>
            <w:ins w:id="5965" w:author="Метелева Ирина Сергеевна" w:date="2024-07-17T16:46:00Z">
              <w:r w:rsidRPr="003F1563">
                <w:t>Идентификатор пользователя</w:t>
              </w:r>
            </w:ins>
          </w:p>
        </w:tc>
        <w:tc>
          <w:tcPr>
            <w:tcW w:w="750" w:type="pct"/>
          </w:tcPr>
          <w:p w14:paraId="5B22D557" w14:textId="021463D7" w:rsidR="00426CA2" w:rsidRPr="00002655" w:rsidRDefault="00426CA2" w:rsidP="00426CA2">
            <w:pPr>
              <w:pStyle w:val="GOSTTablenorm"/>
              <w:rPr>
                <w:ins w:id="5966" w:author="Метелева Ирина Сергеевна" w:date="2024-07-17T16:46:00Z"/>
              </w:rPr>
            </w:pPr>
            <w:ins w:id="5967" w:author="Метелева Ирина Сергеевна" w:date="2024-07-17T16:46:00Z">
              <w:r w:rsidRPr="003F1563">
                <w:t>User</w:t>
              </w:r>
            </w:ins>
          </w:p>
        </w:tc>
        <w:tc>
          <w:tcPr>
            <w:tcW w:w="500" w:type="pct"/>
          </w:tcPr>
          <w:p w14:paraId="625F4737" w14:textId="6346DBD6" w:rsidR="00426CA2" w:rsidRPr="00002655" w:rsidRDefault="00426CA2" w:rsidP="00426CA2">
            <w:pPr>
              <w:pStyle w:val="GOSTTablenorm"/>
              <w:rPr>
                <w:ins w:id="5968" w:author="Метелева Ирина Сергеевна" w:date="2024-07-17T16:46:00Z"/>
              </w:rPr>
            </w:pPr>
            <w:ins w:id="5969" w:author="Метелева Ирина Сергеевна" w:date="2024-07-17T16:46:00Z">
              <w:r w:rsidRPr="003F1563">
                <w:t>Строка</w:t>
              </w:r>
            </w:ins>
          </w:p>
        </w:tc>
        <w:tc>
          <w:tcPr>
            <w:tcW w:w="295" w:type="pct"/>
          </w:tcPr>
          <w:p w14:paraId="7C3BF64C" w14:textId="306C8B72" w:rsidR="00426CA2" w:rsidRPr="00002655" w:rsidRDefault="00426CA2" w:rsidP="00426CA2">
            <w:pPr>
              <w:pStyle w:val="GOSTTablenorm"/>
              <w:rPr>
                <w:ins w:id="5970" w:author="Метелева Ирина Сергеевна" w:date="2024-07-17T16:46:00Z"/>
              </w:rPr>
            </w:pPr>
            <w:ins w:id="5971" w:author="Метелева Ирина Сергеевна" w:date="2024-07-17T16:46:00Z">
              <w:r w:rsidRPr="003F1563">
                <w:t>Да</w:t>
              </w:r>
            </w:ins>
          </w:p>
        </w:tc>
        <w:tc>
          <w:tcPr>
            <w:tcW w:w="315" w:type="pct"/>
          </w:tcPr>
          <w:p w14:paraId="2364C257" w14:textId="4F2E51B4" w:rsidR="00426CA2" w:rsidRPr="00C75A4E" w:rsidRDefault="00426CA2" w:rsidP="00426CA2">
            <w:pPr>
              <w:pStyle w:val="GOSTTablenorm"/>
              <w:rPr>
                <w:ins w:id="5972" w:author="Метелева Ирина Сергеевна" w:date="2024-07-17T16:46:00Z"/>
                <w:lang w:val="en-US"/>
              </w:rPr>
            </w:pPr>
            <w:ins w:id="5973" w:author="Метелева Ирина Сергеевна" w:date="2024-07-17T16:46:00Z">
              <w:r w:rsidRPr="003F1563">
                <w:t>&lt;=36</w:t>
              </w:r>
            </w:ins>
          </w:p>
        </w:tc>
        <w:tc>
          <w:tcPr>
            <w:tcW w:w="2040" w:type="pct"/>
          </w:tcPr>
          <w:p w14:paraId="6B80397A" w14:textId="3F01568F" w:rsidR="00426CA2" w:rsidRPr="00002655" w:rsidRDefault="00426CA2" w:rsidP="00426CA2">
            <w:pPr>
              <w:pStyle w:val="GOSTTablenorm"/>
              <w:rPr>
                <w:ins w:id="5974" w:author="Метелева Ирина Сергеевна" w:date="2024-07-17T16:46:00Z"/>
              </w:rPr>
            </w:pPr>
            <w:ins w:id="5975" w:author="Метелева Ирина Сергеевна" w:date="2024-07-17T16:46:00Z">
              <w:r w:rsidRPr="003F1563">
                <w:t xml:space="preserve">Идентификатор пользователя, </w:t>
              </w:r>
              <w:r>
                <w:t>сформировавшего запрос</w:t>
              </w:r>
            </w:ins>
          </w:p>
        </w:tc>
      </w:tr>
      <w:tr w:rsidR="00426CA2" w:rsidRPr="00002655" w14:paraId="2F0E4D45" w14:textId="77777777" w:rsidTr="00502BCA">
        <w:trPr>
          <w:trHeight w:val="293"/>
        </w:trPr>
        <w:tc>
          <w:tcPr>
            <w:tcW w:w="5000" w:type="pct"/>
            <w:gridSpan w:val="6"/>
          </w:tcPr>
          <w:p w14:paraId="4487F6A7" w14:textId="77777777" w:rsidR="00426CA2" w:rsidRPr="00002655" w:rsidRDefault="00426CA2" w:rsidP="00426CA2">
            <w:pPr>
              <w:ind w:firstLine="0"/>
              <w:jc w:val="center"/>
              <w:rPr>
                <w:sz w:val="22"/>
                <w:szCs w:val="22"/>
              </w:rPr>
            </w:pPr>
            <w:r w:rsidRPr="00002655">
              <w:rPr>
                <w:b/>
                <w:sz w:val="22"/>
                <w:szCs w:val="22"/>
              </w:rPr>
              <w:t>Перечень параметров тела запроса</w:t>
            </w:r>
            <w:r w:rsidRPr="00002655" w:rsidDel="00773282">
              <w:rPr>
                <w:b/>
                <w:sz w:val="22"/>
                <w:szCs w:val="22"/>
              </w:rPr>
              <w:t xml:space="preserve"> </w:t>
            </w:r>
            <w:bookmarkStart w:id="5976" w:name="_Hlk129332116"/>
            <w:r w:rsidRPr="00002655">
              <w:rPr>
                <w:b/>
                <w:sz w:val="22"/>
                <w:szCs w:val="22"/>
              </w:rPr>
              <w:t xml:space="preserve">«Сервис перевода окончательно закрытого операционного дня системы в статус «Закрыт»» TDSysClosePermanentlyRoll </w:t>
            </w:r>
            <w:bookmarkEnd w:id="5976"/>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71757DEB" w14:textId="77777777" w:rsidTr="00502BCA">
        <w:trPr>
          <w:trHeight w:val="293"/>
        </w:trPr>
        <w:tc>
          <w:tcPr>
            <w:tcW w:w="1100" w:type="pct"/>
          </w:tcPr>
          <w:p w14:paraId="52B7196C" w14:textId="77777777" w:rsidR="00426CA2" w:rsidRPr="00002655" w:rsidRDefault="00426CA2" w:rsidP="00426CA2">
            <w:pPr>
              <w:pStyle w:val="GOSTTablenorm"/>
            </w:pPr>
            <w:r w:rsidRPr="00002655">
              <w:t>Операционный день</w:t>
            </w:r>
          </w:p>
        </w:tc>
        <w:tc>
          <w:tcPr>
            <w:tcW w:w="750" w:type="pct"/>
          </w:tcPr>
          <w:p w14:paraId="55571767" w14:textId="77777777" w:rsidR="00426CA2" w:rsidRPr="00002655" w:rsidRDefault="00426CA2" w:rsidP="00426CA2">
            <w:pPr>
              <w:pStyle w:val="GOSTTablenorm"/>
            </w:pPr>
            <w:r w:rsidRPr="00002655">
              <w:t>TradingDay</w:t>
            </w:r>
          </w:p>
        </w:tc>
        <w:tc>
          <w:tcPr>
            <w:tcW w:w="500" w:type="pct"/>
          </w:tcPr>
          <w:p w14:paraId="0929BC16" w14:textId="77777777" w:rsidR="00426CA2" w:rsidRPr="00002655" w:rsidRDefault="00426CA2" w:rsidP="00426CA2">
            <w:pPr>
              <w:pStyle w:val="GOSTTablenorm"/>
            </w:pPr>
            <w:r w:rsidRPr="00002655">
              <w:t>Дата</w:t>
            </w:r>
          </w:p>
        </w:tc>
        <w:tc>
          <w:tcPr>
            <w:tcW w:w="295" w:type="pct"/>
          </w:tcPr>
          <w:p w14:paraId="21216086" w14:textId="77777777" w:rsidR="00426CA2" w:rsidRPr="00002655" w:rsidRDefault="00426CA2" w:rsidP="00426CA2">
            <w:pPr>
              <w:pStyle w:val="GOSTTablenorm"/>
            </w:pPr>
            <w:r w:rsidRPr="00002655">
              <w:t>Да</w:t>
            </w:r>
          </w:p>
        </w:tc>
        <w:tc>
          <w:tcPr>
            <w:tcW w:w="315" w:type="pct"/>
          </w:tcPr>
          <w:p w14:paraId="1880C7EE" w14:textId="2B051922" w:rsidR="00426CA2" w:rsidRPr="00C75A4E" w:rsidRDefault="00426CA2" w:rsidP="00426CA2">
            <w:pPr>
              <w:pStyle w:val="GOSTTablenorm"/>
              <w:rPr>
                <w:lang w:val="en-US"/>
              </w:rPr>
            </w:pPr>
          </w:p>
        </w:tc>
        <w:tc>
          <w:tcPr>
            <w:tcW w:w="2040" w:type="pct"/>
          </w:tcPr>
          <w:p w14:paraId="1F82A15F" w14:textId="77777777" w:rsidR="00426CA2" w:rsidRPr="00002655" w:rsidRDefault="00426CA2" w:rsidP="00426CA2">
            <w:pPr>
              <w:pStyle w:val="GOSTTablenorm"/>
            </w:pPr>
            <w:r w:rsidRPr="00002655">
              <w:t>Указывается дата операционного дня системы в формате YYYY-MM-DD</w:t>
            </w:r>
          </w:p>
        </w:tc>
      </w:tr>
      <w:tr w:rsidR="00426CA2" w:rsidRPr="00002655" w14:paraId="08CDB8FF" w14:textId="77777777" w:rsidTr="00502BCA">
        <w:trPr>
          <w:trHeight w:val="293"/>
        </w:trPr>
        <w:tc>
          <w:tcPr>
            <w:tcW w:w="1100" w:type="pct"/>
          </w:tcPr>
          <w:p w14:paraId="386A63CF" w14:textId="43D1E409" w:rsidR="00426CA2" w:rsidRPr="00002655" w:rsidRDefault="00426CA2" w:rsidP="00426CA2">
            <w:pPr>
              <w:pStyle w:val="GOSTTablenorm"/>
            </w:pPr>
            <w:r w:rsidRPr="00002655">
              <w:t>Признак необходимости массового перевода окончательно закрытых операционных дней ТОФК/ЦС по учету в статус «Закрыт»</w:t>
            </w:r>
          </w:p>
        </w:tc>
        <w:tc>
          <w:tcPr>
            <w:tcW w:w="750" w:type="pct"/>
          </w:tcPr>
          <w:p w14:paraId="6483D25D" w14:textId="1FD50BBF" w:rsidR="00426CA2" w:rsidRPr="00002655" w:rsidRDefault="00426CA2" w:rsidP="00426CA2">
            <w:pPr>
              <w:pStyle w:val="GOSTTablenorm"/>
            </w:pPr>
            <w:r w:rsidRPr="00002655">
              <w:t>Need</w:t>
            </w:r>
            <w:r w:rsidRPr="00681FC5">
              <w:t>Subject</w:t>
            </w:r>
            <w:r w:rsidRPr="00002655">
              <w:t>TradingDay</w:t>
            </w:r>
            <w:r w:rsidRPr="00002655">
              <w:rPr>
                <w:lang w:val="en-US"/>
              </w:rPr>
              <w:t>Roll</w:t>
            </w:r>
          </w:p>
        </w:tc>
        <w:tc>
          <w:tcPr>
            <w:tcW w:w="500" w:type="pct"/>
          </w:tcPr>
          <w:p w14:paraId="302A35A5" w14:textId="77777777" w:rsidR="00426CA2" w:rsidRPr="00002655" w:rsidRDefault="00426CA2" w:rsidP="00426CA2">
            <w:pPr>
              <w:pStyle w:val="GOSTTablenorm"/>
            </w:pPr>
            <w:r w:rsidRPr="00002655">
              <w:t>Число</w:t>
            </w:r>
          </w:p>
        </w:tc>
        <w:tc>
          <w:tcPr>
            <w:tcW w:w="295" w:type="pct"/>
          </w:tcPr>
          <w:p w14:paraId="5E58B815" w14:textId="77777777" w:rsidR="00426CA2" w:rsidRPr="00002655" w:rsidRDefault="00426CA2" w:rsidP="00426CA2">
            <w:pPr>
              <w:pStyle w:val="GOSTTablenorm"/>
            </w:pPr>
            <w:r w:rsidRPr="00002655">
              <w:t>Да</w:t>
            </w:r>
          </w:p>
        </w:tc>
        <w:tc>
          <w:tcPr>
            <w:tcW w:w="315" w:type="pct"/>
          </w:tcPr>
          <w:p w14:paraId="0C9ADFDD" w14:textId="50C8528C" w:rsidR="00426CA2" w:rsidRPr="00002655" w:rsidRDefault="00426CA2" w:rsidP="00426CA2">
            <w:pPr>
              <w:pStyle w:val="GOSTTablenorm"/>
            </w:pPr>
            <w:ins w:id="5977" w:author="Сатлер Марина Викторовна" w:date="2023-12-27T06:33:00Z">
              <w:r w:rsidRPr="00BA7A4A">
                <w:t>=</w:t>
              </w:r>
            </w:ins>
            <w:r w:rsidRPr="00BA7A4A">
              <w:t>1</w:t>
            </w:r>
          </w:p>
        </w:tc>
        <w:tc>
          <w:tcPr>
            <w:tcW w:w="2040" w:type="pct"/>
          </w:tcPr>
          <w:p w14:paraId="6222DE6F" w14:textId="77777777" w:rsidR="00534DEE" w:rsidRDefault="00426CA2" w:rsidP="00426CA2">
            <w:pPr>
              <w:pStyle w:val="GOSTTablenorm"/>
            </w:pPr>
            <w:r w:rsidRPr="33249EA7">
              <w:t>Признак необходимости перевода в статус «Закрыт» операционного дня всех ТОФК/ЦС по учету</w:t>
            </w:r>
            <w:r>
              <w:t>.</w:t>
            </w:r>
          </w:p>
          <w:p w14:paraId="2C8AD9C8" w14:textId="6EBC254F" w:rsidR="00426CA2" w:rsidRPr="00002655" w:rsidRDefault="00426CA2" w:rsidP="00426CA2">
            <w:pPr>
              <w:pStyle w:val="GOSTTablenorm"/>
            </w:pPr>
            <w:r>
              <w:t>Возможные значения:</w:t>
            </w:r>
          </w:p>
          <w:p w14:paraId="65D1A5D8" w14:textId="2B0F6C6A" w:rsidR="00426CA2" w:rsidRPr="00002655" w:rsidRDefault="00426CA2" w:rsidP="00426CA2">
            <w:pPr>
              <w:pStyle w:val="GOSTTableListMark1"/>
            </w:pPr>
            <w:r>
              <w:t>«</w:t>
            </w:r>
            <w:r w:rsidRPr="33249EA7">
              <w:t>0</w:t>
            </w:r>
            <w:r>
              <w:t>»</w:t>
            </w:r>
            <w:r w:rsidRPr="33249EA7">
              <w:t xml:space="preserve"> – будет осуществлена только смена статуса операционного дня системы, статус операционных дней ТОФК/ЦС по учету изменен не будет. Параметр </w:t>
            </w:r>
            <w:r w:rsidRPr="33249EA7">
              <w:rPr>
                <w:lang w:val="en-US"/>
              </w:rPr>
              <w:t>SubjectL</w:t>
            </w:r>
            <w:r w:rsidRPr="33249EA7">
              <w:t>ist игнорируется</w:t>
            </w:r>
            <w:r>
              <w:t>;</w:t>
            </w:r>
          </w:p>
          <w:p w14:paraId="36D447A8" w14:textId="46D5A413" w:rsidR="00426CA2" w:rsidRPr="00002655" w:rsidRDefault="00426CA2" w:rsidP="00490D60">
            <w:pPr>
              <w:pStyle w:val="GOSTTableListMark1"/>
            </w:pPr>
            <w:r>
              <w:t>«</w:t>
            </w:r>
            <w:r w:rsidRPr="33249EA7">
              <w:t>1</w:t>
            </w:r>
            <w:r>
              <w:t>»</w:t>
            </w:r>
            <w:r w:rsidRPr="33249EA7">
              <w:t xml:space="preserve"> </w:t>
            </w:r>
            <w:r w:rsidR="00FC60A4" w:rsidRPr="36854D62">
              <w:t>–</w:t>
            </w:r>
            <w:r w:rsidRPr="33249EA7">
              <w:t xml:space="preserve"> по всем ТОФК/ЦС по учету (если указан параметр </w:t>
            </w:r>
            <w:r w:rsidRPr="33249EA7">
              <w:rPr>
                <w:lang w:val="en-US"/>
              </w:rPr>
              <w:t>SubjectL</w:t>
            </w:r>
            <w:r w:rsidRPr="33249EA7">
              <w:t>ist, то по указанном списку) будет осуществлен перевод окончательно закрытых операционных дней в статус «Закрыт»</w:t>
            </w:r>
          </w:p>
        </w:tc>
      </w:tr>
      <w:tr w:rsidR="00426CA2" w:rsidRPr="00002655" w14:paraId="352AE177" w14:textId="77777777" w:rsidTr="00502BCA">
        <w:trPr>
          <w:trHeight w:val="293"/>
          <w:ins w:id="5978" w:author="Метелева Ирина Сергеевна" w:date="2024-07-17T16:46:00Z"/>
        </w:trPr>
        <w:tc>
          <w:tcPr>
            <w:tcW w:w="1100" w:type="pct"/>
          </w:tcPr>
          <w:p w14:paraId="47631A3F" w14:textId="64C8A190" w:rsidR="00426CA2" w:rsidRPr="00002655" w:rsidRDefault="00426CA2" w:rsidP="00426CA2">
            <w:pPr>
              <w:pStyle w:val="GOSTTablenorm"/>
              <w:rPr>
                <w:ins w:id="5979" w:author="Метелева Ирина Сергеевна" w:date="2024-07-17T16:46:00Z"/>
              </w:rPr>
            </w:pPr>
            <w:ins w:id="5980" w:author="Метелева Ирина Сергеевна" w:date="2024-07-17T16:46:00Z">
              <w:r w:rsidRPr="003F1563">
                <w:t>Идентификатор пользователя</w:t>
              </w:r>
            </w:ins>
          </w:p>
        </w:tc>
        <w:tc>
          <w:tcPr>
            <w:tcW w:w="750" w:type="pct"/>
          </w:tcPr>
          <w:p w14:paraId="3FF2D06F" w14:textId="7FEAECA6" w:rsidR="00426CA2" w:rsidRPr="00002655" w:rsidRDefault="00426CA2" w:rsidP="00426CA2">
            <w:pPr>
              <w:pStyle w:val="GOSTTablenorm"/>
              <w:rPr>
                <w:ins w:id="5981" w:author="Метелева Ирина Сергеевна" w:date="2024-07-17T16:46:00Z"/>
              </w:rPr>
            </w:pPr>
            <w:ins w:id="5982" w:author="Метелева Ирина Сергеевна" w:date="2024-07-17T16:46:00Z">
              <w:r w:rsidRPr="003F1563">
                <w:t>User</w:t>
              </w:r>
            </w:ins>
          </w:p>
        </w:tc>
        <w:tc>
          <w:tcPr>
            <w:tcW w:w="500" w:type="pct"/>
          </w:tcPr>
          <w:p w14:paraId="6132FB3A" w14:textId="72858640" w:rsidR="00426CA2" w:rsidRPr="00002655" w:rsidRDefault="00426CA2" w:rsidP="00426CA2">
            <w:pPr>
              <w:pStyle w:val="GOSTTablenorm"/>
              <w:rPr>
                <w:ins w:id="5983" w:author="Метелева Ирина Сергеевна" w:date="2024-07-17T16:46:00Z"/>
              </w:rPr>
            </w:pPr>
            <w:ins w:id="5984" w:author="Метелева Ирина Сергеевна" w:date="2024-07-17T16:46:00Z">
              <w:r w:rsidRPr="003F1563">
                <w:t>Строка</w:t>
              </w:r>
            </w:ins>
          </w:p>
        </w:tc>
        <w:tc>
          <w:tcPr>
            <w:tcW w:w="295" w:type="pct"/>
          </w:tcPr>
          <w:p w14:paraId="7BDCD627" w14:textId="077C3F76" w:rsidR="00426CA2" w:rsidRPr="00002655" w:rsidRDefault="00426CA2" w:rsidP="00426CA2">
            <w:pPr>
              <w:pStyle w:val="GOSTTablenorm"/>
              <w:rPr>
                <w:ins w:id="5985" w:author="Метелева Ирина Сергеевна" w:date="2024-07-17T16:46:00Z"/>
              </w:rPr>
            </w:pPr>
            <w:ins w:id="5986" w:author="Метелева Ирина Сергеевна" w:date="2024-07-17T16:46:00Z">
              <w:r w:rsidRPr="003F1563">
                <w:t>Да</w:t>
              </w:r>
            </w:ins>
          </w:p>
        </w:tc>
        <w:tc>
          <w:tcPr>
            <w:tcW w:w="315" w:type="pct"/>
          </w:tcPr>
          <w:p w14:paraId="6210A08F" w14:textId="449B4F3C" w:rsidR="00426CA2" w:rsidRPr="00BA7A4A" w:rsidRDefault="00426CA2" w:rsidP="00426CA2">
            <w:pPr>
              <w:pStyle w:val="GOSTTablenorm"/>
              <w:rPr>
                <w:ins w:id="5987" w:author="Метелева Ирина Сергеевна" w:date="2024-07-17T16:46:00Z"/>
              </w:rPr>
            </w:pPr>
            <w:ins w:id="5988" w:author="Метелева Ирина Сергеевна" w:date="2024-07-17T16:46:00Z">
              <w:r w:rsidRPr="003F1563">
                <w:t>&lt;=36</w:t>
              </w:r>
            </w:ins>
          </w:p>
        </w:tc>
        <w:tc>
          <w:tcPr>
            <w:tcW w:w="2040" w:type="pct"/>
          </w:tcPr>
          <w:p w14:paraId="32EC7AAC" w14:textId="153B8193" w:rsidR="00426CA2" w:rsidRPr="33249EA7" w:rsidRDefault="00426CA2" w:rsidP="00426CA2">
            <w:pPr>
              <w:pStyle w:val="GOSTTablenorm"/>
              <w:rPr>
                <w:ins w:id="5989" w:author="Метелева Ирина Сергеевна" w:date="2024-07-17T16:46:00Z"/>
              </w:rPr>
            </w:pPr>
            <w:ins w:id="5990" w:author="Метелева Ирина Сергеевна" w:date="2024-07-17T16:46:00Z">
              <w:r w:rsidRPr="003F1563">
                <w:t xml:space="preserve">Идентификатор пользователя, </w:t>
              </w:r>
              <w:r>
                <w:t>сформировавшего запрос</w:t>
              </w:r>
            </w:ins>
          </w:p>
        </w:tc>
      </w:tr>
      <w:tr w:rsidR="00426CA2" w14:paraId="17349801" w14:textId="77777777" w:rsidTr="00502BCA">
        <w:trPr>
          <w:trHeight w:val="293"/>
        </w:trPr>
        <w:tc>
          <w:tcPr>
            <w:tcW w:w="1100" w:type="pct"/>
          </w:tcPr>
          <w:p w14:paraId="2E8302C2" w14:textId="3B79E36F" w:rsidR="00426CA2" w:rsidRPr="00C75A4E" w:rsidRDefault="00426CA2" w:rsidP="00426CA2">
            <w:pPr>
              <w:pStyle w:val="GOSTTablenorm"/>
              <w:rPr>
                <w:b/>
              </w:rPr>
            </w:pPr>
            <w:r w:rsidRPr="00C75A4E">
              <w:rPr>
                <w:b/>
              </w:rPr>
              <w:t>Субъекты учета, дни которых требуется перевести в статус «Закрыт»</w:t>
            </w:r>
          </w:p>
        </w:tc>
        <w:tc>
          <w:tcPr>
            <w:tcW w:w="750" w:type="pct"/>
          </w:tcPr>
          <w:p w14:paraId="230C31C6" w14:textId="31C23448" w:rsidR="00426CA2" w:rsidRPr="00C75A4E" w:rsidRDefault="00426CA2" w:rsidP="00426CA2">
            <w:pPr>
              <w:pStyle w:val="GOSTTablenorm"/>
              <w:rPr>
                <w:b/>
              </w:rPr>
            </w:pPr>
            <w:r w:rsidRPr="00C75A4E">
              <w:rPr>
                <w:b/>
              </w:rPr>
              <w:t>SubjectList</w:t>
            </w:r>
          </w:p>
        </w:tc>
        <w:tc>
          <w:tcPr>
            <w:tcW w:w="500" w:type="pct"/>
          </w:tcPr>
          <w:p w14:paraId="56A2440A" w14:textId="522407FF" w:rsidR="00426CA2" w:rsidRDefault="00426CA2" w:rsidP="00426CA2">
            <w:pPr>
              <w:pStyle w:val="GOSTTablenorm"/>
            </w:pPr>
            <w:r w:rsidRPr="33249EA7">
              <w:t>Массив</w:t>
            </w:r>
          </w:p>
        </w:tc>
        <w:tc>
          <w:tcPr>
            <w:tcW w:w="295" w:type="pct"/>
          </w:tcPr>
          <w:p w14:paraId="02E421D3" w14:textId="0A88DB20" w:rsidR="00426CA2" w:rsidRDefault="00426CA2" w:rsidP="00426CA2">
            <w:pPr>
              <w:pStyle w:val="GOSTTablenorm"/>
            </w:pPr>
            <w:r w:rsidRPr="33249EA7">
              <w:t>Нет</w:t>
            </w:r>
          </w:p>
        </w:tc>
        <w:tc>
          <w:tcPr>
            <w:tcW w:w="315" w:type="pct"/>
          </w:tcPr>
          <w:p w14:paraId="57DA8E35" w14:textId="20A2DD2E" w:rsidR="00426CA2" w:rsidRDefault="00426CA2" w:rsidP="00426CA2">
            <w:pPr>
              <w:pStyle w:val="GOSTTablenorm"/>
            </w:pPr>
            <w:ins w:id="5991" w:author="Сатлер Марина Викторовна" w:date="2023-12-28T09:27:00Z">
              <w:r>
                <w:rPr>
                  <w:lang w:val="en-US"/>
                </w:rPr>
                <w:t>=</w:t>
              </w:r>
            </w:ins>
            <w:r w:rsidRPr="00BA7A4A">
              <w:t>4</w:t>
            </w:r>
          </w:p>
        </w:tc>
        <w:tc>
          <w:tcPr>
            <w:tcW w:w="2040" w:type="pct"/>
          </w:tcPr>
          <w:p w14:paraId="0CE6BECB" w14:textId="678B3449" w:rsidR="00426CA2" w:rsidRDefault="00426CA2" w:rsidP="00426CA2">
            <w:pPr>
              <w:pStyle w:val="GOSTTablenorm"/>
            </w:pPr>
            <w:r w:rsidRPr="33249EA7">
              <w:t>Указывается список кодов субъектов учета операционные дни которых требуется перевести в статус «Закрыт»</w:t>
            </w:r>
          </w:p>
        </w:tc>
      </w:tr>
      <w:tr w:rsidR="00426CA2" w:rsidRPr="00002655" w14:paraId="206FA444" w14:textId="77777777" w:rsidTr="00502BCA">
        <w:trPr>
          <w:trHeight w:val="293"/>
        </w:trPr>
        <w:tc>
          <w:tcPr>
            <w:tcW w:w="5000" w:type="pct"/>
            <w:gridSpan w:val="6"/>
          </w:tcPr>
          <w:p w14:paraId="573ED49E" w14:textId="00B1AB27" w:rsidR="00426CA2" w:rsidRPr="00002655" w:rsidRDefault="00426CA2" w:rsidP="00426CA2">
            <w:pPr>
              <w:ind w:firstLine="0"/>
              <w:jc w:val="center"/>
              <w:rPr>
                <w:sz w:val="22"/>
                <w:szCs w:val="22"/>
              </w:rPr>
            </w:pPr>
            <w:r w:rsidRPr="00002655">
              <w:rPr>
                <w:b/>
                <w:sz w:val="22"/>
                <w:szCs w:val="22"/>
              </w:rPr>
              <w:t>Перечень параметров тела запроса</w:t>
            </w:r>
            <w:r w:rsidRPr="00002655" w:rsidDel="00773282">
              <w:rPr>
                <w:b/>
                <w:sz w:val="22"/>
                <w:szCs w:val="22"/>
              </w:rPr>
              <w:t xml:space="preserve"> </w:t>
            </w:r>
            <w:bookmarkStart w:id="5992" w:name="_Hlk129332130"/>
            <w:r w:rsidRPr="00002655">
              <w:rPr>
                <w:b/>
                <w:sz w:val="22"/>
                <w:szCs w:val="22"/>
              </w:rPr>
              <w:t>«Сервис окончательного закрытия операционного дня ТОФК/ЦС по учету» TradingDays</w:t>
            </w:r>
            <w:r w:rsidRPr="00681FC5">
              <w:rPr>
                <w:b/>
                <w:sz w:val="22"/>
                <w:szCs w:val="22"/>
                <w:lang w:val="en-US"/>
              </w:rPr>
              <w:t>Subject</w:t>
            </w:r>
            <w:r w:rsidRPr="00002655">
              <w:rPr>
                <w:b/>
                <w:sz w:val="22"/>
                <w:szCs w:val="22"/>
              </w:rPr>
              <w:t xml:space="preserve">ClosePermanently </w:t>
            </w:r>
            <w:bookmarkEnd w:id="5992"/>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47A2E018" w14:textId="77777777" w:rsidTr="00502BCA">
        <w:trPr>
          <w:trHeight w:val="293"/>
        </w:trPr>
        <w:tc>
          <w:tcPr>
            <w:tcW w:w="1100" w:type="pct"/>
          </w:tcPr>
          <w:p w14:paraId="75FD89A2" w14:textId="77777777" w:rsidR="00426CA2" w:rsidRPr="00002655" w:rsidRDefault="00426CA2" w:rsidP="00426CA2">
            <w:pPr>
              <w:pStyle w:val="GOSTTablenorm"/>
            </w:pPr>
            <w:r w:rsidRPr="00002655">
              <w:lastRenderedPageBreak/>
              <w:t>Субъект учета</w:t>
            </w:r>
          </w:p>
        </w:tc>
        <w:tc>
          <w:tcPr>
            <w:tcW w:w="750" w:type="pct"/>
          </w:tcPr>
          <w:p w14:paraId="1A961041" w14:textId="77777777" w:rsidR="00426CA2" w:rsidRPr="00002655" w:rsidRDefault="00426CA2" w:rsidP="00426CA2">
            <w:pPr>
              <w:pStyle w:val="GOSTTablenorm"/>
            </w:pPr>
            <w:r w:rsidRPr="00002655">
              <w:t>Subject</w:t>
            </w:r>
          </w:p>
        </w:tc>
        <w:tc>
          <w:tcPr>
            <w:tcW w:w="500" w:type="pct"/>
          </w:tcPr>
          <w:p w14:paraId="09FA3F98" w14:textId="77777777" w:rsidR="00426CA2" w:rsidRPr="00002655" w:rsidRDefault="00426CA2" w:rsidP="00426CA2">
            <w:pPr>
              <w:pStyle w:val="GOSTTablenorm"/>
            </w:pPr>
            <w:r w:rsidRPr="00002655">
              <w:t>Строка</w:t>
            </w:r>
          </w:p>
        </w:tc>
        <w:tc>
          <w:tcPr>
            <w:tcW w:w="295" w:type="pct"/>
          </w:tcPr>
          <w:p w14:paraId="6066639D" w14:textId="77777777" w:rsidR="00426CA2" w:rsidRPr="00002655" w:rsidRDefault="00426CA2" w:rsidP="00426CA2">
            <w:pPr>
              <w:pStyle w:val="GOSTTablenorm"/>
            </w:pPr>
            <w:r w:rsidRPr="00002655">
              <w:t>Да</w:t>
            </w:r>
          </w:p>
        </w:tc>
        <w:tc>
          <w:tcPr>
            <w:tcW w:w="315" w:type="pct"/>
          </w:tcPr>
          <w:p w14:paraId="53085D1E" w14:textId="743FA688" w:rsidR="00426CA2" w:rsidRPr="00002655" w:rsidRDefault="00426CA2" w:rsidP="00426CA2">
            <w:pPr>
              <w:pStyle w:val="GOSTTablenorm"/>
            </w:pPr>
            <w:ins w:id="5993" w:author="Сатлер Марина Викторовна" w:date="2023-12-27T06:39:00Z">
              <w:r w:rsidRPr="00405E73">
                <w:t>=</w:t>
              </w:r>
            </w:ins>
            <w:r w:rsidRPr="00405E73">
              <w:t>4</w:t>
            </w:r>
          </w:p>
        </w:tc>
        <w:tc>
          <w:tcPr>
            <w:tcW w:w="2040" w:type="pct"/>
          </w:tcPr>
          <w:p w14:paraId="02E93500" w14:textId="77777777" w:rsidR="00426CA2" w:rsidRPr="00002655" w:rsidRDefault="00426CA2" w:rsidP="00426CA2">
            <w:pPr>
              <w:pStyle w:val="GOSTTablenorm"/>
            </w:pPr>
            <w:r w:rsidRPr="00002655">
              <w:t>Код ТОФК/ЦС по учету операционный день которого требуется закрыть окончательно</w:t>
            </w:r>
          </w:p>
        </w:tc>
      </w:tr>
      <w:tr w:rsidR="00426CA2" w:rsidRPr="00002655" w14:paraId="44CFABE1" w14:textId="77777777" w:rsidTr="00502BCA">
        <w:trPr>
          <w:trHeight w:val="293"/>
        </w:trPr>
        <w:tc>
          <w:tcPr>
            <w:tcW w:w="1100" w:type="pct"/>
          </w:tcPr>
          <w:p w14:paraId="4E7BE12C" w14:textId="77777777" w:rsidR="00426CA2" w:rsidRPr="00002655" w:rsidRDefault="00426CA2" w:rsidP="00426CA2">
            <w:pPr>
              <w:pStyle w:val="GOSTTablenorm"/>
            </w:pPr>
            <w:r w:rsidRPr="00002655">
              <w:t>Операционный день</w:t>
            </w:r>
          </w:p>
        </w:tc>
        <w:tc>
          <w:tcPr>
            <w:tcW w:w="750" w:type="pct"/>
          </w:tcPr>
          <w:p w14:paraId="017A2769" w14:textId="77777777" w:rsidR="00426CA2" w:rsidRPr="00002655" w:rsidRDefault="00426CA2" w:rsidP="00426CA2">
            <w:pPr>
              <w:pStyle w:val="GOSTTablenorm"/>
            </w:pPr>
            <w:r w:rsidRPr="00002655">
              <w:rPr>
                <w:lang w:val="en-US"/>
              </w:rPr>
              <w:t>TradingDay</w:t>
            </w:r>
          </w:p>
        </w:tc>
        <w:tc>
          <w:tcPr>
            <w:tcW w:w="500" w:type="pct"/>
          </w:tcPr>
          <w:p w14:paraId="46469321" w14:textId="77777777" w:rsidR="00426CA2" w:rsidRPr="00002655" w:rsidRDefault="00426CA2" w:rsidP="00426CA2">
            <w:pPr>
              <w:pStyle w:val="GOSTTablenorm"/>
            </w:pPr>
            <w:r w:rsidRPr="00002655">
              <w:t>Дата</w:t>
            </w:r>
          </w:p>
        </w:tc>
        <w:tc>
          <w:tcPr>
            <w:tcW w:w="295" w:type="pct"/>
          </w:tcPr>
          <w:p w14:paraId="1C87245F" w14:textId="77777777" w:rsidR="00426CA2" w:rsidRPr="00002655" w:rsidRDefault="00426CA2" w:rsidP="00426CA2">
            <w:pPr>
              <w:pStyle w:val="GOSTTablenorm"/>
            </w:pPr>
            <w:r w:rsidRPr="00002655">
              <w:t>Да</w:t>
            </w:r>
          </w:p>
        </w:tc>
        <w:tc>
          <w:tcPr>
            <w:tcW w:w="315" w:type="pct"/>
          </w:tcPr>
          <w:p w14:paraId="078B051D" w14:textId="7DA1FBA6" w:rsidR="00426CA2" w:rsidRPr="00C75A4E" w:rsidRDefault="00426CA2" w:rsidP="00426CA2">
            <w:pPr>
              <w:pStyle w:val="GOSTTablenorm"/>
              <w:rPr>
                <w:lang w:val="en-US"/>
              </w:rPr>
            </w:pPr>
          </w:p>
        </w:tc>
        <w:tc>
          <w:tcPr>
            <w:tcW w:w="2040" w:type="pct"/>
          </w:tcPr>
          <w:p w14:paraId="7B4FF0A4" w14:textId="77777777" w:rsidR="00426CA2" w:rsidRPr="00002655" w:rsidRDefault="00426CA2" w:rsidP="00426CA2">
            <w:pPr>
              <w:pStyle w:val="GOSTTablenorm"/>
            </w:pPr>
            <w:r w:rsidRPr="00002655">
              <w:t>Указывается дата операционного дня ТОФК/ЦС по учету в формате YYYY-MM-DD</w:t>
            </w:r>
          </w:p>
        </w:tc>
      </w:tr>
      <w:tr w:rsidR="00426CA2" w:rsidRPr="00002655" w14:paraId="4C8D6CF5" w14:textId="77777777" w:rsidTr="00502BCA">
        <w:trPr>
          <w:trHeight w:val="293"/>
          <w:ins w:id="5994" w:author="Метелева Ирина Сергеевна" w:date="2024-07-17T16:46:00Z"/>
        </w:trPr>
        <w:tc>
          <w:tcPr>
            <w:tcW w:w="1100" w:type="pct"/>
          </w:tcPr>
          <w:p w14:paraId="42E0E9A0" w14:textId="683A0E27" w:rsidR="00426CA2" w:rsidRPr="00002655" w:rsidRDefault="00426CA2" w:rsidP="00426CA2">
            <w:pPr>
              <w:pStyle w:val="GOSTTablenorm"/>
              <w:rPr>
                <w:ins w:id="5995" w:author="Метелева Ирина Сергеевна" w:date="2024-07-17T16:46:00Z"/>
              </w:rPr>
            </w:pPr>
            <w:ins w:id="5996" w:author="Метелева Ирина Сергеевна" w:date="2024-07-17T16:46:00Z">
              <w:r w:rsidRPr="003F1563">
                <w:t>Идентификатор пользователя</w:t>
              </w:r>
            </w:ins>
          </w:p>
        </w:tc>
        <w:tc>
          <w:tcPr>
            <w:tcW w:w="750" w:type="pct"/>
          </w:tcPr>
          <w:p w14:paraId="496F7152" w14:textId="163DEB60" w:rsidR="00426CA2" w:rsidRPr="00002655" w:rsidRDefault="00426CA2" w:rsidP="00426CA2">
            <w:pPr>
              <w:pStyle w:val="GOSTTablenorm"/>
              <w:rPr>
                <w:ins w:id="5997" w:author="Метелева Ирина Сергеевна" w:date="2024-07-17T16:46:00Z"/>
                <w:lang w:val="en-US"/>
              </w:rPr>
            </w:pPr>
            <w:ins w:id="5998" w:author="Метелева Ирина Сергеевна" w:date="2024-07-17T16:46:00Z">
              <w:r w:rsidRPr="003F1563">
                <w:t>User</w:t>
              </w:r>
            </w:ins>
          </w:p>
        </w:tc>
        <w:tc>
          <w:tcPr>
            <w:tcW w:w="500" w:type="pct"/>
          </w:tcPr>
          <w:p w14:paraId="535B3A98" w14:textId="607B895B" w:rsidR="00426CA2" w:rsidRPr="00002655" w:rsidRDefault="00426CA2" w:rsidP="00426CA2">
            <w:pPr>
              <w:pStyle w:val="GOSTTablenorm"/>
              <w:rPr>
                <w:ins w:id="5999" w:author="Метелева Ирина Сергеевна" w:date="2024-07-17T16:46:00Z"/>
              </w:rPr>
            </w:pPr>
            <w:ins w:id="6000" w:author="Метелева Ирина Сергеевна" w:date="2024-07-17T16:46:00Z">
              <w:r w:rsidRPr="003F1563">
                <w:t>Строка</w:t>
              </w:r>
            </w:ins>
          </w:p>
        </w:tc>
        <w:tc>
          <w:tcPr>
            <w:tcW w:w="295" w:type="pct"/>
          </w:tcPr>
          <w:p w14:paraId="6DE3B0F5" w14:textId="7E514CD5" w:rsidR="00426CA2" w:rsidRPr="00002655" w:rsidRDefault="00426CA2" w:rsidP="00426CA2">
            <w:pPr>
              <w:pStyle w:val="GOSTTablenorm"/>
              <w:rPr>
                <w:ins w:id="6001" w:author="Метелева Ирина Сергеевна" w:date="2024-07-17T16:46:00Z"/>
              </w:rPr>
            </w:pPr>
            <w:ins w:id="6002" w:author="Метелева Ирина Сергеевна" w:date="2024-07-17T16:46:00Z">
              <w:r w:rsidRPr="003F1563">
                <w:t>Да</w:t>
              </w:r>
            </w:ins>
          </w:p>
        </w:tc>
        <w:tc>
          <w:tcPr>
            <w:tcW w:w="315" w:type="pct"/>
          </w:tcPr>
          <w:p w14:paraId="53089BBE" w14:textId="0FFD9359" w:rsidR="00426CA2" w:rsidRPr="00C75A4E" w:rsidRDefault="00426CA2" w:rsidP="00426CA2">
            <w:pPr>
              <w:pStyle w:val="GOSTTablenorm"/>
              <w:rPr>
                <w:ins w:id="6003" w:author="Метелева Ирина Сергеевна" w:date="2024-07-17T16:46:00Z"/>
                <w:lang w:val="en-US"/>
              </w:rPr>
            </w:pPr>
            <w:ins w:id="6004" w:author="Метелева Ирина Сергеевна" w:date="2024-07-17T16:46:00Z">
              <w:r w:rsidRPr="003F1563">
                <w:t>&lt;=36</w:t>
              </w:r>
            </w:ins>
          </w:p>
        </w:tc>
        <w:tc>
          <w:tcPr>
            <w:tcW w:w="2040" w:type="pct"/>
          </w:tcPr>
          <w:p w14:paraId="0C4BA1DE" w14:textId="0E0A7C80" w:rsidR="00426CA2" w:rsidRPr="00002655" w:rsidRDefault="00426CA2" w:rsidP="00426CA2">
            <w:pPr>
              <w:pStyle w:val="GOSTTablenorm"/>
              <w:rPr>
                <w:ins w:id="6005" w:author="Метелева Ирина Сергеевна" w:date="2024-07-17T16:46:00Z"/>
              </w:rPr>
            </w:pPr>
            <w:ins w:id="6006" w:author="Метелева Ирина Сергеевна" w:date="2024-07-17T16:46:00Z">
              <w:r w:rsidRPr="003F1563">
                <w:t xml:space="preserve">Идентификатор пользователя, </w:t>
              </w:r>
              <w:r>
                <w:t>сформировавшего запрос</w:t>
              </w:r>
            </w:ins>
          </w:p>
        </w:tc>
      </w:tr>
      <w:tr w:rsidR="00426CA2" w:rsidRPr="00002655" w14:paraId="50F9F9C8" w14:textId="77777777" w:rsidTr="00502BCA">
        <w:trPr>
          <w:trHeight w:val="293"/>
        </w:trPr>
        <w:tc>
          <w:tcPr>
            <w:tcW w:w="5000" w:type="pct"/>
            <w:gridSpan w:val="6"/>
          </w:tcPr>
          <w:p w14:paraId="6E01AA95" w14:textId="21433DCE" w:rsidR="00426CA2" w:rsidRPr="00002655" w:rsidRDefault="00426CA2" w:rsidP="00426CA2">
            <w:pPr>
              <w:ind w:firstLine="0"/>
              <w:jc w:val="center"/>
              <w:rPr>
                <w:sz w:val="22"/>
                <w:szCs w:val="22"/>
              </w:rPr>
            </w:pPr>
            <w:r w:rsidRPr="33249EA7">
              <w:rPr>
                <w:b/>
                <w:bCs/>
                <w:sz w:val="22"/>
                <w:szCs w:val="22"/>
              </w:rPr>
              <w:t xml:space="preserve">Перечень параметров тела запроса </w:t>
            </w:r>
            <w:bookmarkStart w:id="6007" w:name="_Hlk129332148"/>
            <w:r w:rsidRPr="33249EA7">
              <w:rPr>
                <w:b/>
                <w:bCs/>
                <w:sz w:val="22"/>
                <w:szCs w:val="22"/>
              </w:rPr>
              <w:t xml:space="preserve">«Сервис окончательного закрытия операционного дня системы, если для указанной даты операционный день окончательно закрыт по всем ТОФК/ЦС по учету» TradingDaysSysClosePermanently </w:t>
            </w:r>
            <w:bookmarkEnd w:id="6007"/>
            <w:r w:rsidRPr="33249EA7">
              <w:rPr>
                <w:b/>
                <w:bCs/>
                <w:sz w:val="22"/>
                <w:szCs w:val="22"/>
              </w:rPr>
              <w:t>(</w:t>
            </w:r>
            <w:r w:rsidRPr="33249EA7">
              <w:rPr>
                <w:b/>
                <w:bCs/>
                <w:sz w:val="22"/>
                <w:szCs w:val="22"/>
                <w:lang w:val="en-US"/>
              </w:rPr>
              <w:t>document</w:t>
            </w:r>
            <w:r w:rsidRPr="33249EA7">
              <w:rPr>
                <w:b/>
                <w:bCs/>
                <w:sz w:val="22"/>
                <w:szCs w:val="22"/>
              </w:rPr>
              <w:t>)</w:t>
            </w:r>
          </w:p>
        </w:tc>
      </w:tr>
      <w:tr w:rsidR="00426CA2" w:rsidRPr="00002655" w14:paraId="32B041DB" w14:textId="77777777" w:rsidTr="00502BCA">
        <w:trPr>
          <w:trHeight w:val="293"/>
        </w:trPr>
        <w:tc>
          <w:tcPr>
            <w:tcW w:w="1100" w:type="pct"/>
          </w:tcPr>
          <w:p w14:paraId="20F05DFA" w14:textId="77777777" w:rsidR="00426CA2" w:rsidRPr="00002655" w:rsidRDefault="00426CA2" w:rsidP="00426CA2">
            <w:pPr>
              <w:pStyle w:val="GOSTTablenorm"/>
            </w:pPr>
            <w:r w:rsidRPr="00002655">
              <w:t>Операционный день</w:t>
            </w:r>
          </w:p>
        </w:tc>
        <w:tc>
          <w:tcPr>
            <w:tcW w:w="750" w:type="pct"/>
          </w:tcPr>
          <w:p w14:paraId="4051FE03" w14:textId="77777777" w:rsidR="00426CA2" w:rsidRPr="00002655" w:rsidRDefault="00426CA2" w:rsidP="00426CA2">
            <w:pPr>
              <w:pStyle w:val="GOSTTablenorm"/>
            </w:pPr>
            <w:r w:rsidRPr="00002655">
              <w:rPr>
                <w:lang w:val="en-US"/>
              </w:rPr>
              <w:t>TradingDay</w:t>
            </w:r>
          </w:p>
        </w:tc>
        <w:tc>
          <w:tcPr>
            <w:tcW w:w="500" w:type="pct"/>
          </w:tcPr>
          <w:p w14:paraId="248A89CA" w14:textId="77777777" w:rsidR="00426CA2" w:rsidRPr="00002655" w:rsidRDefault="00426CA2" w:rsidP="00426CA2">
            <w:pPr>
              <w:pStyle w:val="GOSTTablenorm"/>
            </w:pPr>
            <w:r w:rsidRPr="00002655">
              <w:t>Дата</w:t>
            </w:r>
          </w:p>
        </w:tc>
        <w:tc>
          <w:tcPr>
            <w:tcW w:w="295" w:type="pct"/>
          </w:tcPr>
          <w:p w14:paraId="71D4D5E8" w14:textId="77777777" w:rsidR="00426CA2" w:rsidRPr="00002655" w:rsidRDefault="00426CA2" w:rsidP="00426CA2">
            <w:pPr>
              <w:pStyle w:val="GOSTTablenorm"/>
            </w:pPr>
            <w:r w:rsidRPr="00002655">
              <w:t>Да</w:t>
            </w:r>
          </w:p>
        </w:tc>
        <w:tc>
          <w:tcPr>
            <w:tcW w:w="315" w:type="pct"/>
          </w:tcPr>
          <w:p w14:paraId="0D1F2915" w14:textId="4A400863" w:rsidR="00426CA2" w:rsidRPr="00C75A4E" w:rsidRDefault="00426CA2" w:rsidP="00426CA2">
            <w:pPr>
              <w:pStyle w:val="GOSTTablenorm"/>
              <w:rPr>
                <w:lang w:val="en-US"/>
              </w:rPr>
            </w:pPr>
          </w:p>
        </w:tc>
        <w:tc>
          <w:tcPr>
            <w:tcW w:w="2040" w:type="pct"/>
          </w:tcPr>
          <w:p w14:paraId="7F77D195" w14:textId="77777777" w:rsidR="00426CA2" w:rsidRPr="00002655" w:rsidRDefault="00426CA2" w:rsidP="00426CA2">
            <w:pPr>
              <w:pStyle w:val="GOSTTablenorm"/>
            </w:pPr>
            <w:r w:rsidRPr="00002655">
              <w:t>Указывается дата операционного дня системы в формате YYYY-MM-DD</w:t>
            </w:r>
          </w:p>
        </w:tc>
      </w:tr>
      <w:tr w:rsidR="00426CA2" w:rsidRPr="00002655" w14:paraId="662C5889" w14:textId="77777777" w:rsidTr="00502BCA">
        <w:trPr>
          <w:trHeight w:val="293"/>
          <w:ins w:id="6008" w:author="Метелева Ирина Сергеевна" w:date="2024-07-17T16:46:00Z"/>
        </w:trPr>
        <w:tc>
          <w:tcPr>
            <w:tcW w:w="1100" w:type="pct"/>
          </w:tcPr>
          <w:p w14:paraId="6A97E5A9" w14:textId="7978AB4F" w:rsidR="00426CA2" w:rsidRPr="00002655" w:rsidRDefault="00426CA2" w:rsidP="00426CA2">
            <w:pPr>
              <w:pStyle w:val="GOSTTablenorm"/>
              <w:rPr>
                <w:ins w:id="6009" w:author="Метелева Ирина Сергеевна" w:date="2024-07-17T16:46:00Z"/>
              </w:rPr>
            </w:pPr>
            <w:ins w:id="6010" w:author="Метелева Ирина Сергеевна" w:date="2024-07-17T16:46:00Z">
              <w:r w:rsidRPr="003F1563">
                <w:t>Идентификатор пользователя</w:t>
              </w:r>
            </w:ins>
          </w:p>
        </w:tc>
        <w:tc>
          <w:tcPr>
            <w:tcW w:w="750" w:type="pct"/>
          </w:tcPr>
          <w:p w14:paraId="60527EFA" w14:textId="2550F933" w:rsidR="00426CA2" w:rsidRPr="00002655" w:rsidRDefault="00426CA2" w:rsidP="00426CA2">
            <w:pPr>
              <w:pStyle w:val="GOSTTablenorm"/>
              <w:rPr>
                <w:ins w:id="6011" w:author="Метелева Ирина Сергеевна" w:date="2024-07-17T16:46:00Z"/>
                <w:lang w:val="en-US"/>
              </w:rPr>
            </w:pPr>
            <w:ins w:id="6012" w:author="Метелева Ирина Сергеевна" w:date="2024-07-17T16:46:00Z">
              <w:r w:rsidRPr="003F1563">
                <w:t>User</w:t>
              </w:r>
            </w:ins>
          </w:p>
        </w:tc>
        <w:tc>
          <w:tcPr>
            <w:tcW w:w="500" w:type="pct"/>
          </w:tcPr>
          <w:p w14:paraId="57DE1CF4" w14:textId="2E74EAFA" w:rsidR="00426CA2" w:rsidRPr="00002655" w:rsidRDefault="00426CA2" w:rsidP="00426CA2">
            <w:pPr>
              <w:pStyle w:val="GOSTTablenorm"/>
              <w:rPr>
                <w:ins w:id="6013" w:author="Метелева Ирина Сергеевна" w:date="2024-07-17T16:46:00Z"/>
              </w:rPr>
            </w:pPr>
            <w:ins w:id="6014" w:author="Метелева Ирина Сергеевна" w:date="2024-07-17T16:46:00Z">
              <w:r w:rsidRPr="003F1563">
                <w:t>Строка</w:t>
              </w:r>
            </w:ins>
          </w:p>
        </w:tc>
        <w:tc>
          <w:tcPr>
            <w:tcW w:w="295" w:type="pct"/>
          </w:tcPr>
          <w:p w14:paraId="7F099833" w14:textId="56673D4E" w:rsidR="00426CA2" w:rsidRPr="00002655" w:rsidRDefault="00426CA2" w:rsidP="00426CA2">
            <w:pPr>
              <w:pStyle w:val="GOSTTablenorm"/>
              <w:rPr>
                <w:ins w:id="6015" w:author="Метелева Ирина Сергеевна" w:date="2024-07-17T16:46:00Z"/>
              </w:rPr>
            </w:pPr>
            <w:ins w:id="6016" w:author="Метелева Ирина Сергеевна" w:date="2024-07-17T16:46:00Z">
              <w:r w:rsidRPr="003F1563">
                <w:t>Да</w:t>
              </w:r>
            </w:ins>
          </w:p>
        </w:tc>
        <w:tc>
          <w:tcPr>
            <w:tcW w:w="315" w:type="pct"/>
          </w:tcPr>
          <w:p w14:paraId="2E20DB62" w14:textId="51A7B3EC" w:rsidR="00426CA2" w:rsidRPr="00C75A4E" w:rsidRDefault="00426CA2" w:rsidP="00426CA2">
            <w:pPr>
              <w:pStyle w:val="GOSTTablenorm"/>
              <w:rPr>
                <w:ins w:id="6017" w:author="Метелева Ирина Сергеевна" w:date="2024-07-17T16:46:00Z"/>
                <w:lang w:val="en-US"/>
              </w:rPr>
            </w:pPr>
            <w:ins w:id="6018" w:author="Метелева Ирина Сергеевна" w:date="2024-07-17T16:46:00Z">
              <w:r w:rsidRPr="003F1563">
                <w:t>&lt;=36</w:t>
              </w:r>
            </w:ins>
          </w:p>
        </w:tc>
        <w:tc>
          <w:tcPr>
            <w:tcW w:w="2040" w:type="pct"/>
          </w:tcPr>
          <w:p w14:paraId="3D8D0602" w14:textId="29AE55BA" w:rsidR="00426CA2" w:rsidRPr="00002655" w:rsidRDefault="00426CA2" w:rsidP="00426CA2">
            <w:pPr>
              <w:pStyle w:val="GOSTTablenorm"/>
              <w:rPr>
                <w:ins w:id="6019" w:author="Метелева Ирина Сергеевна" w:date="2024-07-17T16:46:00Z"/>
              </w:rPr>
            </w:pPr>
            <w:ins w:id="6020" w:author="Метелева Ирина Сергеевна" w:date="2024-07-17T16:46:00Z">
              <w:r w:rsidRPr="003F1563">
                <w:t xml:space="preserve">Идентификатор пользователя, </w:t>
              </w:r>
              <w:r>
                <w:t>сформировавшего запрос</w:t>
              </w:r>
            </w:ins>
          </w:p>
        </w:tc>
      </w:tr>
      <w:tr w:rsidR="00426CA2" w:rsidRPr="00002655" w14:paraId="2DD13E97" w14:textId="77777777" w:rsidTr="00502BCA">
        <w:trPr>
          <w:trHeight w:val="293"/>
        </w:trPr>
        <w:tc>
          <w:tcPr>
            <w:tcW w:w="5000" w:type="pct"/>
            <w:gridSpan w:val="6"/>
          </w:tcPr>
          <w:p w14:paraId="2EDB4ACC" w14:textId="77777777" w:rsidR="00426CA2" w:rsidRPr="00002655" w:rsidRDefault="00426CA2" w:rsidP="00426CA2">
            <w:pPr>
              <w:ind w:firstLine="0"/>
              <w:jc w:val="center"/>
              <w:rPr>
                <w:sz w:val="22"/>
                <w:szCs w:val="22"/>
              </w:rPr>
            </w:pPr>
            <w:r w:rsidRPr="00002655">
              <w:rPr>
                <w:b/>
                <w:sz w:val="22"/>
                <w:szCs w:val="22"/>
              </w:rPr>
              <w:t xml:space="preserve">Перечень параметров тела запроса </w:t>
            </w:r>
            <w:bookmarkStart w:id="6021" w:name="_Hlk129332163"/>
            <w:r w:rsidRPr="00002655">
              <w:rPr>
                <w:b/>
                <w:sz w:val="22"/>
                <w:szCs w:val="22"/>
              </w:rPr>
              <w:t xml:space="preserve">«Сервис окончательного закрытия операционного дня по всем ТОФК/ЦС по учету и операционного дня системы» TradingDaysSysClosePermanentlyAll </w:t>
            </w:r>
            <w:bookmarkEnd w:id="6021"/>
            <w:r w:rsidRPr="00002655">
              <w:rPr>
                <w:b/>
                <w:sz w:val="22"/>
                <w:szCs w:val="22"/>
              </w:rPr>
              <w:t>(</w:t>
            </w:r>
            <w:r w:rsidRPr="00002655">
              <w:rPr>
                <w:b/>
                <w:sz w:val="22"/>
                <w:szCs w:val="22"/>
                <w:lang w:val="en-US"/>
              </w:rPr>
              <w:t>document</w:t>
            </w:r>
            <w:r w:rsidRPr="00002655">
              <w:rPr>
                <w:b/>
                <w:sz w:val="22"/>
                <w:szCs w:val="22"/>
              </w:rPr>
              <w:t>)</w:t>
            </w:r>
          </w:p>
        </w:tc>
      </w:tr>
      <w:tr w:rsidR="00426CA2" w:rsidRPr="00002655" w14:paraId="7F6E260B" w14:textId="77777777" w:rsidTr="00502BCA">
        <w:trPr>
          <w:trHeight w:val="293"/>
        </w:trPr>
        <w:tc>
          <w:tcPr>
            <w:tcW w:w="1100" w:type="pct"/>
          </w:tcPr>
          <w:p w14:paraId="4F5AEF76" w14:textId="77777777" w:rsidR="00426CA2" w:rsidRPr="00002655" w:rsidRDefault="00426CA2" w:rsidP="00426CA2">
            <w:pPr>
              <w:pStyle w:val="GOSTTablenorm"/>
            </w:pPr>
            <w:r w:rsidRPr="00002655">
              <w:t>Операционный день</w:t>
            </w:r>
          </w:p>
        </w:tc>
        <w:tc>
          <w:tcPr>
            <w:tcW w:w="750" w:type="pct"/>
          </w:tcPr>
          <w:p w14:paraId="6EA15C14" w14:textId="77777777" w:rsidR="00426CA2" w:rsidRPr="00002655" w:rsidRDefault="00426CA2" w:rsidP="00426CA2">
            <w:pPr>
              <w:pStyle w:val="GOSTTablenorm"/>
            </w:pPr>
            <w:r w:rsidRPr="00002655">
              <w:rPr>
                <w:lang w:val="en-US"/>
              </w:rPr>
              <w:t>TradingDay</w:t>
            </w:r>
          </w:p>
        </w:tc>
        <w:tc>
          <w:tcPr>
            <w:tcW w:w="500" w:type="pct"/>
          </w:tcPr>
          <w:p w14:paraId="3F565FC8" w14:textId="77777777" w:rsidR="00426CA2" w:rsidRPr="00002655" w:rsidRDefault="00426CA2" w:rsidP="00426CA2">
            <w:pPr>
              <w:pStyle w:val="GOSTTablenorm"/>
            </w:pPr>
            <w:r w:rsidRPr="00002655">
              <w:t>Дата</w:t>
            </w:r>
          </w:p>
        </w:tc>
        <w:tc>
          <w:tcPr>
            <w:tcW w:w="295" w:type="pct"/>
          </w:tcPr>
          <w:p w14:paraId="6FA54083" w14:textId="77777777" w:rsidR="00426CA2" w:rsidRPr="00002655" w:rsidRDefault="00426CA2" w:rsidP="00426CA2">
            <w:pPr>
              <w:pStyle w:val="GOSTTablenorm"/>
            </w:pPr>
            <w:r w:rsidRPr="00002655">
              <w:t>Да</w:t>
            </w:r>
          </w:p>
        </w:tc>
        <w:tc>
          <w:tcPr>
            <w:tcW w:w="315" w:type="pct"/>
          </w:tcPr>
          <w:p w14:paraId="31A8DF05" w14:textId="158EAC30" w:rsidR="00426CA2" w:rsidRPr="00C75A4E" w:rsidRDefault="00426CA2" w:rsidP="00426CA2">
            <w:pPr>
              <w:pStyle w:val="GOSTTablenorm"/>
              <w:rPr>
                <w:lang w:val="en-US"/>
              </w:rPr>
            </w:pPr>
          </w:p>
        </w:tc>
        <w:tc>
          <w:tcPr>
            <w:tcW w:w="2040" w:type="pct"/>
          </w:tcPr>
          <w:p w14:paraId="36809F5B" w14:textId="77777777" w:rsidR="00426CA2" w:rsidRPr="00002655" w:rsidRDefault="00426CA2" w:rsidP="00426CA2">
            <w:pPr>
              <w:pStyle w:val="GOSTTablenorm"/>
            </w:pPr>
            <w:r w:rsidRPr="00002655">
              <w:t>Указывается дата операционного дня системы в формате YYYY-MM-DD</w:t>
            </w:r>
          </w:p>
        </w:tc>
      </w:tr>
      <w:tr w:rsidR="00426CA2" w:rsidRPr="00002655" w14:paraId="53F8ECCC" w14:textId="77777777" w:rsidTr="00502BCA">
        <w:trPr>
          <w:trHeight w:val="293"/>
          <w:ins w:id="6022" w:author="Метелева Ирина Сергеевна" w:date="2024-07-17T16:47:00Z"/>
        </w:trPr>
        <w:tc>
          <w:tcPr>
            <w:tcW w:w="1100" w:type="pct"/>
          </w:tcPr>
          <w:p w14:paraId="3689648F" w14:textId="444F3A83" w:rsidR="00426CA2" w:rsidRPr="00002655" w:rsidRDefault="00426CA2" w:rsidP="00426CA2">
            <w:pPr>
              <w:pStyle w:val="GOSTTablenorm"/>
              <w:rPr>
                <w:ins w:id="6023" w:author="Метелева Ирина Сергеевна" w:date="2024-07-17T16:47:00Z"/>
              </w:rPr>
            </w:pPr>
            <w:ins w:id="6024" w:author="Метелева Ирина Сергеевна" w:date="2024-07-17T16:47:00Z">
              <w:r w:rsidRPr="003F1563">
                <w:t>Идентификатор пользователя</w:t>
              </w:r>
            </w:ins>
          </w:p>
        </w:tc>
        <w:tc>
          <w:tcPr>
            <w:tcW w:w="750" w:type="pct"/>
          </w:tcPr>
          <w:p w14:paraId="4FE39CC3" w14:textId="2E847E38" w:rsidR="00426CA2" w:rsidRPr="00002655" w:rsidRDefault="00426CA2" w:rsidP="00426CA2">
            <w:pPr>
              <w:pStyle w:val="GOSTTablenorm"/>
              <w:rPr>
                <w:ins w:id="6025" w:author="Метелева Ирина Сергеевна" w:date="2024-07-17T16:47:00Z"/>
                <w:lang w:val="en-US"/>
              </w:rPr>
            </w:pPr>
            <w:ins w:id="6026" w:author="Метелева Ирина Сергеевна" w:date="2024-07-17T16:47:00Z">
              <w:r w:rsidRPr="003F1563">
                <w:t>User</w:t>
              </w:r>
            </w:ins>
          </w:p>
        </w:tc>
        <w:tc>
          <w:tcPr>
            <w:tcW w:w="500" w:type="pct"/>
          </w:tcPr>
          <w:p w14:paraId="6A01C45F" w14:textId="2BEB00E3" w:rsidR="00426CA2" w:rsidRPr="00002655" w:rsidRDefault="00426CA2" w:rsidP="00426CA2">
            <w:pPr>
              <w:pStyle w:val="GOSTTablenorm"/>
              <w:rPr>
                <w:ins w:id="6027" w:author="Метелева Ирина Сергеевна" w:date="2024-07-17T16:47:00Z"/>
              </w:rPr>
            </w:pPr>
            <w:ins w:id="6028" w:author="Метелева Ирина Сергеевна" w:date="2024-07-17T16:47:00Z">
              <w:r w:rsidRPr="003F1563">
                <w:t>Строка</w:t>
              </w:r>
            </w:ins>
          </w:p>
        </w:tc>
        <w:tc>
          <w:tcPr>
            <w:tcW w:w="295" w:type="pct"/>
          </w:tcPr>
          <w:p w14:paraId="60D7610D" w14:textId="718DD66F" w:rsidR="00426CA2" w:rsidRPr="00002655" w:rsidRDefault="00426CA2" w:rsidP="00426CA2">
            <w:pPr>
              <w:pStyle w:val="GOSTTablenorm"/>
              <w:rPr>
                <w:ins w:id="6029" w:author="Метелева Ирина Сергеевна" w:date="2024-07-17T16:47:00Z"/>
              </w:rPr>
            </w:pPr>
            <w:ins w:id="6030" w:author="Метелева Ирина Сергеевна" w:date="2024-07-17T16:47:00Z">
              <w:r w:rsidRPr="003F1563">
                <w:t>Да</w:t>
              </w:r>
            </w:ins>
          </w:p>
        </w:tc>
        <w:tc>
          <w:tcPr>
            <w:tcW w:w="315" w:type="pct"/>
          </w:tcPr>
          <w:p w14:paraId="41B3292E" w14:textId="69685596" w:rsidR="00426CA2" w:rsidRPr="00C75A4E" w:rsidRDefault="00426CA2" w:rsidP="00426CA2">
            <w:pPr>
              <w:pStyle w:val="GOSTTablenorm"/>
              <w:rPr>
                <w:ins w:id="6031" w:author="Метелева Ирина Сергеевна" w:date="2024-07-17T16:47:00Z"/>
                <w:lang w:val="en-US"/>
              </w:rPr>
            </w:pPr>
            <w:ins w:id="6032" w:author="Метелева Ирина Сергеевна" w:date="2024-07-17T16:47:00Z">
              <w:r w:rsidRPr="003F1563">
                <w:t>&lt;=36</w:t>
              </w:r>
            </w:ins>
          </w:p>
        </w:tc>
        <w:tc>
          <w:tcPr>
            <w:tcW w:w="2040" w:type="pct"/>
          </w:tcPr>
          <w:p w14:paraId="113FB469" w14:textId="62A83FAB" w:rsidR="00426CA2" w:rsidRPr="00002655" w:rsidRDefault="00426CA2" w:rsidP="00426CA2">
            <w:pPr>
              <w:pStyle w:val="GOSTTablenorm"/>
              <w:rPr>
                <w:ins w:id="6033" w:author="Метелева Ирина Сергеевна" w:date="2024-07-17T16:47:00Z"/>
              </w:rPr>
            </w:pPr>
            <w:ins w:id="6034" w:author="Метелева Ирина Сергеевна" w:date="2024-07-17T16:47:00Z">
              <w:r w:rsidRPr="003F1563">
                <w:t xml:space="preserve">Идентификатор пользователя, </w:t>
              </w:r>
              <w:r>
                <w:t>сформировавшего запрос</w:t>
              </w:r>
            </w:ins>
          </w:p>
        </w:tc>
      </w:tr>
      <w:tr w:rsidR="00426CA2" w:rsidRPr="00002655" w14:paraId="5646D241" w14:textId="77777777" w:rsidTr="00502BCA">
        <w:trPr>
          <w:trHeight w:val="293"/>
        </w:trPr>
        <w:tc>
          <w:tcPr>
            <w:tcW w:w="5000" w:type="pct"/>
            <w:gridSpan w:val="6"/>
          </w:tcPr>
          <w:p w14:paraId="3FB678D8" w14:textId="77777777" w:rsidR="00426CA2" w:rsidRPr="00002655" w:rsidRDefault="00426CA2" w:rsidP="00426CA2">
            <w:pPr>
              <w:ind w:firstLine="0"/>
              <w:jc w:val="center"/>
              <w:rPr>
                <w:sz w:val="22"/>
                <w:szCs w:val="22"/>
              </w:rPr>
            </w:pPr>
            <w:r w:rsidRPr="00002655">
              <w:rPr>
                <w:b/>
                <w:sz w:val="22"/>
                <w:szCs w:val="22"/>
              </w:rPr>
              <w:t xml:space="preserve">Перечень параметров тела запроса </w:t>
            </w:r>
            <w:bookmarkStart w:id="6035" w:name="_Hlk129332177"/>
            <w:r w:rsidRPr="00002655">
              <w:rPr>
                <w:b/>
                <w:sz w:val="22"/>
                <w:szCs w:val="22"/>
              </w:rPr>
              <w:t xml:space="preserve">«Сервис массового окончательного закрытия операционных дней системы, если для указанной даты операционный день окончательно закрыт по всем ТОФК/ЦС по учету» TrDaysSysListClosePermanently </w:t>
            </w:r>
            <w:bookmarkEnd w:id="6035"/>
            <w:r w:rsidRPr="00002655">
              <w:rPr>
                <w:b/>
                <w:sz w:val="22"/>
                <w:szCs w:val="22"/>
              </w:rPr>
              <w:t>(</w:t>
            </w:r>
            <w:r w:rsidRPr="00002655">
              <w:rPr>
                <w:b/>
                <w:sz w:val="22"/>
                <w:szCs w:val="22"/>
                <w:lang w:val="en-US"/>
              </w:rPr>
              <w:t>document</w:t>
            </w:r>
            <w:r w:rsidRPr="00002655" w:rsidDel="00773282">
              <w:rPr>
                <w:b/>
                <w:sz w:val="22"/>
                <w:szCs w:val="22"/>
              </w:rPr>
              <w:t>)</w:t>
            </w:r>
          </w:p>
        </w:tc>
      </w:tr>
      <w:tr w:rsidR="00426CA2" w:rsidRPr="00002655" w14:paraId="3CC00C42" w14:textId="77777777" w:rsidTr="00502BCA">
        <w:trPr>
          <w:trHeight w:val="293"/>
        </w:trPr>
        <w:tc>
          <w:tcPr>
            <w:tcW w:w="1100" w:type="pct"/>
          </w:tcPr>
          <w:p w14:paraId="75FCF501" w14:textId="77777777" w:rsidR="00426CA2" w:rsidRPr="00C75A4E" w:rsidRDefault="00426CA2" w:rsidP="00426CA2">
            <w:pPr>
              <w:pStyle w:val="GOSTTablenorm"/>
              <w:rPr>
                <w:b/>
              </w:rPr>
            </w:pPr>
            <w:r w:rsidRPr="00C75A4E">
              <w:rPr>
                <w:b/>
              </w:rPr>
              <w:t>Операционные дни</w:t>
            </w:r>
          </w:p>
        </w:tc>
        <w:tc>
          <w:tcPr>
            <w:tcW w:w="750" w:type="pct"/>
          </w:tcPr>
          <w:p w14:paraId="04502F10" w14:textId="77777777" w:rsidR="00426CA2" w:rsidRPr="00C75A4E" w:rsidRDefault="00426CA2" w:rsidP="00426CA2">
            <w:pPr>
              <w:pStyle w:val="GOSTTablenorm"/>
              <w:rPr>
                <w:b/>
              </w:rPr>
            </w:pPr>
            <w:r w:rsidRPr="00C75A4E">
              <w:rPr>
                <w:b/>
                <w:lang w:val="en-US"/>
              </w:rPr>
              <w:t>TradingDays</w:t>
            </w:r>
          </w:p>
        </w:tc>
        <w:tc>
          <w:tcPr>
            <w:tcW w:w="500" w:type="pct"/>
          </w:tcPr>
          <w:p w14:paraId="132A2A7E" w14:textId="77777777" w:rsidR="00426CA2" w:rsidRPr="00002655" w:rsidRDefault="00426CA2" w:rsidP="00426CA2">
            <w:pPr>
              <w:pStyle w:val="GOSTTablenorm"/>
            </w:pPr>
            <w:r w:rsidRPr="00002655">
              <w:t>Массив</w:t>
            </w:r>
          </w:p>
        </w:tc>
        <w:tc>
          <w:tcPr>
            <w:tcW w:w="295" w:type="pct"/>
          </w:tcPr>
          <w:p w14:paraId="53ACE7A8" w14:textId="77777777" w:rsidR="00426CA2" w:rsidRPr="00002655" w:rsidRDefault="00426CA2" w:rsidP="00426CA2">
            <w:pPr>
              <w:pStyle w:val="GOSTTablenorm"/>
            </w:pPr>
            <w:r w:rsidRPr="00002655">
              <w:t>Да</w:t>
            </w:r>
          </w:p>
        </w:tc>
        <w:tc>
          <w:tcPr>
            <w:tcW w:w="315" w:type="pct"/>
          </w:tcPr>
          <w:p w14:paraId="2B40079A" w14:textId="105A8371" w:rsidR="00426CA2" w:rsidRPr="00C75A4E" w:rsidRDefault="00426CA2" w:rsidP="00426CA2">
            <w:pPr>
              <w:pStyle w:val="GOSTTablenorm"/>
              <w:rPr>
                <w:lang w:val="en-US"/>
              </w:rPr>
            </w:pPr>
            <w:r>
              <w:rPr>
                <w:lang w:val="en-US"/>
              </w:rPr>
              <w:t>-</w:t>
            </w:r>
          </w:p>
        </w:tc>
        <w:tc>
          <w:tcPr>
            <w:tcW w:w="2040" w:type="pct"/>
          </w:tcPr>
          <w:p w14:paraId="5270642E" w14:textId="77777777" w:rsidR="00426CA2" w:rsidRPr="00002655" w:rsidRDefault="00426CA2" w:rsidP="00426CA2">
            <w:pPr>
              <w:pStyle w:val="GOSTTablenorm"/>
            </w:pPr>
            <w:r w:rsidRPr="00002655">
              <w:t>Указываются даты операционных дней системы в формате YYYY-MM-DD которые необходимо закрыть окончательно</w:t>
            </w:r>
          </w:p>
        </w:tc>
      </w:tr>
      <w:tr w:rsidR="00426CA2" w:rsidRPr="00002655" w14:paraId="42F14884" w14:textId="77777777" w:rsidTr="00502BCA">
        <w:trPr>
          <w:trHeight w:val="293"/>
          <w:ins w:id="6036" w:author="Метелева Ирина Сергеевна" w:date="2024-07-17T16:47:00Z"/>
        </w:trPr>
        <w:tc>
          <w:tcPr>
            <w:tcW w:w="1100" w:type="pct"/>
          </w:tcPr>
          <w:p w14:paraId="7DB06D37" w14:textId="498AA1FD" w:rsidR="00426CA2" w:rsidRPr="00C75A4E" w:rsidRDefault="00426CA2" w:rsidP="00426CA2">
            <w:pPr>
              <w:pStyle w:val="GOSTTablenorm"/>
              <w:rPr>
                <w:ins w:id="6037" w:author="Метелева Ирина Сергеевна" w:date="2024-07-17T16:47:00Z"/>
                <w:b/>
              </w:rPr>
            </w:pPr>
            <w:ins w:id="6038" w:author="Метелева Ирина Сергеевна" w:date="2024-07-17T16:47:00Z">
              <w:r w:rsidRPr="003F1563">
                <w:t>Идентификатор пользователя</w:t>
              </w:r>
            </w:ins>
          </w:p>
        </w:tc>
        <w:tc>
          <w:tcPr>
            <w:tcW w:w="750" w:type="pct"/>
          </w:tcPr>
          <w:p w14:paraId="745ADCCD" w14:textId="66754744" w:rsidR="00426CA2" w:rsidRPr="00C75A4E" w:rsidRDefault="00426CA2" w:rsidP="00426CA2">
            <w:pPr>
              <w:pStyle w:val="GOSTTablenorm"/>
              <w:rPr>
                <w:ins w:id="6039" w:author="Метелева Ирина Сергеевна" w:date="2024-07-17T16:47:00Z"/>
                <w:b/>
                <w:lang w:val="en-US"/>
              </w:rPr>
            </w:pPr>
            <w:ins w:id="6040" w:author="Метелева Ирина Сергеевна" w:date="2024-07-17T16:47:00Z">
              <w:r w:rsidRPr="003F1563">
                <w:t>User</w:t>
              </w:r>
            </w:ins>
          </w:p>
        </w:tc>
        <w:tc>
          <w:tcPr>
            <w:tcW w:w="500" w:type="pct"/>
          </w:tcPr>
          <w:p w14:paraId="5CD58E32" w14:textId="3C3BEC2C" w:rsidR="00426CA2" w:rsidRPr="00002655" w:rsidRDefault="00426CA2" w:rsidP="00426CA2">
            <w:pPr>
              <w:pStyle w:val="GOSTTablenorm"/>
              <w:rPr>
                <w:ins w:id="6041" w:author="Метелева Ирина Сергеевна" w:date="2024-07-17T16:47:00Z"/>
              </w:rPr>
            </w:pPr>
            <w:ins w:id="6042" w:author="Метелева Ирина Сергеевна" w:date="2024-07-17T16:47:00Z">
              <w:r w:rsidRPr="003F1563">
                <w:t>Строка</w:t>
              </w:r>
            </w:ins>
          </w:p>
        </w:tc>
        <w:tc>
          <w:tcPr>
            <w:tcW w:w="295" w:type="pct"/>
          </w:tcPr>
          <w:p w14:paraId="07BCF965" w14:textId="61E0201C" w:rsidR="00426CA2" w:rsidRPr="00002655" w:rsidRDefault="00426CA2" w:rsidP="00426CA2">
            <w:pPr>
              <w:pStyle w:val="GOSTTablenorm"/>
              <w:rPr>
                <w:ins w:id="6043" w:author="Метелева Ирина Сергеевна" w:date="2024-07-17T16:47:00Z"/>
              </w:rPr>
            </w:pPr>
            <w:ins w:id="6044" w:author="Метелева Ирина Сергеевна" w:date="2024-07-17T16:47:00Z">
              <w:r w:rsidRPr="003F1563">
                <w:t>Да</w:t>
              </w:r>
            </w:ins>
          </w:p>
        </w:tc>
        <w:tc>
          <w:tcPr>
            <w:tcW w:w="315" w:type="pct"/>
          </w:tcPr>
          <w:p w14:paraId="77B85A60" w14:textId="6E3CC0FD" w:rsidR="00426CA2" w:rsidRDefault="00426CA2" w:rsidP="00426CA2">
            <w:pPr>
              <w:pStyle w:val="GOSTTablenorm"/>
              <w:rPr>
                <w:ins w:id="6045" w:author="Метелева Ирина Сергеевна" w:date="2024-07-17T16:47:00Z"/>
                <w:lang w:val="en-US"/>
              </w:rPr>
            </w:pPr>
            <w:ins w:id="6046" w:author="Метелева Ирина Сергеевна" w:date="2024-07-17T16:47:00Z">
              <w:r w:rsidRPr="003F1563">
                <w:t>&lt;=36</w:t>
              </w:r>
            </w:ins>
          </w:p>
        </w:tc>
        <w:tc>
          <w:tcPr>
            <w:tcW w:w="2040" w:type="pct"/>
          </w:tcPr>
          <w:p w14:paraId="76700809" w14:textId="2BC49C8D" w:rsidR="00426CA2" w:rsidRPr="00002655" w:rsidRDefault="00426CA2" w:rsidP="00426CA2">
            <w:pPr>
              <w:pStyle w:val="GOSTTablenorm"/>
              <w:rPr>
                <w:ins w:id="6047" w:author="Метелева Ирина Сергеевна" w:date="2024-07-17T16:47:00Z"/>
              </w:rPr>
            </w:pPr>
            <w:ins w:id="6048" w:author="Метелева Ирина Сергеевна" w:date="2024-07-17T16:47:00Z">
              <w:r w:rsidRPr="003F1563">
                <w:t xml:space="preserve">Идентификатор пользователя, </w:t>
              </w:r>
              <w:r>
                <w:t>сформировавшего запрос</w:t>
              </w:r>
            </w:ins>
          </w:p>
        </w:tc>
      </w:tr>
      <w:tr w:rsidR="00426CA2" w:rsidRPr="00002655" w14:paraId="3F6D77C4" w14:textId="77777777" w:rsidTr="00502BCA">
        <w:trPr>
          <w:trHeight w:val="293"/>
        </w:trPr>
        <w:tc>
          <w:tcPr>
            <w:tcW w:w="5000" w:type="pct"/>
            <w:gridSpan w:val="6"/>
          </w:tcPr>
          <w:p w14:paraId="2EA307C2" w14:textId="2C4CC629" w:rsidR="00426CA2" w:rsidRPr="00002655" w:rsidRDefault="00426CA2" w:rsidP="00490D60">
            <w:pPr>
              <w:ind w:firstLine="0"/>
              <w:jc w:val="center"/>
              <w:rPr>
                <w:sz w:val="22"/>
                <w:szCs w:val="22"/>
              </w:rPr>
            </w:pPr>
            <w:r w:rsidRPr="00002655">
              <w:rPr>
                <w:b/>
                <w:sz w:val="22"/>
                <w:szCs w:val="22"/>
              </w:rPr>
              <w:t xml:space="preserve">Перечень параметров тела запроса </w:t>
            </w:r>
            <w:bookmarkStart w:id="6049" w:name="_Hlk129332190"/>
            <w:r w:rsidRPr="00002655">
              <w:rPr>
                <w:b/>
                <w:sz w:val="22"/>
                <w:szCs w:val="22"/>
              </w:rPr>
              <w:t xml:space="preserve">«Сервис массового окончательного закрытия операционного дня системы и операционных дней ТОФК/ЦС по учету, для которых операционный день еще не закрыт окончательно» TrDaysSysListClosePermanentlyAll </w:t>
            </w:r>
            <w:bookmarkEnd w:id="6049"/>
            <w:r w:rsidRPr="00002655">
              <w:rPr>
                <w:b/>
                <w:sz w:val="22"/>
                <w:szCs w:val="22"/>
              </w:rPr>
              <w:t>(</w:t>
            </w:r>
            <w:r w:rsidRPr="00002655">
              <w:rPr>
                <w:b/>
                <w:sz w:val="22"/>
                <w:szCs w:val="22"/>
                <w:lang w:val="en-US"/>
              </w:rPr>
              <w:t>document</w:t>
            </w:r>
            <w:r w:rsidRPr="00002655">
              <w:rPr>
                <w:b/>
                <w:sz w:val="22"/>
                <w:szCs w:val="22"/>
              </w:rPr>
              <w:t>)</w:t>
            </w:r>
          </w:p>
        </w:tc>
      </w:tr>
      <w:tr w:rsidR="00426CA2" w:rsidRPr="00002655" w14:paraId="399B0397" w14:textId="77777777" w:rsidTr="00502BCA">
        <w:trPr>
          <w:trHeight w:val="293"/>
        </w:trPr>
        <w:tc>
          <w:tcPr>
            <w:tcW w:w="1100" w:type="pct"/>
          </w:tcPr>
          <w:p w14:paraId="65986F52" w14:textId="77777777" w:rsidR="00426CA2" w:rsidRPr="00C75A4E" w:rsidRDefault="00426CA2" w:rsidP="00426CA2">
            <w:pPr>
              <w:pStyle w:val="GOSTTablenorm"/>
              <w:rPr>
                <w:b/>
              </w:rPr>
            </w:pPr>
            <w:r w:rsidRPr="00C75A4E">
              <w:rPr>
                <w:b/>
              </w:rPr>
              <w:t>Операционные дни</w:t>
            </w:r>
          </w:p>
        </w:tc>
        <w:tc>
          <w:tcPr>
            <w:tcW w:w="750" w:type="pct"/>
          </w:tcPr>
          <w:p w14:paraId="23F383D1" w14:textId="77777777" w:rsidR="00426CA2" w:rsidRPr="00C75A4E" w:rsidRDefault="00426CA2" w:rsidP="00426CA2">
            <w:pPr>
              <w:pStyle w:val="GOSTTablenorm"/>
              <w:rPr>
                <w:b/>
              </w:rPr>
            </w:pPr>
            <w:r w:rsidRPr="00C75A4E">
              <w:rPr>
                <w:b/>
                <w:lang w:val="en-US"/>
              </w:rPr>
              <w:t>TradingDays</w:t>
            </w:r>
          </w:p>
        </w:tc>
        <w:tc>
          <w:tcPr>
            <w:tcW w:w="500" w:type="pct"/>
          </w:tcPr>
          <w:p w14:paraId="5014B966" w14:textId="77777777" w:rsidR="00426CA2" w:rsidRPr="00002655" w:rsidRDefault="00426CA2" w:rsidP="00426CA2">
            <w:pPr>
              <w:pStyle w:val="GOSTTablenorm"/>
            </w:pPr>
            <w:r w:rsidRPr="00002655">
              <w:t>Массив</w:t>
            </w:r>
          </w:p>
        </w:tc>
        <w:tc>
          <w:tcPr>
            <w:tcW w:w="295" w:type="pct"/>
          </w:tcPr>
          <w:p w14:paraId="46195B0A" w14:textId="77777777" w:rsidR="00426CA2" w:rsidRPr="00002655" w:rsidRDefault="00426CA2" w:rsidP="00426CA2">
            <w:pPr>
              <w:pStyle w:val="GOSTTablenorm"/>
            </w:pPr>
            <w:r w:rsidRPr="00002655">
              <w:t>Да</w:t>
            </w:r>
          </w:p>
        </w:tc>
        <w:tc>
          <w:tcPr>
            <w:tcW w:w="315" w:type="pct"/>
          </w:tcPr>
          <w:p w14:paraId="55C6786E" w14:textId="344490DF" w:rsidR="00426CA2" w:rsidRPr="00C75A4E" w:rsidRDefault="00426CA2" w:rsidP="00426CA2">
            <w:pPr>
              <w:pStyle w:val="GOSTTablenorm"/>
              <w:rPr>
                <w:lang w:val="en-US"/>
              </w:rPr>
            </w:pPr>
            <w:r>
              <w:rPr>
                <w:lang w:val="en-US"/>
              </w:rPr>
              <w:t>-</w:t>
            </w:r>
          </w:p>
        </w:tc>
        <w:tc>
          <w:tcPr>
            <w:tcW w:w="2040" w:type="pct"/>
          </w:tcPr>
          <w:p w14:paraId="3A070015" w14:textId="77777777" w:rsidR="00426CA2" w:rsidRPr="00002655" w:rsidRDefault="00426CA2" w:rsidP="00426CA2">
            <w:pPr>
              <w:pStyle w:val="GOSTTablenorm"/>
            </w:pPr>
            <w:r w:rsidRPr="00002655">
              <w:t>Указываются даты операционных дней системы в формате YYYY-MM-DD которые необходимо закрыть окончательно</w:t>
            </w:r>
          </w:p>
        </w:tc>
      </w:tr>
      <w:tr w:rsidR="00426CA2" w:rsidRPr="00002655" w14:paraId="335540D0" w14:textId="77777777" w:rsidTr="00502BCA">
        <w:trPr>
          <w:trHeight w:val="293"/>
          <w:ins w:id="6050" w:author="Метелева Ирина Сергеевна" w:date="2024-07-17T16:47:00Z"/>
        </w:trPr>
        <w:tc>
          <w:tcPr>
            <w:tcW w:w="1100" w:type="pct"/>
          </w:tcPr>
          <w:p w14:paraId="069C23A7" w14:textId="02DD9002" w:rsidR="00426CA2" w:rsidRPr="00C75A4E" w:rsidRDefault="00426CA2" w:rsidP="00426CA2">
            <w:pPr>
              <w:pStyle w:val="GOSTTablenorm"/>
              <w:rPr>
                <w:ins w:id="6051" w:author="Метелева Ирина Сергеевна" w:date="2024-07-17T16:47:00Z"/>
                <w:b/>
              </w:rPr>
            </w:pPr>
            <w:ins w:id="6052" w:author="Метелева Ирина Сергеевна" w:date="2024-07-17T16:47:00Z">
              <w:r w:rsidRPr="003F1563">
                <w:t>Идентификатор пользователя</w:t>
              </w:r>
            </w:ins>
          </w:p>
        </w:tc>
        <w:tc>
          <w:tcPr>
            <w:tcW w:w="750" w:type="pct"/>
          </w:tcPr>
          <w:p w14:paraId="2F10617C" w14:textId="08EA4D49" w:rsidR="00426CA2" w:rsidRPr="00C75A4E" w:rsidRDefault="00426CA2" w:rsidP="00426CA2">
            <w:pPr>
              <w:pStyle w:val="GOSTTablenorm"/>
              <w:rPr>
                <w:ins w:id="6053" w:author="Метелева Ирина Сергеевна" w:date="2024-07-17T16:47:00Z"/>
                <w:b/>
                <w:lang w:val="en-US"/>
              </w:rPr>
            </w:pPr>
            <w:ins w:id="6054" w:author="Метелева Ирина Сергеевна" w:date="2024-07-17T16:47:00Z">
              <w:r w:rsidRPr="003F1563">
                <w:t>User</w:t>
              </w:r>
            </w:ins>
          </w:p>
        </w:tc>
        <w:tc>
          <w:tcPr>
            <w:tcW w:w="500" w:type="pct"/>
          </w:tcPr>
          <w:p w14:paraId="2278A525" w14:textId="1FA3919C" w:rsidR="00426CA2" w:rsidRPr="00002655" w:rsidRDefault="00426CA2" w:rsidP="00426CA2">
            <w:pPr>
              <w:pStyle w:val="GOSTTablenorm"/>
              <w:rPr>
                <w:ins w:id="6055" w:author="Метелева Ирина Сергеевна" w:date="2024-07-17T16:47:00Z"/>
              </w:rPr>
            </w:pPr>
            <w:ins w:id="6056" w:author="Метелева Ирина Сергеевна" w:date="2024-07-17T16:47:00Z">
              <w:r w:rsidRPr="003F1563">
                <w:t>Строка</w:t>
              </w:r>
            </w:ins>
          </w:p>
        </w:tc>
        <w:tc>
          <w:tcPr>
            <w:tcW w:w="295" w:type="pct"/>
          </w:tcPr>
          <w:p w14:paraId="096440C8" w14:textId="6115DEF5" w:rsidR="00426CA2" w:rsidRPr="00002655" w:rsidRDefault="00426CA2" w:rsidP="00426CA2">
            <w:pPr>
              <w:pStyle w:val="GOSTTablenorm"/>
              <w:rPr>
                <w:ins w:id="6057" w:author="Метелева Ирина Сергеевна" w:date="2024-07-17T16:47:00Z"/>
              </w:rPr>
            </w:pPr>
            <w:ins w:id="6058" w:author="Метелева Ирина Сергеевна" w:date="2024-07-17T16:47:00Z">
              <w:r w:rsidRPr="003F1563">
                <w:t>Да</w:t>
              </w:r>
            </w:ins>
          </w:p>
        </w:tc>
        <w:tc>
          <w:tcPr>
            <w:tcW w:w="315" w:type="pct"/>
          </w:tcPr>
          <w:p w14:paraId="6615DEF1" w14:textId="1F175108" w:rsidR="00426CA2" w:rsidRDefault="00426CA2" w:rsidP="00426CA2">
            <w:pPr>
              <w:pStyle w:val="GOSTTablenorm"/>
              <w:rPr>
                <w:ins w:id="6059" w:author="Метелева Ирина Сергеевна" w:date="2024-07-17T16:47:00Z"/>
                <w:lang w:val="en-US"/>
              </w:rPr>
            </w:pPr>
            <w:ins w:id="6060" w:author="Метелева Ирина Сергеевна" w:date="2024-07-17T16:47:00Z">
              <w:r w:rsidRPr="003F1563">
                <w:t>&lt;=36</w:t>
              </w:r>
            </w:ins>
          </w:p>
        </w:tc>
        <w:tc>
          <w:tcPr>
            <w:tcW w:w="2040" w:type="pct"/>
          </w:tcPr>
          <w:p w14:paraId="7016BCC8" w14:textId="5C8C70FA" w:rsidR="00426CA2" w:rsidRPr="00002655" w:rsidRDefault="00426CA2" w:rsidP="00426CA2">
            <w:pPr>
              <w:pStyle w:val="GOSTTablenorm"/>
              <w:rPr>
                <w:ins w:id="6061" w:author="Метелева Ирина Сергеевна" w:date="2024-07-17T16:47:00Z"/>
              </w:rPr>
            </w:pPr>
            <w:ins w:id="6062" w:author="Метелева Ирина Сергеевна" w:date="2024-07-17T16:47:00Z">
              <w:r w:rsidRPr="003F1563">
                <w:t xml:space="preserve">Идентификатор пользователя, </w:t>
              </w:r>
              <w:r>
                <w:t>сформировавшего запрос</w:t>
              </w:r>
            </w:ins>
          </w:p>
        </w:tc>
      </w:tr>
    </w:tbl>
    <w:p w14:paraId="4D71A1FC" w14:textId="22882012" w:rsidR="00A80573" w:rsidRDefault="00A80573" w:rsidP="00FD7B31">
      <w:pPr>
        <w:pStyle w:val="31"/>
      </w:pPr>
      <w:bookmarkStart w:id="6063" w:name="_Toc121319642"/>
      <w:bookmarkStart w:id="6064" w:name="_Toc226556189"/>
      <w:r w:rsidRPr="0055317B">
        <w:lastRenderedPageBreak/>
        <w:t xml:space="preserve">Пример </w:t>
      </w:r>
      <w:r w:rsidRPr="00FD7B31">
        <w:t>запроса</w:t>
      </w:r>
      <w:bookmarkEnd w:id="6063"/>
      <w:bookmarkEnd w:id="6064"/>
    </w:p>
    <w:p w14:paraId="5D674AE8" w14:textId="77777777" w:rsidR="00A924BC" w:rsidRPr="00A924BC" w:rsidRDefault="00A924BC" w:rsidP="00842F38">
      <w:pPr>
        <w:pStyle w:val="GOSTNormal"/>
        <w:rPr>
          <w:u w:val="single"/>
        </w:rPr>
      </w:pPr>
      <w:r w:rsidRPr="00A924BC">
        <w:rPr>
          <w:u w:val="single"/>
        </w:rPr>
        <w:t>Пример №1: Сервис получения информации об операционных днях ТОФК/ ЦС по учету (</w:t>
      </w:r>
      <w:r w:rsidRPr="00842F38">
        <w:rPr>
          <w:u w:val="single"/>
        </w:rPr>
        <w:t>TradingDaysSubjectView</w:t>
      </w:r>
      <w:r w:rsidRPr="00A924BC">
        <w:rPr>
          <w:u w:val="single"/>
        </w:rPr>
        <w:t>)</w:t>
      </w:r>
      <w:ins w:id="6065" w:author="Сатлер Марина Викторовна" w:date="2023-12-27T06:40:00Z">
        <w:r w:rsidRPr="00A924BC">
          <w:rPr>
            <w:u w:val="single"/>
          </w:rPr>
          <w:t>:</w:t>
        </w:r>
      </w:ins>
    </w:p>
    <w:p w14:paraId="2205E8C2" w14:textId="77777777" w:rsidR="0055317B" w:rsidRPr="00416A6C" w:rsidRDefault="0055317B" w:rsidP="00A924BC">
      <w:pPr>
        <w:pStyle w:val="GOSTScript"/>
      </w:pPr>
      <w:r w:rsidRPr="00416A6C">
        <w:t>{</w:t>
      </w:r>
    </w:p>
    <w:p w14:paraId="57BF0D6D" w14:textId="77777777" w:rsidR="0055317B" w:rsidRPr="00416A6C" w:rsidRDefault="0055317B" w:rsidP="00A924BC">
      <w:pPr>
        <w:pStyle w:val="GOSTScript"/>
      </w:pPr>
      <w:r w:rsidRPr="00416A6C">
        <w:tab/>
        <w:t>"header": {</w:t>
      </w:r>
    </w:p>
    <w:p w14:paraId="5772FC37" w14:textId="5C9A6A8F" w:rsidR="0055317B" w:rsidRPr="00416A6C" w:rsidRDefault="0055317B" w:rsidP="00A924BC">
      <w:pPr>
        <w:pStyle w:val="GOSTScript"/>
      </w:pPr>
      <w:r w:rsidRPr="00416A6C">
        <w:tab/>
      </w:r>
      <w:r w:rsidRPr="00416A6C">
        <w:tab/>
        <w:t>"Source": "</w:t>
      </w:r>
      <w:r w:rsidR="00126F4E">
        <w:t>ARP</w:t>
      </w:r>
      <w:r w:rsidRPr="00416A6C">
        <w:t>",</w:t>
      </w:r>
    </w:p>
    <w:p w14:paraId="7142C037" w14:textId="77777777" w:rsidR="0055317B" w:rsidRPr="0055317B" w:rsidRDefault="0055317B" w:rsidP="00A924BC">
      <w:pPr>
        <w:pStyle w:val="GOSTScript"/>
      </w:pPr>
      <w:r w:rsidRPr="00416A6C">
        <w:tab/>
      </w:r>
      <w:r w:rsidRPr="00416A6C">
        <w:tab/>
      </w:r>
      <w:r w:rsidRPr="0055317B">
        <w:t>"ReqDateTime": "2022-12-29 10:37:22",</w:t>
      </w:r>
    </w:p>
    <w:p w14:paraId="28D4EFF3" w14:textId="77777777" w:rsidR="0055317B" w:rsidRPr="0055317B" w:rsidRDefault="0055317B" w:rsidP="00A924BC">
      <w:pPr>
        <w:pStyle w:val="GOSTScript"/>
      </w:pPr>
      <w:r w:rsidRPr="0055317B">
        <w:tab/>
      </w:r>
      <w:r w:rsidRPr="0055317B">
        <w:tab/>
        <w:t>"Version": "1.0",</w:t>
      </w:r>
    </w:p>
    <w:p w14:paraId="0C05FB65" w14:textId="77777777" w:rsidR="0055317B" w:rsidRPr="0055317B" w:rsidRDefault="0055317B" w:rsidP="00A924BC">
      <w:pPr>
        <w:pStyle w:val="GOSTScript"/>
      </w:pPr>
      <w:r w:rsidRPr="0055317B">
        <w:tab/>
      </w:r>
      <w:r w:rsidRPr="0055317B">
        <w:tab/>
        <w:t>"ReqGuid": "b0d4ce5d-2757-4699-948c-cfa72ba94f10",</w:t>
      </w:r>
    </w:p>
    <w:p w14:paraId="5C8A1B6B" w14:textId="77777777" w:rsidR="0055317B" w:rsidRPr="0055317B" w:rsidRDefault="0055317B" w:rsidP="00A924BC">
      <w:pPr>
        <w:pStyle w:val="GOSTScript"/>
      </w:pPr>
      <w:r w:rsidRPr="0055317B">
        <w:tab/>
      </w:r>
      <w:r w:rsidRPr="0055317B">
        <w:tab/>
        <w:t>"DocGuid": "0bd90a7c-e339-46ff-ac39-71029ff81370",</w:t>
      </w:r>
    </w:p>
    <w:p w14:paraId="394ACDE2" w14:textId="77777777" w:rsidR="0055317B" w:rsidRPr="0055317B" w:rsidRDefault="0055317B" w:rsidP="00A924BC">
      <w:pPr>
        <w:pStyle w:val="GOSTScript"/>
      </w:pPr>
      <w:r w:rsidRPr="0055317B">
        <w:tab/>
      </w:r>
      <w:r w:rsidRPr="0055317B">
        <w:tab/>
        <w:t>"RequestType": "TradingDaysSubjectView"</w:t>
      </w:r>
    </w:p>
    <w:p w14:paraId="05C9342B" w14:textId="77777777" w:rsidR="0055317B" w:rsidRPr="0055317B" w:rsidRDefault="0055317B" w:rsidP="00A924BC">
      <w:pPr>
        <w:pStyle w:val="GOSTScript"/>
      </w:pPr>
      <w:r w:rsidRPr="0055317B">
        <w:tab/>
        <w:t>},</w:t>
      </w:r>
    </w:p>
    <w:p w14:paraId="12E2F9AA" w14:textId="77777777" w:rsidR="0055317B" w:rsidRPr="0055317B" w:rsidRDefault="0055317B" w:rsidP="00A924BC">
      <w:pPr>
        <w:pStyle w:val="GOSTScript"/>
      </w:pPr>
      <w:r w:rsidRPr="0055317B">
        <w:tab/>
        <w:t>"document": {</w:t>
      </w:r>
    </w:p>
    <w:p w14:paraId="2890B066" w14:textId="77777777" w:rsidR="0055317B" w:rsidRPr="0055317B" w:rsidRDefault="0055317B" w:rsidP="00A924BC">
      <w:pPr>
        <w:pStyle w:val="GOSTScript"/>
      </w:pPr>
      <w:r w:rsidRPr="0055317B">
        <w:tab/>
      </w:r>
      <w:r w:rsidRPr="0055317B">
        <w:tab/>
        <w:t>"SubjectList": [</w:t>
      </w:r>
    </w:p>
    <w:p w14:paraId="51CBF106" w14:textId="77777777" w:rsidR="0055317B" w:rsidRPr="0055317B" w:rsidRDefault="0055317B" w:rsidP="00A924BC">
      <w:pPr>
        <w:pStyle w:val="GOSTScript"/>
      </w:pPr>
      <w:r w:rsidRPr="0055317B">
        <w:tab/>
      </w:r>
      <w:r w:rsidRPr="0055317B">
        <w:tab/>
      </w:r>
      <w:r w:rsidRPr="0055317B">
        <w:tab/>
        <w:t>"5000",</w:t>
      </w:r>
    </w:p>
    <w:p w14:paraId="17EA6752" w14:textId="77777777" w:rsidR="0055317B" w:rsidRPr="0055317B" w:rsidRDefault="0055317B" w:rsidP="00A924BC">
      <w:pPr>
        <w:pStyle w:val="GOSTScript"/>
      </w:pPr>
      <w:r w:rsidRPr="0055317B">
        <w:tab/>
      </w:r>
      <w:r w:rsidRPr="0055317B">
        <w:tab/>
      </w:r>
      <w:r w:rsidRPr="0055317B">
        <w:tab/>
        <w:t>"5700"</w:t>
      </w:r>
    </w:p>
    <w:p w14:paraId="168A7D19" w14:textId="77777777" w:rsidR="0055317B" w:rsidRPr="0055317B" w:rsidRDefault="0055317B" w:rsidP="00A924BC">
      <w:pPr>
        <w:pStyle w:val="GOSTScript"/>
      </w:pPr>
      <w:r w:rsidRPr="0055317B">
        <w:tab/>
      </w:r>
      <w:r w:rsidRPr="0055317B">
        <w:tab/>
        <w:t>],</w:t>
      </w:r>
    </w:p>
    <w:p w14:paraId="59EDE66C" w14:textId="77777777" w:rsidR="0055317B" w:rsidRPr="0055317B" w:rsidRDefault="0055317B" w:rsidP="00A924BC">
      <w:pPr>
        <w:pStyle w:val="GOSTScript"/>
      </w:pPr>
      <w:r w:rsidRPr="0055317B">
        <w:tab/>
      </w:r>
      <w:r w:rsidRPr="0055317B">
        <w:tab/>
        <w:t>"BeginDate": "2022-10-01",</w:t>
      </w:r>
    </w:p>
    <w:p w14:paraId="16AD9BDF" w14:textId="77777777" w:rsidR="0055317B" w:rsidRPr="0055317B" w:rsidRDefault="0055317B" w:rsidP="00A924BC">
      <w:pPr>
        <w:pStyle w:val="GOSTScript"/>
      </w:pPr>
      <w:r w:rsidRPr="0055317B">
        <w:tab/>
      </w:r>
      <w:r w:rsidRPr="0055317B">
        <w:tab/>
        <w:t>"EndDate": "2022-10-30",</w:t>
      </w:r>
    </w:p>
    <w:p w14:paraId="1D417D4D" w14:textId="77777777" w:rsidR="0055317B" w:rsidRPr="0055317B" w:rsidRDefault="0055317B" w:rsidP="00A924BC">
      <w:pPr>
        <w:pStyle w:val="GOSTScript"/>
      </w:pPr>
      <w:r w:rsidRPr="0055317B">
        <w:tab/>
      </w:r>
      <w:r w:rsidRPr="0055317B">
        <w:tab/>
        <w:t>"OpenDate": "2022-12-15",</w:t>
      </w:r>
    </w:p>
    <w:p w14:paraId="7470AACB" w14:textId="77777777" w:rsidR="0055317B" w:rsidRPr="0055317B" w:rsidRDefault="0055317B" w:rsidP="00A924BC">
      <w:pPr>
        <w:pStyle w:val="GOSTScript"/>
      </w:pPr>
      <w:r w:rsidRPr="0055317B">
        <w:tab/>
      </w:r>
      <w:r w:rsidRPr="0055317B">
        <w:tab/>
        <w:t>"CloseDate": "2022-12-28",</w:t>
      </w:r>
    </w:p>
    <w:p w14:paraId="215513F3" w14:textId="77777777" w:rsidR="0055317B" w:rsidRPr="0055317B" w:rsidRDefault="0055317B" w:rsidP="00A924BC">
      <w:pPr>
        <w:pStyle w:val="GOSTScript"/>
      </w:pPr>
      <w:r w:rsidRPr="0055317B">
        <w:tab/>
      </w:r>
      <w:r w:rsidRPr="0055317B">
        <w:tab/>
        <w:t>"Status": [</w:t>
      </w:r>
    </w:p>
    <w:p w14:paraId="57EB21D3" w14:textId="77777777" w:rsidR="0055317B" w:rsidRPr="0055317B" w:rsidRDefault="0055317B" w:rsidP="00A924BC">
      <w:pPr>
        <w:pStyle w:val="GOSTScript"/>
      </w:pPr>
      <w:r w:rsidRPr="0055317B">
        <w:tab/>
      </w:r>
      <w:r w:rsidRPr="0055317B">
        <w:tab/>
      </w:r>
      <w:r w:rsidRPr="0055317B">
        <w:tab/>
        <w:t>"</w:t>
      </w:r>
      <w:r>
        <w:t>Открыт</w:t>
      </w:r>
      <w:r w:rsidRPr="0055317B">
        <w:t xml:space="preserve"> </w:t>
      </w:r>
      <w:r>
        <w:t>по</w:t>
      </w:r>
      <w:r w:rsidRPr="0055317B">
        <w:t xml:space="preserve"> </w:t>
      </w:r>
      <w:r>
        <w:t>запросу</w:t>
      </w:r>
      <w:r w:rsidRPr="0055317B">
        <w:t>",</w:t>
      </w:r>
    </w:p>
    <w:p w14:paraId="727D7F9B" w14:textId="77777777" w:rsidR="0055317B" w:rsidRPr="00C75A4E" w:rsidRDefault="0055317B" w:rsidP="00A924BC">
      <w:pPr>
        <w:pStyle w:val="GOSTScript"/>
        <w:rPr>
          <w:lang w:val="ru-RU"/>
        </w:rPr>
      </w:pPr>
      <w:r w:rsidRPr="0055317B">
        <w:tab/>
      </w:r>
      <w:r w:rsidRPr="0055317B">
        <w:tab/>
      </w:r>
      <w:r w:rsidRPr="0055317B">
        <w:tab/>
      </w:r>
      <w:r w:rsidRPr="00C75A4E">
        <w:rPr>
          <w:lang w:val="ru-RU"/>
        </w:rPr>
        <w:t>"Открыт"</w:t>
      </w:r>
    </w:p>
    <w:p w14:paraId="539542FC" w14:textId="77777777" w:rsidR="0055317B" w:rsidRPr="00C75A4E" w:rsidRDefault="0055317B" w:rsidP="00A924BC">
      <w:pPr>
        <w:pStyle w:val="GOSTScript"/>
        <w:rPr>
          <w:lang w:val="ru-RU"/>
        </w:rPr>
      </w:pPr>
      <w:r w:rsidRPr="00C75A4E">
        <w:rPr>
          <w:lang w:val="ru-RU"/>
        </w:rPr>
        <w:tab/>
      </w:r>
      <w:r w:rsidRPr="00C75A4E">
        <w:rPr>
          <w:lang w:val="ru-RU"/>
        </w:rPr>
        <w:tab/>
        <w:t>],</w:t>
      </w:r>
    </w:p>
    <w:p w14:paraId="2037AA1F" w14:textId="77777777" w:rsidR="0055317B" w:rsidRPr="00C75A4E" w:rsidRDefault="0055317B" w:rsidP="00A924BC">
      <w:pPr>
        <w:pStyle w:val="GOSTScript"/>
        <w:rPr>
          <w:lang w:val="ru-RU"/>
        </w:rPr>
      </w:pPr>
      <w:r w:rsidRPr="00C75A4E">
        <w:rPr>
          <w:lang w:val="ru-RU"/>
        </w:rPr>
        <w:tab/>
      </w:r>
      <w:r w:rsidRPr="00C75A4E">
        <w:rPr>
          <w:lang w:val="ru-RU"/>
        </w:rPr>
        <w:tab/>
        <w:t>"</w:t>
      </w:r>
      <w:r>
        <w:t>NeedHistory</w:t>
      </w:r>
      <w:r w:rsidRPr="00C75A4E">
        <w:rPr>
          <w:lang w:val="ru-RU"/>
        </w:rPr>
        <w:t>": 0</w:t>
      </w:r>
    </w:p>
    <w:p w14:paraId="1286224F" w14:textId="77777777" w:rsidR="0055317B" w:rsidRPr="00C75A4E" w:rsidRDefault="0055317B" w:rsidP="00A924BC">
      <w:pPr>
        <w:pStyle w:val="GOSTScript"/>
        <w:rPr>
          <w:lang w:val="ru-RU"/>
        </w:rPr>
      </w:pPr>
      <w:r w:rsidRPr="00C75A4E">
        <w:rPr>
          <w:lang w:val="ru-RU"/>
        </w:rPr>
        <w:tab/>
        <w:t>}</w:t>
      </w:r>
    </w:p>
    <w:p w14:paraId="00F50ABF" w14:textId="3EDEE945" w:rsidR="0055317B" w:rsidRPr="00C75A4E" w:rsidRDefault="0055317B" w:rsidP="00C75A4E">
      <w:pPr>
        <w:pStyle w:val="GOSTScript"/>
        <w:rPr>
          <w:lang w:val="ru-RU"/>
        </w:rPr>
      </w:pPr>
      <w:r w:rsidRPr="00C75A4E">
        <w:rPr>
          <w:lang w:val="ru-RU"/>
        </w:rPr>
        <w:t>}</w:t>
      </w:r>
    </w:p>
    <w:p w14:paraId="08A7DB3B" w14:textId="77777777" w:rsidR="0055317B" w:rsidRPr="00C75A4E" w:rsidRDefault="0055317B" w:rsidP="00C75A4E">
      <w:pPr>
        <w:pStyle w:val="GOSTNormal"/>
      </w:pPr>
    </w:p>
    <w:p w14:paraId="5E9D143A" w14:textId="1A1E6A21" w:rsidR="00531B07" w:rsidRDefault="00FE1A2A" w:rsidP="00C75A4E">
      <w:pPr>
        <w:pStyle w:val="GOSTNormal"/>
      </w:pPr>
      <w:r w:rsidRPr="00C75A4E">
        <w:rPr>
          <w:u w:val="single"/>
        </w:rPr>
        <w:t xml:space="preserve">Пример №2: </w:t>
      </w:r>
      <w:r w:rsidR="00761E62" w:rsidRPr="0087763A">
        <w:rPr>
          <w:u w:val="single"/>
        </w:rPr>
        <w:t>Сервис получения информация об операционных днях системы (</w:t>
      </w:r>
      <w:r w:rsidR="00761E62" w:rsidRPr="00C75A4E">
        <w:rPr>
          <w:u w:val="single"/>
        </w:rPr>
        <w:t>TradingDaysSysView</w:t>
      </w:r>
      <w:r w:rsidR="00761E62" w:rsidRPr="0087763A">
        <w:rPr>
          <w:u w:val="single"/>
        </w:rPr>
        <w:t>)</w:t>
      </w:r>
      <w:r w:rsidR="0055317B" w:rsidRPr="0087763A">
        <w:rPr>
          <w:u w:val="single"/>
        </w:rPr>
        <w:t>:</w:t>
      </w:r>
    </w:p>
    <w:p w14:paraId="11932F11" w14:textId="77777777" w:rsidR="00531B07" w:rsidRPr="00531B07" w:rsidRDefault="00531B07" w:rsidP="0087763A">
      <w:pPr>
        <w:pStyle w:val="GOSTScript"/>
      </w:pPr>
      <w:r w:rsidRPr="00531B07">
        <w:t>{</w:t>
      </w:r>
    </w:p>
    <w:p w14:paraId="56815892" w14:textId="77777777" w:rsidR="00531B07" w:rsidRPr="00531B07" w:rsidRDefault="00531B07" w:rsidP="0087763A">
      <w:pPr>
        <w:pStyle w:val="GOSTScript"/>
      </w:pPr>
      <w:r w:rsidRPr="00531B07">
        <w:tab/>
        <w:t>"header": {</w:t>
      </w:r>
    </w:p>
    <w:p w14:paraId="3B2FB820" w14:textId="0E80CA9E" w:rsidR="00531B07" w:rsidRPr="00531B07" w:rsidRDefault="00531B07" w:rsidP="0087763A">
      <w:pPr>
        <w:pStyle w:val="GOSTScript"/>
      </w:pPr>
      <w:r w:rsidRPr="00531B07">
        <w:tab/>
      </w:r>
      <w:r w:rsidRPr="00531B07">
        <w:tab/>
        <w:t>"Source": "</w:t>
      </w:r>
      <w:r w:rsidR="00126F4E">
        <w:t>ARP</w:t>
      </w:r>
      <w:r w:rsidRPr="00531B07">
        <w:t>",</w:t>
      </w:r>
    </w:p>
    <w:p w14:paraId="30B76A5C" w14:textId="77777777" w:rsidR="00531B07" w:rsidRPr="00531B07" w:rsidRDefault="00531B07" w:rsidP="0087763A">
      <w:pPr>
        <w:pStyle w:val="GOSTScript"/>
      </w:pPr>
      <w:r w:rsidRPr="00531B07">
        <w:tab/>
      </w:r>
      <w:r w:rsidRPr="00531B07">
        <w:tab/>
        <w:t>"ReqDateTime": "2022-12-29 10:37:22",</w:t>
      </w:r>
    </w:p>
    <w:p w14:paraId="077810E2" w14:textId="77777777" w:rsidR="00531B07" w:rsidRPr="00531B07" w:rsidRDefault="00531B07" w:rsidP="0087763A">
      <w:pPr>
        <w:pStyle w:val="GOSTScript"/>
      </w:pPr>
      <w:r w:rsidRPr="00531B07">
        <w:tab/>
      </w:r>
      <w:r w:rsidRPr="00531B07">
        <w:tab/>
        <w:t>"Version": "1.0",</w:t>
      </w:r>
    </w:p>
    <w:p w14:paraId="242C7031" w14:textId="77777777" w:rsidR="00531B07" w:rsidRPr="00531B07" w:rsidRDefault="00531B07" w:rsidP="0087763A">
      <w:pPr>
        <w:pStyle w:val="GOSTScript"/>
      </w:pPr>
      <w:r w:rsidRPr="00531B07">
        <w:tab/>
      </w:r>
      <w:r w:rsidRPr="00531B07">
        <w:tab/>
        <w:t>"ReqGuid": "b0d4ce5d-2757-4699-948c-cfa72ba94f10",</w:t>
      </w:r>
    </w:p>
    <w:p w14:paraId="57D8C338" w14:textId="77777777" w:rsidR="00531B07" w:rsidRPr="00531B07" w:rsidRDefault="00531B07" w:rsidP="0087763A">
      <w:pPr>
        <w:pStyle w:val="GOSTScript"/>
      </w:pPr>
      <w:r w:rsidRPr="00531B07">
        <w:lastRenderedPageBreak/>
        <w:tab/>
      </w:r>
      <w:r w:rsidRPr="00531B07">
        <w:tab/>
        <w:t>"DocGuid": "0bd90a7c-e339-46ff-ac39-71029ff81370",</w:t>
      </w:r>
    </w:p>
    <w:p w14:paraId="31C616C2" w14:textId="77777777" w:rsidR="00531B07" w:rsidRPr="00531B07" w:rsidRDefault="00531B07" w:rsidP="0087763A">
      <w:pPr>
        <w:pStyle w:val="GOSTScript"/>
      </w:pPr>
      <w:r w:rsidRPr="00531B07">
        <w:tab/>
      </w:r>
      <w:r w:rsidRPr="00531B07">
        <w:tab/>
        <w:t>"RequestType": "TradingDaysSysView"</w:t>
      </w:r>
    </w:p>
    <w:p w14:paraId="1763DB08" w14:textId="77777777" w:rsidR="00531B07" w:rsidRPr="00531B07" w:rsidRDefault="00531B07" w:rsidP="0087763A">
      <w:pPr>
        <w:pStyle w:val="GOSTScript"/>
      </w:pPr>
      <w:r w:rsidRPr="00531B07">
        <w:tab/>
        <w:t>},</w:t>
      </w:r>
    </w:p>
    <w:p w14:paraId="6CD6917A" w14:textId="77777777" w:rsidR="00531B07" w:rsidRPr="00531B07" w:rsidRDefault="00531B07" w:rsidP="0087763A">
      <w:pPr>
        <w:pStyle w:val="GOSTScript"/>
      </w:pPr>
      <w:r w:rsidRPr="00531B07">
        <w:tab/>
        <w:t>"document": {</w:t>
      </w:r>
    </w:p>
    <w:p w14:paraId="7E97F1C6" w14:textId="77777777" w:rsidR="00531B07" w:rsidRPr="00531B07" w:rsidRDefault="00531B07" w:rsidP="0087763A">
      <w:pPr>
        <w:pStyle w:val="GOSTScript"/>
      </w:pPr>
      <w:r w:rsidRPr="00531B07">
        <w:tab/>
      </w:r>
      <w:r w:rsidRPr="00531B07">
        <w:tab/>
        <w:t>"BeginDate": "2022-10-01",</w:t>
      </w:r>
    </w:p>
    <w:p w14:paraId="26232DE5" w14:textId="77777777" w:rsidR="00531B07" w:rsidRPr="00531B07" w:rsidRDefault="00531B07" w:rsidP="0087763A">
      <w:pPr>
        <w:pStyle w:val="GOSTScript"/>
      </w:pPr>
      <w:r w:rsidRPr="00531B07">
        <w:tab/>
      </w:r>
      <w:r w:rsidRPr="00531B07">
        <w:tab/>
        <w:t>"EndDate": "2022-10-30",</w:t>
      </w:r>
    </w:p>
    <w:p w14:paraId="2EA47280" w14:textId="77777777" w:rsidR="00531B07" w:rsidRPr="00531B07" w:rsidRDefault="00531B07" w:rsidP="0087763A">
      <w:pPr>
        <w:pStyle w:val="GOSTScript"/>
      </w:pPr>
      <w:r w:rsidRPr="00531B07">
        <w:tab/>
      </w:r>
      <w:r w:rsidRPr="00531B07">
        <w:tab/>
        <w:t>"OpenDate": "2022-12-15",</w:t>
      </w:r>
    </w:p>
    <w:p w14:paraId="75C956D6" w14:textId="77777777" w:rsidR="00531B07" w:rsidRPr="00531B07" w:rsidRDefault="00531B07" w:rsidP="0087763A">
      <w:pPr>
        <w:pStyle w:val="GOSTScript"/>
      </w:pPr>
      <w:r w:rsidRPr="00531B07">
        <w:tab/>
      </w:r>
      <w:r w:rsidRPr="00531B07">
        <w:tab/>
        <w:t>"CloseDate": "2022-12-28",</w:t>
      </w:r>
    </w:p>
    <w:p w14:paraId="481554BD" w14:textId="77777777" w:rsidR="00531B07" w:rsidRPr="00531B07" w:rsidRDefault="00531B07" w:rsidP="0087763A">
      <w:pPr>
        <w:pStyle w:val="GOSTScript"/>
      </w:pPr>
      <w:r w:rsidRPr="00531B07">
        <w:tab/>
      </w:r>
      <w:r w:rsidRPr="00531B07">
        <w:tab/>
        <w:t>"Status": [</w:t>
      </w:r>
    </w:p>
    <w:p w14:paraId="7560C062" w14:textId="77777777" w:rsidR="00531B07" w:rsidRPr="00531B07" w:rsidRDefault="00531B07" w:rsidP="0087763A">
      <w:pPr>
        <w:pStyle w:val="GOSTScript"/>
      </w:pPr>
      <w:r w:rsidRPr="00531B07">
        <w:tab/>
      </w:r>
      <w:r w:rsidRPr="00531B07">
        <w:tab/>
      </w:r>
      <w:r w:rsidRPr="00531B07">
        <w:tab/>
        <w:t>"</w:t>
      </w:r>
      <w:r>
        <w:t>Открыт</w:t>
      </w:r>
      <w:r w:rsidRPr="00531B07">
        <w:t xml:space="preserve"> </w:t>
      </w:r>
      <w:r>
        <w:t>по</w:t>
      </w:r>
      <w:r w:rsidRPr="00531B07">
        <w:t xml:space="preserve"> </w:t>
      </w:r>
      <w:r>
        <w:t>запросу</w:t>
      </w:r>
      <w:r w:rsidRPr="00531B07">
        <w:t>",</w:t>
      </w:r>
    </w:p>
    <w:p w14:paraId="1BC154C2" w14:textId="77777777" w:rsidR="00531B07" w:rsidRPr="00C75A4E" w:rsidRDefault="00531B07" w:rsidP="0087763A">
      <w:pPr>
        <w:pStyle w:val="GOSTScript"/>
        <w:rPr>
          <w:lang w:val="ru-RU"/>
        </w:rPr>
      </w:pPr>
      <w:r w:rsidRPr="00531B07">
        <w:tab/>
      </w:r>
      <w:r w:rsidRPr="00531B07">
        <w:tab/>
      </w:r>
      <w:r w:rsidRPr="00531B07">
        <w:tab/>
      </w:r>
      <w:r w:rsidRPr="00C75A4E">
        <w:rPr>
          <w:lang w:val="ru-RU"/>
        </w:rPr>
        <w:t>"Открыт"</w:t>
      </w:r>
    </w:p>
    <w:p w14:paraId="62DD5258" w14:textId="77777777" w:rsidR="00531B07" w:rsidRPr="00C75A4E" w:rsidRDefault="00531B07" w:rsidP="0087763A">
      <w:pPr>
        <w:pStyle w:val="GOSTScript"/>
        <w:rPr>
          <w:lang w:val="ru-RU"/>
        </w:rPr>
      </w:pPr>
      <w:r w:rsidRPr="00C75A4E">
        <w:rPr>
          <w:lang w:val="ru-RU"/>
        </w:rPr>
        <w:tab/>
      </w:r>
      <w:r w:rsidRPr="00C75A4E">
        <w:rPr>
          <w:lang w:val="ru-RU"/>
        </w:rPr>
        <w:tab/>
        <w:t>],</w:t>
      </w:r>
    </w:p>
    <w:p w14:paraId="5FACD8D4" w14:textId="77777777" w:rsidR="00531B07" w:rsidRPr="00C75A4E" w:rsidRDefault="00531B07" w:rsidP="0087763A">
      <w:pPr>
        <w:pStyle w:val="GOSTScript"/>
        <w:rPr>
          <w:lang w:val="ru-RU"/>
        </w:rPr>
      </w:pPr>
      <w:r w:rsidRPr="00C75A4E">
        <w:rPr>
          <w:lang w:val="ru-RU"/>
        </w:rPr>
        <w:tab/>
      </w:r>
      <w:r w:rsidRPr="00C75A4E">
        <w:rPr>
          <w:lang w:val="ru-RU"/>
        </w:rPr>
        <w:tab/>
        <w:t>"</w:t>
      </w:r>
      <w:r>
        <w:t>NeedHistory</w:t>
      </w:r>
      <w:r w:rsidRPr="00C75A4E">
        <w:rPr>
          <w:lang w:val="ru-RU"/>
        </w:rPr>
        <w:t>": 0</w:t>
      </w:r>
    </w:p>
    <w:p w14:paraId="05071536" w14:textId="77777777" w:rsidR="00531B07" w:rsidRPr="00C75A4E" w:rsidRDefault="00531B07" w:rsidP="0087763A">
      <w:pPr>
        <w:pStyle w:val="GOSTScript"/>
        <w:rPr>
          <w:lang w:val="ru-RU"/>
        </w:rPr>
      </w:pPr>
      <w:r w:rsidRPr="00C75A4E">
        <w:rPr>
          <w:lang w:val="ru-RU"/>
        </w:rPr>
        <w:tab/>
        <w:t>}</w:t>
      </w:r>
    </w:p>
    <w:p w14:paraId="130B9BB4" w14:textId="77777777" w:rsidR="00531B07" w:rsidRPr="00C75A4E" w:rsidRDefault="00531B07" w:rsidP="00C75A4E">
      <w:pPr>
        <w:pStyle w:val="GOSTScript"/>
        <w:rPr>
          <w:lang w:val="ru-RU"/>
        </w:rPr>
      </w:pPr>
      <w:r w:rsidRPr="00C75A4E">
        <w:rPr>
          <w:lang w:val="ru-RU"/>
        </w:rPr>
        <w:t>}</w:t>
      </w:r>
    </w:p>
    <w:p w14:paraId="2100B34F" w14:textId="77777777" w:rsidR="00531B07" w:rsidRDefault="00531B07" w:rsidP="00C75A4E">
      <w:pPr>
        <w:pStyle w:val="GOSTNormal"/>
      </w:pPr>
    </w:p>
    <w:p w14:paraId="3A566F82" w14:textId="1BDA3FBE" w:rsidR="00531B07" w:rsidRPr="008900EC" w:rsidRDefault="00531B07" w:rsidP="00531B07">
      <w:pPr>
        <w:pStyle w:val="GOSTNormal"/>
      </w:pPr>
      <w:r w:rsidRPr="0087763A">
        <w:rPr>
          <w:u w:val="single"/>
        </w:rPr>
        <w:t>Пример №3: Сервис открытия операционного дня ТОФК/ЦС по учету (TradingDaysSubjectOpen):</w:t>
      </w:r>
    </w:p>
    <w:p w14:paraId="39431A5C" w14:textId="77777777" w:rsidR="00531B07" w:rsidRPr="00531B07" w:rsidRDefault="00531B07" w:rsidP="0087763A">
      <w:pPr>
        <w:pStyle w:val="GOSTScript"/>
      </w:pPr>
      <w:r w:rsidRPr="00531B07">
        <w:t>{</w:t>
      </w:r>
    </w:p>
    <w:p w14:paraId="5E5710EA" w14:textId="77777777" w:rsidR="00531B07" w:rsidRPr="00531B07" w:rsidRDefault="00531B07" w:rsidP="0087763A">
      <w:pPr>
        <w:pStyle w:val="GOSTScript"/>
      </w:pPr>
      <w:r w:rsidRPr="00531B07">
        <w:tab/>
        <w:t>"header": {</w:t>
      </w:r>
    </w:p>
    <w:p w14:paraId="4D30C483" w14:textId="0590E036" w:rsidR="00531B07" w:rsidRPr="00531B07" w:rsidRDefault="00531B07" w:rsidP="0087763A">
      <w:pPr>
        <w:pStyle w:val="GOSTScript"/>
      </w:pPr>
      <w:r w:rsidRPr="00531B07">
        <w:tab/>
      </w:r>
      <w:r w:rsidRPr="00531B07">
        <w:tab/>
        <w:t>"Source": "</w:t>
      </w:r>
      <w:r w:rsidR="00063F9A">
        <w:t>ARP</w:t>
      </w:r>
      <w:r w:rsidRPr="00531B07">
        <w:t>",</w:t>
      </w:r>
    </w:p>
    <w:p w14:paraId="62EFB7D2" w14:textId="77777777" w:rsidR="00531B07" w:rsidRPr="00531B07" w:rsidRDefault="00531B07" w:rsidP="0087763A">
      <w:pPr>
        <w:pStyle w:val="GOSTScript"/>
      </w:pPr>
      <w:r w:rsidRPr="00531B07">
        <w:tab/>
      </w:r>
      <w:r w:rsidRPr="00531B07">
        <w:tab/>
        <w:t>"ReqDateTime": "2022-08-29 10:37:22",</w:t>
      </w:r>
    </w:p>
    <w:p w14:paraId="216BD227" w14:textId="77777777" w:rsidR="00531B07" w:rsidRPr="00531B07" w:rsidRDefault="00531B07" w:rsidP="0087763A">
      <w:pPr>
        <w:pStyle w:val="GOSTScript"/>
      </w:pPr>
      <w:r w:rsidRPr="00531B07">
        <w:tab/>
      </w:r>
      <w:r w:rsidRPr="00531B07">
        <w:tab/>
        <w:t>"Version": "1.0",</w:t>
      </w:r>
    </w:p>
    <w:p w14:paraId="4069D3FF" w14:textId="77777777" w:rsidR="00531B07" w:rsidRPr="00531B07" w:rsidRDefault="00531B07" w:rsidP="0087763A">
      <w:pPr>
        <w:pStyle w:val="GOSTScript"/>
      </w:pPr>
      <w:r w:rsidRPr="00531B07">
        <w:tab/>
      </w:r>
      <w:r w:rsidRPr="00531B07">
        <w:tab/>
        <w:t>"ReqGuid": "b0d4ce5d-2757-4699-948c-cfa72ba94f10",</w:t>
      </w:r>
    </w:p>
    <w:p w14:paraId="36F6AF76" w14:textId="77777777" w:rsidR="00531B07" w:rsidRPr="00531B07" w:rsidRDefault="00531B07" w:rsidP="0087763A">
      <w:pPr>
        <w:pStyle w:val="GOSTScript"/>
      </w:pPr>
      <w:r w:rsidRPr="00531B07">
        <w:tab/>
      </w:r>
      <w:r w:rsidRPr="00531B07">
        <w:tab/>
        <w:t>"DocGuid": "0bd90a7c-e339-46ff-ac39-71029ff81370",</w:t>
      </w:r>
    </w:p>
    <w:p w14:paraId="30B602D5" w14:textId="77777777" w:rsidR="00531B07" w:rsidRPr="00416A6C" w:rsidRDefault="00531B07" w:rsidP="0087763A">
      <w:pPr>
        <w:pStyle w:val="GOSTScript"/>
      </w:pPr>
      <w:r w:rsidRPr="00531B07">
        <w:tab/>
      </w:r>
      <w:r w:rsidRPr="00531B07">
        <w:tab/>
      </w:r>
      <w:r w:rsidRPr="00416A6C">
        <w:t>"RequestType": "TradingDaysSubjectOpen"</w:t>
      </w:r>
    </w:p>
    <w:p w14:paraId="51976B5C" w14:textId="77777777" w:rsidR="00531B07" w:rsidRPr="00416A6C" w:rsidRDefault="00531B07" w:rsidP="0087763A">
      <w:pPr>
        <w:pStyle w:val="GOSTScript"/>
      </w:pPr>
      <w:r w:rsidRPr="00416A6C">
        <w:tab/>
        <w:t>},</w:t>
      </w:r>
    </w:p>
    <w:p w14:paraId="38FE9B4A" w14:textId="77777777" w:rsidR="00531B07" w:rsidRPr="00416A6C" w:rsidRDefault="00531B07" w:rsidP="0087763A">
      <w:pPr>
        <w:pStyle w:val="GOSTScript"/>
      </w:pPr>
      <w:r w:rsidRPr="00416A6C">
        <w:tab/>
        <w:t>"document": {</w:t>
      </w:r>
    </w:p>
    <w:p w14:paraId="1A982AD2" w14:textId="77777777" w:rsidR="00531B07" w:rsidRPr="00416A6C" w:rsidRDefault="00531B07" w:rsidP="0087763A">
      <w:pPr>
        <w:pStyle w:val="GOSTScript"/>
      </w:pPr>
      <w:r w:rsidRPr="00416A6C">
        <w:tab/>
      </w:r>
      <w:r w:rsidRPr="00416A6C">
        <w:tab/>
        <w:t>"Subject": "5700",</w:t>
      </w:r>
    </w:p>
    <w:p w14:paraId="5AAF71F6" w14:textId="75351F66" w:rsidR="00531B07" w:rsidRPr="00471360" w:rsidRDefault="00531B07" w:rsidP="0087763A">
      <w:pPr>
        <w:pStyle w:val="GOSTScript"/>
        <w:rPr>
          <w:ins w:id="6066" w:author="Гилязова Екатерина Викторовна" w:date="2024-07-18T17:26:00Z"/>
        </w:rPr>
      </w:pPr>
      <w:r w:rsidRPr="00416A6C">
        <w:tab/>
      </w:r>
      <w:r w:rsidRPr="00416A6C">
        <w:tab/>
        <w:t>"TradingDay": "2022-10-12"</w:t>
      </w:r>
      <w:ins w:id="6067" w:author="Гилязова Екатерина Викторовна" w:date="2024-07-18T17:26:00Z">
        <w:r w:rsidR="002359DB" w:rsidRPr="00471360">
          <w:t>,</w:t>
        </w:r>
      </w:ins>
    </w:p>
    <w:p w14:paraId="12028C56" w14:textId="0925082E" w:rsidR="002359DB" w:rsidRPr="002359DB" w:rsidRDefault="002359DB" w:rsidP="002359DB">
      <w:pPr>
        <w:pStyle w:val="GOSTScript"/>
      </w:pPr>
      <w:ins w:id="6068" w:author="Гилязова Екатерина Викторовна" w:date="2024-07-18T17:26:00Z">
        <w:r w:rsidRPr="00531B07">
          <w:tab/>
        </w:r>
        <w:r w:rsidRPr="00531B07">
          <w:tab/>
          <w:t>"</w:t>
        </w:r>
        <w:r>
          <w:t>User</w:t>
        </w:r>
        <w:r w:rsidRPr="00531B07">
          <w:t>": "0bd9</w:t>
        </w:r>
        <w:r>
          <w:t>0a7c-e339-46ff-ac39-71029ff81371</w:t>
        </w:r>
        <w:r w:rsidRPr="00531B07">
          <w:t>"</w:t>
        </w:r>
      </w:ins>
    </w:p>
    <w:p w14:paraId="17B3C2A3" w14:textId="77777777" w:rsidR="00531B07" w:rsidRPr="00C75A4E" w:rsidRDefault="00531B07" w:rsidP="0087763A">
      <w:pPr>
        <w:pStyle w:val="GOSTScript"/>
        <w:rPr>
          <w:lang w:val="ru-RU"/>
        </w:rPr>
      </w:pPr>
      <w:r w:rsidRPr="00416A6C">
        <w:tab/>
      </w:r>
      <w:r w:rsidRPr="00C75A4E">
        <w:rPr>
          <w:lang w:val="ru-RU"/>
        </w:rPr>
        <w:t>}</w:t>
      </w:r>
    </w:p>
    <w:p w14:paraId="2C65E461" w14:textId="77777777" w:rsidR="00531B07" w:rsidRPr="00C75A4E" w:rsidRDefault="00531B07" w:rsidP="00C75A4E">
      <w:pPr>
        <w:pStyle w:val="GOSTScript"/>
        <w:rPr>
          <w:lang w:val="ru-RU"/>
        </w:rPr>
      </w:pPr>
      <w:r w:rsidRPr="00C75A4E">
        <w:rPr>
          <w:lang w:val="ru-RU"/>
        </w:rPr>
        <w:t>}</w:t>
      </w:r>
    </w:p>
    <w:p w14:paraId="33820909" w14:textId="77777777" w:rsidR="00531B07" w:rsidRDefault="00531B07" w:rsidP="00C75A4E">
      <w:pPr>
        <w:pStyle w:val="GOSTNormal"/>
      </w:pPr>
    </w:p>
    <w:p w14:paraId="2A1BE3E2" w14:textId="7B454B6B" w:rsidR="00761E62" w:rsidRPr="0055317B" w:rsidRDefault="00531B07" w:rsidP="00C75A4E">
      <w:pPr>
        <w:pStyle w:val="GOSTNormal"/>
      </w:pPr>
      <w:r w:rsidRPr="0087763A">
        <w:rPr>
          <w:u w:val="single"/>
        </w:rPr>
        <w:t>Пример №4: Сервис открытия операционного дня системы (TradingDaysSysOpen):</w:t>
      </w:r>
    </w:p>
    <w:p w14:paraId="5F72027E" w14:textId="77777777" w:rsidR="00531B07" w:rsidRPr="00531B07" w:rsidRDefault="00531B07" w:rsidP="0087763A">
      <w:pPr>
        <w:pStyle w:val="GOSTScript"/>
      </w:pPr>
      <w:r w:rsidRPr="00531B07">
        <w:t>{</w:t>
      </w:r>
    </w:p>
    <w:p w14:paraId="33D6722B" w14:textId="77777777" w:rsidR="00531B07" w:rsidRPr="00531B07" w:rsidRDefault="00531B07" w:rsidP="0087763A">
      <w:pPr>
        <w:pStyle w:val="GOSTScript"/>
      </w:pPr>
      <w:r w:rsidRPr="00531B07">
        <w:lastRenderedPageBreak/>
        <w:tab/>
        <w:t>"header": {</w:t>
      </w:r>
    </w:p>
    <w:p w14:paraId="44E69FA8" w14:textId="7C67234F" w:rsidR="00531B07" w:rsidRPr="00531B07" w:rsidRDefault="00531B07" w:rsidP="0087763A">
      <w:pPr>
        <w:pStyle w:val="GOSTScript"/>
      </w:pPr>
      <w:r w:rsidRPr="00531B07">
        <w:tab/>
      </w:r>
      <w:r w:rsidRPr="00531B07">
        <w:tab/>
        <w:t>"Source": "</w:t>
      </w:r>
      <w:r w:rsidR="00063F9A">
        <w:t>ARP</w:t>
      </w:r>
      <w:r w:rsidRPr="00531B07">
        <w:t>",</w:t>
      </w:r>
    </w:p>
    <w:p w14:paraId="5E87C72C" w14:textId="77777777" w:rsidR="00531B07" w:rsidRPr="00531B07" w:rsidRDefault="00531B07" w:rsidP="0087763A">
      <w:pPr>
        <w:pStyle w:val="GOSTScript"/>
      </w:pPr>
      <w:r w:rsidRPr="00531B07">
        <w:tab/>
      </w:r>
      <w:r w:rsidRPr="00531B07">
        <w:tab/>
        <w:t>"ReqDateTime": "2022-08-29 10:37:22",</w:t>
      </w:r>
    </w:p>
    <w:p w14:paraId="19F0C658" w14:textId="77777777" w:rsidR="00531B07" w:rsidRPr="00531B07" w:rsidRDefault="00531B07" w:rsidP="0087763A">
      <w:pPr>
        <w:pStyle w:val="GOSTScript"/>
      </w:pPr>
      <w:r w:rsidRPr="00531B07">
        <w:tab/>
      </w:r>
      <w:r w:rsidRPr="00531B07">
        <w:tab/>
        <w:t>"Version": "1.0",</w:t>
      </w:r>
    </w:p>
    <w:p w14:paraId="44F5CBE6" w14:textId="77777777" w:rsidR="00531B07" w:rsidRPr="00531B07" w:rsidRDefault="00531B07" w:rsidP="0087763A">
      <w:pPr>
        <w:pStyle w:val="GOSTScript"/>
      </w:pPr>
      <w:r w:rsidRPr="00531B07">
        <w:tab/>
      </w:r>
      <w:r w:rsidRPr="00531B07">
        <w:tab/>
        <w:t>"ReqGuid": "b0d4ce5d-2757-4699-948c-cfa72ba94f10",</w:t>
      </w:r>
    </w:p>
    <w:p w14:paraId="249C1DA8" w14:textId="77777777" w:rsidR="00531B07" w:rsidRPr="00531B07" w:rsidRDefault="00531B07" w:rsidP="0087763A">
      <w:pPr>
        <w:pStyle w:val="GOSTScript"/>
      </w:pPr>
      <w:r w:rsidRPr="00531B07">
        <w:tab/>
      </w:r>
      <w:r w:rsidRPr="00531B07">
        <w:tab/>
        <w:t>"DocGuid": "0bd90a7c-e339-46ff-ac39-71029ff81370",</w:t>
      </w:r>
    </w:p>
    <w:p w14:paraId="142A8D7A" w14:textId="77777777" w:rsidR="00531B07" w:rsidRPr="00531B07" w:rsidRDefault="00531B07" w:rsidP="0087763A">
      <w:pPr>
        <w:pStyle w:val="GOSTScript"/>
      </w:pPr>
      <w:r w:rsidRPr="00531B07">
        <w:tab/>
      </w:r>
      <w:r w:rsidRPr="00531B07">
        <w:tab/>
        <w:t>"RequestType": "TradingDaysSysOpen"</w:t>
      </w:r>
    </w:p>
    <w:p w14:paraId="3F8233D3" w14:textId="77777777" w:rsidR="00531B07" w:rsidRPr="00531B07" w:rsidRDefault="00531B07" w:rsidP="0087763A">
      <w:pPr>
        <w:pStyle w:val="GOSTScript"/>
      </w:pPr>
      <w:r w:rsidRPr="00531B07">
        <w:tab/>
        <w:t>},</w:t>
      </w:r>
    </w:p>
    <w:p w14:paraId="010AE977" w14:textId="77777777" w:rsidR="00531B07" w:rsidRPr="00531B07" w:rsidRDefault="00531B07" w:rsidP="0087763A">
      <w:pPr>
        <w:pStyle w:val="GOSTScript"/>
      </w:pPr>
      <w:r w:rsidRPr="00531B07">
        <w:tab/>
        <w:t>"document": {</w:t>
      </w:r>
    </w:p>
    <w:p w14:paraId="1AAB3C78" w14:textId="77777777" w:rsidR="00531B07" w:rsidRPr="00531B07" w:rsidRDefault="00531B07" w:rsidP="0087763A">
      <w:pPr>
        <w:pStyle w:val="GOSTScript"/>
      </w:pPr>
      <w:r w:rsidRPr="00531B07">
        <w:tab/>
      </w:r>
      <w:r w:rsidRPr="00531B07">
        <w:tab/>
        <w:t>"TradingDay": "2022-10-12",</w:t>
      </w:r>
    </w:p>
    <w:p w14:paraId="363B90F3" w14:textId="77777777" w:rsidR="00531B07" w:rsidRPr="00531B07" w:rsidRDefault="00531B07" w:rsidP="0087763A">
      <w:pPr>
        <w:pStyle w:val="GOSTScript"/>
      </w:pPr>
      <w:r w:rsidRPr="00531B07">
        <w:tab/>
      </w:r>
      <w:r w:rsidRPr="00531B07">
        <w:tab/>
        <w:t>"NeedSubjectTradingDayOpen": 1,</w:t>
      </w:r>
    </w:p>
    <w:p w14:paraId="263498F3" w14:textId="77777777" w:rsidR="00531B07" w:rsidRPr="00416A6C" w:rsidRDefault="00531B07" w:rsidP="0087763A">
      <w:pPr>
        <w:pStyle w:val="GOSTScript"/>
      </w:pPr>
      <w:r w:rsidRPr="00531B07">
        <w:tab/>
      </w:r>
      <w:r w:rsidRPr="00531B07">
        <w:tab/>
      </w:r>
      <w:r w:rsidRPr="00416A6C">
        <w:t>"SubjectList": [</w:t>
      </w:r>
    </w:p>
    <w:p w14:paraId="4ADC7C31" w14:textId="77777777" w:rsidR="00531B07" w:rsidRPr="00416A6C" w:rsidRDefault="00531B07" w:rsidP="0087763A">
      <w:pPr>
        <w:pStyle w:val="GOSTScript"/>
      </w:pPr>
      <w:r w:rsidRPr="00416A6C">
        <w:tab/>
      </w:r>
      <w:r w:rsidRPr="00416A6C">
        <w:tab/>
      </w:r>
      <w:r w:rsidRPr="00416A6C">
        <w:tab/>
        <w:t>"0001",</w:t>
      </w:r>
    </w:p>
    <w:p w14:paraId="07953C72" w14:textId="77777777" w:rsidR="00531B07" w:rsidRPr="00416A6C" w:rsidRDefault="00531B07" w:rsidP="0087763A">
      <w:pPr>
        <w:pStyle w:val="GOSTScript"/>
      </w:pPr>
      <w:r w:rsidRPr="00416A6C">
        <w:tab/>
      </w:r>
      <w:r w:rsidRPr="00416A6C">
        <w:tab/>
      </w:r>
      <w:r w:rsidRPr="00416A6C">
        <w:tab/>
        <w:t>"0012",</w:t>
      </w:r>
    </w:p>
    <w:p w14:paraId="033C9053" w14:textId="77777777" w:rsidR="00531B07" w:rsidRPr="00416A6C" w:rsidRDefault="00531B07" w:rsidP="0087763A">
      <w:pPr>
        <w:pStyle w:val="GOSTScript"/>
      </w:pPr>
      <w:r w:rsidRPr="00416A6C">
        <w:tab/>
      </w:r>
      <w:r w:rsidRPr="00416A6C">
        <w:tab/>
      </w:r>
      <w:r w:rsidRPr="00416A6C">
        <w:tab/>
        <w:t>"0095"</w:t>
      </w:r>
    </w:p>
    <w:p w14:paraId="45796864" w14:textId="1C3EA5E2" w:rsidR="00531B07" w:rsidRDefault="00531B07" w:rsidP="0087763A">
      <w:pPr>
        <w:pStyle w:val="GOSTScript"/>
        <w:rPr>
          <w:ins w:id="6069" w:author="Гилязова Екатерина Викторовна" w:date="2024-07-18T17:27:00Z"/>
        </w:rPr>
      </w:pPr>
      <w:r w:rsidRPr="00416A6C">
        <w:tab/>
      </w:r>
      <w:r w:rsidRPr="00416A6C">
        <w:tab/>
        <w:t>]</w:t>
      </w:r>
      <w:ins w:id="6070" w:author="Гилязова Екатерина Викторовна" w:date="2024-07-18T17:27:00Z">
        <w:r w:rsidR="002359DB">
          <w:t>,</w:t>
        </w:r>
      </w:ins>
    </w:p>
    <w:p w14:paraId="2A6EA1F9" w14:textId="1E49D729" w:rsidR="002359DB" w:rsidRPr="00416A6C" w:rsidRDefault="002359DB" w:rsidP="0087763A">
      <w:pPr>
        <w:pStyle w:val="GOSTScript"/>
      </w:pPr>
      <w:ins w:id="6071" w:author="Гилязова Екатерина Викторовна" w:date="2024-07-18T17:27:00Z">
        <w:r w:rsidRPr="00531B07">
          <w:tab/>
        </w:r>
        <w:r w:rsidRPr="00531B07">
          <w:tab/>
          <w:t>"</w:t>
        </w:r>
        <w:r>
          <w:t>User</w:t>
        </w:r>
        <w:r w:rsidRPr="00531B07">
          <w:t>": "0bd9</w:t>
        </w:r>
        <w:r>
          <w:t>0a7c-e339-46ff-ac39-71029ff81371</w:t>
        </w:r>
        <w:r w:rsidRPr="00531B07">
          <w:t>"</w:t>
        </w:r>
      </w:ins>
    </w:p>
    <w:p w14:paraId="5DA68C8F" w14:textId="77777777" w:rsidR="00531B07" w:rsidRPr="00471360" w:rsidRDefault="00531B07" w:rsidP="0087763A">
      <w:pPr>
        <w:pStyle w:val="GOSTScript"/>
        <w:rPr>
          <w:lang w:val="ru-RU"/>
        </w:rPr>
      </w:pPr>
      <w:r w:rsidRPr="00416A6C">
        <w:tab/>
      </w:r>
      <w:r w:rsidRPr="00471360">
        <w:rPr>
          <w:lang w:val="ru-RU"/>
        </w:rPr>
        <w:t>}</w:t>
      </w:r>
    </w:p>
    <w:p w14:paraId="048E5029" w14:textId="596B3EB0" w:rsidR="00FE1A2A" w:rsidRPr="00471360" w:rsidRDefault="00531B07" w:rsidP="00C75A4E">
      <w:pPr>
        <w:pStyle w:val="GOSTScript"/>
        <w:rPr>
          <w:lang w:val="ru-RU"/>
        </w:rPr>
      </w:pPr>
      <w:r w:rsidRPr="00471360">
        <w:rPr>
          <w:lang w:val="ru-RU"/>
        </w:rPr>
        <w:t>}</w:t>
      </w:r>
    </w:p>
    <w:p w14:paraId="11EB3C0B" w14:textId="77777777" w:rsidR="00531B07" w:rsidRPr="00471360" w:rsidRDefault="00531B07" w:rsidP="00C75A4E">
      <w:pPr>
        <w:pStyle w:val="GOSTNormal"/>
      </w:pPr>
    </w:p>
    <w:p w14:paraId="0848A369" w14:textId="192768E3" w:rsidR="00531B07" w:rsidRPr="00471360" w:rsidRDefault="00531B07" w:rsidP="00C75A4E">
      <w:pPr>
        <w:pStyle w:val="GOSTNormal"/>
      </w:pPr>
      <w:r w:rsidRPr="0087763A">
        <w:rPr>
          <w:u w:val="single"/>
        </w:rPr>
        <w:t>Пример</w:t>
      </w:r>
      <w:r w:rsidRPr="00471360">
        <w:rPr>
          <w:u w:val="single"/>
        </w:rPr>
        <w:t xml:space="preserve"> №5: </w:t>
      </w:r>
      <w:r w:rsidRPr="0087763A">
        <w:rPr>
          <w:u w:val="single"/>
        </w:rPr>
        <w:t>Сервис</w:t>
      </w:r>
      <w:r w:rsidRPr="00471360">
        <w:rPr>
          <w:u w:val="single"/>
        </w:rPr>
        <w:t xml:space="preserve"> </w:t>
      </w:r>
      <w:r w:rsidRPr="0087763A">
        <w:rPr>
          <w:u w:val="single"/>
        </w:rPr>
        <w:t>закрытия</w:t>
      </w:r>
      <w:r w:rsidRPr="00471360">
        <w:rPr>
          <w:u w:val="single"/>
        </w:rPr>
        <w:t xml:space="preserve"> </w:t>
      </w:r>
      <w:r w:rsidRPr="0087763A">
        <w:rPr>
          <w:u w:val="single"/>
        </w:rPr>
        <w:t>операционного</w:t>
      </w:r>
      <w:r w:rsidRPr="00471360">
        <w:rPr>
          <w:u w:val="single"/>
        </w:rPr>
        <w:t xml:space="preserve"> </w:t>
      </w:r>
      <w:r w:rsidRPr="0087763A">
        <w:rPr>
          <w:u w:val="single"/>
        </w:rPr>
        <w:t>дня</w:t>
      </w:r>
      <w:r w:rsidRPr="00471360">
        <w:rPr>
          <w:u w:val="single"/>
        </w:rPr>
        <w:t xml:space="preserve"> </w:t>
      </w:r>
      <w:r w:rsidRPr="0087763A">
        <w:rPr>
          <w:u w:val="single"/>
        </w:rPr>
        <w:t>ТОФК</w:t>
      </w:r>
      <w:r w:rsidRPr="00471360">
        <w:rPr>
          <w:u w:val="single"/>
        </w:rPr>
        <w:t>/</w:t>
      </w:r>
      <w:r w:rsidRPr="0087763A">
        <w:rPr>
          <w:u w:val="single"/>
        </w:rPr>
        <w:t>ЦС</w:t>
      </w:r>
      <w:r w:rsidRPr="00471360">
        <w:rPr>
          <w:u w:val="single"/>
        </w:rPr>
        <w:t xml:space="preserve"> </w:t>
      </w:r>
      <w:r w:rsidRPr="0087763A">
        <w:rPr>
          <w:u w:val="single"/>
        </w:rPr>
        <w:t>по</w:t>
      </w:r>
      <w:r w:rsidRPr="00471360">
        <w:rPr>
          <w:u w:val="single"/>
        </w:rPr>
        <w:t xml:space="preserve"> </w:t>
      </w:r>
      <w:r w:rsidRPr="0087763A">
        <w:rPr>
          <w:u w:val="single"/>
        </w:rPr>
        <w:t>учету</w:t>
      </w:r>
      <w:r w:rsidRPr="00471360">
        <w:rPr>
          <w:u w:val="single"/>
        </w:rPr>
        <w:t xml:space="preserve"> (</w:t>
      </w:r>
      <w:r w:rsidRPr="00C75A4E">
        <w:rPr>
          <w:u w:val="single"/>
          <w:lang w:val="en-US"/>
        </w:rPr>
        <w:t>TradingDaysSubjectClose</w:t>
      </w:r>
      <w:r w:rsidRPr="00471360">
        <w:rPr>
          <w:u w:val="single"/>
        </w:rPr>
        <w:t>):</w:t>
      </w:r>
    </w:p>
    <w:p w14:paraId="015D2F67" w14:textId="77777777" w:rsidR="00531B07" w:rsidRPr="00416A6C" w:rsidRDefault="00531B07" w:rsidP="0087763A">
      <w:pPr>
        <w:pStyle w:val="GOSTScript"/>
      </w:pPr>
      <w:r w:rsidRPr="00416A6C">
        <w:t>{</w:t>
      </w:r>
    </w:p>
    <w:p w14:paraId="6EF038E3" w14:textId="77777777" w:rsidR="00531B07" w:rsidRPr="00416A6C" w:rsidRDefault="00531B07" w:rsidP="0087763A">
      <w:pPr>
        <w:pStyle w:val="GOSTScript"/>
      </w:pPr>
      <w:r w:rsidRPr="00416A6C">
        <w:tab/>
        <w:t>"header": {</w:t>
      </w:r>
    </w:p>
    <w:p w14:paraId="10C35EB2" w14:textId="11718C9A" w:rsidR="00531B07" w:rsidRPr="00416A6C" w:rsidRDefault="00531B07" w:rsidP="0087763A">
      <w:pPr>
        <w:pStyle w:val="GOSTScript"/>
      </w:pPr>
      <w:r w:rsidRPr="00416A6C">
        <w:tab/>
      </w:r>
      <w:r w:rsidRPr="00416A6C">
        <w:tab/>
        <w:t>"Source": "</w:t>
      </w:r>
      <w:r w:rsidR="00063F9A">
        <w:t>ARP</w:t>
      </w:r>
      <w:r w:rsidRPr="00416A6C">
        <w:t>",</w:t>
      </w:r>
    </w:p>
    <w:p w14:paraId="321485D7" w14:textId="77777777" w:rsidR="00531B07" w:rsidRPr="00531B07" w:rsidRDefault="00531B07" w:rsidP="0087763A">
      <w:pPr>
        <w:pStyle w:val="GOSTScript"/>
      </w:pPr>
      <w:r w:rsidRPr="00416A6C">
        <w:tab/>
      </w:r>
      <w:r w:rsidRPr="00416A6C">
        <w:tab/>
      </w:r>
      <w:r w:rsidRPr="00531B07">
        <w:t>"ReqDateTime": "2022-12-29 10:37:22",</w:t>
      </w:r>
    </w:p>
    <w:p w14:paraId="585F6544" w14:textId="77777777" w:rsidR="00531B07" w:rsidRPr="00531B07" w:rsidRDefault="00531B07" w:rsidP="0087763A">
      <w:pPr>
        <w:pStyle w:val="GOSTScript"/>
      </w:pPr>
      <w:r w:rsidRPr="00531B07">
        <w:tab/>
      </w:r>
      <w:r w:rsidRPr="00531B07">
        <w:tab/>
        <w:t>"Version": "1.0",</w:t>
      </w:r>
    </w:p>
    <w:p w14:paraId="5EBCCB93" w14:textId="77777777" w:rsidR="00531B07" w:rsidRPr="00531B07" w:rsidRDefault="00531B07" w:rsidP="0087763A">
      <w:pPr>
        <w:pStyle w:val="GOSTScript"/>
      </w:pPr>
      <w:r w:rsidRPr="00531B07">
        <w:tab/>
      </w:r>
      <w:r w:rsidRPr="00531B07">
        <w:tab/>
        <w:t>"ReqGuid": "b0d4ce5d-2757-4699-948c-cfa72ba94f10",</w:t>
      </w:r>
    </w:p>
    <w:p w14:paraId="0BDAB97F" w14:textId="77777777" w:rsidR="00531B07" w:rsidRPr="00531B07" w:rsidRDefault="00531B07" w:rsidP="0087763A">
      <w:pPr>
        <w:pStyle w:val="GOSTScript"/>
      </w:pPr>
      <w:r w:rsidRPr="00531B07">
        <w:tab/>
      </w:r>
      <w:r w:rsidRPr="00531B07">
        <w:tab/>
        <w:t>"DocGuid": "0bd90a7c-e339-46ff-ac39-71029ff81370",</w:t>
      </w:r>
    </w:p>
    <w:p w14:paraId="610AF09C" w14:textId="77777777" w:rsidR="00531B07" w:rsidRPr="00531B07" w:rsidRDefault="00531B07" w:rsidP="0087763A">
      <w:pPr>
        <w:pStyle w:val="GOSTScript"/>
      </w:pPr>
      <w:r w:rsidRPr="00531B07">
        <w:tab/>
      </w:r>
      <w:r w:rsidRPr="00531B07">
        <w:tab/>
        <w:t>"RequestType": "TradingDaysSubjectClose"</w:t>
      </w:r>
    </w:p>
    <w:p w14:paraId="7BBD88B4" w14:textId="77777777" w:rsidR="00531B07" w:rsidRPr="00531B07" w:rsidRDefault="00531B07" w:rsidP="0087763A">
      <w:pPr>
        <w:pStyle w:val="GOSTScript"/>
      </w:pPr>
      <w:r w:rsidRPr="00531B07">
        <w:tab/>
        <w:t>},</w:t>
      </w:r>
    </w:p>
    <w:p w14:paraId="31326125" w14:textId="77777777" w:rsidR="00531B07" w:rsidRPr="00531B07" w:rsidRDefault="00531B07" w:rsidP="0087763A">
      <w:pPr>
        <w:pStyle w:val="GOSTScript"/>
      </w:pPr>
      <w:r w:rsidRPr="00531B07">
        <w:tab/>
        <w:t>"document": {</w:t>
      </w:r>
    </w:p>
    <w:p w14:paraId="74C596BD" w14:textId="77777777" w:rsidR="00531B07" w:rsidRPr="00531B07" w:rsidRDefault="00531B07" w:rsidP="0087763A">
      <w:pPr>
        <w:pStyle w:val="GOSTScript"/>
      </w:pPr>
      <w:r w:rsidRPr="00531B07">
        <w:tab/>
      </w:r>
      <w:r w:rsidRPr="00531B07">
        <w:tab/>
        <w:t>"Subject": "5700",</w:t>
      </w:r>
    </w:p>
    <w:p w14:paraId="5B34C9BE" w14:textId="2D36E080" w:rsidR="00531B07" w:rsidRDefault="00531B07" w:rsidP="0087763A">
      <w:pPr>
        <w:pStyle w:val="GOSTScript"/>
        <w:rPr>
          <w:ins w:id="6072" w:author="Гилязова Екатерина Викторовна" w:date="2024-07-18T17:28:00Z"/>
        </w:rPr>
      </w:pPr>
      <w:r w:rsidRPr="00531B07">
        <w:tab/>
      </w:r>
      <w:r w:rsidRPr="00531B07">
        <w:tab/>
        <w:t>"TradingDay": "2022-10-12"</w:t>
      </w:r>
      <w:ins w:id="6073" w:author="Гилязова Екатерина Викторовна" w:date="2024-07-18T17:28:00Z">
        <w:r w:rsidR="002359DB">
          <w:t>,</w:t>
        </w:r>
      </w:ins>
    </w:p>
    <w:p w14:paraId="2D4F674B" w14:textId="4637B0B5" w:rsidR="002359DB" w:rsidRPr="00531B07" w:rsidRDefault="002359DB" w:rsidP="002359DB">
      <w:pPr>
        <w:pStyle w:val="GOSTScript"/>
      </w:pPr>
      <w:ins w:id="6074" w:author="Гилязова Екатерина Викторовна" w:date="2024-07-18T17:28:00Z">
        <w:r w:rsidRPr="00531B07">
          <w:tab/>
        </w:r>
        <w:r w:rsidRPr="00531B07">
          <w:tab/>
          <w:t>"</w:t>
        </w:r>
        <w:r>
          <w:t>User</w:t>
        </w:r>
        <w:r w:rsidRPr="00531B07">
          <w:t>": "0bd9</w:t>
        </w:r>
        <w:r>
          <w:t>0a7c-e339-46ff-ac39-71029ff81371</w:t>
        </w:r>
        <w:r w:rsidRPr="00531B07">
          <w:t>"</w:t>
        </w:r>
      </w:ins>
    </w:p>
    <w:p w14:paraId="132C6C3F" w14:textId="77777777" w:rsidR="00531B07" w:rsidRPr="00C75A4E" w:rsidRDefault="00531B07" w:rsidP="0087763A">
      <w:pPr>
        <w:pStyle w:val="GOSTScript"/>
        <w:rPr>
          <w:lang w:val="ru-RU"/>
        </w:rPr>
      </w:pPr>
      <w:r w:rsidRPr="00531B07">
        <w:tab/>
      </w:r>
      <w:r w:rsidRPr="00C75A4E">
        <w:rPr>
          <w:lang w:val="ru-RU"/>
        </w:rPr>
        <w:t>}</w:t>
      </w:r>
    </w:p>
    <w:p w14:paraId="086B2134" w14:textId="2A4167C8" w:rsidR="00531B07" w:rsidRPr="00C75A4E" w:rsidRDefault="00531B07" w:rsidP="00C75A4E">
      <w:pPr>
        <w:pStyle w:val="GOSTScript"/>
        <w:rPr>
          <w:lang w:val="ru-RU"/>
        </w:rPr>
      </w:pPr>
      <w:r w:rsidRPr="00C75A4E">
        <w:rPr>
          <w:lang w:val="ru-RU"/>
        </w:rPr>
        <w:t>}</w:t>
      </w:r>
    </w:p>
    <w:p w14:paraId="2A3734A8" w14:textId="77777777" w:rsidR="00531B07" w:rsidRDefault="00531B07" w:rsidP="00C75A4E">
      <w:pPr>
        <w:pStyle w:val="GOSTNormal"/>
      </w:pPr>
    </w:p>
    <w:p w14:paraId="52C8A30C" w14:textId="17EF7AA0" w:rsidR="00531B07" w:rsidRPr="0087763A" w:rsidRDefault="00531B07" w:rsidP="00C75A4E">
      <w:pPr>
        <w:pStyle w:val="GOSTNormal"/>
        <w:rPr>
          <w:u w:val="single"/>
        </w:rPr>
      </w:pPr>
      <w:r w:rsidRPr="0087763A">
        <w:rPr>
          <w:u w:val="single"/>
        </w:rPr>
        <w:t>Пример №6: Сервис закрытия операционного дня системы, если для указанной даты операционный день закрыт по всем ТОФК/ЦС по учету (TradingDaysSysClose):</w:t>
      </w:r>
    </w:p>
    <w:p w14:paraId="6847A9B4" w14:textId="77777777" w:rsidR="00531B07" w:rsidRPr="00531B07" w:rsidRDefault="00531B07" w:rsidP="0087763A">
      <w:pPr>
        <w:pStyle w:val="GOSTScript"/>
      </w:pPr>
      <w:r w:rsidRPr="00531B07">
        <w:t>{</w:t>
      </w:r>
    </w:p>
    <w:p w14:paraId="20464532" w14:textId="77777777" w:rsidR="00531B07" w:rsidRPr="00531B07" w:rsidRDefault="00531B07" w:rsidP="0087763A">
      <w:pPr>
        <w:pStyle w:val="GOSTScript"/>
      </w:pPr>
      <w:r w:rsidRPr="00531B07">
        <w:tab/>
        <w:t>"header": {</w:t>
      </w:r>
    </w:p>
    <w:p w14:paraId="42D94ABB" w14:textId="42FDC2D4" w:rsidR="00531B07" w:rsidRPr="00531B07" w:rsidRDefault="00531B07" w:rsidP="0087763A">
      <w:pPr>
        <w:pStyle w:val="GOSTScript"/>
      </w:pPr>
      <w:r w:rsidRPr="00531B07">
        <w:tab/>
      </w:r>
      <w:r w:rsidRPr="00531B07">
        <w:tab/>
        <w:t>"Source": "</w:t>
      </w:r>
      <w:r w:rsidR="00063F9A">
        <w:t>ARP</w:t>
      </w:r>
      <w:r w:rsidRPr="00531B07">
        <w:t>",</w:t>
      </w:r>
    </w:p>
    <w:p w14:paraId="2514D149" w14:textId="77777777" w:rsidR="00531B07" w:rsidRPr="00531B07" w:rsidRDefault="00531B07" w:rsidP="0087763A">
      <w:pPr>
        <w:pStyle w:val="GOSTScript"/>
      </w:pPr>
      <w:r w:rsidRPr="00531B07">
        <w:tab/>
      </w:r>
      <w:r w:rsidRPr="00531B07">
        <w:tab/>
        <w:t>"ReqDateTime": "2022-12-29 10:37:22",</w:t>
      </w:r>
    </w:p>
    <w:p w14:paraId="2AAD9FD5" w14:textId="77777777" w:rsidR="00531B07" w:rsidRPr="00531B07" w:rsidRDefault="00531B07" w:rsidP="0087763A">
      <w:pPr>
        <w:pStyle w:val="GOSTScript"/>
      </w:pPr>
      <w:r w:rsidRPr="00531B07">
        <w:tab/>
      </w:r>
      <w:r w:rsidRPr="00531B07">
        <w:tab/>
        <w:t>"Version": "1.0",</w:t>
      </w:r>
    </w:p>
    <w:p w14:paraId="61D97EB3" w14:textId="77777777" w:rsidR="00531B07" w:rsidRPr="00531B07" w:rsidRDefault="00531B07" w:rsidP="0087763A">
      <w:pPr>
        <w:pStyle w:val="GOSTScript"/>
      </w:pPr>
      <w:r w:rsidRPr="00531B07">
        <w:tab/>
      </w:r>
      <w:r w:rsidRPr="00531B07">
        <w:tab/>
        <w:t>"ReqGuid": "b0d4ce5d-2757-4699-948c-cfa72ba94f10",</w:t>
      </w:r>
    </w:p>
    <w:p w14:paraId="6FDE8E70" w14:textId="77777777" w:rsidR="00531B07" w:rsidRPr="00531B07" w:rsidRDefault="00531B07" w:rsidP="0087763A">
      <w:pPr>
        <w:pStyle w:val="GOSTScript"/>
      </w:pPr>
      <w:r w:rsidRPr="00531B07">
        <w:tab/>
      </w:r>
      <w:r w:rsidRPr="00531B07">
        <w:tab/>
        <w:t>"DocGuid": "0bd90a7c-e339-46ff-ac39-71029ff81370",</w:t>
      </w:r>
    </w:p>
    <w:p w14:paraId="480B50BA" w14:textId="77777777" w:rsidR="00531B07" w:rsidRPr="00416A6C" w:rsidRDefault="00531B07" w:rsidP="0087763A">
      <w:pPr>
        <w:pStyle w:val="GOSTScript"/>
      </w:pPr>
      <w:r w:rsidRPr="00531B07">
        <w:tab/>
      </w:r>
      <w:r w:rsidRPr="00531B07">
        <w:tab/>
      </w:r>
      <w:r w:rsidRPr="00416A6C">
        <w:t>"RequestType": "TradingDaysSysClose"</w:t>
      </w:r>
    </w:p>
    <w:p w14:paraId="7524DB17" w14:textId="77777777" w:rsidR="00531B07" w:rsidRPr="00416A6C" w:rsidRDefault="00531B07" w:rsidP="0087763A">
      <w:pPr>
        <w:pStyle w:val="GOSTScript"/>
      </w:pPr>
      <w:r w:rsidRPr="00416A6C">
        <w:tab/>
        <w:t>},</w:t>
      </w:r>
    </w:p>
    <w:p w14:paraId="21F5F44C" w14:textId="77777777" w:rsidR="00531B07" w:rsidRPr="00416A6C" w:rsidRDefault="00531B07" w:rsidP="0087763A">
      <w:pPr>
        <w:pStyle w:val="GOSTScript"/>
      </w:pPr>
      <w:r w:rsidRPr="00416A6C">
        <w:tab/>
        <w:t>"document": {</w:t>
      </w:r>
    </w:p>
    <w:p w14:paraId="73A9D3A9" w14:textId="7D9E5FB4" w:rsidR="00531B07" w:rsidRDefault="00531B07" w:rsidP="0087763A">
      <w:pPr>
        <w:pStyle w:val="GOSTScript"/>
        <w:rPr>
          <w:ins w:id="6075" w:author="Гилязова Екатерина Викторовна" w:date="2024-07-18T17:29:00Z"/>
        </w:rPr>
      </w:pPr>
      <w:r w:rsidRPr="00416A6C">
        <w:tab/>
      </w:r>
      <w:r w:rsidRPr="00416A6C">
        <w:tab/>
        <w:t>"TradingDay": "2022-10-12"</w:t>
      </w:r>
      <w:ins w:id="6076" w:author="Гилязова Екатерина Викторовна" w:date="2024-07-18T17:29:00Z">
        <w:r w:rsidR="002359DB">
          <w:t>,</w:t>
        </w:r>
      </w:ins>
    </w:p>
    <w:p w14:paraId="3FCA6943" w14:textId="538A0827" w:rsidR="002359DB" w:rsidRPr="00416A6C" w:rsidRDefault="002359DB" w:rsidP="002359DB">
      <w:pPr>
        <w:pStyle w:val="GOSTScript"/>
      </w:pPr>
      <w:ins w:id="6077" w:author="Гилязова Екатерина Викторовна" w:date="2024-07-18T17:30:00Z">
        <w:r w:rsidRPr="00531B07">
          <w:tab/>
        </w:r>
        <w:r w:rsidRPr="00531B07">
          <w:tab/>
          <w:t>"</w:t>
        </w:r>
        <w:r>
          <w:t>User</w:t>
        </w:r>
        <w:r w:rsidRPr="00531B07">
          <w:t>": "0bd9</w:t>
        </w:r>
        <w:r>
          <w:t>0a7c-e339-46ff-ac39-71029ff81371</w:t>
        </w:r>
        <w:r w:rsidRPr="00531B07">
          <w:t>"</w:t>
        </w:r>
      </w:ins>
    </w:p>
    <w:p w14:paraId="5529E23F" w14:textId="77777777" w:rsidR="00531B07" w:rsidRPr="00471360" w:rsidRDefault="00531B07" w:rsidP="0087763A">
      <w:pPr>
        <w:pStyle w:val="GOSTScript"/>
        <w:rPr>
          <w:lang w:val="ru-RU"/>
        </w:rPr>
      </w:pPr>
      <w:r w:rsidRPr="00416A6C">
        <w:tab/>
      </w:r>
      <w:r w:rsidRPr="00471360">
        <w:rPr>
          <w:lang w:val="ru-RU"/>
        </w:rPr>
        <w:t>}</w:t>
      </w:r>
    </w:p>
    <w:p w14:paraId="7623E79C" w14:textId="42D95B6F" w:rsidR="00531B07" w:rsidRPr="00471360" w:rsidRDefault="00531B07" w:rsidP="00C75A4E">
      <w:pPr>
        <w:pStyle w:val="GOSTScript"/>
        <w:rPr>
          <w:lang w:val="ru-RU"/>
        </w:rPr>
      </w:pPr>
      <w:r w:rsidRPr="00471360">
        <w:rPr>
          <w:lang w:val="ru-RU"/>
        </w:rPr>
        <w:t>}</w:t>
      </w:r>
    </w:p>
    <w:p w14:paraId="4E362A83" w14:textId="77777777" w:rsidR="00531B07" w:rsidRPr="00471360" w:rsidRDefault="00531B07" w:rsidP="00C75A4E">
      <w:pPr>
        <w:pStyle w:val="GOSTNormal"/>
      </w:pPr>
    </w:p>
    <w:p w14:paraId="60584D64" w14:textId="7A7BD4C2" w:rsidR="00531B07" w:rsidRPr="00471360" w:rsidRDefault="00531B07" w:rsidP="00C75A4E">
      <w:pPr>
        <w:pStyle w:val="GOSTNormal"/>
      </w:pPr>
      <w:r w:rsidRPr="0087763A">
        <w:rPr>
          <w:u w:val="single"/>
        </w:rPr>
        <w:t>Пример</w:t>
      </w:r>
      <w:r w:rsidRPr="00471360">
        <w:rPr>
          <w:u w:val="single"/>
        </w:rPr>
        <w:t xml:space="preserve"> №7: </w:t>
      </w:r>
      <w:r w:rsidRPr="0087763A">
        <w:rPr>
          <w:u w:val="single"/>
        </w:rPr>
        <w:t>Сервис</w:t>
      </w:r>
      <w:r w:rsidRPr="00471360">
        <w:rPr>
          <w:u w:val="single"/>
        </w:rPr>
        <w:t xml:space="preserve"> </w:t>
      </w:r>
      <w:r w:rsidRPr="0087763A">
        <w:rPr>
          <w:u w:val="single"/>
        </w:rPr>
        <w:t>закрытия</w:t>
      </w:r>
      <w:r w:rsidRPr="00471360">
        <w:rPr>
          <w:u w:val="single"/>
        </w:rPr>
        <w:t xml:space="preserve"> </w:t>
      </w:r>
      <w:r w:rsidRPr="0087763A">
        <w:rPr>
          <w:u w:val="single"/>
        </w:rPr>
        <w:t>операционного</w:t>
      </w:r>
      <w:r w:rsidRPr="00471360">
        <w:rPr>
          <w:u w:val="single"/>
        </w:rPr>
        <w:t xml:space="preserve"> </w:t>
      </w:r>
      <w:r w:rsidRPr="0087763A">
        <w:rPr>
          <w:u w:val="single"/>
        </w:rPr>
        <w:t>дня</w:t>
      </w:r>
      <w:r w:rsidRPr="00471360">
        <w:rPr>
          <w:u w:val="single"/>
        </w:rPr>
        <w:t xml:space="preserve"> </w:t>
      </w:r>
      <w:r w:rsidRPr="0087763A">
        <w:rPr>
          <w:u w:val="single"/>
        </w:rPr>
        <w:t>по</w:t>
      </w:r>
      <w:r w:rsidRPr="00471360">
        <w:rPr>
          <w:u w:val="single"/>
        </w:rPr>
        <w:t xml:space="preserve"> </w:t>
      </w:r>
      <w:r w:rsidRPr="0087763A">
        <w:rPr>
          <w:u w:val="single"/>
        </w:rPr>
        <w:t>всем</w:t>
      </w:r>
      <w:r w:rsidRPr="00471360">
        <w:rPr>
          <w:u w:val="single"/>
        </w:rPr>
        <w:t xml:space="preserve"> </w:t>
      </w:r>
      <w:r w:rsidRPr="0087763A">
        <w:rPr>
          <w:u w:val="single"/>
        </w:rPr>
        <w:t>ТОФК</w:t>
      </w:r>
      <w:r w:rsidRPr="00471360">
        <w:rPr>
          <w:u w:val="single"/>
        </w:rPr>
        <w:t>/</w:t>
      </w:r>
      <w:r w:rsidRPr="0087763A">
        <w:rPr>
          <w:u w:val="single"/>
        </w:rPr>
        <w:t>ЦС</w:t>
      </w:r>
      <w:r w:rsidRPr="00471360">
        <w:rPr>
          <w:u w:val="single"/>
        </w:rPr>
        <w:t xml:space="preserve"> </w:t>
      </w:r>
      <w:r w:rsidRPr="0087763A">
        <w:rPr>
          <w:u w:val="single"/>
        </w:rPr>
        <w:t>по</w:t>
      </w:r>
      <w:r w:rsidRPr="00471360">
        <w:rPr>
          <w:u w:val="single"/>
        </w:rPr>
        <w:t xml:space="preserve"> </w:t>
      </w:r>
      <w:r w:rsidRPr="0087763A">
        <w:rPr>
          <w:u w:val="single"/>
        </w:rPr>
        <w:t>учету</w:t>
      </w:r>
      <w:r w:rsidRPr="00471360">
        <w:rPr>
          <w:u w:val="single"/>
        </w:rPr>
        <w:t xml:space="preserve"> </w:t>
      </w:r>
      <w:r w:rsidRPr="0087763A">
        <w:rPr>
          <w:u w:val="single"/>
        </w:rPr>
        <w:t>и</w:t>
      </w:r>
      <w:r w:rsidRPr="00471360">
        <w:rPr>
          <w:u w:val="single"/>
        </w:rPr>
        <w:t xml:space="preserve"> </w:t>
      </w:r>
      <w:r w:rsidRPr="0087763A">
        <w:rPr>
          <w:u w:val="single"/>
        </w:rPr>
        <w:t>операционного</w:t>
      </w:r>
      <w:r w:rsidRPr="00471360">
        <w:rPr>
          <w:u w:val="single"/>
        </w:rPr>
        <w:t xml:space="preserve"> </w:t>
      </w:r>
      <w:r w:rsidRPr="0087763A">
        <w:rPr>
          <w:u w:val="single"/>
        </w:rPr>
        <w:t>дня</w:t>
      </w:r>
      <w:r w:rsidRPr="00471360">
        <w:rPr>
          <w:u w:val="single"/>
        </w:rPr>
        <w:t xml:space="preserve"> </w:t>
      </w:r>
      <w:r w:rsidRPr="0087763A">
        <w:rPr>
          <w:u w:val="single"/>
        </w:rPr>
        <w:t>системы</w:t>
      </w:r>
      <w:r w:rsidRPr="00471360">
        <w:rPr>
          <w:u w:val="single"/>
        </w:rPr>
        <w:t xml:space="preserve"> (</w:t>
      </w:r>
      <w:r w:rsidRPr="00C75A4E">
        <w:rPr>
          <w:u w:val="single"/>
          <w:lang w:val="en-US"/>
        </w:rPr>
        <w:t>TradingDaysSysCloseAll</w:t>
      </w:r>
      <w:r w:rsidRPr="00471360">
        <w:rPr>
          <w:u w:val="single"/>
        </w:rPr>
        <w:t>):</w:t>
      </w:r>
    </w:p>
    <w:p w14:paraId="317873C6" w14:textId="77777777" w:rsidR="00531B07" w:rsidRPr="00416A6C" w:rsidRDefault="00531B07" w:rsidP="0087763A">
      <w:pPr>
        <w:pStyle w:val="GOSTScript"/>
      </w:pPr>
      <w:r w:rsidRPr="00416A6C">
        <w:t>{</w:t>
      </w:r>
    </w:p>
    <w:p w14:paraId="74FE52E9" w14:textId="77777777" w:rsidR="00531B07" w:rsidRPr="00416A6C" w:rsidRDefault="00531B07" w:rsidP="0087763A">
      <w:pPr>
        <w:pStyle w:val="GOSTScript"/>
      </w:pPr>
      <w:r w:rsidRPr="00416A6C">
        <w:tab/>
        <w:t>"header": {</w:t>
      </w:r>
    </w:p>
    <w:p w14:paraId="5BBFA8A2" w14:textId="464EDDC3" w:rsidR="00531B07" w:rsidRPr="00531B07" w:rsidRDefault="00531B07" w:rsidP="0087763A">
      <w:pPr>
        <w:pStyle w:val="GOSTScript"/>
      </w:pPr>
      <w:r w:rsidRPr="00416A6C">
        <w:tab/>
      </w:r>
      <w:r w:rsidRPr="00416A6C">
        <w:tab/>
      </w:r>
      <w:r w:rsidRPr="00531B07">
        <w:t>"Source": "</w:t>
      </w:r>
      <w:r w:rsidR="00063F9A">
        <w:t>ARP</w:t>
      </w:r>
      <w:r w:rsidRPr="00531B07">
        <w:t>",</w:t>
      </w:r>
    </w:p>
    <w:p w14:paraId="62B52F95" w14:textId="77777777" w:rsidR="00531B07" w:rsidRPr="00531B07" w:rsidRDefault="00531B07" w:rsidP="0087763A">
      <w:pPr>
        <w:pStyle w:val="GOSTScript"/>
      </w:pPr>
      <w:r w:rsidRPr="00531B07">
        <w:tab/>
      </w:r>
      <w:r w:rsidRPr="00531B07">
        <w:tab/>
        <w:t>"ReqDateTime": "2022-08-29 10:37:22",</w:t>
      </w:r>
    </w:p>
    <w:p w14:paraId="5BEF5413" w14:textId="77777777" w:rsidR="00531B07" w:rsidRPr="00531B07" w:rsidRDefault="00531B07" w:rsidP="0087763A">
      <w:pPr>
        <w:pStyle w:val="GOSTScript"/>
      </w:pPr>
      <w:r w:rsidRPr="00531B07">
        <w:tab/>
      </w:r>
      <w:r w:rsidRPr="00531B07">
        <w:tab/>
        <w:t>"Version": "1.0",</w:t>
      </w:r>
    </w:p>
    <w:p w14:paraId="07793ACB" w14:textId="77777777" w:rsidR="00531B07" w:rsidRPr="00531B07" w:rsidRDefault="00531B07" w:rsidP="0087763A">
      <w:pPr>
        <w:pStyle w:val="GOSTScript"/>
      </w:pPr>
      <w:r w:rsidRPr="00531B07">
        <w:tab/>
      </w:r>
      <w:r w:rsidRPr="00531B07">
        <w:tab/>
        <w:t>"ReqGuid": "b0d4ce5d-2757-4699-948c-cfa72ba94f10",</w:t>
      </w:r>
    </w:p>
    <w:p w14:paraId="50D121B6" w14:textId="77777777" w:rsidR="00531B07" w:rsidRPr="00531B07" w:rsidRDefault="00531B07" w:rsidP="0087763A">
      <w:pPr>
        <w:pStyle w:val="GOSTScript"/>
      </w:pPr>
      <w:r w:rsidRPr="00531B07">
        <w:tab/>
      </w:r>
      <w:r w:rsidRPr="00531B07">
        <w:tab/>
        <w:t>"DocGuid": "0bd90a7c-e339-46ff-ac39-71029ff81370",</w:t>
      </w:r>
    </w:p>
    <w:p w14:paraId="02072427" w14:textId="77777777" w:rsidR="00531B07" w:rsidRPr="00416A6C" w:rsidRDefault="00531B07" w:rsidP="0087763A">
      <w:pPr>
        <w:pStyle w:val="GOSTScript"/>
      </w:pPr>
      <w:r w:rsidRPr="00531B07">
        <w:tab/>
      </w:r>
      <w:r w:rsidRPr="00531B07">
        <w:tab/>
      </w:r>
      <w:r w:rsidRPr="00416A6C">
        <w:t>"RequestType": "TradingDaysSysCloseAll"</w:t>
      </w:r>
    </w:p>
    <w:p w14:paraId="6702A842" w14:textId="77777777" w:rsidR="00531B07" w:rsidRPr="00416A6C" w:rsidRDefault="00531B07" w:rsidP="0087763A">
      <w:pPr>
        <w:pStyle w:val="GOSTScript"/>
      </w:pPr>
      <w:r w:rsidRPr="00416A6C">
        <w:tab/>
        <w:t>},</w:t>
      </w:r>
    </w:p>
    <w:p w14:paraId="6BFDDFBE" w14:textId="77777777" w:rsidR="00531B07" w:rsidRPr="00416A6C" w:rsidRDefault="00531B07" w:rsidP="0087763A">
      <w:pPr>
        <w:pStyle w:val="GOSTScript"/>
      </w:pPr>
      <w:r w:rsidRPr="00416A6C">
        <w:tab/>
        <w:t>"document": {</w:t>
      </w:r>
    </w:p>
    <w:p w14:paraId="057D5EDC" w14:textId="01124C80" w:rsidR="00531B07" w:rsidRDefault="00531B07" w:rsidP="0087763A">
      <w:pPr>
        <w:pStyle w:val="GOSTScript"/>
        <w:rPr>
          <w:ins w:id="6078" w:author="Гилязова Екатерина Викторовна" w:date="2024-07-18T17:30:00Z"/>
        </w:rPr>
      </w:pPr>
      <w:r w:rsidRPr="00416A6C">
        <w:tab/>
      </w:r>
      <w:r w:rsidRPr="00416A6C">
        <w:tab/>
        <w:t>"TradingDay": "2022-10-12"</w:t>
      </w:r>
      <w:ins w:id="6079" w:author="Гилязова Екатерина Викторовна" w:date="2024-07-18T17:30:00Z">
        <w:r w:rsidR="002359DB">
          <w:t>,</w:t>
        </w:r>
      </w:ins>
    </w:p>
    <w:p w14:paraId="360D68D9" w14:textId="36637C83" w:rsidR="002359DB" w:rsidRPr="00416A6C" w:rsidRDefault="002359DB" w:rsidP="002359DB">
      <w:pPr>
        <w:pStyle w:val="GOSTScript"/>
      </w:pPr>
      <w:ins w:id="6080" w:author="Гилязова Екатерина Викторовна" w:date="2024-07-18T17:30:00Z">
        <w:r w:rsidRPr="00531B07">
          <w:tab/>
        </w:r>
        <w:r w:rsidRPr="00531B07">
          <w:tab/>
          <w:t>"</w:t>
        </w:r>
        <w:r>
          <w:t>User</w:t>
        </w:r>
        <w:r w:rsidRPr="00531B07">
          <w:t>": "0bd9</w:t>
        </w:r>
        <w:r>
          <w:t>0a7c-e339-46ff-ac39-71029ff81371</w:t>
        </w:r>
        <w:r w:rsidRPr="00531B07">
          <w:t>"</w:t>
        </w:r>
      </w:ins>
    </w:p>
    <w:p w14:paraId="35ACC184" w14:textId="77777777" w:rsidR="00531B07" w:rsidRPr="00471360" w:rsidRDefault="00531B07" w:rsidP="0087763A">
      <w:pPr>
        <w:pStyle w:val="GOSTScript"/>
        <w:rPr>
          <w:lang w:val="ru-RU"/>
        </w:rPr>
      </w:pPr>
      <w:r w:rsidRPr="00416A6C">
        <w:tab/>
      </w:r>
      <w:r w:rsidRPr="00471360">
        <w:rPr>
          <w:lang w:val="ru-RU"/>
        </w:rPr>
        <w:t>}</w:t>
      </w:r>
    </w:p>
    <w:p w14:paraId="369DEA12" w14:textId="3F88A325" w:rsidR="00531B07" w:rsidRPr="00471360" w:rsidRDefault="00531B07" w:rsidP="00C75A4E">
      <w:pPr>
        <w:pStyle w:val="GOSTScript"/>
        <w:rPr>
          <w:lang w:val="ru-RU"/>
        </w:rPr>
      </w:pPr>
      <w:r w:rsidRPr="00471360">
        <w:rPr>
          <w:lang w:val="ru-RU"/>
        </w:rPr>
        <w:t>}</w:t>
      </w:r>
    </w:p>
    <w:p w14:paraId="77E79323" w14:textId="77777777" w:rsidR="00531B07" w:rsidRPr="00471360" w:rsidRDefault="00531B07" w:rsidP="00C75A4E">
      <w:pPr>
        <w:pStyle w:val="GOSTNormal"/>
      </w:pPr>
    </w:p>
    <w:p w14:paraId="61891ACB" w14:textId="7B9E0BD0" w:rsidR="00531B07" w:rsidRPr="00471360" w:rsidRDefault="00531B07" w:rsidP="00C75A4E">
      <w:pPr>
        <w:pStyle w:val="GOSTNormal"/>
      </w:pPr>
      <w:r w:rsidRPr="0087763A">
        <w:rPr>
          <w:u w:val="single"/>
        </w:rPr>
        <w:lastRenderedPageBreak/>
        <w:t>Пример</w:t>
      </w:r>
      <w:r w:rsidRPr="00471360">
        <w:rPr>
          <w:u w:val="single"/>
        </w:rPr>
        <w:t xml:space="preserve"> №8: </w:t>
      </w:r>
      <w:r w:rsidRPr="0087763A">
        <w:rPr>
          <w:u w:val="single"/>
        </w:rPr>
        <w:t>Сервис</w:t>
      </w:r>
      <w:r w:rsidRPr="00471360">
        <w:rPr>
          <w:u w:val="single"/>
        </w:rPr>
        <w:t xml:space="preserve"> </w:t>
      </w:r>
      <w:r w:rsidRPr="0087763A">
        <w:rPr>
          <w:u w:val="single"/>
        </w:rPr>
        <w:t>массового</w:t>
      </w:r>
      <w:r w:rsidRPr="00471360">
        <w:rPr>
          <w:u w:val="single"/>
        </w:rPr>
        <w:t xml:space="preserve"> </w:t>
      </w:r>
      <w:r w:rsidRPr="0087763A">
        <w:rPr>
          <w:u w:val="single"/>
        </w:rPr>
        <w:t>закрытия</w:t>
      </w:r>
      <w:r w:rsidRPr="00471360">
        <w:rPr>
          <w:u w:val="single"/>
        </w:rPr>
        <w:t xml:space="preserve"> </w:t>
      </w:r>
      <w:r w:rsidRPr="0087763A">
        <w:rPr>
          <w:u w:val="single"/>
        </w:rPr>
        <w:t>операционных</w:t>
      </w:r>
      <w:r w:rsidRPr="00471360">
        <w:rPr>
          <w:u w:val="single"/>
        </w:rPr>
        <w:t xml:space="preserve"> </w:t>
      </w:r>
      <w:r w:rsidRPr="0087763A">
        <w:rPr>
          <w:u w:val="single"/>
        </w:rPr>
        <w:t>дней</w:t>
      </w:r>
      <w:r w:rsidRPr="00471360">
        <w:rPr>
          <w:u w:val="single"/>
        </w:rPr>
        <w:t xml:space="preserve"> </w:t>
      </w:r>
      <w:r w:rsidRPr="0087763A">
        <w:rPr>
          <w:u w:val="single"/>
        </w:rPr>
        <w:t>системы</w:t>
      </w:r>
      <w:r w:rsidRPr="00471360">
        <w:rPr>
          <w:u w:val="single"/>
        </w:rPr>
        <w:t xml:space="preserve">, </w:t>
      </w:r>
      <w:r w:rsidRPr="0087763A">
        <w:rPr>
          <w:u w:val="single"/>
        </w:rPr>
        <w:t>если</w:t>
      </w:r>
      <w:r w:rsidRPr="00471360">
        <w:rPr>
          <w:u w:val="single"/>
        </w:rPr>
        <w:t xml:space="preserve"> </w:t>
      </w:r>
      <w:r w:rsidRPr="0087763A">
        <w:rPr>
          <w:u w:val="single"/>
        </w:rPr>
        <w:t>для</w:t>
      </w:r>
      <w:r w:rsidRPr="00471360">
        <w:rPr>
          <w:u w:val="single"/>
        </w:rPr>
        <w:t xml:space="preserve"> </w:t>
      </w:r>
      <w:r w:rsidRPr="0087763A">
        <w:rPr>
          <w:u w:val="single"/>
        </w:rPr>
        <w:t>указанной</w:t>
      </w:r>
      <w:r w:rsidRPr="00471360">
        <w:rPr>
          <w:u w:val="single"/>
        </w:rPr>
        <w:t xml:space="preserve"> </w:t>
      </w:r>
      <w:r w:rsidRPr="0087763A">
        <w:rPr>
          <w:u w:val="single"/>
        </w:rPr>
        <w:t>даты</w:t>
      </w:r>
      <w:r w:rsidRPr="00471360">
        <w:rPr>
          <w:u w:val="single"/>
        </w:rPr>
        <w:t xml:space="preserve"> </w:t>
      </w:r>
      <w:r w:rsidRPr="0087763A">
        <w:rPr>
          <w:u w:val="single"/>
        </w:rPr>
        <w:t>операционный</w:t>
      </w:r>
      <w:r w:rsidRPr="00471360">
        <w:rPr>
          <w:u w:val="single"/>
        </w:rPr>
        <w:t xml:space="preserve"> </w:t>
      </w:r>
      <w:r w:rsidRPr="0087763A">
        <w:rPr>
          <w:u w:val="single"/>
        </w:rPr>
        <w:t>день</w:t>
      </w:r>
      <w:r w:rsidRPr="00471360">
        <w:rPr>
          <w:u w:val="single"/>
        </w:rPr>
        <w:t xml:space="preserve"> </w:t>
      </w:r>
      <w:r w:rsidRPr="0087763A">
        <w:rPr>
          <w:u w:val="single"/>
        </w:rPr>
        <w:t>закрыт</w:t>
      </w:r>
      <w:r w:rsidRPr="00471360">
        <w:rPr>
          <w:u w:val="single"/>
        </w:rPr>
        <w:t xml:space="preserve"> </w:t>
      </w:r>
      <w:r w:rsidRPr="0087763A">
        <w:rPr>
          <w:u w:val="single"/>
        </w:rPr>
        <w:t>по</w:t>
      </w:r>
      <w:r w:rsidRPr="00471360">
        <w:rPr>
          <w:u w:val="single"/>
        </w:rPr>
        <w:t xml:space="preserve"> </w:t>
      </w:r>
      <w:r w:rsidRPr="0087763A">
        <w:rPr>
          <w:u w:val="single"/>
        </w:rPr>
        <w:t>всем</w:t>
      </w:r>
      <w:r w:rsidRPr="00471360">
        <w:rPr>
          <w:u w:val="single"/>
        </w:rPr>
        <w:t xml:space="preserve"> </w:t>
      </w:r>
      <w:r w:rsidRPr="0087763A">
        <w:rPr>
          <w:u w:val="single"/>
        </w:rPr>
        <w:t>ТОФК</w:t>
      </w:r>
      <w:r w:rsidRPr="00471360">
        <w:rPr>
          <w:u w:val="single"/>
        </w:rPr>
        <w:t>/</w:t>
      </w:r>
      <w:r w:rsidRPr="0087763A">
        <w:rPr>
          <w:u w:val="single"/>
        </w:rPr>
        <w:t>ЦС</w:t>
      </w:r>
      <w:r w:rsidRPr="00471360">
        <w:rPr>
          <w:u w:val="single"/>
        </w:rPr>
        <w:t xml:space="preserve"> </w:t>
      </w:r>
      <w:r w:rsidRPr="0087763A">
        <w:rPr>
          <w:u w:val="single"/>
        </w:rPr>
        <w:t>по</w:t>
      </w:r>
      <w:r w:rsidRPr="00471360">
        <w:rPr>
          <w:u w:val="single"/>
        </w:rPr>
        <w:t xml:space="preserve"> </w:t>
      </w:r>
      <w:r w:rsidRPr="0087763A">
        <w:rPr>
          <w:u w:val="single"/>
        </w:rPr>
        <w:t>учету</w:t>
      </w:r>
      <w:r w:rsidRPr="00471360">
        <w:rPr>
          <w:u w:val="single"/>
        </w:rPr>
        <w:t xml:space="preserve"> (</w:t>
      </w:r>
      <w:r w:rsidRPr="00C75A4E">
        <w:rPr>
          <w:u w:val="single"/>
          <w:lang w:val="en-US"/>
        </w:rPr>
        <w:t>TrDaysSysListClose</w:t>
      </w:r>
      <w:r w:rsidRPr="00471360">
        <w:rPr>
          <w:u w:val="single"/>
        </w:rPr>
        <w:t>):</w:t>
      </w:r>
    </w:p>
    <w:p w14:paraId="2D8A68B4" w14:textId="77777777" w:rsidR="00531B07" w:rsidRPr="00531B07" w:rsidRDefault="00531B07" w:rsidP="0087763A">
      <w:pPr>
        <w:pStyle w:val="GOSTScript"/>
      </w:pPr>
      <w:r w:rsidRPr="00531B07">
        <w:t>{</w:t>
      </w:r>
    </w:p>
    <w:p w14:paraId="31DF9709" w14:textId="77777777" w:rsidR="00531B07" w:rsidRPr="00531B07" w:rsidRDefault="00531B07" w:rsidP="0087763A">
      <w:pPr>
        <w:pStyle w:val="GOSTScript"/>
      </w:pPr>
      <w:r w:rsidRPr="00531B07">
        <w:tab/>
        <w:t>"header": {</w:t>
      </w:r>
    </w:p>
    <w:p w14:paraId="69B1FF58" w14:textId="663016F8" w:rsidR="00531B07" w:rsidRPr="00531B07" w:rsidRDefault="00531B07" w:rsidP="0087763A">
      <w:pPr>
        <w:pStyle w:val="GOSTScript"/>
      </w:pPr>
      <w:r w:rsidRPr="00531B07">
        <w:tab/>
      </w:r>
      <w:r w:rsidRPr="00531B07">
        <w:tab/>
        <w:t>"Source": "</w:t>
      </w:r>
      <w:r w:rsidR="00063F9A">
        <w:t>ARP</w:t>
      </w:r>
      <w:r w:rsidRPr="00531B07">
        <w:t>",</w:t>
      </w:r>
    </w:p>
    <w:p w14:paraId="6C9DD352" w14:textId="77777777" w:rsidR="00531B07" w:rsidRPr="00531B07" w:rsidRDefault="00531B07" w:rsidP="0087763A">
      <w:pPr>
        <w:pStyle w:val="GOSTScript"/>
      </w:pPr>
      <w:r w:rsidRPr="00531B07">
        <w:tab/>
      </w:r>
      <w:r w:rsidRPr="00531B07">
        <w:tab/>
        <w:t>"ReqDateTime": "2022-12-29 10:37:22",</w:t>
      </w:r>
    </w:p>
    <w:p w14:paraId="7DC0D065" w14:textId="77777777" w:rsidR="00531B07" w:rsidRPr="00531B07" w:rsidRDefault="00531B07" w:rsidP="0087763A">
      <w:pPr>
        <w:pStyle w:val="GOSTScript"/>
      </w:pPr>
      <w:r w:rsidRPr="00531B07">
        <w:tab/>
      </w:r>
      <w:r w:rsidRPr="00531B07">
        <w:tab/>
        <w:t>"Version": "2.4",</w:t>
      </w:r>
    </w:p>
    <w:p w14:paraId="6907AA33" w14:textId="77777777" w:rsidR="00531B07" w:rsidRPr="00416A6C" w:rsidRDefault="00531B07" w:rsidP="0087763A">
      <w:pPr>
        <w:pStyle w:val="GOSTScript"/>
      </w:pPr>
      <w:r w:rsidRPr="00531B07">
        <w:tab/>
      </w:r>
      <w:r w:rsidRPr="00531B07">
        <w:tab/>
      </w:r>
      <w:r w:rsidRPr="00416A6C">
        <w:t>"ReqGuid": "b0d4ce5d-2757-4699-948c-cfa72ba94f10",</w:t>
      </w:r>
    </w:p>
    <w:p w14:paraId="66195BF0" w14:textId="77777777" w:rsidR="00531B07" w:rsidRPr="00531B07" w:rsidRDefault="00531B07" w:rsidP="0087763A">
      <w:pPr>
        <w:pStyle w:val="GOSTScript"/>
      </w:pPr>
      <w:r w:rsidRPr="00416A6C">
        <w:tab/>
      </w:r>
      <w:r w:rsidRPr="00416A6C">
        <w:tab/>
      </w:r>
      <w:r w:rsidRPr="00531B07">
        <w:t>"DocGuid": "0bd90a7c-e339-46ff-ac39-71029ff81370",</w:t>
      </w:r>
    </w:p>
    <w:p w14:paraId="75E8F83A" w14:textId="77777777" w:rsidR="00531B07" w:rsidRPr="00471360" w:rsidRDefault="00531B07" w:rsidP="0087763A">
      <w:pPr>
        <w:pStyle w:val="GOSTScript"/>
      </w:pPr>
      <w:r w:rsidRPr="00531B07">
        <w:tab/>
      </w:r>
      <w:r w:rsidRPr="00531B07">
        <w:tab/>
      </w:r>
      <w:r w:rsidRPr="00471360">
        <w:t>"</w:t>
      </w:r>
      <w:r>
        <w:t>RequestType</w:t>
      </w:r>
      <w:r w:rsidRPr="00471360">
        <w:t>": "</w:t>
      </w:r>
      <w:r>
        <w:t>TrDaysSysListClose</w:t>
      </w:r>
      <w:r w:rsidRPr="00471360">
        <w:t>"</w:t>
      </w:r>
    </w:p>
    <w:p w14:paraId="0587B472" w14:textId="77777777" w:rsidR="00531B07" w:rsidRPr="00471360" w:rsidRDefault="00531B07" w:rsidP="0087763A">
      <w:pPr>
        <w:pStyle w:val="GOSTScript"/>
      </w:pPr>
      <w:r w:rsidRPr="00471360">
        <w:tab/>
        <w:t>},</w:t>
      </w:r>
    </w:p>
    <w:p w14:paraId="42223821" w14:textId="77777777" w:rsidR="00531B07" w:rsidRPr="00471360" w:rsidRDefault="00531B07" w:rsidP="0087763A">
      <w:pPr>
        <w:pStyle w:val="GOSTScript"/>
      </w:pPr>
      <w:r w:rsidRPr="00471360">
        <w:tab/>
        <w:t>"</w:t>
      </w:r>
      <w:r>
        <w:t>document</w:t>
      </w:r>
      <w:r w:rsidRPr="00471360">
        <w:t>": {</w:t>
      </w:r>
    </w:p>
    <w:p w14:paraId="35D0251A" w14:textId="77777777" w:rsidR="00531B07" w:rsidRPr="00471360" w:rsidRDefault="00531B07" w:rsidP="0087763A">
      <w:pPr>
        <w:pStyle w:val="GOSTScript"/>
      </w:pPr>
      <w:r w:rsidRPr="00471360">
        <w:tab/>
      </w:r>
      <w:r w:rsidRPr="00471360">
        <w:tab/>
        <w:t>"</w:t>
      </w:r>
      <w:r>
        <w:t>TradingDays</w:t>
      </w:r>
      <w:r w:rsidRPr="00471360">
        <w:t>": [</w:t>
      </w:r>
    </w:p>
    <w:p w14:paraId="0D2C2B7E" w14:textId="77777777" w:rsidR="00531B07" w:rsidRPr="00471360" w:rsidRDefault="00531B07" w:rsidP="0087763A">
      <w:pPr>
        <w:pStyle w:val="GOSTScript"/>
      </w:pPr>
      <w:r w:rsidRPr="00471360">
        <w:tab/>
      </w:r>
      <w:r w:rsidRPr="00471360">
        <w:tab/>
      </w:r>
      <w:r w:rsidRPr="00471360">
        <w:tab/>
        <w:t>"2022-10-12",</w:t>
      </w:r>
    </w:p>
    <w:p w14:paraId="728D3A77" w14:textId="77777777" w:rsidR="00531B07" w:rsidRPr="00471360" w:rsidRDefault="00531B07" w:rsidP="0087763A">
      <w:pPr>
        <w:pStyle w:val="GOSTScript"/>
      </w:pPr>
      <w:r w:rsidRPr="00471360">
        <w:tab/>
      </w:r>
      <w:r w:rsidRPr="00471360">
        <w:tab/>
      </w:r>
      <w:r w:rsidRPr="00471360">
        <w:tab/>
        <w:t>"2022-10-13",</w:t>
      </w:r>
    </w:p>
    <w:p w14:paraId="2F08E230" w14:textId="77777777" w:rsidR="00531B07" w:rsidRPr="00471360" w:rsidRDefault="00531B07" w:rsidP="0087763A">
      <w:pPr>
        <w:pStyle w:val="GOSTScript"/>
      </w:pPr>
      <w:r w:rsidRPr="00471360">
        <w:tab/>
      </w:r>
      <w:r w:rsidRPr="00471360">
        <w:tab/>
      </w:r>
      <w:r w:rsidRPr="00471360">
        <w:tab/>
        <w:t>"2022-10-14"</w:t>
      </w:r>
    </w:p>
    <w:p w14:paraId="02DA2821" w14:textId="5D38A030" w:rsidR="00531B07" w:rsidRDefault="00531B07" w:rsidP="0087763A">
      <w:pPr>
        <w:pStyle w:val="GOSTScript"/>
        <w:rPr>
          <w:ins w:id="6081" w:author="Гилязова Екатерина Викторовна" w:date="2024-07-18T17:32:00Z"/>
        </w:rPr>
      </w:pPr>
      <w:r w:rsidRPr="00471360">
        <w:tab/>
      </w:r>
      <w:r w:rsidRPr="00471360">
        <w:tab/>
        <w:t>]</w:t>
      </w:r>
      <w:ins w:id="6082" w:author="Гилязова Екатерина Викторовна" w:date="2024-07-18T17:32:00Z">
        <w:r w:rsidR="002359DB">
          <w:t>,</w:t>
        </w:r>
      </w:ins>
    </w:p>
    <w:p w14:paraId="60663E9B" w14:textId="4ADBA5EC" w:rsidR="002359DB" w:rsidRPr="00471360" w:rsidRDefault="002359DB" w:rsidP="002359DB">
      <w:pPr>
        <w:pStyle w:val="GOSTScript"/>
      </w:pPr>
      <w:ins w:id="6083" w:author="Гилязова Екатерина Викторовна" w:date="2024-07-18T17:32:00Z">
        <w:r w:rsidRPr="00531B07">
          <w:tab/>
        </w:r>
        <w:r w:rsidRPr="00531B07">
          <w:tab/>
          <w:t>"</w:t>
        </w:r>
        <w:r>
          <w:t>User</w:t>
        </w:r>
        <w:r w:rsidRPr="00531B07">
          <w:t>": "0bd9</w:t>
        </w:r>
        <w:r>
          <w:t>0a7c-e339-46ff-ac39-71029ff81371</w:t>
        </w:r>
        <w:r w:rsidRPr="00531B07">
          <w:t>"</w:t>
        </w:r>
      </w:ins>
    </w:p>
    <w:p w14:paraId="0642218E" w14:textId="77777777" w:rsidR="00531B07" w:rsidRPr="00C75A4E" w:rsidRDefault="00531B07" w:rsidP="0087763A">
      <w:pPr>
        <w:pStyle w:val="GOSTScript"/>
        <w:rPr>
          <w:lang w:val="ru-RU"/>
        </w:rPr>
      </w:pPr>
      <w:r w:rsidRPr="00471360">
        <w:tab/>
      </w:r>
      <w:r w:rsidRPr="00C75A4E">
        <w:rPr>
          <w:lang w:val="ru-RU"/>
        </w:rPr>
        <w:t>}</w:t>
      </w:r>
    </w:p>
    <w:p w14:paraId="22EBD212" w14:textId="320DF478" w:rsidR="00531B07" w:rsidRPr="00C75A4E" w:rsidRDefault="00531B07" w:rsidP="00C75A4E">
      <w:pPr>
        <w:pStyle w:val="GOSTScript"/>
        <w:rPr>
          <w:lang w:val="ru-RU"/>
        </w:rPr>
      </w:pPr>
      <w:r w:rsidRPr="00C75A4E">
        <w:rPr>
          <w:lang w:val="ru-RU"/>
        </w:rPr>
        <w:t>}</w:t>
      </w:r>
    </w:p>
    <w:p w14:paraId="5C686CAF" w14:textId="77777777" w:rsidR="00531B07" w:rsidRDefault="00531B07" w:rsidP="00C75A4E">
      <w:pPr>
        <w:pStyle w:val="GOSTNormal"/>
      </w:pPr>
    </w:p>
    <w:p w14:paraId="6B184D08" w14:textId="1E5012EF" w:rsidR="00531B07" w:rsidRPr="0087763A" w:rsidRDefault="00531B07" w:rsidP="00C75A4E">
      <w:pPr>
        <w:pStyle w:val="GOSTNormal"/>
        <w:rPr>
          <w:u w:val="single"/>
        </w:rPr>
      </w:pPr>
      <w:r w:rsidRPr="0087763A">
        <w:rPr>
          <w:u w:val="single"/>
        </w:rPr>
        <w:t>Пример №9: Сервис массового закрытия операционного дня системы и операционных дней ТОФК/ЦС по учету, для которых операционный день еще не закрыт (TrDaysSysListCloseAll):</w:t>
      </w:r>
    </w:p>
    <w:p w14:paraId="569D9420" w14:textId="77777777" w:rsidR="00416A6C" w:rsidRPr="008900EC" w:rsidRDefault="00416A6C" w:rsidP="0087763A">
      <w:pPr>
        <w:pStyle w:val="GOSTScript"/>
      </w:pPr>
      <w:r w:rsidRPr="008900EC">
        <w:t>{</w:t>
      </w:r>
    </w:p>
    <w:p w14:paraId="7648803D" w14:textId="77777777" w:rsidR="00416A6C" w:rsidRPr="008900EC" w:rsidRDefault="00416A6C" w:rsidP="0087763A">
      <w:pPr>
        <w:pStyle w:val="GOSTScript"/>
      </w:pPr>
      <w:r w:rsidRPr="008900EC">
        <w:tab/>
        <w:t>"header": {</w:t>
      </w:r>
    </w:p>
    <w:p w14:paraId="566CA496" w14:textId="0F11FC65" w:rsidR="00416A6C" w:rsidRPr="008900EC" w:rsidRDefault="00416A6C" w:rsidP="0087763A">
      <w:pPr>
        <w:pStyle w:val="GOSTScript"/>
      </w:pPr>
      <w:r w:rsidRPr="008900EC">
        <w:tab/>
      </w:r>
      <w:r w:rsidRPr="008900EC">
        <w:tab/>
        <w:t>"Source": "</w:t>
      </w:r>
      <w:r w:rsidR="00063F9A">
        <w:t>ARP</w:t>
      </w:r>
      <w:r w:rsidRPr="008900EC">
        <w:t>",</w:t>
      </w:r>
    </w:p>
    <w:p w14:paraId="20F2F539" w14:textId="77777777" w:rsidR="00416A6C" w:rsidRPr="008900EC" w:rsidRDefault="00416A6C" w:rsidP="0087763A">
      <w:pPr>
        <w:pStyle w:val="GOSTScript"/>
      </w:pPr>
      <w:r w:rsidRPr="008900EC">
        <w:tab/>
      </w:r>
      <w:r w:rsidRPr="008900EC">
        <w:tab/>
        <w:t>"ReqDateTime": "2022-12-29 10:37:22",</w:t>
      </w:r>
    </w:p>
    <w:p w14:paraId="23B6404F" w14:textId="77777777" w:rsidR="00416A6C" w:rsidRPr="008900EC" w:rsidRDefault="00416A6C" w:rsidP="0087763A">
      <w:pPr>
        <w:pStyle w:val="GOSTScript"/>
      </w:pPr>
      <w:r w:rsidRPr="008900EC">
        <w:tab/>
      </w:r>
      <w:r w:rsidRPr="008900EC">
        <w:tab/>
        <w:t>"Version": "2.4",</w:t>
      </w:r>
    </w:p>
    <w:p w14:paraId="21CDDDCF" w14:textId="77777777" w:rsidR="00416A6C" w:rsidRPr="008900EC" w:rsidRDefault="00416A6C" w:rsidP="0087763A">
      <w:pPr>
        <w:pStyle w:val="GOSTScript"/>
      </w:pPr>
      <w:r w:rsidRPr="008900EC">
        <w:tab/>
      </w:r>
      <w:r w:rsidRPr="008900EC">
        <w:tab/>
        <w:t>"ReqGuid": "b0d4ce5d-2757-4699-948c-cfa72ba94f10",</w:t>
      </w:r>
    </w:p>
    <w:p w14:paraId="71C31022" w14:textId="77777777" w:rsidR="00416A6C" w:rsidRPr="008900EC" w:rsidRDefault="00416A6C" w:rsidP="0087763A">
      <w:pPr>
        <w:pStyle w:val="GOSTScript"/>
      </w:pPr>
      <w:r w:rsidRPr="008900EC">
        <w:tab/>
      </w:r>
      <w:r w:rsidRPr="008900EC">
        <w:tab/>
        <w:t>"DocGuid": "0bd90a7c-e339-46ff-ac39-71029ff81370",</w:t>
      </w:r>
    </w:p>
    <w:p w14:paraId="634EE28F" w14:textId="77777777" w:rsidR="00416A6C" w:rsidRPr="008900EC" w:rsidRDefault="00416A6C" w:rsidP="0087763A">
      <w:pPr>
        <w:pStyle w:val="GOSTScript"/>
      </w:pPr>
      <w:r w:rsidRPr="008900EC">
        <w:tab/>
      </w:r>
      <w:r w:rsidRPr="008900EC">
        <w:tab/>
        <w:t>"RequestType": "TrDaysSysListCloseAll"</w:t>
      </w:r>
    </w:p>
    <w:p w14:paraId="64566BAD" w14:textId="77777777" w:rsidR="00416A6C" w:rsidRPr="008900EC" w:rsidRDefault="00416A6C" w:rsidP="0087763A">
      <w:pPr>
        <w:pStyle w:val="GOSTScript"/>
      </w:pPr>
      <w:r w:rsidRPr="008900EC">
        <w:tab/>
        <w:t>},</w:t>
      </w:r>
    </w:p>
    <w:p w14:paraId="626DC2FB" w14:textId="77777777" w:rsidR="00416A6C" w:rsidRPr="008900EC" w:rsidRDefault="00416A6C" w:rsidP="0087763A">
      <w:pPr>
        <w:pStyle w:val="GOSTScript"/>
      </w:pPr>
      <w:r w:rsidRPr="008900EC">
        <w:tab/>
        <w:t>"document": {</w:t>
      </w:r>
    </w:p>
    <w:p w14:paraId="27DE100B" w14:textId="77777777" w:rsidR="00416A6C" w:rsidRPr="008900EC" w:rsidRDefault="00416A6C" w:rsidP="0087763A">
      <w:pPr>
        <w:pStyle w:val="GOSTScript"/>
      </w:pPr>
      <w:r w:rsidRPr="008900EC">
        <w:tab/>
      </w:r>
      <w:r w:rsidRPr="008900EC">
        <w:tab/>
        <w:t>"TradingDays": [</w:t>
      </w:r>
    </w:p>
    <w:p w14:paraId="0D1A4F50" w14:textId="77777777" w:rsidR="00416A6C" w:rsidRPr="008900EC" w:rsidRDefault="00416A6C" w:rsidP="0087763A">
      <w:pPr>
        <w:pStyle w:val="GOSTScript"/>
      </w:pPr>
      <w:r w:rsidRPr="008900EC">
        <w:tab/>
      </w:r>
      <w:r w:rsidRPr="008900EC">
        <w:tab/>
      </w:r>
      <w:r w:rsidRPr="008900EC">
        <w:tab/>
        <w:t>"2022-10-12",</w:t>
      </w:r>
    </w:p>
    <w:p w14:paraId="45617752" w14:textId="77777777" w:rsidR="00416A6C" w:rsidRPr="008900EC" w:rsidRDefault="00416A6C" w:rsidP="0087763A">
      <w:pPr>
        <w:pStyle w:val="GOSTScript"/>
      </w:pPr>
      <w:r w:rsidRPr="008900EC">
        <w:tab/>
      </w:r>
      <w:r w:rsidRPr="008900EC">
        <w:tab/>
      </w:r>
      <w:r w:rsidRPr="008900EC">
        <w:tab/>
        <w:t>"2022-10-13",</w:t>
      </w:r>
    </w:p>
    <w:p w14:paraId="472B54AA" w14:textId="77777777" w:rsidR="00416A6C" w:rsidRPr="008900EC" w:rsidRDefault="00416A6C" w:rsidP="0087763A">
      <w:pPr>
        <w:pStyle w:val="GOSTScript"/>
      </w:pPr>
      <w:r w:rsidRPr="008900EC">
        <w:lastRenderedPageBreak/>
        <w:tab/>
      </w:r>
      <w:r w:rsidRPr="008900EC">
        <w:tab/>
      </w:r>
      <w:r w:rsidRPr="008900EC">
        <w:tab/>
        <w:t>"2022-10-14"</w:t>
      </w:r>
    </w:p>
    <w:p w14:paraId="645BC95C" w14:textId="05C2A106" w:rsidR="00416A6C" w:rsidRDefault="00416A6C" w:rsidP="0087763A">
      <w:pPr>
        <w:pStyle w:val="GOSTScript"/>
        <w:rPr>
          <w:ins w:id="6084" w:author="Гилязова Екатерина Викторовна" w:date="2024-07-18T17:32:00Z"/>
        </w:rPr>
      </w:pPr>
      <w:r w:rsidRPr="008900EC">
        <w:tab/>
      </w:r>
      <w:r w:rsidRPr="008900EC">
        <w:tab/>
        <w:t>]</w:t>
      </w:r>
      <w:ins w:id="6085" w:author="Гилязова Екатерина Викторовна" w:date="2024-07-18T17:32:00Z">
        <w:r w:rsidR="002359DB">
          <w:t>,</w:t>
        </w:r>
      </w:ins>
    </w:p>
    <w:p w14:paraId="16A81143" w14:textId="40DB4FFF" w:rsidR="002359DB" w:rsidRPr="008900EC" w:rsidRDefault="002359DB" w:rsidP="002359DB">
      <w:pPr>
        <w:pStyle w:val="GOSTScript"/>
      </w:pPr>
      <w:ins w:id="6086" w:author="Гилязова Екатерина Викторовна" w:date="2024-07-18T17:32:00Z">
        <w:r w:rsidRPr="00531B07">
          <w:tab/>
        </w:r>
        <w:r w:rsidRPr="00531B07">
          <w:tab/>
          <w:t>"</w:t>
        </w:r>
        <w:r>
          <w:t>User</w:t>
        </w:r>
        <w:r w:rsidRPr="00531B07">
          <w:t>": "0bd9</w:t>
        </w:r>
        <w:r>
          <w:t>0a7c-e339-46ff-ac39-71029ff81371</w:t>
        </w:r>
        <w:r w:rsidRPr="00531B07">
          <w:t>"</w:t>
        </w:r>
      </w:ins>
    </w:p>
    <w:p w14:paraId="3048B2D4" w14:textId="77777777" w:rsidR="00416A6C" w:rsidRPr="00471360" w:rsidRDefault="00416A6C" w:rsidP="0087763A">
      <w:pPr>
        <w:pStyle w:val="GOSTScript"/>
        <w:rPr>
          <w:lang w:val="ru-RU"/>
        </w:rPr>
      </w:pPr>
      <w:r w:rsidRPr="008900EC">
        <w:tab/>
      </w:r>
      <w:r w:rsidRPr="00471360">
        <w:rPr>
          <w:lang w:val="ru-RU"/>
        </w:rPr>
        <w:t>}</w:t>
      </w:r>
    </w:p>
    <w:p w14:paraId="700131C6" w14:textId="77777777" w:rsidR="00416A6C" w:rsidRPr="00471360" w:rsidRDefault="00416A6C" w:rsidP="0087763A">
      <w:pPr>
        <w:pStyle w:val="GOSTScript"/>
        <w:rPr>
          <w:lang w:val="ru-RU"/>
        </w:rPr>
      </w:pPr>
      <w:r w:rsidRPr="00471360">
        <w:rPr>
          <w:lang w:val="ru-RU"/>
        </w:rPr>
        <w:t>}</w:t>
      </w:r>
    </w:p>
    <w:p w14:paraId="78DF730F" w14:textId="77777777" w:rsidR="00416A6C" w:rsidRPr="00471360" w:rsidRDefault="00416A6C" w:rsidP="00416A6C">
      <w:pPr>
        <w:pStyle w:val="GOSTNormal"/>
      </w:pPr>
    </w:p>
    <w:p w14:paraId="5FD5013D" w14:textId="22D0ED9C" w:rsidR="00416A6C" w:rsidRPr="00471360" w:rsidRDefault="00416A6C" w:rsidP="00416A6C">
      <w:pPr>
        <w:pStyle w:val="GOSTNormal"/>
      </w:pPr>
      <w:r w:rsidRPr="0087763A">
        <w:rPr>
          <w:u w:val="single"/>
        </w:rPr>
        <w:t>Пример</w:t>
      </w:r>
      <w:r w:rsidRPr="00471360">
        <w:rPr>
          <w:u w:val="single"/>
        </w:rPr>
        <w:t xml:space="preserve"> №10: </w:t>
      </w:r>
      <w:r w:rsidRPr="0087763A">
        <w:rPr>
          <w:u w:val="single"/>
        </w:rPr>
        <w:t>Сервис</w:t>
      </w:r>
      <w:r w:rsidRPr="00471360">
        <w:rPr>
          <w:u w:val="single"/>
        </w:rPr>
        <w:t xml:space="preserve"> </w:t>
      </w:r>
      <w:r w:rsidRPr="0087763A">
        <w:rPr>
          <w:u w:val="single"/>
        </w:rPr>
        <w:t>открытия</w:t>
      </w:r>
      <w:r w:rsidRPr="00471360">
        <w:rPr>
          <w:u w:val="single"/>
        </w:rPr>
        <w:t xml:space="preserve"> </w:t>
      </w:r>
      <w:r w:rsidRPr="0087763A">
        <w:rPr>
          <w:u w:val="single"/>
        </w:rPr>
        <w:t>операционного</w:t>
      </w:r>
      <w:r w:rsidRPr="00471360">
        <w:rPr>
          <w:u w:val="single"/>
        </w:rPr>
        <w:t xml:space="preserve"> </w:t>
      </w:r>
      <w:r w:rsidRPr="0087763A">
        <w:rPr>
          <w:u w:val="single"/>
        </w:rPr>
        <w:t>дня</w:t>
      </w:r>
      <w:r w:rsidRPr="00471360">
        <w:rPr>
          <w:u w:val="single"/>
        </w:rPr>
        <w:t xml:space="preserve"> </w:t>
      </w:r>
      <w:r w:rsidRPr="0087763A">
        <w:rPr>
          <w:u w:val="single"/>
        </w:rPr>
        <w:t>ТОФК</w:t>
      </w:r>
      <w:r w:rsidRPr="00471360">
        <w:rPr>
          <w:u w:val="single"/>
        </w:rPr>
        <w:t>/</w:t>
      </w:r>
      <w:r w:rsidRPr="0087763A">
        <w:rPr>
          <w:u w:val="single"/>
        </w:rPr>
        <w:t>ЦС</w:t>
      </w:r>
      <w:r w:rsidRPr="00471360">
        <w:rPr>
          <w:u w:val="single"/>
        </w:rPr>
        <w:t xml:space="preserve"> </w:t>
      </w:r>
      <w:r w:rsidRPr="0087763A">
        <w:rPr>
          <w:u w:val="single"/>
        </w:rPr>
        <w:t>по</w:t>
      </w:r>
      <w:r w:rsidRPr="00471360">
        <w:rPr>
          <w:u w:val="single"/>
        </w:rPr>
        <w:t xml:space="preserve"> </w:t>
      </w:r>
      <w:r w:rsidRPr="0087763A">
        <w:rPr>
          <w:u w:val="single"/>
        </w:rPr>
        <w:t>учету</w:t>
      </w:r>
      <w:r w:rsidRPr="00471360">
        <w:rPr>
          <w:u w:val="single"/>
        </w:rPr>
        <w:t xml:space="preserve"> </w:t>
      </w:r>
      <w:r w:rsidRPr="0087763A">
        <w:rPr>
          <w:u w:val="single"/>
        </w:rPr>
        <w:t>с</w:t>
      </w:r>
      <w:r w:rsidRPr="00471360">
        <w:rPr>
          <w:u w:val="single"/>
        </w:rPr>
        <w:t xml:space="preserve"> </w:t>
      </w:r>
      <w:r w:rsidRPr="0087763A">
        <w:rPr>
          <w:u w:val="single"/>
        </w:rPr>
        <w:t>возможностью</w:t>
      </w:r>
      <w:r w:rsidRPr="00471360">
        <w:rPr>
          <w:u w:val="single"/>
        </w:rPr>
        <w:t xml:space="preserve"> </w:t>
      </w:r>
      <w:r w:rsidRPr="0087763A">
        <w:rPr>
          <w:u w:val="single"/>
        </w:rPr>
        <w:t>проведения</w:t>
      </w:r>
      <w:r w:rsidRPr="00471360">
        <w:rPr>
          <w:u w:val="single"/>
        </w:rPr>
        <w:t xml:space="preserve"> </w:t>
      </w:r>
      <w:r w:rsidRPr="0087763A">
        <w:rPr>
          <w:u w:val="single"/>
        </w:rPr>
        <w:t>отдельных</w:t>
      </w:r>
      <w:r w:rsidRPr="00471360">
        <w:rPr>
          <w:u w:val="single"/>
        </w:rPr>
        <w:t xml:space="preserve"> </w:t>
      </w:r>
      <w:r w:rsidRPr="0087763A">
        <w:rPr>
          <w:u w:val="single"/>
        </w:rPr>
        <w:t>операций</w:t>
      </w:r>
      <w:r w:rsidRPr="00471360">
        <w:rPr>
          <w:u w:val="single"/>
        </w:rPr>
        <w:t xml:space="preserve"> (</w:t>
      </w:r>
      <w:r w:rsidRPr="0087763A">
        <w:rPr>
          <w:u w:val="single"/>
          <w:lang w:val="en-US"/>
        </w:rPr>
        <w:t>TradingDaysSubjectOpenOnRequest</w:t>
      </w:r>
      <w:r w:rsidRPr="00471360">
        <w:rPr>
          <w:u w:val="single"/>
        </w:rPr>
        <w:t xml:space="preserve"> </w:t>
      </w:r>
      <w:r w:rsidRPr="0087763A">
        <w:rPr>
          <w:u w:val="single"/>
        </w:rPr>
        <w:t>если</w:t>
      </w:r>
      <w:r w:rsidRPr="00471360">
        <w:rPr>
          <w:u w:val="single"/>
        </w:rPr>
        <w:t xml:space="preserve"> </w:t>
      </w:r>
      <w:r w:rsidRPr="0087763A">
        <w:rPr>
          <w:u w:val="single"/>
          <w:lang w:val="en-US"/>
        </w:rPr>
        <w:t>ReqType</w:t>
      </w:r>
      <w:r w:rsidRPr="00471360">
        <w:rPr>
          <w:u w:val="single"/>
        </w:rPr>
        <w:t xml:space="preserve"> = 0):</w:t>
      </w:r>
    </w:p>
    <w:p w14:paraId="099D7C7F" w14:textId="77777777" w:rsidR="00416A6C" w:rsidRPr="008900EC" w:rsidRDefault="00416A6C" w:rsidP="0087763A">
      <w:pPr>
        <w:pStyle w:val="GOSTScript"/>
      </w:pPr>
      <w:r w:rsidRPr="008900EC">
        <w:t>{</w:t>
      </w:r>
    </w:p>
    <w:p w14:paraId="79BDC6DC" w14:textId="77777777" w:rsidR="00416A6C" w:rsidRPr="008900EC" w:rsidRDefault="00416A6C" w:rsidP="0087763A">
      <w:pPr>
        <w:pStyle w:val="GOSTScript"/>
      </w:pPr>
      <w:r w:rsidRPr="008900EC">
        <w:tab/>
        <w:t>"header": {</w:t>
      </w:r>
    </w:p>
    <w:p w14:paraId="0082E501" w14:textId="387A8223" w:rsidR="00416A6C" w:rsidRPr="008900EC" w:rsidRDefault="00416A6C" w:rsidP="0087763A">
      <w:pPr>
        <w:pStyle w:val="GOSTScript"/>
      </w:pPr>
      <w:r w:rsidRPr="008900EC">
        <w:tab/>
      </w:r>
      <w:r w:rsidRPr="008900EC">
        <w:tab/>
        <w:t>"Source": "</w:t>
      </w:r>
      <w:r w:rsidR="00063F9A">
        <w:t>ARP</w:t>
      </w:r>
      <w:r w:rsidRPr="008900EC">
        <w:t>",</w:t>
      </w:r>
    </w:p>
    <w:p w14:paraId="38980D3D" w14:textId="6EFAD741" w:rsidR="00416A6C" w:rsidRPr="008900EC" w:rsidRDefault="00416A6C" w:rsidP="0087763A">
      <w:pPr>
        <w:pStyle w:val="GOSTScript"/>
      </w:pPr>
      <w:r w:rsidRPr="008900EC">
        <w:tab/>
      </w:r>
      <w:r w:rsidRPr="008900EC">
        <w:tab/>
        <w:t>"ReqDateTime": "</w:t>
      </w:r>
      <w:del w:id="6087" w:author="Сатлер Марина Викторовна" w:date="2025-01-13T15:19:00Z">
        <w:r w:rsidRPr="008900EC" w:rsidDel="00CC5520">
          <w:delText>2022</w:delText>
        </w:r>
      </w:del>
      <w:ins w:id="6088" w:author="Сатлер Марина Викторовна" w:date="2025-01-13T15:19:00Z">
        <w:r w:rsidR="00CC5520" w:rsidRPr="008900EC">
          <w:t>202</w:t>
        </w:r>
        <w:r w:rsidR="00CC5520" w:rsidRPr="007B1DE7">
          <w:t>4</w:t>
        </w:r>
      </w:ins>
      <w:r w:rsidRPr="008900EC">
        <w:t>-12-</w:t>
      </w:r>
      <w:del w:id="6089" w:author="Сатлер Марина Викторовна" w:date="2025-01-13T15:27:00Z">
        <w:r w:rsidRPr="008900EC" w:rsidDel="002E42ED">
          <w:delText xml:space="preserve">29 </w:delText>
        </w:r>
      </w:del>
      <w:ins w:id="6090" w:author="Сатлер Марина Викторовна" w:date="2025-01-13T15:27:00Z">
        <w:r w:rsidR="002E42ED" w:rsidRPr="007B1DE7">
          <w:t>30</w:t>
        </w:r>
        <w:r w:rsidR="002E42ED" w:rsidRPr="008900EC">
          <w:t xml:space="preserve"> </w:t>
        </w:r>
      </w:ins>
      <w:r w:rsidRPr="008900EC">
        <w:t>10:37:22",</w:t>
      </w:r>
    </w:p>
    <w:p w14:paraId="3C40A7A4" w14:textId="77777777" w:rsidR="00416A6C" w:rsidRPr="008900EC" w:rsidRDefault="00416A6C" w:rsidP="0087763A">
      <w:pPr>
        <w:pStyle w:val="GOSTScript"/>
      </w:pPr>
      <w:r w:rsidRPr="008900EC">
        <w:tab/>
      </w:r>
      <w:r w:rsidRPr="008900EC">
        <w:tab/>
        <w:t>"Version": "2.4",</w:t>
      </w:r>
    </w:p>
    <w:p w14:paraId="176C12A7" w14:textId="77777777" w:rsidR="00416A6C" w:rsidRPr="008900EC" w:rsidRDefault="00416A6C" w:rsidP="0087763A">
      <w:pPr>
        <w:pStyle w:val="GOSTScript"/>
      </w:pPr>
      <w:r w:rsidRPr="008900EC">
        <w:tab/>
      </w:r>
      <w:r w:rsidRPr="008900EC">
        <w:tab/>
        <w:t>"ReqGuid": "b0d4ce5d-2757-4699-948c-cfa72ba94f10",</w:t>
      </w:r>
    </w:p>
    <w:p w14:paraId="28143C81" w14:textId="77777777" w:rsidR="00416A6C" w:rsidRPr="008900EC" w:rsidRDefault="00416A6C" w:rsidP="0087763A">
      <w:pPr>
        <w:pStyle w:val="GOSTScript"/>
      </w:pPr>
      <w:r w:rsidRPr="008900EC">
        <w:tab/>
      </w:r>
      <w:r w:rsidRPr="008900EC">
        <w:tab/>
        <w:t>"DocGuid": "0bd90a7c-e339-46ff-ac39-71029ff81370",</w:t>
      </w:r>
    </w:p>
    <w:p w14:paraId="2B61DE4E" w14:textId="77777777" w:rsidR="00416A6C" w:rsidRPr="008900EC" w:rsidRDefault="00416A6C" w:rsidP="0087763A">
      <w:pPr>
        <w:pStyle w:val="GOSTScript"/>
      </w:pPr>
      <w:r w:rsidRPr="008900EC">
        <w:tab/>
      </w:r>
      <w:r w:rsidRPr="008900EC">
        <w:tab/>
        <w:t>"RequestType": "TradingDaysSubjectOpenOnRequest"</w:t>
      </w:r>
    </w:p>
    <w:p w14:paraId="649A2E13" w14:textId="77777777" w:rsidR="00416A6C" w:rsidRPr="008900EC" w:rsidRDefault="00416A6C" w:rsidP="0087763A">
      <w:pPr>
        <w:pStyle w:val="GOSTScript"/>
      </w:pPr>
      <w:r w:rsidRPr="008900EC">
        <w:tab/>
        <w:t>},</w:t>
      </w:r>
    </w:p>
    <w:p w14:paraId="09E683A5" w14:textId="77777777" w:rsidR="00416A6C" w:rsidRPr="008900EC" w:rsidRDefault="00416A6C" w:rsidP="0087763A">
      <w:pPr>
        <w:pStyle w:val="GOSTScript"/>
      </w:pPr>
      <w:r w:rsidRPr="008900EC">
        <w:tab/>
        <w:t>"document": {</w:t>
      </w:r>
    </w:p>
    <w:p w14:paraId="6B550444" w14:textId="77777777" w:rsidR="00416A6C" w:rsidRPr="008900EC" w:rsidRDefault="00416A6C" w:rsidP="0087763A">
      <w:pPr>
        <w:pStyle w:val="GOSTScript"/>
      </w:pPr>
      <w:r w:rsidRPr="008900EC">
        <w:tab/>
      </w:r>
      <w:r w:rsidRPr="008900EC">
        <w:tab/>
        <w:t>"ReqGuidOpen": "0bd90a7c-e339-46ff-ac39-71029ff81370",</w:t>
      </w:r>
    </w:p>
    <w:p w14:paraId="37918ECD" w14:textId="77777777" w:rsidR="00416A6C" w:rsidRPr="008900EC" w:rsidRDefault="00416A6C" w:rsidP="0087763A">
      <w:pPr>
        <w:pStyle w:val="GOSTScript"/>
      </w:pPr>
      <w:r w:rsidRPr="008900EC">
        <w:tab/>
      </w:r>
      <w:r w:rsidRPr="008900EC">
        <w:tab/>
        <w:t>"Subject": "5000",</w:t>
      </w:r>
    </w:p>
    <w:p w14:paraId="6620301A" w14:textId="416FD29F" w:rsidR="00416A6C" w:rsidRPr="008900EC" w:rsidRDefault="00416A6C" w:rsidP="0087763A">
      <w:pPr>
        <w:pStyle w:val="GOSTScript"/>
      </w:pPr>
      <w:r w:rsidRPr="008900EC">
        <w:tab/>
      </w:r>
      <w:r w:rsidRPr="008900EC">
        <w:tab/>
        <w:t>"BeginDate": "</w:t>
      </w:r>
      <w:del w:id="6091" w:author="Сатлер Марина Викторовна" w:date="2025-01-13T15:19:00Z">
        <w:r w:rsidRPr="008900EC" w:rsidDel="00CC5520">
          <w:delText>2022</w:delText>
        </w:r>
      </w:del>
      <w:ins w:id="6092" w:author="Сатлер Марина Викторовна" w:date="2025-01-13T15:19:00Z">
        <w:r w:rsidR="00CC5520" w:rsidRPr="008900EC">
          <w:t>202</w:t>
        </w:r>
        <w:r w:rsidR="00CC5520" w:rsidRPr="007B1DE7">
          <w:t>4</w:t>
        </w:r>
      </w:ins>
      <w:r w:rsidRPr="008900EC">
        <w:t>-12-29",</w:t>
      </w:r>
    </w:p>
    <w:p w14:paraId="7BE24948" w14:textId="174A5984" w:rsidR="00416A6C" w:rsidRPr="008900EC" w:rsidRDefault="00416A6C" w:rsidP="0087763A">
      <w:pPr>
        <w:pStyle w:val="GOSTScript"/>
      </w:pPr>
      <w:r w:rsidRPr="008900EC">
        <w:tab/>
      </w:r>
      <w:r w:rsidRPr="008900EC">
        <w:tab/>
        <w:t>"EndDate": "</w:t>
      </w:r>
      <w:del w:id="6093" w:author="Сатлер Марина Викторовна" w:date="2025-01-13T15:19:00Z">
        <w:r w:rsidRPr="008900EC" w:rsidDel="00CC5520">
          <w:delText>2022</w:delText>
        </w:r>
      </w:del>
      <w:ins w:id="6094" w:author="Сатлер Марина Викторовна" w:date="2025-01-13T15:19:00Z">
        <w:r w:rsidR="00CC5520" w:rsidRPr="008900EC">
          <w:t>202</w:t>
        </w:r>
        <w:r w:rsidR="00CC5520" w:rsidRPr="007B1DE7">
          <w:t>4</w:t>
        </w:r>
      </w:ins>
      <w:r w:rsidRPr="008900EC">
        <w:t>-12-3</w:t>
      </w:r>
      <w:del w:id="6095" w:author="Сатлер Марина Викторовна" w:date="2025-01-13T15:35:00Z">
        <w:r w:rsidRPr="008900EC" w:rsidDel="001F65B5">
          <w:delText>1</w:delText>
        </w:r>
      </w:del>
      <w:ins w:id="6096" w:author="Сатлер Марина Викторовна" w:date="2025-01-13T15:35:00Z">
        <w:r w:rsidR="001F65B5" w:rsidRPr="007B1DE7">
          <w:t>0</w:t>
        </w:r>
      </w:ins>
      <w:r w:rsidRPr="008900EC">
        <w:t>",</w:t>
      </w:r>
    </w:p>
    <w:p w14:paraId="33224851" w14:textId="41EFE83F" w:rsidR="00416A6C" w:rsidRDefault="00416A6C" w:rsidP="0087763A">
      <w:pPr>
        <w:pStyle w:val="GOSTScript"/>
        <w:rPr>
          <w:ins w:id="6097" w:author="Гилязова Екатерина Викторовна" w:date="2024-07-18T17:33:00Z"/>
        </w:rPr>
      </w:pPr>
      <w:r w:rsidRPr="008900EC">
        <w:tab/>
      </w:r>
      <w:r w:rsidRPr="008900EC">
        <w:tab/>
        <w:t>"ReqType": 0,</w:t>
      </w:r>
    </w:p>
    <w:p w14:paraId="2BAD8B16" w14:textId="4AB4F22C" w:rsidR="002359DB" w:rsidRPr="008900EC" w:rsidRDefault="002359DB" w:rsidP="002359DB">
      <w:pPr>
        <w:pStyle w:val="GOSTScript"/>
      </w:pPr>
      <w:ins w:id="6098" w:author="Гилязова Екатерина Викторовна" w:date="2024-07-18T17:33:00Z">
        <w:r w:rsidRPr="00531B07">
          <w:tab/>
        </w:r>
        <w:r w:rsidRPr="00531B07">
          <w:tab/>
          <w:t>"</w:t>
        </w:r>
        <w:r>
          <w:t>User</w:t>
        </w:r>
        <w:r w:rsidRPr="00531B07">
          <w:t>": "0bd9</w:t>
        </w:r>
        <w:r>
          <w:t>0a7c-e339-46ff-ac39-71029ff81371</w:t>
        </w:r>
        <w:r w:rsidRPr="00531B07">
          <w:t>"</w:t>
        </w:r>
        <w:r>
          <w:t>,</w:t>
        </w:r>
      </w:ins>
    </w:p>
    <w:p w14:paraId="453D1A53" w14:textId="77777777" w:rsidR="00416A6C" w:rsidRPr="008900EC" w:rsidRDefault="00416A6C" w:rsidP="0087763A">
      <w:pPr>
        <w:pStyle w:val="GOSTScript"/>
      </w:pPr>
      <w:r w:rsidRPr="008900EC">
        <w:tab/>
      </w:r>
      <w:r w:rsidRPr="008900EC">
        <w:tab/>
        <w:t>"Requests": [</w:t>
      </w:r>
    </w:p>
    <w:p w14:paraId="5427C641" w14:textId="77777777" w:rsidR="00416A6C" w:rsidRPr="00471360" w:rsidRDefault="00416A6C" w:rsidP="0087763A">
      <w:pPr>
        <w:pStyle w:val="GOSTScript"/>
      </w:pPr>
      <w:r w:rsidRPr="008900EC">
        <w:tab/>
      </w:r>
      <w:r w:rsidRPr="008900EC">
        <w:tab/>
      </w:r>
      <w:r w:rsidRPr="008900EC">
        <w:tab/>
      </w:r>
      <w:r w:rsidRPr="00471360">
        <w:t>{</w:t>
      </w:r>
    </w:p>
    <w:p w14:paraId="14ED9F3B" w14:textId="187D1913" w:rsidR="00416A6C" w:rsidRPr="00471360" w:rsidRDefault="00416A6C" w:rsidP="0087763A">
      <w:pPr>
        <w:pStyle w:val="GOSTScript"/>
      </w:pPr>
      <w:r w:rsidRPr="00471360">
        <w:tab/>
      </w:r>
      <w:r w:rsidRPr="00471360">
        <w:tab/>
      </w:r>
      <w:r w:rsidRPr="00471360">
        <w:tab/>
      </w:r>
      <w:r w:rsidRPr="00471360">
        <w:tab/>
        <w:t>"</w:t>
      </w:r>
      <w:r>
        <w:t>TradingDay</w:t>
      </w:r>
      <w:r w:rsidRPr="00471360">
        <w:t>1": "</w:t>
      </w:r>
      <w:del w:id="6099" w:author="Сатлер Марина Викторовна" w:date="2025-01-13T15:19:00Z">
        <w:r w:rsidRPr="00471360" w:rsidDel="00CC5520">
          <w:delText>2022</w:delText>
        </w:r>
      </w:del>
      <w:ins w:id="6100" w:author="Сатлер Марина Викторовна" w:date="2025-01-13T15:19:00Z">
        <w:r w:rsidR="00CC5520" w:rsidRPr="00471360">
          <w:t>202</w:t>
        </w:r>
        <w:r w:rsidR="00CC5520" w:rsidRPr="007B1DE7">
          <w:t>4</w:t>
        </w:r>
      </w:ins>
      <w:r w:rsidRPr="00471360">
        <w:t>-1</w:t>
      </w:r>
      <w:del w:id="6101" w:author="Сатлер Марина Викторовна" w:date="2025-01-13T15:27:00Z">
        <w:r w:rsidRPr="00471360" w:rsidDel="002E42ED">
          <w:delText>0</w:delText>
        </w:r>
      </w:del>
      <w:ins w:id="6102" w:author="Сатлер Марина Викторовна" w:date="2025-01-13T15:27:00Z">
        <w:r w:rsidR="002E42ED" w:rsidRPr="007B1DE7">
          <w:t>2</w:t>
        </w:r>
      </w:ins>
      <w:r w:rsidRPr="00471360">
        <w:t>-2</w:t>
      </w:r>
      <w:del w:id="6103" w:author="Сатлер Марина Викторовна" w:date="2025-01-13T15:38:00Z">
        <w:r w:rsidRPr="00471360" w:rsidDel="001F65B5">
          <w:delText>9</w:delText>
        </w:r>
      </w:del>
      <w:ins w:id="6104" w:author="Сатлер Марина Викторовна" w:date="2025-01-13T15:38:00Z">
        <w:r w:rsidR="001F65B5" w:rsidRPr="007B1DE7">
          <w:t>4</w:t>
        </w:r>
      </w:ins>
      <w:r w:rsidRPr="00471360">
        <w:t>",</w:t>
      </w:r>
    </w:p>
    <w:p w14:paraId="7B025852" w14:textId="13D7C62D" w:rsidR="00416A6C" w:rsidRPr="00471360" w:rsidRDefault="00416A6C" w:rsidP="0087763A">
      <w:pPr>
        <w:pStyle w:val="GOSTScript"/>
      </w:pPr>
      <w:r w:rsidRPr="00471360">
        <w:tab/>
      </w:r>
      <w:r w:rsidRPr="00471360">
        <w:tab/>
      </w:r>
      <w:r w:rsidRPr="00471360">
        <w:tab/>
      </w:r>
      <w:r w:rsidRPr="00471360">
        <w:tab/>
        <w:t>"</w:t>
      </w:r>
      <w:r>
        <w:t>TradingDay</w:t>
      </w:r>
      <w:r w:rsidRPr="00471360">
        <w:t>2": "</w:t>
      </w:r>
      <w:del w:id="6105" w:author="Сатлер Марина Викторовна" w:date="2025-01-13T15:19:00Z">
        <w:r w:rsidRPr="00471360" w:rsidDel="00CC5520">
          <w:delText>2022</w:delText>
        </w:r>
      </w:del>
      <w:ins w:id="6106" w:author="Сатлер Марина Викторовна" w:date="2025-01-13T15:19:00Z">
        <w:r w:rsidR="00CC5520" w:rsidRPr="00471360">
          <w:t>202</w:t>
        </w:r>
        <w:r w:rsidR="00CC5520" w:rsidRPr="007B1DE7">
          <w:t>4</w:t>
        </w:r>
      </w:ins>
      <w:r w:rsidRPr="00471360">
        <w:t>-1</w:t>
      </w:r>
      <w:del w:id="6107" w:author="Сатлер Марина Викторовна" w:date="2025-01-13T15:27:00Z">
        <w:r w:rsidRPr="00471360" w:rsidDel="002E42ED">
          <w:delText>0</w:delText>
        </w:r>
      </w:del>
      <w:ins w:id="6108" w:author="Сатлер Марина Викторовна" w:date="2025-01-13T15:27:00Z">
        <w:r w:rsidR="002E42ED" w:rsidRPr="007B1DE7">
          <w:t>2</w:t>
        </w:r>
      </w:ins>
      <w:r w:rsidRPr="00471360">
        <w:t>-</w:t>
      </w:r>
      <w:del w:id="6109" w:author="Сатлер Марина Викторовна" w:date="2025-01-13T15:38:00Z">
        <w:r w:rsidRPr="00471360" w:rsidDel="001F65B5">
          <w:delText>30</w:delText>
        </w:r>
      </w:del>
      <w:ins w:id="6110" w:author="Сатлер Марина Викторовна" w:date="2025-01-13T15:38:00Z">
        <w:r w:rsidR="001F65B5" w:rsidRPr="007B1DE7">
          <w:t>25</w:t>
        </w:r>
      </w:ins>
      <w:r w:rsidRPr="00471360">
        <w:t>",</w:t>
      </w:r>
    </w:p>
    <w:p w14:paraId="24034358" w14:textId="77777777" w:rsidR="00416A6C" w:rsidRPr="00C75A4E" w:rsidRDefault="00416A6C" w:rsidP="0087763A">
      <w:pPr>
        <w:pStyle w:val="GOSTScript"/>
        <w:rPr>
          <w:lang w:val="ru-RU"/>
        </w:rPr>
      </w:pPr>
      <w:r w:rsidRPr="00471360">
        <w:tab/>
      </w:r>
      <w:r w:rsidRPr="00471360">
        <w:tab/>
      </w:r>
      <w:r w:rsidRPr="00471360">
        <w:tab/>
      </w:r>
      <w:r w:rsidRPr="00471360">
        <w:tab/>
        <w:t>"</w:t>
      </w:r>
      <w:r>
        <w:t>Justification</w:t>
      </w:r>
      <w:r w:rsidRPr="00471360">
        <w:t>": "</w:t>
      </w:r>
      <w:r w:rsidRPr="00C75A4E">
        <w:rPr>
          <w:lang w:val="ru-RU"/>
        </w:rPr>
        <w:t>Документы</w:t>
      </w:r>
      <w:r w:rsidRPr="00471360">
        <w:t xml:space="preserve"> </w:t>
      </w:r>
      <w:r w:rsidRPr="00C75A4E">
        <w:rPr>
          <w:lang w:val="ru-RU"/>
        </w:rPr>
        <w:t>были</w:t>
      </w:r>
      <w:r w:rsidRPr="00471360">
        <w:t xml:space="preserve"> </w:t>
      </w:r>
      <w:r w:rsidRPr="00C75A4E">
        <w:rPr>
          <w:lang w:val="ru-RU"/>
        </w:rPr>
        <w:t>отражены</w:t>
      </w:r>
      <w:r w:rsidRPr="00471360">
        <w:t xml:space="preserve"> </w:t>
      </w:r>
      <w:r w:rsidRPr="00C75A4E">
        <w:rPr>
          <w:lang w:val="ru-RU"/>
        </w:rPr>
        <w:t>в</w:t>
      </w:r>
      <w:r w:rsidRPr="00471360">
        <w:t xml:space="preserve"> </w:t>
      </w:r>
      <w:r w:rsidRPr="00C75A4E">
        <w:rPr>
          <w:lang w:val="ru-RU"/>
        </w:rPr>
        <w:t>учете</w:t>
      </w:r>
      <w:r w:rsidRPr="00471360">
        <w:t xml:space="preserve"> </w:t>
      </w:r>
      <w:r w:rsidRPr="00C75A4E">
        <w:rPr>
          <w:lang w:val="ru-RU"/>
        </w:rPr>
        <w:t>некорректной</w:t>
      </w:r>
      <w:r w:rsidRPr="00471360">
        <w:t xml:space="preserve"> </w:t>
      </w:r>
      <w:r w:rsidRPr="00C75A4E">
        <w:rPr>
          <w:lang w:val="ru-RU"/>
        </w:rPr>
        <w:t>датой</w:t>
      </w:r>
      <w:r w:rsidRPr="00471360">
        <w:t xml:space="preserve">. </w:t>
      </w:r>
      <w:r w:rsidRPr="00C75A4E">
        <w:rPr>
          <w:lang w:val="ru-RU"/>
        </w:rPr>
        <w:t>Проведение документов новой датой согласовано (Письмо №111222)",</w:t>
      </w:r>
    </w:p>
    <w:p w14:paraId="2C3B3CB2" w14:textId="77777777"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DocGuid</w:t>
      </w:r>
      <w:r w:rsidRPr="00C75A4E">
        <w:rPr>
          <w:lang w:val="ru-RU"/>
        </w:rPr>
        <w:t>": [</w:t>
      </w:r>
    </w:p>
    <w:p w14:paraId="77943534" w14:textId="77777777" w:rsidR="00416A6C" w:rsidRPr="006A365A" w:rsidRDefault="00416A6C"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r>
      <w:r w:rsidRPr="006A365A">
        <w:rPr>
          <w:lang w:val="ru-RU"/>
        </w:rPr>
        <w:t>"0</w:t>
      </w:r>
      <w:r>
        <w:t>bd</w:t>
      </w:r>
      <w:r w:rsidRPr="006A365A">
        <w:rPr>
          <w:lang w:val="ru-RU"/>
        </w:rPr>
        <w:t>90</w:t>
      </w:r>
      <w:r>
        <w:t>a</w:t>
      </w:r>
      <w:r w:rsidRPr="006A365A">
        <w:rPr>
          <w:lang w:val="ru-RU"/>
        </w:rPr>
        <w:t>7</w:t>
      </w:r>
      <w:r>
        <w:t>c</w:t>
      </w:r>
      <w:r w:rsidRPr="006A365A">
        <w:rPr>
          <w:lang w:val="ru-RU"/>
        </w:rPr>
        <w:t>-</w:t>
      </w:r>
      <w:r>
        <w:t>e</w:t>
      </w:r>
      <w:r w:rsidRPr="006A365A">
        <w:rPr>
          <w:lang w:val="ru-RU"/>
        </w:rPr>
        <w:t>339-46</w:t>
      </w:r>
      <w:r>
        <w:t>ff</w:t>
      </w:r>
      <w:r w:rsidRPr="006A365A">
        <w:rPr>
          <w:lang w:val="ru-RU"/>
        </w:rPr>
        <w:t>-</w:t>
      </w:r>
      <w:r>
        <w:t>ac</w:t>
      </w:r>
      <w:r w:rsidRPr="006A365A">
        <w:rPr>
          <w:lang w:val="ru-RU"/>
        </w:rPr>
        <w:t>39-71029</w:t>
      </w:r>
      <w:r>
        <w:t>ff</w:t>
      </w:r>
      <w:r w:rsidRPr="006A365A">
        <w:rPr>
          <w:lang w:val="ru-RU"/>
        </w:rPr>
        <w:t>81371",</w:t>
      </w:r>
    </w:p>
    <w:p w14:paraId="0BCA031B" w14:textId="77777777" w:rsidR="00416A6C" w:rsidRPr="008900EC" w:rsidRDefault="00416A6C" w:rsidP="0087763A">
      <w:pPr>
        <w:pStyle w:val="GOSTScript"/>
      </w:pPr>
      <w:r w:rsidRPr="006A365A">
        <w:rPr>
          <w:lang w:val="ru-RU"/>
        </w:rPr>
        <w:tab/>
      </w:r>
      <w:r w:rsidRPr="006A365A">
        <w:rPr>
          <w:lang w:val="ru-RU"/>
        </w:rPr>
        <w:tab/>
      </w:r>
      <w:r w:rsidRPr="006A365A">
        <w:rPr>
          <w:lang w:val="ru-RU"/>
        </w:rPr>
        <w:tab/>
      </w:r>
      <w:r w:rsidRPr="006A365A">
        <w:rPr>
          <w:lang w:val="ru-RU"/>
        </w:rPr>
        <w:tab/>
      </w:r>
      <w:r w:rsidRPr="006A365A">
        <w:rPr>
          <w:lang w:val="ru-RU"/>
        </w:rPr>
        <w:tab/>
      </w:r>
      <w:r w:rsidRPr="008900EC">
        <w:t>"0bd90a7c-e339-46ff-ac39-71029ff81372",</w:t>
      </w:r>
    </w:p>
    <w:p w14:paraId="5FE5D5FC" w14:textId="77777777" w:rsidR="00416A6C" w:rsidRPr="008900EC" w:rsidRDefault="00416A6C" w:rsidP="0087763A">
      <w:pPr>
        <w:pStyle w:val="GOSTScript"/>
      </w:pPr>
      <w:r w:rsidRPr="008900EC">
        <w:tab/>
      </w:r>
      <w:r w:rsidRPr="008900EC">
        <w:tab/>
      </w:r>
      <w:r w:rsidRPr="008900EC">
        <w:tab/>
      </w:r>
      <w:r w:rsidRPr="008900EC">
        <w:tab/>
      </w:r>
      <w:r w:rsidRPr="008900EC">
        <w:tab/>
        <w:t>"0bd90a7c-e339-46ff-ac39-71029ff81373"</w:t>
      </w:r>
    </w:p>
    <w:p w14:paraId="69A200BB" w14:textId="6A2D28EA" w:rsidR="00B62524" w:rsidRPr="007B1DE7" w:rsidRDefault="00416A6C" w:rsidP="00B62524">
      <w:pPr>
        <w:pStyle w:val="GOSTScript"/>
        <w:rPr>
          <w:ins w:id="6111" w:author="Сатлер Марина Викторовна" w:date="2025-01-13T15:54:00Z"/>
        </w:rPr>
      </w:pPr>
      <w:r w:rsidRPr="008900EC">
        <w:tab/>
      </w:r>
      <w:r w:rsidRPr="008900EC">
        <w:tab/>
      </w:r>
      <w:r w:rsidRPr="008900EC">
        <w:tab/>
      </w:r>
      <w:r w:rsidRPr="008900EC">
        <w:tab/>
      </w:r>
      <w:r w:rsidRPr="007B1DE7">
        <w:t>]</w:t>
      </w:r>
      <w:ins w:id="6112" w:author="Сатлер Марина Викторовна" w:date="2025-01-13T15:54:00Z">
        <w:r w:rsidR="00B62524" w:rsidRPr="007B1DE7">
          <w:t>,</w:t>
        </w:r>
      </w:ins>
    </w:p>
    <w:p w14:paraId="0702F308" w14:textId="77777777" w:rsidR="00B62524" w:rsidRPr="007B1DE7" w:rsidRDefault="00B62524" w:rsidP="00B62524">
      <w:pPr>
        <w:pStyle w:val="GOSTScript"/>
        <w:rPr>
          <w:ins w:id="6113" w:author="Сатлер Марина Викторовна" w:date="2025-01-13T15:54:00Z"/>
        </w:rPr>
      </w:pPr>
      <w:ins w:id="6114" w:author="Сатлер Марина Викторовна" w:date="2025-01-13T15:54:00Z">
        <w:r w:rsidRPr="007B1DE7">
          <w:tab/>
        </w:r>
        <w:r w:rsidRPr="007B1DE7">
          <w:tab/>
        </w:r>
        <w:r w:rsidRPr="007B1DE7">
          <w:tab/>
        </w:r>
        <w:r w:rsidRPr="007B1DE7">
          <w:tab/>
          <w:t>"RestrictionList": [</w:t>
        </w:r>
      </w:ins>
    </w:p>
    <w:p w14:paraId="17323F5E" w14:textId="77777777" w:rsidR="00B62524" w:rsidRPr="007B1DE7" w:rsidRDefault="00B62524" w:rsidP="00B62524">
      <w:pPr>
        <w:pStyle w:val="GOSTScript"/>
        <w:rPr>
          <w:ins w:id="6115" w:author="Сатлер Марина Викторовна" w:date="2025-01-13T15:54:00Z"/>
        </w:rPr>
      </w:pPr>
      <w:ins w:id="6116" w:author="Сатлер Марина Викторовна" w:date="2025-01-13T15:54:00Z">
        <w:r w:rsidRPr="007B1DE7">
          <w:tab/>
        </w:r>
        <w:r w:rsidRPr="007B1DE7">
          <w:tab/>
        </w:r>
        <w:r w:rsidRPr="007B1DE7">
          <w:tab/>
        </w:r>
        <w:r w:rsidRPr="007B1DE7">
          <w:tab/>
        </w:r>
        <w:r w:rsidRPr="007B1DE7">
          <w:tab/>
          <w:t>{</w:t>
        </w:r>
      </w:ins>
    </w:p>
    <w:p w14:paraId="7DB5BB3B" w14:textId="77777777" w:rsidR="00B62524" w:rsidRPr="007B1DE7" w:rsidRDefault="00B62524" w:rsidP="00B62524">
      <w:pPr>
        <w:pStyle w:val="GOSTScript"/>
        <w:rPr>
          <w:ins w:id="6117" w:author="Сатлер Марина Викторовна" w:date="2025-01-13T15:54:00Z"/>
        </w:rPr>
      </w:pPr>
      <w:ins w:id="6118" w:author="Сатлер Марина Викторовна" w:date="2025-01-13T15:54:00Z">
        <w:r w:rsidRPr="007B1DE7">
          <w:lastRenderedPageBreak/>
          <w:tab/>
        </w:r>
        <w:r w:rsidRPr="007B1DE7">
          <w:tab/>
        </w:r>
        <w:r w:rsidRPr="007B1DE7">
          <w:tab/>
        </w:r>
        <w:r w:rsidRPr="007B1DE7">
          <w:tab/>
        </w:r>
        <w:r w:rsidRPr="007B1DE7">
          <w:tab/>
        </w:r>
        <w:r w:rsidRPr="007B1DE7">
          <w:tab/>
          <w:t>"Name": "oktmoKS",</w:t>
        </w:r>
      </w:ins>
    </w:p>
    <w:p w14:paraId="3FDCCE94" w14:textId="77777777" w:rsidR="00B62524" w:rsidRPr="007B1DE7" w:rsidRDefault="00B62524" w:rsidP="00B62524">
      <w:pPr>
        <w:pStyle w:val="GOSTScript"/>
        <w:rPr>
          <w:ins w:id="6119" w:author="Сатлер Марина Викторовна" w:date="2025-01-13T15:54:00Z"/>
        </w:rPr>
      </w:pPr>
      <w:ins w:id="6120" w:author="Сатлер Марина Викторовна" w:date="2025-01-13T15:54:00Z">
        <w:r w:rsidRPr="007B1DE7">
          <w:tab/>
        </w:r>
        <w:r w:rsidRPr="007B1DE7">
          <w:tab/>
        </w:r>
        <w:r w:rsidRPr="007B1DE7">
          <w:tab/>
        </w:r>
        <w:r w:rsidRPr="007B1DE7">
          <w:tab/>
        </w:r>
        <w:r w:rsidRPr="007B1DE7">
          <w:tab/>
        </w:r>
        <w:r w:rsidRPr="007B1DE7">
          <w:tab/>
          <w:t>"Operation ": "=",</w:t>
        </w:r>
      </w:ins>
    </w:p>
    <w:p w14:paraId="14EDDF42" w14:textId="77777777" w:rsidR="00B62524" w:rsidRPr="007B1DE7" w:rsidRDefault="00B62524" w:rsidP="00B62524">
      <w:pPr>
        <w:pStyle w:val="GOSTScript"/>
        <w:rPr>
          <w:ins w:id="6121" w:author="Сатлер Марина Викторовна" w:date="2025-01-13T15:54:00Z"/>
        </w:rPr>
      </w:pPr>
      <w:ins w:id="6122" w:author="Сатлер Марина Викторовна" w:date="2025-01-13T15:54:00Z">
        <w:r w:rsidRPr="007B1DE7">
          <w:tab/>
        </w:r>
        <w:r w:rsidRPr="007B1DE7">
          <w:tab/>
        </w:r>
        <w:r w:rsidRPr="007B1DE7">
          <w:tab/>
        </w:r>
        <w:r w:rsidRPr="007B1DE7">
          <w:tab/>
        </w:r>
        <w:r w:rsidRPr="007B1DE7">
          <w:tab/>
        </w:r>
        <w:r w:rsidRPr="007B1DE7">
          <w:tab/>
          <w:t>"Site": "+1",</w:t>
        </w:r>
      </w:ins>
    </w:p>
    <w:p w14:paraId="049A9224" w14:textId="77777777" w:rsidR="00B62524" w:rsidRPr="007B1DE7" w:rsidRDefault="00B62524" w:rsidP="00B62524">
      <w:pPr>
        <w:pStyle w:val="GOSTScript"/>
        <w:rPr>
          <w:ins w:id="6123" w:author="Сатлер Марина Викторовна" w:date="2025-01-13T15:54:00Z"/>
        </w:rPr>
      </w:pPr>
      <w:ins w:id="6124" w:author="Сатлер Марина Викторовна" w:date="2025-01-13T15:54:00Z">
        <w:r w:rsidRPr="007B1DE7">
          <w:tab/>
        </w:r>
        <w:r w:rsidRPr="007B1DE7">
          <w:tab/>
        </w:r>
        <w:r w:rsidRPr="007B1DE7">
          <w:tab/>
        </w:r>
        <w:r w:rsidRPr="007B1DE7">
          <w:tab/>
        </w:r>
        <w:r w:rsidRPr="007B1DE7">
          <w:tab/>
        </w:r>
        <w:r w:rsidRPr="007B1DE7">
          <w:tab/>
          <w:t>"Value": [</w:t>
        </w:r>
      </w:ins>
    </w:p>
    <w:p w14:paraId="38E5142B" w14:textId="77777777" w:rsidR="00B62524" w:rsidRPr="007B1DE7" w:rsidRDefault="00B62524" w:rsidP="00B62524">
      <w:pPr>
        <w:pStyle w:val="GOSTScript"/>
        <w:rPr>
          <w:ins w:id="6125" w:author="Сатлер Марина Викторовна" w:date="2025-01-13T15:54:00Z"/>
        </w:rPr>
      </w:pPr>
      <w:ins w:id="6126" w:author="Сатлер Марина Викторовна" w:date="2025-01-13T15:54:00Z">
        <w:r w:rsidRPr="007B1DE7">
          <w:tab/>
        </w:r>
        <w:r w:rsidRPr="007B1DE7">
          <w:tab/>
        </w:r>
        <w:r w:rsidRPr="007B1DE7">
          <w:tab/>
        </w:r>
        <w:r w:rsidRPr="007B1DE7">
          <w:tab/>
        </w:r>
        <w:r w:rsidRPr="007B1DE7">
          <w:tab/>
        </w:r>
        <w:r w:rsidRPr="007B1DE7">
          <w:tab/>
        </w:r>
        <w:r w:rsidRPr="007B1DE7">
          <w:tab/>
          <w:t>"03703000",</w:t>
        </w:r>
      </w:ins>
    </w:p>
    <w:p w14:paraId="47438C17" w14:textId="77777777" w:rsidR="00B62524" w:rsidRPr="007B1DE7" w:rsidRDefault="00B62524" w:rsidP="00B62524">
      <w:pPr>
        <w:pStyle w:val="GOSTScript"/>
        <w:rPr>
          <w:ins w:id="6127" w:author="Сатлер Марина Викторовна" w:date="2025-01-13T15:54:00Z"/>
        </w:rPr>
      </w:pPr>
      <w:ins w:id="6128" w:author="Сатлер Марина Викторовна" w:date="2025-01-13T15:54:00Z">
        <w:r w:rsidRPr="007B1DE7">
          <w:tab/>
        </w:r>
        <w:r w:rsidRPr="007B1DE7">
          <w:tab/>
        </w:r>
        <w:r w:rsidRPr="007B1DE7">
          <w:tab/>
        </w:r>
        <w:r w:rsidRPr="007B1DE7">
          <w:tab/>
        </w:r>
        <w:r w:rsidRPr="007B1DE7">
          <w:tab/>
        </w:r>
        <w:r w:rsidRPr="007B1DE7">
          <w:tab/>
        </w:r>
        <w:r w:rsidRPr="007B1DE7">
          <w:tab/>
          <w:t>"07510001",</w:t>
        </w:r>
      </w:ins>
    </w:p>
    <w:p w14:paraId="0562195D" w14:textId="77777777" w:rsidR="00B62524" w:rsidRPr="007B1DE7" w:rsidRDefault="00B62524" w:rsidP="00B62524">
      <w:pPr>
        <w:pStyle w:val="GOSTScript"/>
        <w:rPr>
          <w:ins w:id="6129" w:author="Сатлер Марина Викторовна" w:date="2025-01-13T15:54:00Z"/>
        </w:rPr>
      </w:pPr>
      <w:ins w:id="6130" w:author="Сатлер Марина Викторовна" w:date="2025-01-13T15:54:00Z">
        <w:r w:rsidRPr="007B1DE7">
          <w:tab/>
        </w:r>
        <w:r w:rsidRPr="007B1DE7">
          <w:tab/>
        </w:r>
        <w:r w:rsidRPr="007B1DE7">
          <w:tab/>
        </w:r>
        <w:r w:rsidRPr="007B1DE7">
          <w:tab/>
        </w:r>
        <w:r w:rsidRPr="007B1DE7">
          <w:tab/>
        </w:r>
        <w:r w:rsidRPr="007B1DE7">
          <w:tab/>
        </w:r>
        <w:r w:rsidRPr="007B1DE7">
          <w:tab/>
          <w:t>"53701000"</w:t>
        </w:r>
      </w:ins>
    </w:p>
    <w:p w14:paraId="1F73B172" w14:textId="77777777" w:rsidR="00B62524" w:rsidRPr="007B1DE7" w:rsidRDefault="00B62524" w:rsidP="00B62524">
      <w:pPr>
        <w:pStyle w:val="GOSTScript"/>
        <w:rPr>
          <w:ins w:id="6131" w:author="Сатлер Марина Викторовна" w:date="2025-01-13T15:54:00Z"/>
        </w:rPr>
      </w:pPr>
      <w:ins w:id="6132" w:author="Сатлер Марина Викторовна" w:date="2025-01-13T15:54:00Z">
        <w:r w:rsidRPr="007B1DE7">
          <w:tab/>
        </w:r>
        <w:r w:rsidRPr="007B1DE7">
          <w:tab/>
        </w:r>
        <w:r w:rsidRPr="007B1DE7">
          <w:tab/>
        </w:r>
        <w:r w:rsidRPr="007B1DE7">
          <w:tab/>
        </w:r>
        <w:r w:rsidRPr="007B1DE7">
          <w:tab/>
        </w:r>
        <w:r w:rsidRPr="007B1DE7">
          <w:tab/>
          <w:t>]</w:t>
        </w:r>
      </w:ins>
    </w:p>
    <w:p w14:paraId="346B1FC8" w14:textId="77777777" w:rsidR="00B62524" w:rsidRPr="007B1DE7" w:rsidRDefault="00B62524" w:rsidP="00B62524">
      <w:pPr>
        <w:pStyle w:val="GOSTScript"/>
        <w:rPr>
          <w:ins w:id="6133" w:author="Сатлер Марина Викторовна" w:date="2025-01-13T15:54:00Z"/>
        </w:rPr>
      </w:pPr>
      <w:ins w:id="6134" w:author="Сатлер Марина Викторовна" w:date="2025-01-13T15:54:00Z">
        <w:r w:rsidRPr="007B1DE7">
          <w:tab/>
        </w:r>
        <w:r w:rsidRPr="007B1DE7">
          <w:tab/>
        </w:r>
        <w:r w:rsidRPr="007B1DE7">
          <w:tab/>
        </w:r>
        <w:r w:rsidRPr="007B1DE7">
          <w:tab/>
        </w:r>
        <w:r w:rsidRPr="007B1DE7">
          <w:tab/>
          <w:t>},</w:t>
        </w:r>
      </w:ins>
    </w:p>
    <w:p w14:paraId="0CAF0C6F" w14:textId="77777777" w:rsidR="00B62524" w:rsidRPr="007B1DE7" w:rsidRDefault="00B62524" w:rsidP="00B62524">
      <w:pPr>
        <w:pStyle w:val="GOSTScript"/>
        <w:rPr>
          <w:ins w:id="6135" w:author="Сатлер Марина Викторовна" w:date="2025-01-13T15:54:00Z"/>
        </w:rPr>
      </w:pPr>
      <w:ins w:id="6136" w:author="Сатлер Марина Викторовна" w:date="2025-01-13T15:54:00Z">
        <w:r w:rsidRPr="007B1DE7">
          <w:tab/>
        </w:r>
        <w:r w:rsidRPr="007B1DE7">
          <w:tab/>
        </w:r>
        <w:r w:rsidRPr="007B1DE7">
          <w:tab/>
        </w:r>
        <w:r w:rsidRPr="007B1DE7">
          <w:tab/>
        </w:r>
        <w:r w:rsidRPr="007B1DE7">
          <w:tab/>
          <w:t>{</w:t>
        </w:r>
      </w:ins>
    </w:p>
    <w:p w14:paraId="327CAA75" w14:textId="77777777" w:rsidR="00B62524" w:rsidRPr="007B1DE7" w:rsidRDefault="00B62524" w:rsidP="00B62524">
      <w:pPr>
        <w:pStyle w:val="GOSTScript"/>
        <w:rPr>
          <w:ins w:id="6137" w:author="Сатлер Марина Викторовна" w:date="2025-01-13T15:54:00Z"/>
        </w:rPr>
      </w:pPr>
      <w:ins w:id="6138" w:author="Сатлер Марина Викторовна" w:date="2025-01-13T15:54:00Z">
        <w:r w:rsidRPr="007B1DE7">
          <w:tab/>
        </w:r>
        <w:r w:rsidRPr="007B1DE7">
          <w:tab/>
        </w:r>
        <w:r w:rsidRPr="007B1DE7">
          <w:tab/>
        </w:r>
        <w:r w:rsidRPr="007B1DE7">
          <w:tab/>
        </w:r>
        <w:r w:rsidRPr="007B1DE7">
          <w:tab/>
        </w:r>
        <w:r w:rsidRPr="007B1DE7">
          <w:tab/>
          <w:t>"Name": "pa",</w:t>
        </w:r>
      </w:ins>
    </w:p>
    <w:p w14:paraId="73A423D1" w14:textId="77777777" w:rsidR="00B62524" w:rsidRPr="007B1DE7" w:rsidRDefault="00B62524" w:rsidP="00B62524">
      <w:pPr>
        <w:pStyle w:val="GOSTScript"/>
        <w:rPr>
          <w:ins w:id="6139" w:author="Сатлер Марина Викторовна" w:date="2025-01-13T15:54:00Z"/>
        </w:rPr>
      </w:pPr>
      <w:ins w:id="6140" w:author="Сатлер Марина Викторовна" w:date="2025-01-13T15:54:00Z">
        <w:r w:rsidRPr="007B1DE7">
          <w:tab/>
        </w:r>
        <w:r w:rsidRPr="007B1DE7">
          <w:tab/>
        </w:r>
        <w:r w:rsidRPr="007B1DE7">
          <w:tab/>
        </w:r>
        <w:r w:rsidRPr="007B1DE7">
          <w:tab/>
        </w:r>
        <w:r w:rsidRPr="007B1DE7">
          <w:tab/>
        </w:r>
        <w:r w:rsidRPr="007B1DE7">
          <w:tab/>
          <w:t>"Operation ": "like",</w:t>
        </w:r>
      </w:ins>
    </w:p>
    <w:p w14:paraId="7AFEF68B" w14:textId="77777777" w:rsidR="00B62524" w:rsidRPr="00B62524" w:rsidRDefault="00B62524" w:rsidP="00B62524">
      <w:pPr>
        <w:pStyle w:val="GOSTScript"/>
        <w:rPr>
          <w:ins w:id="6141" w:author="Сатлер Марина Викторовна" w:date="2025-01-13T15:54:00Z"/>
          <w:lang w:val="ru-RU"/>
        </w:rPr>
      </w:pPr>
      <w:ins w:id="6142" w:author="Сатлер Марина Викторовна" w:date="2025-01-13T15:54:00Z">
        <w:r w:rsidRPr="007B1DE7">
          <w:tab/>
        </w:r>
        <w:r w:rsidRPr="007B1DE7">
          <w:tab/>
        </w:r>
        <w:r w:rsidRPr="007B1DE7">
          <w:tab/>
        </w:r>
        <w:r w:rsidRPr="007B1DE7">
          <w:tab/>
        </w:r>
        <w:r w:rsidRPr="007B1DE7">
          <w:tab/>
        </w:r>
        <w:r w:rsidRPr="007B1DE7">
          <w:tab/>
        </w:r>
        <w:r w:rsidRPr="00B62524">
          <w:rPr>
            <w:lang w:val="ru-RU"/>
          </w:rPr>
          <w:t>"Site": "+1",</w:t>
        </w:r>
      </w:ins>
    </w:p>
    <w:p w14:paraId="224528CF" w14:textId="77777777" w:rsidR="00B62524" w:rsidRPr="00B62524" w:rsidRDefault="00B62524" w:rsidP="00B62524">
      <w:pPr>
        <w:pStyle w:val="GOSTScript"/>
        <w:rPr>
          <w:ins w:id="6143" w:author="Сатлер Марина Викторовна" w:date="2025-01-13T15:54:00Z"/>
          <w:lang w:val="ru-RU"/>
        </w:rPr>
      </w:pPr>
      <w:ins w:id="6144"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t>"Value": [</w:t>
        </w:r>
      </w:ins>
    </w:p>
    <w:p w14:paraId="523B5FD8" w14:textId="77777777" w:rsidR="00B62524" w:rsidRPr="00B62524" w:rsidRDefault="00B62524" w:rsidP="00B62524">
      <w:pPr>
        <w:pStyle w:val="GOSTScript"/>
        <w:rPr>
          <w:ins w:id="6145" w:author="Сатлер Марина Викторовна" w:date="2025-01-13T15:54:00Z"/>
          <w:lang w:val="ru-RU"/>
        </w:rPr>
      </w:pPr>
      <w:ins w:id="6146"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t>"01%",</w:t>
        </w:r>
      </w:ins>
    </w:p>
    <w:p w14:paraId="4AD8C8B8" w14:textId="77777777" w:rsidR="00B62524" w:rsidRPr="00B62524" w:rsidRDefault="00B62524" w:rsidP="00B62524">
      <w:pPr>
        <w:pStyle w:val="GOSTScript"/>
        <w:rPr>
          <w:ins w:id="6147" w:author="Сатлер Марина Викторовна" w:date="2025-01-13T15:54:00Z"/>
          <w:lang w:val="ru-RU"/>
        </w:rPr>
      </w:pPr>
      <w:ins w:id="6148"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t>"03%",</w:t>
        </w:r>
      </w:ins>
    </w:p>
    <w:p w14:paraId="79992038" w14:textId="77777777" w:rsidR="00B62524" w:rsidRPr="00B62524" w:rsidRDefault="00B62524" w:rsidP="00B62524">
      <w:pPr>
        <w:pStyle w:val="GOSTScript"/>
        <w:rPr>
          <w:ins w:id="6149" w:author="Сатлер Марина Викторовна" w:date="2025-01-13T15:54:00Z"/>
          <w:lang w:val="ru-RU"/>
        </w:rPr>
      </w:pPr>
      <w:ins w:id="6150"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t>"08%"</w:t>
        </w:r>
      </w:ins>
    </w:p>
    <w:p w14:paraId="0275FB55" w14:textId="77777777" w:rsidR="00B62524" w:rsidRPr="00B62524" w:rsidRDefault="00B62524" w:rsidP="00B62524">
      <w:pPr>
        <w:pStyle w:val="GOSTScript"/>
        <w:rPr>
          <w:ins w:id="6151" w:author="Сатлер Марина Викторовна" w:date="2025-01-13T15:54:00Z"/>
          <w:lang w:val="ru-RU"/>
        </w:rPr>
      </w:pPr>
      <w:ins w:id="6152"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r>
        <w:r w:rsidRPr="00B62524">
          <w:rPr>
            <w:lang w:val="ru-RU"/>
          </w:rPr>
          <w:tab/>
        </w:r>
        <w:r w:rsidRPr="00B62524">
          <w:rPr>
            <w:lang w:val="ru-RU"/>
          </w:rPr>
          <w:tab/>
          <w:t>]</w:t>
        </w:r>
      </w:ins>
    </w:p>
    <w:p w14:paraId="0337B071" w14:textId="77777777" w:rsidR="00B62524" w:rsidRPr="00B62524" w:rsidRDefault="00B62524" w:rsidP="00B62524">
      <w:pPr>
        <w:pStyle w:val="GOSTScript"/>
        <w:rPr>
          <w:ins w:id="6153" w:author="Сатлер Марина Викторовна" w:date="2025-01-13T15:54:00Z"/>
          <w:lang w:val="ru-RU"/>
        </w:rPr>
      </w:pPr>
      <w:ins w:id="6154"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r>
        <w:r w:rsidRPr="00B62524">
          <w:rPr>
            <w:lang w:val="ru-RU"/>
          </w:rPr>
          <w:tab/>
          <w:t>}</w:t>
        </w:r>
      </w:ins>
    </w:p>
    <w:p w14:paraId="210F2E0D" w14:textId="618798E9" w:rsidR="00B62524" w:rsidRPr="00C75A4E" w:rsidRDefault="00B62524" w:rsidP="0087763A">
      <w:pPr>
        <w:pStyle w:val="GOSTScript"/>
        <w:rPr>
          <w:lang w:val="ru-RU"/>
        </w:rPr>
      </w:pPr>
      <w:ins w:id="6155" w:author="Сатлер Марина Викторовна" w:date="2025-01-13T15:54:00Z">
        <w:r w:rsidRPr="00B62524">
          <w:rPr>
            <w:lang w:val="ru-RU"/>
          </w:rPr>
          <w:tab/>
        </w:r>
        <w:r w:rsidRPr="00B62524">
          <w:rPr>
            <w:lang w:val="ru-RU"/>
          </w:rPr>
          <w:tab/>
        </w:r>
        <w:r w:rsidRPr="00B62524">
          <w:rPr>
            <w:lang w:val="ru-RU"/>
          </w:rPr>
          <w:tab/>
        </w:r>
        <w:r w:rsidRPr="00B62524">
          <w:rPr>
            <w:lang w:val="ru-RU"/>
          </w:rPr>
          <w:tab/>
          <w:t>]</w:t>
        </w:r>
      </w:ins>
    </w:p>
    <w:p w14:paraId="64DB09A0" w14:textId="618798E9"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t>},</w:t>
      </w:r>
    </w:p>
    <w:p w14:paraId="420D3237" w14:textId="77777777"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t>{</w:t>
      </w:r>
    </w:p>
    <w:p w14:paraId="0F4C41D3" w14:textId="01BAD276"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TradingDay</w:t>
      </w:r>
      <w:r w:rsidRPr="00C75A4E">
        <w:rPr>
          <w:lang w:val="ru-RU"/>
        </w:rPr>
        <w:t>1": "</w:t>
      </w:r>
      <w:del w:id="6156" w:author="Сатлер Марина Викторовна" w:date="2025-01-13T15:20:00Z">
        <w:r w:rsidRPr="00C75A4E" w:rsidDel="00CC5520">
          <w:rPr>
            <w:lang w:val="ru-RU"/>
          </w:rPr>
          <w:delText>2022</w:delText>
        </w:r>
      </w:del>
      <w:ins w:id="6157" w:author="Сатлер Марина Викторовна" w:date="2025-01-13T15:20:00Z">
        <w:r w:rsidR="00CC5520" w:rsidRPr="00C75A4E">
          <w:rPr>
            <w:lang w:val="ru-RU"/>
          </w:rPr>
          <w:t>202</w:t>
        </w:r>
        <w:r w:rsidR="00CC5520">
          <w:rPr>
            <w:lang w:val="ru-RU"/>
          </w:rPr>
          <w:t>4</w:t>
        </w:r>
      </w:ins>
      <w:r w:rsidRPr="00C75A4E">
        <w:rPr>
          <w:lang w:val="ru-RU"/>
        </w:rPr>
        <w:t>-1</w:t>
      </w:r>
      <w:del w:id="6158" w:author="Сатлер Марина Викторовна" w:date="2025-01-13T15:28:00Z">
        <w:r w:rsidRPr="00C75A4E" w:rsidDel="002E42ED">
          <w:rPr>
            <w:lang w:val="ru-RU"/>
          </w:rPr>
          <w:delText>0</w:delText>
        </w:r>
      </w:del>
      <w:ins w:id="6159" w:author="Сатлер Марина Викторовна" w:date="2025-01-13T15:28:00Z">
        <w:r w:rsidR="002E42ED">
          <w:rPr>
            <w:lang w:val="ru-RU"/>
          </w:rPr>
          <w:t>2</w:t>
        </w:r>
      </w:ins>
      <w:r w:rsidRPr="00C75A4E">
        <w:rPr>
          <w:lang w:val="ru-RU"/>
        </w:rPr>
        <w:t>-</w:t>
      </w:r>
      <w:del w:id="6160" w:author="Сатлер Марина Викторовна" w:date="2025-01-13T16:30:00Z">
        <w:r w:rsidRPr="00C75A4E" w:rsidDel="006A30B3">
          <w:rPr>
            <w:lang w:val="ru-RU"/>
          </w:rPr>
          <w:delText>29</w:delText>
        </w:r>
      </w:del>
      <w:ins w:id="6161" w:author="Сатлер Марина Викторовна" w:date="2025-01-13T16:30:00Z">
        <w:r w:rsidR="006A30B3" w:rsidRPr="00C75A4E">
          <w:rPr>
            <w:lang w:val="ru-RU"/>
          </w:rPr>
          <w:t>2</w:t>
        </w:r>
        <w:r w:rsidR="006A30B3">
          <w:rPr>
            <w:lang w:val="ru-RU"/>
          </w:rPr>
          <w:t>3</w:t>
        </w:r>
      </w:ins>
      <w:r w:rsidRPr="00C75A4E">
        <w:rPr>
          <w:lang w:val="ru-RU"/>
        </w:rPr>
        <w:t>",</w:t>
      </w:r>
    </w:p>
    <w:p w14:paraId="7B85E6F5" w14:textId="61C29F7A"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t>Justification</w:t>
      </w:r>
      <w:r w:rsidRPr="00C75A4E">
        <w:rPr>
          <w:lang w:val="ru-RU"/>
        </w:rPr>
        <w:t>": "Документ был проведен по некорректному коду бюджетной классификации.",</w:t>
      </w:r>
    </w:p>
    <w:p w14:paraId="5AFA44C1" w14:textId="1F2F0916" w:rsidR="00416A6C" w:rsidRPr="006A30B3" w:rsidDel="006A30B3" w:rsidRDefault="00416A6C" w:rsidP="0087763A">
      <w:pPr>
        <w:pStyle w:val="GOSTScript"/>
        <w:rPr>
          <w:del w:id="6162" w:author="Сатлер Марина Викторовна" w:date="2025-01-13T16:31:00Z"/>
          <w:lang w:val="ru-RU"/>
        </w:rPr>
      </w:pPr>
      <w:del w:id="6163" w:author="Сатлер Марина Викторовна" w:date="2025-01-13T16:31:00Z">
        <w:r w:rsidRPr="00C75A4E" w:rsidDel="006A30B3">
          <w:rPr>
            <w:lang w:val="ru-RU"/>
          </w:rPr>
          <w:tab/>
        </w:r>
        <w:r w:rsidRPr="00C75A4E" w:rsidDel="006A30B3">
          <w:rPr>
            <w:lang w:val="ru-RU"/>
          </w:rPr>
          <w:tab/>
        </w:r>
        <w:r w:rsidRPr="00C75A4E" w:rsidDel="006A30B3">
          <w:rPr>
            <w:lang w:val="ru-RU"/>
          </w:rPr>
          <w:tab/>
        </w:r>
        <w:r w:rsidRPr="00C75A4E" w:rsidDel="006A30B3">
          <w:rPr>
            <w:lang w:val="ru-RU"/>
          </w:rPr>
          <w:tab/>
        </w:r>
        <w:r w:rsidRPr="006A30B3" w:rsidDel="006A30B3">
          <w:rPr>
            <w:lang w:val="ru-RU"/>
          </w:rPr>
          <w:delText>"</w:delText>
        </w:r>
        <w:r w:rsidRPr="006A30B3" w:rsidDel="006A30B3">
          <w:delText>TypeDoc</w:delText>
        </w:r>
        <w:r w:rsidRPr="006A30B3" w:rsidDel="006A30B3">
          <w:rPr>
            <w:lang w:val="ru-RU"/>
          </w:rPr>
          <w:delText>": [</w:delText>
        </w:r>
      </w:del>
    </w:p>
    <w:p w14:paraId="4E2C94C7" w14:textId="6A7C478A" w:rsidR="00416A6C" w:rsidRPr="006A30B3" w:rsidDel="006A30B3" w:rsidRDefault="00416A6C" w:rsidP="0087763A">
      <w:pPr>
        <w:pStyle w:val="GOSTScript"/>
        <w:rPr>
          <w:del w:id="6164" w:author="Сатлер Марина Викторовна" w:date="2025-01-13T16:31:00Z"/>
          <w:lang w:val="ru-RU"/>
        </w:rPr>
      </w:pPr>
      <w:del w:id="6165" w:author="Сатлер Марина Викторовна" w:date="2025-01-13T16:31:00Z">
        <w:r w:rsidRPr="006A30B3" w:rsidDel="006A30B3">
          <w:rPr>
            <w:lang w:val="ru-RU"/>
          </w:rPr>
          <w:tab/>
        </w:r>
        <w:r w:rsidRPr="006A30B3" w:rsidDel="006A30B3">
          <w:rPr>
            <w:lang w:val="ru-RU"/>
          </w:rPr>
          <w:tab/>
        </w:r>
        <w:r w:rsidRPr="006A30B3" w:rsidDel="006A30B3">
          <w:rPr>
            <w:lang w:val="ru-RU"/>
          </w:rPr>
          <w:tab/>
        </w:r>
        <w:r w:rsidRPr="006A30B3" w:rsidDel="006A30B3">
          <w:rPr>
            <w:lang w:val="ru-RU"/>
          </w:rPr>
          <w:tab/>
        </w:r>
        <w:r w:rsidRPr="006A30B3" w:rsidDel="006A30B3">
          <w:rPr>
            <w:lang w:val="ru-RU"/>
          </w:rPr>
          <w:tab/>
          <w:delText>"Открыт по запросу",</w:delText>
        </w:r>
      </w:del>
    </w:p>
    <w:p w14:paraId="1F546904" w14:textId="3CD15BF7" w:rsidR="00416A6C" w:rsidRPr="006A30B3" w:rsidDel="006A30B3" w:rsidRDefault="00416A6C" w:rsidP="0087763A">
      <w:pPr>
        <w:pStyle w:val="GOSTScript"/>
        <w:rPr>
          <w:del w:id="6166" w:author="Сатлер Марина Викторовна" w:date="2025-01-13T16:31:00Z"/>
          <w:lang w:val="ru-RU"/>
        </w:rPr>
      </w:pPr>
      <w:del w:id="6167" w:author="Сатлер Марина Викторовна" w:date="2025-01-13T16:31:00Z">
        <w:r w:rsidRPr="006A30B3" w:rsidDel="006A30B3">
          <w:rPr>
            <w:lang w:val="ru-RU"/>
          </w:rPr>
          <w:tab/>
        </w:r>
        <w:r w:rsidRPr="006A30B3" w:rsidDel="006A30B3">
          <w:rPr>
            <w:lang w:val="ru-RU"/>
          </w:rPr>
          <w:tab/>
        </w:r>
        <w:r w:rsidRPr="006A30B3" w:rsidDel="006A30B3">
          <w:rPr>
            <w:lang w:val="ru-RU"/>
          </w:rPr>
          <w:tab/>
        </w:r>
        <w:r w:rsidRPr="006A30B3" w:rsidDel="006A30B3">
          <w:rPr>
            <w:lang w:val="ru-RU"/>
          </w:rPr>
          <w:tab/>
        </w:r>
        <w:r w:rsidRPr="006A30B3" w:rsidDel="006A30B3">
          <w:rPr>
            <w:lang w:val="ru-RU"/>
          </w:rPr>
          <w:tab/>
          <w:delText>"Открыт"</w:delText>
        </w:r>
      </w:del>
    </w:p>
    <w:p w14:paraId="044D8650" w14:textId="2A16FACC" w:rsidR="00416A6C" w:rsidRPr="007B1DE7" w:rsidDel="006A30B3" w:rsidRDefault="00416A6C" w:rsidP="0087763A">
      <w:pPr>
        <w:pStyle w:val="GOSTScript"/>
        <w:rPr>
          <w:del w:id="6168" w:author="Сатлер Марина Викторовна" w:date="2025-01-13T16:31:00Z"/>
          <w:lang w:val="ru-RU"/>
        </w:rPr>
      </w:pPr>
      <w:del w:id="6169" w:author="Сатлер Марина Викторовна" w:date="2025-01-13T16:31:00Z">
        <w:r w:rsidRPr="006A30B3" w:rsidDel="006A30B3">
          <w:rPr>
            <w:lang w:val="ru-RU"/>
          </w:rPr>
          <w:tab/>
        </w:r>
        <w:r w:rsidRPr="006A30B3" w:rsidDel="006A30B3">
          <w:rPr>
            <w:lang w:val="ru-RU"/>
          </w:rPr>
          <w:tab/>
        </w:r>
        <w:r w:rsidRPr="006A30B3" w:rsidDel="006A30B3">
          <w:rPr>
            <w:lang w:val="ru-RU"/>
          </w:rPr>
          <w:tab/>
        </w:r>
        <w:r w:rsidRPr="006A30B3" w:rsidDel="006A30B3">
          <w:rPr>
            <w:lang w:val="ru-RU"/>
          </w:rPr>
          <w:tab/>
        </w:r>
        <w:r w:rsidRPr="007B1DE7" w:rsidDel="006A30B3">
          <w:rPr>
            <w:lang w:val="ru-RU"/>
          </w:rPr>
          <w:delText>],</w:delText>
        </w:r>
      </w:del>
    </w:p>
    <w:p w14:paraId="2D2665F5" w14:textId="77777777" w:rsidR="00416A6C" w:rsidRPr="008900EC" w:rsidRDefault="00416A6C" w:rsidP="0087763A">
      <w:pPr>
        <w:pStyle w:val="GOSTScript"/>
      </w:pPr>
      <w:r w:rsidRPr="007B1DE7">
        <w:rPr>
          <w:lang w:val="ru-RU"/>
        </w:rPr>
        <w:tab/>
      </w:r>
      <w:r w:rsidRPr="007B1DE7">
        <w:rPr>
          <w:lang w:val="ru-RU"/>
        </w:rPr>
        <w:tab/>
      </w:r>
      <w:r w:rsidRPr="007B1DE7">
        <w:rPr>
          <w:lang w:val="ru-RU"/>
        </w:rPr>
        <w:tab/>
      </w:r>
      <w:r w:rsidRPr="007B1DE7">
        <w:rPr>
          <w:lang w:val="ru-RU"/>
        </w:rPr>
        <w:tab/>
      </w:r>
      <w:r w:rsidRPr="008900EC">
        <w:t>"DocGuid": [</w:t>
      </w:r>
    </w:p>
    <w:p w14:paraId="35223901" w14:textId="77777777" w:rsidR="00416A6C" w:rsidRPr="008900EC" w:rsidRDefault="00416A6C" w:rsidP="0087763A">
      <w:pPr>
        <w:pStyle w:val="GOSTScript"/>
      </w:pPr>
      <w:r w:rsidRPr="008900EC">
        <w:tab/>
      </w:r>
      <w:r w:rsidRPr="008900EC">
        <w:tab/>
      </w:r>
      <w:r w:rsidRPr="008900EC">
        <w:tab/>
      </w:r>
      <w:r w:rsidRPr="008900EC">
        <w:tab/>
      </w:r>
      <w:r w:rsidRPr="008900EC">
        <w:tab/>
        <w:t>"0bd90a7c-e339-46ff-ac39-71029ff81371"</w:t>
      </w:r>
    </w:p>
    <w:p w14:paraId="7CF19C66" w14:textId="77777777" w:rsidR="00416A6C" w:rsidRPr="00C75A4E" w:rsidRDefault="00416A6C" w:rsidP="0087763A">
      <w:pPr>
        <w:pStyle w:val="GOSTScript"/>
        <w:rPr>
          <w:lang w:val="ru-RU"/>
        </w:rPr>
      </w:pPr>
      <w:r w:rsidRPr="008900EC">
        <w:tab/>
      </w:r>
      <w:r w:rsidRPr="008900EC">
        <w:tab/>
      </w:r>
      <w:r w:rsidRPr="008900EC">
        <w:tab/>
      </w:r>
      <w:r w:rsidRPr="008900EC">
        <w:tab/>
      </w:r>
      <w:r w:rsidRPr="00C75A4E">
        <w:rPr>
          <w:lang w:val="ru-RU"/>
        </w:rPr>
        <w:t>]</w:t>
      </w:r>
    </w:p>
    <w:p w14:paraId="5C09E85E" w14:textId="77777777"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t>}</w:t>
      </w:r>
    </w:p>
    <w:p w14:paraId="03244CF9" w14:textId="77777777" w:rsidR="00416A6C" w:rsidRPr="00C75A4E" w:rsidRDefault="00416A6C" w:rsidP="0087763A">
      <w:pPr>
        <w:pStyle w:val="GOSTScript"/>
        <w:rPr>
          <w:lang w:val="ru-RU"/>
        </w:rPr>
      </w:pPr>
      <w:r w:rsidRPr="00C75A4E">
        <w:rPr>
          <w:lang w:val="ru-RU"/>
        </w:rPr>
        <w:tab/>
      </w:r>
      <w:r w:rsidRPr="00C75A4E">
        <w:rPr>
          <w:lang w:val="ru-RU"/>
        </w:rPr>
        <w:tab/>
        <w:t>]</w:t>
      </w:r>
    </w:p>
    <w:p w14:paraId="22A9925F" w14:textId="77777777" w:rsidR="00416A6C" w:rsidRPr="00C75A4E" w:rsidRDefault="00416A6C" w:rsidP="0087763A">
      <w:pPr>
        <w:pStyle w:val="GOSTScript"/>
        <w:rPr>
          <w:lang w:val="ru-RU"/>
        </w:rPr>
      </w:pPr>
      <w:r w:rsidRPr="00C75A4E">
        <w:rPr>
          <w:lang w:val="ru-RU"/>
        </w:rPr>
        <w:tab/>
        <w:t>}</w:t>
      </w:r>
    </w:p>
    <w:p w14:paraId="5E611CE8" w14:textId="77777777" w:rsidR="00416A6C" w:rsidRPr="00C75A4E" w:rsidRDefault="00416A6C" w:rsidP="0087763A">
      <w:pPr>
        <w:pStyle w:val="GOSTScript"/>
        <w:rPr>
          <w:lang w:val="ru-RU"/>
        </w:rPr>
      </w:pPr>
      <w:r w:rsidRPr="00C75A4E">
        <w:rPr>
          <w:lang w:val="ru-RU"/>
        </w:rPr>
        <w:t>}</w:t>
      </w:r>
    </w:p>
    <w:p w14:paraId="4E9ECB52" w14:textId="77777777" w:rsidR="00416A6C" w:rsidRDefault="00416A6C" w:rsidP="00416A6C">
      <w:pPr>
        <w:pStyle w:val="GOSTNormal"/>
      </w:pPr>
    </w:p>
    <w:p w14:paraId="1841C078" w14:textId="7C8E1F5B" w:rsidR="00416A6C" w:rsidRDefault="00416A6C" w:rsidP="00416A6C">
      <w:pPr>
        <w:pStyle w:val="GOSTNormal"/>
      </w:pPr>
      <w:r w:rsidRPr="0087763A">
        <w:rPr>
          <w:u w:val="single"/>
        </w:rPr>
        <w:t>Пример №11: Сервис открытия операционного дня ТОФК/ЦС по учету с возможностью проведения отдельных операций (TradingDaysSubjectOpenOnRequest если ReqType = 1):</w:t>
      </w:r>
    </w:p>
    <w:p w14:paraId="2D816974" w14:textId="77777777" w:rsidR="00416A6C" w:rsidRPr="008900EC" w:rsidRDefault="00416A6C" w:rsidP="0087763A">
      <w:pPr>
        <w:pStyle w:val="GOSTScript"/>
      </w:pPr>
      <w:r w:rsidRPr="008900EC">
        <w:t>{</w:t>
      </w:r>
    </w:p>
    <w:p w14:paraId="58B740E9" w14:textId="77777777" w:rsidR="00416A6C" w:rsidRPr="008900EC" w:rsidRDefault="00416A6C" w:rsidP="0087763A">
      <w:pPr>
        <w:pStyle w:val="GOSTScript"/>
      </w:pPr>
      <w:r w:rsidRPr="008900EC">
        <w:tab/>
        <w:t>"header": {</w:t>
      </w:r>
    </w:p>
    <w:p w14:paraId="09420636" w14:textId="65278905" w:rsidR="00416A6C" w:rsidRPr="008900EC" w:rsidRDefault="00416A6C" w:rsidP="0087763A">
      <w:pPr>
        <w:pStyle w:val="GOSTScript"/>
      </w:pPr>
      <w:r w:rsidRPr="008900EC">
        <w:lastRenderedPageBreak/>
        <w:tab/>
      </w:r>
      <w:r w:rsidRPr="008900EC">
        <w:tab/>
        <w:t>"Source": "</w:t>
      </w:r>
      <w:r w:rsidR="00063F9A">
        <w:t>ARP</w:t>
      </w:r>
      <w:r w:rsidRPr="008900EC">
        <w:t>",</w:t>
      </w:r>
    </w:p>
    <w:p w14:paraId="44F4F7BF" w14:textId="4C7EBF62" w:rsidR="00416A6C" w:rsidRPr="008900EC" w:rsidRDefault="00416A6C" w:rsidP="0087763A">
      <w:pPr>
        <w:pStyle w:val="GOSTScript"/>
      </w:pPr>
      <w:r w:rsidRPr="008900EC">
        <w:tab/>
      </w:r>
      <w:r w:rsidRPr="008900EC">
        <w:tab/>
        <w:t>"ReqDateTime": "202</w:t>
      </w:r>
      <w:del w:id="6170" w:author="Сатлер Марина Викторовна" w:date="2025-01-13T16:03:00Z">
        <w:r w:rsidRPr="008900EC" w:rsidDel="00CE4EE5">
          <w:delText>2</w:delText>
        </w:r>
      </w:del>
      <w:ins w:id="6171" w:author="Сатлер Марина Викторовна" w:date="2025-01-13T16:03:00Z">
        <w:r w:rsidR="00CE4EE5" w:rsidRPr="007B1DE7">
          <w:t>4</w:t>
        </w:r>
      </w:ins>
      <w:r w:rsidRPr="008900EC">
        <w:t>-12-29 10:37:22",</w:t>
      </w:r>
    </w:p>
    <w:p w14:paraId="04D121B9" w14:textId="77777777" w:rsidR="00416A6C" w:rsidRPr="008900EC" w:rsidRDefault="00416A6C" w:rsidP="0087763A">
      <w:pPr>
        <w:pStyle w:val="GOSTScript"/>
      </w:pPr>
      <w:r w:rsidRPr="008900EC">
        <w:tab/>
      </w:r>
      <w:r w:rsidRPr="008900EC">
        <w:tab/>
        <w:t>"Version": "2.4",</w:t>
      </w:r>
    </w:p>
    <w:p w14:paraId="660766AF" w14:textId="77777777" w:rsidR="00416A6C" w:rsidRPr="008900EC" w:rsidRDefault="00416A6C" w:rsidP="0087763A">
      <w:pPr>
        <w:pStyle w:val="GOSTScript"/>
      </w:pPr>
      <w:r w:rsidRPr="008900EC">
        <w:tab/>
      </w:r>
      <w:r w:rsidRPr="008900EC">
        <w:tab/>
        <w:t>"ReqGuid": "b0d4ce5d-2757-4699-948c-cfa72ba94f10",</w:t>
      </w:r>
    </w:p>
    <w:p w14:paraId="44FB356B" w14:textId="77777777" w:rsidR="00416A6C" w:rsidRPr="008900EC" w:rsidRDefault="00416A6C" w:rsidP="0087763A">
      <w:pPr>
        <w:pStyle w:val="GOSTScript"/>
      </w:pPr>
      <w:r w:rsidRPr="008900EC">
        <w:tab/>
      </w:r>
      <w:r w:rsidRPr="008900EC">
        <w:tab/>
        <w:t>"DocGuid": "0bd90a7c-e339-46ff-ac39-71029ff81370",</w:t>
      </w:r>
    </w:p>
    <w:p w14:paraId="743D2EA6" w14:textId="77777777" w:rsidR="00416A6C" w:rsidRPr="008900EC" w:rsidRDefault="00416A6C" w:rsidP="0087763A">
      <w:pPr>
        <w:pStyle w:val="GOSTScript"/>
      </w:pPr>
      <w:r w:rsidRPr="008900EC">
        <w:tab/>
      </w:r>
      <w:r w:rsidRPr="008900EC">
        <w:tab/>
        <w:t>"RequestType": "TradingDaysSubjectOpenOnRequest"</w:t>
      </w:r>
    </w:p>
    <w:p w14:paraId="6A337BE8" w14:textId="77777777" w:rsidR="00416A6C" w:rsidRPr="008900EC" w:rsidRDefault="00416A6C" w:rsidP="0087763A">
      <w:pPr>
        <w:pStyle w:val="GOSTScript"/>
      </w:pPr>
      <w:r w:rsidRPr="008900EC">
        <w:tab/>
        <w:t>},</w:t>
      </w:r>
    </w:p>
    <w:p w14:paraId="542558CF" w14:textId="77777777" w:rsidR="00416A6C" w:rsidRPr="008900EC" w:rsidRDefault="00416A6C" w:rsidP="0087763A">
      <w:pPr>
        <w:pStyle w:val="GOSTScript"/>
      </w:pPr>
      <w:r w:rsidRPr="008900EC">
        <w:tab/>
        <w:t>"document": {</w:t>
      </w:r>
    </w:p>
    <w:p w14:paraId="37CCDBC2" w14:textId="77777777" w:rsidR="00416A6C" w:rsidRPr="008900EC" w:rsidRDefault="00416A6C" w:rsidP="0087763A">
      <w:pPr>
        <w:pStyle w:val="GOSTScript"/>
      </w:pPr>
      <w:r w:rsidRPr="008900EC">
        <w:tab/>
      </w:r>
      <w:r w:rsidRPr="008900EC">
        <w:tab/>
        <w:t>"ReqGuidOpen": "0bd90a7c-e339-46ff-ac39-71029ff81370",</w:t>
      </w:r>
    </w:p>
    <w:p w14:paraId="49178428" w14:textId="77777777" w:rsidR="00416A6C" w:rsidRPr="008900EC" w:rsidRDefault="00416A6C" w:rsidP="0087763A">
      <w:pPr>
        <w:pStyle w:val="GOSTScript"/>
      </w:pPr>
      <w:r w:rsidRPr="008900EC">
        <w:tab/>
      </w:r>
      <w:r w:rsidRPr="008900EC">
        <w:tab/>
        <w:t>"Subject": "5000",</w:t>
      </w:r>
    </w:p>
    <w:p w14:paraId="2635D4D7" w14:textId="5FC398AF" w:rsidR="00416A6C" w:rsidRPr="008900EC" w:rsidRDefault="00416A6C" w:rsidP="0087763A">
      <w:pPr>
        <w:pStyle w:val="GOSTScript"/>
      </w:pPr>
      <w:r w:rsidRPr="008900EC">
        <w:tab/>
      </w:r>
      <w:r w:rsidRPr="008900EC">
        <w:tab/>
        <w:t>"BeginDate": "202</w:t>
      </w:r>
      <w:del w:id="6172" w:author="Сатлер Марина Викторовна" w:date="2025-01-13T16:05:00Z">
        <w:r w:rsidRPr="008900EC" w:rsidDel="00CE4EE5">
          <w:delText>2</w:delText>
        </w:r>
      </w:del>
      <w:ins w:id="6173" w:author="Сатлер Марина Викторовна" w:date="2025-01-13T16:05:00Z">
        <w:r w:rsidR="00CE4EE5" w:rsidRPr="007B1DE7">
          <w:t>4</w:t>
        </w:r>
      </w:ins>
      <w:r w:rsidRPr="008900EC">
        <w:t>-12-29",</w:t>
      </w:r>
    </w:p>
    <w:p w14:paraId="7A32FB91" w14:textId="2FBC37E4" w:rsidR="00416A6C" w:rsidRPr="008900EC" w:rsidRDefault="00416A6C" w:rsidP="0087763A">
      <w:pPr>
        <w:pStyle w:val="GOSTScript"/>
      </w:pPr>
      <w:r w:rsidRPr="008900EC">
        <w:tab/>
      </w:r>
      <w:r w:rsidRPr="008900EC">
        <w:tab/>
        <w:t>"EndDate": "202</w:t>
      </w:r>
      <w:del w:id="6174" w:author="Сатлер Марина Викторовна" w:date="2025-01-13T16:05:00Z">
        <w:r w:rsidRPr="008900EC" w:rsidDel="00CE4EE5">
          <w:delText>2</w:delText>
        </w:r>
      </w:del>
      <w:ins w:id="6175" w:author="Сатлер Марина Викторовна" w:date="2025-01-13T16:05:00Z">
        <w:r w:rsidR="00CE4EE5" w:rsidRPr="007B1DE7">
          <w:t>4</w:t>
        </w:r>
      </w:ins>
      <w:r w:rsidRPr="008900EC">
        <w:t>-12-31",</w:t>
      </w:r>
    </w:p>
    <w:p w14:paraId="10E9E41D" w14:textId="25C8A7F5" w:rsidR="00416A6C" w:rsidRDefault="00416A6C" w:rsidP="0087763A">
      <w:pPr>
        <w:pStyle w:val="GOSTScript"/>
        <w:rPr>
          <w:ins w:id="6176" w:author="Гилязова Екатерина Викторовна" w:date="2024-07-18T17:35:00Z"/>
        </w:rPr>
      </w:pPr>
      <w:r w:rsidRPr="008900EC">
        <w:tab/>
      </w:r>
      <w:r w:rsidRPr="008900EC">
        <w:tab/>
        <w:t>"ReqType": 1,</w:t>
      </w:r>
    </w:p>
    <w:p w14:paraId="1DE0290A" w14:textId="2D02B46D" w:rsidR="002359DB" w:rsidRPr="008900EC" w:rsidRDefault="002359DB" w:rsidP="002359DB">
      <w:pPr>
        <w:pStyle w:val="GOSTScript"/>
      </w:pPr>
      <w:ins w:id="6177" w:author="Гилязова Екатерина Викторовна" w:date="2024-07-18T17:35:00Z">
        <w:r w:rsidRPr="00531B07">
          <w:tab/>
        </w:r>
        <w:r w:rsidRPr="00531B07">
          <w:tab/>
          <w:t>"</w:t>
        </w:r>
        <w:r>
          <w:t>User</w:t>
        </w:r>
        <w:r w:rsidRPr="00531B07">
          <w:t>": "0bd9</w:t>
        </w:r>
        <w:r>
          <w:t>0a7c-e339-46ff-ac39-71029ff81371</w:t>
        </w:r>
        <w:r w:rsidRPr="00531B07">
          <w:t>",</w:t>
        </w:r>
      </w:ins>
    </w:p>
    <w:p w14:paraId="77E0D884" w14:textId="77777777" w:rsidR="00416A6C" w:rsidRPr="008900EC" w:rsidRDefault="00416A6C" w:rsidP="0087763A">
      <w:pPr>
        <w:pStyle w:val="GOSTScript"/>
      </w:pPr>
      <w:r w:rsidRPr="008900EC">
        <w:tab/>
      </w:r>
      <w:r w:rsidRPr="008900EC">
        <w:tab/>
        <w:t>"Requests": [</w:t>
      </w:r>
    </w:p>
    <w:p w14:paraId="07DF31B3" w14:textId="77777777" w:rsidR="00416A6C" w:rsidRPr="00471360" w:rsidRDefault="00416A6C" w:rsidP="0087763A">
      <w:pPr>
        <w:pStyle w:val="GOSTScript"/>
      </w:pPr>
      <w:r w:rsidRPr="008900EC">
        <w:tab/>
      </w:r>
      <w:r w:rsidRPr="008900EC">
        <w:tab/>
      </w:r>
      <w:r w:rsidRPr="008900EC">
        <w:tab/>
      </w:r>
      <w:r w:rsidRPr="00471360">
        <w:t>{</w:t>
      </w:r>
    </w:p>
    <w:p w14:paraId="18824951" w14:textId="6C356BD0" w:rsidR="00416A6C" w:rsidRPr="00471360" w:rsidRDefault="00416A6C" w:rsidP="0087763A">
      <w:pPr>
        <w:pStyle w:val="GOSTScript"/>
      </w:pPr>
      <w:r w:rsidRPr="00471360">
        <w:tab/>
      </w:r>
      <w:r w:rsidRPr="00471360">
        <w:tab/>
      </w:r>
      <w:r w:rsidRPr="00471360">
        <w:tab/>
      </w:r>
      <w:r w:rsidRPr="00471360">
        <w:tab/>
        <w:t>"</w:t>
      </w:r>
      <w:r>
        <w:t>TradingDay</w:t>
      </w:r>
      <w:r w:rsidRPr="00471360">
        <w:t>1": "202</w:t>
      </w:r>
      <w:del w:id="6178" w:author="Сатлер Марина Викторовна" w:date="2025-01-13T16:06:00Z">
        <w:r w:rsidRPr="00471360" w:rsidDel="00CE4EE5">
          <w:delText>2</w:delText>
        </w:r>
      </w:del>
      <w:ins w:id="6179" w:author="Сатлер Марина Викторовна" w:date="2025-01-13T16:06:00Z">
        <w:r w:rsidR="00CE4EE5" w:rsidRPr="007B1DE7">
          <w:t>4</w:t>
        </w:r>
      </w:ins>
      <w:r w:rsidRPr="00471360">
        <w:t>-12-15",</w:t>
      </w:r>
    </w:p>
    <w:p w14:paraId="59435F1F" w14:textId="3E690DEC" w:rsidR="00416A6C" w:rsidRPr="00471360" w:rsidRDefault="00416A6C" w:rsidP="0087763A">
      <w:pPr>
        <w:pStyle w:val="GOSTScript"/>
      </w:pPr>
      <w:r w:rsidRPr="00471360">
        <w:tab/>
      </w:r>
      <w:r w:rsidRPr="00471360">
        <w:tab/>
      </w:r>
      <w:r w:rsidRPr="00471360">
        <w:tab/>
      </w:r>
      <w:r w:rsidRPr="00471360">
        <w:tab/>
        <w:t>"</w:t>
      </w:r>
      <w:r>
        <w:t>TradingDay</w:t>
      </w:r>
      <w:r w:rsidRPr="00471360">
        <w:t>2": "202</w:t>
      </w:r>
      <w:del w:id="6180" w:author="Сатлер Марина Викторовна" w:date="2025-01-13T16:06:00Z">
        <w:r w:rsidRPr="00471360" w:rsidDel="00CE4EE5">
          <w:delText>2</w:delText>
        </w:r>
      </w:del>
      <w:ins w:id="6181" w:author="Сатлер Марина Викторовна" w:date="2025-01-13T16:06:00Z">
        <w:r w:rsidR="00CE4EE5" w:rsidRPr="007B1DE7">
          <w:t>4</w:t>
        </w:r>
      </w:ins>
      <w:r w:rsidRPr="00471360">
        <w:t>-12-25",</w:t>
      </w:r>
    </w:p>
    <w:p w14:paraId="08A51908" w14:textId="5E2F830E" w:rsidR="00416A6C" w:rsidRPr="00471360" w:rsidRDefault="00416A6C" w:rsidP="0087763A">
      <w:pPr>
        <w:pStyle w:val="GOSTScript"/>
      </w:pPr>
      <w:r w:rsidRPr="00471360">
        <w:tab/>
      </w:r>
      <w:r w:rsidRPr="00471360">
        <w:tab/>
      </w:r>
      <w:r w:rsidRPr="00471360">
        <w:tab/>
      </w:r>
      <w:r w:rsidRPr="00471360">
        <w:tab/>
        <w:t>"</w:t>
      </w:r>
      <w:r>
        <w:t>Justification</w:t>
      </w:r>
      <w:r w:rsidRPr="00471360">
        <w:t>": "</w:t>
      </w:r>
      <w:r w:rsidRPr="00C75A4E">
        <w:rPr>
          <w:lang w:val="ru-RU"/>
        </w:rPr>
        <w:t>Корректировка</w:t>
      </w:r>
      <w:r w:rsidRPr="00471360">
        <w:t xml:space="preserve"> </w:t>
      </w:r>
      <w:r w:rsidRPr="00C75A4E">
        <w:rPr>
          <w:lang w:val="ru-RU"/>
        </w:rPr>
        <w:t>записей</w:t>
      </w:r>
      <w:r w:rsidRPr="00471360">
        <w:t xml:space="preserve"> </w:t>
      </w:r>
      <w:r w:rsidRPr="00C75A4E">
        <w:rPr>
          <w:lang w:val="ru-RU"/>
        </w:rPr>
        <w:t>учета</w:t>
      </w:r>
      <w:r w:rsidRPr="00471360">
        <w:t xml:space="preserve"> </w:t>
      </w:r>
      <w:r w:rsidRPr="00C75A4E">
        <w:rPr>
          <w:lang w:val="ru-RU"/>
        </w:rPr>
        <w:t>бухгалтерскими</w:t>
      </w:r>
      <w:r w:rsidRPr="00471360">
        <w:t xml:space="preserve"> </w:t>
      </w:r>
      <w:r w:rsidRPr="00C75A4E">
        <w:rPr>
          <w:lang w:val="ru-RU"/>
        </w:rPr>
        <w:t>справками</w:t>
      </w:r>
      <w:r w:rsidRPr="00471360">
        <w:t xml:space="preserve"> </w:t>
      </w:r>
      <w:r w:rsidRPr="00C75A4E">
        <w:rPr>
          <w:lang w:val="ru-RU"/>
        </w:rPr>
        <w:t>в</w:t>
      </w:r>
      <w:r w:rsidRPr="00471360">
        <w:t xml:space="preserve"> </w:t>
      </w:r>
      <w:r w:rsidRPr="00C75A4E">
        <w:rPr>
          <w:lang w:val="ru-RU"/>
        </w:rPr>
        <w:t>рамках</w:t>
      </w:r>
      <w:r w:rsidRPr="00471360">
        <w:t xml:space="preserve"> </w:t>
      </w:r>
      <w:r w:rsidRPr="00C75A4E">
        <w:rPr>
          <w:lang w:val="ru-RU"/>
        </w:rPr>
        <w:t>подго</w:t>
      </w:r>
      <w:del w:id="6182" w:author="Сатлер Марина Викторовна" w:date="2025-01-13T16:20:00Z">
        <w:r w:rsidRPr="00471360" w:rsidDel="00AE4F02">
          <w:delText>-</w:delText>
        </w:r>
      </w:del>
      <w:r w:rsidRPr="00C75A4E">
        <w:rPr>
          <w:lang w:val="ru-RU"/>
        </w:rPr>
        <w:t>товки</w:t>
      </w:r>
      <w:r w:rsidRPr="00471360">
        <w:t xml:space="preserve"> </w:t>
      </w:r>
      <w:r w:rsidRPr="00C75A4E">
        <w:rPr>
          <w:lang w:val="ru-RU"/>
        </w:rPr>
        <w:t>к</w:t>
      </w:r>
      <w:r w:rsidRPr="00471360">
        <w:t xml:space="preserve"> </w:t>
      </w:r>
      <w:r w:rsidRPr="00C75A4E">
        <w:rPr>
          <w:lang w:val="ru-RU"/>
        </w:rPr>
        <w:t>процедуре</w:t>
      </w:r>
      <w:r w:rsidRPr="00471360">
        <w:t xml:space="preserve"> </w:t>
      </w:r>
      <w:r w:rsidRPr="00C75A4E">
        <w:rPr>
          <w:lang w:val="ru-RU"/>
        </w:rPr>
        <w:t>ЗГ</w:t>
      </w:r>
      <w:r w:rsidRPr="00471360">
        <w:t>",</w:t>
      </w:r>
    </w:p>
    <w:p w14:paraId="40BE098B" w14:textId="77777777" w:rsidR="00416A6C" w:rsidRPr="008900EC" w:rsidRDefault="00416A6C" w:rsidP="0087763A">
      <w:pPr>
        <w:pStyle w:val="GOSTScript"/>
      </w:pPr>
      <w:r w:rsidRPr="00471360">
        <w:tab/>
      </w:r>
      <w:r w:rsidRPr="00471360">
        <w:tab/>
      </w:r>
      <w:r w:rsidRPr="00471360">
        <w:tab/>
      </w:r>
      <w:r w:rsidRPr="00471360">
        <w:tab/>
      </w:r>
      <w:r w:rsidRPr="008900EC">
        <w:t>"TypeDoc": [</w:t>
      </w:r>
    </w:p>
    <w:p w14:paraId="5580F7D4" w14:textId="77777777" w:rsidR="00416A6C" w:rsidRPr="008900EC" w:rsidRDefault="00416A6C" w:rsidP="0087763A">
      <w:pPr>
        <w:pStyle w:val="GOSTScript"/>
      </w:pPr>
      <w:r w:rsidRPr="008900EC">
        <w:tab/>
      </w:r>
      <w:r w:rsidRPr="008900EC">
        <w:tab/>
      </w:r>
      <w:r w:rsidRPr="008900EC">
        <w:tab/>
      </w:r>
      <w:r w:rsidRPr="008900EC">
        <w:tab/>
      </w:r>
      <w:r w:rsidRPr="008900EC">
        <w:tab/>
        <w:t>"VLS_REPORT_DO",</w:t>
      </w:r>
    </w:p>
    <w:p w14:paraId="4FB07427" w14:textId="77777777" w:rsidR="00416A6C" w:rsidRPr="008900EC" w:rsidRDefault="00416A6C" w:rsidP="0087763A">
      <w:pPr>
        <w:pStyle w:val="GOSTScript"/>
      </w:pPr>
      <w:r w:rsidRPr="008900EC">
        <w:tab/>
      </w:r>
      <w:r w:rsidRPr="008900EC">
        <w:tab/>
      </w:r>
      <w:r w:rsidRPr="008900EC">
        <w:tab/>
      </w:r>
      <w:r w:rsidRPr="008900EC">
        <w:tab/>
      </w:r>
      <w:r w:rsidRPr="008900EC">
        <w:tab/>
        <w:t>"ARP_FAH_0504833"</w:t>
      </w:r>
    </w:p>
    <w:p w14:paraId="3F64EAD6" w14:textId="0C8EFAE9" w:rsidR="00416A6C" w:rsidRPr="007B1DE7" w:rsidRDefault="00416A6C" w:rsidP="0087763A">
      <w:pPr>
        <w:pStyle w:val="GOSTScript"/>
        <w:rPr>
          <w:ins w:id="6183" w:author="Сатлер Марина Викторовна" w:date="2025-01-13T16:10:00Z"/>
        </w:rPr>
      </w:pPr>
      <w:r w:rsidRPr="008900EC">
        <w:tab/>
      </w:r>
      <w:r w:rsidRPr="008900EC">
        <w:tab/>
      </w:r>
      <w:r w:rsidRPr="008900EC">
        <w:tab/>
      </w:r>
      <w:r w:rsidRPr="008900EC">
        <w:tab/>
        <w:t>]</w:t>
      </w:r>
      <w:ins w:id="6184" w:author="Сатлер Марина Викторовна" w:date="2025-01-13T16:10:00Z">
        <w:r w:rsidR="00A52F68" w:rsidRPr="007B1DE7">
          <w:t>,</w:t>
        </w:r>
      </w:ins>
    </w:p>
    <w:p w14:paraId="48421310" w14:textId="77777777" w:rsidR="00A52F68" w:rsidRPr="007B1DE7" w:rsidRDefault="00A52F68" w:rsidP="00A52F68">
      <w:pPr>
        <w:pStyle w:val="GOSTScript"/>
        <w:rPr>
          <w:ins w:id="6185" w:author="Сатлер Марина Викторовна" w:date="2025-01-13T16:10:00Z"/>
        </w:rPr>
      </w:pPr>
      <w:ins w:id="6186" w:author="Сатлер Марина Викторовна" w:date="2025-01-13T16:10:00Z">
        <w:r w:rsidRPr="007B1DE7">
          <w:tab/>
        </w:r>
        <w:r w:rsidRPr="007B1DE7">
          <w:tab/>
        </w:r>
        <w:r w:rsidRPr="007B1DE7">
          <w:tab/>
        </w:r>
        <w:r w:rsidRPr="007B1DE7">
          <w:tab/>
          <w:t>"RestrictionList": [</w:t>
        </w:r>
      </w:ins>
    </w:p>
    <w:p w14:paraId="29E21DE3" w14:textId="77777777" w:rsidR="00A52F68" w:rsidRPr="007B1DE7" w:rsidRDefault="00A52F68" w:rsidP="00A52F68">
      <w:pPr>
        <w:pStyle w:val="GOSTScript"/>
        <w:rPr>
          <w:ins w:id="6187" w:author="Сатлер Марина Викторовна" w:date="2025-01-13T16:10:00Z"/>
        </w:rPr>
      </w:pPr>
      <w:ins w:id="6188" w:author="Сатлер Марина Викторовна" w:date="2025-01-13T16:10:00Z">
        <w:r w:rsidRPr="007B1DE7">
          <w:tab/>
        </w:r>
        <w:r w:rsidRPr="007B1DE7">
          <w:tab/>
        </w:r>
        <w:r w:rsidRPr="007B1DE7">
          <w:tab/>
        </w:r>
        <w:r w:rsidRPr="007B1DE7">
          <w:tab/>
        </w:r>
        <w:r w:rsidRPr="007B1DE7">
          <w:tab/>
          <w:t>{</w:t>
        </w:r>
      </w:ins>
    </w:p>
    <w:p w14:paraId="62A15578" w14:textId="77777777" w:rsidR="00A52F68" w:rsidRPr="007B1DE7" w:rsidRDefault="00A52F68" w:rsidP="00A52F68">
      <w:pPr>
        <w:pStyle w:val="GOSTScript"/>
        <w:rPr>
          <w:ins w:id="6189" w:author="Сатлер Марина Викторовна" w:date="2025-01-13T16:10:00Z"/>
        </w:rPr>
      </w:pPr>
      <w:ins w:id="6190" w:author="Сатлер Марина Викторовна" w:date="2025-01-13T16:10:00Z">
        <w:r w:rsidRPr="007B1DE7">
          <w:tab/>
        </w:r>
        <w:r w:rsidRPr="007B1DE7">
          <w:tab/>
        </w:r>
        <w:r w:rsidRPr="007B1DE7">
          <w:tab/>
        </w:r>
        <w:r w:rsidRPr="007B1DE7">
          <w:tab/>
        </w:r>
        <w:r w:rsidRPr="007B1DE7">
          <w:tab/>
        </w:r>
        <w:r w:rsidRPr="007B1DE7">
          <w:tab/>
          <w:t>"Name": "oktmoKS",</w:t>
        </w:r>
      </w:ins>
    </w:p>
    <w:p w14:paraId="6258CBC9" w14:textId="77777777" w:rsidR="00A52F68" w:rsidRPr="007B1DE7" w:rsidRDefault="00A52F68" w:rsidP="00A52F68">
      <w:pPr>
        <w:pStyle w:val="GOSTScript"/>
        <w:rPr>
          <w:ins w:id="6191" w:author="Сатлер Марина Викторовна" w:date="2025-01-13T16:10:00Z"/>
        </w:rPr>
      </w:pPr>
      <w:ins w:id="6192" w:author="Сатлер Марина Викторовна" w:date="2025-01-13T16:10:00Z">
        <w:r w:rsidRPr="007B1DE7">
          <w:tab/>
        </w:r>
        <w:r w:rsidRPr="007B1DE7">
          <w:tab/>
        </w:r>
        <w:r w:rsidRPr="007B1DE7">
          <w:tab/>
        </w:r>
        <w:r w:rsidRPr="007B1DE7">
          <w:tab/>
        </w:r>
        <w:r w:rsidRPr="007B1DE7">
          <w:tab/>
        </w:r>
        <w:r w:rsidRPr="007B1DE7">
          <w:tab/>
          <w:t>"Operation ": "=",</w:t>
        </w:r>
      </w:ins>
    </w:p>
    <w:p w14:paraId="038ECD24" w14:textId="77777777" w:rsidR="00A52F68" w:rsidRPr="007B1DE7" w:rsidRDefault="00A52F68" w:rsidP="00A52F68">
      <w:pPr>
        <w:pStyle w:val="GOSTScript"/>
        <w:rPr>
          <w:ins w:id="6193" w:author="Сатлер Марина Викторовна" w:date="2025-01-13T16:10:00Z"/>
        </w:rPr>
      </w:pPr>
      <w:ins w:id="6194" w:author="Сатлер Марина Викторовна" w:date="2025-01-13T16:10:00Z">
        <w:r w:rsidRPr="007B1DE7">
          <w:tab/>
        </w:r>
        <w:r w:rsidRPr="007B1DE7">
          <w:tab/>
        </w:r>
        <w:r w:rsidRPr="007B1DE7">
          <w:tab/>
        </w:r>
        <w:r w:rsidRPr="007B1DE7">
          <w:tab/>
        </w:r>
        <w:r w:rsidRPr="007B1DE7">
          <w:tab/>
        </w:r>
        <w:r w:rsidRPr="007B1DE7">
          <w:tab/>
          <w:t>"Site": "+1",</w:t>
        </w:r>
      </w:ins>
    </w:p>
    <w:p w14:paraId="18609FDE" w14:textId="77777777" w:rsidR="00A52F68" w:rsidRPr="007B1DE7" w:rsidRDefault="00A52F68" w:rsidP="00A52F68">
      <w:pPr>
        <w:pStyle w:val="GOSTScript"/>
        <w:rPr>
          <w:ins w:id="6195" w:author="Сатлер Марина Викторовна" w:date="2025-01-13T16:10:00Z"/>
        </w:rPr>
      </w:pPr>
      <w:ins w:id="6196" w:author="Сатлер Марина Викторовна" w:date="2025-01-13T16:10:00Z">
        <w:r w:rsidRPr="007B1DE7">
          <w:tab/>
        </w:r>
        <w:r w:rsidRPr="007B1DE7">
          <w:tab/>
        </w:r>
        <w:r w:rsidRPr="007B1DE7">
          <w:tab/>
        </w:r>
        <w:r w:rsidRPr="007B1DE7">
          <w:tab/>
        </w:r>
        <w:r w:rsidRPr="007B1DE7">
          <w:tab/>
        </w:r>
        <w:r w:rsidRPr="007B1DE7">
          <w:tab/>
          <w:t>"Value": [</w:t>
        </w:r>
      </w:ins>
    </w:p>
    <w:p w14:paraId="4DE1CD8E" w14:textId="1FEEA9EF" w:rsidR="00A52F68" w:rsidRPr="007B1DE7" w:rsidRDefault="00A52F68" w:rsidP="00A52F68">
      <w:pPr>
        <w:pStyle w:val="GOSTScript"/>
        <w:rPr>
          <w:ins w:id="6197" w:author="Сатлер Марина Викторовна" w:date="2025-01-13T16:10:00Z"/>
        </w:rPr>
      </w:pPr>
      <w:ins w:id="6198" w:author="Сатлер Марина Викторовна" w:date="2025-01-13T16:10:00Z">
        <w:r w:rsidRPr="007B1DE7">
          <w:tab/>
        </w:r>
        <w:r w:rsidRPr="007B1DE7">
          <w:tab/>
        </w:r>
        <w:r w:rsidRPr="007B1DE7">
          <w:tab/>
        </w:r>
        <w:r w:rsidRPr="007B1DE7">
          <w:tab/>
        </w:r>
        <w:r w:rsidRPr="007B1DE7">
          <w:tab/>
        </w:r>
        <w:r w:rsidRPr="007B1DE7">
          <w:tab/>
        </w:r>
        <w:r w:rsidRPr="007B1DE7">
          <w:tab/>
          <w:t>"</w:t>
        </w:r>
      </w:ins>
      <w:ins w:id="6199" w:author="Сатлер Марина Викторовна" w:date="2025-01-13T16:11:00Z">
        <w:r w:rsidRPr="00B00016">
          <w:t>03703000</w:t>
        </w:r>
      </w:ins>
      <w:ins w:id="6200" w:author="Сатлер Марина Викторовна" w:date="2025-01-13T16:10:00Z">
        <w:r w:rsidRPr="007B1DE7">
          <w:t>",</w:t>
        </w:r>
      </w:ins>
    </w:p>
    <w:p w14:paraId="6A97AC7B" w14:textId="1D3AA877" w:rsidR="00A52F68" w:rsidRPr="007B1DE7" w:rsidRDefault="00A52F68" w:rsidP="00A52F68">
      <w:pPr>
        <w:pStyle w:val="GOSTScript"/>
        <w:rPr>
          <w:ins w:id="6201" w:author="Сатлер Марина Викторовна" w:date="2025-01-13T16:10:00Z"/>
        </w:rPr>
      </w:pPr>
      <w:ins w:id="6202" w:author="Сатлер Марина Викторовна" w:date="2025-01-13T16:10:00Z">
        <w:r w:rsidRPr="007B1DE7">
          <w:tab/>
        </w:r>
        <w:r w:rsidRPr="007B1DE7">
          <w:tab/>
        </w:r>
        <w:r w:rsidRPr="007B1DE7">
          <w:tab/>
        </w:r>
        <w:r w:rsidRPr="007B1DE7">
          <w:tab/>
        </w:r>
        <w:r w:rsidRPr="007B1DE7">
          <w:tab/>
        </w:r>
        <w:r w:rsidRPr="007B1DE7">
          <w:tab/>
        </w:r>
        <w:r w:rsidRPr="007B1DE7">
          <w:tab/>
          <w:t>"</w:t>
        </w:r>
      </w:ins>
      <w:ins w:id="6203" w:author="Сатлер Марина Викторовна" w:date="2025-01-13T16:11:00Z">
        <w:r w:rsidRPr="00B00016">
          <w:t>07510001</w:t>
        </w:r>
      </w:ins>
      <w:ins w:id="6204" w:author="Сатлер Марина Викторовна" w:date="2025-01-13T16:10:00Z">
        <w:r w:rsidRPr="007B1DE7">
          <w:t>",</w:t>
        </w:r>
      </w:ins>
    </w:p>
    <w:p w14:paraId="57C0DA1A" w14:textId="7C3157E8" w:rsidR="00A52F68" w:rsidRPr="007B1DE7" w:rsidRDefault="00A52F68" w:rsidP="00A52F68">
      <w:pPr>
        <w:pStyle w:val="GOSTScript"/>
        <w:rPr>
          <w:ins w:id="6205" w:author="Сатлер Марина Викторовна" w:date="2025-01-13T16:10:00Z"/>
        </w:rPr>
      </w:pPr>
      <w:ins w:id="6206" w:author="Сатлер Марина Викторовна" w:date="2025-01-13T16:10:00Z">
        <w:r w:rsidRPr="007B1DE7">
          <w:tab/>
        </w:r>
        <w:r w:rsidRPr="007B1DE7">
          <w:tab/>
        </w:r>
        <w:r w:rsidRPr="007B1DE7">
          <w:tab/>
        </w:r>
        <w:r w:rsidRPr="007B1DE7">
          <w:tab/>
        </w:r>
        <w:r w:rsidRPr="007B1DE7">
          <w:tab/>
        </w:r>
        <w:r w:rsidRPr="007B1DE7">
          <w:tab/>
        </w:r>
        <w:r w:rsidRPr="007B1DE7">
          <w:tab/>
          <w:t>"</w:t>
        </w:r>
      </w:ins>
      <w:ins w:id="6207" w:author="Сатлер Марина Викторовна" w:date="2025-01-13T16:11:00Z">
        <w:r w:rsidRPr="00B00016">
          <w:t>53701000</w:t>
        </w:r>
      </w:ins>
      <w:ins w:id="6208" w:author="Сатлер Марина Викторовна" w:date="2025-01-13T16:10:00Z">
        <w:r w:rsidRPr="007B1DE7">
          <w:t>"</w:t>
        </w:r>
      </w:ins>
    </w:p>
    <w:p w14:paraId="1C7BF51C" w14:textId="77777777" w:rsidR="00A52F68" w:rsidRPr="007B1DE7" w:rsidRDefault="00A52F68" w:rsidP="00A52F68">
      <w:pPr>
        <w:pStyle w:val="GOSTScript"/>
        <w:rPr>
          <w:ins w:id="6209" w:author="Сатлер Марина Викторовна" w:date="2025-01-13T16:10:00Z"/>
        </w:rPr>
      </w:pPr>
      <w:ins w:id="6210" w:author="Сатлер Марина Викторовна" w:date="2025-01-13T16:10:00Z">
        <w:r w:rsidRPr="007B1DE7">
          <w:tab/>
        </w:r>
        <w:r w:rsidRPr="007B1DE7">
          <w:tab/>
        </w:r>
        <w:r w:rsidRPr="007B1DE7">
          <w:tab/>
        </w:r>
        <w:r w:rsidRPr="007B1DE7">
          <w:tab/>
        </w:r>
        <w:r w:rsidRPr="007B1DE7">
          <w:tab/>
        </w:r>
        <w:r w:rsidRPr="007B1DE7">
          <w:tab/>
          <w:t>]</w:t>
        </w:r>
      </w:ins>
    </w:p>
    <w:p w14:paraId="5A76E898" w14:textId="77777777" w:rsidR="00A52F68" w:rsidRPr="007B1DE7" w:rsidRDefault="00A52F68" w:rsidP="00A52F68">
      <w:pPr>
        <w:pStyle w:val="GOSTScript"/>
        <w:rPr>
          <w:ins w:id="6211" w:author="Сатлер Марина Викторовна" w:date="2025-01-13T16:10:00Z"/>
        </w:rPr>
      </w:pPr>
      <w:ins w:id="6212" w:author="Сатлер Марина Викторовна" w:date="2025-01-13T16:10:00Z">
        <w:r w:rsidRPr="007B1DE7">
          <w:tab/>
        </w:r>
        <w:r w:rsidRPr="007B1DE7">
          <w:tab/>
        </w:r>
        <w:r w:rsidRPr="007B1DE7">
          <w:tab/>
        </w:r>
        <w:r w:rsidRPr="007B1DE7">
          <w:tab/>
        </w:r>
        <w:r w:rsidRPr="007B1DE7">
          <w:tab/>
          <w:t>},</w:t>
        </w:r>
      </w:ins>
    </w:p>
    <w:p w14:paraId="1EC5FC9E" w14:textId="77777777" w:rsidR="00A52F68" w:rsidRPr="007B1DE7" w:rsidRDefault="00A52F68" w:rsidP="00A52F68">
      <w:pPr>
        <w:pStyle w:val="GOSTScript"/>
        <w:rPr>
          <w:ins w:id="6213" w:author="Сатлер Марина Викторовна" w:date="2025-01-13T16:10:00Z"/>
        </w:rPr>
      </w:pPr>
      <w:ins w:id="6214" w:author="Сатлер Марина Викторовна" w:date="2025-01-13T16:10:00Z">
        <w:r w:rsidRPr="007B1DE7">
          <w:tab/>
        </w:r>
        <w:r w:rsidRPr="007B1DE7">
          <w:tab/>
        </w:r>
        <w:r w:rsidRPr="007B1DE7">
          <w:tab/>
        </w:r>
        <w:r w:rsidRPr="007B1DE7">
          <w:tab/>
        </w:r>
        <w:r w:rsidRPr="007B1DE7">
          <w:tab/>
          <w:t>{</w:t>
        </w:r>
      </w:ins>
    </w:p>
    <w:p w14:paraId="2C78F45E" w14:textId="77777777" w:rsidR="00A52F68" w:rsidRPr="007B1DE7" w:rsidRDefault="00A52F68" w:rsidP="00A52F68">
      <w:pPr>
        <w:pStyle w:val="GOSTScript"/>
        <w:rPr>
          <w:ins w:id="6215" w:author="Сатлер Марина Викторовна" w:date="2025-01-13T16:10:00Z"/>
        </w:rPr>
      </w:pPr>
      <w:ins w:id="6216" w:author="Сатлер Марина Викторовна" w:date="2025-01-13T16:10:00Z">
        <w:r w:rsidRPr="007B1DE7">
          <w:tab/>
        </w:r>
        <w:r w:rsidRPr="007B1DE7">
          <w:tab/>
        </w:r>
        <w:r w:rsidRPr="007B1DE7">
          <w:tab/>
        </w:r>
        <w:r w:rsidRPr="007B1DE7">
          <w:tab/>
        </w:r>
        <w:r w:rsidRPr="007B1DE7">
          <w:tab/>
        </w:r>
        <w:r w:rsidRPr="007B1DE7">
          <w:tab/>
          <w:t>"Name": "pa",</w:t>
        </w:r>
      </w:ins>
    </w:p>
    <w:p w14:paraId="3743921D" w14:textId="77777777" w:rsidR="00A52F68" w:rsidRPr="007B1DE7" w:rsidRDefault="00A52F68" w:rsidP="00A52F68">
      <w:pPr>
        <w:pStyle w:val="GOSTScript"/>
        <w:rPr>
          <w:ins w:id="6217" w:author="Сатлер Марина Викторовна" w:date="2025-01-13T16:10:00Z"/>
        </w:rPr>
      </w:pPr>
      <w:ins w:id="6218" w:author="Сатлер Марина Викторовна" w:date="2025-01-13T16:10:00Z">
        <w:r w:rsidRPr="007B1DE7">
          <w:tab/>
        </w:r>
        <w:r w:rsidRPr="007B1DE7">
          <w:tab/>
        </w:r>
        <w:r w:rsidRPr="007B1DE7">
          <w:tab/>
        </w:r>
        <w:r w:rsidRPr="007B1DE7">
          <w:tab/>
        </w:r>
        <w:r w:rsidRPr="007B1DE7">
          <w:tab/>
        </w:r>
        <w:r w:rsidRPr="007B1DE7">
          <w:tab/>
          <w:t>"Operation ": "like",</w:t>
        </w:r>
      </w:ins>
    </w:p>
    <w:p w14:paraId="364945D1" w14:textId="77777777" w:rsidR="00A52F68" w:rsidRPr="007B1DE7" w:rsidRDefault="00A52F68" w:rsidP="00A52F68">
      <w:pPr>
        <w:pStyle w:val="GOSTScript"/>
        <w:rPr>
          <w:ins w:id="6219" w:author="Сатлер Марина Викторовна" w:date="2025-01-13T16:10:00Z"/>
        </w:rPr>
      </w:pPr>
      <w:ins w:id="6220" w:author="Сатлер Марина Викторовна" w:date="2025-01-13T16:10:00Z">
        <w:r w:rsidRPr="007B1DE7">
          <w:tab/>
        </w:r>
        <w:r w:rsidRPr="007B1DE7">
          <w:tab/>
        </w:r>
        <w:r w:rsidRPr="007B1DE7">
          <w:tab/>
        </w:r>
        <w:r w:rsidRPr="007B1DE7">
          <w:tab/>
        </w:r>
        <w:r w:rsidRPr="007B1DE7">
          <w:tab/>
        </w:r>
        <w:r w:rsidRPr="007B1DE7">
          <w:tab/>
          <w:t>"Site": "+1",</w:t>
        </w:r>
      </w:ins>
    </w:p>
    <w:p w14:paraId="34083041" w14:textId="77777777" w:rsidR="00A52F68" w:rsidRPr="007B1DE7" w:rsidRDefault="00A52F68" w:rsidP="00A52F68">
      <w:pPr>
        <w:pStyle w:val="GOSTScript"/>
        <w:rPr>
          <w:ins w:id="6221" w:author="Сатлер Марина Викторовна" w:date="2025-01-13T16:10:00Z"/>
        </w:rPr>
      </w:pPr>
      <w:ins w:id="6222" w:author="Сатлер Марина Викторовна" w:date="2025-01-13T16:10:00Z">
        <w:r w:rsidRPr="007B1DE7">
          <w:lastRenderedPageBreak/>
          <w:tab/>
        </w:r>
        <w:r w:rsidRPr="007B1DE7">
          <w:tab/>
        </w:r>
        <w:r w:rsidRPr="007B1DE7">
          <w:tab/>
        </w:r>
        <w:r w:rsidRPr="007B1DE7">
          <w:tab/>
        </w:r>
        <w:r w:rsidRPr="007B1DE7">
          <w:tab/>
        </w:r>
        <w:r w:rsidRPr="007B1DE7">
          <w:tab/>
          <w:t>"Value": [</w:t>
        </w:r>
      </w:ins>
    </w:p>
    <w:p w14:paraId="392FF279" w14:textId="77777777" w:rsidR="00A52F68" w:rsidRPr="007B1DE7" w:rsidRDefault="00A52F68" w:rsidP="00A52F68">
      <w:pPr>
        <w:pStyle w:val="GOSTScript"/>
        <w:rPr>
          <w:ins w:id="6223" w:author="Сатлер Марина Викторовна" w:date="2025-01-13T16:10:00Z"/>
        </w:rPr>
      </w:pPr>
      <w:ins w:id="6224" w:author="Сатлер Марина Викторовна" w:date="2025-01-13T16:10:00Z">
        <w:r w:rsidRPr="007B1DE7">
          <w:tab/>
        </w:r>
        <w:r w:rsidRPr="007B1DE7">
          <w:tab/>
        </w:r>
        <w:r w:rsidRPr="007B1DE7">
          <w:tab/>
        </w:r>
        <w:r w:rsidRPr="007B1DE7">
          <w:tab/>
        </w:r>
        <w:r w:rsidRPr="007B1DE7">
          <w:tab/>
        </w:r>
        <w:r w:rsidRPr="007B1DE7">
          <w:tab/>
        </w:r>
        <w:r w:rsidRPr="007B1DE7">
          <w:tab/>
          <w:t>"01%",</w:t>
        </w:r>
      </w:ins>
    </w:p>
    <w:p w14:paraId="7F75E305" w14:textId="77777777" w:rsidR="00A52F68" w:rsidRPr="007B1DE7" w:rsidRDefault="00A52F68" w:rsidP="00A52F68">
      <w:pPr>
        <w:pStyle w:val="GOSTScript"/>
        <w:rPr>
          <w:ins w:id="6225" w:author="Сатлер Марина Викторовна" w:date="2025-01-13T16:10:00Z"/>
        </w:rPr>
      </w:pPr>
      <w:ins w:id="6226" w:author="Сатлер Марина Викторовна" w:date="2025-01-13T16:10:00Z">
        <w:r w:rsidRPr="007B1DE7">
          <w:tab/>
        </w:r>
        <w:r w:rsidRPr="007B1DE7">
          <w:tab/>
        </w:r>
        <w:r w:rsidRPr="007B1DE7">
          <w:tab/>
        </w:r>
        <w:r w:rsidRPr="007B1DE7">
          <w:tab/>
        </w:r>
        <w:r w:rsidRPr="007B1DE7">
          <w:tab/>
        </w:r>
        <w:r w:rsidRPr="007B1DE7">
          <w:tab/>
        </w:r>
        <w:r w:rsidRPr="007B1DE7">
          <w:tab/>
          <w:t>"03%",</w:t>
        </w:r>
      </w:ins>
    </w:p>
    <w:p w14:paraId="68933990" w14:textId="77777777" w:rsidR="00A52F68" w:rsidRPr="007B1DE7" w:rsidRDefault="00A52F68" w:rsidP="00A52F68">
      <w:pPr>
        <w:pStyle w:val="GOSTScript"/>
        <w:rPr>
          <w:ins w:id="6227" w:author="Сатлер Марина Викторовна" w:date="2025-01-13T16:10:00Z"/>
        </w:rPr>
      </w:pPr>
      <w:ins w:id="6228" w:author="Сатлер Марина Викторовна" w:date="2025-01-13T16:10:00Z">
        <w:r w:rsidRPr="007B1DE7">
          <w:tab/>
        </w:r>
        <w:r w:rsidRPr="007B1DE7">
          <w:tab/>
        </w:r>
        <w:r w:rsidRPr="007B1DE7">
          <w:tab/>
        </w:r>
        <w:r w:rsidRPr="007B1DE7">
          <w:tab/>
        </w:r>
        <w:r w:rsidRPr="007B1DE7">
          <w:tab/>
        </w:r>
        <w:r w:rsidRPr="007B1DE7">
          <w:tab/>
        </w:r>
        <w:r w:rsidRPr="007B1DE7">
          <w:tab/>
          <w:t>"08%"</w:t>
        </w:r>
      </w:ins>
    </w:p>
    <w:p w14:paraId="7314482A" w14:textId="77777777" w:rsidR="00A52F68" w:rsidRPr="007B1DE7" w:rsidRDefault="00A52F68" w:rsidP="00A52F68">
      <w:pPr>
        <w:pStyle w:val="GOSTScript"/>
        <w:rPr>
          <w:ins w:id="6229" w:author="Сатлер Марина Викторовна" w:date="2025-01-13T16:10:00Z"/>
        </w:rPr>
      </w:pPr>
      <w:ins w:id="6230" w:author="Сатлер Марина Викторовна" w:date="2025-01-13T16:10:00Z">
        <w:r w:rsidRPr="007B1DE7">
          <w:tab/>
        </w:r>
        <w:r w:rsidRPr="007B1DE7">
          <w:tab/>
        </w:r>
        <w:r w:rsidRPr="007B1DE7">
          <w:tab/>
        </w:r>
        <w:r w:rsidRPr="007B1DE7">
          <w:tab/>
        </w:r>
        <w:r w:rsidRPr="007B1DE7">
          <w:tab/>
        </w:r>
        <w:r w:rsidRPr="007B1DE7">
          <w:tab/>
          <w:t>]</w:t>
        </w:r>
      </w:ins>
    </w:p>
    <w:p w14:paraId="6C2160F3" w14:textId="77777777" w:rsidR="00A52F68" w:rsidRPr="007B1DE7" w:rsidRDefault="00A52F68" w:rsidP="00A52F68">
      <w:pPr>
        <w:pStyle w:val="GOSTScript"/>
        <w:rPr>
          <w:ins w:id="6231" w:author="Сатлер Марина Викторовна" w:date="2025-01-13T16:10:00Z"/>
        </w:rPr>
      </w:pPr>
      <w:ins w:id="6232" w:author="Сатлер Марина Викторовна" w:date="2025-01-13T16:10:00Z">
        <w:r w:rsidRPr="007B1DE7">
          <w:tab/>
        </w:r>
        <w:r w:rsidRPr="007B1DE7">
          <w:tab/>
        </w:r>
        <w:r w:rsidRPr="007B1DE7">
          <w:tab/>
        </w:r>
        <w:r w:rsidRPr="007B1DE7">
          <w:tab/>
        </w:r>
        <w:r w:rsidRPr="007B1DE7">
          <w:tab/>
          <w:t>}</w:t>
        </w:r>
      </w:ins>
    </w:p>
    <w:p w14:paraId="643C69F9" w14:textId="5791477B" w:rsidR="00A52F68" w:rsidRPr="00E47455" w:rsidRDefault="00A52F68" w:rsidP="00A52F68">
      <w:pPr>
        <w:pStyle w:val="GOSTScript"/>
      </w:pPr>
      <w:ins w:id="6233" w:author="Сатлер Марина Викторовна" w:date="2025-01-13T16:10:00Z">
        <w:r w:rsidRPr="007B1DE7">
          <w:tab/>
        </w:r>
        <w:r w:rsidRPr="007B1DE7">
          <w:tab/>
        </w:r>
        <w:r w:rsidRPr="007B1DE7">
          <w:tab/>
        </w:r>
        <w:r w:rsidRPr="007B1DE7">
          <w:tab/>
          <w:t>]</w:t>
        </w:r>
      </w:ins>
    </w:p>
    <w:p w14:paraId="1D91F873" w14:textId="77777777" w:rsidR="00416A6C" w:rsidRPr="008900EC" w:rsidRDefault="00416A6C" w:rsidP="0087763A">
      <w:pPr>
        <w:pStyle w:val="GOSTScript"/>
      </w:pPr>
      <w:r w:rsidRPr="008900EC">
        <w:tab/>
      </w:r>
      <w:r w:rsidRPr="008900EC">
        <w:tab/>
      </w:r>
      <w:r w:rsidRPr="008900EC">
        <w:tab/>
        <w:t>},</w:t>
      </w:r>
    </w:p>
    <w:p w14:paraId="03F50C0D" w14:textId="77777777" w:rsidR="00416A6C" w:rsidRPr="008900EC" w:rsidRDefault="00416A6C" w:rsidP="0087763A">
      <w:pPr>
        <w:pStyle w:val="GOSTScript"/>
      </w:pPr>
      <w:r w:rsidRPr="008900EC">
        <w:tab/>
      </w:r>
      <w:r w:rsidRPr="008900EC">
        <w:tab/>
      </w:r>
      <w:r w:rsidRPr="008900EC">
        <w:tab/>
        <w:t>{</w:t>
      </w:r>
    </w:p>
    <w:p w14:paraId="6ADC1202" w14:textId="66C81EDB" w:rsidR="00416A6C" w:rsidRPr="008900EC" w:rsidRDefault="00416A6C" w:rsidP="0087763A">
      <w:pPr>
        <w:pStyle w:val="GOSTScript"/>
      </w:pPr>
      <w:r w:rsidRPr="008900EC">
        <w:tab/>
      </w:r>
      <w:r w:rsidRPr="008900EC">
        <w:tab/>
      </w:r>
      <w:r w:rsidRPr="008900EC">
        <w:tab/>
      </w:r>
      <w:r w:rsidRPr="008900EC">
        <w:tab/>
        <w:t>"TradingDay1": "202</w:t>
      </w:r>
      <w:del w:id="6234" w:author="Сатлер Марина Викторовна" w:date="2025-01-13T16:06:00Z">
        <w:r w:rsidRPr="008900EC" w:rsidDel="00CE4EE5">
          <w:delText>2</w:delText>
        </w:r>
      </w:del>
      <w:ins w:id="6235" w:author="Сатлер Марина Викторовна" w:date="2025-01-13T16:06:00Z">
        <w:r w:rsidR="00CE4EE5" w:rsidRPr="007B1DE7">
          <w:t>4</w:t>
        </w:r>
      </w:ins>
      <w:r w:rsidRPr="008900EC">
        <w:t>-12-12",</w:t>
      </w:r>
    </w:p>
    <w:p w14:paraId="17ABB4EA" w14:textId="183D867E" w:rsidR="00416A6C" w:rsidRPr="008900EC" w:rsidRDefault="00416A6C" w:rsidP="0087763A">
      <w:pPr>
        <w:pStyle w:val="GOSTScript"/>
      </w:pPr>
      <w:r w:rsidRPr="008900EC">
        <w:tab/>
      </w:r>
      <w:r w:rsidRPr="008900EC">
        <w:tab/>
      </w:r>
      <w:r w:rsidRPr="008900EC">
        <w:tab/>
      </w:r>
      <w:r w:rsidRPr="008900EC">
        <w:tab/>
        <w:t>"TradingDay2": "202</w:t>
      </w:r>
      <w:del w:id="6236" w:author="Сатлер Марина Викторовна" w:date="2025-01-13T16:06:00Z">
        <w:r w:rsidRPr="008900EC" w:rsidDel="00CE4EE5">
          <w:delText>2</w:delText>
        </w:r>
      </w:del>
      <w:ins w:id="6237" w:author="Сатлер Марина Викторовна" w:date="2025-01-13T16:06:00Z">
        <w:r w:rsidR="00CE4EE5" w:rsidRPr="007B1DE7">
          <w:t>4</w:t>
        </w:r>
      </w:ins>
      <w:r w:rsidRPr="008900EC">
        <w:t>-12-12",</w:t>
      </w:r>
    </w:p>
    <w:p w14:paraId="314834EC" w14:textId="77777777" w:rsidR="00416A6C" w:rsidRPr="008900EC" w:rsidRDefault="00416A6C" w:rsidP="0087763A">
      <w:pPr>
        <w:pStyle w:val="GOSTScript"/>
      </w:pPr>
      <w:r w:rsidRPr="008900EC">
        <w:tab/>
      </w:r>
      <w:r w:rsidRPr="008900EC">
        <w:tab/>
      </w:r>
      <w:r w:rsidRPr="008900EC">
        <w:tab/>
      </w:r>
      <w:r w:rsidRPr="008900EC">
        <w:tab/>
        <w:t>"Justification": "</w:t>
      </w:r>
      <w:r>
        <w:t>Для</w:t>
      </w:r>
      <w:r w:rsidRPr="008900EC">
        <w:t xml:space="preserve"> </w:t>
      </w:r>
      <w:r>
        <w:t>осуществления</w:t>
      </w:r>
      <w:r w:rsidRPr="008900EC">
        <w:t xml:space="preserve"> </w:t>
      </w:r>
      <w:r>
        <w:t>перемиграции</w:t>
      </w:r>
      <w:r w:rsidRPr="008900EC">
        <w:t xml:space="preserve"> </w:t>
      </w:r>
      <w:r>
        <w:t>по</w:t>
      </w:r>
      <w:r w:rsidRPr="008900EC">
        <w:t xml:space="preserve"> </w:t>
      </w:r>
      <w:r>
        <w:t>ТОФК</w:t>
      </w:r>
      <w:r w:rsidRPr="008900EC">
        <w:t xml:space="preserve"> 5000",</w:t>
      </w:r>
    </w:p>
    <w:p w14:paraId="3A231940" w14:textId="77777777" w:rsidR="00416A6C" w:rsidRPr="00C75A4E" w:rsidRDefault="00416A6C" w:rsidP="0087763A">
      <w:pPr>
        <w:pStyle w:val="GOSTScript"/>
        <w:rPr>
          <w:lang w:val="ru-RU"/>
        </w:rPr>
      </w:pPr>
      <w:r w:rsidRPr="008900EC">
        <w:tab/>
      </w:r>
      <w:r w:rsidRPr="008900EC">
        <w:tab/>
      </w:r>
      <w:r w:rsidRPr="008900EC">
        <w:tab/>
      </w:r>
      <w:r w:rsidRPr="008900EC">
        <w:tab/>
      </w:r>
      <w:r w:rsidRPr="00C75A4E">
        <w:rPr>
          <w:lang w:val="ru-RU"/>
        </w:rPr>
        <w:t>"</w:t>
      </w:r>
      <w:r>
        <w:t>TypeDoc</w:t>
      </w:r>
      <w:r w:rsidRPr="00C75A4E">
        <w:rPr>
          <w:lang w:val="ru-RU"/>
        </w:rPr>
        <w:t>": [</w:t>
      </w:r>
    </w:p>
    <w:p w14:paraId="6F8C8C15" w14:textId="77777777"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r>
      <w:r w:rsidRPr="00C75A4E">
        <w:rPr>
          <w:lang w:val="ru-RU"/>
        </w:rPr>
        <w:tab/>
        <w:t>"</w:t>
      </w:r>
      <w:r>
        <w:t>ARP</w:t>
      </w:r>
      <w:r w:rsidRPr="00C75A4E">
        <w:rPr>
          <w:lang w:val="ru-RU"/>
        </w:rPr>
        <w:t>_</w:t>
      </w:r>
      <w:r>
        <w:t>SVAP</w:t>
      </w:r>
      <w:r w:rsidRPr="00C75A4E">
        <w:rPr>
          <w:lang w:val="ru-RU"/>
        </w:rPr>
        <w:t>_</w:t>
      </w:r>
      <w:r>
        <w:t>MIGRATION</w:t>
      </w:r>
      <w:r w:rsidRPr="00C75A4E">
        <w:rPr>
          <w:lang w:val="ru-RU"/>
        </w:rPr>
        <w:t>"</w:t>
      </w:r>
    </w:p>
    <w:p w14:paraId="7DE6E7AE" w14:textId="77777777"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r>
      <w:r w:rsidRPr="00C75A4E">
        <w:rPr>
          <w:lang w:val="ru-RU"/>
        </w:rPr>
        <w:tab/>
        <w:t>]</w:t>
      </w:r>
    </w:p>
    <w:p w14:paraId="1E52E756" w14:textId="77777777" w:rsidR="00416A6C" w:rsidRPr="00C75A4E" w:rsidRDefault="00416A6C" w:rsidP="0087763A">
      <w:pPr>
        <w:pStyle w:val="GOSTScript"/>
        <w:rPr>
          <w:lang w:val="ru-RU"/>
        </w:rPr>
      </w:pPr>
      <w:r w:rsidRPr="00C75A4E">
        <w:rPr>
          <w:lang w:val="ru-RU"/>
        </w:rPr>
        <w:tab/>
      </w:r>
      <w:r w:rsidRPr="00C75A4E">
        <w:rPr>
          <w:lang w:val="ru-RU"/>
        </w:rPr>
        <w:tab/>
      </w:r>
      <w:r w:rsidRPr="00C75A4E">
        <w:rPr>
          <w:lang w:val="ru-RU"/>
        </w:rPr>
        <w:tab/>
        <w:t>}</w:t>
      </w:r>
    </w:p>
    <w:p w14:paraId="6D81A216" w14:textId="77777777" w:rsidR="00416A6C" w:rsidRPr="00C75A4E" w:rsidRDefault="00416A6C" w:rsidP="0087763A">
      <w:pPr>
        <w:pStyle w:val="GOSTScript"/>
        <w:rPr>
          <w:lang w:val="ru-RU"/>
        </w:rPr>
      </w:pPr>
      <w:r w:rsidRPr="00C75A4E">
        <w:rPr>
          <w:lang w:val="ru-RU"/>
        </w:rPr>
        <w:tab/>
      </w:r>
      <w:r w:rsidRPr="00C75A4E">
        <w:rPr>
          <w:lang w:val="ru-RU"/>
        </w:rPr>
        <w:tab/>
        <w:t>]</w:t>
      </w:r>
    </w:p>
    <w:p w14:paraId="213409A6" w14:textId="77777777" w:rsidR="00416A6C" w:rsidRPr="00C75A4E" w:rsidRDefault="00416A6C" w:rsidP="0087763A">
      <w:pPr>
        <w:pStyle w:val="GOSTScript"/>
        <w:rPr>
          <w:lang w:val="ru-RU"/>
        </w:rPr>
      </w:pPr>
      <w:r w:rsidRPr="00C75A4E">
        <w:rPr>
          <w:lang w:val="ru-RU"/>
        </w:rPr>
        <w:tab/>
        <w:t>}</w:t>
      </w:r>
    </w:p>
    <w:p w14:paraId="6462EF42" w14:textId="77777777" w:rsidR="00416A6C" w:rsidRPr="00C75A4E" w:rsidRDefault="00416A6C" w:rsidP="0087763A">
      <w:pPr>
        <w:pStyle w:val="GOSTScript"/>
        <w:rPr>
          <w:lang w:val="ru-RU"/>
        </w:rPr>
      </w:pPr>
      <w:r w:rsidRPr="00C75A4E">
        <w:rPr>
          <w:lang w:val="ru-RU"/>
        </w:rPr>
        <w:t>}</w:t>
      </w:r>
    </w:p>
    <w:p w14:paraId="0138811C" w14:textId="77777777" w:rsidR="00416A6C" w:rsidRPr="008900EC" w:rsidRDefault="00416A6C" w:rsidP="00416A6C">
      <w:pPr>
        <w:pStyle w:val="GOSTNormal"/>
      </w:pPr>
    </w:p>
    <w:p w14:paraId="5BBC24AD" w14:textId="7355E01D" w:rsidR="00416A6C" w:rsidRDefault="00416A6C" w:rsidP="00416A6C">
      <w:pPr>
        <w:pStyle w:val="GOSTNormal"/>
      </w:pPr>
      <w:r w:rsidRPr="0087763A">
        <w:rPr>
          <w:u w:val="single"/>
        </w:rPr>
        <w:t>Пример №12: Сервис открытия операционных дней системы с возможностью проведения отдельных операций (TradingDaysSysOpenOnRequest):</w:t>
      </w:r>
    </w:p>
    <w:p w14:paraId="5BD7F9B5" w14:textId="77777777" w:rsidR="00416A6C" w:rsidRPr="008900EC" w:rsidRDefault="00416A6C" w:rsidP="0087763A">
      <w:pPr>
        <w:pStyle w:val="GOSTScript"/>
      </w:pPr>
      <w:r w:rsidRPr="008900EC">
        <w:t>{</w:t>
      </w:r>
    </w:p>
    <w:p w14:paraId="07936E12" w14:textId="77777777" w:rsidR="00416A6C" w:rsidRPr="008900EC" w:rsidRDefault="00416A6C" w:rsidP="0087763A">
      <w:pPr>
        <w:pStyle w:val="GOSTScript"/>
      </w:pPr>
      <w:r w:rsidRPr="008900EC">
        <w:tab/>
        <w:t>"header": {</w:t>
      </w:r>
    </w:p>
    <w:p w14:paraId="3DF26FCC" w14:textId="49074D2A" w:rsidR="00416A6C" w:rsidRPr="008900EC" w:rsidRDefault="00416A6C" w:rsidP="0087763A">
      <w:pPr>
        <w:pStyle w:val="GOSTScript"/>
      </w:pPr>
      <w:r w:rsidRPr="008900EC">
        <w:tab/>
      </w:r>
      <w:r w:rsidRPr="008900EC">
        <w:tab/>
        <w:t>"Source": "</w:t>
      </w:r>
      <w:r w:rsidR="00063F9A">
        <w:t>ARP</w:t>
      </w:r>
      <w:r w:rsidRPr="008900EC">
        <w:t>",</w:t>
      </w:r>
    </w:p>
    <w:p w14:paraId="18B7B4FC" w14:textId="77777777" w:rsidR="00416A6C" w:rsidRPr="008900EC" w:rsidRDefault="00416A6C" w:rsidP="0087763A">
      <w:pPr>
        <w:pStyle w:val="GOSTScript"/>
      </w:pPr>
      <w:r w:rsidRPr="008900EC">
        <w:tab/>
      </w:r>
      <w:r w:rsidRPr="008900EC">
        <w:tab/>
        <w:t>"ReqDateTime": "2022-12-29 10:37:22",</w:t>
      </w:r>
    </w:p>
    <w:p w14:paraId="5AA6F326" w14:textId="77777777" w:rsidR="00416A6C" w:rsidRPr="008900EC" w:rsidRDefault="00416A6C" w:rsidP="0087763A">
      <w:pPr>
        <w:pStyle w:val="GOSTScript"/>
      </w:pPr>
      <w:r w:rsidRPr="008900EC">
        <w:tab/>
      </w:r>
      <w:r w:rsidRPr="008900EC">
        <w:tab/>
        <w:t>"Version": "2.4",</w:t>
      </w:r>
    </w:p>
    <w:p w14:paraId="51CADD35" w14:textId="77777777" w:rsidR="00416A6C" w:rsidRPr="008900EC" w:rsidRDefault="00416A6C" w:rsidP="0087763A">
      <w:pPr>
        <w:pStyle w:val="GOSTScript"/>
      </w:pPr>
      <w:r w:rsidRPr="008900EC">
        <w:tab/>
      </w:r>
      <w:r w:rsidRPr="008900EC">
        <w:tab/>
        <w:t>"ReqGuid": "b0d4ce5d-2757-4699-948c-cfa72ba94f10",</w:t>
      </w:r>
    </w:p>
    <w:p w14:paraId="6E952360" w14:textId="77777777" w:rsidR="00416A6C" w:rsidRPr="008900EC" w:rsidRDefault="00416A6C" w:rsidP="0087763A">
      <w:pPr>
        <w:pStyle w:val="GOSTScript"/>
      </w:pPr>
      <w:r w:rsidRPr="008900EC">
        <w:tab/>
      </w:r>
      <w:r w:rsidRPr="008900EC">
        <w:tab/>
        <w:t>"DocGuid": "0bd90a7c-e339-46ff-ac39-71029ff81370",</w:t>
      </w:r>
    </w:p>
    <w:p w14:paraId="6A7B1402" w14:textId="77777777" w:rsidR="00416A6C" w:rsidRPr="008900EC" w:rsidRDefault="00416A6C" w:rsidP="0087763A">
      <w:pPr>
        <w:pStyle w:val="GOSTScript"/>
      </w:pPr>
      <w:r w:rsidRPr="008900EC">
        <w:tab/>
      </w:r>
      <w:r w:rsidRPr="008900EC">
        <w:tab/>
        <w:t>"RequestType": "TradingDaysSysOpenOnRequest"</w:t>
      </w:r>
    </w:p>
    <w:p w14:paraId="0EBB6D91" w14:textId="77777777" w:rsidR="00416A6C" w:rsidRPr="008900EC" w:rsidRDefault="00416A6C" w:rsidP="0087763A">
      <w:pPr>
        <w:pStyle w:val="GOSTScript"/>
      </w:pPr>
      <w:r w:rsidRPr="008900EC">
        <w:tab/>
        <w:t>},</w:t>
      </w:r>
    </w:p>
    <w:p w14:paraId="4767092D" w14:textId="77777777" w:rsidR="00416A6C" w:rsidRPr="008900EC" w:rsidRDefault="00416A6C" w:rsidP="0087763A">
      <w:pPr>
        <w:pStyle w:val="GOSTScript"/>
      </w:pPr>
      <w:r w:rsidRPr="008900EC">
        <w:tab/>
        <w:t>"document": {</w:t>
      </w:r>
    </w:p>
    <w:p w14:paraId="56D7D159" w14:textId="77777777" w:rsidR="00416A6C" w:rsidRPr="008900EC" w:rsidRDefault="00416A6C" w:rsidP="0087763A">
      <w:pPr>
        <w:pStyle w:val="GOSTScript"/>
      </w:pPr>
      <w:r w:rsidRPr="008900EC">
        <w:tab/>
      </w:r>
      <w:r w:rsidRPr="008900EC">
        <w:tab/>
        <w:t>"TradingDays": [</w:t>
      </w:r>
    </w:p>
    <w:p w14:paraId="3087208B" w14:textId="77777777" w:rsidR="00416A6C" w:rsidRPr="008900EC" w:rsidRDefault="00416A6C" w:rsidP="0087763A">
      <w:pPr>
        <w:pStyle w:val="GOSTScript"/>
      </w:pPr>
      <w:r w:rsidRPr="008900EC">
        <w:tab/>
      </w:r>
      <w:r w:rsidRPr="008900EC">
        <w:tab/>
      </w:r>
      <w:r w:rsidRPr="008900EC">
        <w:tab/>
        <w:t>"2022-10-12",</w:t>
      </w:r>
    </w:p>
    <w:p w14:paraId="4AF84CD6" w14:textId="77777777" w:rsidR="00416A6C" w:rsidRPr="008900EC" w:rsidRDefault="00416A6C" w:rsidP="0087763A">
      <w:pPr>
        <w:pStyle w:val="GOSTScript"/>
      </w:pPr>
      <w:r w:rsidRPr="008900EC">
        <w:tab/>
      </w:r>
      <w:r w:rsidRPr="008900EC">
        <w:tab/>
      </w:r>
      <w:r w:rsidRPr="008900EC">
        <w:tab/>
        <w:t>"2022-10-13"</w:t>
      </w:r>
    </w:p>
    <w:p w14:paraId="32A88D80" w14:textId="092A785D" w:rsidR="00416A6C" w:rsidRDefault="00416A6C" w:rsidP="0087763A">
      <w:pPr>
        <w:pStyle w:val="GOSTScript"/>
        <w:rPr>
          <w:ins w:id="6238" w:author="Гилязова Екатерина Викторовна" w:date="2024-07-18T17:36:00Z"/>
        </w:rPr>
      </w:pPr>
      <w:r w:rsidRPr="008900EC">
        <w:tab/>
      </w:r>
      <w:r w:rsidRPr="008900EC">
        <w:tab/>
        <w:t>]</w:t>
      </w:r>
      <w:ins w:id="6239" w:author="Гилязова Екатерина Викторовна" w:date="2024-07-18T17:36:00Z">
        <w:r w:rsidR="002359DB">
          <w:t>,</w:t>
        </w:r>
      </w:ins>
    </w:p>
    <w:p w14:paraId="3D584B99" w14:textId="59D1D292" w:rsidR="002359DB" w:rsidRPr="008900EC" w:rsidRDefault="002359DB" w:rsidP="002359DB">
      <w:pPr>
        <w:pStyle w:val="GOSTScript"/>
      </w:pPr>
      <w:ins w:id="6240" w:author="Гилязова Екатерина Викторовна" w:date="2024-07-18T17:36:00Z">
        <w:r w:rsidRPr="00531B07">
          <w:tab/>
        </w:r>
        <w:r w:rsidRPr="00531B07">
          <w:tab/>
          <w:t>"</w:t>
        </w:r>
        <w:r>
          <w:t>User</w:t>
        </w:r>
        <w:r w:rsidRPr="00531B07">
          <w:t>": "0bd9</w:t>
        </w:r>
        <w:r>
          <w:t>0a7c-e339-46ff-ac39-71029ff81371</w:t>
        </w:r>
        <w:r w:rsidRPr="00531B07">
          <w:t>"</w:t>
        </w:r>
      </w:ins>
    </w:p>
    <w:p w14:paraId="07494696" w14:textId="77777777" w:rsidR="00416A6C" w:rsidRPr="00471360" w:rsidRDefault="00416A6C" w:rsidP="0087763A">
      <w:pPr>
        <w:pStyle w:val="GOSTScript"/>
        <w:rPr>
          <w:lang w:val="ru-RU"/>
        </w:rPr>
      </w:pPr>
      <w:r w:rsidRPr="008900EC">
        <w:tab/>
      </w:r>
      <w:r w:rsidRPr="00471360">
        <w:rPr>
          <w:lang w:val="ru-RU"/>
        </w:rPr>
        <w:t>}</w:t>
      </w:r>
    </w:p>
    <w:p w14:paraId="2125AF3A" w14:textId="77777777" w:rsidR="00416A6C" w:rsidRPr="00471360" w:rsidRDefault="00416A6C" w:rsidP="0087763A">
      <w:pPr>
        <w:pStyle w:val="GOSTScript"/>
        <w:rPr>
          <w:lang w:val="ru-RU"/>
        </w:rPr>
      </w:pPr>
      <w:r w:rsidRPr="00471360">
        <w:rPr>
          <w:lang w:val="ru-RU"/>
        </w:rPr>
        <w:lastRenderedPageBreak/>
        <w:t>}</w:t>
      </w:r>
    </w:p>
    <w:p w14:paraId="3DC00988" w14:textId="77777777" w:rsidR="00416A6C" w:rsidRPr="00471360" w:rsidRDefault="00416A6C" w:rsidP="00416A6C">
      <w:pPr>
        <w:pStyle w:val="GOSTNormal"/>
      </w:pPr>
    </w:p>
    <w:p w14:paraId="5AC78B8E" w14:textId="4083B4B1" w:rsidR="00416A6C" w:rsidRPr="00471360" w:rsidRDefault="00416A6C" w:rsidP="00416A6C">
      <w:pPr>
        <w:pStyle w:val="GOSTNormal"/>
      </w:pPr>
      <w:r w:rsidRPr="0087763A">
        <w:rPr>
          <w:u w:val="single"/>
        </w:rPr>
        <w:t>Пример</w:t>
      </w:r>
      <w:r w:rsidRPr="00471360">
        <w:rPr>
          <w:u w:val="single"/>
        </w:rPr>
        <w:t xml:space="preserve"> №13: </w:t>
      </w:r>
      <w:r w:rsidRPr="0087763A">
        <w:rPr>
          <w:u w:val="single"/>
        </w:rPr>
        <w:t>Сервис</w:t>
      </w:r>
      <w:r w:rsidRPr="00471360">
        <w:rPr>
          <w:u w:val="single"/>
        </w:rPr>
        <w:t xml:space="preserve"> </w:t>
      </w:r>
      <w:r w:rsidRPr="0087763A">
        <w:rPr>
          <w:u w:val="single"/>
        </w:rPr>
        <w:t>закрытия</w:t>
      </w:r>
      <w:r w:rsidRPr="00471360">
        <w:rPr>
          <w:u w:val="single"/>
        </w:rPr>
        <w:t xml:space="preserve"> </w:t>
      </w:r>
      <w:r w:rsidRPr="0087763A">
        <w:rPr>
          <w:u w:val="single"/>
        </w:rPr>
        <w:t>операционного</w:t>
      </w:r>
      <w:r w:rsidRPr="00471360">
        <w:rPr>
          <w:u w:val="single"/>
        </w:rPr>
        <w:t xml:space="preserve"> </w:t>
      </w:r>
      <w:r w:rsidRPr="0087763A">
        <w:rPr>
          <w:u w:val="single"/>
        </w:rPr>
        <w:t>дня</w:t>
      </w:r>
      <w:r w:rsidRPr="00471360">
        <w:rPr>
          <w:u w:val="single"/>
        </w:rPr>
        <w:t xml:space="preserve"> </w:t>
      </w:r>
      <w:r w:rsidRPr="0087763A">
        <w:rPr>
          <w:u w:val="single"/>
        </w:rPr>
        <w:t>ТОФК</w:t>
      </w:r>
      <w:r w:rsidRPr="00471360">
        <w:rPr>
          <w:u w:val="single"/>
        </w:rPr>
        <w:t>/</w:t>
      </w:r>
      <w:r w:rsidRPr="0087763A">
        <w:rPr>
          <w:u w:val="single"/>
        </w:rPr>
        <w:t>ЦС</w:t>
      </w:r>
      <w:r w:rsidRPr="00471360">
        <w:rPr>
          <w:u w:val="single"/>
        </w:rPr>
        <w:t xml:space="preserve"> </w:t>
      </w:r>
      <w:r w:rsidRPr="0087763A">
        <w:rPr>
          <w:u w:val="single"/>
        </w:rPr>
        <w:t>по</w:t>
      </w:r>
      <w:r w:rsidRPr="00471360">
        <w:rPr>
          <w:u w:val="single"/>
        </w:rPr>
        <w:t xml:space="preserve"> </w:t>
      </w:r>
      <w:r w:rsidRPr="0087763A">
        <w:rPr>
          <w:u w:val="single"/>
        </w:rPr>
        <w:t>учету</w:t>
      </w:r>
      <w:r w:rsidRPr="00471360">
        <w:rPr>
          <w:u w:val="single"/>
        </w:rPr>
        <w:t xml:space="preserve">, </w:t>
      </w:r>
      <w:r w:rsidRPr="0087763A">
        <w:rPr>
          <w:u w:val="single"/>
        </w:rPr>
        <w:t>открытого</w:t>
      </w:r>
      <w:r w:rsidRPr="00471360">
        <w:rPr>
          <w:u w:val="single"/>
        </w:rPr>
        <w:t xml:space="preserve"> </w:t>
      </w:r>
      <w:r w:rsidRPr="0087763A">
        <w:rPr>
          <w:u w:val="single"/>
        </w:rPr>
        <w:t>с</w:t>
      </w:r>
      <w:r w:rsidRPr="00471360">
        <w:rPr>
          <w:u w:val="single"/>
        </w:rPr>
        <w:t xml:space="preserve"> </w:t>
      </w:r>
      <w:r w:rsidRPr="0087763A">
        <w:rPr>
          <w:u w:val="single"/>
        </w:rPr>
        <w:t>возможностью</w:t>
      </w:r>
      <w:r w:rsidRPr="00471360">
        <w:rPr>
          <w:u w:val="single"/>
        </w:rPr>
        <w:t xml:space="preserve"> </w:t>
      </w:r>
      <w:r w:rsidRPr="0087763A">
        <w:rPr>
          <w:u w:val="single"/>
        </w:rPr>
        <w:t>проведения</w:t>
      </w:r>
      <w:r w:rsidRPr="00471360">
        <w:rPr>
          <w:u w:val="single"/>
        </w:rPr>
        <w:t xml:space="preserve"> </w:t>
      </w:r>
      <w:r w:rsidRPr="0087763A">
        <w:rPr>
          <w:u w:val="single"/>
        </w:rPr>
        <w:t>отдельных</w:t>
      </w:r>
      <w:r w:rsidRPr="00471360">
        <w:rPr>
          <w:u w:val="single"/>
        </w:rPr>
        <w:t xml:space="preserve"> </w:t>
      </w:r>
      <w:r w:rsidRPr="0087763A">
        <w:rPr>
          <w:u w:val="single"/>
        </w:rPr>
        <w:t>операций</w:t>
      </w:r>
      <w:r w:rsidRPr="00471360">
        <w:rPr>
          <w:u w:val="single"/>
        </w:rPr>
        <w:t xml:space="preserve"> (</w:t>
      </w:r>
      <w:r w:rsidRPr="0087763A">
        <w:rPr>
          <w:u w:val="single"/>
          <w:lang w:val="en-US"/>
        </w:rPr>
        <w:t>TradingDaysSubjectClose</w:t>
      </w:r>
      <w:r w:rsidRPr="0087763A">
        <w:rPr>
          <w:u w:val="single"/>
        </w:rPr>
        <w:t>О</w:t>
      </w:r>
      <w:r w:rsidRPr="0087763A">
        <w:rPr>
          <w:u w:val="single"/>
          <w:lang w:val="en-US"/>
        </w:rPr>
        <w:t>nRequest</w:t>
      </w:r>
      <w:r w:rsidRPr="00471360">
        <w:rPr>
          <w:u w:val="single"/>
        </w:rPr>
        <w:t>):</w:t>
      </w:r>
    </w:p>
    <w:p w14:paraId="3441A200" w14:textId="77777777" w:rsidR="00416A6C" w:rsidRPr="008900EC" w:rsidRDefault="00416A6C" w:rsidP="0087763A">
      <w:pPr>
        <w:pStyle w:val="GOSTScript"/>
      </w:pPr>
      <w:r w:rsidRPr="008900EC">
        <w:t>{</w:t>
      </w:r>
    </w:p>
    <w:p w14:paraId="54F0A48D" w14:textId="77777777" w:rsidR="00416A6C" w:rsidRPr="008900EC" w:rsidRDefault="00416A6C" w:rsidP="0087763A">
      <w:pPr>
        <w:pStyle w:val="GOSTScript"/>
      </w:pPr>
      <w:r w:rsidRPr="008900EC">
        <w:tab/>
        <w:t>"header": {</w:t>
      </w:r>
    </w:p>
    <w:p w14:paraId="2EE5AB29" w14:textId="789B59C8" w:rsidR="00416A6C" w:rsidRPr="008900EC" w:rsidRDefault="00416A6C" w:rsidP="0087763A">
      <w:pPr>
        <w:pStyle w:val="GOSTScript"/>
      </w:pPr>
      <w:r w:rsidRPr="008900EC">
        <w:tab/>
      </w:r>
      <w:r w:rsidRPr="008900EC">
        <w:tab/>
        <w:t>"Source": "</w:t>
      </w:r>
      <w:r w:rsidR="00063F9A">
        <w:t>ARP</w:t>
      </w:r>
      <w:r w:rsidRPr="008900EC">
        <w:t>",</w:t>
      </w:r>
    </w:p>
    <w:p w14:paraId="3BE419FD" w14:textId="77777777" w:rsidR="00416A6C" w:rsidRPr="008900EC" w:rsidRDefault="00416A6C" w:rsidP="0087763A">
      <w:pPr>
        <w:pStyle w:val="GOSTScript"/>
      </w:pPr>
      <w:r w:rsidRPr="008900EC">
        <w:tab/>
      </w:r>
      <w:r w:rsidRPr="008900EC">
        <w:tab/>
        <w:t>"ReqDateTime": "2022-12-29 10:37:22",</w:t>
      </w:r>
    </w:p>
    <w:p w14:paraId="38C5CD70" w14:textId="77777777" w:rsidR="00416A6C" w:rsidRPr="008900EC" w:rsidRDefault="00416A6C" w:rsidP="0087763A">
      <w:pPr>
        <w:pStyle w:val="GOSTScript"/>
      </w:pPr>
      <w:r w:rsidRPr="008900EC">
        <w:tab/>
      </w:r>
      <w:r w:rsidRPr="008900EC">
        <w:tab/>
        <w:t>"Version": "2.4",</w:t>
      </w:r>
    </w:p>
    <w:p w14:paraId="176702F4" w14:textId="77777777" w:rsidR="00416A6C" w:rsidRPr="008900EC" w:rsidRDefault="00416A6C" w:rsidP="0087763A">
      <w:pPr>
        <w:pStyle w:val="GOSTScript"/>
      </w:pPr>
      <w:r w:rsidRPr="008900EC">
        <w:tab/>
      </w:r>
      <w:r w:rsidRPr="008900EC">
        <w:tab/>
        <w:t>"ReqGuid": "b0d4ce5d-2757-4699-948c-cfa72ba94f10",</w:t>
      </w:r>
    </w:p>
    <w:p w14:paraId="65E90622" w14:textId="77777777" w:rsidR="00416A6C" w:rsidRPr="008900EC" w:rsidRDefault="00416A6C" w:rsidP="0087763A">
      <w:pPr>
        <w:pStyle w:val="GOSTScript"/>
      </w:pPr>
      <w:r w:rsidRPr="008900EC">
        <w:tab/>
      </w:r>
      <w:r w:rsidRPr="008900EC">
        <w:tab/>
        <w:t>"DocGuid": "0bd90a7c-e339-46ff-ac39-71029ff81370",</w:t>
      </w:r>
    </w:p>
    <w:p w14:paraId="379D28BC" w14:textId="77777777" w:rsidR="00416A6C" w:rsidRPr="008900EC" w:rsidRDefault="00416A6C" w:rsidP="0087763A">
      <w:pPr>
        <w:pStyle w:val="GOSTScript"/>
      </w:pPr>
      <w:r w:rsidRPr="008900EC">
        <w:tab/>
      </w:r>
      <w:r w:rsidRPr="008900EC">
        <w:tab/>
        <w:t>"RequestType": "TradingDaysSubjectCloseOnRequest"</w:t>
      </w:r>
    </w:p>
    <w:p w14:paraId="23307ABB" w14:textId="77777777" w:rsidR="00416A6C" w:rsidRPr="008900EC" w:rsidRDefault="00416A6C" w:rsidP="0087763A">
      <w:pPr>
        <w:pStyle w:val="GOSTScript"/>
      </w:pPr>
      <w:r w:rsidRPr="008900EC">
        <w:tab/>
        <w:t>},</w:t>
      </w:r>
    </w:p>
    <w:p w14:paraId="15E127E3" w14:textId="77777777" w:rsidR="00416A6C" w:rsidRPr="008900EC" w:rsidRDefault="00416A6C" w:rsidP="0087763A">
      <w:pPr>
        <w:pStyle w:val="GOSTScript"/>
      </w:pPr>
      <w:r w:rsidRPr="008900EC">
        <w:tab/>
        <w:t>"document": {</w:t>
      </w:r>
    </w:p>
    <w:p w14:paraId="79C3DBAB" w14:textId="05FA6EDD" w:rsidR="00416A6C" w:rsidRDefault="00416A6C" w:rsidP="0087763A">
      <w:pPr>
        <w:pStyle w:val="GOSTScript"/>
        <w:rPr>
          <w:ins w:id="6241" w:author="Гилязова Екатерина Викторовна" w:date="2024-07-18T17:36:00Z"/>
        </w:rPr>
      </w:pPr>
      <w:r w:rsidRPr="008900EC">
        <w:tab/>
      </w:r>
      <w:r w:rsidRPr="008900EC">
        <w:tab/>
        <w:t>"ReqGuidOpen": "0bd90a7c-e339-46ff-ac39-71029ff81370"</w:t>
      </w:r>
      <w:ins w:id="6242" w:author="Гилязова Екатерина Викторовна" w:date="2024-07-18T17:36:00Z">
        <w:r w:rsidR="00415248">
          <w:t>,</w:t>
        </w:r>
      </w:ins>
    </w:p>
    <w:p w14:paraId="737BD309" w14:textId="2B3BE48F" w:rsidR="00415248" w:rsidRPr="008900EC" w:rsidRDefault="00415248" w:rsidP="00415248">
      <w:pPr>
        <w:pStyle w:val="GOSTScript"/>
      </w:pPr>
      <w:ins w:id="6243" w:author="Гилязова Екатерина Викторовна" w:date="2024-07-18T17:37:00Z">
        <w:r w:rsidRPr="00531B07">
          <w:tab/>
        </w:r>
        <w:r w:rsidRPr="00531B07">
          <w:tab/>
          <w:t>"</w:t>
        </w:r>
        <w:r>
          <w:t>User</w:t>
        </w:r>
        <w:r w:rsidRPr="00531B07">
          <w:t>": "0bd9</w:t>
        </w:r>
        <w:r>
          <w:t>0a7c-e339-46ff-ac39-71029ff81371</w:t>
        </w:r>
        <w:r w:rsidRPr="00531B07">
          <w:t>"</w:t>
        </w:r>
      </w:ins>
    </w:p>
    <w:p w14:paraId="69CF35C4" w14:textId="77777777" w:rsidR="00416A6C" w:rsidRPr="00C75A4E" w:rsidRDefault="00416A6C" w:rsidP="0087763A">
      <w:pPr>
        <w:pStyle w:val="GOSTScript"/>
        <w:rPr>
          <w:lang w:val="ru-RU"/>
        </w:rPr>
      </w:pPr>
      <w:r w:rsidRPr="008900EC">
        <w:tab/>
      </w:r>
      <w:r w:rsidRPr="00C75A4E">
        <w:rPr>
          <w:lang w:val="ru-RU"/>
        </w:rPr>
        <w:t>}</w:t>
      </w:r>
    </w:p>
    <w:p w14:paraId="4D4E89C7" w14:textId="77777777" w:rsidR="00416A6C" w:rsidRPr="00C75A4E" w:rsidRDefault="00416A6C" w:rsidP="0087763A">
      <w:pPr>
        <w:pStyle w:val="GOSTScript"/>
        <w:rPr>
          <w:lang w:val="ru-RU"/>
        </w:rPr>
      </w:pPr>
      <w:r w:rsidRPr="00C75A4E">
        <w:rPr>
          <w:lang w:val="ru-RU"/>
        </w:rPr>
        <w:t>}</w:t>
      </w:r>
    </w:p>
    <w:p w14:paraId="59086E82" w14:textId="77777777" w:rsidR="00416A6C" w:rsidRDefault="00416A6C" w:rsidP="00416A6C">
      <w:pPr>
        <w:pStyle w:val="GOSTNormal"/>
      </w:pPr>
    </w:p>
    <w:p w14:paraId="77B90065" w14:textId="17B7C365" w:rsidR="00416A6C" w:rsidRPr="008900EC" w:rsidRDefault="00416A6C" w:rsidP="00416A6C">
      <w:pPr>
        <w:pStyle w:val="GOSTNormal"/>
      </w:pPr>
      <w:r w:rsidRPr="0087763A">
        <w:rPr>
          <w:u w:val="single"/>
        </w:rPr>
        <w:t>Пример №14: Сервис проверки статуса операционого днях ТОФК/ЦС по учету для возможности работы с документом (CheckTradingDayStatus):</w:t>
      </w:r>
    </w:p>
    <w:p w14:paraId="0F510A2C" w14:textId="77777777" w:rsidR="00416A6C" w:rsidRPr="008900EC" w:rsidRDefault="00416A6C" w:rsidP="0087763A">
      <w:pPr>
        <w:pStyle w:val="GOSTScript"/>
      </w:pPr>
      <w:r w:rsidRPr="008900EC">
        <w:t>{</w:t>
      </w:r>
    </w:p>
    <w:p w14:paraId="32FFE79E" w14:textId="77777777" w:rsidR="00416A6C" w:rsidRPr="008900EC" w:rsidRDefault="00416A6C" w:rsidP="0087763A">
      <w:pPr>
        <w:pStyle w:val="GOSTScript"/>
      </w:pPr>
      <w:r w:rsidRPr="008900EC">
        <w:tab/>
        <w:t>"header": {</w:t>
      </w:r>
    </w:p>
    <w:p w14:paraId="1E6563A1" w14:textId="23DA8796" w:rsidR="00416A6C" w:rsidRPr="008900EC" w:rsidRDefault="00416A6C" w:rsidP="0087763A">
      <w:pPr>
        <w:pStyle w:val="GOSTScript"/>
      </w:pPr>
      <w:r w:rsidRPr="008900EC">
        <w:tab/>
      </w:r>
      <w:r w:rsidRPr="008900EC">
        <w:tab/>
        <w:t>"Source": "</w:t>
      </w:r>
      <w:r w:rsidR="00063F9A">
        <w:t>ARP</w:t>
      </w:r>
      <w:r w:rsidRPr="008900EC">
        <w:t>",</w:t>
      </w:r>
    </w:p>
    <w:p w14:paraId="32ABD90D" w14:textId="77777777" w:rsidR="00416A6C" w:rsidRPr="008900EC" w:rsidRDefault="00416A6C" w:rsidP="0087763A">
      <w:pPr>
        <w:pStyle w:val="GOSTScript"/>
      </w:pPr>
      <w:r w:rsidRPr="008900EC">
        <w:tab/>
      </w:r>
      <w:r w:rsidRPr="008900EC">
        <w:tab/>
        <w:t>"ReqDateTime": "2023-02-13 10:37:22",</w:t>
      </w:r>
    </w:p>
    <w:p w14:paraId="05B29F18" w14:textId="77777777" w:rsidR="00416A6C" w:rsidRPr="008900EC" w:rsidRDefault="00416A6C" w:rsidP="0087763A">
      <w:pPr>
        <w:pStyle w:val="GOSTScript"/>
      </w:pPr>
      <w:r w:rsidRPr="008900EC">
        <w:tab/>
      </w:r>
      <w:r w:rsidRPr="008900EC">
        <w:tab/>
        <w:t>"Version": "2.4",</w:t>
      </w:r>
    </w:p>
    <w:p w14:paraId="308E0741" w14:textId="77777777" w:rsidR="00416A6C" w:rsidRPr="008900EC" w:rsidRDefault="00416A6C" w:rsidP="0087763A">
      <w:pPr>
        <w:pStyle w:val="GOSTScript"/>
      </w:pPr>
      <w:r w:rsidRPr="008900EC">
        <w:tab/>
      </w:r>
      <w:r w:rsidRPr="008900EC">
        <w:tab/>
        <w:t>"ReqGuid": "b0d4ce5d-2757-4699-948c-cfa72ba94f10",</w:t>
      </w:r>
    </w:p>
    <w:p w14:paraId="53B9108B" w14:textId="77777777" w:rsidR="00416A6C" w:rsidRPr="008900EC" w:rsidRDefault="00416A6C" w:rsidP="0087763A">
      <w:pPr>
        <w:pStyle w:val="GOSTScript"/>
      </w:pPr>
      <w:r w:rsidRPr="008900EC">
        <w:tab/>
      </w:r>
      <w:r w:rsidRPr="008900EC">
        <w:tab/>
        <w:t>"DocGuid": "0bd90a7c-e339-46ff-ac39-71029ff81370",</w:t>
      </w:r>
    </w:p>
    <w:p w14:paraId="7DBC8CB8" w14:textId="77777777" w:rsidR="00416A6C" w:rsidRPr="008900EC" w:rsidRDefault="00416A6C" w:rsidP="0087763A">
      <w:pPr>
        <w:pStyle w:val="GOSTScript"/>
      </w:pPr>
      <w:r w:rsidRPr="008900EC">
        <w:tab/>
      </w:r>
      <w:r w:rsidRPr="008900EC">
        <w:tab/>
        <w:t>"RequestType": "CheckTradingDayStatus"</w:t>
      </w:r>
    </w:p>
    <w:p w14:paraId="456F6215" w14:textId="77777777" w:rsidR="00416A6C" w:rsidRPr="008900EC" w:rsidRDefault="00416A6C" w:rsidP="0087763A">
      <w:pPr>
        <w:pStyle w:val="GOSTScript"/>
      </w:pPr>
      <w:r w:rsidRPr="008900EC">
        <w:tab/>
        <w:t>},</w:t>
      </w:r>
    </w:p>
    <w:p w14:paraId="5D12A78E" w14:textId="77777777" w:rsidR="00416A6C" w:rsidRPr="008900EC" w:rsidRDefault="00416A6C" w:rsidP="0087763A">
      <w:pPr>
        <w:pStyle w:val="GOSTScript"/>
      </w:pPr>
      <w:r w:rsidRPr="008900EC">
        <w:tab/>
        <w:t>"document": {</w:t>
      </w:r>
    </w:p>
    <w:p w14:paraId="2FB2C9F4" w14:textId="77777777" w:rsidR="00416A6C" w:rsidRPr="008900EC" w:rsidRDefault="00416A6C" w:rsidP="0087763A">
      <w:pPr>
        <w:pStyle w:val="GOSTScript"/>
      </w:pPr>
      <w:r w:rsidRPr="008900EC">
        <w:tab/>
      </w:r>
      <w:r w:rsidRPr="008900EC">
        <w:tab/>
        <w:t>"Subject": "5000",</w:t>
      </w:r>
    </w:p>
    <w:p w14:paraId="78FA6789" w14:textId="77777777" w:rsidR="00416A6C" w:rsidRPr="008900EC" w:rsidRDefault="00416A6C" w:rsidP="0087763A">
      <w:pPr>
        <w:pStyle w:val="GOSTScript"/>
      </w:pPr>
      <w:r w:rsidRPr="008900EC">
        <w:tab/>
      </w:r>
      <w:r w:rsidRPr="008900EC">
        <w:tab/>
        <w:t>"TradingDay": "2022-10-12",</w:t>
      </w:r>
    </w:p>
    <w:p w14:paraId="3962E111" w14:textId="68FEDFB4" w:rsidR="00416A6C" w:rsidRDefault="00416A6C" w:rsidP="0087763A">
      <w:pPr>
        <w:pStyle w:val="GOSTScript"/>
        <w:rPr>
          <w:ins w:id="6244" w:author="Гилязова Екатерина Викторовна" w:date="2024-07-18T17:37:00Z"/>
        </w:rPr>
      </w:pPr>
      <w:r w:rsidRPr="008900EC">
        <w:tab/>
      </w:r>
      <w:r w:rsidRPr="008900EC">
        <w:tab/>
        <w:t>"DocGuid": "9bd07a3c-e445-88ff-ac77-12029ff83467"</w:t>
      </w:r>
      <w:ins w:id="6245" w:author="Гилязова Екатерина Викторовна" w:date="2024-07-18T17:37:00Z">
        <w:r w:rsidR="00415248">
          <w:t>,</w:t>
        </w:r>
      </w:ins>
    </w:p>
    <w:p w14:paraId="14D8F87A" w14:textId="23488D1E" w:rsidR="00415248" w:rsidRPr="008900EC" w:rsidRDefault="00415248" w:rsidP="00415248">
      <w:pPr>
        <w:pStyle w:val="GOSTScript"/>
      </w:pPr>
      <w:ins w:id="6246" w:author="Гилязова Екатерина Викторовна" w:date="2024-07-18T17:37:00Z">
        <w:r w:rsidRPr="00531B07">
          <w:tab/>
        </w:r>
        <w:r w:rsidRPr="00531B07">
          <w:tab/>
          <w:t>"</w:t>
        </w:r>
        <w:r>
          <w:t>User</w:t>
        </w:r>
        <w:r w:rsidRPr="00531B07">
          <w:t>": "0bd9</w:t>
        </w:r>
        <w:r>
          <w:t>0a7c-e339-46ff-ac39-71029ff81371</w:t>
        </w:r>
        <w:r w:rsidRPr="00531B07">
          <w:t>"</w:t>
        </w:r>
      </w:ins>
    </w:p>
    <w:p w14:paraId="21610B0A" w14:textId="77777777" w:rsidR="00416A6C" w:rsidRPr="00896CD5" w:rsidRDefault="00416A6C" w:rsidP="0087763A">
      <w:pPr>
        <w:pStyle w:val="GOSTScript"/>
        <w:rPr>
          <w:lang w:val="ru-RU"/>
        </w:rPr>
      </w:pPr>
      <w:r w:rsidRPr="008900EC">
        <w:tab/>
      </w:r>
      <w:r w:rsidRPr="00896CD5">
        <w:rPr>
          <w:lang w:val="ru-RU"/>
        </w:rPr>
        <w:t>}</w:t>
      </w:r>
    </w:p>
    <w:p w14:paraId="22F14B83" w14:textId="77777777" w:rsidR="00416A6C" w:rsidRPr="00896CD5" w:rsidRDefault="00416A6C" w:rsidP="0087763A">
      <w:pPr>
        <w:pStyle w:val="GOSTScript"/>
        <w:rPr>
          <w:lang w:val="ru-RU"/>
        </w:rPr>
      </w:pPr>
      <w:r w:rsidRPr="00896CD5">
        <w:rPr>
          <w:lang w:val="ru-RU"/>
        </w:rPr>
        <w:lastRenderedPageBreak/>
        <w:t>}</w:t>
      </w:r>
    </w:p>
    <w:p w14:paraId="5FE385E5" w14:textId="77777777" w:rsidR="00416A6C" w:rsidRPr="00C75A4E" w:rsidRDefault="00416A6C" w:rsidP="00C75A4E">
      <w:pPr>
        <w:pStyle w:val="GOSTNormal"/>
      </w:pPr>
    </w:p>
    <w:p w14:paraId="122D3CEB" w14:textId="7FCFAC0A" w:rsidR="00E37B5D" w:rsidRDefault="00F7115E" w:rsidP="00C75A4E">
      <w:pPr>
        <w:pStyle w:val="GOSTNormal"/>
      </w:pPr>
      <w:r w:rsidRPr="00C75A4E">
        <w:rPr>
          <w:u w:val="single"/>
        </w:rPr>
        <w:t xml:space="preserve">Пример №15: </w:t>
      </w:r>
      <w:r w:rsidRPr="0087763A">
        <w:rPr>
          <w:u w:val="single"/>
        </w:rPr>
        <w:t>Сервис перевода окончательно закрытого операционного дня ТОФК/ЦС по учету в статус «Закрыт» (TD</w:t>
      </w:r>
      <w:r w:rsidRPr="00C75A4E">
        <w:rPr>
          <w:u w:val="single"/>
        </w:rPr>
        <w:t>Subject</w:t>
      </w:r>
      <w:r w:rsidRPr="0087763A">
        <w:rPr>
          <w:u w:val="single"/>
        </w:rPr>
        <w:t>ClosePermanentlyRoll)</w:t>
      </w:r>
      <w:r w:rsidR="0055317B" w:rsidRPr="0087763A">
        <w:rPr>
          <w:u w:val="single"/>
        </w:rPr>
        <w:t>:</w:t>
      </w:r>
    </w:p>
    <w:p w14:paraId="5C637FFA" w14:textId="77777777" w:rsidR="00E37B5D" w:rsidRPr="00E37B5D" w:rsidRDefault="00E37B5D" w:rsidP="0087763A">
      <w:pPr>
        <w:pStyle w:val="GOSTScript"/>
      </w:pPr>
      <w:r w:rsidRPr="00E37B5D">
        <w:t>{</w:t>
      </w:r>
    </w:p>
    <w:p w14:paraId="70318FAE" w14:textId="77777777" w:rsidR="00E37B5D" w:rsidRPr="00E37B5D" w:rsidRDefault="00E37B5D" w:rsidP="0087763A">
      <w:pPr>
        <w:pStyle w:val="GOSTScript"/>
      </w:pPr>
      <w:r w:rsidRPr="00E37B5D">
        <w:tab/>
        <w:t>"header": {</w:t>
      </w:r>
    </w:p>
    <w:p w14:paraId="3861FBB3" w14:textId="665C02F4" w:rsidR="00E37B5D" w:rsidRPr="00E37B5D" w:rsidRDefault="00E37B5D" w:rsidP="0087763A">
      <w:pPr>
        <w:pStyle w:val="GOSTScript"/>
      </w:pPr>
      <w:r w:rsidRPr="00E37B5D">
        <w:tab/>
      </w:r>
      <w:r w:rsidRPr="00E37B5D">
        <w:tab/>
        <w:t>"Source": "</w:t>
      </w:r>
      <w:r w:rsidR="00063F9A">
        <w:t>ARP</w:t>
      </w:r>
      <w:r w:rsidRPr="00E37B5D">
        <w:t>",</w:t>
      </w:r>
    </w:p>
    <w:p w14:paraId="2201D4AD" w14:textId="77777777" w:rsidR="00E37B5D" w:rsidRPr="00E37B5D" w:rsidRDefault="00E37B5D" w:rsidP="0087763A">
      <w:pPr>
        <w:pStyle w:val="GOSTScript"/>
      </w:pPr>
      <w:r w:rsidRPr="00E37B5D">
        <w:tab/>
      </w:r>
      <w:r w:rsidRPr="00E37B5D">
        <w:tab/>
        <w:t>"ReqDateTime": "2022-12-29 10:37:22",</w:t>
      </w:r>
    </w:p>
    <w:p w14:paraId="3B48B1BC" w14:textId="77777777" w:rsidR="00E37B5D" w:rsidRPr="00E37B5D" w:rsidRDefault="00E37B5D" w:rsidP="0087763A">
      <w:pPr>
        <w:pStyle w:val="GOSTScript"/>
      </w:pPr>
      <w:r w:rsidRPr="00E37B5D">
        <w:tab/>
      </w:r>
      <w:r w:rsidRPr="00E37B5D">
        <w:tab/>
        <w:t>"Version": "1.0",</w:t>
      </w:r>
    </w:p>
    <w:p w14:paraId="6ED75EAC" w14:textId="77777777" w:rsidR="00E37B5D" w:rsidRPr="00E37B5D" w:rsidRDefault="00E37B5D" w:rsidP="0087763A">
      <w:pPr>
        <w:pStyle w:val="GOSTScript"/>
      </w:pPr>
      <w:r w:rsidRPr="00E37B5D">
        <w:tab/>
      </w:r>
      <w:r w:rsidRPr="00E37B5D">
        <w:tab/>
        <w:t>"ReqGuid": "b0d4ce5d-2757-4699-948c-cfa72ba94f10",</w:t>
      </w:r>
    </w:p>
    <w:p w14:paraId="5757E378" w14:textId="77777777" w:rsidR="00E37B5D" w:rsidRPr="00E37B5D" w:rsidRDefault="00E37B5D" w:rsidP="0087763A">
      <w:pPr>
        <w:pStyle w:val="GOSTScript"/>
      </w:pPr>
      <w:r w:rsidRPr="00E37B5D">
        <w:tab/>
      </w:r>
      <w:r w:rsidRPr="00E37B5D">
        <w:tab/>
        <w:t>"DocGuid": "0bd90a7c-e339-46ff-ac39-71029ff81370",</w:t>
      </w:r>
    </w:p>
    <w:p w14:paraId="61BE5D84" w14:textId="77777777" w:rsidR="00E37B5D" w:rsidRPr="00E37B5D" w:rsidRDefault="00E37B5D" w:rsidP="0087763A">
      <w:pPr>
        <w:pStyle w:val="GOSTScript"/>
      </w:pPr>
      <w:r w:rsidRPr="00E37B5D">
        <w:tab/>
      </w:r>
      <w:r w:rsidRPr="00E37B5D">
        <w:tab/>
        <w:t>"RequestType": "TDSubjectClosePermanentlyRoll"</w:t>
      </w:r>
    </w:p>
    <w:p w14:paraId="5F167282" w14:textId="77777777" w:rsidR="00E37B5D" w:rsidRPr="00E37B5D" w:rsidRDefault="00E37B5D" w:rsidP="0087763A">
      <w:pPr>
        <w:pStyle w:val="GOSTScript"/>
      </w:pPr>
      <w:r w:rsidRPr="00E37B5D">
        <w:tab/>
        <w:t>},</w:t>
      </w:r>
    </w:p>
    <w:p w14:paraId="7B33D218" w14:textId="77777777" w:rsidR="00E37B5D" w:rsidRPr="00E37B5D" w:rsidRDefault="00E37B5D" w:rsidP="0087763A">
      <w:pPr>
        <w:pStyle w:val="GOSTScript"/>
      </w:pPr>
      <w:r w:rsidRPr="00E37B5D">
        <w:tab/>
        <w:t>"document": {</w:t>
      </w:r>
    </w:p>
    <w:p w14:paraId="0E0FE001" w14:textId="77777777" w:rsidR="00E37B5D" w:rsidRPr="00E37B5D" w:rsidRDefault="00E37B5D" w:rsidP="0087763A">
      <w:pPr>
        <w:pStyle w:val="GOSTScript"/>
      </w:pPr>
      <w:r w:rsidRPr="00E37B5D">
        <w:tab/>
      </w:r>
      <w:r w:rsidRPr="00E37B5D">
        <w:tab/>
        <w:t>"Subject": "5700",</w:t>
      </w:r>
    </w:p>
    <w:p w14:paraId="12112E74" w14:textId="0AE176AB" w:rsidR="00E37B5D" w:rsidRDefault="00E37B5D" w:rsidP="0087763A">
      <w:pPr>
        <w:pStyle w:val="GOSTScript"/>
        <w:rPr>
          <w:ins w:id="6247" w:author="Гилязова Екатерина Викторовна" w:date="2024-07-18T17:37:00Z"/>
        </w:rPr>
      </w:pPr>
      <w:r w:rsidRPr="00E37B5D">
        <w:tab/>
      </w:r>
      <w:r w:rsidRPr="00E37B5D">
        <w:tab/>
        <w:t>"TradingDay": "2022-10-12"</w:t>
      </w:r>
      <w:ins w:id="6248" w:author="Гилязова Екатерина Викторовна" w:date="2024-07-18T17:37:00Z">
        <w:r w:rsidR="00415248">
          <w:t>,</w:t>
        </w:r>
      </w:ins>
    </w:p>
    <w:p w14:paraId="06923665" w14:textId="0615D93B" w:rsidR="00415248" w:rsidRPr="00E37B5D" w:rsidRDefault="00415248" w:rsidP="00415248">
      <w:pPr>
        <w:pStyle w:val="GOSTScript"/>
      </w:pPr>
      <w:ins w:id="6249" w:author="Гилязова Екатерина Викторовна" w:date="2024-07-18T17:37:00Z">
        <w:r w:rsidRPr="00531B07">
          <w:tab/>
        </w:r>
        <w:r w:rsidRPr="00531B07">
          <w:tab/>
          <w:t>"</w:t>
        </w:r>
        <w:r>
          <w:t>User</w:t>
        </w:r>
        <w:r w:rsidRPr="00531B07">
          <w:t>": "0bd9</w:t>
        </w:r>
        <w:r>
          <w:t>0a7c-e339-46ff-ac39-71029ff81371</w:t>
        </w:r>
        <w:r w:rsidRPr="00531B07">
          <w:t>"</w:t>
        </w:r>
      </w:ins>
    </w:p>
    <w:p w14:paraId="382FD270" w14:textId="77777777" w:rsidR="00E37B5D" w:rsidRPr="00C75A4E" w:rsidRDefault="00E37B5D" w:rsidP="0087763A">
      <w:pPr>
        <w:pStyle w:val="GOSTScript"/>
        <w:rPr>
          <w:lang w:val="ru-RU"/>
        </w:rPr>
      </w:pPr>
      <w:r w:rsidRPr="00E37B5D">
        <w:tab/>
      </w:r>
      <w:r w:rsidRPr="00C75A4E">
        <w:rPr>
          <w:lang w:val="ru-RU"/>
        </w:rPr>
        <w:t>}</w:t>
      </w:r>
    </w:p>
    <w:p w14:paraId="78BA811F" w14:textId="1DA8D24E" w:rsidR="00E37B5D" w:rsidRPr="00C75A4E" w:rsidRDefault="00E37B5D" w:rsidP="00C75A4E">
      <w:pPr>
        <w:pStyle w:val="GOSTScript"/>
        <w:rPr>
          <w:lang w:val="ru-RU"/>
        </w:rPr>
      </w:pPr>
      <w:r w:rsidRPr="00C75A4E">
        <w:rPr>
          <w:lang w:val="ru-RU"/>
        </w:rPr>
        <w:t>}</w:t>
      </w:r>
    </w:p>
    <w:p w14:paraId="03746FFC" w14:textId="77777777" w:rsidR="00E37B5D" w:rsidRDefault="00E37B5D" w:rsidP="00C75A4E">
      <w:pPr>
        <w:pStyle w:val="GOSTNormal"/>
      </w:pPr>
    </w:p>
    <w:p w14:paraId="2E0186F8" w14:textId="5D07FE3B" w:rsidR="00E37B5D" w:rsidRPr="00E37B5D" w:rsidRDefault="00E37B5D" w:rsidP="00C75A4E">
      <w:pPr>
        <w:pStyle w:val="GOSTNormal"/>
      </w:pPr>
      <w:r w:rsidRPr="0087763A">
        <w:rPr>
          <w:u w:val="single"/>
        </w:rPr>
        <w:t>Пример №16: Сервис перевода окончательно закрытого операционного дня системы в статус «Закрыт» (TDSysClosePermanentlyRoll):</w:t>
      </w:r>
    </w:p>
    <w:p w14:paraId="17AB05E1" w14:textId="77777777" w:rsidR="00E37B5D" w:rsidRPr="00416A6C" w:rsidRDefault="00E37B5D" w:rsidP="0087763A">
      <w:pPr>
        <w:pStyle w:val="GOSTScript"/>
      </w:pPr>
      <w:r w:rsidRPr="00416A6C">
        <w:t>{</w:t>
      </w:r>
    </w:p>
    <w:p w14:paraId="170D5A0A" w14:textId="77777777" w:rsidR="00E37B5D" w:rsidRPr="00416A6C" w:rsidRDefault="00E37B5D" w:rsidP="0087763A">
      <w:pPr>
        <w:pStyle w:val="GOSTScript"/>
      </w:pPr>
      <w:r w:rsidRPr="00416A6C">
        <w:tab/>
        <w:t>"header": {</w:t>
      </w:r>
    </w:p>
    <w:p w14:paraId="7643E82D" w14:textId="1BA8D2CE" w:rsidR="00E37B5D" w:rsidRPr="00416A6C" w:rsidRDefault="00E37B5D" w:rsidP="0087763A">
      <w:pPr>
        <w:pStyle w:val="GOSTScript"/>
      </w:pPr>
      <w:r w:rsidRPr="00416A6C">
        <w:tab/>
      </w:r>
      <w:r w:rsidRPr="00416A6C">
        <w:tab/>
        <w:t>"Source": "</w:t>
      </w:r>
      <w:r w:rsidR="00063F9A">
        <w:t>ARP</w:t>
      </w:r>
      <w:r w:rsidRPr="00416A6C">
        <w:t>",</w:t>
      </w:r>
    </w:p>
    <w:p w14:paraId="262F0F8B" w14:textId="77777777" w:rsidR="00E37B5D" w:rsidRPr="00416A6C" w:rsidRDefault="00E37B5D" w:rsidP="0087763A">
      <w:pPr>
        <w:pStyle w:val="GOSTScript"/>
      </w:pPr>
      <w:r w:rsidRPr="00416A6C">
        <w:tab/>
      </w:r>
      <w:r w:rsidRPr="00416A6C">
        <w:tab/>
        <w:t>"ReqDateTime": "2022-08-29 10:37:22",</w:t>
      </w:r>
    </w:p>
    <w:p w14:paraId="76741173" w14:textId="77777777" w:rsidR="00E37B5D" w:rsidRPr="00E37B5D" w:rsidRDefault="00E37B5D" w:rsidP="0087763A">
      <w:pPr>
        <w:pStyle w:val="GOSTScript"/>
      </w:pPr>
      <w:r w:rsidRPr="00416A6C">
        <w:tab/>
      </w:r>
      <w:r w:rsidRPr="00416A6C">
        <w:tab/>
      </w:r>
      <w:r w:rsidRPr="00E37B5D">
        <w:t>"Version": "1.0",</w:t>
      </w:r>
    </w:p>
    <w:p w14:paraId="5DCE4D54" w14:textId="77777777" w:rsidR="00E37B5D" w:rsidRPr="00E37B5D" w:rsidRDefault="00E37B5D" w:rsidP="0087763A">
      <w:pPr>
        <w:pStyle w:val="GOSTScript"/>
      </w:pPr>
      <w:r w:rsidRPr="00E37B5D">
        <w:tab/>
      </w:r>
      <w:r w:rsidRPr="00E37B5D">
        <w:tab/>
        <w:t>"ReqGuid": "b0d4ce5d-2757-4699-948c-cfa72ba94f10",</w:t>
      </w:r>
    </w:p>
    <w:p w14:paraId="4E7986BA" w14:textId="77777777" w:rsidR="00E37B5D" w:rsidRPr="00E37B5D" w:rsidRDefault="00E37B5D" w:rsidP="0087763A">
      <w:pPr>
        <w:pStyle w:val="GOSTScript"/>
      </w:pPr>
      <w:r w:rsidRPr="00E37B5D">
        <w:tab/>
      </w:r>
      <w:r w:rsidRPr="00E37B5D">
        <w:tab/>
        <w:t>"DocGuid": "0bd90a7c-e339-46ff-ac39-71029ff81370",</w:t>
      </w:r>
    </w:p>
    <w:p w14:paraId="27326709" w14:textId="77777777" w:rsidR="00E37B5D" w:rsidRPr="00E37B5D" w:rsidRDefault="00E37B5D" w:rsidP="0087763A">
      <w:pPr>
        <w:pStyle w:val="GOSTScript"/>
      </w:pPr>
      <w:r w:rsidRPr="00E37B5D">
        <w:tab/>
      </w:r>
      <w:r w:rsidRPr="00E37B5D">
        <w:tab/>
        <w:t>"RequestType": "TDSysClosePermanentlyRoll"</w:t>
      </w:r>
    </w:p>
    <w:p w14:paraId="53A79976" w14:textId="77777777" w:rsidR="00E37B5D" w:rsidRPr="00E37B5D" w:rsidRDefault="00E37B5D" w:rsidP="0087763A">
      <w:pPr>
        <w:pStyle w:val="GOSTScript"/>
      </w:pPr>
      <w:r w:rsidRPr="00E37B5D">
        <w:tab/>
        <w:t>},</w:t>
      </w:r>
    </w:p>
    <w:p w14:paraId="5FB731DC" w14:textId="77777777" w:rsidR="00E37B5D" w:rsidRPr="00E37B5D" w:rsidRDefault="00E37B5D" w:rsidP="0087763A">
      <w:pPr>
        <w:pStyle w:val="GOSTScript"/>
      </w:pPr>
      <w:r w:rsidRPr="00E37B5D">
        <w:tab/>
        <w:t>"document": {</w:t>
      </w:r>
    </w:p>
    <w:p w14:paraId="1200B7A4" w14:textId="77777777" w:rsidR="00E37B5D" w:rsidRPr="00E37B5D" w:rsidRDefault="00E37B5D" w:rsidP="0087763A">
      <w:pPr>
        <w:pStyle w:val="GOSTScript"/>
      </w:pPr>
      <w:r w:rsidRPr="00E37B5D">
        <w:tab/>
      </w:r>
      <w:r w:rsidRPr="00E37B5D">
        <w:tab/>
        <w:t>"TradingDay": "2022-10-12",</w:t>
      </w:r>
    </w:p>
    <w:p w14:paraId="4091C593" w14:textId="0FDB219B" w:rsidR="00E37B5D" w:rsidRDefault="00E37B5D" w:rsidP="0087763A">
      <w:pPr>
        <w:pStyle w:val="GOSTScript"/>
        <w:rPr>
          <w:ins w:id="6250" w:author="Гилязова Екатерина Викторовна" w:date="2024-07-18T17:38:00Z"/>
        </w:rPr>
      </w:pPr>
      <w:r w:rsidRPr="00E37B5D">
        <w:tab/>
      </w:r>
      <w:r w:rsidRPr="00E37B5D">
        <w:tab/>
        <w:t>"NeedSubjectTradingDayRoll": 1,</w:t>
      </w:r>
    </w:p>
    <w:p w14:paraId="64A4EEAE" w14:textId="2717E28E" w:rsidR="00415248" w:rsidRPr="00E37B5D" w:rsidRDefault="00415248" w:rsidP="00415248">
      <w:pPr>
        <w:pStyle w:val="GOSTScript"/>
      </w:pPr>
      <w:ins w:id="6251" w:author="Гилязова Екатерина Викторовна" w:date="2024-07-18T17:38:00Z">
        <w:r w:rsidRPr="00531B07">
          <w:tab/>
        </w:r>
        <w:r w:rsidRPr="00531B07">
          <w:tab/>
          <w:t>"</w:t>
        </w:r>
        <w:r>
          <w:t>User</w:t>
        </w:r>
        <w:r w:rsidRPr="00531B07">
          <w:t>": "0bd9</w:t>
        </w:r>
        <w:r>
          <w:t>0a7c-e339-46ff-ac39-71029ff81371</w:t>
        </w:r>
        <w:r w:rsidRPr="00531B07">
          <w:t>",</w:t>
        </w:r>
      </w:ins>
    </w:p>
    <w:p w14:paraId="33557EAE" w14:textId="77777777" w:rsidR="00E37B5D" w:rsidRPr="00416A6C" w:rsidRDefault="00E37B5D" w:rsidP="0087763A">
      <w:pPr>
        <w:pStyle w:val="GOSTScript"/>
      </w:pPr>
      <w:r w:rsidRPr="00E37B5D">
        <w:tab/>
      </w:r>
      <w:r w:rsidRPr="00E37B5D">
        <w:tab/>
      </w:r>
      <w:r w:rsidRPr="00416A6C">
        <w:t>"SubjectList": [</w:t>
      </w:r>
    </w:p>
    <w:p w14:paraId="71E9B0B9" w14:textId="77777777" w:rsidR="00E37B5D" w:rsidRPr="001D1629" w:rsidRDefault="00E37B5D" w:rsidP="0087763A">
      <w:pPr>
        <w:pStyle w:val="GOSTScript"/>
      </w:pPr>
      <w:r w:rsidRPr="00416A6C">
        <w:tab/>
      </w:r>
      <w:r w:rsidRPr="00416A6C">
        <w:tab/>
      </w:r>
      <w:r w:rsidRPr="00416A6C">
        <w:tab/>
      </w:r>
      <w:r w:rsidRPr="001D1629">
        <w:t>"0001",</w:t>
      </w:r>
    </w:p>
    <w:p w14:paraId="2D2DAF68" w14:textId="77777777" w:rsidR="00E37B5D" w:rsidRPr="001D1629" w:rsidRDefault="00E37B5D" w:rsidP="0087763A">
      <w:pPr>
        <w:pStyle w:val="GOSTScript"/>
      </w:pPr>
      <w:r w:rsidRPr="001D1629">
        <w:lastRenderedPageBreak/>
        <w:tab/>
      </w:r>
      <w:r w:rsidRPr="001D1629">
        <w:tab/>
      </w:r>
      <w:r w:rsidRPr="001D1629">
        <w:tab/>
        <w:t>"0012",</w:t>
      </w:r>
    </w:p>
    <w:p w14:paraId="4CAEE88B" w14:textId="77777777" w:rsidR="00E37B5D" w:rsidRPr="001D1629" w:rsidRDefault="00E37B5D" w:rsidP="0087763A">
      <w:pPr>
        <w:pStyle w:val="GOSTScript"/>
      </w:pPr>
      <w:r w:rsidRPr="001D1629">
        <w:tab/>
      </w:r>
      <w:r w:rsidRPr="001D1629">
        <w:tab/>
      </w:r>
      <w:r w:rsidRPr="001D1629">
        <w:tab/>
        <w:t>"0095"</w:t>
      </w:r>
    </w:p>
    <w:p w14:paraId="6D1C0C70" w14:textId="77777777" w:rsidR="00E37B5D" w:rsidRPr="001D1629" w:rsidRDefault="00E37B5D" w:rsidP="0087763A">
      <w:pPr>
        <w:pStyle w:val="GOSTScript"/>
      </w:pPr>
      <w:r w:rsidRPr="001D1629">
        <w:tab/>
      </w:r>
      <w:r w:rsidRPr="001D1629">
        <w:tab/>
        <w:t>]</w:t>
      </w:r>
    </w:p>
    <w:p w14:paraId="68160CC3" w14:textId="77777777" w:rsidR="00E37B5D" w:rsidRPr="001D1629" w:rsidRDefault="00E37B5D" w:rsidP="0087763A">
      <w:pPr>
        <w:pStyle w:val="GOSTScript"/>
      </w:pPr>
      <w:r w:rsidRPr="001D1629">
        <w:tab/>
        <w:t>}</w:t>
      </w:r>
    </w:p>
    <w:p w14:paraId="0C72B052" w14:textId="30F47A38" w:rsidR="00F7115E" w:rsidRPr="003B0425" w:rsidRDefault="00E37B5D" w:rsidP="00C75A4E">
      <w:pPr>
        <w:pStyle w:val="GOSTScript"/>
      </w:pPr>
      <w:r w:rsidRPr="003B0425">
        <w:t>}</w:t>
      </w:r>
    </w:p>
    <w:p w14:paraId="1EBD943A" w14:textId="77777777" w:rsidR="00E37B5D" w:rsidRPr="00C75A4E" w:rsidRDefault="00E37B5D" w:rsidP="00C75A4E">
      <w:pPr>
        <w:pStyle w:val="GOSTNormal"/>
        <w:rPr>
          <w:lang w:val="en-US"/>
        </w:rPr>
      </w:pPr>
    </w:p>
    <w:p w14:paraId="26B673AF" w14:textId="36B42E9A" w:rsidR="00E37B5D" w:rsidRPr="00C75A4E" w:rsidRDefault="00E37B5D" w:rsidP="00C75A4E">
      <w:pPr>
        <w:pStyle w:val="GOSTNormal"/>
        <w:rPr>
          <w:u w:val="single"/>
          <w:lang w:val="en-US"/>
        </w:rPr>
      </w:pPr>
      <w:r w:rsidRPr="005945B0">
        <w:rPr>
          <w:u w:val="single"/>
        </w:rPr>
        <w:t>Пример</w:t>
      </w:r>
      <w:r w:rsidRPr="00C75A4E">
        <w:rPr>
          <w:u w:val="single"/>
          <w:lang w:val="en-US"/>
        </w:rPr>
        <w:t xml:space="preserve"> №17: </w:t>
      </w:r>
      <w:r w:rsidRPr="005945B0">
        <w:rPr>
          <w:u w:val="single"/>
        </w:rPr>
        <w:t>Сервис</w:t>
      </w:r>
      <w:r w:rsidRPr="00C75A4E">
        <w:rPr>
          <w:u w:val="single"/>
          <w:lang w:val="en-US"/>
        </w:rPr>
        <w:t xml:space="preserve"> </w:t>
      </w:r>
      <w:r w:rsidRPr="005945B0">
        <w:rPr>
          <w:u w:val="single"/>
        </w:rPr>
        <w:t>окончательного</w:t>
      </w:r>
      <w:r w:rsidRPr="00C75A4E">
        <w:rPr>
          <w:u w:val="single"/>
          <w:lang w:val="en-US"/>
        </w:rPr>
        <w:t xml:space="preserve"> </w:t>
      </w:r>
      <w:r w:rsidRPr="005945B0">
        <w:rPr>
          <w:u w:val="single"/>
        </w:rPr>
        <w:t>закрытия</w:t>
      </w:r>
      <w:r w:rsidRPr="00C75A4E">
        <w:rPr>
          <w:u w:val="single"/>
          <w:lang w:val="en-US"/>
        </w:rPr>
        <w:t xml:space="preserve"> </w:t>
      </w:r>
      <w:r w:rsidRPr="005945B0">
        <w:rPr>
          <w:u w:val="single"/>
        </w:rPr>
        <w:t>операционного</w:t>
      </w:r>
      <w:r w:rsidRPr="00C75A4E">
        <w:rPr>
          <w:u w:val="single"/>
          <w:lang w:val="en-US"/>
        </w:rPr>
        <w:t xml:space="preserve"> </w:t>
      </w:r>
      <w:r w:rsidRPr="005945B0">
        <w:rPr>
          <w:u w:val="single"/>
        </w:rPr>
        <w:t>дня</w:t>
      </w:r>
      <w:r w:rsidRPr="00C75A4E">
        <w:rPr>
          <w:u w:val="single"/>
          <w:lang w:val="en-US"/>
        </w:rPr>
        <w:t xml:space="preserve"> </w:t>
      </w:r>
      <w:r w:rsidRPr="005945B0">
        <w:rPr>
          <w:u w:val="single"/>
        </w:rPr>
        <w:t>ТОФК</w:t>
      </w:r>
      <w:r w:rsidRPr="00C75A4E">
        <w:rPr>
          <w:u w:val="single"/>
          <w:lang w:val="en-US"/>
        </w:rPr>
        <w:t>/</w:t>
      </w:r>
      <w:r w:rsidRPr="005945B0">
        <w:rPr>
          <w:u w:val="single"/>
        </w:rPr>
        <w:t>ЦС</w:t>
      </w:r>
      <w:r w:rsidRPr="00C75A4E">
        <w:rPr>
          <w:u w:val="single"/>
          <w:lang w:val="en-US"/>
        </w:rPr>
        <w:t xml:space="preserve"> </w:t>
      </w:r>
      <w:r w:rsidRPr="005945B0">
        <w:rPr>
          <w:u w:val="single"/>
        </w:rPr>
        <w:t>по</w:t>
      </w:r>
      <w:r w:rsidRPr="00C75A4E">
        <w:rPr>
          <w:u w:val="single"/>
          <w:lang w:val="en-US"/>
        </w:rPr>
        <w:t xml:space="preserve"> </w:t>
      </w:r>
      <w:r w:rsidRPr="005945B0">
        <w:rPr>
          <w:u w:val="single"/>
        </w:rPr>
        <w:t>учету</w:t>
      </w:r>
      <w:r w:rsidRPr="00C75A4E">
        <w:rPr>
          <w:u w:val="single"/>
          <w:lang w:val="en-US"/>
        </w:rPr>
        <w:t xml:space="preserve"> (TradingDaysSubjectClosePermanently):</w:t>
      </w:r>
    </w:p>
    <w:p w14:paraId="6CBC7772" w14:textId="77777777" w:rsidR="00E37B5D" w:rsidRPr="00416A6C" w:rsidRDefault="00E37B5D" w:rsidP="005945B0">
      <w:pPr>
        <w:pStyle w:val="GOSTScript"/>
      </w:pPr>
      <w:r w:rsidRPr="00416A6C">
        <w:t>{</w:t>
      </w:r>
    </w:p>
    <w:p w14:paraId="153F4275" w14:textId="77777777" w:rsidR="00E37B5D" w:rsidRPr="00416A6C" w:rsidRDefault="00E37B5D" w:rsidP="005945B0">
      <w:pPr>
        <w:pStyle w:val="GOSTScript"/>
      </w:pPr>
      <w:r w:rsidRPr="00416A6C">
        <w:tab/>
        <w:t>"header": {</w:t>
      </w:r>
    </w:p>
    <w:p w14:paraId="36E547AA" w14:textId="7E3A8C2C" w:rsidR="00E37B5D" w:rsidRPr="00416A6C" w:rsidRDefault="00E37B5D" w:rsidP="005945B0">
      <w:pPr>
        <w:pStyle w:val="GOSTScript"/>
      </w:pPr>
      <w:r w:rsidRPr="00416A6C">
        <w:tab/>
      </w:r>
      <w:r w:rsidRPr="00416A6C">
        <w:tab/>
        <w:t>"Source": "</w:t>
      </w:r>
      <w:r w:rsidR="00063F9A">
        <w:t>ARP</w:t>
      </w:r>
      <w:r w:rsidRPr="00416A6C">
        <w:t>",</w:t>
      </w:r>
    </w:p>
    <w:p w14:paraId="14FB1156" w14:textId="77777777" w:rsidR="00E37B5D" w:rsidRPr="00E37B5D" w:rsidRDefault="00E37B5D" w:rsidP="005945B0">
      <w:pPr>
        <w:pStyle w:val="GOSTScript"/>
      </w:pPr>
      <w:r w:rsidRPr="00416A6C">
        <w:tab/>
      </w:r>
      <w:r w:rsidRPr="00416A6C">
        <w:tab/>
      </w:r>
      <w:r w:rsidRPr="00E37B5D">
        <w:t>"ReqDateTime": "2022-12-29 10:37:22",</w:t>
      </w:r>
    </w:p>
    <w:p w14:paraId="7ED4DC24" w14:textId="77777777" w:rsidR="00E37B5D" w:rsidRPr="00E37B5D" w:rsidRDefault="00E37B5D" w:rsidP="005945B0">
      <w:pPr>
        <w:pStyle w:val="GOSTScript"/>
      </w:pPr>
      <w:r w:rsidRPr="00E37B5D">
        <w:tab/>
      </w:r>
      <w:r w:rsidRPr="00E37B5D">
        <w:tab/>
        <w:t>"Version": "1.0",</w:t>
      </w:r>
    </w:p>
    <w:p w14:paraId="470E515B" w14:textId="77777777" w:rsidR="00E37B5D" w:rsidRPr="00E37B5D" w:rsidRDefault="00E37B5D" w:rsidP="005945B0">
      <w:pPr>
        <w:pStyle w:val="GOSTScript"/>
      </w:pPr>
      <w:r w:rsidRPr="00E37B5D">
        <w:tab/>
      </w:r>
      <w:r w:rsidRPr="00E37B5D">
        <w:tab/>
        <w:t>"ReqGuid": "b0d4ce5d-2757-4699-948c-cfa72ba94f10",</w:t>
      </w:r>
    </w:p>
    <w:p w14:paraId="0B53E8B4" w14:textId="77777777" w:rsidR="00E37B5D" w:rsidRPr="00E37B5D" w:rsidRDefault="00E37B5D" w:rsidP="005945B0">
      <w:pPr>
        <w:pStyle w:val="GOSTScript"/>
      </w:pPr>
      <w:r w:rsidRPr="00E37B5D">
        <w:tab/>
      </w:r>
      <w:r w:rsidRPr="00E37B5D">
        <w:tab/>
        <w:t>"DocGuid": "0bd90a7c-e339-46ff-ac39-71029ff81370",</w:t>
      </w:r>
    </w:p>
    <w:p w14:paraId="2D12F04C" w14:textId="77777777" w:rsidR="00E37B5D" w:rsidRPr="00E37B5D" w:rsidRDefault="00E37B5D" w:rsidP="005945B0">
      <w:pPr>
        <w:pStyle w:val="GOSTScript"/>
      </w:pPr>
      <w:r w:rsidRPr="00E37B5D">
        <w:tab/>
      </w:r>
      <w:r w:rsidRPr="00E37B5D">
        <w:tab/>
        <w:t>"RequestType": "TradingDaysSubjectClosePermanently"</w:t>
      </w:r>
    </w:p>
    <w:p w14:paraId="4A996235" w14:textId="77777777" w:rsidR="00E37B5D" w:rsidRPr="00E37B5D" w:rsidRDefault="00E37B5D" w:rsidP="005945B0">
      <w:pPr>
        <w:pStyle w:val="GOSTScript"/>
      </w:pPr>
      <w:r w:rsidRPr="00E37B5D">
        <w:tab/>
        <w:t>},</w:t>
      </w:r>
    </w:p>
    <w:p w14:paraId="795979D8" w14:textId="77777777" w:rsidR="00E37B5D" w:rsidRPr="00E37B5D" w:rsidRDefault="00E37B5D" w:rsidP="005945B0">
      <w:pPr>
        <w:pStyle w:val="GOSTScript"/>
      </w:pPr>
      <w:r w:rsidRPr="00E37B5D">
        <w:tab/>
        <w:t>"document": {</w:t>
      </w:r>
    </w:p>
    <w:p w14:paraId="78A45790" w14:textId="77777777" w:rsidR="00E37B5D" w:rsidRPr="00E37B5D" w:rsidRDefault="00E37B5D" w:rsidP="005945B0">
      <w:pPr>
        <w:pStyle w:val="GOSTScript"/>
      </w:pPr>
      <w:r w:rsidRPr="00E37B5D">
        <w:tab/>
      </w:r>
      <w:r w:rsidRPr="00E37B5D">
        <w:tab/>
        <w:t>"Subject": "5700",</w:t>
      </w:r>
    </w:p>
    <w:p w14:paraId="53C03881" w14:textId="4DFDDE55" w:rsidR="00E37B5D" w:rsidRDefault="00E37B5D" w:rsidP="005945B0">
      <w:pPr>
        <w:pStyle w:val="GOSTScript"/>
        <w:rPr>
          <w:ins w:id="6252" w:author="Гилязова Екатерина Викторовна" w:date="2024-07-18T17:38:00Z"/>
        </w:rPr>
      </w:pPr>
      <w:r w:rsidRPr="00E37B5D">
        <w:tab/>
      </w:r>
      <w:r w:rsidRPr="00E37B5D">
        <w:tab/>
        <w:t>"TradingDay": "2022-10-12"</w:t>
      </w:r>
      <w:ins w:id="6253" w:author="Гилязова Екатерина Викторовна" w:date="2024-07-18T17:38:00Z">
        <w:r w:rsidR="00415248">
          <w:t>,</w:t>
        </w:r>
      </w:ins>
    </w:p>
    <w:p w14:paraId="1F4744E3" w14:textId="7B7AC500" w:rsidR="00415248" w:rsidRPr="00E37B5D" w:rsidRDefault="00415248" w:rsidP="00415248">
      <w:pPr>
        <w:pStyle w:val="GOSTScript"/>
      </w:pPr>
      <w:ins w:id="6254" w:author="Гилязова Екатерина Викторовна" w:date="2024-07-18T17:38:00Z">
        <w:r w:rsidRPr="00531B07">
          <w:tab/>
        </w:r>
        <w:r w:rsidRPr="00531B07">
          <w:tab/>
          <w:t>"</w:t>
        </w:r>
        <w:r>
          <w:t>User</w:t>
        </w:r>
        <w:r w:rsidRPr="00531B07">
          <w:t>": "0bd9</w:t>
        </w:r>
        <w:r>
          <w:t>0a7c-e339-46ff-ac39-71029ff81371</w:t>
        </w:r>
        <w:r w:rsidRPr="00531B07">
          <w:t>"</w:t>
        </w:r>
      </w:ins>
    </w:p>
    <w:p w14:paraId="10449D2F" w14:textId="77777777" w:rsidR="00E37B5D" w:rsidRPr="00C75A4E" w:rsidRDefault="00E37B5D" w:rsidP="005945B0">
      <w:pPr>
        <w:pStyle w:val="GOSTScript"/>
        <w:rPr>
          <w:lang w:val="ru-RU"/>
        </w:rPr>
      </w:pPr>
      <w:r w:rsidRPr="00E37B5D">
        <w:tab/>
      </w:r>
      <w:r w:rsidRPr="00C75A4E">
        <w:rPr>
          <w:lang w:val="ru-RU"/>
        </w:rPr>
        <w:t>}</w:t>
      </w:r>
    </w:p>
    <w:p w14:paraId="2892F9D7" w14:textId="334ED244" w:rsidR="00E37B5D" w:rsidRPr="00C75A4E" w:rsidRDefault="00E37B5D" w:rsidP="00C75A4E">
      <w:pPr>
        <w:pStyle w:val="GOSTScript"/>
        <w:rPr>
          <w:lang w:val="ru-RU"/>
        </w:rPr>
      </w:pPr>
      <w:r w:rsidRPr="00C75A4E">
        <w:rPr>
          <w:lang w:val="ru-RU"/>
        </w:rPr>
        <w:t>}</w:t>
      </w:r>
    </w:p>
    <w:p w14:paraId="00D2687A" w14:textId="77777777" w:rsidR="00416A6C" w:rsidRDefault="00416A6C" w:rsidP="00C75A4E">
      <w:pPr>
        <w:pStyle w:val="GOSTNormal"/>
      </w:pPr>
    </w:p>
    <w:p w14:paraId="7B6AC16E" w14:textId="396C8A3C" w:rsidR="00416A6C" w:rsidRDefault="00416A6C" w:rsidP="00C75A4E">
      <w:pPr>
        <w:pStyle w:val="GOSTNormal"/>
      </w:pPr>
      <w:r w:rsidRPr="005945B0">
        <w:rPr>
          <w:u w:val="single"/>
        </w:rPr>
        <w:t>Пример №18: Сервис окончательного закрытия операционного дня системы, если для указанной даты операционный день оконча-тельно закрыт по всем ТОФК/ЦС по учету (TradingDaysSysClosePermanently):</w:t>
      </w:r>
    </w:p>
    <w:p w14:paraId="07D8A1E2" w14:textId="77777777" w:rsidR="00416A6C" w:rsidRPr="00416A6C" w:rsidRDefault="00416A6C" w:rsidP="005945B0">
      <w:pPr>
        <w:pStyle w:val="GOSTScript"/>
      </w:pPr>
      <w:r w:rsidRPr="00416A6C">
        <w:t>{</w:t>
      </w:r>
    </w:p>
    <w:p w14:paraId="1CC7013E" w14:textId="77777777" w:rsidR="00416A6C" w:rsidRPr="00416A6C" w:rsidRDefault="00416A6C" w:rsidP="005945B0">
      <w:pPr>
        <w:pStyle w:val="GOSTScript"/>
      </w:pPr>
      <w:r w:rsidRPr="00416A6C">
        <w:tab/>
        <w:t>"header": {</w:t>
      </w:r>
    </w:p>
    <w:p w14:paraId="19876C76" w14:textId="24E7D23C" w:rsidR="00416A6C" w:rsidRPr="00416A6C" w:rsidRDefault="00416A6C" w:rsidP="005945B0">
      <w:pPr>
        <w:pStyle w:val="GOSTScript"/>
      </w:pPr>
      <w:r w:rsidRPr="00416A6C">
        <w:tab/>
      </w:r>
      <w:r w:rsidRPr="00416A6C">
        <w:tab/>
        <w:t>"Source": "</w:t>
      </w:r>
      <w:r w:rsidR="00063F9A">
        <w:t>ARP</w:t>
      </w:r>
      <w:r w:rsidRPr="00416A6C">
        <w:t>",</w:t>
      </w:r>
    </w:p>
    <w:p w14:paraId="7B58A289" w14:textId="77777777" w:rsidR="00416A6C" w:rsidRPr="00416A6C" w:rsidRDefault="00416A6C" w:rsidP="005945B0">
      <w:pPr>
        <w:pStyle w:val="GOSTScript"/>
      </w:pPr>
      <w:r w:rsidRPr="00416A6C">
        <w:tab/>
      </w:r>
      <w:r w:rsidRPr="00416A6C">
        <w:tab/>
        <w:t>"ReqDateTime": "2022-12-29 10:37:22",</w:t>
      </w:r>
    </w:p>
    <w:p w14:paraId="12606067" w14:textId="77777777" w:rsidR="00416A6C" w:rsidRPr="00416A6C" w:rsidRDefault="00416A6C" w:rsidP="005945B0">
      <w:pPr>
        <w:pStyle w:val="GOSTScript"/>
      </w:pPr>
      <w:r w:rsidRPr="00416A6C">
        <w:tab/>
      </w:r>
      <w:r w:rsidRPr="00416A6C">
        <w:tab/>
        <w:t>"Version": "1.0",</w:t>
      </w:r>
    </w:p>
    <w:p w14:paraId="165F01FF" w14:textId="77777777" w:rsidR="00416A6C" w:rsidRPr="00416A6C" w:rsidRDefault="00416A6C" w:rsidP="005945B0">
      <w:pPr>
        <w:pStyle w:val="GOSTScript"/>
      </w:pPr>
      <w:r w:rsidRPr="00416A6C">
        <w:tab/>
      </w:r>
      <w:r w:rsidRPr="00416A6C">
        <w:tab/>
        <w:t>"ReqGuid": "b0d4ce5d-2757-4699-948c-cfa72ba94f10",</w:t>
      </w:r>
    </w:p>
    <w:p w14:paraId="55DC5E6A" w14:textId="77777777" w:rsidR="00416A6C" w:rsidRPr="00416A6C" w:rsidRDefault="00416A6C" w:rsidP="005945B0">
      <w:pPr>
        <w:pStyle w:val="GOSTScript"/>
      </w:pPr>
      <w:r w:rsidRPr="00416A6C">
        <w:tab/>
      </w:r>
      <w:r w:rsidRPr="00416A6C">
        <w:tab/>
        <w:t>"DocGuid": "0bd90a7c-e339-46ff-ac39-71029ff81370",</w:t>
      </w:r>
    </w:p>
    <w:p w14:paraId="021EECFE" w14:textId="77777777" w:rsidR="00416A6C" w:rsidRPr="00416A6C" w:rsidRDefault="00416A6C" w:rsidP="005945B0">
      <w:pPr>
        <w:pStyle w:val="GOSTScript"/>
      </w:pPr>
      <w:r w:rsidRPr="00416A6C">
        <w:tab/>
      </w:r>
      <w:r w:rsidRPr="00416A6C">
        <w:tab/>
        <w:t>"RequestType": "TradingDaysSysClosePermanently"</w:t>
      </w:r>
    </w:p>
    <w:p w14:paraId="77766FA3" w14:textId="77777777" w:rsidR="00416A6C" w:rsidRPr="00416A6C" w:rsidRDefault="00416A6C" w:rsidP="005945B0">
      <w:pPr>
        <w:pStyle w:val="GOSTScript"/>
      </w:pPr>
      <w:r w:rsidRPr="00416A6C">
        <w:tab/>
        <w:t>},</w:t>
      </w:r>
    </w:p>
    <w:p w14:paraId="15A5B63B" w14:textId="77777777" w:rsidR="00416A6C" w:rsidRPr="00416A6C" w:rsidRDefault="00416A6C" w:rsidP="005945B0">
      <w:pPr>
        <w:pStyle w:val="GOSTScript"/>
      </w:pPr>
      <w:r w:rsidRPr="00416A6C">
        <w:tab/>
        <w:t>"document": {</w:t>
      </w:r>
    </w:p>
    <w:p w14:paraId="114CC323" w14:textId="64F0696D" w:rsidR="00416A6C" w:rsidRDefault="00416A6C" w:rsidP="005945B0">
      <w:pPr>
        <w:pStyle w:val="GOSTScript"/>
        <w:rPr>
          <w:ins w:id="6255" w:author="Гилязова Екатерина Викторовна" w:date="2024-07-18T17:40:00Z"/>
        </w:rPr>
      </w:pPr>
      <w:r w:rsidRPr="00416A6C">
        <w:lastRenderedPageBreak/>
        <w:tab/>
      </w:r>
      <w:r w:rsidRPr="00416A6C">
        <w:tab/>
        <w:t>"TradingDay": "2022-10-12"</w:t>
      </w:r>
      <w:ins w:id="6256" w:author="Гилязова Екатерина Викторовна" w:date="2024-07-18T17:40:00Z">
        <w:r w:rsidR="00415248">
          <w:t>,</w:t>
        </w:r>
      </w:ins>
    </w:p>
    <w:p w14:paraId="76095927" w14:textId="1EF23BB8" w:rsidR="00415248" w:rsidRPr="00416A6C" w:rsidRDefault="00415248" w:rsidP="00415248">
      <w:pPr>
        <w:pStyle w:val="GOSTScript"/>
      </w:pPr>
      <w:ins w:id="6257" w:author="Гилязова Екатерина Викторовна" w:date="2024-07-18T17:40:00Z">
        <w:r w:rsidRPr="00531B07">
          <w:tab/>
        </w:r>
        <w:r w:rsidRPr="00531B07">
          <w:tab/>
          <w:t>"</w:t>
        </w:r>
        <w:r>
          <w:t>User</w:t>
        </w:r>
        <w:r w:rsidRPr="00531B07">
          <w:t>": "0bd9</w:t>
        </w:r>
        <w:r>
          <w:t>0a7c-e339-46ff-ac39-71029ff81371</w:t>
        </w:r>
        <w:r w:rsidRPr="00531B07">
          <w:t>"</w:t>
        </w:r>
      </w:ins>
    </w:p>
    <w:p w14:paraId="48E6D70D" w14:textId="77777777" w:rsidR="00416A6C" w:rsidRPr="00471360" w:rsidRDefault="00416A6C" w:rsidP="005945B0">
      <w:pPr>
        <w:pStyle w:val="GOSTScript"/>
        <w:rPr>
          <w:lang w:val="ru-RU"/>
        </w:rPr>
      </w:pPr>
      <w:r w:rsidRPr="00416A6C">
        <w:tab/>
      </w:r>
      <w:r w:rsidRPr="00471360">
        <w:rPr>
          <w:lang w:val="ru-RU"/>
        </w:rPr>
        <w:t>}</w:t>
      </w:r>
    </w:p>
    <w:p w14:paraId="781DA3DA" w14:textId="5AD4F68C" w:rsidR="00416A6C" w:rsidRPr="00471360" w:rsidRDefault="00416A6C" w:rsidP="00C75A4E">
      <w:pPr>
        <w:pStyle w:val="GOSTScript"/>
        <w:rPr>
          <w:lang w:val="ru-RU"/>
        </w:rPr>
      </w:pPr>
      <w:r w:rsidRPr="00471360">
        <w:rPr>
          <w:lang w:val="ru-RU"/>
        </w:rPr>
        <w:t>}</w:t>
      </w:r>
    </w:p>
    <w:p w14:paraId="0A5E73DC" w14:textId="77777777" w:rsidR="00416A6C" w:rsidRPr="00471360" w:rsidRDefault="00416A6C" w:rsidP="00C75A4E">
      <w:pPr>
        <w:pStyle w:val="GOSTNormal"/>
      </w:pPr>
    </w:p>
    <w:p w14:paraId="632DD3E4" w14:textId="13FFF3CB" w:rsidR="00416A6C" w:rsidRPr="00471360" w:rsidRDefault="00416A6C" w:rsidP="00C75A4E">
      <w:pPr>
        <w:pStyle w:val="GOSTNormal"/>
      </w:pPr>
      <w:r w:rsidRPr="005945B0">
        <w:rPr>
          <w:u w:val="single"/>
        </w:rPr>
        <w:t>Пример</w:t>
      </w:r>
      <w:r w:rsidRPr="00471360">
        <w:rPr>
          <w:u w:val="single"/>
        </w:rPr>
        <w:t xml:space="preserve"> №19: </w:t>
      </w:r>
      <w:r w:rsidRPr="005945B0">
        <w:rPr>
          <w:u w:val="single"/>
        </w:rPr>
        <w:t>Сервис</w:t>
      </w:r>
      <w:r w:rsidRPr="00471360">
        <w:rPr>
          <w:u w:val="single"/>
        </w:rPr>
        <w:t xml:space="preserve"> </w:t>
      </w:r>
      <w:r w:rsidRPr="005945B0">
        <w:rPr>
          <w:u w:val="single"/>
        </w:rPr>
        <w:t>окончательного</w:t>
      </w:r>
      <w:r w:rsidRPr="00471360">
        <w:rPr>
          <w:u w:val="single"/>
        </w:rPr>
        <w:t xml:space="preserve"> </w:t>
      </w:r>
      <w:r w:rsidRPr="005945B0">
        <w:rPr>
          <w:u w:val="single"/>
        </w:rPr>
        <w:t>закрытия</w:t>
      </w:r>
      <w:r w:rsidRPr="00471360">
        <w:rPr>
          <w:u w:val="single"/>
        </w:rPr>
        <w:t xml:space="preserve"> </w:t>
      </w:r>
      <w:r w:rsidRPr="005945B0">
        <w:rPr>
          <w:u w:val="single"/>
        </w:rPr>
        <w:t>операционного</w:t>
      </w:r>
      <w:r w:rsidRPr="00471360">
        <w:rPr>
          <w:u w:val="single"/>
        </w:rPr>
        <w:t xml:space="preserve"> </w:t>
      </w:r>
      <w:r w:rsidRPr="005945B0">
        <w:rPr>
          <w:u w:val="single"/>
        </w:rPr>
        <w:t>дня</w:t>
      </w:r>
      <w:r w:rsidRPr="00471360">
        <w:rPr>
          <w:u w:val="single"/>
        </w:rPr>
        <w:t xml:space="preserve"> </w:t>
      </w:r>
      <w:r w:rsidRPr="005945B0">
        <w:rPr>
          <w:u w:val="single"/>
        </w:rPr>
        <w:t>по</w:t>
      </w:r>
      <w:r w:rsidRPr="00471360">
        <w:rPr>
          <w:u w:val="single"/>
        </w:rPr>
        <w:t xml:space="preserve"> </w:t>
      </w:r>
      <w:r w:rsidRPr="005945B0">
        <w:rPr>
          <w:u w:val="single"/>
        </w:rPr>
        <w:t>всем</w:t>
      </w:r>
      <w:r w:rsidRPr="00471360">
        <w:rPr>
          <w:u w:val="single"/>
        </w:rPr>
        <w:t xml:space="preserve"> </w:t>
      </w:r>
      <w:r w:rsidRPr="005945B0">
        <w:rPr>
          <w:u w:val="single"/>
        </w:rPr>
        <w:t>ТОФК</w:t>
      </w:r>
      <w:r w:rsidRPr="00471360">
        <w:rPr>
          <w:u w:val="single"/>
        </w:rPr>
        <w:t>/</w:t>
      </w:r>
      <w:r w:rsidRPr="005945B0">
        <w:rPr>
          <w:u w:val="single"/>
        </w:rPr>
        <w:t>ЦС</w:t>
      </w:r>
      <w:r w:rsidRPr="00471360">
        <w:rPr>
          <w:u w:val="single"/>
        </w:rPr>
        <w:t xml:space="preserve"> </w:t>
      </w:r>
      <w:r w:rsidRPr="005945B0">
        <w:rPr>
          <w:u w:val="single"/>
        </w:rPr>
        <w:t>по</w:t>
      </w:r>
      <w:r w:rsidRPr="00471360">
        <w:rPr>
          <w:u w:val="single"/>
        </w:rPr>
        <w:t xml:space="preserve"> </w:t>
      </w:r>
      <w:r w:rsidRPr="005945B0">
        <w:rPr>
          <w:u w:val="single"/>
        </w:rPr>
        <w:t>учету</w:t>
      </w:r>
      <w:r w:rsidRPr="00471360">
        <w:rPr>
          <w:u w:val="single"/>
        </w:rPr>
        <w:t xml:space="preserve"> </w:t>
      </w:r>
      <w:r w:rsidRPr="005945B0">
        <w:rPr>
          <w:u w:val="single"/>
        </w:rPr>
        <w:t>и</w:t>
      </w:r>
      <w:r w:rsidRPr="00471360">
        <w:rPr>
          <w:u w:val="single"/>
        </w:rPr>
        <w:t xml:space="preserve"> </w:t>
      </w:r>
      <w:r w:rsidRPr="005945B0">
        <w:rPr>
          <w:u w:val="single"/>
        </w:rPr>
        <w:t>операционного</w:t>
      </w:r>
      <w:r w:rsidRPr="00471360">
        <w:rPr>
          <w:u w:val="single"/>
        </w:rPr>
        <w:t xml:space="preserve"> </w:t>
      </w:r>
      <w:r w:rsidRPr="005945B0">
        <w:rPr>
          <w:u w:val="single"/>
        </w:rPr>
        <w:t>дня</w:t>
      </w:r>
      <w:r w:rsidRPr="00471360">
        <w:rPr>
          <w:u w:val="single"/>
        </w:rPr>
        <w:t xml:space="preserve"> </w:t>
      </w:r>
      <w:r w:rsidRPr="005945B0">
        <w:rPr>
          <w:u w:val="single"/>
        </w:rPr>
        <w:t>системы</w:t>
      </w:r>
      <w:r w:rsidRPr="00471360">
        <w:rPr>
          <w:u w:val="single"/>
        </w:rPr>
        <w:t xml:space="preserve"> (</w:t>
      </w:r>
      <w:r w:rsidRPr="00C75A4E">
        <w:rPr>
          <w:u w:val="single"/>
          <w:lang w:val="en-US"/>
        </w:rPr>
        <w:t>TradingDaysSysClosePermanentlyAll</w:t>
      </w:r>
      <w:r w:rsidRPr="00471360">
        <w:rPr>
          <w:u w:val="single"/>
        </w:rPr>
        <w:t>):</w:t>
      </w:r>
    </w:p>
    <w:p w14:paraId="4059FCA0" w14:textId="77777777" w:rsidR="00416A6C" w:rsidRPr="00416A6C" w:rsidRDefault="00416A6C" w:rsidP="005945B0">
      <w:pPr>
        <w:pStyle w:val="GOSTScript"/>
      </w:pPr>
      <w:r w:rsidRPr="00416A6C">
        <w:t>{</w:t>
      </w:r>
    </w:p>
    <w:p w14:paraId="573D51CD" w14:textId="77777777" w:rsidR="00416A6C" w:rsidRPr="00416A6C" w:rsidRDefault="00416A6C" w:rsidP="005945B0">
      <w:pPr>
        <w:pStyle w:val="GOSTScript"/>
      </w:pPr>
      <w:r w:rsidRPr="00416A6C">
        <w:tab/>
        <w:t>"header": {</w:t>
      </w:r>
    </w:p>
    <w:p w14:paraId="667810D8" w14:textId="7CB62B46" w:rsidR="00416A6C" w:rsidRPr="00416A6C" w:rsidRDefault="00416A6C" w:rsidP="005945B0">
      <w:pPr>
        <w:pStyle w:val="GOSTScript"/>
      </w:pPr>
      <w:r w:rsidRPr="00416A6C">
        <w:tab/>
      </w:r>
      <w:r w:rsidRPr="00416A6C">
        <w:tab/>
        <w:t>"Source": "</w:t>
      </w:r>
      <w:r w:rsidR="00063F9A">
        <w:t>ARP</w:t>
      </w:r>
      <w:r w:rsidRPr="00416A6C">
        <w:t>",</w:t>
      </w:r>
    </w:p>
    <w:p w14:paraId="272B1379" w14:textId="77777777" w:rsidR="00416A6C" w:rsidRPr="00416A6C" w:rsidRDefault="00416A6C" w:rsidP="005945B0">
      <w:pPr>
        <w:pStyle w:val="GOSTScript"/>
      </w:pPr>
      <w:r w:rsidRPr="00416A6C">
        <w:tab/>
      </w:r>
      <w:r w:rsidRPr="00416A6C">
        <w:tab/>
        <w:t>"ReqDateTime": "2022-12-29 10:37:22",</w:t>
      </w:r>
    </w:p>
    <w:p w14:paraId="3A96DD1A" w14:textId="77777777" w:rsidR="00416A6C" w:rsidRPr="00416A6C" w:rsidRDefault="00416A6C" w:rsidP="005945B0">
      <w:pPr>
        <w:pStyle w:val="GOSTScript"/>
      </w:pPr>
      <w:r w:rsidRPr="00416A6C">
        <w:tab/>
      </w:r>
      <w:r w:rsidRPr="00416A6C">
        <w:tab/>
        <w:t>"Version": "1.0",</w:t>
      </w:r>
    </w:p>
    <w:p w14:paraId="48AD079C" w14:textId="77777777" w:rsidR="00416A6C" w:rsidRPr="00416A6C" w:rsidRDefault="00416A6C" w:rsidP="005945B0">
      <w:pPr>
        <w:pStyle w:val="GOSTScript"/>
      </w:pPr>
      <w:r w:rsidRPr="00416A6C">
        <w:tab/>
      </w:r>
      <w:r w:rsidRPr="00416A6C">
        <w:tab/>
        <w:t>"ReqGuid": "b0d4ce5d-2757-4699-948c-cfa72ba94f10",</w:t>
      </w:r>
    </w:p>
    <w:p w14:paraId="3109CB5B" w14:textId="77777777" w:rsidR="00416A6C" w:rsidRPr="00416A6C" w:rsidRDefault="00416A6C" w:rsidP="005945B0">
      <w:pPr>
        <w:pStyle w:val="GOSTScript"/>
      </w:pPr>
      <w:r w:rsidRPr="00416A6C">
        <w:tab/>
      </w:r>
      <w:r w:rsidRPr="00416A6C">
        <w:tab/>
        <w:t>"DocGuid": "0bd90a7c-e339-46ff-ac39-71029ff81370",</w:t>
      </w:r>
    </w:p>
    <w:p w14:paraId="5FCB3A2C" w14:textId="77777777" w:rsidR="00416A6C" w:rsidRPr="00416A6C" w:rsidRDefault="00416A6C" w:rsidP="005945B0">
      <w:pPr>
        <w:pStyle w:val="GOSTScript"/>
      </w:pPr>
      <w:r w:rsidRPr="00416A6C">
        <w:tab/>
      </w:r>
      <w:r w:rsidRPr="00416A6C">
        <w:tab/>
        <w:t>"RequestType": "TradingDaysSysClosePermanentlyAll"</w:t>
      </w:r>
    </w:p>
    <w:p w14:paraId="12839B34" w14:textId="77777777" w:rsidR="00416A6C" w:rsidRPr="00416A6C" w:rsidRDefault="00416A6C" w:rsidP="005945B0">
      <w:pPr>
        <w:pStyle w:val="GOSTScript"/>
      </w:pPr>
      <w:r w:rsidRPr="00416A6C">
        <w:tab/>
        <w:t>},</w:t>
      </w:r>
    </w:p>
    <w:p w14:paraId="5DE5DEF9" w14:textId="77777777" w:rsidR="00416A6C" w:rsidRPr="00416A6C" w:rsidRDefault="00416A6C" w:rsidP="005945B0">
      <w:pPr>
        <w:pStyle w:val="GOSTScript"/>
      </w:pPr>
      <w:r w:rsidRPr="00416A6C">
        <w:tab/>
        <w:t>"document": {</w:t>
      </w:r>
    </w:p>
    <w:p w14:paraId="56A7E26D" w14:textId="65DE9172" w:rsidR="00416A6C" w:rsidRDefault="00416A6C" w:rsidP="005945B0">
      <w:pPr>
        <w:pStyle w:val="GOSTScript"/>
        <w:rPr>
          <w:ins w:id="6258" w:author="Гилязова Екатерина Викторовна" w:date="2024-07-18T17:40:00Z"/>
        </w:rPr>
      </w:pPr>
      <w:r w:rsidRPr="00416A6C">
        <w:tab/>
      </w:r>
      <w:r w:rsidRPr="00416A6C">
        <w:tab/>
        <w:t>"TradingDay": "2022-10-12"</w:t>
      </w:r>
      <w:ins w:id="6259" w:author="Гилязова Екатерина Викторовна" w:date="2024-07-18T17:40:00Z">
        <w:r w:rsidR="00415248">
          <w:t>,</w:t>
        </w:r>
      </w:ins>
    </w:p>
    <w:p w14:paraId="267EA3E6" w14:textId="5FEC6032" w:rsidR="00415248" w:rsidRPr="00416A6C" w:rsidRDefault="00415248" w:rsidP="00415248">
      <w:pPr>
        <w:pStyle w:val="GOSTScript"/>
      </w:pPr>
      <w:ins w:id="6260" w:author="Гилязова Екатерина Викторовна" w:date="2024-07-18T17:40:00Z">
        <w:r w:rsidRPr="00531B07">
          <w:tab/>
        </w:r>
        <w:r w:rsidRPr="00531B07">
          <w:tab/>
          <w:t>"</w:t>
        </w:r>
        <w:r>
          <w:t>User</w:t>
        </w:r>
        <w:r w:rsidRPr="00531B07">
          <w:t>": "0bd9</w:t>
        </w:r>
        <w:r>
          <w:t>0a7c-e339-46ff-ac39-71029ff81371</w:t>
        </w:r>
        <w:r w:rsidRPr="00531B07">
          <w:t>"</w:t>
        </w:r>
      </w:ins>
    </w:p>
    <w:p w14:paraId="01A665FD" w14:textId="77777777" w:rsidR="00416A6C" w:rsidRPr="00471360" w:rsidRDefault="00416A6C" w:rsidP="005945B0">
      <w:pPr>
        <w:pStyle w:val="GOSTScript"/>
        <w:rPr>
          <w:lang w:val="ru-RU"/>
        </w:rPr>
      </w:pPr>
      <w:r w:rsidRPr="00416A6C">
        <w:tab/>
      </w:r>
      <w:r w:rsidRPr="00471360">
        <w:rPr>
          <w:lang w:val="ru-RU"/>
        </w:rPr>
        <w:t>}</w:t>
      </w:r>
    </w:p>
    <w:p w14:paraId="648F6FB3" w14:textId="67A34E16" w:rsidR="00416A6C" w:rsidRPr="00471360" w:rsidRDefault="00416A6C" w:rsidP="00C75A4E">
      <w:pPr>
        <w:pStyle w:val="GOSTScript"/>
        <w:rPr>
          <w:lang w:val="ru-RU"/>
        </w:rPr>
      </w:pPr>
      <w:r w:rsidRPr="00471360">
        <w:rPr>
          <w:lang w:val="ru-RU"/>
        </w:rPr>
        <w:t>}</w:t>
      </w:r>
    </w:p>
    <w:p w14:paraId="7EF77E27" w14:textId="77777777" w:rsidR="00416A6C" w:rsidRPr="00471360" w:rsidRDefault="00416A6C" w:rsidP="00C75A4E">
      <w:pPr>
        <w:pStyle w:val="GOSTNormal"/>
      </w:pPr>
    </w:p>
    <w:p w14:paraId="77AF9381" w14:textId="5D387DF9" w:rsidR="00416A6C" w:rsidRPr="00471360" w:rsidRDefault="00416A6C" w:rsidP="00C75A4E">
      <w:pPr>
        <w:pStyle w:val="GOSTNormal"/>
      </w:pPr>
      <w:r w:rsidRPr="005945B0">
        <w:rPr>
          <w:u w:val="single"/>
        </w:rPr>
        <w:t>Пример</w:t>
      </w:r>
      <w:r w:rsidRPr="00471360">
        <w:rPr>
          <w:u w:val="single"/>
        </w:rPr>
        <w:t xml:space="preserve"> №20: </w:t>
      </w:r>
      <w:r w:rsidRPr="005945B0">
        <w:rPr>
          <w:u w:val="single"/>
        </w:rPr>
        <w:t>Сервис</w:t>
      </w:r>
      <w:r w:rsidRPr="00471360">
        <w:rPr>
          <w:u w:val="single"/>
        </w:rPr>
        <w:t xml:space="preserve"> </w:t>
      </w:r>
      <w:r w:rsidRPr="005945B0">
        <w:rPr>
          <w:u w:val="single"/>
        </w:rPr>
        <w:t>массового</w:t>
      </w:r>
      <w:r w:rsidRPr="00471360">
        <w:rPr>
          <w:u w:val="single"/>
        </w:rPr>
        <w:t xml:space="preserve"> </w:t>
      </w:r>
      <w:r w:rsidRPr="005945B0">
        <w:rPr>
          <w:u w:val="single"/>
        </w:rPr>
        <w:t>окончательного</w:t>
      </w:r>
      <w:r w:rsidRPr="00471360">
        <w:rPr>
          <w:u w:val="single"/>
        </w:rPr>
        <w:t xml:space="preserve"> </w:t>
      </w:r>
      <w:r w:rsidRPr="005945B0">
        <w:rPr>
          <w:u w:val="single"/>
        </w:rPr>
        <w:t>закрытия</w:t>
      </w:r>
      <w:r w:rsidRPr="00471360">
        <w:rPr>
          <w:u w:val="single"/>
        </w:rPr>
        <w:t xml:space="preserve"> </w:t>
      </w:r>
      <w:r w:rsidRPr="005945B0">
        <w:rPr>
          <w:u w:val="single"/>
        </w:rPr>
        <w:t>операционных</w:t>
      </w:r>
      <w:r w:rsidRPr="00471360">
        <w:rPr>
          <w:u w:val="single"/>
        </w:rPr>
        <w:t xml:space="preserve"> </w:t>
      </w:r>
      <w:r w:rsidRPr="005945B0">
        <w:rPr>
          <w:u w:val="single"/>
        </w:rPr>
        <w:t>дней</w:t>
      </w:r>
      <w:r w:rsidRPr="00471360">
        <w:rPr>
          <w:u w:val="single"/>
        </w:rPr>
        <w:t xml:space="preserve"> </w:t>
      </w:r>
      <w:r w:rsidRPr="005945B0">
        <w:rPr>
          <w:u w:val="single"/>
        </w:rPr>
        <w:t>системы</w:t>
      </w:r>
      <w:r w:rsidRPr="00471360">
        <w:rPr>
          <w:u w:val="single"/>
        </w:rPr>
        <w:t xml:space="preserve">, </w:t>
      </w:r>
      <w:r w:rsidRPr="005945B0">
        <w:rPr>
          <w:u w:val="single"/>
        </w:rPr>
        <w:t>если</w:t>
      </w:r>
      <w:r w:rsidRPr="00471360">
        <w:rPr>
          <w:u w:val="single"/>
        </w:rPr>
        <w:t xml:space="preserve"> </w:t>
      </w:r>
      <w:r w:rsidRPr="005945B0">
        <w:rPr>
          <w:u w:val="single"/>
        </w:rPr>
        <w:t>для</w:t>
      </w:r>
      <w:r w:rsidRPr="00471360">
        <w:rPr>
          <w:u w:val="single"/>
        </w:rPr>
        <w:t xml:space="preserve"> </w:t>
      </w:r>
      <w:r w:rsidRPr="005945B0">
        <w:rPr>
          <w:u w:val="single"/>
        </w:rPr>
        <w:t>указанной</w:t>
      </w:r>
      <w:r w:rsidRPr="00471360">
        <w:rPr>
          <w:u w:val="single"/>
        </w:rPr>
        <w:t xml:space="preserve"> </w:t>
      </w:r>
      <w:r w:rsidRPr="005945B0">
        <w:rPr>
          <w:u w:val="single"/>
        </w:rPr>
        <w:t>даты</w:t>
      </w:r>
      <w:r w:rsidRPr="00471360">
        <w:rPr>
          <w:u w:val="single"/>
        </w:rPr>
        <w:t xml:space="preserve"> </w:t>
      </w:r>
      <w:r w:rsidRPr="005945B0">
        <w:rPr>
          <w:u w:val="single"/>
        </w:rPr>
        <w:t>операционный</w:t>
      </w:r>
      <w:r w:rsidRPr="00471360">
        <w:rPr>
          <w:u w:val="single"/>
        </w:rPr>
        <w:t xml:space="preserve"> </w:t>
      </w:r>
      <w:r w:rsidRPr="005945B0">
        <w:rPr>
          <w:u w:val="single"/>
        </w:rPr>
        <w:t>день</w:t>
      </w:r>
      <w:r w:rsidRPr="00471360">
        <w:rPr>
          <w:u w:val="single"/>
        </w:rPr>
        <w:t xml:space="preserve"> </w:t>
      </w:r>
      <w:r w:rsidRPr="005945B0">
        <w:rPr>
          <w:u w:val="single"/>
        </w:rPr>
        <w:t>окончательно</w:t>
      </w:r>
      <w:r w:rsidRPr="00471360">
        <w:rPr>
          <w:u w:val="single"/>
        </w:rPr>
        <w:t xml:space="preserve"> </w:t>
      </w:r>
      <w:r w:rsidRPr="005945B0">
        <w:rPr>
          <w:u w:val="single"/>
        </w:rPr>
        <w:t>закрыт</w:t>
      </w:r>
      <w:r w:rsidRPr="00471360">
        <w:rPr>
          <w:u w:val="single"/>
        </w:rPr>
        <w:t xml:space="preserve"> </w:t>
      </w:r>
      <w:r w:rsidRPr="005945B0">
        <w:rPr>
          <w:u w:val="single"/>
        </w:rPr>
        <w:t>по</w:t>
      </w:r>
      <w:r w:rsidRPr="00471360">
        <w:rPr>
          <w:u w:val="single"/>
        </w:rPr>
        <w:t xml:space="preserve"> </w:t>
      </w:r>
      <w:r w:rsidRPr="005945B0">
        <w:rPr>
          <w:u w:val="single"/>
        </w:rPr>
        <w:t>всем</w:t>
      </w:r>
      <w:r w:rsidRPr="00471360">
        <w:rPr>
          <w:u w:val="single"/>
        </w:rPr>
        <w:t xml:space="preserve"> </w:t>
      </w:r>
      <w:r w:rsidRPr="005945B0">
        <w:rPr>
          <w:u w:val="single"/>
        </w:rPr>
        <w:t>ТОФК</w:t>
      </w:r>
      <w:r w:rsidRPr="00471360">
        <w:rPr>
          <w:u w:val="single"/>
        </w:rPr>
        <w:t>/</w:t>
      </w:r>
      <w:r w:rsidRPr="005945B0">
        <w:rPr>
          <w:u w:val="single"/>
        </w:rPr>
        <w:t>ЦС</w:t>
      </w:r>
      <w:r w:rsidRPr="00471360">
        <w:rPr>
          <w:u w:val="single"/>
        </w:rPr>
        <w:t xml:space="preserve"> </w:t>
      </w:r>
      <w:r w:rsidRPr="005945B0">
        <w:rPr>
          <w:u w:val="single"/>
        </w:rPr>
        <w:t>по</w:t>
      </w:r>
      <w:r w:rsidRPr="00471360">
        <w:rPr>
          <w:u w:val="single"/>
        </w:rPr>
        <w:t xml:space="preserve"> </w:t>
      </w:r>
      <w:r w:rsidRPr="005945B0">
        <w:rPr>
          <w:u w:val="single"/>
        </w:rPr>
        <w:t>учету</w:t>
      </w:r>
      <w:r w:rsidRPr="00471360">
        <w:rPr>
          <w:u w:val="single"/>
        </w:rPr>
        <w:t xml:space="preserve"> (</w:t>
      </w:r>
      <w:r w:rsidRPr="00C75A4E">
        <w:rPr>
          <w:u w:val="single"/>
          <w:lang w:val="en-US"/>
        </w:rPr>
        <w:t>TrDaysSysListClosePermanently</w:t>
      </w:r>
      <w:r w:rsidRPr="00471360">
        <w:rPr>
          <w:u w:val="single"/>
        </w:rPr>
        <w:t>):</w:t>
      </w:r>
    </w:p>
    <w:p w14:paraId="4B09AB05" w14:textId="77777777" w:rsidR="00416A6C" w:rsidRPr="00416A6C" w:rsidRDefault="00416A6C" w:rsidP="005945B0">
      <w:pPr>
        <w:pStyle w:val="GOSTScript"/>
      </w:pPr>
      <w:r w:rsidRPr="00416A6C">
        <w:t>{</w:t>
      </w:r>
    </w:p>
    <w:p w14:paraId="4CF2C970" w14:textId="77777777" w:rsidR="00416A6C" w:rsidRPr="00416A6C" w:rsidRDefault="00416A6C" w:rsidP="005945B0">
      <w:pPr>
        <w:pStyle w:val="GOSTScript"/>
      </w:pPr>
      <w:r w:rsidRPr="00416A6C">
        <w:tab/>
        <w:t>"header": {</w:t>
      </w:r>
    </w:p>
    <w:p w14:paraId="1926B9BD" w14:textId="6BB4D399" w:rsidR="00416A6C" w:rsidRPr="00416A6C" w:rsidRDefault="00416A6C" w:rsidP="005945B0">
      <w:pPr>
        <w:pStyle w:val="GOSTScript"/>
      </w:pPr>
      <w:r w:rsidRPr="00416A6C">
        <w:tab/>
      </w:r>
      <w:r w:rsidRPr="00416A6C">
        <w:tab/>
        <w:t>"Source": "</w:t>
      </w:r>
      <w:r w:rsidR="00063F9A">
        <w:t>ARP</w:t>
      </w:r>
      <w:r w:rsidRPr="00416A6C">
        <w:t>",</w:t>
      </w:r>
    </w:p>
    <w:p w14:paraId="7DB03849" w14:textId="77777777" w:rsidR="00416A6C" w:rsidRPr="00416A6C" w:rsidRDefault="00416A6C" w:rsidP="005945B0">
      <w:pPr>
        <w:pStyle w:val="GOSTScript"/>
      </w:pPr>
      <w:r w:rsidRPr="00416A6C">
        <w:tab/>
      </w:r>
      <w:r w:rsidRPr="00416A6C">
        <w:tab/>
        <w:t>"ReqDateTime": "2023-03-07 10:37:22",</w:t>
      </w:r>
    </w:p>
    <w:p w14:paraId="6C6C444C" w14:textId="77777777" w:rsidR="00416A6C" w:rsidRPr="00416A6C" w:rsidRDefault="00416A6C" w:rsidP="005945B0">
      <w:pPr>
        <w:pStyle w:val="GOSTScript"/>
      </w:pPr>
      <w:r w:rsidRPr="00416A6C">
        <w:tab/>
      </w:r>
      <w:r w:rsidRPr="00416A6C">
        <w:tab/>
        <w:t>"Version": "2.4",</w:t>
      </w:r>
    </w:p>
    <w:p w14:paraId="10851A83" w14:textId="77777777" w:rsidR="00416A6C" w:rsidRPr="00416A6C" w:rsidRDefault="00416A6C" w:rsidP="005945B0">
      <w:pPr>
        <w:pStyle w:val="GOSTScript"/>
      </w:pPr>
      <w:r w:rsidRPr="00416A6C">
        <w:tab/>
      </w:r>
      <w:r w:rsidRPr="00416A6C">
        <w:tab/>
        <w:t>"ReqGuid": "b0d4ce5d-2757-4699-948c-cfa72ba94f10",</w:t>
      </w:r>
    </w:p>
    <w:p w14:paraId="5D56D3A7" w14:textId="77777777" w:rsidR="00416A6C" w:rsidRPr="00416A6C" w:rsidRDefault="00416A6C" w:rsidP="005945B0">
      <w:pPr>
        <w:pStyle w:val="GOSTScript"/>
      </w:pPr>
      <w:r w:rsidRPr="00416A6C">
        <w:tab/>
      </w:r>
      <w:r w:rsidRPr="00416A6C">
        <w:tab/>
        <w:t>"DocGuid": "0bd90a7c-e339-46ff-ac39-71029ff81370",</w:t>
      </w:r>
    </w:p>
    <w:p w14:paraId="6702931E" w14:textId="77777777" w:rsidR="00416A6C" w:rsidRPr="00416A6C" w:rsidRDefault="00416A6C" w:rsidP="005945B0">
      <w:pPr>
        <w:pStyle w:val="GOSTScript"/>
      </w:pPr>
      <w:r w:rsidRPr="00416A6C">
        <w:tab/>
      </w:r>
      <w:r w:rsidRPr="00416A6C">
        <w:tab/>
        <w:t>"RequestType": "TrDaysSysListClosePermanently"</w:t>
      </w:r>
    </w:p>
    <w:p w14:paraId="68D2E3DA" w14:textId="77777777" w:rsidR="00416A6C" w:rsidRPr="00416A6C" w:rsidRDefault="00416A6C" w:rsidP="005945B0">
      <w:pPr>
        <w:pStyle w:val="GOSTScript"/>
      </w:pPr>
      <w:r w:rsidRPr="00416A6C">
        <w:tab/>
        <w:t>},</w:t>
      </w:r>
    </w:p>
    <w:p w14:paraId="7D7C08FE" w14:textId="77777777" w:rsidR="00416A6C" w:rsidRPr="00416A6C" w:rsidRDefault="00416A6C" w:rsidP="005945B0">
      <w:pPr>
        <w:pStyle w:val="GOSTScript"/>
      </w:pPr>
      <w:r w:rsidRPr="00416A6C">
        <w:tab/>
        <w:t>"document": {</w:t>
      </w:r>
    </w:p>
    <w:p w14:paraId="1A720092" w14:textId="77777777" w:rsidR="00416A6C" w:rsidRPr="00416A6C" w:rsidRDefault="00416A6C" w:rsidP="005945B0">
      <w:pPr>
        <w:pStyle w:val="GOSTScript"/>
      </w:pPr>
      <w:r w:rsidRPr="00416A6C">
        <w:tab/>
      </w:r>
      <w:r w:rsidRPr="00416A6C">
        <w:tab/>
        <w:t>"TradingDays": [</w:t>
      </w:r>
    </w:p>
    <w:p w14:paraId="228CA41A" w14:textId="77777777" w:rsidR="00416A6C" w:rsidRPr="00416A6C" w:rsidRDefault="00416A6C" w:rsidP="005945B0">
      <w:pPr>
        <w:pStyle w:val="GOSTScript"/>
      </w:pPr>
      <w:r w:rsidRPr="00416A6C">
        <w:lastRenderedPageBreak/>
        <w:tab/>
      </w:r>
      <w:r w:rsidRPr="00416A6C">
        <w:tab/>
      </w:r>
      <w:r w:rsidRPr="00416A6C">
        <w:tab/>
        <w:t>"2022-10-12",</w:t>
      </w:r>
    </w:p>
    <w:p w14:paraId="088042BB" w14:textId="77777777" w:rsidR="00416A6C" w:rsidRPr="00614EB0" w:rsidRDefault="00416A6C" w:rsidP="005945B0">
      <w:pPr>
        <w:pStyle w:val="GOSTScript"/>
      </w:pPr>
      <w:r w:rsidRPr="00416A6C">
        <w:tab/>
      </w:r>
      <w:r w:rsidRPr="00416A6C">
        <w:tab/>
      </w:r>
      <w:r w:rsidRPr="00416A6C">
        <w:tab/>
      </w:r>
      <w:r w:rsidRPr="00614EB0">
        <w:t>"2022-10-13",</w:t>
      </w:r>
    </w:p>
    <w:p w14:paraId="3B8CA5C6" w14:textId="77777777" w:rsidR="00416A6C" w:rsidRPr="00614EB0" w:rsidRDefault="00416A6C" w:rsidP="005945B0">
      <w:pPr>
        <w:pStyle w:val="GOSTScript"/>
      </w:pPr>
      <w:r w:rsidRPr="00614EB0">
        <w:tab/>
      </w:r>
      <w:r w:rsidRPr="00614EB0">
        <w:tab/>
      </w:r>
      <w:r w:rsidRPr="00614EB0">
        <w:tab/>
        <w:t>"2022-10-14"</w:t>
      </w:r>
    </w:p>
    <w:p w14:paraId="1DC06C5B" w14:textId="3786C26F" w:rsidR="00416A6C" w:rsidRDefault="00416A6C" w:rsidP="005945B0">
      <w:pPr>
        <w:pStyle w:val="GOSTScript"/>
        <w:rPr>
          <w:ins w:id="6261" w:author="Гилязова Екатерина Викторовна" w:date="2024-07-18T17:40:00Z"/>
        </w:rPr>
      </w:pPr>
      <w:r w:rsidRPr="00614EB0">
        <w:tab/>
      </w:r>
      <w:r w:rsidRPr="00614EB0">
        <w:tab/>
        <w:t>]</w:t>
      </w:r>
      <w:ins w:id="6262" w:author="Гилязова Екатерина Викторовна" w:date="2024-07-18T17:40:00Z">
        <w:r w:rsidR="00415248">
          <w:t>,</w:t>
        </w:r>
      </w:ins>
    </w:p>
    <w:p w14:paraId="47DDF20B" w14:textId="647623DC" w:rsidR="00415248" w:rsidRPr="00614EB0" w:rsidRDefault="00415248" w:rsidP="00415248">
      <w:pPr>
        <w:pStyle w:val="GOSTScript"/>
      </w:pPr>
      <w:ins w:id="6263" w:author="Гилязова Екатерина Викторовна" w:date="2024-07-18T17:40:00Z">
        <w:r w:rsidRPr="00531B07">
          <w:tab/>
        </w:r>
        <w:r w:rsidRPr="00531B07">
          <w:tab/>
          <w:t>"</w:t>
        </w:r>
        <w:r>
          <w:t>User</w:t>
        </w:r>
        <w:r w:rsidRPr="00531B07">
          <w:t>": "0bd9</w:t>
        </w:r>
        <w:r>
          <w:t>0a7c-e339-46ff-ac39-71029ff81371</w:t>
        </w:r>
        <w:r w:rsidRPr="00531B07">
          <w:t>"</w:t>
        </w:r>
      </w:ins>
    </w:p>
    <w:p w14:paraId="7A09A736" w14:textId="77777777" w:rsidR="00416A6C" w:rsidRPr="00471360" w:rsidRDefault="00416A6C" w:rsidP="005945B0">
      <w:pPr>
        <w:pStyle w:val="GOSTScript"/>
        <w:rPr>
          <w:lang w:val="ru-RU"/>
        </w:rPr>
      </w:pPr>
      <w:r w:rsidRPr="00614EB0">
        <w:tab/>
      </w:r>
      <w:r w:rsidRPr="00471360">
        <w:rPr>
          <w:lang w:val="ru-RU"/>
        </w:rPr>
        <w:t>}</w:t>
      </w:r>
    </w:p>
    <w:p w14:paraId="2423D73C" w14:textId="5F60BFBF" w:rsidR="00416A6C" w:rsidRPr="00471360" w:rsidRDefault="00416A6C" w:rsidP="00C75A4E">
      <w:pPr>
        <w:pStyle w:val="GOSTScript"/>
        <w:rPr>
          <w:lang w:val="ru-RU"/>
        </w:rPr>
      </w:pPr>
      <w:r w:rsidRPr="00471360">
        <w:rPr>
          <w:lang w:val="ru-RU"/>
        </w:rPr>
        <w:t>}</w:t>
      </w:r>
    </w:p>
    <w:p w14:paraId="1DA8E96A" w14:textId="77777777" w:rsidR="00416A6C" w:rsidRPr="00471360" w:rsidRDefault="00416A6C" w:rsidP="00C75A4E">
      <w:pPr>
        <w:pStyle w:val="GOSTNormal"/>
      </w:pPr>
    </w:p>
    <w:p w14:paraId="0BAF152C" w14:textId="5B45A162" w:rsidR="00416A6C" w:rsidRPr="00471360" w:rsidRDefault="00416A6C" w:rsidP="00C75A4E">
      <w:pPr>
        <w:pStyle w:val="GOSTNormal"/>
      </w:pPr>
      <w:r w:rsidRPr="005945B0">
        <w:rPr>
          <w:u w:val="single"/>
        </w:rPr>
        <w:t>Пример</w:t>
      </w:r>
      <w:r w:rsidRPr="00471360">
        <w:rPr>
          <w:u w:val="single"/>
        </w:rPr>
        <w:t xml:space="preserve"> №21: </w:t>
      </w:r>
      <w:r w:rsidRPr="005945B0">
        <w:rPr>
          <w:u w:val="single"/>
        </w:rPr>
        <w:t>Сервис</w:t>
      </w:r>
      <w:r w:rsidRPr="00471360">
        <w:rPr>
          <w:u w:val="single"/>
        </w:rPr>
        <w:t xml:space="preserve"> </w:t>
      </w:r>
      <w:r w:rsidRPr="005945B0">
        <w:rPr>
          <w:u w:val="single"/>
        </w:rPr>
        <w:t>массового</w:t>
      </w:r>
      <w:r w:rsidRPr="00471360">
        <w:rPr>
          <w:u w:val="single"/>
        </w:rPr>
        <w:t xml:space="preserve"> </w:t>
      </w:r>
      <w:r w:rsidRPr="005945B0">
        <w:rPr>
          <w:u w:val="single"/>
        </w:rPr>
        <w:t>окончательного</w:t>
      </w:r>
      <w:r w:rsidRPr="00471360">
        <w:rPr>
          <w:u w:val="single"/>
        </w:rPr>
        <w:t xml:space="preserve"> </w:t>
      </w:r>
      <w:r w:rsidRPr="005945B0">
        <w:rPr>
          <w:u w:val="single"/>
        </w:rPr>
        <w:t>закрытия</w:t>
      </w:r>
      <w:r w:rsidRPr="00471360">
        <w:rPr>
          <w:u w:val="single"/>
        </w:rPr>
        <w:t xml:space="preserve"> </w:t>
      </w:r>
      <w:r w:rsidRPr="005945B0">
        <w:rPr>
          <w:u w:val="single"/>
        </w:rPr>
        <w:t>операционного</w:t>
      </w:r>
      <w:r w:rsidRPr="00471360">
        <w:rPr>
          <w:u w:val="single"/>
        </w:rPr>
        <w:t xml:space="preserve"> </w:t>
      </w:r>
      <w:r w:rsidRPr="005945B0">
        <w:rPr>
          <w:u w:val="single"/>
        </w:rPr>
        <w:t>дня</w:t>
      </w:r>
      <w:r w:rsidRPr="00471360">
        <w:rPr>
          <w:u w:val="single"/>
        </w:rPr>
        <w:t xml:space="preserve"> </w:t>
      </w:r>
      <w:r w:rsidRPr="005945B0">
        <w:rPr>
          <w:u w:val="single"/>
        </w:rPr>
        <w:t>системы</w:t>
      </w:r>
      <w:r w:rsidRPr="00471360">
        <w:rPr>
          <w:u w:val="single"/>
        </w:rPr>
        <w:t xml:space="preserve"> </w:t>
      </w:r>
      <w:r w:rsidRPr="005945B0">
        <w:rPr>
          <w:u w:val="single"/>
        </w:rPr>
        <w:t>и</w:t>
      </w:r>
      <w:r w:rsidRPr="00471360">
        <w:rPr>
          <w:u w:val="single"/>
        </w:rPr>
        <w:t xml:space="preserve"> </w:t>
      </w:r>
      <w:r w:rsidRPr="005945B0">
        <w:rPr>
          <w:u w:val="single"/>
        </w:rPr>
        <w:t>операционных</w:t>
      </w:r>
      <w:r w:rsidRPr="00471360">
        <w:rPr>
          <w:u w:val="single"/>
        </w:rPr>
        <w:t xml:space="preserve"> </w:t>
      </w:r>
      <w:r w:rsidRPr="005945B0">
        <w:rPr>
          <w:u w:val="single"/>
        </w:rPr>
        <w:t>дней</w:t>
      </w:r>
      <w:r w:rsidRPr="00471360">
        <w:rPr>
          <w:u w:val="single"/>
        </w:rPr>
        <w:t xml:space="preserve"> </w:t>
      </w:r>
      <w:r w:rsidRPr="005945B0">
        <w:rPr>
          <w:u w:val="single"/>
        </w:rPr>
        <w:t>ТОФК</w:t>
      </w:r>
      <w:r w:rsidRPr="00471360">
        <w:rPr>
          <w:u w:val="single"/>
        </w:rPr>
        <w:t>/</w:t>
      </w:r>
      <w:r w:rsidRPr="005945B0">
        <w:rPr>
          <w:u w:val="single"/>
        </w:rPr>
        <w:t>ЦС</w:t>
      </w:r>
      <w:r w:rsidRPr="00471360">
        <w:rPr>
          <w:u w:val="single"/>
        </w:rPr>
        <w:t xml:space="preserve"> </w:t>
      </w:r>
      <w:r w:rsidRPr="005945B0">
        <w:rPr>
          <w:u w:val="single"/>
        </w:rPr>
        <w:t>по</w:t>
      </w:r>
      <w:r w:rsidRPr="00471360">
        <w:rPr>
          <w:u w:val="single"/>
        </w:rPr>
        <w:t xml:space="preserve"> </w:t>
      </w:r>
      <w:r w:rsidRPr="005945B0">
        <w:rPr>
          <w:u w:val="single"/>
        </w:rPr>
        <w:t>учету</w:t>
      </w:r>
      <w:r w:rsidRPr="00471360">
        <w:rPr>
          <w:u w:val="single"/>
        </w:rPr>
        <w:t xml:space="preserve">, </w:t>
      </w:r>
      <w:r w:rsidRPr="005945B0">
        <w:rPr>
          <w:u w:val="single"/>
        </w:rPr>
        <w:t>для</w:t>
      </w:r>
      <w:r w:rsidRPr="00471360">
        <w:rPr>
          <w:u w:val="single"/>
        </w:rPr>
        <w:t xml:space="preserve"> </w:t>
      </w:r>
      <w:r w:rsidRPr="005945B0">
        <w:rPr>
          <w:u w:val="single"/>
        </w:rPr>
        <w:t>которых</w:t>
      </w:r>
      <w:r w:rsidRPr="00471360">
        <w:rPr>
          <w:u w:val="single"/>
        </w:rPr>
        <w:t xml:space="preserve"> </w:t>
      </w:r>
      <w:r w:rsidRPr="005945B0">
        <w:rPr>
          <w:u w:val="single"/>
        </w:rPr>
        <w:t>операционный</w:t>
      </w:r>
      <w:r w:rsidRPr="00471360">
        <w:rPr>
          <w:u w:val="single"/>
        </w:rPr>
        <w:t xml:space="preserve"> </w:t>
      </w:r>
      <w:r w:rsidRPr="005945B0">
        <w:rPr>
          <w:u w:val="single"/>
        </w:rPr>
        <w:t>день</w:t>
      </w:r>
      <w:r w:rsidRPr="00471360">
        <w:rPr>
          <w:u w:val="single"/>
        </w:rPr>
        <w:t xml:space="preserve"> </w:t>
      </w:r>
      <w:r w:rsidRPr="005945B0">
        <w:rPr>
          <w:u w:val="single"/>
        </w:rPr>
        <w:t>еще</w:t>
      </w:r>
      <w:r w:rsidRPr="00471360">
        <w:rPr>
          <w:u w:val="single"/>
        </w:rPr>
        <w:t xml:space="preserve"> </w:t>
      </w:r>
      <w:r w:rsidRPr="005945B0">
        <w:rPr>
          <w:u w:val="single"/>
        </w:rPr>
        <w:t>не</w:t>
      </w:r>
      <w:r w:rsidRPr="00471360">
        <w:rPr>
          <w:u w:val="single"/>
        </w:rPr>
        <w:t xml:space="preserve"> </w:t>
      </w:r>
      <w:r w:rsidRPr="005945B0">
        <w:rPr>
          <w:u w:val="single"/>
        </w:rPr>
        <w:t>закрыт</w:t>
      </w:r>
      <w:r w:rsidRPr="00471360">
        <w:rPr>
          <w:u w:val="single"/>
        </w:rPr>
        <w:t xml:space="preserve"> </w:t>
      </w:r>
      <w:r w:rsidRPr="005945B0">
        <w:rPr>
          <w:u w:val="single"/>
        </w:rPr>
        <w:t>окончательно</w:t>
      </w:r>
      <w:r w:rsidRPr="00471360">
        <w:rPr>
          <w:u w:val="single"/>
        </w:rPr>
        <w:t xml:space="preserve"> (</w:t>
      </w:r>
      <w:r w:rsidRPr="00C75A4E">
        <w:rPr>
          <w:u w:val="single"/>
          <w:lang w:val="en-US"/>
        </w:rPr>
        <w:t>TrDaysSysListClosePermanentlyAll</w:t>
      </w:r>
      <w:r w:rsidRPr="00471360">
        <w:rPr>
          <w:u w:val="single"/>
        </w:rPr>
        <w:t>):</w:t>
      </w:r>
    </w:p>
    <w:p w14:paraId="2229266F" w14:textId="77777777" w:rsidR="00416A6C" w:rsidRPr="00416A6C" w:rsidRDefault="00416A6C" w:rsidP="005945B0">
      <w:pPr>
        <w:pStyle w:val="GOSTScript"/>
      </w:pPr>
      <w:r w:rsidRPr="00416A6C">
        <w:t>{</w:t>
      </w:r>
    </w:p>
    <w:p w14:paraId="1FB427EC" w14:textId="77777777" w:rsidR="00416A6C" w:rsidRPr="00416A6C" w:rsidRDefault="00416A6C" w:rsidP="005945B0">
      <w:pPr>
        <w:pStyle w:val="GOSTScript"/>
      </w:pPr>
      <w:r w:rsidRPr="00416A6C">
        <w:tab/>
        <w:t>"header": {</w:t>
      </w:r>
    </w:p>
    <w:p w14:paraId="5D6C5A08" w14:textId="480A4D14" w:rsidR="00416A6C" w:rsidRPr="00416A6C" w:rsidRDefault="00416A6C" w:rsidP="005945B0">
      <w:pPr>
        <w:pStyle w:val="GOSTScript"/>
      </w:pPr>
      <w:r w:rsidRPr="00416A6C">
        <w:tab/>
      </w:r>
      <w:r w:rsidRPr="00416A6C">
        <w:tab/>
        <w:t>"Source": "</w:t>
      </w:r>
      <w:r w:rsidR="00063F9A">
        <w:t>ARP</w:t>
      </w:r>
      <w:r w:rsidRPr="00416A6C">
        <w:t>",</w:t>
      </w:r>
    </w:p>
    <w:p w14:paraId="20C6C1D2" w14:textId="77777777" w:rsidR="00416A6C" w:rsidRPr="00416A6C" w:rsidRDefault="00416A6C" w:rsidP="005945B0">
      <w:pPr>
        <w:pStyle w:val="GOSTScript"/>
      </w:pPr>
      <w:r w:rsidRPr="00416A6C">
        <w:tab/>
      </w:r>
      <w:r w:rsidRPr="00416A6C">
        <w:tab/>
        <w:t>"ReqDateTime": "2023-03-07 10:37:22",</w:t>
      </w:r>
    </w:p>
    <w:p w14:paraId="040651C3" w14:textId="77777777" w:rsidR="00416A6C" w:rsidRPr="00416A6C" w:rsidRDefault="00416A6C" w:rsidP="005945B0">
      <w:pPr>
        <w:pStyle w:val="GOSTScript"/>
      </w:pPr>
      <w:r w:rsidRPr="00416A6C">
        <w:tab/>
      </w:r>
      <w:r w:rsidRPr="00416A6C">
        <w:tab/>
        <w:t>"Version": "2.4",</w:t>
      </w:r>
    </w:p>
    <w:p w14:paraId="017B495C" w14:textId="77777777" w:rsidR="00416A6C" w:rsidRPr="00416A6C" w:rsidRDefault="00416A6C" w:rsidP="005945B0">
      <w:pPr>
        <w:pStyle w:val="GOSTScript"/>
      </w:pPr>
      <w:r w:rsidRPr="00416A6C">
        <w:tab/>
      </w:r>
      <w:r w:rsidRPr="00416A6C">
        <w:tab/>
        <w:t>"ReqGuid": "b0d4ce5d-2757-4699-948c-cfa72ba94f10",</w:t>
      </w:r>
    </w:p>
    <w:p w14:paraId="71BA05A4" w14:textId="77777777" w:rsidR="00416A6C" w:rsidRPr="00416A6C" w:rsidRDefault="00416A6C" w:rsidP="005945B0">
      <w:pPr>
        <w:pStyle w:val="GOSTScript"/>
      </w:pPr>
      <w:r w:rsidRPr="00416A6C">
        <w:tab/>
      </w:r>
      <w:r w:rsidRPr="00416A6C">
        <w:tab/>
        <w:t>"DocGuid": "0bd90a7c-e339-46ff-ac39-71029ff81370",</w:t>
      </w:r>
    </w:p>
    <w:p w14:paraId="08775FC4" w14:textId="77777777" w:rsidR="00416A6C" w:rsidRDefault="00416A6C" w:rsidP="005945B0">
      <w:pPr>
        <w:pStyle w:val="GOSTScript"/>
      </w:pPr>
      <w:r w:rsidRPr="00416A6C">
        <w:tab/>
      </w:r>
      <w:r w:rsidRPr="00416A6C">
        <w:tab/>
      </w:r>
      <w:r>
        <w:t>"RequestType": "TrDaysSysListClosePermanentlyAll"</w:t>
      </w:r>
    </w:p>
    <w:p w14:paraId="66A19288" w14:textId="77777777" w:rsidR="00416A6C" w:rsidRDefault="00416A6C" w:rsidP="005945B0">
      <w:pPr>
        <w:pStyle w:val="GOSTScript"/>
      </w:pPr>
      <w:r>
        <w:tab/>
        <w:t>},</w:t>
      </w:r>
    </w:p>
    <w:p w14:paraId="5F7F4B50" w14:textId="77777777" w:rsidR="00416A6C" w:rsidRDefault="00416A6C" w:rsidP="005945B0">
      <w:pPr>
        <w:pStyle w:val="GOSTScript"/>
      </w:pPr>
      <w:r>
        <w:tab/>
        <w:t>"document": {</w:t>
      </w:r>
    </w:p>
    <w:p w14:paraId="31792916" w14:textId="77777777" w:rsidR="00416A6C" w:rsidRDefault="00416A6C" w:rsidP="005945B0">
      <w:pPr>
        <w:pStyle w:val="GOSTScript"/>
      </w:pPr>
      <w:r>
        <w:tab/>
      </w:r>
      <w:r>
        <w:tab/>
        <w:t>"TradingDays": [</w:t>
      </w:r>
    </w:p>
    <w:p w14:paraId="1029EF7C" w14:textId="77777777" w:rsidR="00416A6C" w:rsidRDefault="00416A6C" w:rsidP="005945B0">
      <w:pPr>
        <w:pStyle w:val="GOSTScript"/>
      </w:pPr>
      <w:r>
        <w:tab/>
      </w:r>
      <w:r>
        <w:tab/>
      </w:r>
      <w:r>
        <w:tab/>
        <w:t>"2022-10-12",</w:t>
      </w:r>
    </w:p>
    <w:p w14:paraId="33D52E41" w14:textId="77777777" w:rsidR="00416A6C" w:rsidRDefault="00416A6C" w:rsidP="005945B0">
      <w:pPr>
        <w:pStyle w:val="GOSTScript"/>
      </w:pPr>
      <w:r>
        <w:tab/>
      </w:r>
      <w:r>
        <w:tab/>
      </w:r>
      <w:r>
        <w:tab/>
        <w:t>"2022-10-13",</w:t>
      </w:r>
    </w:p>
    <w:p w14:paraId="145C5506" w14:textId="77777777" w:rsidR="00416A6C" w:rsidRDefault="00416A6C" w:rsidP="005945B0">
      <w:pPr>
        <w:pStyle w:val="GOSTScript"/>
      </w:pPr>
      <w:r>
        <w:tab/>
      </w:r>
      <w:r>
        <w:tab/>
      </w:r>
      <w:r>
        <w:tab/>
        <w:t>"2022-10-14"</w:t>
      </w:r>
    </w:p>
    <w:p w14:paraId="35367FC0" w14:textId="59A808D9" w:rsidR="00416A6C" w:rsidRDefault="00416A6C" w:rsidP="005945B0">
      <w:pPr>
        <w:pStyle w:val="GOSTScript"/>
        <w:rPr>
          <w:ins w:id="6264" w:author="Гилязова Екатерина Викторовна" w:date="2024-07-18T17:40:00Z"/>
        </w:rPr>
      </w:pPr>
      <w:r>
        <w:tab/>
      </w:r>
      <w:r>
        <w:tab/>
        <w:t>]</w:t>
      </w:r>
      <w:ins w:id="6265" w:author="Гилязова Екатерина Викторовна" w:date="2024-07-18T17:40:00Z">
        <w:r w:rsidR="00415248">
          <w:t>,</w:t>
        </w:r>
      </w:ins>
    </w:p>
    <w:p w14:paraId="1E68422D" w14:textId="36436493" w:rsidR="00415248" w:rsidRDefault="00415248" w:rsidP="00415248">
      <w:pPr>
        <w:pStyle w:val="GOSTScript"/>
      </w:pPr>
      <w:ins w:id="6266" w:author="Гилязова Екатерина Викторовна" w:date="2024-07-18T17:40:00Z">
        <w:r w:rsidRPr="00531B07">
          <w:tab/>
        </w:r>
        <w:r w:rsidRPr="00531B07">
          <w:tab/>
          <w:t>"</w:t>
        </w:r>
        <w:r>
          <w:t>User</w:t>
        </w:r>
        <w:r w:rsidRPr="00531B07">
          <w:t>": "0bd9</w:t>
        </w:r>
        <w:r>
          <w:t>0a7c-e339-46ff-ac39-71029ff81371</w:t>
        </w:r>
        <w:r w:rsidRPr="00531B07">
          <w:t>"</w:t>
        </w:r>
      </w:ins>
    </w:p>
    <w:p w14:paraId="06CFC7EA" w14:textId="77777777" w:rsidR="00416A6C" w:rsidRDefault="00416A6C" w:rsidP="005945B0">
      <w:pPr>
        <w:pStyle w:val="GOSTScript"/>
      </w:pPr>
      <w:r>
        <w:tab/>
        <w:t>}</w:t>
      </w:r>
    </w:p>
    <w:p w14:paraId="35AE0F42" w14:textId="6C350358" w:rsidR="00416A6C" w:rsidRDefault="00416A6C" w:rsidP="00C75A4E">
      <w:pPr>
        <w:pStyle w:val="GOSTScript"/>
      </w:pPr>
      <w:r>
        <w:t>}</w:t>
      </w:r>
    </w:p>
    <w:p w14:paraId="315D44EF" w14:textId="08814073" w:rsidR="00A80573" w:rsidRPr="00FD7B31" w:rsidRDefault="00A80573">
      <w:pPr>
        <w:pStyle w:val="21"/>
      </w:pPr>
      <w:bookmarkStart w:id="6267" w:name="_Toc121319643"/>
      <w:bookmarkStart w:id="6268" w:name="_Toc226556190"/>
      <w:r w:rsidRPr="00FD7B31">
        <w:lastRenderedPageBreak/>
        <w:t xml:space="preserve">Параметры </w:t>
      </w:r>
      <w:r w:rsidR="00DF1C60" w:rsidRPr="00FD7B31">
        <w:t>ответа</w:t>
      </w:r>
      <w:bookmarkEnd w:id="6267"/>
      <w:bookmarkEnd w:id="6268"/>
    </w:p>
    <w:p w14:paraId="1FA8646F" w14:textId="557B4AB1" w:rsidR="00FD7B31" w:rsidRDefault="00C51529" w:rsidP="00C75A4E">
      <w:pPr>
        <w:pStyle w:val="GOSTNameTable"/>
      </w:pPr>
      <w:r>
        <w:fldChar w:fldCharType="begin"/>
      </w:r>
      <w:r>
        <w:instrText xml:space="preserve"> SEQ Таблица \* ARABIC </w:instrText>
      </w:r>
      <w:r>
        <w:fldChar w:fldCharType="separate"/>
      </w:r>
      <w:bookmarkStart w:id="6269" w:name="_Ref223694460"/>
      <w:bookmarkStart w:id="6270" w:name="_Toc226556243"/>
      <w:r w:rsidR="00F300A9">
        <w:t>29</w:t>
      </w:r>
      <w:bookmarkEnd w:id="6269"/>
      <w:r>
        <w:fldChar w:fldCharType="end"/>
      </w:r>
      <w:r w:rsidR="00FD7B31">
        <w:t xml:space="preserve"> - </w:t>
      </w:r>
      <w:r w:rsidR="00FD7B31" w:rsidRPr="008F5876">
        <w:t>Параметры ответа на запросы по управлению операционными днями</w:t>
      </w:r>
      <w:bookmarkEnd w:id="6270"/>
    </w:p>
    <w:tbl>
      <w:tblPr>
        <w:tblW w:w="5004"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0" w:type="dxa"/>
          <w:bottom w:w="28" w:type="dxa"/>
          <w:right w:w="0" w:type="dxa"/>
        </w:tblCellMar>
        <w:tblLook w:val="07E0" w:firstRow="1" w:lastRow="1" w:firstColumn="1" w:lastColumn="1" w:noHBand="1" w:noVBand="1"/>
      </w:tblPr>
      <w:tblGrid>
        <w:gridCol w:w="14"/>
        <w:gridCol w:w="6"/>
        <w:gridCol w:w="3449"/>
        <w:gridCol w:w="2406"/>
        <w:gridCol w:w="9"/>
        <w:gridCol w:w="1549"/>
        <w:gridCol w:w="41"/>
        <w:gridCol w:w="788"/>
        <w:gridCol w:w="6"/>
        <w:gridCol w:w="839"/>
        <w:gridCol w:w="82"/>
        <w:gridCol w:w="6518"/>
      </w:tblGrid>
      <w:tr w:rsidR="001D1629" w:rsidRPr="003F1563" w14:paraId="12BAB516" w14:textId="77777777" w:rsidTr="00C75A4E">
        <w:trPr>
          <w:gridBefore w:val="2"/>
          <w:wBefore w:w="6" w:type="pct"/>
          <w:trHeight w:val="785"/>
          <w:tblHeader/>
          <w:jc w:val="center"/>
        </w:trPr>
        <w:tc>
          <w:tcPr>
            <w:tcW w:w="1098" w:type="pct"/>
            <w:shd w:val="clear" w:color="auto" w:fill="E6E6E6"/>
            <w:vAlign w:val="center"/>
            <w:hideMark/>
          </w:tcPr>
          <w:p w14:paraId="3043EE53" w14:textId="77777777" w:rsidR="003B770B" w:rsidRPr="003F1563" w:rsidRDefault="003B770B" w:rsidP="00C75A4E">
            <w:pPr>
              <w:pStyle w:val="GOSTTableHead"/>
            </w:pPr>
            <w:r w:rsidRPr="003F1563">
              <w:t>Наименование параметра</w:t>
            </w:r>
          </w:p>
        </w:tc>
        <w:tc>
          <w:tcPr>
            <w:tcW w:w="766" w:type="pct"/>
            <w:shd w:val="clear" w:color="auto" w:fill="E6E6E6"/>
            <w:vAlign w:val="center"/>
            <w:hideMark/>
          </w:tcPr>
          <w:p w14:paraId="391AC59D" w14:textId="77777777" w:rsidR="003B770B" w:rsidRPr="003F1563" w:rsidRDefault="003B770B" w:rsidP="00C75A4E">
            <w:pPr>
              <w:pStyle w:val="GOSTTableHead"/>
            </w:pPr>
            <w:r w:rsidRPr="003F1563">
              <w:t>Название тэга</w:t>
            </w:r>
          </w:p>
        </w:tc>
        <w:tc>
          <w:tcPr>
            <w:tcW w:w="496" w:type="pct"/>
            <w:gridSpan w:val="2"/>
            <w:shd w:val="clear" w:color="auto" w:fill="E6E6E6"/>
            <w:vAlign w:val="center"/>
            <w:hideMark/>
          </w:tcPr>
          <w:p w14:paraId="531BDB3F" w14:textId="77777777" w:rsidR="003B770B" w:rsidRPr="003F1563" w:rsidRDefault="003B770B" w:rsidP="00C75A4E">
            <w:pPr>
              <w:pStyle w:val="GOSTTableHead"/>
            </w:pPr>
            <w:r w:rsidRPr="003F1563">
              <w:t>Тип данных</w:t>
            </w:r>
          </w:p>
        </w:tc>
        <w:tc>
          <w:tcPr>
            <w:tcW w:w="264" w:type="pct"/>
            <w:gridSpan w:val="2"/>
            <w:shd w:val="clear" w:color="auto" w:fill="E6E6E6"/>
            <w:vAlign w:val="center"/>
          </w:tcPr>
          <w:p w14:paraId="6EB6D71A" w14:textId="77777777" w:rsidR="003B770B" w:rsidRPr="003F1563" w:rsidRDefault="003B770B" w:rsidP="00C75A4E">
            <w:pPr>
              <w:pStyle w:val="GOSTTableHead"/>
            </w:pPr>
            <w:r w:rsidRPr="003F1563">
              <w:t>Обязательность</w:t>
            </w:r>
          </w:p>
        </w:tc>
        <w:tc>
          <w:tcPr>
            <w:tcW w:w="269" w:type="pct"/>
            <w:gridSpan w:val="2"/>
            <w:shd w:val="clear" w:color="auto" w:fill="E6E6E6"/>
            <w:vAlign w:val="center"/>
            <w:hideMark/>
          </w:tcPr>
          <w:p w14:paraId="7766EAC4" w14:textId="77777777" w:rsidR="003B770B" w:rsidRPr="003F1563" w:rsidRDefault="003B770B" w:rsidP="00C75A4E">
            <w:pPr>
              <w:pStyle w:val="GOSTTableHead"/>
            </w:pPr>
            <w:r w:rsidRPr="003F1563">
              <w:t>Размерность</w:t>
            </w:r>
          </w:p>
        </w:tc>
        <w:tc>
          <w:tcPr>
            <w:tcW w:w="2101" w:type="pct"/>
            <w:gridSpan w:val="2"/>
            <w:shd w:val="clear" w:color="auto" w:fill="E6E6E6"/>
            <w:vAlign w:val="center"/>
          </w:tcPr>
          <w:p w14:paraId="424957D1" w14:textId="77777777" w:rsidR="003B770B" w:rsidRPr="003F1563" w:rsidRDefault="003B770B" w:rsidP="00C75A4E">
            <w:pPr>
              <w:pStyle w:val="GOSTTableHead"/>
            </w:pPr>
            <w:r w:rsidRPr="003F1563">
              <w:t>Описание</w:t>
            </w:r>
          </w:p>
        </w:tc>
      </w:tr>
      <w:tr w:rsidR="003B770B" w:rsidRPr="003F1563" w14:paraId="668BB291" w14:textId="77777777" w:rsidTr="00C75A4E">
        <w:trPr>
          <w:gridBefore w:val="3"/>
          <w:wBefore w:w="1104" w:type="pct"/>
          <w:jc w:val="center"/>
        </w:trPr>
        <w:tc>
          <w:tcPr>
            <w:tcW w:w="3896" w:type="pct"/>
            <w:gridSpan w:val="9"/>
          </w:tcPr>
          <w:p w14:paraId="1FC1BD66" w14:textId="77777777" w:rsidR="003B770B" w:rsidRPr="003F1563" w:rsidRDefault="003B770B" w:rsidP="005D4E14">
            <w:pPr>
              <w:ind w:firstLine="0"/>
              <w:jc w:val="center"/>
              <w:rPr>
                <w:b/>
                <w:sz w:val="22"/>
                <w:szCs w:val="22"/>
              </w:rPr>
            </w:pPr>
            <w:r w:rsidRPr="003F1563">
              <w:rPr>
                <w:b/>
                <w:sz w:val="22"/>
                <w:szCs w:val="22"/>
              </w:rPr>
              <w:t>Перечень параметров запроса (</w:t>
            </w:r>
            <w:r w:rsidRPr="003F1563">
              <w:rPr>
                <w:b/>
                <w:sz w:val="22"/>
                <w:szCs w:val="22"/>
                <w:lang w:val="en-US"/>
              </w:rPr>
              <w:t>header</w:t>
            </w:r>
            <w:r w:rsidRPr="003F1563">
              <w:rPr>
                <w:b/>
                <w:sz w:val="22"/>
                <w:szCs w:val="22"/>
              </w:rPr>
              <w:t>)</w:t>
            </w:r>
          </w:p>
        </w:tc>
      </w:tr>
      <w:tr w:rsidR="001D1629" w:rsidRPr="003F1563" w14:paraId="56411FFB" w14:textId="77777777" w:rsidTr="00C75A4E">
        <w:trPr>
          <w:gridBefore w:val="2"/>
          <w:wBefore w:w="6" w:type="pct"/>
          <w:jc w:val="center"/>
        </w:trPr>
        <w:tc>
          <w:tcPr>
            <w:tcW w:w="1098" w:type="pct"/>
          </w:tcPr>
          <w:p w14:paraId="184E4D94" w14:textId="77777777" w:rsidR="003B770B" w:rsidRPr="003F1563" w:rsidRDefault="003B770B" w:rsidP="00C75A4E">
            <w:pPr>
              <w:pStyle w:val="GOSTTablenorm"/>
            </w:pPr>
            <w:r w:rsidRPr="003F1563">
              <w:t>Система -отправитель запроса</w:t>
            </w:r>
          </w:p>
        </w:tc>
        <w:tc>
          <w:tcPr>
            <w:tcW w:w="766" w:type="pct"/>
          </w:tcPr>
          <w:p w14:paraId="0F02E5A2" w14:textId="77777777" w:rsidR="003B770B" w:rsidRPr="003F1563" w:rsidRDefault="003B770B" w:rsidP="00C75A4E">
            <w:pPr>
              <w:pStyle w:val="GOSTTablenorm"/>
            </w:pPr>
            <w:r w:rsidRPr="003F1563">
              <w:t>Source</w:t>
            </w:r>
          </w:p>
        </w:tc>
        <w:tc>
          <w:tcPr>
            <w:tcW w:w="496" w:type="pct"/>
            <w:gridSpan w:val="2"/>
          </w:tcPr>
          <w:p w14:paraId="7D303A89" w14:textId="77777777" w:rsidR="003B770B" w:rsidRPr="003F1563" w:rsidRDefault="003B770B" w:rsidP="00C75A4E">
            <w:pPr>
              <w:pStyle w:val="GOSTTablenorm"/>
            </w:pPr>
            <w:r w:rsidRPr="003F1563">
              <w:t>Строка</w:t>
            </w:r>
          </w:p>
        </w:tc>
        <w:tc>
          <w:tcPr>
            <w:tcW w:w="264" w:type="pct"/>
            <w:gridSpan w:val="2"/>
          </w:tcPr>
          <w:p w14:paraId="3E428CEF" w14:textId="77777777" w:rsidR="003B770B" w:rsidRPr="003F1563" w:rsidRDefault="003B770B" w:rsidP="00C75A4E">
            <w:pPr>
              <w:pStyle w:val="GOSTTablenorm"/>
            </w:pPr>
            <w:r w:rsidRPr="003F1563">
              <w:t>Да</w:t>
            </w:r>
          </w:p>
        </w:tc>
        <w:tc>
          <w:tcPr>
            <w:tcW w:w="269" w:type="pct"/>
            <w:gridSpan w:val="2"/>
          </w:tcPr>
          <w:p w14:paraId="1A258DB6" w14:textId="77777777" w:rsidR="003B770B" w:rsidRPr="003F1563" w:rsidRDefault="003B770B" w:rsidP="00C75A4E">
            <w:pPr>
              <w:pStyle w:val="GOSTTablenorm"/>
            </w:pPr>
            <w:r w:rsidRPr="003F1563">
              <w:t>&lt;=10</w:t>
            </w:r>
          </w:p>
        </w:tc>
        <w:tc>
          <w:tcPr>
            <w:tcW w:w="2101" w:type="pct"/>
            <w:gridSpan w:val="2"/>
          </w:tcPr>
          <w:p w14:paraId="5A67AC12" w14:textId="163FC80B" w:rsidR="003B770B" w:rsidRPr="003F1563" w:rsidRDefault="003B770B" w:rsidP="00C75A4E">
            <w:pPr>
              <w:pStyle w:val="GOSTTablenorm"/>
            </w:pPr>
            <w:r w:rsidRPr="003F1563">
              <w:t>ФП</w:t>
            </w:r>
            <w:r w:rsidR="00F956EF">
              <w:t xml:space="preserve"> ГИИС ЭБ </w:t>
            </w:r>
            <w:r w:rsidR="00DE2C46" w:rsidRPr="36854D62">
              <w:t>–</w:t>
            </w:r>
            <w:r w:rsidR="00F956EF">
              <w:t xml:space="preserve"> </w:t>
            </w:r>
            <w:r w:rsidRPr="003F1563">
              <w:t>отправитель запроса</w:t>
            </w:r>
          </w:p>
        </w:tc>
      </w:tr>
      <w:tr w:rsidR="001D1629" w:rsidRPr="003F1563" w14:paraId="26D7C478" w14:textId="77777777" w:rsidTr="00C75A4E">
        <w:trPr>
          <w:gridBefore w:val="2"/>
          <w:wBefore w:w="6" w:type="pct"/>
          <w:jc w:val="center"/>
        </w:trPr>
        <w:tc>
          <w:tcPr>
            <w:tcW w:w="1098" w:type="pct"/>
          </w:tcPr>
          <w:p w14:paraId="161EF9DE" w14:textId="25C13DA8" w:rsidR="009D120B" w:rsidRPr="005A7C99" w:rsidRDefault="009D120B" w:rsidP="00C75A4E">
            <w:pPr>
              <w:pStyle w:val="GOSTTablenorm"/>
            </w:pPr>
            <w:r w:rsidRPr="00CE741F">
              <w:t>Система-получатель ответа</w:t>
            </w:r>
          </w:p>
        </w:tc>
        <w:tc>
          <w:tcPr>
            <w:tcW w:w="766" w:type="pct"/>
          </w:tcPr>
          <w:p w14:paraId="3D646A0D" w14:textId="01671905" w:rsidR="009D120B" w:rsidRPr="005A7C99" w:rsidRDefault="009D120B" w:rsidP="00C75A4E">
            <w:pPr>
              <w:pStyle w:val="GOSTTablenorm"/>
            </w:pPr>
            <w:r w:rsidRPr="00CE741F">
              <w:rPr>
                <w:lang w:val="en-US"/>
              </w:rPr>
              <w:t>Receiver</w:t>
            </w:r>
          </w:p>
        </w:tc>
        <w:tc>
          <w:tcPr>
            <w:tcW w:w="496" w:type="pct"/>
            <w:gridSpan w:val="2"/>
          </w:tcPr>
          <w:p w14:paraId="50455B99" w14:textId="6B379720" w:rsidR="009D120B" w:rsidRPr="005A7C99" w:rsidRDefault="009D120B" w:rsidP="00C75A4E">
            <w:pPr>
              <w:pStyle w:val="GOSTTablenorm"/>
            </w:pPr>
            <w:r w:rsidRPr="005A7C99">
              <w:t>Строка</w:t>
            </w:r>
          </w:p>
        </w:tc>
        <w:tc>
          <w:tcPr>
            <w:tcW w:w="264" w:type="pct"/>
            <w:gridSpan w:val="2"/>
          </w:tcPr>
          <w:p w14:paraId="0FD7E57C" w14:textId="4EAD9D50" w:rsidR="009D120B" w:rsidRPr="005A7C99" w:rsidRDefault="009D120B" w:rsidP="00C75A4E">
            <w:pPr>
              <w:pStyle w:val="GOSTTablenorm"/>
            </w:pPr>
            <w:r w:rsidRPr="005A7C99">
              <w:t>Да</w:t>
            </w:r>
          </w:p>
        </w:tc>
        <w:tc>
          <w:tcPr>
            <w:tcW w:w="269" w:type="pct"/>
            <w:gridSpan w:val="2"/>
          </w:tcPr>
          <w:p w14:paraId="688B84E9" w14:textId="7578E0A6" w:rsidR="009D120B" w:rsidRPr="005A7C99" w:rsidRDefault="009D120B" w:rsidP="00C75A4E">
            <w:pPr>
              <w:pStyle w:val="GOSTTablenorm"/>
            </w:pPr>
            <w:r w:rsidRPr="005A7C99">
              <w:t>&lt;=</w:t>
            </w:r>
            <w:r w:rsidRPr="005A7C99">
              <w:rPr>
                <w:lang w:val="en-US"/>
              </w:rPr>
              <w:t>10</w:t>
            </w:r>
          </w:p>
        </w:tc>
        <w:tc>
          <w:tcPr>
            <w:tcW w:w="2101" w:type="pct"/>
            <w:gridSpan w:val="2"/>
          </w:tcPr>
          <w:p w14:paraId="4B76C7B2" w14:textId="588F01E2" w:rsidR="009D120B" w:rsidRPr="005A7C99" w:rsidRDefault="009D120B">
            <w:pPr>
              <w:pStyle w:val="GOSTTablenorm"/>
            </w:pPr>
            <w:r w:rsidRPr="0060387B">
              <w:t xml:space="preserve">ФП ГИИС ЭБ </w:t>
            </w:r>
            <w:r w:rsidR="00DE2C46" w:rsidRPr="36854D62">
              <w:t>–</w:t>
            </w:r>
            <w:r w:rsidRPr="0060387B">
              <w:t xml:space="preserve"> получатель ответа</w:t>
            </w:r>
          </w:p>
        </w:tc>
      </w:tr>
      <w:tr w:rsidR="001D1629" w:rsidRPr="003F1563" w14:paraId="2F0AA3BF" w14:textId="77777777" w:rsidTr="00C75A4E">
        <w:trPr>
          <w:gridBefore w:val="2"/>
          <w:wBefore w:w="6" w:type="pct"/>
          <w:jc w:val="center"/>
        </w:trPr>
        <w:tc>
          <w:tcPr>
            <w:tcW w:w="1098" w:type="pct"/>
          </w:tcPr>
          <w:p w14:paraId="1B74BA2D" w14:textId="77777777" w:rsidR="003B770B" w:rsidRPr="003F1563" w:rsidRDefault="003B770B" w:rsidP="00C75A4E">
            <w:pPr>
              <w:pStyle w:val="GOSTTablenorm"/>
            </w:pPr>
            <w:r w:rsidRPr="003F1563">
              <w:t>Дата и время ответа</w:t>
            </w:r>
          </w:p>
        </w:tc>
        <w:tc>
          <w:tcPr>
            <w:tcW w:w="766" w:type="pct"/>
          </w:tcPr>
          <w:p w14:paraId="68170997" w14:textId="65385F89" w:rsidR="003B770B" w:rsidRPr="003F1563" w:rsidRDefault="001D17E9" w:rsidP="00C75A4E">
            <w:pPr>
              <w:pStyle w:val="GOSTTablenorm"/>
            </w:pPr>
            <w:r>
              <w:rPr>
                <w:lang w:val="en-US"/>
              </w:rPr>
              <w:t>Ans</w:t>
            </w:r>
            <w:r w:rsidRPr="003F1563">
              <w:t>DateTime</w:t>
            </w:r>
          </w:p>
        </w:tc>
        <w:tc>
          <w:tcPr>
            <w:tcW w:w="496" w:type="pct"/>
            <w:gridSpan w:val="2"/>
          </w:tcPr>
          <w:p w14:paraId="56D7DD5D" w14:textId="77777777" w:rsidR="003B770B" w:rsidRPr="003F1563" w:rsidRDefault="003B770B" w:rsidP="00C75A4E">
            <w:pPr>
              <w:pStyle w:val="GOSTTablenorm"/>
            </w:pPr>
            <w:r w:rsidRPr="003F1563">
              <w:t>Дата-время (timestamp)</w:t>
            </w:r>
          </w:p>
        </w:tc>
        <w:tc>
          <w:tcPr>
            <w:tcW w:w="264" w:type="pct"/>
            <w:gridSpan w:val="2"/>
          </w:tcPr>
          <w:p w14:paraId="32542E20" w14:textId="77777777" w:rsidR="003B770B" w:rsidRPr="003F1563" w:rsidRDefault="003B770B" w:rsidP="00C75A4E">
            <w:pPr>
              <w:pStyle w:val="GOSTTablenorm"/>
            </w:pPr>
            <w:r w:rsidRPr="003F1563">
              <w:t>Да</w:t>
            </w:r>
          </w:p>
        </w:tc>
        <w:tc>
          <w:tcPr>
            <w:tcW w:w="269" w:type="pct"/>
            <w:gridSpan w:val="2"/>
          </w:tcPr>
          <w:p w14:paraId="627A4655" w14:textId="1F167D65" w:rsidR="003B770B" w:rsidRPr="003F1563" w:rsidRDefault="003B770B" w:rsidP="00C75A4E">
            <w:pPr>
              <w:pStyle w:val="GOSTTablenorm"/>
            </w:pPr>
          </w:p>
        </w:tc>
        <w:tc>
          <w:tcPr>
            <w:tcW w:w="2101" w:type="pct"/>
            <w:gridSpan w:val="2"/>
          </w:tcPr>
          <w:p w14:paraId="07E91A60" w14:textId="665D5BC8" w:rsidR="003B770B" w:rsidRPr="003F1563" w:rsidRDefault="003B770B" w:rsidP="00C75A4E">
            <w:pPr>
              <w:pStyle w:val="GOSTTablenorm"/>
            </w:pPr>
            <w:r w:rsidRPr="003F1563">
              <w:t>Дата и время формирования ответа SVAP</w:t>
            </w:r>
            <w:r w:rsidR="001D1629">
              <w:t>.</w:t>
            </w:r>
          </w:p>
          <w:p w14:paraId="14A59325" w14:textId="77777777" w:rsidR="003B770B" w:rsidRPr="003F1563" w:rsidRDefault="003B770B" w:rsidP="00C75A4E">
            <w:pPr>
              <w:pStyle w:val="GOSTTablenorm"/>
            </w:pPr>
            <w:r w:rsidRPr="003F1563">
              <w:t xml:space="preserve">Формат YYYY-MM-DD </w:t>
            </w:r>
            <w:proofErr w:type="gramStart"/>
            <w:r w:rsidRPr="003F1563">
              <w:t>hh:mm</w:t>
            </w:r>
            <w:proofErr w:type="gramEnd"/>
            <w:r w:rsidRPr="003F1563">
              <w:t>:ss</w:t>
            </w:r>
          </w:p>
        </w:tc>
      </w:tr>
      <w:tr w:rsidR="001D1629" w:rsidRPr="003F1563" w14:paraId="73498BD7" w14:textId="77777777" w:rsidTr="00C75A4E">
        <w:trPr>
          <w:gridBefore w:val="2"/>
          <w:wBefore w:w="6" w:type="pct"/>
          <w:jc w:val="center"/>
        </w:trPr>
        <w:tc>
          <w:tcPr>
            <w:tcW w:w="1098" w:type="pct"/>
          </w:tcPr>
          <w:p w14:paraId="46389DCB" w14:textId="77777777" w:rsidR="003B770B" w:rsidRPr="003F1563" w:rsidRDefault="003B770B" w:rsidP="00C75A4E">
            <w:pPr>
              <w:pStyle w:val="GOSTTablenorm"/>
            </w:pPr>
            <w:r w:rsidRPr="003F1563">
              <w:t>Версия формата</w:t>
            </w:r>
          </w:p>
        </w:tc>
        <w:tc>
          <w:tcPr>
            <w:tcW w:w="766" w:type="pct"/>
          </w:tcPr>
          <w:p w14:paraId="050A528F" w14:textId="77777777" w:rsidR="003B770B" w:rsidRPr="003F1563" w:rsidRDefault="003B770B" w:rsidP="00C75A4E">
            <w:pPr>
              <w:pStyle w:val="GOSTTablenorm"/>
            </w:pPr>
            <w:r w:rsidRPr="003F1563">
              <w:t>Version</w:t>
            </w:r>
          </w:p>
        </w:tc>
        <w:tc>
          <w:tcPr>
            <w:tcW w:w="496" w:type="pct"/>
            <w:gridSpan w:val="2"/>
          </w:tcPr>
          <w:p w14:paraId="780DFB4F" w14:textId="77777777" w:rsidR="003B770B" w:rsidRPr="003F1563" w:rsidRDefault="003B770B" w:rsidP="00C75A4E">
            <w:pPr>
              <w:pStyle w:val="GOSTTablenorm"/>
            </w:pPr>
            <w:r w:rsidRPr="003F1563">
              <w:t>Строка</w:t>
            </w:r>
          </w:p>
        </w:tc>
        <w:tc>
          <w:tcPr>
            <w:tcW w:w="264" w:type="pct"/>
            <w:gridSpan w:val="2"/>
          </w:tcPr>
          <w:p w14:paraId="4B6EEADA" w14:textId="77777777" w:rsidR="003B770B" w:rsidRPr="003F1563" w:rsidRDefault="003B770B" w:rsidP="00C75A4E">
            <w:pPr>
              <w:pStyle w:val="GOSTTablenorm"/>
            </w:pPr>
            <w:r w:rsidRPr="003F1563">
              <w:t>Да</w:t>
            </w:r>
          </w:p>
        </w:tc>
        <w:tc>
          <w:tcPr>
            <w:tcW w:w="269" w:type="pct"/>
            <w:gridSpan w:val="2"/>
          </w:tcPr>
          <w:p w14:paraId="79348F6C" w14:textId="77777777" w:rsidR="003B770B" w:rsidRPr="003F1563" w:rsidRDefault="003B770B" w:rsidP="00C75A4E">
            <w:pPr>
              <w:pStyle w:val="GOSTTablenorm"/>
            </w:pPr>
            <w:r w:rsidRPr="003F1563">
              <w:t>&lt;=10</w:t>
            </w:r>
          </w:p>
        </w:tc>
        <w:tc>
          <w:tcPr>
            <w:tcW w:w="2101" w:type="pct"/>
            <w:gridSpan w:val="2"/>
          </w:tcPr>
          <w:p w14:paraId="706F2774" w14:textId="77777777" w:rsidR="003B770B" w:rsidRPr="003F1563" w:rsidRDefault="003B770B" w:rsidP="00C75A4E">
            <w:pPr>
              <w:pStyle w:val="GOSTTablenorm"/>
            </w:pPr>
            <w:r w:rsidRPr="003F1563">
              <w:t>Версия формата ответа</w:t>
            </w:r>
          </w:p>
        </w:tc>
      </w:tr>
      <w:tr w:rsidR="001D1629" w:rsidRPr="003F1563" w14:paraId="2BD86E3A" w14:textId="77777777" w:rsidTr="00C75A4E">
        <w:trPr>
          <w:gridBefore w:val="2"/>
          <w:wBefore w:w="6" w:type="pct"/>
          <w:jc w:val="center"/>
        </w:trPr>
        <w:tc>
          <w:tcPr>
            <w:tcW w:w="1098" w:type="pct"/>
          </w:tcPr>
          <w:p w14:paraId="6786BD4D" w14:textId="77777777" w:rsidR="003B770B" w:rsidRPr="003F1563" w:rsidRDefault="003B770B" w:rsidP="00C75A4E">
            <w:pPr>
              <w:pStyle w:val="GOSTTablenorm"/>
            </w:pPr>
            <w:r w:rsidRPr="003F1563">
              <w:t>Глобальный идентификатор запроса</w:t>
            </w:r>
          </w:p>
        </w:tc>
        <w:tc>
          <w:tcPr>
            <w:tcW w:w="766" w:type="pct"/>
          </w:tcPr>
          <w:p w14:paraId="3719191A" w14:textId="77777777" w:rsidR="003B770B" w:rsidRPr="003F1563" w:rsidRDefault="003B770B" w:rsidP="00C75A4E">
            <w:pPr>
              <w:pStyle w:val="GOSTTablenorm"/>
            </w:pPr>
            <w:r w:rsidRPr="003F1563">
              <w:rPr>
                <w:lang w:val="en-US"/>
              </w:rPr>
              <w:t>Req</w:t>
            </w:r>
            <w:r w:rsidRPr="003F1563">
              <w:t>Guid</w:t>
            </w:r>
          </w:p>
        </w:tc>
        <w:tc>
          <w:tcPr>
            <w:tcW w:w="496" w:type="pct"/>
            <w:gridSpan w:val="2"/>
          </w:tcPr>
          <w:p w14:paraId="58E4C406" w14:textId="77777777" w:rsidR="003B770B" w:rsidRPr="003F1563" w:rsidRDefault="003B770B" w:rsidP="00C75A4E">
            <w:pPr>
              <w:pStyle w:val="GOSTTablenorm"/>
            </w:pPr>
            <w:r w:rsidRPr="003F1563">
              <w:t>GUID</w:t>
            </w:r>
          </w:p>
        </w:tc>
        <w:tc>
          <w:tcPr>
            <w:tcW w:w="264" w:type="pct"/>
            <w:gridSpan w:val="2"/>
          </w:tcPr>
          <w:p w14:paraId="5B410241" w14:textId="77777777" w:rsidR="003B770B" w:rsidRPr="003F1563" w:rsidRDefault="003B770B" w:rsidP="00C75A4E">
            <w:pPr>
              <w:pStyle w:val="GOSTTablenorm"/>
            </w:pPr>
            <w:r w:rsidRPr="003F1563">
              <w:t>Да</w:t>
            </w:r>
          </w:p>
        </w:tc>
        <w:tc>
          <w:tcPr>
            <w:tcW w:w="269" w:type="pct"/>
            <w:gridSpan w:val="2"/>
          </w:tcPr>
          <w:p w14:paraId="68005CEA" w14:textId="77777777" w:rsidR="003B770B" w:rsidRPr="003F1563" w:rsidRDefault="003B770B" w:rsidP="00C75A4E">
            <w:pPr>
              <w:pStyle w:val="GOSTTablenorm"/>
            </w:pPr>
            <w:r w:rsidRPr="003F1563">
              <w:t>=36</w:t>
            </w:r>
          </w:p>
        </w:tc>
        <w:tc>
          <w:tcPr>
            <w:tcW w:w="2101" w:type="pct"/>
            <w:gridSpan w:val="2"/>
          </w:tcPr>
          <w:p w14:paraId="70F96D06" w14:textId="7F864620" w:rsidR="003B770B" w:rsidRPr="003F1563" w:rsidRDefault="003B770B" w:rsidP="00C75A4E">
            <w:pPr>
              <w:pStyle w:val="GOSTTablenorm"/>
            </w:pPr>
            <w:r w:rsidRPr="003F1563">
              <w:t>Уникальный идентификатор запроса (</w:t>
            </w:r>
            <w:proofErr w:type="gramStart"/>
            <w:r w:rsidRPr="003F1563">
              <w:t>с тире</w:t>
            </w:r>
            <w:proofErr w:type="gramEnd"/>
            <w:r w:rsidRPr="003F1563">
              <w:t>) на который направляется ответ</w:t>
            </w:r>
          </w:p>
        </w:tc>
      </w:tr>
      <w:tr w:rsidR="001D1629" w:rsidRPr="003F1563" w14:paraId="76288F3B" w14:textId="77777777" w:rsidTr="00C75A4E">
        <w:trPr>
          <w:gridBefore w:val="2"/>
          <w:wBefore w:w="6" w:type="pct"/>
          <w:jc w:val="center"/>
        </w:trPr>
        <w:tc>
          <w:tcPr>
            <w:tcW w:w="1098" w:type="pct"/>
          </w:tcPr>
          <w:p w14:paraId="2909620A" w14:textId="77777777" w:rsidR="003B770B" w:rsidRPr="003F1563" w:rsidRDefault="003B770B" w:rsidP="00C75A4E">
            <w:pPr>
              <w:pStyle w:val="GOSTTablenorm"/>
            </w:pPr>
            <w:r w:rsidRPr="003F1563">
              <w:t>Глобальный идентификатор документа</w:t>
            </w:r>
          </w:p>
        </w:tc>
        <w:tc>
          <w:tcPr>
            <w:tcW w:w="766" w:type="pct"/>
          </w:tcPr>
          <w:p w14:paraId="6802F199" w14:textId="77777777" w:rsidR="003B770B" w:rsidRPr="003F1563" w:rsidRDefault="003B770B" w:rsidP="00C75A4E">
            <w:pPr>
              <w:pStyle w:val="GOSTTablenorm"/>
              <w:rPr>
                <w:lang w:val="en-US"/>
              </w:rPr>
            </w:pPr>
            <w:r w:rsidRPr="003F1563">
              <w:rPr>
                <w:lang w:val="en-US"/>
              </w:rPr>
              <w:t>DocGuid</w:t>
            </w:r>
          </w:p>
        </w:tc>
        <w:tc>
          <w:tcPr>
            <w:tcW w:w="496" w:type="pct"/>
            <w:gridSpan w:val="2"/>
          </w:tcPr>
          <w:p w14:paraId="53FB5DDC" w14:textId="77777777" w:rsidR="003B770B" w:rsidRPr="003F1563" w:rsidRDefault="003B770B" w:rsidP="00C75A4E">
            <w:pPr>
              <w:pStyle w:val="GOSTTablenorm"/>
              <w:rPr>
                <w:lang w:val="en-US"/>
              </w:rPr>
            </w:pPr>
            <w:r w:rsidRPr="003F1563">
              <w:rPr>
                <w:lang w:val="en-US"/>
              </w:rPr>
              <w:t>GUID</w:t>
            </w:r>
          </w:p>
        </w:tc>
        <w:tc>
          <w:tcPr>
            <w:tcW w:w="264" w:type="pct"/>
            <w:gridSpan w:val="2"/>
          </w:tcPr>
          <w:p w14:paraId="6D4CB49C" w14:textId="77777777" w:rsidR="003B770B" w:rsidRPr="003F1563" w:rsidRDefault="003B770B" w:rsidP="00C75A4E">
            <w:pPr>
              <w:pStyle w:val="GOSTTablenorm"/>
            </w:pPr>
            <w:r w:rsidRPr="003F1563">
              <w:t>Нет</w:t>
            </w:r>
          </w:p>
        </w:tc>
        <w:tc>
          <w:tcPr>
            <w:tcW w:w="269" w:type="pct"/>
            <w:gridSpan w:val="2"/>
          </w:tcPr>
          <w:p w14:paraId="32B9AFE5" w14:textId="77777777" w:rsidR="003B770B" w:rsidRPr="003F1563" w:rsidRDefault="003B770B" w:rsidP="00C75A4E">
            <w:pPr>
              <w:pStyle w:val="GOSTTablenorm"/>
              <w:rPr>
                <w:lang w:val="en-US"/>
              </w:rPr>
            </w:pPr>
            <w:r w:rsidRPr="003F1563">
              <w:rPr>
                <w:lang w:val="en-US"/>
              </w:rPr>
              <w:t>=</w:t>
            </w:r>
            <w:r w:rsidRPr="003F1563">
              <w:t>36</w:t>
            </w:r>
          </w:p>
        </w:tc>
        <w:tc>
          <w:tcPr>
            <w:tcW w:w="2101" w:type="pct"/>
            <w:gridSpan w:val="2"/>
          </w:tcPr>
          <w:p w14:paraId="189DBB56" w14:textId="5D3D46B7" w:rsidR="003B770B" w:rsidRPr="003F1563" w:rsidRDefault="003B770B" w:rsidP="00C75A4E">
            <w:pPr>
              <w:pStyle w:val="GOSTTablenorm"/>
            </w:pPr>
            <w:r w:rsidRPr="003F1563">
              <w:t>Уникальный идентификатор документа (с тире)</w:t>
            </w:r>
          </w:p>
        </w:tc>
      </w:tr>
      <w:tr w:rsidR="001D1629" w:rsidRPr="003F1563" w14:paraId="65B9B961" w14:textId="77777777" w:rsidTr="00C75A4E">
        <w:trPr>
          <w:gridBefore w:val="2"/>
          <w:wBefore w:w="6" w:type="pct"/>
          <w:jc w:val="center"/>
        </w:trPr>
        <w:tc>
          <w:tcPr>
            <w:tcW w:w="1098" w:type="pct"/>
          </w:tcPr>
          <w:p w14:paraId="0D0BC518" w14:textId="77777777" w:rsidR="003B770B" w:rsidRPr="003F1563" w:rsidRDefault="003B770B" w:rsidP="00C75A4E">
            <w:pPr>
              <w:pStyle w:val="GOSTTablenorm"/>
            </w:pPr>
            <w:r w:rsidRPr="003F1563">
              <w:t>Глобальный идентификатор ответа</w:t>
            </w:r>
          </w:p>
        </w:tc>
        <w:tc>
          <w:tcPr>
            <w:tcW w:w="766" w:type="pct"/>
          </w:tcPr>
          <w:p w14:paraId="1794EA89" w14:textId="77777777" w:rsidR="003B770B" w:rsidRPr="003F1563" w:rsidRDefault="003B770B" w:rsidP="00C75A4E">
            <w:pPr>
              <w:pStyle w:val="GOSTTablenorm"/>
            </w:pPr>
            <w:r w:rsidRPr="003F1563">
              <w:rPr>
                <w:lang w:val="en-US"/>
              </w:rPr>
              <w:t>AnsGuid</w:t>
            </w:r>
          </w:p>
        </w:tc>
        <w:tc>
          <w:tcPr>
            <w:tcW w:w="496" w:type="pct"/>
            <w:gridSpan w:val="2"/>
          </w:tcPr>
          <w:p w14:paraId="46F641D1" w14:textId="77777777" w:rsidR="003B770B" w:rsidRPr="003F1563" w:rsidRDefault="003B770B" w:rsidP="00C75A4E">
            <w:pPr>
              <w:pStyle w:val="GOSTTablenorm"/>
            </w:pPr>
            <w:r w:rsidRPr="003F1563">
              <w:rPr>
                <w:lang w:val="en-US"/>
              </w:rPr>
              <w:t>GUID</w:t>
            </w:r>
          </w:p>
        </w:tc>
        <w:tc>
          <w:tcPr>
            <w:tcW w:w="264" w:type="pct"/>
            <w:gridSpan w:val="2"/>
          </w:tcPr>
          <w:p w14:paraId="7047C3AB" w14:textId="77777777" w:rsidR="003B770B" w:rsidRPr="003F1563" w:rsidRDefault="003B770B" w:rsidP="00C75A4E">
            <w:pPr>
              <w:pStyle w:val="GOSTTablenorm"/>
            </w:pPr>
            <w:r w:rsidRPr="003F1563">
              <w:t>Нет</w:t>
            </w:r>
          </w:p>
        </w:tc>
        <w:tc>
          <w:tcPr>
            <w:tcW w:w="269" w:type="pct"/>
            <w:gridSpan w:val="2"/>
          </w:tcPr>
          <w:p w14:paraId="0C2A61AC" w14:textId="77777777" w:rsidR="003B770B" w:rsidRPr="003F1563" w:rsidRDefault="003B770B" w:rsidP="00C75A4E">
            <w:pPr>
              <w:pStyle w:val="GOSTTablenorm"/>
            </w:pPr>
            <w:r w:rsidRPr="003F1563">
              <w:rPr>
                <w:lang w:val="en-US"/>
              </w:rPr>
              <w:t>=</w:t>
            </w:r>
            <w:r w:rsidRPr="003F1563">
              <w:t>36</w:t>
            </w:r>
          </w:p>
        </w:tc>
        <w:tc>
          <w:tcPr>
            <w:tcW w:w="2101" w:type="pct"/>
            <w:gridSpan w:val="2"/>
          </w:tcPr>
          <w:p w14:paraId="50F1C259" w14:textId="12CEB585" w:rsidR="003B770B" w:rsidRPr="003F1563" w:rsidRDefault="003B770B" w:rsidP="00C75A4E">
            <w:pPr>
              <w:pStyle w:val="GOSTTablenorm"/>
            </w:pPr>
            <w:r w:rsidRPr="003F1563">
              <w:t>Уникальный идентификатор ответа (с тире)</w:t>
            </w:r>
          </w:p>
        </w:tc>
      </w:tr>
      <w:tr w:rsidR="001D1629" w:rsidRPr="003F1563" w14:paraId="42FFB0AB" w14:textId="77777777" w:rsidTr="00C75A4E">
        <w:trPr>
          <w:gridBefore w:val="2"/>
          <w:wBefore w:w="6" w:type="pct"/>
          <w:jc w:val="center"/>
        </w:trPr>
        <w:tc>
          <w:tcPr>
            <w:tcW w:w="1098" w:type="pct"/>
          </w:tcPr>
          <w:p w14:paraId="2109B168" w14:textId="77777777" w:rsidR="003B770B" w:rsidRPr="003F1563" w:rsidRDefault="003B770B" w:rsidP="00C75A4E">
            <w:pPr>
              <w:pStyle w:val="GOSTTablenorm"/>
            </w:pPr>
            <w:r w:rsidRPr="003F1563">
              <w:t>Результат выполнения операции</w:t>
            </w:r>
          </w:p>
        </w:tc>
        <w:tc>
          <w:tcPr>
            <w:tcW w:w="766" w:type="pct"/>
          </w:tcPr>
          <w:p w14:paraId="0BE79D3B" w14:textId="77777777" w:rsidR="003B770B" w:rsidRPr="003F1563" w:rsidRDefault="003B770B" w:rsidP="00C75A4E">
            <w:pPr>
              <w:pStyle w:val="GOSTTablenorm"/>
            </w:pPr>
            <w:r w:rsidRPr="003F1563">
              <w:t>Result</w:t>
            </w:r>
          </w:p>
        </w:tc>
        <w:tc>
          <w:tcPr>
            <w:tcW w:w="496" w:type="pct"/>
            <w:gridSpan w:val="2"/>
          </w:tcPr>
          <w:p w14:paraId="4F87879F" w14:textId="77777777" w:rsidR="003B770B" w:rsidRPr="003F1563" w:rsidRDefault="003B770B" w:rsidP="00C75A4E">
            <w:pPr>
              <w:pStyle w:val="GOSTTablenorm"/>
            </w:pPr>
            <w:r w:rsidRPr="003F1563">
              <w:t>Строка</w:t>
            </w:r>
          </w:p>
        </w:tc>
        <w:tc>
          <w:tcPr>
            <w:tcW w:w="264" w:type="pct"/>
            <w:gridSpan w:val="2"/>
          </w:tcPr>
          <w:p w14:paraId="1D6AB887" w14:textId="77777777" w:rsidR="003B770B" w:rsidRPr="003F1563" w:rsidRDefault="003B770B" w:rsidP="00C75A4E">
            <w:pPr>
              <w:pStyle w:val="GOSTTablenorm"/>
            </w:pPr>
            <w:r w:rsidRPr="003F1563">
              <w:t>Да</w:t>
            </w:r>
          </w:p>
        </w:tc>
        <w:tc>
          <w:tcPr>
            <w:tcW w:w="269" w:type="pct"/>
            <w:gridSpan w:val="2"/>
          </w:tcPr>
          <w:p w14:paraId="2235DDC0" w14:textId="77777777" w:rsidR="003B770B" w:rsidRPr="003F1563" w:rsidRDefault="003B770B" w:rsidP="00C75A4E">
            <w:pPr>
              <w:pStyle w:val="GOSTTablenorm"/>
            </w:pPr>
            <w:r w:rsidRPr="003F1563">
              <w:t>=1</w:t>
            </w:r>
          </w:p>
        </w:tc>
        <w:tc>
          <w:tcPr>
            <w:tcW w:w="2101" w:type="pct"/>
            <w:gridSpan w:val="2"/>
          </w:tcPr>
          <w:p w14:paraId="0788C5E7" w14:textId="77777777" w:rsidR="003B770B" w:rsidRPr="003F1563" w:rsidRDefault="003B770B" w:rsidP="00C75A4E">
            <w:pPr>
              <w:pStyle w:val="GOSTTablenorm"/>
            </w:pPr>
            <w:r w:rsidRPr="003F1563">
              <w:t>Передаются следующие значения:</w:t>
            </w:r>
          </w:p>
          <w:p w14:paraId="251CD668" w14:textId="499C8214" w:rsidR="003B770B" w:rsidRPr="003F1563" w:rsidRDefault="009A2C95" w:rsidP="00C75A4E">
            <w:pPr>
              <w:pStyle w:val="GOSTTableListMark1"/>
            </w:pPr>
            <w:r>
              <w:t>«</w:t>
            </w:r>
            <w:r w:rsidR="36854D62" w:rsidRPr="36854D62">
              <w:t>S</w:t>
            </w:r>
            <w:r>
              <w:t>»</w:t>
            </w:r>
            <w:r w:rsidR="001D1629">
              <w:t xml:space="preserve"> </w:t>
            </w:r>
            <w:r w:rsidR="00DE2C46" w:rsidRPr="36854D62">
              <w:t>–</w:t>
            </w:r>
            <w:r w:rsidR="36854D62" w:rsidRPr="36854D62">
              <w:t xml:space="preserve"> SUCSESS – Успешное завершение</w:t>
            </w:r>
            <w:r w:rsidR="001D1629">
              <w:t>;</w:t>
            </w:r>
          </w:p>
          <w:p w14:paraId="5E5A230E" w14:textId="623E216E" w:rsidR="003B770B" w:rsidRPr="003F1563" w:rsidRDefault="009A2C95" w:rsidP="00C75A4E">
            <w:pPr>
              <w:pStyle w:val="GOSTTableListMark1"/>
            </w:pPr>
            <w:r>
              <w:t>«</w:t>
            </w:r>
            <w:r w:rsidR="36854D62" w:rsidRPr="36854D62">
              <w:t>E</w:t>
            </w:r>
            <w:r>
              <w:t>»</w:t>
            </w:r>
            <w:r w:rsidR="36854D62" w:rsidRPr="36854D62">
              <w:t xml:space="preserve"> – ERROR – Не успешное завершение</w:t>
            </w:r>
          </w:p>
        </w:tc>
      </w:tr>
      <w:tr w:rsidR="001D1629" w:rsidRPr="003F1563" w14:paraId="0D5C0BEE" w14:textId="77777777" w:rsidTr="00C75A4E">
        <w:trPr>
          <w:gridBefore w:val="2"/>
          <w:wBefore w:w="6" w:type="pct"/>
          <w:jc w:val="center"/>
        </w:trPr>
        <w:tc>
          <w:tcPr>
            <w:tcW w:w="1098" w:type="pct"/>
          </w:tcPr>
          <w:p w14:paraId="66296F21" w14:textId="77777777" w:rsidR="003B770B" w:rsidRPr="003F1563" w:rsidRDefault="003B770B" w:rsidP="00C75A4E">
            <w:pPr>
              <w:pStyle w:val="GOSTTablenorm"/>
            </w:pPr>
            <w:r w:rsidRPr="003F1563">
              <w:t>Текст ошибки</w:t>
            </w:r>
          </w:p>
        </w:tc>
        <w:tc>
          <w:tcPr>
            <w:tcW w:w="766" w:type="pct"/>
          </w:tcPr>
          <w:p w14:paraId="5E992B1D" w14:textId="77777777" w:rsidR="003B770B" w:rsidRPr="003F1563" w:rsidRDefault="003B770B" w:rsidP="00C75A4E">
            <w:pPr>
              <w:pStyle w:val="GOSTTablenorm"/>
            </w:pPr>
            <w:r w:rsidRPr="003F1563">
              <w:t>ResultDescr</w:t>
            </w:r>
          </w:p>
        </w:tc>
        <w:tc>
          <w:tcPr>
            <w:tcW w:w="496" w:type="pct"/>
            <w:gridSpan w:val="2"/>
          </w:tcPr>
          <w:p w14:paraId="3517E77B" w14:textId="6D5555DF" w:rsidR="003B770B" w:rsidRPr="003F1563" w:rsidRDefault="001D17E9" w:rsidP="00C75A4E">
            <w:pPr>
              <w:pStyle w:val="GOSTTablenorm"/>
            </w:pPr>
            <w:r w:rsidRPr="003F1563">
              <w:t>Строка</w:t>
            </w:r>
          </w:p>
        </w:tc>
        <w:tc>
          <w:tcPr>
            <w:tcW w:w="264" w:type="pct"/>
            <w:gridSpan w:val="2"/>
          </w:tcPr>
          <w:p w14:paraId="71181B65" w14:textId="77777777" w:rsidR="003B770B" w:rsidRPr="003F1563" w:rsidRDefault="003B770B" w:rsidP="00C75A4E">
            <w:pPr>
              <w:pStyle w:val="GOSTTablenorm"/>
            </w:pPr>
            <w:r w:rsidRPr="003F1563">
              <w:t>Нет</w:t>
            </w:r>
          </w:p>
        </w:tc>
        <w:tc>
          <w:tcPr>
            <w:tcW w:w="269" w:type="pct"/>
            <w:gridSpan w:val="2"/>
          </w:tcPr>
          <w:p w14:paraId="44DFD6FF" w14:textId="7DCC4F6F" w:rsidR="003B770B" w:rsidRPr="003F1563" w:rsidRDefault="001D17E9" w:rsidP="00C75A4E">
            <w:pPr>
              <w:pStyle w:val="GOSTTablenorm"/>
            </w:pPr>
            <w:r w:rsidRPr="003F1563">
              <w:t>&lt;=2000</w:t>
            </w:r>
          </w:p>
        </w:tc>
        <w:tc>
          <w:tcPr>
            <w:tcW w:w="2101" w:type="pct"/>
            <w:gridSpan w:val="2"/>
          </w:tcPr>
          <w:p w14:paraId="5A47BE4A" w14:textId="580D96ED" w:rsidR="001D17E9" w:rsidRPr="003F1563" w:rsidRDefault="003B770B" w:rsidP="00C75A4E">
            <w:pPr>
              <w:pStyle w:val="GOSTTablenorm"/>
            </w:pPr>
            <w:r w:rsidRPr="003F1563">
              <w:t>Содержит развернутый текст ошибки</w:t>
            </w:r>
            <w:r w:rsidR="001D17E9">
              <w:t xml:space="preserve">. </w:t>
            </w:r>
            <w:r w:rsidR="001D17E9" w:rsidRPr="33249EA7">
              <w:rPr>
                <w:rStyle w:val="GOSTTablenorm0"/>
              </w:rPr>
              <w:t>Обязательно з</w:t>
            </w:r>
            <w:r w:rsidR="001D17E9">
              <w:t>аполняется, если в параметре «Результат выполнения операции» (Result) передано значение, отличное от «</w:t>
            </w:r>
            <w:r w:rsidR="001D17E9" w:rsidRPr="33249EA7">
              <w:rPr>
                <w:lang w:val="en-US"/>
              </w:rPr>
              <w:t>S</w:t>
            </w:r>
            <w:r w:rsidR="001D17E9">
              <w:t>»</w:t>
            </w:r>
          </w:p>
        </w:tc>
      </w:tr>
      <w:tr w:rsidR="002879E5" w:rsidRPr="003F1563" w14:paraId="4831AF8C" w14:textId="77777777" w:rsidTr="002879E5">
        <w:trPr>
          <w:gridBefore w:val="2"/>
          <w:wBefore w:w="6" w:type="pct"/>
          <w:trHeight w:val="407"/>
          <w:jc w:val="center"/>
        </w:trPr>
        <w:tc>
          <w:tcPr>
            <w:tcW w:w="4994" w:type="pct"/>
            <w:gridSpan w:val="10"/>
            <w:shd w:val="clear" w:color="auto" w:fill="auto"/>
          </w:tcPr>
          <w:p w14:paraId="09100F90" w14:textId="6723DAE8" w:rsidR="002879E5" w:rsidRPr="003F1563" w:rsidRDefault="002879E5" w:rsidP="005D4E14">
            <w:pPr>
              <w:ind w:firstLine="0"/>
              <w:jc w:val="center"/>
              <w:rPr>
                <w:b/>
                <w:sz w:val="22"/>
                <w:szCs w:val="22"/>
              </w:rPr>
            </w:pPr>
            <w:r w:rsidRPr="003F1563">
              <w:rPr>
                <w:b/>
                <w:sz w:val="22"/>
                <w:szCs w:val="22"/>
              </w:rPr>
              <w:t xml:space="preserve">Перечень параметров ответа на запрос «Сервис получения информации об операционных днях ТОФК/ ЦС по учету» </w:t>
            </w:r>
            <w:r w:rsidRPr="003F1563">
              <w:rPr>
                <w:b/>
                <w:sz w:val="22"/>
                <w:szCs w:val="22"/>
                <w:lang w:val="en-US"/>
              </w:rPr>
              <w:t>TradingDays</w:t>
            </w:r>
            <w:r w:rsidRPr="00681FC5">
              <w:rPr>
                <w:b/>
                <w:sz w:val="22"/>
                <w:szCs w:val="22"/>
                <w:lang w:val="en-US"/>
              </w:rPr>
              <w:t>Subject</w:t>
            </w:r>
            <w:r w:rsidRPr="003F1563">
              <w:rPr>
                <w:b/>
                <w:sz w:val="22"/>
                <w:szCs w:val="22"/>
                <w:lang w:val="en-US"/>
              </w:rPr>
              <w:t>View</w:t>
            </w:r>
            <w:r w:rsidRPr="003F1563">
              <w:rPr>
                <w:b/>
                <w:sz w:val="22"/>
                <w:szCs w:val="22"/>
              </w:rPr>
              <w:t xml:space="preserve"> (</w:t>
            </w:r>
            <w:r w:rsidRPr="003F1563">
              <w:rPr>
                <w:b/>
                <w:sz w:val="22"/>
                <w:szCs w:val="22"/>
                <w:lang w:val="en-US"/>
              </w:rPr>
              <w:t>document</w:t>
            </w:r>
            <w:r w:rsidRPr="003F1563">
              <w:rPr>
                <w:b/>
                <w:sz w:val="22"/>
                <w:szCs w:val="22"/>
              </w:rPr>
              <w:t>)</w:t>
            </w:r>
          </w:p>
        </w:tc>
      </w:tr>
      <w:tr w:rsidR="001D1629" w:rsidRPr="003F1563" w14:paraId="691223EA" w14:textId="77777777" w:rsidTr="00C75A4E">
        <w:trPr>
          <w:gridBefore w:val="2"/>
          <w:wBefore w:w="6" w:type="pct"/>
          <w:jc w:val="center"/>
        </w:trPr>
        <w:tc>
          <w:tcPr>
            <w:tcW w:w="1098" w:type="pct"/>
          </w:tcPr>
          <w:p w14:paraId="35287C74" w14:textId="77777777" w:rsidR="003B770B" w:rsidRPr="00C75A4E" w:rsidRDefault="003B770B" w:rsidP="00C75A4E">
            <w:pPr>
              <w:pStyle w:val="GOSTTablenorm"/>
              <w:rPr>
                <w:b/>
              </w:rPr>
            </w:pPr>
            <w:r w:rsidRPr="00C75A4E">
              <w:rPr>
                <w:b/>
              </w:rPr>
              <w:t>Данные об операционных днях по ТОФК/ЦС по учету</w:t>
            </w:r>
          </w:p>
        </w:tc>
        <w:tc>
          <w:tcPr>
            <w:tcW w:w="766" w:type="pct"/>
          </w:tcPr>
          <w:p w14:paraId="6D3B4BE0" w14:textId="77777777" w:rsidR="003B770B" w:rsidRPr="00C75A4E" w:rsidRDefault="003B770B" w:rsidP="00C75A4E">
            <w:pPr>
              <w:pStyle w:val="GOSTTablenorm"/>
              <w:rPr>
                <w:b/>
              </w:rPr>
            </w:pPr>
            <w:r w:rsidRPr="00C75A4E">
              <w:rPr>
                <w:b/>
              </w:rPr>
              <w:t>TradingDays</w:t>
            </w:r>
          </w:p>
        </w:tc>
        <w:tc>
          <w:tcPr>
            <w:tcW w:w="496" w:type="pct"/>
            <w:gridSpan w:val="2"/>
          </w:tcPr>
          <w:p w14:paraId="16DAB322" w14:textId="77777777" w:rsidR="003B770B" w:rsidRPr="003F1563" w:rsidRDefault="003B770B" w:rsidP="00C75A4E">
            <w:pPr>
              <w:pStyle w:val="GOSTTablenorm"/>
            </w:pPr>
            <w:r w:rsidRPr="003F1563">
              <w:t>Массив</w:t>
            </w:r>
          </w:p>
        </w:tc>
        <w:tc>
          <w:tcPr>
            <w:tcW w:w="264" w:type="pct"/>
            <w:gridSpan w:val="2"/>
          </w:tcPr>
          <w:p w14:paraId="5F16E269" w14:textId="77777777" w:rsidR="003B770B" w:rsidRPr="003F1563" w:rsidRDefault="003B770B" w:rsidP="00C75A4E">
            <w:pPr>
              <w:pStyle w:val="GOSTTablenorm"/>
            </w:pPr>
            <w:r w:rsidRPr="003F1563">
              <w:t>Нет</w:t>
            </w:r>
          </w:p>
        </w:tc>
        <w:tc>
          <w:tcPr>
            <w:tcW w:w="269" w:type="pct"/>
            <w:gridSpan w:val="2"/>
          </w:tcPr>
          <w:p w14:paraId="0BF8C5CB" w14:textId="3DA63014" w:rsidR="003B770B" w:rsidRPr="00C75A4E" w:rsidRDefault="00405E73" w:rsidP="00C75A4E">
            <w:pPr>
              <w:pStyle w:val="GOSTTablenorm"/>
              <w:rPr>
                <w:lang w:val="en-US"/>
              </w:rPr>
            </w:pPr>
            <w:r>
              <w:rPr>
                <w:lang w:val="en-US"/>
              </w:rPr>
              <w:t>-</w:t>
            </w:r>
          </w:p>
        </w:tc>
        <w:tc>
          <w:tcPr>
            <w:tcW w:w="2101" w:type="pct"/>
            <w:gridSpan w:val="2"/>
          </w:tcPr>
          <w:p w14:paraId="61C8A295" w14:textId="77777777" w:rsidR="003B770B" w:rsidRPr="003F1563" w:rsidRDefault="003B770B" w:rsidP="00C75A4E">
            <w:pPr>
              <w:pStyle w:val="GOSTTablenorm"/>
            </w:pPr>
            <w:r w:rsidRPr="003F1563">
              <w:t>Блок с информацией о запрошенных операционных днях ТОФК/ЦС по учету</w:t>
            </w:r>
          </w:p>
        </w:tc>
      </w:tr>
      <w:tr w:rsidR="001D1629" w:rsidRPr="003F1563" w14:paraId="0485D397" w14:textId="77777777" w:rsidTr="00C75A4E">
        <w:trPr>
          <w:gridBefore w:val="2"/>
          <w:wBefore w:w="6" w:type="pct"/>
          <w:jc w:val="center"/>
        </w:trPr>
        <w:tc>
          <w:tcPr>
            <w:tcW w:w="1098" w:type="pct"/>
          </w:tcPr>
          <w:p w14:paraId="77F8B686" w14:textId="77777777" w:rsidR="003B770B" w:rsidRPr="003F1563" w:rsidRDefault="003B770B" w:rsidP="00C75A4E">
            <w:pPr>
              <w:pStyle w:val="GOSTTablenorm"/>
            </w:pPr>
            <w:r w:rsidRPr="003F1563">
              <w:t>Субъект</w:t>
            </w:r>
          </w:p>
        </w:tc>
        <w:tc>
          <w:tcPr>
            <w:tcW w:w="766" w:type="pct"/>
          </w:tcPr>
          <w:p w14:paraId="1B7F2FD0" w14:textId="77777777" w:rsidR="003B770B" w:rsidRPr="003F1563" w:rsidRDefault="003B770B" w:rsidP="00C75A4E">
            <w:pPr>
              <w:pStyle w:val="GOSTTablenorm"/>
            </w:pPr>
            <w:r w:rsidRPr="00BD7E9D">
              <w:rPr>
                <w:b/>
                <w:lang w:val="en-US"/>
              </w:rPr>
              <w:t>TradingDays:</w:t>
            </w:r>
            <w:r w:rsidRPr="003F1563">
              <w:t>Subject</w:t>
            </w:r>
          </w:p>
        </w:tc>
        <w:tc>
          <w:tcPr>
            <w:tcW w:w="496" w:type="pct"/>
            <w:gridSpan w:val="2"/>
          </w:tcPr>
          <w:p w14:paraId="7959FF39" w14:textId="77777777" w:rsidR="003B770B" w:rsidRPr="003F1563" w:rsidRDefault="003B770B" w:rsidP="00C75A4E">
            <w:pPr>
              <w:pStyle w:val="GOSTTablenorm"/>
            </w:pPr>
            <w:r w:rsidRPr="003F1563">
              <w:t>Строка</w:t>
            </w:r>
          </w:p>
        </w:tc>
        <w:tc>
          <w:tcPr>
            <w:tcW w:w="264" w:type="pct"/>
            <w:gridSpan w:val="2"/>
          </w:tcPr>
          <w:p w14:paraId="0CA1248C" w14:textId="77777777" w:rsidR="003B770B" w:rsidRPr="00405E73" w:rsidRDefault="003B770B" w:rsidP="00C75A4E">
            <w:pPr>
              <w:pStyle w:val="GOSTTablenorm"/>
            </w:pPr>
            <w:r w:rsidRPr="00405E73">
              <w:t>Да</w:t>
            </w:r>
          </w:p>
        </w:tc>
        <w:tc>
          <w:tcPr>
            <w:tcW w:w="269" w:type="pct"/>
            <w:gridSpan w:val="2"/>
          </w:tcPr>
          <w:p w14:paraId="1D03C5A2" w14:textId="20C7DB7E" w:rsidR="003B770B" w:rsidRPr="00405E73" w:rsidRDefault="00B0069F" w:rsidP="00C75A4E">
            <w:pPr>
              <w:pStyle w:val="GOSTTablenorm"/>
            </w:pPr>
            <w:ins w:id="6271" w:author="Сатлер Марина Викторовна" w:date="2023-12-27T07:31:00Z">
              <w:r w:rsidRPr="00405E73">
                <w:t>=</w:t>
              </w:r>
            </w:ins>
            <w:r w:rsidR="003B770B" w:rsidRPr="00405E73">
              <w:t>4</w:t>
            </w:r>
          </w:p>
        </w:tc>
        <w:tc>
          <w:tcPr>
            <w:tcW w:w="2101" w:type="pct"/>
            <w:gridSpan w:val="2"/>
          </w:tcPr>
          <w:p w14:paraId="34C1A93A" w14:textId="77777777" w:rsidR="003B770B" w:rsidRPr="003F1563" w:rsidRDefault="003B770B" w:rsidP="00C75A4E">
            <w:pPr>
              <w:pStyle w:val="GOSTTablenorm"/>
            </w:pPr>
            <w:r w:rsidRPr="003F1563">
              <w:t>Код ТОФК/ЦС по учету</w:t>
            </w:r>
          </w:p>
        </w:tc>
      </w:tr>
      <w:tr w:rsidR="001D1629" w:rsidRPr="003F1563" w14:paraId="7BCA9D1D" w14:textId="77777777" w:rsidTr="00C75A4E">
        <w:trPr>
          <w:gridBefore w:val="2"/>
          <w:wBefore w:w="6" w:type="pct"/>
          <w:jc w:val="center"/>
        </w:trPr>
        <w:tc>
          <w:tcPr>
            <w:tcW w:w="1098" w:type="pct"/>
          </w:tcPr>
          <w:p w14:paraId="1D130034" w14:textId="77777777" w:rsidR="003B770B" w:rsidRPr="003F1563" w:rsidRDefault="003B770B" w:rsidP="00C75A4E">
            <w:pPr>
              <w:pStyle w:val="GOSTTablenorm"/>
            </w:pPr>
            <w:r w:rsidRPr="003F1563">
              <w:lastRenderedPageBreak/>
              <w:t>Операционный день</w:t>
            </w:r>
          </w:p>
        </w:tc>
        <w:tc>
          <w:tcPr>
            <w:tcW w:w="766" w:type="pct"/>
          </w:tcPr>
          <w:p w14:paraId="7CFB9524" w14:textId="77777777" w:rsidR="003B770B" w:rsidRPr="00D514E3" w:rsidRDefault="003B770B" w:rsidP="00D514E3">
            <w:pPr>
              <w:pStyle w:val="GOSTTablenorm"/>
            </w:pPr>
            <w:proofErr w:type="gramStart"/>
            <w:r w:rsidRPr="00D514E3">
              <w:rPr>
                <w:b/>
              </w:rPr>
              <w:t>TradingDays:</w:t>
            </w:r>
            <w:r w:rsidRPr="00D514E3">
              <w:t>TradingDay</w:t>
            </w:r>
            <w:proofErr w:type="gramEnd"/>
          </w:p>
        </w:tc>
        <w:tc>
          <w:tcPr>
            <w:tcW w:w="496" w:type="pct"/>
            <w:gridSpan w:val="2"/>
          </w:tcPr>
          <w:p w14:paraId="5A958681" w14:textId="77777777" w:rsidR="003B770B" w:rsidRPr="003F1563" w:rsidRDefault="003B770B" w:rsidP="00C75A4E">
            <w:pPr>
              <w:pStyle w:val="GOSTTablenorm"/>
            </w:pPr>
            <w:r w:rsidRPr="003F1563">
              <w:t>Дата</w:t>
            </w:r>
          </w:p>
        </w:tc>
        <w:tc>
          <w:tcPr>
            <w:tcW w:w="264" w:type="pct"/>
            <w:gridSpan w:val="2"/>
          </w:tcPr>
          <w:p w14:paraId="3555E997" w14:textId="77777777" w:rsidR="003B770B" w:rsidRPr="003F1563" w:rsidRDefault="003B770B" w:rsidP="00C75A4E">
            <w:pPr>
              <w:pStyle w:val="GOSTTablenorm"/>
            </w:pPr>
            <w:r w:rsidRPr="003F1563">
              <w:t>Да</w:t>
            </w:r>
          </w:p>
        </w:tc>
        <w:tc>
          <w:tcPr>
            <w:tcW w:w="269" w:type="pct"/>
            <w:gridSpan w:val="2"/>
          </w:tcPr>
          <w:p w14:paraId="3BEF20D2" w14:textId="7C5F55DF" w:rsidR="003B770B" w:rsidRPr="00C75A4E" w:rsidRDefault="003B770B" w:rsidP="00C75A4E">
            <w:pPr>
              <w:pStyle w:val="GOSTTablenorm"/>
              <w:rPr>
                <w:lang w:val="en-US"/>
              </w:rPr>
            </w:pPr>
          </w:p>
        </w:tc>
        <w:tc>
          <w:tcPr>
            <w:tcW w:w="2101" w:type="pct"/>
            <w:gridSpan w:val="2"/>
          </w:tcPr>
          <w:p w14:paraId="5FCADF65" w14:textId="2E3C3F73" w:rsidR="003B770B" w:rsidRPr="003F1563" w:rsidRDefault="003B770B" w:rsidP="00C75A4E">
            <w:pPr>
              <w:pStyle w:val="GOSTTablenorm"/>
            </w:pPr>
            <w:r w:rsidRPr="003F1563">
              <w:t>Дата операционного дня ТОФК/ЦС по учету</w:t>
            </w:r>
            <w:r w:rsidR="00B0069F">
              <w:t>.</w:t>
            </w:r>
          </w:p>
          <w:p w14:paraId="04E90DFF" w14:textId="77777777" w:rsidR="003B770B" w:rsidRPr="003F1563" w:rsidRDefault="003B770B" w:rsidP="00C75A4E">
            <w:pPr>
              <w:pStyle w:val="GOSTTablenorm"/>
            </w:pPr>
            <w:r w:rsidRPr="003F1563">
              <w:t>Формат YYYY-MM-DD</w:t>
            </w:r>
          </w:p>
        </w:tc>
      </w:tr>
      <w:tr w:rsidR="001D1629" w:rsidRPr="003F1563" w14:paraId="5FE49E27" w14:textId="77777777" w:rsidTr="00C75A4E">
        <w:trPr>
          <w:gridBefore w:val="2"/>
          <w:wBefore w:w="6" w:type="pct"/>
          <w:jc w:val="center"/>
        </w:trPr>
        <w:tc>
          <w:tcPr>
            <w:tcW w:w="1098" w:type="pct"/>
          </w:tcPr>
          <w:p w14:paraId="26FA6B8E" w14:textId="77777777" w:rsidR="003B770B" w:rsidRPr="003F1563" w:rsidRDefault="003B770B" w:rsidP="00C75A4E">
            <w:pPr>
              <w:pStyle w:val="GOSTTablenorm"/>
            </w:pPr>
            <w:r w:rsidRPr="003F1563">
              <w:t>Статус операционного дня</w:t>
            </w:r>
          </w:p>
        </w:tc>
        <w:tc>
          <w:tcPr>
            <w:tcW w:w="766" w:type="pct"/>
          </w:tcPr>
          <w:p w14:paraId="6FFCF08A" w14:textId="77777777" w:rsidR="003B770B" w:rsidRPr="00D514E3" w:rsidRDefault="003B770B" w:rsidP="00D514E3">
            <w:pPr>
              <w:pStyle w:val="GOSTTablenorm"/>
            </w:pPr>
            <w:proofErr w:type="gramStart"/>
            <w:r w:rsidRPr="00D514E3">
              <w:rPr>
                <w:b/>
              </w:rPr>
              <w:t>TradingDays:</w:t>
            </w:r>
            <w:r w:rsidRPr="00D514E3">
              <w:t>Status</w:t>
            </w:r>
            <w:proofErr w:type="gramEnd"/>
          </w:p>
        </w:tc>
        <w:tc>
          <w:tcPr>
            <w:tcW w:w="496" w:type="pct"/>
            <w:gridSpan w:val="2"/>
          </w:tcPr>
          <w:p w14:paraId="55A4C2B0" w14:textId="77777777" w:rsidR="003B770B" w:rsidRPr="003F1563" w:rsidRDefault="003B770B" w:rsidP="00C75A4E">
            <w:pPr>
              <w:pStyle w:val="GOSTTablenorm"/>
            </w:pPr>
            <w:r w:rsidRPr="003F1563">
              <w:t>Строка</w:t>
            </w:r>
          </w:p>
        </w:tc>
        <w:tc>
          <w:tcPr>
            <w:tcW w:w="264" w:type="pct"/>
            <w:gridSpan w:val="2"/>
          </w:tcPr>
          <w:p w14:paraId="2CCDAAC9" w14:textId="77777777" w:rsidR="003B770B" w:rsidRPr="003F1563" w:rsidRDefault="003B770B" w:rsidP="00C75A4E">
            <w:pPr>
              <w:pStyle w:val="GOSTTablenorm"/>
            </w:pPr>
            <w:r w:rsidRPr="003F1563">
              <w:t>Да</w:t>
            </w:r>
          </w:p>
        </w:tc>
        <w:tc>
          <w:tcPr>
            <w:tcW w:w="269" w:type="pct"/>
            <w:gridSpan w:val="2"/>
          </w:tcPr>
          <w:p w14:paraId="691DBA7B" w14:textId="77777777" w:rsidR="003B770B" w:rsidRPr="003F1563" w:rsidRDefault="003B770B" w:rsidP="00C75A4E">
            <w:pPr>
              <w:pStyle w:val="GOSTTablenorm"/>
            </w:pPr>
            <w:r w:rsidRPr="003F1563">
              <w:t>&lt;=30</w:t>
            </w:r>
          </w:p>
        </w:tc>
        <w:tc>
          <w:tcPr>
            <w:tcW w:w="2101" w:type="pct"/>
            <w:gridSpan w:val="2"/>
          </w:tcPr>
          <w:p w14:paraId="3487FC3E" w14:textId="77777777" w:rsidR="003B770B" w:rsidRPr="003F1563" w:rsidRDefault="003B770B" w:rsidP="00C75A4E">
            <w:pPr>
              <w:pStyle w:val="GOSTTablenorm"/>
            </w:pPr>
            <w:r w:rsidRPr="003F1563">
              <w:t>Статус операционного дня ТОФК/ЦС по учету</w:t>
            </w:r>
          </w:p>
        </w:tc>
      </w:tr>
      <w:tr w:rsidR="001D1629" w:rsidRPr="003F1563" w14:paraId="1DBE33B9" w14:textId="77777777" w:rsidTr="00C75A4E">
        <w:trPr>
          <w:gridBefore w:val="2"/>
          <w:wBefore w:w="6" w:type="pct"/>
          <w:jc w:val="center"/>
        </w:trPr>
        <w:tc>
          <w:tcPr>
            <w:tcW w:w="1098" w:type="pct"/>
          </w:tcPr>
          <w:p w14:paraId="609430E2" w14:textId="77777777" w:rsidR="003B770B" w:rsidRPr="003F1563" w:rsidRDefault="003B770B" w:rsidP="00C75A4E">
            <w:pPr>
              <w:pStyle w:val="GOSTTablenorm"/>
            </w:pPr>
            <w:r w:rsidRPr="003F1563">
              <w:t>Статус операционного дня системы</w:t>
            </w:r>
          </w:p>
        </w:tc>
        <w:tc>
          <w:tcPr>
            <w:tcW w:w="766" w:type="pct"/>
          </w:tcPr>
          <w:p w14:paraId="30242B77" w14:textId="77777777" w:rsidR="003B770B" w:rsidRPr="00D514E3" w:rsidRDefault="003B770B" w:rsidP="00D514E3">
            <w:pPr>
              <w:pStyle w:val="GOSTTablenorm"/>
            </w:pPr>
            <w:proofErr w:type="gramStart"/>
            <w:r w:rsidRPr="00D514E3">
              <w:rPr>
                <w:b/>
              </w:rPr>
              <w:t>TradingDays:</w:t>
            </w:r>
            <w:r w:rsidRPr="00D514E3">
              <w:t>SysDayStatus</w:t>
            </w:r>
            <w:proofErr w:type="gramEnd"/>
          </w:p>
        </w:tc>
        <w:tc>
          <w:tcPr>
            <w:tcW w:w="496" w:type="pct"/>
            <w:gridSpan w:val="2"/>
          </w:tcPr>
          <w:p w14:paraId="76A43424" w14:textId="77777777" w:rsidR="003B770B" w:rsidRPr="003F1563" w:rsidRDefault="003B770B" w:rsidP="00C75A4E">
            <w:pPr>
              <w:pStyle w:val="GOSTTablenorm"/>
            </w:pPr>
            <w:r w:rsidRPr="003F1563">
              <w:t>Строка</w:t>
            </w:r>
          </w:p>
        </w:tc>
        <w:tc>
          <w:tcPr>
            <w:tcW w:w="264" w:type="pct"/>
            <w:gridSpan w:val="2"/>
          </w:tcPr>
          <w:p w14:paraId="147146F6" w14:textId="77777777" w:rsidR="003B770B" w:rsidRPr="003F1563" w:rsidRDefault="003B770B" w:rsidP="00C75A4E">
            <w:pPr>
              <w:pStyle w:val="GOSTTablenorm"/>
            </w:pPr>
            <w:r w:rsidRPr="003F1563">
              <w:t>Да</w:t>
            </w:r>
          </w:p>
        </w:tc>
        <w:tc>
          <w:tcPr>
            <w:tcW w:w="269" w:type="pct"/>
            <w:gridSpan w:val="2"/>
          </w:tcPr>
          <w:p w14:paraId="58BC04D6" w14:textId="77777777" w:rsidR="003B770B" w:rsidRPr="003F1563" w:rsidRDefault="003B770B" w:rsidP="00C75A4E">
            <w:pPr>
              <w:pStyle w:val="GOSTTablenorm"/>
            </w:pPr>
            <w:r w:rsidRPr="003F1563">
              <w:t>&lt;=30</w:t>
            </w:r>
          </w:p>
        </w:tc>
        <w:tc>
          <w:tcPr>
            <w:tcW w:w="2101" w:type="pct"/>
            <w:gridSpan w:val="2"/>
          </w:tcPr>
          <w:p w14:paraId="02E208E8" w14:textId="77777777" w:rsidR="003B770B" w:rsidRDefault="003B770B" w:rsidP="00C75A4E">
            <w:pPr>
              <w:pStyle w:val="GOSTTablenorm"/>
              <w:rPr>
                <w:ins w:id="6272" w:author="Сарафанова (Чиркова) Наталия Сергеевна" w:date="2026-03-06T12:53:00Z"/>
              </w:rPr>
            </w:pPr>
            <w:r w:rsidRPr="003F1563">
              <w:t>Статус операционного дня системы</w:t>
            </w:r>
            <w:ins w:id="6273" w:author="Сарафанова (Чиркова) Наталия Сергеевна" w:date="2026-03-06T12:53:00Z">
              <w:r w:rsidR="003C4ACA">
                <w:t>.</w:t>
              </w:r>
            </w:ins>
          </w:p>
          <w:p w14:paraId="4EF5D592" w14:textId="77777777" w:rsidR="003C4ACA" w:rsidRDefault="003C4ACA" w:rsidP="00C75A4E">
            <w:pPr>
              <w:pStyle w:val="GOSTTablenorm"/>
              <w:rPr>
                <w:ins w:id="6274" w:author="Сарафанова (Чиркова) Наталия Сергеевна" w:date="2026-03-06T12:55:00Z"/>
              </w:rPr>
            </w:pPr>
            <w:ins w:id="6275" w:author="Сарафанова (Чиркова) Наталия Сергеевна" w:date="2026-03-06T12:53:00Z">
              <w:r>
                <w:t>Ес</w:t>
              </w:r>
            </w:ins>
            <w:ins w:id="6276" w:author="Сарафанова (Чиркова) Наталия Сергеевна" w:date="2026-03-06T12:54:00Z">
              <w:r>
                <w:t>ли операционный день системы имеет статус «Открыт»</w:t>
              </w:r>
              <w:r w:rsidRPr="00DC22D0">
                <w:t xml:space="preserve"> и заполнена дата закрытия</w:t>
              </w:r>
              <w:r>
                <w:t>, то в ответе возвращается статус «</w:t>
              </w:r>
              <w:commentRangeStart w:id="6277"/>
              <w:r>
                <w:t>Переоткрыт</w:t>
              </w:r>
            </w:ins>
            <w:commentRangeEnd w:id="6277"/>
            <w:ins w:id="6278" w:author="Сарафанова (Чиркова) Наталия Сергеевна" w:date="2026-03-06T12:56:00Z">
              <w:r>
                <w:rPr>
                  <w:rStyle w:val="afff4"/>
                </w:rPr>
                <w:commentReference w:id="6277"/>
              </w:r>
            </w:ins>
            <w:ins w:id="6279" w:author="Сарафанова (Чиркова) Наталия Сергеевна" w:date="2026-03-06T12:55:00Z">
              <w:r>
                <w:t>».</w:t>
              </w:r>
            </w:ins>
          </w:p>
          <w:p w14:paraId="40126BCB" w14:textId="4C3AEFCF" w:rsidR="003C4ACA" w:rsidRPr="003F1563" w:rsidRDefault="003C4ACA" w:rsidP="003C4ACA">
            <w:pPr>
              <w:pStyle w:val="GOSTTablenorm"/>
            </w:pPr>
            <w:ins w:id="6280" w:author="Сарафанова (Чиркова) Наталия Сергеевна" w:date="2026-03-06T12:55:00Z">
              <w:r w:rsidRPr="003C4ACA">
                <w:t xml:space="preserve">Статус </w:t>
              </w:r>
              <w:r>
                <w:t>«Переоткрыт»</w:t>
              </w:r>
              <w:r w:rsidRPr="003C4ACA">
                <w:t xml:space="preserve"> не добавляется в </w:t>
              </w:r>
              <w:r>
                <w:t>жизнный цикл</w:t>
              </w:r>
              <w:r w:rsidRPr="003C4ACA">
                <w:t xml:space="preserve"> операционного дня, используется только в ответе</w:t>
              </w:r>
            </w:ins>
            <w:ins w:id="6281" w:author="Сарафанова (Чиркова) Наталия Сергеевна" w:date="2026-03-06T12:56:00Z">
              <w:r>
                <w:t xml:space="preserve"> на этот запрос </w:t>
              </w:r>
            </w:ins>
          </w:p>
        </w:tc>
      </w:tr>
      <w:tr w:rsidR="001D1629" w:rsidRPr="003F1563" w14:paraId="4E1099F4" w14:textId="77777777" w:rsidTr="00C75A4E">
        <w:trPr>
          <w:gridBefore w:val="2"/>
          <w:wBefore w:w="6" w:type="pct"/>
          <w:jc w:val="center"/>
        </w:trPr>
        <w:tc>
          <w:tcPr>
            <w:tcW w:w="1098" w:type="pct"/>
          </w:tcPr>
          <w:p w14:paraId="24D3060B" w14:textId="77777777" w:rsidR="003B770B" w:rsidRPr="003F1563" w:rsidRDefault="003B770B" w:rsidP="00C75A4E">
            <w:pPr>
              <w:pStyle w:val="GOSTTablenorm"/>
            </w:pPr>
            <w:r w:rsidRPr="003F1563">
              <w:t>Дата и время открытия операционного дня</w:t>
            </w:r>
          </w:p>
        </w:tc>
        <w:tc>
          <w:tcPr>
            <w:tcW w:w="766" w:type="pct"/>
          </w:tcPr>
          <w:p w14:paraId="4E9B9290" w14:textId="77777777" w:rsidR="003B770B" w:rsidRPr="003F1563" w:rsidRDefault="003B770B" w:rsidP="00C75A4E">
            <w:pPr>
              <w:pStyle w:val="GOSTTablenorm"/>
            </w:pPr>
            <w:r w:rsidRPr="00BD7E9D">
              <w:rPr>
                <w:b/>
                <w:lang w:val="en-US"/>
              </w:rPr>
              <w:t>TradingDays:</w:t>
            </w:r>
            <w:r w:rsidRPr="003F1563">
              <w:t>OpenDate</w:t>
            </w:r>
          </w:p>
        </w:tc>
        <w:tc>
          <w:tcPr>
            <w:tcW w:w="496" w:type="pct"/>
            <w:gridSpan w:val="2"/>
          </w:tcPr>
          <w:p w14:paraId="41526B7D" w14:textId="77777777" w:rsidR="003B770B" w:rsidRPr="003F1563" w:rsidRDefault="003B770B" w:rsidP="00C75A4E">
            <w:pPr>
              <w:pStyle w:val="GOSTTablenorm"/>
            </w:pPr>
            <w:r w:rsidRPr="003F1563">
              <w:t>Дата-время (timestamp)</w:t>
            </w:r>
          </w:p>
        </w:tc>
        <w:tc>
          <w:tcPr>
            <w:tcW w:w="264" w:type="pct"/>
            <w:gridSpan w:val="2"/>
          </w:tcPr>
          <w:p w14:paraId="11F277B3" w14:textId="77777777" w:rsidR="003B770B" w:rsidRPr="003F1563" w:rsidRDefault="003B770B" w:rsidP="00C75A4E">
            <w:pPr>
              <w:pStyle w:val="GOSTTablenorm"/>
            </w:pPr>
            <w:r w:rsidRPr="003F1563">
              <w:t>Нет</w:t>
            </w:r>
          </w:p>
        </w:tc>
        <w:tc>
          <w:tcPr>
            <w:tcW w:w="269" w:type="pct"/>
            <w:gridSpan w:val="2"/>
          </w:tcPr>
          <w:p w14:paraId="1DE6C6FA" w14:textId="706E59C6" w:rsidR="003B770B" w:rsidRPr="00C75A4E" w:rsidRDefault="003B770B" w:rsidP="00C75A4E">
            <w:pPr>
              <w:pStyle w:val="GOSTTablenorm"/>
              <w:rPr>
                <w:lang w:val="en-US"/>
              </w:rPr>
            </w:pPr>
          </w:p>
        </w:tc>
        <w:tc>
          <w:tcPr>
            <w:tcW w:w="2101" w:type="pct"/>
            <w:gridSpan w:val="2"/>
          </w:tcPr>
          <w:p w14:paraId="396C1A18" w14:textId="77777777" w:rsidR="003B770B" w:rsidRPr="003F1563" w:rsidRDefault="003B770B" w:rsidP="00C75A4E">
            <w:pPr>
              <w:pStyle w:val="GOSTTablenorm"/>
            </w:pPr>
            <w:r w:rsidRPr="003F1563">
              <w:t>Указывается дата открытия операционного дня ТОФК/ЦС по учету.</w:t>
            </w:r>
          </w:p>
          <w:p w14:paraId="0331EA2E" w14:textId="154DC9B9" w:rsidR="003B770B" w:rsidRPr="003F1563" w:rsidRDefault="003B770B" w:rsidP="00C75A4E">
            <w:pPr>
              <w:pStyle w:val="GOSTTablenorm"/>
            </w:pPr>
            <w:r w:rsidRPr="003F1563">
              <w:t xml:space="preserve">Формат YYYY-MM-DD </w:t>
            </w:r>
            <w:proofErr w:type="gramStart"/>
            <w:r w:rsidRPr="003F1563">
              <w:t>hh:mm</w:t>
            </w:r>
            <w:proofErr w:type="gramEnd"/>
            <w:r w:rsidRPr="003F1563">
              <w:t>:ss</w:t>
            </w:r>
            <w:r w:rsidR="009A2C95">
              <w:t>.</w:t>
            </w:r>
          </w:p>
          <w:p w14:paraId="2CF1A9EC" w14:textId="28792171" w:rsidR="003B770B" w:rsidRPr="003F1563" w:rsidRDefault="003B770B" w:rsidP="0027578C">
            <w:pPr>
              <w:pStyle w:val="GOSTTablenorm"/>
            </w:pPr>
            <w:r w:rsidRPr="003F1563">
              <w:t>Если день открывался более одного раза – указывается дата последнего открытия</w:t>
            </w:r>
          </w:p>
        </w:tc>
      </w:tr>
      <w:tr w:rsidR="001D2DD1" w:rsidRPr="003F1563" w14:paraId="11325D26" w14:textId="77777777" w:rsidTr="00C75A4E">
        <w:trPr>
          <w:gridBefore w:val="2"/>
          <w:wBefore w:w="6" w:type="pct"/>
          <w:jc w:val="center"/>
          <w:ins w:id="6282" w:author="Иванов Дмитрий Валерьевич" w:date="2024-07-17T10:10:00Z"/>
        </w:trPr>
        <w:tc>
          <w:tcPr>
            <w:tcW w:w="1098" w:type="pct"/>
          </w:tcPr>
          <w:p w14:paraId="6C378318" w14:textId="085F282E" w:rsidR="001D2DD1" w:rsidRPr="001950A9" w:rsidRDefault="001D2DD1" w:rsidP="001950A9">
            <w:pPr>
              <w:pStyle w:val="GOSTTablenorm"/>
              <w:rPr>
                <w:ins w:id="6283" w:author="Иванов Дмитрий Валерьевич" w:date="2024-07-17T10:10:00Z"/>
              </w:rPr>
            </w:pPr>
            <w:ins w:id="6284" w:author="Иванов Дмитрий Валерьевич" w:date="2024-07-17T10:11:00Z">
              <w:r w:rsidRPr="001950A9">
                <w:t xml:space="preserve">ФП – отправитель запроса, на основании которого было выполнено открытие </w:t>
              </w:r>
            </w:ins>
            <w:ins w:id="6285" w:author="Сатлер Марина Викторовна" w:date="2024-10-04T15:58:00Z">
              <w:r w:rsidR="00175C9D" w:rsidRPr="003F1563">
                <w:t>операционного дня</w:t>
              </w:r>
            </w:ins>
            <w:ins w:id="6286" w:author="Иванов Дмитрий Валерьевич" w:date="2024-07-17T10:11:00Z">
              <w:del w:id="6287" w:author="Сатлер Марина Викторовна" w:date="2024-10-04T15:58:00Z">
                <w:r w:rsidRPr="001950A9" w:rsidDel="00175C9D">
                  <w:delText>ОД</w:delText>
                </w:r>
              </w:del>
            </w:ins>
          </w:p>
        </w:tc>
        <w:tc>
          <w:tcPr>
            <w:tcW w:w="766" w:type="pct"/>
          </w:tcPr>
          <w:p w14:paraId="28AD2548" w14:textId="288E4CE9" w:rsidR="001D2DD1" w:rsidRPr="00BD7E9D" w:rsidRDefault="001D2DD1" w:rsidP="001D2DD1">
            <w:pPr>
              <w:pStyle w:val="GOSTTablenorm"/>
              <w:rPr>
                <w:ins w:id="6288" w:author="Иванов Дмитрий Валерьевич" w:date="2024-07-17T10:10:00Z"/>
                <w:b/>
                <w:lang w:val="en-US"/>
              </w:rPr>
            </w:pPr>
            <w:proofErr w:type="gramStart"/>
            <w:ins w:id="6289" w:author="Иванов Дмитрий Валерьевич" w:date="2024-07-17T10:11:00Z">
              <w:r w:rsidRPr="005404C6">
                <w:rPr>
                  <w:b/>
                  <w:szCs w:val="22"/>
                </w:rPr>
                <w:t>TradingDays:</w:t>
              </w:r>
              <w:r w:rsidRPr="008A1BFA">
                <w:rPr>
                  <w:szCs w:val="22"/>
                </w:rPr>
                <w:t>OpenSystem</w:t>
              </w:r>
            </w:ins>
            <w:proofErr w:type="gramEnd"/>
          </w:p>
        </w:tc>
        <w:tc>
          <w:tcPr>
            <w:tcW w:w="496" w:type="pct"/>
            <w:gridSpan w:val="2"/>
          </w:tcPr>
          <w:p w14:paraId="157C14D9" w14:textId="4C6EBD41" w:rsidR="001D2DD1" w:rsidRPr="003F1563" w:rsidRDefault="001D2DD1" w:rsidP="001D2DD1">
            <w:pPr>
              <w:pStyle w:val="GOSTTablenorm"/>
              <w:rPr>
                <w:ins w:id="6290" w:author="Иванов Дмитрий Валерьевич" w:date="2024-07-17T10:10:00Z"/>
              </w:rPr>
            </w:pPr>
            <w:ins w:id="6291" w:author="Иванов Дмитрий Валерьевич" w:date="2024-07-17T10:11:00Z">
              <w:r w:rsidRPr="00002655">
                <w:rPr>
                  <w:szCs w:val="22"/>
                </w:rPr>
                <w:t>Строка</w:t>
              </w:r>
            </w:ins>
          </w:p>
        </w:tc>
        <w:tc>
          <w:tcPr>
            <w:tcW w:w="264" w:type="pct"/>
            <w:gridSpan w:val="2"/>
          </w:tcPr>
          <w:p w14:paraId="54388C91" w14:textId="4F5F4E77" w:rsidR="001D2DD1" w:rsidRPr="003F1563" w:rsidRDefault="001D2DD1" w:rsidP="001D2DD1">
            <w:pPr>
              <w:pStyle w:val="GOSTTablenorm"/>
              <w:rPr>
                <w:ins w:id="6292" w:author="Иванов Дмитрий Валерьевич" w:date="2024-07-17T10:10:00Z"/>
              </w:rPr>
            </w:pPr>
            <w:ins w:id="6293" w:author="Иванов Дмитрий Валерьевич" w:date="2024-07-17T10:11:00Z">
              <w:r w:rsidRPr="003F1563">
                <w:rPr>
                  <w:szCs w:val="22"/>
                </w:rPr>
                <w:t>Нет</w:t>
              </w:r>
            </w:ins>
          </w:p>
        </w:tc>
        <w:tc>
          <w:tcPr>
            <w:tcW w:w="269" w:type="pct"/>
            <w:gridSpan w:val="2"/>
          </w:tcPr>
          <w:p w14:paraId="1875784F" w14:textId="1651FBA2" w:rsidR="001D2DD1" w:rsidRPr="00C75A4E" w:rsidRDefault="001D2DD1" w:rsidP="001D2DD1">
            <w:pPr>
              <w:pStyle w:val="GOSTTablenorm"/>
              <w:rPr>
                <w:ins w:id="6294" w:author="Иванов Дмитрий Валерьевич" w:date="2024-07-17T10:10:00Z"/>
                <w:lang w:val="en-US"/>
              </w:rPr>
            </w:pPr>
            <w:ins w:id="6295" w:author="Иванов Дмитрий Валерьевич" w:date="2024-07-17T10:11:00Z">
              <w:r w:rsidRPr="00002655">
                <w:rPr>
                  <w:szCs w:val="22"/>
                </w:rPr>
                <w:t>&lt;=10</w:t>
              </w:r>
            </w:ins>
          </w:p>
        </w:tc>
        <w:tc>
          <w:tcPr>
            <w:tcW w:w="2101" w:type="pct"/>
            <w:gridSpan w:val="2"/>
          </w:tcPr>
          <w:p w14:paraId="622F2581" w14:textId="77777777" w:rsidR="001D2DD1" w:rsidRDefault="001D2DD1" w:rsidP="001950A9">
            <w:pPr>
              <w:pStyle w:val="GOSTTablenorm"/>
              <w:rPr>
                <w:ins w:id="6296" w:author="Иванов Дмитрий Валерьевич" w:date="2024-07-17T10:11:00Z"/>
                <w:szCs w:val="22"/>
              </w:rPr>
            </w:pPr>
            <w:ins w:id="6297" w:author="Иванов Дмитрий Валерьевич" w:date="2024-07-17T10:11: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rPr>
                  <w:szCs w:val="22"/>
                </w:rPr>
                <w:t xml:space="preserve"> операционного дня ТОФК/ЦС по учету.</w:t>
              </w:r>
            </w:ins>
          </w:p>
          <w:p w14:paraId="6D953C2C" w14:textId="6A166676" w:rsidR="001D2DD1" w:rsidRPr="003F1563" w:rsidRDefault="001D2DD1" w:rsidP="001950A9">
            <w:pPr>
              <w:pStyle w:val="GOSTTablenorm"/>
              <w:rPr>
                <w:ins w:id="6298" w:author="Иванов Дмитрий Валерьевич" w:date="2024-07-17T10:10:00Z"/>
              </w:rPr>
            </w:pPr>
            <w:ins w:id="6299" w:author="Иванов Дмитрий Валерьевич" w:date="2024-07-17T10:11:00Z">
              <w:r w:rsidRPr="003F1563">
                <w:rPr>
                  <w:szCs w:val="22"/>
                </w:rPr>
                <w:t xml:space="preserve">Если день </w:t>
              </w:r>
              <w:r>
                <w:rPr>
                  <w:szCs w:val="22"/>
                </w:rPr>
                <w:t>открывался</w:t>
              </w:r>
              <w:r w:rsidRPr="003F1563">
                <w:rPr>
                  <w:szCs w:val="22"/>
                </w:rPr>
                <w:t xml:space="preserve"> более одного раза – указывается </w:t>
              </w:r>
              <w:r>
                <w:rPr>
                  <w:szCs w:val="22"/>
                </w:rPr>
                <w:t>информация о ФП, инициировавшей</w:t>
              </w:r>
              <w:r w:rsidRPr="003F1563">
                <w:rPr>
                  <w:szCs w:val="22"/>
                </w:rPr>
                <w:t xml:space="preserve"> последне</w:t>
              </w:r>
              <w:r>
                <w:rPr>
                  <w:szCs w:val="22"/>
                </w:rPr>
                <w:t>е</w:t>
              </w:r>
              <w:r w:rsidRPr="003F1563">
                <w:rPr>
                  <w:szCs w:val="22"/>
                </w:rPr>
                <w:t xml:space="preserve"> </w:t>
              </w:r>
              <w:r>
                <w:rPr>
                  <w:szCs w:val="22"/>
                </w:rPr>
                <w:t>открытие</w:t>
              </w:r>
            </w:ins>
          </w:p>
        </w:tc>
      </w:tr>
      <w:tr w:rsidR="001D2DD1" w:rsidRPr="003F1563" w14:paraId="1C0B5EE8" w14:textId="77777777" w:rsidTr="00C75A4E">
        <w:trPr>
          <w:gridBefore w:val="2"/>
          <w:wBefore w:w="6" w:type="pct"/>
          <w:jc w:val="center"/>
          <w:ins w:id="6300" w:author="Иванов Дмитрий Валерьевич" w:date="2024-07-17T10:10:00Z"/>
        </w:trPr>
        <w:tc>
          <w:tcPr>
            <w:tcW w:w="1098" w:type="pct"/>
          </w:tcPr>
          <w:p w14:paraId="7FCF2282" w14:textId="2844DAA4" w:rsidR="001D2DD1" w:rsidRPr="001950A9" w:rsidRDefault="001D2DD1" w:rsidP="001950A9">
            <w:pPr>
              <w:pStyle w:val="GOSTTablenorm"/>
              <w:rPr>
                <w:ins w:id="6301" w:author="Иванов Дмитрий Валерьевич" w:date="2024-07-17T10:10:00Z"/>
              </w:rPr>
            </w:pPr>
            <w:ins w:id="6302" w:author="Иванов Дмитрий Валерьевич" w:date="2024-07-17T10:11:00Z">
              <w:r w:rsidRPr="001950A9">
                <w:t>Дата и время открытия операционного дня для проведения отдельных операций (открытия по запросу)</w:t>
              </w:r>
            </w:ins>
          </w:p>
        </w:tc>
        <w:tc>
          <w:tcPr>
            <w:tcW w:w="766" w:type="pct"/>
          </w:tcPr>
          <w:p w14:paraId="486BD534" w14:textId="74848650" w:rsidR="001D2DD1" w:rsidRPr="00BD7E9D" w:rsidRDefault="001D2DD1" w:rsidP="001D2DD1">
            <w:pPr>
              <w:pStyle w:val="GOSTTablenorm"/>
              <w:rPr>
                <w:ins w:id="6303" w:author="Иванов Дмитрий Валерьевич" w:date="2024-07-17T10:10:00Z"/>
                <w:b/>
                <w:lang w:val="en-US"/>
              </w:rPr>
            </w:pPr>
            <w:proofErr w:type="gramStart"/>
            <w:ins w:id="6304" w:author="Иванов Дмитрий Валерьевич" w:date="2024-07-17T10:11:00Z">
              <w:r w:rsidRPr="005404C6">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ins>
            <w:proofErr w:type="gramEnd"/>
          </w:p>
        </w:tc>
        <w:tc>
          <w:tcPr>
            <w:tcW w:w="496" w:type="pct"/>
            <w:gridSpan w:val="2"/>
          </w:tcPr>
          <w:p w14:paraId="6BDF0F05" w14:textId="1B21A8DF" w:rsidR="001D2DD1" w:rsidRPr="003F1563" w:rsidRDefault="001D2DD1" w:rsidP="001D2DD1">
            <w:pPr>
              <w:pStyle w:val="GOSTTablenorm"/>
              <w:rPr>
                <w:ins w:id="6305" w:author="Иванов Дмитрий Валерьевич" w:date="2024-07-17T10:10:00Z"/>
              </w:rPr>
            </w:pPr>
            <w:ins w:id="6306" w:author="Иванов Дмитрий Валерьевич" w:date="2024-07-17T10:11:00Z">
              <w:r w:rsidRPr="003F1563">
                <w:rPr>
                  <w:szCs w:val="22"/>
                </w:rPr>
                <w:t>Дата-время (timestamp)</w:t>
              </w:r>
            </w:ins>
          </w:p>
        </w:tc>
        <w:tc>
          <w:tcPr>
            <w:tcW w:w="264" w:type="pct"/>
            <w:gridSpan w:val="2"/>
          </w:tcPr>
          <w:p w14:paraId="67501891" w14:textId="75582596" w:rsidR="001D2DD1" w:rsidRPr="003F1563" w:rsidRDefault="001D2DD1" w:rsidP="001D2DD1">
            <w:pPr>
              <w:pStyle w:val="GOSTTablenorm"/>
              <w:rPr>
                <w:ins w:id="6307" w:author="Иванов Дмитрий Валерьевич" w:date="2024-07-17T10:10:00Z"/>
              </w:rPr>
            </w:pPr>
            <w:ins w:id="6308" w:author="Иванов Дмитрий Валерьевич" w:date="2024-07-17T10:11:00Z">
              <w:r w:rsidRPr="003F1563">
                <w:rPr>
                  <w:szCs w:val="22"/>
                </w:rPr>
                <w:t>Нет</w:t>
              </w:r>
            </w:ins>
          </w:p>
        </w:tc>
        <w:tc>
          <w:tcPr>
            <w:tcW w:w="269" w:type="pct"/>
            <w:gridSpan w:val="2"/>
          </w:tcPr>
          <w:p w14:paraId="06CB664B" w14:textId="77777777" w:rsidR="001D2DD1" w:rsidRPr="00C75A4E" w:rsidRDefault="001D2DD1" w:rsidP="001D2DD1">
            <w:pPr>
              <w:pStyle w:val="GOSTTablenorm"/>
              <w:rPr>
                <w:ins w:id="6309" w:author="Иванов Дмитрий Валерьевич" w:date="2024-07-17T10:10:00Z"/>
                <w:lang w:val="en-US"/>
              </w:rPr>
            </w:pPr>
          </w:p>
        </w:tc>
        <w:tc>
          <w:tcPr>
            <w:tcW w:w="2101" w:type="pct"/>
            <w:gridSpan w:val="2"/>
          </w:tcPr>
          <w:p w14:paraId="51A6DCA2" w14:textId="77777777" w:rsidR="001D2DD1" w:rsidRPr="003F1563" w:rsidRDefault="001D2DD1" w:rsidP="001950A9">
            <w:pPr>
              <w:pStyle w:val="GOSTTablenorm"/>
              <w:rPr>
                <w:ins w:id="6310" w:author="Иванов Дмитрий Валерьевич" w:date="2024-07-17T10:11:00Z"/>
                <w:szCs w:val="22"/>
              </w:rPr>
            </w:pPr>
            <w:ins w:id="6311" w:author="Иванов Дмитрий Валерьевич" w:date="2024-07-17T10:11:00Z">
              <w:r w:rsidRPr="003F1563">
                <w:rPr>
                  <w:szCs w:val="22"/>
                </w:rPr>
                <w:t>Указывается дата открытия операционного дня ТОФК/ЦС по учету</w:t>
              </w:r>
              <w:r w:rsidRPr="0050273B">
                <w:rPr>
                  <w:szCs w:val="22"/>
                </w:rPr>
                <w:t xml:space="preserve"> </w:t>
              </w:r>
              <w:r>
                <w:rPr>
                  <w:szCs w:val="22"/>
                </w:rPr>
                <w:t>для проведения отдельных операций (открытия по запросу)</w:t>
              </w:r>
              <w:r w:rsidRPr="003F1563">
                <w:rPr>
                  <w:szCs w:val="22"/>
                </w:rPr>
                <w:t>.</w:t>
              </w:r>
            </w:ins>
          </w:p>
          <w:p w14:paraId="096B177C" w14:textId="629B3EB9" w:rsidR="001D2DD1" w:rsidRPr="003F1563" w:rsidRDefault="001D2DD1" w:rsidP="001950A9">
            <w:pPr>
              <w:pStyle w:val="GOSTTablenorm"/>
              <w:rPr>
                <w:ins w:id="6312" w:author="Иванов Дмитрий Валерьевич" w:date="2024-07-17T10:11:00Z"/>
                <w:szCs w:val="22"/>
              </w:rPr>
            </w:pPr>
            <w:ins w:id="6313" w:author="Иванов Дмитрий Валерьевич" w:date="2024-07-17T10:11:00Z">
              <w:r w:rsidRPr="003F1563">
                <w:rPr>
                  <w:szCs w:val="22"/>
                </w:rPr>
                <w:t xml:space="preserve">Формат YYYY-MM-DD </w:t>
              </w:r>
              <w:proofErr w:type="gramStart"/>
              <w:r w:rsidRPr="003F1563">
                <w:rPr>
                  <w:szCs w:val="22"/>
                </w:rPr>
                <w:t>hh:mm</w:t>
              </w:r>
              <w:proofErr w:type="gramEnd"/>
              <w:r w:rsidRPr="003F1563">
                <w:rPr>
                  <w:szCs w:val="22"/>
                </w:rPr>
                <w:t>:ss</w:t>
              </w:r>
            </w:ins>
            <w:r w:rsidR="004C7ED7">
              <w:rPr>
                <w:szCs w:val="22"/>
              </w:rPr>
              <w:t>.</w:t>
            </w:r>
          </w:p>
          <w:p w14:paraId="44200923" w14:textId="7852FA89" w:rsidR="001D2DD1" w:rsidRPr="003F1563" w:rsidRDefault="001D2DD1" w:rsidP="001950A9">
            <w:pPr>
              <w:pStyle w:val="GOSTTablenorm"/>
              <w:rPr>
                <w:ins w:id="6314" w:author="Иванов Дмитрий Валерьевич" w:date="2024-07-17T10:10:00Z"/>
              </w:rPr>
            </w:pPr>
            <w:ins w:id="6315" w:author="Иванов Дмитрий Валерьевич" w:date="2024-07-17T10:11:00Z">
              <w:r w:rsidRPr="003F1563">
                <w:rPr>
                  <w:szCs w:val="22"/>
                </w:rPr>
                <w:t>Если день открывался</w:t>
              </w:r>
              <w:r>
                <w:rPr>
                  <w:szCs w:val="22"/>
                </w:rPr>
                <w:t xml:space="preserve"> по запросу</w:t>
              </w:r>
              <w:r w:rsidRPr="003F1563">
                <w:rPr>
                  <w:szCs w:val="22"/>
                </w:rPr>
                <w:t xml:space="preserve"> более одного раза – указывается дата последнего открытия</w:t>
              </w:r>
              <w:r>
                <w:rPr>
                  <w:szCs w:val="22"/>
                </w:rPr>
                <w:t xml:space="preserve"> по запросу</w:t>
              </w:r>
            </w:ins>
          </w:p>
        </w:tc>
      </w:tr>
      <w:tr w:rsidR="001D2DD1" w:rsidRPr="003F1563" w14:paraId="5B75528A" w14:textId="77777777" w:rsidTr="00C75A4E">
        <w:trPr>
          <w:gridBefore w:val="2"/>
          <w:wBefore w:w="6" w:type="pct"/>
          <w:jc w:val="center"/>
          <w:ins w:id="6316" w:author="Иванов Дмитрий Валерьевич" w:date="2024-07-17T10:10:00Z"/>
        </w:trPr>
        <w:tc>
          <w:tcPr>
            <w:tcW w:w="1098" w:type="pct"/>
          </w:tcPr>
          <w:p w14:paraId="75B26637" w14:textId="0448AB64" w:rsidR="001D2DD1" w:rsidRPr="003F1563" w:rsidRDefault="001D2DD1" w:rsidP="001D2DD1">
            <w:pPr>
              <w:pStyle w:val="GOSTTablenorm"/>
              <w:rPr>
                <w:ins w:id="6317" w:author="Иванов Дмитрий Валерьевич" w:date="2024-07-17T10:10:00Z"/>
              </w:rPr>
            </w:pPr>
            <w:ins w:id="6318" w:author="Иванов Дмитрий Валерьевич" w:date="2024-07-17T10:11:00Z">
              <w:r>
                <w:rPr>
                  <w:szCs w:val="22"/>
                </w:rPr>
                <w:t xml:space="preserve">ФП – отправитель запроса, на основании которого было выполнено открытие </w:t>
              </w:r>
            </w:ins>
            <w:ins w:id="6319" w:author="Сатлер Марина Викторовна" w:date="2024-10-04T15:58:00Z">
              <w:r w:rsidR="00175C9D" w:rsidRPr="003F1563">
                <w:t>операционного дня</w:t>
              </w:r>
            </w:ins>
            <w:ins w:id="6320" w:author="Иванов Дмитрий Валерьевич" w:date="2024-07-17T10:11:00Z">
              <w:del w:id="6321" w:author="Сатлер Марина Викторовна" w:date="2024-10-04T15:58:00Z">
                <w:r w:rsidDel="00175C9D">
                  <w:rPr>
                    <w:szCs w:val="22"/>
                  </w:rPr>
                  <w:delText>ОД</w:delText>
                </w:r>
              </w:del>
              <w:r>
                <w:rPr>
                  <w:szCs w:val="22"/>
                </w:rPr>
                <w:t xml:space="preserve"> для проведения отдельных операций (открытия по запросу)</w:t>
              </w:r>
            </w:ins>
          </w:p>
        </w:tc>
        <w:tc>
          <w:tcPr>
            <w:tcW w:w="766" w:type="pct"/>
          </w:tcPr>
          <w:p w14:paraId="58083ED8" w14:textId="43FEE055" w:rsidR="001D2DD1" w:rsidRPr="00BD7E9D" w:rsidRDefault="001D2DD1" w:rsidP="001D2DD1">
            <w:pPr>
              <w:pStyle w:val="GOSTTablenorm"/>
              <w:rPr>
                <w:ins w:id="6322" w:author="Иванов Дмитрий Валерьевич" w:date="2024-07-17T10:10:00Z"/>
                <w:b/>
                <w:lang w:val="en-US"/>
              </w:rPr>
            </w:pPr>
            <w:proofErr w:type="gramStart"/>
            <w:ins w:id="6323" w:author="Иванов Дмитрий Валерьевич" w:date="2024-07-17T10:11:00Z">
              <w:r w:rsidRPr="005404C6">
                <w:rPr>
                  <w:b/>
                  <w:szCs w:val="22"/>
                </w:rPr>
                <w:t>TradingDays:</w:t>
              </w:r>
              <w:r w:rsidRPr="008A1BFA">
                <w:rPr>
                  <w:szCs w:val="22"/>
                </w:rPr>
                <w:t>OpenOnRequestSystem</w:t>
              </w:r>
            </w:ins>
            <w:proofErr w:type="gramEnd"/>
          </w:p>
        </w:tc>
        <w:tc>
          <w:tcPr>
            <w:tcW w:w="496" w:type="pct"/>
            <w:gridSpan w:val="2"/>
          </w:tcPr>
          <w:p w14:paraId="4F5FCFD7" w14:textId="23F0E736" w:rsidR="001D2DD1" w:rsidRPr="001950A9" w:rsidRDefault="001D2DD1" w:rsidP="001950A9">
            <w:pPr>
              <w:pStyle w:val="GOSTTablenorm"/>
              <w:rPr>
                <w:ins w:id="6324" w:author="Иванов Дмитрий Валерьевич" w:date="2024-07-17T10:10:00Z"/>
              </w:rPr>
            </w:pPr>
            <w:ins w:id="6325" w:author="Иванов Дмитрий Валерьевич" w:date="2024-07-17T10:11:00Z">
              <w:r w:rsidRPr="001950A9">
                <w:t>Строка</w:t>
              </w:r>
            </w:ins>
          </w:p>
        </w:tc>
        <w:tc>
          <w:tcPr>
            <w:tcW w:w="264" w:type="pct"/>
            <w:gridSpan w:val="2"/>
          </w:tcPr>
          <w:p w14:paraId="29B5501C" w14:textId="6BE2BD49" w:rsidR="001D2DD1" w:rsidRPr="001950A9" w:rsidRDefault="001D2DD1" w:rsidP="001950A9">
            <w:pPr>
              <w:pStyle w:val="GOSTTablenorm"/>
              <w:rPr>
                <w:ins w:id="6326" w:author="Иванов Дмитрий Валерьевич" w:date="2024-07-17T10:10:00Z"/>
              </w:rPr>
            </w:pPr>
            <w:ins w:id="6327" w:author="Иванов Дмитрий Валерьевич" w:date="2024-07-17T10:11:00Z">
              <w:r w:rsidRPr="001950A9">
                <w:t>Нет</w:t>
              </w:r>
            </w:ins>
          </w:p>
        </w:tc>
        <w:tc>
          <w:tcPr>
            <w:tcW w:w="269" w:type="pct"/>
            <w:gridSpan w:val="2"/>
          </w:tcPr>
          <w:p w14:paraId="2BCF1651" w14:textId="74847BF9" w:rsidR="001D2DD1" w:rsidRPr="001950A9" w:rsidRDefault="001D2DD1" w:rsidP="001950A9">
            <w:pPr>
              <w:pStyle w:val="GOSTTablenorm"/>
              <w:rPr>
                <w:ins w:id="6328" w:author="Иванов Дмитрий Валерьевич" w:date="2024-07-17T10:10:00Z"/>
              </w:rPr>
            </w:pPr>
            <w:ins w:id="6329" w:author="Иванов Дмитрий Валерьевич" w:date="2024-07-17T10:11:00Z">
              <w:r w:rsidRPr="001950A9">
                <w:t>&lt;=10</w:t>
              </w:r>
            </w:ins>
          </w:p>
        </w:tc>
        <w:tc>
          <w:tcPr>
            <w:tcW w:w="2101" w:type="pct"/>
            <w:gridSpan w:val="2"/>
          </w:tcPr>
          <w:p w14:paraId="1994F360" w14:textId="77777777" w:rsidR="001D2DD1" w:rsidRPr="001950A9" w:rsidRDefault="001D2DD1" w:rsidP="001950A9">
            <w:pPr>
              <w:pStyle w:val="GOSTTablenorm"/>
              <w:rPr>
                <w:ins w:id="6330" w:author="Иванов Дмитрий Валерьевич" w:date="2024-07-17T10:11:00Z"/>
              </w:rPr>
            </w:pPr>
            <w:ins w:id="6331" w:author="Иванов Дмитрий Валерьевич" w:date="2024-07-17T10:11:00Z">
              <w:r w:rsidRPr="001950A9">
                <w:t>Указывается информация о ФП – отправителе запроса, на основании которого было выполнено открытие операционного дня ТОФК/ЦС по учету для проведения отдельных операций (открытия по запросу).</w:t>
              </w:r>
            </w:ins>
          </w:p>
          <w:p w14:paraId="4297FA97" w14:textId="60CDCF3C" w:rsidR="001D2DD1" w:rsidRPr="001950A9" w:rsidRDefault="001D2DD1" w:rsidP="001950A9">
            <w:pPr>
              <w:pStyle w:val="GOSTTablenorm"/>
              <w:rPr>
                <w:ins w:id="6332" w:author="Иванов Дмитрий Валерьевич" w:date="2024-07-17T10:10:00Z"/>
              </w:rPr>
            </w:pPr>
            <w:ins w:id="6333" w:author="Иванов Дмитрий Валерьевич" w:date="2024-07-17T10:11:00Z">
              <w:r w:rsidRPr="001950A9">
                <w:t>Если день открывался по запросу более одного раза – указывается информация о ФП, инициировавшей последнее открытие по запросу</w:t>
              </w:r>
            </w:ins>
          </w:p>
        </w:tc>
      </w:tr>
      <w:tr w:rsidR="001D2DD1" w:rsidRPr="003F1563" w14:paraId="58326FE7" w14:textId="77777777" w:rsidTr="00C75A4E">
        <w:trPr>
          <w:gridBefore w:val="2"/>
          <w:wBefore w:w="6" w:type="pct"/>
          <w:jc w:val="center"/>
        </w:trPr>
        <w:tc>
          <w:tcPr>
            <w:tcW w:w="1098" w:type="pct"/>
          </w:tcPr>
          <w:p w14:paraId="6DEF009A" w14:textId="77777777" w:rsidR="001D2DD1" w:rsidRPr="003F1563" w:rsidRDefault="001D2DD1" w:rsidP="001D2DD1">
            <w:pPr>
              <w:pStyle w:val="GOSTTablenorm"/>
            </w:pPr>
            <w:r w:rsidRPr="003F1563">
              <w:t>Дата и время закрытия операционного дня</w:t>
            </w:r>
          </w:p>
        </w:tc>
        <w:tc>
          <w:tcPr>
            <w:tcW w:w="766" w:type="pct"/>
          </w:tcPr>
          <w:p w14:paraId="04F7016B" w14:textId="77777777" w:rsidR="001D2DD1" w:rsidRPr="003F1563" w:rsidRDefault="001D2DD1" w:rsidP="001D2DD1">
            <w:pPr>
              <w:pStyle w:val="GOSTTablenorm"/>
            </w:pPr>
            <w:r w:rsidRPr="00BD7E9D">
              <w:rPr>
                <w:b/>
                <w:lang w:val="en-US"/>
              </w:rPr>
              <w:t>TradingD</w:t>
            </w:r>
            <w:r w:rsidRPr="00896CD5">
              <w:rPr>
                <w:b/>
                <w:lang w:val="en-US"/>
              </w:rPr>
              <w:t>ays</w:t>
            </w:r>
            <w:r w:rsidRPr="00BD7E9D">
              <w:rPr>
                <w:b/>
                <w:lang w:val="en-US"/>
              </w:rPr>
              <w:t>:</w:t>
            </w:r>
            <w:r w:rsidRPr="003F1563">
              <w:t>CloseDate</w:t>
            </w:r>
          </w:p>
        </w:tc>
        <w:tc>
          <w:tcPr>
            <w:tcW w:w="496" w:type="pct"/>
            <w:gridSpan w:val="2"/>
          </w:tcPr>
          <w:p w14:paraId="12FE27E3" w14:textId="77777777" w:rsidR="001D2DD1" w:rsidRPr="001950A9" w:rsidRDefault="001D2DD1" w:rsidP="001950A9">
            <w:pPr>
              <w:pStyle w:val="GOSTTablenorm"/>
            </w:pPr>
            <w:r w:rsidRPr="001950A9">
              <w:t>Дата-время (timestamp)</w:t>
            </w:r>
          </w:p>
        </w:tc>
        <w:tc>
          <w:tcPr>
            <w:tcW w:w="264" w:type="pct"/>
            <w:gridSpan w:val="2"/>
          </w:tcPr>
          <w:p w14:paraId="3B4CE3EA" w14:textId="77777777" w:rsidR="001D2DD1" w:rsidRPr="001950A9" w:rsidRDefault="001D2DD1" w:rsidP="001950A9">
            <w:pPr>
              <w:pStyle w:val="GOSTTablenorm"/>
            </w:pPr>
            <w:r w:rsidRPr="001950A9">
              <w:t>Нет</w:t>
            </w:r>
          </w:p>
        </w:tc>
        <w:tc>
          <w:tcPr>
            <w:tcW w:w="269" w:type="pct"/>
            <w:gridSpan w:val="2"/>
          </w:tcPr>
          <w:p w14:paraId="0FD0678B" w14:textId="5476F43E" w:rsidR="001D2DD1" w:rsidRPr="001950A9" w:rsidRDefault="001D2DD1" w:rsidP="001950A9">
            <w:pPr>
              <w:pStyle w:val="GOSTTablenorm"/>
            </w:pPr>
          </w:p>
        </w:tc>
        <w:tc>
          <w:tcPr>
            <w:tcW w:w="2101" w:type="pct"/>
            <w:gridSpan w:val="2"/>
          </w:tcPr>
          <w:p w14:paraId="492109AD" w14:textId="77777777" w:rsidR="001D2DD1" w:rsidRPr="001950A9" w:rsidRDefault="001D2DD1" w:rsidP="001950A9">
            <w:pPr>
              <w:pStyle w:val="GOSTTablenorm"/>
            </w:pPr>
            <w:r w:rsidRPr="001950A9">
              <w:t>Указывается дата закрытия операционного дня ТОФК/ЦС по учету.</w:t>
            </w:r>
          </w:p>
          <w:p w14:paraId="137D04F2" w14:textId="6440786D" w:rsidR="001D2DD1" w:rsidRPr="001950A9" w:rsidRDefault="001D2DD1" w:rsidP="001950A9">
            <w:pPr>
              <w:pStyle w:val="GOSTTablenorm"/>
            </w:pPr>
            <w:r w:rsidRPr="001950A9">
              <w:t xml:space="preserve">Формат YYYY-MM-DD </w:t>
            </w:r>
            <w:proofErr w:type="gramStart"/>
            <w:r w:rsidRPr="001950A9">
              <w:t>hh:mm</w:t>
            </w:r>
            <w:proofErr w:type="gramEnd"/>
            <w:r w:rsidRPr="001950A9">
              <w:t>:ss</w:t>
            </w:r>
            <w:ins w:id="6334" w:author="Сатлер Марина Викторовна" w:date="2023-12-27T08:19:00Z">
              <w:r w:rsidRPr="001950A9">
                <w:t>.</w:t>
              </w:r>
            </w:ins>
          </w:p>
          <w:p w14:paraId="3E337C40" w14:textId="6C58178B" w:rsidR="001D2DD1" w:rsidRPr="001950A9" w:rsidRDefault="001D2DD1" w:rsidP="001950A9">
            <w:pPr>
              <w:pStyle w:val="GOSTTablenorm"/>
            </w:pPr>
            <w:r w:rsidRPr="001950A9">
              <w:lastRenderedPageBreak/>
              <w:t>Если день закрывался более одного раза – указывается дата последнего закрытия</w:t>
            </w:r>
          </w:p>
        </w:tc>
      </w:tr>
      <w:tr w:rsidR="001D2DD1" w:rsidRPr="003F1563" w14:paraId="5D2046C2" w14:textId="77777777" w:rsidTr="00C75A4E">
        <w:trPr>
          <w:gridBefore w:val="2"/>
          <w:wBefore w:w="6" w:type="pct"/>
          <w:jc w:val="center"/>
          <w:ins w:id="6335" w:author="Иванов Дмитрий Валерьевич" w:date="2024-07-17T10:12:00Z"/>
        </w:trPr>
        <w:tc>
          <w:tcPr>
            <w:tcW w:w="1098" w:type="pct"/>
          </w:tcPr>
          <w:p w14:paraId="56F16AB7" w14:textId="27B84F90" w:rsidR="001D2DD1" w:rsidRPr="001950A9" w:rsidRDefault="001D2DD1" w:rsidP="001950A9">
            <w:pPr>
              <w:pStyle w:val="GOSTTablenorm"/>
              <w:rPr>
                <w:ins w:id="6336" w:author="Иванов Дмитрий Валерьевич" w:date="2024-07-17T10:12:00Z"/>
              </w:rPr>
            </w:pPr>
            <w:ins w:id="6337" w:author="Иванов Дмитрий Валерьевич" w:date="2024-07-17T10:12:00Z">
              <w:r w:rsidRPr="001950A9">
                <w:lastRenderedPageBreak/>
                <w:t xml:space="preserve">ФП – отправитель запроса, на основании которого было выполнено закрытие </w:t>
              </w:r>
            </w:ins>
            <w:ins w:id="6338" w:author="Сатлер Марина Викторовна" w:date="2024-10-04T15:59:00Z">
              <w:r w:rsidR="00175C9D" w:rsidRPr="003F1563">
                <w:t>операционного дня</w:t>
              </w:r>
            </w:ins>
            <w:ins w:id="6339" w:author="Иванов Дмитрий Валерьевич" w:date="2024-07-17T10:12:00Z">
              <w:del w:id="6340" w:author="Сатлер Марина Викторовна" w:date="2024-10-04T15:59:00Z">
                <w:r w:rsidRPr="001950A9" w:rsidDel="00175C9D">
                  <w:delText>ОД</w:delText>
                </w:r>
              </w:del>
            </w:ins>
          </w:p>
        </w:tc>
        <w:tc>
          <w:tcPr>
            <w:tcW w:w="766" w:type="pct"/>
          </w:tcPr>
          <w:p w14:paraId="0697C7A6" w14:textId="10E0B1C2" w:rsidR="001D2DD1" w:rsidRPr="00BD7E9D" w:rsidRDefault="001D2DD1" w:rsidP="001D2DD1">
            <w:pPr>
              <w:pStyle w:val="GOSTTablenorm"/>
              <w:rPr>
                <w:ins w:id="6341" w:author="Иванов Дмитрий Валерьевич" w:date="2024-07-17T10:12:00Z"/>
                <w:b/>
                <w:lang w:val="en-US"/>
              </w:rPr>
            </w:pPr>
            <w:proofErr w:type="gramStart"/>
            <w:ins w:id="6342" w:author="Иванов Дмитрий Валерьевич" w:date="2024-07-17T10:12:00Z">
              <w:r w:rsidRPr="005404C6">
                <w:rPr>
                  <w:b/>
                  <w:szCs w:val="22"/>
                </w:rPr>
                <w:t>TradingDays:</w:t>
              </w:r>
              <w:r w:rsidRPr="008A1BFA">
                <w:rPr>
                  <w:szCs w:val="22"/>
                </w:rPr>
                <w:t>CloseSystem</w:t>
              </w:r>
              <w:proofErr w:type="gramEnd"/>
            </w:ins>
          </w:p>
        </w:tc>
        <w:tc>
          <w:tcPr>
            <w:tcW w:w="496" w:type="pct"/>
            <w:gridSpan w:val="2"/>
          </w:tcPr>
          <w:p w14:paraId="07D2E4A1" w14:textId="17100E62" w:rsidR="001D2DD1" w:rsidRPr="001950A9" w:rsidRDefault="001D2DD1" w:rsidP="001950A9">
            <w:pPr>
              <w:pStyle w:val="GOSTTablenorm"/>
              <w:rPr>
                <w:ins w:id="6343" w:author="Иванов Дмитрий Валерьевич" w:date="2024-07-17T10:12:00Z"/>
              </w:rPr>
            </w:pPr>
            <w:ins w:id="6344" w:author="Иванов Дмитрий Валерьевич" w:date="2024-07-17T10:12:00Z">
              <w:r w:rsidRPr="001950A9">
                <w:t>Строка</w:t>
              </w:r>
            </w:ins>
          </w:p>
        </w:tc>
        <w:tc>
          <w:tcPr>
            <w:tcW w:w="264" w:type="pct"/>
            <w:gridSpan w:val="2"/>
          </w:tcPr>
          <w:p w14:paraId="4099A63E" w14:textId="5E049433" w:rsidR="001D2DD1" w:rsidRPr="001950A9" w:rsidRDefault="001D2DD1" w:rsidP="001950A9">
            <w:pPr>
              <w:pStyle w:val="GOSTTablenorm"/>
              <w:rPr>
                <w:ins w:id="6345" w:author="Иванов Дмитрий Валерьевич" w:date="2024-07-17T10:12:00Z"/>
              </w:rPr>
            </w:pPr>
            <w:ins w:id="6346" w:author="Иванов Дмитрий Валерьевич" w:date="2024-07-17T10:12:00Z">
              <w:r w:rsidRPr="001950A9">
                <w:t>Нет</w:t>
              </w:r>
            </w:ins>
          </w:p>
        </w:tc>
        <w:tc>
          <w:tcPr>
            <w:tcW w:w="269" w:type="pct"/>
            <w:gridSpan w:val="2"/>
          </w:tcPr>
          <w:p w14:paraId="618B6360" w14:textId="70B6571E" w:rsidR="001D2DD1" w:rsidRPr="001950A9" w:rsidRDefault="001D2DD1" w:rsidP="001950A9">
            <w:pPr>
              <w:pStyle w:val="GOSTTablenorm"/>
              <w:rPr>
                <w:ins w:id="6347" w:author="Иванов Дмитрий Валерьевич" w:date="2024-07-17T10:12:00Z"/>
              </w:rPr>
            </w:pPr>
            <w:ins w:id="6348" w:author="Иванов Дмитрий Валерьевич" w:date="2024-07-17T10:12:00Z">
              <w:r w:rsidRPr="001950A9">
                <w:t>&lt;=10</w:t>
              </w:r>
            </w:ins>
          </w:p>
        </w:tc>
        <w:tc>
          <w:tcPr>
            <w:tcW w:w="2101" w:type="pct"/>
            <w:gridSpan w:val="2"/>
          </w:tcPr>
          <w:p w14:paraId="1E391E00" w14:textId="77777777" w:rsidR="001D2DD1" w:rsidRPr="001950A9" w:rsidRDefault="001D2DD1" w:rsidP="001950A9">
            <w:pPr>
              <w:pStyle w:val="GOSTTablenorm"/>
              <w:rPr>
                <w:ins w:id="6349" w:author="Иванов Дмитрий Валерьевич" w:date="2024-07-17T10:12:00Z"/>
              </w:rPr>
            </w:pPr>
            <w:ins w:id="6350" w:author="Иванов Дмитрий Валерьевич" w:date="2024-07-17T10:12:00Z">
              <w:r w:rsidRPr="001950A9">
                <w:t>Указывается информация о ФП – отправителе запроса, на основании которого было выполнено закрытие операционного дня ТОФК/ЦС по учету.</w:t>
              </w:r>
            </w:ins>
          </w:p>
          <w:p w14:paraId="3B704553" w14:textId="759B4CC5" w:rsidR="001D2DD1" w:rsidRPr="001950A9" w:rsidRDefault="001D2DD1" w:rsidP="001950A9">
            <w:pPr>
              <w:pStyle w:val="GOSTTablenorm"/>
              <w:rPr>
                <w:ins w:id="6351" w:author="Иванов Дмитрий Валерьевич" w:date="2024-07-17T10:12:00Z"/>
              </w:rPr>
            </w:pPr>
            <w:ins w:id="6352" w:author="Иванов Дмитрий Валерьевич" w:date="2024-07-17T10:12:00Z">
              <w:r w:rsidRPr="001950A9">
                <w:t>Если день закрывался более одного раза – указывается информация о ФП, инициировавшей последнее закрытие</w:t>
              </w:r>
            </w:ins>
          </w:p>
        </w:tc>
      </w:tr>
      <w:tr w:rsidR="001D2DD1" w:rsidRPr="003F1563" w14:paraId="622B88B2" w14:textId="77777777" w:rsidTr="00C75A4E">
        <w:trPr>
          <w:gridBefore w:val="2"/>
          <w:wBefore w:w="6" w:type="pct"/>
          <w:jc w:val="center"/>
        </w:trPr>
        <w:tc>
          <w:tcPr>
            <w:tcW w:w="1098" w:type="pct"/>
          </w:tcPr>
          <w:p w14:paraId="21FBC3CA" w14:textId="77777777" w:rsidR="001D2DD1" w:rsidRPr="001950A9" w:rsidRDefault="001D2DD1" w:rsidP="001950A9">
            <w:pPr>
              <w:pStyle w:val="GOSTTablenorm"/>
            </w:pPr>
            <w:r w:rsidRPr="001950A9">
              <w:t>Дата и время окончательного закрытия операционного дня</w:t>
            </w:r>
          </w:p>
        </w:tc>
        <w:tc>
          <w:tcPr>
            <w:tcW w:w="766" w:type="pct"/>
          </w:tcPr>
          <w:p w14:paraId="5292F22D" w14:textId="4C60DFCA" w:rsidR="001D2DD1" w:rsidRPr="00AC4FEB" w:rsidRDefault="00896CD5" w:rsidP="00AC4FEB">
            <w:pPr>
              <w:pStyle w:val="GOSTTablenorm"/>
            </w:pPr>
            <w:proofErr w:type="gramStart"/>
            <w:r w:rsidRPr="00AC4FEB">
              <w:rPr>
                <w:b/>
              </w:rPr>
              <w:t>Tradin</w:t>
            </w:r>
            <w:r w:rsidR="00AC4FEB" w:rsidRPr="00AC4FEB">
              <w:rPr>
                <w:b/>
              </w:rPr>
              <w:t>g</w:t>
            </w:r>
            <w:r w:rsidR="001D2DD1" w:rsidRPr="00AC4FEB">
              <w:rPr>
                <w:b/>
              </w:rPr>
              <w:t>Days:</w:t>
            </w:r>
            <w:r w:rsidR="001D2DD1" w:rsidRPr="00AC4FEB">
              <w:t>ClosePermanentlyDate</w:t>
            </w:r>
            <w:proofErr w:type="gramEnd"/>
          </w:p>
        </w:tc>
        <w:tc>
          <w:tcPr>
            <w:tcW w:w="496" w:type="pct"/>
            <w:gridSpan w:val="2"/>
          </w:tcPr>
          <w:p w14:paraId="6A61815C" w14:textId="77777777" w:rsidR="001D2DD1" w:rsidRPr="003F1563" w:rsidRDefault="001D2DD1" w:rsidP="001D2DD1">
            <w:pPr>
              <w:pStyle w:val="GOSTTablenorm"/>
            </w:pPr>
            <w:r w:rsidRPr="003F1563">
              <w:t>Дата-время (timestamp)</w:t>
            </w:r>
          </w:p>
        </w:tc>
        <w:tc>
          <w:tcPr>
            <w:tcW w:w="264" w:type="pct"/>
            <w:gridSpan w:val="2"/>
          </w:tcPr>
          <w:p w14:paraId="39AC9E88" w14:textId="77777777" w:rsidR="001D2DD1" w:rsidRPr="003F1563" w:rsidRDefault="001D2DD1" w:rsidP="001D2DD1">
            <w:pPr>
              <w:pStyle w:val="GOSTTablenorm"/>
            </w:pPr>
            <w:r w:rsidRPr="003F1563">
              <w:t>Нет</w:t>
            </w:r>
          </w:p>
        </w:tc>
        <w:tc>
          <w:tcPr>
            <w:tcW w:w="269" w:type="pct"/>
            <w:gridSpan w:val="2"/>
          </w:tcPr>
          <w:p w14:paraId="2E4AA7C4" w14:textId="7284DD57" w:rsidR="001D2DD1" w:rsidRPr="00C75A4E" w:rsidRDefault="001D2DD1" w:rsidP="001D2DD1">
            <w:pPr>
              <w:pStyle w:val="GOSTTablenorm"/>
              <w:rPr>
                <w:lang w:val="en-US"/>
              </w:rPr>
            </w:pPr>
          </w:p>
        </w:tc>
        <w:tc>
          <w:tcPr>
            <w:tcW w:w="2101" w:type="pct"/>
            <w:gridSpan w:val="2"/>
          </w:tcPr>
          <w:p w14:paraId="0112D450" w14:textId="77777777" w:rsidR="001D2DD1" w:rsidRPr="003F1563" w:rsidRDefault="001D2DD1" w:rsidP="001D2DD1">
            <w:pPr>
              <w:pStyle w:val="GOSTTablenorm"/>
            </w:pPr>
            <w:r w:rsidRPr="003F1563">
              <w:t>Указывается дата окончательного закрытия операционного дня ТОФК/ЦС по учету.</w:t>
            </w:r>
          </w:p>
          <w:p w14:paraId="4A67A6D3" w14:textId="585AEDFA"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r>
              <w:t>.</w:t>
            </w:r>
          </w:p>
          <w:p w14:paraId="0577DB7A" w14:textId="6FCB7BC5" w:rsidR="001D2DD1" w:rsidRPr="003F1563" w:rsidRDefault="001D2DD1" w:rsidP="001D2DD1">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1D2DD1" w:rsidRPr="003F1563" w14:paraId="39C70DD8" w14:textId="77777777" w:rsidTr="00C75A4E">
        <w:trPr>
          <w:gridBefore w:val="2"/>
          <w:wBefore w:w="6" w:type="pct"/>
          <w:jc w:val="center"/>
          <w:ins w:id="6353" w:author="Иванов Дмитрий Валерьевич" w:date="2024-07-17T10:13:00Z"/>
        </w:trPr>
        <w:tc>
          <w:tcPr>
            <w:tcW w:w="1098" w:type="pct"/>
          </w:tcPr>
          <w:p w14:paraId="4342677D" w14:textId="431D476E" w:rsidR="001D2DD1" w:rsidRPr="001950A9" w:rsidRDefault="001D2DD1" w:rsidP="001950A9">
            <w:pPr>
              <w:pStyle w:val="GOSTTablenorm"/>
              <w:rPr>
                <w:ins w:id="6354" w:author="Иванов Дмитрий Валерьевич" w:date="2024-07-17T10:13:00Z"/>
              </w:rPr>
            </w:pPr>
            <w:ins w:id="6355" w:author="Иванов Дмитрий Валерьевич" w:date="2024-07-17T10:14:00Z">
              <w:r w:rsidRPr="001950A9">
                <w:t xml:space="preserve">ФП – отправитель запроса, на основании которого было выполнено окончательное закрытие </w:t>
              </w:r>
            </w:ins>
            <w:ins w:id="6356" w:author="Сатлер Марина Викторовна" w:date="2024-10-04T15:59:00Z">
              <w:r w:rsidR="00175C9D" w:rsidRPr="003F1563">
                <w:t>операционного дня</w:t>
              </w:r>
            </w:ins>
            <w:ins w:id="6357" w:author="Иванов Дмитрий Валерьевич" w:date="2024-07-17T10:14:00Z">
              <w:del w:id="6358" w:author="Сатлер Марина Викторовна" w:date="2024-10-04T15:59:00Z">
                <w:r w:rsidRPr="001950A9" w:rsidDel="00175C9D">
                  <w:delText>ОД</w:delText>
                </w:r>
              </w:del>
            </w:ins>
          </w:p>
        </w:tc>
        <w:tc>
          <w:tcPr>
            <w:tcW w:w="766" w:type="pct"/>
          </w:tcPr>
          <w:p w14:paraId="6588F229" w14:textId="4A417636" w:rsidR="001D2DD1" w:rsidRPr="00BD7E9D" w:rsidRDefault="001D2DD1" w:rsidP="001D2DD1">
            <w:pPr>
              <w:pStyle w:val="GOSTTablenorm"/>
              <w:rPr>
                <w:ins w:id="6359" w:author="Иванов Дмитрий Валерьевич" w:date="2024-07-17T10:13:00Z"/>
                <w:b/>
                <w:lang w:val="en-US"/>
              </w:rPr>
            </w:pPr>
            <w:proofErr w:type="gramStart"/>
            <w:ins w:id="6360" w:author="Иванов Дмитрий Валерьевич" w:date="2024-07-17T10:14:00Z">
              <w:r w:rsidRPr="005404C6">
                <w:rPr>
                  <w:b/>
                  <w:szCs w:val="22"/>
                </w:rPr>
                <w:t>TradingDays:</w:t>
              </w:r>
              <w:r w:rsidRPr="008A1BFA">
                <w:rPr>
                  <w:szCs w:val="22"/>
                </w:rPr>
                <w:t>ClosePermanentlySystem</w:t>
              </w:r>
            </w:ins>
            <w:proofErr w:type="gramEnd"/>
          </w:p>
        </w:tc>
        <w:tc>
          <w:tcPr>
            <w:tcW w:w="496" w:type="pct"/>
            <w:gridSpan w:val="2"/>
          </w:tcPr>
          <w:p w14:paraId="51BF013C" w14:textId="74381B3C" w:rsidR="001D2DD1" w:rsidRPr="001950A9" w:rsidRDefault="001D2DD1" w:rsidP="001950A9">
            <w:pPr>
              <w:pStyle w:val="GOSTTablenorm"/>
              <w:rPr>
                <w:ins w:id="6361" w:author="Иванов Дмитрий Валерьевич" w:date="2024-07-17T10:13:00Z"/>
              </w:rPr>
            </w:pPr>
            <w:ins w:id="6362" w:author="Иванов Дмитрий Валерьевич" w:date="2024-07-17T10:14:00Z">
              <w:r w:rsidRPr="001950A9">
                <w:t>Строка</w:t>
              </w:r>
            </w:ins>
          </w:p>
        </w:tc>
        <w:tc>
          <w:tcPr>
            <w:tcW w:w="264" w:type="pct"/>
            <w:gridSpan w:val="2"/>
          </w:tcPr>
          <w:p w14:paraId="279F3BAE" w14:textId="2779B819" w:rsidR="001D2DD1" w:rsidRPr="001950A9" w:rsidRDefault="001D2DD1" w:rsidP="001950A9">
            <w:pPr>
              <w:pStyle w:val="GOSTTablenorm"/>
              <w:rPr>
                <w:ins w:id="6363" w:author="Иванов Дмитрий Валерьевич" w:date="2024-07-17T10:13:00Z"/>
              </w:rPr>
            </w:pPr>
            <w:ins w:id="6364" w:author="Иванов Дмитрий Валерьевич" w:date="2024-07-17T10:14:00Z">
              <w:r w:rsidRPr="001950A9">
                <w:t>Нет</w:t>
              </w:r>
            </w:ins>
          </w:p>
        </w:tc>
        <w:tc>
          <w:tcPr>
            <w:tcW w:w="269" w:type="pct"/>
            <w:gridSpan w:val="2"/>
          </w:tcPr>
          <w:p w14:paraId="22C156BB" w14:textId="03984EC2" w:rsidR="001D2DD1" w:rsidRPr="001950A9" w:rsidRDefault="001D2DD1" w:rsidP="001950A9">
            <w:pPr>
              <w:pStyle w:val="GOSTTablenorm"/>
              <w:rPr>
                <w:ins w:id="6365" w:author="Иванов Дмитрий Валерьевич" w:date="2024-07-17T10:13:00Z"/>
              </w:rPr>
            </w:pPr>
            <w:ins w:id="6366" w:author="Иванов Дмитрий Валерьевич" w:date="2024-07-17T10:14:00Z">
              <w:r w:rsidRPr="001950A9">
                <w:t>&lt;=10</w:t>
              </w:r>
            </w:ins>
          </w:p>
        </w:tc>
        <w:tc>
          <w:tcPr>
            <w:tcW w:w="2101" w:type="pct"/>
            <w:gridSpan w:val="2"/>
          </w:tcPr>
          <w:p w14:paraId="05121A62" w14:textId="77777777" w:rsidR="001D2DD1" w:rsidRPr="001950A9" w:rsidRDefault="001D2DD1" w:rsidP="001950A9">
            <w:pPr>
              <w:pStyle w:val="GOSTTablenorm"/>
              <w:rPr>
                <w:ins w:id="6367" w:author="Иванов Дмитрий Валерьевич" w:date="2024-07-17T10:14:00Z"/>
              </w:rPr>
            </w:pPr>
            <w:ins w:id="6368" w:author="Иванов Дмитрий Валерьевич" w:date="2024-07-17T10:14:00Z">
              <w:r w:rsidRPr="001950A9">
                <w:t>Указывается информация о ФП – отправителе запроса, на основании которого было выполнено окончательное закрытие операционного дня ТОФК/ЦС по учету.</w:t>
              </w:r>
            </w:ins>
          </w:p>
          <w:p w14:paraId="6E291993" w14:textId="2EE230C6" w:rsidR="001D2DD1" w:rsidRPr="001950A9" w:rsidRDefault="001D2DD1" w:rsidP="001950A9">
            <w:pPr>
              <w:pStyle w:val="GOSTTablenorm"/>
              <w:rPr>
                <w:ins w:id="6369" w:author="Иванов Дмитрий Валерьевич" w:date="2024-07-17T10:13:00Z"/>
              </w:rPr>
            </w:pPr>
            <w:ins w:id="6370" w:author="Иванов Дмитрий Валерьевич" w:date="2024-07-17T10:14:00Z">
              <w:r w:rsidRPr="001950A9">
                <w:t>Если день окончательно закрывался более одного раза – указывается информация о ФП, инициировавшей последнее закрытие</w:t>
              </w:r>
            </w:ins>
          </w:p>
        </w:tc>
      </w:tr>
      <w:tr w:rsidR="001D2DD1" w:rsidRPr="003F1563" w14:paraId="584630ED" w14:textId="77777777" w:rsidTr="00C75A4E">
        <w:trPr>
          <w:gridBefore w:val="2"/>
          <w:wBefore w:w="6" w:type="pct"/>
          <w:jc w:val="center"/>
          <w:ins w:id="6371" w:author="Иванов Дмитрий Валерьевич" w:date="2024-07-17T10:13:00Z"/>
        </w:trPr>
        <w:tc>
          <w:tcPr>
            <w:tcW w:w="1098" w:type="pct"/>
          </w:tcPr>
          <w:p w14:paraId="62A2BF56" w14:textId="42F4F3C0" w:rsidR="001D2DD1" w:rsidRPr="005404C6" w:rsidRDefault="001D2DD1" w:rsidP="001950A9">
            <w:pPr>
              <w:pStyle w:val="GOSTTablenorm"/>
              <w:rPr>
                <w:ins w:id="6372" w:author="Иванов Дмитрий Валерьевич" w:date="2024-07-17T10:13:00Z"/>
                <w:b/>
              </w:rPr>
            </w:pPr>
            <w:ins w:id="6373" w:author="Иванов Дмитрий Валерьевич" w:date="2024-07-17T10:14:00Z">
              <w:r w:rsidRPr="005404C6">
                <w:rPr>
                  <w:b/>
                </w:rPr>
                <w:t>Описание отдельных операций, для проведения которых открыт операционный день</w:t>
              </w:r>
            </w:ins>
          </w:p>
        </w:tc>
        <w:tc>
          <w:tcPr>
            <w:tcW w:w="766" w:type="pct"/>
          </w:tcPr>
          <w:p w14:paraId="18933151" w14:textId="4A37D31B" w:rsidR="001D2DD1" w:rsidRPr="00BD7E9D" w:rsidRDefault="001D2DD1" w:rsidP="001D2DD1">
            <w:pPr>
              <w:pStyle w:val="GOSTTablenorm"/>
              <w:rPr>
                <w:ins w:id="6374" w:author="Иванов Дмитрий Валерьевич" w:date="2024-07-17T10:13:00Z"/>
                <w:b/>
                <w:lang w:val="en-US"/>
              </w:rPr>
            </w:pPr>
            <w:proofErr w:type="gramStart"/>
            <w:ins w:id="6375" w:author="Иванов Дмитрий Валерьевич" w:date="2024-07-17T10:14:00Z">
              <w:r w:rsidRPr="005404C6">
                <w:rPr>
                  <w:b/>
                  <w:szCs w:val="22"/>
                </w:rPr>
                <w:t>TradingDays:ExceptionList</w:t>
              </w:r>
            </w:ins>
            <w:proofErr w:type="gramEnd"/>
          </w:p>
        </w:tc>
        <w:tc>
          <w:tcPr>
            <w:tcW w:w="496" w:type="pct"/>
            <w:gridSpan w:val="2"/>
          </w:tcPr>
          <w:p w14:paraId="61D7B98E" w14:textId="5AAAA227" w:rsidR="001D2DD1" w:rsidRPr="001950A9" w:rsidRDefault="001D2DD1" w:rsidP="001950A9">
            <w:pPr>
              <w:pStyle w:val="GOSTTablenorm"/>
              <w:rPr>
                <w:ins w:id="6376" w:author="Иванов Дмитрий Валерьевич" w:date="2024-07-17T10:13:00Z"/>
              </w:rPr>
            </w:pPr>
            <w:ins w:id="6377" w:author="Иванов Дмитрий Валерьевич" w:date="2024-07-17T10:14:00Z">
              <w:r w:rsidRPr="001950A9">
                <w:t>Массив</w:t>
              </w:r>
            </w:ins>
          </w:p>
        </w:tc>
        <w:tc>
          <w:tcPr>
            <w:tcW w:w="264" w:type="pct"/>
            <w:gridSpan w:val="2"/>
          </w:tcPr>
          <w:p w14:paraId="2BF66137" w14:textId="5F1B88DC" w:rsidR="001D2DD1" w:rsidRPr="001950A9" w:rsidRDefault="001D2DD1" w:rsidP="001950A9">
            <w:pPr>
              <w:pStyle w:val="GOSTTablenorm"/>
              <w:rPr>
                <w:ins w:id="6378" w:author="Иванов Дмитрий Валерьевич" w:date="2024-07-17T10:13:00Z"/>
              </w:rPr>
            </w:pPr>
            <w:ins w:id="6379" w:author="Иванов Дмитрий Валерьевич" w:date="2024-07-17T10:14:00Z">
              <w:r w:rsidRPr="001950A9">
                <w:t>Нет</w:t>
              </w:r>
            </w:ins>
          </w:p>
        </w:tc>
        <w:tc>
          <w:tcPr>
            <w:tcW w:w="269" w:type="pct"/>
            <w:gridSpan w:val="2"/>
          </w:tcPr>
          <w:p w14:paraId="25FC52A6" w14:textId="28D2FD59" w:rsidR="001D2DD1" w:rsidRPr="001950A9" w:rsidRDefault="00815C1F" w:rsidP="001950A9">
            <w:pPr>
              <w:pStyle w:val="GOSTTablenorm"/>
              <w:rPr>
                <w:ins w:id="6380" w:author="Иванов Дмитрий Валерьевич" w:date="2024-07-17T10:13:00Z"/>
              </w:rPr>
            </w:pPr>
            <w:r>
              <w:t>-</w:t>
            </w:r>
          </w:p>
        </w:tc>
        <w:tc>
          <w:tcPr>
            <w:tcW w:w="2101" w:type="pct"/>
            <w:gridSpan w:val="2"/>
          </w:tcPr>
          <w:p w14:paraId="3E5E3FD5" w14:textId="1132C38A" w:rsidR="001D2DD1" w:rsidRPr="001950A9" w:rsidRDefault="001D2DD1" w:rsidP="001950A9">
            <w:pPr>
              <w:pStyle w:val="GOSTTablenorm"/>
              <w:rPr>
                <w:ins w:id="6381" w:author="Иванов Дмитрий Валерьевич" w:date="2024-07-17T10:14:00Z"/>
              </w:rPr>
            </w:pPr>
            <w:ins w:id="6382" w:author="Иванов Дмитрий Валерьевич" w:date="2024-07-17T10:14:00Z">
              <w:r w:rsidRPr="001950A9">
                <w:t xml:space="preserve">Блок с информацией об отдельных операциях, для проведения которых открыт операционный день. Заполняется только если статус </w:t>
              </w:r>
            </w:ins>
            <w:ins w:id="6383" w:author="Сатлер Марина Викторовна" w:date="2024-10-04T11:18:00Z">
              <w:r w:rsidR="00CA0D85" w:rsidRPr="001950A9">
                <w:t>операционного дня</w:t>
              </w:r>
            </w:ins>
            <w:ins w:id="6384" w:author="Иванов Дмитрий Валерьевич" w:date="2024-07-17T10:14:00Z">
              <w:del w:id="6385" w:author="Сатлер Марина Викторовна" w:date="2024-10-04T11:18:00Z">
                <w:r w:rsidRPr="001950A9" w:rsidDel="00CA0D85">
                  <w:delText>ОД</w:delText>
                </w:r>
              </w:del>
              <w:r w:rsidRPr="001950A9">
                <w:t xml:space="preserve"> </w:t>
              </w:r>
              <w:del w:id="6386" w:author="Сатлер Марина Викторовна" w:date="2024-10-04T11:18:00Z">
                <w:r w:rsidRPr="001950A9" w:rsidDel="00CA0D85">
                  <w:delText>-</w:delText>
                </w:r>
              </w:del>
            </w:ins>
            <w:ins w:id="6387" w:author="Сатлер Марина Викторовна" w:date="2024-10-04T11:18:00Z">
              <w:r w:rsidR="00CA0D85">
                <w:t>–</w:t>
              </w:r>
            </w:ins>
            <w:ins w:id="6388" w:author="Иванов Дмитрий Валерьевич" w:date="2024-07-17T10:14:00Z">
              <w:r w:rsidRPr="001950A9">
                <w:t xml:space="preserve"> </w:t>
              </w:r>
            </w:ins>
            <w:ins w:id="6389" w:author="Сатлер Марина Викторовна" w:date="2024-10-04T11:18:00Z">
              <w:r w:rsidR="00CA0D85">
                <w:t>«</w:t>
              </w:r>
            </w:ins>
            <w:ins w:id="6390" w:author="Иванов Дмитрий Валерьевич" w:date="2024-07-17T10:14:00Z">
              <w:r w:rsidRPr="001950A9">
                <w:t>Открыт по запросу</w:t>
              </w:r>
            </w:ins>
            <w:ins w:id="6391" w:author="Сатлер Марина Викторовна" w:date="2024-10-04T11:18:00Z">
              <w:r w:rsidR="00CA0D85">
                <w:t>»</w:t>
              </w:r>
            </w:ins>
            <w:ins w:id="6392" w:author="Иванов Дмитрий Валерьевич" w:date="2024-07-17T10:14:00Z">
              <w:r w:rsidRPr="001950A9">
                <w:t>, в остальных случаях не заполняется.</w:t>
              </w:r>
            </w:ins>
          </w:p>
          <w:p w14:paraId="40C39509" w14:textId="77777777" w:rsidR="001D2DD1" w:rsidRPr="001950A9" w:rsidRDefault="001D2DD1" w:rsidP="001950A9">
            <w:pPr>
              <w:pStyle w:val="GOSTTablenorm"/>
              <w:rPr>
                <w:ins w:id="6393" w:author="Иванов Дмитрий Валерьевич" w:date="2024-07-17T10:14:00Z"/>
              </w:rPr>
            </w:pPr>
          </w:p>
          <w:p w14:paraId="5BFB71B6" w14:textId="2A395F20" w:rsidR="001D2DD1" w:rsidRPr="001950A9" w:rsidRDefault="001D2DD1" w:rsidP="001950A9">
            <w:pPr>
              <w:pStyle w:val="GOSTTablenorm"/>
              <w:rPr>
                <w:ins w:id="6394" w:author="Иванов Дмитрий Валерьевич" w:date="2024-07-17T10:13:00Z"/>
              </w:rPr>
            </w:pPr>
            <w:ins w:id="6395" w:author="Иванов Дмитрий Валерьевич" w:date="2024-07-17T10:14:00Z">
              <w:r w:rsidRPr="001950A9">
                <w:t>На каждое активное исключение в ответе возвращается один объект</w:t>
              </w:r>
            </w:ins>
          </w:p>
        </w:tc>
      </w:tr>
      <w:tr w:rsidR="001D2DD1" w:rsidRPr="003F1563" w14:paraId="0150456F" w14:textId="77777777" w:rsidTr="00C75A4E">
        <w:trPr>
          <w:gridBefore w:val="2"/>
          <w:wBefore w:w="6" w:type="pct"/>
          <w:jc w:val="center"/>
          <w:ins w:id="6396" w:author="Иванов Дмитрий Валерьевич" w:date="2024-07-17T10:13:00Z"/>
        </w:trPr>
        <w:tc>
          <w:tcPr>
            <w:tcW w:w="1098" w:type="pct"/>
          </w:tcPr>
          <w:p w14:paraId="17CFDDD3" w14:textId="760314D4" w:rsidR="001D2DD1" w:rsidRPr="003F1563" w:rsidRDefault="001D2DD1" w:rsidP="001D2DD1">
            <w:pPr>
              <w:pStyle w:val="GOSTTablenorm"/>
              <w:rPr>
                <w:ins w:id="6397" w:author="Иванов Дмитрий Валерьевич" w:date="2024-07-17T10:13:00Z"/>
              </w:rPr>
            </w:pPr>
            <w:ins w:id="6398" w:author="Иванов Дмитрий Валерьевич" w:date="2024-07-17T10:14:00Z">
              <w:r w:rsidRPr="000915F1">
                <w:rPr>
                  <w:szCs w:val="22"/>
                </w:rPr>
                <w:t>Тип запроса</w:t>
              </w:r>
            </w:ins>
          </w:p>
        </w:tc>
        <w:tc>
          <w:tcPr>
            <w:tcW w:w="766" w:type="pct"/>
          </w:tcPr>
          <w:p w14:paraId="1C7DA672" w14:textId="566FFA8F" w:rsidR="001D2DD1" w:rsidRPr="00BD7E9D" w:rsidRDefault="00BE759B" w:rsidP="001D2DD1">
            <w:pPr>
              <w:pStyle w:val="GOSTTablenorm"/>
              <w:rPr>
                <w:ins w:id="6399" w:author="Иванов Дмитрий Валерьевич" w:date="2024-07-17T10:13:00Z"/>
                <w:b/>
                <w:lang w:val="en-US"/>
              </w:rPr>
            </w:pPr>
            <w:proofErr w:type="gramStart"/>
            <w:ins w:id="6400" w:author="Сатлер Марина Викторовна" w:date="2024-10-04T11:07:00Z">
              <w:r w:rsidRPr="005404C6">
                <w:rPr>
                  <w:b/>
                  <w:szCs w:val="22"/>
                </w:rPr>
                <w:t>TradingDays:</w:t>
              </w:r>
            </w:ins>
            <w:ins w:id="6401" w:author="Иванов Дмитрий Валерьевич" w:date="2024-07-17T10:14:00Z">
              <w:r w:rsidR="001D2DD1" w:rsidRPr="005404C6">
                <w:rPr>
                  <w:b/>
                  <w:szCs w:val="22"/>
                </w:rPr>
                <w:t>ExceptionList</w:t>
              </w:r>
              <w:proofErr w:type="gramEnd"/>
              <w:r w:rsidR="001D2DD1" w:rsidRPr="005404C6">
                <w:rPr>
                  <w:b/>
                  <w:szCs w:val="22"/>
                </w:rPr>
                <w:t>:</w:t>
              </w:r>
              <w:r w:rsidR="001D2DD1" w:rsidRPr="000915F1">
                <w:rPr>
                  <w:szCs w:val="22"/>
                </w:rPr>
                <w:t>ReqType</w:t>
              </w:r>
            </w:ins>
          </w:p>
        </w:tc>
        <w:tc>
          <w:tcPr>
            <w:tcW w:w="496" w:type="pct"/>
            <w:gridSpan w:val="2"/>
          </w:tcPr>
          <w:p w14:paraId="1B671F22" w14:textId="7AE7CDF3" w:rsidR="001D2DD1" w:rsidRPr="001950A9" w:rsidRDefault="001D2DD1" w:rsidP="001950A9">
            <w:pPr>
              <w:pStyle w:val="GOSTTablenorm"/>
              <w:rPr>
                <w:ins w:id="6402" w:author="Иванов Дмитрий Валерьевич" w:date="2024-07-17T10:13:00Z"/>
              </w:rPr>
            </w:pPr>
            <w:ins w:id="6403" w:author="Иванов Дмитрий Валерьевич" w:date="2024-07-17T10:14:00Z">
              <w:r w:rsidRPr="001950A9">
                <w:t>Число</w:t>
              </w:r>
            </w:ins>
          </w:p>
        </w:tc>
        <w:tc>
          <w:tcPr>
            <w:tcW w:w="264" w:type="pct"/>
            <w:gridSpan w:val="2"/>
          </w:tcPr>
          <w:p w14:paraId="5E222C46" w14:textId="29D4E8E0" w:rsidR="001D2DD1" w:rsidRPr="001950A9" w:rsidRDefault="001D2DD1" w:rsidP="001950A9">
            <w:pPr>
              <w:pStyle w:val="GOSTTablenorm"/>
              <w:rPr>
                <w:ins w:id="6404" w:author="Иванов Дмитрий Валерьевич" w:date="2024-07-17T10:13:00Z"/>
              </w:rPr>
            </w:pPr>
            <w:ins w:id="6405" w:author="Иванов Дмитрий Валерьевич" w:date="2024-07-17T10:14:00Z">
              <w:r w:rsidRPr="001950A9">
                <w:t>Да</w:t>
              </w:r>
            </w:ins>
          </w:p>
        </w:tc>
        <w:tc>
          <w:tcPr>
            <w:tcW w:w="269" w:type="pct"/>
            <w:gridSpan w:val="2"/>
          </w:tcPr>
          <w:p w14:paraId="600959DC" w14:textId="67F6AE1E" w:rsidR="001D2DD1" w:rsidRPr="001950A9" w:rsidRDefault="001D2DD1" w:rsidP="001950A9">
            <w:pPr>
              <w:pStyle w:val="GOSTTablenorm"/>
              <w:rPr>
                <w:ins w:id="6406" w:author="Иванов Дмитрий Валерьевич" w:date="2024-07-17T10:13:00Z"/>
              </w:rPr>
            </w:pPr>
            <w:ins w:id="6407" w:author="Иванов Дмитрий Валерьевич" w:date="2024-07-17T10:14:00Z">
              <w:r w:rsidRPr="001950A9">
                <w:t>=1</w:t>
              </w:r>
            </w:ins>
          </w:p>
        </w:tc>
        <w:tc>
          <w:tcPr>
            <w:tcW w:w="2101" w:type="pct"/>
            <w:gridSpan w:val="2"/>
          </w:tcPr>
          <w:p w14:paraId="7D829F71" w14:textId="77777777" w:rsidR="001D2DD1" w:rsidRPr="001950A9" w:rsidRDefault="001D2DD1" w:rsidP="001950A9">
            <w:pPr>
              <w:pStyle w:val="GOSTTablenorm"/>
              <w:rPr>
                <w:ins w:id="6408" w:author="Иванов Дмитрий Валерьевич" w:date="2024-07-17T10:14:00Z"/>
              </w:rPr>
            </w:pPr>
            <w:ins w:id="6409" w:author="Иванов Дмитрий Валерьевич" w:date="2024-07-17T10:14:00Z">
              <w:r w:rsidRPr="001950A9">
                <w:t>Возможные значения:</w:t>
              </w:r>
            </w:ins>
          </w:p>
          <w:p w14:paraId="172BBD7F" w14:textId="2D7B5EA2" w:rsidR="001D2DD1" w:rsidRPr="000915F1" w:rsidRDefault="004C7ED7" w:rsidP="00896CD5">
            <w:pPr>
              <w:pStyle w:val="GOSTTableListMark1"/>
              <w:rPr>
                <w:ins w:id="6410" w:author="Иванов Дмитрий Валерьевич" w:date="2024-07-17T10:14:00Z"/>
                <w:lang w:val="en-US"/>
              </w:rPr>
            </w:pPr>
            <w:r>
              <w:t>«</w:t>
            </w:r>
            <w:ins w:id="6411" w:author="Иванов Дмитрий Валерьевич" w:date="2024-07-17T10:14:00Z">
              <w:r w:rsidR="001D2DD1" w:rsidRPr="000915F1">
                <w:rPr>
                  <w:lang w:val="en-US"/>
                </w:rPr>
                <w:t>0</w:t>
              </w:r>
            </w:ins>
            <w:r>
              <w:t>»</w:t>
            </w:r>
            <w:ins w:id="6412" w:author="Иванов Дмитрий Валерьевич" w:date="2024-07-17T10:14:00Z">
              <w:r w:rsidR="001D2DD1" w:rsidRPr="000915F1">
                <w:rPr>
                  <w:lang w:val="en-US"/>
                </w:rPr>
                <w:t>– по документу</w:t>
              </w:r>
            </w:ins>
            <w:r>
              <w:t>;</w:t>
            </w:r>
          </w:p>
          <w:p w14:paraId="61C9445B" w14:textId="20DC04D3" w:rsidR="001D2DD1" w:rsidRPr="003F1563" w:rsidRDefault="004C7ED7" w:rsidP="00896CD5">
            <w:pPr>
              <w:pStyle w:val="GOSTTableListMark1"/>
              <w:rPr>
                <w:ins w:id="6413" w:author="Иванов Дмитрий Валерьевич" w:date="2024-07-17T10:13:00Z"/>
              </w:rPr>
            </w:pPr>
            <w:r>
              <w:t>«</w:t>
            </w:r>
            <w:ins w:id="6414" w:author="Иванов Дмитрий Валерьевич" w:date="2024-07-17T10:14:00Z">
              <w:r w:rsidR="001D2DD1" w:rsidRPr="000915F1">
                <w:rPr>
                  <w:lang w:val="en-US"/>
                </w:rPr>
                <w:t>1</w:t>
              </w:r>
            </w:ins>
            <w:r>
              <w:t>»</w:t>
            </w:r>
            <w:ins w:id="6415" w:author="Иванов Дмитрий Валерьевич" w:date="2024-07-17T10:14:00Z">
              <w:r w:rsidR="001D2DD1" w:rsidRPr="000915F1">
                <w:rPr>
                  <w:lang w:val="en-US"/>
                </w:rPr>
                <w:t xml:space="preserve"> </w:t>
              </w:r>
            </w:ins>
            <w:r w:rsidR="00DE2C46" w:rsidRPr="36854D62">
              <w:t>–</w:t>
            </w:r>
            <w:ins w:id="6416" w:author="Иванов Дмитрий Валерьевич" w:date="2024-07-17T10:14:00Z">
              <w:r w:rsidR="001D2DD1" w:rsidRPr="000915F1">
                <w:rPr>
                  <w:lang w:val="en-US"/>
                </w:rPr>
                <w:t xml:space="preserve"> по шаблону</w:t>
              </w:r>
            </w:ins>
          </w:p>
        </w:tc>
      </w:tr>
      <w:tr w:rsidR="001D2DD1" w:rsidRPr="003F1563" w14:paraId="4CA3A8F3" w14:textId="77777777" w:rsidTr="00C75A4E">
        <w:trPr>
          <w:gridBefore w:val="2"/>
          <w:wBefore w:w="6" w:type="pct"/>
          <w:jc w:val="center"/>
          <w:ins w:id="6417" w:author="Иванов Дмитрий Валерьевич" w:date="2024-07-17T10:13:00Z"/>
        </w:trPr>
        <w:tc>
          <w:tcPr>
            <w:tcW w:w="1098" w:type="pct"/>
          </w:tcPr>
          <w:p w14:paraId="104C0E16" w14:textId="2A816A61" w:rsidR="001D2DD1" w:rsidRPr="003F1563" w:rsidRDefault="001D2DD1" w:rsidP="001D2DD1">
            <w:pPr>
              <w:pStyle w:val="GOSTTablenorm"/>
              <w:rPr>
                <w:ins w:id="6418" w:author="Иванов Дмитрий Валерьевич" w:date="2024-07-17T10:13:00Z"/>
              </w:rPr>
            </w:pPr>
            <w:ins w:id="6419" w:author="Иванов Дмитрий Валерьевич" w:date="2024-07-17T10:14:00Z">
              <w:r w:rsidRPr="000915F1">
                <w:rPr>
                  <w:szCs w:val="22"/>
                </w:rPr>
                <w:t>Дата с</w:t>
              </w:r>
            </w:ins>
          </w:p>
        </w:tc>
        <w:tc>
          <w:tcPr>
            <w:tcW w:w="766" w:type="pct"/>
          </w:tcPr>
          <w:p w14:paraId="50C52401" w14:textId="20EC2A33" w:rsidR="001D2DD1" w:rsidRPr="00BD7E9D" w:rsidRDefault="00BE759B" w:rsidP="001D2DD1">
            <w:pPr>
              <w:pStyle w:val="GOSTTablenorm"/>
              <w:rPr>
                <w:ins w:id="6420" w:author="Иванов Дмитрий Валерьевич" w:date="2024-07-17T10:13:00Z"/>
                <w:b/>
                <w:lang w:val="en-US"/>
              </w:rPr>
            </w:pPr>
            <w:proofErr w:type="gramStart"/>
            <w:ins w:id="6421" w:author="Сатлер Марина Викторовна" w:date="2024-10-04T11:07:00Z">
              <w:r w:rsidRPr="005404C6">
                <w:rPr>
                  <w:b/>
                  <w:szCs w:val="22"/>
                </w:rPr>
                <w:t>TradingDays:</w:t>
              </w:r>
            </w:ins>
            <w:ins w:id="6422" w:author="Иванов Дмитрий Валерьевич" w:date="2024-07-17T10:14:00Z">
              <w:r w:rsidR="001D2DD1" w:rsidRPr="005404C6">
                <w:rPr>
                  <w:b/>
                  <w:szCs w:val="22"/>
                </w:rPr>
                <w:t>ExceptionList</w:t>
              </w:r>
              <w:proofErr w:type="gramEnd"/>
              <w:r w:rsidR="001D2DD1" w:rsidRPr="005404C6">
                <w:rPr>
                  <w:b/>
                  <w:szCs w:val="22"/>
                </w:rPr>
                <w:t>:</w:t>
              </w:r>
              <w:r w:rsidR="001D2DD1" w:rsidRPr="000915F1">
                <w:rPr>
                  <w:szCs w:val="22"/>
                </w:rPr>
                <w:t>BeginDate</w:t>
              </w:r>
            </w:ins>
          </w:p>
        </w:tc>
        <w:tc>
          <w:tcPr>
            <w:tcW w:w="496" w:type="pct"/>
            <w:gridSpan w:val="2"/>
          </w:tcPr>
          <w:p w14:paraId="3603152D" w14:textId="05E37E52" w:rsidR="001D2DD1" w:rsidRPr="001950A9" w:rsidRDefault="001D2DD1" w:rsidP="001950A9">
            <w:pPr>
              <w:pStyle w:val="GOSTTablenorm"/>
              <w:rPr>
                <w:ins w:id="6423" w:author="Иванов Дмитрий Валерьевич" w:date="2024-07-17T10:13:00Z"/>
              </w:rPr>
            </w:pPr>
            <w:ins w:id="6424" w:author="Иванов Дмитрий Валерьевич" w:date="2024-07-17T10:14:00Z">
              <w:r w:rsidRPr="001950A9">
                <w:t>Дата</w:t>
              </w:r>
            </w:ins>
          </w:p>
        </w:tc>
        <w:tc>
          <w:tcPr>
            <w:tcW w:w="264" w:type="pct"/>
            <w:gridSpan w:val="2"/>
          </w:tcPr>
          <w:p w14:paraId="2F503EE2" w14:textId="0371C285" w:rsidR="001D2DD1" w:rsidRPr="001950A9" w:rsidRDefault="001D2DD1" w:rsidP="001950A9">
            <w:pPr>
              <w:pStyle w:val="GOSTTablenorm"/>
              <w:rPr>
                <w:ins w:id="6425" w:author="Иванов Дмитрий Валерьевич" w:date="2024-07-17T10:13:00Z"/>
              </w:rPr>
            </w:pPr>
            <w:ins w:id="6426" w:author="Иванов Дмитрий Валерьевич" w:date="2024-07-17T10:14:00Z">
              <w:r w:rsidRPr="001950A9">
                <w:t>Да</w:t>
              </w:r>
            </w:ins>
          </w:p>
        </w:tc>
        <w:tc>
          <w:tcPr>
            <w:tcW w:w="269" w:type="pct"/>
            <w:gridSpan w:val="2"/>
          </w:tcPr>
          <w:p w14:paraId="34892E48" w14:textId="77777777" w:rsidR="001D2DD1" w:rsidRPr="001950A9" w:rsidRDefault="001D2DD1" w:rsidP="001950A9">
            <w:pPr>
              <w:pStyle w:val="GOSTTablenorm"/>
              <w:rPr>
                <w:ins w:id="6427" w:author="Иванов Дмитрий Валерьевич" w:date="2024-07-17T10:13:00Z"/>
              </w:rPr>
            </w:pPr>
          </w:p>
        </w:tc>
        <w:tc>
          <w:tcPr>
            <w:tcW w:w="2101" w:type="pct"/>
            <w:gridSpan w:val="2"/>
          </w:tcPr>
          <w:p w14:paraId="58FBC01E" w14:textId="77777777" w:rsidR="00EE5E91" w:rsidRDefault="001D2DD1" w:rsidP="001950A9">
            <w:pPr>
              <w:pStyle w:val="GOSTTablenorm"/>
            </w:pPr>
            <w:ins w:id="6428" w:author="Иванов Дмитрий Валерьевич" w:date="2024-07-17T10:14:00Z">
              <w:r w:rsidRPr="001950A9">
                <w:t>Указывается дата, начиная с которой (включительно) запросы могут быть обработаны в открываемом операционном дне.</w:t>
              </w:r>
            </w:ins>
          </w:p>
          <w:p w14:paraId="0DC15341" w14:textId="4D0619F0" w:rsidR="001D2DD1" w:rsidRPr="001950A9" w:rsidRDefault="001D2DD1" w:rsidP="001950A9">
            <w:pPr>
              <w:pStyle w:val="GOSTTablenorm"/>
              <w:rPr>
                <w:ins w:id="6429" w:author="Иванов Дмитрий Валерьевич" w:date="2024-07-17T10:13:00Z"/>
              </w:rPr>
            </w:pPr>
            <w:ins w:id="6430" w:author="Иванов Дмитрий Валерьевич" w:date="2024-07-17T10:14:00Z">
              <w:r w:rsidRPr="001950A9">
                <w:t>Формат YYYY-MM-DD</w:t>
              </w:r>
            </w:ins>
          </w:p>
        </w:tc>
      </w:tr>
      <w:tr w:rsidR="001D2DD1" w:rsidRPr="003F1563" w14:paraId="5291BBFD" w14:textId="77777777" w:rsidTr="00C75A4E">
        <w:trPr>
          <w:gridBefore w:val="2"/>
          <w:wBefore w:w="6" w:type="pct"/>
          <w:jc w:val="center"/>
          <w:ins w:id="6431" w:author="Иванов Дмитрий Валерьевич" w:date="2024-07-17T10:13:00Z"/>
        </w:trPr>
        <w:tc>
          <w:tcPr>
            <w:tcW w:w="1098" w:type="pct"/>
          </w:tcPr>
          <w:p w14:paraId="3D953EEE" w14:textId="3C4BEE5C" w:rsidR="001D2DD1" w:rsidRPr="003F1563" w:rsidRDefault="001D2DD1" w:rsidP="001D2DD1">
            <w:pPr>
              <w:pStyle w:val="GOSTTablenorm"/>
              <w:rPr>
                <w:ins w:id="6432" w:author="Иванов Дмитрий Валерьевич" w:date="2024-07-17T10:13:00Z"/>
              </w:rPr>
            </w:pPr>
            <w:ins w:id="6433" w:author="Иванов Дмитрий Валерьевич" w:date="2024-07-17T10:14:00Z">
              <w:r w:rsidRPr="000915F1">
                <w:rPr>
                  <w:szCs w:val="22"/>
                </w:rPr>
                <w:lastRenderedPageBreak/>
                <w:t>Дата по</w:t>
              </w:r>
            </w:ins>
          </w:p>
        </w:tc>
        <w:tc>
          <w:tcPr>
            <w:tcW w:w="766" w:type="pct"/>
          </w:tcPr>
          <w:p w14:paraId="219C0355" w14:textId="1F1BAFBC" w:rsidR="001D2DD1" w:rsidRPr="00BD7E9D" w:rsidRDefault="00BE759B" w:rsidP="001D2DD1">
            <w:pPr>
              <w:pStyle w:val="GOSTTablenorm"/>
              <w:rPr>
                <w:ins w:id="6434" w:author="Иванов Дмитрий Валерьевич" w:date="2024-07-17T10:13:00Z"/>
                <w:b/>
                <w:lang w:val="en-US"/>
              </w:rPr>
            </w:pPr>
            <w:proofErr w:type="gramStart"/>
            <w:ins w:id="6435" w:author="Сатлер Марина Викторовна" w:date="2024-10-04T11:07:00Z">
              <w:r w:rsidRPr="005404C6">
                <w:rPr>
                  <w:b/>
                  <w:szCs w:val="22"/>
                </w:rPr>
                <w:t>TradingDays:</w:t>
              </w:r>
            </w:ins>
            <w:ins w:id="6436" w:author="Иванов Дмитрий Валерьевич" w:date="2024-07-17T10:14:00Z">
              <w:r w:rsidR="001D2DD1" w:rsidRPr="005404C6">
                <w:rPr>
                  <w:b/>
                  <w:szCs w:val="22"/>
                </w:rPr>
                <w:t>ExceptionList</w:t>
              </w:r>
              <w:proofErr w:type="gramEnd"/>
              <w:r w:rsidR="001D2DD1" w:rsidRPr="005404C6">
                <w:rPr>
                  <w:b/>
                  <w:szCs w:val="22"/>
                </w:rPr>
                <w:t>:</w:t>
              </w:r>
              <w:r w:rsidR="001D2DD1" w:rsidRPr="000915F1">
                <w:rPr>
                  <w:szCs w:val="22"/>
                </w:rPr>
                <w:t>EndDate</w:t>
              </w:r>
            </w:ins>
          </w:p>
        </w:tc>
        <w:tc>
          <w:tcPr>
            <w:tcW w:w="496" w:type="pct"/>
            <w:gridSpan w:val="2"/>
          </w:tcPr>
          <w:p w14:paraId="7938A9AB" w14:textId="5DFCAB86" w:rsidR="001D2DD1" w:rsidRPr="001950A9" w:rsidRDefault="001D2DD1" w:rsidP="001950A9">
            <w:pPr>
              <w:pStyle w:val="GOSTTablenorm"/>
              <w:rPr>
                <w:ins w:id="6437" w:author="Иванов Дмитрий Валерьевич" w:date="2024-07-17T10:13:00Z"/>
              </w:rPr>
            </w:pPr>
            <w:ins w:id="6438" w:author="Иванов Дмитрий Валерьевич" w:date="2024-07-17T10:14:00Z">
              <w:r w:rsidRPr="001950A9">
                <w:t>Дата</w:t>
              </w:r>
            </w:ins>
          </w:p>
        </w:tc>
        <w:tc>
          <w:tcPr>
            <w:tcW w:w="264" w:type="pct"/>
            <w:gridSpan w:val="2"/>
          </w:tcPr>
          <w:p w14:paraId="0DD20481" w14:textId="414D0DE5" w:rsidR="001D2DD1" w:rsidRPr="001950A9" w:rsidRDefault="001D2DD1" w:rsidP="001950A9">
            <w:pPr>
              <w:pStyle w:val="GOSTTablenorm"/>
              <w:rPr>
                <w:ins w:id="6439" w:author="Иванов Дмитрий Валерьевич" w:date="2024-07-17T10:13:00Z"/>
              </w:rPr>
            </w:pPr>
            <w:ins w:id="6440" w:author="Иванов Дмитрий Валерьевич" w:date="2024-07-17T10:14:00Z">
              <w:r w:rsidRPr="001950A9">
                <w:t>Да</w:t>
              </w:r>
            </w:ins>
          </w:p>
        </w:tc>
        <w:tc>
          <w:tcPr>
            <w:tcW w:w="269" w:type="pct"/>
            <w:gridSpan w:val="2"/>
          </w:tcPr>
          <w:p w14:paraId="4D03743F" w14:textId="77777777" w:rsidR="001D2DD1" w:rsidRPr="001950A9" w:rsidRDefault="001D2DD1" w:rsidP="001950A9">
            <w:pPr>
              <w:pStyle w:val="GOSTTablenorm"/>
              <w:rPr>
                <w:ins w:id="6441" w:author="Иванов Дмитрий Валерьевич" w:date="2024-07-17T10:13:00Z"/>
              </w:rPr>
            </w:pPr>
          </w:p>
        </w:tc>
        <w:tc>
          <w:tcPr>
            <w:tcW w:w="2101" w:type="pct"/>
            <w:gridSpan w:val="2"/>
          </w:tcPr>
          <w:p w14:paraId="537F5958" w14:textId="77777777" w:rsidR="00EE5E91" w:rsidRDefault="001D2DD1" w:rsidP="001950A9">
            <w:pPr>
              <w:pStyle w:val="GOSTTablenorm"/>
              <w:rPr>
                <w:ins w:id="6442" w:author="Сатлер Марина Викторовна" w:date="2026-03-11T10:44:00Z"/>
              </w:rPr>
            </w:pPr>
            <w:ins w:id="6443" w:author="Иванов Дмитрий Валерьевич" w:date="2024-07-17T10:14:00Z">
              <w:r w:rsidRPr="001950A9">
                <w:t>Указывается дата, по которую (включительно) запросы могут быть обработаны в открываемом операционном дне.</w:t>
              </w:r>
            </w:ins>
          </w:p>
          <w:p w14:paraId="4D9D265E" w14:textId="6A7D154E" w:rsidR="00EE5E91" w:rsidRDefault="00EE5E91" w:rsidP="001950A9">
            <w:pPr>
              <w:pStyle w:val="GOSTTablenorm"/>
              <w:rPr>
                <w:ins w:id="6444" w:author="Сатлер Марина Викторовна" w:date="2026-03-11T10:50:00Z"/>
              </w:rPr>
            </w:pPr>
            <w:commentRangeStart w:id="6445"/>
            <w:ins w:id="6446" w:author="Сатлер Марина Викторовна" w:date="2026-03-11T10:44:00Z">
              <w:r w:rsidRPr="00EE5E91">
                <w:t>В случае, если открытый по запросу для проведения отдельных операций операционный день был закрыт до даты, по которую (включительно) запросы могут быть обработаны в открываемом операционном дне, указывается дата фактического закрытия открытого по запросу операционного дня.</w:t>
              </w:r>
              <w:commentRangeEnd w:id="6445"/>
              <w:r>
                <w:rPr>
                  <w:rStyle w:val="afff4"/>
                </w:rPr>
                <w:commentReference w:id="6445"/>
              </w:r>
            </w:ins>
          </w:p>
          <w:p w14:paraId="4C1B621D" w14:textId="77777777" w:rsidR="00EE5E91" w:rsidRDefault="00EE5E91" w:rsidP="001950A9">
            <w:pPr>
              <w:pStyle w:val="GOSTTablenorm"/>
            </w:pPr>
          </w:p>
          <w:p w14:paraId="188F753F" w14:textId="57936BD8" w:rsidR="001D2DD1" w:rsidRPr="001950A9" w:rsidRDefault="001D2DD1" w:rsidP="001950A9">
            <w:pPr>
              <w:pStyle w:val="GOSTTablenorm"/>
              <w:rPr>
                <w:ins w:id="6447" w:author="Иванов Дмитрий Валерьевич" w:date="2024-07-17T10:13:00Z"/>
              </w:rPr>
            </w:pPr>
            <w:ins w:id="6448" w:author="Иванов Дмитрий Валерьевич" w:date="2024-07-17T10:14:00Z">
              <w:r w:rsidRPr="001950A9">
                <w:t>Формат YYYY-MM-DD</w:t>
              </w:r>
            </w:ins>
          </w:p>
        </w:tc>
      </w:tr>
      <w:tr w:rsidR="001D2DD1" w:rsidRPr="003F1563" w14:paraId="38811038" w14:textId="77777777" w:rsidTr="00C75A4E">
        <w:trPr>
          <w:gridBefore w:val="2"/>
          <w:wBefore w:w="6" w:type="pct"/>
          <w:jc w:val="center"/>
          <w:ins w:id="6449" w:author="Иванов Дмитрий Валерьевич" w:date="2024-07-17T10:13:00Z"/>
        </w:trPr>
        <w:tc>
          <w:tcPr>
            <w:tcW w:w="1098" w:type="pct"/>
          </w:tcPr>
          <w:p w14:paraId="3BE5CB67" w14:textId="54EA6CC1" w:rsidR="001D2DD1" w:rsidRPr="005404C6" w:rsidRDefault="001D2DD1" w:rsidP="001D2DD1">
            <w:pPr>
              <w:pStyle w:val="GOSTTablenorm"/>
              <w:rPr>
                <w:ins w:id="6450" w:author="Иванов Дмитрий Валерьевич" w:date="2024-07-17T10:13:00Z"/>
                <w:b/>
              </w:rPr>
            </w:pPr>
            <w:ins w:id="6451" w:author="Иванов Дмитрий Валерьевич" w:date="2024-07-17T10:14:00Z">
              <w:r w:rsidRPr="005404C6">
                <w:rPr>
                  <w:b/>
                  <w:szCs w:val="22"/>
                </w:rPr>
                <w:t>Тип документа</w:t>
              </w:r>
            </w:ins>
          </w:p>
        </w:tc>
        <w:tc>
          <w:tcPr>
            <w:tcW w:w="766" w:type="pct"/>
          </w:tcPr>
          <w:p w14:paraId="79B8F6DF" w14:textId="04318489" w:rsidR="001D2DD1" w:rsidRPr="00BD7E9D" w:rsidRDefault="00BE759B" w:rsidP="001D2DD1">
            <w:pPr>
              <w:pStyle w:val="GOSTTablenorm"/>
              <w:rPr>
                <w:ins w:id="6452" w:author="Иванов Дмитрий Валерьевич" w:date="2024-07-17T10:13:00Z"/>
                <w:b/>
                <w:lang w:val="en-US"/>
              </w:rPr>
            </w:pPr>
            <w:proofErr w:type="gramStart"/>
            <w:ins w:id="6453" w:author="Сатлер Марина Викторовна" w:date="2024-10-04T11:07:00Z">
              <w:r w:rsidRPr="005404C6">
                <w:rPr>
                  <w:b/>
                  <w:szCs w:val="22"/>
                </w:rPr>
                <w:t>TradingDays:</w:t>
              </w:r>
            </w:ins>
            <w:ins w:id="6454" w:author="Иванов Дмитрий Валерьевич" w:date="2024-07-17T10:14:00Z">
              <w:r w:rsidR="001D2DD1" w:rsidRPr="005404C6">
                <w:rPr>
                  <w:b/>
                  <w:szCs w:val="22"/>
                </w:rPr>
                <w:t>ExceptionList</w:t>
              </w:r>
              <w:proofErr w:type="gramEnd"/>
              <w:r w:rsidR="001D2DD1" w:rsidRPr="005404C6">
                <w:rPr>
                  <w:b/>
                  <w:szCs w:val="22"/>
                </w:rPr>
                <w:t>:Requests:</w:t>
              </w:r>
              <w:r w:rsidR="001D2DD1" w:rsidRPr="000915F1">
                <w:rPr>
                  <w:szCs w:val="22"/>
                </w:rPr>
                <w:t>TypeDoc</w:t>
              </w:r>
            </w:ins>
          </w:p>
        </w:tc>
        <w:tc>
          <w:tcPr>
            <w:tcW w:w="496" w:type="pct"/>
            <w:gridSpan w:val="2"/>
          </w:tcPr>
          <w:p w14:paraId="47E3BBA7" w14:textId="7CF1101F" w:rsidR="001D2DD1" w:rsidRPr="001950A9" w:rsidRDefault="001D2DD1" w:rsidP="001950A9">
            <w:pPr>
              <w:pStyle w:val="GOSTTablenorm"/>
              <w:rPr>
                <w:ins w:id="6455" w:author="Иванов Дмитрий Валерьевич" w:date="2024-07-17T10:13:00Z"/>
              </w:rPr>
            </w:pPr>
            <w:ins w:id="6456" w:author="Иванов Дмитрий Валерьевич" w:date="2024-07-17T10:14:00Z">
              <w:r w:rsidRPr="001950A9">
                <w:t>Массив</w:t>
              </w:r>
            </w:ins>
          </w:p>
        </w:tc>
        <w:tc>
          <w:tcPr>
            <w:tcW w:w="264" w:type="pct"/>
            <w:gridSpan w:val="2"/>
          </w:tcPr>
          <w:p w14:paraId="06A2CC37" w14:textId="470473AA" w:rsidR="001D2DD1" w:rsidRPr="001950A9" w:rsidRDefault="001D2DD1" w:rsidP="001950A9">
            <w:pPr>
              <w:pStyle w:val="GOSTTablenorm"/>
              <w:rPr>
                <w:ins w:id="6457" w:author="Иванов Дмитрий Валерьевич" w:date="2024-07-17T10:13:00Z"/>
              </w:rPr>
            </w:pPr>
            <w:ins w:id="6458" w:author="Иванов Дмитрий Валерьевич" w:date="2024-07-17T10:14:00Z">
              <w:r w:rsidRPr="001950A9">
                <w:t>Нет</w:t>
              </w:r>
            </w:ins>
          </w:p>
        </w:tc>
        <w:tc>
          <w:tcPr>
            <w:tcW w:w="269" w:type="pct"/>
            <w:gridSpan w:val="2"/>
          </w:tcPr>
          <w:p w14:paraId="2E810597" w14:textId="10D62B16" w:rsidR="001D2DD1" w:rsidRPr="001950A9" w:rsidRDefault="001D2DD1" w:rsidP="001950A9">
            <w:pPr>
              <w:pStyle w:val="GOSTTablenorm"/>
              <w:rPr>
                <w:ins w:id="6459" w:author="Иванов Дмитрий Валерьевич" w:date="2024-07-17T10:13:00Z"/>
              </w:rPr>
            </w:pPr>
            <w:ins w:id="6460" w:author="Иванов Дмитрий Валерьевич" w:date="2024-07-17T10:14:00Z">
              <w:r w:rsidRPr="001950A9">
                <w:t>&lt;=50</w:t>
              </w:r>
            </w:ins>
          </w:p>
        </w:tc>
        <w:tc>
          <w:tcPr>
            <w:tcW w:w="2101" w:type="pct"/>
            <w:gridSpan w:val="2"/>
          </w:tcPr>
          <w:p w14:paraId="033F94CE" w14:textId="77777777" w:rsidR="001D2DD1" w:rsidRPr="001950A9" w:rsidRDefault="001D2DD1" w:rsidP="001950A9">
            <w:pPr>
              <w:pStyle w:val="GOSTTablenorm"/>
              <w:rPr>
                <w:ins w:id="6461" w:author="Иванов Дмитрий Валерьевич" w:date="2024-07-17T10:14:00Z"/>
              </w:rPr>
            </w:pPr>
            <w:ins w:id="6462" w:author="Иванов Дмитрий Валерьевич" w:date="2024-07-17T10:14:00Z">
              <w:r w:rsidRPr="001950A9">
                <w:t>Указывается перечень типов документов, по обработке которых допустимо обрабатывать запросы в открываемом операционном дне.</w:t>
              </w:r>
            </w:ins>
          </w:p>
          <w:p w14:paraId="393C63F3" w14:textId="77777777" w:rsidR="001D2DD1" w:rsidRPr="001950A9" w:rsidRDefault="001D2DD1" w:rsidP="001950A9">
            <w:pPr>
              <w:pStyle w:val="GOSTTablenorm"/>
              <w:rPr>
                <w:ins w:id="6463" w:author="Иванов Дмитрий Валерьевич" w:date="2024-07-17T10:14:00Z"/>
              </w:rPr>
            </w:pPr>
            <w:ins w:id="6464" w:author="Иванов Дмитрий Валерьевич" w:date="2024-07-17T10:14:00Z">
              <w:r w:rsidRPr="001950A9">
                <w:t>Размерность каждого отдельно взятого элемента массива должна соответствовать указанной.</w:t>
              </w:r>
            </w:ins>
          </w:p>
          <w:p w14:paraId="5CD33533" w14:textId="77777777" w:rsidR="001D2DD1" w:rsidRPr="001950A9" w:rsidRDefault="001D2DD1" w:rsidP="001950A9">
            <w:pPr>
              <w:pStyle w:val="GOSTTablenorm"/>
              <w:rPr>
                <w:ins w:id="6465" w:author="Иванов Дмитрий Валерьевич" w:date="2024-07-17T10:14:00Z"/>
              </w:rPr>
            </w:pPr>
          </w:p>
          <w:p w14:paraId="26C040C2" w14:textId="2DACC0CB" w:rsidR="001D2DD1" w:rsidRPr="001950A9" w:rsidRDefault="001D2DD1" w:rsidP="001950A9">
            <w:pPr>
              <w:pStyle w:val="GOSTTablenorm"/>
              <w:rPr>
                <w:ins w:id="6466" w:author="Иванов Дмитрий Валерьевич" w:date="2024-07-17T10:13:00Z"/>
              </w:rPr>
            </w:pPr>
            <w:ins w:id="6467" w:author="Иванов Дмитрий Валерьевич" w:date="2024-07-17T10:14:00Z">
              <w:r w:rsidRPr="001950A9">
                <w:t>Обязательно для заполнения в случае ReqType=1</w:t>
              </w:r>
            </w:ins>
          </w:p>
        </w:tc>
      </w:tr>
      <w:tr w:rsidR="001D2DD1" w:rsidRPr="003F1563" w14:paraId="06BF80E4" w14:textId="77777777" w:rsidTr="00C75A4E">
        <w:trPr>
          <w:gridBefore w:val="2"/>
          <w:wBefore w:w="6" w:type="pct"/>
          <w:jc w:val="center"/>
          <w:ins w:id="6468" w:author="Иванов Дмитрий Валерьевич" w:date="2024-07-17T10:13:00Z"/>
        </w:trPr>
        <w:tc>
          <w:tcPr>
            <w:tcW w:w="1098" w:type="pct"/>
          </w:tcPr>
          <w:p w14:paraId="4A580198" w14:textId="576CE85D" w:rsidR="001D2DD1" w:rsidRPr="005404C6" w:rsidRDefault="001D2DD1" w:rsidP="001D2DD1">
            <w:pPr>
              <w:pStyle w:val="GOSTTablenorm"/>
              <w:rPr>
                <w:ins w:id="6469" w:author="Иванов Дмитрий Валерьевич" w:date="2024-07-17T10:13:00Z"/>
                <w:b/>
              </w:rPr>
            </w:pPr>
            <w:ins w:id="6470" w:author="Иванов Дмитрий Валерьевич" w:date="2024-07-17T10:14:00Z">
              <w:r w:rsidRPr="005404C6">
                <w:rPr>
                  <w:b/>
                  <w:szCs w:val="22"/>
                </w:rPr>
                <w:t>Гуид документа</w:t>
              </w:r>
            </w:ins>
          </w:p>
        </w:tc>
        <w:tc>
          <w:tcPr>
            <w:tcW w:w="766" w:type="pct"/>
          </w:tcPr>
          <w:p w14:paraId="2D420879" w14:textId="7AB628F3" w:rsidR="001D2DD1" w:rsidRPr="00BD7E9D" w:rsidRDefault="00BE759B" w:rsidP="001D2DD1">
            <w:pPr>
              <w:pStyle w:val="GOSTTablenorm"/>
              <w:rPr>
                <w:ins w:id="6471" w:author="Иванов Дмитрий Валерьевич" w:date="2024-07-17T10:13:00Z"/>
                <w:b/>
                <w:lang w:val="en-US"/>
              </w:rPr>
            </w:pPr>
            <w:proofErr w:type="gramStart"/>
            <w:ins w:id="6472" w:author="Сатлер Марина Викторовна" w:date="2024-10-04T11:07:00Z">
              <w:r w:rsidRPr="005404C6">
                <w:rPr>
                  <w:b/>
                  <w:szCs w:val="22"/>
                </w:rPr>
                <w:t>TradingDays:</w:t>
              </w:r>
            </w:ins>
            <w:ins w:id="6473" w:author="Иванов Дмитрий Валерьевич" w:date="2024-07-17T10:14:00Z">
              <w:r w:rsidR="001D2DD1" w:rsidRPr="005404C6">
                <w:rPr>
                  <w:b/>
                  <w:szCs w:val="22"/>
                </w:rPr>
                <w:t>ExceptionList</w:t>
              </w:r>
              <w:proofErr w:type="gramEnd"/>
              <w:r w:rsidR="001D2DD1" w:rsidRPr="005404C6">
                <w:rPr>
                  <w:b/>
                  <w:szCs w:val="22"/>
                </w:rPr>
                <w:t>:Requests:</w:t>
              </w:r>
              <w:r w:rsidR="001D2DD1" w:rsidRPr="000915F1">
                <w:rPr>
                  <w:szCs w:val="22"/>
                </w:rPr>
                <w:t>DocGuid</w:t>
              </w:r>
            </w:ins>
          </w:p>
        </w:tc>
        <w:tc>
          <w:tcPr>
            <w:tcW w:w="496" w:type="pct"/>
            <w:gridSpan w:val="2"/>
          </w:tcPr>
          <w:p w14:paraId="594BE525" w14:textId="11325C4B" w:rsidR="001D2DD1" w:rsidRPr="001950A9" w:rsidRDefault="001D2DD1" w:rsidP="001950A9">
            <w:pPr>
              <w:pStyle w:val="GOSTTablenorm"/>
              <w:rPr>
                <w:ins w:id="6474" w:author="Иванов Дмитрий Валерьевич" w:date="2024-07-17T10:13:00Z"/>
              </w:rPr>
            </w:pPr>
            <w:ins w:id="6475" w:author="Иванов Дмитрий Валерьевич" w:date="2024-07-17T10:14:00Z">
              <w:r w:rsidRPr="001950A9">
                <w:t>Массив</w:t>
              </w:r>
            </w:ins>
          </w:p>
        </w:tc>
        <w:tc>
          <w:tcPr>
            <w:tcW w:w="264" w:type="pct"/>
            <w:gridSpan w:val="2"/>
          </w:tcPr>
          <w:p w14:paraId="4FA29874" w14:textId="540B5873" w:rsidR="001D2DD1" w:rsidRPr="001950A9" w:rsidRDefault="001D2DD1" w:rsidP="001950A9">
            <w:pPr>
              <w:pStyle w:val="GOSTTablenorm"/>
              <w:rPr>
                <w:ins w:id="6476" w:author="Иванов Дмитрий Валерьевич" w:date="2024-07-17T10:13:00Z"/>
              </w:rPr>
            </w:pPr>
            <w:ins w:id="6477" w:author="Иванов Дмитрий Валерьевич" w:date="2024-07-17T10:14:00Z">
              <w:r w:rsidRPr="001950A9">
                <w:t>Нет</w:t>
              </w:r>
            </w:ins>
          </w:p>
        </w:tc>
        <w:tc>
          <w:tcPr>
            <w:tcW w:w="269" w:type="pct"/>
            <w:gridSpan w:val="2"/>
          </w:tcPr>
          <w:p w14:paraId="2BBF7614" w14:textId="524D1E40" w:rsidR="001D2DD1" w:rsidRPr="001950A9" w:rsidRDefault="001D2DD1" w:rsidP="001950A9">
            <w:pPr>
              <w:pStyle w:val="GOSTTablenorm"/>
              <w:rPr>
                <w:ins w:id="6478" w:author="Иванов Дмитрий Валерьевич" w:date="2024-07-17T10:13:00Z"/>
              </w:rPr>
            </w:pPr>
            <w:ins w:id="6479" w:author="Иванов Дмитрий Валерьевич" w:date="2024-07-17T10:14:00Z">
              <w:r w:rsidRPr="001950A9">
                <w:t>=36</w:t>
              </w:r>
            </w:ins>
          </w:p>
        </w:tc>
        <w:tc>
          <w:tcPr>
            <w:tcW w:w="2101" w:type="pct"/>
            <w:gridSpan w:val="2"/>
          </w:tcPr>
          <w:p w14:paraId="738E5B5B" w14:textId="77777777" w:rsidR="001D2DD1" w:rsidRPr="001950A9" w:rsidRDefault="001D2DD1" w:rsidP="001950A9">
            <w:pPr>
              <w:pStyle w:val="GOSTTablenorm"/>
              <w:rPr>
                <w:ins w:id="6480" w:author="Иванов Дмитрий Валерьевич" w:date="2024-07-17T10:14:00Z"/>
              </w:rPr>
            </w:pPr>
            <w:ins w:id="6481" w:author="Иванов Дмитрий Валерьевич" w:date="2024-07-17T10:14:00Z">
              <w:r w:rsidRPr="001950A9">
                <w:t>Указывается перечень гуидов документов, по которым допустимо обрабатывать запросы в открываемых операционных днях.</w:t>
              </w:r>
            </w:ins>
          </w:p>
          <w:p w14:paraId="3753B7A8" w14:textId="77777777" w:rsidR="001D2DD1" w:rsidRPr="001950A9" w:rsidRDefault="001D2DD1" w:rsidP="001950A9">
            <w:pPr>
              <w:pStyle w:val="GOSTTablenorm"/>
              <w:rPr>
                <w:ins w:id="6482" w:author="Иванов Дмитрий Валерьевич" w:date="2024-07-17T10:14:00Z"/>
              </w:rPr>
            </w:pPr>
            <w:ins w:id="6483" w:author="Иванов Дмитрий Валерьевич" w:date="2024-07-17T10:14:00Z">
              <w:r w:rsidRPr="001950A9">
                <w:t>Размерность каждого отдельно взятого элемента массива должна соответствовать указанной.</w:t>
              </w:r>
            </w:ins>
          </w:p>
          <w:p w14:paraId="21B97CC7" w14:textId="77777777" w:rsidR="001D2DD1" w:rsidRPr="001950A9" w:rsidRDefault="001D2DD1" w:rsidP="001950A9">
            <w:pPr>
              <w:pStyle w:val="GOSTTablenorm"/>
              <w:rPr>
                <w:ins w:id="6484" w:author="Иванов Дмитрий Валерьевич" w:date="2024-07-17T10:14:00Z"/>
              </w:rPr>
            </w:pPr>
          </w:p>
          <w:p w14:paraId="6B21B23B" w14:textId="63F4A27A" w:rsidR="001D2DD1" w:rsidRPr="001950A9" w:rsidRDefault="001D2DD1" w:rsidP="001950A9">
            <w:pPr>
              <w:pStyle w:val="GOSTTablenorm"/>
              <w:rPr>
                <w:ins w:id="6485" w:author="Иванов Дмитрий Валерьевич" w:date="2024-07-17T10:13:00Z"/>
              </w:rPr>
            </w:pPr>
            <w:ins w:id="6486" w:author="Иванов Дмитрий Валерьевич" w:date="2024-07-17T10:14:00Z">
              <w:r w:rsidRPr="001950A9">
                <w:t>Обязательно для заполнения в случае ReqType=0</w:t>
              </w:r>
            </w:ins>
          </w:p>
        </w:tc>
      </w:tr>
      <w:tr w:rsidR="001D2DD1" w:rsidRPr="003F1563" w14:paraId="33A65A1C" w14:textId="77777777" w:rsidTr="00C75A4E">
        <w:trPr>
          <w:gridBefore w:val="2"/>
          <w:wBefore w:w="6" w:type="pct"/>
          <w:jc w:val="center"/>
        </w:trPr>
        <w:tc>
          <w:tcPr>
            <w:tcW w:w="1098" w:type="pct"/>
          </w:tcPr>
          <w:p w14:paraId="3B280967" w14:textId="77777777" w:rsidR="001D2DD1" w:rsidRPr="003F1563" w:rsidRDefault="001D2DD1" w:rsidP="001D2DD1">
            <w:pPr>
              <w:pStyle w:val="GOSTTablenorm"/>
            </w:pPr>
            <w:r w:rsidRPr="003F1563">
              <w:t>Идентификатор пользователя, выполнившего последним операцию с оперднем</w:t>
            </w:r>
          </w:p>
        </w:tc>
        <w:tc>
          <w:tcPr>
            <w:tcW w:w="766" w:type="pct"/>
          </w:tcPr>
          <w:p w14:paraId="09FD8E1C" w14:textId="4D69FCD5" w:rsidR="001D2DD1" w:rsidRPr="00896CD5" w:rsidRDefault="00896CD5" w:rsidP="00896CD5">
            <w:pPr>
              <w:pStyle w:val="GOSTTablenorm"/>
            </w:pPr>
            <w:proofErr w:type="gramStart"/>
            <w:r w:rsidRPr="00896CD5">
              <w:rPr>
                <w:b/>
              </w:rPr>
              <w:t>Tradin</w:t>
            </w:r>
            <w:r w:rsidR="007F6AE9">
              <w:rPr>
                <w:b/>
                <w:lang w:val="en-US"/>
              </w:rPr>
              <w:t>g</w:t>
            </w:r>
            <w:r w:rsidR="001D2DD1" w:rsidRPr="00896CD5">
              <w:rPr>
                <w:b/>
              </w:rPr>
              <w:t>Days:</w:t>
            </w:r>
            <w:r w:rsidR="001D2DD1" w:rsidRPr="00896CD5">
              <w:t>LastUpdatedBy</w:t>
            </w:r>
            <w:proofErr w:type="gramEnd"/>
          </w:p>
        </w:tc>
        <w:tc>
          <w:tcPr>
            <w:tcW w:w="496" w:type="pct"/>
            <w:gridSpan w:val="2"/>
          </w:tcPr>
          <w:p w14:paraId="5F418BE8" w14:textId="321066FA" w:rsidR="001D2DD1" w:rsidRPr="0053760C" w:rsidRDefault="001D2DD1" w:rsidP="001D2DD1">
            <w:pPr>
              <w:pStyle w:val="GOSTTablenorm"/>
            </w:pPr>
            <w:r w:rsidRPr="003F1563">
              <w:t>Строка</w:t>
            </w:r>
          </w:p>
        </w:tc>
        <w:tc>
          <w:tcPr>
            <w:tcW w:w="264" w:type="pct"/>
            <w:gridSpan w:val="2"/>
          </w:tcPr>
          <w:p w14:paraId="70A124E9" w14:textId="77777777" w:rsidR="001D2DD1" w:rsidRPr="003F1563" w:rsidRDefault="001D2DD1" w:rsidP="001D2DD1">
            <w:pPr>
              <w:pStyle w:val="GOSTTablenorm"/>
            </w:pPr>
            <w:r w:rsidRPr="003F1563">
              <w:t>Нет</w:t>
            </w:r>
          </w:p>
        </w:tc>
        <w:tc>
          <w:tcPr>
            <w:tcW w:w="269" w:type="pct"/>
            <w:gridSpan w:val="2"/>
          </w:tcPr>
          <w:p w14:paraId="7111F27B" w14:textId="77777777" w:rsidR="001D2DD1" w:rsidRPr="003F1563" w:rsidRDefault="001D2DD1" w:rsidP="001D2DD1">
            <w:pPr>
              <w:pStyle w:val="GOSTTablenorm"/>
            </w:pPr>
            <w:r w:rsidRPr="003F1563">
              <w:t>&lt;=36</w:t>
            </w:r>
          </w:p>
        </w:tc>
        <w:tc>
          <w:tcPr>
            <w:tcW w:w="2101" w:type="pct"/>
            <w:gridSpan w:val="2"/>
          </w:tcPr>
          <w:p w14:paraId="589051FE" w14:textId="5F30D796" w:rsidR="001D2DD1" w:rsidRPr="003F1563" w:rsidRDefault="001D2DD1" w:rsidP="001D2DD1">
            <w:pPr>
              <w:pStyle w:val="GOSTTablenorm"/>
            </w:pPr>
            <w:r w:rsidRPr="003F1563">
              <w:t>Заполняется идентификатор пользователя, выполнившего последним операцию с операционным днем ТОФК/ЦС по учету. Обязательно для заполнения, если действия по открытию/закрытию операционного дня ТОФК/ЦС по учету выполнялись пользователем</w:t>
            </w:r>
          </w:p>
        </w:tc>
      </w:tr>
      <w:tr w:rsidR="001D2DD1" w:rsidRPr="003F1563" w14:paraId="4F53A7D2" w14:textId="77777777" w:rsidTr="00C75A4E">
        <w:trPr>
          <w:gridBefore w:val="2"/>
          <w:wBefore w:w="6" w:type="pct"/>
          <w:jc w:val="center"/>
        </w:trPr>
        <w:tc>
          <w:tcPr>
            <w:tcW w:w="1098" w:type="pct"/>
          </w:tcPr>
          <w:p w14:paraId="0FDBC00A" w14:textId="77777777" w:rsidR="001D2DD1" w:rsidRPr="00C75A4E" w:rsidRDefault="001D2DD1" w:rsidP="001D2DD1">
            <w:pPr>
              <w:pStyle w:val="GOSTTablenorm"/>
              <w:rPr>
                <w:b/>
              </w:rPr>
            </w:pPr>
            <w:r w:rsidRPr="00C75A4E">
              <w:rPr>
                <w:b/>
              </w:rPr>
              <w:t>История действий с оперднем</w:t>
            </w:r>
          </w:p>
        </w:tc>
        <w:tc>
          <w:tcPr>
            <w:tcW w:w="766" w:type="pct"/>
          </w:tcPr>
          <w:p w14:paraId="7C62E744" w14:textId="77777777" w:rsidR="001D2DD1" w:rsidRPr="00C75A4E" w:rsidRDefault="001D2DD1" w:rsidP="001D2DD1">
            <w:pPr>
              <w:pStyle w:val="GOSTTablenorm"/>
              <w:rPr>
                <w:b/>
              </w:rPr>
            </w:pPr>
            <w:proofErr w:type="gramStart"/>
            <w:r w:rsidRPr="00C75A4E">
              <w:rPr>
                <w:b/>
              </w:rPr>
              <w:t>TradingDays:History</w:t>
            </w:r>
            <w:proofErr w:type="gramEnd"/>
          </w:p>
        </w:tc>
        <w:tc>
          <w:tcPr>
            <w:tcW w:w="496" w:type="pct"/>
            <w:gridSpan w:val="2"/>
          </w:tcPr>
          <w:p w14:paraId="794F1F46" w14:textId="77777777" w:rsidR="001D2DD1" w:rsidRPr="003F1563" w:rsidRDefault="001D2DD1" w:rsidP="001D2DD1">
            <w:pPr>
              <w:pStyle w:val="GOSTTablenorm"/>
            </w:pPr>
            <w:r w:rsidRPr="003F1563">
              <w:t>Массив</w:t>
            </w:r>
          </w:p>
        </w:tc>
        <w:tc>
          <w:tcPr>
            <w:tcW w:w="264" w:type="pct"/>
            <w:gridSpan w:val="2"/>
          </w:tcPr>
          <w:p w14:paraId="6B6FBF22" w14:textId="77777777" w:rsidR="001D2DD1" w:rsidRPr="003F1563" w:rsidRDefault="001D2DD1" w:rsidP="001D2DD1">
            <w:pPr>
              <w:pStyle w:val="GOSTTablenorm"/>
            </w:pPr>
            <w:r w:rsidRPr="003F1563">
              <w:t>Нет</w:t>
            </w:r>
          </w:p>
        </w:tc>
        <w:tc>
          <w:tcPr>
            <w:tcW w:w="269" w:type="pct"/>
            <w:gridSpan w:val="2"/>
          </w:tcPr>
          <w:p w14:paraId="39045B30" w14:textId="246A5F45" w:rsidR="001D2DD1" w:rsidRPr="00C75A4E" w:rsidRDefault="001D2DD1" w:rsidP="001D2DD1">
            <w:pPr>
              <w:pStyle w:val="GOSTTablenorm"/>
              <w:rPr>
                <w:lang w:val="en-US"/>
              </w:rPr>
            </w:pPr>
            <w:r>
              <w:rPr>
                <w:lang w:val="en-US"/>
              </w:rPr>
              <w:t>-</w:t>
            </w:r>
          </w:p>
        </w:tc>
        <w:tc>
          <w:tcPr>
            <w:tcW w:w="2101" w:type="pct"/>
            <w:gridSpan w:val="2"/>
          </w:tcPr>
          <w:p w14:paraId="772B0033" w14:textId="77777777" w:rsidR="001D2DD1" w:rsidRPr="003F1563" w:rsidRDefault="001D2DD1" w:rsidP="001D2DD1">
            <w:pPr>
              <w:pStyle w:val="GOSTTablenorm"/>
            </w:pPr>
            <w:r w:rsidRPr="003F1563">
              <w:t>Заполняется историей о выполненных операциях по операционным дням ТОФК/ЦС по учету.</w:t>
            </w:r>
          </w:p>
          <w:p w14:paraId="47B39478" w14:textId="77777777" w:rsidR="001D2DD1" w:rsidRPr="003F1563" w:rsidRDefault="001D2DD1" w:rsidP="001D2DD1">
            <w:pPr>
              <w:pStyle w:val="GOSTTablenorm"/>
            </w:pPr>
            <w:r w:rsidRPr="003F1563">
              <w:t>Значение возвращается в случае NeedHistory=1</w:t>
            </w:r>
          </w:p>
        </w:tc>
      </w:tr>
      <w:tr w:rsidR="001D2DD1" w:rsidRPr="003F1563" w14:paraId="695A2449" w14:textId="77777777" w:rsidTr="00C75A4E">
        <w:trPr>
          <w:gridBefore w:val="2"/>
          <w:wBefore w:w="6" w:type="pct"/>
          <w:jc w:val="center"/>
        </w:trPr>
        <w:tc>
          <w:tcPr>
            <w:tcW w:w="1098" w:type="pct"/>
          </w:tcPr>
          <w:p w14:paraId="5759F02A" w14:textId="77777777" w:rsidR="001D2DD1" w:rsidRPr="003F1563" w:rsidRDefault="001D2DD1" w:rsidP="001D2DD1">
            <w:pPr>
              <w:pStyle w:val="GOSTTablenorm"/>
            </w:pPr>
            <w:r w:rsidRPr="003F1563">
              <w:lastRenderedPageBreak/>
              <w:t>Наименование выполненной операции</w:t>
            </w:r>
          </w:p>
        </w:tc>
        <w:tc>
          <w:tcPr>
            <w:tcW w:w="766" w:type="pct"/>
          </w:tcPr>
          <w:p w14:paraId="305F6309" w14:textId="5539EC6A" w:rsidR="001D2DD1" w:rsidRPr="00896CD5" w:rsidRDefault="001D2DD1" w:rsidP="00896CD5">
            <w:pPr>
              <w:pStyle w:val="GOSTTablenorm"/>
            </w:pPr>
            <w:proofErr w:type="gramStart"/>
            <w:r w:rsidRPr="00896CD5">
              <w:rPr>
                <w:b/>
              </w:rPr>
              <w:t>TradingDays:</w:t>
            </w:r>
            <w:r w:rsidRPr="005404C6">
              <w:rPr>
                <w:b/>
              </w:rPr>
              <w:t>History</w:t>
            </w:r>
            <w:proofErr w:type="gramEnd"/>
            <w:r w:rsidRPr="005404C6">
              <w:rPr>
                <w:b/>
              </w:rPr>
              <w:t>:</w:t>
            </w:r>
            <w:r w:rsidRPr="00896CD5">
              <w:t>Operation</w:t>
            </w:r>
          </w:p>
        </w:tc>
        <w:tc>
          <w:tcPr>
            <w:tcW w:w="496" w:type="pct"/>
            <w:gridSpan w:val="2"/>
          </w:tcPr>
          <w:p w14:paraId="566719B3" w14:textId="77777777" w:rsidR="001D2DD1" w:rsidRPr="003F1563" w:rsidRDefault="001D2DD1" w:rsidP="001D2DD1">
            <w:pPr>
              <w:pStyle w:val="GOSTTablenorm"/>
            </w:pPr>
            <w:r w:rsidRPr="003F1563">
              <w:t>Строка</w:t>
            </w:r>
          </w:p>
        </w:tc>
        <w:tc>
          <w:tcPr>
            <w:tcW w:w="264" w:type="pct"/>
            <w:gridSpan w:val="2"/>
          </w:tcPr>
          <w:p w14:paraId="4C51C22A" w14:textId="77777777" w:rsidR="001D2DD1" w:rsidRPr="003F1563" w:rsidRDefault="001D2DD1" w:rsidP="001D2DD1">
            <w:pPr>
              <w:pStyle w:val="GOSTTablenorm"/>
            </w:pPr>
            <w:r w:rsidRPr="003F1563">
              <w:t>Да</w:t>
            </w:r>
          </w:p>
        </w:tc>
        <w:tc>
          <w:tcPr>
            <w:tcW w:w="269" w:type="pct"/>
            <w:gridSpan w:val="2"/>
          </w:tcPr>
          <w:p w14:paraId="7792B2CD" w14:textId="77777777" w:rsidR="001D2DD1" w:rsidRPr="003F1563" w:rsidRDefault="001D2DD1" w:rsidP="001D2DD1">
            <w:pPr>
              <w:pStyle w:val="GOSTTablenorm"/>
            </w:pPr>
            <w:r w:rsidRPr="003F1563">
              <w:t>&lt;=30</w:t>
            </w:r>
          </w:p>
        </w:tc>
        <w:tc>
          <w:tcPr>
            <w:tcW w:w="2101" w:type="pct"/>
            <w:gridSpan w:val="2"/>
          </w:tcPr>
          <w:p w14:paraId="51E251BE" w14:textId="7971A396" w:rsidR="001D2DD1" w:rsidRPr="003F1563" w:rsidRDefault="001D2DD1" w:rsidP="001D2DD1">
            <w:pPr>
              <w:pStyle w:val="GOSTTablenorm"/>
            </w:pPr>
            <w:r w:rsidRPr="003F1563">
              <w:t>Наименование операции, выполненной с операционным днем ТОФК/ЦС по учету</w:t>
            </w:r>
            <w:r>
              <w:t>.</w:t>
            </w:r>
          </w:p>
          <w:p w14:paraId="7266B5D2" w14:textId="77777777" w:rsidR="001D2DD1" w:rsidRPr="003F1563" w:rsidRDefault="001D2DD1" w:rsidP="001D2DD1">
            <w:pPr>
              <w:pStyle w:val="GOSTTablenorm"/>
            </w:pPr>
            <w:r w:rsidRPr="003F1563">
              <w:t>Как пример: Открыть, Закрыть</w:t>
            </w:r>
          </w:p>
        </w:tc>
      </w:tr>
      <w:tr w:rsidR="001D2DD1" w:rsidRPr="003F1563" w14:paraId="206733F5" w14:textId="77777777" w:rsidTr="00C75A4E">
        <w:trPr>
          <w:gridBefore w:val="2"/>
          <w:wBefore w:w="6" w:type="pct"/>
          <w:jc w:val="center"/>
        </w:trPr>
        <w:tc>
          <w:tcPr>
            <w:tcW w:w="1098" w:type="pct"/>
          </w:tcPr>
          <w:p w14:paraId="422EED0B" w14:textId="77777777" w:rsidR="001D2DD1" w:rsidRPr="003F1563" w:rsidRDefault="001D2DD1" w:rsidP="001D2DD1">
            <w:pPr>
              <w:pStyle w:val="GOSTTablenorm"/>
            </w:pPr>
            <w:r w:rsidRPr="003F1563">
              <w:t>Дата выполнения операции</w:t>
            </w:r>
          </w:p>
        </w:tc>
        <w:tc>
          <w:tcPr>
            <w:tcW w:w="766" w:type="pct"/>
          </w:tcPr>
          <w:p w14:paraId="1D48A7C0" w14:textId="7C9883F0" w:rsidR="001D2DD1" w:rsidRPr="003F1563" w:rsidRDefault="001D2DD1" w:rsidP="001D2DD1">
            <w:pPr>
              <w:pStyle w:val="GOSTTablenorm"/>
            </w:pPr>
            <w:proofErr w:type="gramStart"/>
            <w:r w:rsidRPr="00BD7E9D">
              <w:rPr>
                <w:b/>
              </w:rPr>
              <w:t>TradingDays:History</w:t>
            </w:r>
            <w:proofErr w:type="gramEnd"/>
            <w:r w:rsidRPr="00BD7E9D">
              <w:rPr>
                <w:b/>
              </w:rPr>
              <w:t>:</w:t>
            </w:r>
            <w:r w:rsidRPr="003F1563">
              <w:t>OperationDateTime</w:t>
            </w:r>
          </w:p>
        </w:tc>
        <w:tc>
          <w:tcPr>
            <w:tcW w:w="496" w:type="pct"/>
            <w:gridSpan w:val="2"/>
          </w:tcPr>
          <w:p w14:paraId="075821AF" w14:textId="77777777" w:rsidR="001D2DD1" w:rsidRPr="003F1563" w:rsidRDefault="001D2DD1" w:rsidP="001D2DD1">
            <w:pPr>
              <w:pStyle w:val="GOSTTablenorm"/>
            </w:pPr>
            <w:r w:rsidRPr="003F1563">
              <w:t>Дата-время (timestamp)</w:t>
            </w:r>
          </w:p>
        </w:tc>
        <w:tc>
          <w:tcPr>
            <w:tcW w:w="264" w:type="pct"/>
            <w:gridSpan w:val="2"/>
          </w:tcPr>
          <w:p w14:paraId="5B10DB23" w14:textId="77777777" w:rsidR="001D2DD1" w:rsidRPr="003F1563" w:rsidRDefault="001D2DD1" w:rsidP="001D2DD1">
            <w:pPr>
              <w:pStyle w:val="GOSTTablenorm"/>
            </w:pPr>
            <w:r w:rsidRPr="003F1563">
              <w:t>Да</w:t>
            </w:r>
          </w:p>
        </w:tc>
        <w:tc>
          <w:tcPr>
            <w:tcW w:w="269" w:type="pct"/>
            <w:gridSpan w:val="2"/>
          </w:tcPr>
          <w:p w14:paraId="30B3C022" w14:textId="6E2C453E" w:rsidR="001D2DD1" w:rsidRPr="00C75A4E" w:rsidRDefault="001D2DD1" w:rsidP="001D2DD1">
            <w:pPr>
              <w:pStyle w:val="GOSTTablenorm"/>
              <w:rPr>
                <w:lang w:val="en-US"/>
              </w:rPr>
            </w:pPr>
          </w:p>
        </w:tc>
        <w:tc>
          <w:tcPr>
            <w:tcW w:w="2101" w:type="pct"/>
            <w:gridSpan w:val="2"/>
          </w:tcPr>
          <w:p w14:paraId="7ADE99D6" w14:textId="4E6CF880" w:rsidR="001D2DD1" w:rsidRPr="003F1563" w:rsidRDefault="001D2DD1" w:rsidP="001D2DD1">
            <w:pPr>
              <w:pStyle w:val="GOSTTablenorm"/>
            </w:pPr>
            <w:r w:rsidRPr="003F1563">
              <w:t>Дата и время выполнения операции над операционным днем ТОФК/ЦС по учету</w:t>
            </w:r>
            <w:r>
              <w:t>.</w:t>
            </w:r>
          </w:p>
          <w:p w14:paraId="48C09D81" w14:textId="77777777"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p>
        </w:tc>
      </w:tr>
      <w:tr w:rsidR="001D2DD1" w:rsidRPr="003F1563" w14:paraId="61889084" w14:textId="77777777" w:rsidTr="00C75A4E">
        <w:trPr>
          <w:gridBefore w:val="2"/>
          <w:wBefore w:w="6" w:type="pct"/>
          <w:jc w:val="center"/>
        </w:trPr>
        <w:tc>
          <w:tcPr>
            <w:tcW w:w="1098" w:type="pct"/>
          </w:tcPr>
          <w:p w14:paraId="32410C88" w14:textId="77777777" w:rsidR="001D2DD1" w:rsidRPr="003F1563" w:rsidRDefault="001D2DD1" w:rsidP="001D2DD1">
            <w:pPr>
              <w:pStyle w:val="GOSTTablenorm"/>
            </w:pPr>
            <w:r w:rsidRPr="003F1563">
              <w:t>Идентификатор пользователя</w:t>
            </w:r>
          </w:p>
        </w:tc>
        <w:tc>
          <w:tcPr>
            <w:tcW w:w="766" w:type="pct"/>
          </w:tcPr>
          <w:p w14:paraId="048A7EAC" w14:textId="77777777" w:rsidR="001D2DD1" w:rsidRPr="003F1563" w:rsidRDefault="001D2DD1" w:rsidP="001D2DD1">
            <w:pPr>
              <w:pStyle w:val="GOSTTablenorm"/>
            </w:pPr>
            <w:proofErr w:type="gramStart"/>
            <w:r w:rsidRPr="00BD7E9D">
              <w:rPr>
                <w:b/>
              </w:rPr>
              <w:t>TradingDays:History</w:t>
            </w:r>
            <w:proofErr w:type="gramEnd"/>
            <w:r w:rsidRPr="00BD7E9D">
              <w:rPr>
                <w:b/>
              </w:rPr>
              <w:t>:</w:t>
            </w:r>
            <w:r w:rsidRPr="003F1563">
              <w:t>User</w:t>
            </w:r>
          </w:p>
        </w:tc>
        <w:tc>
          <w:tcPr>
            <w:tcW w:w="496" w:type="pct"/>
            <w:gridSpan w:val="2"/>
          </w:tcPr>
          <w:p w14:paraId="502A47FA" w14:textId="0C02988B" w:rsidR="001D2DD1" w:rsidRPr="0053760C" w:rsidRDefault="001D2DD1" w:rsidP="001D2DD1">
            <w:pPr>
              <w:pStyle w:val="GOSTTablenorm"/>
            </w:pPr>
            <w:r w:rsidRPr="003F1563">
              <w:t>Строка</w:t>
            </w:r>
          </w:p>
        </w:tc>
        <w:tc>
          <w:tcPr>
            <w:tcW w:w="264" w:type="pct"/>
            <w:gridSpan w:val="2"/>
          </w:tcPr>
          <w:p w14:paraId="01182435" w14:textId="77777777" w:rsidR="001D2DD1" w:rsidRPr="003F1563" w:rsidRDefault="001D2DD1" w:rsidP="001D2DD1">
            <w:pPr>
              <w:pStyle w:val="GOSTTablenorm"/>
            </w:pPr>
            <w:r w:rsidRPr="003F1563">
              <w:t>Да</w:t>
            </w:r>
          </w:p>
        </w:tc>
        <w:tc>
          <w:tcPr>
            <w:tcW w:w="269" w:type="pct"/>
            <w:gridSpan w:val="2"/>
          </w:tcPr>
          <w:p w14:paraId="1631A553" w14:textId="77777777" w:rsidR="001D2DD1" w:rsidRPr="003F1563" w:rsidRDefault="001D2DD1" w:rsidP="001D2DD1">
            <w:pPr>
              <w:pStyle w:val="GOSTTablenorm"/>
            </w:pPr>
            <w:r w:rsidRPr="003F1563">
              <w:t>&lt;=36</w:t>
            </w:r>
          </w:p>
        </w:tc>
        <w:tc>
          <w:tcPr>
            <w:tcW w:w="2101" w:type="pct"/>
            <w:gridSpan w:val="2"/>
          </w:tcPr>
          <w:p w14:paraId="09A0311B" w14:textId="77777777" w:rsidR="001D2DD1" w:rsidRPr="003F1563" w:rsidRDefault="001D2DD1" w:rsidP="001D2DD1">
            <w:pPr>
              <w:pStyle w:val="GOSTTablenorm"/>
            </w:pPr>
            <w:r w:rsidRPr="003F1563">
              <w:t>Идентификатор пользователя, выполнившего операцию с операционным днем ТОФК/ЦС по учету</w:t>
            </w:r>
          </w:p>
        </w:tc>
      </w:tr>
      <w:tr w:rsidR="001D2DD1" w:rsidRPr="003F1563" w14:paraId="279DF60D" w14:textId="77777777" w:rsidTr="002879E5">
        <w:trPr>
          <w:jc w:val="center"/>
        </w:trPr>
        <w:tc>
          <w:tcPr>
            <w:tcW w:w="5000" w:type="pct"/>
            <w:gridSpan w:val="12"/>
            <w:shd w:val="clear" w:color="auto" w:fill="auto"/>
          </w:tcPr>
          <w:p w14:paraId="4F1D06E2" w14:textId="54A6AB35" w:rsidR="001D2DD1" w:rsidRPr="003F1563" w:rsidRDefault="001D2DD1" w:rsidP="001D2DD1">
            <w:pPr>
              <w:ind w:firstLine="0"/>
              <w:jc w:val="center"/>
              <w:rPr>
                <w:sz w:val="22"/>
                <w:szCs w:val="22"/>
              </w:rPr>
            </w:pPr>
            <w:r w:rsidRPr="003F1563">
              <w:rPr>
                <w:b/>
                <w:sz w:val="22"/>
                <w:szCs w:val="22"/>
              </w:rPr>
              <w:t xml:space="preserve">Перечень параметров ответа на запрос «Сервис получения информация об операционных днях системы» </w:t>
            </w:r>
            <w:r w:rsidRPr="003F1563">
              <w:rPr>
                <w:b/>
                <w:sz w:val="22"/>
                <w:szCs w:val="22"/>
                <w:lang w:val="en-US"/>
              </w:rPr>
              <w:t>TradingDaysSysView</w:t>
            </w:r>
            <w:r w:rsidRPr="003F1563">
              <w:rPr>
                <w:b/>
                <w:sz w:val="22"/>
                <w:szCs w:val="22"/>
              </w:rPr>
              <w:t xml:space="preserve"> (</w:t>
            </w:r>
            <w:r w:rsidRPr="003F1563">
              <w:rPr>
                <w:b/>
                <w:sz w:val="22"/>
                <w:szCs w:val="22"/>
                <w:lang w:val="en-US"/>
              </w:rPr>
              <w:t>document</w:t>
            </w:r>
            <w:r w:rsidRPr="003F1563">
              <w:rPr>
                <w:b/>
                <w:sz w:val="22"/>
                <w:szCs w:val="22"/>
              </w:rPr>
              <w:t>)</w:t>
            </w:r>
          </w:p>
        </w:tc>
      </w:tr>
      <w:tr w:rsidR="001D2DD1" w:rsidRPr="003F1563" w14:paraId="6F83A3A4" w14:textId="77777777" w:rsidTr="00C75A4E">
        <w:trPr>
          <w:gridBefore w:val="2"/>
          <w:wBefore w:w="6" w:type="pct"/>
          <w:jc w:val="center"/>
        </w:trPr>
        <w:tc>
          <w:tcPr>
            <w:tcW w:w="1098" w:type="pct"/>
          </w:tcPr>
          <w:p w14:paraId="71F5246A" w14:textId="77777777" w:rsidR="001D2DD1" w:rsidRPr="00C75A4E" w:rsidRDefault="001D2DD1" w:rsidP="001D2DD1">
            <w:pPr>
              <w:pStyle w:val="GOSTTablenorm"/>
              <w:rPr>
                <w:b/>
              </w:rPr>
            </w:pPr>
            <w:r w:rsidRPr="00C75A4E">
              <w:rPr>
                <w:b/>
              </w:rPr>
              <w:t>Данные об операционных днях системы</w:t>
            </w:r>
          </w:p>
        </w:tc>
        <w:tc>
          <w:tcPr>
            <w:tcW w:w="766" w:type="pct"/>
          </w:tcPr>
          <w:p w14:paraId="6482F296" w14:textId="77777777" w:rsidR="001D2DD1" w:rsidRPr="00C75A4E" w:rsidRDefault="001D2DD1" w:rsidP="001D2DD1">
            <w:pPr>
              <w:pStyle w:val="GOSTTablenorm"/>
              <w:rPr>
                <w:b/>
              </w:rPr>
            </w:pPr>
            <w:r w:rsidRPr="00C75A4E">
              <w:rPr>
                <w:b/>
              </w:rPr>
              <w:t>TradingDays</w:t>
            </w:r>
          </w:p>
        </w:tc>
        <w:tc>
          <w:tcPr>
            <w:tcW w:w="496" w:type="pct"/>
            <w:gridSpan w:val="2"/>
          </w:tcPr>
          <w:p w14:paraId="0EA15CE8" w14:textId="77777777" w:rsidR="001D2DD1" w:rsidRPr="009D2890" w:rsidRDefault="001D2DD1" w:rsidP="001D2DD1">
            <w:pPr>
              <w:pStyle w:val="GOSTTablenorm"/>
            </w:pPr>
            <w:r w:rsidRPr="009D2890">
              <w:t>Массив</w:t>
            </w:r>
          </w:p>
        </w:tc>
        <w:tc>
          <w:tcPr>
            <w:tcW w:w="264" w:type="pct"/>
            <w:gridSpan w:val="2"/>
          </w:tcPr>
          <w:p w14:paraId="5F75DFC9" w14:textId="77777777" w:rsidR="001D2DD1" w:rsidRPr="009D2890" w:rsidRDefault="001D2DD1" w:rsidP="001D2DD1">
            <w:pPr>
              <w:pStyle w:val="GOSTTablenorm"/>
            </w:pPr>
            <w:r w:rsidRPr="009D2890">
              <w:t>Нет</w:t>
            </w:r>
          </w:p>
        </w:tc>
        <w:tc>
          <w:tcPr>
            <w:tcW w:w="269" w:type="pct"/>
            <w:gridSpan w:val="2"/>
          </w:tcPr>
          <w:p w14:paraId="48170201" w14:textId="7C14C5CE" w:rsidR="001D2DD1" w:rsidRPr="00896CD5" w:rsidRDefault="00896CD5" w:rsidP="001D2DD1">
            <w:pPr>
              <w:pStyle w:val="GOSTTablenorm"/>
            </w:pPr>
            <w:r>
              <w:t>-</w:t>
            </w:r>
          </w:p>
        </w:tc>
        <w:tc>
          <w:tcPr>
            <w:tcW w:w="2101" w:type="pct"/>
            <w:gridSpan w:val="2"/>
          </w:tcPr>
          <w:p w14:paraId="35B4ADFD" w14:textId="77777777" w:rsidR="001D2DD1" w:rsidRPr="009D2890" w:rsidRDefault="001D2DD1" w:rsidP="001D2DD1">
            <w:pPr>
              <w:pStyle w:val="GOSTTablenorm"/>
            </w:pPr>
            <w:r w:rsidRPr="009D2890">
              <w:t>Блок с информацией о запрошенных операционных днях системы</w:t>
            </w:r>
          </w:p>
        </w:tc>
      </w:tr>
      <w:tr w:rsidR="001D2DD1" w:rsidRPr="003F1563" w14:paraId="125E6EE3" w14:textId="77777777" w:rsidTr="00C75A4E">
        <w:trPr>
          <w:gridBefore w:val="2"/>
          <w:wBefore w:w="6" w:type="pct"/>
          <w:jc w:val="center"/>
        </w:trPr>
        <w:tc>
          <w:tcPr>
            <w:tcW w:w="1098" w:type="pct"/>
          </w:tcPr>
          <w:p w14:paraId="2829B787" w14:textId="77777777" w:rsidR="001D2DD1" w:rsidRPr="000E1E0A" w:rsidRDefault="001D2DD1" w:rsidP="001D2DD1">
            <w:pPr>
              <w:pStyle w:val="GOSTTablenorm"/>
            </w:pPr>
            <w:r w:rsidRPr="000E1E0A">
              <w:t xml:space="preserve">Операционный день </w:t>
            </w:r>
          </w:p>
        </w:tc>
        <w:tc>
          <w:tcPr>
            <w:tcW w:w="766" w:type="pct"/>
          </w:tcPr>
          <w:p w14:paraId="63726DB6" w14:textId="77777777" w:rsidR="001D2DD1" w:rsidRPr="00474651" w:rsidRDefault="001D2DD1" w:rsidP="001D2DD1">
            <w:pPr>
              <w:pStyle w:val="GOSTTablenorm"/>
            </w:pPr>
            <w:proofErr w:type="gramStart"/>
            <w:r w:rsidRPr="00BD7E9D">
              <w:rPr>
                <w:b/>
              </w:rPr>
              <w:t>TradingDays:</w:t>
            </w:r>
            <w:r w:rsidRPr="00474651">
              <w:t>TradingDay</w:t>
            </w:r>
            <w:proofErr w:type="gramEnd"/>
          </w:p>
        </w:tc>
        <w:tc>
          <w:tcPr>
            <w:tcW w:w="496" w:type="pct"/>
            <w:gridSpan w:val="2"/>
          </w:tcPr>
          <w:p w14:paraId="37E7DDBF" w14:textId="77777777" w:rsidR="001D2DD1" w:rsidRPr="009D2890" w:rsidRDefault="001D2DD1" w:rsidP="001D2DD1">
            <w:pPr>
              <w:pStyle w:val="GOSTTablenorm"/>
            </w:pPr>
            <w:r w:rsidRPr="00890A8D">
              <w:t>Дата</w:t>
            </w:r>
          </w:p>
        </w:tc>
        <w:tc>
          <w:tcPr>
            <w:tcW w:w="264" w:type="pct"/>
            <w:gridSpan w:val="2"/>
          </w:tcPr>
          <w:p w14:paraId="5532C12D" w14:textId="77777777" w:rsidR="001D2DD1" w:rsidRPr="009D2890" w:rsidRDefault="001D2DD1" w:rsidP="001D2DD1">
            <w:pPr>
              <w:pStyle w:val="GOSTTablenorm"/>
            </w:pPr>
            <w:r w:rsidRPr="009D2890">
              <w:t>Да</w:t>
            </w:r>
          </w:p>
        </w:tc>
        <w:tc>
          <w:tcPr>
            <w:tcW w:w="269" w:type="pct"/>
            <w:gridSpan w:val="2"/>
          </w:tcPr>
          <w:p w14:paraId="1729BE8E" w14:textId="6B724601" w:rsidR="001D2DD1" w:rsidRPr="00C75A4E" w:rsidRDefault="001D2DD1" w:rsidP="001D2DD1">
            <w:pPr>
              <w:pStyle w:val="GOSTTablenorm"/>
              <w:rPr>
                <w:lang w:val="en-US"/>
              </w:rPr>
            </w:pPr>
          </w:p>
        </w:tc>
        <w:tc>
          <w:tcPr>
            <w:tcW w:w="2101" w:type="pct"/>
            <w:gridSpan w:val="2"/>
          </w:tcPr>
          <w:p w14:paraId="378013F2" w14:textId="266D694A" w:rsidR="001D2DD1" w:rsidRPr="00B0069F" w:rsidRDefault="001D2DD1" w:rsidP="001D2DD1">
            <w:pPr>
              <w:pStyle w:val="GOSTTablenorm"/>
            </w:pPr>
            <w:r w:rsidRPr="00B0069F">
              <w:t>Дата операционного дня системы</w:t>
            </w:r>
            <w:r>
              <w:t>.</w:t>
            </w:r>
          </w:p>
          <w:p w14:paraId="4789F3E5" w14:textId="77777777" w:rsidR="001D2DD1" w:rsidRPr="000E1E0A" w:rsidRDefault="001D2DD1" w:rsidP="001D2DD1">
            <w:pPr>
              <w:pStyle w:val="GOSTTablenorm"/>
            </w:pPr>
            <w:r w:rsidRPr="000E1E0A">
              <w:t>Формат YYYY-MM-DD</w:t>
            </w:r>
          </w:p>
        </w:tc>
      </w:tr>
      <w:tr w:rsidR="001D2DD1" w:rsidRPr="003F1563" w14:paraId="7C4DA14A" w14:textId="77777777" w:rsidTr="00C75A4E">
        <w:trPr>
          <w:gridBefore w:val="2"/>
          <w:wBefore w:w="6" w:type="pct"/>
          <w:jc w:val="center"/>
        </w:trPr>
        <w:tc>
          <w:tcPr>
            <w:tcW w:w="1098" w:type="pct"/>
          </w:tcPr>
          <w:p w14:paraId="4BD0B402" w14:textId="77777777" w:rsidR="001D2DD1" w:rsidRPr="000E1E0A" w:rsidRDefault="001D2DD1" w:rsidP="001D2DD1">
            <w:pPr>
              <w:pStyle w:val="GOSTTablenorm"/>
            </w:pPr>
            <w:r w:rsidRPr="000E1E0A">
              <w:t xml:space="preserve">Статус операционного дня </w:t>
            </w:r>
          </w:p>
        </w:tc>
        <w:tc>
          <w:tcPr>
            <w:tcW w:w="766" w:type="pct"/>
          </w:tcPr>
          <w:p w14:paraId="20969DC0" w14:textId="77777777" w:rsidR="001D2DD1" w:rsidRPr="00474651" w:rsidRDefault="001D2DD1" w:rsidP="001D2DD1">
            <w:pPr>
              <w:pStyle w:val="GOSTTablenorm"/>
            </w:pPr>
            <w:proofErr w:type="gramStart"/>
            <w:r w:rsidRPr="00BD7E9D">
              <w:rPr>
                <w:b/>
              </w:rPr>
              <w:t>TradingDays:</w:t>
            </w:r>
            <w:r w:rsidRPr="00474651">
              <w:t>Status</w:t>
            </w:r>
            <w:proofErr w:type="gramEnd"/>
          </w:p>
        </w:tc>
        <w:tc>
          <w:tcPr>
            <w:tcW w:w="496" w:type="pct"/>
            <w:gridSpan w:val="2"/>
          </w:tcPr>
          <w:p w14:paraId="4D2E8D3D" w14:textId="77777777" w:rsidR="001D2DD1" w:rsidRPr="009D2890" w:rsidRDefault="001D2DD1" w:rsidP="001D2DD1">
            <w:pPr>
              <w:pStyle w:val="GOSTTablenorm"/>
            </w:pPr>
            <w:r w:rsidRPr="00890A8D">
              <w:t>Строка</w:t>
            </w:r>
          </w:p>
        </w:tc>
        <w:tc>
          <w:tcPr>
            <w:tcW w:w="264" w:type="pct"/>
            <w:gridSpan w:val="2"/>
          </w:tcPr>
          <w:p w14:paraId="0DED49BC" w14:textId="77777777" w:rsidR="001D2DD1" w:rsidRPr="009D2890" w:rsidRDefault="001D2DD1" w:rsidP="001D2DD1">
            <w:pPr>
              <w:pStyle w:val="GOSTTablenorm"/>
            </w:pPr>
            <w:r w:rsidRPr="009D2890">
              <w:t>Да</w:t>
            </w:r>
          </w:p>
        </w:tc>
        <w:tc>
          <w:tcPr>
            <w:tcW w:w="269" w:type="pct"/>
            <w:gridSpan w:val="2"/>
          </w:tcPr>
          <w:p w14:paraId="63326C57" w14:textId="77777777" w:rsidR="001D2DD1" w:rsidRPr="009D2890" w:rsidRDefault="001D2DD1" w:rsidP="001D2DD1">
            <w:pPr>
              <w:pStyle w:val="GOSTTablenorm"/>
            </w:pPr>
            <w:r w:rsidRPr="009D2890">
              <w:t>&lt;=30</w:t>
            </w:r>
          </w:p>
        </w:tc>
        <w:tc>
          <w:tcPr>
            <w:tcW w:w="2101" w:type="pct"/>
            <w:gridSpan w:val="2"/>
          </w:tcPr>
          <w:p w14:paraId="2073248B" w14:textId="77777777" w:rsidR="001D2DD1" w:rsidRPr="009D2890" w:rsidRDefault="001D2DD1" w:rsidP="001D2DD1">
            <w:pPr>
              <w:pStyle w:val="GOSTTablenorm"/>
            </w:pPr>
            <w:r w:rsidRPr="009D2890">
              <w:t>Статус операционного дня системы</w:t>
            </w:r>
          </w:p>
        </w:tc>
      </w:tr>
      <w:tr w:rsidR="001D2DD1" w:rsidRPr="003F1563" w14:paraId="57B61828" w14:textId="77777777" w:rsidTr="00C75A4E">
        <w:trPr>
          <w:gridBefore w:val="2"/>
          <w:wBefore w:w="6" w:type="pct"/>
          <w:jc w:val="center"/>
        </w:trPr>
        <w:tc>
          <w:tcPr>
            <w:tcW w:w="1098" w:type="pct"/>
          </w:tcPr>
          <w:p w14:paraId="493187F2" w14:textId="77777777" w:rsidR="001D2DD1" w:rsidRPr="000E1E0A" w:rsidRDefault="001D2DD1" w:rsidP="001D2DD1">
            <w:pPr>
              <w:pStyle w:val="GOSTTablenorm"/>
            </w:pPr>
            <w:r w:rsidRPr="000E1E0A">
              <w:t>Дата и время открытия операционного дня</w:t>
            </w:r>
          </w:p>
        </w:tc>
        <w:tc>
          <w:tcPr>
            <w:tcW w:w="766" w:type="pct"/>
          </w:tcPr>
          <w:p w14:paraId="0C3936B1" w14:textId="77777777" w:rsidR="001D2DD1" w:rsidRPr="00474651" w:rsidRDefault="001D2DD1" w:rsidP="001D2DD1">
            <w:pPr>
              <w:pStyle w:val="GOSTTablenorm"/>
            </w:pPr>
            <w:proofErr w:type="gramStart"/>
            <w:r w:rsidRPr="00BD7E9D">
              <w:rPr>
                <w:b/>
              </w:rPr>
              <w:t>TradingDays:</w:t>
            </w:r>
            <w:r w:rsidRPr="00474651">
              <w:t>OpenDate</w:t>
            </w:r>
            <w:proofErr w:type="gramEnd"/>
          </w:p>
        </w:tc>
        <w:tc>
          <w:tcPr>
            <w:tcW w:w="496" w:type="pct"/>
            <w:gridSpan w:val="2"/>
          </w:tcPr>
          <w:p w14:paraId="09F3EDBC" w14:textId="77777777" w:rsidR="001D2DD1" w:rsidRPr="009D2890" w:rsidRDefault="001D2DD1" w:rsidP="001D2DD1">
            <w:pPr>
              <w:pStyle w:val="GOSTTablenorm"/>
            </w:pPr>
            <w:r w:rsidRPr="00890A8D">
              <w:t>Дата-время (timestamp)</w:t>
            </w:r>
          </w:p>
        </w:tc>
        <w:tc>
          <w:tcPr>
            <w:tcW w:w="264" w:type="pct"/>
            <w:gridSpan w:val="2"/>
          </w:tcPr>
          <w:p w14:paraId="6DF3F912" w14:textId="77777777" w:rsidR="001D2DD1" w:rsidRPr="009D2890" w:rsidRDefault="001D2DD1" w:rsidP="001D2DD1">
            <w:pPr>
              <w:pStyle w:val="GOSTTablenorm"/>
            </w:pPr>
            <w:r w:rsidRPr="009D2890">
              <w:t>Нет</w:t>
            </w:r>
          </w:p>
        </w:tc>
        <w:tc>
          <w:tcPr>
            <w:tcW w:w="269" w:type="pct"/>
            <w:gridSpan w:val="2"/>
          </w:tcPr>
          <w:p w14:paraId="43A71516" w14:textId="212D1343" w:rsidR="001D2DD1" w:rsidRPr="00C75A4E" w:rsidRDefault="001D2DD1" w:rsidP="001D2DD1">
            <w:pPr>
              <w:pStyle w:val="GOSTTablenorm"/>
              <w:rPr>
                <w:lang w:val="en-US"/>
              </w:rPr>
            </w:pPr>
          </w:p>
        </w:tc>
        <w:tc>
          <w:tcPr>
            <w:tcW w:w="2101" w:type="pct"/>
            <w:gridSpan w:val="2"/>
          </w:tcPr>
          <w:p w14:paraId="7BE0B60B" w14:textId="77777777" w:rsidR="001D2DD1" w:rsidRPr="00B0069F" w:rsidRDefault="001D2DD1" w:rsidP="001D2DD1">
            <w:pPr>
              <w:pStyle w:val="GOSTTablenorm"/>
            </w:pPr>
            <w:r w:rsidRPr="00B0069F">
              <w:t>Указывается дата открытия операционного дня системы.</w:t>
            </w:r>
          </w:p>
          <w:p w14:paraId="76B4C804" w14:textId="5ABD28A9" w:rsidR="001D2DD1" w:rsidRPr="000E1E0A" w:rsidRDefault="001D2DD1" w:rsidP="001D2DD1">
            <w:pPr>
              <w:pStyle w:val="GOSTTablenorm"/>
            </w:pPr>
            <w:r w:rsidRPr="000E1E0A">
              <w:t xml:space="preserve">Формат YYYY-MM-DD </w:t>
            </w:r>
            <w:proofErr w:type="gramStart"/>
            <w:r w:rsidRPr="000E1E0A">
              <w:t>hh:mm</w:t>
            </w:r>
            <w:proofErr w:type="gramEnd"/>
            <w:r w:rsidRPr="000E1E0A">
              <w:t>:ss</w:t>
            </w:r>
            <w:r>
              <w:t>.</w:t>
            </w:r>
          </w:p>
          <w:p w14:paraId="106A43C2" w14:textId="01D4D83C" w:rsidR="001D2DD1" w:rsidRPr="009D2890" w:rsidRDefault="001D2DD1" w:rsidP="00896CD5">
            <w:pPr>
              <w:pStyle w:val="GOSTTablenorm"/>
            </w:pPr>
            <w:r w:rsidRPr="00474651">
              <w:t>Если день открывался более одного раза –</w:t>
            </w:r>
            <w:r w:rsidRPr="00890A8D">
              <w:t xml:space="preserve"> указывается дата последнего открытия</w:t>
            </w:r>
          </w:p>
        </w:tc>
      </w:tr>
      <w:tr w:rsidR="001D2DD1" w:rsidRPr="003F1563" w14:paraId="01790969" w14:textId="77777777" w:rsidTr="00C75A4E">
        <w:trPr>
          <w:gridBefore w:val="2"/>
          <w:wBefore w:w="6" w:type="pct"/>
          <w:jc w:val="center"/>
          <w:ins w:id="6487" w:author="Иванов Дмитрий Валерьевич" w:date="2024-07-17T10:16:00Z"/>
        </w:trPr>
        <w:tc>
          <w:tcPr>
            <w:tcW w:w="1098" w:type="pct"/>
          </w:tcPr>
          <w:p w14:paraId="64B7FD41" w14:textId="182F6644" w:rsidR="001D2DD1" w:rsidRPr="000E1E0A" w:rsidRDefault="001D2DD1" w:rsidP="001D2DD1">
            <w:pPr>
              <w:pStyle w:val="GOSTTablenorm"/>
              <w:rPr>
                <w:ins w:id="6488" w:author="Иванов Дмитрий Валерьевич" w:date="2024-07-17T10:16:00Z"/>
              </w:rPr>
            </w:pPr>
            <w:ins w:id="6489" w:author="Иванов Дмитрий Валерьевич" w:date="2024-07-17T10:17:00Z">
              <w:r>
                <w:rPr>
                  <w:szCs w:val="22"/>
                </w:rPr>
                <w:t xml:space="preserve">ФП – отправитель запроса, на основании которого было выполнено открытие </w:t>
              </w:r>
            </w:ins>
            <w:ins w:id="6490" w:author="Сатлер Марина Викторовна" w:date="2024-10-04T15:59:00Z">
              <w:r w:rsidR="00175C9D" w:rsidRPr="003F1563">
                <w:t>операционного дня</w:t>
              </w:r>
            </w:ins>
            <w:ins w:id="6491" w:author="Иванов Дмитрий Валерьевич" w:date="2024-07-17T10:17:00Z">
              <w:del w:id="6492" w:author="Сатлер Марина Викторовна" w:date="2024-10-04T15:59:00Z">
                <w:r w:rsidDel="00175C9D">
                  <w:rPr>
                    <w:szCs w:val="22"/>
                  </w:rPr>
                  <w:delText>ОД</w:delText>
                </w:r>
              </w:del>
            </w:ins>
          </w:p>
        </w:tc>
        <w:tc>
          <w:tcPr>
            <w:tcW w:w="766" w:type="pct"/>
          </w:tcPr>
          <w:p w14:paraId="017BA087" w14:textId="1E0BAF31" w:rsidR="001D2DD1" w:rsidRPr="00BD7E9D" w:rsidRDefault="001D2DD1" w:rsidP="001D2DD1">
            <w:pPr>
              <w:pStyle w:val="GOSTTablenorm"/>
              <w:rPr>
                <w:ins w:id="6493" w:author="Иванов Дмитрий Валерьевич" w:date="2024-07-17T10:16:00Z"/>
                <w:b/>
              </w:rPr>
            </w:pPr>
            <w:proofErr w:type="gramStart"/>
            <w:ins w:id="6494" w:author="Иванов Дмитрий Валерьевич" w:date="2024-07-17T10:17:00Z">
              <w:r w:rsidRPr="005404C6">
                <w:rPr>
                  <w:b/>
                  <w:szCs w:val="22"/>
                </w:rPr>
                <w:t>TradingDays:</w:t>
              </w:r>
              <w:r w:rsidRPr="008A1BFA">
                <w:rPr>
                  <w:szCs w:val="22"/>
                </w:rPr>
                <w:t>OpenSystem</w:t>
              </w:r>
            </w:ins>
            <w:proofErr w:type="gramEnd"/>
          </w:p>
        </w:tc>
        <w:tc>
          <w:tcPr>
            <w:tcW w:w="496" w:type="pct"/>
            <w:gridSpan w:val="2"/>
          </w:tcPr>
          <w:p w14:paraId="7EC9FC75" w14:textId="414CBD13" w:rsidR="001D2DD1" w:rsidRPr="00890A8D" w:rsidRDefault="001D2DD1" w:rsidP="001950A9">
            <w:pPr>
              <w:pStyle w:val="GOSTTablenorm"/>
              <w:rPr>
                <w:ins w:id="6495" w:author="Иванов Дмитрий Валерьевич" w:date="2024-07-17T10:16:00Z"/>
              </w:rPr>
            </w:pPr>
            <w:ins w:id="6496" w:author="Иванов Дмитрий Валерьевич" w:date="2024-07-17T10:17:00Z">
              <w:r w:rsidRPr="00002655">
                <w:t>Строка</w:t>
              </w:r>
            </w:ins>
          </w:p>
        </w:tc>
        <w:tc>
          <w:tcPr>
            <w:tcW w:w="264" w:type="pct"/>
            <w:gridSpan w:val="2"/>
          </w:tcPr>
          <w:p w14:paraId="25E71529" w14:textId="37FE4650" w:rsidR="001D2DD1" w:rsidRPr="009D2890" w:rsidRDefault="001D2DD1" w:rsidP="001950A9">
            <w:pPr>
              <w:pStyle w:val="GOSTTablenorm"/>
              <w:rPr>
                <w:ins w:id="6497" w:author="Иванов Дмитрий Валерьевич" w:date="2024-07-17T10:16:00Z"/>
              </w:rPr>
            </w:pPr>
            <w:ins w:id="6498" w:author="Иванов Дмитрий Валерьевич" w:date="2024-07-17T10:17:00Z">
              <w:r w:rsidRPr="003F1563">
                <w:t>Нет</w:t>
              </w:r>
            </w:ins>
          </w:p>
        </w:tc>
        <w:tc>
          <w:tcPr>
            <w:tcW w:w="269" w:type="pct"/>
            <w:gridSpan w:val="2"/>
          </w:tcPr>
          <w:p w14:paraId="2D238044" w14:textId="30DC3EAF" w:rsidR="001D2DD1" w:rsidRPr="00C75A4E" w:rsidRDefault="001D2DD1" w:rsidP="001950A9">
            <w:pPr>
              <w:pStyle w:val="GOSTTablenorm"/>
              <w:rPr>
                <w:ins w:id="6499" w:author="Иванов Дмитрий Валерьевич" w:date="2024-07-17T10:16:00Z"/>
                <w:lang w:val="en-US"/>
              </w:rPr>
            </w:pPr>
            <w:ins w:id="6500" w:author="Иванов Дмитрий Валерьевич" w:date="2024-07-17T10:17:00Z">
              <w:r w:rsidRPr="00002655">
                <w:t>&lt;=10</w:t>
              </w:r>
            </w:ins>
          </w:p>
        </w:tc>
        <w:tc>
          <w:tcPr>
            <w:tcW w:w="2101" w:type="pct"/>
            <w:gridSpan w:val="2"/>
          </w:tcPr>
          <w:p w14:paraId="0C5D8E54" w14:textId="77777777" w:rsidR="001D2DD1" w:rsidRDefault="001D2DD1" w:rsidP="001950A9">
            <w:pPr>
              <w:pStyle w:val="GOSTTablenorm"/>
              <w:rPr>
                <w:ins w:id="6501" w:author="Иванов Дмитрий Валерьевич" w:date="2024-07-17T10:17:00Z"/>
              </w:rPr>
            </w:pPr>
            <w:ins w:id="6502" w:author="Иванов Дмитрий Валерьевич" w:date="2024-07-17T10:17: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45FC7749" w14:textId="67C3E0C8" w:rsidR="001D2DD1" w:rsidRPr="00B0069F" w:rsidRDefault="001D2DD1" w:rsidP="001950A9">
            <w:pPr>
              <w:pStyle w:val="GOSTTablenorm"/>
              <w:rPr>
                <w:ins w:id="6503" w:author="Иванов Дмитрий Валерьевич" w:date="2024-07-17T10:16:00Z"/>
              </w:rPr>
            </w:pPr>
            <w:ins w:id="6504" w:author="Иванов Дмитрий Валерьевич" w:date="2024-07-17T10:17: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1D2DD1" w:rsidRPr="003F1563" w14:paraId="39317E33" w14:textId="77777777" w:rsidTr="00C75A4E">
        <w:trPr>
          <w:gridBefore w:val="2"/>
          <w:wBefore w:w="6" w:type="pct"/>
          <w:jc w:val="center"/>
          <w:ins w:id="6505" w:author="Иванов Дмитрий Валерьевич" w:date="2024-07-17T10:17:00Z"/>
        </w:trPr>
        <w:tc>
          <w:tcPr>
            <w:tcW w:w="1098" w:type="pct"/>
          </w:tcPr>
          <w:p w14:paraId="122E9A12" w14:textId="6CF60B48" w:rsidR="001D2DD1" w:rsidRPr="000E1E0A" w:rsidRDefault="001D2DD1" w:rsidP="001D2DD1">
            <w:pPr>
              <w:pStyle w:val="GOSTTablenorm"/>
              <w:rPr>
                <w:ins w:id="6506" w:author="Иванов Дмитрий Валерьевич" w:date="2024-07-17T10:17:00Z"/>
              </w:rPr>
            </w:pPr>
            <w:ins w:id="6507" w:author="Иванов Дмитрий Валерьевич" w:date="2024-07-17T10:17:00Z">
              <w:r w:rsidRPr="003F1563">
                <w:rPr>
                  <w:szCs w:val="22"/>
                </w:rPr>
                <w:t>Дата и время открытия операционного дня</w:t>
              </w:r>
              <w:r>
                <w:rPr>
                  <w:szCs w:val="22"/>
                </w:rPr>
                <w:t xml:space="preserve"> для проведения отдельных операций (открытия по запросу)</w:t>
              </w:r>
            </w:ins>
          </w:p>
        </w:tc>
        <w:tc>
          <w:tcPr>
            <w:tcW w:w="766" w:type="pct"/>
          </w:tcPr>
          <w:p w14:paraId="20D94EE0" w14:textId="361BACBD" w:rsidR="001D2DD1" w:rsidRPr="00BD7E9D" w:rsidRDefault="001D2DD1" w:rsidP="001D2DD1">
            <w:pPr>
              <w:pStyle w:val="GOSTTablenorm"/>
              <w:rPr>
                <w:ins w:id="6508" w:author="Иванов Дмитрий Валерьевич" w:date="2024-07-17T10:17:00Z"/>
                <w:b/>
              </w:rPr>
            </w:pPr>
            <w:proofErr w:type="gramStart"/>
            <w:ins w:id="6509" w:author="Иванов Дмитрий Валерьевич" w:date="2024-07-17T10:17:00Z">
              <w:r w:rsidRPr="003F1563">
                <w:rPr>
                  <w:szCs w:val="22"/>
                </w:rPr>
                <w:t>TradingDays:Open</w:t>
              </w:r>
              <w:r>
                <w:rPr>
                  <w:szCs w:val="22"/>
                  <w:lang w:val="en-US"/>
                </w:rPr>
                <w:t>O</w:t>
              </w:r>
              <w:r w:rsidRPr="00051296">
                <w:rPr>
                  <w:szCs w:val="22"/>
                </w:rPr>
                <w:t>n</w:t>
              </w:r>
              <w:r>
                <w:rPr>
                  <w:szCs w:val="22"/>
                  <w:lang w:val="en-US"/>
                </w:rPr>
                <w:t>R</w:t>
              </w:r>
              <w:r w:rsidRPr="00051296">
                <w:rPr>
                  <w:szCs w:val="22"/>
                </w:rPr>
                <w:t>equest</w:t>
              </w:r>
              <w:r w:rsidRPr="003F1563">
                <w:rPr>
                  <w:szCs w:val="22"/>
                </w:rPr>
                <w:t>Date</w:t>
              </w:r>
              <w:proofErr w:type="gramEnd"/>
            </w:ins>
          </w:p>
        </w:tc>
        <w:tc>
          <w:tcPr>
            <w:tcW w:w="496" w:type="pct"/>
            <w:gridSpan w:val="2"/>
          </w:tcPr>
          <w:p w14:paraId="4BB3B2E7" w14:textId="5EBE9192" w:rsidR="001D2DD1" w:rsidRPr="00890A8D" w:rsidRDefault="001D2DD1" w:rsidP="001950A9">
            <w:pPr>
              <w:pStyle w:val="GOSTTablenorm"/>
              <w:rPr>
                <w:ins w:id="6510" w:author="Иванов Дмитрий Валерьевич" w:date="2024-07-17T10:17:00Z"/>
              </w:rPr>
            </w:pPr>
            <w:ins w:id="6511" w:author="Иванов Дмитрий Валерьевич" w:date="2024-07-17T10:17:00Z">
              <w:r w:rsidRPr="003F1563">
                <w:t>Дата-время (timestamp)</w:t>
              </w:r>
            </w:ins>
          </w:p>
        </w:tc>
        <w:tc>
          <w:tcPr>
            <w:tcW w:w="264" w:type="pct"/>
            <w:gridSpan w:val="2"/>
          </w:tcPr>
          <w:p w14:paraId="47E3255A" w14:textId="4FE36FBF" w:rsidR="001D2DD1" w:rsidRPr="009D2890" w:rsidRDefault="001D2DD1" w:rsidP="001950A9">
            <w:pPr>
              <w:pStyle w:val="GOSTTablenorm"/>
              <w:rPr>
                <w:ins w:id="6512" w:author="Иванов Дмитрий Валерьевич" w:date="2024-07-17T10:17:00Z"/>
              </w:rPr>
            </w:pPr>
            <w:ins w:id="6513" w:author="Иванов Дмитрий Валерьевич" w:date="2024-07-17T10:17:00Z">
              <w:r w:rsidRPr="003F1563">
                <w:t>Нет</w:t>
              </w:r>
            </w:ins>
          </w:p>
        </w:tc>
        <w:tc>
          <w:tcPr>
            <w:tcW w:w="269" w:type="pct"/>
            <w:gridSpan w:val="2"/>
          </w:tcPr>
          <w:p w14:paraId="701CDAF0" w14:textId="77777777" w:rsidR="001D2DD1" w:rsidRPr="00C75A4E" w:rsidRDefault="001D2DD1" w:rsidP="001950A9">
            <w:pPr>
              <w:pStyle w:val="GOSTTablenorm"/>
              <w:rPr>
                <w:ins w:id="6514" w:author="Иванов Дмитрий Валерьевич" w:date="2024-07-17T10:17:00Z"/>
                <w:lang w:val="en-US"/>
              </w:rPr>
            </w:pPr>
          </w:p>
        </w:tc>
        <w:tc>
          <w:tcPr>
            <w:tcW w:w="2101" w:type="pct"/>
            <w:gridSpan w:val="2"/>
          </w:tcPr>
          <w:p w14:paraId="6342C6D4" w14:textId="77777777" w:rsidR="001D2DD1" w:rsidRPr="003F1563" w:rsidRDefault="001D2DD1" w:rsidP="001950A9">
            <w:pPr>
              <w:pStyle w:val="GOSTTablenorm"/>
              <w:rPr>
                <w:ins w:id="6515" w:author="Иванов Дмитрий Валерьевич" w:date="2024-07-17T10:17:00Z"/>
              </w:rPr>
            </w:pPr>
            <w:ins w:id="6516" w:author="Иванов Дмитрий Валерьевич" w:date="2024-07-17T10:17: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13D2A80E" w14:textId="1BF3B9FC" w:rsidR="001D2DD1" w:rsidRPr="003F1563" w:rsidRDefault="001D2DD1" w:rsidP="001950A9">
            <w:pPr>
              <w:pStyle w:val="GOSTTablenorm"/>
              <w:rPr>
                <w:ins w:id="6517" w:author="Иванов Дмитрий Валерьевич" w:date="2024-07-17T10:17:00Z"/>
              </w:rPr>
            </w:pPr>
            <w:ins w:id="6518" w:author="Иванов Дмитрий Валерьевич" w:date="2024-07-17T10:17:00Z">
              <w:r w:rsidRPr="003F1563">
                <w:t xml:space="preserve">Формат YYYY-MM-DD </w:t>
              </w:r>
              <w:proofErr w:type="gramStart"/>
              <w:r w:rsidRPr="003F1563">
                <w:t>hh:mm</w:t>
              </w:r>
              <w:proofErr w:type="gramEnd"/>
              <w:r w:rsidRPr="003F1563">
                <w:t>:ss</w:t>
              </w:r>
            </w:ins>
            <w:r w:rsidR="004C7ED7">
              <w:t>.</w:t>
            </w:r>
          </w:p>
          <w:p w14:paraId="1E0822F3" w14:textId="03DA0FF0" w:rsidR="001D2DD1" w:rsidRPr="00B0069F" w:rsidRDefault="001D2DD1" w:rsidP="001950A9">
            <w:pPr>
              <w:pStyle w:val="GOSTTablenorm"/>
              <w:rPr>
                <w:ins w:id="6519" w:author="Иванов Дмитрий Валерьевич" w:date="2024-07-17T10:17:00Z"/>
              </w:rPr>
            </w:pPr>
            <w:ins w:id="6520" w:author="Иванов Дмитрий Валерьевич" w:date="2024-07-17T10:17: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1D2DD1" w:rsidRPr="003F1563" w14:paraId="4496B0EC" w14:textId="77777777" w:rsidTr="00C75A4E">
        <w:trPr>
          <w:gridBefore w:val="2"/>
          <w:wBefore w:w="6" w:type="pct"/>
          <w:jc w:val="center"/>
          <w:ins w:id="6521" w:author="Иванов Дмитрий Валерьевич" w:date="2024-07-17T10:17:00Z"/>
        </w:trPr>
        <w:tc>
          <w:tcPr>
            <w:tcW w:w="1098" w:type="pct"/>
          </w:tcPr>
          <w:p w14:paraId="3AC32DAA" w14:textId="72286DAF" w:rsidR="001D2DD1" w:rsidRPr="001950A9" w:rsidRDefault="001D2DD1" w:rsidP="001950A9">
            <w:pPr>
              <w:pStyle w:val="GOSTTablenorm"/>
              <w:rPr>
                <w:ins w:id="6522" w:author="Иванов Дмитрий Валерьевич" w:date="2024-07-17T10:17:00Z"/>
              </w:rPr>
            </w:pPr>
            <w:ins w:id="6523" w:author="Иванов Дмитрий Валерьевич" w:date="2024-07-17T10:17:00Z">
              <w:r w:rsidRPr="001950A9">
                <w:lastRenderedPageBreak/>
                <w:t xml:space="preserve">ФП – отправитель запроса, на основании которого было выполнено открытие </w:t>
              </w:r>
            </w:ins>
            <w:ins w:id="6524" w:author="Сатлер Марина Викторовна" w:date="2024-10-04T15:59:00Z">
              <w:r w:rsidR="00175C9D" w:rsidRPr="003F1563">
                <w:t>операционного дня</w:t>
              </w:r>
            </w:ins>
            <w:ins w:id="6525" w:author="Иванов Дмитрий Валерьевич" w:date="2024-07-17T10:17:00Z">
              <w:del w:id="6526" w:author="Сатлер Марина Викторовна" w:date="2024-10-04T15:59:00Z">
                <w:r w:rsidRPr="001950A9" w:rsidDel="00175C9D">
                  <w:delText>ОД</w:delText>
                </w:r>
              </w:del>
              <w:r w:rsidRPr="001950A9">
                <w:t xml:space="preserve"> для проведения отдельных операций (открытия по запросу)</w:t>
              </w:r>
            </w:ins>
          </w:p>
        </w:tc>
        <w:tc>
          <w:tcPr>
            <w:tcW w:w="766" w:type="pct"/>
          </w:tcPr>
          <w:p w14:paraId="6CBBA301" w14:textId="410BCD7B" w:rsidR="001D2DD1" w:rsidRPr="00BD7E9D" w:rsidRDefault="001D2DD1" w:rsidP="001D2DD1">
            <w:pPr>
              <w:pStyle w:val="GOSTTablenorm"/>
              <w:rPr>
                <w:ins w:id="6527" w:author="Иванов Дмитрий Валерьевич" w:date="2024-07-17T10:17:00Z"/>
                <w:b/>
              </w:rPr>
            </w:pPr>
            <w:proofErr w:type="gramStart"/>
            <w:ins w:id="6528" w:author="Иванов Дмитрий Валерьевич" w:date="2024-07-17T10:17:00Z">
              <w:r w:rsidRPr="005404C6">
                <w:rPr>
                  <w:b/>
                  <w:szCs w:val="22"/>
                </w:rPr>
                <w:t>TradingDays:</w:t>
              </w:r>
              <w:r w:rsidRPr="008A1BFA">
                <w:rPr>
                  <w:szCs w:val="22"/>
                </w:rPr>
                <w:t>OpenOnRequestSystem</w:t>
              </w:r>
              <w:proofErr w:type="gramEnd"/>
            </w:ins>
          </w:p>
        </w:tc>
        <w:tc>
          <w:tcPr>
            <w:tcW w:w="496" w:type="pct"/>
            <w:gridSpan w:val="2"/>
          </w:tcPr>
          <w:p w14:paraId="75694BCE" w14:textId="7CD6CD6F" w:rsidR="001D2DD1" w:rsidRPr="001950A9" w:rsidRDefault="001D2DD1" w:rsidP="001950A9">
            <w:pPr>
              <w:pStyle w:val="GOSTTablenorm"/>
              <w:rPr>
                <w:ins w:id="6529" w:author="Иванов Дмитрий Валерьевич" w:date="2024-07-17T10:17:00Z"/>
              </w:rPr>
            </w:pPr>
            <w:ins w:id="6530" w:author="Иванов Дмитрий Валерьевич" w:date="2024-07-17T10:17:00Z">
              <w:r w:rsidRPr="001950A9">
                <w:t>Строка</w:t>
              </w:r>
            </w:ins>
          </w:p>
        </w:tc>
        <w:tc>
          <w:tcPr>
            <w:tcW w:w="264" w:type="pct"/>
            <w:gridSpan w:val="2"/>
          </w:tcPr>
          <w:p w14:paraId="638E1425" w14:textId="57940ECA" w:rsidR="001D2DD1" w:rsidRPr="001950A9" w:rsidRDefault="001D2DD1" w:rsidP="001950A9">
            <w:pPr>
              <w:pStyle w:val="GOSTTablenorm"/>
              <w:rPr>
                <w:ins w:id="6531" w:author="Иванов Дмитрий Валерьевич" w:date="2024-07-17T10:17:00Z"/>
              </w:rPr>
            </w:pPr>
            <w:ins w:id="6532" w:author="Иванов Дмитрий Валерьевич" w:date="2024-07-17T10:17:00Z">
              <w:r w:rsidRPr="001950A9">
                <w:t>Нет</w:t>
              </w:r>
            </w:ins>
          </w:p>
        </w:tc>
        <w:tc>
          <w:tcPr>
            <w:tcW w:w="269" w:type="pct"/>
            <w:gridSpan w:val="2"/>
          </w:tcPr>
          <w:p w14:paraId="5CA7C873" w14:textId="660831C6" w:rsidR="001D2DD1" w:rsidRPr="001950A9" w:rsidRDefault="001D2DD1" w:rsidP="001950A9">
            <w:pPr>
              <w:pStyle w:val="GOSTTablenorm"/>
              <w:rPr>
                <w:ins w:id="6533" w:author="Иванов Дмитрий Валерьевич" w:date="2024-07-17T10:17:00Z"/>
              </w:rPr>
            </w:pPr>
            <w:ins w:id="6534" w:author="Иванов Дмитрий Валерьевич" w:date="2024-07-17T10:17:00Z">
              <w:r w:rsidRPr="001950A9">
                <w:t>&lt;=10</w:t>
              </w:r>
            </w:ins>
          </w:p>
        </w:tc>
        <w:tc>
          <w:tcPr>
            <w:tcW w:w="2101" w:type="pct"/>
            <w:gridSpan w:val="2"/>
          </w:tcPr>
          <w:p w14:paraId="636A6353" w14:textId="77777777" w:rsidR="001D2DD1" w:rsidRPr="001950A9" w:rsidRDefault="001D2DD1" w:rsidP="001950A9">
            <w:pPr>
              <w:pStyle w:val="GOSTTablenorm"/>
              <w:rPr>
                <w:ins w:id="6535" w:author="Иванов Дмитрий Валерьевич" w:date="2024-07-17T10:17:00Z"/>
              </w:rPr>
            </w:pPr>
            <w:ins w:id="6536" w:author="Иванов Дмитрий Валерьевич" w:date="2024-07-17T10:17:00Z">
              <w:r w:rsidRPr="001950A9">
                <w:t>Указывается информация о ФП – отправителе запроса, на основании которого было выполнено открытие операционного дня системы для проведения отдельных операций (открытия по запросу).</w:t>
              </w:r>
            </w:ins>
          </w:p>
          <w:p w14:paraId="2BC1CB08" w14:textId="5776AF3C" w:rsidR="001D2DD1" w:rsidRPr="001950A9" w:rsidRDefault="001D2DD1" w:rsidP="001950A9">
            <w:pPr>
              <w:pStyle w:val="GOSTTablenorm"/>
              <w:rPr>
                <w:ins w:id="6537" w:author="Иванов Дмитрий Валерьевич" w:date="2024-07-17T10:17:00Z"/>
              </w:rPr>
            </w:pPr>
            <w:ins w:id="6538" w:author="Иванов Дмитрий Валерьевич" w:date="2024-07-17T10:17:00Z">
              <w:r w:rsidRPr="001950A9">
                <w:t>Если день открывался по запросу более одного раза – указывается информация о ФП, инициировавшей последнее открытие по запросу</w:t>
              </w:r>
            </w:ins>
          </w:p>
        </w:tc>
      </w:tr>
      <w:tr w:rsidR="001D2DD1" w:rsidRPr="003F1563" w14:paraId="393F3C74" w14:textId="77777777" w:rsidTr="00C75A4E">
        <w:trPr>
          <w:gridBefore w:val="2"/>
          <w:wBefore w:w="6" w:type="pct"/>
          <w:jc w:val="center"/>
        </w:trPr>
        <w:tc>
          <w:tcPr>
            <w:tcW w:w="1098" w:type="pct"/>
          </w:tcPr>
          <w:p w14:paraId="7FC99696" w14:textId="77777777" w:rsidR="001D2DD1" w:rsidRPr="001950A9" w:rsidRDefault="001D2DD1" w:rsidP="001950A9">
            <w:pPr>
              <w:pStyle w:val="GOSTTablenorm"/>
            </w:pPr>
            <w:r w:rsidRPr="001950A9">
              <w:t>Дата и время закрытия операционного дня</w:t>
            </w:r>
          </w:p>
        </w:tc>
        <w:tc>
          <w:tcPr>
            <w:tcW w:w="766" w:type="pct"/>
          </w:tcPr>
          <w:p w14:paraId="73A2F372" w14:textId="77777777" w:rsidR="001D2DD1" w:rsidRPr="003F1563" w:rsidRDefault="001D2DD1" w:rsidP="001D2DD1">
            <w:pPr>
              <w:pStyle w:val="GOSTTablenorm"/>
            </w:pPr>
            <w:proofErr w:type="gramStart"/>
            <w:r w:rsidRPr="00BD7E9D">
              <w:rPr>
                <w:b/>
              </w:rPr>
              <w:t>TradingDays:</w:t>
            </w:r>
            <w:r w:rsidRPr="003F1563">
              <w:t>CloseDate</w:t>
            </w:r>
            <w:proofErr w:type="gramEnd"/>
          </w:p>
        </w:tc>
        <w:tc>
          <w:tcPr>
            <w:tcW w:w="496" w:type="pct"/>
            <w:gridSpan w:val="2"/>
          </w:tcPr>
          <w:p w14:paraId="4D625F77" w14:textId="77777777" w:rsidR="001D2DD1" w:rsidRPr="003F1563" w:rsidRDefault="001D2DD1" w:rsidP="001D2DD1">
            <w:pPr>
              <w:pStyle w:val="GOSTTablenorm"/>
            </w:pPr>
            <w:r w:rsidRPr="003F1563">
              <w:t>Дата-время (timestamp)</w:t>
            </w:r>
          </w:p>
        </w:tc>
        <w:tc>
          <w:tcPr>
            <w:tcW w:w="264" w:type="pct"/>
            <w:gridSpan w:val="2"/>
          </w:tcPr>
          <w:p w14:paraId="51F5263B" w14:textId="77777777" w:rsidR="001D2DD1" w:rsidRPr="003F1563" w:rsidRDefault="001D2DD1" w:rsidP="001D2DD1">
            <w:pPr>
              <w:pStyle w:val="GOSTTablenorm"/>
            </w:pPr>
            <w:r w:rsidRPr="003F1563">
              <w:t>Нет</w:t>
            </w:r>
          </w:p>
        </w:tc>
        <w:tc>
          <w:tcPr>
            <w:tcW w:w="269" w:type="pct"/>
            <w:gridSpan w:val="2"/>
          </w:tcPr>
          <w:p w14:paraId="44C882A5" w14:textId="19F49099" w:rsidR="001D2DD1" w:rsidRPr="00C75A4E" w:rsidRDefault="001D2DD1" w:rsidP="001D2DD1">
            <w:pPr>
              <w:pStyle w:val="GOSTTablenorm"/>
              <w:rPr>
                <w:lang w:val="en-US"/>
              </w:rPr>
            </w:pPr>
          </w:p>
        </w:tc>
        <w:tc>
          <w:tcPr>
            <w:tcW w:w="2101" w:type="pct"/>
            <w:gridSpan w:val="2"/>
          </w:tcPr>
          <w:p w14:paraId="5B48CC48" w14:textId="77777777" w:rsidR="001D2DD1" w:rsidRPr="003F1563" w:rsidRDefault="001D2DD1" w:rsidP="001D2DD1">
            <w:pPr>
              <w:pStyle w:val="GOSTTablenorm"/>
            </w:pPr>
            <w:r w:rsidRPr="003F1563">
              <w:t>Указывается дата закрытия операционного дня системы.</w:t>
            </w:r>
          </w:p>
          <w:p w14:paraId="12D1C5EB" w14:textId="48B85711"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r>
              <w:t>.</w:t>
            </w:r>
          </w:p>
          <w:p w14:paraId="14A28118" w14:textId="26CF7948" w:rsidR="001D2DD1" w:rsidRPr="003F1563" w:rsidRDefault="001D2DD1" w:rsidP="001D2DD1">
            <w:pPr>
              <w:pStyle w:val="GOSTTablenorm"/>
            </w:pPr>
            <w:r w:rsidRPr="003F1563">
              <w:t>Если день закрывался более одного раза – указывается дата последнего закрытия</w:t>
            </w:r>
          </w:p>
        </w:tc>
      </w:tr>
      <w:tr w:rsidR="001D2DD1" w:rsidRPr="003F1563" w14:paraId="6D098549" w14:textId="77777777" w:rsidTr="00C75A4E">
        <w:trPr>
          <w:gridBefore w:val="2"/>
          <w:wBefore w:w="6" w:type="pct"/>
          <w:jc w:val="center"/>
          <w:ins w:id="6539" w:author="Иванов Дмитрий Валерьевич" w:date="2024-07-17T10:18:00Z"/>
        </w:trPr>
        <w:tc>
          <w:tcPr>
            <w:tcW w:w="1098" w:type="pct"/>
          </w:tcPr>
          <w:p w14:paraId="14941853" w14:textId="176A75CD" w:rsidR="001D2DD1" w:rsidRPr="001950A9" w:rsidRDefault="001D2DD1" w:rsidP="001950A9">
            <w:pPr>
              <w:pStyle w:val="GOSTTablenorm"/>
              <w:rPr>
                <w:ins w:id="6540" w:author="Иванов Дмитрий Валерьевич" w:date="2024-07-17T10:18:00Z"/>
              </w:rPr>
            </w:pPr>
            <w:ins w:id="6541" w:author="Иванов Дмитрий Валерьевич" w:date="2024-07-17T10:18:00Z">
              <w:r w:rsidRPr="001950A9">
                <w:t xml:space="preserve">ФП – отправитель запроса, на основании которого было выполнено закрытие </w:t>
              </w:r>
            </w:ins>
            <w:ins w:id="6542" w:author="Сатлер Марина Викторовна" w:date="2024-10-04T15:59:00Z">
              <w:r w:rsidR="00175C9D" w:rsidRPr="003F1563">
                <w:t>операционного дня</w:t>
              </w:r>
            </w:ins>
            <w:ins w:id="6543" w:author="Иванов Дмитрий Валерьевич" w:date="2024-07-17T10:18:00Z">
              <w:del w:id="6544" w:author="Сатлер Марина Викторовна" w:date="2024-10-04T15:59:00Z">
                <w:r w:rsidRPr="001950A9" w:rsidDel="00175C9D">
                  <w:delText>ОД</w:delText>
                </w:r>
              </w:del>
            </w:ins>
          </w:p>
        </w:tc>
        <w:tc>
          <w:tcPr>
            <w:tcW w:w="766" w:type="pct"/>
          </w:tcPr>
          <w:p w14:paraId="1075D50A" w14:textId="019C2470" w:rsidR="001D2DD1" w:rsidRPr="00BD7E9D" w:rsidRDefault="001D2DD1" w:rsidP="001D2DD1">
            <w:pPr>
              <w:pStyle w:val="GOSTTablenorm"/>
              <w:rPr>
                <w:ins w:id="6545" w:author="Иванов Дмитрий Валерьевич" w:date="2024-07-17T10:18:00Z"/>
                <w:b/>
              </w:rPr>
            </w:pPr>
            <w:proofErr w:type="gramStart"/>
            <w:ins w:id="6546" w:author="Иванов Дмитрий Валерьевич" w:date="2024-07-17T10:18:00Z">
              <w:r w:rsidRPr="005404C6">
                <w:rPr>
                  <w:b/>
                  <w:szCs w:val="22"/>
                </w:rPr>
                <w:t>TradingDays:</w:t>
              </w:r>
              <w:r w:rsidRPr="008A1BFA">
                <w:rPr>
                  <w:szCs w:val="22"/>
                </w:rPr>
                <w:t>CloseSystem</w:t>
              </w:r>
              <w:proofErr w:type="gramEnd"/>
            </w:ins>
          </w:p>
        </w:tc>
        <w:tc>
          <w:tcPr>
            <w:tcW w:w="496" w:type="pct"/>
            <w:gridSpan w:val="2"/>
          </w:tcPr>
          <w:p w14:paraId="137A8C8B" w14:textId="5E2E86DF" w:rsidR="001D2DD1" w:rsidRPr="001950A9" w:rsidRDefault="001D2DD1" w:rsidP="001950A9">
            <w:pPr>
              <w:pStyle w:val="GOSTTablenorm"/>
              <w:rPr>
                <w:ins w:id="6547" w:author="Иванов Дмитрий Валерьевич" w:date="2024-07-17T10:18:00Z"/>
              </w:rPr>
            </w:pPr>
            <w:ins w:id="6548" w:author="Иванов Дмитрий Валерьевич" w:date="2024-07-17T10:18:00Z">
              <w:r w:rsidRPr="001950A9">
                <w:t>Строка</w:t>
              </w:r>
            </w:ins>
          </w:p>
        </w:tc>
        <w:tc>
          <w:tcPr>
            <w:tcW w:w="264" w:type="pct"/>
            <w:gridSpan w:val="2"/>
          </w:tcPr>
          <w:p w14:paraId="5F6E74E7" w14:textId="39F8FCF8" w:rsidR="001D2DD1" w:rsidRPr="001950A9" w:rsidRDefault="001D2DD1" w:rsidP="001950A9">
            <w:pPr>
              <w:pStyle w:val="GOSTTablenorm"/>
              <w:rPr>
                <w:ins w:id="6549" w:author="Иванов Дмитрий Валерьевич" w:date="2024-07-17T10:18:00Z"/>
              </w:rPr>
            </w:pPr>
            <w:ins w:id="6550" w:author="Иванов Дмитрий Валерьевич" w:date="2024-07-17T10:18:00Z">
              <w:r w:rsidRPr="001950A9">
                <w:t>Нет</w:t>
              </w:r>
            </w:ins>
          </w:p>
        </w:tc>
        <w:tc>
          <w:tcPr>
            <w:tcW w:w="269" w:type="pct"/>
            <w:gridSpan w:val="2"/>
          </w:tcPr>
          <w:p w14:paraId="2B87BBE7" w14:textId="200D80E0" w:rsidR="001D2DD1" w:rsidRPr="001950A9" w:rsidRDefault="001D2DD1" w:rsidP="001950A9">
            <w:pPr>
              <w:pStyle w:val="GOSTTablenorm"/>
              <w:rPr>
                <w:ins w:id="6551" w:author="Иванов Дмитрий Валерьевич" w:date="2024-07-17T10:18:00Z"/>
              </w:rPr>
            </w:pPr>
            <w:ins w:id="6552" w:author="Иванов Дмитрий Валерьевич" w:date="2024-07-17T10:18:00Z">
              <w:r w:rsidRPr="001950A9">
                <w:t>&lt;=10</w:t>
              </w:r>
            </w:ins>
          </w:p>
        </w:tc>
        <w:tc>
          <w:tcPr>
            <w:tcW w:w="2101" w:type="pct"/>
            <w:gridSpan w:val="2"/>
          </w:tcPr>
          <w:p w14:paraId="4115CF7E" w14:textId="77777777" w:rsidR="001D2DD1" w:rsidRPr="001950A9" w:rsidRDefault="001D2DD1" w:rsidP="001950A9">
            <w:pPr>
              <w:pStyle w:val="GOSTTablenorm"/>
              <w:rPr>
                <w:ins w:id="6553" w:author="Иванов Дмитрий Валерьевич" w:date="2024-07-17T10:18:00Z"/>
              </w:rPr>
            </w:pPr>
            <w:ins w:id="6554" w:author="Иванов Дмитрий Валерьевич" w:date="2024-07-17T10:18:00Z">
              <w:r w:rsidRPr="001950A9">
                <w:t>Указывается информация о ФП – отправителе запроса, на основании которого было выполнено закрытие операционного дня системы.</w:t>
              </w:r>
            </w:ins>
          </w:p>
          <w:p w14:paraId="11405BAC" w14:textId="4471A0EE" w:rsidR="001D2DD1" w:rsidRPr="001950A9" w:rsidRDefault="001D2DD1" w:rsidP="001950A9">
            <w:pPr>
              <w:pStyle w:val="GOSTTablenorm"/>
              <w:rPr>
                <w:ins w:id="6555" w:author="Иванов Дмитрий Валерьевич" w:date="2024-07-17T10:18:00Z"/>
              </w:rPr>
            </w:pPr>
            <w:ins w:id="6556" w:author="Иванов Дмитрий Валерьевич" w:date="2024-07-17T10:18:00Z">
              <w:r w:rsidRPr="001950A9">
                <w:t>Если день закрывался более одного раза – указывается информация о ФП, инициировавшей последнее закрытие</w:t>
              </w:r>
            </w:ins>
          </w:p>
        </w:tc>
      </w:tr>
      <w:tr w:rsidR="001D2DD1" w:rsidRPr="003F1563" w14:paraId="6EB96845" w14:textId="77777777" w:rsidTr="00C75A4E">
        <w:trPr>
          <w:gridBefore w:val="2"/>
          <w:wBefore w:w="6" w:type="pct"/>
          <w:jc w:val="center"/>
        </w:trPr>
        <w:tc>
          <w:tcPr>
            <w:tcW w:w="1098" w:type="pct"/>
          </w:tcPr>
          <w:p w14:paraId="49FEF399" w14:textId="77777777" w:rsidR="001D2DD1" w:rsidRPr="001950A9" w:rsidRDefault="001D2DD1" w:rsidP="001950A9">
            <w:pPr>
              <w:pStyle w:val="GOSTTablenorm"/>
            </w:pPr>
            <w:r w:rsidRPr="001950A9">
              <w:t>Дата и время окончательного закрытия операционного дня</w:t>
            </w:r>
          </w:p>
        </w:tc>
        <w:tc>
          <w:tcPr>
            <w:tcW w:w="766" w:type="pct"/>
          </w:tcPr>
          <w:p w14:paraId="54D41D08" w14:textId="77777777" w:rsidR="001D2DD1" w:rsidRPr="003F1563" w:rsidRDefault="001D2DD1" w:rsidP="001D2DD1">
            <w:pPr>
              <w:pStyle w:val="GOSTTablenorm"/>
            </w:pPr>
            <w:proofErr w:type="gramStart"/>
            <w:r w:rsidRPr="00BD7E9D">
              <w:rPr>
                <w:b/>
              </w:rPr>
              <w:t>TradingDays:</w:t>
            </w:r>
            <w:r w:rsidRPr="003F1563">
              <w:t>ClosePermanentlyDate</w:t>
            </w:r>
            <w:proofErr w:type="gramEnd"/>
          </w:p>
        </w:tc>
        <w:tc>
          <w:tcPr>
            <w:tcW w:w="496" w:type="pct"/>
            <w:gridSpan w:val="2"/>
          </w:tcPr>
          <w:p w14:paraId="686A9DAF" w14:textId="77777777" w:rsidR="001D2DD1" w:rsidRPr="003F1563" w:rsidRDefault="001D2DD1" w:rsidP="001D2DD1">
            <w:pPr>
              <w:pStyle w:val="GOSTTablenorm"/>
            </w:pPr>
            <w:r w:rsidRPr="003F1563">
              <w:t>Дата-время (timestamp)</w:t>
            </w:r>
          </w:p>
        </w:tc>
        <w:tc>
          <w:tcPr>
            <w:tcW w:w="264" w:type="pct"/>
            <w:gridSpan w:val="2"/>
          </w:tcPr>
          <w:p w14:paraId="5D304459" w14:textId="77777777" w:rsidR="001D2DD1" w:rsidRPr="003F1563" w:rsidRDefault="001D2DD1" w:rsidP="001D2DD1">
            <w:pPr>
              <w:pStyle w:val="GOSTTablenorm"/>
            </w:pPr>
            <w:r w:rsidRPr="003F1563">
              <w:t>Нет</w:t>
            </w:r>
          </w:p>
        </w:tc>
        <w:tc>
          <w:tcPr>
            <w:tcW w:w="269" w:type="pct"/>
            <w:gridSpan w:val="2"/>
          </w:tcPr>
          <w:p w14:paraId="1FBAFB40" w14:textId="565BF75A" w:rsidR="001D2DD1" w:rsidRPr="00C75A4E" w:rsidRDefault="001D2DD1" w:rsidP="001D2DD1">
            <w:pPr>
              <w:pStyle w:val="GOSTTablenorm"/>
              <w:rPr>
                <w:lang w:val="en-US"/>
              </w:rPr>
            </w:pPr>
          </w:p>
        </w:tc>
        <w:tc>
          <w:tcPr>
            <w:tcW w:w="2101" w:type="pct"/>
            <w:gridSpan w:val="2"/>
          </w:tcPr>
          <w:p w14:paraId="634595D2" w14:textId="77777777" w:rsidR="001D2DD1" w:rsidRPr="003F1563" w:rsidRDefault="001D2DD1" w:rsidP="001D2DD1">
            <w:pPr>
              <w:pStyle w:val="GOSTTablenorm"/>
            </w:pPr>
            <w:r w:rsidRPr="003F1563">
              <w:t>Указывается дата окончательного закрытия операционного дня системы.</w:t>
            </w:r>
          </w:p>
          <w:p w14:paraId="7F9195BE" w14:textId="62F0FD91"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r>
              <w:t>.</w:t>
            </w:r>
          </w:p>
          <w:p w14:paraId="0F2A8EEA" w14:textId="499651DD" w:rsidR="001D2DD1" w:rsidRPr="003F1563" w:rsidRDefault="001D2DD1" w:rsidP="001D2DD1">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1D2DD1" w:rsidRPr="003F1563" w14:paraId="6267A5C9" w14:textId="77777777" w:rsidTr="00C75A4E">
        <w:trPr>
          <w:gridBefore w:val="2"/>
          <w:wBefore w:w="6" w:type="pct"/>
          <w:jc w:val="center"/>
          <w:ins w:id="6557" w:author="Иванов Дмитрий Валерьевич" w:date="2024-07-17T10:18:00Z"/>
        </w:trPr>
        <w:tc>
          <w:tcPr>
            <w:tcW w:w="1098" w:type="pct"/>
          </w:tcPr>
          <w:p w14:paraId="07655E0B" w14:textId="35596F36" w:rsidR="001D2DD1" w:rsidRPr="001950A9" w:rsidRDefault="001D2DD1" w:rsidP="001950A9">
            <w:pPr>
              <w:pStyle w:val="GOSTTablenorm"/>
              <w:rPr>
                <w:ins w:id="6558" w:author="Иванов Дмитрий Валерьевич" w:date="2024-07-17T10:18:00Z"/>
              </w:rPr>
            </w:pPr>
            <w:ins w:id="6559" w:author="Иванов Дмитрий Валерьевич" w:date="2024-07-17T10:19:00Z">
              <w:r w:rsidRPr="001950A9">
                <w:t xml:space="preserve">ФП – отправитель запроса, на основании которого было выполнено окончательное закрытие </w:t>
              </w:r>
            </w:ins>
            <w:ins w:id="6560" w:author="Сатлер Марина Викторовна" w:date="2024-10-04T15:59:00Z">
              <w:r w:rsidR="00175C9D" w:rsidRPr="003F1563">
                <w:t>операционного дня</w:t>
              </w:r>
            </w:ins>
            <w:ins w:id="6561" w:author="Иванов Дмитрий Валерьевич" w:date="2024-07-17T10:19:00Z">
              <w:del w:id="6562" w:author="Сатлер Марина Викторовна" w:date="2024-10-04T15:59:00Z">
                <w:r w:rsidRPr="001950A9" w:rsidDel="00175C9D">
                  <w:delText>ОД</w:delText>
                </w:r>
              </w:del>
            </w:ins>
          </w:p>
        </w:tc>
        <w:tc>
          <w:tcPr>
            <w:tcW w:w="766" w:type="pct"/>
          </w:tcPr>
          <w:p w14:paraId="56D56F70" w14:textId="573C6BAE" w:rsidR="001D2DD1" w:rsidRPr="00BD7E9D" w:rsidRDefault="001D2DD1" w:rsidP="001D2DD1">
            <w:pPr>
              <w:pStyle w:val="GOSTTablenorm"/>
              <w:rPr>
                <w:ins w:id="6563" w:author="Иванов Дмитрий Валерьевич" w:date="2024-07-17T10:18:00Z"/>
                <w:b/>
              </w:rPr>
            </w:pPr>
            <w:proofErr w:type="gramStart"/>
            <w:ins w:id="6564" w:author="Иванов Дмитрий Валерьевич" w:date="2024-07-17T10:19:00Z">
              <w:r w:rsidRPr="005404C6">
                <w:rPr>
                  <w:b/>
                  <w:szCs w:val="22"/>
                </w:rPr>
                <w:t>TradingDays:</w:t>
              </w:r>
              <w:r w:rsidRPr="008A1BFA">
                <w:rPr>
                  <w:szCs w:val="22"/>
                </w:rPr>
                <w:t>ClosePermanentlySystem</w:t>
              </w:r>
            </w:ins>
            <w:proofErr w:type="gramEnd"/>
          </w:p>
        </w:tc>
        <w:tc>
          <w:tcPr>
            <w:tcW w:w="496" w:type="pct"/>
            <w:gridSpan w:val="2"/>
          </w:tcPr>
          <w:p w14:paraId="5520F24E" w14:textId="43FBC599" w:rsidR="001D2DD1" w:rsidRPr="001950A9" w:rsidRDefault="001D2DD1" w:rsidP="001950A9">
            <w:pPr>
              <w:pStyle w:val="GOSTTablenorm"/>
              <w:rPr>
                <w:ins w:id="6565" w:author="Иванов Дмитрий Валерьевич" w:date="2024-07-17T10:18:00Z"/>
              </w:rPr>
            </w:pPr>
            <w:ins w:id="6566" w:author="Иванов Дмитрий Валерьевич" w:date="2024-07-17T10:19:00Z">
              <w:r w:rsidRPr="001950A9">
                <w:t>Строка</w:t>
              </w:r>
            </w:ins>
          </w:p>
        </w:tc>
        <w:tc>
          <w:tcPr>
            <w:tcW w:w="264" w:type="pct"/>
            <w:gridSpan w:val="2"/>
          </w:tcPr>
          <w:p w14:paraId="6BFC7346" w14:textId="2CD84F82" w:rsidR="001D2DD1" w:rsidRPr="001950A9" w:rsidRDefault="001D2DD1" w:rsidP="001950A9">
            <w:pPr>
              <w:pStyle w:val="GOSTTablenorm"/>
              <w:rPr>
                <w:ins w:id="6567" w:author="Иванов Дмитрий Валерьевич" w:date="2024-07-17T10:18:00Z"/>
              </w:rPr>
            </w:pPr>
            <w:ins w:id="6568" w:author="Иванов Дмитрий Валерьевич" w:date="2024-07-17T10:19:00Z">
              <w:r w:rsidRPr="001950A9">
                <w:t>Нет</w:t>
              </w:r>
            </w:ins>
          </w:p>
        </w:tc>
        <w:tc>
          <w:tcPr>
            <w:tcW w:w="269" w:type="pct"/>
            <w:gridSpan w:val="2"/>
          </w:tcPr>
          <w:p w14:paraId="4EDF3592" w14:textId="016EE84D" w:rsidR="001D2DD1" w:rsidRPr="001950A9" w:rsidRDefault="001D2DD1" w:rsidP="001950A9">
            <w:pPr>
              <w:pStyle w:val="GOSTTablenorm"/>
              <w:rPr>
                <w:ins w:id="6569" w:author="Иванов Дмитрий Валерьевич" w:date="2024-07-17T10:18:00Z"/>
              </w:rPr>
            </w:pPr>
            <w:ins w:id="6570" w:author="Иванов Дмитрий Валерьевич" w:date="2024-07-17T10:19:00Z">
              <w:r w:rsidRPr="001950A9">
                <w:t>&lt;=10</w:t>
              </w:r>
            </w:ins>
          </w:p>
        </w:tc>
        <w:tc>
          <w:tcPr>
            <w:tcW w:w="2101" w:type="pct"/>
            <w:gridSpan w:val="2"/>
          </w:tcPr>
          <w:p w14:paraId="16D27CAF" w14:textId="77777777" w:rsidR="001D2DD1" w:rsidRPr="001950A9" w:rsidRDefault="001D2DD1" w:rsidP="001950A9">
            <w:pPr>
              <w:pStyle w:val="GOSTTablenorm"/>
              <w:rPr>
                <w:ins w:id="6571" w:author="Иванов Дмитрий Валерьевич" w:date="2024-07-17T10:19:00Z"/>
              </w:rPr>
            </w:pPr>
            <w:ins w:id="6572" w:author="Иванов Дмитрий Валерьевич" w:date="2024-07-17T10:19: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641706AA" w14:textId="542C149F" w:rsidR="001D2DD1" w:rsidRPr="001950A9" w:rsidRDefault="001D2DD1" w:rsidP="001950A9">
            <w:pPr>
              <w:pStyle w:val="GOSTTablenorm"/>
              <w:rPr>
                <w:ins w:id="6573" w:author="Иванов Дмитрий Валерьевич" w:date="2024-07-17T10:18:00Z"/>
              </w:rPr>
            </w:pPr>
            <w:ins w:id="6574" w:author="Иванов Дмитрий Валерьевич" w:date="2024-07-17T10:19:00Z">
              <w:r w:rsidRPr="001950A9">
                <w:t>Если день окончательно закрывался более одного раза – указывается информация о ФП, инициировавшей последнее закрытие</w:t>
              </w:r>
            </w:ins>
          </w:p>
        </w:tc>
      </w:tr>
      <w:tr w:rsidR="001D2DD1" w:rsidRPr="003F1563" w14:paraId="4021AD3E" w14:textId="77777777" w:rsidTr="00C75A4E">
        <w:trPr>
          <w:gridBefore w:val="2"/>
          <w:wBefore w:w="6" w:type="pct"/>
          <w:jc w:val="center"/>
        </w:trPr>
        <w:tc>
          <w:tcPr>
            <w:tcW w:w="1098" w:type="pct"/>
          </w:tcPr>
          <w:p w14:paraId="59E200EC" w14:textId="77777777" w:rsidR="001D2DD1" w:rsidRPr="003F1563" w:rsidRDefault="001D2DD1" w:rsidP="001D2DD1">
            <w:pPr>
              <w:pStyle w:val="GOSTTablenorm"/>
            </w:pPr>
            <w:r w:rsidRPr="003F1563">
              <w:t>Идентификатор пользователя, выполнившего последним операцию с оперднем</w:t>
            </w:r>
          </w:p>
        </w:tc>
        <w:tc>
          <w:tcPr>
            <w:tcW w:w="766" w:type="pct"/>
          </w:tcPr>
          <w:p w14:paraId="4E4A4044" w14:textId="77777777" w:rsidR="001D2DD1" w:rsidRPr="003F1563" w:rsidRDefault="001D2DD1" w:rsidP="001D2DD1">
            <w:pPr>
              <w:pStyle w:val="GOSTTablenorm"/>
            </w:pPr>
            <w:proofErr w:type="gramStart"/>
            <w:r w:rsidRPr="00BD7E9D">
              <w:rPr>
                <w:b/>
              </w:rPr>
              <w:t>TradingDays:</w:t>
            </w:r>
            <w:r w:rsidRPr="003F1563">
              <w:t>LastUpdatedBy</w:t>
            </w:r>
            <w:proofErr w:type="gramEnd"/>
          </w:p>
        </w:tc>
        <w:tc>
          <w:tcPr>
            <w:tcW w:w="496" w:type="pct"/>
            <w:gridSpan w:val="2"/>
          </w:tcPr>
          <w:p w14:paraId="11904513" w14:textId="5EA237E6" w:rsidR="001D2DD1" w:rsidRPr="001D3008" w:rsidRDefault="001D2DD1" w:rsidP="001D2DD1">
            <w:pPr>
              <w:pStyle w:val="GOSTTablenorm"/>
            </w:pPr>
            <w:r w:rsidRPr="003F1563">
              <w:t>Строка</w:t>
            </w:r>
          </w:p>
        </w:tc>
        <w:tc>
          <w:tcPr>
            <w:tcW w:w="264" w:type="pct"/>
            <w:gridSpan w:val="2"/>
          </w:tcPr>
          <w:p w14:paraId="66B6B19B" w14:textId="77777777" w:rsidR="001D2DD1" w:rsidRPr="003F1563" w:rsidRDefault="001D2DD1" w:rsidP="001D2DD1">
            <w:pPr>
              <w:pStyle w:val="GOSTTablenorm"/>
            </w:pPr>
            <w:r w:rsidRPr="003F1563">
              <w:t>Нет</w:t>
            </w:r>
          </w:p>
        </w:tc>
        <w:tc>
          <w:tcPr>
            <w:tcW w:w="269" w:type="pct"/>
            <w:gridSpan w:val="2"/>
          </w:tcPr>
          <w:p w14:paraId="09C880FF" w14:textId="77777777" w:rsidR="001D2DD1" w:rsidRPr="003F1563" w:rsidRDefault="001D2DD1" w:rsidP="001D2DD1">
            <w:pPr>
              <w:pStyle w:val="GOSTTablenorm"/>
            </w:pPr>
            <w:r w:rsidRPr="003F1563">
              <w:t>&lt;=36</w:t>
            </w:r>
          </w:p>
        </w:tc>
        <w:tc>
          <w:tcPr>
            <w:tcW w:w="2101" w:type="pct"/>
            <w:gridSpan w:val="2"/>
          </w:tcPr>
          <w:p w14:paraId="6C096983" w14:textId="69C3A368" w:rsidR="001D2DD1" w:rsidRPr="003F1563" w:rsidRDefault="001D2DD1" w:rsidP="001D2DD1">
            <w:pPr>
              <w:pStyle w:val="GOSTTablenorm"/>
            </w:pPr>
            <w:r w:rsidRPr="003F1563">
              <w:t>Заполняется идентификатор пользователя, выполнившего последним операцию с операционным днем системы. Обязательно для заполнения, если действия по открытию/закрытию операционного дня системы выполнялись пользователем</w:t>
            </w:r>
          </w:p>
        </w:tc>
      </w:tr>
      <w:tr w:rsidR="001D2DD1" w:rsidRPr="003F1563" w14:paraId="16F852E2" w14:textId="77777777" w:rsidTr="00C75A4E">
        <w:trPr>
          <w:gridBefore w:val="2"/>
          <w:wBefore w:w="6" w:type="pct"/>
          <w:jc w:val="center"/>
        </w:trPr>
        <w:tc>
          <w:tcPr>
            <w:tcW w:w="1098" w:type="pct"/>
          </w:tcPr>
          <w:p w14:paraId="66FFF7AA" w14:textId="77777777" w:rsidR="001D2DD1" w:rsidRPr="00C75A4E" w:rsidRDefault="001D2DD1" w:rsidP="001D2DD1">
            <w:pPr>
              <w:pStyle w:val="GOSTTablenorm"/>
              <w:rPr>
                <w:b/>
              </w:rPr>
            </w:pPr>
            <w:r w:rsidRPr="00C75A4E">
              <w:rPr>
                <w:b/>
              </w:rPr>
              <w:t>История действий с оперднем</w:t>
            </w:r>
          </w:p>
        </w:tc>
        <w:tc>
          <w:tcPr>
            <w:tcW w:w="766" w:type="pct"/>
          </w:tcPr>
          <w:p w14:paraId="04CD344A" w14:textId="77777777" w:rsidR="001D2DD1" w:rsidRPr="00C75A4E" w:rsidRDefault="001D2DD1" w:rsidP="001D2DD1">
            <w:pPr>
              <w:pStyle w:val="GOSTTablenorm"/>
              <w:rPr>
                <w:b/>
              </w:rPr>
            </w:pPr>
            <w:proofErr w:type="gramStart"/>
            <w:r w:rsidRPr="00C75A4E">
              <w:rPr>
                <w:b/>
              </w:rPr>
              <w:t>TradingDays:History</w:t>
            </w:r>
            <w:proofErr w:type="gramEnd"/>
          </w:p>
        </w:tc>
        <w:tc>
          <w:tcPr>
            <w:tcW w:w="496" w:type="pct"/>
            <w:gridSpan w:val="2"/>
          </w:tcPr>
          <w:p w14:paraId="4F5BB434" w14:textId="77777777" w:rsidR="001D2DD1" w:rsidRPr="003F1563" w:rsidRDefault="001D2DD1" w:rsidP="001D2DD1">
            <w:pPr>
              <w:pStyle w:val="GOSTTablenorm"/>
            </w:pPr>
            <w:r w:rsidRPr="003F1563">
              <w:t>Массив</w:t>
            </w:r>
          </w:p>
        </w:tc>
        <w:tc>
          <w:tcPr>
            <w:tcW w:w="264" w:type="pct"/>
            <w:gridSpan w:val="2"/>
          </w:tcPr>
          <w:p w14:paraId="0C1D0703" w14:textId="77777777" w:rsidR="001D2DD1" w:rsidRPr="003F1563" w:rsidRDefault="001D2DD1" w:rsidP="001D2DD1">
            <w:pPr>
              <w:pStyle w:val="GOSTTablenorm"/>
            </w:pPr>
            <w:r w:rsidRPr="003F1563">
              <w:t>Нет</w:t>
            </w:r>
          </w:p>
        </w:tc>
        <w:tc>
          <w:tcPr>
            <w:tcW w:w="269" w:type="pct"/>
            <w:gridSpan w:val="2"/>
          </w:tcPr>
          <w:p w14:paraId="50A2A294" w14:textId="6BD40752" w:rsidR="001D2DD1" w:rsidRPr="00C75A4E" w:rsidRDefault="001D2DD1" w:rsidP="001D2DD1">
            <w:pPr>
              <w:pStyle w:val="GOSTTablenorm"/>
              <w:rPr>
                <w:lang w:val="en-US"/>
              </w:rPr>
            </w:pPr>
            <w:r>
              <w:rPr>
                <w:lang w:val="en-US"/>
              </w:rPr>
              <w:t>-</w:t>
            </w:r>
          </w:p>
        </w:tc>
        <w:tc>
          <w:tcPr>
            <w:tcW w:w="2101" w:type="pct"/>
            <w:gridSpan w:val="2"/>
          </w:tcPr>
          <w:p w14:paraId="0A43F337" w14:textId="77777777" w:rsidR="001D2DD1" w:rsidRPr="003F1563" w:rsidRDefault="001D2DD1" w:rsidP="001D2DD1">
            <w:pPr>
              <w:pStyle w:val="GOSTTablenorm"/>
            </w:pPr>
            <w:r w:rsidRPr="003F1563">
              <w:t>Заполняется историей о выполненных операциях по операционным дням системы.</w:t>
            </w:r>
          </w:p>
          <w:p w14:paraId="6BD64A96" w14:textId="77777777" w:rsidR="001D2DD1" w:rsidRPr="003F1563" w:rsidRDefault="001D2DD1" w:rsidP="001D2DD1">
            <w:pPr>
              <w:pStyle w:val="GOSTTablenorm"/>
            </w:pPr>
            <w:r w:rsidRPr="003F1563">
              <w:lastRenderedPageBreak/>
              <w:t>Значение возвращается в случае NeedHistory=1</w:t>
            </w:r>
          </w:p>
        </w:tc>
      </w:tr>
      <w:tr w:rsidR="001D2DD1" w:rsidRPr="003F1563" w14:paraId="456C8039" w14:textId="77777777" w:rsidTr="00C75A4E">
        <w:trPr>
          <w:gridBefore w:val="2"/>
          <w:wBefore w:w="6" w:type="pct"/>
          <w:jc w:val="center"/>
        </w:trPr>
        <w:tc>
          <w:tcPr>
            <w:tcW w:w="1098" w:type="pct"/>
          </w:tcPr>
          <w:p w14:paraId="4F905B47" w14:textId="77777777" w:rsidR="001D2DD1" w:rsidRPr="003F1563" w:rsidRDefault="001D2DD1" w:rsidP="001D2DD1">
            <w:pPr>
              <w:pStyle w:val="GOSTTablenorm"/>
            </w:pPr>
            <w:r w:rsidRPr="003F1563">
              <w:lastRenderedPageBreak/>
              <w:t>Наименование выполненной операции</w:t>
            </w:r>
          </w:p>
        </w:tc>
        <w:tc>
          <w:tcPr>
            <w:tcW w:w="766" w:type="pct"/>
          </w:tcPr>
          <w:p w14:paraId="700A8EF4" w14:textId="4D710A96" w:rsidR="001D2DD1" w:rsidRPr="003F1563" w:rsidRDefault="001D2DD1" w:rsidP="001D2DD1">
            <w:pPr>
              <w:pStyle w:val="GOSTTablenorm"/>
            </w:pPr>
            <w:proofErr w:type="gramStart"/>
            <w:r w:rsidRPr="00BD7E9D">
              <w:rPr>
                <w:b/>
              </w:rPr>
              <w:t>TradingDays:History</w:t>
            </w:r>
            <w:proofErr w:type="gramEnd"/>
            <w:r w:rsidRPr="00BD7E9D">
              <w:rPr>
                <w:b/>
              </w:rPr>
              <w:t>:</w:t>
            </w:r>
            <w:r w:rsidRPr="003F1563">
              <w:t>Operation</w:t>
            </w:r>
          </w:p>
        </w:tc>
        <w:tc>
          <w:tcPr>
            <w:tcW w:w="496" w:type="pct"/>
            <w:gridSpan w:val="2"/>
          </w:tcPr>
          <w:p w14:paraId="601B1083" w14:textId="77777777" w:rsidR="001D2DD1" w:rsidRPr="003F1563" w:rsidRDefault="001D2DD1" w:rsidP="001D2DD1">
            <w:pPr>
              <w:pStyle w:val="GOSTTablenorm"/>
            </w:pPr>
            <w:r w:rsidRPr="003F1563">
              <w:t>Строка</w:t>
            </w:r>
          </w:p>
        </w:tc>
        <w:tc>
          <w:tcPr>
            <w:tcW w:w="264" w:type="pct"/>
            <w:gridSpan w:val="2"/>
          </w:tcPr>
          <w:p w14:paraId="095564C2" w14:textId="77777777" w:rsidR="001D2DD1" w:rsidRPr="003F1563" w:rsidRDefault="001D2DD1" w:rsidP="001D2DD1">
            <w:pPr>
              <w:pStyle w:val="GOSTTablenorm"/>
            </w:pPr>
            <w:r w:rsidRPr="003F1563">
              <w:t>Да</w:t>
            </w:r>
          </w:p>
        </w:tc>
        <w:tc>
          <w:tcPr>
            <w:tcW w:w="269" w:type="pct"/>
            <w:gridSpan w:val="2"/>
          </w:tcPr>
          <w:p w14:paraId="2C0720EC" w14:textId="77777777" w:rsidR="001D2DD1" w:rsidRPr="003F1563" w:rsidRDefault="001D2DD1" w:rsidP="001D2DD1">
            <w:pPr>
              <w:pStyle w:val="GOSTTablenorm"/>
            </w:pPr>
            <w:r w:rsidRPr="003F1563">
              <w:t>&lt;=30</w:t>
            </w:r>
          </w:p>
        </w:tc>
        <w:tc>
          <w:tcPr>
            <w:tcW w:w="2101" w:type="pct"/>
            <w:gridSpan w:val="2"/>
          </w:tcPr>
          <w:p w14:paraId="2886CB49" w14:textId="1160CC9D" w:rsidR="001D2DD1" w:rsidRPr="003F1563" w:rsidRDefault="001D2DD1" w:rsidP="001D2DD1">
            <w:pPr>
              <w:pStyle w:val="GOSTTablenorm"/>
            </w:pPr>
            <w:r w:rsidRPr="003F1563">
              <w:t>Наименование операции, выполненной с операционным днем системы.</w:t>
            </w:r>
          </w:p>
          <w:p w14:paraId="56318948" w14:textId="77777777" w:rsidR="001D2DD1" w:rsidRPr="003F1563" w:rsidRDefault="001D2DD1" w:rsidP="001D2DD1">
            <w:pPr>
              <w:pStyle w:val="GOSTTablenorm"/>
            </w:pPr>
            <w:r w:rsidRPr="003F1563">
              <w:t>Как пример: Открыть, Закрыть</w:t>
            </w:r>
          </w:p>
        </w:tc>
      </w:tr>
      <w:tr w:rsidR="001D2DD1" w:rsidRPr="003F1563" w14:paraId="28A4C6CB" w14:textId="77777777" w:rsidTr="00C75A4E">
        <w:trPr>
          <w:gridBefore w:val="2"/>
          <w:wBefore w:w="6" w:type="pct"/>
          <w:jc w:val="center"/>
        </w:trPr>
        <w:tc>
          <w:tcPr>
            <w:tcW w:w="1098" w:type="pct"/>
          </w:tcPr>
          <w:p w14:paraId="6E7FE837" w14:textId="77777777" w:rsidR="001D2DD1" w:rsidRPr="003F1563" w:rsidRDefault="001D2DD1" w:rsidP="001D2DD1">
            <w:pPr>
              <w:pStyle w:val="GOSTTablenorm"/>
            </w:pPr>
            <w:r w:rsidRPr="003F1563">
              <w:t>Дата выполнения операции</w:t>
            </w:r>
          </w:p>
        </w:tc>
        <w:tc>
          <w:tcPr>
            <w:tcW w:w="766" w:type="pct"/>
          </w:tcPr>
          <w:p w14:paraId="3BFC7A32" w14:textId="04B009E4" w:rsidR="001D2DD1" w:rsidRPr="003F1563" w:rsidRDefault="001D2DD1" w:rsidP="001D2DD1">
            <w:pPr>
              <w:pStyle w:val="GOSTTablenorm"/>
            </w:pPr>
            <w:proofErr w:type="gramStart"/>
            <w:r w:rsidRPr="00BD7E9D">
              <w:rPr>
                <w:b/>
              </w:rPr>
              <w:t>TradingDays:History</w:t>
            </w:r>
            <w:proofErr w:type="gramEnd"/>
            <w:r w:rsidRPr="00BD7E9D">
              <w:rPr>
                <w:b/>
              </w:rPr>
              <w:t>:</w:t>
            </w:r>
            <w:r w:rsidRPr="003F1563">
              <w:t>OperationDateTime</w:t>
            </w:r>
          </w:p>
        </w:tc>
        <w:tc>
          <w:tcPr>
            <w:tcW w:w="496" w:type="pct"/>
            <w:gridSpan w:val="2"/>
          </w:tcPr>
          <w:p w14:paraId="5FE89F83" w14:textId="77777777" w:rsidR="001D2DD1" w:rsidRPr="003F1563" w:rsidRDefault="001D2DD1" w:rsidP="001D2DD1">
            <w:pPr>
              <w:pStyle w:val="GOSTTablenorm"/>
            </w:pPr>
            <w:r w:rsidRPr="003F1563">
              <w:t>Дата-время (timestamp)</w:t>
            </w:r>
          </w:p>
        </w:tc>
        <w:tc>
          <w:tcPr>
            <w:tcW w:w="264" w:type="pct"/>
            <w:gridSpan w:val="2"/>
          </w:tcPr>
          <w:p w14:paraId="7A3C4C23" w14:textId="77777777" w:rsidR="001D2DD1" w:rsidRPr="003F1563" w:rsidRDefault="001D2DD1" w:rsidP="001D2DD1">
            <w:pPr>
              <w:pStyle w:val="GOSTTablenorm"/>
            </w:pPr>
            <w:r w:rsidRPr="003F1563">
              <w:t>Да</w:t>
            </w:r>
          </w:p>
        </w:tc>
        <w:tc>
          <w:tcPr>
            <w:tcW w:w="269" w:type="pct"/>
            <w:gridSpan w:val="2"/>
          </w:tcPr>
          <w:p w14:paraId="7641DBF7" w14:textId="5948A377" w:rsidR="001D2DD1" w:rsidRPr="00C75A4E" w:rsidRDefault="001D2DD1" w:rsidP="001D2DD1">
            <w:pPr>
              <w:pStyle w:val="GOSTTablenorm"/>
              <w:rPr>
                <w:lang w:val="en-US"/>
              </w:rPr>
            </w:pPr>
          </w:p>
        </w:tc>
        <w:tc>
          <w:tcPr>
            <w:tcW w:w="2101" w:type="pct"/>
            <w:gridSpan w:val="2"/>
          </w:tcPr>
          <w:p w14:paraId="57A0794E" w14:textId="77777777" w:rsidR="001D2DD1" w:rsidRPr="003F1563" w:rsidRDefault="001D2DD1" w:rsidP="001D2DD1">
            <w:pPr>
              <w:pStyle w:val="GOSTTablenorm"/>
            </w:pPr>
            <w:r w:rsidRPr="003F1563">
              <w:t>Дата и время выполнения операции над операционным днем системы.</w:t>
            </w:r>
          </w:p>
          <w:p w14:paraId="425A98CD" w14:textId="77777777"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p>
        </w:tc>
      </w:tr>
      <w:tr w:rsidR="001D2DD1" w:rsidRPr="003F1563" w14:paraId="3A02B695" w14:textId="77777777" w:rsidTr="00C75A4E">
        <w:trPr>
          <w:gridBefore w:val="2"/>
          <w:wBefore w:w="6" w:type="pct"/>
          <w:jc w:val="center"/>
        </w:trPr>
        <w:tc>
          <w:tcPr>
            <w:tcW w:w="1098" w:type="pct"/>
          </w:tcPr>
          <w:p w14:paraId="546B16D0" w14:textId="77777777" w:rsidR="001D2DD1" w:rsidRPr="003F1563" w:rsidRDefault="001D2DD1" w:rsidP="001D2DD1">
            <w:pPr>
              <w:pStyle w:val="GOSTTablenorm"/>
            </w:pPr>
            <w:r w:rsidRPr="003F1563">
              <w:t>Идентификатор пользователя</w:t>
            </w:r>
          </w:p>
        </w:tc>
        <w:tc>
          <w:tcPr>
            <w:tcW w:w="766" w:type="pct"/>
          </w:tcPr>
          <w:p w14:paraId="2B5704D4" w14:textId="77777777" w:rsidR="001D2DD1" w:rsidRPr="003F1563" w:rsidRDefault="001D2DD1" w:rsidP="001D2DD1">
            <w:pPr>
              <w:pStyle w:val="GOSTTablenorm"/>
            </w:pPr>
            <w:proofErr w:type="gramStart"/>
            <w:r w:rsidRPr="00BD7E9D">
              <w:rPr>
                <w:b/>
              </w:rPr>
              <w:t>TradingDays:History</w:t>
            </w:r>
            <w:proofErr w:type="gramEnd"/>
            <w:r w:rsidRPr="00BD7E9D">
              <w:rPr>
                <w:b/>
              </w:rPr>
              <w:t>:</w:t>
            </w:r>
            <w:r w:rsidRPr="003F1563">
              <w:t>User</w:t>
            </w:r>
          </w:p>
        </w:tc>
        <w:tc>
          <w:tcPr>
            <w:tcW w:w="496" w:type="pct"/>
            <w:gridSpan w:val="2"/>
          </w:tcPr>
          <w:p w14:paraId="4460F5A2" w14:textId="01CE925A" w:rsidR="001D2DD1" w:rsidRPr="001D3008" w:rsidRDefault="001D2DD1" w:rsidP="001D2DD1">
            <w:pPr>
              <w:pStyle w:val="GOSTTablenorm"/>
            </w:pPr>
            <w:r w:rsidRPr="003F1563">
              <w:t>Строка</w:t>
            </w:r>
          </w:p>
        </w:tc>
        <w:tc>
          <w:tcPr>
            <w:tcW w:w="264" w:type="pct"/>
            <w:gridSpan w:val="2"/>
          </w:tcPr>
          <w:p w14:paraId="56BC1FAB" w14:textId="77777777" w:rsidR="001D2DD1" w:rsidRPr="003F1563" w:rsidRDefault="001D2DD1" w:rsidP="001D2DD1">
            <w:pPr>
              <w:pStyle w:val="GOSTTablenorm"/>
            </w:pPr>
            <w:r w:rsidRPr="003F1563">
              <w:t>Да</w:t>
            </w:r>
          </w:p>
        </w:tc>
        <w:tc>
          <w:tcPr>
            <w:tcW w:w="269" w:type="pct"/>
            <w:gridSpan w:val="2"/>
          </w:tcPr>
          <w:p w14:paraId="0A17B878" w14:textId="77777777" w:rsidR="001D2DD1" w:rsidRPr="003F1563" w:rsidRDefault="001D2DD1" w:rsidP="001D2DD1">
            <w:pPr>
              <w:pStyle w:val="GOSTTablenorm"/>
            </w:pPr>
            <w:r w:rsidRPr="003F1563">
              <w:t>&lt;=36</w:t>
            </w:r>
          </w:p>
        </w:tc>
        <w:tc>
          <w:tcPr>
            <w:tcW w:w="2101" w:type="pct"/>
            <w:gridSpan w:val="2"/>
          </w:tcPr>
          <w:p w14:paraId="4B0C82CC" w14:textId="77777777" w:rsidR="001D2DD1" w:rsidRPr="003F1563" w:rsidRDefault="001D2DD1" w:rsidP="001D2DD1">
            <w:pPr>
              <w:pStyle w:val="GOSTTablenorm"/>
            </w:pPr>
            <w:r w:rsidRPr="003F1563">
              <w:t>Идентификатор пользователя, выполнившего операцию с операционным днем системы</w:t>
            </w:r>
          </w:p>
        </w:tc>
      </w:tr>
      <w:tr w:rsidR="001D2DD1" w:rsidRPr="003F1563" w14:paraId="06CA1366" w14:textId="77777777" w:rsidTr="002879E5">
        <w:trPr>
          <w:gridBefore w:val="2"/>
          <w:wBefore w:w="6" w:type="pct"/>
          <w:trHeight w:val="515"/>
          <w:jc w:val="center"/>
        </w:trPr>
        <w:tc>
          <w:tcPr>
            <w:tcW w:w="4994" w:type="pct"/>
            <w:gridSpan w:val="10"/>
            <w:shd w:val="clear" w:color="auto" w:fill="auto"/>
          </w:tcPr>
          <w:p w14:paraId="1523503E" w14:textId="5A4AA945" w:rsidR="001D2DD1" w:rsidRPr="003F1563" w:rsidRDefault="001D2DD1" w:rsidP="001D2DD1">
            <w:pPr>
              <w:ind w:firstLine="0"/>
              <w:jc w:val="center"/>
              <w:rPr>
                <w:sz w:val="22"/>
                <w:szCs w:val="22"/>
              </w:rPr>
            </w:pPr>
            <w:r w:rsidRPr="003F1563">
              <w:rPr>
                <w:b/>
                <w:sz w:val="22"/>
                <w:szCs w:val="22"/>
              </w:rPr>
              <w:t xml:space="preserve">Перечень параметров ответа на запрос «Сервис открытия операционного дня ТОФК/ЦС по учету» </w:t>
            </w:r>
            <w:r w:rsidRPr="003F1563">
              <w:rPr>
                <w:b/>
                <w:sz w:val="22"/>
                <w:szCs w:val="22"/>
                <w:lang w:val="en-US"/>
              </w:rPr>
              <w:t>TradingDay</w:t>
            </w:r>
            <w:r w:rsidRPr="003F1563">
              <w:rPr>
                <w:b/>
                <w:sz w:val="22"/>
                <w:szCs w:val="22"/>
              </w:rPr>
              <w:t>s</w:t>
            </w:r>
            <w:r w:rsidRPr="00681FC5">
              <w:rPr>
                <w:b/>
                <w:sz w:val="22"/>
                <w:szCs w:val="22"/>
                <w:lang w:val="en-US"/>
              </w:rPr>
              <w:t>Subject</w:t>
            </w:r>
            <w:r w:rsidRPr="003F1563">
              <w:rPr>
                <w:b/>
                <w:sz w:val="22"/>
                <w:szCs w:val="22"/>
                <w:lang w:val="en-US"/>
              </w:rPr>
              <w:t>O</w:t>
            </w:r>
            <w:r w:rsidRPr="003F1563">
              <w:rPr>
                <w:b/>
                <w:sz w:val="22"/>
                <w:szCs w:val="22"/>
              </w:rPr>
              <w:t>pen (</w:t>
            </w:r>
            <w:r w:rsidRPr="003F1563">
              <w:rPr>
                <w:b/>
                <w:sz w:val="22"/>
                <w:szCs w:val="22"/>
                <w:lang w:val="en-US"/>
              </w:rPr>
              <w:t>document</w:t>
            </w:r>
            <w:r w:rsidRPr="003F1563">
              <w:rPr>
                <w:b/>
                <w:sz w:val="22"/>
                <w:szCs w:val="22"/>
              </w:rPr>
              <w:t>)</w:t>
            </w:r>
          </w:p>
        </w:tc>
      </w:tr>
      <w:tr w:rsidR="001D2DD1" w:rsidRPr="003F1563" w14:paraId="5F3DF5DE" w14:textId="77777777" w:rsidTr="00C75A4E">
        <w:trPr>
          <w:gridBefore w:val="2"/>
          <w:wBefore w:w="6" w:type="pct"/>
          <w:jc w:val="center"/>
        </w:trPr>
        <w:tc>
          <w:tcPr>
            <w:tcW w:w="1098" w:type="pct"/>
          </w:tcPr>
          <w:p w14:paraId="1156DE5D" w14:textId="77777777" w:rsidR="001D2DD1" w:rsidRPr="003F1563" w:rsidRDefault="001D2DD1" w:rsidP="001D2DD1">
            <w:pPr>
              <w:pStyle w:val="GOSTTablenorm"/>
            </w:pPr>
            <w:r w:rsidRPr="003F1563">
              <w:t>Субъект</w:t>
            </w:r>
          </w:p>
        </w:tc>
        <w:tc>
          <w:tcPr>
            <w:tcW w:w="766" w:type="pct"/>
          </w:tcPr>
          <w:p w14:paraId="4C9D5300" w14:textId="77777777" w:rsidR="001D2DD1" w:rsidRPr="003F1563" w:rsidRDefault="001D2DD1" w:rsidP="001D2DD1">
            <w:pPr>
              <w:pStyle w:val="GOSTTablenorm"/>
            </w:pPr>
            <w:r w:rsidRPr="003F1563">
              <w:t>Subject</w:t>
            </w:r>
          </w:p>
        </w:tc>
        <w:tc>
          <w:tcPr>
            <w:tcW w:w="496" w:type="pct"/>
            <w:gridSpan w:val="2"/>
          </w:tcPr>
          <w:p w14:paraId="4A861033" w14:textId="77777777" w:rsidR="001D2DD1" w:rsidRPr="003F1563" w:rsidRDefault="001D2DD1" w:rsidP="001D2DD1">
            <w:pPr>
              <w:pStyle w:val="GOSTTablenorm"/>
            </w:pPr>
            <w:r w:rsidRPr="003F1563">
              <w:t>Строка</w:t>
            </w:r>
          </w:p>
        </w:tc>
        <w:tc>
          <w:tcPr>
            <w:tcW w:w="264" w:type="pct"/>
            <w:gridSpan w:val="2"/>
          </w:tcPr>
          <w:p w14:paraId="14284F45" w14:textId="77777777" w:rsidR="001D2DD1" w:rsidRPr="00405E73" w:rsidRDefault="001D2DD1" w:rsidP="001D2DD1">
            <w:pPr>
              <w:pStyle w:val="GOSTTablenorm"/>
            </w:pPr>
            <w:r w:rsidRPr="00405E73">
              <w:t>Да</w:t>
            </w:r>
          </w:p>
        </w:tc>
        <w:tc>
          <w:tcPr>
            <w:tcW w:w="269" w:type="pct"/>
            <w:gridSpan w:val="2"/>
          </w:tcPr>
          <w:p w14:paraId="6975BC44" w14:textId="523C8E13" w:rsidR="001D2DD1" w:rsidRPr="00405E73" w:rsidRDefault="001D2DD1" w:rsidP="001D2DD1">
            <w:pPr>
              <w:pStyle w:val="GOSTTablenorm"/>
            </w:pPr>
            <w:ins w:id="6575" w:author="Сатлер Марина Викторовна" w:date="2023-12-27T07:34:00Z">
              <w:r w:rsidRPr="00405E73">
                <w:t>=</w:t>
              </w:r>
            </w:ins>
            <w:r w:rsidRPr="00405E73">
              <w:t>4</w:t>
            </w:r>
          </w:p>
        </w:tc>
        <w:tc>
          <w:tcPr>
            <w:tcW w:w="2101" w:type="pct"/>
            <w:gridSpan w:val="2"/>
          </w:tcPr>
          <w:p w14:paraId="64C4715D" w14:textId="77777777" w:rsidR="001D2DD1" w:rsidRPr="003F1563" w:rsidRDefault="001D2DD1" w:rsidP="001D2DD1">
            <w:pPr>
              <w:pStyle w:val="GOSTTablenorm"/>
            </w:pPr>
            <w:r w:rsidRPr="003F1563">
              <w:t>Код ТОФК/ЦС по учету</w:t>
            </w:r>
          </w:p>
        </w:tc>
      </w:tr>
      <w:tr w:rsidR="001D2DD1" w:rsidRPr="003F1563" w14:paraId="2DF810BF" w14:textId="77777777" w:rsidTr="00C75A4E">
        <w:trPr>
          <w:gridBefore w:val="2"/>
          <w:wBefore w:w="6" w:type="pct"/>
          <w:jc w:val="center"/>
        </w:trPr>
        <w:tc>
          <w:tcPr>
            <w:tcW w:w="1098" w:type="pct"/>
          </w:tcPr>
          <w:p w14:paraId="670E33DE" w14:textId="77777777" w:rsidR="001D2DD1" w:rsidRPr="003F1563" w:rsidRDefault="001D2DD1" w:rsidP="001D2DD1">
            <w:pPr>
              <w:pStyle w:val="GOSTTablenorm"/>
            </w:pPr>
            <w:r w:rsidRPr="003F1563">
              <w:t>Операционный день</w:t>
            </w:r>
          </w:p>
        </w:tc>
        <w:tc>
          <w:tcPr>
            <w:tcW w:w="766" w:type="pct"/>
          </w:tcPr>
          <w:p w14:paraId="26E8ACE8" w14:textId="77777777" w:rsidR="001D2DD1" w:rsidRPr="003F1563" w:rsidRDefault="001D2DD1" w:rsidP="001D2DD1">
            <w:pPr>
              <w:pStyle w:val="GOSTTablenorm"/>
            </w:pPr>
            <w:r w:rsidRPr="003F1563">
              <w:t>TradingDay</w:t>
            </w:r>
          </w:p>
        </w:tc>
        <w:tc>
          <w:tcPr>
            <w:tcW w:w="496" w:type="pct"/>
            <w:gridSpan w:val="2"/>
          </w:tcPr>
          <w:p w14:paraId="473E1147" w14:textId="77777777" w:rsidR="001D2DD1" w:rsidRPr="003F1563" w:rsidRDefault="001D2DD1" w:rsidP="001D2DD1">
            <w:pPr>
              <w:pStyle w:val="GOSTTablenorm"/>
            </w:pPr>
            <w:r w:rsidRPr="003F1563">
              <w:t>Дата</w:t>
            </w:r>
          </w:p>
        </w:tc>
        <w:tc>
          <w:tcPr>
            <w:tcW w:w="264" w:type="pct"/>
            <w:gridSpan w:val="2"/>
          </w:tcPr>
          <w:p w14:paraId="3329B832" w14:textId="77777777" w:rsidR="001D2DD1" w:rsidRPr="003F1563" w:rsidRDefault="001D2DD1" w:rsidP="001D2DD1">
            <w:pPr>
              <w:pStyle w:val="GOSTTablenorm"/>
            </w:pPr>
            <w:r w:rsidRPr="003F1563">
              <w:t>Да</w:t>
            </w:r>
          </w:p>
        </w:tc>
        <w:tc>
          <w:tcPr>
            <w:tcW w:w="269" w:type="pct"/>
            <w:gridSpan w:val="2"/>
          </w:tcPr>
          <w:p w14:paraId="628C231D" w14:textId="52B3F9ED" w:rsidR="001D2DD1" w:rsidRPr="00C75A4E" w:rsidRDefault="001D2DD1" w:rsidP="001D2DD1">
            <w:pPr>
              <w:pStyle w:val="GOSTTablenorm"/>
              <w:rPr>
                <w:lang w:val="en-US"/>
              </w:rPr>
            </w:pPr>
          </w:p>
        </w:tc>
        <w:tc>
          <w:tcPr>
            <w:tcW w:w="2101" w:type="pct"/>
            <w:gridSpan w:val="2"/>
          </w:tcPr>
          <w:p w14:paraId="352BFE48" w14:textId="6EB0332B" w:rsidR="001D2DD1" w:rsidRPr="003F1563" w:rsidRDefault="004C7ED7" w:rsidP="001D2DD1">
            <w:pPr>
              <w:pStyle w:val="GOSTTablenorm"/>
            </w:pPr>
            <w:r>
              <w:t>Дата операционного дня.</w:t>
            </w:r>
          </w:p>
          <w:p w14:paraId="73C6D576" w14:textId="77777777" w:rsidR="001D2DD1" w:rsidRPr="003F1563" w:rsidRDefault="001D2DD1" w:rsidP="001D2DD1">
            <w:pPr>
              <w:pStyle w:val="GOSTTablenorm"/>
            </w:pPr>
            <w:r w:rsidRPr="003F1563">
              <w:t>Формат YYYY-MM-DD</w:t>
            </w:r>
          </w:p>
        </w:tc>
      </w:tr>
      <w:tr w:rsidR="001D2DD1" w:rsidRPr="003F1563" w14:paraId="3ACF0110" w14:textId="77777777" w:rsidTr="00C75A4E">
        <w:trPr>
          <w:gridBefore w:val="2"/>
          <w:wBefore w:w="6" w:type="pct"/>
          <w:jc w:val="center"/>
        </w:trPr>
        <w:tc>
          <w:tcPr>
            <w:tcW w:w="1098" w:type="pct"/>
          </w:tcPr>
          <w:p w14:paraId="20A7330D" w14:textId="77777777" w:rsidR="001D2DD1" w:rsidRPr="003F1563" w:rsidRDefault="001D2DD1" w:rsidP="001D2DD1">
            <w:pPr>
              <w:pStyle w:val="GOSTTablenorm"/>
            </w:pPr>
            <w:r w:rsidRPr="003F1563">
              <w:t>Статус операционного дня</w:t>
            </w:r>
          </w:p>
        </w:tc>
        <w:tc>
          <w:tcPr>
            <w:tcW w:w="766" w:type="pct"/>
          </w:tcPr>
          <w:p w14:paraId="495E2E06" w14:textId="77777777" w:rsidR="001D2DD1" w:rsidRPr="003F1563" w:rsidRDefault="001D2DD1" w:rsidP="001D2DD1">
            <w:pPr>
              <w:pStyle w:val="GOSTTablenorm"/>
            </w:pPr>
            <w:r w:rsidRPr="003F1563">
              <w:t>Status</w:t>
            </w:r>
          </w:p>
        </w:tc>
        <w:tc>
          <w:tcPr>
            <w:tcW w:w="496" w:type="pct"/>
            <w:gridSpan w:val="2"/>
          </w:tcPr>
          <w:p w14:paraId="3D186DC7" w14:textId="77777777" w:rsidR="001D2DD1" w:rsidRPr="003F1563" w:rsidRDefault="001D2DD1" w:rsidP="001D2DD1">
            <w:pPr>
              <w:pStyle w:val="GOSTTablenorm"/>
            </w:pPr>
            <w:r w:rsidRPr="003F1563">
              <w:t>Строка</w:t>
            </w:r>
          </w:p>
        </w:tc>
        <w:tc>
          <w:tcPr>
            <w:tcW w:w="264" w:type="pct"/>
            <w:gridSpan w:val="2"/>
          </w:tcPr>
          <w:p w14:paraId="6D383DB6" w14:textId="77777777" w:rsidR="001D2DD1" w:rsidRPr="003F1563" w:rsidRDefault="001D2DD1" w:rsidP="001D2DD1">
            <w:pPr>
              <w:pStyle w:val="GOSTTablenorm"/>
            </w:pPr>
            <w:r w:rsidRPr="003F1563">
              <w:t>Да</w:t>
            </w:r>
          </w:p>
        </w:tc>
        <w:tc>
          <w:tcPr>
            <w:tcW w:w="269" w:type="pct"/>
            <w:gridSpan w:val="2"/>
          </w:tcPr>
          <w:p w14:paraId="21A467D4" w14:textId="77777777" w:rsidR="001D2DD1" w:rsidRPr="003F1563" w:rsidRDefault="001D2DD1" w:rsidP="001D2DD1">
            <w:pPr>
              <w:pStyle w:val="GOSTTablenorm"/>
            </w:pPr>
            <w:r w:rsidRPr="003F1563">
              <w:t>&lt;=30</w:t>
            </w:r>
          </w:p>
        </w:tc>
        <w:tc>
          <w:tcPr>
            <w:tcW w:w="2101" w:type="pct"/>
            <w:gridSpan w:val="2"/>
          </w:tcPr>
          <w:p w14:paraId="3B2FFB78" w14:textId="77777777" w:rsidR="001D2DD1" w:rsidRPr="003F1563" w:rsidRDefault="001D2DD1" w:rsidP="001D2DD1">
            <w:pPr>
              <w:pStyle w:val="GOSTTablenorm"/>
            </w:pPr>
            <w:r w:rsidRPr="003F1563">
              <w:t>Статус операционного дня</w:t>
            </w:r>
          </w:p>
        </w:tc>
      </w:tr>
      <w:tr w:rsidR="001D2DD1" w:rsidRPr="003F1563" w14:paraId="0F8ADFF7" w14:textId="77777777" w:rsidTr="00C75A4E">
        <w:trPr>
          <w:gridBefore w:val="2"/>
          <w:wBefore w:w="6" w:type="pct"/>
          <w:jc w:val="center"/>
        </w:trPr>
        <w:tc>
          <w:tcPr>
            <w:tcW w:w="1098" w:type="pct"/>
          </w:tcPr>
          <w:p w14:paraId="32688DD1" w14:textId="77777777" w:rsidR="001D2DD1" w:rsidRPr="003F1563" w:rsidRDefault="001D2DD1" w:rsidP="001D2DD1">
            <w:pPr>
              <w:pStyle w:val="GOSTTablenorm"/>
            </w:pPr>
            <w:r w:rsidRPr="003F1563">
              <w:t>Дата и время открытия операционного дня</w:t>
            </w:r>
          </w:p>
        </w:tc>
        <w:tc>
          <w:tcPr>
            <w:tcW w:w="766" w:type="pct"/>
          </w:tcPr>
          <w:p w14:paraId="70155DF2" w14:textId="77777777" w:rsidR="001D2DD1" w:rsidRPr="003F1563" w:rsidRDefault="001D2DD1" w:rsidP="001D2DD1">
            <w:pPr>
              <w:pStyle w:val="GOSTTablenorm"/>
            </w:pPr>
            <w:r w:rsidRPr="003F1563">
              <w:t>OpenDate</w:t>
            </w:r>
          </w:p>
        </w:tc>
        <w:tc>
          <w:tcPr>
            <w:tcW w:w="496" w:type="pct"/>
            <w:gridSpan w:val="2"/>
          </w:tcPr>
          <w:p w14:paraId="7EC1F0A4" w14:textId="77777777" w:rsidR="001D2DD1" w:rsidRPr="003F1563" w:rsidRDefault="001D2DD1" w:rsidP="001D2DD1">
            <w:pPr>
              <w:pStyle w:val="GOSTTablenorm"/>
            </w:pPr>
            <w:r w:rsidRPr="003F1563">
              <w:t>Дата-время (timestamp)</w:t>
            </w:r>
          </w:p>
        </w:tc>
        <w:tc>
          <w:tcPr>
            <w:tcW w:w="264" w:type="pct"/>
            <w:gridSpan w:val="2"/>
          </w:tcPr>
          <w:p w14:paraId="7139BAC9" w14:textId="77777777" w:rsidR="001D2DD1" w:rsidRPr="003F1563" w:rsidRDefault="001D2DD1" w:rsidP="001D2DD1">
            <w:pPr>
              <w:pStyle w:val="GOSTTablenorm"/>
            </w:pPr>
            <w:r w:rsidRPr="003F1563">
              <w:t>Да</w:t>
            </w:r>
          </w:p>
        </w:tc>
        <w:tc>
          <w:tcPr>
            <w:tcW w:w="269" w:type="pct"/>
            <w:gridSpan w:val="2"/>
          </w:tcPr>
          <w:p w14:paraId="4EBFB0EC" w14:textId="5D87CFF0" w:rsidR="001D2DD1" w:rsidRPr="00C75A4E" w:rsidRDefault="001D2DD1" w:rsidP="001D2DD1">
            <w:pPr>
              <w:pStyle w:val="GOSTTablenorm"/>
              <w:rPr>
                <w:lang w:val="en-US"/>
              </w:rPr>
            </w:pPr>
          </w:p>
        </w:tc>
        <w:tc>
          <w:tcPr>
            <w:tcW w:w="2101" w:type="pct"/>
            <w:gridSpan w:val="2"/>
          </w:tcPr>
          <w:p w14:paraId="2AF329F9" w14:textId="77777777" w:rsidR="001D2DD1" w:rsidRPr="003F1563" w:rsidRDefault="001D2DD1" w:rsidP="001D2DD1">
            <w:pPr>
              <w:pStyle w:val="GOSTTablenorm"/>
            </w:pPr>
            <w:r w:rsidRPr="003F1563">
              <w:t>Указывается дата открытия операционного дня ТОФК/ЦС по учету.</w:t>
            </w:r>
          </w:p>
          <w:p w14:paraId="4D9DFFEF" w14:textId="4D7F027C"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r>
              <w:t>.</w:t>
            </w:r>
          </w:p>
          <w:p w14:paraId="417062CB" w14:textId="1F44AF88" w:rsidR="001D2DD1" w:rsidRPr="003F1563" w:rsidRDefault="001D2DD1" w:rsidP="0027578C">
            <w:pPr>
              <w:pStyle w:val="GOSTTablenorm"/>
            </w:pPr>
            <w:r w:rsidRPr="003F1563">
              <w:t>Если день открывался более одного раза – указывается дата последнего открытия</w:t>
            </w:r>
          </w:p>
        </w:tc>
      </w:tr>
      <w:tr w:rsidR="001D2DD1" w:rsidRPr="003F1563" w14:paraId="2216B139" w14:textId="77777777" w:rsidTr="00C75A4E">
        <w:trPr>
          <w:gridBefore w:val="2"/>
          <w:wBefore w:w="6" w:type="pct"/>
          <w:jc w:val="center"/>
          <w:ins w:id="6576" w:author="Иванов Дмитрий Валерьевич" w:date="2024-07-17T10:19:00Z"/>
        </w:trPr>
        <w:tc>
          <w:tcPr>
            <w:tcW w:w="1098" w:type="pct"/>
          </w:tcPr>
          <w:p w14:paraId="7AD4773E" w14:textId="49886438" w:rsidR="001D2DD1" w:rsidRPr="003F1563" w:rsidRDefault="001D2DD1" w:rsidP="001950A9">
            <w:pPr>
              <w:pStyle w:val="GOSTTablenorm"/>
              <w:rPr>
                <w:ins w:id="6577" w:author="Иванов Дмитрий Валерьевич" w:date="2024-07-17T10:19:00Z"/>
              </w:rPr>
            </w:pPr>
            <w:ins w:id="6578" w:author="Иванов Дмитрий Валерьевич" w:date="2024-07-17T10:19:00Z">
              <w:r>
                <w:t xml:space="preserve">ФП – отправитель запроса, на основании которого было выполнено открытие </w:t>
              </w:r>
            </w:ins>
            <w:ins w:id="6579" w:author="Сатлер Марина Викторовна" w:date="2024-10-04T15:59:00Z">
              <w:r w:rsidR="00175C9D" w:rsidRPr="003F1563">
                <w:t>операционного дня</w:t>
              </w:r>
            </w:ins>
            <w:ins w:id="6580" w:author="Иванов Дмитрий Валерьевич" w:date="2024-07-17T10:19:00Z">
              <w:del w:id="6581" w:author="Сатлер Марина Викторовна" w:date="2024-10-04T15:59:00Z">
                <w:r w:rsidDel="00175C9D">
                  <w:delText>ОД</w:delText>
                </w:r>
              </w:del>
            </w:ins>
          </w:p>
        </w:tc>
        <w:tc>
          <w:tcPr>
            <w:tcW w:w="766" w:type="pct"/>
          </w:tcPr>
          <w:p w14:paraId="43EF8F9E" w14:textId="4F1B2B79" w:rsidR="001D2DD1" w:rsidRPr="003F1563" w:rsidRDefault="001D2DD1" w:rsidP="001950A9">
            <w:pPr>
              <w:pStyle w:val="GOSTTablenorm"/>
              <w:rPr>
                <w:ins w:id="6582" w:author="Иванов Дмитрий Валерьевич" w:date="2024-07-17T10:19:00Z"/>
              </w:rPr>
            </w:pPr>
            <w:ins w:id="6583" w:author="Иванов Дмитрий Валерьевич" w:date="2024-07-17T10:19:00Z">
              <w:r w:rsidRPr="008A1BFA">
                <w:t>OpenSystem</w:t>
              </w:r>
            </w:ins>
          </w:p>
        </w:tc>
        <w:tc>
          <w:tcPr>
            <w:tcW w:w="496" w:type="pct"/>
            <w:gridSpan w:val="2"/>
          </w:tcPr>
          <w:p w14:paraId="5865713F" w14:textId="605FA3C9" w:rsidR="001D2DD1" w:rsidRPr="003F1563" w:rsidRDefault="001D2DD1" w:rsidP="001950A9">
            <w:pPr>
              <w:pStyle w:val="GOSTTablenorm"/>
              <w:rPr>
                <w:ins w:id="6584" w:author="Иванов Дмитрий Валерьевич" w:date="2024-07-17T10:19:00Z"/>
              </w:rPr>
            </w:pPr>
            <w:ins w:id="6585" w:author="Иванов Дмитрий Валерьевич" w:date="2024-07-17T10:19:00Z">
              <w:r w:rsidRPr="00002655">
                <w:t>Строка</w:t>
              </w:r>
            </w:ins>
          </w:p>
        </w:tc>
        <w:tc>
          <w:tcPr>
            <w:tcW w:w="264" w:type="pct"/>
            <w:gridSpan w:val="2"/>
          </w:tcPr>
          <w:p w14:paraId="46B6575A" w14:textId="501B4643" w:rsidR="001D2DD1" w:rsidRPr="003F1563" w:rsidRDefault="001D2DD1" w:rsidP="001950A9">
            <w:pPr>
              <w:pStyle w:val="GOSTTablenorm"/>
              <w:rPr>
                <w:ins w:id="6586" w:author="Иванов Дмитрий Валерьевич" w:date="2024-07-17T10:19:00Z"/>
              </w:rPr>
            </w:pPr>
            <w:ins w:id="6587" w:author="Иванов Дмитрий Валерьевич" w:date="2024-07-17T10:19:00Z">
              <w:r w:rsidRPr="00002655">
                <w:t>Да</w:t>
              </w:r>
            </w:ins>
          </w:p>
        </w:tc>
        <w:tc>
          <w:tcPr>
            <w:tcW w:w="269" w:type="pct"/>
            <w:gridSpan w:val="2"/>
          </w:tcPr>
          <w:p w14:paraId="5C41ECE3" w14:textId="416355ED" w:rsidR="001D2DD1" w:rsidRPr="00C75A4E" w:rsidRDefault="001D2DD1" w:rsidP="001950A9">
            <w:pPr>
              <w:pStyle w:val="GOSTTablenorm"/>
              <w:rPr>
                <w:ins w:id="6588" w:author="Иванов Дмитрий Валерьевич" w:date="2024-07-17T10:19:00Z"/>
                <w:lang w:val="en-US"/>
              </w:rPr>
            </w:pPr>
            <w:ins w:id="6589" w:author="Иванов Дмитрий Валерьевич" w:date="2024-07-17T10:19:00Z">
              <w:r w:rsidRPr="00002655">
                <w:t>&lt;=10</w:t>
              </w:r>
            </w:ins>
          </w:p>
        </w:tc>
        <w:tc>
          <w:tcPr>
            <w:tcW w:w="2101" w:type="pct"/>
            <w:gridSpan w:val="2"/>
          </w:tcPr>
          <w:p w14:paraId="1AE439EB" w14:textId="77777777" w:rsidR="001D2DD1" w:rsidRDefault="001D2DD1" w:rsidP="001950A9">
            <w:pPr>
              <w:pStyle w:val="GOSTTablenorm"/>
              <w:rPr>
                <w:ins w:id="6590" w:author="Иванов Дмитрий Валерьевич" w:date="2024-07-17T10:19:00Z"/>
              </w:rPr>
            </w:pPr>
            <w:ins w:id="6591" w:author="Иванов Дмитрий Валерьевич" w:date="2024-07-17T10:19: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ins>
          </w:p>
          <w:p w14:paraId="6829AE75" w14:textId="230708D5" w:rsidR="001D2DD1" w:rsidRPr="003F1563" w:rsidRDefault="001D2DD1" w:rsidP="001950A9">
            <w:pPr>
              <w:pStyle w:val="GOSTTablenorm"/>
              <w:rPr>
                <w:ins w:id="6592" w:author="Иванов Дмитрий Валерьевич" w:date="2024-07-17T10:19:00Z"/>
              </w:rPr>
            </w:pPr>
            <w:ins w:id="6593" w:author="Иванов Дмитрий Валерьевич" w:date="2024-07-17T10:19: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1D2DD1" w:rsidRPr="003F1563" w14:paraId="3B221718" w14:textId="77777777" w:rsidTr="00C75A4E">
        <w:trPr>
          <w:gridBefore w:val="2"/>
          <w:wBefore w:w="6" w:type="pct"/>
          <w:jc w:val="center"/>
          <w:ins w:id="6594" w:author="Иванов Дмитрий Валерьевич" w:date="2024-07-17T10:19:00Z"/>
        </w:trPr>
        <w:tc>
          <w:tcPr>
            <w:tcW w:w="1098" w:type="pct"/>
          </w:tcPr>
          <w:p w14:paraId="5B998EB4" w14:textId="3E2370A3" w:rsidR="001D2DD1" w:rsidRPr="003F1563" w:rsidRDefault="001D2DD1" w:rsidP="001950A9">
            <w:pPr>
              <w:pStyle w:val="GOSTTablenorm"/>
              <w:rPr>
                <w:ins w:id="6595" w:author="Иванов Дмитрий Валерьевич" w:date="2024-07-17T10:19:00Z"/>
              </w:rPr>
            </w:pPr>
            <w:ins w:id="6596" w:author="Иванов Дмитрий Валерьевич" w:date="2024-07-17T10:19: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2D0475AB" w14:textId="70A4F8B3" w:rsidR="001D2DD1" w:rsidRPr="003F1563" w:rsidRDefault="001D2DD1" w:rsidP="001950A9">
            <w:pPr>
              <w:pStyle w:val="GOSTTablenorm"/>
              <w:rPr>
                <w:ins w:id="6597" w:author="Иванов Дмитрий Валерьевич" w:date="2024-07-17T10:19:00Z"/>
              </w:rPr>
            </w:pPr>
            <w:ins w:id="6598" w:author="Иванов Дмитрий Валерьевич" w:date="2024-07-17T10:19: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1F22F8A4" w14:textId="03E5E2EB" w:rsidR="001D2DD1" w:rsidRPr="003F1563" w:rsidRDefault="001D2DD1" w:rsidP="001950A9">
            <w:pPr>
              <w:pStyle w:val="GOSTTablenorm"/>
              <w:rPr>
                <w:ins w:id="6599" w:author="Иванов Дмитрий Валерьевич" w:date="2024-07-17T10:19:00Z"/>
              </w:rPr>
            </w:pPr>
            <w:ins w:id="6600" w:author="Иванов Дмитрий Валерьевич" w:date="2024-07-17T10:19:00Z">
              <w:r w:rsidRPr="003F1563">
                <w:t>Дата-время (timestamp)</w:t>
              </w:r>
            </w:ins>
          </w:p>
        </w:tc>
        <w:tc>
          <w:tcPr>
            <w:tcW w:w="264" w:type="pct"/>
            <w:gridSpan w:val="2"/>
          </w:tcPr>
          <w:p w14:paraId="1BA9650D" w14:textId="253EF676" w:rsidR="001D2DD1" w:rsidRPr="003F1563" w:rsidRDefault="001D2DD1" w:rsidP="001950A9">
            <w:pPr>
              <w:pStyle w:val="GOSTTablenorm"/>
              <w:rPr>
                <w:ins w:id="6601" w:author="Иванов Дмитрий Валерьевич" w:date="2024-07-17T10:19:00Z"/>
              </w:rPr>
            </w:pPr>
            <w:ins w:id="6602" w:author="Иванов Дмитрий Валерьевич" w:date="2024-07-17T10:19:00Z">
              <w:r w:rsidRPr="003F1563">
                <w:t>Нет</w:t>
              </w:r>
            </w:ins>
          </w:p>
        </w:tc>
        <w:tc>
          <w:tcPr>
            <w:tcW w:w="269" w:type="pct"/>
            <w:gridSpan w:val="2"/>
          </w:tcPr>
          <w:p w14:paraId="4C966369" w14:textId="77777777" w:rsidR="001D2DD1" w:rsidRPr="00C75A4E" w:rsidRDefault="001D2DD1" w:rsidP="001950A9">
            <w:pPr>
              <w:pStyle w:val="GOSTTablenorm"/>
              <w:rPr>
                <w:ins w:id="6603" w:author="Иванов Дмитрий Валерьевич" w:date="2024-07-17T10:19:00Z"/>
                <w:lang w:val="en-US"/>
              </w:rPr>
            </w:pPr>
          </w:p>
        </w:tc>
        <w:tc>
          <w:tcPr>
            <w:tcW w:w="2101" w:type="pct"/>
            <w:gridSpan w:val="2"/>
          </w:tcPr>
          <w:p w14:paraId="7B81E355" w14:textId="77777777" w:rsidR="001D2DD1" w:rsidRPr="003F1563" w:rsidRDefault="001D2DD1" w:rsidP="001950A9">
            <w:pPr>
              <w:pStyle w:val="GOSTTablenorm"/>
              <w:rPr>
                <w:ins w:id="6604" w:author="Иванов Дмитрий Валерьевич" w:date="2024-07-17T10:19:00Z"/>
              </w:rPr>
            </w:pPr>
            <w:ins w:id="6605" w:author="Иванов Дмитрий Валерьевич" w:date="2024-07-17T10:19:00Z">
              <w:r w:rsidRPr="003F1563">
                <w:t>Указывается дата открытия операционного дня ТОФК/ЦС по учету</w:t>
              </w:r>
              <w:r w:rsidRPr="001C34D5">
                <w:t xml:space="preserve"> </w:t>
              </w:r>
              <w:r>
                <w:t>для проведения отдельных операций (открытия по запросу)</w:t>
              </w:r>
              <w:r w:rsidRPr="003F1563">
                <w:t>.</w:t>
              </w:r>
            </w:ins>
          </w:p>
          <w:p w14:paraId="40FB253F" w14:textId="56ECE10A" w:rsidR="001D2DD1" w:rsidRPr="003F1563" w:rsidRDefault="001D2DD1" w:rsidP="001950A9">
            <w:pPr>
              <w:pStyle w:val="GOSTTablenorm"/>
              <w:rPr>
                <w:ins w:id="6606" w:author="Иванов Дмитрий Валерьевич" w:date="2024-07-17T10:19:00Z"/>
              </w:rPr>
            </w:pPr>
            <w:ins w:id="6607" w:author="Иванов Дмитрий Валерьевич" w:date="2024-07-17T10:19:00Z">
              <w:r w:rsidRPr="003F1563">
                <w:t xml:space="preserve">Формат YYYY-MM-DD </w:t>
              </w:r>
              <w:proofErr w:type="gramStart"/>
              <w:r w:rsidRPr="003F1563">
                <w:t>hh:mm</w:t>
              </w:r>
              <w:proofErr w:type="gramEnd"/>
              <w:r w:rsidRPr="003F1563">
                <w:t>:ss</w:t>
              </w:r>
            </w:ins>
            <w:r w:rsidR="004C7ED7">
              <w:t>.</w:t>
            </w:r>
          </w:p>
          <w:p w14:paraId="40709C1F" w14:textId="290EC82E" w:rsidR="001D2DD1" w:rsidRPr="003F1563" w:rsidRDefault="001D2DD1" w:rsidP="0027578C">
            <w:pPr>
              <w:pStyle w:val="GOSTTablenorm"/>
              <w:rPr>
                <w:ins w:id="6608" w:author="Иванов Дмитрий Валерьевич" w:date="2024-07-17T10:19:00Z"/>
              </w:rPr>
            </w:pPr>
            <w:ins w:id="6609" w:author="Иванов Дмитрий Валерьевич" w:date="2024-07-17T10:19:00Z">
              <w:r w:rsidRPr="003F1563">
                <w:lastRenderedPageBreak/>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1D2DD1" w:rsidRPr="003F1563" w14:paraId="2CB16212" w14:textId="77777777" w:rsidTr="00C75A4E">
        <w:trPr>
          <w:gridBefore w:val="2"/>
          <w:wBefore w:w="6" w:type="pct"/>
          <w:jc w:val="center"/>
          <w:ins w:id="6610" w:author="Иванов Дмитрий Валерьевич" w:date="2024-07-17T10:19:00Z"/>
        </w:trPr>
        <w:tc>
          <w:tcPr>
            <w:tcW w:w="1098" w:type="pct"/>
          </w:tcPr>
          <w:p w14:paraId="25DCD8A6" w14:textId="21491980" w:rsidR="001D2DD1" w:rsidRPr="001950A9" w:rsidRDefault="001D2DD1" w:rsidP="001950A9">
            <w:pPr>
              <w:pStyle w:val="GOSTTablenorm"/>
              <w:rPr>
                <w:ins w:id="6611" w:author="Иванов Дмитрий Валерьевич" w:date="2024-07-17T10:19:00Z"/>
              </w:rPr>
            </w:pPr>
            <w:ins w:id="6612" w:author="Иванов Дмитрий Валерьевич" w:date="2024-07-17T10:19:00Z">
              <w:r w:rsidRPr="001950A9">
                <w:lastRenderedPageBreak/>
                <w:t xml:space="preserve">ФП – отправитель запроса, на основании которого было выполнено открытие </w:t>
              </w:r>
            </w:ins>
            <w:ins w:id="6613" w:author="Сатлер Марина Викторовна" w:date="2024-10-04T15:59:00Z">
              <w:r w:rsidR="00175C9D" w:rsidRPr="003F1563">
                <w:t>операционного дня</w:t>
              </w:r>
            </w:ins>
            <w:ins w:id="6614" w:author="Иванов Дмитрий Валерьевич" w:date="2024-07-17T10:19:00Z">
              <w:del w:id="6615" w:author="Сатлер Марина Викторовна" w:date="2024-10-04T15:59:00Z">
                <w:r w:rsidRPr="001950A9" w:rsidDel="00175C9D">
                  <w:delText>ОД</w:delText>
                </w:r>
              </w:del>
              <w:r w:rsidRPr="001950A9">
                <w:t xml:space="preserve"> для проведения отдельных операций (открытия по запросу)</w:t>
              </w:r>
            </w:ins>
          </w:p>
        </w:tc>
        <w:tc>
          <w:tcPr>
            <w:tcW w:w="766" w:type="pct"/>
          </w:tcPr>
          <w:p w14:paraId="2470257C" w14:textId="265509C1" w:rsidR="001D2DD1" w:rsidRPr="001950A9" w:rsidRDefault="001D2DD1" w:rsidP="001950A9">
            <w:pPr>
              <w:pStyle w:val="GOSTTablenorm"/>
              <w:rPr>
                <w:ins w:id="6616" w:author="Иванов Дмитрий Валерьевич" w:date="2024-07-17T10:19:00Z"/>
              </w:rPr>
            </w:pPr>
            <w:ins w:id="6617" w:author="Иванов Дмитрий Валерьевич" w:date="2024-07-17T10:19:00Z">
              <w:r w:rsidRPr="001950A9">
                <w:t>OpenOnRequestSystem</w:t>
              </w:r>
            </w:ins>
          </w:p>
        </w:tc>
        <w:tc>
          <w:tcPr>
            <w:tcW w:w="496" w:type="pct"/>
            <w:gridSpan w:val="2"/>
          </w:tcPr>
          <w:p w14:paraId="7D5ABCF7" w14:textId="276403FC" w:rsidR="001D2DD1" w:rsidRPr="001950A9" w:rsidRDefault="001D2DD1" w:rsidP="001950A9">
            <w:pPr>
              <w:pStyle w:val="GOSTTablenorm"/>
              <w:rPr>
                <w:ins w:id="6618" w:author="Иванов Дмитрий Валерьевич" w:date="2024-07-17T10:19:00Z"/>
              </w:rPr>
            </w:pPr>
            <w:ins w:id="6619" w:author="Иванов Дмитрий Валерьевич" w:date="2024-07-17T10:19:00Z">
              <w:r w:rsidRPr="001950A9">
                <w:t>Строка</w:t>
              </w:r>
            </w:ins>
          </w:p>
        </w:tc>
        <w:tc>
          <w:tcPr>
            <w:tcW w:w="264" w:type="pct"/>
            <w:gridSpan w:val="2"/>
          </w:tcPr>
          <w:p w14:paraId="1D105568" w14:textId="42F9B057" w:rsidR="001D2DD1" w:rsidRPr="001950A9" w:rsidRDefault="001D2DD1" w:rsidP="001950A9">
            <w:pPr>
              <w:pStyle w:val="GOSTTablenorm"/>
              <w:rPr>
                <w:ins w:id="6620" w:author="Иванов Дмитрий Валерьевич" w:date="2024-07-17T10:19:00Z"/>
              </w:rPr>
            </w:pPr>
            <w:ins w:id="6621" w:author="Иванов Дмитрий Валерьевич" w:date="2024-07-17T10:19:00Z">
              <w:r w:rsidRPr="001950A9">
                <w:t>Нет</w:t>
              </w:r>
            </w:ins>
          </w:p>
        </w:tc>
        <w:tc>
          <w:tcPr>
            <w:tcW w:w="269" w:type="pct"/>
            <w:gridSpan w:val="2"/>
          </w:tcPr>
          <w:p w14:paraId="16A92C0F" w14:textId="7FEED29E" w:rsidR="001D2DD1" w:rsidRPr="001950A9" w:rsidRDefault="001D2DD1" w:rsidP="001950A9">
            <w:pPr>
              <w:pStyle w:val="GOSTTablenorm"/>
              <w:rPr>
                <w:ins w:id="6622" w:author="Иванов Дмитрий Валерьевич" w:date="2024-07-17T10:19:00Z"/>
              </w:rPr>
            </w:pPr>
            <w:ins w:id="6623" w:author="Иванов Дмитрий Валерьевич" w:date="2024-07-17T10:19:00Z">
              <w:r w:rsidRPr="001950A9">
                <w:t>&lt;=10</w:t>
              </w:r>
            </w:ins>
          </w:p>
        </w:tc>
        <w:tc>
          <w:tcPr>
            <w:tcW w:w="2101" w:type="pct"/>
            <w:gridSpan w:val="2"/>
          </w:tcPr>
          <w:p w14:paraId="0812EF83" w14:textId="77777777" w:rsidR="001D2DD1" w:rsidRPr="001950A9" w:rsidRDefault="001D2DD1" w:rsidP="001950A9">
            <w:pPr>
              <w:pStyle w:val="GOSTTablenorm"/>
              <w:rPr>
                <w:ins w:id="6624" w:author="Иванов Дмитрий Валерьевич" w:date="2024-07-17T10:19:00Z"/>
              </w:rPr>
            </w:pPr>
            <w:ins w:id="6625" w:author="Иванов Дмитрий Валерьевич" w:date="2024-07-17T10:19:00Z">
              <w:r w:rsidRPr="001950A9">
                <w:t>Указывается информация о ФП – отправителе запроса, на основании которого было выполнено открытие операционного дня ТОФК/ЦС по учету для проведения отдельных операций (открытия по запросу).</w:t>
              </w:r>
            </w:ins>
          </w:p>
          <w:p w14:paraId="730BF48B" w14:textId="1C8444F5" w:rsidR="001D2DD1" w:rsidRPr="001950A9" w:rsidRDefault="001D2DD1" w:rsidP="001950A9">
            <w:pPr>
              <w:pStyle w:val="GOSTTablenorm"/>
              <w:rPr>
                <w:ins w:id="6626" w:author="Иванов Дмитрий Валерьевич" w:date="2024-07-17T10:19:00Z"/>
              </w:rPr>
            </w:pPr>
            <w:ins w:id="6627" w:author="Иванов Дмитрий Валерьевич" w:date="2024-07-17T10:19:00Z">
              <w:r w:rsidRPr="001950A9">
                <w:t>Если день открывался по запросу более одного раза – указывается информация о ФП, инициировавшей последнее открытие по запросу</w:t>
              </w:r>
            </w:ins>
          </w:p>
        </w:tc>
      </w:tr>
      <w:tr w:rsidR="001D2DD1" w:rsidRPr="003F1563" w14:paraId="6751D233" w14:textId="77777777" w:rsidTr="00C75A4E">
        <w:trPr>
          <w:gridBefore w:val="2"/>
          <w:wBefore w:w="6" w:type="pct"/>
          <w:jc w:val="center"/>
        </w:trPr>
        <w:tc>
          <w:tcPr>
            <w:tcW w:w="1098" w:type="pct"/>
          </w:tcPr>
          <w:p w14:paraId="5DBEAE84" w14:textId="77777777" w:rsidR="001D2DD1" w:rsidRPr="001950A9" w:rsidRDefault="001D2DD1" w:rsidP="001950A9">
            <w:pPr>
              <w:pStyle w:val="GOSTTablenorm"/>
            </w:pPr>
            <w:r w:rsidRPr="001950A9">
              <w:t>Дата и время закрытия операционного дня</w:t>
            </w:r>
          </w:p>
        </w:tc>
        <w:tc>
          <w:tcPr>
            <w:tcW w:w="766" w:type="pct"/>
          </w:tcPr>
          <w:p w14:paraId="7739E919" w14:textId="77777777" w:rsidR="001D2DD1" w:rsidRPr="001950A9" w:rsidRDefault="001D2DD1" w:rsidP="001950A9">
            <w:pPr>
              <w:pStyle w:val="GOSTTablenorm"/>
            </w:pPr>
            <w:r w:rsidRPr="001950A9">
              <w:t>CloseDate</w:t>
            </w:r>
          </w:p>
        </w:tc>
        <w:tc>
          <w:tcPr>
            <w:tcW w:w="496" w:type="pct"/>
            <w:gridSpan w:val="2"/>
          </w:tcPr>
          <w:p w14:paraId="03B05A8C" w14:textId="77777777" w:rsidR="001D2DD1" w:rsidRPr="001950A9" w:rsidRDefault="001D2DD1" w:rsidP="001950A9">
            <w:pPr>
              <w:pStyle w:val="GOSTTablenorm"/>
            </w:pPr>
            <w:r w:rsidRPr="001950A9">
              <w:t>Дата-время (timestamp)</w:t>
            </w:r>
          </w:p>
        </w:tc>
        <w:tc>
          <w:tcPr>
            <w:tcW w:w="264" w:type="pct"/>
            <w:gridSpan w:val="2"/>
          </w:tcPr>
          <w:p w14:paraId="1F8E6715" w14:textId="77777777" w:rsidR="001D2DD1" w:rsidRPr="001950A9" w:rsidRDefault="001D2DD1" w:rsidP="001950A9">
            <w:pPr>
              <w:pStyle w:val="GOSTTablenorm"/>
            </w:pPr>
            <w:r w:rsidRPr="001950A9">
              <w:t>Нет</w:t>
            </w:r>
          </w:p>
        </w:tc>
        <w:tc>
          <w:tcPr>
            <w:tcW w:w="269" w:type="pct"/>
            <w:gridSpan w:val="2"/>
          </w:tcPr>
          <w:p w14:paraId="35154947" w14:textId="3E411808" w:rsidR="001D2DD1" w:rsidRPr="001950A9" w:rsidRDefault="001D2DD1" w:rsidP="001950A9">
            <w:pPr>
              <w:pStyle w:val="GOSTTablenorm"/>
            </w:pPr>
          </w:p>
        </w:tc>
        <w:tc>
          <w:tcPr>
            <w:tcW w:w="2101" w:type="pct"/>
            <w:gridSpan w:val="2"/>
          </w:tcPr>
          <w:p w14:paraId="0CA8E88F" w14:textId="77777777" w:rsidR="001D2DD1" w:rsidRPr="001950A9" w:rsidRDefault="001D2DD1" w:rsidP="001950A9">
            <w:pPr>
              <w:pStyle w:val="GOSTTablenorm"/>
            </w:pPr>
            <w:r w:rsidRPr="001950A9">
              <w:t>Указывается дата закрытия операционного дня ТОФК/ЦС по учету.</w:t>
            </w:r>
          </w:p>
          <w:p w14:paraId="46EE7F87" w14:textId="5F294669" w:rsidR="001D2DD1" w:rsidRPr="001950A9" w:rsidRDefault="001D2DD1" w:rsidP="001950A9">
            <w:pPr>
              <w:pStyle w:val="GOSTTablenorm"/>
            </w:pPr>
            <w:r w:rsidRPr="001950A9">
              <w:t xml:space="preserve">Формат YYYY-MM-DD </w:t>
            </w:r>
            <w:proofErr w:type="gramStart"/>
            <w:r w:rsidRPr="001950A9">
              <w:t>hh:mm</w:t>
            </w:r>
            <w:proofErr w:type="gramEnd"/>
            <w:r w:rsidRPr="001950A9">
              <w:t>:ss.</w:t>
            </w:r>
          </w:p>
          <w:p w14:paraId="469F461E" w14:textId="4699F761" w:rsidR="001D2DD1" w:rsidRPr="001950A9" w:rsidRDefault="001D2DD1" w:rsidP="001950A9">
            <w:pPr>
              <w:pStyle w:val="GOSTTablenorm"/>
            </w:pPr>
            <w:r w:rsidRPr="001950A9">
              <w:t>Если день закрывался более одного раза – указывается дата последнего закрытия</w:t>
            </w:r>
          </w:p>
        </w:tc>
      </w:tr>
      <w:tr w:rsidR="001D2DD1" w:rsidRPr="003F1563" w14:paraId="0E677491" w14:textId="77777777" w:rsidTr="00C75A4E">
        <w:trPr>
          <w:gridBefore w:val="2"/>
          <w:wBefore w:w="6" w:type="pct"/>
          <w:jc w:val="center"/>
          <w:ins w:id="6628" w:author="Иванов Дмитрий Валерьевич" w:date="2024-07-17T10:20:00Z"/>
        </w:trPr>
        <w:tc>
          <w:tcPr>
            <w:tcW w:w="1098" w:type="pct"/>
          </w:tcPr>
          <w:p w14:paraId="6629F8AC" w14:textId="7545611D" w:rsidR="001D2DD1" w:rsidRPr="001950A9" w:rsidRDefault="001D2DD1" w:rsidP="001950A9">
            <w:pPr>
              <w:pStyle w:val="GOSTTablenorm"/>
              <w:rPr>
                <w:ins w:id="6629" w:author="Иванов Дмитрий Валерьевич" w:date="2024-07-17T10:20:00Z"/>
              </w:rPr>
            </w:pPr>
            <w:ins w:id="6630" w:author="Иванов Дмитрий Валерьевич" w:date="2024-07-17T10:20:00Z">
              <w:r w:rsidRPr="001950A9">
                <w:t xml:space="preserve">ФП – отправитель запроса, на основании которого было выполнено закрытие </w:t>
              </w:r>
            </w:ins>
            <w:ins w:id="6631" w:author="Сатлер Марина Викторовна" w:date="2024-10-04T15:59:00Z">
              <w:r w:rsidR="00175C9D" w:rsidRPr="003F1563">
                <w:t>операционного дня</w:t>
              </w:r>
            </w:ins>
            <w:ins w:id="6632" w:author="Иванов Дмитрий Валерьевич" w:date="2024-07-17T10:20:00Z">
              <w:del w:id="6633" w:author="Сатлер Марина Викторовна" w:date="2024-10-04T15:59:00Z">
                <w:r w:rsidRPr="001950A9" w:rsidDel="00175C9D">
                  <w:delText>ОД</w:delText>
                </w:r>
              </w:del>
            </w:ins>
          </w:p>
        </w:tc>
        <w:tc>
          <w:tcPr>
            <w:tcW w:w="766" w:type="pct"/>
          </w:tcPr>
          <w:p w14:paraId="7335CB34" w14:textId="39FC3737" w:rsidR="001D2DD1" w:rsidRPr="001950A9" w:rsidRDefault="001D2DD1" w:rsidP="001950A9">
            <w:pPr>
              <w:pStyle w:val="GOSTTablenorm"/>
              <w:rPr>
                <w:ins w:id="6634" w:author="Иванов Дмитрий Валерьевич" w:date="2024-07-17T10:20:00Z"/>
              </w:rPr>
            </w:pPr>
            <w:ins w:id="6635" w:author="Иванов Дмитрий Валерьевич" w:date="2024-07-17T10:20:00Z">
              <w:r w:rsidRPr="001950A9">
                <w:t>CloseSystem</w:t>
              </w:r>
            </w:ins>
          </w:p>
        </w:tc>
        <w:tc>
          <w:tcPr>
            <w:tcW w:w="496" w:type="pct"/>
            <w:gridSpan w:val="2"/>
          </w:tcPr>
          <w:p w14:paraId="71C1793B" w14:textId="1BDF1359" w:rsidR="001D2DD1" w:rsidRPr="001950A9" w:rsidRDefault="001D2DD1" w:rsidP="001950A9">
            <w:pPr>
              <w:pStyle w:val="GOSTTablenorm"/>
              <w:rPr>
                <w:ins w:id="6636" w:author="Иванов Дмитрий Валерьевич" w:date="2024-07-17T10:20:00Z"/>
              </w:rPr>
            </w:pPr>
            <w:ins w:id="6637" w:author="Иванов Дмитрий Валерьевич" w:date="2024-07-17T10:20:00Z">
              <w:r w:rsidRPr="001950A9">
                <w:t>Строка</w:t>
              </w:r>
            </w:ins>
          </w:p>
        </w:tc>
        <w:tc>
          <w:tcPr>
            <w:tcW w:w="264" w:type="pct"/>
            <w:gridSpan w:val="2"/>
          </w:tcPr>
          <w:p w14:paraId="2654C9A4" w14:textId="57F5F30E" w:rsidR="001D2DD1" w:rsidRPr="001950A9" w:rsidRDefault="001D2DD1" w:rsidP="001950A9">
            <w:pPr>
              <w:pStyle w:val="GOSTTablenorm"/>
              <w:rPr>
                <w:ins w:id="6638" w:author="Иванов Дмитрий Валерьевич" w:date="2024-07-17T10:20:00Z"/>
              </w:rPr>
            </w:pPr>
            <w:ins w:id="6639" w:author="Иванов Дмитрий Валерьевич" w:date="2024-07-17T10:20:00Z">
              <w:r w:rsidRPr="001950A9">
                <w:t>Нет</w:t>
              </w:r>
            </w:ins>
          </w:p>
        </w:tc>
        <w:tc>
          <w:tcPr>
            <w:tcW w:w="269" w:type="pct"/>
            <w:gridSpan w:val="2"/>
          </w:tcPr>
          <w:p w14:paraId="1DC86023" w14:textId="117A42FF" w:rsidR="001D2DD1" w:rsidRPr="001950A9" w:rsidRDefault="001D2DD1" w:rsidP="001950A9">
            <w:pPr>
              <w:pStyle w:val="GOSTTablenorm"/>
              <w:rPr>
                <w:ins w:id="6640" w:author="Иванов Дмитрий Валерьевич" w:date="2024-07-17T10:20:00Z"/>
              </w:rPr>
            </w:pPr>
            <w:ins w:id="6641" w:author="Иванов Дмитрий Валерьевич" w:date="2024-07-17T10:20:00Z">
              <w:r w:rsidRPr="001950A9">
                <w:t>&lt;=10</w:t>
              </w:r>
            </w:ins>
          </w:p>
        </w:tc>
        <w:tc>
          <w:tcPr>
            <w:tcW w:w="2101" w:type="pct"/>
            <w:gridSpan w:val="2"/>
          </w:tcPr>
          <w:p w14:paraId="1A68DB20" w14:textId="77777777" w:rsidR="001D2DD1" w:rsidRPr="001950A9" w:rsidRDefault="001D2DD1" w:rsidP="001950A9">
            <w:pPr>
              <w:pStyle w:val="GOSTTablenorm"/>
              <w:rPr>
                <w:ins w:id="6642" w:author="Иванов Дмитрий Валерьевич" w:date="2024-07-17T10:20:00Z"/>
              </w:rPr>
            </w:pPr>
            <w:ins w:id="6643" w:author="Иванов Дмитрий Валерьевич" w:date="2024-07-17T10:20:00Z">
              <w:r w:rsidRPr="001950A9">
                <w:t>Указывается информация о ФП – отправителе запроса, на основании которого было выполнено закрытие операционного дня ТОФК/ЦС по учету.</w:t>
              </w:r>
            </w:ins>
          </w:p>
          <w:p w14:paraId="2B1CE41A" w14:textId="72B00142" w:rsidR="001D2DD1" w:rsidRPr="001950A9" w:rsidRDefault="001D2DD1" w:rsidP="001950A9">
            <w:pPr>
              <w:pStyle w:val="GOSTTablenorm"/>
              <w:rPr>
                <w:ins w:id="6644" w:author="Иванов Дмитрий Валерьевич" w:date="2024-07-17T10:20:00Z"/>
              </w:rPr>
            </w:pPr>
            <w:ins w:id="6645" w:author="Иванов Дмитрий Валерьевич" w:date="2024-07-17T10:20:00Z">
              <w:r w:rsidRPr="001950A9">
                <w:t>Если день закрывался более одного раза – указывается информация о ФП, инициировавшей последнее закрытие</w:t>
              </w:r>
            </w:ins>
          </w:p>
        </w:tc>
      </w:tr>
      <w:tr w:rsidR="001D2DD1" w:rsidRPr="003F1563" w14:paraId="4A48CBB3" w14:textId="77777777" w:rsidTr="00C75A4E">
        <w:trPr>
          <w:gridBefore w:val="2"/>
          <w:wBefore w:w="6" w:type="pct"/>
          <w:jc w:val="center"/>
        </w:trPr>
        <w:tc>
          <w:tcPr>
            <w:tcW w:w="1098" w:type="pct"/>
          </w:tcPr>
          <w:p w14:paraId="48F9DE8B" w14:textId="77777777" w:rsidR="001D2DD1" w:rsidRPr="003F1563" w:rsidRDefault="001D2DD1" w:rsidP="001D2DD1">
            <w:pPr>
              <w:pStyle w:val="GOSTTablenorm"/>
            </w:pPr>
            <w:r w:rsidRPr="003F1563">
              <w:t>Дата и время окончательного закрытия операционного дня</w:t>
            </w:r>
          </w:p>
        </w:tc>
        <w:tc>
          <w:tcPr>
            <w:tcW w:w="766" w:type="pct"/>
          </w:tcPr>
          <w:p w14:paraId="34DB698A" w14:textId="77777777" w:rsidR="001D2DD1" w:rsidRPr="003F1563" w:rsidRDefault="001D2DD1" w:rsidP="001D2DD1">
            <w:pPr>
              <w:pStyle w:val="GOSTTablenorm"/>
            </w:pPr>
            <w:r w:rsidRPr="003F1563">
              <w:t>ClosePermanentlyDate</w:t>
            </w:r>
          </w:p>
        </w:tc>
        <w:tc>
          <w:tcPr>
            <w:tcW w:w="496" w:type="pct"/>
            <w:gridSpan w:val="2"/>
          </w:tcPr>
          <w:p w14:paraId="606CB450" w14:textId="77777777" w:rsidR="001D2DD1" w:rsidRPr="003F1563" w:rsidRDefault="001D2DD1" w:rsidP="001D2DD1">
            <w:pPr>
              <w:pStyle w:val="GOSTTablenorm"/>
            </w:pPr>
            <w:r w:rsidRPr="003F1563">
              <w:t>Дата-время (timestamp)</w:t>
            </w:r>
          </w:p>
        </w:tc>
        <w:tc>
          <w:tcPr>
            <w:tcW w:w="264" w:type="pct"/>
            <w:gridSpan w:val="2"/>
          </w:tcPr>
          <w:p w14:paraId="454E5174" w14:textId="77777777" w:rsidR="001D2DD1" w:rsidRPr="003F1563" w:rsidRDefault="001D2DD1" w:rsidP="001D2DD1">
            <w:pPr>
              <w:pStyle w:val="GOSTTablenorm"/>
            </w:pPr>
            <w:r w:rsidRPr="003F1563">
              <w:t>Нет</w:t>
            </w:r>
          </w:p>
        </w:tc>
        <w:tc>
          <w:tcPr>
            <w:tcW w:w="269" w:type="pct"/>
            <w:gridSpan w:val="2"/>
          </w:tcPr>
          <w:p w14:paraId="6897BAA9" w14:textId="6243CFAF" w:rsidR="001D2DD1" w:rsidRPr="00C75A4E" w:rsidRDefault="001D2DD1" w:rsidP="001D2DD1">
            <w:pPr>
              <w:pStyle w:val="GOSTTablenorm"/>
              <w:rPr>
                <w:lang w:val="en-US"/>
              </w:rPr>
            </w:pPr>
          </w:p>
        </w:tc>
        <w:tc>
          <w:tcPr>
            <w:tcW w:w="2101" w:type="pct"/>
            <w:gridSpan w:val="2"/>
          </w:tcPr>
          <w:p w14:paraId="1FE0D856" w14:textId="77777777" w:rsidR="001D2DD1" w:rsidRPr="003F1563" w:rsidRDefault="001D2DD1" w:rsidP="001D2DD1">
            <w:pPr>
              <w:pStyle w:val="GOSTTablenorm"/>
            </w:pPr>
            <w:r w:rsidRPr="003F1563">
              <w:t>Указывается дата окончательного закрытия операционного дня ТОФК/ЦС по учету.</w:t>
            </w:r>
          </w:p>
          <w:p w14:paraId="0FD82726" w14:textId="6E80D2F0"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ins w:id="6646" w:author="Сатлер Марина Викторовна" w:date="2023-12-27T07:34:00Z">
              <w:r>
                <w:t>.</w:t>
              </w:r>
            </w:ins>
          </w:p>
          <w:p w14:paraId="7262905A" w14:textId="1BB41E9B" w:rsidR="001D2DD1" w:rsidRPr="003F1563" w:rsidRDefault="001D2DD1" w:rsidP="001D2DD1">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1D2DD1" w:rsidRPr="003F1563" w14:paraId="5862D087" w14:textId="77777777" w:rsidTr="00C75A4E">
        <w:trPr>
          <w:gridBefore w:val="2"/>
          <w:wBefore w:w="6" w:type="pct"/>
          <w:jc w:val="center"/>
          <w:ins w:id="6647" w:author="Иванов Дмитрий Валерьевич" w:date="2024-07-17T10:21:00Z"/>
        </w:trPr>
        <w:tc>
          <w:tcPr>
            <w:tcW w:w="1098" w:type="pct"/>
          </w:tcPr>
          <w:p w14:paraId="4477ECEE" w14:textId="2E48E93C" w:rsidR="001D2DD1" w:rsidRPr="001950A9" w:rsidRDefault="001D2DD1" w:rsidP="001950A9">
            <w:pPr>
              <w:pStyle w:val="GOSTTablenorm"/>
              <w:rPr>
                <w:ins w:id="6648" w:author="Иванов Дмитрий Валерьевич" w:date="2024-07-17T10:21:00Z"/>
              </w:rPr>
            </w:pPr>
            <w:ins w:id="6649" w:author="Иванов Дмитрий Валерьевич" w:date="2024-07-17T10:21:00Z">
              <w:r w:rsidRPr="001950A9">
                <w:t xml:space="preserve">ФП – отправитель запроса, на основании которого было выполнено окончательное закрытие </w:t>
              </w:r>
            </w:ins>
            <w:ins w:id="6650" w:author="Сатлер Марина Викторовна" w:date="2024-10-04T15:59:00Z">
              <w:r w:rsidR="00175C9D" w:rsidRPr="003F1563">
                <w:t>операционного дня</w:t>
              </w:r>
            </w:ins>
            <w:ins w:id="6651" w:author="Иванов Дмитрий Валерьевич" w:date="2024-07-17T10:21:00Z">
              <w:del w:id="6652" w:author="Сатлер Марина Викторовна" w:date="2024-10-04T15:59:00Z">
                <w:r w:rsidRPr="001950A9" w:rsidDel="00175C9D">
                  <w:delText>ОД</w:delText>
                </w:r>
              </w:del>
            </w:ins>
          </w:p>
        </w:tc>
        <w:tc>
          <w:tcPr>
            <w:tcW w:w="766" w:type="pct"/>
          </w:tcPr>
          <w:p w14:paraId="47C94685" w14:textId="179025F7" w:rsidR="001D2DD1" w:rsidRPr="001950A9" w:rsidRDefault="001D2DD1" w:rsidP="001950A9">
            <w:pPr>
              <w:pStyle w:val="GOSTTablenorm"/>
              <w:rPr>
                <w:ins w:id="6653" w:author="Иванов Дмитрий Валерьевич" w:date="2024-07-17T10:21:00Z"/>
              </w:rPr>
            </w:pPr>
            <w:ins w:id="6654" w:author="Иванов Дмитрий Валерьевич" w:date="2024-07-17T10:21:00Z">
              <w:r w:rsidRPr="001950A9">
                <w:t>ClosePermanentlySystem</w:t>
              </w:r>
            </w:ins>
          </w:p>
        </w:tc>
        <w:tc>
          <w:tcPr>
            <w:tcW w:w="496" w:type="pct"/>
            <w:gridSpan w:val="2"/>
          </w:tcPr>
          <w:p w14:paraId="0FA330EA" w14:textId="100D2A75" w:rsidR="001D2DD1" w:rsidRPr="001950A9" w:rsidRDefault="001D2DD1" w:rsidP="001950A9">
            <w:pPr>
              <w:pStyle w:val="GOSTTablenorm"/>
              <w:rPr>
                <w:ins w:id="6655" w:author="Иванов Дмитрий Валерьевич" w:date="2024-07-17T10:21:00Z"/>
              </w:rPr>
            </w:pPr>
            <w:ins w:id="6656" w:author="Иванов Дмитрий Валерьевич" w:date="2024-07-17T10:21:00Z">
              <w:r w:rsidRPr="001950A9">
                <w:t>Строка</w:t>
              </w:r>
            </w:ins>
          </w:p>
        </w:tc>
        <w:tc>
          <w:tcPr>
            <w:tcW w:w="264" w:type="pct"/>
            <w:gridSpan w:val="2"/>
          </w:tcPr>
          <w:p w14:paraId="02983743" w14:textId="6422870B" w:rsidR="001D2DD1" w:rsidRPr="001950A9" w:rsidRDefault="001D2DD1" w:rsidP="001950A9">
            <w:pPr>
              <w:pStyle w:val="GOSTTablenorm"/>
              <w:rPr>
                <w:ins w:id="6657" w:author="Иванов Дмитрий Валерьевич" w:date="2024-07-17T10:21:00Z"/>
              </w:rPr>
            </w:pPr>
            <w:ins w:id="6658" w:author="Иванов Дмитрий Валерьевич" w:date="2024-07-17T10:21:00Z">
              <w:r w:rsidRPr="001950A9">
                <w:t>Нет</w:t>
              </w:r>
            </w:ins>
          </w:p>
        </w:tc>
        <w:tc>
          <w:tcPr>
            <w:tcW w:w="269" w:type="pct"/>
            <w:gridSpan w:val="2"/>
          </w:tcPr>
          <w:p w14:paraId="248CA5F0" w14:textId="1BA3A836" w:rsidR="001D2DD1" w:rsidRPr="001950A9" w:rsidRDefault="001D2DD1" w:rsidP="001950A9">
            <w:pPr>
              <w:pStyle w:val="GOSTTablenorm"/>
              <w:rPr>
                <w:ins w:id="6659" w:author="Иванов Дмитрий Валерьевич" w:date="2024-07-17T10:21:00Z"/>
              </w:rPr>
            </w:pPr>
            <w:ins w:id="6660" w:author="Иванов Дмитрий Валерьевич" w:date="2024-07-17T10:21:00Z">
              <w:r w:rsidRPr="001950A9">
                <w:t>&lt;=10</w:t>
              </w:r>
            </w:ins>
          </w:p>
        </w:tc>
        <w:tc>
          <w:tcPr>
            <w:tcW w:w="2101" w:type="pct"/>
            <w:gridSpan w:val="2"/>
          </w:tcPr>
          <w:p w14:paraId="7078D2B7" w14:textId="77777777" w:rsidR="001D2DD1" w:rsidRPr="001950A9" w:rsidRDefault="001D2DD1" w:rsidP="001950A9">
            <w:pPr>
              <w:pStyle w:val="GOSTTablenorm"/>
              <w:rPr>
                <w:ins w:id="6661" w:author="Иванов Дмитрий Валерьевич" w:date="2024-07-17T10:21:00Z"/>
              </w:rPr>
            </w:pPr>
            <w:ins w:id="6662" w:author="Иванов Дмитрий Валерьевич" w:date="2024-07-17T10:21:00Z">
              <w:r w:rsidRPr="001950A9">
                <w:t>Указывается информация о ФП – отправителе запроса, на основании которого было выполнено окончательное закрытие операционного дня ТОФК/ЦС по учету.</w:t>
              </w:r>
            </w:ins>
          </w:p>
          <w:p w14:paraId="42C69C31" w14:textId="29B93165" w:rsidR="001D2DD1" w:rsidRPr="001950A9" w:rsidRDefault="001D2DD1" w:rsidP="001950A9">
            <w:pPr>
              <w:pStyle w:val="GOSTTablenorm"/>
              <w:rPr>
                <w:ins w:id="6663" w:author="Иванов Дмитрий Валерьевич" w:date="2024-07-17T10:21:00Z"/>
              </w:rPr>
            </w:pPr>
            <w:ins w:id="6664" w:author="Иванов Дмитрий Валерьевич" w:date="2024-07-17T10:21:00Z">
              <w:r w:rsidRPr="001950A9">
                <w:t>Если день окончательно закрывался более одного раза – указывается информация о ФП, инициировавшей последнее закрытие</w:t>
              </w:r>
            </w:ins>
          </w:p>
        </w:tc>
      </w:tr>
      <w:tr w:rsidR="001D2DD1" w:rsidRPr="003F1563" w14:paraId="61797D14" w14:textId="77777777" w:rsidTr="002879E5">
        <w:trPr>
          <w:gridBefore w:val="2"/>
          <w:wBefore w:w="6" w:type="pct"/>
          <w:trHeight w:val="466"/>
          <w:jc w:val="center"/>
        </w:trPr>
        <w:tc>
          <w:tcPr>
            <w:tcW w:w="4994" w:type="pct"/>
            <w:gridSpan w:val="10"/>
            <w:shd w:val="clear" w:color="auto" w:fill="auto"/>
          </w:tcPr>
          <w:p w14:paraId="65BB675E" w14:textId="596C285B" w:rsidR="001D2DD1" w:rsidRPr="003F1563" w:rsidRDefault="001D2DD1" w:rsidP="001D2DD1">
            <w:pPr>
              <w:ind w:firstLine="0"/>
              <w:jc w:val="center"/>
              <w:rPr>
                <w:sz w:val="22"/>
                <w:szCs w:val="22"/>
              </w:rPr>
            </w:pPr>
            <w:r w:rsidRPr="003F1563">
              <w:rPr>
                <w:b/>
                <w:sz w:val="22"/>
                <w:szCs w:val="22"/>
              </w:rPr>
              <w:t xml:space="preserve">Перечень параметров ответа на запрос «Сервис открытия операционного дня системы» </w:t>
            </w:r>
            <w:r w:rsidRPr="003F1563">
              <w:rPr>
                <w:b/>
                <w:sz w:val="22"/>
                <w:szCs w:val="22"/>
                <w:lang w:val="en-US"/>
              </w:rPr>
              <w:t>TradingDaysSysOpen</w:t>
            </w:r>
            <w:r w:rsidRPr="003F1563">
              <w:rPr>
                <w:b/>
                <w:sz w:val="22"/>
                <w:szCs w:val="22"/>
              </w:rPr>
              <w:t>(</w:t>
            </w:r>
            <w:r w:rsidRPr="003F1563">
              <w:rPr>
                <w:b/>
                <w:sz w:val="22"/>
                <w:szCs w:val="22"/>
                <w:lang w:val="en-US"/>
              </w:rPr>
              <w:t>document</w:t>
            </w:r>
            <w:r w:rsidRPr="003F1563">
              <w:rPr>
                <w:b/>
                <w:sz w:val="22"/>
                <w:szCs w:val="22"/>
              </w:rPr>
              <w:t>)</w:t>
            </w:r>
          </w:p>
        </w:tc>
      </w:tr>
      <w:tr w:rsidR="001D2DD1" w:rsidRPr="003F1563" w14:paraId="3233E3A0" w14:textId="77777777" w:rsidTr="00C75A4E">
        <w:trPr>
          <w:gridBefore w:val="2"/>
          <w:wBefore w:w="6" w:type="pct"/>
          <w:trHeight w:val="293"/>
          <w:jc w:val="center"/>
        </w:trPr>
        <w:tc>
          <w:tcPr>
            <w:tcW w:w="1098" w:type="pct"/>
          </w:tcPr>
          <w:p w14:paraId="0CC052BE" w14:textId="77777777" w:rsidR="001D2DD1" w:rsidRPr="003F1563" w:rsidRDefault="001D2DD1" w:rsidP="001D2DD1">
            <w:pPr>
              <w:pStyle w:val="GOSTTablenorm"/>
            </w:pPr>
            <w:r w:rsidRPr="003F1563">
              <w:t>Операционный день</w:t>
            </w:r>
          </w:p>
        </w:tc>
        <w:tc>
          <w:tcPr>
            <w:tcW w:w="766" w:type="pct"/>
          </w:tcPr>
          <w:p w14:paraId="4932FAC5" w14:textId="77777777" w:rsidR="001D2DD1" w:rsidRPr="003F1563" w:rsidRDefault="001D2DD1" w:rsidP="001D2DD1">
            <w:pPr>
              <w:pStyle w:val="GOSTTablenorm"/>
            </w:pPr>
            <w:r w:rsidRPr="003F1563">
              <w:t>TradingDay</w:t>
            </w:r>
          </w:p>
        </w:tc>
        <w:tc>
          <w:tcPr>
            <w:tcW w:w="496" w:type="pct"/>
            <w:gridSpan w:val="2"/>
          </w:tcPr>
          <w:p w14:paraId="43CB36CD" w14:textId="77777777" w:rsidR="001D2DD1" w:rsidRPr="003F1563" w:rsidRDefault="001D2DD1" w:rsidP="001D2DD1">
            <w:pPr>
              <w:pStyle w:val="GOSTTablenorm"/>
            </w:pPr>
            <w:r w:rsidRPr="003F1563">
              <w:t>Дата</w:t>
            </w:r>
          </w:p>
        </w:tc>
        <w:tc>
          <w:tcPr>
            <w:tcW w:w="264" w:type="pct"/>
            <w:gridSpan w:val="2"/>
          </w:tcPr>
          <w:p w14:paraId="66022B24" w14:textId="77777777" w:rsidR="001D2DD1" w:rsidRPr="003F1563" w:rsidRDefault="001D2DD1" w:rsidP="001D2DD1">
            <w:pPr>
              <w:pStyle w:val="GOSTTablenorm"/>
            </w:pPr>
            <w:r w:rsidRPr="003F1563">
              <w:t>Да</w:t>
            </w:r>
          </w:p>
        </w:tc>
        <w:tc>
          <w:tcPr>
            <w:tcW w:w="269" w:type="pct"/>
            <w:gridSpan w:val="2"/>
          </w:tcPr>
          <w:p w14:paraId="7C3DE7A8" w14:textId="5E83522D" w:rsidR="001D2DD1" w:rsidRPr="00C75A4E" w:rsidRDefault="001D2DD1" w:rsidP="001D2DD1">
            <w:pPr>
              <w:pStyle w:val="GOSTTablenorm"/>
              <w:rPr>
                <w:lang w:val="en-US"/>
              </w:rPr>
            </w:pPr>
          </w:p>
        </w:tc>
        <w:tc>
          <w:tcPr>
            <w:tcW w:w="2101" w:type="pct"/>
            <w:gridSpan w:val="2"/>
          </w:tcPr>
          <w:p w14:paraId="6DED013A" w14:textId="6806D608" w:rsidR="001D2DD1" w:rsidRPr="003F1563" w:rsidRDefault="001D2DD1" w:rsidP="001D2DD1">
            <w:pPr>
              <w:pStyle w:val="GOSTTablenorm"/>
            </w:pPr>
            <w:r w:rsidRPr="003F1563">
              <w:t>Дата операционного дня</w:t>
            </w:r>
            <w:r>
              <w:t>.</w:t>
            </w:r>
          </w:p>
          <w:p w14:paraId="38550F2C" w14:textId="77777777" w:rsidR="001D2DD1" w:rsidRPr="003F1563" w:rsidRDefault="001D2DD1" w:rsidP="001D2DD1">
            <w:pPr>
              <w:pStyle w:val="GOSTTablenorm"/>
            </w:pPr>
            <w:r w:rsidRPr="003F1563">
              <w:lastRenderedPageBreak/>
              <w:t>Формат YYYY-MM-DD</w:t>
            </w:r>
          </w:p>
        </w:tc>
      </w:tr>
      <w:tr w:rsidR="001D2DD1" w:rsidRPr="003F1563" w14:paraId="7F5440F1" w14:textId="77777777" w:rsidTr="00C75A4E">
        <w:trPr>
          <w:gridBefore w:val="2"/>
          <w:wBefore w:w="6" w:type="pct"/>
          <w:trHeight w:val="293"/>
          <w:jc w:val="center"/>
        </w:trPr>
        <w:tc>
          <w:tcPr>
            <w:tcW w:w="1098" w:type="pct"/>
          </w:tcPr>
          <w:p w14:paraId="0BB04666" w14:textId="77777777" w:rsidR="001D2DD1" w:rsidRPr="003F1563" w:rsidRDefault="001D2DD1" w:rsidP="001D2DD1">
            <w:pPr>
              <w:pStyle w:val="GOSTTablenorm"/>
            </w:pPr>
            <w:r w:rsidRPr="003F1563">
              <w:lastRenderedPageBreak/>
              <w:t>Статус операционного дня</w:t>
            </w:r>
          </w:p>
        </w:tc>
        <w:tc>
          <w:tcPr>
            <w:tcW w:w="766" w:type="pct"/>
          </w:tcPr>
          <w:p w14:paraId="04895F4C" w14:textId="77777777" w:rsidR="001D2DD1" w:rsidRPr="003F1563" w:rsidRDefault="001D2DD1" w:rsidP="001D2DD1">
            <w:pPr>
              <w:pStyle w:val="GOSTTablenorm"/>
            </w:pPr>
            <w:r w:rsidRPr="003F1563">
              <w:t>Status</w:t>
            </w:r>
          </w:p>
        </w:tc>
        <w:tc>
          <w:tcPr>
            <w:tcW w:w="496" w:type="pct"/>
            <w:gridSpan w:val="2"/>
          </w:tcPr>
          <w:p w14:paraId="2519887B" w14:textId="77777777" w:rsidR="001D2DD1" w:rsidRPr="003F1563" w:rsidRDefault="001D2DD1" w:rsidP="001D2DD1">
            <w:pPr>
              <w:pStyle w:val="GOSTTablenorm"/>
            </w:pPr>
            <w:r w:rsidRPr="003F1563">
              <w:t>Строка</w:t>
            </w:r>
          </w:p>
        </w:tc>
        <w:tc>
          <w:tcPr>
            <w:tcW w:w="264" w:type="pct"/>
            <w:gridSpan w:val="2"/>
          </w:tcPr>
          <w:p w14:paraId="5F958E0E" w14:textId="77777777" w:rsidR="001D2DD1" w:rsidRPr="003F1563" w:rsidRDefault="001D2DD1" w:rsidP="001D2DD1">
            <w:pPr>
              <w:pStyle w:val="GOSTTablenorm"/>
            </w:pPr>
            <w:r w:rsidRPr="003F1563">
              <w:t>Да</w:t>
            </w:r>
          </w:p>
        </w:tc>
        <w:tc>
          <w:tcPr>
            <w:tcW w:w="269" w:type="pct"/>
            <w:gridSpan w:val="2"/>
          </w:tcPr>
          <w:p w14:paraId="077791D8" w14:textId="77777777" w:rsidR="001D2DD1" w:rsidRPr="003F1563" w:rsidRDefault="001D2DD1" w:rsidP="001D2DD1">
            <w:pPr>
              <w:pStyle w:val="GOSTTablenorm"/>
            </w:pPr>
            <w:r w:rsidRPr="003F1563">
              <w:t>&lt;=30</w:t>
            </w:r>
          </w:p>
        </w:tc>
        <w:tc>
          <w:tcPr>
            <w:tcW w:w="2101" w:type="pct"/>
            <w:gridSpan w:val="2"/>
          </w:tcPr>
          <w:p w14:paraId="1122CE62" w14:textId="77777777" w:rsidR="001D2DD1" w:rsidRPr="003F1563" w:rsidRDefault="001D2DD1" w:rsidP="001D2DD1">
            <w:pPr>
              <w:pStyle w:val="GOSTTablenorm"/>
            </w:pPr>
            <w:r w:rsidRPr="003F1563">
              <w:t>Статус операционного дня</w:t>
            </w:r>
          </w:p>
        </w:tc>
      </w:tr>
      <w:tr w:rsidR="001D2DD1" w:rsidRPr="003F1563" w14:paraId="19D575A7" w14:textId="77777777" w:rsidTr="00C75A4E">
        <w:trPr>
          <w:gridBefore w:val="2"/>
          <w:wBefore w:w="6" w:type="pct"/>
          <w:trHeight w:val="293"/>
          <w:jc w:val="center"/>
        </w:trPr>
        <w:tc>
          <w:tcPr>
            <w:tcW w:w="1098" w:type="pct"/>
          </w:tcPr>
          <w:p w14:paraId="5E4C585B" w14:textId="77777777" w:rsidR="001D2DD1" w:rsidRPr="003F1563" w:rsidRDefault="001D2DD1" w:rsidP="001D2DD1">
            <w:pPr>
              <w:pStyle w:val="GOSTTablenorm"/>
            </w:pPr>
            <w:r w:rsidRPr="003F1563">
              <w:t>Дата и время открытия операционного дня</w:t>
            </w:r>
          </w:p>
        </w:tc>
        <w:tc>
          <w:tcPr>
            <w:tcW w:w="766" w:type="pct"/>
          </w:tcPr>
          <w:p w14:paraId="31E6902C" w14:textId="77777777" w:rsidR="001D2DD1" w:rsidRPr="003F1563" w:rsidRDefault="001D2DD1" w:rsidP="001D2DD1">
            <w:pPr>
              <w:pStyle w:val="GOSTTablenorm"/>
            </w:pPr>
            <w:r w:rsidRPr="003F1563">
              <w:t>OpenDate</w:t>
            </w:r>
          </w:p>
        </w:tc>
        <w:tc>
          <w:tcPr>
            <w:tcW w:w="496" w:type="pct"/>
            <w:gridSpan w:val="2"/>
          </w:tcPr>
          <w:p w14:paraId="7535BE26" w14:textId="77777777" w:rsidR="001D2DD1" w:rsidRPr="003F1563" w:rsidRDefault="001D2DD1" w:rsidP="001D2DD1">
            <w:pPr>
              <w:pStyle w:val="GOSTTablenorm"/>
            </w:pPr>
            <w:r w:rsidRPr="003F1563">
              <w:t>Дата-время (timestamp)</w:t>
            </w:r>
          </w:p>
        </w:tc>
        <w:tc>
          <w:tcPr>
            <w:tcW w:w="264" w:type="pct"/>
            <w:gridSpan w:val="2"/>
          </w:tcPr>
          <w:p w14:paraId="29CCB3AA" w14:textId="77777777" w:rsidR="001D2DD1" w:rsidRPr="003F1563" w:rsidRDefault="001D2DD1" w:rsidP="001D2DD1">
            <w:pPr>
              <w:pStyle w:val="GOSTTablenorm"/>
            </w:pPr>
            <w:r w:rsidRPr="003F1563">
              <w:t>Да</w:t>
            </w:r>
          </w:p>
        </w:tc>
        <w:tc>
          <w:tcPr>
            <w:tcW w:w="269" w:type="pct"/>
            <w:gridSpan w:val="2"/>
          </w:tcPr>
          <w:p w14:paraId="2D153DFA" w14:textId="6EF46DDF" w:rsidR="001D2DD1" w:rsidRPr="00C75A4E" w:rsidRDefault="001D2DD1" w:rsidP="001D2DD1">
            <w:pPr>
              <w:pStyle w:val="GOSTTablenorm"/>
              <w:rPr>
                <w:lang w:val="en-US"/>
              </w:rPr>
            </w:pPr>
          </w:p>
        </w:tc>
        <w:tc>
          <w:tcPr>
            <w:tcW w:w="2101" w:type="pct"/>
            <w:gridSpan w:val="2"/>
          </w:tcPr>
          <w:p w14:paraId="22F762A9" w14:textId="77777777" w:rsidR="001D2DD1" w:rsidRPr="003F1563" w:rsidRDefault="001D2DD1" w:rsidP="001D2DD1">
            <w:pPr>
              <w:pStyle w:val="GOSTTablenorm"/>
            </w:pPr>
            <w:r w:rsidRPr="003F1563">
              <w:t>Указывается дата открытия операционного дня системы.</w:t>
            </w:r>
          </w:p>
          <w:p w14:paraId="0790A1C6" w14:textId="3C0373EC" w:rsidR="001D2DD1" w:rsidRPr="003F1563" w:rsidRDefault="001D2DD1" w:rsidP="001D2DD1">
            <w:pPr>
              <w:pStyle w:val="GOSTTablenorm"/>
            </w:pPr>
            <w:r w:rsidRPr="003F1563">
              <w:t xml:space="preserve">Формат YYYY-MM-DD </w:t>
            </w:r>
            <w:proofErr w:type="gramStart"/>
            <w:r w:rsidRPr="003F1563">
              <w:t>hh:mm</w:t>
            </w:r>
            <w:proofErr w:type="gramEnd"/>
            <w:r w:rsidRPr="003F1563">
              <w:t>:ss</w:t>
            </w:r>
            <w:r>
              <w:t>.</w:t>
            </w:r>
          </w:p>
          <w:p w14:paraId="529ADB21" w14:textId="608D173E" w:rsidR="001D2DD1" w:rsidRPr="003F1563" w:rsidRDefault="001D2DD1" w:rsidP="0027578C">
            <w:pPr>
              <w:pStyle w:val="GOSTTablenorm"/>
            </w:pPr>
            <w:r w:rsidRPr="003F1563">
              <w:t>Если день открывался более одного раза – указы</w:t>
            </w:r>
            <w:r w:rsidR="00896CD5">
              <w:t>вается дата последнего открытия</w:t>
            </w:r>
          </w:p>
        </w:tc>
      </w:tr>
      <w:tr w:rsidR="00BE6DD2" w:rsidRPr="003F1563" w14:paraId="2E164F9A" w14:textId="77777777" w:rsidTr="00C75A4E">
        <w:trPr>
          <w:gridBefore w:val="2"/>
          <w:wBefore w:w="6" w:type="pct"/>
          <w:trHeight w:val="293"/>
          <w:jc w:val="center"/>
          <w:ins w:id="6665" w:author="Иванов Дмитрий Валерьевич" w:date="2024-07-17T10:24:00Z"/>
        </w:trPr>
        <w:tc>
          <w:tcPr>
            <w:tcW w:w="1098" w:type="pct"/>
          </w:tcPr>
          <w:p w14:paraId="4A8D64D4" w14:textId="2F31A532" w:rsidR="00BE6DD2" w:rsidRPr="003F1563" w:rsidRDefault="00BE6DD2" w:rsidP="001950A9">
            <w:pPr>
              <w:pStyle w:val="GOSTTablenorm"/>
              <w:rPr>
                <w:ins w:id="6666" w:author="Иванов Дмитрий Валерьевич" w:date="2024-07-17T10:24:00Z"/>
              </w:rPr>
            </w:pPr>
            <w:ins w:id="6667" w:author="Иванов Дмитрий Валерьевич" w:date="2024-07-17T10:25:00Z">
              <w:r>
                <w:t xml:space="preserve">ФП – отправитель запроса, на основании которого было выполнено открытие </w:t>
              </w:r>
            </w:ins>
            <w:ins w:id="6668" w:author="Сатлер Марина Викторовна" w:date="2024-10-04T15:59:00Z">
              <w:r w:rsidR="00175C9D" w:rsidRPr="003F1563">
                <w:t>операционного дня</w:t>
              </w:r>
            </w:ins>
            <w:ins w:id="6669" w:author="Иванов Дмитрий Валерьевич" w:date="2024-07-17T10:25:00Z">
              <w:del w:id="6670" w:author="Сатлер Марина Викторовна" w:date="2024-10-04T15:59:00Z">
                <w:r w:rsidDel="00175C9D">
                  <w:delText>ОД</w:delText>
                </w:r>
              </w:del>
            </w:ins>
          </w:p>
        </w:tc>
        <w:tc>
          <w:tcPr>
            <w:tcW w:w="766" w:type="pct"/>
          </w:tcPr>
          <w:p w14:paraId="2D61EBE3" w14:textId="0814C5DB" w:rsidR="00BE6DD2" w:rsidRPr="003F1563" w:rsidRDefault="00BE6DD2" w:rsidP="001950A9">
            <w:pPr>
              <w:pStyle w:val="GOSTTablenorm"/>
              <w:rPr>
                <w:ins w:id="6671" w:author="Иванов Дмитрий Валерьевич" w:date="2024-07-17T10:24:00Z"/>
              </w:rPr>
            </w:pPr>
            <w:ins w:id="6672" w:author="Иванов Дмитрий Валерьевич" w:date="2024-07-17T10:25:00Z">
              <w:r w:rsidRPr="008A1BFA">
                <w:t>OpenSystem</w:t>
              </w:r>
            </w:ins>
          </w:p>
        </w:tc>
        <w:tc>
          <w:tcPr>
            <w:tcW w:w="496" w:type="pct"/>
            <w:gridSpan w:val="2"/>
          </w:tcPr>
          <w:p w14:paraId="20A33943" w14:textId="1FF70567" w:rsidR="00BE6DD2" w:rsidRPr="003F1563" w:rsidRDefault="00BE6DD2" w:rsidP="001950A9">
            <w:pPr>
              <w:pStyle w:val="GOSTTablenorm"/>
              <w:rPr>
                <w:ins w:id="6673" w:author="Иванов Дмитрий Валерьевич" w:date="2024-07-17T10:24:00Z"/>
              </w:rPr>
            </w:pPr>
            <w:ins w:id="6674" w:author="Иванов Дмитрий Валерьевич" w:date="2024-07-17T10:25:00Z">
              <w:r w:rsidRPr="00002655">
                <w:t>Строка</w:t>
              </w:r>
            </w:ins>
          </w:p>
        </w:tc>
        <w:tc>
          <w:tcPr>
            <w:tcW w:w="264" w:type="pct"/>
            <w:gridSpan w:val="2"/>
          </w:tcPr>
          <w:p w14:paraId="30D871FE" w14:textId="629705A6" w:rsidR="00BE6DD2" w:rsidRPr="003F1563" w:rsidRDefault="00BE6DD2" w:rsidP="001950A9">
            <w:pPr>
              <w:pStyle w:val="GOSTTablenorm"/>
              <w:rPr>
                <w:ins w:id="6675" w:author="Иванов Дмитрий Валерьевич" w:date="2024-07-17T10:24:00Z"/>
              </w:rPr>
            </w:pPr>
            <w:ins w:id="6676" w:author="Иванов Дмитрий Валерьевич" w:date="2024-07-17T10:25:00Z">
              <w:r w:rsidRPr="00002655">
                <w:t>Да</w:t>
              </w:r>
            </w:ins>
          </w:p>
        </w:tc>
        <w:tc>
          <w:tcPr>
            <w:tcW w:w="269" w:type="pct"/>
            <w:gridSpan w:val="2"/>
          </w:tcPr>
          <w:p w14:paraId="7A99EF04" w14:textId="56C0AB36" w:rsidR="00BE6DD2" w:rsidRPr="00C75A4E" w:rsidRDefault="00BE6DD2" w:rsidP="001950A9">
            <w:pPr>
              <w:pStyle w:val="GOSTTablenorm"/>
              <w:rPr>
                <w:ins w:id="6677" w:author="Иванов Дмитрий Валерьевич" w:date="2024-07-17T10:24:00Z"/>
                <w:lang w:val="en-US"/>
              </w:rPr>
            </w:pPr>
            <w:ins w:id="6678" w:author="Иванов Дмитрий Валерьевич" w:date="2024-07-17T10:25:00Z">
              <w:r w:rsidRPr="00002655">
                <w:t>&lt;=10</w:t>
              </w:r>
            </w:ins>
          </w:p>
        </w:tc>
        <w:tc>
          <w:tcPr>
            <w:tcW w:w="2101" w:type="pct"/>
            <w:gridSpan w:val="2"/>
          </w:tcPr>
          <w:p w14:paraId="387524C3" w14:textId="77777777" w:rsidR="00BE6DD2" w:rsidRDefault="00BE6DD2" w:rsidP="001950A9">
            <w:pPr>
              <w:pStyle w:val="GOSTTablenorm"/>
              <w:rPr>
                <w:ins w:id="6679" w:author="Иванов Дмитрий Валерьевич" w:date="2024-07-17T10:25:00Z"/>
              </w:rPr>
            </w:pPr>
            <w:ins w:id="6680" w:author="Иванов Дмитрий Валерьевич" w:date="2024-07-17T10:25: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7E73732C" w14:textId="725B949C" w:rsidR="00BE6DD2" w:rsidRPr="003F1563" w:rsidRDefault="00BE6DD2" w:rsidP="001950A9">
            <w:pPr>
              <w:pStyle w:val="GOSTTablenorm"/>
              <w:rPr>
                <w:ins w:id="6681" w:author="Иванов Дмитрий Валерьевич" w:date="2024-07-17T10:24:00Z"/>
              </w:rPr>
            </w:pPr>
            <w:ins w:id="6682" w:author="Иванов Дмитрий Валерьевич" w:date="2024-07-17T10:25: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BE6DD2" w:rsidRPr="003F1563" w14:paraId="4F7E0C7E" w14:textId="77777777" w:rsidTr="00C75A4E">
        <w:trPr>
          <w:gridBefore w:val="2"/>
          <w:wBefore w:w="6" w:type="pct"/>
          <w:trHeight w:val="293"/>
          <w:jc w:val="center"/>
          <w:ins w:id="6683" w:author="Иванов Дмитрий Валерьевич" w:date="2024-07-17T10:24:00Z"/>
        </w:trPr>
        <w:tc>
          <w:tcPr>
            <w:tcW w:w="1098" w:type="pct"/>
          </w:tcPr>
          <w:p w14:paraId="28F8A116" w14:textId="63B9F21B" w:rsidR="00BE6DD2" w:rsidRPr="003F1563" w:rsidRDefault="00BE6DD2" w:rsidP="001950A9">
            <w:pPr>
              <w:pStyle w:val="GOSTTablenorm"/>
              <w:rPr>
                <w:ins w:id="6684" w:author="Иванов Дмитрий Валерьевич" w:date="2024-07-17T10:24:00Z"/>
              </w:rPr>
            </w:pPr>
            <w:ins w:id="6685" w:author="Иванов Дмитрий Валерьевич" w:date="2024-07-17T10:25: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6548902C" w14:textId="6F89DCD5" w:rsidR="00BE6DD2" w:rsidRPr="003F1563" w:rsidRDefault="00BE6DD2" w:rsidP="001950A9">
            <w:pPr>
              <w:pStyle w:val="GOSTTablenorm"/>
              <w:rPr>
                <w:ins w:id="6686" w:author="Иванов Дмитрий Валерьевич" w:date="2024-07-17T10:24:00Z"/>
              </w:rPr>
            </w:pPr>
            <w:ins w:id="6687" w:author="Иванов Дмитрий Валерьевич" w:date="2024-07-17T10:25: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2BCFD741" w14:textId="16E9D9AF" w:rsidR="00BE6DD2" w:rsidRPr="003F1563" w:rsidRDefault="00BE6DD2" w:rsidP="001950A9">
            <w:pPr>
              <w:pStyle w:val="GOSTTablenorm"/>
              <w:rPr>
                <w:ins w:id="6688" w:author="Иванов Дмитрий Валерьевич" w:date="2024-07-17T10:24:00Z"/>
              </w:rPr>
            </w:pPr>
            <w:ins w:id="6689" w:author="Иванов Дмитрий Валерьевич" w:date="2024-07-17T10:25:00Z">
              <w:r w:rsidRPr="003F1563">
                <w:t>Дата-время (timestamp)</w:t>
              </w:r>
            </w:ins>
          </w:p>
        </w:tc>
        <w:tc>
          <w:tcPr>
            <w:tcW w:w="264" w:type="pct"/>
            <w:gridSpan w:val="2"/>
          </w:tcPr>
          <w:p w14:paraId="5F81A856" w14:textId="2450BD42" w:rsidR="00BE6DD2" w:rsidRPr="003F1563" w:rsidRDefault="00BE6DD2" w:rsidP="001950A9">
            <w:pPr>
              <w:pStyle w:val="GOSTTablenorm"/>
              <w:rPr>
                <w:ins w:id="6690" w:author="Иванов Дмитрий Валерьевич" w:date="2024-07-17T10:24:00Z"/>
              </w:rPr>
            </w:pPr>
            <w:ins w:id="6691" w:author="Иванов Дмитрий Валерьевич" w:date="2024-07-17T10:25:00Z">
              <w:r w:rsidRPr="003F1563">
                <w:t>Нет</w:t>
              </w:r>
            </w:ins>
          </w:p>
        </w:tc>
        <w:tc>
          <w:tcPr>
            <w:tcW w:w="269" w:type="pct"/>
            <w:gridSpan w:val="2"/>
          </w:tcPr>
          <w:p w14:paraId="0C23CF46" w14:textId="77777777" w:rsidR="00BE6DD2" w:rsidRPr="00C75A4E" w:rsidRDefault="00BE6DD2" w:rsidP="001950A9">
            <w:pPr>
              <w:pStyle w:val="GOSTTablenorm"/>
              <w:rPr>
                <w:ins w:id="6692" w:author="Иванов Дмитрий Валерьевич" w:date="2024-07-17T10:24:00Z"/>
                <w:lang w:val="en-US"/>
              </w:rPr>
            </w:pPr>
          </w:p>
        </w:tc>
        <w:tc>
          <w:tcPr>
            <w:tcW w:w="2101" w:type="pct"/>
            <w:gridSpan w:val="2"/>
          </w:tcPr>
          <w:p w14:paraId="487946AC" w14:textId="77777777" w:rsidR="00BE6DD2" w:rsidRPr="003F1563" w:rsidRDefault="00BE6DD2" w:rsidP="001950A9">
            <w:pPr>
              <w:pStyle w:val="GOSTTablenorm"/>
              <w:rPr>
                <w:ins w:id="6693" w:author="Иванов Дмитрий Валерьевич" w:date="2024-07-17T10:25:00Z"/>
              </w:rPr>
            </w:pPr>
            <w:ins w:id="6694" w:author="Иванов Дмитрий Валерьевич" w:date="2024-07-17T10:25: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6F990913" w14:textId="6C6ED404" w:rsidR="00BE6DD2" w:rsidRPr="003F1563" w:rsidRDefault="00BE6DD2" w:rsidP="001950A9">
            <w:pPr>
              <w:pStyle w:val="GOSTTablenorm"/>
              <w:rPr>
                <w:ins w:id="6695" w:author="Иванов Дмитрий Валерьевич" w:date="2024-07-17T10:25:00Z"/>
              </w:rPr>
            </w:pPr>
            <w:ins w:id="6696" w:author="Иванов Дмитрий Валерьевич" w:date="2024-07-17T10:25:00Z">
              <w:r w:rsidRPr="003F1563">
                <w:t xml:space="preserve">Формат YYYY-MM-DD </w:t>
              </w:r>
              <w:proofErr w:type="gramStart"/>
              <w:r w:rsidRPr="003F1563">
                <w:t>hh:mm</w:t>
              </w:r>
              <w:proofErr w:type="gramEnd"/>
              <w:r w:rsidRPr="003F1563">
                <w:t>:ss</w:t>
              </w:r>
            </w:ins>
            <w:r w:rsidR="004C7ED7">
              <w:t>.</w:t>
            </w:r>
          </w:p>
          <w:p w14:paraId="54D376B6" w14:textId="1FC18D4D" w:rsidR="00BE6DD2" w:rsidRPr="003F1563" w:rsidRDefault="00BE6DD2" w:rsidP="0027578C">
            <w:pPr>
              <w:pStyle w:val="GOSTTablenorm"/>
              <w:rPr>
                <w:ins w:id="6697" w:author="Иванов Дмитрий Валерьевич" w:date="2024-07-17T10:24:00Z"/>
              </w:rPr>
            </w:pPr>
            <w:ins w:id="6698" w:author="Иванов Дмитрий Валерьевич" w:date="2024-07-17T10:25: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BE6DD2" w:rsidRPr="003F1563" w14:paraId="5A05A896" w14:textId="77777777" w:rsidTr="00C75A4E">
        <w:trPr>
          <w:gridBefore w:val="2"/>
          <w:wBefore w:w="6" w:type="pct"/>
          <w:trHeight w:val="293"/>
          <w:jc w:val="center"/>
          <w:ins w:id="6699" w:author="Иванов Дмитрий Валерьевич" w:date="2024-07-17T10:24:00Z"/>
        </w:trPr>
        <w:tc>
          <w:tcPr>
            <w:tcW w:w="1098" w:type="pct"/>
          </w:tcPr>
          <w:p w14:paraId="31B21896" w14:textId="46BF77DD" w:rsidR="00BE6DD2" w:rsidRPr="003F1563" w:rsidRDefault="00BE6DD2" w:rsidP="001950A9">
            <w:pPr>
              <w:pStyle w:val="GOSTTablenorm"/>
              <w:rPr>
                <w:ins w:id="6700" w:author="Иванов Дмитрий Валерьевич" w:date="2024-07-17T10:24:00Z"/>
              </w:rPr>
            </w:pPr>
            <w:ins w:id="6701" w:author="Иванов Дмитрий Валерьевич" w:date="2024-07-17T10:25:00Z">
              <w:r>
                <w:t xml:space="preserve">ФП – отправитель запроса, на основании которого было выполнено открытие </w:t>
              </w:r>
            </w:ins>
            <w:ins w:id="6702" w:author="Сатлер Марина Викторовна" w:date="2024-10-04T15:59:00Z">
              <w:r w:rsidR="00175C9D" w:rsidRPr="003F1563">
                <w:t>операционного дня</w:t>
              </w:r>
            </w:ins>
            <w:ins w:id="6703" w:author="Иванов Дмитрий Валерьевич" w:date="2024-07-17T10:25:00Z">
              <w:del w:id="6704" w:author="Сатлер Марина Викторовна" w:date="2024-10-04T15:59:00Z">
                <w:r w:rsidDel="00175C9D">
                  <w:delText>ОД</w:delText>
                </w:r>
              </w:del>
              <w:r>
                <w:t xml:space="preserve"> для проведения отдельных операций (открытия по запросу)</w:t>
              </w:r>
            </w:ins>
          </w:p>
        </w:tc>
        <w:tc>
          <w:tcPr>
            <w:tcW w:w="766" w:type="pct"/>
          </w:tcPr>
          <w:p w14:paraId="18661207" w14:textId="62E66D07" w:rsidR="00BE6DD2" w:rsidRPr="003F1563" w:rsidRDefault="00BE6DD2" w:rsidP="001950A9">
            <w:pPr>
              <w:pStyle w:val="GOSTTablenorm"/>
              <w:rPr>
                <w:ins w:id="6705" w:author="Иванов Дмитрий Валерьевич" w:date="2024-07-17T10:24:00Z"/>
              </w:rPr>
            </w:pPr>
            <w:ins w:id="6706" w:author="Иванов Дмитрий Валерьевич" w:date="2024-07-17T10:25:00Z">
              <w:r w:rsidRPr="008A1BFA">
                <w:t>OpenOnRequestSystem</w:t>
              </w:r>
            </w:ins>
          </w:p>
        </w:tc>
        <w:tc>
          <w:tcPr>
            <w:tcW w:w="496" w:type="pct"/>
            <w:gridSpan w:val="2"/>
          </w:tcPr>
          <w:p w14:paraId="1ECE60B9" w14:textId="3CF181A1" w:rsidR="00BE6DD2" w:rsidRPr="003F1563" w:rsidRDefault="00BE6DD2" w:rsidP="001950A9">
            <w:pPr>
              <w:pStyle w:val="GOSTTablenorm"/>
              <w:rPr>
                <w:ins w:id="6707" w:author="Иванов Дмитрий Валерьевич" w:date="2024-07-17T10:24:00Z"/>
              </w:rPr>
            </w:pPr>
            <w:ins w:id="6708" w:author="Иванов Дмитрий Валерьевич" w:date="2024-07-17T10:25:00Z">
              <w:r w:rsidRPr="00002655">
                <w:t>Строка</w:t>
              </w:r>
            </w:ins>
          </w:p>
        </w:tc>
        <w:tc>
          <w:tcPr>
            <w:tcW w:w="264" w:type="pct"/>
            <w:gridSpan w:val="2"/>
          </w:tcPr>
          <w:p w14:paraId="6E616C4D" w14:textId="1806E065" w:rsidR="00BE6DD2" w:rsidRPr="003F1563" w:rsidRDefault="00BE6DD2" w:rsidP="001950A9">
            <w:pPr>
              <w:pStyle w:val="GOSTTablenorm"/>
              <w:rPr>
                <w:ins w:id="6709" w:author="Иванов Дмитрий Валерьевич" w:date="2024-07-17T10:24:00Z"/>
              </w:rPr>
            </w:pPr>
            <w:ins w:id="6710" w:author="Иванов Дмитрий Валерьевич" w:date="2024-07-17T10:25:00Z">
              <w:r w:rsidRPr="003F1563">
                <w:t>Нет</w:t>
              </w:r>
            </w:ins>
          </w:p>
        </w:tc>
        <w:tc>
          <w:tcPr>
            <w:tcW w:w="269" w:type="pct"/>
            <w:gridSpan w:val="2"/>
          </w:tcPr>
          <w:p w14:paraId="2A84B0AC" w14:textId="5ADB538A" w:rsidR="00BE6DD2" w:rsidRPr="00C75A4E" w:rsidRDefault="00BE6DD2" w:rsidP="001950A9">
            <w:pPr>
              <w:pStyle w:val="GOSTTablenorm"/>
              <w:rPr>
                <w:ins w:id="6711" w:author="Иванов Дмитрий Валерьевич" w:date="2024-07-17T10:24:00Z"/>
                <w:lang w:val="en-US"/>
              </w:rPr>
            </w:pPr>
            <w:ins w:id="6712" w:author="Иванов Дмитрий Валерьевич" w:date="2024-07-17T10:25:00Z">
              <w:r w:rsidRPr="00002655">
                <w:t>&lt;=10</w:t>
              </w:r>
            </w:ins>
          </w:p>
        </w:tc>
        <w:tc>
          <w:tcPr>
            <w:tcW w:w="2101" w:type="pct"/>
            <w:gridSpan w:val="2"/>
          </w:tcPr>
          <w:p w14:paraId="2B20AE99" w14:textId="77777777" w:rsidR="00BE6DD2" w:rsidRDefault="00BE6DD2" w:rsidP="001950A9">
            <w:pPr>
              <w:pStyle w:val="GOSTTablenorm"/>
              <w:rPr>
                <w:ins w:id="6713" w:author="Иванов Дмитрий Валерьевич" w:date="2024-07-17T10:25:00Z"/>
              </w:rPr>
            </w:pPr>
            <w:ins w:id="6714" w:author="Иванов Дмитрий Валерьевич" w:date="2024-07-17T10:25: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3F7A8323" w14:textId="4F2C11B6" w:rsidR="00BE6DD2" w:rsidRPr="003F1563" w:rsidRDefault="00BE6DD2" w:rsidP="001950A9">
            <w:pPr>
              <w:pStyle w:val="GOSTTablenorm"/>
              <w:rPr>
                <w:ins w:id="6715" w:author="Иванов Дмитрий Валерьевич" w:date="2024-07-17T10:24:00Z"/>
              </w:rPr>
            </w:pPr>
            <w:ins w:id="6716" w:author="Иванов Дмитрий Валерьевич" w:date="2024-07-17T10:25: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BE6DD2" w:rsidRPr="003F1563" w14:paraId="62A2A7F5" w14:textId="77777777" w:rsidTr="00C75A4E">
        <w:trPr>
          <w:gridBefore w:val="2"/>
          <w:wBefore w:w="6" w:type="pct"/>
          <w:trHeight w:val="293"/>
          <w:jc w:val="center"/>
        </w:trPr>
        <w:tc>
          <w:tcPr>
            <w:tcW w:w="1098" w:type="pct"/>
          </w:tcPr>
          <w:p w14:paraId="2D0F5A64" w14:textId="77777777" w:rsidR="00BE6DD2" w:rsidRPr="003F1563" w:rsidRDefault="00BE6DD2" w:rsidP="00BE6DD2">
            <w:pPr>
              <w:pStyle w:val="GOSTTablenorm"/>
            </w:pPr>
            <w:r w:rsidRPr="003F1563">
              <w:t>Дата и время закрытия операционного дня</w:t>
            </w:r>
          </w:p>
        </w:tc>
        <w:tc>
          <w:tcPr>
            <w:tcW w:w="766" w:type="pct"/>
          </w:tcPr>
          <w:p w14:paraId="410B762F" w14:textId="77777777" w:rsidR="00BE6DD2" w:rsidRPr="003F1563" w:rsidRDefault="00BE6DD2" w:rsidP="00BE6DD2">
            <w:pPr>
              <w:pStyle w:val="GOSTTablenorm"/>
            </w:pPr>
            <w:r w:rsidRPr="003F1563">
              <w:t>CloseDate</w:t>
            </w:r>
          </w:p>
        </w:tc>
        <w:tc>
          <w:tcPr>
            <w:tcW w:w="496" w:type="pct"/>
            <w:gridSpan w:val="2"/>
          </w:tcPr>
          <w:p w14:paraId="6FC1CA54" w14:textId="77777777" w:rsidR="00BE6DD2" w:rsidRPr="003F1563" w:rsidRDefault="00BE6DD2" w:rsidP="00BE6DD2">
            <w:pPr>
              <w:pStyle w:val="GOSTTablenorm"/>
            </w:pPr>
            <w:r w:rsidRPr="003F1563">
              <w:t>Дата-время (timestamp)</w:t>
            </w:r>
          </w:p>
        </w:tc>
        <w:tc>
          <w:tcPr>
            <w:tcW w:w="264" w:type="pct"/>
            <w:gridSpan w:val="2"/>
          </w:tcPr>
          <w:p w14:paraId="787BEFE0" w14:textId="77777777" w:rsidR="00BE6DD2" w:rsidRPr="003F1563" w:rsidRDefault="00BE6DD2" w:rsidP="00BE6DD2">
            <w:pPr>
              <w:pStyle w:val="GOSTTablenorm"/>
            </w:pPr>
            <w:r w:rsidRPr="003F1563">
              <w:t>Нет</w:t>
            </w:r>
          </w:p>
        </w:tc>
        <w:tc>
          <w:tcPr>
            <w:tcW w:w="269" w:type="pct"/>
            <w:gridSpan w:val="2"/>
          </w:tcPr>
          <w:p w14:paraId="45AE4BDA" w14:textId="322808F0" w:rsidR="00BE6DD2" w:rsidRPr="00C75A4E" w:rsidRDefault="00BE6DD2" w:rsidP="00BE6DD2">
            <w:pPr>
              <w:pStyle w:val="GOSTTablenorm"/>
              <w:rPr>
                <w:lang w:val="en-US"/>
              </w:rPr>
            </w:pPr>
          </w:p>
        </w:tc>
        <w:tc>
          <w:tcPr>
            <w:tcW w:w="2101" w:type="pct"/>
            <w:gridSpan w:val="2"/>
          </w:tcPr>
          <w:p w14:paraId="4AA0BE31" w14:textId="77777777" w:rsidR="00BE6DD2" w:rsidRPr="003F1563" w:rsidRDefault="00BE6DD2" w:rsidP="00BE6DD2">
            <w:pPr>
              <w:pStyle w:val="GOSTTablenorm"/>
            </w:pPr>
            <w:r w:rsidRPr="003F1563">
              <w:t>Указывается дата закрытия операционного дня системы.</w:t>
            </w:r>
          </w:p>
          <w:p w14:paraId="13AD2908" w14:textId="6B82EB77" w:rsidR="00BE6DD2" w:rsidRPr="003F1563" w:rsidRDefault="00BE6DD2" w:rsidP="00BE6DD2">
            <w:pPr>
              <w:pStyle w:val="GOSTTablenorm"/>
            </w:pPr>
            <w:r w:rsidRPr="003F1563">
              <w:t xml:space="preserve">Формат YYYY-MM-DD </w:t>
            </w:r>
            <w:proofErr w:type="gramStart"/>
            <w:r w:rsidRPr="003F1563">
              <w:t>hh:mm</w:t>
            </w:r>
            <w:proofErr w:type="gramEnd"/>
            <w:r w:rsidRPr="003F1563">
              <w:t>:ss</w:t>
            </w:r>
            <w:r>
              <w:t>.</w:t>
            </w:r>
          </w:p>
          <w:p w14:paraId="750BD977" w14:textId="315B29B8" w:rsidR="00BE6DD2" w:rsidRPr="003F1563" w:rsidRDefault="00BE6DD2" w:rsidP="00BE6DD2">
            <w:pPr>
              <w:pStyle w:val="GOSTTablenorm"/>
            </w:pPr>
            <w:r w:rsidRPr="003F1563">
              <w:t>Если день закрывался более одного раза – указы</w:t>
            </w:r>
            <w:r w:rsidR="00896CD5">
              <w:t>вается дата последнего закрытия</w:t>
            </w:r>
          </w:p>
        </w:tc>
      </w:tr>
      <w:tr w:rsidR="00BE6DD2" w:rsidRPr="003F1563" w14:paraId="64D52138" w14:textId="77777777" w:rsidTr="00C75A4E">
        <w:trPr>
          <w:gridBefore w:val="2"/>
          <w:wBefore w:w="6" w:type="pct"/>
          <w:trHeight w:val="293"/>
          <w:jc w:val="center"/>
          <w:ins w:id="6717" w:author="Иванов Дмитрий Валерьевич" w:date="2024-07-17T10:25:00Z"/>
        </w:trPr>
        <w:tc>
          <w:tcPr>
            <w:tcW w:w="1098" w:type="pct"/>
          </w:tcPr>
          <w:p w14:paraId="51188324" w14:textId="7BFDF8BA" w:rsidR="00BE6DD2" w:rsidRPr="001950A9" w:rsidRDefault="00BE6DD2" w:rsidP="001950A9">
            <w:pPr>
              <w:pStyle w:val="GOSTTablenorm"/>
              <w:rPr>
                <w:ins w:id="6718" w:author="Иванов Дмитрий Валерьевич" w:date="2024-07-17T10:25:00Z"/>
              </w:rPr>
            </w:pPr>
            <w:ins w:id="6719" w:author="Иванов Дмитрий Валерьевич" w:date="2024-07-17T10:25:00Z">
              <w:r w:rsidRPr="001950A9">
                <w:t xml:space="preserve">ФП – отправитель запроса, на основании которого было выполнено закрытие </w:t>
              </w:r>
            </w:ins>
            <w:ins w:id="6720" w:author="Сатлер Марина Викторовна" w:date="2024-10-04T15:59:00Z">
              <w:r w:rsidR="00175C9D" w:rsidRPr="003F1563">
                <w:t>операционного дня</w:t>
              </w:r>
            </w:ins>
            <w:ins w:id="6721" w:author="Иванов Дмитрий Валерьевич" w:date="2024-07-17T10:25:00Z">
              <w:del w:id="6722" w:author="Сатлер Марина Викторовна" w:date="2024-10-04T15:59:00Z">
                <w:r w:rsidRPr="001950A9" w:rsidDel="00175C9D">
                  <w:delText>ОД</w:delText>
                </w:r>
              </w:del>
            </w:ins>
          </w:p>
        </w:tc>
        <w:tc>
          <w:tcPr>
            <w:tcW w:w="766" w:type="pct"/>
          </w:tcPr>
          <w:p w14:paraId="346BEF05" w14:textId="39F7979D" w:rsidR="00BE6DD2" w:rsidRPr="001950A9" w:rsidRDefault="00BE6DD2" w:rsidP="001950A9">
            <w:pPr>
              <w:pStyle w:val="GOSTTablenorm"/>
              <w:rPr>
                <w:ins w:id="6723" w:author="Иванов Дмитрий Валерьевич" w:date="2024-07-17T10:25:00Z"/>
              </w:rPr>
            </w:pPr>
            <w:ins w:id="6724" w:author="Иванов Дмитрий Валерьевич" w:date="2024-07-17T10:25:00Z">
              <w:r w:rsidRPr="001950A9">
                <w:t>CloseSystem</w:t>
              </w:r>
            </w:ins>
          </w:p>
        </w:tc>
        <w:tc>
          <w:tcPr>
            <w:tcW w:w="496" w:type="pct"/>
            <w:gridSpan w:val="2"/>
          </w:tcPr>
          <w:p w14:paraId="2BBD5EB8" w14:textId="6A802565" w:rsidR="00BE6DD2" w:rsidRPr="001950A9" w:rsidRDefault="00BE6DD2" w:rsidP="001950A9">
            <w:pPr>
              <w:pStyle w:val="GOSTTablenorm"/>
              <w:rPr>
                <w:ins w:id="6725" w:author="Иванов Дмитрий Валерьевич" w:date="2024-07-17T10:25:00Z"/>
              </w:rPr>
            </w:pPr>
            <w:ins w:id="6726" w:author="Иванов Дмитрий Валерьевич" w:date="2024-07-17T10:25:00Z">
              <w:r w:rsidRPr="001950A9">
                <w:t>Строка</w:t>
              </w:r>
            </w:ins>
          </w:p>
        </w:tc>
        <w:tc>
          <w:tcPr>
            <w:tcW w:w="264" w:type="pct"/>
            <w:gridSpan w:val="2"/>
          </w:tcPr>
          <w:p w14:paraId="1AE792C3" w14:textId="512778D8" w:rsidR="00BE6DD2" w:rsidRPr="001950A9" w:rsidRDefault="00BE6DD2" w:rsidP="001950A9">
            <w:pPr>
              <w:pStyle w:val="GOSTTablenorm"/>
              <w:rPr>
                <w:ins w:id="6727" w:author="Иванов Дмитрий Валерьевич" w:date="2024-07-17T10:25:00Z"/>
              </w:rPr>
            </w:pPr>
            <w:ins w:id="6728" w:author="Иванов Дмитрий Валерьевич" w:date="2024-07-17T10:25:00Z">
              <w:r w:rsidRPr="001950A9">
                <w:t>Нет</w:t>
              </w:r>
            </w:ins>
          </w:p>
        </w:tc>
        <w:tc>
          <w:tcPr>
            <w:tcW w:w="269" w:type="pct"/>
            <w:gridSpan w:val="2"/>
          </w:tcPr>
          <w:p w14:paraId="40F5F51E" w14:textId="7253D88C" w:rsidR="00BE6DD2" w:rsidRPr="001950A9" w:rsidRDefault="00BE6DD2" w:rsidP="001950A9">
            <w:pPr>
              <w:pStyle w:val="GOSTTablenorm"/>
              <w:rPr>
                <w:ins w:id="6729" w:author="Иванов Дмитрий Валерьевич" w:date="2024-07-17T10:25:00Z"/>
              </w:rPr>
            </w:pPr>
            <w:ins w:id="6730" w:author="Иванов Дмитрий Валерьевич" w:date="2024-07-17T10:25:00Z">
              <w:r w:rsidRPr="001950A9">
                <w:t>&lt;=10</w:t>
              </w:r>
            </w:ins>
          </w:p>
        </w:tc>
        <w:tc>
          <w:tcPr>
            <w:tcW w:w="2101" w:type="pct"/>
            <w:gridSpan w:val="2"/>
          </w:tcPr>
          <w:p w14:paraId="15A76A26" w14:textId="77777777" w:rsidR="00BE6DD2" w:rsidRPr="001950A9" w:rsidRDefault="00BE6DD2" w:rsidP="001950A9">
            <w:pPr>
              <w:pStyle w:val="GOSTTablenorm"/>
              <w:rPr>
                <w:ins w:id="6731" w:author="Иванов Дмитрий Валерьевич" w:date="2024-07-17T10:25:00Z"/>
              </w:rPr>
            </w:pPr>
            <w:ins w:id="6732" w:author="Иванов Дмитрий Валерьевич" w:date="2024-07-17T10:25:00Z">
              <w:r w:rsidRPr="001950A9">
                <w:t>Указывается информация о ФП – отправителе запроса, на основании которого было выполнено закрытие операционного дня системы.</w:t>
              </w:r>
            </w:ins>
          </w:p>
          <w:p w14:paraId="36C9552B" w14:textId="1260317B" w:rsidR="00BE6DD2" w:rsidRPr="001950A9" w:rsidRDefault="00BE6DD2" w:rsidP="001950A9">
            <w:pPr>
              <w:pStyle w:val="GOSTTablenorm"/>
              <w:rPr>
                <w:ins w:id="6733" w:author="Иванов Дмитрий Валерьевич" w:date="2024-07-17T10:25:00Z"/>
              </w:rPr>
            </w:pPr>
            <w:ins w:id="6734" w:author="Иванов Дмитрий Валерьевич" w:date="2024-07-17T10:25:00Z">
              <w:r w:rsidRPr="001950A9">
                <w:t>Если день закрывался более одного раза – указывается информация о ФП, инициировавшей последнее закрытие</w:t>
              </w:r>
            </w:ins>
          </w:p>
        </w:tc>
      </w:tr>
      <w:tr w:rsidR="00BE6DD2" w:rsidRPr="003F1563" w14:paraId="2A2DFF0F" w14:textId="77777777" w:rsidTr="00C75A4E">
        <w:trPr>
          <w:gridBefore w:val="2"/>
          <w:wBefore w:w="6" w:type="pct"/>
          <w:trHeight w:val="293"/>
          <w:jc w:val="center"/>
        </w:trPr>
        <w:tc>
          <w:tcPr>
            <w:tcW w:w="1098" w:type="pct"/>
          </w:tcPr>
          <w:p w14:paraId="15125A6B" w14:textId="77777777" w:rsidR="00BE6DD2" w:rsidRPr="003F1563" w:rsidRDefault="00BE6DD2" w:rsidP="00BE6DD2">
            <w:pPr>
              <w:pStyle w:val="GOSTTablenorm"/>
            </w:pPr>
            <w:r w:rsidRPr="003F1563">
              <w:lastRenderedPageBreak/>
              <w:t>Дата и время окончательного закрытия операционного дня</w:t>
            </w:r>
          </w:p>
        </w:tc>
        <w:tc>
          <w:tcPr>
            <w:tcW w:w="766" w:type="pct"/>
          </w:tcPr>
          <w:p w14:paraId="7C236A5F" w14:textId="77777777" w:rsidR="00BE6DD2" w:rsidRPr="003F1563" w:rsidRDefault="00BE6DD2" w:rsidP="00BE6DD2">
            <w:pPr>
              <w:pStyle w:val="GOSTTablenorm"/>
            </w:pPr>
            <w:r w:rsidRPr="003F1563">
              <w:t>ClosePermanentlyDate</w:t>
            </w:r>
          </w:p>
        </w:tc>
        <w:tc>
          <w:tcPr>
            <w:tcW w:w="496" w:type="pct"/>
            <w:gridSpan w:val="2"/>
          </w:tcPr>
          <w:p w14:paraId="75B4C4DB" w14:textId="77777777" w:rsidR="00BE6DD2" w:rsidRPr="003F1563" w:rsidRDefault="00BE6DD2" w:rsidP="00BE6DD2">
            <w:pPr>
              <w:pStyle w:val="GOSTTablenorm"/>
            </w:pPr>
            <w:r w:rsidRPr="003F1563">
              <w:t>Дата-время (timestamp)</w:t>
            </w:r>
          </w:p>
        </w:tc>
        <w:tc>
          <w:tcPr>
            <w:tcW w:w="264" w:type="pct"/>
            <w:gridSpan w:val="2"/>
          </w:tcPr>
          <w:p w14:paraId="32F0F9A0" w14:textId="77777777" w:rsidR="00BE6DD2" w:rsidRPr="003F1563" w:rsidRDefault="00BE6DD2" w:rsidP="00BE6DD2">
            <w:pPr>
              <w:pStyle w:val="GOSTTablenorm"/>
            </w:pPr>
            <w:r w:rsidRPr="003F1563">
              <w:t>Нет</w:t>
            </w:r>
          </w:p>
        </w:tc>
        <w:tc>
          <w:tcPr>
            <w:tcW w:w="269" w:type="pct"/>
            <w:gridSpan w:val="2"/>
          </w:tcPr>
          <w:p w14:paraId="61A53089" w14:textId="44EB9BA8" w:rsidR="00BE6DD2" w:rsidRPr="00C75A4E" w:rsidRDefault="00BE6DD2" w:rsidP="00BE6DD2">
            <w:pPr>
              <w:pStyle w:val="GOSTTablenorm"/>
              <w:rPr>
                <w:lang w:val="en-US"/>
              </w:rPr>
            </w:pPr>
          </w:p>
        </w:tc>
        <w:tc>
          <w:tcPr>
            <w:tcW w:w="2101" w:type="pct"/>
            <w:gridSpan w:val="2"/>
          </w:tcPr>
          <w:p w14:paraId="1943E791" w14:textId="77777777" w:rsidR="00BE6DD2" w:rsidRPr="003F1563" w:rsidRDefault="00BE6DD2" w:rsidP="00BE6DD2">
            <w:pPr>
              <w:pStyle w:val="GOSTTablenorm"/>
            </w:pPr>
            <w:r w:rsidRPr="003F1563">
              <w:t>Указывается дата окончательного закрытия операционного дня системы.</w:t>
            </w:r>
          </w:p>
          <w:p w14:paraId="5D175973" w14:textId="1890200E" w:rsidR="00BE6DD2" w:rsidRPr="003F1563" w:rsidRDefault="00BE6DD2" w:rsidP="00BE6DD2">
            <w:pPr>
              <w:pStyle w:val="GOSTTablenorm"/>
            </w:pPr>
            <w:r w:rsidRPr="003F1563">
              <w:t xml:space="preserve">Формат YYYY-MM-DD </w:t>
            </w:r>
            <w:proofErr w:type="gramStart"/>
            <w:r w:rsidRPr="003F1563">
              <w:t>hh:mm</w:t>
            </w:r>
            <w:proofErr w:type="gramEnd"/>
            <w:r w:rsidRPr="003F1563">
              <w:t>:ss</w:t>
            </w:r>
            <w:r>
              <w:t>.</w:t>
            </w:r>
          </w:p>
          <w:p w14:paraId="63CF7E52" w14:textId="23D8935C" w:rsidR="00BE6DD2" w:rsidRPr="003F1563" w:rsidRDefault="00BE6DD2" w:rsidP="00BE6DD2">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BE6DD2" w:rsidRPr="003F1563" w14:paraId="2DA062AC" w14:textId="77777777" w:rsidTr="00C75A4E">
        <w:trPr>
          <w:gridBefore w:val="2"/>
          <w:wBefore w:w="6" w:type="pct"/>
          <w:trHeight w:val="293"/>
          <w:jc w:val="center"/>
          <w:ins w:id="6735" w:author="Иванов Дмитрий Валерьевич" w:date="2024-07-17T10:25:00Z"/>
        </w:trPr>
        <w:tc>
          <w:tcPr>
            <w:tcW w:w="1098" w:type="pct"/>
          </w:tcPr>
          <w:p w14:paraId="383AE139" w14:textId="6C63BB43" w:rsidR="00BE6DD2" w:rsidRPr="001950A9" w:rsidRDefault="00BE6DD2" w:rsidP="001950A9">
            <w:pPr>
              <w:pStyle w:val="GOSTTablenorm"/>
              <w:rPr>
                <w:ins w:id="6736" w:author="Иванов Дмитрий Валерьевич" w:date="2024-07-17T10:25:00Z"/>
              </w:rPr>
            </w:pPr>
            <w:ins w:id="6737" w:author="Иванов Дмитрий Валерьевич" w:date="2024-07-17T10:27:00Z">
              <w:r w:rsidRPr="001950A9">
                <w:t xml:space="preserve">ФП – отправитель запроса, на основании которого было выполнено окончательное закрытие </w:t>
              </w:r>
            </w:ins>
            <w:ins w:id="6738" w:author="Сатлер Марина Викторовна" w:date="2024-10-04T16:00:00Z">
              <w:r w:rsidR="00175C9D" w:rsidRPr="003F1563">
                <w:t>операционного дня</w:t>
              </w:r>
            </w:ins>
            <w:ins w:id="6739" w:author="Иванов Дмитрий Валерьевич" w:date="2024-07-17T10:27:00Z">
              <w:del w:id="6740" w:author="Сатлер Марина Викторовна" w:date="2024-10-04T16:00:00Z">
                <w:r w:rsidRPr="001950A9" w:rsidDel="00175C9D">
                  <w:delText>ОД</w:delText>
                </w:r>
              </w:del>
            </w:ins>
          </w:p>
        </w:tc>
        <w:tc>
          <w:tcPr>
            <w:tcW w:w="766" w:type="pct"/>
          </w:tcPr>
          <w:p w14:paraId="45DF1316" w14:textId="1E9AC27C" w:rsidR="00BE6DD2" w:rsidRPr="001950A9" w:rsidRDefault="00BE6DD2" w:rsidP="001950A9">
            <w:pPr>
              <w:pStyle w:val="GOSTTablenorm"/>
              <w:rPr>
                <w:ins w:id="6741" w:author="Иванов Дмитрий Валерьевич" w:date="2024-07-17T10:25:00Z"/>
              </w:rPr>
            </w:pPr>
            <w:ins w:id="6742" w:author="Иванов Дмитрий Валерьевич" w:date="2024-07-17T10:27:00Z">
              <w:r w:rsidRPr="001950A9">
                <w:t>ClosePermanentlySystem</w:t>
              </w:r>
            </w:ins>
          </w:p>
        </w:tc>
        <w:tc>
          <w:tcPr>
            <w:tcW w:w="496" w:type="pct"/>
            <w:gridSpan w:val="2"/>
          </w:tcPr>
          <w:p w14:paraId="19EC027E" w14:textId="3223D8C7" w:rsidR="00BE6DD2" w:rsidRPr="001950A9" w:rsidRDefault="00BE6DD2" w:rsidP="001950A9">
            <w:pPr>
              <w:pStyle w:val="GOSTTablenorm"/>
              <w:rPr>
                <w:ins w:id="6743" w:author="Иванов Дмитрий Валерьевич" w:date="2024-07-17T10:25:00Z"/>
              </w:rPr>
            </w:pPr>
            <w:ins w:id="6744" w:author="Иванов Дмитрий Валерьевич" w:date="2024-07-17T10:27:00Z">
              <w:r w:rsidRPr="001950A9">
                <w:t>Строка</w:t>
              </w:r>
            </w:ins>
          </w:p>
        </w:tc>
        <w:tc>
          <w:tcPr>
            <w:tcW w:w="264" w:type="pct"/>
            <w:gridSpan w:val="2"/>
          </w:tcPr>
          <w:p w14:paraId="0E286AE7" w14:textId="244019F2" w:rsidR="00BE6DD2" w:rsidRPr="001950A9" w:rsidRDefault="00BE6DD2" w:rsidP="001950A9">
            <w:pPr>
              <w:pStyle w:val="GOSTTablenorm"/>
              <w:rPr>
                <w:ins w:id="6745" w:author="Иванов Дмитрий Валерьевич" w:date="2024-07-17T10:25:00Z"/>
              </w:rPr>
            </w:pPr>
            <w:ins w:id="6746" w:author="Иванов Дмитрий Валерьевич" w:date="2024-07-17T10:27:00Z">
              <w:r w:rsidRPr="001950A9">
                <w:t>Нет</w:t>
              </w:r>
            </w:ins>
          </w:p>
        </w:tc>
        <w:tc>
          <w:tcPr>
            <w:tcW w:w="269" w:type="pct"/>
            <w:gridSpan w:val="2"/>
          </w:tcPr>
          <w:p w14:paraId="3F99CC33" w14:textId="4A300F9D" w:rsidR="00BE6DD2" w:rsidRPr="001950A9" w:rsidRDefault="00BE6DD2" w:rsidP="001950A9">
            <w:pPr>
              <w:pStyle w:val="GOSTTablenorm"/>
              <w:rPr>
                <w:ins w:id="6747" w:author="Иванов Дмитрий Валерьевич" w:date="2024-07-17T10:25:00Z"/>
              </w:rPr>
            </w:pPr>
            <w:ins w:id="6748" w:author="Иванов Дмитрий Валерьевич" w:date="2024-07-17T10:27:00Z">
              <w:r w:rsidRPr="001950A9">
                <w:t>&lt;=10</w:t>
              </w:r>
            </w:ins>
          </w:p>
        </w:tc>
        <w:tc>
          <w:tcPr>
            <w:tcW w:w="2101" w:type="pct"/>
            <w:gridSpan w:val="2"/>
          </w:tcPr>
          <w:p w14:paraId="30D3C471" w14:textId="77777777" w:rsidR="00BE6DD2" w:rsidRPr="001950A9" w:rsidRDefault="00BE6DD2" w:rsidP="001950A9">
            <w:pPr>
              <w:pStyle w:val="GOSTTablenorm"/>
              <w:rPr>
                <w:ins w:id="6749" w:author="Иванов Дмитрий Валерьевич" w:date="2024-07-17T10:27:00Z"/>
              </w:rPr>
            </w:pPr>
            <w:ins w:id="6750" w:author="Иванов Дмитрий Валерьевич" w:date="2024-07-17T10:27: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0A3BA7C8" w14:textId="74957DF0" w:rsidR="00BE6DD2" w:rsidRPr="001950A9" w:rsidRDefault="00BE6DD2" w:rsidP="001950A9">
            <w:pPr>
              <w:pStyle w:val="GOSTTablenorm"/>
              <w:rPr>
                <w:ins w:id="6751" w:author="Иванов Дмитрий Валерьевич" w:date="2024-07-17T10:25:00Z"/>
              </w:rPr>
            </w:pPr>
            <w:ins w:id="6752" w:author="Иванов Дмитрий Валерьевич" w:date="2024-07-17T10:27:00Z">
              <w:r w:rsidRPr="001950A9">
                <w:t>Если день окончательно закрывался более одного раза – указывается информация о ФП, инициировавшей последнее закрытие</w:t>
              </w:r>
            </w:ins>
          </w:p>
        </w:tc>
      </w:tr>
      <w:tr w:rsidR="00BE6DD2" w:rsidRPr="003F1563" w14:paraId="00262605" w14:textId="77777777" w:rsidTr="002879E5">
        <w:trPr>
          <w:gridBefore w:val="2"/>
          <w:wBefore w:w="6" w:type="pct"/>
          <w:trHeight w:val="293"/>
          <w:jc w:val="center"/>
        </w:trPr>
        <w:tc>
          <w:tcPr>
            <w:tcW w:w="4994" w:type="pct"/>
            <w:gridSpan w:val="10"/>
            <w:shd w:val="clear" w:color="auto" w:fill="auto"/>
          </w:tcPr>
          <w:p w14:paraId="419EB22C" w14:textId="1ADBF08C" w:rsidR="00BE6DD2" w:rsidRPr="003F1563" w:rsidRDefault="00BE6DD2" w:rsidP="00BE6DD2">
            <w:pPr>
              <w:ind w:firstLine="0"/>
              <w:jc w:val="center"/>
              <w:rPr>
                <w:sz w:val="22"/>
                <w:szCs w:val="22"/>
              </w:rPr>
            </w:pPr>
            <w:r w:rsidRPr="003F1563">
              <w:rPr>
                <w:b/>
                <w:sz w:val="22"/>
                <w:szCs w:val="22"/>
              </w:rPr>
              <w:t xml:space="preserve">Перечень параметров ответа на запрос «Сервис закрытия операционного дня ТОФК/ЦС по учету» </w:t>
            </w:r>
            <w:r w:rsidRPr="003F1563">
              <w:rPr>
                <w:b/>
                <w:sz w:val="22"/>
                <w:szCs w:val="22"/>
                <w:lang w:val="en-US"/>
              </w:rPr>
              <w:t>TradingDays</w:t>
            </w:r>
            <w:r w:rsidRPr="00681FC5">
              <w:rPr>
                <w:b/>
                <w:sz w:val="22"/>
                <w:szCs w:val="22"/>
                <w:lang w:val="en-US"/>
              </w:rPr>
              <w:t>Subject</w:t>
            </w:r>
            <w:r w:rsidRPr="003F1563">
              <w:rPr>
                <w:b/>
                <w:sz w:val="22"/>
                <w:szCs w:val="22"/>
                <w:lang w:val="en-US"/>
              </w:rPr>
              <w:t>Close</w:t>
            </w:r>
            <w:r w:rsidRPr="003F1563">
              <w:rPr>
                <w:b/>
                <w:sz w:val="22"/>
                <w:szCs w:val="22"/>
              </w:rPr>
              <w:t xml:space="preserve"> (</w:t>
            </w:r>
            <w:r w:rsidRPr="003F1563">
              <w:rPr>
                <w:b/>
                <w:sz w:val="22"/>
                <w:szCs w:val="22"/>
                <w:lang w:val="en-US"/>
              </w:rPr>
              <w:t>document</w:t>
            </w:r>
            <w:r w:rsidRPr="003F1563">
              <w:rPr>
                <w:b/>
                <w:sz w:val="22"/>
                <w:szCs w:val="22"/>
              </w:rPr>
              <w:t>)</w:t>
            </w:r>
          </w:p>
        </w:tc>
      </w:tr>
      <w:tr w:rsidR="00BE6DD2" w:rsidRPr="003F1563" w14:paraId="2D1BF71B" w14:textId="77777777" w:rsidTr="00C75A4E">
        <w:trPr>
          <w:gridBefore w:val="2"/>
          <w:wBefore w:w="6" w:type="pct"/>
          <w:trHeight w:val="293"/>
          <w:jc w:val="center"/>
        </w:trPr>
        <w:tc>
          <w:tcPr>
            <w:tcW w:w="1098" w:type="pct"/>
          </w:tcPr>
          <w:p w14:paraId="528D2DBC" w14:textId="77777777" w:rsidR="00BE6DD2" w:rsidRPr="003F1563" w:rsidRDefault="00BE6DD2" w:rsidP="00BE6DD2">
            <w:pPr>
              <w:pStyle w:val="GOSTTablenorm"/>
            </w:pPr>
            <w:r w:rsidRPr="003F1563">
              <w:t>Субъект</w:t>
            </w:r>
          </w:p>
        </w:tc>
        <w:tc>
          <w:tcPr>
            <w:tcW w:w="766" w:type="pct"/>
          </w:tcPr>
          <w:p w14:paraId="0D206DAD" w14:textId="77777777" w:rsidR="00BE6DD2" w:rsidRPr="003F1563" w:rsidRDefault="00BE6DD2" w:rsidP="00BE6DD2">
            <w:pPr>
              <w:pStyle w:val="GOSTTablenorm"/>
            </w:pPr>
            <w:r w:rsidRPr="003F1563">
              <w:t>Subject</w:t>
            </w:r>
          </w:p>
        </w:tc>
        <w:tc>
          <w:tcPr>
            <w:tcW w:w="496" w:type="pct"/>
            <w:gridSpan w:val="2"/>
          </w:tcPr>
          <w:p w14:paraId="301C48AF" w14:textId="77777777" w:rsidR="00BE6DD2" w:rsidRPr="003F1563" w:rsidRDefault="00BE6DD2" w:rsidP="00BE6DD2">
            <w:pPr>
              <w:pStyle w:val="GOSTTablenorm"/>
            </w:pPr>
            <w:r w:rsidRPr="003F1563">
              <w:t>Строка</w:t>
            </w:r>
          </w:p>
        </w:tc>
        <w:tc>
          <w:tcPr>
            <w:tcW w:w="264" w:type="pct"/>
            <w:gridSpan w:val="2"/>
          </w:tcPr>
          <w:p w14:paraId="481D3C50" w14:textId="77777777" w:rsidR="00BE6DD2" w:rsidRPr="00405E73" w:rsidRDefault="00BE6DD2" w:rsidP="00BE6DD2">
            <w:pPr>
              <w:pStyle w:val="GOSTTablenorm"/>
            </w:pPr>
            <w:r w:rsidRPr="00405E73">
              <w:t>Да</w:t>
            </w:r>
          </w:p>
        </w:tc>
        <w:tc>
          <w:tcPr>
            <w:tcW w:w="269" w:type="pct"/>
            <w:gridSpan w:val="2"/>
          </w:tcPr>
          <w:p w14:paraId="249FA1A1" w14:textId="6C2A7B3F" w:rsidR="00BE6DD2" w:rsidRPr="00405E73" w:rsidRDefault="00BE6DD2" w:rsidP="00BE6DD2">
            <w:pPr>
              <w:pStyle w:val="GOSTTablenorm"/>
            </w:pPr>
            <w:ins w:id="6753" w:author="Сатлер Марина Викторовна" w:date="2023-12-27T07:35:00Z">
              <w:r w:rsidRPr="00405E73">
                <w:t>=</w:t>
              </w:r>
            </w:ins>
            <w:r w:rsidRPr="00405E73">
              <w:t>4</w:t>
            </w:r>
          </w:p>
        </w:tc>
        <w:tc>
          <w:tcPr>
            <w:tcW w:w="2101" w:type="pct"/>
            <w:gridSpan w:val="2"/>
          </w:tcPr>
          <w:p w14:paraId="1B086BCA" w14:textId="77777777" w:rsidR="00BE6DD2" w:rsidRPr="003F1563" w:rsidRDefault="00BE6DD2" w:rsidP="00BE6DD2">
            <w:pPr>
              <w:pStyle w:val="GOSTTablenorm"/>
            </w:pPr>
            <w:r w:rsidRPr="003F1563">
              <w:t>Код ТОФК/ЦС по учету</w:t>
            </w:r>
          </w:p>
        </w:tc>
      </w:tr>
      <w:tr w:rsidR="00BE6DD2" w:rsidRPr="003F1563" w14:paraId="17C3E15F" w14:textId="77777777" w:rsidTr="00C75A4E">
        <w:trPr>
          <w:gridBefore w:val="2"/>
          <w:wBefore w:w="6" w:type="pct"/>
          <w:trHeight w:val="293"/>
          <w:jc w:val="center"/>
        </w:trPr>
        <w:tc>
          <w:tcPr>
            <w:tcW w:w="1098" w:type="pct"/>
          </w:tcPr>
          <w:p w14:paraId="24E38EAB" w14:textId="77777777" w:rsidR="00BE6DD2" w:rsidRPr="003F1563" w:rsidRDefault="00BE6DD2" w:rsidP="00BE6DD2">
            <w:pPr>
              <w:pStyle w:val="GOSTTablenorm"/>
            </w:pPr>
            <w:r w:rsidRPr="003F1563">
              <w:t>Операционный день</w:t>
            </w:r>
          </w:p>
        </w:tc>
        <w:tc>
          <w:tcPr>
            <w:tcW w:w="766" w:type="pct"/>
          </w:tcPr>
          <w:p w14:paraId="48E4F104" w14:textId="77777777" w:rsidR="00BE6DD2" w:rsidRPr="003F1563" w:rsidRDefault="00BE6DD2" w:rsidP="00BE6DD2">
            <w:pPr>
              <w:pStyle w:val="GOSTTablenorm"/>
            </w:pPr>
            <w:r w:rsidRPr="003F1563">
              <w:t>TradingDay</w:t>
            </w:r>
          </w:p>
        </w:tc>
        <w:tc>
          <w:tcPr>
            <w:tcW w:w="496" w:type="pct"/>
            <w:gridSpan w:val="2"/>
          </w:tcPr>
          <w:p w14:paraId="11FEF774" w14:textId="77777777" w:rsidR="00BE6DD2" w:rsidRPr="003F1563" w:rsidRDefault="00BE6DD2" w:rsidP="00BE6DD2">
            <w:pPr>
              <w:pStyle w:val="GOSTTablenorm"/>
            </w:pPr>
            <w:r w:rsidRPr="003F1563">
              <w:t>Дата</w:t>
            </w:r>
          </w:p>
        </w:tc>
        <w:tc>
          <w:tcPr>
            <w:tcW w:w="264" w:type="pct"/>
            <w:gridSpan w:val="2"/>
          </w:tcPr>
          <w:p w14:paraId="7D67DE2D" w14:textId="77777777" w:rsidR="00BE6DD2" w:rsidRPr="003F1563" w:rsidRDefault="00BE6DD2" w:rsidP="00BE6DD2">
            <w:pPr>
              <w:pStyle w:val="GOSTTablenorm"/>
            </w:pPr>
            <w:r w:rsidRPr="003F1563">
              <w:t>Да</w:t>
            </w:r>
          </w:p>
        </w:tc>
        <w:tc>
          <w:tcPr>
            <w:tcW w:w="269" w:type="pct"/>
            <w:gridSpan w:val="2"/>
          </w:tcPr>
          <w:p w14:paraId="14C357AA" w14:textId="1DBF45EA" w:rsidR="00BE6DD2" w:rsidRPr="00C75A4E" w:rsidRDefault="00BE6DD2" w:rsidP="00BE6DD2">
            <w:pPr>
              <w:pStyle w:val="GOSTTablenorm"/>
              <w:rPr>
                <w:lang w:val="en-US"/>
              </w:rPr>
            </w:pPr>
          </w:p>
        </w:tc>
        <w:tc>
          <w:tcPr>
            <w:tcW w:w="2101" w:type="pct"/>
            <w:gridSpan w:val="2"/>
          </w:tcPr>
          <w:p w14:paraId="2506DD37" w14:textId="5297C7CB" w:rsidR="00BE6DD2" w:rsidRPr="003F1563" w:rsidRDefault="00BE6DD2" w:rsidP="00BE6DD2">
            <w:pPr>
              <w:pStyle w:val="GOSTTablenorm"/>
            </w:pPr>
            <w:r w:rsidRPr="003F1563">
              <w:t>Дата операционного дня</w:t>
            </w:r>
            <w:r>
              <w:t>.</w:t>
            </w:r>
          </w:p>
          <w:p w14:paraId="13615343" w14:textId="77777777" w:rsidR="00BE6DD2" w:rsidRPr="003F1563" w:rsidRDefault="00BE6DD2" w:rsidP="00BE6DD2">
            <w:pPr>
              <w:pStyle w:val="GOSTTablenorm"/>
            </w:pPr>
            <w:r w:rsidRPr="003F1563">
              <w:t>Формат YYYY-MM-DD</w:t>
            </w:r>
          </w:p>
        </w:tc>
      </w:tr>
      <w:tr w:rsidR="00BE6DD2" w:rsidRPr="003F1563" w14:paraId="254D5F17" w14:textId="77777777" w:rsidTr="00C75A4E">
        <w:trPr>
          <w:gridBefore w:val="2"/>
          <w:wBefore w:w="6" w:type="pct"/>
          <w:trHeight w:val="293"/>
          <w:jc w:val="center"/>
        </w:trPr>
        <w:tc>
          <w:tcPr>
            <w:tcW w:w="1098" w:type="pct"/>
          </w:tcPr>
          <w:p w14:paraId="50A9BD8C" w14:textId="77777777" w:rsidR="00BE6DD2" w:rsidRPr="003F1563" w:rsidRDefault="00BE6DD2" w:rsidP="00BE6DD2">
            <w:pPr>
              <w:pStyle w:val="GOSTTablenorm"/>
            </w:pPr>
            <w:r w:rsidRPr="003F1563">
              <w:t>Статус операционного дня</w:t>
            </w:r>
          </w:p>
        </w:tc>
        <w:tc>
          <w:tcPr>
            <w:tcW w:w="766" w:type="pct"/>
          </w:tcPr>
          <w:p w14:paraId="1AD97B01" w14:textId="77777777" w:rsidR="00BE6DD2" w:rsidRPr="003F1563" w:rsidRDefault="00BE6DD2" w:rsidP="00BE6DD2">
            <w:pPr>
              <w:pStyle w:val="GOSTTablenorm"/>
            </w:pPr>
            <w:r w:rsidRPr="003F1563">
              <w:t>Status</w:t>
            </w:r>
          </w:p>
        </w:tc>
        <w:tc>
          <w:tcPr>
            <w:tcW w:w="496" w:type="pct"/>
            <w:gridSpan w:val="2"/>
          </w:tcPr>
          <w:p w14:paraId="2450925B" w14:textId="77777777" w:rsidR="00BE6DD2" w:rsidRPr="003F1563" w:rsidRDefault="00BE6DD2" w:rsidP="00BE6DD2">
            <w:pPr>
              <w:pStyle w:val="GOSTTablenorm"/>
            </w:pPr>
            <w:r w:rsidRPr="003F1563">
              <w:t>Строка</w:t>
            </w:r>
          </w:p>
        </w:tc>
        <w:tc>
          <w:tcPr>
            <w:tcW w:w="264" w:type="pct"/>
            <w:gridSpan w:val="2"/>
          </w:tcPr>
          <w:p w14:paraId="420B815A" w14:textId="77777777" w:rsidR="00BE6DD2" w:rsidRPr="003F1563" w:rsidRDefault="00BE6DD2" w:rsidP="00BE6DD2">
            <w:pPr>
              <w:pStyle w:val="GOSTTablenorm"/>
            </w:pPr>
            <w:r w:rsidRPr="003F1563">
              <w:t>Да</w:t>
            </w:r>
          </w:p>
        </w:tc>
        <w:tc>
          <w:tcPr>
            <w:tcW w:w="269" w:type="pct"/>
            <w:gridSpan w:val="2"/>
          </w:tcPr>
          <w:p w14:paraId="4E6E40CC" w14:textId="77777777" w:rsidR="00BE6DD2" w:rsidRPr="003F1563" w:rsidRDefault="00BE6DD2" w:rsidP="00BE6DD2">
            <w:pPr>
              <w:pStyle w:val="GOSTTablenorm"/>
            </w:pPr>
            <w:r w:rsidRPr="003F1563">
              <w:t>&lt;=30</w:t>
            </w:r>
          </w:p>
        </w:tc>
        <w:tc>
          <w:tcPr>
            <w:tcW w:w="2101" w:type="pct"/>
            <w:gridSpan w:val="2"/>
          </w:tcPr>
          <w:p w14:paraId="76B8A98C" w14:textId="77777777" w:rsidR="00BE6DD2" w:rsidRPr="003F1563" w:rsidRDefault="00BE6DD2" w:rsidP="00BE6DD2">
            <w:pPr>
              <w:pStyle w:val="GOSTTablenorm"/>
            </w:pPr>
            <w:r w:rsidRPr="003F1563">
              <w:t>Статус операционного дня</w:t>
            </w:r>
          </w:p>
        </w:tc>
      </w:tr>
      <w:tr w:rsidR="00BE6DD2" w:rsidRPr="003F1563" w14:paraId="62C2DFFF" w14:textId="77777777" w:rsidTr="00C75A4E">
        <w:trPr>
          <w:gridBefore w:val="2"/>
          <w:wBefore w:w="6" w:type="pct"/>
          <w:trHeight w:val="293"/>
          <w:jc w:val="center"/>
        </w:trPr>
        <w:tc>
          <w:tcPr>
            <w:tcW w:w="1098" w:type="pct"/>
          </w:tcPr>
          <w:p w14:paraId="2445B951" w14:textId="77777777" w:rsidR="00BE6DD2" w:rsidRPr="003F1563" w:rsidRDefault="00BE6DD2" w:rsidP="00BE6DD2">
            <w:pPr>
              <w:pStyle w:val="GOSTTablenorm"/>
            </w:pPr>
            <w:r w:rsidRPr="003F1563">
              <w:t>Дата и время открытия операционного дня</w:t>
            </w:r>
          </w:p>
        </w:tc>
        <w:tc>
          <w:tcPr>
            <w:tcW w:w="766" w:type="pct"/>
          </w:tcPr>
          <w:p w14:paraId="21E3289A" w14:textId="77777777" w:rsidR="00BE6DD2" w:rsidRPr="003F1563" w:rsidRDefault="00BE6DD2" w:rsidP="00BE6DD2">
            <w:pPr>
              <w:pStyle w:val="GOSTTablenorm"/>
            </w:pPr>
            <w:r w:rsidRPr="003F1563">
              <w:t>OpenDate</w:t>
            </w:r>
          </w:p>
        </w:tc>
        <w:tc>
          <w:tcPr>
            <w:tcW w:w="496" w:type="pct"/>
            <w:gridSpan w:val="2"/>
          </w:tcPr>
          <w:p w14:paraId="22995D0F" w14:textId="77777777" w:rsidR="00BE6DD2" w:rsidRPr="003F1563" w:rsidRDefault="00BE6DD2" w:rsidP="00BE6DD2">
            <w:pPr>
              <w:pStyle w:val="GOSTTablenorm"/>
            </w:pPr>
            <w:r w:rsidRPr="003F1563">
              <w:t>Дата-время (timestamp)</w:t>
            </w:r>
          </w:p>
        </w:tc>
        <w:tc>
          <w:tcPr>
            <w:tcW w:w="264" w:type="pct"/>
            <w:gridSpan w:val="2"/>
          </w:tcPr>
          <w:p w14:paraId="7093DC5E" w14:textId="77777777" w:rsidR="00BE6DD2" w:rsidRPr="003F1563" w:rsidRDefault="00BE6DD2" w:rsidP="00BE6DD2">
            <w:pPr>
              <w:pStyle w:val="GOSTTablenorm"/>
            </w:pPr>
            <w:r w:rsidRPr="003F1563">
              <w:t>Да</w:t>
            </w:r>
          </w:p>
        </w:tc>
        <w:tc>
          <w:tcPr>
            <w:tcW w:w="269" w:type="pct"/>
            <w:gridSpan w:val="2"/>
          </w:tcPr>
          <w:p w14:paraId="7379ECC5" w14:textId="1F3F8141" w:rsidR="00BE6DD2" w:rsidRPr="00C75A4E" w:rsidRDefault="00BE6DD2" w:rsidP="00BE6DD2">
            <w:pPr>
              <w:pStyle w:val="GOSTTablenorm"/>
              <w:rPr>
                <w:lang w:val="en-US"/>
              </w:rPr>
            </w:pPr>
          </w:p>
        </w:tc>
        <w:tc>
          <w:tcPr>
            <w:tcW w:w="2101" w:type="pct"/>
            <w:gridSpan w:val="2"/>
          </w:tcPr>
          <w:p w14:paraId="277D2DB1" w14:textId="77777777" w:rsidR="00BE6DD2" w:rsidRPr="003F1563" w:rsidRDefault="00BE6DD2" w:rsidP="00BE6DD2">
            <w:pPr>
              <w:pStyle w:val="GOSTTablenorm"/>
            </w:pPr>
            <w:r w:rsidRPr="003F1563">
              <w:t>Указывается дата открытия операционного дня ТОФК/ЦС по учету.</w:t>
            </w:r>
          </w:p>
          <w:p w14:paraId="084E96FA" w14:textId="52A32CA8" w:rsidR="00BE6DD2" w:rsidRPr="003F1563" w:rsidRDefault="00BE6DD2" w:rsidP="00BE6DD2">
            <w:pPr>
              <w:pStyle w:val="GOSTTablenorm"/>
            </w:pPr>
            <w:r w:rsidRPr="003F1563">
              <w:t xml:space="preserve">Формат YYYY-MM-DD </w:t>
            </w:r>
            <w:proofErr w:type="gramStart"/>
            <w:r w:rsidRPr="003F1563">
              <w:t>hh:mm</w:t>
            </w:r>
            <w:proofErr w:type="gramEnd"/>
            <w:r w:rsidRPr="003F1563">
              <w:t>:ss</w:t>
            </w:r>
            <w:r>
              <w:t>.</w:t>
            </w:r>
          </w:p>
          <w:p w14:paraId="4A02A6B9" w14:textId="4800F6BB" w:rsidR="00BE6DD2" w:rsidRPr="003F1563" w:rsidRDefault="00BE6DD2" w:rsidP="0027578C">
            <w:pPr>
              <w:pStyle w:val="GOSTTablenorm"/>
            </w:pPr>
            <w:r w:rsidRPr="003F1563">
              <w:t>Если день открывался более одного раза – указывается дата последнего открытия</w:t>
            </w:r>
          </w:p>
        </w:tc>
      </w:tr>
      <w:tr w:rsidR="00BE6DD2" w:rsidRPr="003F1563" w14:paraId="210E44C6" w14:textId="77777777" w:rsidTr="00C75A4E">
        <w:trPr>
          <w:gridBefore w:val="2"/>
          <w:wBefore w:w="6" w:type="pct"/>
          <w:trHeight w:val="293"/>
          <w:jc w:val="center"/>
          <w:ins w:id="6754" w:author="Иванов Дмитрий Валерьевич" w:date="2024-07-17T10:29:00Z"/>
        </w:trPr>
        <w:tc>
          <w:tcPr>
            <w:tcW w:w="1098" w:type="pct"/>
          </w:tcPr>
          <w:p w14:paraId="68815EF4" w14:textId="1A6DE875" w:rsidR="00BE6DD2" w:rsidRPr="003F1563" w:rsidRDefault="00BE6DD2" w:rsidP="001950A9">
            <w:pPr>
              <w:pStyle w:val="GOSTTablenorm"/>
              <w:rPr>
                <w:ins w:id="6755" w:author="Иванов Дмитрий Валерьевич" w:date="2024-07-17T10:29:00Z"/>
              </w:rPr>
            </w:pPr>
            <w:ins w:id="6756" w:author="Иванов Дмитрий Валерьевич" w:date="2024-07-17T10:29:00Z">
              <w:r>
                <w:t xml:space="preserve">ФП – отправитель запроса, на основании которого было выполнено открытие </w:t>
              </w:r>
            </w:ins>
            <w:ins w:id="6757" w:author="Сатлер Марина Викторовна" w:date="2024-10-04T16:00:00Z">
              <w:r w:rsidR="00175C9D" w:rsidRPr="003F1563">
                <w:t>операционного дня</w:t>
              </w:r>
            </w:ins>
            <w:ins w:id="6758" w:author="Иванов Дмитрий Валерьевич" w:date="2024-07-17T10:29:00Z">
              <w:del w:id="6759" w:author="Сатлер Марина Викторовна" w:date="2024-10-04T16:00:00Z">
                <w:r w:rsidDel="00175C9D">
                  <w:delText>ОД</w:delText>
                </w:r>
              </w:del>
            </w:ins>
          </w:p>
        </w:tc>
        <w:tc>
          <w:tcPr>
            <w:tcW w:w="766" w:type="pct"/>
          </w:tcPr>
          <w:p w14:paraId="46249892" w14:textId="3E6A0643" w:rsidR="00BE6DD2" w:rsidRPr="003F1563" w:rsidRDefault="00BE6DD2" w:rsidP="001950A9">
            <w:pPr>
              <w:pStyle w:val="GOSTTablenorm"/>
              <w:rPr>
                <w:ins w:id="6760" w:author="Иванов Дмитрий Валерьевич" w:date="2024-07-17T10:29:00Z"/>
              </w:rPr>
            </w:pPr>
            <w:ins w:id="6761" w:author="Иванов Дмитрий Валерьевич" w:date="2024-07-17T10:29:00Z">
              <w:r w:rsidRPr="008A1BFA">
                <w:t>OpenSystem</w:t>
              </w:r>
            </w:ins>
          </w:p>
        </w:tc>
        <w:tc>
          <w:tcPr>
            <w:tcW w:w="496" w:type="pct"/>
            <w:gridSpan w:val="2"/>
          </w:tcPr>
          <w:p w14:paraId="04FE0264" w14:textId="047F10FC" w:rsidR="00BE6DD2" w:rsidRPr="003F1563" w:rsidRDefault="00BE6DD2" w:rsidP="001950A9">
            <w:pPr>
              <w:pStyle w:val="GOSTTablenorm"/>
              <w:rPr>
                <w:ins w:id="6762" w:author="Иванов Дмитрий Валерьевич" w:date="2024-07-17T10:29:00Z"/>
              </w:rPr>
            </w:pPr>
            <w:ins w:id="6763" w:author="Иванов Дмитрий Валерьевич" w:date="2024-07-17T10:29:00Z">
              <w:r w:rsidRPr="00002655">
                <w:t>Строка</w:t>
              </w:r>
            </w:ins>
          </w:p>
        </w:tc>
        <w:tc>
          <w:tcPr>
            <w:tcW w:w="264" w:type="pct"/>
            <w:gridSpan w:val="2"/>
          </w:tcPr>
          <w:p w14:paraId="1FAE78A4" w14:textId="19BB4274" w:rsidR="00BE6DD2" w:rsidRPr="003F1563" w:rsidRDefault="00BE6DD2" w:rsidP="001950A9">
            <w:pPr>
              <w:pStyle w:val="GOSTTablenorm"/>
              <w:rPr>
                <w:ins w:id="6764" w:author="Иванов Дмитрий Валерьевич" w:date="2024-07-17T10:29:00Z"/>
              </w:rPr>
            </w:pPr>
            <w:ins w:id="6765" w:author="Иванов Дмитрий Валерьевич" w:date="2024-07-17T10:29:00Z">
              <w:r w:rsidRPr="00002655">
                <w:t>Да</w:t>
              </w:r>
            </w:ins>
          </w:p>
        </w:tc>
        <w:tc>
          <w:tcPr>
            <w:tcW w:w="269" w:type="pct"/>
            <w:gridSpan w:val="2"/>
          </w:tcPr>
          <w:p w14:paraId="0356FBE8" w14:textId="3FF12ABE" w:rsidR="00BE6DD2" w:rsidRPr="00C75A4E" w:rsidRDefault="00BE6DD2" w:rsidP="001950A9">
            <w:pPr>
              <w:pStyle w:val="GOSTTablenorm"/>
              <w:rPr>
                <w:ins w:id="6766" w:author="Иванов Дмитрий Валерьевич" w:date="2024-07-17T10:29:00Z"/>
                <w:lang w:val="en-US"/>
              </w:rPr>
            </w:pPr>
            <w:ins w:id="6767" w:author="Иванов Дмитрий Валерьевич" w:date="2024-07-17T10:29:00Z">
              <w:r w:rsidRPr="00002655">
                <w:t>&lt;=10</w:t>
              </w:r>
            </w:ins>
          </w:p>
        </w:tc>
        <w:tc>
          <w:tcPr>
            <w:tcW w:w="2101" w:type="pct"/>
            <w:gridSpan w:val="2"/>
          </w:tcPr>
          <w:p w14:paraId="22018342" w14:textId="77777777" w:rsidR="00BE6DD2" w:rsidRDefault="00BE6DD2" w:rsidP="001950A9">
            <w:pPr>
              <w:pStyle w:val="GOSTTablenorm"/>
              <w:rPr>
                <w:ins w:id="6768" w:author="Иванов Дмитрий Валерьевич" w:date="2024-07-17T10:29:00Z"/>
              </w:rPr>
            </w:pPr>
            <w:ins w:id="6769" w:author="Иванов Дмитрий Валерьевич" w:date="2024-07-17T10:29: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ins>
          </w:p>
          <w:p w14:paraId="3B0A9BF8" w14:textId="1D4A946A" w:rsidR="00BE6DD2" w:rsidRPr="003F1563" w:rsidRDefault="00BE6DD2" w:rsidP="001950A9">
            <w:pPr>
              <w:pStyle w:val="GOSTTablenorm"/>
              <w:rPr>
                <w:ins w:id="6770" w:author="Иванов Дмитрий Валерьевич" w:date="2024-07-17T10:29:00Z"/>
              </w:rPr>
            </w:pPr>
            <w:ins w:id="6771" w:author="Иванов Дмитрий Валерьевич" w:date="2024-07-17T10:29: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BE6DD2" w:rsidRPr="003F1563" w14:paraId="52EE61BF" w14:textId="77777777" w:rsidTr="00C75A4E">
        <w:trPr>
          <w:gridBefore w:val="2"/>
          <w:wBefore w:w="6" w:type="pct"/>
          <w:trHeight w:val="293"/>
          <w:jc w:val="center"/>
          <w:ins w:id="6772" w:author="Иванов Дмитрий Валерьевич" w:date="2024-07-17T10:29:00Z"/>
        </w:trPr>
        <w:tc>
          <w:tcPr>
            <w:tcW w:w="1098" w:type="pct"/>
          </w:tcPr>
          <w:p w14:paraId="3B7124F0" w14:textId="5B396316" w:rsidR="00BE6DD2" w:rsidRPr="003F1563" w:rsidRDefault="00BE6DD2" w:rsidP="001950A9">
            <w:pPr>
              <w:pStyle w:val="GOSTTablenorm"/>
              <w:rPr>
                <w:ins w:id="6773" w:author="Иванов Дмитрий Валерьевич" w:date="2024-07-17T10:29:00Z"/>
              </w:rPr>
            </w:pPr>
            <w:ins w:id="6774" w:author="Иванов Дмитрий Валерьевич" w:date="2024-07-17T10:29: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7EA2F030" w14:textId="439B2C44" w:rsidR="00BE6DD2" w:rsidRPr="003F1563" w:rsidRDefault="00BE6DD2" w:rsidP="001950A9">
            <w:pPr>
              <w:pStyle w:val="GOSTTablenorm"/>
              <w:rPr>
                <w:ins w:id="6775" w:author="Иванов Дмитрий Валерьевич" w:date="2024-07-17T10:29:00Z"/>
              </w:rPr>
            </w:pPr>
            <w:ins w:id="6776" w:author="Иванов Дмитрий Валерьевич" w:date="2024-07-17T10:29: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4BE55BF2" w14:textId="32FE0E69" w:rsidR="00BE6DD2" w:rsidRPr="003F1563" w:rsidRDefault="00BE6DD2" w:rsidP="001950A9">
            <w:pPr>
              <w:pStyle w:val="GOSTTablenorm"/>
              <w:rPr>
                <w:ins w:id="6777" w:author="Иванов Дмитрий Валерьевич" w:date="2024-07-17T10:29:00Z"/>
              </w:rPr>
            </w:pPr>
            <w:ins w:id="6778" w:author="Иванов Дмитрий Валерьевич" w:date="2024-07-17T10:29:00Z">
              <w:r w:rsidRPr="003F1563">
                <w:t>Дата-время (timestamp)</w:t>
              </w:r>
            </w:ins>
          </w:p>
        </w:tc>
        <w:tc>
          <w:tcPr>
            <w:tcW w:w="264" w:type="pct"/>
            <w:gridSpan w:val="2"/>
          </w:tcPr>
          <w:p w14:paraId="39052C28" w14:textId="577BA696" w:rsidR="00BE6DD2" w:rsidRPr="003F1563" w:rsidRDefault="00BE6DD2" w:rsidP="001950A9">
            <w:pPr>
              <w:pStyle w:val="GOSTTablenorm"/>
              <w:rPr>
                <w:ins w:id="6779" w:author="Иванов Дмитрий Валерьевич" w:date="2024-07-17T10:29:00Z"/>
              </w:rPr>
            </w:pPr>
            <w:ins w:id="6780" w:author="Иванов Дмитрий Валерьевич" w:date="2024-07-17T10:29:00Z">
              <w:r w:rsidRPr="003F1563">
                <w:t>Нет</w:t>
              </w:r>
            </w:ins>
          </w:p>
        </w:tc>
        <w:tc>
          <w:tcPr>
            <w:tcW w:w="269" w:type="pct"/>
            <w:gridSpan w:val="2"/>
          </w:tcPr>
          <w:p w14:paraId="167BBAD3" w14:textId="77777777" w:rsidR="00BE6DD2" w:rsidRPr="00C75A4E" w:rsidRDefault="00BE6DD2" w:rsidP="001950A9">
            <w:pPr>
              <w:pStyle w:val="GOSTTablenorm"/>
              <w:rPr>
                <w:ins w:id="6781" w:author="Иванов Дмитрий Валерьевич" w:date="2024-07-17T10:29:00Z"/>
                <w:lang w:val="en-US"/>
              </w:rPr>
            </w:pPr>
          </w:p>
        </w:tc>
        <w:tc>
          <w:tcPr>
            <w:tcW w:w="2101" w:type="pct"/>
            <w:gridSpan w:val="2"/>
          </w:tcPr>
          <w:p w14:paraId="3DB2BD88" w14:textId="77777777" w:rsidR="00BE6DD2" w:rsidRPr="003F1563" w:rsidRDefault="00BE6DD2" w:rsidP="001950A9">
            <w:pPr>
              <w:pStyle w:val="GOSTTablenorm"/>
              <w:rPr>
                <w:ins w:id="6782" w:author="Иванов Дмитрий Валерьевич" w:date="2024-07-17T10:29:00Z"/>
              </w:rPr>
            </w:pPr>
            <w:ins w:id="6783" w:author="Иванов Дмитрий Валерьевич" w:date="2024-07-17T10:29:00Z">
              <w:r w:rsidRPr="003F1563">
                <w:t>Указывается дата открытия операционного дня ТОФК/ЦС по учету</w:t>
              </w:r>
              <w:r w:rsidRPr="001C34D5">
                <w:t xml:space="preserve"> </w:t>
              </w:r>
              <w:r>
                <w:t>для проведения отдельных операций (открытия по запросу)</w:t>
              </w:r>
              <w:r w:rsidRPr="003F1563">
                <w:t>.</w:t>
              </w:r>
            </w:ins>
          </w:p>
          <w:p w14:paraId="0D1DD99C" w14:textId="72C89F00" w:rsidR="00BE6DD2" w:rsidRPr="003F1563" w:rsidRDefault="00BE6DD2" w:rsidP="001950A9">
            <w:pPr>
              <w:pStyle w:val="GOSTTablenorm"/>
              <w:rPr>
                <w:ins w:id="6784" w:author="Иванов Дмитрий Валерьевич" w:date="2024-07-17T10:29:00Z"/>
              </w:rPr>
            </w:pPr>
            <w:ins w:id="6785" w:author="Иванов Дмитрий Валерьевич" w:date="2024-07-17T10:29:00Z">
              <w:r w:rsidRPr="003F1563">
                <w:t xml:space="preserve">Формат YYYY-MM-DD </w:t>
              </w:r>
              <w:proofErr w:type="gramStart"/>
              <w:r w:rsidRPr="003F1563">
                <w:t>hh:mm</w:t>
              </w:r>
              <w:proofErr w:type="gramEnd"/>
              <w:r w:rsidRPr="003F1563">
                <w:t>:ss</w:t>
              </w:r>
            </w:ins>
            <w:r w:rsidR="004C7ED7">
              <w:t>.</w:t>
            </w:r>
          </w:p>
          <w:p w14:paraId="23BADE49" w14:textId="68064C4E" w:rsidR="00BE6DD2" w:rsidRPr="003F1563" w:rsidRDefault="00BE6DD2" w:rsidP="0027578C">
            <w:pPr>
              <w:pStyle w:val="GOSTTablenorm"/>
              <w:rPr>
                <w:ins w:id="6786" w:author="Иванов Дмитрий Валерьевич" w:date="2024-07-17T10:29:00Z"/>
              </w:rPr>
            </w:pPr>
            <w:ins w:id="6787" w:author="Иванов Дмитрий Валерьевич" w:date="2024-07-17T10:29:00Z">
              <w:r w:rsidRPr="003F1563">
                <w:lastRenderedPageBreak/>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BE6DD2" w:rsidRPr="003F1563" w14:paraId="793B10F2" w14:textId="77777777" w:rsidTr="00C75A4E">
        <w:trPr>
          <w:gridBefore w:val="2"/>
          <w:wBefore w:w="6" w:type="pct"/>
          <w:trHeight w:val="293"/>
          <w:jc w:val="center"/>
          <w:ins w:id="6788" w:author="Иванов Дмитрий Валерьевич" w:date="2024-07-17T10:29:00Z"/>
        </w:trPr>
        <w:tc>
          <w:tcPr>
            <w:tcW w:w="1098" w:type="pct"/>
          </w:tcPr>
          <w:p w14:paraId="1E28C451" w14:textId="6D9A3054" w:rsidR="00BE6DD2" w:rsidRPr="001950A9" w:rsidRDefault="00BE6DD2" w:rsidP="001950A9">
            <w:pPr>
              <w:pStyle w:val="GOSTTablenorm"/>
              <w:rPr>
                <w:ins w:id="6789" w:author="Иванов Дмитрий Валерьевич" w:date="2024-07-17T10:29:00Z"/>
              </w:rPr>
            </w:pPr>
            <w:ins w:id="6790" w:author="Иванов Дмитрий Валерьевич" w:date="2024-07-17T10:29:00Z">
              <w:r w:rsidRPr="001950A9">
                <w:lastRenderedPageBreak/>
                <w:t xml:space="preserve">ФП – отправитель запроса, на основании которого было выполнено открытие </w:t>
              </w:r>
            </w:ins>
            <w:ins w:id="6791" w:author="Сатлер Марина Викторовна" w:date="2024-10-04T16:00:00Z">
              <w:r w:rsidR="00175C9D" w:rsidRPr="003F1563">
                <w:t>операционного дня</w:t>
              </w:r>
            </w:ins>
            <w:ins w:id="6792" w:author="Иванов Дмитрий Валерьевич" w:date="2024-07-17T10:29:00Z">
              <w:del w:id="6793" w:author="Сатлер Марина Викторовна" w:date="2024-10-04T16:00:00Z">
                <w:r w:rsidRPr="001950A9" w:rsidDel="00175C9D">
                  <w:delText>ОД</w:delText>
                </w:r>
              </w:del>
              <w:r w:rsidRPr="001950A9">
                <w:t xml:space="preserve"> для проведения отдельных операций (открытия по запросу)</w:t>
              </w:r>
            </w:ins>
          </w:p>
        </w:tc>
        <w:tc>
          <w:tcPr>
            <w:tcW w:w="766" w:type="pct"/>
          </w:tcPr>
          <w:p w14:paraId="1D00086E" w14:textId="31AC6C0A" w:rsidR="00BE6DD2" w:rsidRPr="001950A9" w:rsidRDefault="00BE6DD2" w:rsidP="001950A9">
            <w:pPr>
              <w:pStyle w:val="GOSTTablenorm"/>
              <w:rPr>
                <w:ins w:id="6794" w:author="Иванов Дмитрий Валерьевич" w:date="2024-07-17T10:29:00Z"/>
              </w:rPr>
            </w:pPr>
            <w:ins w:id="6795" w:author="Иванов Дмитрий Валерьевич" w:date="2024-07-17T10:29:00Z">
              <w:r w:rsidRPr="001950A9">
                <w:t>OpenOnRequestSystem</w:t>
              </w:r>
            </w:ins>
          </w:p>
        </w:tc>
        <w:tc>
          <w:tcPr>
            <w:tcW w:w="496" w:type="pct"/>
            <w:gridSpan w:val="2"/>
          </w:tcPr>
          <w:p w14:paraId="255035DC" w14:textId="3EB988BC" w:rsidR="00BE6DD2" w:rsidRPr="001950A9" w:rsidRDefault="00BE6DD2" w:rsidP="001950A9">
            <w:pPr>
              <w:pStyle w:val="GOSTTablenorm"/>
              <w:rPr>
                <w:ins w:id="6796" w:author="Иванов Дмитрий Валерьевич" w:date="2024-07-17T10:29:00Z"/>
              </w:rPr>
            </w:pPr>
            <w:ins w:id="6797" w:author="Иванов Дмитрий Валерьевич" w:date="2024-07-17T10:29:00Z">
              <w:r w:rsidRPr="001950A9">
                <w:t>Строка</w:t>
              </w:r>
            </w:ins>
          </w:p>
        </w:tc>
        <w:tc>
          <w:tcPr>
            <w:tcW w:w="264" w:type="pct"/>
            <w:gridSpan w:val="2"/>
          </w:tcPr>
          <w:p w14:paraId="112F00DB" w14:textId="6EBF6A9D" w:rsidR="00BE6DD2" w:rsidRPr="001950A9" w:rsidRDefault="00BE6DD2" w:rsidP="001950A9">
            <w:pPr>
              <w:pStyle w:val="GOSTTablenorm"/>
              <w:rPr>
                <w:ins w:id="6798" w:author="Иванов Дмитрий Валерьевич" w:date="2024-07-17T10:29:00Z"/>
              </w:rPr>
            </w:pPr>
            <w:ins w:id="6799" w:author="Иванов Дмитрий Валерьевич" w:date="2024-07-17T10:29:00Z">
              <w:r w:rsidRPr="001950A9">
                <w:t>Нет</w:t>
              </w:r>
            </w:ins>
          </w:p>
        </w:tc>
        <w:tc>
          <w:tcPr>
            <w:tcW w:w="269" w:type="pct"/>
            <w:gridSpan w:val="2"/>
          </w:tcPr>
          <w:p w14:paraId="5340936B" w14:textId="4069EC77" w:rsidR="00BE6DD2" w:rsidRPr="001950A9" w:rsidRDefault="00BE6DD2" w:rsidP="001950A9">
            <w:pPr>
              <w:pStyle w:val="GOSTTablenorm"/>
              <w:rPr>
                <w:ins w:id="6800" w:author="Иванов Дмитрий Валерьевич" w:date="2024-07-17T10:29:00Z"/>
              </w:rPr>
            </w:pPr>
            <w:ins w:id="6801" w:author="Иванов Дмитрий Валерьевич" w:date="2024-07-17T10:29:00Z">
              <w:r w:rsidRPr="001950A9">
                <w:t>&lt;=10</w:t>
              </w:r>
            </w:ins>
          </w:p>
        </w:tc>
        <w:tc>
          <w:tcPr>
            <w:tcW w:w="2101" w:type="pct"/>
            <w:gridSpan w:val="2"/>
          </w:tcPr>
          <w:p w14:paraId="3AA16C92" w14:textId="77777777" w:rsidR="00BE6DD2" w:rsidRPr="001950A9" w:rsidRDefault="00BE6DD2" w:rsidP="001950A9">
            <w:pPr>
              <w:pStyle w:val="GOSTTablenorm"/>
              <w:rPr>
                <w:ins w:id="6802" w:author="Иванов Дмитрий Валерьевич" w:date="2024-07-17T10:29:00Z"/>
              </w:rPr>
            </w:pPr>
            <w:ins w:id="6803" w:author="Иванов Дмитрий Валерьевич" w:date="2024-07-17T10:29:00Z">
              <w:r w:rsidRPr="001950A9">
                <w:t>Указывается информация о ФП – отправителе запроса, на основании которого было выполнено открытие операционного дня ТОФК/ЦС по учету для проведения отдельных операций (открытия по запросу).</w:t>
              </w:r>
            </w:ins>
          </w:p>
          <w:p w14:paraId="6F64631C" w14:textId="34B5A7E0" w:rsidR="00BE6DD2" w:rsidRPr="001950A9" w:rsidRDefault="00BE6DD2" w:rsidP="001950A9">
            <w:pPr>
              <w:pStyle w:val="GOSTTablenorm"/>
              <w:rPr>
                <w:ins w:id="6804" w:author="Иванов Дмитрий Валерьевич" w:date="2024-07-17T10:29:00Z"/>
              </w:rPr>
            </w:pPr>
            <w:ins w:id="6805" w:author="Иванов Дмитрий Валерьевич" w:date="2024-07-17T10:29:00Z">
              <w:r w:rsidRPr="001950A9">
                <w:t>Если день открывался по запросу более одного раза – указывается информация о ФП, инициировавшей последнее открытие по запросу</w:t>
              </w:r>
            </w:ins>
          </w:p>
        </w:tc>
      </w:tr>
      <w:tr w:rsidR="00BE6DD2" w:rsidRPr="003F1563" w14:paraId="35AA92EC" w14:textId="77777777" w:rsidTr="00C75A4E">
        <w:trPr>
          <w:gridBefore w:val="2"/>
          <w:wBefore w:w="6" w:type="pct"/>
          <w:trHeight w:val="293"/>
          <w:jc w:val="center"/>
        </w:trPr>
        <w:tc>
          <w:tcPr>
            <w:tcW w:w="1098" w:type="pct"/>
          </w:tcPr>
          <w:p w14:paraId="69181CD7" w14:textId="77777777" w:rsidR="00BE6DD2" w:rsidRPr="001950A9" w:rsidRDefault="00BE6DD2" w:rsidP="001950A9">
            <w:pPr>
              <w:pStyle w:val="GOSTTablenorm"/>
            </w:pPr>
            <w:r w:rsidRPr="001950A9">
              <w:t>Дата и время закрытия операционного дня</w:t>
            </w:r>
          </w:p>
        </w:tc>
        <w:tc>
          <w:tcPr>
            <w:tcW w:w="766" w:type="pct"/>
          </w:tcPr>
          <w:p w14:paraId="5D1750D3" w14:textId="77777777" w:rsidR="00BE6DD2" w:rsidRPr="001950A9" w:rsidRDefault="00BE6DD2" w:rsidP="001950A9">
            <w:pPr>
              <w:pStyle w:val="GOSTTablenorm"/>
            </w:pPr>
            <w:r w:rsidRPr="001950A9">
              <w:t>CloseDate</w:t>
            </w:r>
          </w:p>
        </w:tc>
        <w:tc>
          <w:tcPr>
            <w:tcW w:w="496" w:type="pct"/>
            <w:gridSpan w:val="2"/>
          </w:tcPr>
          <w:p w14:paraId="62849DFE" w14:textId="77777777" w:rsidR="00BE6DD2" w:rsidRPr="001950A9" w:rsidRDefault="00BE6DD2" w:rsidP="001950A9">
            <w:pPr>
              <w:pStyle w:val="GOSTTablenorm"/>
            </w:pPr>
            <w:r w:rsidRPr="001950A9">
              <w:t>Дата-время (timestamp)</w:t>
            </w:r>
          </w:p>
        </w:tc>
        <w:tc>
          <w:tcPr>
            <w:tcW w:w="264" w:type="pct"/>
            <w:gridSpan w:val="2"/>
          </w:tcPr>
          <w:p w14:paraId="14AE1655" w14:textId="77777777" w:rsidR="00BE6DD2" w:rsidRPr="001950A9" w:rsidRDefault="00BE6DD2" w:rsidP="001950A9">
            <w:pPr>
              <w:pStyle w:val="GOSTTablenorm"/>
            </w:pPr>
            <w:r w:rsidRPr="001950A9">
              <w:t>Да</w:t>
            </w:r>
          </w:p>
        </w:tc>
        <w:tc>
          <w:tcPr>
            <w:tcW w:w="269" w:type="pct"/>
            <w:gridSpan w:val="2"/>
          </w:tcPr>
          <w:p w14:paraId="759B746C" w14:textId="4DE9D93B" w:rsidR="00BE6DD2" w:rsidRPr="001950A9" w:rsidRDefault="00BE6DD2" w:rsidP="001950A9">
            <w:pPr>
              <w:pStyle w:val="GOSTTablenorm"/>
            </w:pPr>
          </w:p>
        </w:tc>
        <w:tc>
          <w:tcPr>
            <w:tcW w:w="2101" w:type="pct"/>
            <w:gridSpan w:val="2"/>
          </w:tcPr>
          <w:p w14:paraId="67CE4041" w14:textId="77777777" w:rsidR="00BE6DD2" w:rsidRPr="001950A9" w:rsidRDefault="00BE6DD2" w:rsidP="001950A9">
            <w:pPr>
              <w:pStyle w:val="GOSTTablenorm"/>
            </w:pPr>
            <w:r w:rsidRPr="001950A9">
              <w:t>Указывается дата закрытия операционного дня ТОФК/ЦС по учету.</w:t>
            </w:r>
          </w:p>
          <w:p w14:paraId="6E83E28A" w14:textId="58F501E5" w:rsidR="00BE6DD2" w:rsidRPr="001950A9" w:rsidRDefault="00BE6DD2" w:rsidP="001950A9">
            <w:pPr>
              <w:pStyle w:val="GOSTTablenorm"/>
            </w:pPr>
            <w:r w:rsidRPr="001950A9">
              <w:t xml:space="preserve">Формат YYYY-MM-DD </w:t>
            </w:r>
            <w:proofErr w:type="gramStart"/>
            <w:r w:rsidRPr="001950A9">
              <w:t>hh:mm</w:t>
            </w:r>
            <w:proofErr w:type="gramEnd"/>
            <w:r w:rsidRPr="001950A9">
              <w:t>:ss.</w:t>
            </w:r>
          </w:p>
          <w:p w14:paraId="5496BBAC" w14:textId="64C0C6CE" w:rsidR="00BE6DD2" w:rsidRPr="001950A9" w:rsidRDefault="00BE6DD2" w:rsidP="001950A9">
            <w:pPr>
              <w:pStyle w:val="GOSTTablenorm"/>
            </w:pPr>
            <w:r w:rsidRPr="001950A9">
              <w:t>Если день закрывался более одного раза – указывается дата последнего закрытия</w:t>
            </w:r>
          </w:p>
        </w:tc>
      </w:tr>
      <w:tr w:rsidR="00BE6DD2" w:rsidRPr="003F1563" w14:paraId="2F613CAD" w14:textId="77777777" w:rsidTr="00C75A4E">
        <w:trPr>
          <w:gridBefore w:val="2"/>
          <w:wBefore w:w="6" w:type="pct"/>
          <w:trHeight w:val="293"/>
          <w:jc w:val="center"/>
          <w:ins w:id="6806" w:author="Иванов Дмитрий Валерьевич" w:date="2024-07-17T10:30:00Z"/>
        </w:trPr>
        <w:tc>
          <w:tcPr>
            <w:tcW w:w="1098" w:type="pct"/>
          </w:tcPr>
          <w:p w14:paraId="2F44431C" w14:textId="716E8713" w:rsidR="00BE6DD2" w:rsidRPr="001950A9" w:rsidRDefault="00BE6DD2" w:rsidP="001950A9">
            <w:pPr>
              <w:pStyle w:val="GOSTTablenorm"/>
              <w:rPr>
                <w:ins w:id="6807" w:author="Иванов Дмитрий Валерьевич" w:date="2024-07-17T10:30:00Z"/>
              </w:rPr>
            </w:pPr>
            <w:ins w:id="6808" w:author="Иванов Дмитрий Валерьевич" w:date="2024-07-17T10:30:00Z">
              <w:r w:rsidRPr="001950A9">
                <w:t xml:space="preserve">ФП – отправитель запроса, на основании которого было выполнено закрытие </w:t>
              </w:r>
            </w:ins>
            <w:ins w:id="6809" w:author="Сатлер Марина Викторовна" w:date="2024-10-04T16:00:00Z">
              <w:r w:rsidR="00175C9D" w:rsidRPr="003F1563">
                <w:t>операционного дня</w:t>
              </w:r>
            </w:ins>
            <w:ins w:id="6810" w:author="Иванов Дмитрий Валерьевич" w:date="2024-07-17T10:30:00Z">
              <w:del w:id="6811" w:author="Сатлер Марина Викторовна" w:date="2024-10-04T16:00:00Z">
                <w:r w:rsidRPr="001950A9" w:rsidDel="00175C9D">
                  <w:delText>ОД</w:delText>
                </w:r>
              </w:del>
            </w:ins>
          </w:p>
        </w:tc>
        <w:tc>
          <w:tcPr>
            <w:tcW w:w="766" w:type="pct"/>
          </w:tcPr>
          <w:p w14:paraId="68CF6302" w14:textId="3A1E884D" w:rsidR="00BE6DD2" w:rsidRPr="001950A9" w:rsidRDefault="00BE6DD2" w:rsidP="001950A9">
            <w:pPr>
              <w:pStyle w:val="GOSTTablenorm"/>
              <w:rPr>
                <w:ins w:id="6812" w:author="Иванов Дмитрий Валерьевич" w:date="2024-07-17T10:30:00Z"/>
              </w:rPr>
            </w:pPr>
            <w:ins w:id="6813" w:author="Иванов Дмитрий Валерьевич" w:date="2024-07-17T10:30:00Z">
              <w:r w:rsidRPr="001950A9">
                <w:t>CloseSystem</w:t>
              </w:r>
            </w:ins>
          </w:p>
        </w:tc>
        <w:tc>
          <w:tcPr>
            <w:tcW w:w="496" w:type="pct"/>
            <w:gridSpan w:val="2"/>
          </w:tcPr>
          <w:p w14:paraId="77163BC2" w14:textId="405FD361" w:rsidR="00BE6DD2" w:rsidRPr="001950A9" w:rsidRDefault="00BE6DD2" w:rsidP="001950A9">
            <w:pPr>
              <w:pStyle w:val="GOSTTablenorm"/>
              <w:rPr>
                <w:ins w:id="6814" w:author="Иванов Дмитрий Валерьевич" w:date="2024-07-17T10:30:00Z"/>
              </w:rPr>
            </w:pPr>
            <w:ins w:id="6815" w:author="Иванов Дмитрий Валерьевич" w:date="2024-07-17T10:30:00Z">
              <w:r w:rsidRPr="001950A9">
                <w:t>Строка</w:t>
              </w:r>
            </w:ins>
          </w:p>
        </w:tc>
        <w:tc>
          <w:tcPr>
            <w:tcW w:w="264" w:type="pct"/>
            <w:gridSpan w:val="2"/>
          </w:tcPr>
          <w:p w14:paraId="2AFF813B" w14:textId="373D0F2C" w:rsidR="00BE6DD2" w:rsidRPr="001950A9" w:rsidRDefault="00BE6DD2" w:rsidP="001950A9">
            <w:pPr>
              <w:pStyle w:val="GOSTTablenorm"/>
              <w:rPr>
                <w:ins w:id="6816" w:author="Иванов Дмитрий Валерьевич" w:date="2024-07-17T10:30:00Z"/>
              </w:rPr>
            </w:pPr>
            <w:ins w:id="6817" w:author="Иванов Дмитрий Валерьевич" w:date="2024-07-17T10:30:00Z">
              <w:r w:rsidRPr="001950A9">
                <w:t>Да</w:t>
              </w:r>
            </w:ins>
          </w:p>
        </w:tc>
        <w:tc>
          <w:tcPr>
            <w:tcW w:w="269" w:type="pct"/>
            <w:gridSpan w:val="2"/>
          </w:tcPr>
          <w:p w14:paraId="270D82BC" w14:textId="3C7BEA25" w:rsidR="00BE6DD2" w:rsidRPr="001950A9" w:rsidRDefault="00BE6DD2" w:rsidP="001950A9">
            <w:pPr>
              <w:pStyle w:val="GOSTTablenorm"/>
              <w:rPr>
                <w:ins w:id="6818" w:author="Иванов Дмитрий Валерьевич" w:date="2024-07-17T10:30:00Z"/>
              </w:rPr>
            </w:pPr>
            <w:ins w:id="6819" w:author="Иванов Дмитрий Валерьевич" w:date="2024-07-17T10:30:00Z">
              <w:r w:rsidRPr="001950A9">
                <w:t>&lt;=10</w:t>
              </w:r>
            </w:ins>
          </w:p>
        </w:tc>
        <w:tc>
          <w:tcPr>
            <w:tcW w:w="2101" w:type="pct"/>
            <w:gridSpan w:val="2"/>
          </w:tcPr>
          <w:p w14:paraId="78D25B24" w14:textId="77777777" w:rsidR="00BE6DD2" w:rsidRPr="001950A9" w:rsidRDefault="00BE6DD2" w:rsidP="001950A9">
            <w:pPr>
              <w:pStyle w:val="GOSTTablenorm"/>
              <w:rPr>
                <w:ins w:id="6820" w:author="Иванов Дмитрий Валерьевич" w:date="2024-07-17T10:30:00Z"/>
              </w:rPr>
            </w:pPr>
            <w:ins w:id="6821" w:author="Иванов Дмитрий Валерьевич" w:date="2024-07-17T10:30:00Z">
              <w:r w:rsidRPr="001950A9">
                <w:t>Указывается информация о ФП – отправителе запроса, на основании которого было выполнено закрытие операционного дня ТОФК/ЦС по учету.</w:t>
              </w:r>
            </w:ins>
          </w:p>
          <w:p w14:paraId="4C5D3904" w14:textId="4B6E6E6A" w:rsidR="00BE6DD2" w:rsidRPr="001950A9" w:rsidRDefault="00BE6DD2" w:rsidP="001950A9">
            <w:pPr>
              <w:pStyle w:val="GOSTTablenorm"/>
              <w:rPr>
                <w:ins w:id="6822" w:author="Иванов Дмитрий Валерьевич" w:date="2024-07-17T10:30:00Z"/>
              </w:rPr>
            </w:pPr>
            <w:ins w:id="6823" w:author="Иванов Дмитрий Валерьевич" w:date="2024-07-17T10:30:00Z">
              <w:r w:rsidRPr="001950A9">
                <w:t>Если день закрывался более одного раза – указывается информация о ФП, инициировавшей последнее закрытие</w:t>
              </w:r>
            </w:ins>
          </w:p>
        </w:tc>
      </w:tr>
      <w:tr w:rsidR="00BE6DD2" w:rsidRPr="003F1563" w14:paraId="7D9BAF2D" w14:textId="77777777" w:rsidTr="00C75A4E">
        <w:trPr>
          <w:gridBefore w:val="2"/>
          <w:wBefore w:w="6" w:type="pct"/>
          <w:trHeight w:val="293"/>
          <w:jc w:val="center"/>
        </w:trPr>
        <w:tc>
          <w:tcPr>
            <w:tcW w:w="1098" w:type="pct"/>
          </w:tcPr>
          <w:p w14:paraId="6BD32E9D" w14:textId="77777777" w:rsidR="00BE6DD2" w:rsidRPr="003F1563" w:rsidRDefault="00BE6DD2" w:rsidP="00BE6DD2">
            <w:pPr>
              <w:pStyle w:val="GOSTTablenorm"/>
            </w:pPr>
            <w:r w:rsidRPr="003F1563">
              <w:t>Дата и время окончательного закрытия операционного дня</w:t>
            </w:r>
          </w:p>
        </w:tc>
        <w:tc>
          <w:tcPr>
            <w:tcW w:w="766" w:type="pct"/>
          </w:tcPr>
          <w:p w14:paraId="1FB036CC" w14:textId="77777777" w:rsidR="00BE6DD2" w:rsidRPr="003F1563" w:rsidRDefault="00BE6DD2" w:rsidP="00BE6DD2">
            <w:pPr>
              <w:pStyle w:val="GOSTTablenorm"/>
            </w:pPr>
            <w:r w:rsidRPr="003F1563">
              <w:t>ClosePermanentlyDate</w:t>
            </w:r>
          </w:p>
        </w:tc>
        <w:tc>
          <w:tcPr>
            <w:tcW w:w="496" w:type="pct"/>
            <w:gridSpan w:val="2"/>
          </w:tcPr>
          <w:p w14:paraId="4632EA07" w14:textId="77777777" w:rsidR="00BE6DD2" w:rsidRPr="003F1563" w:rsidRDefault="00BE6DD2" w:rsidP="00BE6DD2">
            <w:pPr>
              <w:pStyle w:val="GOSTTablenorm"/>
            </w:pPr>
            <w:r w:rsidRPr="003F1563">
              <w:t>Дата-время (timestamp)</w:t>
            </w:r>
          </w:p>
        </w:tc>
        <w:tc>
          <w:tcPr>
            <w:tcW w:w="264" w:type="pct"/>
            <w:gridSpan w:val="2"/>
          </w:tcPr>
          <w:p w14:paraId="2A48F80B" w14:textId="77777777" w:rsidR="00BE6DD2" w:rsidRPr="003F1563" w:rsidRDefault="00BE6DD2" w:rsidP="00BE6DD2">
            <w:pPr>
              <w:pStyle w:val="GOSTTablenorm"/>
            </w:pPr>
            <w:r w:rsidRPr="003F1563">
              <w:t>Нет</w:t>
            </w:r>
          </w:p>
        </w:tc>
        <w:tc>
          <w:tcPr>
            <w:tcW w:w="269" w:type="pct"/>
            <w:gridSpan w:val="2"/>
          </w:tcPr>
          <w:p w14:paraId="4C608E3E" w14:textId="624E65C4" w:rsidR="00BE6DD2" w:rsidRPr="00C75A4E" w:rsidRDefault="00BE6DD2" w:rsidP="00BE6DD2">
            <w:pPr>
              <w:pStyle w:val="GOSTTablenorm"/>
              <w:rPr>
                <w:lang w:val="en-US"/>
              </w:rPr>
            </w:pPr>
          </w:p>
        </w:tc>
        <w:tc>
          <w:tcPr>
            <w:tcW w:w="2101" w:type="pct"/>
            <w:gridSpan w:val="2"/>
          </w:tcPr>
          <w:p w14:paraId="2F3DCEF8" w14:textId="77777777" w:rsidR="00BE6DD2" w:rsidRPr="003F1563" w:rsidRDefault="00BE6DD2" w:rsidP="00BE6DD2">
            <w:pPr>
              <w:pStyle w:val="GOSTTablenorm"/>
            </w:pPr>
            <w:r w:rsidRPr="003F1563">
              <w:t>Указывается дата окончательного закрытия операционного дня ТОФК/ЦС по учету.</w:t>
            </w:r>
          </w:p>
          <w:p w14:paraId="7139CFE4" w14:textId="4A56985D" w:rsidR="00BE6DD2" w:rsidRPr="003F1563" w:rsidRDefault="00BE6DD2" w:rsidP="00BE6DD2">
            <w:pPr>
              <w:pStyle w:val="GOSTTablenorm"/>
            </w:pPr>
            <w:r w:rsidRPr="003F1563">
              <w:t xml:space="preserve">Формат YYYY-MM-DD </w:t>
            </w:r>
            <w:proofErr w:type="gramStart"/>
            <w:r w:rsidRPr="003F1563">
              <w:t>hh:mm</w:t>
            </w:r>
            <w:proofErr w:type="gramEnd"/>
            <w:r w:rsidRPr="003F1563">
              <w:t>:ss</w:t>
            </w:r>
            <w:r>
              <w:t>.</w:t>
            </w:r>
          </w:p>
          <w:p w14:paraId="51E948D3" w14:textId="1763AE3A" w:rsidR="00BE6DD2" w:rsidRPr="003F1563" w:rsidRDefault="00BE6DD2" w:rsidP="00BE6DD2">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BE6DD2" w:rsidRPr="003F1563" w14:paraId="5F51005E" w14:textId="77777777" w:rsidTr="00C75A4E">
        <w:trPr>
          <w:gridBefore w:val="2"/>
          <w:wBefore w:w="6" w:type="pct"/>
          <w:trHeight w:val="293"/>
          <w:jc w:val="center"/>
          <w:ins w:id="6824" w:author="Иванов Дмитрий Валерьевич" w:date="2024-07-17T10:30:00Z"/>
        </w:trPr>
        <w:tc>
          <w:tcPr>
            <w:tcW w:w="1098" w:type="pct"/>
          </w:tcPr>
          <w:p w14:paraId="08A44FA7" w14:textId="2CE04D1B" w:rsidR="00BE6DD2" w:rsidRPr="001950A9" w:rsidRDefault="00BE6DD2" w:rsidP="001950A9">
            <w:pPr>
              <w:pStyle w:val="GOSTTablenorm"/>
              <w:rPr>
                <w:ins w:id="6825" w:author="Иванов Дмитрий Валерьевич" w:date="2024-07-17T10:30:00Z"/>
              </w:rPr>
            </w:pPr>
            <w:ins w:id="6826" w:author="Иванов Дмитрий Валерьевич" w:date="2024-07-17T10:30:00Z">
              <w:r w:rsidRPr="001950A9">
                <w:t xml:space="preserve">ФП – отправитель запроса, на основании которого было выполнено окончательное закрытие </w:t>
              </w:r>
            </w:ins>
            <w:ins w:id="6827" w:author="Сатлер Марина Викторовна" w:date="2024-10-04T16:00:00Z">
              <w:r w:rsidR="00175C9D" w:rsidRPr="003F1563">
                <w:t>операционного дня</w:t>
              </w:r>
            </w:ins>
            <w:ins w:id="6828" w:author="Иванов Дмитрий Валерьевич" w:date="2024-07-17T10:30:00Z">
              <w:del w:id="6829" w:author="Сатлер Марина Викторовна" w:date="2024-10-04T16:00:00Z">
                <w:r w:rsidRPr="001950A9" w:rsidDel="00175C9D">
                  <w:delText>ОД</w:delText>
                </w:r>
              </w:del>
            </w:ins>
          </w:p>
        </w:tc>
        <w:tc>
          <w:tcPr>
            <w:tcW w:w="766" w:type="pct"/>
          </w:tcPr>
          <w:p w14:paraId="22907444" w14:textId="493B5613" w:rsidR="00BE6DD2" w:rsidRPr="001950A9" w:rsidRDefault="00BE6DD2" w:rsidP="001950A9">
            <w:pPr>
              <w:pStyle w:val="GOSTTablenorm"/>
              <w:rPr>
                <w:ins w:id="6830" w:author="Иванов Дмитрий Валерьевич" w:date="2024-07-17T10:30:00Z"/>
              </w:rPr>
            </w:pPr>
            <w:ins w:id="6831" w:author="Иванов Дмитрий Валерьевич" w:date="2024-07-17T10:30:00Z">
              <w:r w:rsidRPr="001950A9">
                <w:t>ClosePermanentlySystem</w:t>
              </w:r>
            </w:ins>
          </w:p>
        </w:tc>
        <w:tc>
          <w:tcPr>
            <w:tcW w:w="496" w:type="pct"/>
            <w:gridSpan w:val="2"/>
          </w:tcPr>
          <w:p w14:paraId="1AC909D4" w14:textId="0461FEFB" w:rsidR="00BE6DD2" w:rsidRPr="001950A9" w:rsidRDefault="00BE6DD2" w:rsidP="001950A9">
            <w:pPr>
              <w:pStyle w:val="GOSTTablenorm"/>
              <w:rPr>
                <w:ins w:id="6832" w:author="Иванов Дмитрий Валерьевич" w:date="2024-07-17T10:30:00Z"/>
              </w:rPr>
            </w:pPr>
            <w:ins w:id="6833" w:author="Иванов Дмитрий Валерьевич" w:date="2024-07-17T10:30:00Z">
              <w:r w:rsidRPr="001950A9">
                <w:t>Строка</w:t>
              </w:r>
            </w:ins>
          </w:p>
        </w:tc>
        <w:tc>
          <w:tcPr>
            <w:tcW w:w="264" w:type="pct"/>
            <w:gridSpan w:val="2"/>
          </w:tcPr>
          <w:p w14:paraId="2D8ADB8A" w14:textId="3E7FA220" w:rsidR="00BE6DD2" w:rsidRPr="001950A9" w:rsidRDefault="00BE6DD2" w:rsidP="001950A9">
            <w:pPr>
              <w:pStyle w:val="GOSTTablenorm"/>
              <w:rPr>
                <w:ins w:id="6834" w:author="Иванов Дмитрий Валерьевич" w:date="2024-07-17T10:30:00Z"/>
              </w:rPr>
            </w:pPr>
            <w:ins w:id="6835" w:author="Иванов Дмитрий Валерьевич" w:date="2024-07-17T10:30:00Z">
              <w:r w:rsidRPr="001950A9">
                <w:t>Нет</w:t>
              </w:r>
            </w:ins>
          </w:p>
        </w:tc>
        <w:tc>
          <w:tcPr>
            <w:tcW w:w="269" w:type="pct"/>
            <w:gridSpan w:val="2"/>
          </w:tcPr>
          <w:p w14:paraId="43150896" w14:textId="417B6F48" w:rsidR="00BE6DD2" w:rsidRPr="001950A9" w:rsidRDefault="00BE6DD2" w:rsidP="001950A9">
            <w:pPr>
              <w:pStyle w:val="GOSTTablenorm"/>
              <w:rPr>
                <w:ins w:id="6836" w:author="Иванов Дмитрий Валерьевич" w:date="2024-07-17T10:30:00Z"/>
              </w:rPr>
            </w:pPr>
            <w:ins w:id="6837" w:author="Иванов Дмитрий Валерьевич" w:date="2024-07-17T10:30:00Z">
              <w:r w:rsidRPr="001950A9">
                <w:t>&lt;=10</w:t>
              </w:r>
            </w:ins>
          </w:p>
        </w:tc>
        <w:tc>
          <w:tcPr>
            <w:tcW w:w="2101" w:type="pct"/>
            <w:gridSpan w:val="2"/>
          </w:tcPr>
          <w:p w14:paraId="3768E5D6" w14:textId="77777777" w:rsidR="00BE6DD2" w:rsidRPr="001950A9" w:rsidRDefault="00BE6DD2" w:rsidP="001950A9">
            <w:pPr>
              <w:pStyle w:val="GOSTTablenorm"/>
              <w:rPr>
                <w:ins w:id="6838" w:author="Иванов Дмитрий Валерьевич" w:date="2024-07-17T10:30:00Z"/>
              </w:rPr>
            </w:pPr>
            <w:ins w:id="6839" w:author="Иванов Дмитрий Валерьевич" w:date="2024-07-17T10:30:00Z">
              <w:r w:rsidRPr="001950A9">
                <w:t>Указывается информация о ФП – отправителе запроса, на основании которого было выполнено окончательное закрытие операционного дня ТОФК/ЦС по учету.</w:t>
              </w:r>
            </w:ins>
          </w:p>
          <w:p w14:paraId="18F738F6" w14:textId="644A17A9" w:rsidR="00BE6DD2" w:rsidRPr="001950A9" w:rsidRDefault="00BE6DD2" w:rsidP="001950A9">
            <w:pPr>
              <w:pStyle w:val="GOSTTablenorm"/>
              <w:rPr>
                <w:ins w:id="6840" w:author="Иванов Дмитрий Валерьевич" w:date="2024-07-17T10:30:00Z"/>
              </w:rPr>
            </w:pPr>
            <w:ins w:id="6841" w:author="Иванов Дмитрий Валерьевич" w:date="2024-07-17T10:30:00Z">
              <w:r w:rsidRPr="001950A9">
                <w:t>Если день окончательно закрывался более одного раза – указывается информация о ФП, инициировавшей последнее закрытие</w:t>
              </w:r>
            </w:ins>
          </w:p>
        </w:tc>
      </w:tr>
      <w:tr w:rsidR="00BE6DD2" w:rsidRPr="003F1563" w14:paraId="7C6DA885" w14:textId="77777777" w:rsidTr="002879E5">
        <w:trPr>
          <w:gridBefore w:val="2"/>
          <w:wBefore w:w="6" w:type="pct"/>
          <w:trHeight w:val="471"/>
          <w:jc w:val="center"/>
        </w:trPr>
        <w:tc>
          <w:tcPr>
            <w:tcW w:w="4994" w:type="pct"/>
            <w:gridSpan w:val="10"/>
            <w:shd w:val="clear" w:color="auto" w:fill="auto"/>
          </w:tcPr>
          <w:p w14:paraId="589C3A19" w14:textId="081AB4B2" w:rsidR="00BE6DD2" w:rsidRPr="003F1563" w:rsidRDefault="00BE6DD2" w:rsidP="00BE6DD2">
            <w:pPr>
              <w:ind w:firstLine="0"/>
              <w:jc w:val="center"/>
              <w:rPr>
                <w:b/>
                <w:sz w:val="22"/>
                <w:szCs w:val="22"/>
              </w:rPr>
            </w:pPr>
            <w:r w:rsidRPr="003F1563">
              <w:rPr>
                <w:b/>
                <w:sz w:val="22"/>
                <w:szCs w:val="22"/>
              </w:rPr>
              <w:t xml:space="preserve">Перечень параметров ответа на запрос «Сервис закрытия операционного дня системы, если для указанной даты операционный день закрыт по всем ТОФК/ЦС по учету» </w:t>
            </w:r>
            <w:r w:rsidRPr="003F1563">
              <w:rPr>
                <w:b/>
                <w:sz w:val="22"/>
                <w:szCs w:val="22"/>
                <w:lang w:val="en-US"/>
              </w:rPr>
              <w:t>TradingDaysSysClose</w:t>
            </w:r>
            <w:r w:rsidRPr="003F1563">
              <w:rPr>
                <w:b/>
                <w:sz w:val="22"/>
                <w:szCs w:val="22"/>
              </w:rPr>
              <w:t xml:space="preserve"> (</w:t>
            </w:r>
            <w:r w:rsidRPr="003F1563">
              <w:rPr>
                <w:b/>
                <w:sz w:val="22"/>
                <w:szCs w:val="22"/>
                <w:lang w:val="en-US"/>
              </w:rPr>
              <w:t>document</w:t>
            </w:r>
            <w:r w:rsidRPr="003F1563">
              <w:rPr>
                <w:b/>
                <w:sz w:val="22"/>
                <w:szCs w:val="22"/>
              </w:rPr>
              <w:t>)</w:t>
            </w:r>
          </w:p>
        </w:tc>
      </w:tr>
      <w:tr w:rsidR="00BE6DD2" w:rsidRPr="003F1563" w14:paraId="251F79E7" w14:textId="77777777" w:rsidTr="00C75A4E">
        <w:trPr>
          <w:gridBefore w:val="2"/>
          <w:wBefore w:w="6" w:type="pct"/>
          <w:trHeight w:val="293"/>
          <w:jc w:val="center"/>
        </w:trPr>
        <w:tc>
          <w:tcPr>
            <w:tcW w:w="1098" w:type="pct"/>
          </w:tcPr>
          <w:p w14:paraId="15E6F58C" w14:textId="77777777" w:rsidR="00BE6DD2" w:rsidRPr="000E1E0A" w:rsidRDefault="00BE6DD2" w:rsidP="00BE6DD2">
            <w:pPr>
              <w:pStyle w:val="GOSTTablenorm"/>
            </w:pPr>
            <w:r w:rsidRPr="000E1E0A">
              <w:t>Операционный день</w:t>
            </w:r>
          </w:p>
        </w:tc>
        <w:tc>
          <w:tcPr>
            <w:tcW w:w="766" w:type="pct"/>
          </w:tcPr>
          <w:p w14:paraId="5866BFD1" w14:textId="77777777" w:rsidR="00BE6DD2" w:rsidRPr="00474651" w:rsidRDefault="00BE6DD2" w:rsidP="00BE6DD2">
            <w:pPr>
              <w:pStyle w:val="GOSTTablenorm"/>
            </w:pPr>
            <w:r w:rsidRPr="00474651">
              <w:t>TradingDay</w:t>
            </w:r>
          </w:p>
        </w:tc>
        <w:tc>
          <w:tcPr>
            <w:tcW w:w="496" w:type="pct"/>
            <w:gridSpan w:val="2"/>
          </w:tcPr>
          <w:p w14:paraId="78D9AB76" w14:textId="77777777" w:rsidR="00BE6DD2" w:rsidRPr="009D2890" w:rsidRDefault="00BE6DD2" w:rsidP="00BE6DD2">
            <w:pPr>
              <w:pStyle w:val="GOSTTablenorm"/>
            </w:pPr>
            <w:r w:rsidRPr="00890A8D">
              <w:t>Дата</w:t>
            </w:r>
          </w:p>
        </w:tc>
        <w:tc>
          <w:tcPr>
            <w:tcW w:w="264" w:type="pct"/>
            <w:gridSpan w:val="2"/>
          </w:tcPr>
          <w:p w14:paraId="5193B558" w14:textId="77777777" w:rsidR="00BE6DD2" w:rsidRPr="009D2890" w:rsidRDefault="00BE6DD2" w:rsidP="00BE6DD2">
            <w:pPr>
              <w:pStyle w:val="GOSTTablenorm"/>
            </w:pPr>
            <w:r w:rsidRPr="009D2890">
              <w:t>Да</w:t>
            </w:r>
          </w:p>
        </w:tc>
        <w:tc>
          <w:tcPr>
            <w:tcW w:w="269" w:type="pct"/>
            <w:gridSpan w:val="2"/>
          </w:tcPr>
          <w:p w14:paraId="2AA0C4F7" w14:textId="1DB81EC1" w:rsidR="00BE6DD2" w:rsidRPr="00C75A4E" w:rsidRDefault="00BE6DD2" w:rsidP="00BE6DD2">
            <w:pPr>
              <w:pStyle w:val="GOSTTablenorm"/>
              <w:rPr>
                <w:lang w:val="en-US"/>
              </w:rPr>
            </w:pPr>
          </w:p>
        </w:tc>
        <w:tc>
          <w:tcPr>
            <w:tcW w:w="2101" w:type="pct"/>
            <w:gridSpan w:val="2"/>
          </w:tcPr>
          <w:p w14:paraId="74B102F5" w14:textId="6FC944DC" w:rsidR="00BE6DD2" w:rsidRPr="001218AB" w:rsidRDefault="00BE6DD2" w:rsidP="00BE6DD2">
            <w:pPr>
              <w:pStyle w:val="GOSTTablenorm"/>
            </w:pPr>
            <w:r w:rsidRPr="001218AB">
              <w:t>Дата операционного дня.</w:t>
            </w:r>
          </w:p>
          <w:p w14:paraId="45CB58EE" w14:textId="77777777" w:rsidR="00BE6DD2" w:rsidRPr="000E1E0A" w:rsidRDefault="00BE6DD2" w:rsidP="00BE6DD2">
            <w:pPr>
              <w:pStyle w:val="GOSTTablenorm"/>
            </w:pPr>
            <w:r w:rsidRPr="000E1E0A">
              <w:lastRenderedPageBreak/>
              <w:t>Формат YYYY-MM-DD</w:t>
            </w:r>
          </w:p>
        </w:tc>
      </w:tr>
      <w:tr w:rsidR="00BE6DD2" w:rsidRPr="003F1563" w14:paraId="366B852F" w14:textId="77777777" w:rsidTr="00C75A4E">
        <w:trPr>
          <w:gridBefore w:val="2"/>
          <w:wBefore w:w="6" w:type="pct"/>
          <w:trHeight w:val="293"/>
          <w:jc w:val="center"/>
        </w:trPr>
        <w:tc>
          <w:tcPr>
            <w:tcW w:w="1098" w:type="pct"/>
          </w:tcPr>
          <w:p w14:paraId="43946BC8" w14:textId="77777777" w:rsidR="00BE6DD2" w:rsidRPr="000E1E0A" w:rsidRDefault="00BE6DD2" w:rsidP="00BE6DD2">
            <w:pPr>
              <w:pStyle w:val="GOSTTablenorm"/>
            </w:pPr>
            <w:r w:rsidRPr="000E1E0A">
              <w:lastRenderedPageBreak/>
              <w:t>Статус операционного дня</w:t>
            </w:r>
          </w:p>
        </w:tc>
        <w:tc>
          <w:tcPr>
            <w:tcW w:w="766" w:type="pct"/>
          </w:tcPr>
          <w:p w14:paraId="2FF7C1D5" w14:textId="77777777" w:rsidR="00BE6DD2" w:rsidRPr="00474651" w:rsidRDefault="00BE6DD2" w:rsidP="00BE6DD2">
            <w:pPr>
              <w:pStyle w:val="GOSTTablenorm"/>
            </w:pPr>
            <w:r w:rsidRPr="00474651">
              <w:t>Status</w:t>
            </w:r>
          </w:p>
        </w:tc>
        <w:tc>
          <w:tcPr>
            <w:tcW w:w="496" w:type="pct"/>
            <w:gridSpan w:val="2"/>
          </w:tcPr>
          <w:p w14:paraId="4ED3CA9D" w14:textId="77777777" w:rsidR="00BE6DD2" w:rsidRPr="009D2890" w:rsidRDefault="00BE6DD2" w:rsidP="00BE6DD2">
            <w:pPr>
              <w:pStyle w:val="GOSTTablenorm"/>
            </w:pPr>
            <w:r w:rsidRPr="00890A8D">
              <w:t>Строка</w:t>
            </w:r>
          </w:p>
        </w:tc>
        <w:tc>
          <w:tcPr>
            <w:tcW w:w="264" w:type="pct"/>
            <w:gridSpan w:val="2"/>
          </w:tcPr>
          <w:p w14:paraId="2E10D8C1" w14:textId="77777777" w:rsidR="00BE6DD2" w:rsidRPr="009D2890" w:rsidRDefault="00BE6DD2" w:rsidP="00BE6DD2">
            <w:pPr>
              <w:pStyle w:val="GOSTTablenorm"/>
            </w:pPr>
            <w:r w:rsidRPr="009D2890">
              <w:t>Да</w:t>
            </w:r>
          </w:p>
        </w:tc>
        <w:tc>
          <w:tcPr>
            <w:tcW w:w="269" w:type="pct"/>
            <w:gridSpan w:val="2"/>
          </w:tcPr>
          <w:p w14:paraId="57583748" w14:textId="77777777" w:rsidR="00BE6DD2" w:rsidRPr="009D2890" w:rsidRDefault="00BE6DD2" w:rsidP="00BE6DD2">
            <w:pPr>
              <w:pStyle w:val="GOSTTablenorm"/>
            </w:pPr>
            <w:r w:rsidRPr="009D2890">
              <w:t>&lt;=30</w:t>
            </w:r>
          </w:p>
        </w:tc>
        <w:tc>
          <w:tcPr>
            <w:tcW w:w="2101" w:type="pct"/>
            <w:gridSpan w:val="2"/>
          </w:tcPr>
          <w:p w14:paraId="6E4DB6D2" w14:textId="77777777" w:rsidR="00BE6DD2" w:rsidRPr="009D2890" w:rsidRDefault="00BE6DD2" w:rsidP="00BE6DD2">
            <w:pPr>
              <w:pStyle w:val="GOSTTablenorm"/>
            </w:pPr>
            <w:r w:rsidRPr="009D2890">
              <w:t>Статус операционного дня</w:t>
            </w:r>
          </w:p>
        </w:tc>
      </w:tr>
      <w:tr w:rsidR="00BE6DD2" w:rsidRPr="003F1563" w14:paraId="2A98FE40" w14:textId="77777777" w:rsidTr="00C75A4E">
        <w:trPr>
          <w:gridBefore w:val="2"/>
          <w:wBefore w:w="6" w:type="pct"/>
          <w:trHeight w:val="293"/>
          <w:jc w:val="center"/>
        </w:trPr>
        <w:tc>
          <w:tcPr>
            <w:tcW w:w="1098" w:type="pct"/>
          </w:tcPr>
          <w:p w14:paraId="55E12F52" w14:textId="77777777" w:rsidR="00BE6DD2" w:rsidRPr="000E1E0A" w:rsidRDefault="00BE6DD2" w:rsidP="00BE6DD2">
            <w:pPr>
              <w:pStyle w:val="GOSTTablenorm"/>
            </w:pPr>
            <w:r w:rsidRPr="000E1E0A">
              <w:t>Дата и время открытия операционного дня</w:t>
            </w:r>
          </w:p>
        </w:tc>
        <w:tc>
          <w:tcPr>
            <w:tcW w:w="766" w:type="pct"/>
          </w:tcPr>
          <w:p w14:paraId="3AE12F10" w14:textId="77777777" w:rsidR="00BE6DD2" w:rsidRPr="00474651" w:rsidRDefault="00BE6DD2" w:rsidP="00BE6DD2">
            <w:pPr>
              <w:pStyle w:val="GOSTTablenorm"/>
            </w:pPr>
            <w:r w:rsidRPr="00474651">
              <w:t>OpenDate</w:t>
            </w:r>
          </w:p>
        </w:tc>
        <w:tc>
          <w:tcPr>
            <w:tcW w:w="496" w:type="pct"/>
            <w:gridSpan w:val="2"/>
          </w:tcPr>
          <w:p w14:paraId="6BD73D38" w14:textId="77777777" w:rsidR="00BE6DD2" w:rsidRPr="009D2890" w:rsidRDefault="00BE6DD2" w:rsidP="00BE6DD2">
            <w:pPr>
              <w:pStyle w:val="GOSTTablenorm"/>
            </w:pPr>
            <w:r w:rsidRPr="00890A8D">
              <w:t>Дата-время (timestamp)</w:t>
            </w:r>
          </w:p>
        </w:tc>
        <w:tc>
          <w:tcPr>
            <w:tcW w:w="264" w:type="pct"/>
            <w:gridSpan w:val="2"/>
          </w:tcPr>
          <w:p w14:paraId="3B548754" w14:textId="77777777" w:rsidR="00BE6DD2" w:rsidRPr="009D2890" w:rsidRDefault="00BE6DD2" w:rsidP="00BE6DD2">
            <w:pPr>
              <w:pStyle w:val="GOSTTablenorm"/>
            </w:pPr>
            <w:r w:rsidRPr="009D2890">
              <w:t>Да</w:t>
            </w:r>
          </w:p>
        </w:tc>
        <w:tc>
          <w:tcPr>
            <w:tcW w:w="269" w:type="pct"/>
            <w:gridSpan w:val="2"/>
          </w:tcPr>
          <w:p w14:paraId="34D87044" w14:textId="74A2F128" w:rsidR="00BE6DD2" w:rsidRPr="00C75A4E" w:rsidRDefault="00BE6DD2" w:rsidP="00BE6DD2">
            <w:pPr>
              <w:pStyle w:val="GOSTTablenorm"/>
              <w:rPr>
                <w:lang w:val="en-US"/>
              </w:rPr>
            </w:pPr>
          </w:p>
        </w:tc>
        <w:tc>
          <w:tcPr>
            <w:tcW w:w="2101" w:type="pct"/>
            <w:gridSpan w:val="2"/>
          </w:tcPr>
          <w:p w14:paraId="6E57B6DE" w14:textId="77777777" w:rsidR="00BE6DD2" w:rsidRPr="001218AB" w:rsidRDefault="00BE6DD2" w:rsidP="00BE6DD2">
            <w:pPr>
              <w:pStyle w:val="GOSTTablenorm"/>
            </w:pPr>
            <w:r w:rsidRPr="001218AB">
              <w:t>Указывается дата открытия операционного дня системы.</w:t>
            </w:r>
          </w:p>
          <w:p w14:paraId="360F5E81" w14:textId="24216F52" w:rsidR="00BE6DD2" w:rsidRPr="00890A8D" w:rsidRDefault="00BE6DD2" w:rsidP="00BE6DD2">
            <w:pPr>
              <w:pStyle w:val="GOSTTablenorm"/>
            </w:pPr>
            <w:r w:rsidRPr="000E1E0A">
              <w:t xml:space="preserve">Формат YYYY-MM-DD </w:t>
            </w:r>
            <w:proofErr w:type="gramStart"/>
            <w:r w:rsidRPr="000E1E0A">
              <w:t>hh:mm</w:t>
            </w:r>
            <w:proofErr w:type="gramEnd"/>
            <w:r w:rsidRPr="000E1E0A">
              <w:t>:ss</w:t>
            </w:r>
            <w:r w:rsidRPr="00474651">
              <w:t>.</w:t>
            </w:r>
          </w:p>
          <w:p w14:paraId="06A95E72" w14:textId="54AA4D83" w:rsidR="00BE6DD2" w:rsidRPr="001218AB" w:rsidRDefault="00BE6DD2" w:rsidP="0027578C">
            <w:pPr>
              <w:pStyle w:val="GOSTTablenorm"/>
            </w:pPr>
            <w:r w:rsidRPr="001218AB">
              <w:t>Если день открывался более одного раза – указывается дата последнего открытия</w:t>
            </w:r>
          </w:p>
        </w:tc>
      </w:tr>
      <w:tr w:rsidR="00EF0F3E" w:rsidRPr="003F1563" w14:paraId="70975B5E" w14:textId="77777777" w:rsidTr="00C75A4E">
        <w:trPr>
          <w:gridBefore w:val="2"/>
          <w:wBefore w:w="6" w:type="pct"/>
          <w:trHeight w:val="293"/>
          <w:jc w:val="center"/>
          <w:ins w:id="6842" w:author="Иванов Дмитрий Валерьевич" w:date="2024-07-17T10:31:00Z"/>
        </w:trPr>
        <w:tc>
          <w:tcPr>
            <w:tcW w:w="1098" w:type="pct"/>
          </w:tcPr>
          <w:p w14:paraId="50FA11EC" w14:textId="37E39302" w:rsidR="00EF0F3E" w:rsidRPr="000E1E0A" w:rsidRDefault="00EF0F3E" w:rsidP="001950A9">
            <w:pPr>
              <w:pStyle w:val="GOSTTablenorm"/>
              <w:rPr>
                <w:ins w:id="6843" w:author="Иванов Дмитрий Валерьевич" w:date="2024-07-17T10:31:00Z"/>
              </w:rPr>
            </w:pPr>
            <w:ins w:id="6844" w:author="Иванов Дмитрий Валерьевич" w:date="2024-07-17T10:31:00Z">
              <w:r>
                <w:t xml:space="preserve">ФП – отправитель запроса, на основании которого было выполнено открытие </w:t>
              </w:r>
            </w:ins>
            <w:ins w:id="6845" w:author="Сатлер Марина Викторовна" w:date="2024-10-04T16:00:00Z">
              <w:r w:rsidR="00175C9D" w:rsidRPr="003F1563">
                <w:t>операционного дня</w:t>
              </w:r>
            </w:ins>
            <w:ins w:id="6846" w:author="Иванов Дмитрий Валерьевич" w:date="2024-07-17T10:31:00Z">
              <w:del w:id="6847" w:author="Сатлер Марина Викторовна" w:date="2024-10-04T16:00:00Z">
                <w:r w:rsidDel="00175C9D">
                  <w:delText>ОД</w:delText>
                </w:r>
              </w:del>
            </w:ins>
          </w:p>
        </w:tc>
        <w:tc>
          <w:tcPr>
            <w:tcW w:w="766" w:type="pct"/>
          </w:tcPr>
          <w:p w14:paraId="248E7D14" w14:textId="1642A86C" w:rsidR="00EF0F3E" w:rsidRPr="00474651" w:rsidRDefault="00EF0F3E" w:rsidP="001950A9">
            <w:pPr>
              <w:pStyle w:val="GOSTTablenorm"/>
              <w:rPr>
                <w:ins w:id="6848" w:author="Иванов Дмитрий Валерьевич" w:date="2024-07-17T10:31:00Z"/>
              </w:rPr>
            </w:pPr>
            <w:ins w:id="6849" w:author="Иванов Дмитрий Валерьевич" w:date="2024-07-17T10:31:00Z">
              <w:r w:rsidRPr="008A1BFA">
                <w:t>OpenSystem</w:t>
              </w:r>
            </w:ins>
          </w:p>
        </w:tc>
        <w:tc>
          <w:tcPr>
            <w:tcW w:w="496" w:type="pct"/>
            <w:gridSpan w:val="2"/>
          </w:tcPr>
          <w:p w14:paraId="096122CA" w14:textId="1643F581" w:rsidR="00EF0F3E" w:rsidRPr="00890A8D" w:rsidRDefault="00EF0F3E" w:rsidP="001950A9">
            <w:pPr>
              <w:pStyle w:val="GOSTTablenorm"/>
              <w:rPr>
                <w:ins w:id="6850" w:author="Иванов Дмитрий Валерьевич" w:date="2024-07-17T10:31:00Z"/>
              </w:rPr>
            </w:pPr>
            <w:ins w:id="6851" w:author="Иванов Дмитрий Валерьевич" w:date="2024-07-17T10:31:00Z">
              <w:r w:rsidRPr="00002655">
                <w:t>Строка</w:t>
              </w:r>
            </w:ins>
          </w:p>
        </w:tc>
        <w:tc>
          <w:tcPr>
            <w:tcW w:w="264" w:type="pct"/>
            <w:gridSpan w:val="2"/>
          </w:tcPr>
          <w:p w14:paraId="6E804D89" w14:textId="482E072A" w:rsidR="00EF0F3E" w:rsidRPr="009D2890" w:rsidRDefault="00EF0F3E" w:rsidP="001950A9">
            <w:pPr>
              <w:pStyle w:val="GOSTTablenorm"/>
              <w:rPr>
                <w:ins w:id="6852" w:author="Иванов Дмитрий Валерьевич" w:date="2024-07-17T10:31:00Z"/>
              </w:rPr>
            </w:pPr>
            <w:ins w:id="6853" w:author="Иванов Дмитрий Валерьевич" w:date="2024-07-17T10:31:00Z">
              <w:r w:rsidRPr="00002655">
                <w:t>Да</w:t>
              </w:r>
            </w:ins>
          </w:p>
        </w:tc>
        <w:tc>
          <w:tcPr>
            <w:tcW w:w="269" w:type="pct"/>
            <w:gridSpan w:val="2"/>
          </w:tcPr>
          <w:p w14:paraId="4B2B7CC7" w14:textId="28D5C408" w:rsidR="00EF0F3E" w:rsidRPr="00C75A4E" w:rsidRDefault="00EF0F3E" w:rsidP="001950A9">
            <w:pPr>
              <w:pStyle w:val="GOSTTablenorm"/>
              <w:rPr>
                <w:ins w:id="6854" w:author="Иванов Дмитрий Валерьевич" w:date="2024-07-17T10:31:00Z"/>
                <w:lang w:val="en-US"/>
              </w:rPr>
            </w:pPr>
            <w:ins w:id="6855" w:author="Иванов Дмитрий Валерьевич" w:date="2024-07-17T10:31:00Z">
              <w:r w:rsidRPr="00002655">
                <w:t>&lt;=10</w:t>
              </w:r>
            </w:ins>
          </w:p>
        </w:tc>
        <w:tc>
          <w:tcPr>
            <w:tcW w:w="2101" w:type="pct"/>
            <w:gridSpan w:val="2"/>
          </w:tcPr>
          <w:p w14:paraId="2BCE1E5B" w14:textId="77777777" w:rsidR="00EF0F3E" w:rsidRDefault="00EF0F3E" w:rsidP="001950A9">
            <w:pPr>
              <w:pStyle w:val="GOSTTablenorm"/>
              <w:rPr>
                <w:ins w:id="6856" w:author="Иванов Дмитрий Валерьевич" w:date="2024-07-17T10:31:00Z"/>
              </w:rPr>
            </w:pPr>
            <w:ins w:id="6857" w:author="Иванов Дмитрий Валерьевич" w:date="2024-07-17T10:31: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5E5EA972" w14:textId="524E34DC" w:rsidR="00EF0F3E" w:rsidRPr="001218AB" w:rsidRDefault="00EF0F3E" w:rsidP="001950A9">
            <w:pPr>
              <w:pStyle w:val="GOSTTablenorm"/>
              <w:rPr>
                <w:ins w:id="6858" w:author="Иванов Дмитрий Валерьевич" w:date="2024-07-17T10:31:00Z"/>
              </w:rPr>
            </w:pPr>
            <w:ins w:id="6859" w:author="Иванов Дмитрий Валерьевич" w:date="2024-07-17T10:31: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EF0F3E" w:rsidRPr="003F1563" w14:paraId="7CB26BB4" w14:textId="77777777" w:rsidTr="00C75A4E">
        <w:trPr>
          <w:gridBefore w:val="2"/>
          <w:wBefore w:w="6" w:type="pct"/>
          <w:trHeight w:val="293"/>
          <w:jc w:val="center"/>
          <w:ins w:id="6860" w:author="Иванов Дмитрий Валерьевич" w:date="2024-07-17T10:31:00Z"/>
        </w:trPr>
        <w:tc>
          <w:tcPr>
            <w:tcW w:w="1098" w:type="pct"/>
          </w:tcPr>
          <w:p w14:paraId="799926FF" w14:textId="51D38A06" w:rsidR="00EF0F3E" w:rsidRPr="000E1E0A" w:rsidRDefault="00EF0F3E" w:rsidP="001950A9">
            <w:pPr>
              <w:pStyle w:val="GOSTTablenorm"/>
              <w:rPr>
                <w:ins w:id="6861" w:author="Иванов Дмитрий Валерьевич" w:date="2024-07-17T10:31:00Z"/>
              </w:rPr>
            </w:pPr>
            <w:ins w:id="6862" w:author="Иванов Дмитрий Валерьевич" w:date="2024-07-17T10:31: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0379FC9A" w14:textId="3B62EA43" w:rsidR="00EF0F3E" w:rsidRPr="00474651" w:rsidRDefault="00EF0F3E" w:rsidP="001950A9">
            <w:pPr>
              <w:pStyle w:val="GOSTTablenorm"/>
              <w:rPr>
                <w:ins w:id="6863" w:author="Иванов Дмитрий Валерьевич" w:date="2024-07-17T10:31:00Z"/>
              </w:rPr>
            </w:pPr>
            <w:ins w:id="6864" w:author="Иванов Дмитрий Валерьевич" w:date="2024-07-17T10:31: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79DC4C13" w14:textId="5CC1DD43" w:rsidR="00EF0F3E" w:rsidRPr="00890A8D" w:rsidRDefault="00EF0F3E" w:rsidP="001950A9">
            <w:pPr>
              <w:pStyle w:val="GOSTTablenorm"/>
              <w:rPr>
                <w:ins w:id="6865" w:author="Иванов Дмитрий Валерьевич" w:date="2024-07-17T10:31:00Z"/>
              </w:rPr>
            </w:pPr>
            <w:ins w:id="6866" w:author="Иванов Дмитрий Валерьевич" w:date="2024-07-17T10:31:00Z">
              <w:r w:rsidRPr="003F1563">
                <w:t>Дата-время (timestamp)</w:t>
              </w:r>
            </w:ins>
          </w:p>
        </w:tc>
        <w:tc>
          <w:tcPr>
            <w:tcW w:w="264" w:type="pct"/>
            <w:gridSpan w:val="2"/>
          </w:tcPr>
          <w:p w14:paraId="135F7495" w14:textId="145233C7" w:rsidR="00EF0F3E" w:rsidRPr="009D2890" w:rsidRDefault="00EF0F3E" w:rsidP="001950A9">
            <w:pPr>
              <w:pStyle w:val="GOSTTablenorm"/>
              <w:rPr>
                <w:ins w:id="6867" w:author="Иванов Дмитрий Валерьевич" w:date="2024-07-17T10:31:00Z"/>
              </w:rPr>
            </w:pPr>
            <w:ins w:id="6868" w:author="Иванов Дмитрий Валерьевич" w:date="2024-07-17T10:31:00Z">
              <w:r w:rsidRPr="003F1563">
                <w:t>Нет</w:t>
              </w:r>
            </w:ins>
          </w:p>
        </w:tc>
        <w:tc>
          <w:tcPr>
            <w:tcW w:w="269" w:type="pct"/>
            <w:gridSpan w:val="2"/>
          </w:tcPr>
          <w:p w14:paraId="50083F63" w14:textId="77777777" w:rsidR="00EF0F3E" w:rsidRPr="00C75A4E" w:rsidRDefault="00EF0F3E" w:rsidP="001950A9">
            <w:pPr>
              <w:pStyle w:val="GOSTTablenorm"/>
              <w:rPr>
                <w:ins w:id="6869" w:author="Иванов Дмитрий Валерьевич" w:date="2024-07-17T10:31:00Z"/>
                <w:lang w:val="en-US"/>
              </w:rPr>
            </w:pPr>
          </w:p>
        </w:tc>
        <w:tc>
          <w:tcPr>
            <w:tcW w:w="2101" w:type="pct"/>
            <w:gridSpan w:val="2"/>
          </w:tcPr>
          <w:p w14:paraId="30990401" w14:textId="77777777" w:rsidR="00EF0F3E" w:rsidRPr="003F1563" w:rsidRDefault="00EF0F3E" w:rsidP="001950A9">
            <w:pPr>
              <w:pStyle w:val="GOSTTablenorm"/>
              <w:rPr>
                <w:ins w:id="6870" w:author="Иванов Дмитрий Валерьевич" w:date="2024-07-17T10:31:00Z"/>
              </w:rPr>
            </w:pPr>
            <w:ins w:id="6871" w:author="Иванов Дмитрий Валерьевич" w:date="2024-07-17T10:31: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793B625E" w14:textId="21E3EF72" w:rsidR="00EF0F3E" w:rsidRPr="003F1563" w:rsidRDefault="00EF0F3E" w:rsidP="001950A9">
            <w:pPr>
              <w:pStyle w:val="GOSTTablenorm"/>
              <w:rPr>
                <w:ins w:id="6872" w:author="Иванов Дмитрий Валерьевич" w:date="2024-07-17T10:31:00Z"/>
              </w:rPr>
            </w:pPr>
            <w:ins w:id="6873" w:author="Иванов Дмитрий Валерьевич" w:date="2024-07-17T10:31:00Z">
              <w:r w:rsidRPr="003F1563">
                <w:t xml:space="preserve">Формат YYYY-MM-DD </w:t>
              </w:r>
              <w:proofErr w:type="gramStart"/>
              <w:r w:rsidRPr="003F1563">
                <w:t>hh:mm</w:t>
              </w:r>
              <w:proofErr w:type="gramEnd"/>
              <w:r w:rsidRPr="003F1563">
                <w:t>:ss</w:t>
              </w:r>
            </w:ins>
            <w:r w:rsidR="009849F3">
              <w:t>.</w:t>
            </w:r>
          </w:p>
          <w:p w14:paraId="677488D6" w14:textId="2876BB84" w:rsidR="00EF0F3E" w:rsidRPr="001218AB" w:rsidRDefault="00EF0F3E" w:rsidP="0027578C">
            <w:pPr>
              <w:pStyle w:val="GOSTTablenorm"/>
              <w:rPr>
                <w:ins w:id="6874" w:author="Иванов Дмитрий Валерьевич" w:date="2024-07-17T10:31:00Z"/>
              </w:rPr>
            </w:pPr>
            <w:ins w:id="6875" w:author="Иванов Дмитрий Валерьевич" w:date="2024-07-17T10:31:00Z">
              <w:r w:rsidRPr="003F1563">
                <w:t>Если день открывался</w:t>
              </w:r>
              <w:r>
                <w:t xml:space="preserve"> по запросу</w:t>
              </w:r>
              <w:r w:rsidRPr="003F1563">
                <w:t xml:space="preserve"> более одного</w:t>
              </w:r>
            </w:ins>
            <w:r w:rsidR="0027578C">
              <w:t xml:space="preserve"> </w:t>
            </w:r>
            <w:ins w:id="6876" w:author="Иванов Дмитрий Валерьевич" w:date="2024-07-17T10:31:00Z">
              <w:r w:rsidRPr="003F1563">
                <w:t>раза – указывается дата последнего открытия</w:t>
              </w:r>
              <w:r>
                <w:t xml:space="preserve"> по запросу</w:t>
              </w:r>
            </w:ins>
          </w:p>
        </w:tc>
      </w:tr>
      <w:tr w:rsidR="00EF0F3E" w:rsidRPr="003F1563" w14:paraId="2D9384F2" w14:textId="77777777" w:rsidTr="00C75A4E">
        <w:trPr>
          <w:gridBefore w:val="2"/>
          <w:wBefore w:w="6" w:type="pct"/>
          <w:trHeight w:val="293"/>
          <w:jc w:val="center"/>
          <w:ins w:id="6877" w:author="Иванов Дмитрий Валерьевич" w:date="2024-07-17T10:31:00Z"/>
        </w:trPr>
        <w:tc>
          <w:tcPr>
            <w:tcW w:w="1098" w:type="pct"/>
          </w:tcPr>
          <w:p w14:paraId="63DAE328" w14:textId="7189CA76" w:rsidR="00EF0F3E" w:rsidRPr="000E1E0A" w:rsidRDefault="00EF0F3E" w:rsidP="001950A9">
            <w:pPr>
              <w:pStyle w:val="GOSTTablenorm"/>
              <w:rPr>
                <w:ins w:id="6878" w:author="Иванов Дмитрий Валерьевич" w:date="2024-07-17T10:31:00Z"/>
              </w:rPr>
            </w:pPr>
            <w:ins w:id="6879" w:author="Иванов Дмитрий Валерьевич" w:date="2024-07-17T10:31:00Z">
              <w:r>
                <w:t xml:space="preserve">ФП – отправитель запроса, на основании которого было выполнено открытие </w:t>
              </w:r>
            </w:ins>
            <w:ins w:id="6880" w:author="Сатлер Марина Викторовна" w:date="2024-10-04T16:00:00Z">
              <w:r w:rsidR="00175C9D" w:rsidRPr="003F1563">
                <w:t>операционного дня</w:t>
              </w:r>
            </w:ins>
            <w:ins w:id="6881" w:author="Иванов Дмитрий Валерьевич" w:date="2024-07-17T10:31:00Z">
              <w:del w:id="6882" w:author="Сатлер Марина Викторовна" w:date="2024-10-04T16:00:00Z">
                <w:r w:rsidDel="00175C9D">
                  <w:delText>ОД</w:delText>
                </w:r>
              </w:del>
              <w:r>
                <w:t xml:space="preserve"> для проведения отдельных операций (открытия по запросу)</w:t>
              </w:r>
            </w:ins>
          </w:p>
        </w:tc>
        <w:tc>
          <w:tcPr>
            <w:tcW w:w="766" w:type="pct"/>
          </w:tcPr>
          <w:p w14:paraId="5F495EA7" w14:textId="4D08906F" w:rsidR="00EF0F3E" w:rsidRPr="00474651" w:rsidRDefault="00EF0F3E" w:rsidP="001950A9">
            <w:pPr>
              <w:pStyle w:val="GOSTTablenorm"/>
              <w:rPr>
                <w:ins w:id="6883" w:author="Иванов Дмитрий Валерьевич" w:date="2024-07-17T10:31:00Z"/>
              </w:rPr>
            </w:pPr>
            <w:ins w:id="6884" w:author="Иванов Дмитрий Валерьевич" w:date="2024-07-17T10:31:00Z">
              <w:r w:rsidRPr="008A1BFA">
                <w:t>OpenOnRequestSystem</w:t>
              </w:r>
            </w:ins>
          </w:p>
        </w:tc>
        <w:tc>
          <w:tcPr>
            <w:tcW w:w="496" w:type="pct"/>
            <w:gridSpan w:val="2"/>
          </w:tcPr>
          <w:p w14:paraId="1CC126CE" w14:textId="5C99BF33" w:rsidR="00EF0F3E" w:rsidRPr="00890A8D" w:rsidRDefault="00EF0F3E" w:rsidP="001950A9">
            <w:pPr>
              <w:pStyle w:val="GOSTTablenorm"/>
              <w:rPr>
                <w:ins w:id="6885" w:author="Иванов Дмитрий Валерьевич" w:date="2024-07-17T10:31:00Z"/>
              </w:rPr>
            </w:pPr>
            <w:ins w:id="6886" w:author="Иванов Дмитрий Валерьевич" w:date="2024-07-17T10:31:00Z">
              <w:r w:rsidRPr="00002655">
                <w:t>Строка</w:t>
              </w:r>
            </w:ins>
          </w:p>
        </w:tc>
        <w:tc>
          <w:tcPr>
            <w:tcW w:w="264" w:type="pct"/>
            <w:gridSpan w:val="2"/>
          </w:tcPr>
          <w:p w14:paraId="38FA6329" w14:textId="1148EF4E" w:rsidR="00EF0F3E" w:rsidRPr="009D2890" w:rsidRDefault="00EF0F3E" w:rsidP="001950A9">
            <w:pPr>
              <w:pStyle w:val="GOSTTablenorm"/>
              <w:rPr>
                <w:ins w:id="6887" w:author="Иванов Дмитрий Валерьевич" w:date="2024-07-17T10:31:00Z"/>
              </w:rPr>
            </w:pPr>
            <w:ins w:id="6888" w:author="Иванов Дмитрий Валерьевич" w:date="2024-07-17T10:31:00Z">
              <w:r w:rsidRPr="003F1563">
                <w:t>Нет</w:t>
              </w:r>
            </w:ins>
          </w:p>
        </w:tc>
        <w:tc>
          <w:tcPr>
            <w:tcW w:w="269" w:type="pct"/>
            <w:gridSpan w:val="2"/>
          </w:tcPr>
          <w:p w14:paraId="78BAE9D1" w14:textId="36114CC4" w:rsidR="00EF0F3E" w:rsidRPr="00C75A4E" w:rsidRDefault="00EF0F3E" w:rsidP="001950A9">
            <w:pPr>
              <w:pStyle w:val="GOSTTablenorm"/>
              <w:rPr>
                <w:ins w:id="6889" w:author="Иванов Дмитрий Валерьевич" w:date="2024-07-17T10:31:00Z"/>
                <w:lang w:val="en-US"/>
              </w:rPr>
            </w:pPr>
            <w:ins w:id="6890" w:author="Иванов Дмитрий Валерьевич" w:date="2024-07-17T10:31:00Z">
              <w:r w:rsidRPr="00002655">
                <w:t>&lt;=10</w:t>
              </w:r>
            </w:ins>
          </w:p>
        </w:tc>
        <w:tc>
          <w:tcPr>
            <w:tcW w:w="2101" w:type="pct"/>
            <w:gridSpan w:val="2"/>
          </w:tcPr>
          <w:p w14:paraId="50BAD557" w14:textId="77777777" w:rsidR="00EF0F3E" w:rsidRDefault="00EF0F3E" w:rsidP="001950A9">
            <w:pPr>
              <w:pStyle w:val="GOSTTablenorm"/>
              <w:rPr>
                <w:ins w:id="6891" w:author="Иванов Дмитрий Валерьевич" w:date="2024-07-17T10:31:00Z"/>
              </w:rPr>
            </w:pPr>
            <w:ins w:id="6892" w:author="Иванов Дмитрий Валерьевич" w:date="2024-07-17T10:31: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35A8F388" w14:textId="73FE472A" w:rsidR="00EF0F3E" w:rsidRPr="001218AB" w:rsidRDefault="00EF0F3E" w:rsidP="001950A9">
            <w:pPr>
              <w:pStyle w:val="GOSTTablenorm"/>
              <w:rPr>
                <w:ins w:id="6893" w:author="Иванов Дмитрий Валерьевич" w:date="2024-07-17T10:31:00Z"/>
              </w:rPr>
            </w:pPr>
            <w:ins w:id="6894" w:author="Иванов Дмитрий Валерьевич" w:date="2024-07-17T10:31: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EF0F3E" w:rsidRPr="003F1563" w14:paraId="35C32768" w14:textId="77777777" w:rsidTr="00C75A4E">
        <w:trPr>
          <w:gridBefore w:val="2"/>
          <w:wBefore w:w="6" w:type="pct"/>
          <w:trHeight w:val="293"/>
          <w:jc w:val="center"/>
        </w:trPr>
        <w:tc>
          <w:tcPr>
            <w:tcW w:w="1098" w:type="pct"/>
          </w:tcPr>
          <w:p w14:paraId="4A5EB7FD" w14:textId="77777777" w:rsidR="00EF0F3E" w:rsidRPr="000E1E0A" w:rsidRDefault="00EF0F3E" w:rsidP="00EF0F3E">
            <w:pPr>
              <w:pStyle w:val="GOSTTablenorm"/>
            </w:pPr>
            <w:r w:rsidRPr="000E1E0A">
              <w:t>Дата и время закрытия операционного дня</w:t>
            </w:r>
          </w:p>
        </w:tc>
        <w:tc>
          <w:tcPr>
            <w:tcW w:w="766" w:type="pct"/>
          </w:tcPr>
          <w:p w14:paraId="2EC53D7A" w14:textId="77777777" w:rsidR="00EF0F3E" w:rsidRPr="00474651" w:rsidRDefault="00EF0F3E" w:rsidP="00EF0F3E">
            <w:pPr>
              <w:pStyle w:val="GOSTTablenorm"/>
            </w:pPr>
            <w:r w:rsidRPr="00474651">
              <w:t>CloseDate</w:t>
            </w:r>
          </w:p>
        </w:tc>
        <w:tc>
          <w:tcPr>
            <w:tcW w:w="496" w:type="pct"/>
            <w:gridSpan w:val="2"/>
          </w:tcPr>
          <w:p w14:paraId="5FD43F9E" w14:textId="77777777" w:rsidR="00EF0F3E" w:rsidRPr="009D2890" w:rsidRDefault="00EF0F3E" w:rsidP="00EF0F3E">
            <w:pPr>
              <w:pStyle w:val="GOSTTablenorm"/>
            </w:pPr>
            <w:r w:rsidRPr="00890A8D">
              <w:t>Дата-время (timestamp)</w:t>
            </w:r>
          </w:p>
        </w:tc>
        <w:tc>
          <w:tcPr>
            <w:tcW w:w="264" w:type="pct"/>
            <w:gridSpan w:val="2"/>
          </w:tcPr>
          <w:p w14:paraId="6C99897B" w14:textId="77777777" w:rsidR="00EF0F3E" w:rsidRPr="009D2890" w:rsidRDefault="00EF0F3E" w:rsidP="00EF0F3E">
            <w:pPr>
              <w:pStyle w:val="GOSTTablenorm"/>
            </w:pPr>
            <w:r w:rsidRPr="009D2890">
              <w:t>Да</w:t>
            </w:r>
          </w:p>
        </w:tc>
        <w:tc>
          <w:tcPr>
            <w:tcW w:w="269" w:type="pct"/>
            <w:gridSpan w:val="2"/>
          </w:tcPr>
          <w:p w14:paraId="593C21E7" w14:textId="2A0A8D62" w:rsidR="00EF0F3E" w:rsidRPr="00C75A4E" w:rsidRDefault="00EF0F3E" w:rsidP="00EF0F3E">
            <w:pPr>
              <w:pStyle w:val="GOSTTablenorm"/>
              <w:rPr>
                <w:lang w:val="en-US"/>
              </w:rPr>
            </w:pPr>
          </w:p>
        </w:tc>
        <w:tc>
          <w:tcPr>
            <w:tcW w:w="2101" w:type="pct"/>
            <w:gridSpan w:val="2"/>
          </w:tcPr>
          <w:p w14:paraId="72ED7C3F" w14:textId="77777777" w:rsidR="00EF0F3E" w:rsidRPr="001218AB" w:rsidRDefault="00EF0F3E" w:rsidP="00EF0F3E">
            <w:pPr>
              <w:pStyle w:val="GOSTTablenorm"/>
            </w:pPr>
            <w:r w:rsidRPr="001218AB">
              <w:t>Указывается дата закрытия операционного дня системы.</w:t>
            </w:r>
          </w:p>
          <w:p w14:paraId="1BC47B38" w14:textId="31B87009" w:rsidR="00EF0F3E" w:rsidRPr="001218AB" w:rsidRDefault="00EF0F3E" w:rsidP="00EF0F3E">
            <w:pPr>
              <w:pStyle w:val="GOSTTablenorm"/>
            </w:pPr>
            <w:r w:rsidRPr="001218AB">
              <w:t xml:space="preserve">Формат YYYY-MM-DD </w:t>
            </w:r>
            <w:proofErr w:type="gramStart"/>
            <w:r w:rsidRPr="001218AB">
              <w:t>hh:mm</w:t>
            </w:r>
            <w:proofErr w:type="gramEnd"/>
            <w:r w:rsidRPr="001218AB">
              <w:t>:ss.</w:t>
            </w:r>
          </w:p>
          <w:p w14:paraId="5BB7D069" w14:textId="2824521A" w:rsidR="00EF0F3E" w:rsidRPr="00890A8D" w:rsidRDefault="00EF0F3E" w:rsidP="00EF0F3E">
            <w:pPr>
              <w:pStyle w:val="GOSTTablenorm"/>
            </w:pPr>
            <w:r w:rsidRPr="000E1E0A">
              <w:t>Если день закрывался более одного раза – указывается дата последнего закрытия</w:t>
            </w:r>
          </w:p>
        </w:tc>
      </w:tr>
      <w:tr w:rsidR="00EF0F3E" w:rsidRPr="003F1563" w14:paraId="52654451" w14:textId="77777777" w:rsidTr="00C75A4E">
        <w:trPr>
          <w:gridBefore w:val="2"/>
          <w:wBefore w:w="6" w:type="pct"/>
          <w:trHeight w:val="293"/>
          <w:jc w:val="center"/>
          <w:ins w:id="6895" w:author="Иванов Дмитрий Валерьевич" w:date="2024-07-17T10:31:00Z"/>
        </w:trPr>
        <w:tc>
          <w:tcPr>
            <w:tcW w:w="1098" w:type="pct"/>
          </w:tcPr>
          <w:p w14:paraId="74AB3122" w14:textId="17755D64" w:rsidR="00EF0F3E" w:rsidRPr="001950A9" w:rsidRDefault="00EF0F3E" w:rsidP="001950A9">
            <w:pPr>
              <w:pStyle w:val="GOSTTablenorm"/>
              <w:rPr>
                <w:ins w:id="6896" w:author="Иванов Дмитрий Валерьевич" w:date="2024-07-17T10:31:00Z"/>
              </w:rPr>
            </w:pPr>
            <w:ins w:id="6897" w:author="Иванов Дмитрий Валерьевич" w:date="2024-07-17T10:31:00Z">
              <w:r w:rsidRPr="001950A9">
                <w:t xml:space="preserve">ФП – отправитель запроса, на основании которого было выполнено закрытие </w:t>
              </w:r>
            </w:ins>
            <w:ins w:id="6898" w:author="Сатлер Марина Викторовна" w:date="2024-10-04T16:00:00Z">
              <w:r w:rsidR="00175C9D" w:rsidRPr="003F1563">
                <w:t>операционного дня</w:t>
              </w:r>
            </w:ins>
            <w:ins w:id="6899" w:author="Иванов Дмитрий Валерьевич" w:date="2024-07-17T10:31:00Z">
              <w:del w:id="6900" w:author="Сатлер Марина Викторовна" w:date="2024-10-04T16:00:00Z">
                <w:r w:rsidRPr="001950A9" w:rsidDel="00175C9D">
                  <w:delText>ОД</w:delText>
                </w:r>
              </w:del>
            </w:ins>
          </w:p>
        </w:tc>
        <w:tc>
          <w:tcPr>
            <w:tcW w:w="766" w:type="pct"/>
          </w:tcPr>
          <w:p w14:paraId="6688ECAC" w14:textId="0386DBE8" w:rsidR="00EF0F3E" w:rsidRPr="001950A9" w:rsidRDefault="00EF0F3E" w:rsidP="001950A9">
            <w:pPr>
              <w:pStyle w:val="GOSTTablenorm"/>
              <w:rPr>
                <w:ins w:id="6901" w:author="Иванов Дмитрий Валерьевич" w:date="2024-07-17T10:31:00Z"/>
              </w:rPr>
            </w:pPr>
            <w:ins w:id="6902" w:author="Иванов Дмитрий Валерьевич" w:date="2024-07-17T10:31:00Z">
              <w:r w:rsidRPr="001950A9">
                <w:t>CloseSystem</w:t>
              </w:r>
            </w:ins>
          </w:p>
        </w:tc>
        <w:tc>
          <w:tcPr>
            <w:tcW w:w="496" w:type="pct"/>
            <w:gridSpan w:val="2"/>
          </w:tcPr>
          <w:p w14:paraId="2DEC5E20" w14:textId="67AEFDEA" w:rsidR="00EF0F3E" w:rsidRPr="001950A9" w:rsidRDefault="00EF0F3E" w:rsidP="001950A9">
            <w:pPr>
              <w:pStyle w:val="GOSTTablenorm"/>
              <w:rPr>
                <w:ins w:id="6903" w:author="Иванов Дмитрий Валерьевич" w:date="2024-07-17T10:31:00Z"/>
              </w:rPr>
            </w:pPr>
            <w:ins w:id="6904" w:author="Иванов Дмитрий Валерьевич" w:date="2024-07-17T10:31:00Z">
              <w:r w:rsidRPr="001950A9">
                <w:t>Строка</w:t>
              </w:r>
            </w:ins>
          </w:p>
        </w:tc>
        <w:tc>
          <w:tcPr>
            <w:tcW w:w="264" w:type="pct"/>
            <w:gridSpan w:val="2"/>
          </w:tcPr>
          <w:p w14:paraId="5FE3AAB8" w14:textId="3F4FE169" w:rsidR="00EF0F3E" w:rsidRPr="001950A9" w:rsidRDefault="00EF0F3E" w:rsidP="001950A9">
            <w:pPr>
              <w:pStyle w:val="GOSTTablenorm"/>
              <w:rPr>
                <w:ins w:id="6905" w:author="Иванов Дмитрий Валерьевич" w:date="2024-07-17T10:31:00Z"/>
              </w:rPr>
            </w:pPr>
            <w:ins w:id="6906" w:author="Иванов Дмитрий Валерьевич" w:date="2024-07-17T10:31:00Z">
              <w:r w:rsidRPr="001950A9">
                <w:t>Да</w:t>
              </w:r>
            </w:ins>
          </w:p>
        </w:tc>
        <w:tc>
          <w:tcPr>
            <w:tcW w:w="269" w:type="pct"/>
            <w:gridSpan w:val="2"/>
          </w:tcPr>
          <w:p w14:paraId="3C193E6B" w14:textId="76874618" w:rsidR="00EF0F3E" w:rsidRPr="001950A9" w:rsidRDefault="00EF0F3E" w:rsidP="001950A9">
            <w:pPr>
              <w:pStyle w:val="GOSTTablenorm"/>
              <w:rPr>
                <w:ins w:id="6907" w:author="Иванов Дмитрий Валерьевич" w:date="2024-07-17T10:31:00Z"/>
              </w:rPr>
            </w:pPr>
            <w:ins w:id="6908" w:author="Иванов Дмитрий Валерьевич" w:date="2024-07-17T10:31:00Z">
              <w:r w:rsidRPr="001950A9">
                <w:t>&lt;=10</w:t>
              </w:r>
            </w:ins>
          </w:p>
        </w:tc>
        <w:tc>
          <w:tcPr>
            <w:tcW w:w="2101" w:type="pct"/>
            <w:gridSpan w:val="2"/>
          </w:tcPr>
          <w:p w14:paraId="3E98F577" w14:textId="77777777" w:rsidR="00EF0F3E" w:rsidRPr="001950A9" w:rsidRDefault="00EF0F3E" w:rsidP="001950A9">
            <w:pPr>
              <w:pStyle w:val="GOSTTablenorm"/>
              <w:rPr>
                <w:ins w:id="6909" w:author="Иванов Дмитрий Валерьевич" w:date="2024-07-17T10:31:00Z"/>
              </w:rPr>
            </w:pPr>
            <w:ins w:id="6910" w:author="Иванов Дмитрий Валерьевич" w:date="2024-07-17T10:31:00Z">
              <w:r w:rsidRPr="001950A9">
                <w:t>Указывается информация о ФП – отправителе запроса, на основании которого было выполнено закрытие операционного дня системы.</w:t>
              </w:r>
            </w:ins>
          </w:p>
          <w:p w14:paraId="2F7C6617" w14:textId="5AED8F4D" w:rsidR="00EF0F3E" w:rsidRPr="001950A9" w:rsidRDefault="00EF0F3E" w:rsidP="001950A9">
            <w:pPr>
              <w:pStyle w:val="GOSTTablenorm"/>
              <w:rPr>
                <w:ins w:id="6911" w:author="Иванов Дмитрий Валерьевич" w:date="2024-07-17T10:31:00Z"/>
              </w:rPr>
            </w:pPr>
            <w:ins w:id="6912" w:author="Иванов Дмитрий Валерьевич" w:date="2024-07-17T10:31:00Z">
              <w:r w:rsidRPr="001950A9">
                <w:t>Если день закрывался более одного раза – указывается информация о ФП, инициировавшей последнее закрытие</w:t>
              </w:r>
            </w:ins>
          </w:p>
        </w:tc>
      </w:tr>
      <w:tr w:rsidR="00EF0F3E" w:rsidRPr="003F1563" w14:paraId="3119ADC2" w14:textId="77777777" w:rsidTr="00C75A4E">
        <w:trPr>
          <w:gridBefore w:val="2"/>
          <w:wBefore w:w="6" w:type="pct"/>
          <w:trHeight w:val="293"/>
          <w:jc w:val="center"/>
        </w:trPr>
        <w:tc>
          <w:tcPr>
            <w:tcW w:w="1098" w:type="pct"/>
          </w:tcPr>
          <w:p w14:paraId="1ACBA3C4" w14:textId="77777777" w:rsidR="00EF0F3E" w:rsidRPr="000E1E0A" w:rsidRDefault="00EF0F3E" w:rsidP="00EF0F3E">
            <w:pPr>
              <w:pStyle w:val="GOSTTablenorm"/>
            </w:pPr>
            <w:r w:rsidRPr="000E1E0A">
              <w:lastRenderedPageBreak/>
              <w:t>Дата и время окончательного закрытия операционного дня</w:t>
            </w:r>
          </w:p>
        </w:tc>
        <w:tc>
          <w:tcPr>
            <w:tcW w:w="766" w:type="pct"/>
          </w:tcPr>
          <w:p w14:paraId="115647A9" w14:textId="77777777" w:rsidR="00EF0F3E" w:rsidRPr="00474651" w:rsidRDefault="00EF0F3E" w:rsidP="00EF0F3E">
            <w:pPr>
              <w:pStyle w:val="GOSTTablenorm"/>
            </w:pPr>
            <w:r w:rsidRPr="00474651">
              <w:t>ClosePermanentlyDate</w:t>
            </w:r>
          </w:p>
        </w:tc>
        <w:tc>
          <w:tcPr>
            <w:tcW w:w="496" w:type="pct"/>
            <w:gridSpan w:val="2"/>
          </w:tcPr>
          <w:p w14:paraId="3607CD60" w14:textId="77777777" w:rsidR="00EF0F3E" w:rsidRPr="009D2890" w:rsidRDefault="00EF0F3E" w:rsidP="00EF0F3E">
            <w:pPr>
              <w:pStyle w:val="GOSTTablenorm"/>
            </w:pPr>
            <w:r w:rsidRPr="00890A8D">
              <w:t>Дата-время (timestamp)</w:t>
            </w:r>
          </w:p>
        </w:tc>
        <w:tc>
          <w:tcPr>
            <w:tcW w:w="264" w:type="pct"/>
            <w:gridSpan w:val="2"/>
          </w:tcPr>
          <w:p w14:paraId="645EB171" w14:textId="77777777" w:rsidR="00EF0F3E" w:rsidRPr="009D2890" w:rsidRDefault="00EF0F3E" w:rsidP="00EF0F3E">
            <w:pPr>
              <w:pStyle w:val="GOSTTablenorm"/>
            </w:pPr>
            <w:r w:rsidRPr="009D2890">
              <w:t>Нет</w:t>
            </w:r>
          </w:p>
        </w:tc>
        <w:tc>
          <w:tcPr>
            <w:tcW w:w="269" w:type="pct"/>
            <w:gridSpan w:val="2"/>
          </w:tcPr>
          <w:p w14:paraId="1FCA2687" w14:textId="71DEBA32" w:rsidR="00EF0F3E" w:rsidRPr="00C75A4E" w:rsidRDefault="00EF0F3E" w:rsidP="00EF0F3E">
            <w:pPr>
              <w:pStyle w:val="GOSTTablenorm"/>
              <w:rPr>
                <w:lang w:val="en-US"/>
              </w:rPr>
            </w:pPr>
          </w:p>
        </w:tc>
        <w:tc>
          <w:tcPr>
            <w:tcW w:w="2101" w:type="pct"/>
            <w:gridSpan w:val="2"/>
          </w:tcPr>
          <w:p w14:paraId="2934C0CB" w14:textId="77777777" w:rsidR="00EF0F3E" w:rsidRPr="009D2890" w:rsidRDefault="00EF0F3E" w:rsidP="00EF0F3E">
            <w:pPr>
              <w:pStyle w:val="GOSTTablenorm"/>
            </w:pPr>
            <w:r w:rsidRPr="009D2890">
              <w:t>Указывается дата окончательного закрытия операционного дня системы.</w:t>
            </w:r>
          </w:p>
          <w:p w14:paraId="67D4E49D" w14:textId="0BAEDB8B" w:rsidR="00EF0F3E" w:rsidRPr="009D2890" w:rsidRDefault="00EF0F3E" w:rsidP="00EF0F3E">
            <w:pPr>
              <w:pStyle w:val="GOSTTablenorm"/>
            </w:pPr>
            <w:r w:rsidRPr="009D2890">
              <w:t xml:space="preserve">Формат YYYY-MM-DD </w:t>
            </w:r>
            <w:proofErr w:type="gramStart"/>
            <w:r w:rsidRPr="009D2890">
              <w:t>hh:mm</w:t>
            </w:r>
            <w:proofErr w:type="gramEnd"/>
            <w:r w:rsidRPr="009D2890">
              <w:t>:ss.</w:t>
            </w:r>
          </w:p>
          <w:p w14:paraId="6D535611" w14:textId="27F975AE" w:rsidR="00EF0F3E" w:rsidRPr="009D2890" w:rsidRDefault="00EF0F3E" w:rsidP="00EF0F3E">
            <w:pPr>
              <w:pStyle w:val="GOSTTablenorm"/>
            </w:pPr>
            <w:r w:rsidRPr="009D2890">
              <w:t>Если день окончательно закрывался более одного раза – указывается дата последнего окончательного закрытия</w:t>
            </w:r>
          </w:p>
        </w:tc>
      </w:tr>
      <w:tr w:rsidR="00EF0F3E" w:rsidRPr="003F1563" w14:paraId="3B20B096" w14:textId="77777777" w:rsidTr="00C75A4E">
        <w:trPr>
          <w:gridBefore w:val="2"/>
          <w:wBefore w:w="6" w:type="pct"/>
          <w:trHeight w:val="293"/>
          <w:jc w:val="center"/>
          <w:ins w:id="6913" w:author="Иванов Дмитрий Валерьевич" w:date="2024-07-17T10:31:00Z"/>
        </w:trPr>
        <w:tc>
          <w:tcPr>
            <w:tcW w:w="1098" w:type="pct"/>
          </w:tcPr>
          <w:p w14:paraId="569A1DB6" w14:textId="05FA51E1" w:rsidR="00EF0F3E" w:rsidRPr="001950A9" w:rsidRDefault="00EF0F3E" w:rsidP="001950A9">
            <w:pPr>
              <w:pStyle w:val="GOSTTablenorm"/>
              <w:rPr>
                <w:ins w:id="6914" w:author="Иванов Дмитрий Валерьевич" w:date="2024-07-17T10:31:00Z"/>
              </w:rPr>
            </w:pPr>
            <w:ins w:id="6915" w:author="Иванов Дмитрий Валерьевич" w:date="2024-07-17T10:32:00Z">
              <w:r w:rsidRPr="001950A9">
                <w:t xml:space="preserve">ФП – отправитель запроса, на основании которого было выполнено окончательное закрытие </w:t>
              </w:r>
            </w:ins>
            <w:ins w:id="6916" w:author="Сатлер Марина Викторовна" w:date="2024-10-04T16:00:00Z">
              <w:r w:rsidR="00175C9D" w:rsidRPr="003F1563">
                <w:t>операционного дня</w:t>
              </w:r>
            </w:ins>
            <w:ins w:id="6917" w:author="Иванов Дмитрий Валерьевич" w:date="2024-07-17T10:32:00Z">
              <w:del w:id="6918" w:author="Сатлер Марина Викторовна" w:date="2024-10-04T16:00:00Z">
                <w:r w:rsidRPr="001950A9" w:rsidDel="00175C9D">
                  <w:delText>ОД</w:delText>
                </w:r>
              </w:del>
            </w:ins>
          </w:p>
        </w:tc>
        <w:tc>
          <w:tcPr>
            <w:tcW w:w="766" w:type="pct"/>
          </w:tcPr>
          <w:p w14:paraId="7172C247" w14:textId="05C97E79" w:rsidR="00EF0F3E" w:rsidRPr="001950A9" w:rsidRDefault="00EF0F3E" w:rsidP="001950A9">
            <w:pPr>
              <w:pStyle w:val="GOSTTablenorm"/>
              <w:rPr>
                <w:ins w:id="6919" w:author="Иванов Дмитрий Валерьевич" w:date="2024-07-17T10:31:00Z"/>
              </w:rPr>
            </w:pPr>
            <w:ins w:id="6920" w:author="Иванов Дмитрий Валерьевич" w:date="2024-07-17T10:32:00Z">
              <w:r w:rsidRPr="001950A9">
                <w:t>ClosePermanentlySystem</w:t>
              </w:r>
            </w:ins>
          </w:p>
        </w:tc>
        <w:tc>
          <w:tcPr>
            <w:tcW w:w="496" w:type="pct"/>
            <w:gridSpan w:val="2"/>
          </w:tcPr>
          <w:p w14:paraId="5A9424F6" w14:textId="1E05A8C6" w:rsidR="00EF0F3E" w:rsidRPr="001950A9" w:rsidRDefault="00EF0F3E" w:rsidP="001950A9">
            <w:pPr>
              <w:pStyle w:val="GOSTTablenorm"/>
              <w:rPr>
                <w:ins w:id="6921" w:author="Иванов Дмитрий Валерьевич" w:date="2024-07-17T10:31:00Z"/>
              </w:rPr>
            </w:pPr>
            <w:ins w:id="6922" w:author="Иванов Дмитрий Валерьевич" w:date="2024-07-17T10:32:00Z">
              <w:r w:rsidRPr="001950A9">
                <w:t>Строка</w:t>
              </w:r>
            </w:ins>
          </w:p>
        </w:tc>
        <w:tc>
          <w:tcPr>
            <w:tcW w:w="264" w:type="pct"/>
            <w:gridSpan w:val="2"/>
          </w:tcPr>
          <w:p w14:paraId="005AE549" w14:textId="5A286BFA" w:rsidR="00EF0F3E" w:rsidRPr="001950A9" w:rsidRDefault="00EF0F3E" w:rsidP="001950A9">
            <w:pPr>
              <w:pStyle w:val="GOSTTablenorm"/>
              <w:rPr>
                <w:ins w:id="6923" w:author="Иванов Дмитрий Валерьевич" w:date="2024-07-17T10:31:00Z"/>
              </w:rPr>
            </w:pPr>
            <w:ins w:id="6924" w:author="Иванов Дмитрий Валерьевич" w:date="2024-07-17T10:32:00Z">
              <w:r w:rsidRPr="001950A9">
                <w:t>Нет</w:t>
              </w:r>
            </w:ins>
          </w:p>
        </w:tc>
        <w:tc>
          <w:tcPr>
            <w:tcW w:w="269" w:type="pct"/>
            <w:gridSpan w:val="2"/>
          </w:tcPr>
          <w:p w14:paraId="3A1AD4EC" w14:textId="5BC32A90" w:rsidR="00EF0F3E" w:rsidRPr="001950A9" w:rsidRDefault="00EF0F3E" w:rsidP="001950A9">
            <w:pPr>
              <w:pStyle w:val="GOSTTablenorm"/>
              <w:rPr>
                <w:ins w:id="6925" w:author="Иванов Дмитрий Валерьевич" w:date="2024-07-17T10:31:00Z"/>
              </w:rPr>
            </w:pPr>
            <w:ins w:id="6926" w:author="Иванов Дмитрий Валерьевич" w:date="2024-07-17T10:32:00Z">
              <w:r w:rsidRPr="001950A9">
                <w:t>&lt;=10</w:t>
              </w:r>
            </w:ins>
          </w:p>
        </w:tc>
        <w:tc>
          <w:tcPr>
            <w:tcW w:w="2101" w:type="pct"/>
            <w:gridSpan w:val="2"/>
          </w:tcPr>
          <w:p w14:paraId="6944C0DC" w14:textId="77777777" w:rsidR="00EF0F3E" w:rsidRPr="001950A9" w:rsidRDefault="00EF0F3E" w:rsidP="001950A9">
            <w:pPr>
              <w:pStyle w:val="GOSTTablenorm"/>
              <w:rPr>
                <w:ins w:id="6927" w:author="Иванов Дмитрий Валерьевич" w:date="2024-07-17T10:32:00Z"/>
              </w:rPr>
            </w:pPr>
            <w:ins w:id="6928" w:author="Иванов Дмитрий Валерьевич" w:date="2024-07-17T10:32: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32672C71" w14:textId="669F68F1" w:rsidR="00EF0F3E" w:rsidRPr="001950A9" w:rsidRDefault="00EF0F3E" w:rsidP="001950A9">
            <w:pPr>
              <w:pStyle w:val="GOSTTablenorm"/>
              <w:rPr>
                <w:ins w:id="6929" w:author="Иванов Дмитрий Валерьевич" w:date="2024-07-17T10:31:00Z"/>
              </w:rPr>
            </w:pPr>
            <w:ins w:id="6930" w:author="Иванов Дмитрий Валерьевич" w:date="2024-07-17T10:32:00Z">
              <w:r w:rsidRPr="001950A9">
                <w:t>Если день окончательно закрывался более одного раза – указывается информация о ФП, инициировавшей последнее закрытие</w:t>
              </w:r>
            </w:ins>
          </w:p>
        </w:tc>
      </w:tr>
      <w:tr w:rsidR="00EF0F3E" w:rsidRPr="003F1563" w14:paraId="43CDEDAC" w14:textId="77777777" w:rsidTr="002879E5">
        <w:trPr>
          <w:gridBefore w:val="2"/>
          <w:wBefore w:w="6" w:type="pct"/>
          <w:trHeight w:val="293"/>
          <w:jc w:val="center"/>
        </w:trPr>
        <w:tc>
          <w:tcPr>
            <w:tcW w:w="4994" w:type="pct"/>
            <w:gridSpan w:val="10"/>
            <w:shd w:val="clear" w:color="auto" w:fill="auto"/>
          </w:tcPr>
          <w:p w14:paraId="412BAE63" w14:textId="1767254A" w:rsidR="00EF0F3E" w:rsidRPr="003F1563" w:rsidRDefault="00EF0F3E" w:rsidP="00EF0F3E">
            <w:pPr>
              <w:ind w:firstLine="0"/>
              <w:jc w:val="center"/>
              <w:rPr>
                <w:sz w:val="22"/>
                <w:szCs w:val="22"/>
              </w:rPr>
            </w:pPr>
            <w:r w:rsidRPr="003F1563">
              <w:rPr>
                <w:b/>
                <w:sz w:val="22"/>
                <w:szCs w:val="22"/>
              </w:rPr>
              <w:t>Перечень параметров ответа на запрос «Сервис закрытия операционного дня по всем ТОФК/ЦС по учету и операционного дня системы» TradingDaysSysCloseAll (</w:t>
            </w:r>
            <w:r w:rsidRPr="003F1563">
              <w:rPr>
                <w:b/>
                <w:sz w:val="22"/>
                <w:szCs w:val="22"/>
                <w:lang w:val="en-US"/>
              </w:rPr>
              <w:t>document</w:t>
            </w:r>
            <w:r w:rsidRPr="003F1563">
              <w:rPr>
                <w:b/>
                <w:sz w:val="22"/>
                <w:szCs w:val="22"/>
              </w:rPr>
              <w:t>)</w:t>
            </w:r>
          </w:p>
        </w:tc>
      </w:tr>
      <w:tr w:rsidR="00EF0F3E" w:rsidRPr="003F1563" w14:paraId="0F6CC5A5" w14:textId="77777777" w:rsidTr="00C75A4E">
        <w:trPr>
          <w:gridBefore w:val="2"/>
          <w:wBefore w:w="6" w:type="pct"/>
          <w:trHeight w:val="293"/>
          <w:jc w:val="center"/>
        </w:trPr>
        <w:tc>
          <w:tcPr>
            <w:tcW w:w="1098" w:type="pct"/>
          </w:tcPr>
          <w:p w14:paraId="4E23B3EE" w14:textId="77777777" w:rsidR="00EF0F3E" w:rsidRPr="003F1563" w:rsidRDefault="00EF0F3E" w:rsidP="00EF0F3E">
            <w:pPr>
              <w:pStyle w:val="GOSTTablenorm"/>
            </w:pPr>
            <w:r w:rsidRPr="003F1563">
              <w:t>Операционный день</w:t>
            </w:r>
          </w:p>
        </w:tc>
        <w:tc>
          <w:tcPr>
            <w:tcW w:w="766" w:type="pct"/>
          </w:tcPr>
          <w:p w14:paraId="4ABA8023" w14:textId="77777777" w:rsidR="00EF0F3E" w:rsidRPr="003F1563" w:rsidRDefault="00EF0F3E" w:rsidP="00EF0F3E">
            <w:pPr>
              <w:pStyle w:val="GOSTTablenorm"/>
            </w:pPr>
            <w:r w:rsidRPr="003F1563">
              <w:t>TradingDay</w:t>
            </w:r>
          </w:p>
        </w:tc>
        <w:tc>
          <w:tcPr>
            <w:tcW w:w="496" w:type="pct"/>
            <w:gridSpan w:val="2"/>
          </w:tcPr>
          <w:p w14:paraId="6FD28DE9" w14:textId="77777777" w:rsidR="00EF0F3E" w:rsidRPr="003F1563" w:rsidRDefault="00EF0F3E" w:rsidP="00EF0F3E">
            <w:pPr>
              <w:pStyle w:val="GOSTTablenorm"/>
            </w:pPr>
            <w:r w:rsidRPr="003F1563">
              <w:t>Дата</w:t>
            </w:r>
          </w:p>
        </w:tc>
        <w:tc>
          <w:tcPr>
            <w:tcW w:w="264" w:type="pct"/>
            <w:gridSpan w:val="2"/>
          </w:tcPr>
          <w:p w14:paraId="7B9B239E" w14:textId="77777777" w:rsidR="00EF0F3E" w:rsidRPr="003F1563" w:rsidRDefault="00EF0F3E" w:rsidP="00EF0F3E">
            <w:pPr>
              <w:pStyle w:val="GOSTTablenorm"/>
            </w:pPr>
            <w:r w:rsidRPr="003F1563">
              <w:t>Да</w:t>
            </w:r>
          </w:p>
        </w:tc>
        <w:tc>
          <w:tcPr>
            <w:tcW w:w="269" w:type="pct"/>
            <w:gridSpan w:val="2"/>
          </w:tcPr>
          <w:p w14:paraId="09B26DE5" w14:textId="089A08F4" w:rsidR="00EF0F3E" w:rsidRPr="00C75A4E" w:rsidRDefault="00EF0F3E" w:rsidP="00EF0F3E">
            <w:pPr>
              <w:pStyle w:val="GOSTTablenorm"/>
              <w:rPr>
                <w:lang w:val="en-US"/>
              </w:rPr>
            </w:pPr>
          </w:p>
        </w:tc>
        <w:tc>
          <w:tcPr>
            <w:tcW w:w="2101" w:type="pct"/>
            <w:gridSpan w:val="2"/>
          </w:tcPr>
          <w:p w14:paraId="1D2EA9A8" w14:textId="0AB04952" w:rsidR="00EF0F3E" w:rsidRPr="003F1563" w:rsidRDefault="00EF0F3E" w:rsidP="00EF0F3E">
            <w:pPr>
              <w:pStyle w:val="GOSTTablenorm"/>
            </w:pPr>
            <w:r w:rsidRPr="003F1563">
              <w:t>Дата операционного дня</w:t>
            </w:r>
            <w:r>
              <w:t>.</w:t>
            </w:r>
          </w:p>
          <w:p w14:paraId="222F661A" w14:textId="77777777" w:rsidR="00EF0F3E" w:rsidRPr="003F1563" w:rsidRDefault="00EF0F3E" w:rsidP="00EF0F3E">
            <w:pPr>
              <w:pStyle w:val="GOSTTablenorm"/>
            </w:pPr>
            <w:r w:rsidRPr="003F1563">
              <w:t>Формат YYYY-MM-DD</w:t>
            </w:r>
          </w:p>
        </w:tc>
      </w:tr>
      <w:tr w:rsidR="00EF0F3E" w:rsidRPr="003F1563" w14:paraId="1356BDEC" w14:textId="77777777" w:rsidTr="00C75A4E">
        <w:trPr>
          <w:gridBefore w:val="2"/>
          <w:wBefore w:w="6" w:type="pct"/>
          <w:trHeight w:val="293"/>
          <w:jc w:val="center"/>
        </w:trPr>
        <w:tc>
          <w:tcPr>
            <w:tcW w:w="1098" w:type="pct"/>
          </w:tcPr>
          <w:p w14:paraId="5AE70862" w14:textId="77777777" w:rsidR="00EF0F3E" w:rsidRPr="003F1563" w:rsidRDefault="00EF0F3E" w:rsidP="00EF0F3E">
            <w:pPr>
              <w:pStyle w:val="GOSTTablenorm"/>
            </w:pPr>
            <w:r w:rsidRPr="003F1563">
              <w:t>Статус операционного дня</w:t>
            </w:r>
          </w:p>
        </w:tc>
        <w:tc>
          <w:tcPr>
            <w:tcW w:w="766" w:type="pct"/>
          </w:tcPr>
          <w:p w14:paraId="6C396F57" w14:textId="77777777" w:rsidR="00EF0F3E" w:rsidRPr="003F1563" w:rsidRDefault="00EF0F3E" w:rsidP="00EF0F3E">
            <w:pPr>
              <w:pStyle w:val="GOSTTablenorm"/>
            </w:pPr>
            <w:r w:rsidRPr="003F1563">
              <w:t>Status</w:t>
            </w:r>
          </w:p>
        </w:tc>
        <w:tc>
          <w:tcPr>
            <w:tcW w:w="496" w:type="pct"/>
            <w:gridSpan w:val="2"/>
          </w:tcPr>
          <w:p w14:paraId="72715157" w14:textId="77777777" w:rsidR="00EF0F3E" w:rsidRPr="003F1563" w:rsidRDefault="00EF0F3E" w:rsidP="00EF0F3E">
            <w:pPr>
              <w:pStyle w:val="GOSTTablenorm"/>
            </w:pPr>
            <w:r w:rsidRPr="003F1563">
              <w:t>Строка</w:t>
            </w:r>
          </w:p>
        </w:tc>
        <w:tc>
          <w:tcPr>
            <w:tcW w:w="264" w:type="pct"/>
            <w:gridSpan w:val="2"/>
          </w:tcPr>
          <w:p w14:paraId="004A76D0" w14:textId="77777777" w:rsidR="00EF0F3E" w:rsidRPr="003F1563" w:rsidRDefault="00EF0F3E" w:rsidP="00EF0F3E">
            <w:pPr>
              <w:pStyle w:val="GOSTTablenorm"/>
            </w:pPr>
            <w:r w:rsidRPr="003F1563">
              <w:t>Да</w:t>
            </w:r>
          </w:p>
        </w:tc>
        <w:tc>
          <w:tcPr>
            <w:tcW w:w="269" w:type="pct"/>
            <w:gridSpan w:val="2"/>
          </w:tcPr>
          <w:p w14:paraId="43BCB4F2" w14:textId="77777777" w:rsidR="00EF0F3E" w:rsidRPr="003F1563" w:rsidRDefault="00EF0F3E" w:rsidP="00EF0F3E">
            <w:pPr>
              <w:pStyle w:val="GOSTTablenorm"/>
            </w:pPr>
            <w:r w:rsidRPr="003F1563">
              <w:t>&lt;=30</w:t>
            </w:r>
          </w:p>
        </w:tc>
        <w:tc>
          <w:tcPr>
            <w:tcW w:w="2101" w:type="pct"/>
            <w:gridSpan w:val="2"/>
          </w:tcPr>
          <w:p w14:paraId="39768846" w14:textId="77777777" w:rsidR="00EF0F3E" w:rsidRPr="003F1563" w:rsidRDefault="00EF0F3E" w:rsidP="00EF0F3E">
            <w:pPr>
              <w:pStyle w:val="GOSTTablenorm"/>
            </w:pPr>
            <w:r w:rsidRPr="003F1563">
              <w:t>Статус операционного дня</w:t>
            </w:r>
          </w:p>
        </w:tc>
      </w:tr>
      <w:tr w:rsidR="00EF0F3E" w:rsidRPr="003F1563" w14:paraId="537F40BD" w14:textId="77777777" w:rsidTr="00C75A4E">
        <w:trPr>
          <w:gridBefore w:val="2"/>
          <w:wBefore w:w="6" w:type="pct"/>
          <w:trHeight w:val="293"/>
          <w:jc w:val="center"/>
        </w:trPr>
        <w:tc>
          <w:tcPr>
            <w:tcW w:w="1098" w:type="pct"/>
          </w:tcPr>
          <w:p w14:paraId="01C0CE12" w14:textId="77777777" w:rsidR="00EF0F3E" w:rsidRPr="003F1563" w:rsidRDefault="00EF0F3E" w:rsidP="00EF0F3E">
            <w:pPr>
              <w:pStyle w:val="GOSTTablenorm"/>
            </w:pPr>
            <w:r w:rsidRPr="003F1563">
              <w:t>Дата и время открытия операционного дня</w:t>
            </w:r>
          </w:p>
        </w:tc>
        <w:tc>
          <w:tcPr>
            <w:tcW w:w="766" w:type="pct"/>
          </w:tcPr>
          <w:p w14:paraId="5CAE3904" w14:textId="77777777" w:rsidR="00EF0F3E" w:rsidRPr="003F1563" w:rsidRDefault="00EF0F3E" w:rsidP="00EF0F3E">
            <w:pPr>
              <w:pStyle w:val="GOSTTablenorm"/>
            </w:pPr>
            <w:r w:rsidRPr="003F1563">
              <w:t>OpenDate</w:t>
            </w:r>
          </w:p>
        </w:tc>
        <w:tc>
          <w:tcPr>
            <w:tcW w:w="496" w:type="pct"/>
            <w:gridSpan w:val="2"/>
          </w:tcPr>
          <w:p w14:paraId="22CE3C4D" w14:textId="77777777" w:rsidR="00EF0F3E" w:rsidRPr="003F1563" w:rsidRDefault="00EF0F3E" w:rsidP="00EF0F3E">
            <w:pPr>
              <w:pStyle w:val="GOSTTablenorm"/>
            </w:pPr>
            <w:r w:rsidRPr="003F1563">
              <w:t>Дата-время (timestamp)</w:t>
            </w:r>
          </w:p>
        </w:tc>
        <w:tc>
          <w:tcPr>
            <w:tcW w:w="264" w:type="pct"/>
            <w:gridSpan w:val="2"/>
          </w:tcPr>
          <w:p w14:paraId="5CEC2B64" w14:textId="77777777" w:rsidR="00EF0F3E" w:rsidRPr="003F1563" w:rsidRDefault="00EF0F3E" w:rsidP="00EF0F3E">
            <w:pPr>
              <w:pStyle w:val="GOSTTablenorm"/>
            </w:pPr>
            <w:r w:rsidRPr="003F1563">
              <w:t>Да</w:t>
            </w:r>
          </w:p>
        </w:tc>
        <w:tc>
          <w:tcPr>
            <w:tcW w:w="269" w:type="pct"/>
            <w:gridSpan w:val="2"/>
          </w:tcPr>
          <w:p w14:paraId="6B4977DD" w14:textId="185624A0" w:rsidR="00EF0F3E" w:rsidRPr="00C75A4E" w:rsidRDefault="00EF0F3E" w:rsidP="00EF0F3E">
            <w:pPr>
              <w:pStyle w:val="GOSTTablenorm"/>
              <w:rPr>
                <w:lang w:val="en-US"/>
              </w:rPr>
            </w:pPr>
          </w:p>
        </w:tc>
        <w:tc>
          <w:tcPr>
            <w:tcW w:w="2101" w:type="pct"/>
            <w:gridSpan w:val="2"/>
          </w:tcPr>
          <w:p w14:paraId="7C883FA2" w14:textId="77777777" w:rsidR="00EF0F3E" w:rsidRPr="003F1563" w:rsidRDefault="00EF0F3E" w:rsidP="00EF0F3E">
            <w:pPr>
              <w:pStyle w:val="GOSTTablenorm"/>
            </w:pPr>
            <w:r w:rsidRPr="003F1563">
              <w:t>Указывается дата открытия операционного дня системы.</w:t>
            </w:r>
          </w:p>
          <w:p w14:paraId="11FE2EDA" w14:textId="7B42F0E8" w:rsidR="00EF0F3E" w:rsidRPr="003F1563" w:rsidRDefault="00EF0F3E" w:rsidP="00EF0F3E">
            <w:pPr>
              <w:pStyle w:val="GOSTTablenorm"/>
            </w:pPr>
            <w:r w:rsidRPr="003F1563">
              <w:t xml:space="preserve">Формат YYYY-MM-DD </w:t>
            </w:r>
            <w:proofErr w:type="gramStart"/>
            <w:r w:rsidRPr="003F1563">
              <w:t>hh:mm</w:t>
            </w:r>
            <w:proofErr w:type="gramEnd"/>
            <w:r w:rsidRPr="003F1563">
              <w:t>:ss</w:t>
            </w:r>
            <w:r>
              <w:t>.</w:t>
            </w:r>
          </w:p>
          <w:p w14:paraId="5F58248E" w14:textId="6E047032" w:rsidR="00EF0F3E" w:rsidRPr="003F1563" w:rsidRDefault="00EF0F3E" w:rsidP="0027578C">
            <w:pPr>
              <w:pStyle w:val="GOSTTablenorm"/>
            </w:pPr>
            <w:r w:rsidRPr="003F1563">
              <w:t>Если день открывался более одного раза – указы</w:t>
            </w:r>
            <w:r w:rsidR="0055495A">
              <w:t>вается дата последнего открытия</w:t>
            </w:r>
          </w:p>
        </w:tc>
      </w:tr>
      <w:tr w:rsidR="00EF0F3E" w:rsidRPr="003F1563" w14:paraId="68B7BDE2" w14:textId="77777777" w:rsidTr="00C75A4E">
        <w:trPr>
          <w:gridBefore w:val="2"/>
          <w:wBefore w:w="6" w:type="pct"/>
          <w:trHeight w:val="293"/>
          <w:jc w:val="center"/>
          <w:ins w:id="6931" w:author="Иванов Дмитрий Валерьевич" w:date="2024-07-17T10:32:00Z"/>
        </w:trPr>
        <w:tc>
          <w:tcPr>
            <w:tcW w:w="1098" w:type="pct"/>
          </w:tcPr>
          <w:p w14:paraId="0A014174" w14:textId="4E415B1B" w:rsidR="00EF0F3E" w:rsidRPr="003F1563" w:rsidRDefault="00EF0F3E" w:rsidP="001950A9">
            <w:pPr>
              <w:pStyle w:val="GOSTTablenorm"/>
              <w:rPr>
                <w:ins w:id="6932" w:author="Иванов Дмитрий Валерьевич" w:date="2024-07-17T10:32:00Z"/>
              </w:rPr>
            </w:pPr>
            <w:ins w:id="6933" w:author="Иванов Дмитрий Валерьевич" w:date="2024-07-17T10:33:00Z">
              <w:r>
                <w:t xml:space="preserve">ФП – отправитель запроса, на основании которого было выполнено открытие </w:t>
              </w:r>
            </w:ins>
            <w:ins w:id="6934" w:author="Сатлер Марина Викторовна" w:date="2024-10-04T16:00:00Z">
              <w:r w:rsidR="00175C9D" w:rsidRPr="003F1563">
                <w:t>операционного дня</w:t>
              </w:r>
            </w:ins>
            <w:ins w:id="6935" w:author="Иванов Дмитрий Валерьевич" w:date="2024-07-17T10:33:00Z">
              <w:del w:id="6936" w:author="Сатлер Марина Викторовна" w:date="2024-10-04T16:00:00Z">
                <w:r w:rsidDel="00175C9D">
                  <w:delText>ОД</w:delText>
                </w:r>
              </w:del>
            </w:ins>
          </w:p>
        </w:tc>
        <w:tc>
          <w:tcPr>
            <w:tcW w:w="766" w:type="pct"/>
          </w:tcPr>
          <w:p w14:paraId="6D38B17D" w14:textId="7FB79AB4" w:rsidR="00EF0F3E" w:rsidRPr="003F1563" w:rsidRDefault="00EF0F3E" w:rsidP="001950A9">
            <w:pPr>
              <w:pStyle w:val="GOSTTablenorm"/>
              <w:rPr>
                <w:ins w:id="6937" w:author="Иванов Дмитрий Валерьевич" w:date="2024-07-17T10:32:00Z"/>
              </w:rPr>
            </w:pPr>
            <w:ins w:id="6938" w:author="Иванов Дмитрий Валерьевич" w:date="2024-07-17T10:33:00Z">
              <w:r w:rsidRPr="008A1BFA">
                <w:t>OpenSystem</w:t>
              </w:r>
            </w:ins>
          </w:p>
        </w:tc>
        <w:tc>
          <w:tcPr>
            <w:tcW w:w="496" w:type="pct"/>
            <w:gridSpan w:val="2"/>
          </w:tcPr>
          <w:p w14:paraId="32FE0B03" w14:textId="41B6E4C6" w:rsidR="00EF0F3E" w:rsidRPr="003F1563" w:rsidRDefault="00EF0F3E" w:rsidP="001950A9">
            <w:pPr>
              <w:pStyle w:val="GOSTTablenorm"/>
              <w:rPr>
                <w:ins w:id="6939" w:author="Иванов Дмитрий Валерьевич" w:date="2024-07-17T10:32:00Z"/>
              </w:rPr>
            </w:pPr>
            <w:ins w:id="6940" w:author="Иванов Дмитрий Валерьевич" w:date="2024-07-17T10:33:00Z">
              <w:r w:rsidRPr="00002655">
                <w:t>Строка</w:t>
              </w:r>
            </w:ins>
          </w:p>
        </w:tc>
        <w:tc>
          <w:tcPr>
            <w:tcW w:w="264" w:type="pct"/>
            <w:gridSpan w:val="2"/>
          </w:tcPr>
          <w:p w14:paraId="56F93CA4" w14:textId="207363A9" w:rsidR="00EF0F3E" w:rsidRPr="003F1563" w:rsidRDefault="00EF0F3E" w:rsidP="001950A9">
            <w:pPr>
              <w:pStyle w:val="GOSTTablenorm"/>
              <w:rPr>
                <w:ins w:id="6941" w:author="Иванов Дмитрий Валерьевич" w:date="2024-07-17T10:32:00Z"/>
              </w:rPr>
            </w:pPr>
            <w:ins w:id="6942" w:author="Иванов Дмитрий Валерьевич" w:date="2024-07-17T10:33:00Z">
              <w:r w:rsidRPr="00002655">
                <w:t>Да</w:t>
              </w:r>
            </w:ins>
          </w:p>
        </w:tc>
        <w:tc>
          <w:tcPr>
            <w:tcW w:w="269" w:type="pct"/>
            <w:gridSpan w:val="2"/>
          </w:tcPr>
          <w:p w14:paraId="32985584" w14:textId="05C31B2C" w:rsidR="00EF0F3E" w:rsidRPr="00C75A4E" w:rsidRDefault="00EF0F3E" w:rsidP="001950A9">
            <w:pPr>
              <w:pStyle w:val="GOSTTablenorm"/>
              <w:rPr>
                <w:ins w:id="6943" w:author="Иванов Дмитрий Валерьевич" w:date="2024-07-17T10:32:00Z"/>
                <w:lang w:val="en-US"/>
              </w:rPr>
            </w:pPr>
            <w:ins w:id="6944" w:author="Иванов Дмитрий Валерьевич" w:date="2024-07-17T10:33:00Z">
              <w:r w:rsidRPr="00002655">
                <w:t>&lt;=10</w:t>
              </w:r>
            </w:ins>
          </w:p>
        </w:tc>
        <w:tc>
          <w:tcPr>
            <w:tcW w:w="2101" w:type="pct"/>
            <w:gridSpan w:val="2"/>
          </w:tcPr>
          <w:p w14:paraId="28F6131E" w14:textId="77777777" w:rsidR="00EF0F3E" w:rsidRDefault="00EF0F3E" w:rsidP="001950A9">
            <w:pPr>
              <w:pStyle w:val="GOSTTablenorm"/>
              <w:rPr>
                <w:ins w:id="6945" w:author="Иванов Дмитрий Валерьевич" w:date="2024-07-17T10:33:00Z"/>
              </w:rPr>
            </w:pPr>
            <w:ins w:id="6946" w:author="Иванов Дмитрий Валерьевич" w:date="2024-07-17T10:33: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19157F0C" w14:textId="3EB03EBC" w:rsidR="00EF0F3E" w:rsidRPr="003F1563" w:rsidRDefault="00EF0F3E" w:rsidP="001950A9">
            <w:pPr>
              <w:pStyle w:val="GOSTTablenorm"/>
              <w:rPr>
                <w:ins w:id="6947" w:author="Иванов Дмитрий Валерьевич" w:date="2024-07-17T10:32:00Z"/>
              </w:rPr>
            </w:pPr>
            <w:ins w:id="6948" w:author="Иванов Дмитрий Валерьевич" w:date="2024-07-17T10:33: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EF0F3E" w:rsidRPr="003F1563" w14:paraId="339D1AF1" w14:textId="77777777" w:rsidTr="00C75A4E">
        <w:trPr>
          <w:gridBefore w:val="2"/>
          <w:wBefore w:w="6" w:type="pct"/>
          <w:trHeight w:val="293"/>
          <w:jc w:val="center"/>
          <w:ins w:id="6949" w:author="Иванов Дмитрий Валерьевич" w:date="2024-07-17T10:32:00Z"/>
        </w:trPr>
        <w:tc>
          <w:tcPr>
            <w:tcW w:w="1098" w:type="pct"/>
          </w:tcPr>
          <w:p w14:paraId="6BFC6EBA" w14:textId="05ADE83E" w:rsidR="00EF0F3E" w:rsidRPr="003F1563" w:rsidRDefault="00EF0F3E" w:rsidP="001950A9">
            <w:pPr>
              <w:pStyle w:val="GOSTTablenorm"/>
              <w:rPr>
                <w:ins w:id="6950" w:author="Иванов Дмитрий Валерьевич" w:date="2024-07-17T10:32:00Z"/>
              </w:rPr>
            </w:pPr>
            <w:ins w:id="6951" w:author="Иванов Дмитрий Валерьевич" w:date="2024-07-17T10:33: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4E30B76D" w14:textId="7BB33C08" w:rsidR="00EF0F3E" w:rsidRPr="003F1563" w:rsidRDefault="00EF0F3E" w:rsidP="001950A9">
            <w:pPr>
              <w:pStyle w:val="GOSTTablenorm"/>
              <w:rPr>
                <w:ins w:id="6952" w:author="Иванов Дмитрий Валерьевич" w:date="2024-07-17T10:32:00Z"/>
              </w:rPr>
            </w:pPr>
            <w:ins w:id="6953" w:author="Иванов Дмитрий Валерьевич" w:date="2024-07-17T10:33: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3DF9B321" w14:textId="261307DE" w:rsidR="00EF0F3E" w:rsidRPr="003F1563" w:rsidRDefault="00EF0F3E" w:rsidP="001950A9">
            <w:pPr>
              <w:pStyle w:val="GOSTTablenorm"/>
              <w:rPr>
                <w:ins w:id="6954" w:author="Иванов Дмитрий Валерьевич" w:date="2024-07-17T10:32:00Z"/>
              </w:rPr>
            </w:pPr>
            <w:ins w:id="6955" w:author="Иванов Дмитрий Валерьевич" w:date="2024-07-17T10:33:00Z">
              <w:r w:rsidRPr="003F1563">
                <w:t>Дата-время (timestamp)</w:t>
              </w:r>
            </w:ins>
          </w:p>
        </w:tc>
        <w:tc>
          <w:tcPr>
            <w:tcW w:w="264" w:type="pct"/>
            <w:gridSpan w:val="2"/>
          </w:tcPr>
          <w:p w14:paraId="2F59CD5C" w14:textId="43219BDA" w:rsidR="00EF0F3E" w:rsidRPr="003F1563" w:rsidRDefault="00EF0F3E" w:rsidP="001950A9">
            <w:pPr>
              <w:pStyle w:val="GOSTTablenorm"/>
              <w:rPr>
                <w:ins w:id="6956" w:author="Иванов Дмитрий Валерьевич" w:date="2024-07-17T10:32:00Z"/>
              </w:rPr>
            </w:pPr>
            <w:ins w:id="6957" w:author="Иванов Дмитрий Валерьевич" w:date="2024-07-17T10:33:00Z">
              <w:r w:rsidRPr="003F1563">
                <w:t>Нет</w:t>
              </w:r>
            </w:ins>
          </w:p>
        </w:tc>
        <w:tc>
          <w:tcPr>
            <w:tcW w:w="269" w:type="pct"/>
            <w:gridSpan w:val="2"/>
          </w:tcPr>
          <w:p w14:paraId="23280A21" w14:textId="77777777" w:rsidR="00EF0F3E" w:rsidRPr="00C75A4E" w:rsidRDefault="00EF0F3E" w:rsidP="001950A9">
            <w:pPr>
              <w:pStyle w:val="GOSTTablenorm"/>
              <w:rPr>
                <w:ins w:id="6958" w:author="Иванов Дмитрий Валерьевич" w:date="2024-07-17T10:32:00Z"/>
                <w:lang w:val="en-US"/>
              </w:rPr>
            </w:pPr>
          </w:p>
        </w:tc>
        <w:tc>
          <w:tcPr>
            <w:tcW w:w="2101" w:type="pct"/>
            <w:gridSpan w:val="2"/>
          </w:tcPr>
          <w:p w14:paraId="7B64C99E" w14:textId="77777777" w:rsidR="00EF0F3E" w:rsidRPr="003F1563" w:rsidRDefault="00EF0F3E" w:rsidP="001950A9">
            <w:pPr>
              <w:pStyle w:val="GOSTTablenorm"/>
              <w:rPr>
                <w:ins w:id="6959" w:author="Иванов Дмитрий Валерьевич" w:date="2024-07-17T10:33:00Z"/>
              </w:rPr>
            </w:pPr>
            <w:ins w:id="6960" w:author="Иванов Дмитрий Валерьевич" w:date="2024-07-17T10:33: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6497A0EA" w14:textId="2FCC2879" w:rsidR="00EF0F3E" w:rsidRPr="003F1563" w:rsidRDefault="00EF0F3E" w:rsidP="001950A9">
            <w:pPr>
              <w:pStyle w:val="GOSTTablenorm"/>
              <w:rPr>
                <w:ins w:id="6961" w:author="Иванов Дмитрий Валерьевич" w:date="2024-07-17T10:33:00Z"/>
              </w:rPr>
            </w:pPr>
            <w:ins w:id="6962" w:author="Иванов Дмитрий Валерьевич" w:date="2024-07-17T10:33:00Z">
              <w:r w:rsidRPr="003F1563">
                <w:t xml:space="preserve">Формат YYYY-MM-DD </w:t>
              </w:r>
              <w:proofErr w:type="gramStart"/>
              <w:r w:rsidRPr="003F1563">
                <w:t>hh:mm</w:t>
              </w:r>
              <w:proofErr w:type="gramEnd"/>
              <w:r w:rsidRPr="003F1563">
                <w:t>:ss</w:t>
              </w:r>
            </w:ins>
            <w:r w:rsidR="009849F3">
              <w:t>.</w:t>
            </w:r>
          </w:p>
          <w:p w14:paraId="5219674F" w14:textId="3B5125AD" w:rsidR="00EF0F3E" w:rsidRPr="003F1563" w:rsidRDefault="00EF0F3E" w:rsidP="0027578C">
            <w:pPr>
              <w:pStyle w:val="GOSTTablenorm"/>
              <w:rPr>
                <w:ins w:id="6963" w:author="Иванов Дмитрий Валерьевич" w:date="2024-07-17T10:32:00Z"/>
              </w:rPr>
            </w:pPr>
            <w:ins w:id="6964" w:author="Иванов Дмитрий Валерьевич" w:date="2024-07-17T10:33: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EF0F3E" w:rsidRPr="003F1563" w14:paraId="17DB5E16" w14:textId="77777777" w:rsidTr="00C75A4E">
        <w:trPr>
          <w:gridBefore w:val="2"/>
          <w:wBefore w:w="6" w:type="pct"/>
          <w:trHeight w:val="293"/>
          <w:jc w:val="center"/>
          <w:ins w:id="6965" w:author="Иванов Дмитрий Валерьевич" w:date="2024-07-17T10:32:00Z"/>
        </w:trPr>
        <w:tc>
          <w:tcPr>
            <w:tcW w:w="1098" w:type="pct"/>
          </w:tcPr>
          <w:p w14:paraId="2D1F4FD7" w14:textId="0C0DB038" w:rsidR="00EF0F3E" w:rsidRPr="001950A9" w:rsidRDefault="00EF0F3E" w:rsidP="001950A9">
            <w:pPr>
              <w:pStyle w:val="GOSTTablenorm"/>
              <w:rPr>
                <w:ins w:id="6966" w:author="Иванов Дмитрий Валерьевич" w:date="2024-07-17T10:32:00Z"/>
              </w:rPr>
            </w:pPr>
            <w:ins w:id="6967" w:author="Иванов Дмитрий Валерьевич" w:date="2024-07-17T10:33:00Z">
              <w:r w:rsidRPr="001950A9">
                <w:lastRenderedPageBreak/>
                <w:t xml:space="preserve">ФП – отправитель запроса, на основании которого было выполнено открытие </w:t>
              </w:r>
            </w:ins>
            <w:ins w:id="6968" w:author="Сатлер Марина Викторовна" w:date="2024-10-04T16:00:00Z">
              <w:r w:rsidR="00175C9D" w:rsidRPr="003F1563">
                <w:t>операционного дня</w:t>
              </w:r>
            </w:ins>
            <w:ins w:id="6969" w:author="Иванов Дмитрий Валерьевич" w:date="2024-07-17T10:33:00Z">
              <w:del w:id="6970" w:author="Сатлер Марина Викторовна" w:date="2024-10-04T16:00:00Z">
                <w:r w:rsidRPr="001950A9" w:rsidDel="00175C9D">
                  <w:delText>ОД</w:delText>
                </w:r>
              </w:del>
              <w:r w:rsidRPr="001950A9">
                <w:t xml:space="preserve"> для проведения отдельных операций (открытия по запросу)</w:t>
              </w:r>
            </w:ins>
          </w:p>
        </w:tc>
        <w:tc>
          <w:tcPr>
            <w:tcW w:w="766" w:type="pct"/>
          </w:tcPr>
          <w:p w14:paraId="2546BF1A" w14:textId="218682A6" w:rsidR="00EF0F3E" w:rsidRPr="001950A9" w:rsidRDefault="00EF0F3E" w:rsidP="001950A9">
            <w:pPr>
              <w:pStyle w:val="GOSTTablenorm"/>
              <w:rPr>
                <w:ins w:id="6971" w:author="Иванов Дмитрий Валерьевич" w:date="2024-07-17T10:32:00Z"/>
              </w:rPr>
            </w:pPr>
            <w:ins w:id="6972" w:author="Иванов Дмитрий Валерьевич" w:date="2024-07-17T10:33:00Z">
              <w:r w:rsidRPr="001950A9">
                <w:t>OpenOnRequestSystem</w:t>
              </w:r>
            </w:ins>
          </w:p>
        </w:tc>
        <w:tc>
          <w:tcPr>
            <w:tcW w:w="496" w:type="pct"/>
            <w:gridSpan w:val="2"/>
          </w:tcPr>
          <w:p w14:paraId="261E13AD" w14:textId="404ED98B" w:rsidR="00EF0F3E" w:rsidRPr="001950A9" w:rsidRDefault="00EF0F3E" w:rsidP="001950A9">
            <w:pPr>
              <w:pStyle w:val="GOSTTablenorm"/>
              <w:rPr>
                <w:ins w:id="6973" w:author="Иванов Дмитрий Валерьевич" w:date="2024-07-17T10:32:00Z"/>
              </w:rPr>
            </w:pPr>
            <w:ins w:id="6974" w:author="Иванов Дмитрий Валерьевич" w:date="2024-07-17T10:33:00Z">
              <w:r w:rsidRPr="001950A9">
                <w:t>Строка</w:t>
              </w:r>
            </w:ins>
          </w:p>
        </w:tc>
        <w:tc>
          <w:tcPr>
            <w:tcW w:w="264" w:type="pct"/>
            <w:gridSpan w:val="2"/>
          </w:tcPr>
          <w:p w14:paraId="6AE59568" w14:textId="2BFC8F07" w:rsidR="00EF0F3E" w:rsidRPr="001950A9" w:rsidRDefault="00EF0F3E" w:rsidP="001950A9">
            <w:pPr>
              <w:pStyle w:val="GOSTTablenorm"/>
              <w:rPr>
                <w:ins w:id="6975" w:author="Иванов Дмитрий Валерьевич" w:date="2024-07-17T10:32:00Z"/>
              </w:rPr>
            </w:pPr>
            <w:ins w:id="6976" w:author="Иванов Дмитрий Валерьевич" w:date="2024-07-17T10:33:00Z">
              <w:r w:rsidRPr="001950A9">
                <w:t>Нет</w:t>
              </w:r>
            </w:ins>
          </w:p>
        </w:tc>
        <w:tc>
          <w:tcPr>
            <w:tcW w:w="269" w:type="pct"/>
            <w:gridSpan w:val="2"/>
          </w:tcPr>
          <w:p w14:paraId="04A1B484" w14:textId="1307B7BE" w:rsidR="00EF0F3E" w:rsidRPr="001950A9" w:rsidRDefault="00EF0F3E" w:rsidP="001950A9">
            <w:pPr>
              <w:pStyle w:val="GOSTTablenorm"/>
              <w:rPr>
                <w:ins w:id="6977" w:author="Иванов Дмитрий Валерьевич" w:date="2024-07-17T10:32:00Z"/>
              </w:rPr>
            </w:pPr>
            <w:ins w:id="6978" w:author="Иванов Дмитрий Валерьевич" w:date="2024-07-17T10:33:00Z">
              <w:r w:rsidRPr="001950A9">
                <w:t>&lt;=10</w:t>
              </w:r>
            </w:ins>
          </w:p>
        </w:tc>
        <w:tc>
          <w:tcPr>
            <w:tcW w:w="2101" w:type="pct"/>
            <w:gridSpan w:val="2"/>
          </w:tcPr>
          <w:p w14:paraId="2A20B058" w14:textId="77777777" w:rsidR="00EF0F3E" w:rsidRPr="001950A9" w:rsidRDefault="00EF0F3E" w:rsidP="001950A9">
            <w:pPr>
              <w:pStyle w:val="GOSTTablenorm"/>
              <w:rPr>
                <w:ins w:id="6979" w:author="Иванов Дмитрий Валерьевич" w:date="2024-07-17T10:33:00Z"/>
              </w:rPr>
            </w:pPr>
            <w:ins w:id="6980" w:author="Иванов Дмитрий Валерьевич" w:date="2024-07-17T10:33:00Z">
              <w:r w:rsidRPr="001950A9">
                <w:t>Указывается информация о ФП – отправителе запроса, на основании которого было выполнено открытие операционного дня системы для проведения отдельных операций (открытия по запросу).</w:t>
              </w:r>
            </w:ins>
          </w:p>
          <w:p w14:paraId="4A96D7A3" w14:textId="24AB52EE" w:rsidR="00EF0F3E" w:rsidRPr="001950A9" w:rsidRDefault="00EF0F3E" w:rsidP="001950A9">
            <w:pPr>
              <w:pStyle w:val="GOSTTablenorm"/>
              <w:rPr>
                <w:ins w:id="6981" w:author="Иванов Дмитрий Валерьевич" w:date="2024-07-17T10:32:00Z"/>
              </w:rPr>
            </w:pPr>
            <w:ins w:id="6982" w:author="Иванов Дмитрий Валерьевич" w:date="2024-07-17T10:33:00Z">
              <w:r w:rsidRPr="001950A9">
                <w:t>Если день открывался по запросу более одного раза – указывается информация о ФП, инициировавшей последнее открытие по запросу</w:t>
              </w:r>
            </w:ins>
          </w:p>
        </w:tc>
      </w:tr>
      <w:tr w:rsidR="00EF0F3E" w:rsidRPr="003F1563" w14:paraId="5496BDA0" w14:textId="77777777" w:rsidTr="00C75A4E">
        <w:trPr>
          <w:gridBefore w:val="2"/>
          <w:wBefore w:w="6" w:type="pct"/>
          <w:trHeight w:val="293"/>
          <w:jc w:val="center"/>
        </w:trPr>
        <w:tc>
          <w:tcPr>
            <w:tcW w:w="1098" w:type="pct"/>
          </w:tcPr>
          <w:p w14:paraId="53E374BE" w14:textId="77777777" w:rsidR="00EF0F3E" w:rsidRPr="003F1563" w:rsidRDefault="00EF0F3E" w:rsidP="00EF0F3E">
            <w:pPr>
              <w:pStyle w:val="GOSTTablenorm"/>
            </w:pPr>
            <w:r w:rsidRPr="003F1563">
              <w:t>Дата и время закрытия операционного дня</w:t>
            </w:r>
          </w:p>
        </w:tc>
        <w:tc>
          <w:tcPr>
            <w:tcW w:w="766" w:type="pct"/>
          </w:tcPr>
          <w:p w14:paraId="58026DF2" w14:textId="77777777" w:rsidR="00EF0F3E" w:rsidRPr="003F1563" w:rsidRDefault="00EF0F3E" w:rsidP="00EF0F3E">
            <w:pPr>
              <w:pStyle w:val="GOSTTablenorm"/>
            </w:pPr>
            <w:r w:rsidRPr="003F1563">
              <w:t>CloseDate</w:t>
            </w:r>
          </w:p>
        </w:tc>
        <w:tc>
          <w:tcPr>
            <w:tcW w:w="496" w:type="pct"/>
            <w:gridSpan w:val="2"/>
          </w:tcPr>
          <w:p w14:paraId="7040BD58" w14:textId="77777777" w:rsidR="00EF0F3E" w:rsidRPr="003F1563" w:rsidRDefault="00EF0F3E" w:rsidP="00EF0F3E">
            <w:pPr>
              <w:pStyle w:val="GOSTTablenorm"/>
            </w:pPr>
            <w:r w:rsidRPr="003F1563">
              <w:t>Дата-время (timestamp)</w:t>
            </w:r>
          </w:p>
        </w:tc>
        <w:tc>
          <w:tcPr>
            <w:tcW w:w="264" w:type="pct"/>
            <w:gridSpan w:val="2"/>
          </w:tcPr>
          <w:p w14:paraId="7EACD067" w14:textId="77777777" w:rsidR="00EF0F3E" w:rsidRPr="003F1563" w:rsidRDefault="00EF0F3E" w:rsidP="00EF0F3E">
            <w:pPr>
              <w:pStyle w:val="GOSTTablenorm"/>
            </w:pPr>
            <w:r w:rsidRPr="003F1563">
              <w:t>Да</w:t>
            </w:r>
          </w:p>
        </w:tc>
        <w:tc>
          <w:tcPr>
            <w:tcW w:w="269" w:type="pct"/>
            <w:gridSpan w:val="2"/>
          </w:tcPr>
          <w:p w14:paraId="46C3EDF0" w14:textId="3BC7D981" w:rsidR="00EF0F3E" w:rsidRPr="00C75A4E" w:rsidRDefault="00EF0F3E" w:rsidP="00EF0F3E">
            <w:pPr>
              <w:pStyle w:val="GOSTTablenorm"/>
              <w:rPr>
                <w:lang w:val="en-US"/>
              </w:rPr>
            </w:pPr>
          </w:p>
        </w:tc>
        <w:tc>
          <w:tcPr>
            <w:tcW w:w="2101" w:type="pct"/>
            <w:gridSpan w:val="2"/>
          </w:tcPr>
          <w:p w14:paraId="658BE707" w14:textId="77777777" w:rsidR="00EF0F3E" w:rsidRPr="003F1563" w:rsidRDefault="00EF0F3E" w:rsidP="00EF0F3E">
            <w:pPr>
              <w:pStyle w:val="GOSTTablenorm"/>
            </w:pPr>
            <w:r w:rsidRPr="003F1563">
              <w:t>Указывается дата закрытия операционного дня системы.</w:t>
            </w:r>
          </w:p>
          <w:p w14:paraId="432AE563" w14:textId="5220F096" w:rsidR="00EF0F3E" w:rsidRPr="003F1563" w:rsidRDefault="00EF0F3E" w:rsidP="00EF0F3E">
            <w:pPr>
              <w:pStyle w:val="GOSTTablenorm"/>
            </w:pPr>
            <w:r w:rsidRPr="003F1563">
              <w:t xml:space="preserve">Формат YYYY-MM-DD </w:t>
            </w:r>
            <w:proofErr w:type="gramStart"/>
            <w:r w:rsidRPr="003F1563">
              <w:t>hh:mm</w:t>
            </w:r>
            <w:proofErr w:type="gramEnd"/>
            <w:r w:rsidRPr="003F1563">
              <w:t>:ss</w:t>
            </w:r>
            <w:r>
              <w:t>.</w:t>
            </w:r>
          </w:p>
          <w:p w14:paraId="5FAEEBBE" w14:textId="1D9DF3DD" w:rsidR="00EF0F3E" w:rsidRPr="003F1563" w:rsidRDefault="00EF0F3E" w:rsidP="00EF0F3E">
            <w:pPr>
              <w:pStyle w:val="GOSTTablenorm"/>
            </w:pPr>
            <w:r w:rsidRPr="003F1563">
              <w:t>Если день закрывался более одного раза – указы</w:t>
            </w:r>
            <w:r w:rsidR="0055495A">
              <w:t>вается дата последнего закрытия</w:t>
            </w:r>
          </w:p>
        </w:tc>
      </w:tr>
      <w:tr w:rsidR="00EF0F3E" w:rsidRPr="003F1563" w14:paraId="1C96D91B" w14:textId="77777777" w:rsidTr="00C75A4E">
        <w:trPr>
          <w:gridBefore w:val="2"/>
          <w:wBefore w:w="6" w:type="pct"/>
          <w:trHeight w:val="293"/>
          <w:jc w:val="center"/>
          <w:ins w:id="6983" w:author="Иванов Дмитрий Валерьевич" w:date="2024-07-17T10:32:00Z"/>
        </w:trPr>
        <w:tc>
          <w:tcPr>
            <w:tcW w:w="1098" w:type="pct"/>
          </w:tcPr>
          <w:p w14:paraId="78D95649" w14:textId="72C12E0C" w:rsidR="00EF0F3E" w:rsidRPr="001950A9" w:rsidRDefault="00EF0F3E" w:rsidP="001950A9">
            <w:pPr>
              <w:pStyle w:val="GOSTTablenorm"/>
              <w:rPr>
                <w:ins w:id="6984" w:author="Иванов Дмитрий Валерьевич" w:date="2024-07-17T10:32:00Z"/>
              </w:rPr>
            </w:pPr>
            <w:ins w:id="6985" w:author="Иванов Дмитрий Валерьевич" w:date="2024-07-17T10:33:00Z">
              <w:r w:rsidRPr="001950A9">
                <w:t xml:space="preserve">ФП – отправитель запроса, на основании которого было выполнено закрытие </w:t>
              </w:r>
            </w:ins>
            <w:ins w:id="6986" w:author="Сатлер Марина Викторовна" w:date="2024-10-04T16:00:00Z">
              <w:r w:rsidR="00175C9D" w:rsidRPr="003F1563">
                <w:t>операционного дня</w:t>
              </w:r>
            </w:ins>
            <w:ins w:id="6987" w:author="Иванов Дмитрий Валерьевич" w:date="2024-07-17T10:33:00Z">
              <w:del w:id="6988" w:author="Сатлер Марина Викторовна" w:date="2024-10-04T16:00:00Z">
                <w:r w:rsidRPr="001950A9" w:rsidDel="00175C9D">
                  <w:delText>ОД</w:delText>
                </w:r>
              </w:del>
            </w:ins>
          </w:p>
        </w:tc>
        <w:tc>
          <w:tcPr>
            <w:tcW w:w="766" w:type="pct"/>
          </w:tcPr>
          <w:p w14:paraId="44D02F19" w14:textId="03B3044A" w:rsidR="00EF0F3E" w:rsidRPr="001950A9" w:rsidRDefault="00EF0F3E" w:rsidP="001950A9">
            <w:pPr>
              <w:pStyle w:val="GOSTTablenorm"/>
              <w:rPr>
                <w:ins w:id="6989" w:author="Иванов Дмитрий Валерьевич" w:date="2024-07-17T10:32:00Z"/>
              </w:rPr>
            </w:pPr>
            <w:ins w:id="6990" w:author="Иванов Дмитрий Валерьевич" w:date="2024-07-17T10:33:00Z">
              <w:r w:rsidRPr="001950A9">
                <w:t>CloseSystem</w:t>
              </w:r>
            </w:ins>
          </w:p>
        </w:tc>
        <w:tc>
          <w:tcPr>
            <w:tcW w:w="496" w:type="pct"/>
            <w:gridSpan w:val="2"/>
          </w:tcPr>
          <w:p w14:paraId="01ABA03D" w14:textId="05B8434F" w:rsidR="00EF0F3E" w:rsidRPr="001950A9" w:rsidRDefault="00EF0F3E" w:rsidP="001950A9">
            <w:pPr>
              <w:pStyle w:val="GOSTTablenorm"/>
              <w:rPr>
                <w:ins w:id="6991" w:author="Иванов Дмитрий Валерьевич" w:date="2024-07-17T10:32:00Z"/>
              </w:rPr>
            </w:pPr>
            <w:ins w:id="6992" w:author="Иванов Дмитрий Валерьевич" w:date="2024-07-17T10:33:00Z">
              <w:r w:rsidRPr="001950A9">
                <w:t>Строка</w:t>
              </w:r>
            </w:ins>
          </w:p>
        </w:tc>
        <w:tc>
          <w:tcPr>
            <w:tcW w:w="264" w:type="pct"/>
            <w:gridSpan w:val="2"/>
          </w:tcPr>
          <w:p w14:paraId="302EE295" w14:textId="08FAD890" w:rsidR="00EF0F3E" w:rsidRPr="001950A9" w:rsidRDefault="00EF0F3E" w:rsidP="001950A9">
            <w:pPr>
              <w:pStyle w:val="GOSTTablenorm"/>
              <w:rPr>
                <w:ins w:id="6993" w:author="Иванов Дмитрий Валерьевич" w:date="2024-07-17T10:32:00Z"/>
              </w:rPr>
            </w:pPr>
            <w:ins w:id="6994" w:author="Иванов Дмитрий Валерьевич" w:date="2024-07-17T10:33:00Z">
              <w:r w:rsidRPr="001950A9">
                <w:t>Да</w:t>
              </w:r>
            </w:ins>
          </w:p>
        </w:tc>
        <w:tc>
          <w:tcPr>
            <w:tcW w:w="269" w:type="pct"/>
            <w:gridSpan w:val="2"/>
          </w:tcPr>
          <w:p w14:paraId="11B73E3C" w14:textId="1A52BBE5" w:rsidR="00EF0F3E" w:rsidRPr="001950A9" w:rsidRDefault="00EF0F3E" w:rsidP="001950A9">
            <w:pPr>
              <w:pStyle w:val="GOSTTablenorm"/>
              <w:rPr>
                <w:ins w:id="6995" w:author="Иванов Дмитрий Валерьевич" w:date="2024-07-17T10:32:00Z"/>
              </w:rPr>
            </w:pPr>
            <w:ins w:id="6996" w:author="Иванов Дмитрий Валерьевич" w:date="2024-07-17T10:33:00Z">
              <w:r w:rsidRPr="001950A9">
                <w:t>&lt;=10</w:t>
              </w:r>
            </w:ins>
          </w:p>
        </w:tc>
        <w:tc>
          <w:tcPr>
            <w:tcW w:w="2101" w:type="pct"/>
            <w:gridSpan w:val="2"/>
          </w:tcPr>
          <w:p w14:paraId="72FF00C7" w14:textId="77777777" w:rsidR="00EF0F3E" w:rsidRPr="001950A9" w:rsidRDefault="00EF0F3E" w:rsidP="001950A9">
            <w:pPr>
              <w:pStyle w:val="GOSTTablenorm"/>
              <w:rPr>
                <w:ins w:id="6997" w:author="Иванов Дмитрий Валерьевич" w:date="2024-07-17T10:33:00Z"/>
              </w:rPr>
            </w:pPr>
            <w:ins w:id="6998" w:author="Иванов Дмитрий Валерьевич" w:date="2024-07-17T10:33:00Z">
              <w:r w:rsidRPr="001950A9">
                <w:t>Указывается информация о ФП – отправителе запроса, на основании которого было выполнено закрытие операционного дня системы.</w:t>
              </w:r>
            </w:ins>
          </w:p>
          <w:p w14:paraId="3DDB2E95" w14:textId="4FA11850" w:rsidR="00EF0F3E" w:rsidRPr="001950A9" w:rsidRDefault="00EF0F3E" w:rsidP="001950A9">
            <w:pPr>
              <w:pStyle w:val="GOSTTablenorm"/>
              <w:rPr>
                <w:ins w:id="6999" w:author="Иванов Дмитрий Валерьевич" w:date="2024-07-17T10:32:00Z"/>
              </w:rPr>
            </w:pPr>
            <w:ins w:id="7000" w:author="Иванов Дмитрий Валерьевич" w:date="2024-07-17T10:33:00Z">
              <w:r w:rsidRPr="001950A9">
                <w:t>Если день закрывался более одного раза – указывается информация о ФП, инициировавшей последнее закрытие</w:t>
              </w:r>
            </w:ins>
          </w:p>
        </w:tc>
      </w:tr>
      <w:tr w:rsidR="00EF0F3E" w:rsidRPr="003F1563" w14:paraId="3259CC3A" w14:textId="77777777" w:rsidTr="00C75A4E">
        <w:trPr>
          <w:gridBefore w:val="2"/>
          <w:wBefore w:w="6" w:type="pct"/>
          <w:trHeight w:val="293"/>
          <w:jc w:val="center"/>
        </w:trPr>
        <w:tc>
          <w:tcPr>
            <w:tcW w:w="1098" w:type="pct"/>
          </w:tcPr>
          <w:p w14:paraId="35F588A7" w14:textId="77777777" w:rsidR="00EF0F3E" w:rsidRPr="001950A9" w:rsidRDefault="00EF0F3E" w:rsidP="001950A9">
            <w:pPr>
              <w:pStyle w:val="GOSTTablenorm"/>
            </w:pPr>
            <w:r w:rsidRPr="001950A9">
              <w:t>Дата и время окончательного закрытия операционного дня</w:t>
            </w:r>
          </w:p>
        </w:tc>
        <w:tc>
          <w:tcPr>
            <w:tcW w:w="766" w:type="pct"/>
          </w:tcPr>
          <w:p w14:paraId="27884D3B" w14:textId="77777777" w:rsidR="00EF0F3E" w:rsidRPr="001950A9" w:rsidRDefault="00EF0F3E" w:rsidP="001950A9">
            <w:pPr>
              <w:pStyle w:val="GOSTTablenorm"/>
            </w:pPr>
            <w:r w:rsidRPr="001950A9">
              <w:t>ClosePermanentlyDate</w:t>
            </w:r>
          </w:p>
        </w:tc>
        <w:tc>
          <w:tcPr>
            <w:tcW w:w="496" w:type="pct"/>
            <w:gridSpan w:val="2"/>
          </w:tcPr>
          <w:p w14:paraId="33078CC1" w14:textId="77777777" w:rsidR="00EF0F3E" w:rsidRPr="001950A9" w:rsidRDefault="00EF0F3E" w:rsidP="001950A9">
            <w:pPr>
              <w:pStyle w:val="GOSTTablenorm"/>
            </w:pPr>
            <w:r w:rsidRPr="001950A9">
              <w:t>Дата-время (timestamp)</w:t>
            </w:r>
          </w:p>
        </w:tc>
        <w:tc>
          <w:tcPr>
            <w:tcW w:w="264" w:type="pct"/>
            <w:gridSpan w:val="2"/>
          </w:tcPr>
          <w:p w14:paraId="43AF840E" w14:textId="77777777" w:rsidR="00EF0F3E" w:rsidRPr="001950A9" w:rsidRDefault="00EF0F3E" w:rsidP="001950A9">
            <w:pPr>
              <w:pStyle w:val="GOSTTablenorm"/>
            </w:pPr>
            <w:r w:rsidRPr="001950A9">
              <w:t>Нет</w:t>
            </w:r>
          </w:p>
        </w:tc>
        <w:tc>
          <w:tcPr>
            <w:tcW w:w="269" w:type="pct"/>
            <w:gridSpan w:val="2"/>
          </w:tcPr>
          <w:p w14:paraId="3F69F2EA" w14:textId="7CEFF95C" w:rsidR="00EF0F3E" w:rsidRPr="001950A9" w:rsidRDefault="00EF0F3E" w:rsidP="001950A9">
            <w:pPr>
              <w:pStyle w:val="GOSTTablenorm"/>
            </w:pPr>
          </w:p>
        </w:tc>
        <w:tc>
          <w:tcPr>
            <w:tcW w:w="2101" w:type="pct"/>
            <w:gridSpan w:val="2"/>
          </w:tcPr>
          <w:p w14:paraId="5E98CF13" w14:textId="77777777" w:rsidR="00EF0F3E" w:rsidRPr="001950A9" w:rsidRDefault="00EF0F3E" w:rsidP="001950A9">
            <w:pPr>
              <w:pStyle w:val="GOSTTablenorm"/>
            </w:pPr>
            <w:r w:rsidRPr="001950A9">
              <w:t>Указывается дата окончательного закрытия операционного дня системы.</w:t>
            </w:r>
          </w:p>
          <w:p w14:paraId="274D0477" w14:textId="54BA9185" w:rsidR="00EF0F3E" w:rsidRPr="001950A9" w:rsidRDefault="00EF0F3E" w:rsidP="001950A9">
            <w:pPr>
              <w:pStyle w:val="GOSTTablenorm"/>
            </w:pPr>
            <w:r w:rsidRPr="001950A9">
              <w:t xml:space="preserve">Формат YYYY-MM-DD </w:t>
            </w:r>
            <w:proofErr w:type="gramStart"/>
            <w:r w:rsidRPr="001950A9">
              <w:t>hh:mm</w:t>
            </w:r>
            <w:proofErr w:type="gramEnd"/>
            <w:r w:rsidRPr="001950A9">
              <w:t>:ss.</w:t>
            </w:r>
          </w:p>
          <w:p w14:paraId="50B106AC" w14:textId="0055F5BB" w:rsidR="00EF0F3E" w:rsidRPr="001950A9" w:rsidRDefault="00EF0F3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EF0F3E" w:rsidRPr="003F1563" w14:paraId="5AC71F5C" w14:textId="77777777" w:rsidTr="00C75A4E">
        <w:trPr>
          <w:gridBefore w:val="2"/>
          <w:wBefore w:w="6" w:type="pct"/>
          <w:trHeight w:val="293"/>
          <w:jc w:val="center"/>
          <w:ins w:id="7001" w:author="Иванов Дмитрий Валерьевич" w:date="2024-07-17T10:32:00Z"/>
        </w:trPr>
        <w:tc>
          <w:tcPr>
            <w:tcW w:w="1098" w:type="pct"/>
          </w:tcPr>
          <w:p w14:paraId="2AA2A029" w14:textId="126A93BA" w:rsidR="00EF0F3E" w:rsidRPr="001950A9" w:rsidRDefault="00EF0F3E" w:rsidP="001950A9">
            <w:pPr>
              <w:pStyle w:val="GOSTTablenorm"/>
              <w:rPr>
                <w:ins w:id="7002" w:author="Иванов Дмитрий Валерьевич" w:date="2024-07-17T10:32:00Z"/>
              </w:rPr>
            </w:pPr>
            <w:ins w:id="7003" w:author="Иванов Дмитрий Валерьевич" w:date="2024-07-17T10:33:00Z">
              <w:r w:rsidRPr="001950A9">
                <w:t xml:space="preserve">ФП – отправитель запроса, на основании которого было выполнено окончательное закрытие </w:t>
              </w:r>
            </w:ins>
            <w:ins w:id="7004" w:author="Сатлер Марина Викторовна" w:date="2024-10-04T16:01:00Z">
              <w:r w:rsidR="00175C9D" w:rsidRPr="00175C9D">
                <w:t>операционного дня</w:t>
              </w:r>
            </w:ins>
            <w:ins w:id="7005" w:author="Иванов Дмитрий Валерьевич" w:date="2024-07-17T10:33:00Z">
              <w:del w:id="7006" w:author="Сатлер Марина Викторовна" w:date="2024-10-04T16:01:00Z">
                <w:r w:rsidRPr="001950A9" w:rsidDel="00175C9D">
                  <w:delText>ОД</w:delText>
                </w:r>
              </w:del>
            </w:ins>
          </w:p>
        </w:tc>
        <w:tc>
          <w:tcPr>
            <w:tcW w:w="766" w:type="pct"/>
          </w:tcPr>
          <w:p w14:paraId="3BE710DF" w14:textId="2591200A" w:rsidR="00EF0F3E" w:rsidRPr="001950A9" w:rsidRDefault="00EF0F3E" w:rsidP="001950A9">
            <w:pPr>
              <w:pStyle w:val="GOSTTablenorm"/>
              <w:rPr>
                <w:ins w:id="7007" w:author="Иванов Дмитрий Валерьевич" w:date="2024-07-17T10:32:00Z"/>
              </w:rPr>
            </w:pPr>
            <w:ins w:id="7008" w:author="Иванов Дмитрий Валерьевич" w:date="2024-07-17T10:33:00Z">
              <w:r w:rsidRPr="001950A9">
                <w:t>ClosePermanentlySystem</w:t>
              </w:r>
            </w:ins>
          </w:p>
        </w:tc>
        <w:tc>
          <w:tcPr>
            <w:tcW w:w="496" w:type="pct"/>
            <w:gridSpan w:val="2"/>
          </w:tcPr>
          <w:p w14:paraId="2A7F1BE5" w14:textId="4B86ECCF" w:rsidR="00EF0F3E" w:rsidRPr="001950A9" w:rsidRDefault="00EF0F3E" w:rsidP="001950A9">
            <w:pPr>
              <w:pStyle w:val="GOSTTablenorm"/>
              <w:rPr>
                <w:ins w:id="7009" w:author="Иванов Дмитрий Валерьевич" w:date="2024-07-17T10:32:00Z"/>
              </w:rPr>
            </w:pPr>
            <w:ins w:id="7010" w:author="Иванов Дмитрий Валерьевич" w:date="2024-07-17T10:33:00Z">
              <w:r w:rsidRPr="001950A9">
                <w:t>Строка</w:t>
              </w:r>
            </w:ins>
          </w:p>
        </w:tc>
        <w:tc>
          <w:tcPr>
            <w:tcW w:w="264" w:type="pct"/>
            <w:gridSpan w:val="2"/>
          </w:tcPr>
          <w:p w14:paraId="695DF4B5" w14:textId="12379E7D" w:rsidR="00EF0F3E" w:rsidRPr="001950A9" w:rsidRDefault="00EF0F3E" w:rsidP="001950A9">
            <w:pPr>
              <w:pStyle w:val="GOSTTablenorm"/>
              <w:rPr>
                <w:ins w:id="7011" w:author="Иванов Дмитрий Валерьевич" w:date="2024-07-17T10:32:00Z"/>
              </w:rPr>
            </w:pPr>
            <w:ins w:id="7012" w:author="Иванов Дмитрий Валерьевич" w:date="2024-07-17T10:33:00Z">
              <w:r w:rsidRPr="001950A9">
                <w:t>Нет</w:t>
              </w:r>
            </w:ins>
          </w:p>
        </w:tc>
        <w:tc>
          <w:tcPr>
            <w:tcW w:w="269" w:type="pct"/>
            <w:gridSpan w:val="2"/>
          </w:tcPr>
          <w:p w14:paraId="5481BFC2" w14:textId="7AC7DA5A" w:rsidR="00EF0F3E" w:rsidRPr="001950A9" w:rsidRDefault="00EF0F3E" w:rsidP="001950A9">
            <w:pPr>
              <w:pStyle w:val="GOSTTablenorm"/>
              <w:rPr>
                <w:ins w:id="7013" w:author="Иванов Дмитрий Валерьевич" w:date="2024-07-17T10:32:00Z"/>
              </w:rPr>
            </w:pPr>
            <w:ins w:id="7014" w:author="Иванов Дмитрий Валерьевич" w:date="2024-07-17T10:33:00Z">
              <w:r w:rsidRPr="001950A9">
                <w:t>&lt;=10</w:t>
              </w:r>
            </w:ins>
          </w:p>
        </w:tc>
        <w:tc>
          <w:tcPr>
            <w:tcW w:w="2101" w:type="pct"/>
            <w:gridSpan w:val="2"/>
          </w:tcPr>
          <w:p w14:paraId="6010B0B2" w14:textId="77777777" w:rsidR="00EF0F3E" w:rsidRPr="001950A9" w:rsidRDefault="00EF0F3E" w:rsidP="001950A9">
            <w:pPr>
              <w:pStyle w:val="GOSTTablenorm"/>
              <w:rPr>
                <w:ins w:id="7015" w:author="Иванов Дмитрий Валерьевич" w:date="2024-07-17T10:33:00Z"/>
              </w:rPr>
            </w:pPr>
            <w:ins w:id="7016" w:author="Иванов Дмитрий Валерьевич" w:date="2024-07-17T10:33: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10A666EC" w14:textId="722E8349" w:rsidR="00EF0F3E" w:rsidRPr="001950A9" w:rsidRDefault="00EF0F3E" w:rsidP="001950A9">
            <w:pPr>
              <w:pStyle w:val="GOSTTablenorm"/>
              <w:rPr>
                <w:ins w:id="7017" w:author="Иванов Дмитрий Валерьевич" w:date="2024-07-17T10:32:00Z"/>
              </w:rPr>
            </w:pPr>
            <w:ins w:id="7018" w:author="Иванов Дмитрий Валерьевич" w:date="2024-07-17T10:33:00Z">
              <w:r w:rsidRPr="001950A9">
                <w:t>Если день окончательно закрывался более одного раза – указывается информация о ФП, инициировавшей последнее закрытие</w:t>
              </w:r>
            </w:ins>
          </w:p>
        </w:tc>
      </w:tr>
      <w:tr w:rsidR="00EF0F3E" w:rsidRPr="003F1563" w14:paraId="70C2CD5D" w14:textId="77777777" w:rsidTr="00C75A4E">
        <w:trPr>
          <w:gridBefore w:val="2"/>
          <w:wBefore w:w="6" w:type="pct"/>
          <w:trHeight w:val="293"/>
          <w:jc w:val="center"/>
        </w:trPr>
        <w:tc>
          <w:tcPr>
            <w:tcW w:w="1098" w:type="pct"/>
          </w:tcPr>
          <w:p w14:paraId="39FC9B72" w14:textId="77777777" w:rsidR="00EF0F3E" w:rsidRPr="00FB0E5A" w:rsidRDefault="00EF0F3E" w:rsidP="00EF0F3E">
            <w:pPr>
              <w:pStyle w:val="GOSTTablenorm"/>
              <w:rPr>
                <w:b/>
              </w:rPr>
            </w:pPr>
            <w:r w:rsidRPr="00FB0E5A">
              <w:rPr>
                <w:b/>
              </w:rPr>
              <w:t>Список ТОФК/ЦС по учету, для которых закрыли операционный день ТОФК/ЦС по учету</w:t>
            </w:r>
          </w:p>
        </w:tc>
        <w:tc>
          <w:tcPr>
            <w:tcW w:w="766" w:type="pct"/>
          </w:tcPr>
          <w:p w14:paraId="2AE43E1B" w14:textId="669E8C47" w:rsidR="00EF0F3E" w:rsidRPr="00FB0E5A" w:rsidRDefault="00EF0F3E" w:rsidP="00EF0F3E">
            <w:pPr>
              <w:pStyle w:val="GOSTTablenorm"/>
              <w:rPr>
                <w:b/>
              </w:rPr>
            </w:pPr>
            <w:r w:rsidRPr="00FB0E5A">
              <w:rPr>
                <w:b/>
              </w:rPr>
              <w:t>SubjectList</w:t>
            </w:r>
          </w:p>
        </w:tc>
        <w:tc>
          <w:tcPr>
            <w:tcW w:w="496" w:type="pct"/>
            <w:gridSpan w:val="2"/>
          </w:tcPr>
          <w:p w14:paraId="112F558C" w14:textId="77777777" w:rsidR="00EF0F3E" w:rsidRPr="003F1563" w:rsidRDefault="00EF0F3E" w:rsidP="00EF0F3E">
            <w:pPr>
              <w:pStyle w:val="GOSTTablenorm"/>
            </w:pPr>
            <w:r w:rsidRPr="003F1563">
              <w:t>Массив</w:t>
            </w:r>
          </w:p>
        </w:tc>
        <w:tc>
          <w:tcPr>
            <w:tcW w:w="264" w:type="pct"/>
            <w:gridSpan w:val="2"/>
          </w:tcPr>
          <w:p w14:paraId="5FF19720" w14:textId="77777777" w:rsidR="00EF0F3E" w:rsidRPr="003F1563" w:rsidRDefault="00EF0F3E" w:rsidP="00EF0F3E">
            <w:pPr>
              <w:pStyle w:val="GOSTTablenorm"/>
            </w:pPr>
            <w:r w:rsidRPr="003F1563">
              <w:t>Да</w:t>
            </w:r>
          </w:p>
        </w:tc>
        <w:tc>
          <w:tcPr>
            <w:tcW w:w="269" w:type="pct"/>
            <w:gridSpan w:val="2"/>
          </w:tcPr>
          <w:p w14:paraId="523F9A77" w14:textId="0F7F8DD0" w:rsidR="00EF0F3E" w:rsidRPr="003F1563" w:rsidRDefault="00EF0F3E" w:rsidP="00EF0F3E">
            <w:pPr>
              <w:pStyle w:val="GOSTTablenorm"/>
            </w:pPr>
            <w:r w:rsidRPr="003F1563">
              <w:t>=4</w:t>
            </w:r>
          </w:p>
        </w:tc>
        <w:tc>
          <w:tcPr>
            <w:tcW w:w="2101" w:type="pct"/>
            <w:gridSpan w:val="2"/>
          </w:tcPr>
          <w:p w14:paraId="6D159A06" w14:textId="7CC0C772" w:rsidR="00EF0F3E" w:rsidRPr="003F1563" w:rsidRDefault="00EF0F3E" w:rsidP="00EF0F3E">
            <w:pPr>
              <w:pStyle w:val="GOSTTablenorm"/>
            </w:pPr>
            <w:r w:rsidRPr="003F1563">
              <w:t>Размерность каждого отдельного значения в массиве соответствует указанной</w:t>
            </w:r>
          </w:p>
        </w:tc>
      </w:tr>
      <w:tr w:rsidR="00EF0F3E" w:rsidRPr="003F1563" w14:paraId="413FFDF8" w14:textId="77777777" w:rsidTr="002879E5">
        <w:trPr>
          <w:gridBefore w:val="2"/>
          <w:wBefore w:w="6" w:type="pct"/>
          <w:trHeight w:val="293"/>
          <w:jc w:val="center"/>
        </w:trPr>
        <w:tc>
          <w:tcPr>
            <w:tcW w:w="4994" w:type="pct"/>
            <w:gridSpan w:val="10"/>
            <w:shd w:val="clear" w:color="auto" w:fill="auto"/>
          </w:tcPr>
          <w:p w14:paraId="7C4D6C48" w14:textId="32C0CB4C" w:rsidR="00EF0F3E" w:rsidRPr="003F1563" w:rsidRDefault="00EF0F3E" w:rsidP="00EF0F3E">
            <w:pPr>
              <w:ind w:firstLine="0"/>
              <w:jc w:val="center"/>
              <w:rPr>
                <w:b/>
                <w:sz w:val="22"/>
                <w:szCs w:val="22"/>
              </w:rPr>
            </w:pPr>
            <w:r w:rsidRPr="003F1563">
              <w:rPr>
                <w:b/>
                <w:sz w:val="22"/>
                <w:szCs w:val="22"/>
              </w:rPr>
              <w:t>Перечень параметров ответа на запрос «Сервис массового закрытия операционных дней системы, если для указанной даты операционный день закрыт по всем ТОФК/ЦС по учету» TrDaysSysListClose (</w:t>
            </w:r>
            <w:r w:rsidRPr="003F1563">
              <w:rPr>
                <w:b/>
                <w:sz w:val="22"/>
                <w:szCs w:val="22"/>
                <w:lang w:val="en-US"/>
              </w:rPr>
              <w:t>document</w:t>
            </w:r>
            <w:r w:rsidRPr="003F1563">
              <w:rPr>
                <w:b/>
                <w:sz w:val="22"/>
                <w:szCs w:val="22"/>
              </w:rPr>
              <w:t>)</w:t>
            </w:r>
          </w:p>
        </w:tc>
      </w:tr>
      <w:tr w:rsidR="00EF0F3E" w:rsidRPr="003F1563" w14:paraId="791387D9" w14:textId="77777777" w:rsidTr="00C75A4E">
        <w:trPr>
          <w:gridBefore w:val="2"/>
          <w:wBefore w:w="6" w:type="pct"/>
          <w:trHeight w:val="293"/>
          <w:jc w:val="center"/>
        </w:trPr>
        <w:tc>
          <w:tcPr>
            <w:tcW w:w="1098" w:type="pct"/>
          </w:tcPr>
          <w:p w14:paraId="4EFED7A7" w14:textId="77777777" w:rsidR="00EF0F3E" w:rsidRPr="0040028E" w:rsidRDefault="00EF0F3E" w:rsidP="00EF0F3E">
            <w:pPr>
              <w:pStyle w:val="GOSTTablenorm"/>
              <w:rPr>
                <w:b/>
              </w:rPr>
            </w:pPr>
            <w:r w:rsidRPr="0040028E">
              <w:rPr>
                <w:b/>
              </w:rPr>
              <w:lastRenderedPageBreak/>
              <w:t>Список операционных дней системы, которые успешно закрыты</w:t>
            </w:r>
          </w:p>
        </w:tc>
        <w:tc>
          <w:tcPr>
            <w:tcW w:w="766" w:type="pct"/>
          </w:tcPr>
          <w:p w14:paraId="21A4033A" w14:textId="77777777" w:rsidR="00EF0F3E" w:rsidRPr="0040028E" w:rsidRDefault="00EF0F3E" w:rsidP="00EF0F3E">
            <w:pPr>
              <w:pStyle w:val="GOSTTablenorm"/>
              <w:rPr>
                <w:b/>
              </w:rPr>
            </w:pPr>
            <w:r w:rsidRPr="0040028E">
              <w:rPr>
                <w:b/>
              </w:rPr>
              <w:t>DayListClose</w:t>
            </w:r>
          </w:p>
        </w:tc>
        <w:tc>
          <w:tcPr>
            <w:tcW w:w="496" w:type="pct"/>
            <w:gridSpan w:val="2"/>
          </w:tcPr>
          <w:p w14:paraId="2C1C8E94" w14:textId="77777777" w:rsidR="00EF0F3E" w:rsidRPr="003F1563" w:rsidRDefault="00EF0F3E" w:rsidP="00EF0F3E">
            <w:pPr>
              <w:pStyle w:val="GOSTTablenorm"/>
            </w:pPr>
            <w:r w:rsidRPr="003F1563">
              <w:t>Массив</w:t>
            </w:r>
          </w:p>
        </w:tc>
        <w:tc>
          <w:tcPr>
            <w:tcW w:w="264" w:type="pct"/>
            <w:gridSpan w:val="2"/>
          </w:tcPr>
          <w:p w14:paraId="5E969AAE" w14:textId="77777777" w:rsidR="00EF0F3E" w:rsidRPr="003F1563" w:rsidRDefault="00EF0F3E" w:rsidP="00EF0F3E">
            <w:pPr>
              <w:pStyle w:val="GOSTTablenorm"/>
            </w:pPr>
            <w:r w:rsidRPr="003F1563">
              <w:t>Нет</w:t>
            </w:r>
          </w:p>
        </w:tc>
        <w:tc>
          <w:tcPr>
            <w:tcW w:w="269" w:type="pct"/>
            <w:gridSpan w:val="2"/>
          </w:tcPr>
          <w:p w14:paraId="52B8FA06" w14:textId="22F8F71A" w:rsidR="00EF0F3E" w:rsidRPr="00C75A4E" w:rsidRDefault="00EF0F3E" w:rsidP="00EF0F3E">
            <w:pPr>
              <w:pStyle w:val="GOSTTablenorm"/>
              <w:rPr>
                <w:lang w:val="en-US"/>
              </w:rPr>
            </w:pPr>
            <w:r>
              <w:rPr>
                <w:lang w:val="en-US"/>
              </w:rPr>
              <w:t>-</w:t>
            </w:r>
          </w:p>
        </w:tc>
        <w:tc>
          <w:tcPr>
            <w:tcW w:w="2101" w:type="pct"/>
            <w:gridSpan w:val="2"/>
          </w:tcPr>
          <w:p w14:paraId="1D5C98D7" w14:textId="216B8A10" w:rsidR="00EF0F3E" w:rsidRPr="003F1563" w:rsidRDefault="00EF0F3E" w:rsidP="00EF0F3E">
            <w:pPr>
              <w:pStyle w:val="GOSTTablenorm"/>
            </w:pPr>
            <w:r>
              <w:t>Хотя бы о</w:t>
            </w:r>
            <w:r w:rsidRPr="003F1563">
              <w:t>дин из 2-ух параметров DayListClose или DayListNotClose должен быть возвращен в ответе</w:t>
            </w:r>
            <w:r>
              <w:t>.</w:t>
            </w:r>
          </w:p>
          <w:p w14:paraId="04602FB9" w14:textId="77777777" w:rsidR="00EF0F3E" w:rsidRPr="003F1563" w:rsidRDefault="00EF0F3E" w:rsidP="00EF0F3E">
            <w:pPr>
              <w:pStyle w:val="GOSTTablenorm"/>
            </w:pPr>
            <w:r w:rsidRPr="003F1563">
              <w:t>Формат дат YYYY-MM-DD</w:t>
            </w:r>
          </w:p>
        </w:tc>
      </w:tr>
      <w:tr w:rsidR="00EF0F3E" w:rsidRPr="003F1563" w14:paraId="458A6BE1" w14:textId="77777777" w:rsidTr="00C75A4E">
        <w:trPr>
          <w:gridBefore w:val="2"/>
          <w:wBefore w:w="6" w:type="pct"/>
          <w:trHeight w:val="293"/>
          <w:jc w:val="center"/>
        </w:trPr>
        <w:tc>
          <w:tcPr>
            <w:tcW w:w="1098" w:type="pct"/>
          </w:tcPr>
          <w:p w14:paraId="7D4F8025" w14:textId="77777777" w:rsidR="00EF0F3E" w:rsidRPr="0040028E" w:rsidRDefault="00EF0F3E" w:rsidP="00EF0F3E">
            <w:pPr>
              <w:pStyle w:val="GOSTTablenorm"/>
              <w:rPr>
                <w:b/>
              </w:rPr>
            </w:pPr>
            <w:r w:rsidRPr="0040028E">
              <w:rPr>
                <w:b/>
              </w:rPr>
              <w:t>Список операционных дней системы, при закрытии которых возникли ошибки</w:t>
            </w:r>
          </w:p>
        </w:tc>
        <w:tc>
          <w:tcPr>
            <w:tcW w:w="766" w:type="pct"/>
          </w:tcPr>
          <w:p w14:paraId="6DF4166E" w14:textId="77777777" w:rsidR="00EF0F3E" w:rsidRPr="0040028E" w:rsidRDefault="00EF0F3E" w:rsidP="00EF0F3E">
            <w:pPr>
              <w:pStyle w:val="GOSTTablenorm"/>
              <w:rPr>
                <w:b/>
              </w:rPr>
            </w:pPr>
            <w:r w:rsidRPr="0040028E">
              <w:rPr>
                <w:b/>
              </w:rPr>
              <w:t>DayListNotClose</w:t>
            </w:r>
          </w:p>
        </w:tc>
        <w:tc>
          <w:tcPr>
            <w:tcW w:w="496" w:type="pct"/>
            <w:gridSpan w:val="2"/>
          </w:tcPr>
          <w:p w14:paraId="480D7811" w14:textId="77777777" w:rsidR="00EF0F3E" w:rsidRPr="003F1563" w:rsidRDefault="00EF0F3E" w:rsidP="00EF0F3E">
            <w:pPr>
              <w:pStyle w:val="GOSTTablenorm"/>
            </w:pPr>
            <w:r w:rsidRPr="003F1563">
              <w:t>Массив</w:t>
            </w:r>
          </w:p>
        </w:tc>
        <w:tc>
          <w:tcPr>
            <w:tcW w:w="264" w:type="pct"/>
            <w:gridSpan w:val="2"/>
          </w:tcPr>
          <w:p w14:paraId="47C3F2A0" w14:textId="77777777" w:rsidR="00EF0F3E" w:rsidRPr="003F1563" w:rsidRDefault="00EF0F3E" w:rsidP="00EF0F3E">
            <w:pPr>
              <w:pStyle w:val="GOSTTablenorm"/>
            </w:pPr>
            <w:r w:rsidRPr="003F1563">
              <w:t>Нет</w:t>
            </w:r>
          </w:p>
        </w:tc>
        <w:tc>
          <w:tcPr>
            <w:tcW w:w="269" w:type="pct"/>
            <w:gridSpan w:val="2"/>
          </w:tcPr>
          <w:p w14:paraId="433FC4C8" w14:textId="764E5D77" w:rsidR="00EF0F3E" w:rsidRPr="00C75A4E" w:rsidRDefault="00EF0F3E" w:rsidP="00EF0F3E">
            <w:pPr>
              <w:pStyle w:val="GOSTTablenorm"/>
              <w:rPr>
                <w:lang w:val="en-US"/>
              </w:rPr>
            </w:pPr>
            <w:r>
              <w:rPr>
                <w:lang w:val="en-US"/>
              </w:rPr>
              <w:t>-</w:t>
            </w:r>
          </w:p>
        </w:tc>
        <w:tc>
          <w:tcPr>
            <w:tcW w:w="2101" w:type="pct"/>
            <w:gridSpan w:val="2"/>
          </w:tcPr>
          <w:p w14:paraId="006D12A3" w14:textId="573FAEE0" w:rsidR="00EF0F3E" w:rsidRPr="003F1563" w:rsidRDefault="00EF0F3E" w:rsidP="00EF0F3E">
            <w:pPr>
              <w:pStyle w:val="GOSTTablenorm"/>
            </w:pPr>
            <w:r>
              <w:t>Хотя бы о</w:t>
            </w:r>
            <w:r w:rsidRPr="003F1563">
              <w:t>дин из 2-ух параметров DayListClose или DayListNotClose должен быть возвращен в ответе</w:t>
            </w:r>
            <w:r>
              <w:t>.</w:t>
            </w:r>
          </w:p>
          <w:p w14:paraId="7370B2DB" w14:textId="77777777" w:rsidR="00EF0F3E" w:rsidRPr="003F1563" w:rsidRDefault="00EF0F3E" w:rsidP="00EF0F3E">
            <w:pPr>
              <w:pStyle w:val="GOSTTablenorm"/>
            </w:pPr>
            <w:r w:rsidRPr="003F1563">
              <w:t>Формат дат YYYY-MM-DD</w:t>
            </w:r>
          </w:p>
        </w:tc>
      </w:tr>
      <w:tr w:rsidR="00EF0F3E" w:rsidRPr="003F1563" w14:paraId="0203A215" w14:textId="77777777" w:rsidTr="00C75A4E">
        <w:trPr>
          <w:gridBefore w:val="2"/>
          <w:wBefore w:w="6" w:type="pct"/>
          <w:trHeight w:val="293"/>
          <w:jc w:val="center"/>
        </w:trPr>
        <w:tc>
          <w:tcPr>
            <w:tcW w:w="1098" w:type="pct"/>
          </w:tcPr>
          <w:p w14:paraId="6A59608A" w14:textId="77777777" w:rsidR="00EF0F3E" w:rsidRPr="0040028E" w:rsidRDefault="00EF0F3E" w:rsidP="00EF0F3E">
            <w:pPr>
              <w:pStyle w:val="GOSTTablenorm"/>
              <w:rPr>
                <w:b/>
                <w:szCs w:val="22"/>
              </w:rPr>
            </w:pPr>
            <w:r w:rsidRPr="0040028E">
              <w:rPr>
                <w:b/>
                <w:szCs w:val="22"/>
              </w:rPr>
              <w:t>Данные об операционных днях системы</w:t>
            </w:r>
          </w:p>
        </w:tc>
        <w:tc>
          <w:tcPr>
            <w:tcW w:w="766" w:type="pct"/>
          </w:tcPr>
          <w:p w14:paraId="01D98B1E" w14:textId="77777777" w:rsidR="00EF0F3E" w:rsidRPr="0040028E" w:rsidRDefault="00EF0F3E" w:rsidP="00EF0F3E">
            <w:pPr>
              <w:pStyle w:val="GOSTTablenorm"/>
              <w:rPr>
                <w:b/>
                <w:szCs w:val="22"/>
              </w:rPr>
            </w:pPr>
            <w:r w:rsidRPr="0040028E">
              <w:rPr>
                <w:b/>
                <w:szCs w:val="22"/>
              </w:rPr>
              <w:t>TradingDays</w:t>
            </w:r>
          </w:p>
        </w:tc>
        <w:tc>
          <w:tcPr>
            <w:tcW w:w="496" w:type="pct"/>
            <w:gridSpan w:val="2"/>
          </w:tcPr>
          <w:p w14:paraId="11BAB07A" w14:textId="77777777" w:rsidR="00EF0F3E" w:rsidRPr="003F1563" w:rsidRDefault="00EF0F3E" w:rsidP="00EF0F3E">
            <w:pPr>
              <w:pStyle w:val="GOSTTablenorm"/>
              <w:rPr>
                <w:szCs w:val="22"/>
              </w:rPr>
            </w:pPr>
            <w:r w:rsidRPr="003F1563">
              <w:rPr>
                <w:szCs w:val="22"/>
              </w:rPr>
              <w:t>Массив</w:t>
            </w:r>
          </w:p>
        </w:tc>
        <w:tc>
          <w:tcPr>
            <w:tcW w:w="264" w:type="pct"/>
            <w:gridSpan w:val="2"/>
          </w:tcPr>
          <w:p w14:paraId="4211031A" w14:textId="77777777" w:rsidR="00EF0F3E" w:rsidRPr="003F1563" w:rsidRDefault="00EF0F3E" w:rsidP="00EF0F3E">
            <w:pPr>
              <w:pStyle w:val="GOSTTablenorm"/>
              <w:rPr>
                <w:szCs w:val="22"/>
              </w:rPr>
            </w:pPr>
            <w:r w:rsidRPr="003F1563">
              <w:rPr>
                <w:szCs w:val="22"/>
              </w:rPr>
              <w:t>Нет</w:t>
            </w:r>
          </w:p>
        </w:tc>
        <w:tc>
          <w:tcPr>
            <w:tcW w:w="269" w:type="pct"/>
            <w:gridSpan w:val="2"/>
          </w:tcPr>
          <w:p w14:paraId="21B0D191" w14:textId="27F0BE99" w:rsidR="00EF0F3E" w:rsidRPr="00C75A4E" w:rsidRDefault="00EF0F3E" w:rsidP="00EF0F3E">
            <w:pPr>
              <w:pStyle w:val="GOSTTablenorm"/>
              <w:rPr>
                <w:szCs w:val="22"/>
                <w:lang w:val="en-US"/>
              </w:rPr>
            </w:pPr>
            <w:r>
              <w:rPr>
                <w:szCs w:val="22"/>
                <w:lang w:val="en-US"/>
              </w:rPr>
              <w:t>-</w:t>
            </w:r>
          </w:p>
        </w:tc>
        <w:tc>
          <w:tcPr>
            <w:tcW w:w="2101" w:type="pct"/>
            <w:gridSpan w:val="2"/>
          </w:tcPr>
          <w:p w14:paraId="17646857" w14:textId="77777777" w:rsidR="00EF0F3E" w:rsidRPr="003F1563" w:rsidRDefault="00EF0F3E" w:rsidP="00EF0F3E">
            <w:pPr>
              <w:pStyle w:val="GOSTTablenorm"/>
              <w:rPr>
                <w:szCs w:val="22"/>
              </w:rPr>
            </w:pPr>
            <w:r w:rsidRPr="003F1563">
              <w:rPr>
                <w:szCs w:val="22"/>
              </w:rPr>
              <w:t>Блок с информацией о запрошенных операционного днях системы</w:t>
            </w:r>
          </w:p>
        </w:tc>
      </w:tr>
      <w:tr w:rsidR="00EF0F3E" w:rsidRPr="003F1563" w14:paraId="2E2B7D68" w14:textId="77777777" w:rsidTr="00C75A4E">
        <w:trPr>
          <w:gridBefore w:val="2"/>
          <w:wBefore w:w="6" w:type="pct"/>
          <w:trHeight w:val="293"/>
          <w:jc w:val="center"/>
        </w:trPr>
        <w:tc>
          <w:tcPr>
            <w:tcW w:w="1098" w:type="pct"/>
          </w:tcPr>
          <w:p w14:paraId="606DB640" w14:textId="77777777" w:rsidR="00EF0F3E" w:rsidRPr="003F1563" w:rsidRDefault="00EF0F3E" w:rsidP="00EF0F3E">
            <w:pPr>
              <w:pStyle w:val="GOSTTablenorm"/>
              <w:rPr>
                <w:szCs w:val="22"/>
              </w:rPr>
            </w:pPr>
            <w:r w:rsidRPr="003F1563">
              <w:rPr>
                <w:szCs w:val="22"/>
              </w:rPr>
              <w:t>Операционный день</w:t>
            </w:r>
          </w:p>
        </w:tc>
        <w:tc>
          <w:tcPr>
            <w:tcW w:w="766" w:type="pct"/>
          </w:tcPr>
          <w:p w14:paraId="6BF59F0C"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TradingDay</w:t>
            </w:r>
            <w:proofErr w:type="gramEnd"/>
          </w:p>
        </w:tc>
        <w:tc>
          <w:tcPr>
            <w:tcW w:w="496" w:type="pct"/>
            <w:gridSpan w:val="2"/>
          </w:tcPr>
          <w:p w14:paraId="48E3927C" w14:textId="77777777" w:rsidR="00EF0F3E" w:rsidRPr="003F1563" w:rsidRDefault="00EF0F3E" w:rsidP="00EF0F3E">
            <w:pPr>
              <w:pStyle w:val="GOSTTablenorm"/>
              <w:rPr>
                <w:szCs w:val="22"/>
              </w:rPr>
            </w:pPr>
            <w:r w:rsidRPr="003F1563">
              <w:rPr>
                <w:szCs w:val="22"/>
              </w:rPr>
              <w:t>Дата</w:t>
            </w:r>
          </w:p>
        </w:tc>
        <w:tc>
          <w:tcPr>
            <w:tcW w:w="264" w:type="pct"/>
            <w:gridSpan w:val="2"/>
          </w:tcPr>
          <w:p w14:paraId="5D777417" w14:textId="77777777" w:rsidR="00EF0F3E" w:rsidRPr="003F1563" w:rsidRDefault="00EF0F3E" w:rsidP="00EF0F3E">
            <w:pPr>
              <w:pStyle w:val="GOSTTablenorm"/>
              <w:rPr>
                <w:szCs w:val="22"/>
              </w:rPr>
            </w:pPr>
            <w:r w:rsidRPr="003F1563">
              <w:rPr>
                <w:szCs w:val="22"/>
              </w:rPr>
              <w:t>Да</w:t>
            </w:r>
          </w:p>
        </w:tc>
        <w:tc>
          <w:tcPr>
            <w:tcW w:w="269" w:type="pct"/>
            <w:gridSpan w:val="2"/>
          </w:tcPr>
          <w:p w14:paraId="4AAD766A" w14:textId="1D3E33E9" w:rsidR="00EF0F3E" w:rsidRPr="00C75A4E" w:rsidRDefault="00EF0F3E" w:rsidP="00EF0F3E">
            <w:pPr>
              <w:pStyle w:val="GOSTTablenorm"/>
              <w:rPr>
                <w:szCs w:val="22"/>
                <w:lang w:val="en-US"/>
              </w:rPr>
            </w:pPr>
          </w:p>
        </w:tc>
        <w:tc>
          <w:tcPr>
            <w:tcW w:w="2101" w:type="pct"/>
            <w:gridSpan w:val="2"/>
          </w:tcPr>
          <w:p w14:paraId="7BA49519" w14:textId="77777777" w:rsidR="00EF0F3E" w:rsidRPr="003F1563" w:rsidRDefault="00EF0F3E" w:rsidP="00EF0F3E">
            <w:pPr>
              <w:pStyle w:val="GOSTTablenorm"/>
              <w:rPr>
                <w:szCs w:val="22"/>
              </w:rPr>
            </w:pPr>
            <w:r w:rsidRPr="003F1563">
              <w:rPr>
                <w:szCs w:val="22"/>
              </w:rPr>
              <w:t>Дата операционного дня системы.</w:t>
            </w:r>
          </w:p>
          <w:p w14:paraId="73F8E30E" w14:textId="77777777" w:rsidR="00EF0F3E" w:rsidRPr="003F1563" w:rsidRDefault="00EF0F3E" w:rsidP="00EF0F3E">
            <w:pPr>
              <w:pStyle w:val="GOSTTablenorm"/>
              <w:rPr>
                <w:szCs w:val="22"/>
              </w:rPr>
            </w:pPr>
            <w:r w:rsidRPr="003F1563">
              <w:rPr>
                <w:szCs w:val="22"/>
              </w:rPr>
              <w:t>Формат YYYY-MM-DD</w:t>
            </w:r>
          </w:p>
        </w:tc>
      </w:tr>
      <w:tr w:rsidR="00EF0F3E" w:rsidRPr="003F1563" w14:paraId="2BB340E1" w14:textId="77777777" w:rsidTr="00C75A4E">
        <w:trPr>
          <w:gridBefore w:val="2"/>
          <w:wBefore w:w="6" w:type="pct"/>
          <w:trHeight w:val="293"/>
          <w:jc w:val="center"/>
        </w:trPr>
        <w:tc>
          <w:tcPr>
            <w:tcW w:w="1098" w:type="pct"/>
          </w:tcPr>
          <w:p w14:paraId="5576D938" w14:textId="77777777" w:rsidR="00EF0F3E" w:rsidRPr="003F1563" w:rsidRDefault="00EF0F3E" w:rsidP="00EF0F3E">
            <w:pPr>
              <w:pStyle w:val="GOSTTablenorm"/>
              <w:rPr>
                <w:szCs w:val="22"/>
              </w:rPr>
            </w:pPr>
            <w:r w:rsidRPr="003F1563">
              <w:rPr>
                <w:szCs w:val="22"/>
              </w:rPr>
              <w:t>Статус операционного дня</w:t>
            </w:r>
          </w:p>
        </w:tc>
        <w:tc>
          <w:tcPr>
            <w:tcW w:w="766" w:type="pct"/>
          </w:tcPr>
          <w:p w14:paraId="4B781C66"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Status</w:t>
            </w:r>
            <w:proofErr w:type="gramEnd"/>
          </w:p>
        </w:tc>
        <w:tc>
          <w:tcPr>
            <w:tcW w:w="496" w:type="pct"/>
            <w:gridSpan w:val="2"/>
          </w:tcPr>
          <w:p w14:paraId="59E653D6" w14:textId="77777777" w:rsidR="00EF0F3E" w:rsidRPr="003F1563" w:rsidRDefault="00EF0F3E" w:rsidP="00EF0F3E">
            <w:pPr>
              <w:pStyle w:val="GOSTTablenorm"/>
              <w:rPr>
                <w:szCs w:val="22"/>
              </w:rPr>
            </w:pPr>
            <w:r w:rsidRPr="003F1563">
              <w:rPr>
                <w:szCs w:val="22"/>
              </w:rPr>
              <w:t>Строка</w:t>
            </w:r>
          </w:p>
        </w:tc>
        <w:tc>
          <w:tcPr>
            <w:tcW w:w="264" w:type="pct"/>
            <w:gridSpan w:val="2"/>
          </w:tcPr>
          <w:p w14:paraId="742B3053" w14:textId="77777777" w:rsidR="00EF0F3E" w:rsidRPr="003F1563" w:rsidRDefault="00EF0F3E" w:rsidP="00EF0F3E">
            <w:pPr>
              <w:pStyle w:val="GOSTTablenorm"/>
              <w:rPr>
                <w:szCs w:val="22"/>
              </w:rPr>
            </w:pPr>
            <w:r w:rsidRPr="003F1563">
              <w:rPr>
                <w:szCs w:val="22"/>
              </w:rPr>
              <w:t>Да</w:t>
            </w:r>
          </w:p>
        </w:tc>
        <w:tc>
          <w:tcPr>
            <w:tcW w:w="269" w:type="pct"/>
            <w:gridSpan w:val="2"/>
          </w:tcPr>
          <w:p w14:paraId="37E9DC76" w14:textId="77777777" w:rsidR="00EF0F3E" w:rsidRPr="003F1563" w:rsidRDefault="00EF0F3E" w:rsidP="00EF0F3E">
            <w:pPr>
              <w:pStyle w:val="GOSTTablenorm"/>
              <w:rPr>
                <w:szCs w:val="22"/>
              </w:rPr>
            </w:pPr>
            <w:r w:rsidRPr="003F1563">
              <w:rPr>
                <w:szCs w:val="22"/>
              </w:rPr>
              <w:t>&lt;=30</w:t>
            </w:r>
          </w:p>
        </w:tc>
        <w:tc>
          <w:tcPr>
            <w:tcW w:w="2101" w:type="pct"/>
            <w:gridSpan w:val="2"/>
          </w:tcPr>
          <w:p w14:paraId="21BB5B88" w14:textId="77777777" w:rsidR="00EF0F3E" w:rsidRPr="003F1563" w:rsidRDefault="00EF0F3E" w:rsidP="00EF0F3E">
            <w:pPr>
              <w:pStyle w:val="GOSTTablenorm"/>
              <w:rPr>
                <w:szCs w:val="22"/>
              </w:rPr>
            </w:pPr>
            <w:r w:rsidRPr="003F1563">
              <w:rPr>
                <w:szCs w:val="22"/>
              </w:rPr>
              <w:t>Статус операционного дня системы</w:t>
            </w:r>
          </w:p>
        </w:tc>
      </w:tr>
      <w:tr w:rsidR="00EF0F3E" w:rsidRPr="003F1563" w14:paraId="5D612602" w14:textId="77777777" w:rsidTr="00C75A4E">
        <w:trPr>
          <w:gridBefore w:val="2"/>
          <w:wBefore w:w="6" w:type="pct"/>
          <w:trHeight w:val="293"/>
          <w:jc w:val="center"/>
        </w:trPr>
        <w:tc>
          <w:tcPr>
            <w:tcW w:w="1098" w:type="pct"/>
          </w:tcPr>
          <w:p w14:paraId="16CCD4BA" w14:textId="77777777" w:rsidR="00EF0F3E" w:rsidRPr="003F1563" w:rsidRDefault="00EF0F3E" w:rsidP="00EF0F3E">
            <w:pPr>
              <w:pStyle w:val="GOSTTablenorm"/>
              <w:rPr>
                <w:szCs w:val="22"/>
              </w:rPr>
            </w:pPr>
            <w:r w:rsidRPr="003F1563">
              <w:rPr>
                <w:szCs w:val="22"/>
              </w:rPr>
              <w:t>Дата и время открытия операционного дня</w:t>
            </w:r>
          </w:p>
        </w:tc>
        <w:tc>
          <w:tcPr>
            <w:tcW w:w="766" w:type="pct"/>
          </w:tcPr>
          <w:p w14:paraId="4B09A701"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OpenDate</w:t>
            </w:r>
            <w:proofErr w:type="gramEnd"/>
          </w:p>
        </w:tc>
        <w:tc>
          <w:tcPr>
            <w:tcW w:w="496" w:type="pct"/>
            <w:gridSpan w:val="2"/>
          </w:tcPr>
          <w:p w14:paraId="4C58BD7C" w14:textId="77777777" w:rsidR="00EF0F3E" w:rsidRPr="003F1563" w:rsidRDefault="00EF0F3E" w:rsidP="00EF0F3E">
            <w:pPr>
              <w:pStyle w:val="GOSTTablenorm"/>
              <w:rPr>
                <w:szCs w:val="22"/>
              </w:rPr>
            </w:pPr>
            <w:r w:rsidRPr="003F1563">
              <w:rPr>
                <w:szCs w:val="22"/>
              </w:rPr>
              <w:t>Дата-время (timestamp)</w:t>
            </w:r>
          </w:p>
        </w:tc>
        <w:tc>
          <w:tcPr>
            <w:tcW w:w="264" w:type="pct"/>
            <w:gridSpan w:val="2"/>
          </w:tcPr>
          <w:p w14:paraId="036A1C03" w14:textId="77777777" w:rsidR="00EF0F3E" w:rsidRPr="003F1563" w:rsidRDefault="00EF0F3E" w:rsidP="00EF0F3E">
            <w:pPr>
              <w:pStyle w:val="GOSTTablenorm"/>
              <w:rPr>
                <w:szCs w:val="22"/>
              </w:rPr>
            </w:pPr>
            <w:r w:rsidRPr="003F1563">
              <w:rPr>
                <w:szCs w:val="22"/>
              </w:rPr>
              <w:t>Да</w:t>
            </w:r>
          </w:p>
        </w:tc>
        <w:tc>
          <w:tcPr>
            <w:tcW w:w="269" w:type="pct"/>
            <w:gridSpan w:val="2"/>
          </w:tcPr>
          <w:p w14:paraId="18C14A07" w14:textId="765A444A" w:rsidR="00EF0F3E" w:rsidRPr="00C75A4E" w:rsidRDefault="00EF0F3E" w:rsidP="00EF0F3E">
            <w:pPr>
              <w:pStyle w:val="GOSTTablenorm"/>
              <w:rPr>
                <w:szCs w:val="22"/>
                <w:lang w:val="en-US"/>
              </w:rPr>
            </w:pPr>
          </w:p>
        </w:tc>
        <w:tc>
          <w:tcPr>
            <w:tcW w:w="2101" w:type="pct"/>
            <w:gridSpan w:val="2"/>
          </w:tcPr>
          <w:p w14:paraId="4A41A517" w14:textId="77777777" w:rsidR="00EF0F3E" w:rsidRPr="003F1563" w:rsidRDefault="00EF0F3E" w:rsidP="00EF0F3E">
            <w:pPr>
              <w:pStyle w:val="GOSTTablenorm"/>
              <w:rPr>
                <w:szCs w:val="22"/>
              </w:rPr>
            </w:pPr>
            <w:r w:rsidRPr="003F1563">
              <w:rPr>
                <w:szCs w:val="22"/>
              </w:rPr>
              <w:t>Указывается дата открытия операционного дня системы.</w:t>
            </w:r>
          </w:p>
          <w:p w14:paraId="5367462F" w14:textId="77777777" w:rsidR="00EF0F3E" w:rsidRPr="003F1563" w:rsidRDefault="00EF0F3E" w:rsidP="00EF0F3E">
            <w:pPr>
              <w:pStyle w:val="GOSTTablenorm"/>
              <w:rPr>
                <w:szCs w:val="22"/>
              </w:rPr>
            </w:pPr>
            <w:r w:rsidRPr="003F1563">
              <w:rPr>
                <w:szCs w:val="22"/>
              </w:rPr>
              <w:t xml:space="preserve">Формат YYYY-MM-DD </w:t>
            </w:r>
            <w:proofErr w:type="gramStart"/>
            <w:r w:rsidRPr="003F1563">
              <w:rPr>
                <w:szCs w:val="22"/>
              </w:rPr>
              <w:t>hh:mm</w:t>
            </w:r>
            <w:proofErr w:type="gramEnd"/>
            <w:r w:rsidRPr="003F1563">
              <w:rPr>
                <w:szCs w:val="22"/>
              </w:rPr>
              <w:t>:ss</w:t>
            </w:r>
          </w:p>
          <w:p w14:paraId="3BFC6951" w14:textId="331F2CE6" w:rsidR="00EF0F3E" w:rsidRPr="003F1563" w:rsidRDefault="00EF0F3E" w:rsidP="0027578C">
            <w:pPr>
              <w:pStyle w:val="GOSTTablenorm"/>
              <w:rPr>
                <w:szCs w:val="22"/>
              </w:rPr>
            </w:pPr>
            <w:r w:rsidRPr="003F1563">
              <w:rPr>
                <w:szCs w:val="22"/>
              </w:rPr>
              <w:t>Если день открывался более одного раза – указывается дата последнего открытия</w:t>
            </w:r>
          </w:p>
        </w:tc>
      </w:tr>
      <w:tr w:rsidR="00EF0F3E" w:rsidRPr="003F1563" w14:paraId="2D4B8F64" w14:textId="77777777" w:rsidTr="00C75A4E">
        <w:trPr>
          <w:gridBefore w:val="2"/>
          <w:wBefore w:w="6" w:type="pct"/>
          <w:trHeight w:val="293"/>
          <w:jc w:val="center"/>
          <w:ins w:id="7019" w:author="Иванов Дмитрий Валерьевич" w:date="2024-07-17T10:36:00Z"/>
        </w:trPr>
        <w:tc>
          <w:tcPr>
            <w:tcW w:w="1098" w:type="pct"/>
          </w:tcPr>
          <w:p w14:paraId="1A6181FE" w14:textId="7DB1FC77" w:rsidR="00EF0F3E" w:rsidRPr="001950A9" w:rsidRDefault="00EF0F3E" w:rsidP="001950A9">
            <w:pPr>
              <w:pStyle w:val="GOSTTablenorm"/>
              <w:rPr>
                <w:ins w:id="7020" w:author="Иванов Дмитрий Валерьевич" w:date="2024-07-17T10:36:00Z"/>
              </w:rPr>
            </w:pPr>
            <w:ins w:id="7021" w:author="Иванов Дмитрий Валерьевич" w:date="2024-07-17T10:36:00Z">
              <w:r w:rsidRPr="001950A9">
                <w:t xml:space="preserve">ФП – отправитель запроса, на основании которого было выполнено открытие </w:t>
              </w:r>
            </w:ins>
            <w:ins w:id="7022" w:author="Сатлер Марина Викторовна" w:date="2024-10-04T16:01:00Z">
              <w:r w:rsidR="00175C9D" w:rsidRPr="00175C9D">
                <w:t>операционного дня</w:t>
              </w:r>
            </w:ins>
            <w:ins w:id="7023" w:author="Иванов Дмитрий Валерьевич" w:date="2024-07-17T10:36:00Z">
              <w:del w:id="7024" w:author="Сатлер Марина Викторовна" w:date="2024-10-04T16:01:00Z">
                <w:r w:rsidRPr="001950A9" w:rsidDel="00175C9D">
                  <w:delText>ОД</w:delText>
                </w:r>
              </w:del>
            </w:ins>
          </w:p>
        </w:tc>
        <w:tc>
          <w:tcPr>
            <w:tcW w:w="766" w:type="pct"/>
          </w:tcPr>
          <w:p w14:paraId="29C4A792" w14:textId="670570D6" w:rsidR="00EF0F3E" w:rsidRPr="00BD7E9D" w:rsidRDefault="00EF0F3E" w:rsidP="00EF0F3E">
            <w:pPr>
              <w:pStyle w:val="GOSTTablenorm"/>
              <w:rPr>
                <w:ins w:id="7025" w:author="Иванов Дмитрий Валерьевич" w:date="2024-07-17T10:36:00Z"/>
                <w:b/>
                <w:szCs w:val="22"/>
              </w:rPr>
            </w:pPr>
            <w:proofErr w:type="gramStart"/>
            <w:ins w:id="7026" w:author="Иванов Дмитрий Валерьевич" w:date="2024-07-17T10:36:00Z">
              <w:r w:rsidRPr="00471360">
                <w:rPr>
                  <w:b/>
                  <w:szCs w:val="22"/>
                </w:rPr>
                <w:t>TradingDays:</w:t>
              </w:r>
              <w:r w:rsidRPr="008A1BFA">
                <w:rPr>
                  <w:szCs w:val="22"/>
                </w:rPr>
                <w:t>OpenSystem</w:t>
              </w:r>
              <w:proofErr w:type="gramEnd"/>
            </w:ins>
          </w:p>
        </w:tc>
        <w:tc>
          <w:tcPr>
            <w:tcW w:w="496" w:type="pct"/>
            <w:gridSpan w:val="2"/>
          </w:tcPr>
          <w:p w14:paraId="785D4BA6" w14:textId="56C69F54" w:rsidR="00EF0F3E" w:rsidRPr="003F1563" w:rsidRDefault="00EF0F3E" w:rsidP="001950A9">
            <w:pPr>
              <w:pStyle w:val="GOSTTablenorm"/>
              <w:rPr>
                <w:ins w:id="7027" w:author="Иванов Дмитрий Валерьевич" w:date="2024-07-17T10:36:00Z"/>
              </w:rPr>
            </w:pPr>
            <w:ins w:id="7028" w:author="Иванов Дмитрий Валерьевич" w:date="2024-07-17T10:36:00Z">
              <w:r w:rsidRPr="00002655">
                <w:t>Строка</w:t>
              </w:r>
            </w:ins>
          </w:p>
        </w:tc>
        <w:tc>
          <w:tcPr>
            <w:tcW w:w="264" w:type="pct"/>
            <w:gridSpan w:val="2"/>
          </w:tcPr>
          <w:p w14:paraId="2E2C27AD" w14:textId="1CDB2E56" w:rsidR="00EF0F3E" w:rsidRPr="003F1563" w:rsidRDefault="00EF0F3E" w:rsidP="001950A9">
            <w:pPr>
              <w:pStyle w:val="GOSTTablenorm"/>
              <w:rPr>
                <w:ins w:id="7029" w:author="Иванов Дмитрий Валерьевич" w:date="2024-07-17T10:36:00Z"/>
              </w:rPr>
            </w:pPr>
            <w:ins w:id="7030" w:author="Иванов Дмитрий Валерьевич" w:date="2024-07-17T10:36:00Z">
              <w:r w:rsidRPr="00002655">
                <w:t>Да</w:t>
              </w:r>
            </w:ins>
          </w:p>
        </w:tc>
        <w:tc>
          <w:tcPr>
            <w:tcW w:w="269" w:type="pct"/>
            <w:gridSpan w:val="2"/>
          </w:tcPr>
          <w:p w14:paraId="6EFAE1CD" w14:textId="1F8D6466" w:rsidR="00EF0F3E" w:rsidRPr="00C75A4E" w:rsidRDefault="00EF0F3E" w:rsidP="001950A9">
            <w:pPr>
              <w:pStyle w:val="GOSTTablenorm"/>
              <w:rPr>
                <w:ins w:id="7031" w:author="Иванов Дмитрий Валерьевич" w:date="2024-07-17T10:36:00Z"/>
                <w:lang w:val="en-US"/>
              </w:rPr>
            </w:pPr>
            <w:ins w:id="7032" w:author="Иванов Дмитрий Валерьевич" w:date="2024-07-17T10:36:00Z">
              <w:r w:rsidRPr="00002655">
                <w:t>&lt;=10</w:t>
              </w:r>
            </w:ins>
          </w:p>
        </w:tc>
        <w:tc>
          <w:tcPr>
            <w:tcW w:w="2101" w:type="pct"/>
            <w:gridSpan w:val="2"/>
          </w:tcPr>
          <w:p w14:paraId="0E5157A7" w14:textId="77777777" w:rsidR="00EF0F3E" w:rsidRDefault="00EF0F3E" w:rsidP="001950A9">
            <w:pPr>
              <w:pStyle w:val="GOSTTablenorm"/>
              <w:rPr>
                <w:ins w:id="7033" w:author="Иванов Дмитрий Валерьевич" w:date="2024-07-17T10:36:00Z"/>
              </w:rPr>
            </w:pPr>
            <w:ins w:id="7034" w:author="Иванов Дмитрий Валерьевич" w:date="2024-07-17T10:36: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29B55A07" w14:textId="225B0542" w:rsidR="00EF0F3E" w:rsidRPr="003F1563" w:rsidRDefault="00EF0F3E" w:rsidP="001950A9">
            <w:pPr>
              <w:pStyle w:val="GOSTTablenorm"/>
              <w:rPr>
                <w:ins w:id="7035" w:author="Иванов Дмитрий Валерьевич" w:date="2024-07-17T10:36:00Z"/>
              </w:rPr>
            </w:pPr>
            <w:ins w:id="7036" w:author="Иванов Дмитрий Валерьевич" w:date="2024-07-17T10:36: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EF0F3E" w:rsidRPr="003F1563" w14:paraId="07174691" w14:textId="77777777" w:rsidTr="00C75A4E">
        <w:trPr>
          <w:gridBefore w:val="2"/>
          <w:wBefore w:w="6" w:type="pct"/>
          <w:trHeight w:val="293"/>
          <w:jc w:val="center"/>
          <w:ins w:id="7037" w:author="Иванов Дмитрий Валерьевич" w:date="2024-07-17T10:36:00Z"/>
        </w:trPr>
        <w:tc>
          <w:tcPr>
            <w:tcW w:w="1098" w:type="pct"/>
          </w:tcPr>
          <w:p w14:paraId="46C8C8CB" w14:textId="45BA7B45" w:rsidR="00EF0F3E" w:rsidRPr="001950A9" w:rsidRDefault="00EF0F3E" w:rsidP="001950A9">
            <w:pPr>
              <w:pStyle w:val="GOSTTablenorm"/>
              <w:rPr>
                <w:ins w:id="7038" w:author="Иванов Дмитрий Валерьевич" w:date="2024-07-17T10:36:00Z"/>
              </w:rPr>
            </w:pPr>
            <w:ins w:id="7039" w:author="Иванов Дмитрий Валерьевич" w:date="2024-07-17T10:36:00Z">
              <w:r w:rsidRPr="001950A9">
                <w:t>Дата и время открытия операционного дня для проведения отдельных операций (открытия по запросу)</w:t>
              </w:r>
            </w:ins>
          </w:p>
        </w:tc>
        <w:tc>
          <w:tcPr>
            <w:tcW w:w="766" w:type="pct"/>
          </w:tcPr>
          <w:p w14:paraId="1FCBE8F1" w14:textId="1E17D186" w:rsidR="00EF0F3E" w:rsidRPr="00BD7E9D" w:rsidRDefault="00EF0F3E" w:rsidP="00EF0F3E">
            <w:pPr>
              <w:pStyle w:val="GOSTTablenorm"/>
              <w:rPr>
                <w:ins w:id="7040" w:author="Иванов Дмитрий Валерьевич" w:date="2024-07-17T10:36:00Z"/>
                <w:b/>
                <w:szCs w:val="22"/>
              </w:rPr>
            </w:pPr>
            <w:proofErr w:type="gramStart"/>
            <w:ins w:id="7041" w:author="Иванов Дмитрий Валерьевич" w:date="2024-07-17T10:36:00Z">
              <w:r w:rsidRPr="00471360">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proofErr w:type="gramEnd"/>
            </w:ins>
          </w:p>
        </w:tc>
        <w:tc>
          <w:tcPr>
            <w:tcW w:w="496" w:type="pct"/>
            <w:gridSpan w:val="2"/>
          </w:tcPr>
          <w:p w14:paraId="6CB42D2E" w14:textId="12CDB1C9" w:rsidR="00EF0F3E" w:rsidRPr="003F1563" w:rsidRDefault="00EF0F3E" w:rsidP="001950A9">
            <w:pPr>
              <w:pStyle w:val="GOSTTablenorm"/>
              <w:rPr>
                <w:ins w:id="7042" w:author="Иванов Дмитрий Валерьевич" w:date="2024-07-17T10:36:00Z"/>
              </w:rPr>
            </w:pPr>
            <w:ins w:id="7043" w:author="Иванов Дмитрий Валерьевич" w:date="2024-07-17T10:36:00Z">
              <w:r w:rsidRPr="003F1563">
                <w:t>Дата-время (timestamp)</w:t>
              </w:r>
            </w:ins>
          </w:p>
        </w:tc>
        <w:tc>
          <w:tcPr>
            <w:tcW w:w="264" w:type="pct"/>
            <w:gridSpan w:val="2"/>
          </w:tcPr>
          <w:p w14:paraId="5736306D" w14:textId="782A3705" w:rsidR="00EF0F3E" w:rsidRPr="003F1563" w:rsidRDefault="00EF0F3E" w:rsidP="001950A9">
            <w:pPr>
              <w:pStyle w:val="GOSTTablenorm"/>
              <w:rPr>
                <w:ins w:id="7044" w:author="Иванов Дмитрий Валерьевич" w:date="2024-07-17T10:36:00Z"/>
              </w:rPr>
            </w:pPr>
            <w:ins w:id="7045" w:author="Иванов Дмитрий Валерьевич" w:date="2024-07-17T10:36:00Z">
              <w:r w:rsidRPr="003F1563">
                <w:t>Нет</w:t>
              </w:r>
            </w:ins>
          </w:p>
        </w:tc>
        <w:tc>
          <w:tcPr>
            <w:tcW w:w="269" w:type="pct"/>
            <w:gridSpan w:val="2"/>
          </w:tcPr>
          <w:p w14:paraId="54ECA308" w14:textId="77777777" w:rsidR="00EF0F3E" w:rsidRPr="00C75A4E" w:rsidRDefault="00EF0F3E" w:rsidP="001950A9">
            <w:pPr>
              <w:pStyle w:val="GOSTTablenorm"/>
              <w:rPr>
                <w:ins w:id="7046" w:author="Иванов Дмитрий Валерьевич" w:date="2024-07-17T10:36:00Z"/>
                <w:lang w:val="en-US"/>
              </w:rPr>
            </w:pPr>
          </w:p>
        </w:tc>
        <w:tc>
          <w:tcPr>
            <w:tcW w:w="2101" w:type="pct"/>
            <w:gridSpan w:val="2"/>
          </w:tcPr>
          <w:p w14:paraId="068DB434" w14:textId="77777777" w:rsidR="00EF0F3E" w:rsidRPr="003F1563" w:rsidRDefault="00EF0F3E" w:rsidP="001950A9">
            <w:pPr>
              <w:pStyle w:val="GOSTTablenorm"/>
              <w:rPr>
                <w:ins w:id="7047" w:author="Иванов Дмитрий Валерьевич" w:date="2024-07-17T10:36:00Z"/>
              </w:rPr>
            </w:pPr>
            <w:ins w:id="7048" w:author="Иванов Дмитрий Валерьевич" w:date="2024-07-17T10:36: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0546EC43" w14:textId="006F93F0" w:rsidR="00EF0F3E" w:rsidRPr="003F1563" w:rsidRDefault="00EF0F3E" w:rsidP="001950A9">
            <w:pPr>
              <w:pStyle w:val="GOSTTablenorm"/>
              <w:rPr>
                <w:ins w:id="7049" w:author="Иванов Дмитрий Валерьевич" w:date="2024-07-17T10:36:00Z"/>
              </w:rPr>
            </w:pPr>
            <w:ins w:id="7050" w:author="Иванов Дмитрий Валерьевич" w:date="2024-07-17T10:36:00Z">
              <w:r w:rsidRPr="003F1563">
                <w:t xml:space="preserve">Формат YYYY-MM-DD </w:t>
              </w:r>
              <w:proofErr w:type="gramStart"/>
              <w:r w:rsidRPr="003F1563">
                <w:t>hh:mm</w:t>
              </w:r>
              <w:proofErr w:type="gramEnd"/>
              <w:r w:rsidRPr="003F1563">
                <w:t>:ss</w:t>
              </w:r>
            </w:ins>
            <w:r w:rsidR="009849F3">
              <w:t>.</w:t>
            </w:r>
          </w:p>
          <w:p w14:paraId="15375728" w14:textId="37E744A6" w:rsidR="00EF0F3E" w:rsidRPr="003F1563" w:rsidRDefault="00EF0F3E" w:rsidP="001950A9">
            <w:pPr>
              <w:pStyle w:val="GOSTTablenorm"/>
              <w:rPr>
                <w:ins w:id="7051" w:author="Иванов Дмитрий Валерьевич" w:date="2024-07-17T10:36:00Z"/>
              </w:rPr>
            </w:pPr>
            <w:ins w:id="7052" w:author="Иванов Дмитрий Валерьевич" w:date="2024-07-17T10:36: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EF0F3E" w:rsidRPr="003F1563" w14:paraId="3B59052F" w14:textId="77777777" w:rsidTr="00C75A4E">
        <w:trPr>
          <w:gridBefore w:val="2"/>
          <w:wBefore w:w="6" w:type="pct"/>
          <w:trHeight w:val="293"/>
          <w:jc w:val="center"/>
          <w:ins w:id="7053" w:author="Иванов Дмитрий Валерьевич" w:date="2024-07-17T10:36:00Z"/>
        </w:trPr>
        <w:tc>
          <w:tcPr>
            <w:tcW w:w="1098" w:type="pct"/>
          </w:tcPr>
          <w:p w14:paraId="22FAE286" w14:textId="5024E465" w:rsidR="00EF0F3E" w:rsidRPr="001950A9" w:rsidRDefault="00EF0F3E" w:rsidP="001950A9">
            <w:pPr>
              <w:pStyle w:val="GOSTTablenorm"/>
              <w:rPr>
                <w:ins w:id="7054" w:author="Иванов Дмитрий Валерьевич" w:date="2024-07-17T10:36:00Z"/>
              </w:rPr>
            </w:pPr>
            <w:ins w:id="7055" w:author="Иванов Дмитрий Валерьевич" w:date="2024-07-17T10:36:00Z">
              <w:r w:rsidRPr="001950A9">
                <w:t xml:space="preserve">ФП – отправитель запроса, на основании которого было выполнено открытие </w:t>
              </w:r>
            </w:ins>
            <w:ins w:id="7056" w:author="Сатлер Марина Викторовна" w:date="2024-10-04T16:01:00Z">
              <w:r w:rsidR="00175C9D" w:rsidRPr="00175C9D">
                <w:t>операционного дня</w:t>
              </w:r>
            </w:ins>
            <w:ins w:id="7057" w:author="Иванов Дмитрий Валерьевич" w:date="2024-07-17T10:36:00Z">
              <w:del w:id="7058" w:author="Сатлер Марина Викторовна" w:date="2024-10-04T16:01:00Z">
                <w:r w:rsidRPr="001950A9" w:rsidDel="00175C9D">
                  <w:delText>ОД</w:delText>
                </w:r>
              </w:del>
              <w:r w:rsidRPr="001950A9">
                <w:t xml:space="preserve"> для </w:t>
              </w:r>
              <w:r w:rsidRPr="001950A9">
                <w:lastRenderedPageBreak/>
                <w:t>проведения отдельных операций (открытия по запросу)</w:t>
              </w:r>
            </w:ins>
          </w:p>
        </w:tc>
        <w:tc>
          <w:tcPr>
            <w:tcW w:w="766" w:type="pct"/>
          </w:tcPr>
          <w:p w14:paraId="0DD0EADA" w14:textId="003C7235" w:rsidR="00EF0F3E" w:rsidRPr="00BD7E9D" w:rsidRDefault="00EF0F3E" w:rsidP="00EF0F3E">
            <w:pPr>
              <w:pStyle w:val="GOSTTablenorm"/>
              <w:rPr>
                <w:ins w:id="7059" w:author="Иванов Дмитрий Валерьевич" w:date="2024-07-17T10:36:00Z"/>
                <w:b/>
                <w:szCs w:val="22"/>
              </w:rPr>
            </w:pPr>
            <w:proofErr w:type="gramStart"/>
            <w:ins w:id="7060" w:author="Иванов Дмитрий Валерьевич" w:date="2024-07-17T10:36:00Z">
              <w:r w:rsidRPr="00471360">
                <w:rPr>
                  <w:b/>
                  <w:szCs w:val="22"/>
                </w:rPr>
                <w:lastRenderedPageBreak/>
                <w:t>TradingDays:</w:t>
              </w:r>
              <w:r w:rsidRPr="008A1BFA">
                <w:rPr>
                  <w:szCs w:val="22"/>
                </w:rPr>
                <w:t>OpenOnRequestSystem</w:t>
              </w:r>
              <w:proofErr w:type="gramEnd"/>
            </w:ins>
          </w:p>
        </w:tc>
        <w:tc>
          <w:tcPr>
            <w:tcW w:w="496" w:type="pct"/>
            <w:gridSpan w:val="2"/>
          </w:tcPr>
          <w:p w14:paraId="22CE5B34" w14:textId="29F5FC26" w:rsidR="00EF0F3E" w:rsidRPr="003F1563" w:rsidRDefault="00EF0F3E" w:rsidP="001950A9">
            <w:pPr>
              <w:pStyle w:val="GOSTTablenorm"/>
              <w:rPr>
                <w:ins w:id="7061" w:author="Иванов Дмитрий Валерьевич" w:date="2024-07-17T10:36:00Z"/>
              </w:rPr>
            </w:pPr>
            <w:ins w:id="7062" w:author="Иванов Дмитрий Валерьевич" w:date="2024-07-17T10:36:00Z">
              <w:r w:rsidRPr="00002655">
                <w:t>Строка</w:t>
              </w:r>
            </w:ins>
          </w:p>
        </w:tc>
        <w:tc>
          <w:tcPr>
            <w:tcW w:w="264" w:type="pct"/>
            <w:gridSpan w:val="2"/>
          </w:tcPr>
          <w:p w14:paraId="618DA198" w14:textId="5CD70DAE" w:rsidR="00EF0F3E" w:rsidRPr="003F1563" w:rsidRDefault="00EF0F3E" w:rsidP="001950A9">
            <w:pPr>
              <w:pStyle w:val="GOSTTablenorm"/>
              <w:rPr>
                <w:ins w:id="7063" w:author="Иванов Дмитрий Валерьевич" w:date="2024-07-17T10:36:00Z"/>
              </w:rPr>
            </w:pPr>
            <w:ins w:id="7064" w:author="Иванов Дмитрий Валерьевич" w:date="2024-07-17T10:36:00Z">
              <w:r w:rsidRPr="003F1563">
                <w:t>Нет</w:t>
              </w:r>
            </w:ins>
          </w:p>
        </w:tc>
        <w:tc>
          <w:tcPr>
            <w:tcW w:w="269" w:type="pct"/>
            <w:gridSpan w:val="2"/>
          </w:tcPr>
          <w:p w14:paraId="117D3DE8" w14:textId="4134A633" w:rsidR="00EF0F3E" w:rsidRPr="00C75A4E" w:rsidRDefault="00EF0F3E" w:rsidP="001950A9">
            <w:pPr>
              <w:pStyle w:val="GOSTTablenorm"/>
              <w:rPr>
                <w:ins w:id="7065" w:author="Иванов Дмитрий Валерьевич" w:date="2024-07-17T10:36:00Z"/>
                <w:lang w:val="en-US"/>
              </w:rPr>
            </w:pPr>
            <w:ins w:id="7066" w:author="Иванов Дмитрий Валерьевич" w:date="2024-07-17T10:36:00Z">
              <w:r w:rsidRPr="00002655">
                <w:t>&lt;=10</w:t>
              </w:r>
            </w:ins>
          </w:p>
        </w:tc>
        <w:tc>
          <w:tcPr>
            <w:tcW w:w="2101" w:type="pct"/>
            <w:gridSpan w:val="2"/>
          </w:tcPr>
          <w:p w14:paraId="1BD8D223" w14:textId="77777777" w:rsidR="00EF0F3E" w:rsidRDefault="00EF0F3E" w:rsidP="001950A9">
            <w:pPr>
              <w:pStyle w:val="GOSTTablenorm"/>
              <w:rPr>
                <w:ins w:id="7067" w:author="Иванов Дмитрий Валерьевич" w:date="2024-07-17T10:36:00Z"/>
              </w:rPr>
            </w:pPr>
            <w:ins w:id="7068" w:author="Иванов Дмитрий Валерьевич" w:date="2024-07-17T10:36: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0CBCA029" w14:textId="1BF5C662" w:rsidR="00EF0F3E" w:rsidRPr="003F1563" w:rsidRDefault="00EF0F3E" w:rsidP="001950A9">
            <w:pPr>
              <w:pStyle w:val="GOSTTablenorm"/>
              <w:rPr>
                <w:ins w:id="7069" w:author="Иванов Дмитрий Валерьевич" w:date="2024-07-17T10:36:00Z"/>
              </w:rPr>
            </w:pPr>
            <w:ins w:id="7070" w:author="Иванов Дмитрий Валерьевич" w:date="2024-07-17T10:36:00Z">
              <w:r w:rsidRPr="003F1563">
                <w:lastRenderedPageBreak/>
                <w:t>Если день открывался</w:t>
              </w:r>
              <w:r>
                <w:t xml:space="preserve"> по запросу</w:t>
              </w:r>
              <w:r w:rsidRPr="003F1563">
                <w:t xml:space="preserve"> более</w:t>
              </w:r>
            </w:ins>
            <w:r w:rsidR="0055495A">
              <w:t xml:space="preserve"> </w:t>
            </w:r>
            <w:ins w:id="7071" w:author="Иванов Дмитрий Валерьевич" w:date="2024-07-17T10:36:00Z">
              <w:r w:rsidRPr="003F1563">
                <w:t xml:space="preserve">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EF0F3E" w:rsidRPr="003F1563" w14:paraId="3ED31FCE" w14:textId="77777777" w:rsidTr="00C75A4E">
        <w:trPr>
          <w:gridBefore w:val="2"/>
          <w:wBefore w:w="6" w:type="pct"/>
          <w:trHeight w:val="293"/>
          <w:jc w:val="center"/>
        </w:trPr>
        <w:tc>
          <w:tcPr>
            <w:tcW w:w="1098" w:type="pct"/>
          </w:tcPr>
          <w:p w14:paraId="72FC15E8" w14:textId="77777777" w:rsidR="00EF0F3E" w:rsidRPr="001950A9" w:rsidRDefault="00EF0F3E" w:rsidP="001950A9">
            <w:pPr>
              <w:pStyle w:val="GOSTTablenorm"/>
            </w:pPr>
            <w:r w:rsidRPr="001950A9">
              <w:lastRenderedPageBreak/>
              <w:t>Дата и время закрытия операционного дня</w:t>
            </w:r>
          </w:p>
        </w:tc>
        <w:tc>
          <w:tcPr>
            <w:tcW w:w="766" w:type="pct"/>
          </w:tcPr>
          <w:p w14:paraId="4BE156CC"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CloseDate</w:t>
            </w:r>
            <w:proofErr w:type="gramEnd"/>
          </w:p>
        </w:tc>
        <w:tc>
          <w:tcPr>
            <w:tcW w:w="496" w:type="pct"/>
            <w:gridSpan w:val="2"/>
          </w:tcPr>
          <w:p w14:paraId="1ECBB125" w14:textId="77777777" w:rsidR="00EF0F3E" w:rsidRPr="001950A9" w:rsidRDefault="00EF0F3E" w:rsidP="001950A9">
            <w:pPr>
              <w:pStyle w:val="GOSTTablenorm"/>
            </w:pPr>
            <w:r w:rsidRPr="001950A9">
              <w:t>Дата-время (timestamp)</w:t>
            </w:r>
          </w:p>
        </w:tc>
        <w:tc>
          <w:tcPr>
            <w:tcW w:w="264" w:type="pct"/>
            <w:gridSpan w:val="2"/>
          </w:tcPr>
          <w:p w14:paraId="0757948A" w14:textId="77777777" w:rsidR="00EF0F3E" w:rsidRPr="001950A9" w:rsidRDefault="00EF0F3E" w:rsidP="001950A9">
            <w:pPr>
              <w:pStyle w:val="GOSTTablenorm"/>
            </w:pPr>
            <w:r w:rsidRPr="001950A9">
              <w:t>Да</w:t>
            </w:r>
          </w:p>
        </w:tc>
        <w:tc>
          <w:tcPr>
            <w:tcW w:w="269" w:type="pct"/>
            <w:gridSpan w:val="2"/>
          </w:tcPr>
          <w:p w14:paraId="45EA192C" w14:textId="7FFAB221" w:rsidR="00EF0F3E" w:rsidRPr="001950A9" w:rsidRDefault="00EF0F3E" w:rsidP="001950A9">
            <w:pPr>
              <w:pStyle w:val="GOSTTablenorm"/>
            </w:pPr>
          </w:p>
        </w:tc>
        <w:tc>
          <w:tcPr>
            <w:tcW w:w="2101" w:type="pct"/>
            <w:gridSpan w:val="2"/>
          </w:tcPr>
          <w:p w14:paraId="40D478D0" w14:textId="77777777" w:rsidR="00EF0F3E" w:rsidRPr="001950A9" w:rsidRDefault="00EF0F3E" w:rsidP="001950A9">
            <w:pPr>
              <w:pStyle w:val="GOSTTablenorm"/>
            </w:pPr>
            <w:r w:rsidRPr="001950A9">
              <w:t>Указывается дата закрытия операционного дня системы.</w:t>
            </w:r>
          </w:p>
          <w:p w14:paraId="322B9682" w14:textId="0122B3E7" w:rsidR="00EF0F3E" w:rsidRPr="001950A9" w:rsidRDefault="00EF0F3E" w:rsidP="001950A9">
            <w:pPr>
              <w:pStyle w:val="GOSTTablenorm"/>
            </w:pPr>
            <w:r w:rsidRPr="001950A9">
              <w:t xml:space="preserve">Формат YYYY-MM-DD </w:t>
            </w:r>
            <w:proofErr w:type="gramStart"/>
            <w:r w:rsidRPr="001950A9">
              <w:t>hh:mm</w:t>
            </w:r>
            <w:proofErr w:type="gramEnd"/>
            <w:r w:rsidRPr="001950A9">
              <w:t>:ss</w:t>
            </w:r>
            <w:r w:rsidR="009849F3">
              <w:t>.</w:t>
            </w:r>
          </w:p>
          <w:p w14:paraId="4D39D5FD" w14:textId="57E853FD" w:rsidR="00EF0F3E" w:rsidRPr="001950A9" w:rsidRDefault="00EF0F3E" w:rsidP="001950A9">
            <w:pPr>
              <w:pStyle w:val="GOSTTablenorm"/>
            </w:pPr>
            <w:r w:rsidRPr="001950A9">
              <w:t>Если день закрывался более одного раза – указывается дата последнего закрытия</w:t>
            </w:r>
          </w:p>
        </w:tc>
      </w:tr>
      <w:tr w:rsidR="00EF0F3E" w:rsidRPr="003F1563" w14:paraId="1BA1CED4" w14:textId="77777777" w:rsidTr="00C75A4E">
        <w:trPr>
          <w:gridBefore w:val="2"/>
          <w:wBefore w:w="6" w:type="pct"/>
          <w:trHeight w:val="293"/>
          <w:jc w:val="center"/>
          <w:ins w:id="7072" w:author="Иванов Дмитрий Валерьевич" w:date="2024-07-17T10:37:00Z"/>
        </w:trPr>
        <w:tc>
          <w:tcPr>
            <w:tcW w:w="1098" w:type="pct"/>
          </w:tcPr>
          <w:p w14:paraId="5F9FB1C2" w14:textId="491BF836" w:rsidR="00EF0F3E" w:rsidRPr="001950A9" w:rsidRDefault="00EF0F3E" w:rsidP="001950A9">
            <w:pPr>
              <w:pStyle w:val="GOSTTablenorm"/>
              <w:rPr>
                <w:ins w:id="7073" w:author="Иванов Дмитрий Валерьевич" w:date="2024-07-17T10:37:00Z"/>
              </w:rPr>
            </w:pPr>
            <w:ins w:id="7074" w:author="Иванов Дмитрий Валерьевич" w:date="2024-07-17T10:37:00Z">
              <w:r w:rsidRPr="001950A9">
                <w:t xml:space="preserve">ФП – отправитель запроса, на основании которого было выполнено закрытие </w:t>
              </w:r>
            </w:ins>
            <w:ins w:id="7075" w:author="Сатлер Марина Викторовна" w:date="2024-10-04T16:01:00Z">
              <w:r w:rsidR="00175C9D" w:rsidRPr="00175C9D">
                <w:t>операционного дня</w:t>
              </w:r>
            </w:ins>
            <w:del w:id="7076" w:author="Сатлер Марина Викторовна" w:date="2024-10-04T16:01:00Z">
              <w:r w:rsidRPr="001950A9" w:rsidDel="00175C9D">
                <w:delText>ОД</w:delText>
              </w:r>
            </w:del>
          </w:p>
        </w:tc>
        <w:tc>
          <w:tcPr>
            <w:tcW w:w="766" w:type="pct"/>
          </w:tcPr>
          <w:p w14:paraId="0C734D7A" w14:textId="141967EA" w:rsidR="00EF0F3E" w:rsidRPr="00BD7E9D" w:rsidRDefault="00EF0F3E" w:rsidP="00EF0F3E">
            <w:pPr>
              <w:pStyle w:val="GOSTTablenorm"/>
              <w:rPr>
                <w:ins w:id="7077" w:author="Иванов Дмитрий Валерьевич" w:date="2024-07-17T10:37:00Z"/>
                <w:b/>
                <w:szCs w:val="22"/>
              </w:rPr>
            </w:pPr>
            <w:proofErr w:type="gramStart"/>
            <w:ins w:id="7078" w:author="Иванов Дмитрий Валерьевич" w:date="2024-07-17T10:37:00Z">
              <w:r w:rsidRPr="00471360">
                <w:rPr>
                  <w:b/>
                  <w:szCs w:val="22"/>
                </w:rPr>
                <w:t>TradingDays:</w:t>
              </w:r>
              <w:r w:rsidRPr="008A1BFA">
                <w:rPr>
                  <w:szCs w:val="22"/>
                </w:rPr>
                <w:t>CloseSystem</w:t>
              </w:r>
              <w:proofErr w:type="gramEnd"/>
            </w:ins>
          </w:p>
        </w:tc>
        <w:tc>
          <w:tcPr>
            <w:tcW w:w="496" w:type="pct"/>
            <w:gridSpan w:val="2"/>
          </w:tcPr>
          <w:p w14:paraId="3E6FE74F" w14:textId="2DB43255" w:rsidR="00EF0F3E" w:rsidRPr="001950A9" w:rsidRDefault="00EF0F3E" w:rsidP="001950A9">
            <w:pPr>
              <w:pStyle w:val="GOSTTablenorm"/>
              <w:rPr>
                <w:ins w:id="7079" w:author="Иванов Дмитрий Валерьевич" w:date="2024-07-17T10:37:00Z"/>
              </w:rPr>
            </w:pPr>
            <w:ins w:id="7080" w:author="Иванов Дмитрий Валерьевич" w:date="2024-07-17T10:37:00Z">
              <w:r w:rsidRPr="001950A9">
                <w:t>Строка</w:t>
              </w:r>
            </w:ins>
          </w:p>
        </w:tc>
        <w:tc>
          <w:tcPr>
            <w:tcW w:w="264" w:type="pct"/>
            <w:gridSpan w:val="2"/>
          </w:tcPr>
          <w:p w14:paraId="66099F0F" w14:textId="74FBB4CD" w:rsidR="00EF0F3E" w:rsidRPr="001950A9" w:rsidRDefault="00EF0F3E" w:rsidP="001950A9">
            <w:pPr>
              <w:pStyle w:val="GOSTTablenorm"/>
              <w:rPr>
                <w:ins w:id="7081" w:author="Иванов Дмитрий Валерьевич" w:date="2024-07-17T10:37:00Z"/>
              </w:rPr>
            </w:pPr>
            <w:ins w:id="7082" w:author="Иванов Дмитрий Валерьевич" w:date="2024-07-17T10:37:00Z">
              <w:r w:rsidRPr="001950A9">
                <w:t>Да</w:t>
              </w:r>
            </w:ins>
          </w:p>
        </w:tc>
        <w:tc>
          <w:tcPr>
            <w:tcW w:w="269" w:type="pct"/>
            <w:gridSpan w:val="2"/>
          </w:tcPr>
          <w:p w14:paraId="1A27E8BB" w14:textId="77541913" w:rsidR="00EF0F3E" w:rsidRPr="001950A9" w:rsidRDefault="00EF0F3E" w:rsidP="001950A9">
            <w:pPr>
              <w:pStyle w:val="GOSTTablenorm"/>
              <w:rPr>
                <w:ins w:id="7083" w:author="Иванов Дмитрий Валерьевич" w:date="2024-07-17T10:37:00Z"/>
              </w:rPr>
            </w:pPr>
            <w:ins w:id="7084" w:author="Иванов Дмитрий Валерьевич" w:date="2024-07-17T10:37:00Z">
              <w:r w:rsidRPr="001950A9">
                <w:t>&lt;=10</w:t>
              </w:r>
            </w:ins>
          </w:p>
        </w:tc>
        <w:tc>
          <w:tcPr>
            <w:tcW w:w="2101" w:type="pct"/>
            <w:gridSpan w:val="2"/>
          </w:tcPr>
          <w:p w14:paraId="7052F0CD" w14:textId="77777777" w:rsidR="00EF0F3E" w:rsidRPr="001950A9" w:rsidRDefault="00EF0F3E" w:rsidP="001950A9">
            <w:pPr>
              <w:pStyle w:val="GOSTTablenorm"/>
              <w:rPr>
                <w:ins w:id="7085" w:author="Иванов Дмитрий Валерьевич" w:date="2024-07-17T10:37:00Z"/>
              </w:rPr>
            </w:pPr>
            <w:ins w:id="7086" w:author="Иванов Дмитрий Валерьевич" w:date="2024-07-17T10:37:00Z">
              <w:r w:rsidRPr="001950A9">
                <w:t>Указывается информация о ФП – отправителе запроса, на основании которого было выполнено закрытие операционного дня системы.</w:t>
              </w:r>
            </w:ins>
          </w:p>
          <w:p w14:paraId="0817FF17" w14:textId="3EC86C5A" w:rsidR="00EF0F3E" w:rsidRPr="001950A9" w:rsidRDefault="00EF0F3E" w:rsidP="001950A9">
            <w:pPr>
              <w:pStyle w:val="GOSTTablenorm"/>
              <w:rPr>
                <w:ins w:id="7087" w:author="Иванов Дмитрий Валерьевич" w:date="2024-07-17T10:37:00Z"/>
              </w:rPr>
            </w:pPr>
            <w:ins w:id="7088" w:author="Иванов Дмитрий Валерьевич" w:date="2024-07-17T10:37:00Z">
              <w:r w:rsidRPr="001950A9">
                <w:t>Если день закрывался более одного раза – указывается информация о ФП, инициировавшей последнее закрытие</w:t>
              </w:r>
            </w:ins>
          </w:p>
        </w:tc>
      </w:tr>
      <w:tr w:rsidR="00EF0F3E" w:rsidRPr="003F1563" w14:paraId="653F666A" w14:textId="77777777" w:rsidTr="00C75A4E">
        <w:trPr>
          <w:gridBefore w:val="2"/>
          <w:wBefore w:w="6" w:type="pct"/>
          <w:trHeight w:val="293"/>
          <w:jc w:val="center"/>
        </w:trPr>
        <w:tc>
          <w:tcPr>
            <w:tcW w:w="1098" w:type="pct"/>
          </w:tcPr>
          <w:p w14:paraId="4477F3F5" w14:textId="77777777" w:rsidR="00EF0F3E" w:rsidRPr="001950A9" w:rsidRDefault="00EF0F3E" w:rsidP="001950A9">
            <w:pPr>
              <w:pStyle w:val="GOSTTablenorm"/>
            </w:pPr>
            <w:r w:rsidRPr="001950A9">
              <w:t>Дата и время окончательного закрытия операционного дня</w:t>
            </w:r>
          </w:p>
        </w:tc>
        <w:tc>
          <w:tcPr>
            <w:tcW w:w="766" w:type="pct"/>
          </w:tcPr>
          <w:p w14:paraId="48D6DAD7"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ClosePermanentlyDate</w:t>
            </w:r>
            <w:proofErr w:type="gramEnd"/>
          </w:p>
        </w:tc>
        <w:tc>
          <w:tcPr>
            <w:tcW w:w="496" w:type="pct"/>
            <w:gridSpan w:val="2"/>
          </w:tcPr>
          <w:p w14:paraId="759645F7" w14:textId="77777777" w:rsidR="00EF0F3E" w:rsidRPr="001950A9" w:rsidRDefault="00EF0F3E" w:rsidP="001950A9">
            <w:pPr>
              <w:pStyle w:val="GOSTTablenorm"/>
            </w:pPr>
            <w:r w:rsidRPr="001950A9">
              <w:t>Дата-время (timestamp)</w:t>
            </w:r>
          </w:p>
        </w:tc>
        <w:tc>
          <w:tcPr>
            <w:tcW w:w="264" w:type="pct"/>
            <w:gridSpan w:val="2"/>
          </w:tcPr>
          <w:p w14:paraId="21070919" w14:textId="77777777" w:rsidR="00EF0F3E" w:rsidRPr="001950A9" w:rsidRDefault="00EF0F3E" w:rsidP="001950A9">
            <w:pPr>
              <w:pStyle w:val="GOSTTablenorm"/>
            </w:pPr>
            <w:r w:rsidRPr="001950A9">
              <w:t>Нет</w:t>
            </w:r>
          </w:p>
        </w:tc>
        <w:tc>
          <w:tcPr>
            <w:tcW w:w="269" w:type="pct"/>
            <w:gridSpan w:val="2"/>
          </w:tcPr>
          <w:p w14:paraId="25F4BB02" w14:textId="4F90A7E1" w:rsidR="00EF0F3E" w:rsidRPr="001950A9" w:rsidRDefault="00EF0F3E" w:rsidP="001950A9">
            <w:pPr>
              <w:pStyle w:val="GOSTTablenorm"/>
            </w:pPr>
          </w:p>
        </w:tc>
        <w:tc>
          <w:tcPr>
            <w:tcW w:w="2101" w:type="pct"/>
            <w:gridSpan w:val="2"/>
          </w:tcPr>
          <w:p w14:paraId="38B6F4AC" w14:textId="77777777" w:rsidR="00EF0F3E" w:rsidRPr="001950A9" w:rsidRDefault="00EF0F3E" w:rsidP="001950A9">
            <w:pPr>
              <w:pStyle w:val="GOSTTablenorm"/>
            </w:pPr>
            <w:r w:rsidRPr="001950A9">
              <w:t>Указывается дата окончательного закрытия операционного дня системы.</w:t>
            </w:r>
          </w:p>
          <w:p w14:paraId="5DD5461F" w14:textId="2B9B5DF4" w:rsidR="00EF0F3E" w:rsidRPr="001950A9" w:rsidRDefault="00EF0F3E" w:rsidP="001950A9">
            <w:pPr>
              <w:pStyle w:val="GOSTTablenorm"/>
            </w:pPr>
            <w:r w:rsidRPr="001950A9">
              <w:t xml:space="preserve">Формат YYYY-MM-DD </w:t>
            </w:r>
            <w:proofErr w:type="gramStart"/>
            <w:r w:rsidRPr="001950A9">
              <w:t>hh:mm</w:t>
            </w:r>
            <w:proofErr w:type="gramEnd"/>
            <w:r w:rsidRPr="001950A9">
              <w:t>:ss.</w:t>
            </w:r>
          </w:p>
          <w:p w14:paraId="59EFF2B8" w14:textId="45F80BC5" w:rsidR="00EF0F3E" w:rsidRPr="001950A9" w:rsidRDefault="00EF0F3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EF0F3E" w:rsidRPr="003F1563" w14:paraId="718DCDD4" w14:textId="77777777" w:rsidTr="00C75A4E">
        <w:trPr>
          <w:gridBefore w:val="2"/>
          <w:wBefore w:w="6" w:type="pct"/>
          <w:trHeight w:val="293"/>
          <w:jc w:val="center"/>
          <w:ins w:id="7089" w:author="Иванов Дмитрий Валерьевич" w:date="2024-07-17T10:37:00Z"/>
        </w:trPr>
        <w:tc>
          <w:tcPr>
            <w:tcW w:w="1098" w:type="pct"/>
          </w:tcPr>
          <w:p w14:paraId="039B5ED1" w14:textId="204EB90B" w:rsidR="00EF0F3E" w:rsidRPr="001950A9" w:rsidRDefault="00EF0F3E" w:rsidP="001950A9">
            <w:pPr>
              <w:pStyle w:val="GOSTTablenorm"/>
              <w:rPr>
                <w:ins w:id="7090" w:author="Иванов Дмитрий Валерьевич" w:date="2024-07-17T10:37:00Z"/>
              </w:rPr>
            </w:pPr>
            <w:ins w:id="7091" w:author="Иванов Дмитрий Валерьевич" w:date="2024-07-17T10:37:00Z">
              <w:r w:rsidRPr="001950A9">
                <w:t xml:space="preserve">ФП – отправитель запроса, на основании которого было выполнено окончательное закрытие </w:t>
              </w:r>
            </w:ins>
            <w:ins w:id="7092" w:author="Сатлер Марина Викторовна" w:date="2024-10-04T16:01:00Z">
              <w:r w:rsidR="00175C9D" w:rsidRPr="00175C9D">
                <w:t>операционного дня</w:t>
              </w:r>
            </w:ins>
            <w:ins w:id="7093" w:author="Иванов Дмитрий Валерьевич" w:date="2024-07-17T10:37:00Z">
              <w:del w:id="7094" w:author="Сатлер Марина Викторовна" w:date="2024-10-04T16:01:00Z">
                <w:r w:rsidRPr="001950A9" w:rsidDel="00175C9D">
                  <w:delText>ОД</w:delText>
                </w:r>
              </w:del>
            </w:ins>
          </w:p>
        </w:tc>
        <w:tc>
          <w:tcPr>
            <w:tcW w:w="766" w:type="pct"/>
          </w:tcPr>
          <w:p w14:paraId="7A911B10" w14:textId="3DC8DD0A" w:rsidR="00EF0F3E" w:rsidRPr="00BD7E9D" w:rsidRDefault="00EF0F3E" w:rsidP="00EF0F3E">
            <w:pPr>
              <w:pStyle w:val="GOSTTablenorm"/>
              <w:rPr>
                <w:ins w:id="7095" w:author="Иванов Дмитрий Валерьевич" w:date="2024-07-17T10:37:00Z"/>
                <w:b/>
                <w:szCs w:val="22"/>
              </w:rPr>
            </w:pPr>
            <w:proofErr w:type="gramStart"/>
            <w:ins w:id="7096" w:author="Иванов Дмитрий Валерьевич" w:date="2024-07-17T10:37:00Z">
              <w:r w:rsidRPr="00471360">
                <w:rPr>
                  <w:b/>
                  <w:szCs w:val="22"/>
                </w:rPr>
                <w:t>TradingDays:</w:t>
              </w:r>
              <w:r w:rsidRPr="008A1BFA">
                <w:rPr>
                  <w:szCs w:val="22"/>
                </w:rPr>
                <w:t>ClosePermanentlySystem</w:t>
              </w:r>
              <w:proofErr w:type="gramEnd"/>
            </w:ins>
          </w:p>
        </w:tc>
        <w:tc>
          <w:tcPr>
            <w:tcW w:w="496" w:type="pct"/>
            <w:gridSpan w:val="2"/>
          </w:tcPr>
          <w:p w14:paraId="2BC83C49" w14:textId="5DD4AFF5" w:rsidR="00EF0F3E" w:rsidRPr="001950A9" w:rsidRDefault="00EF0F3E" w:rsidP="001950A9">
            <w:pPr>
              <w:pStyle w:val="GOSTTablenorm"/>
              <w:rPr>
                <w:ins w:id="7097" w:author="Иванов Дмитрий Валерьевич" w:date="2024-07-17T10:37:00Z"/>
              </w:rPr>
            </w:pPr>
            <w:ins w:id="7098" w:author="Иванов Дмитрий Валерьевич" w:date="2024-07-17T10:37:00Z">
              <w:r w:rsidRPr="001950A9">
                <w:t>Строка</w:t>
              </w:r>
            </w:ins>
          </w:p>
        </w:tc>
        <w:tc>
          <w:tcPr>
            <w:tcW w:w="264" w:type="pct"/>
            <w:gridSpan w:val="2"/>
          </w:tcPr>
          <w:p w14:paraId="3BBD7F95" w14:textId="436F365A" w:rsidR="00EF0F3E" w:rsidRPr="001950A9" w:rsidRDefault="00EF0F3E" w:rsidP="001950A9">
            <w:pPr>
              <w:pStyle w:val="GOSTTablenorm"/>
              <w:rPr>
                <w:ins w:id="7099" w:author="Иванов Дмитрий Валерьевич" w:date="2024-07-17T10:37:00Z"/>
              </w:rPr>
            </w:pPr>
            <w:ins w:id="7100" w:author="Иванов Дмитрий Валерьевич" w:date="2024-07-17T10:37:00Z">
              <w:r w:rsidRPr="001950A9">
                <w:t>Нет</w:t>
              </w:r>
            </w:ins>
          </w:p>
        </w:tc>
        <w:tc>
          <w:tcPr>
            <w:tcW w:w="269" w:type="pct"/>
            <w:gridSpan w:val="2"/>
          </w:tcPr>
          <w:p w14:paraId="6FD44068" w14:textId="1C84E733" w:rsidR="00EF0F3E" w:rsidRPr="001950A9" w:rsidRDefault="00EF0F3E" w:rsidP="001950A9">
            <w:pPr>
              <w:pStyle w:val="GOSTTablenorm"/>
              <w:rPr>
                <w:ins w:id="7101" w:author="Иванов Дмитрий Валерьевич" w:date="2024-07-17T10:37:00Z"/>
              </w:rPr>
            </w:pPr>
            <w:ins w:id="7102" w:author="Иванов Дмитрий Валерьевич" w:date="2024-07-17T10:37:00Z">
              <w:r w:rsidRPr="001950A9">
                <w:t>&lt;=10</w:t>
              </w:r>
            </w:ins>
          </w:p>
        </w:tc>
        <w:tc>
          <w:tcPr>
            <w:tcW w:w="2101" w:type="pct"/>
            <w:gridSpan w:val="2"/>
          </w:tcPr>
          <w:p w14:paraId="31A65476" w14:textId="77777777" w:rsidR="00EF0F3E" w:rsidRPr="001950A9" w:rsidRDefault="00EF0F3E" w:rsidP="001950A9">
            <w:pPr>
              <w:pStyle w:val="GOSTTablenorm"/>
              <w:rPr>
                <w:ins w:id="7103" w:author="Иванов Дмитрий Валерьевич" w:date="2024-07-17T10:37:00Z"/>
              </w:rPr>
            </w:pPr>
            <w:ins w:id="7104" w:author="Иванов Дмитрий Валерьевич" w:date="2024-07-17T10:37: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3CB7C859" w14:textId="279E9476" w:rsidR="00EF0F3E" w:rsidRPr="001950A9" w:rsidRDefault="00EF0F3E" w:rsidP="001950A9">
            <w:pPr>
              <w:pStyle w:val="GOSTTablenorm"/>
              <w:rPr>
                <w:ins w:id="7105" w:author="Иванов Дмитрий Валерьевич" w:date="2024-07-17T10:37:00Z"/>
              </w:rPr>
            </w:pPr>
            <w:ins w:id="7106" w:author="Иванов Дмитрий Валерьевич" w:date="2024-07-17T10:37:00Z">
              <w:r w:rsidRPr="001950A9">
                <w:t>Если день окончательно закрывался более одного раза – указывается информация о ФП, инициировавшей последнее закрытие</w:t>
              </w:r>
            </w:ins>
          </w:p>
        </w:tc>
      </w:tr>
      <w:tr w:rsidR="00EF0F3E" w:rsidRPr="003F1563" w14:paraId="1879CCB0" w14:textId="77777777" w:rsidTr="00C75A4E">
        <w:trPr>
          <w:gridBefore w:val="2"/>
          <w:wBefore w:w="6" w:type="pct"/>
          <w:trHeight w:val="293"/>
          <w:jc w:val="center"/>
        </w:trPr>
        <w:tc>
          <w:tcPr>
            <w:tcW w:w="1098" w:type="pct"/>
          </w:tcPr>
          <w:p w14:paraId="4C48EE16" w14:textId="77777777" w:rsidR="00EF0F3E" w:rsidRPr="003F1563" w:rsidRDefault="00EF0F3E" w:rsidP="00EF0F3E">
            <w:pPr>
              <w:pStyle w:val="GOSTTablenorm"/>
              <w:rPr>
                <w:szCs w:val="22"/>
              </w:rPr>
            </w:pPr>
            <w:r w:rsidRPr="003F1563">
              <w:rPr>
                <w:szCs w:val="22"/>
              </w:rPr>
              <w:t>Статус выполнения операции закрытия операционного дня системы</w:t>
            </w:r>
          </w:p>
        </w:tc>
        <w:tc>
          <w:tcPr>
            <w:tcW w:w="766" w:type="pct"/>
          </w:tcPr>
          <w:p w14:paraId="24E2AC51"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ReturnStatus</w:t>
            </w:r>
            <w:proofErr w:type="gramEnd"/>
          </w:p>
        </w:tc>
        <w:tc>
          <w:tcPr>
            <w:tcW w:w="496" w:type="pct"/>
            <w:gridSpan w:val="2"/>
          </w:tcPr>
          <w:p w14:paraId="26F96F9A" w14:textId="77777777" w:rsidR="00EF0F3E" w:rsidRPr="003F1563" w:rsidRDefault="00EF0F3E" w:rsidP="00EF0F3E">
            <w:pPr>
              <w:pStyle w:val="GOSTTablenorm"/>
              <w:rPr>
                <w:szCs w:val="22"/>
              </w:rPr>
            </w:pPr>
            <w:r w:rsidRPr="003F1563">
              <w:rPr>
                <w:szCs w:val="22"/>
              </w:rPr>
              <w:t>Строка</w:t>
            </w:r>
          </w:p>
        </w:tc>
        <w:tc>
          <w:tcPr>
            <w:tcW w:w="264" w:type="pct"/>
            <w:gridSpan w:val="2"/>
          </w:tcPr>
          <w:p w14:paraId="4A3B280F" w14:textId="77777777" w:rsidR="00EF0F3E" w:rsidRPr="00405E73" w:rsidRDefault="00EF0F3E" w:rsidP="00EF0F3E">
            <w:pPr>
              <w:pStyle w:val="GOSTTablenorm"/>
              <w:rPr>
                <w:szCs w:val="22"/>
              </w:rPr>
            </w:pPr>
            <w:r w:rsidRPr="00405E73">
              <w:rPr>
                <w:szCs w:val="22"/>
              </w:rPr>
              <w:t>Да</w:t>
            </w:r>
          </w:p>
        </w:tc>
        <w:tc>
          <w:tcPr>
            <w:tcW w:w="269" w:type="pct"/>
            <w:gridSpan w:val="2"/>
          </w:tcPr>
          <w:p w14:paraId="5A7C9B5E" w14:textId="23A94080" w:rsidR="00EF0F3E" w:rsidRPr="00405E73" w:rsidRDefault="00EF0F3E" w:rsidP="00EF0F3E">
            <w:pPr>
              <w:pStyle w:val="GOSTTablenorm"/>
              <w:rPr>
                <w:szCs w:val="22"/>
              </w:rPr>
            </w:pPr>
            <w:ins w:id="7107" w:author="Сатлер Марина Викторовна" w:date="2023-12-27T07:43:00Z">
              <w:r w:rsidRPr="00405E73">
                <w:rPr>
                  <w:szCs w:val="22"/>
                </w:rPr>
                <w:t>=</w:t>
              </w:r>
            </w:ins>
            <w:r w:rsidRPr="00405E73">
              <w:rPr>
                <w:szCs w:val="22"/>
              </w:rPr>
              <w:t>1</w:t>
            </w:r>
          </w:p>
        </w:tc>
        <w:tc>
          <w:tcPr>
            <w:tcW w:w="2101" w:type="pct"/>
            <w:gridSpan w:val="2"/>
          </w:tcPr>
          <w:p w14:paraId="79614FC5" w14:textId="77777777" w:rsidR="00EF0F3E" w:rsidRDefault="00EF0F3E" w:rsidP="00EF0F3E">
            <w:pPr>
              <w:pStyle w:val="GOSTTablenorm"/>
              <w:rPr>
                <w:szCs w:val="22"/>
              </w:rPr>
            </w:pPr>
            <w:r w:rsidRPr="003F1563">
              <w:rPr>
                <w:szCs w:val="22"/>
              </w:rPr>
              <w:t>Статус выполнения закрытия операционного дня системы</w:t>
            </w:r>
            <w:r>
              <w:rPr>
                <w:szCs w:val="22"/>
              </w:rPr>
              <w:t>.</w:t>
            </w:r>
          </w:p>
          <w:p w14:paraId="2160564E" w14:textId="53140F45" w:rsidR="00EF0F3E" w:rsidRPr="003F1563" w:rsidRDefault="00EF0F3E" w:rsidP="00EF0F3E">
            <w:pPr>
              <w:pStyle w:val="GOSTTablenorm"/>
              <w:rPr>
                <w:szCs w:val="22"/>
              </w:rPr>
            </w:pPr>
            <w:r>
              <w:rPr>
                <w:szCs w:val="22"/>
              </w:rPr>
              <w:t>Возможные значения:</w:t>
            </w:r>
          </w:p>
          <w:p w14:paraId="253E249D" w14:textId="531BD770" w:rsidR="00EF0F3E" w:rsidRPr="003F1563" w:rsidRDefault="00EF0F3E" w:rsidP="00EF0F3E">
            <w:pPr>
              <w:pStyle w:val="GOSTTableListMark1"/>
            </w:pPr>
            <w:r>
              <w:t>«</w:t>
            </w:r>
            <w:r w:rsidRPr="003F1563">
              <w:t>S</w:t>
            </w:r>
            <w:r>
              <w:t xml:space="preserve">» </w:t>
            </w:r>
            <w:ins w:id="7108" w:author="Иванов Дмитрий Валерьевич" w:date="2024-07-17T10:37:00Z">
              <w:r w:rsidR="0040028E" w:rsidRPr="001950A9">
                <w:t>–</w:t>
              </w:r>
            </w:ins>
            <w:r w:rsidR="0040028E">
              <w:rPr>
                <w:lang w:val="en-US"/>
              </w:rPr>
              <w:t xml:space="preserve"> </w:t>
            </w:r>
            <w:r w:rsidRPr="003F1563">
              <w:t>успешно закрыт</w:t>
            </w:r>
            <w:r>
              <w:t>;</w:t>
            </w:r>
          </w:p>
          <w:p w14:paraId="579C0BB4" w14:textId="13D526B7" w:rsidR="00EF0F3E" w:rsidRPr="003F1563" w:rsidRDefault="00EF0F3E" w:rsidP="00EF0F3E">
            <w:pPr>
              <w:pStyle w:val="GOSTTableListMark1"/>
            </w:pPr>
            <w:r>
              <w:t>«</w:t>
            </w:r>
            <w:r w:rsidRPr="003F1563">
              <w:t>E</w:t>
            </w:r>
            <w:r>
              <w:t xml:space="preserve">» </w:t>
            </w:r>
            <w:ins w:id="7109" w:author="Иванов Дмитрий Валерьевич" w:date="2024-07-17T10:37:00Z">
              <w:r w:rsidR="0040028E" w:rsidRPr="001950A9">
                <w:t>–</w:t>
              </w:r>
            </w:ins>
            <w:r w:rsidRPr="003F1563">
              <w:t xml:space="preserve"> возникла ошибка E</w:t>
            </w:r>
          </w:p>
        </w:tc>
      </w:tr>
      <w:tr w:rsidR="00EF0F3E" w:rsidRPr="003F1563" w14:paraId="51C6A503" w14:textId="77777777" w:rsidTr="00C75A4E">
        <w:trPr>
          <w:gridBefore w:val="2"/>
          <w:wBefore w:w="6" w:type="pct"/>
          <w:trHeight w:val="293"/>
          <w:jc w:val="center"/>
        </w:trPr>
        <w:tc>
          <w:tcPr>
            <w:tcW w:w="1098" w:type="pct"/>
          </w:tcPr>
          <w:p w14:paraId="13AE3CAE" w14:textId="07DBA125" w:rsidR="00EF0F3E" w:rsidRPr="003F1563" w:rsidRDefault="00EF0F3E" w:rsidP="00EF0F3E">
            <w:pPr>
              <w:pStyle w:val="GOSTTablenorm"/>
              <w:rPr>
                <w:szCs w:val="22"/>
              </w:rPr>
            </w:pPr>
            <w:r w:rsidRPr="003F1563">
              <w:rPr>
                <w:szCs w:val="22"/>
              </w:rPr>
              <w:t>Описание ошибки</w:t>
            </w:r>
          </w:p>
        </w:tc>
        <w:tc>
          <w:tcPr>
            <w:tcW w:w="766" w:type="pct"/>
          </w:tcPr>
          <w:p w14:paraId="1E5A904B"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Err</w:t>
            </w:r>
            <w:proofErr w:type="gramEnd"/>
          </w:p>
        </w:tc>
        <w:tc>
          <w:tcPr>
            <w:tcW w:w="496" w:type="pct"/>
            <w:gridSpan w:val="2"/>
          </w:tcPr>
          <w:p w14:paraId="135E3FC0" w14:textId="77777777" w:rsidR="00EF0F3E" w:rsidRPr="003F1563" w:rsidRDefault="00EF0F3E" w:rsidP="00EF0F3E">
            <w:pPr>
              <w:pStyle w:val="GOSTTablenorm"/>
              <w:rPr>
                <w:szCs w:val="22"/>
              </w:rPr>
            </w:pPr>
            <w:r w:rsidRPr="003F1563">
              <w:rPr>
                <w:szCs w:val="22"/>
              </w:rPr>
              <w:t>Строка</w:t>
            </w:r>
          </w:p>
        </w:tc>
        <w:tc>
          <w:tcPr>
            <w:tcW w:w="264" w:type="pct"/>
            <w:gridSpan w:val="2"/>
          </w:tcPr>
          <w:p w14:paraId="21C06C90" w14:textId="77777777" w:rsidR="00EF0F3E" w:rsidRPr="003F1563" w:rsidRDefault="00EF0F3E" w:rsidP="00EF0F3E">
            <w:pPr>
              <w:pStyle w:val="GOSTTablenorm"/>
              <w:rPr>
                <w:szCs w:val="22"/>
              </w:rPr>
            </w:pPr>
            <w:r w:rsidRPr="003F1563">
              <w:rPr>
                <w:szCs w:val="22"/>
              </w:rPr>
              <w:t>Нет</w:t>
            </w:r>
          </w:p>
        </w:tc>
        <w:tc>
          <w:tcPr>
            <w:tcW w:w="269" w:type="pct"/>
            <w:gridSpan w:val="2"/>
          </w:tcPr>
          <w:p w14:paraId="6E11928C" w14:textId="77777777" w:rsidR="00EF0F3E" w:rsidRPr="003F1563" w:rsidRDefault="00EF0F3E" w:rsidP="00EF0F3E">
            <w:pPr>
              <w:pStyle w:val="GOSTTablenorm"/>
              <w:rPr>
                <w:szCs w:val="22"/>
              </w:rPr>
            </w:pPr>
            <w:r w:rsidRPr="003F1563">
              <w:rPr>
                <w:szCs w:val="22"/>
              </w:rPr>
              <w:t>&lt;=2000</w:t>
            </w:r>
          </w:p>
        </w:tc>
        <w:tc>
          <w:tcPr>
            <w:tcW w:w="2101" w:type="pct"/>
            <w:gridSpan w:val="2"/>
          </w:tcPr>
          <w:p w14:paraId="332FF494" w14:textId="77777777" w:rsidR="00EF0F3E" w:rsidRPr="003F1563" w:rsidRDefault="00EF0F3E" w:rsidP="00EF0F3E">
            <w:pPr>
              <w:pStyle w:val="GOSTTablenorm"/>
              <w:rPr>
                <w:szCs w:val="22"/>
              </w:rPr>
            </w:pPr>
            <w:r w:rsidRPr="003F1563">
              <w:rPr>
                <w:szCs w:val="22"/>
              </w:rPr>
              <w:t xml:space="preserve">Подробное описание возникших ошибок, обязательно для </w:t>
            </w:r>
            <w:proofErr w:type="gramStart"/>
            <w:r w:rsidRPr="0040028E">
              <w:rPr>
                <w:b/>
                <w:szCs w:val="22"/>
              </w:rPr>
              <w:t>TradingDays:</w:t>
            </w:r>
            <w:r w:rsidRPr="003F1563">
              <w:rPr>
                <w:szCs w:val="22"/>
              </w:rPr>
              <w:t>ReturnStatus</w:t>
            </w:r>
            <w:proofErr w:type="gramEnd"/>
            <w:r w:rsidRPr="003F1563">
              <w:rPr>
                <w:szCs w:val="22"/>
              </w:rPr>
              <w:t>=E</w:t>
            </w:r>
          </w:p>
        </w:tc>
      </w:tr>
      <w:tr w:rsidR="00EF0F3E" w:rsidRPr="003F1563" w14:paraId="5EF35231" w14:textId="77777777" w:rsidTr="002879E5">
        <w:trPr>
          <w:gridBefore w:val="2"/>
          <w:wBefore w:w="6" w:type="pct"/>
          <w:trHeight w:val="293"/>
          <w:jc w:val="center"/>
        </w:trPr>
        <w:tc>
          <w:tcPr>
            <w:tcW w:w="4994" w:type="pct"/>
            <w:gridSpan w:val="10"/>
            <w:shd w:val="clear" w:color="auto" w:fill="auto"/>
          </w:tcPr>
          <w:p w14:paraId="4CB5365C" w14:textId="08D3A228" w:rsidR="00EF0F3E" w:rsidRPr="003F1563" w:rsidRDefault="00EF0F3E" w:rsidP="0027578C">
            <w:pPr>
              <w:ind w:firstLine="0"/>
              <w:jc w:val="center"/>
              <w:rPr>
                <w:sz w:val="22"/>
                <w:szCs w:val="22"/>
              </w:rPr>
            </w:pPr>
            <w:r w:rsidRPr="003F1563">
              <w:rPr>
                <w:b/>
                <w:sz w:val="22"/>
                <w:szCs w:val="22"/>
              </w:rPr>
              <w:t>Перечень параметров ответа на запрос «Сервис массового закрытия операционного дня системы и операционных дней ТОФК/ЦС по учету, для которых операционный день еще не закрыт» TrDaysSysListCloseAll (</w:t>
            </w:r>
            <w:r w:rsidRPr="003F1563">
              <w:rPr>
                <w:b/>
                <w:sz w:val="22"/>
                <w:szCs w:val="22"/>
                <w:lang w:val="en-US"/>
              </w:rPr>
              <w:t>document</w:t>
            </w:r>
            <w:r w:rsidRPr="003F1563">
              <w:rPr>
                <w:b/>
                <w:sz w:val="22"/>
                <w:szCs w:val="22"/>
              </w:rPr>
              <w:t>)</w:t>
            </w:r>
          </w:p>
        </w:tc>
      </w:tr>
      <w:tr w:rsidR="00EF0F3E" w:rsidRPr="003F1563" w14:paraId="336535DF" w14:textId="77777777" w:rsidTr="00C75A4E">
        <w:trPr>
          <w:gridBefore w:val="2"/>
          <w:wBefore w:w="6" w:type="pct"/>
          <w:trHeight w:val="293"/>
          <w:jc w:val="center"/>
        </w:trPr>
        <w:tc>
          <w:tcPr>
            <w:tcW w:w="1098" w:type="pct"/>
          </w:tcPr>
          <w:p w14:paraId="37A51BC9" w14:textId="77777777" w:rsidR="00EF0F3E" w:rsidRPr="00FB0E5A" w:rsidRDefault="00EF0F3E" w:rsidP="00EF0F3E">
            <w:pPr>
              <w:pStyle w:val="GOSTTablenorm"/>
              <w:rPr>
                <w:b/>
              </w:rPr>
            </w:pPr>
            <w:r w:rsidRPr="00FB0E5A">
              <w:rPr>
                <w:b/>
              </w:rPr>
              <w:lastRenderedPageBreak/>
              <w:t>Список операционных дней системы, которые успешно закрыты</w:t>
            </w:r>
          </w:p>
        </w:tc>
        <w:tc>
          <w:tcPr>
            <w:tcW w:w="766" w:type="pct"/>
          </w:tcPr>
          <w:p w14:paraId="5427BCC5" w14:textId="77777777" w:rsidR="00EF0F3E" w:rsidRPr="00C75A4E" w:rsidRDefault="00EF0F3E" w:rsidP="00EF0F3E">
            <w:pPr>
              <w:pStyle w:val="GOSTTablenorm"/>
              <w:rPr>
                <w:b/>
              </w:rPr>
            </w:pPr>
            <w:r w:rsidRPr="00C75A4E">
              <w:rPr>
                <w:b/>
              </w:rPr>
              <w:t>DayListClose</w:t>
            </w:r>
          </w:p>
        </w:tc>
        <w:tc>
          <w:tcPr>
            <w:tcW w:w="496" w:type="pct"/>
            <w:gridSpan w:val="2"/>
          </w:tcPr>
          <w:p w14:paraId="1381A7BD" w14:textId="77777777" w:rsidR="00EF0F3E" w:rsidRPr="003F1563" w:rsidRDefault="00EF0F3E" w:rsidP="00EF0F3E">
            <w:pPr>
              <w:pStyle w:val="GOSTTablenorm"/>
            </w:pPr>
            <w:r w:rsidRPr="003F1563">
              <w:t>Массив</w:t>
            </w:r>
          </w:p>
        </w:tc>
        <w:tc>
          <w:tcPr>
            <w:tcW w:w="264" w:type="pct"/>
            <w:gridSpan w:val="2"/>
          </w:tcPr>
          <w:p w14:paraId="700CACCA" w14:textId="77777777" w:rsidR="00EF0F3E" w:rsidRPr="003F1563" w:rsidRDefault="00EF0F3E" w:rsidP="00EF0F3E">
            <w:pPr>
              <w:pStyle w:val="GOSTTablenorm"/>
            </w:pPr>
            <w:r w:rsidRPr="003F1563">
              <w:t>Нет</w:t>
            </w:r>
          </w:p>
        </w:tc>
        <w:tc>
          <w:tcPr>
            <w:tcW w:w="269" w:type="pct"/>
            <w:gridSpan w:val="2"/>
          </w:tcPr>
          <w:p w14:paraId="314DA4E4" w14:textId="1A708094" w:rsidR="00EF0F3E" w:rsidRPr="00C75A4E" w:rsidRDefault="00EF0F3E" w:rsidP="00EF0F3E">
            <w:pPr>
              <w:pStyle w:val="GOSTTablenorm"/>
              <w:rPr>
                <w:lang w:val="en-US"/>
              </w:rPr>
            </w:pPr>
            <w:r>
              <w:rPr>
                <w:lang w:val="en-US"/>
              </w:rPr>
              <w:t>-</w:t>
            </w:r>
          </w:p>
        </w:tc>
        <w:tc>
          <w:tcPr>
            <w:tcW w:w="2101" w:type="pct"/>
            <w:gridSpan w:val="2"/>
          </w:tcPr>
          <w:p w14:paraId="0ABB7AB3" w14:textId="04EC1A60" w:rsidR="00EF0F3E" w:rsidRPr="003F1563" w:rsidRDefault="00EF0F3E" w:rsidP="00EF0F3E">
            <w:pPr>
              <w:pStyle w:val="GOSTTablenorm"/>
            </w:pPr>
            <w:r>
              <w:t>Хотя бы о</w:t>
            </w:r>
            <w:r w:rsidRPr="003F1563">
              <w:t>дин из 2-ух параметров DayListClose или DayListNotClose должен быть возвращен в ответе</w:t>
            </w:r>
            <w:r>
              <w:t>.</w:t>
            </w:r>
          </w:p>
          <w:p w14:paraId="555EDD86" w14:textId="77777777" w:rsidR="00EF0F3E" w:rsidRPr="003F1563" w:rsidRDefault="00EF0F3E" w:rsidP="00EF0F3E">
            <w:pPr>
              <w:pStyle w:val="GOSTTablenorm"/>
            </w:pPr>
            <w:r w:rsidRPr="003F1563">
              <w:t>Формат дат YYYY-MM-DD</w:t>
            </w:r>
          </w:p>
        </w:tc>
      </w:tr>
      <w:tr w:rsidR="00EF0F3E" w:rsidRPr="003F1563" w14:paraId="050DD642" w14:textId="77777777" w:rsidTr="00C75A4E">
        <w:trPr>
          <w:gridBefore w:val="2"/>
          <w:wBefore w:w="6" w:type="pct"/>
          <w:trHeight w:val="293"/>
          <w:jc w:val="center"/>
        </w:trPr>
        <w:tc>
          <w:tcPr>
            <w:tcW w:w="1098" w:type="pct"/>
          </w:tcPr>
          <w:p w14:paraId="4CD07DD5" w14:textId="77777777" w:rsidR="00EF0F3E" w:rsidRPr="00FB0E5A" w:rsidRDefault="00EF0F3E" w:rsidP="00EF0F3E">
            <w:pPr>
              <w:pStyle w:val="GOSTTablenorm"/>
              <w:rPr>
                <w:b/>
              </w:rPr>
            </w:pPr>
            <w:r w:rsidRPr="00FB0E5A">
              <w:rPr>
                <w:b/>
              </w:rPr>
              <w:t>Список операционных дней системы, при закрытии которых возникли ошибки</w:t>
            </w:r>
          </w:p>
        </w:tc>
        <w:tc>
          <w:tcPr>
            <w:tcW w:w="766" w:type="pct"/>
          </w:tcPr>
          <w:p w14:paraId="75783BB4" w14:textId="77777777" w:rsidR="00EF0F3E" w:rsidRPr="00C75A4E" w:rsidRDefault="00EF0F3E" w:rsidP="00EF0F3E">
            <w:pPr>
              <w:pStyle w:val="GOSTTablenorm"/>
              <w:rPr>
                <w:b/>
              </w:rPr>
            </w:pPr>
            <w:r w:rsidRPr="00C75A4E">
              <w:rPr>
                <w:b/>
              </w:rPr>
              <w:t>DayListNotClose</w:t>
            </w:r>
          </w:p>
        </w:tc>
        <w:tc>
          <w:tcPr>
            <w:tcW w:w="496" w:type="pct"/>
            <w:gridSpan w:val="2"/>
          </w:tcPr>
          <w:p w14:paraId="209754BD" w14:textId="77777777" w:rsidR="00EF0F3E" w:rsidRPr="003F1563" w:rsidRDefault="00EF0F3E" w:rsidP="00EF0F3E">
            <w:pPr>
              <w:pStyle w:val="GOSTTablenorm"/>
            </w:pPr>
            <w:r w:rsidRPr="003F1563">
              <w:t>Массив</w:t>
            </w:r>
          </w:p>
        </w:tc>
        <w:tc>
          <w:tcPr>
            <w:tcW w:w="264" w:type="pct"/>
            <w:gridSpan w:val="2"/>
          </w:tcPr>
          <w:p w14:paraId="689AA34F" w14:textId="77777777" w:rsidR="00EF0F3E" w:rsidRPr="003F1563" w:rsidRDefault="00EF0F3E" w:rsidP="00EF0F3E">
            <w:pPr>
              <w:pStyle w:val="GOSTTablenorm"/>
            </w:pPr>
            <w:r w:rsidRPr="003F1563">
              <w:t>Нет</w:t>
            </w:r>
          </w:p>
        </w:tc>
        <w:tc>
          <w:tcPr>
            <w:tcW w:w="269" w:type="pct"/>
            <w:gridSpan w:val="2"/>
          </w:tcPr>
          <w:p w14:paraId="0F7806F0" w14:textId="22D55BC4" w:rsidR="00EF0F3E" w:rsidRPr="00C75A4E" w:rsidRDefault="00EF0F3E" w:rsidP="00EF0F3E">
            <w:pPr>
              <w:pStyle w:val="GOSTTablenorm"/>
              <w:rPr>
                <w:lang w:val="en-US"/>
              </w:rPr>
            </w:pPr>
            <w:ins w:id="7110" w:author="Сатлер Марина Викторовна" w:date="2023-12-28T09:30:00Z">
              <w:r>
                <w:rPr>
                  <w:lang w:val="en-US"/>
                </w:rPr>
                <w:t>-</w:t>
              </w:r>
            </w:ins>
          </w:p>
        </w:tc>
        <w:tc>
          <w:tcPr>
            <w:tcW w:w="2101" w:type="pct"/>
            <w:gridSpan w:val="2"/>
          </w:tcPr>
          <w:p w14:paraId="0AAED49F" w14:textId="70BC8E31" w:rsidR="00EF0F3E" w:rsidRPr="003F1563" w:rsidRDefault="00EF0F3E" w:rsidP="00EF0F3E">
            <w:pPr>
              <w:pStyle w:val="GOSTTablenorm"/>
            </w:pPr>
            <w:r>
              <w:t>Хотя бы о</w:t>
            </w:r>
            <w:r w:rsidRPr="003F1563">
              <w:t>дин из 2-ух параметров DayListClose или DayListNotClose должен быть возвращен в ответе</w:t>
            </w:r>
            <w:r>
              <w:t>.</w:t>
            </w:r>
          </w:p>
          <w:p w14:paraId="701F8A69" w14:textId="77777777" w:rsidR="00EF0F3E" w:rsidRPr="003F1563" w:rsidRDefault="00EF0F3E" w:rsidP="00EF0F3E">
            <w:pPr>
              <w:pStyle w:val="GOSTTablenorm"/>
            </w:pPr>
            <w:r w:rsidRPr="003F1563">
              <w:t>Формат дат YYYY-MM-DD</w:t>
            </w:r>
          </w:p>
        </w:tc>
      </w:tr>
      <w:tr w:rsidR="00EF0F3E" w:rsidRPr="003F1563" w14:paraId="56EA5CE7" w14:textId="77777777" w:rsidTr="00C75A4E">
        <w:trPr>
          <w:gridBefore w:val="2"/>
          <w:wBefore w:w="6" w:type="pct"/>
          <w:trHeight w:val="293"/>
          <w:jc w:val="center"/>
        </w:trPr>
        <w:tc>
          <w:tcPr>
            <w:tcW w:w="1098" w:type="pct"/>
          </w:tcPr>
          <w:p w14:paraId="7EE15C0B" w14:textId="77777777" w:rsidR="00EF0F3E" w:rsidRPr="00FB0E5A" w:rsidRDefault="00EF0F3E" w:rsidP="00EF0F3E">
            <w:pPr>
              <w:pStyle w:val="GOSTTablenorm"/>
              <w:rPr>
                <w:b/>
                <w:szCs w:val="22"/>
              </w:rPr>
            </w:pPr>
            <w:r w:rsidRPr="00FB0E5A">
              <w:rPr>
                <w:b/>
                <w:szCs w:val="22"/>
              </w:rPr>
              <w:t>Данные об операционных днях системы</w:t>
            </w:r>
          </w:p>
        </w:tc>
        <w:tc>
          <w:tcPr>
            <w:tcW w:w="766" w:type="pct"/>
          </w:tcPr>
          <w:p w14:paraId="2695096F" w14:textId="77777777" w:rsidR="00EF0F3E" w:rsidRPr="00C75A4E" w:rsidRDefault="00EF0F3E" w:rsidP="00EF0F3E">
            <w:pPr>
              <w:pStyle w:val="GOSTTablenorm"/>
              <w:rPr>
                <w:b/>
                <w:szCs w:val="22"/>
              </w:rPr>
            </w:pPr>
            <w:r w:rsidRPr="00C75A4E">
              <w:rPr>
                <w:b/>
                <w:szCs w:val="22"/>
              </w:rPr>
              <w:t>TradingDays</w:t>
            </w:r>
          </w:p>
        </w:tc>
        <w:tc>
          <w:tcPr>
            <w:tcW w:w="496" w:type="pct"/>
            <w:gridSpan w:val="2"/>
          </w:tcPr>
          <w:p w14:paraId="3E97AF7B" w14:textId="77777777" w:rsidR="00EF0F3E" w:rsidRPr="003F1563" w:rsidRDefault="00EF0F3E" w:rsidP="00EF0F3E">
            <w:pPr>
              <w:pStyle w:val="GOSTTablenorm"/>
              <w:rPr>
                <w:szCs w:val="22"/>
              </w:rPr>
            </w:pPr>
            <w:r w:rsidRPr="003F1563">
              <w:rPr>
                <w:szCs w:val="22"/>
              </w:rPr>
              <w:t>Массив</w:t>
            </w:r>
          </w:p>
        </w:tc>
        <w:tc>
          <w:tcPr>
            <w:tcW w:w="264" w:type="pct"/>
            <w:gridSpan w:val="2"/>
          </w:tcPr>
          <w:p w14:paraId="5C33D873" w14:textId="77777777" w:rsidR="00EF0F3E" w:rsidRPr="003F1563" w:rsidRDefault="00EF0F3E" w:rsidP="00EF0F3E">
            <w:pPr>
              <w:pStyle w:val="GOSTTablenorm"/>
              <w:rPr>
                <w:szCs w:val="22"/>
              </w:rPr>
            </w:pPr>
            <w:r w:rsidRPr="003F1563">
              <w:rPr>
                <w:szCs w:val="22"/>
              </w:rPr>
              <w:t>Нет</w:t>
            </w:r>
          </w:p>
        </w:tc>
        <w:tc>
          <w:tcPr>
            <w:tcW w:w="269" w:type="pct"/>
            <w:gridSpan w:val="2"/>
          </w:tcPr>
          <w:p w14:paraId="4C039AA7" w14:textId="407F8093" w:rsidR="00EF0F3E" w:rsidRPr="00C75A4E" w:rsidRDefault="00EF0F3E" w:rsidP="00EF0F3E">
            <w:pPr>
              <w:pStyle w:val="GOSTTablenorm"/>
              <w:rPr>
                <w:szCs w:val="22"/>
                <w:lang w:val="en-US"/>
              </w:rPr>
            </w:pPr>
            <w:r>
              <w:rPr>
                <w:szCs w:val="22"/>
                <w:lang w:val="en-US"/>
              </w:rPr>
              <w:t>-</w:t>
            </w:r>
          </w:p>
        </w:tc>
        <w:tc>
          <w:tcPr>
            <w:tcW w:w="2101" w:type="pct"/>
            <w:gridSpan w:val="2"/>
          </w:tcPr>
          <w:p w14:paraId="4150E191" w14:textId="77777777" w:rsidR="00EF0F3E" w:rsidRPr="003F1563" w:rsidRDefault="00EF0F3E" w:rsidP="00EF0F3E">
            <w:pPr>
              <w:pStyle w:val="GOSTTablenorm"/>
              <w:rPr>
                <w:szCs w:val="22"/>
              </w:rPr>
            </w:pPr>
            <w:r w:rsidRPr="003F1563">
              <w:rPr>
                <w:szCs w:val="22"/>
              </w:rPr>
              <w:t>Блок с информацией о запрошенных операционного днях системы</w:t>
            </w:r>
          </w:p>
        </w:tc>
      </w:tr>
      <w:tr w:rsidR="00EF0F3E" w:rsidRPr="003F1563" w14:paraId="688F4430" w14:textId="77777777" w:rsidTr="00C75A4E">
        <w:trPr>
          <w:gridBefore w:val="2"/>
          <w:wBefore w:w="6" w:type="pct"/>
          <w:trHeight w:val="293"/>
          <w:jc w:val="center"/>
        </w:trPr>
        <w:tc>
          <w:tcPr>
            <w:tcW w:w="1098" w:type="pct"/>
          </w:tcPr>
          <w:p w14:paraId="77FAF2F7" w14:textId="77777777" w:rsidR="00EF0F3E" w:rsidRPr="003F1563" w:rsidRDefault="00EF0F3E" w:rsidP="00EF0F3E">
            <w:pPr>
              <w:pStyle w:val="GOSTTablenorm"/>
              <w:rPr>
                <w:szCs w:val="22"/>
              </w:rPr>
            </w:pPr>
            <w:r w:rsidRPr="003F1563">
              <w:rPr>
                <w:szCs w:val="22"/>
              </w:rPr>
              <w:t>Операционный день</w:t>
            </w:r>
          </w:p>
        </w:tc>
        <w:tc>
          <w:tcPr>
            <w:tcW w:w="766" w:type="pct"/>
          </w:tcPr>
          <w:p w14:paraId="7147E0E4"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TradingDay</w:t>
            </w:r>
            <w:proofErr w:type="gramEnd"/>
          </w:p>
        </w:tc>
        <w:tc>
          <w:tcPr>
            <w:tcW w:w="496" w:type="pct"/>
            <w:gridSpan w:val="2"/>
          </w:tcPr>
          <w:p w14:paraId="6D8B9212" w14:textId="77777777" w:rsidR="00EF0F3E" w:rsidRPr="003F1563" w:rsidRDefault="00EF0F3E" w:rsidP="00EF0F3E">
            <w:pPr>
              <w:pStyle w:val="GOSTTablenorm"/>
              <w:rPr>
                <w:szCs w:val="22"/>
              </w:rPr>
            </w:pPr>
            <w:r w:rsidRPr="003F1563">
              <w:rPr>
                <w:szCs w:val="22"/>
              </w:rPr>
              <w:t>Дата</w:t>
            </w:r>
          </w:p>
        </w:tc>
        <w:tc>
          <w:tcPr>
            <w:tcW w:w="264" w:type="pct"/>
            <w:gridSpan w:val="2"/>
          </w:tcPr>
          <w:p w14:paraId="1E6FB780" w14:textId="77777777" w:rsidR="00EF0F3E" w:rsidRPr="003F1563" w:rsidRDefault="00EF0F3E" w:rsidP="00EF0F3E">
            <w:pPr>
              <w:pStyle w:val="GOSTTablenorm"/>
              <w:rPr>
                <w:szCs w:val="22"/>
              </w:rPr>
            </w:pPr>
            <w:r w:rsidRPr="003F1563">
              <w:rPr>
                <w:szCs w:val="22"/>
              </w:rPr>
              <w:t>Да</w:t>
            </w:r>
          </w:p>
        </w:tc>
        <w:tc>
          <w:tcPr>
            <w:tcW w:w="269" w:type="pct"/>
            <w:gridSpan w:val="2"/>
          </w:tcPr>
          <w:p w14:paraId="3EDF5FD3" w14:textId="7B85415F" w:rsidR="00EF0F3E" w:rsidRPr="00C75A4E" w:rsidRDefault="00EF0F3E" w:rsidP="00EF0F3E">
            <w:pPr>
              <w:pStyle w:val="GOSTTablenorm"/>
              <w:rPr>
                <w:szCs w:val="22"/>
                <w:lang w:val="en-US"/>
              </w:rPr>
            </w:pPr>
          </w:p>
        </w:tc>
        <w:tc>
          <w:tcPr>
            <w:tcW w:w="2101" w:type="pct"/>
            <w:gridSpan w:val="2"/>
          </w:tcPr>
          <w:p w14:paraId="1A6BEF95" w14:textId="77777777" w:rsidR="00EF0F3E" w:rsidRPr="003F1563" w:rsidRDefault="00EF0F3E" w:rsidP="00EF0F3E">
            <w:pPr>
              <w:pStyle w:val="GOSTTablenorm"/>
              <w:rPr>
                <w:szCs w:val="22"/>
              </w:rPr>
            </w:pPr>
            <w:r w:rsidRPr="003F1563">
              <w:rPr>
                <w:szCs w:val="22"/>
              </w:rPr>
              <w:t>Дата операционного дня системы.</w:t>
            </w:r>
          </w:p>
          <w:p w14:paraId="39D2D702" w14:textId="77777777" w:rsidR="00EF0F3E" w:rsidRPr="003F1563" w:rsidRDefault="00EF0F3E" w:rsidP="00EF0F3E">
            <w:pPr>
              <w:pStyle w:val="GOSTTablenorm"/>
              <w:rPr>
                <w:szCs w:val="22"/>
              </w:rPr>
            </w:pPr>
            <w:r w:rsidRPr="003F1563">
              <w:rPr>
                <w:szCs w:val="22"/>
              </w:rPr>
              <w:t>Формат YYYY-MM-DD</w:t>
            </w:r>
          </w:p>
        </w:tc>
      </w:tr>
      <w:tr w:rsidR="00EF0F3E" w:rsidRPr="003F1563" w14:paraId="6790F19B" w14:textId="77777777" w:rsidTr="00C75A4E">
        <w:trPr>
          <w:gridBefore w:val="2"/>
          <w:wBefore w:w="6" w:type="pct"/>
          <w:trHeight w:val="293"/>
          <w:jc w:val="center"/>
        </w:trPr>
        <w:tc>
          <w:tcPr>
            <w:tcW w:w="1098" w:type="pct"/>
          </w:tcPr>
          <w:p w14:paraId="5B37C4D2" w14:textId="77777777" w:rsidR="00EF0F3E" w:rsidRPr="003F1563" w:rsidRDefault="00EF0F3E" w:rsidP="00EF0F3E">
            <w:pPr>
              <w:pStyle w:val="GOSTTablenorm"/>
              <w:rPr>
                <w:szCs w:val="22"/>
              </w:rPr>
            </w:pPr>
            <w:r w:rsidRPr="003F1563">
              <w:rPr>
                <w:szCs w:val="22"/>
              </w:rPr>
              <w:t>Статус операционного дня</w:t>
            </w:r>
          </w:p>
        </w:tc>
        <w:tc>
          <w:tcPr>
            <w:tcW w:w="766" w:type="pct"/>
          </w:tcPr>
          <w:p w14:paraId="05868EE6"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Status</w:t>
            </w:r>
            <w:proofErr w:type="gramEnd"/>
          </w:p>
        </w:tc>
        <w:tc>
          <w:tcPr>
            <w:tcW w:w="496" w:type="pct"/>
            <w:gridSpan w:val="2"/>
          </w:tcPr>
          <w:p w14:paraId="1624C288" w14:textId="77777777" w:rsidR="00EF0F3E" w:rsidRPr="003F1563" w:rsidRDefault="00EF0F3E" w:rsidP="00EF0F3E">
            <w:pPr>
              <w:pStyle w:val="GOSTTablenorm"/>
              <w:rPr>
                <w:szCs w:val="22"/>
              </w:rPr>
            </w:pPr>
            <w:r w:rsidRPr="003F1563">
              <w:rPr>
                <w:szCs w:val="22"/>
              </w:rPr>
              <w:t>Строка</w:t>
            </w:r>
          </w:p>
        </w:tc>
        <w:tc>
          <w:tcPr>
            <w:tcW w:w="264" w:type="pct"/>
            <w:gridSpan w:val="2"/>
          </w:tcPr>
          <w:p w14:paraId="1B479EFE" w14:textId="77777777" w:rsidR="00EF0F3E" w:rsidRPr="003F1563" w:rsidRDefault="00EF0F3E" w:rsidP="00EF0F3E">
            <w:pPr>
              <w:pStyle w:val="GOSTTablenorm"/>
              <w:rPr>
                <w:szCs w:val="22"/>
              </w:rPr>
            </w:pPr>
            <w:r w:rsidRPr="003F1563">
              <w:rPr>
                <w:szCs w:val="22"/>
              </w:rPr>
              <w:t>Да</w:t>
            </w:r>
          </w:p>
        </w:tc>
        <w:tc>
          <w:tcPr>
            <w:tcW w:w="269" w:type="pct"/>
            <w:gridSpan w:val="2"/>
          </w:tcPr>
          <w:p w14:paraId="25AB49F8" w14:textId="77777777" w:rsidR="00EF0F3E" w:rsidRPr="003F1563" w:rsidRDefault="00EF0F3E" w:rsidP="00EF0F3E">
            <w:pPr>
              <w:pStyle w:val="GOSTTablenorm"/>
              <w:rPr>
                <w:szCs w:val="22"/>
              </w:rPr>
            </w:pPr>
            <w:r w:rsidRPr="003F1563">
              <w:rPr>
                <w:szCs w:val="22"/>
              </w:rPr>
              <w:t>&lt;=30</w:t>
            </w:r>
          </w:p>
        </w:tc>
        <w:tc>
          <w:tcPr>
            <w:tcW w:w="2101" w:type="pct"/>
            <w:gridSpan w:val="2"/>
          </w:tcPr>
          <w:p w14:paraId="374184D0" w14:textId="77777777" w:rsidR="00EF0F3E" w:rsidRPr="003F1563" w:rsidRDefault="00EF0F3E" w:rsidP="00EF0F3E">
            <w:pPr>
              <w:pStyle w:val="GOSTTablenorm"/>
              <w:rPr>
                <w:szCs w:val="22"/>
              </w:rPr>
            </w:pPr>
            <w:r w:rsidRPr="003F1563">
              <w:rPr>
                <w:szCs w:val="22"/>
              </w:rPr>
              <w:t>Статус операционного дня системы</w:t>
            </w:r>
          </w:p>
        </w:tc>
      </w:tr>
      <w:tr w:rsidR="00EF0F3E" w:rsidRPr="003F1563" w14:paraId="64A59C6A" w14:textId="77777777" w:rsidTr="00C75A4E">
        <w:trPr>
          <w:gridBefore w:val="2"/>
          <w:wBefore w:w="6" w:type="pct"/>
          <w:trHeight w:val="293"/>
          <w:jc w:val="center"/>
        </w:trPr>
        <w:tc>
          <w:tcPr>
            <w:tcW w:w="1098" w:type="pct"/>
          </w:tcPr>
          <w:p w14:paraId="3E91C38A" w14:textId="77777777" w:rsidR="00EF0F3E" w:rsidRPr="003F1563" w:rsidRDefault="00EF0F3E" w:rsidP="00EF0F3E">
            <w:pPr>
              <w:pStyle w:val="GOSTTablenorm"/>
              <w:rPr>
                <w:szCs w:val="22"/>
              </w:rPr>
            </w:pPr>
            <w:r w:rsidRPr="003F1563">
              <w:rPr>
                <w:szCs w:val="22"/>
              </w:rPr>
              <w:t>Дата и время открытия операционного дня</w:t>
            </w:r>
          </w:p>
        </w:tc>
        <w:tc>
          <w:tcPr>
            <w:tcW w:w="766" w:type="pct"/>
          </w:tcPr>
          <w:p w14:paraId="7907651D"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OpenDate</w:t>
            </w:r>
            <w:proofErr w:type="gramEnd"/>
          </w:p>
        </w:tc>
        <w:tc>
          <w:tcPr>
            <w:tcW w:w="496" w:type="pct"/>
            <w:gridSpan w:val="2"/>
          </w:tcPr>
          <w:p w14:paraId="2BBEFD87" w14:textId="77777777" w:rsidR="00EF0F3E" w:rsidRPr="003F1563" w:rsidRDefault="00EF0F3E" w:rsidP="00EF0F3E">
            <w:pPr>
              <w:pStyle w:val="GOSTTablenorm"/>
              <w:rPr>
                <w:szCs w:val="22"/>
              </w:rPr>
            </w:pPr>
            <w:r w:rsidRPr="003F1563">
              <w:rPr>
                <w:szCs w:val="22"/>
              </w:rPr>
              <w:t>Дата-время (timestamp)</w:t>
            </w:r>
          </w:p>
        </w:tc>
        <w:tc>
          <w:tcPr>
            <w:tcW w:w="264" w:type="pct"/>
            <w:gridSpan w:val="2"/>
          </w:tcPr>
          <w:p w14:paraId="5910DE69" w14:textId="77777777" w:rsidR="00EF0F3E" w:rsidRPr="003F1563" w:rsidRDefault="00EF0F3E" w:rsidP="00EF0F3E">
            <w:pPr>
              <w:pStyle w:val="GOSTTablenorm"/>
              <w:rPr>
                <w:szCs w:val="22"/>
              </w:rPr>
            </w:pPr>
            <w:r w:rsidRPr="003F1563">
              <w:rPr>
                <w:szCs w:val="22"/>
              </w:rPr>
              <w:t>Да</w:t>
            </w:r>
          </w:p>
        </w:tc>
        <w:tc>
          <w:tcPr>
            <w:tcW w:w="269" w:type="pct"/>
            <w:gridSpan w:val="2"/>
          </w:tcPr>
          <w:p w14:paraId="77314F16" w14:textId="4229C329" w:rsidR="00EF0F3E" w:rsidRPr="00C75A4E" w:rsidRDefault="00EF0F3E" w:rsidP="00EF0F3E">
            <w:pPr>
              <w:pStyle w:val="GOSTTablenorm"/>
              <w:rPr>
                <w:szCs w:val="22"/>
                <w:lang w:val="en-US"/>
              </w:rPr>
            </w:pPr>
          </w:p>
        </w:tc>
        <w:tc>
          <w:tcPr>
            <w:tcW w:w="2101" w:type="pct"/>
            <w:gridSpan w:val="2"/>
          </w:tcPr>
          <w:p w14:paraId="39B4033E" w14:textId="77777777" w:rsidR="00EF0F3E" w:rsidRPr="003F1563" w:rsidRDefault="00EF0F3E" w:rsidP="00EF0F3E">
            <w:pPr>
              <w:pStyle w:val="GOSTTablenorm"/>
              <w:rPr>
                <w:szCs w:val="22"/>
              </w:rPr>
            </w:pPr>
            <w:r w:rsidRPr="003F1563">
              <w:rPr>
                <w:szCs w:val="22"/>
              </w:rPr>
              <w:t>Указывается дата открытия операционного дня системы.</w:t>
            </w:r>
          </w:p>
          <w:p w14:paraId="49ED2BED" w14:textId="7C323024" w:rsidR="00EF0F3E" w:rsidRPr="003F1563" w:rsidRDefault="00EF0F3E" w:rsidP="00EF0F3E">
            <w:pPr>
              <w:pStyle w:val="GOSTTablenorm"/>
              <w:rPr>
                <w:szCs w:val="22"/>
              </w:rPr>
            </w:pPr>
            <w:r w:rsidRPr="003F1563">
              <w:rPr>
                <w:szCs w:val="22"/>
              </w:rPr>
              <w:t xml:space="preserve">Формат YYYY-MM-DD </w:t>
            </w:r>
            <w:proofErr w:type="gramStart"/>
            <w:r w:rsidRPr="003F1563">
              <w:rPr>
                <w:szCs w:val="22"/>
              </w:rPr>
              <w:t>hh:mm</w:t>
            </w:r>
            <w:proofErr w:type="gramEnd"/>
            <w:r w:rsidRPr="003F1563">
              <w:rPr>
                <w:szCs w:val="22"/>
              </w:rPr>
              <w:t>:ss</w:t>
            </w:r>
            <w:r>
              <w:rPr>
                <w:szCs w:val="22"/>
              </w:rPr>
              <w:t>.</w:t>
            </w:r>
          </w:p>
          <w:p w14:paraId="2ABB0B1A" w14:textId="3A007D66" w:rsidR="00EF0F3E" w:rsidRPr="003F1563" w:rsidRDefault="00EF0F3E" w:rsidP="0027578C">
            <w:pPr>
              <w:pStyle w:val="GOSTTablenorm"/>
              <w:rPr>
                <w:szCs w:val="22"/>
              </w:rPr>
            </w:pPr>
            <w:r w:rsidRPr="003F1563">
              <w:rPr>
                <w:szCs w:val="22"/>
              </w:rPr>
              <w:t>Если день открывался более одного раза – указывается дата последнего открытия</w:t>
            </w:r>
          </w:p>
        </w:tc>
      </w:tr>
      <w:tr w:rsidR="00EF0F3E" w:rsidRPr="003F1563" w14:paraId="406A8F86" w14:textId="77777777" w:rsidTr="00C75A4E">
        <w:trPr>
          <w:gridBefore w:val="2"/>
          <w:wBefore w:w="6" w:type="pct"/>
          <w:trHeight w:val="293"/>
          <w:jc w:val="center"/>
          <w:ins w:id="7111" w:author="Иванов Дмитрий Валерьевич" w:date="2024-07-17T10:38:00Z"/>
        </w:trPr>
        <w:tc>
          <w:tcPr>
            <w:tcW w:w="1098" w:type="pct"/>
          </w:tcPr>
          <w:p w14:paraId="64AFBEFF" w14:textId="16A72A56" w:rsidR="00EF0F3E" w:rsidRPr="001950A9" w:rsidRDefault="00EF0F3E" w:rsidP="001950A9">
            <w:pPr>
              <w:pStyle w:val="GOSTTablenorm"/>
              <w:rPr>
                <w:ins w:id="7112" w:author="Иванов Дмитрий Валерьевич" w:date="2024-07-17T10:38:00Z"/>
              </w:rPr>
            </w:pPr>
            <w:ins w:id="7113" w:author="Иванов Дмитрий Валерьевич" w:date="2024-07-17T10:39:00Z">
              <w:r w:rsidRPr="001950A9">
                <w:t xml:space="preserve">ФП – отправитель запроса, на основании которого было выполнено открытие </w:t>
              </w:r>
            </w:ins>
            <w:ins w:id="7114" w:author="Сатлер Марина Викторовна" w:date="2024-10-04T16:02:00Z">
              <w:r w:rsidR="00175C9D" w:rsidRPr="00175C9D">
                <w:t>операционного дня</w:t>
              </w:r>
            </w:ins>
            <w:ins w:id="7115" w:author="Иванов Дмитрий Валерьевич" w:date="2024-07-17T10:39:00Z">
              <w:del w:id="7116" w:author="Сатлер Марина Викторовна" w:date="2024-10-04T16:02:00Z">
                <w:r w:rsidRPr="001950A9" w:rsidDel="00175C9D">
                  <w:delText>ОД</w:delText>
                </w:r>
              </w:del>
            </w:ins>
          </w:p>
        </w:tc>
        <w:tc>
          <w:tcPr>
            <w:tcW w:w="766" w:type="pct"/>
          </w:tcPr>
          <w:p w14:paraId="453F2EE7" w14:textId="509AE147" w:rsidR="00EF0F3E" w:rsidRPr="00BD7E9D" w:rsidRDefault="00EF0F3E" w:rsidP="00EF0F3E">
            <w:pPr>
              <w:pStyle w:val="GOSTTablenorm"/>
              <w:rPr>
                <w:ins w:id="7117" w:author="Иванов Дмитрий Валерьевич" w:date="2024-07-17T10:38:00Z"/>
                <w:b/>
                <w:szCs w:val="22"/>
              </w:rPr>
            </w:pPr>
            <w:proofErr w:type="gramStart"/>
            <w:ins w:id="7118" w:author="Иванов Дмитрий Валерьевич" w:date="2024-07-17T10:39:00Z">
              <w:r w:rsidRPr="00471360">
                <w:rPr>
                  <w:b/>
                  <w:szCs w:val="22"/>
                </w:rPr>
                <w:t>TradingDays:</w:t>
              </w:r>
              <w:r w:rsidRPr="008A1BFA">
                <w:rPr>
                  <w:szCs w:val="22"/>
                </w:rPr>
                <w:t>OpenSystem</w:t>
              </w:r>
            </w:ins>
            <w:proofErr w:type="gramEnd"/>
          </w:p>
        </w:tc>
        <w:tc>
          <w:tcPr>
            <w:tcW w:w="496" w:type="pct"/>
            <w:gridSpan w:val="2"/>
          </w:tcPr>
          <w:p w14:paraId="23F72DD5" w14:textId="60C131DD" w:rsidR="00EF0F3E" w:rsidRPr="003F1563" w:rsidRDefault="00EF0F3E" w:rsidP="001950A9">
            <w:pPr>
              <w:pStyle w:val="GOSTTablenorm"/>
              <w:rPr>
                <w:ins w:id="7119" w:author="Иванов Дмитрий Валерьевич" w:date="2024-07-17T10:38:00Z"/>
              </w:rPr>
            </w:pPr>
            <w:ins w:id="7120" w:author="Иванов Дмитрий Валерьевич" w:date="2024-07-17T10:39:00Z">
              <w:r w:rsidRPr="00002655">
                <w:t>Строка</w:t>
              </w:r>
            </w:ins>
          </w:p>
        </w:tc>
        <w:tc>
          <w:tcPr>
            <w:tcW w:w="264" w:type="pct"/>
            <w:gridSpan w:val="2"/>
          </w:tcPr>
          <w:p w14:paraId="5CA61D05" w14:textId="6EA2D9A7" w:rsidR="00EF0F3E" w:rsidRPr="003F1563" w:rsidRDefault="00EF0F3E" w:rsidP="001950A9">
            <w:pPr>
              <w:pStyle w:val="GOSTTablenorm"/>
              <w:rPr>
                <w:ins w:id="7121" w:author="Иванов Дмитрий Валерьевич" w:date="2024-07-17T10:38:00Z"/>
              </w:rPr>
            </w:pPr>
            <w:ins w:id="7122" w:author="Иванов Дмитрий Валерьевич" w:date="2024-07-17T10:39:00Z">
              <w:r w:rsidRPr="00002655">
                <w:t>Да</w:t>
              </w:r>
            </w:ins>
          </w:p>
        </w:tc>
        <w:tc>
          <w:tcPr>
            <w:tcW w:w="269" w:type="pct"/>
            <w:gridSpan w:val="2"/>
          </w:tcPr>
          <w:p w14:paraId="6BB41E15" w14:textId="7884CADC" w:rsidR="00EF0F3E" w:rsidRPr="00C75A4E" w:rsidRDefault="00EF0F3E" w:rsidP="001950A9">
            <w:pPr>
              <w:pStyle w:val="GOSTTablenorm"/>
              <w:rPr>
                <w:ins w:id="7123" w:author="Иванов Дмитрий Валерьевич" w:date="2024-07-17T10:38:00Z"/>
                <w:lang w:val="en-US"/>
              </w:rPr>
            </w:pPr>
            <w:ins w:id="7124" w:author="Иванов Дмитрий Валерьевич" w:date="2024-07-17T10:39:00Z">
              <w:r w:rsidRPr="00002655">
                <w:t>&lt;=10</w:t>
              </w:r>
            </w:ins>
          </w:p>
        </w:tc>
        <w:tc>
          <w:tcPr>
            <w:tcW w:w="2101" w:type="pct"/>
            <w:gridSpan w:val="2"/>
          </w:tcPr>
          <w:p w14:paraId="1967490B" w14:textId="77777777" w:rsidR="00EF0F3E" w:rsidRDefault="00EF0F3E" w:rsidP="001950A9">
            <w:pPr>
              <w:pStyle w:val="GOSTTablenorm"/>
              <w:rPr>
                <w:ins w:id="7125" w:author="Иванов Дмитрий Валерьевич" w:date="2024-07-17T10:39:00Z"/>
              </w:rPr>
            </w:pPr>
            <w:ins w:id="7126" w:author="Иванов Дмитрий Валерьевич" w:date="2024-07-17T10:39: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77F30097" w14:textId="37431B49" w:rsidR="00EF0F3E" w:rsidRPr="003F1563" w:rsidRDefault="00EF0F3E" w:rsidP="001950A9">
            <w:pPr>
              <w:pStyle w:val="GOSTTablenorm"/>
              <w:rPr>
                <w:ins w:id="7127" w:author="Иванов Дмитрий Валерьевич" w:date="2024-07-17T10:38:00Z"/>
              </w:rPr>
            </w:pPr>
            <w:ins w:id="7128" w:author="Иванов Дмитрий Валерьевич" w:date="2024-07-17T10:39: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EF0F3E" w:rsidRPr="003F1563" w14:paraId="57A3B4C9" w14:textId="77777777" w:rsidTr="00C75A4E">
        <w:trPr>
          <w:gridBefore w:val="2"/>
          <w:wBefore w:w="6" w:type="pct"/>
          <w:trHeight w:val="293"/>
          <w:jc w:val="center"/>
          <w:ins w:id="7129" w:author="Иванов Дмитрий Валерьевич" w:date="2024-07-17T10:38:00Z"/>
        </w:trPr>
        <w:tc>
          <w:tcPr>
            <w:tcW w:w="1098" w:type="pct"/>
          </w:tcPr>
          <w:p w14:paraId="5310EC75" w14:textId="3CB080CD" w:rsidR="00EF0F3E" w:rsidRPr="001950A9" w:rsidRDefault="00EF0F3E" w:rsidP="001950A9">
            <w:pPr>
              <w:pStyle w:val="GOSTTablenorm"/>
              <w:rPr>
                <w:ins w:id="7130" w:author="Иванов Дмитрий Валерьевич" w:date="2024-07-17T10:38:00Z"/>
              </w:rPr>
            </w:pPr>
            <w:ins w:id="7131" w:author="Иванов Дмитрий Валерьевич" w:date="2024-07-17T10:39:00Z">
              <w:r w:rsidRPr="001950A9">
                <w:t>Дата и время открытия операционного дня для проведения отдельных операций (открытия по запросу)</w:t>
              </w:r>
            </w:ins>
          </w:p>
        </w:tc>
        <w:tc>
          <w:tcPr>
            <w:tcW w:w="766" w:type="pct"/>
          </w:tcPr>
          <w:p w14:paraId="4B4C2A1B" w14:textId="5A49F9E2" w:rsidR="00EF0F3E" w:rsidRPr="00BD7E9D" w:rsidRDefault="00EF0F3E" w:rsidP="00EF0F3E">
            <w:pPr>
              <w:pStyle w:val="GOSTTablenorm"/>
              <w:rPr>
                <w:ins w:id="7132" w:author="Иванов Дмитрий Валерьевич" w:date="2024-07-17T10:38:00Z"/>
                <w:b/>
                <w:szCs w:val="22"/>
              </w:rPr>
            </w:pPr>
            <w:proofErr w:type="gramStart"/>
            <w:ins w:id="7133" w:author="Иванов Дмитрий Валерьевич" w:date="2024-07-17T10:39:00Z">
              <w:r w:rsidRPr="00471360">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ins>
            <w:proofErr w:type="gramEnd"/>
          </w:p>
        </w:tc>
        <w:tc>
          <w:tcPr>
            <w:tcW w:w="496" w:type="pct"/>
            <w:gridSpan w:val="2"/>
          </w:tcPr>
          <w:p w14:paraId="43F83356" w14:textId="630442E5" w:rsidR="00EF0F3E" w:rsidRPr="003F1563" w:rsidRDefault="00EF0F3E" w:rsidP="001950A9">
            <w:pPr>
              <w:pStyle w:val="GOSTTablenorm"/>
              <w:rPr>
                <w:ins w:id="7134" w:author="Иванов Дмитрий Валерьевич" w:date="2024-07-17T10:38:00Z"/>
              </w:rPr>
            </w:pPr>
            <w:ins w:id="7135" w:author="Иванов Дмитрий Валерьевич" w:date="2024-07-17T10:39:00Z">
              <w:r w:rsidRPr="003F1563">
                <w:t>Дата-время (timestamp)</w:t>
              </w:r>
            </w:ins>
          </w:p>
        </w:tc>
        <w:tc>
          <w:tcPr>
            <w:tcW w:w="264" w:type="pct"/>
            <w:gridSpan w:val="2"/>
          </w:tcPr>
          <w:p w14:paraId="23D648CE" w14:textId="35872555" w:rsidR="00EF0F3E" w:rsidRPr="003F1563" w:rsidRDefault="00EF0F3E" w:rsidP="001950A9">
            <w:pPr>
              <w:pStyle w:val="GOSTTablenorm"/>
              <w:rPr>
                <w:ins w:id="7136" w:author="Иванов Дмитрий Валерьевич" w:date="2024-07-17T10:38:00Z"/>
              </w:rPr>
            </w:pPr>
            <w:ins w:id="7137" w:author="Иванов Дмитрий Валерьевич" w:date="2024-07-17T10:39:00Z">
              <w:r w:rsidRPr="003F1563">
                <w:t>Нет</w:t>
              </w:r>
            </w:ins>
          </w:p>
        </w:tc>
        <w:tc>
          <w:tcPr>
            <w:tcW w:w="269" w:type="pct"/>
            <w:gridSpan w:val="2"/>
          </w:tcPr>
          <w:p w14:paraId="6EB3C327" w14:textId="77777777" w:rsidR="00EF0F3E" w:rsidRPr="00C75A4E" w:rsidRDefault="00EF0F3E" w:rsidP="001950A9">
            <w:pPr>
              <w:pStyle w:val="GOSTTablenorm"/>
              <w:rPr>
                <w:ins w:id="7138" w:author="Иванов Дмитрий Валерьевич" w:date="2024-07-17T10:38:00Z"/>
                <w:lang w:val="en-US"/>
              </w:rPr>
            </w:pPr>
          </w:p>
        </w:tc>
        <w:tc>
          <w:tcPr>
            <w:tcW w:w="2101" w:type="pct"/>
            <w:gridSpan w:val="2"/>
          </w:tcPr>
          <w:p w14:paraId="1CAFF510" w14:textId="77777777" w:rsidR="00EF0F3E" w:rsidRPr="003F1563" w:rsidRDefault="00EF0F3E" w:rsidP="001950A9">
            <w:pPr>
              <w:pStyle w:val="GOSTTablenorm"/>
              <w:rPr>
                <w:ins w:id="7139" w:author="Иванов Дмитрий Валерьевич" w:date="2024-07-17T10:39:00Z"/>
              </w:rPr>
            </w:pPr>
            <w:ins w:id="7140" w:author="Иванов Дмитрий Валерьевич" w:date="2024-07-17T10:39: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25592FB8" w14:textId="009224B0" w:rsidR="00EF0F3E" w:rsidRPr="003F1563" w:rsidRDefault="00EF0F3E" w:rsidP="001950A9">
            <w:pPr>
              <w:pStyle w:val="GOSTTablenorm"/>
              <w:rPr>
                <w:ins w:id="7141" w:author="Иванов Дмитрий Валерьевич" w:date="2024-07-17T10:39:00Z"/>
              </w:rPr>
            </w:pPr>
            <w:ins w:id="7142" w:author="Иванов Дмитрий Валерьевич" w:date="2024-07-17T10:39:00Z">
              <w:r w:rsidRPr="003F1563">
                <w:t xml:space="preserve">Формат YYYY-MM-DD </w:t>
              </w:r>
              <w:proofErr w:type="gramStart"/>
              <w:r w:rsidRPr="003F1563">
                <w:t>hh:mm</w:t>
              </w:r>
              <w:proofErr w:type="gramEnd"/>
              <w:r w:rsidRPr="003F1563">
                <w:t>:ss</w:t>
              </w:r>
            </w:ins>
            <w:r w:rsidR="009849F3">
              <w:t>.</w:t>
            </w:r>
          </w:p>
          <w:p w14:paraId="0152917A" w14:textId="7FA802AB" w:rsidR="00EF0F3E" w:rsidRPr="003F1563" w:rsidRDefault="00EF0F3E" w:rsidP="001950A9">
            <w:pPr>
              <w:pStyle w:val="GOSTTablenorm"/>
              <w:rPr>
                <w:ins w:id="7143" w:author="Иванов Дмитрий Валерьевич" w:date="2024-07-17T10:38:00Z"/>
              </w:rPr>
            </w:pPr>
            <w:ins w:id="7144" w:author="Иванов Дмитрий Валерьевич" w:date="2024-07-17T10:39: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EF0F3E" w:rsidRPr="003F1563" w14:paraId="4C5E0AAC" w14:textId="77777777" w:rsidTr="00C75A4E">
        <w:trPr>
          <w:gridBefore w:val="2"/>
          <w:wBefore w:w="6" w:type="pct"/>
          <w:trHeight w:val="293"/>
          <w:jc w:val="center"/>
          <w:ins w:id="7145" w:author="Иванов Дмитрий Валерьевич" w:date="2024-07-17T10:38:00Z"/>
        </w:trPr>
        <w:tc>
          <w:tcPr>
            <w:tcW w:w="1098" w:type="pct"/>
          </w:tcPr>
          <w:p w14:paraId="3E5B5717" w14:textId="48EE5D08" w:rsidR="00EF0F3E" w:rsidRPr="001950A9" w:rsidRDefault="00EF0F3E" w:rsidP="001950A9">
            <w:pPr>
              <w:pStyle w:val="GOSTTablenorm"/>
              <w:rPr>
                <w:ins w:id="7146" w:author="Иванов Дмитрий Валерьевич" w:date="2024-07-17T10:38:00Z"/>
              </w:rPr>
            </w:pPr>
            <w:ins w:id="7147" w:author="Иванов Дмитрий Валерьевич" w:date="2024-07-17T10:39:00Z">
              <w:r w:rsidRPr="001950A9">
                <w:t xml:space="preserve">ФП – отправитель запроса, на основании которого было выполнено открытие </w:t>
              </w:r>
            </w:ins>
            <w:ins w:id="7148" w:author="Сатлер Марина Викторовна" w:date="2024-10-04T16:02:00Z">
              <w:r w:rsidR="00175C9D" w:rsidRPr="00175C9D">
                <w:t>операционного дня</w:t>
              </w:r>
            </w:ins>
            <w:ins w:id="7149" w:author="Иванов Дмитрий Валерьевич" w:date="2024-07-17T10:39:00Z">
              <w:del w:id="7150" w:author="Сатлер Марина Викторовна" w:date="2024-10-04T16:02:00Z">
                <w:r w:rsidRPr="001950A9" w:rsidDel="00175C9D">
                  <w:delText>ОД</w:delText>
                </w:r>
              </w:del>
              <w:r w:rsidRPr="001950A9">
                <w:t xml:space="preserve"> для </w:t>
              </w:r>
              <w:r w:rsidRPr="001950A9">
                <w:lastRenderedPageBreak/>
                <w:t>проведения отдельных операций (открытия по запросу)</w:t>
              </w:r>
            </w:ins>
          </w:p>
        </w:tc>
        <w:tc>
          <w:tcPr>
            <w:tcW w:w="766" w:type="pct"/>
          </w:tcPr>
          <w:p w14:paraId="5128EB04" w14:textId="7FB42908" w:rsidR="00EF0F3E" w:rsidRPr="00BD7E9D" w:rsidRDefault="00EF0F3E" w:rsidP="00EF0F3E">
            <w:pPr>
              <w:pStyle w:val="GOSTTablenorm"/>
              <w:rPr>
                <w:ins w:id="7151" w:author="Иванов Дмитрий Валерьевич" w:date="2024-07-17T10:38:00Z"/>
                <w:b/>
                <w:szCs w:val="22"/>
              </w:rPr>
            </w:pPr>
            <w:proofErr w:type="gramStart"/>
            <w:ins w:id="7152" w:author="Иванов Дмитрий Валерьевич" w:date="2024-07-17T10:39:00Z">
              <w:r w:rsidRPr="00471360">
                <w:rPr>
                  <w:b/>
                  <w:szCs w:val="22"/>
                </w:rPr>
                <w:lastRenderedPageBreak/>
                <w:t>TradingDays:</w:t>
              </w:r>
              <w:r w:rsidRPr="008A1BFA">
                <w:rPr>
                  <w:szCs w:val="22"/>
                </w:rPr>
                <w:t>OpenOnRequestSystem</w:t>
              </w:r>
            </w:ins>
            <w:proofErr w:type="gramEnd"/>
          </w:p>
        </w:tc>
        <w:tc>
          <w:tcPr>
            <w:tcW w:w="496" w:type="pct"/>
            <w:gridSpan w:val="2"/>
          </w:tcPr>
          <w:p w14:paraId="29CCD43E" w14:textId="3D9726A5" w:rsidR="00EF0F3E" w:rsidRPr="003F1563" w:rsidRDefault="00EF0F3E" w:rsidP="001950A9">
            <w:pPr>
              <w:pStyle w:val="GOSTTablenorm"/>
              <w:rPr>
                <w:ins w:id="7153" w:author="Иванов Дмитрий Валерьевич" w:date="2024-07-17T10:38:00Z"/>
              </w:rPr>
            </w:pPr>
            <w:ins w:id="7154" w:author="Иванов Дмитрий Валерьевич" w:date="2024-07-17T10:39:00Z">
              <w:r w:rsidRPr="00002655">
                <w:t>Строка</w:t>
              </w:r>
            </w:ins>
          </w:p>
        </w:tc>
        <w:tc>
          <w:tcPr>
            <w:tcW w:w="264" w:type="pct"/>
            <w:gridSpan w:val="2"/>
          </w:tcPr>
          <w:p w14:paraId="31F7158F" w14:textId="6AB262D4" w:rsidR="00EF0F3E" w:rsidRPr="003F1563" w:rsidRDefault="00EF0F3E" w:rsidP="001950A9">
            <w:pPr>
              <w:pStyle w:val="GOSTTablenorm"/>
              <w:rPr>
                <w:ins w:id="7155" w:author="Иванов Дмитрий Валерьевич" w:date="2024-07-17T10:38:00Z"/>
              </w:rPr>
            </w:pPr>
            <w:ins w:id="7156" w:author="Иванов Дмитрий Валерьевич" w:date="2024-07-17T10:39:00Z">
              <w:r w:rsidRPr="003F1563">
                <w:t>Нет</w:t>
              </w:r>
            </w:ins>
          </w:p>
        </w:tc>
        <w:tc>
          <w:tcPr>
            <w:tcW w:w="269" w:type="pct"/>
            <w:gridSpan w:val="2"/>
          </w:tcPr>
          <w:p w14:paraId="6F02C9EA" w14:textId="58864584" w:rsidR="00EF0F3E" w:rsidRPr="00C75A4E" w:rsidRDefault="00EF0F3E" w:rsidP="001950A9">
            <w:pPr>
              <w:pStyle w:val="GOSTTablenorm"/>
              <w:rPr>
                <w:ins w:id="7157" w:author="Иванов Дмитрий Валерьевич" w:date="2024-07-17T10:38:00Z"/>
                <w:lang w:val="en-US"/>
              </w:rPr>
            </w:pPr>
            <w:ins w:id="7158" w:author="Иванов Дмитрий Валерьевич" w:date="2024-07-17T10:39:00Z">
              <w:r w:rsidRPr="00002655">
                <w:t>&lt;=10</w:t>
              </w:r>
            </w:ins>
          </w:p>
        </w:tc>
        <w:tc>
          <w:tcPr>
            <w:tcW w:w="2101" w:type="pct"/>
            <w:gridSpan w:val="2"/>
          </w:tcPr>
          <w:p w14:paraId="3225C560" w14:textId="628F03B6" w:rsidR="00EF0F3E" w:rsidRPr="00183087" w:rsidRDefault="00EF0F3E" w:rsidP="001950A9">
            <w:pPr>
              <w:pStyle w:val="GOSTTablenorm"/>
              <w:rPr>
                <w:ins w:id="7159" w:author="Иванов Дмитрий Валерьевич" w:date="2024-07-17T10:39:00Z"/>
              </w:rPr>
            </w:pPr>
            <w:ins w:id="7160" w:author="Иванов Дмитрий Валерьевич" w:date="2024-07-17T10:39: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ins>
            <w:ins w:id="7161" w:author="Сатлер Марина Викторовна" w:date="2024-10-04T12:06:00Z">
              <w:r w:rsidR="00EA5DAE" w:rsidRPr="007B1DE7">
                <w:t>.</w:t>
              </w:r>
            </w:ins>
          </w:p>
          <w:p w14:paraId="59091456" w14:textId="6B7B682F" w:rsidR="00EF0F3E" w:rsidRPr="003F1563" w:rsidRDefault="00EF0F3E" w:rsidP="001950A9">
            <w:pPr>
              <w:pStyle w:val="GOSTTablenorm"/>
              <w:rPr>
                <w:ins w:id="7162" w:author="Иванов Дмитрий Валерьевич" w:date="2024-07-17T10:38:00Z"/>
              </w:rPr>
            </w:pPr>
            <w:ins w:id="7163" w:author="Иванов Дмитрий Валерьевич" w:date="2024-07-17T10:39:00Z">
              <w:r w:rsidRPr="003F1563">
                <w:lastRenderedPageBreak/>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EF0F3E" w:rsidRPr="003F1563" w14:paraId="10D58F70" w14:textId="77777777" w:rsidTr="00C75A4E">
        <w:trPr>
          <w:gridBefore w:val="2"/>
          <w:wBefore w:w="6" w:type="pct"/>
          <w:trHeight w:val="293"/>
          <w:jc w:val="center"/>
        </w:trPr>
        <w:tc>
          <w:tcPr>
            <w:tcW w:w="1098" w:type="pct"/>
          </w:tcPr>
          <w:p w14:paraId="406E82A6" w14:textId="77777777" w:rsidR="00EF0F3E" w:rsidRPr="001950A9" w:rsidRDefault="00EF0F3E" w:rsidP="001950A9">
            <w:pPr>
              <w:pStyle w:val="GOSTTablenorm"/>
            </w:pPr>
            <w:r w:rsidRPr="001950A9">
              <w:lastRenderedPageBreak/>
              <w:t>Дата и время закрытия операционного дня</w:t>
            </w:r>
          </w:p>
        </w:tc>
        <w:tc>
          <w:tcPr>
            <w:tcW w:w="766" w:type="pct"/>
          </w:tcPr>
          <w:p w14:paraId="6A96E29C"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CloseDate</w:t>
            </w:r>
            <w:proofErr w:type="gramEnd"/>
          </w:p>
        </w:tc>
        <w:tc>
          <w:tcPr>
            <w:tcW w:w="496" w:type="pct"/>
            <w:gridSpan w:val="2"/>
          </w:tcPr>
          <w:p w14:paraId="39805F60" w14:textId="77777777" w:rsidR="00EF0F3E" w:rsidRPr="001950A9" w:rsidRDefault="00EF0F3E" w:rsidP="001950A9">
            <w:pPr>
              <w:pStyle w:val="GOSTTablenorm"/>
            </w:pPr>
            <w:r w:rsidRPr="001950A9">
              <w:t>Дата-время (timestamp)</w:t>
            </w:r>
          </w:p>
        </w:tc>
        <w:tc>
          <w:tcPr>
            <w:tcW w:w="264" w:type="pct"/>
            <w:gridSpan w:val="2"/>
          </w:tcPr>
          <w:p w14:paraId="0CD7C483" w14:textId="77777777" w:rsidR="00EF0F3E" w:rsidRPr="001950A9" w:rsidRDefault="00EF0F3E" w:rsidP="001950A9">
            <w:pPr>
              <w:pStyle w:val="GOSTTablenorm"/>
            </w:pPr>
            <w:r w:rsidRPr="001950A9">
              <w:t>Да</w:t>
            </w:r>
          </w:p>
        </w:tc>
        <w:tc>
          <w:tcPr>
            <w:tcW w:w="269" w:type="pct"/>
            <w:gridSpan w:val="2"/>
          </w:tcPr>
          <w:p w14:paraId="4C9A98E0" w14:textId="5730DA3A" w:rsidR="00EF0F3E" w:rsidRPr="001950A9" w:rsidRDefault="00EF0F3E" w:rsidP="001950A9">
            <w:pPr>
              <w:pStyle w:val="GOSTTablenorm"/>
            </w:pPr>
          </w:p>
        </w:tc>
        <w:tc>
          <w:tcPr>
            <w:tcW w:w="2101" w:type="pct"/>
            <w:gridSpan w:val="2"/>
          </w:tcPr>
          <w:p w14:paraId="61E7A78F" w14:textId="77777777" w:rsidR="00EF0F3E" w:rsidRPr="001950A9" w:rsidRDefault="00EF0F3E" w:rsidP="001950A9">
            <w:pPr>
              <w:pStyle w:val="GOSTTablenorm"/>
            </w:pPr>
            <w:r w:rsidRPr="001950A9">
              <w:t>Указывается дата закрытия операционного дня системы.</w:t>
            </w:r>
          </w:p>
          <w:p w14:paraId="0F13FF28" w14:textId="2C6DDFB2" w:rsidR="00EF0F3E" w:rsidRPr="001950A9" w:rsidRDefault="00EF0F3E" w:rsidP="001950A9">
            <w:pPr>
              <w:pStyle w:val="GOSTTablenorm"/>
            </w:pPr>
            <w:r w:rsidRPr="001950A9">
              <w:t xml:space="preserve">Формат YYYY-MM-DD </w:t>
            </w:r>
            <w:proofErr w:type="gramStart"/>
            <w:r w:rsidRPr="001950A9">
              <w:t>hh:mm</w:t>
            </w:r>
            <w:proofErr w:type="gramEnd"/>
            <w:r w:rsidRPr="001950A9">
              <w:t>:ss.</w:t>
            </w:r>
          </w:p>
          <w:p w14:paraId="0D304BB8" w14:textId="3648E9C5" w:rsidR="00EF0F3E" w:rsidRPr="001950A9" w:rsidRDefault="00EF0F3E" w:rsidP="001950A9">
            <w:pPr>
              <w:pStyle w:val="GOSTTablenorm"/>
            </w:pPr>
            <w:r w:rsidRPr="001950A9">
              <w:t>Если день закрывался более одного раза – указывается дата последнего закрытия</w:t>
            </w:r>
          </w:p>
        </w:tc>
      </w:tr>
      <w:tr w:rsidR="00EF0F3E" w:rsidRPr="003F1563" w14:paraId="60130550" w14:textId="77777777" w:rsidTr="00C75A4E">
        <w:trPr>
          <w:gridBefore w:val="2"/>
          <w:wBefore w:w="6" w:type="pct"/>
          <w:trHeight w:val="293"/>
          <w:jc w:val="center"/>
          <w:ins w:id="7164" w:author="Иванов Дмитрий Валерьевич" w:date="2024-07-17T10:39:00Z"/>
        </w:trPr>
        <w:tc>
          <w:tcPr>
            <w:tcW w:w="1098" w:type="pct"/>
          </w:tcPr>
          <w:p w14:paraId="343874EF" w14:textId="2842F662" w:rsidR="00EF0F3E" w:rsidRPr="001950A9" w:rsidRDefault="00EF0F3E" w:rsidP="001950A9">
            <w:pPr>
              <w:pStyle w:val="GOSTTablenorm"/>
              <w:rPr>
                <w:ins w:id="7165" w:author="Иванов Дмитрий Валерьевич" w:date="2024-07-17T10:39:00Z"/>
              </w:rPr>
            </w:pPr>
            <w:ins w:id="7166" w:author="Иванов Дмитрий Валерьевич" w:date="2024-07-17T10:40:00Z">
              <w:r w:rsidRPr="001950A9">
                <w:t xml:space="preserve">ФП – отправитель запроса, на основании которого было выполнено закрытие </w:t>
              </w:r>
            </w:ins>
            <w:ins w:id="7167" w:author="Сатлер Марина Викторовна" w:date="2024-10-04T16:02:00Z">
              <w:r w:rsidR="00175C9D" w:rsidRPr="00175C9D">
                <w:t>операционного дня</w:t>
              </w:r>
            </w:ins>
            <w:ins w:id="7168" w:author="Иванов Дмитрий Валерьевич" w:date="2024-07-17T10:40:00Z">
              <w:del w:id="7169" w:author="Сатлер Марина Викторовна" w:date="2024-10-04T16:02:00Z">
                <w:r w:rsidRPr="001950A9" w:rsidDel="00175C9D">
                  <w:delText>ОД</w:delText>
                </w:r>
              </w:del>
            </w:ins>
          </w:p>
        </w:tc>
        <w:tc>
          <w:tcPr>
            <w:tcW w:w="766" w:type="pct"/>
          </w:tcPr>
          <w:p w14:paraId="74EABABB" w14:textId="1789D54B" w:rsidR="00EF0F3E" w:rsidRPr="00BD7E9D" w:rsidRDefault="00EF0F3E" w:rsidP="00EF0F3E">
            <w:pPr>
              <w:pStyle w:val="GOSTTablenorm"/>
              <w:rPr>
                <w:ins w:id="7170" w:author="Иванов Дмитрий Валерьевич" w:date="2024-07-17T10:39:00Z"/>
                <w:b/>
                <w:szCs w:val="22"/>
              </w:rPr>
            </w:pPr>
            <w:proofErr w:type="gramStart"/>
            <w:ins w:id="7171" w:author="Иванов Дмитрий Валерьевич" w:date="2024-07-17T10:40:00Z">
              <w:r w:rsidRPr="005404C6">
                <w:rPr>
                  <w:b/>
                  <w:szCs w:val="22"/>
                </w:rPr>
                <w:t>TradingDays:</w:t>
              </w:r>
              <w:r w:rsidRPr="008A1BFA">
                <w:rPr>
                  <w:szCs w:val="22"/>
                </w:rPr>
                <w:t>CloseSystem</w:t>
              </w:r>
            </w:ins>
            <w:proofErr w:type="gramEnd"/>
          </w:p>
        </w:tc>
        <w:tc>
          <w:tcPr>
            <w:tcW w:w="496" w:type="pct"/>
            <w:gridSpan w:val="2"/>
          </w:tcPr>
          <w:p w14:paraId="6C0A83D4" w14:textId="1DC86774" w:rsidR="00EF0F3E" w:rsidRPr="001950A9" w:rsidRDefault="00EF0F3E" w:rsidP="001950A9">
            <w:pPr>
              <w:pStyle w:val="GOSTTablenorm"/>
              <w:rPr>
                <w:ins w:id="7172" w:author="Иванов Дмитрий Валерьевич" w:date="2024-07-17T10:39:00Z"/>
              </w:rPr>
            </w:pPr>
            <w:ins w:id="7173" w:author="Иванов Дмитрий Валерьевич" w:date="2024-07-17T10:40:00Z">
              <w:r w:rsidRPr="001950A9">
                <w:t>Строка</w:t>
              </w:r>
            </w:ins>
          </w:p>
        </w:tc>
        <w:tc>
          <w:tcPr>
            <w:tcW w:w="264" w:type="pct"/>
            <w:gridSpan w:val="2"/>
          </w:tcPr>
          <w:p w14:paraId="6A704B6F" w14:textId="2C359260" w:rsidR="00EF0F3E" w:rsidRPr="001950A9" w:rsidRDefault="00EF0F3E" w:rsidP="001950A9">
            <w:pPr>
              <w:pStyle w:val="GOSTTablenorm"/>
              <w:rPr>
                <w:ins w:id="7174" w:author="Иванов Дмитрий Валерьевич" w:date="2024-07-17T10:39:00Z"/>
              </w:rPr>
            </w:pPr>
            <w:ins w:id="7175" w:author="Иванов Дмитрий Валерьевич" w:date="2024-07-17T10:40:00Z">
              <w:r w:rsidRPr="001950A9">
                <w:t>Да</w:t>
              </w:r>
            </w:ins>
          </w:p>
        </w:tc>
        <w:tc>
          <w:tcPr>
            <w:tcW w:w="269" w:type="pct"/>
            <w:gridSpan w:val="2"/>
          </w:tcPr>
          <w:p w14:paraId="710ABF0F" w14:textId="1E3D406C" w:rsidR="00EF0F3E" w:rsidRPr="001950A9" w:rsidRDefault="00EF0F3E" w:rsidP="001950A9">
            <w:pPr>
              <w:pStyle w:val="GOSTTablenorm"/>
              <w:rPr>
                <w:ins w:id="7176" w:author="Иванов Дмитрий Валерьевич" w:date="2024-07-17T10:39:00Z"/>
              </w:rPr>
            </w:pPr>
            <w:ins w:id="7177" w:author="Иванов Дмитрий Валерьевич" w:date="2024-07-17T10:40:00Z">
              <w:r w:rsidRPr="001950A9">
                <w:t>&lt;=10</w:t>
              </w:r>
            </w:ins>
          </w:p>
        </w:tc>
        <w:tc>
          <w:tcPr>
            <w:tcW w:w="2101" w:type="pct"/>
            <w:gridSpan w:val="2"/>
          </w:tcPr>
          <w:p w14:paraId="2EDD3704" w14:textId="77777777" w:rsidR="00EF0F3E" w:rsidRPr="001950A9" w:rsidRDefault="00EF0F3E" w:rsidP="001950A9">
            <w:pPr>
              <w:pStyle w:val="GOSTTablenorm"/>
              <w:rPr>
                <w:ins w:id="7178" w:author="Иванов Дмитрий Валерьевич" w:date="2024-07-17T10:40:00Z"/>
              </w:rPr>
            </w:pPr>
            <w:ins w:id="7179" w:author="Иванов Дмитрий Валерьевич" w:date="2024-07-17T10:40:00Z">
              <w:r w:rsidRPr="001950A9">
                <w:t>Указывается информация о ФП – отправителе запроса, на основании которого было выполнено закрытие операционного дня системы.</w:t>
              </w:r>
            </w:ins>
          </w:p>
          <w:p w14:paraId="44508534" w14:textId="7858BBE5" w:rsidR="00EF0F3E" w:rsidRPr="001950A9" w:rsidRDefault="00EF0F3E" w:rsidP="001950A9">
            <w:pPr>
              <w:pStyle w:val="GOSTTablenorm"/>
              <w:rPr>
                <w:ins w:id="7180" w:author="Иванов Дмитрий Валерьевич" w:date="2024-07-17T10:39:00Z"/>
              </w:rPr>
            </w:pPr>
            <w:ins w:id="7181" w:author="Иванов Дмитрий Валерьевич" w:date="2024-07-17T10:40:00Z">
              <w:r w:rsidRPr="001950A9">
                <w:t>Если день закрывался более одного раза – указывается информация о ФП, инициировавшей последнее закрытие</w:t>
              </w:r>
            </w:ins>
          </w:p>
        </w:tc>
      </w:tr>
      <w:tr w:rsidR="00EF0F3E" w:rsidRPr="003F1563" w14:paraId="1DB9A0A3" w14:textId="77777777" w:rsidTr="00C75A4E">
        <w:trPr>
          <w:gridBefore w:val="2"/>
          <w:wBefore w:w="6" w:type="pct"/>
          <w:trHeight w:val="293"/>
          <w:jc w:val="center"/>
        </w:trPr>
        <w:tc>
          <w:tcPr>
            <w:tcW w:w="1098" w:type="pct"/>
          </w:tcPr>
          <w:p w14:paraId="6BEC7B00" w14:textId="77777777" w:rsidR="00EF0F3E" w:rsidRPr="001950A9" w:rsidRDefault="00EF0F3E" w:rsidP="001950A9">
            <w:pPr>
              <w:pStyle w:val="GOSTTablenorm"/>
            </w:pPr>
            <w:r w:rsidRPr="001950A9">
              <w:t>Дата и время окончательного закрытия операционного дня</w:t>
            </w:r>
          </w:p>
        </w:tc>
        <w:tc>
          <w:tcPr>
            <w:tcW w:w="766" w:type="pct"/>
          </w:tcPr>
          <w:p w14:paraId="6A379B7E"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ClosePermanentlyDate</w:t>
            </w:r>
            <w:proofErr w:type="gramEnd"/>
          </w:p>
        </w:tc>
        <w:tc>
          <w:tcPr>
            <w:tcW w:w="496" w:type="pct"/>
            <w:gridSpan w:val="2"/>
          </w:tcPr>
          <w:p w14:paraId="72553193" w14:textId="77777777" w:rsidR="00EF0F3E" w:rsidRPr="001950A9" w:rsidRDefault="00EF0F3E" w:rsidP="001950A9">
            <w:pPr>
              <w:pStyle w:val="GOSTTablenorm"/>
            </w:pPr>
            <w:r w:rsidRPr="001950A9">
              <w:t>Дата-время (timestamp)</w:t>
            </w:r>
          </w:p>
        </w:tc>
        <w:tc>
          <w:tcPr>
            <w:tcW w:w="264" w:type="pct"/>
            <w:gridSpan w:val="2"/>
          </w:tcPr>
          <w:p w14:paraId="495BB775" w14:textId="77777777" w:rsidR="00EF0F3E" w:rsidRPr="001950A9" w:rsidRDefault="00EF0F3E" w:rsidP="001950A9">
            <w:pPr>
              <w:pStyle w:val="GOSTTablenorm"/>
            </w:pPr>
            <w:r w:rsidRPr="001950A9">
              <w:t>Нет</w:t>
            </w:r>
          </w:p>
        </w:tc>
        <w:tc>
          <w:tcPr>
            <w:tcW w:w="269" w:type="pct"/>
            <w:gridSpan w:val="2"/>
          </w:tcPr>
          <w:p w14:paraId="5E99E270" w14:textId="0830D737" w:rsidR="00EF0F3E" w:rsidRPr="001950A9" w:rsidRDefault="00EF0F3E" w:rsidP="001950A9">
            <w:pPr>
              <w:pStyle w:val="GOSTTablenorm"/>
            </w:pPr>
          </w:p>
        </w:tc>
        <w:tc>
          <w:tcPr>
            <w:tcW w:w="2101" w:type="pct"/>
            <w:gridSpan w:val="2"/>
          </w:tcPr>
          <w:p w14:paraId="5090C1D9" w14:textId="77777777" w:rsidR="00EF0F3E" w:rsidRPr="001950A9" w:rsidRDefault="00EF0F3E" w:rsidP="001950A9">
            <w:pPr>
              <w:pStyle w:val="GOSTTablenorm"/>
            </w:pPr>
            <w:r w:rsidRPr="001950A9">
              <w:t>Указывается дата окончательного закрытия операционного дня системы.</w:t>
            </w:r>
          </w:p>
          <w:p w14:paraId="5C696F88" w14:textId="0E2B8B01" w:rsidR="00EF0F3E" w:rsidRPr="001950A9" w:rsidRDefault="00EF0F3E" w:rsidP="001950A9">
            <w:pPr>
              <w:pStyle w:val="GOSTTablenorm"/>
            </w:pPr>
            <w:r w:rsidRPr="001950A9">
              <w:t xml:space="preserve">Формат YYYY-MM-DD </w:t>
            </w:r>
            <w:proofErr w:type="gramStart"/>
            <w:r w:rsidRPr="001950A9">
              <w:t>hh:mm</w:t>
            </w:r>
            <w:proofErr w:type="gramEnd"/>
            <w:r w:rsidRPr="001950A9">
              <w:t>:ss.</w:t>
            </w:r>
          </w:p>
          <w:p w14:paraId="53E89C1B" w14:textId="1CF3AE6C" w:rsidR="00EF0F3E" w:rsidRPr="001950A9" w:rsidRDefault="00EF0F3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EF0F3E" w:rsidRPr="003F1563" w14:paraId="4B181396" w14:textId="77777777" w:rsidTr="00C75A4E">
        <w:trPr>
          <w:gridBefore w:val="2"/>
          <w:wBefore w:w="6" w:type="pct"/>
          <w:trHeight w:val="293"/>
          <w:jc w:val="center"/>
          <w:ins w:id="7182" w:author="Иванов Дмитрий Валерьевич" w:date="2024-07-17T10:39:00Z"/>
        </w:trPr>
        <w:tc>
          <w:tcPr>
            <w:tcW w:w="1098" w:type="pct"/>
          </w:tcPr>
          <w:p w14:paraId="6BA49712" w14:textId="06EE5E26" w:rsidR="00EF0F3E" w:rsidRPr="001950A9" w:rsidRDefault="00EF0F3E" w:rsidP="001950A9">
            <w:pPr>
              <w:pStyle w:val="GOSTTablenorm"/>
              <w:rPr>
                <w:ins w:id="7183" w:author="Иванов Дмитрий Валерьевич" w:date="2024-07-17T10:39:00Z"/>
              </w:rPr>
            </w:pPr>
            <w:ins w:id="7184" w:author="Иванов Дмитрий Валерьевич" w:date="2024-07-17T10:40:00Z">
              <w:r w:rsidRPr="001950A9">
                <w:t xml:space="preserve">ФП – отправитель запроса, на основании которого было выполнено окончательное закрытие </w:t>
              </w:r>
            </w:ins>
            <w:ins w:id="7185" w:author="Сатлер Марина Викторовна" w:date="2024-10-04T16:02:00Z">
              <w:r w:rsidR="00175C9D" w:rsidRPr="00175C9D">
                <w:t>операционного дня</w:t>
              </w:r>
            </w:ins>
            <w:ins w:id="7186" w:author="Иванов Дмитрий Валерьевич" w:date="2024-07-17T10:40:00Z">
              <w:del w:id="7187" w:author="Сатлер Марина Викторовна" w:date="2024-10-04T16:02:00Z">
                <w:r w:rsidRPr="001950A9" w:rsidDel="00175C9D">
                  <w:delText>ОД</w:delText>
                </w:r>
              </w:del>
            </w:ins>
          </w:p>
        </w:tc>
        <w:tc>
          <w:tcPr>
            <w:tcW w:w="766" w:type="pct"/>
          </w:tcPr>
          <w:p w14:paraId="24446B93" w14:textId="1497F44C" w:rsidR="00EF0F3E" w:rsidRPr="00BD7E9D" w:rsidRDefault="00EF0F3E" w:rsidP="00EF0F3E">
            <w:pPr>
              <w:pStyle w:val="GOSTTablenorm"/>
              <w:rPr>
                <w:ins w:id="7188" w:author="Иванов Дмитрий Валерьевич" w:date="2024-07-17T10:39:00Z"/>
                <w:b/>
                <w:szCs w:val="22"/>
              </w:rPr>
            </w:pPr>
            <w:proofErr w:type="gramStart"/>
            <w:ins w:id="7189" w:author="Иванов Дмитрий Валерьевич" w:date="2024-07-17T10:40:00Z">
              <w:r w:rsidRPr="005404C6">
                <w:rPr>
                  <w:b/>
                  <w:szCs w:val="22"/>
                </w:rPr>
                <w:t>TradingDays:</w:t>
              </w:r>
              <w:r w:rsidRPr="008A1BFA">
                <w:rPr>
                  <w:szCs w:val="22"/>
                </w:rPr>
                <w:t>ClosePermanentlySystem</w:t>
              </w:r>
            </w:ins>
            <w:proofErr w:type="gramEnd"/>
          </w:p>
        </w:tc>
        <w:tc>
          <w:tcPr>
            <w:tcW w:w="496" w:type="pct"/>
            <w:gridSpan w:val="2"/>
          </w:tcPr>
          <w:p w14:paraId="6FDFBEBD" w14:textId="2483C2CE" w:rsidR="00EF0F3E" w:rsidRPr="001950A9" w:rsidRDefault="00EF0F3E" w:rsidP="001950A9">
            <w:pPr>
              <w:pStyle w:val="GOSTTablenorm"/>
              <w:rPr>
                <w:ins w:id="7190" w:author="Иванов Дмитрий Валерьевич" w:date="2024-07-17T10:39:00Z"/>
              </w:rPr>
            </w:pPr>
            <w:ins w:id="7191" w:author="Иванов Дмитрий Валерьевич" w:date="2024-07-17T10:40:00Z">
              <w:r w:rsidRPr="001950A9">
                <w:t>Строка</w:t>
              </w:r>
            </w:ins>
          </w:p>
        </w:tc>
        <w:tc>
          <w:tcPr>
            <w:tcW w:w="264" w:type="pct"/>
            <w:gridSpan w:val="2"/>
          </w:tcPr>
          <w:p w14:paraId="75A55EC7" w14:textId="6DD51F57" w:rsidR="00EF0F3E" w:rsidRPr="001950A9" w:rsidRDefault="00EF0F3E" w:rsidP="001950A9">
            <w:pPr>
              <w:pStyle w:val="GOSTTablenorm"/>
              <w:rPr>
                <w:ins w:id="7192" w:author="Иванов Дмитрий Валерьевич" w:date="2024-07-17T10:39:00Z"/>
              </w:rPr>
            </w:pPr>
            <w:ins w:id="7193" w:author="Иванов Дмитрий Валерьевич" w:date="2024-07-17T10:40:00Z">
              <w:r w:rsidRPr="001950A9">
                <w:t>Нет</w:t>
              </w:r>
            </w:ins>
          </w:p>
        </w:tc>
        <w:tc>
          <w:tcPr>
            <w:tcW w:w="269" w:type="pct"/>
            <w:gridSpan w:val="2"/>
          </w:tcPr>
          <w:p w14:paraId="6431FDE3" w14:textId="242049E3" w:rsidR="00EF0F3E" w:rsidRPr="001950A9" w:rsidRDefault="00EF0F3E" w:rsidP="001950A9">
            <w:pPr>
              <w:pStyle w:val="GOSTTablenorm"/>
              <w:rPr>
                <w:ins w:id="7194" w:author="Иванов Дмитрий Валерьевич" w:date="2024-07-17T10:39:00Z"/>
              </w:rPr>
            </w:pPr>
            <w:ins w:id="7195" w:author="Иванов Дмитрий Валерьевич" w:date="2024-07-17T10:40:00Z">
              <w:r w:rsidRPr="001950A9">
                <w:t>&lt;=10</w:t>
              </w:r>
            </w:ins>
          </w:p>
        </w:tc>
        <w:tc>
          <w:tcPr>
            <w:tcW w:w="2101" w:type="pct"/>
            <w:gridSpan w:val="2"/>
          </w:tcPr>
          <w:p w14:paraId="05BF57EB" w14:textId="77777777" w:rsidR="00EF0F3E" w:rsidRPr="001950A9" w:rsidRDefault="00EF0F3E" w:rsidP="001950A9">
            <w:pPr>
              <w:pStyle w:val="GOSTTablenorm"/>
              <w:rPr>
                <w:ins w:id="7196" w:author="Иванов Дмитрий Валерьевич" w:date="2024-07-17T10:40:00Z"/>
              </w:rPr>
            </w:pPr>
            <w:ins w:id="7197" w:author="Иванов Дмитрий Валерьевич" w:date="2024-07-17T10:40: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6CE5E892" w14:textId="189C8CAB" w:rsidR="00EF0F3E" w:rsidRPr="001950A9" w:rsidRDefault="00EF0F3E" w:rsidP="001950A9">
            <w:pPr>
              <w:pStyle w:val="GOSTTablenorm"/>
              <w:rPr>
                <w:ins w:id="7198" w:author="Иванов Дмитрий Валерьевич" w:date="2024-07-17T10:39:00Z"/>
              </w:rPr>
            </w:pPr>
            <w:ins w:id="7199" w:author="Иванов Дмитрий Валерьевич" w:date="2024-07-17T10:40:00Z">
              <w:r w:rsidRPr="001950A9">
                <w:t>Если день окончательно закрывался более одного раза – указывается информация о ФП, инициировавшей последнее закрытие</w:t>
              </w:r>
              <w:del w:id="7200" w:author="Сатлер Марина Викторовна" w:date="2024-10-04T12:06:00Z">
                <w:r w:rsidRPr="001950A9" w:rsidDel="005C2C57">
                  <w:delText>.</w:delText>
                </w:r>
              </w:del>
            </w:ins>
          </w:p>
        </w:tc>
      </w:tr>
      <w:tr w:rsidR="00EF0F3E" w:rsidRPr="003F1563" w14:paraId="310439F7" w14:textId="77777777" w:rsidTr="00C75A4E">
        <w:trPr>
          <w:gridBefore w:val="2"/>
          <w:wBefore w:w="6" w:type="pct"/>
          <w:trHeight w:val="293"/>
          <w:jc w:val="center"/>
        </w:trPr>
        <w:tc>
          <w:tcPr>
            <w:tcW w:w="1098" w:type="pct"/>
          </w:tcPr>
          <w:p w14:paraId="7554451C" w14:textId="77777777" w:rsidR="00EF0F3E" w:rsidRPr="003F1563" w:rsidRDefault="00EF0F3E" w:rsidP="00EF0F3E">
            <w:pPr>
              <w:pStyle w:val="GOSTTablenorm"/>
              <w:rPr>
                <w:szCs w:val="22"/>
              </w:rPr>
            </w:pPr>
            <w:r w:rsidRPr="003F1563">
              <w:rPr>
                <w:szCs w:val="22"/>
              </w:rPr>
              <w:t>Статус выполнения операции закрытия операционного дня системы</w:t>
            </w:r>
          </w:p>
        </w:tc>
        <w:tc>
          <w:tcPr>
            <w:tcW w:w="766" w:type="pct"/>
          </w:tcPr>
          <w:p w14:paraId="3CEC3058"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ReturnStatus</w:t>
            </w:r>
            <w:proofErr w:type="gramEnd"/>
          </w:p>
        </w:tc>
        <w:tc>
          <w:tcPr>
            <w:tcW w:w="496" w:type="pct"/>
            <w:gridSpan w:val="2"/>
          </w:tcPr>
          <w:p w14:paraId="4C076C78" w14:textId="77777777" w:rsidR="00EF0F3E" w:rsidRPr="003F1563" w:rsidRDefault="00EF0F3E" w:rsidP="00EF0F3E">
            <w:pPr>
              <w:pStyle w:val="GOSTTablenorm"/>
              <w:rPr>
                <w:szCs w:val="22"/>
              </w:rPr>
            </w:pPr>
            <w:r w:rsidRPr="003F1563">
              <w:rPr>
                <w:szCs w:val="22"/>
              </w:rPr>
              <w:t>Строка</w:t>
            </w:r>
          </w:p>
        </w:tc>
        <w:tc>
          <w:tcPr>
            <w:tcW w:w="264" w:type="pct"/>
            <w:gridSpan w:val="2"/>
          </w:tcPr>
          <w:p w14:paraId="53D922E4" w14:textId="77777777" w:rsidR="00EF0F3E" w:rsidRPr="003F1563" w:rsidRDefault="00EF0F3E" w:rsidP="00EF0F3E">
            <w:pPr>
              <w:pStyle w:val="GOSTTablenorm"/>
              <w:rPr>
                <w:szCs w:val="22"/>
              </w:rPr>
            </w:pPr>
            <w:r w:rsidRPr="003F1563">
              <w:rPr>
                <w:szCs w:val="22"/>
              </w:rPr>
              <w:t>Да</w:t>
            </w:r>
          </w:p>
        </w:tc>
        <w:tc>
          <w:tcPr>
            <w:tcW w:w="269" w:type="pct"/>
            <w:gridSpan w:val="2"/>
          </w:tcPr>
          <w:p w14:paraId="4C1C62DD" w14:textId="544705F9" w:rsidR="00EF0F3E" w:rsidRPr="00405E73" w:rsidRDefault="00EF0F3E" w:rsidP="00EF0F3E">
            <w:pPr>
              <w:pStyle w:val="GOSTTablenorm"/>
              <w:rPr>
                <w:szCs w:val="22"/>
              </w:rPr>
            </w:pPr>
            <w:ins w:id="7201" w:author="Сатлер Марина Викторовна" w:date="2023-12-27T07:44:00Z">
              <w:r w:rsidRPr="00405E73">
                <w:rPr>
                  <w:szCs w:val="22"/>
                </w:rPr>
                <w:t>=</w:t>
              </w:r>
            </w:ins>
            <w:r w:rsidRPr="00405E73">
              <w:rPr>
                <w:szCs w:val="22"/>
              </w:rPr>
              <w:t>1</w:t>
            </w:r>
          </w:p>
        </w:tc>
        <w:tc>
          <w:tcPr>
            <w:tcW w:w="2101" w:type="pct"/>
            <w:gridSpan w:val="2"/>
          </w:tcPr>
          <w:p w14:paraId="7809908C" w14:textId="77777777" w:rsidR="00EF0F3E" w:rsidRDefault="00EF0F3E" w:rsidP="00EF0F3E">
            <w:pPr>
              <w:pStyle w:val="GOSTTablenorm"/>
              <w:rPr>
                <w:szCs w:val="22"/>
              </w:rPr>
            </w:pPr>
            <w:r w:rsidRPr="003F1563">
              <w:rPr>
                <w:szCs w:val="22"/>
              </w:rPr>
              <w:t>Статус выполнения закрытия операционного дня системы</w:t>
            </w:r>
            <w:r>
              <w:rPr>
                <w:szCs w:val="22"/>
              </w:rPr>
              <w:t>.</w:t>
            </w:r>
          </w:p>
          <w:p w14:paraId="43BCF72D" w14:textId="39AAC673" w:rsidR="00EF0F3E" w:rsidRPr="003F1563" w:rsidRDefault="00EF0F3E" w:rsidP="00EF0F3E">
            <w:pPr>
              <w:pStyle w:val="GOSTTablenorm"/>
              <w:rPr>
                <w:szCs w:val="22"/>
              </w:rPr>
            </w:pPr>
            <w:r>
              <w:rPr>
                <w:szCs w:val="22"/>
              </w:rPr>
              <w:t>Возможные значения:</w:t>
            </w:r>
          </w:p>
          <w:p w14:paraId="21FB4A04" w14:textId="757F0D7F" w:rsidR="00EF0F3E" w:rsidRPr="003F1563" w:rsidRDefault="00EF0F3E" w:rsidP="00EF0F3E">
            <w:pPr>
              <w:pStyle w:val="GOSTTableListMark1"/>
            </w:pPr>
            <w:r>
              <w:t>«</w:t>
            </w:r>
            <w:r w:rsidRPr="003F1563">
              <w:t>S</w:t>
            </w:r>
            <w:r>
              <w:t xml:space="preserve">» </w:t>
            </w:r>
            <w:r w:rsidR="00DE2C46" w:rsidRPr="36854D62">
              <w:t>–</w:t>
            </w:r>
            <w:r w:rsidR="00DE2C46">
              <w:t xml:space="preserve"> </w:t>
            </w:r>
            <w:r w:rsidRPr="003F1563">
              <w:t>успешно закрыт</w:t>
            </w:r>
            <w:r>
              <w:t>;</w:t>
            </w:r>
          </w:p>
          <w:p w14:paraId="53A661D6" w14:textId="73D75FEC" w:rsidR="00EF0F3E" w:rsidRPr="003F1563" w:rsidRDefault="00EF0F3E" w:rsidP="00EF0F3E">
            <w:pPr>
              <w:pStyle w:val="GOSTTableListMark1"/>
            </w:pPr>
            <w:r>
              <w:t>«</w:t>
            </w:r>
            <w:r w:rsidRPr="003F1563">
              <w:t>E</w:t>
            </w:r>
            <w:r>
              <w:t xml:space="preserve">» </w:t>
            </w:r>
            <w:r w:rsidR="00DE2C46" w:rsidRPr="36854D62">
              <w:t>–</w:t>
            </w:r>
            <w:r w:rsidRPr="003F1563">
              <w:t xml:space="preserve"> возникла ошибка E</w:t>
            </w:r>
          </w:p>
        </w:tc>
      </w:tr>
      <w:tr w:rsidR="00EF0F3E" w:rsidRPr="003F1563" w14:paraId="43C89CAE" w14:textId="77777777" w:rsidTr="00C75A4E">
        <w:trPr>
          <w:gridBefore w:val="2"/>
          <w:wBefore w:w="6" w:type="pct"/>
          <w:trHeight w:val="293"/>
          <w:jc w:val="center"/>
        </w:trPr>
        <w:tc>
          <w:tcPr>
            <w:tcW w:w="1098" w:type="pct"/>
          </w:tcPr>
          <w:p w14:paraId="0A308FCD" w14:textId="43634B65" w:rsidR="00EF0F3E" w:rsidRPr="003F1563" w:rsidRDefault="00EF0F3E" w:rsidP="00EF0F3E">
            <w:pPr>
              <w:pStyle w:val="GOSTTablenorm"/>
              <w:rPr>
                <w:szCs w:val="22"/>
              </w:rPr>
            </w:pPr>
            <w:r w:rsidRPr="003F1563">
              <w:rPr>
                <w:szCs w:val="22"/>
              </w:rPr>
              <w:t>Описание ошибки</w:t>
            </w:r>
          </w:p>
        </w:tc>
        <w:tc>
          <w:tcPr>
            <w:tcW w:w="766" w:type="pct"/>
          </w:tcPr>
          <w:p w14:paraId="04096180" w14:textId="77777777" w:rsidR="00EF0F3E" w:rsidRPr="003F1563" w:rsidRDefault="00EF0F3E" w:rsidP="00EF0F3E">
            <w:pPr>
              <w:pStyle w:val="GOSTTablenorm"/>
              <w:rPr>
                <w:szCs w:val="22"/>
              </w:rPr>
            </w:pPr>
            <w:proofErr w:type="gramStart"/>
            <w:r w:rsidRPr="00BD7E9D">
              <w:rPr>
                <w:b/>
                <w:szCs w:val="22"/>
              </w:rPr>
              <w:t>TradingDays:</w:t>
            </w:r>
            <w:r w:rsidRPr="003F1563">
              <w:rPr>
                <w:szCs w:val="22"/>
              </w:rPr>
              <w:t>Err</w:t>
            </w:r>
            <w:proofErr w:type="gramEnd"/>
          </w:p>
        </w:tc>
        <w:tc>
          <w:tcPr>
            <w:tcW w:w="496" w:type="pct"/>
            <w:gridSpan w:val="2"/>
          </w:tcPr>
          <w:p w14:paraId="76EE1D8D" w14:textId="77777777" w:rsidR="00EF0F3E" w:rsidRPr="003F1563" w:rsidRDefault="00EF0F3E" w:rsidP="00EF0F3E">
            <w:pPr>
              <w:pStyle w:val="GOSTTablenorm"/>
              <w:rPr>
                <w:szCs w:val="22"/>
              </w:rPr>
            </w:pPr>
            <w:r w:rsidRPr="003F1563">
              <w:rPr>
                <w:szCs w:val="22"/>
              </w:rPr>
              <w:t>Строка</w:t>
            </w:r>
          </w:p>
        </w:tc>
        <w:tc>
          <w:tcPr>
            <w:tcW w:w="264" w:type="pct"/>
            <w:gridSpan w:val="2"/>
          </w:tcPr>
          <w:p w14:paraId="27F090F3" w14:textId="77777777" w:rsidR="00EF0F3E" w:rsidRPr="003F1563" w:rsidRDefault="00EF0F3E" w:rsidP="00EF0F3E">
            <w:pPr>
              <w:pStyle w:val="GOSTTablenorm"/>
              <w:rPr>
                <w:szCs w:val="22"/>
              </w:rPr>
            </w:pPr>
            <w:r w:rsidRPr="003F1563">
              <w:rPr>
                <w:szCs w:val="22"/>
              </w:rPr>
              <w:t>Нет</w:t>
            </w:r>
          </w:p>
        </w:tc>
        <w:tc>
          <w:tcPr>
            <w:tcW w:w="269" w:type="pct"/>
            <w:gridSpan w:val="2"/>
          </w:tcPr>
          <w:p w14:paraId="52F59550" w14:textId="77777777" w:rsidR="00EF0F3E" w:rsidRPr="00405E73" w:rsidRDefault="00EF0F3E" w:rsidP="00EF0F3E">
            <w:pPr>
              <w:pStyle w:val="GOSTTablenorm"/>
              <w:rPr>
                <w:szCs w:val="22"/>
              </w:rPr>
            </w:pPr>
            <w:r w:rsidRPr="00405E73">
              <w:rPr>
                <w:szCs w:val="22"/>
              </w:rPr>
              <w:t>&lt;=2000</w:t>
            </w:r>
          </w:p>
        </w:tc>
        <w:tc>
          <w:tcPr>
            <w:tcW w:w="2101" w:type="pct"/>
            <w:gridSpan w:val="2"/>
          </w:tcPr>
          <w:p w14:paraId="326E1281" w14:textId="77777777" w:rsidR="00EF0F3E" w:rsidRPr="003F1563" w:rsidRDefault="00EF0F3E" w:rsidP="00EF0F3E">
            <w:pPr>
              <w:pStyle w:val="GOSTTablenorm"/>
              <w:rPr>
                <w:szCs w:val="22"/>
              </w:rPr>
            </w:pPr>
            <w:r w:rsidRPr="003F1563">
              <w:rPr>
                <w:szCs w:val="22"/>
              </w:rPr>
              <w:t xml:space="preserve">Подробное описание возникших ошибок, обязательно для </w:t>
            </w:r>
            <w:proofErr w:type="gramStart"/>
            <w:r w:rsidRPr="00DE2C46">
              <w:rPr>
                <w:b/>
                <w:szCs w:val="22"/>
              </w:rPr>
              <w:t>TradingDays:</w:t>
            </w:r>
            <w:r w:rsidRPr="003F1563">
              <w:rPr>
                <w:szCs w:val="22"/>
              </w:rPr>
              <w:t>ReturnStatus</w:t>
            </w:r>
            <w:proofErr w:type="gramEnd"/>
            <w:r w:rsidRPr="003F1563">
              <w:rPr>
                <w:szCs w:val="22"/>
              </w:rPr>
              <w:t>=E</w:t>
            </w:r>
          </w:p>
        </w:tc>
      </w:tr>
      <w:tr w:rsidR="00EF0F3E" w:rsidRPr="003F1563" w14:paraId="4F7E49E4" w14:textId="77777777" w:rsidTr="00C75A4E">
        <w:trPr>
          <w:gridBefore w:val="2"/>
          <w:wBefore w:w="6" w:type="pct"/>
          <w:trHeight w:val="293"/>
          <w:jc w:val="center"/>
        </w:trPr>
        <w:tc>
          <w:tcPr>
            <w:tcW w:w="1098" w:type="pct"/>
          </w:tcPr>
          <w:p w14:paraId="022F936F" w14:textId="77777777" w:rsidR="00EF0F3E" w:rsidRPr="00C75A4E" w:rsidRDefault="00EF0F3E" w:rsidP="00EF0F3E">
            <w:pPr>
              <w:pStyle w:val="GOSTTablenorm"/>
              <w:rPr>
                <w:b/>
                <w:szCs w:val="22"/>
              </w:rPr>
            </w:pPr>
            <w:r w:rsidRPr="00C75A4E">
              <w:rPr>
                <w:b/>
                <w:szCs w:val="22"/>
              </w:rPr>
              <w:t>Список ТОФК/ЦС по учету, для которых закрыли операционный день</w:t>
            </w:r>
          </w:p>
        </w:tc>
        <w:tc>
          <w:tcPr>
            <w:tcW w:w="766" w:type="pct"/>
          </w:tcPr>
          <w:p w14:paraId="7637C317" w14:textId="3640B6FB" w:rsidR="00EF0F3E" w:rsidRPr="00C75A4E" w:rsidRDefault="00EF0F3E" w:rsidP="00EF0F3E">
            <w:pPr>
              <w:pStyle w:val="GOSTTablenorm"/>
              <w:rPr>
                <w:b/>
                <w:szCs w:val="22"/>
              </w:rPr>
            </w:pPr>
            <w:proofErr w:type="gramStart"/>
            <w:r w:rsidRPr="00C75A4E">
              <w:rPr>
                <w:b/>
                <w:szCs w:val="22"/>
              </w:rPr>
              <w:t>TradingDays:SubjectList</w:t>
            </w:r>
            <w:proofErr w:type="gramEnd"/>
          </w:p>
        </w:tc>
        <w:tc>
          <w:tcPr>
            <w:tcW w:w="496" w:type="pct"/>
            <w:gridSpan w:val="2"/>
          </w:tcPr>
          <w:p w14:paraId="54444B48" w14:textId="77777777" w:rsidR="00EF0F3E" w:rsidRPr="003F1563" w:rsidRDefault="00EF0F3E" w:rsidP="00EF0F3E">
            <w:pPr>
              <w:pStyle w:val="GOSTTablenorm"/>
              <w:rPr>
                <w:szCs w:val="22"/>
              </w:rPr>
            </w:pPr>
            <w:r w:rsidRPr="003F1563">
              <w:rPr>
                <w:szCs w:val="22"/>
              </w:rPr>
              <w:t>Массив</w:t>
            </w:r>
          </w:p>
        </w:tc>
        <w:tc>
          <w:tcPr>
            <w:tcW w:w="264" w:type="pct"/>
            <w:gridSpan w:val="2"/>
          </w:tcPr>
          <w:p w14:paraId="5B08F8B9" w14:textId="77777777" w:rsidR="00EF0F3E" w:rsidRPr="003F1563" w:rsidRDefault="00EF0F3E" w:rsidP="00EF0F3E">
            <w:pPr>
              <w:pStyle w:val="GOSTTablenorm"/>
              <w:rPr>
                <w:szCs w:val="22"/>
              </w:rPr>
            </w:pPr>
            <w:r w:rsidRPr="003F1563">
              <w:rPr>
                <w:szCs w:val="22"/>
              </w:rPr>
              <w:t>Нет</w:t>
            </w:r>
          </w:p>
        </w:tc>
        <w:tc>
          <w:tcPr>
            <w:tcW w:w="269" w:type="pct"/>
            <w:gridSpan w:val="2"/>
          </w:tcPr>
          <w:p w14:paraId="023ABCCF" w14:textId="7625988B" w:rsidR="00EF0F3E" w:rsidRPr="00405E73" w:rsidRDefault="00EF0F3E" w:rsidP="00EF0F3E">
            <w:pPr>
              <w:pStyle w:val="GOSTTablenorm"/>
              <w:rPr>
                <w:szCs w:val="22"/>
              </w:rPr>
            </w:pPr>
            <w:ins w:id="7202" w:author="Сатлер Марина Викторовна" w:date="2023-12-28T09:30:00Z">
              <w:r>
                <w:rPr>
                  <w:szCs w:val="22"/>
                  <w:lang w:val="en-US"/>
                </w:rPr>
                <w:t>=</w:t>
              </w:r>
            </w:ins>
            <w:r w:rsidRPr="00405E73">
              <w:rPr>
                <w:szCs w:val="22"/>
              </w:rPr>
              <w:t>4</w:t>
            </w:r>
          </w:p>
        </w:tc>
        <w:tc>
          <w:tcPr>
            <w:tcW w:w="2101" w:type="pct"/>
            <w:gridSpan w:val="2"/>
          </w:tcPr>
          <w:p w14:paraId="2269FE62" w14:textId="77777777" w:rsidR="00EF0F3E" w:rsidRPr="003F1563" w:rsidRDefault="00EF0F3E" w:rsidP="00EF0F3E">
            <w:pPr>
              <w:pStyle w:val="GOSTTablenorm"/>
              <w:rPr>
                <w:szCs w:val="22"/>
              </w:rPr>
            </w:pPr>
            <w:r w:rsidRPr="003F1563">
              <w:rPr>
                <w:szCs w:val="22"/>
              </w:rPr>
              <w:t>Размерность каждого отдельного значения в массиве соответствует указанной.</w:t>
            </w:r>
          </w:p>
          <w:p w14:paraId="5750BD62" w14:textId="77777777" w:rsidR="00EF0F3E" w:rsidRPr="003F1563" w:rsidRDefault="00EF0F3E" w:rsidP="00EF0F3E">
            <w:pPr>
              <w:pStyle w:val="GOSTTablenorm"/>
              <w:rPr>
                <w:szCs w:val="22"/>
              </w:rPr>
            </w:pPr>
            <w:r w:rsidRPr="003F1563">
              <w:rPr>
                <w:szCs w:val="22"/>
              </w:rPr>
              <w:t>Заполняется только для типа запроса TrDaysSysListCloseAll</w:t>
            </w:r>
          </w:p>
        </w:tc>
      </w:tr>
      <w:tr w:rsidR="00EF0F3E" w:rsidRPr="003F1563" w14:paraId="168E0C60" w14:textId="77777777" w:rsidTr="002879E5">
        <w:trPr>
          <w:gridBefore w:val="2"/>
          <w:wBefore w:w="6" w:type="pct"/>
          <w:trHeight w:val="293"/>
          <w:jc w:val="center"/>
        </w:trPr>
        <w:tc>
          <w:tcPr>
            <w:tcW w:w="4994" w:type="pct"/>
            <w:gridSpan w:val="10"/>
            <w:shd w:val="clear" w:color="auto" w:fill="auto"/>
          </w:tcPr>
          <w:p w14:paraId="3AE5A23F" w14:textId="0E3C353C" w:rsidR="00EF0F3E" w:rsidRPr="003F1563" w:rsidRDefault="00EF0F3E" w:rsidP="00EF0F3E">
            <w:pPr>
              <w:ind w:firstLine="0"/>
              <w:jc w:val="center"/>
              <w:rPr>
                <w:b/>
                <w:bCs/>
                <w:sz w:val="22"/>
                <w:szCs w:val="22"/>
              </w:rPr>
            </w:pPr>
            <w:r w:rsidRPr="003F1563">
              <w:rPr>
                <w:b/>
                <w:bCs/>
                <w:sz w:val="22"/>
                <w:szCs w:val="22"/>
              </w:rPr>
              <w:lastRenderedPageBreak/>
              <w:t xml:space="preserve">Перечень параметров ответа на запрос «Сервис открытия операционного дня ТОФК/ЦС по учету с возможностью проведения отдельных операций» </w:t>
            </w:r>
            <w:r w:rsidRPr="00CC5520">
              <w:rPr>
                <w:rStyle w:val="GOSTTablenorm0"/>
                <w:b/>
              </w:rPr>
              <w:t>TradingDaysSubjectOpenOnRequest</w:t>
            </w:r>
            <w:r w:rsidRPr="003F1563">
              <w:rPr>
                <w:b/>
                <w:bCs/>
                <w:sz w:val="22"/>
                <w:szCs w:val="22"/>
              </w:rPr>
              <w:t xml:space="preserve"> (</w:t>
            </w:r>
            <w:r w:rsidRPr="003F1563">
              <w:rPr>
                <w:b/>
                <w:bCs/>
                <w:sz w:val="22"/>
                <w:szCs w:val="22"/>
                <w:lang w:val="en-US"/>
              </w:rPr>
              <w:t>document</w:t>
            </w:r>
            <w:r w:rsidRPr="003F1563">
              <w:rPr>
                <w:b/>
                <w:bCs/>
                <w:sz w:val="22"/>
                <w:szCs w:val="22"/>
              </w:rPr>
              <w:t>)</w:t>
            </w:r>
          </w:p>
        </w:tc>
      </w:tr>
      <w:tr w:rsidR="00EF0F3E" w:rsidRPr="003F1563" w14:paraId="6D080EA7" w14:textId="77777777" w:rsidTr="00C75A4E">
        <w:trPr>
          <w:gridBefore w:val="2"/>
          <w:wBefore w:w="6" w:type="pct"/>
          <w:trHeight w:val="293"/>
          <w:jc w:val="center"/>
        </w:trPr>
        <w:tc>
          <w:tcPr>
            <w:tcW w:w="1098" w:type="pct"/>
          </w:tcPr>
          <w:p w14:paraId="627D8F45" w14:textId="77777777" w:rsidR="00EF0F3E" w:rsidRPr="003F1563" w:rsidRDefault="00EF0F3E" w:rsidP="00EF0F3E">
            <w:pPr>
              <w:pStyle w:val="GOSTTablenorm"/>
            </w:pPr>
            <w:r w:rsidRPr="003F1563">
              <w:t>Субъект</w:t>
            </w:r>
          </w:p>
        </w:tc>
        <w:tc>
          <w:tcPr>
            <w:tcW w:w="766" w:type="pct"/>
          </w:tcPr>
          <w:p w14:paraId="05EE4674" w14:textId="77777777" w:rsidR="00EF0F3E" w:rsidRPr="003F1563" w:rsidRDefault="00EF0F3E" w:rsidP="00EF0F3E">
            <w:pPr>
              <w:pStyle w:val="GOSTTablenorm"/>
            </w:pPr>
            <w:r w:rsidRPr="003F1563">
              <w:t>Subject</w:t>
            </w:r>
          </w:p>
        </w:tc>
        <w:tc>
          <w:tcPr>
            <w:tcW w:w="496" w:type="pct"/>
            <w:gridSpan w:val="2"/>
          </w:tcPr>
          <w:p w14:paraId="21117156" w14:textId="77777777" w:rsidR="00EF0F3E" w:rsidRPr="003F1563" w:rsidRDefault="00EF0F3E" w:rsidP="00EF0F3E">
            <w:pPr>
              <w:pStyle w:val="GOSTTablenorm"/>
            </w:pPr>
            <w:r w:rsidRPr="003F1563">
              <w:t>Строка</w:t>
            </w:r>
          </w:p>
        </w:tc>
        <w:tc>
          <w:tcPr>
            <w:tcW w:w="264" w:type="pct"/>
            <w:gridSpan w:val="2"/>
          </w:tcPr>
          <w:p w14:paraId="3535B5A0" w14:textId="77777777" w:rsidR="00EF0F3E" w:rsidRPr="003F1563" w:rsidRDefault="00EF0F3E" w:rsidP="00EF0F3E">
            <w:pPr>
              <w:pStyle w:val="GOSTTablenorm"/>
            </w:pPr>
            <w:r w:rsidRPr="003F1563">
              <w:t>Да</w:t>
            </w:r>
          </w:p>
        </w:tc>
        <w:tc>
          <w:tcPr>
            <w:tcW w:w="269" w:type="pct"/>
            <w:gridSpan w:val="2"/>
          </w:tcPr>
          <w:p w14:paraId="68859C9B" w14:textId="04FE9726" w:rsidR="00EF0F3E" w:rsidRPr="003F1563" w:rsidRDefault="00EF0F3E" w:rsidP="00EF0F3E">
            <w:pPr>
              <w:pStyle w:val="GOSTTablenorm"/>
            </w:pPr>
            <w:ins w:id="7203" w:author="Сатлер Марина Викторовна" w:date="2023-12-27T07:45:00Z">
              <w:r w:rsidRPr="00405E73">
                <w:t>=</w:t>
              </w:r>
            </w:ins>
            <w:r w:rsidRPr="00405E73">
              <w:t>4</w:t>
            </w:r>
          </w:p>
        </w:tc>
        <w:tc>
          <w:tcPr>
            <w:tcW w:w="2101" w:type="pct"/>
            <w:gridSpan w:val="2"/>
          </w:tcPr>
          <w:p w14:paraId="68D5CC35" w14:textId="77777777" w:rsidR="00EF0F3E" w:rsidRPr="003F1563" w:rsidRDefault="00EF0F3E" w:rsidP="00EF0F3E">
            <w:pPr>
              <w:pStyle w:val="GOSTTablenorm"/>
            </w:pPr>
            <w:r w:rsidRPr="003F1563">
              <w:t>Код ТОФК/ЦС по учету</w:t>
            </w:r>
          </w:p>
        </w:tc>
      </w:tr>
      <w:tr w:rsidR="00EF0F3E" w:rsidRPr="003F1563" w14:paraId="0107B797" w14:textId="77777777" w:rsidTr="00C75A4E">
        <w:trPr>
          <w:gridBefore w:val="2"/>
          <w:wBefore w:w="6" w:type="pct"/>
          <w:trHeight w:val="293"/>
          <w:jc w:val="center"/>
        </w:trPr>
        <w:tc>
          <w:tcPr>
            <w:tcW w:w="1098" w:type="pct"/>
          </w:tcPr>
          <w:p w14:paraId="6927111B" w14:textId="77777777" w:rsidR="00EF0F3E" w:rsidRPr="00C75A4E" w:rsidRDefault="00EF0F3E" w:rsidP="00EF0F3E">
            <w:pPr>
              <w:pStyle w:val="GOSTTablenorm"/>
              <w:rPr>
                <w:b/>
              </w:rPr>
            </w:pPr>
            <w:r w:rsidRPr="00C75A4E">
              <w:rPr>
                <w:b/>
              </w:rPr>
              <w:t>Данные об операционных днях системы</w:t>
            </w:r>
          </w:p>
        </w:tc>
        <w:tc>
          <w:tcPr>
            <w:tcW w:w="766" w:type="pct"/>
          </w:tcPr>
          <w:p w14:paraId="1AC81D24" w14:textId="77777777" w:rsidR="00EF0F3E" w:rsidRPr="00C75A4E" w:rsidRDefault="00EF0F3E" w:rsidP="00EF0F3E">
            <w:pPr>
              <w:pStyle w:val="GOSTTablenorm"/>
              <w:rPr>
                <w:b/>
              </w:rPr>
            </w:pPr>
            <w:r w:rsidRPr="00C75A4E">
              <w:rPr>
                <w:b/>
              </w:rPr>
              <w:t>TradingDays</w:t>
            </w:r>
          </w:p>
        </w:tc>
        <w:tc>
          <w:tcPr>
            <w:tcW w:w="496" w:type="pct"/>
            <w:gridSpan w:val="2"/>
          </w:tcPr>
          <w:p w14:paraId="0A12A9E0" w14:textId="77777777" w:rsidR="00EF0F3E" w:rsidRPr="009D2890" w:rsidRDefault="00EF0F3E" w:rsidP="00EF0F3E">
            <w:pPr>
              <w:pStyle w:val="GOSTTablenorm"/>
            </w:pPr>
            <w:r w:rsidRPr="00890A8D">
              <w:t>Массив</w:t>
            </w:r>
          </w:p>
        </w:tc>
        <w:tc>
          <w:tcPr>
            <w:tcW w:w="264" w:type="pct"/>
            <w:gridSpan w:val="2"/>
          </w:tcPr>
          <w:p w14:paraId="090BA7E8" w14:textId="77777777" w:rsidR="00EF0F3E" w:rsidRPr="009D2890" w:rsidRDefault="00EF0F3E" w:rsidP="00EF0F3E">
            <w:pPr>
              <w:pStyle w:val="GOSTTablenorm"/>
            </w:pPr>
            <w:r w:rsidRPr="009D2890">
              <w:t>Нет</w:t>
            </w:r>
          </w:p>
        </w:tc>
        <w:tc>
          <w:tcPr>
            <w:tcW w:w="269" w:type="pct"/>
            <w:gridSpan w:val="2"/>
          </w:tcPr>
          <w:p w14:paraId="1F35253B" w14:textId="610629F4" w:rsidR="00EF0F3E" w:rsidRPr="00DB035D" w:rsidRDefault="00EF0F3E" w:rsidP="00EF0F3E">
            <w:pPr>
              <w:pStyle w:val="GOSTTablenorm"/>
            </w:pPr>
            <w:r>
              <w:t>-</w:t>
            </w:r>
          </w:p>
        </w:tc>
        <w:tc>
          <w:tcPr>
            <w:tcW w:w="2101" w:type="pct"/>
            <w:gridSpan w:val="2"/>
          </w:tcPr>
          <w:p w14:paraId="54E219E1" w14:textId="77777777" w:rsidR="00EF0F3E" w:rsidRPr="00A81603" w:rsidRDefault="00EF0F3E" w:rsidP="00EF0F3E">
            <w:pPr>
              <w:pStyle w:val="GOSTTablenorm"/>
            </w:pPr>
            <w:r w:rsidRPr="00A81603">
              <w:t>Блок с информацией о запрошенных операционного днях системы</w:t>
            </w:r>
          </w:p>
        </w:tc>
      </w:tr>
      <w:tr w:rsidR="00EF0F3E" w:rsidRPr="003F1563" w14:paraId="6B7555D6" w14:textId="77777777" w:rsidTr="00C75A4E">
        <w:trPr>
          <w:gridBefore w:val="2"/>
          <w:wBefore w:w="6" w:type="pct"/>
          <w:trHeight w:val="293"/>
          <w:jc w:val="center"/>
        </w:trPr>
        <w:tc>
          <w:tcPr>
            <w:tcW w:w="1098" w:type="pct"/>
          </w:tcPr>
          <w:p w14:paraId="201AD015" w14:textId="77777777" w:rsidR="00EF0F3E" w:rsidRPr="000E1E0A" w:rsidRDefault="00EF0F3E" w:rsidP="00EF0F3E">
            <w:pPr>
              <w:pStyle w:val="GOSTTablenorm"/>
            </w:pPr>
            <w:r w:rsidRPr="000E1E0A">
              <w:t>Операционный день</w:t>
            </w:r>
          </w:p>
        </w:tc>
        <w:tc>
          <w:tcPr>
            <w:tcW w:w="766" w:type="pct"/>
          </w:tcPr>
          <w:p w14:paraId="3FAD8042" w14:textId="77777777" w:rsidR="00EF0F3E" w:rsidRPr="00C75A4E" w:rsidRDefault="00EF0F3E" w:rsidP="00EF0F3E">
            <w:pPr>
              <w:pStyle w:val="GOSTTablenorm"/>
            </w:pPr>
            <w:proofErr w:type="gramStart"/>
            <w:r w:rsidRPr="00BD7E9D">
              <w:rPr>
                <w:b/>
              </w:rPr>
              <w:t>TradingDays:</w:t>
            </w:r>
            <w:r w:rsidRPr="00474651">
              <w:t>TradingDay</w:t>
            </w:r>
            <w:proofErr w:type="gramEnd"/>
          </w:p>
        </w:tc>
        <w:tc>
          <w:tcPr>
            <w:tcW w:w="496" w:type="pct"/>
            <w:gridSpan w:val="2"/>
          </w:tcPr>
          <w:p w14:paraId="7E1E4604" w14:textId="77777777" w:rsidR="00EF0F3E" w:rsidRPr="000E1E0A" w:rsidRDefault="00EF0F3E" w:rsidP="00EF0F3E">
            <w:pPr>
              <w:pStyle w:val="GOSTTablenorm"/>
            </w:pPr>
            <w:r w:rsidRPr="000E1E0A">
              <w:t>Дата</w:t>
            </w:r>
          </w:p>
        </w:tc>
        <w:tc>
          <w:tcPr>
            <w:tcW w:w="264" w:type="pct"/>
            <w:gridSpan w:val="2"/>
          </w:tcPr>
          <w:p w14:paraId="6A710E79" w14:textId="77777777" w:rsidR="00EF0F3E" w:rsidRPr="00474651" w:rsidRDefault="00EF0F3E" w:rsidP="00EF0F3E">
            <w:pPr>
              <w:pStyle w:val="GOSTTablenorm"/>
            </w:pPr>
            <w:r w:rsidRPr="00474651">
              <w:t>Да</w:t>
            </w:r>
          </w:p>
        </w:tc>
        <w:tc>
          <w:tcPr>
            <w:tcW w:w="269" w:type="pct"/>
            <w:gridSpan w:val="2"/>
          </w:tcPr>
          <w:p w14:paraId="0E451E16" w14:textId="54BCFAEC" w:rsidR="00EF0F3E" w:rsidRPr="00C75A4E" w:rsidRDefault="00EF0F3E" w:rsidP="00EF0F3E">
            <w:pPr>
              <w:pStyle w:val="GOSTTablenorm"/>
              <w:rPr>
                <w:lang w:val="en-US"/>
              </w:rPr>
            </w:pPr>
          </w:p>
        </w:tc>
        <w:tc>
          <w:tcPr>
            <w:tcW w:w="2101" w:type="pct"/>
            <w:gridSpan w:val="2"/>
          </w:tcPr>
          <w:p w14:paraId="0C9FFB93" w14:textId="0C5C1B14" w:rsidR="00EF0F3E" w:rsidRPr="00A81603" w:rsidRDefault="00EF0F3E" w:rsidP="00EF0F3E">
            <w:pPr>
              <w:pStyle w:val="GOSTTablenorm"/>
            </w:pPr>
            <w:r w:rsidRPr="00A81603">
              <w:t>Дата операционного дня.</w:t>
            </w:r>
          </w:p>
          <w:p w14:paraId="7082F81D" w14:textId="77777777" w:rsidR="00EF0F3E" w:rsidRPr="000E1E0A" w:rsidRDefault="00EF0F3E" w:rsidP="00EF0F3E">
            <w:pPr>
              <w:pStyle w:val="GOSTTablenorm"/>
            </w:pPr>
            <w:r w:rsidRPr="000E1E0A">
              <w:t>Формат YYYY-MM-DD</w:t>
            </w:r>
          </w:p>
        </w:tc>
      </w:tr>
      <w:tr w:rsidR="00EF0F3E" w:rsidRPr="003F1563" w14:paraId="1147836D" w14:textId="77777777" w:rsidTr="00C75A4E">
        <w:trPr>
          <w:gridBefore w:val="2"/>
          <w:wBefore w:w="6" w:type="pct"/>
          <w:trHeight w:val="293"/>
          <w:jc w:val="center"/>
        </w:trPr>
        <w:tc>
          <w:tcPr>
            <w:tcW w:w="1098" w:type="pct"/>
          </w:tcPr>
          <w:p w14:paraId="0F6AE2C3" w14:textId="77777777" w:rsidR="00EF0F3E" w:rsidRPr="00474651" w:rsidRDefault="00EF0F3E" w:rsidP="00EF0F3E">
            <w:pPr>
              <w:pStyle w:val="GOSTTablenorm"/>
            </w:pPr>
            <w:r w:rsidRPr="000E1E0A">
              <w:t xml:space="preserve">Статус операционного </w:t>
            </w:r>
            <w:r w:rsidRPr="00474651">
              <w:t>дня</w:t>
            </w:r>
          </w:p>
        </w:tc>
        <w:tc>
          <w:tcPr>
            <w:tcW w:w="766" w:type="pct"/>
          </w:tcPr>
          <w:p w14:paraId="128A1B99" w14:textId="77777777" w:rsidR="00EF0F3E" w:rsidRPr="009D2890" w:rsidRDefault="00EF0F3E" w:rsidP="00EF0F3E">
            <w:pPr>
              <w:pStyle w:val="GOSTTablenorm"/>
            </w:pPr>
            <w:proofErr w:type="gramStart"/>
            <w:r w:rsidRPr="00BD7E9D">
              <w:rPr>
                <w:b/>
              </w:rPr>
              <w:t>TradingDays:</w:t>
            </w:r>
            <w:r w:rsidRPr="00890A8D">
              <w:t>Status</w:t>
            </w:r>
            <w:proofErr w:type="gramEnd"/>
          </w:p>
        </w:tc>
        <w:tc>
          <w:tcPr>
            <w:tcW w:w="496" w:type="pct"/>
            <w:gridSpan w:val="2"/>
          </w:tcPr>
          <w:p w14:paraId="57517E5E" w14:textId="77777777" w:rsidR="00EF0F3E" w:rsidRPr="009D2890" w:rsidRDefault="00EF0F3E" w:rsidP="00EF0F3E">
            <w:pPr>
              <w:pStyle w:val="GOSTTablenorm"/>
            </w:pPr>
            <w:r w:rsidRPr="009D2890">
              <w:t>Строка</w:t>
            </w:r>
          </w:p>
        </w:tc>
        <w:tc>
          <w:tcPr>
            <w:tcW w:w="264" w:type="pct"/>
            <w:gridSpan w:val="2"/>
          </w:tcPr>
          <w:p w14:paraId="6C69C86B" w14:textId="77777777" w:rsidR="00EF0F3E" w:rsidRPr="009D2890" w:rsidRDefault="00EF0F3E" w:rsidP="00EF0F3E">
            <w:pPr>
              <w:pStyle w:val="GOSTTablenorm"/>
            </w:pPr>
            <w:r w:rsidRPr="009D2890">
              <w:t>Да</w:t>
            </w:r>
          </w:p>
        </w:tc>
        <w:tc>
          <w:tcPr>
            <w:tcW w:w="269" w:type="pct"/>
            <w:gridSpan w:val="2"/>
          </w:tcPr>
          <w:p w14:paraId="313A9CC5" w14:textId="77777777" w:rsidR="00EF0F3E" w:rsidRPr="009D2890" w:rsidRDefault="00EF0F3E" w:rsidP="00EF0F3E">
            <w:pPr>
              <w:pStyle w:val="GOSTTablenorm"/>
            </w:pPr>
            <w:r w:rsidRPr="009D2890">
              <w:t>&lt;=30</w:t>
            </w:r>
          </w:p>
        </w:tc>
        <w:tc>
          <w:tcPr>
            <w:tcW w:w="2101" w:type="pct"/>
            <w:gridSpan w:val="2"/>
          </w:tcPr>
          <w:p w14:paraId="309CFA9F" w14:textId="77777777" w:rsidR="00EF0F3E" w:rsidRPr="009D2890" w:rsidRDefault="00EF0F3E" w:rsidP="00EF0F3E">
            <w:pPr>
              <w:pStyle w:val="GOSTTablenorm"/>
            </w:pPr>
            <w:r w:rsidRPr="009D2890">
              <w:t>Статус операционного дня</w:t>
            </w:r>
          </w:p>
        </w:tc>
      </w:tr>
      <w:tr w:rsidR="00EF0F3E" w:rsidRPr="003F1563" w14:paraId="6E298B4A" w14:textId="77777777" w:rsidTr="00C75A4E">
        <w:trPr>
          <w:gridBefore w:val="2"/>
          <w:wBefore w:w="6" w:type="pct"/>
          <w:trHeight w:val="293"/>
          <w:jc w:val="center"/>
        </w:trPr>
        <w:tc>
          <w:tcPr>
            <w:tcW w:w="1098" w:type="pct"/>
          </w:tcPr>
          <w:p w14:paraId="7F89A205" w14:textId="77777777" w:rsidR="00EF0F3E" w:rsidRPr="000E1E0A" w:rsidRDefault="00EF0F3E" w:rsidP="00EF0F3E">
            <w:pPr>
              <w:pStyle w:val="GOSTTablenorm"/>
            </w:pPr>
            <w:r w:rsidRPr="000E1E0A">
              <w:t>Дата и время открытия операционного дня</w:t>
            </w:r>
          </w:p>
        </w:tc>
        <w:tc>
          <w:tcPr>
            <w:tcW w:w="766" w:type="pct"/>
          </w:tcPr>
          <w:p w14:paraId="5E198736" w14:textId="77777777" w:rsidR="00EF0F3E" w:rsidRPr="00474651" w:rsidRDefault="00EF0F3E" w:rsidP="00EF0F3E">
            <w:pPr>
              <w:pStyle w:val="GOSTTablenorm"/>
            </w:pPr>
            <w:proofErr w:type="gramStart"/>
            <w:r w:rsidRPr="00BD7E9D">
              <w:rPr>
                <w:b/>
              </w:rPr>
              <w:t>TradingDays:</w:t>
            </w:r>
            <w:r w:rsidRPr="00474651">
              <w:t>OpenDate</w:t>
            </w:r>
            <w:proofErr w:type="gramEnd"/>
          </w:p>
        </w:tc>
        <w:tc>
          <w:tcPr>
            <w:tcW w:w="496" w:type="pct"/>
            <w:gridSpan w:val="2"/>
          </w:tcPr>
          <w:p w14:paraId="146503F4" w14:textId="77777777" w:rsidR="00EF0F3E" w:rsidRPr="009D2890" w:rsidRDefault="00EF0F3E" w:rsidP="00EF0F3E">
            <w:pPr>
              <w:pStyle w:val="GOSTTablenorm"/>
            </w:pPr>
            <w:r w:rsidRPr="00890A8D">
              <w:t>Дата-время (timestamp)</w:t>
            </w:r>
          </w:p>
        </w:tc>
        <w:tc>
          <w:tcPr>
            <w:tcW w:w="264" w:type="pct"/>
            <w:gridSpan w:val="2"/>
          </w:tcPr>
          <w:p w14:paraId="0255593F" w14:textId="77777777" w:rsidR="00EF0F3E" w:rsidRPr="009D2890" w:rsidRDefault="00EF0F3E" w:rsidP="00EF0F3E">
            <w:pPr>
              <w:pStyle w:val="GOSTTablenorm"/>
            </w:pPr>
            <w:r w:rsidRPr="009D2890">
              <w:t>Да</w:t>
            </w:r>
          </w:p>
        </w:tc>
        <w:tc>
          <w:tcPr>
            <w:tcW w:w="269" w:type="pct"/>
            <w:gridSpan w:val="2"/>
          </w:tcPr>
          <w:p w14:paraId="1F4D82CE" w14:textId="70F3146F" w:rsidR="00EF0F3E" w:rsidRPr="00C75A4E" w:rsidRDefault="00EF0F3E" w:rsidP="00EF0F3E">
            <w:pPr>
              <w:pStyle w:val="GOSTTablenorm"/>
              <w:rPr>
                <w:lang w:val="en-US"/>
              </w:rPr>
            </w:pPr>
          </w:p>
        </w:tc>
        <w:tc>
          <w:tcPr>
            <w:tcW w:w="2101" w:type="pct"/>
            <w:gridSpan w:val="2"/>
          </w:tcPr>
          <w:p w14:paraId="7B9FE629" w14:textId="77777777" w:rsidR="00EF0F3E" w:rsidRPr="00A81603" w:rsidRDefault="00EF0F3E" w:rsidP="00EF0F3E">
            <w:pPr>
              <w:pStyle w:val="GOSTTablenorm"/>
            </w:pPr>
            <w:r w:rsidRPr="00A81603">
              <w:t>Указывается дата открытия операционного дня системы.</w:t>
            </w:r>
          </w:p>
          <w:p w14:paraId="404DB51F" w14:textId="35F92CE0" w:rsidR="00EF0F3E" w:rsidRPr="00890A8D" w:rsidRDefault="00EF0F3E" w:rsidP="00EF0F3E">
            <w:pPr>
              <w:pStyle w:val="GOSTTablenorm"/>
            </w:pPr>
            <w:r w:rsidRPr="000E1E0A">
              <w:t xml:space="preserve">Формат YYYY-MM-DD </w:t>
            </w:r>
            <w:proofErr w:type="gramStart"/>
            <w:r w:rsidRPr="000E1E0A">
              <w:t>hh:mm</w:t>
            </w:r>
            <w:proofErr w:type="gramEnd"/>
            <w:r w:rsidRPr="000E1E0A">
              <w:t>:ss</w:t>
            </w:r>
            <w:r w:rsidRPr="00474651">
              <w:t>.</w:t>
            </w:r>
          </w:p>
          <w:p w14:paraId="002A346B" w14:textId="1DFBC3B3" w:rsidR="00EF0F3E" w:rsidRPr="009D2890" w:rsidRDefault="00EF0F3E" w:rsidP="0027578C">
            <w:pPr>
              <w:pStyle w:val="GOSTTablenorm"/>
            </w:pPr>
            <w:r w:rsidRPr="009D2890">
              <w:t>Если день открывался более одного раза – указывается дата последнего открытия</w:t>
            </w:r>
          </w:p>
        </w:tc>
      </w:tr>
      <w:tr w:rsidR="00FB0E5A" w:rsidRPr="003F1563" w14:paraId="5063FB1D" w14:textId="77777777" w:rsidTr="00C75A4E">
        <w:trPr>
          <w:gridBefore w:val="2"/>
          <w:wBefore w:w="6" w:type="pct"/>
          <w:trHeight w:val="293"/>
          <w:jc w:val="center"/>
          <w:ins w:id="7204" w:author="Иванов Дмитрий Валерьевич" w:date="2024-07-17T10:42:00Z"/>
        </w:trPr>
        <w:tc>
          <w:tcPr>
            <w:tcW w:w="1098" w:type="pct"/>
          </w:tcPr>
          <w:p w14:paraId="5AF6FBFE" w14:textId="379A7A20" w:rsidR="00FB0E5A" w:rsidRPr="001950A9" w:rsidRDefault="00FB0E5A" w:rsidP="001950A9">
            <w:pPr>
              <w:pStyle w:val="GOSTTablenorm"/>
              <w:rPr>
                <w:ins w:id="7205" w:author="Иванов Дмитрий Валерьевич" w:date="2024-07-17T10:42:00Z"/>
              </w:rPr>
            </w:pPr>
            <w:ins w:id="7206" w:author="Иванов Дмитрий Валерьевич" w:date="2024-07-17T10:43:00Z">
              <w:r w:rsidRPr="001950A9">
                <w:t xml:space="preserve">ФП – отправитель запроса, на основании которого было выполнено открытие </w:t>
              </w:r>
            </w:ins>
            <w:ins w:id="7207" w:author="Сатлер Марина Викторовна" w:date="2024-10-04T16:02:00Z">
              <w:r w:rsidR="00175C9D" w:rsidRPr="00175C9D">
                <w:t>операционного дня</w:t>
              </w:r>
            </w:ins>
            <w:ins w:id="7208" w:author="Иванов Дмитрий Валерьевич" w:date="2024-07-17T10:43:00Z">
              <w:del w:id="7209" w:author="Сатлер Марина Викторовна" w:date="2024-10-04T16:02:00Z">
                <w:r w:rsidRPr="001950A9" w:rsidDel="00175C9D">
                  <w:delText>ОД</w:delText>
                </w:r>
              </w:del>
            </w:ins>
          </w:p>
        </w:tc>
        <w:tc>
          <w:tcPr>
            <w:tcW w:w="766" w:type="pct"/>
          </w:tcPr>
          <w:p w14:paraId="502E18F6" w14:textId="0A0BDCE3" w:rsidR="00FB0E5A" w:rsidRPr="00BD7E9D" w:rsidRDefault="00FB0E5A" w:rsidP="00FB0E5A">
            <w:pPr>
              <w:pStyle w:val="GOSTTablenorm"/>
              <w:rPr>
                <w:ins w:id="7210" w:author="Иванов Дмитрий Валерьевич" w:date="2024-07-17T10:42:00Z"/>
                <w:b/>
              </w:rPr>
            </w:pPr>
            <w:proofErr w:type="gramStart"/>
            <w:ins w:id="7211" w:author="Иванов Дмитрий Валерьевич" w:date="2024-07-17T10:43:00Z">
              <w:r w:rsidRPr="005404C6">
                <w:rPr>
                  <w:b/>
                  <w:szCs w:val="22"/>
                </w:rPr>
                <w:t>TradingDays:</w:t>
              </w:r>
              <w:r w:rsidRPr="008A1BFA">
                <w:rPr>
                  <w:szCs w:val="22"/>
                </w:rPr>
                <w:t>OpenSystem</w:t>
              </w:r>
            </w:ins>
            <w:proofErr w:type="gramEnd"/>
          </w:p>
        </w:tc>
        <w:tc>
          <w:tcPr>
            <w:tcW w:w="496" w:type="pct"/>
            <w:gridSpan w:val="2"/>
          </w:tcPr>
          <w:p w14:paraId="13807F78" w14:textId="04259B8D" w:rsidR="00FB0E5A" w:rsidRPr="00890A8D" w:rsidRDefault="00FB0E5A" w:rsidP="001950A9">
            <w:pPr>
              <w:pStyle w:val="GOSTTablenorm"/>
              <w:rPr>
                <w:ins w:id="7212" w:author="Иванов Дмитрий Валерьевич" w:date="2024-07-17T10:42:00Z"/>
              </w:rPr>
            </w:pPr>
            <w:ins w:id="7213" w:author="Иванов Дмитрий Валерьевич" w:date="2024-07-17T10:43:00Z">
              <w:r w:rsidRPr="00002655">
                <w:t>Строка</w:t>
              </w:r>
            </w:ins>
          </w:p>
        </w:tc>
        <w:tc>
          <w:tcPr>
            <w:tcW w:w="264" w:type="pct"/>
            <w:gridSpan w:val="2"/>
          </w:tcPr>
          <w:p w14:paraId="43A6D9DD" w14:textId="31CD34B5" w:rsidR="00FB0E5A" w:rsidRPr="009D2890" w:rsidRDefault="00FB0E5A" w:rsidP="001950A9">
            <w:pPr>
              <w:pStyle w:val="GOSTTablenorm"/>
              <w:rPr>
                <w:ins w:id="7214" w:author="Иванов Дмитрий Валерьевич" w:date="2024-07-17T10:42:00Z"/>
              </w:rPr>
            </w:pPr>
            <w:ins w:id="7215" w:author="Иванов Дмитрий Валерьевич" w:date="2024-07-17T10:43:00Z">
              <w:r w:rsidRPr="00002655">
                <w:t>Да</w:t>
              </w:r>
            </w:ins>
          </w:p>
        </w:tc>
        <w:tc>
          <w:tcPr>
            <w:tcW w:w="269" w:type="pct"/>
            <w:gridSpan w:val="2"/>
          </w:tcPr>
          <w:p w14:paraId="7300C0C2" w14:textId="286BDE58" w:rsidR="00FB0E5A" w:rsidRPr="00C75A4E" w:rsidRDefault="00FB0E5A" w:rsidP="001950A9">
            <w:pPr>
              <w:pStyle w:val="GOSTTablenorm"/>
              <w:rPr>
                <w:ins w:id="7216" w:author="Иванов Дмитрий Валерьевич" w:date="2024-07-17T10:42:00Z"/>
                <w:lang w:val="en-US"/>
              </w:rPr>
            </w:pPr>
            <w:ins w:id="7217" w:author="Иванов Дмитрий Валерьевич" w:date="2024-07-17T10:43:00Z">
              <w:r w:rsidRPr="00002655">
                <w:t>&lt;=10</w:t>
              </w:r>
            </w:ins>
          </w:p>
        </w:tc>
        <w:tc>
          <w:tcPr>
            <w:tcW w:w="2101" w:type="pct"/>
            <w:gridSpan w:val="2"/>
          </w:tcPr>
          <w:p w14:paraId="4D3DA099" w14:textId="77777777" w:rsidR="00FB0E5A" w:rsidRDefault="00FB0E5A" w:rsidP="001950A9">
            <w:pPr>
              <w:pStyle w:val="GOSTTablenorm"/>
              <w:rPr>
                <w:ins w:id="7218" w:author="Иванов Дмитрий Валерьевич" w:date="2024-07-17T10:43:00Z"/>
              </w:rPr>
            </w:pPr>
            <w:ins w:id="7219" w:author="Иванов Дмитрий Валерьевич" w:date="2024-07-17T10:43: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7EEFCBA2" w14:textId="6BF175F6" w:rsidR="00FB0E5A" w:rsidRPr="00A81603" w:rsidRDefault="00FB0E5A" w:rsidP="001950A9">
            <w:pPr>
              <w:pStyle w:val="GOSTTablenorm"/>
              <w:rPr>
                <w:ins w:id="7220" w:author="Иванов Дмитрий Валерьевич" w:date="2024-07-17T10:42:00Z"/>
              </w:rPr>
            </w:pPr>
            <w:ins w:id="7221" w:author="Иванов Дмитрий Валерьевич" w:date="2024-07-17T10:43: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FB0E5A" w:rsidRPr="003F1563" w14:paraId="41271FF0" w14:textId="77777777" w:rsidTr="00C75A4E">
        <w:trPr>
          <w:gridBefore w:val="2"/>
          <w:wBefore w:w="6" w:type="pct"/>
          <w:trHeight w:val="293"/>
          <w:jc w:val="center"/>
          <w:ins w:id="7222" w:author="Иванов Дмитрий Валерьевич" w:date="2024-07-17T10:42:00Z"/>
        </w:trPr>
        <w:tc>
          <w:tcPr>
            <w:tcW w:w="1098" w:type="pct"/>
          </w:tcPr>
          <w:p w14:paraId="26A56BB7" w14:textId="4AAA7199" w:rsidR="00FB0E5A" w:rsidRPr="001950A9" w:rsidRDefault="00FB0E5A" w:rsidP="001950A9">
            <w:pPr>
              <w:pStyle w:val="GOSTTablenorm"/>
              <w:rPr>
                <w:ins w:id="7223" w:author="Иванов Дмитрий Валерьевич" w:date="2024-07-17T10:42:00Z"/>
              </w:rPr>
            </w:pPr>
            <w:ins w:id="7224" w:author="Иванов Дмитрий Валерьевич" w:date="2024-07-17T10:43:00Z">
              <w:r w:rsidRPr="001950A9">
                <w:t>Дата и время открытия операционного дня для проведения отдельных операций (открытия по запросу)</w:t>
              </w:r>
            </w:ins>
          </w:p>
        </w:tc>
        <w:tc>
          <w:tcPr>
            <w:tcW w:w="766" w:type="pct"/>
          </w:tcPr>
          <w:p w14:paraId="33221FB3" w14:textId="07D4C97C" w:rsidR="00FB0E5A" w:rsidRPr="00BD7E9D" w:rsidRDefault="00FB0E5A" w:rsidP="00FB0E5A">
            <w:pPr>
              <w:pStyle w:val="GOSTTablenorm"/>
              <w:rPr>
                <w:ins w:id="7225" w:author="Иванов Дмитрий Валерьевич" w:date="2024-07-17T10:42:00Z"/>
                <w:b/>
              </w:rPr>
            </w:pPr>
            <w:proofErr w:type="gramStart"/>
            <w:ins w:id="7226" w:author="Иванов Дмитрий Валерьевич" w:date="2024-07-17T10:43:00Z">
              <w:r w:rsidRPr="005404C6">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ins>
            <w:proofErr w:type="gramEnd"/>
          </w:p>
        </w:tc>
        <w:tc>
          <w:tcPr>
            <w:tcW w:w="496" w:type="pct"/>
            <w:gridSpan w:val="2"/>
          </w:tcPr>
          <w:p w14:paraId="3F26F629" w14:textId="094257CB" w:rsidR="00FB0E5A" w:rsidRPr="00890A8D" w:rsidRDefault="00FB0E5A" w:rsidP="001950A9">
            <w:pPr>
              <w:pStyle w:val="GOSTTablenorm"/>
              <w:rPr>
                <w:ins w:id="7227" w:author="Иванов Дмитрий Валерьевич" w:date="2024-07-17T10:42:00Z"/>
              </w:rPr>
            </w:pPr>
            <w:ins w:id="7228" w:author="Иванов Дмитрий Валерьевич" w:date="2024-07-17T10:43:00Z">
              <w:r w:rsidRPr="003F1563">
                <w:t>Дата-время (timestamp)</w:t>
              </w:r>
            </w:ins>
          </w:p>
        </w:tc>
        <w:tc>
          <w:tcPr>
            <w:tcW w:w="264" w:type="pct"/>
            <w:gridSpan w:val="2"/>
          </w:tcPr>
          <w:p w14:paraId="54BE5E75" w14:textId="512EADA2" w:rsidR="00FB0E5A" w:rsidRPr="009D2890" w:rsidRDefault="00FB0E5A" w:rsidP="001950A9">
            <w:pPr>
              <w:pStyle w:val="GOSTTablenorm"/>
              <w:rPr>
                <w:ins w:id="7229" w:author="Иванов Дмитрий Валерьевич" w:date="2024-07-17T10:42:00Z"/>
              </w:rPr>
            </w:pPr>
            <w:ins w:id="7230" w:author="Иванов Дмитрий Валерьевич" w:date="2024-07-17T10:43:00Z">
              <w:r>
                <w:t>Да</w:t>
              </w:r>
            </w:ins>
          </w:p>
        </w:tc>
        <w:tc>
          <w:tcPr>
            <w:tcW w:w="269" w:type="pct"/>
            <w:gridSpan w:val="2"/>
          </w:tcPr>
          <w:p w14:paraId="263A86FF" w14:textId="77777777" w:rsidR="00FB0E5A" w:rsidRPr="00C75A4E" w:rsidRDefault="00FB0E5A" w:rsidP="001950A9">
            <w:pPr>
              <w:pStyle w:val="GOSTTablenorm"/>
              <w:rPr>
                <w:ins w:id="7231" w:author="Иванов Дмитрий Валерьевич" w:date="2024-07-17T10:42:00Z"/>
                <w:lang w:val="en-US"/>
              </w:rPr>
            </w:pPr>
          </w:p>
        </w:tc>
        <w:tc>
          <w:tcPr>
            <w:tcW w:w="2101" w:type="pct"/>
            <w:gridSpan w:val="2"/>
          </w:tcPr>
          <w:p w14:paraId="06C8041C" w14:textId="77777777" w:rsidR="00FB0E5A" w:rsidRPr="003F1563" w:rsidRDefault="00FB0E5A" w:rsidP="001950A9">
            <w:pPr>
              <w:pStyle w:val="GOSTTablenorm"/>
              <w:rPr>
                <w:ins w:id="7232" w:author="Иванов Дмитрий Валерьевич" w:date="2024-07-17T10:43:00Z"/>
              </w:rPr>
            </w:pPr>
            <w:ins w:id="7233" w:author="Иванов Дмитрий Валерьевич" w:date="2024-07-17T10:43: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42525AFF" w14:textId="64ACE904" w:rsidR="00FB0E5A" w:rsidRPr="003F1563" w:rsidRDefault="00FB0E5A" w:rsidP="001950A9">
            <w:pPr>
              <w:pStyle w:val="GOSTTablenorm"/>
              <w:rPr>
                <w:ins w:id="7234" w:author="Иванов Дмитрий Валерьевич" w:date="2024-07-17T10:43:00Z"/>
              </w:rPr>
            </w:pPr>
            <w:ins w:id="7235" w:author="Иванов Дмитрий Валерьевич" w:date="2024-07-17T10:43:00Z">
              <w:r w:rsidRPr="003F1563">
                <w:t xml:space="preserve">Формат YYYY-MM-DD </w:t>
              </w:r>
              <w:proofErr w:type="gramStart"/>
              <w:r w:rsidRPr="003F1563">
                <w:t>hh:mm</w:t>
              </w:r>
              <w:proofErr w:type="gramEnd"/>
              <w:r w:rsidRPr="003F1563">
                <w:t>:ss</w:t>
              </w:r>
            </w:ins>
            <w:r w:rsidR="0055495A">
              <w:t>.</w:t>
            </w:r>
          </w:p>
          <w:p w14:paraId="2E59ABF8" w14:textId="7AD7246C" w:rsidR="00FB0E5A" w:rsidRPr="00A81603" w:rsidRDefault="00FB0E5A" w:rsidP="001950A9">
            <w:pPr>
              <w:pStyle w:val="GOSTTablenorm"/>
              <w:rPr>
                <w:ins w:id="7236" w:author="Иванов Дмитрий Валерьевич" w:date="2024-07-17T10:42:00Z"/>
              </w:rPr>
            </w:pPr>
            <w:ins w:id="7237" w:author="Иванов Дмитрий Валерьевич" w:date="2024-07-17T10:43: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FB0E5A" w:rsidRPr="003F1563" w14:paraId="49FAC716" w14:textId="77777777" w:rsidTr="00C75A4E">
        <w:trPr>
          <w:gridBefore w:val="2"/>
          <w:wBefore w:w="6" w:type="pct"/>
          <w:trHeight w:val="293"/>
          <w:jc w:val="center"/>
          <w:ins w:id="7238" w:author="Иванов Дмитрий Валерьевич" w:date="2024-07-17T10:42:00Z"/>
        </w:trPr>
        <w:tc>
          <w:tcPr>
            <w:tcW w:w="1098" w:type="pct"/>
          </w:tcPr>
          <w:p w14:paraId="150101AC" w14:textId="494A6E67" w:rsidR="00FB0E5A" w:rsidRPr="001950A9" w:rsidRDefault="00FB0E5A" w:rsidP="001950A9">
            <w:pPr>
              <w:pStyle w:val="GOSTTablenorm"/>
              <w:rPr>
                <w:ins w:id="7239" w:author="Иванов Дмитрий Валерьевич" w:date="2024-07-17T10:42:00Z"/>
              </w:rPr>
            </w:pPr>
            <w:ins w:id="7240" w:author="Иванов Дмитрий Валерьевич" w:date="2024-07-17T10:43:00Z">
              <w:r w:rsidRPr="001950A9">
                <w:t xml:space="preserve">ФП – отправитель запроса, на основании которого было выполнено открытие </w:t>
              </w:r>
            </w:ins>
            <w:ins w:id="7241" w:author="Сатлер Марина Викторовна" w:date="2024-10-04T16:02:00Z">
              <w:r w:rsidR="00175C9D" w:rsidRPr="00175C9D">
                <w:t>операционного дня</w:t>
              </w:r>
            </w:ins>
            <w:ins w:id="7242" w:author="Иванов Дмитрий Валерьевич" w:date="2024-07-17T10:43:00Z">
              <w:del w:id="7243" w:author="Сатлер Марина Викторовна" w:date="2024-10-04T16:02:00Z">
                <w:r w:rsidRPr="001950A9" w:rsidDel="00175C9D">
                  <w:delText>ОД</w:delText>
                </w:r>
              </w:del>
              <w:r w:rsidRPr="001950A9">
                <w:t xml:space="preserve"> для проведения отдельных операций (открытия по запросу)</w:t>
              </w:r>
            </w:ins>
          </w:p>
        </w:tc>
        <w:tc>
          <w:tcPr>
            <w:tcW w:w="766" w:type="pct"/>
          </w:tcPr>
          <w:p w14:paraId="62A9E1E6" w14:textId="5F024F91" w:rsidR="00FB0E5A" w:rsidRPr="00BD7E9D" w:rsidRDefault="00FB0E5A" w:rsidP="00FB0E5A">
            <w:pPr>
              <w:pStyle w:val="GOSTTablenorm"/>
              <w:rPr>
                <w:ins w:id="7244" w:author="Иванов Дмитрий Валерьевич" w:date="2024-07-17T10:42:00Z"/>
                <w:b/>
              </w:rPr>
            </w:pPr>
            <w:proofErr w:type="gramStart"/>
            <w:ins w:id="7245" w:author="Иванов Дмитрий Валерьевич" w:date="2024-07-17T10:43:00Z">
              <w:r w:rsidRPr="005404C6">
                <w:rPr>
                  <w:b/>
                  <w:szCs w:val="22"/>
                </w:rPr>
                <w:t>TradingDays:</w:t>
              </w:r>
              <w:r w:rsidRPr="008A1BFA">
                <w:rPr>
                  <w:szCs w:val="22"/>
                </w:rPr>
                <w:t>OpenOnRequestSystem</w:t>
              </w:r>
            </w:ins>
            <w:proofErr w:type="gramEnd"/>
          </w:p>
        </w:tc>
        <w:tc>
          <w:tcPr>
            <w:tcW w:w="496" w:type="pct"/>
            <w:gridSpan w:val="2"/>
          </w:tcPr>
          <w:p w14:paraId="2A4C1A29" w14:textId="76B34DBB" w:rsidR="00FB0E5A" w:rsidRPr="00890A8D" w:rsidRDefault="00FB0E5A" w:rsidP="001950A9">
            <w:pPr>
              <w:pStyle w:val="GOSTTablenorm"/>
              <w:rPr>
                <w:ins w:id="7246" w:author="Иванов Дмитрий Валерьевич" w:date="2024-07-17T10:42:00Z"/>
              </w:rPr>
            </w:pPr>
            <w:ins w:id="7247" w:author="Иванов Дмитрий Валерьевич" w:date="2024-07-17T10:43:00Z">
              <w:r w:rsidRPr="00002655">
                <w:t>Строка</w:t>
              </w:r>
            </w:ins>
          </w:p>
        </w:tc>
        <w:tc>
          <w:tcPr>
            <w:tcW w:w="264" w:type="pct"/>
            <w:gridSpan w:val="2"/>
          </w:tcPr>
          <w:p w14:paraId="4494560F" w14:textId="57B9F9E4" w:rsidR="00FB0E5A" w:rsidRPr="009D2890" w:rsidRDefault="00FB0E5A" w:rsidP="001950A9">
            <w:pPr>
              <w:pStyle w:val="GOSTTablenorm"/>
              <w:rPr>
                <w:ins w:id="7248" w:author="Иванов Дмитрий Валерьевич" w:date="2024-07-17T10:42:00Z"/>
              </w:rPr>
            </w:pPr>
            <w:ins w:id="7249" w:author="Иванов Дмитрий Валерьевич" w:date="2024-07-17T10:43:00Z">
              <w:r w:rsidRPr="00002655">
                <w:t>Да</w:t>
              </w:r>
            </w:ins>
          </w:p>
        </w:tc>
        <w:tc>
          <w:tcPr>
            <w:tcW w:w="269" w:type="pct"/>
            <w:gridSpan w:val="2"/>
          </w:tcPr>
          <w:p w14:paraId="09B65C03" w14:textId="14B47C84" w:rsidR="00FB0E5A" w:rsidRPr="00C75A4E" w:rsidRDefault="00FB0E5A" w:rsidP="001950A9">
            <w:pPr>
              <w:pStyle w:val="GOSTTablenorm"/>
              <w:rPr>
                <w:ins w:id="7250" w:author="Иванов Дмитрий Валерьевич" w:date="2024-07-17T10:42:00Z"/>
                <w:lang w:val="en-US"/>
              </w:rPr>
            </w:pPr>
            <w:ins w:id="7251" w:author="Иванов Дмитрий Валерьевич" w:date="2024-07-17T10:43:00Z">
              <w:r w:rsidRPr="00002655">
                <w:t>&lt;=10</w:t>
              </w:r>
            </w:ins>
          </w:p>
        </w:tc>
        <w:tc>
          <w:tcPr>
            <w:tcW w:w="2101" w:type="pct"/>
            <w:gridSpan w:val="2"/>
          </w:tcPr>
          <w:p w14:paraId="6B19A1E0" w14:textId="77777777" w:rsidR="00FB0E5A" w:rsidRDefault="00FB0E5A" w:rsidP="001950A9">
            <w:pPr>
              <w:pStyle w:val="GOSTTablenorm"/>
              <w:rPr>
                <w:ins w:id="7252" w:author="Иванов Дмитрий Валерьевич" w:date="2024-07-17T10:43:00Z"/>
              </w:rPr>
            </w:pPr>
            <w:ins w:id="7253" w:author="Иванов Дмитрий Валерьевич" w:date="2024-07-17T10:43: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33F49B68" w14:textId="2A9D496F" w:rsidR="00FB0E5A" w:rsidRPr="00A81603" w:rsidRDefault="00FB0E5A" w:rsidP="001950A9">
            <w:pPr>
              <w:pStyle w:val="GOSTTablenorm"/>
              <w:rPr>
                <w:ins w:id="7254" w:author="Иванов Дмитрий Валерьевич" w:date="2024-07-17T10:42:00Z"/>
              </w:rPr>
            </w:pPr>
            <w:ins w:id="7255" w:author="Иванов Дмитрий Валерьевич" w:date="2024-07-17T10:43: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FB0E5A" w:rsidRPr="003F1563" w14:paraId="61C764B3" w14:textId="77777777" w:rsidTr="00C75A4E">
        <w:trPr>
          <w:gridBefore w:val="2"/>
          <w:wBefore w:w="6" w:type="pct"/>
          <w:trHeight w:val="293"/>
          <w:jc w:val="center"/>
        </w:trPr>
        <w:tc>
          <w:tcPr>
            <w:tcW w:w="1098" w:type="pct"/>
          </w:tcPr>
          <w:p w14:paraId="4AD18C58" w14:textId="77777777" w:rsidR="00FB0E5A" w:rsidRPr="001950A9" w:rsidRDefault="00FB0E5A" w:rsidP="001950A9">
            <w:pPr>
              <w:pStyle w:val="GOSTTablenorm"/>
            </w:pPr>
            <w:r w:rsidRPr="001950A9">
              <w:t>Дата и время закрытия операционного дня</w:t>
            </w:r>
          </w:p>
        </w:tc>
        <w:tc>
          <w:tcPr>
            <w:tcW w:w="766" w:type="pct"/>
          </w:tcPr>
          <w:p w14:paraId="6401FAF0" w14:textId="77777777" w:rsidR="00FB0E5A" w:rsidRPr="003F1563" w:rsidRDefault="00FB0E5A" w:rsidP="00FB0E5A">
            <w:pPr>
              <w:pStyle w:val="GOSTTablenorm"/>
            </w:pPr>
            <w:proofErr w:type="gramStart"/>
            <w:r w:rsidRPr="00BD7E9D">
              <w:rPr>
                <w:b/>
              </w:rPr>
              <w:t>TradingDays:</w:t>
            </w:r>
            <w:r w:rsidRPr="003F1563">
              <w:t>CloseDate</w:t>
            </w:r>
            <w:proofErr w:type="gramEnd"/>
          </w:p>
        </w:tc>
        <w:tc>
          <w:tcPr>
            <w:tcW w:w="496" w:type="pct"/>
            <w:gridSpan w:val="2"/>
          </w:tcPr>
          <w:p w14:paraId="3B04A367" w14:textId="77777777" w:rsidR="00FB0E5A" w:rsidRPr="003F1563" w:rsidRDefault="00FB0E5A" w:rsidP="00FB0E5A">
            <w:pPr>
              <w:pStyle w:val="GOSTTablenorm"/>
            </w:pPr>
            <w:r w:rsidRPr="003F1563">
              <w:t>Дата-время (timestamp)</w:t>
            </w:r>
          </w:p>
        </w:tc>
        <w:tc>
          <w:tcPr>
            <w:tcW w:w="264" w:type="pct"/>
            <w:gridSpan w:val="2"/>
          </w:tcPr>
          <w:p w14:paraId="3BFD7492" w14:textId="77777777" w:rsidR="00FB0E5A" w:rsidRPr="003F1563" w:rsidRDefault="00FB0E5A" w:rsidP="00FB0E5A">
            <w:pPr>
              <w:pStyle w:val="GOSTTablenorm"/>
            </w:pPr>
            <w:r w:rsidRPr="003F1563">
              <w:t>Да</w:t>
            </w:r>
          </w:p>
        </w:tc>
        <w:tc>
          <w:tcPr>
            <w:tcW w:w="269" w:type="pct"/>
            <w:gridSpan w:val="2"/>
          </w:tcPr>
          <w:p w14:paraId="056DC9D4" w14:textId="3863EB53" w:rsidR="00FB0E5A" w:rsidRPr="00C75A4E" w:rsidRDefault="00FB0E5A" w:rsidP="00FB0E5A">
            <w:pPr>
              <w:pStyle w:val="GOSTTablenorm"/>
              <w:rPr>
                <w:lang w:val="en-US"/>
              </w:rPr>
            </w:pPr>
          </w:p>
        </w:tc>
        <w:tc>
          <w:tcPr>
            <w:tcW w:w="2101" w:type="pct"/>
            <w:gridSpan w:val="2"/>
          </w:tcPr>
          <w:p w14:paraId="5FE473C0" w14:textId="77777777" w:rsidR="00FB0E5A" w:rsidRPr="003F1563" w:rsidRDefault="00FB0E5A" w:rsidP="00FB0E5A">
            <w:pPr>
              <w:pStyle w:val="GOSTTablenorm"/>
            </w:pPr>
            <w:r w:rsidRPr="003F1563">
              <w:t>Указывается дата закрытия операционного дня системы.</w:t>
            </w:r>
          </w:p>
          <w:p w14:paraId="5A396D42" w14:textId="333B5D53" w:rsidR="00FB0E5A" w:rsidRPr="003F1563" w:rsidRDefault="00FB0E5A" w:rsidP="00FB0E5A">
            <w:pPr>
              <w:pStyle w:val="GOSTTablenorm"/>
            </w:pPr>
            <w:r w:rsidRPr="003F1563">
              <w:t xml:space="preserve">Формат YYYY-MM-DD </w:t>
            </w:r>
            <w:proofErr w:type="gramStart"/>
            <w:r w:rsidRPr="003F1563">
              <w:t>hh:mm</w:t>
            </w:r>
            <w:proofErr w:type="gramEnd"/>
            <w:r w:rsidRPr="003F1563">
              <w:t>:ss</w:t>
            </w:r>
            <w:r>
              <w:t>.</w:t>
            </w:r>
          </w:p>
          <w:p w14:paraId="68215504" w14:textId="236524AE" w:rsidR="00FB0E5A" w:rsidRPr="003F1563" w:rsidRDefault="00FB0E5A" w:rsidP="00FB0E5A">
            <w:pPr>
              <w:pStyle w:val="GOSTTablenorm"/>
            </w:pPr>
            <w:r w:rsidRPr="003F1563">
              <w:lastRenderedPageBreak/>
              <w:t>Если день закрывался более одного раза – указывается дата последнего закрытия</w:t>
            </w:r>
          </w:p>
        </w:tc>
      </w:tr>
      <w:tr w:rsidR="00FB0E5A" w:rsidRPr="003F1563" w14:paraId="599F23E3" w14:textId="77777777" w:rsidTr="00C75A4E">
        <w:trPr>
          <w:gridBefore w:val="2"/>
          <w:wBefore w:w="6" w:type="pct"/>
          <w:trHeight w:val="293"/>
          <w:jc w:val="center"/>
          <w:ins w:id="7256" w:author="Иванов Дмитрий Валерьевич" w:date="2024-07-17T10:43:00Z"/>
        </w:trPr>
        <w:tc>
          <w:tcPr>
            <w:tcW w:w="1098" w:type="pct"/>
          </w:tcPr>
          <w:p w14:paraId="6662EF6C" w14:textId="35C5D093" w:rsidR="00FB0E5A" w:rsidRPr="001950A9" w:rsidRDefault="00FB0E5A" w:rsidP="001950A9">
            <w:pPr>
              <w:pStyle w:val="GOSTTablenorm"/>
              <w:rPr>
                <w:ins w:id="7257" w:author="Иванов Дмитрий Валерьевич" w:date="2024-07-17T10:43:00Z"/>
              </w:rPr>
            </w:pPr>
            <w:ins w:id="7258" w:author="Иванов Дмитрий Валерьевич" w:date="2024-07-17T10:43:00Z">
              <w:r w:rsidRPr="001950A9">
                <w:lastRenderedPageBreak/>
                <w:t xml:space="preserve">ФП – отправитель запроса, на основании которого было выполнено закрытие </w:t>
              </w:r>
            </w:ins>
            <w:ins w:id="7259" w:author="Сатлер Марина Викторовна" w:date="2024-10-04T16:02:00Z">
              <w:r w:rsidR="00175C9D" w:rsidRPr="00175C9D">
                <w:t>операционного дня</w:t>
              </w:r>
            </w:ins>
            <w:ins w:id="7260" w:author="Иванов Дмитрий Валерьевич" w:date="2024-07-17T10:43:00Z">
              <w:del w:id="7261" w:author="Сатлер Марина Викторовна" w:date="2024-10-04T16:02:00Z">
                <w:r w:rsidRPr="001950A9" w:rsidDel="00175C9D">
                  <w:delText>ОД</w:delText>
                </w:r>
              </w:del>
            </w:ins>
          </w:p>
        </w:tc>
        <w:tc>
          <w:tcPr>
            <w:tcW w:w="766" w:type="pct"/>
          </w:tcPr>
          <w:p w14:paraId="7C87E1C4" w14:textId="5A1A4591" w:rsidR="00FB0E5A" w:rsidRPr="00BD7E9D" w:rsidRDefault="00FB0E5A" w:rsidP="00FB0E5A">
            <w:pPr>
              <w:pStyle w:val="GOSTTablenorm"/>
              <w:rPr>
                <w:ins w:id="7262" w:author="Иванов Дмитрий Валерьевич" w:date="2024-07-17T10:43:00Z"/>
                <w:b/>
              </w:rPr>
            </w:pPr>
            <w:proofErr w:type="gramStart"/>
            <w:ins w:id="7263" w:author="Иванов Дмитрий Валерьевич" w:date="2024-07-17T10:43:00Z">
              <w:r w:rsidRPr="005404C6">
                <w:rPr>
                  <w:b/>
                  <w:szCs w:val="22"/>
                </w:rPr>
                <w:t>TradingDays:</w:t>
              </w:r>
              <w:r w:rsidRPr="008A1BFA">
                <w:rPr>
                  <w:szCs w:val="22"/>
                </w:rPr>
                <w:t>CloseSystem</w:t>
              </w:r>
              <w:proofErr w:type="gramEnd"/>
            </w:ins>
          </w:p>
        </w:tc>
        <w:tc>
          <w:tcPr>
            <w:tcW w:w="496" w:type="pct"/>
            <w:gridSpan w:val="2"/>
          </w:tcPr>
          <w:p w14:paraId="03ED0CC0" w14:textId="3CEBB39A" w:rsidR="00FB0E5A" w:rsidRPr="001950A9" w:rsidRDefault="00FB0E5A" w:rsidP="001950A9">
            <w:pPr>
              <w:pStyle w:val="GOSTTablenorm"/>
              <w:rPr>
                <w:ins w:id="7264" w:author="Иванов Дмитрий Валерьевич" w:date="2024-07-17T10:43:00Z"/>
              </w:rPr>
            </w:pPr>
            <w:ins w:id="7265" w:author="Иванов Дмитрий Валерьевич" w:date="2024-07-17T10:43:00Z">
              <w:r w:rsidRPr="001950A9">
                <w:t>Строка</w:t>
              </w:r>
            </w:ins>
          </w:p>
        </w:tc>
        <w:tc>
          <w:tcPr>
            <w:tcW w:w="264" w:type="pct"/>
            <w:gridSpan w:val="2"/>
          </w:tcPr>
          <w:p w14:paraId="380ECEA2" w14:textId="3955F250" w:rsidR="00FB0E5A" w:rsidRPr="001950A9" w:rsidRDefault="00FB0E5A" w:rsidP="001950A9">
            <w:pPr>
              <w:pStyle w:val="GOSTTablenorm"/>
              <w:rPr>
                <w:ins w:id="7266" w:author="Иванов Дмитрий Валерьевич" w:date="2024-07-17T10:43:00Z"/>
              </w:rPr>
            </w:pPr>
            <w:ins w:id="7267" w:author="Иванов Дмитрий Валерьевич" w:date="2024-07-17T10:43:00Z">
              <w:r w:rsidRPr="001950A9">
                <w:t>Да</w:t>
              </w:r>
            </w:ins>
          </w:p>
        </w:tc>
        <w:tc>
          <w:tcPr>
            <w:tcW w:w="269" w:type="pct"/>
            <w:gridSpan w:val="2"/>
          </w:tcPr>
          <w:p w14:paraId="2B19EF20" w14:textId="313DB8F6" w:rsidR="00FB0E5A" w:rsidRPr="001950A9" w:rsidRDefault="00FB0E5A" w:rsidP="001950A9">
            <w:pPr>
              <w:pStyle w:val="GOSTTablenorm"/>
              <w:rPr>
                <w:ins w:id="7268" w:author="Иванов Дмитрий Валерьевич" w:date="2024-07-17T10:43:00Z"/>
              </w:rPr>
            </w:pPr>
            <w:ins w:id="7269" w:author="Иванов Дмитрий Валерьевич" w:date="2024-07-17T10:43:00Z">
              <w:r w:rsidRPr="001950A9">
                <w:t>&lt;=10</w:t>
              </w:r>
            </w:ins>
          </w:p>
        </w:tc>
        <w:tc>
          <w:tcPr>
            <w:tcW w:w="2101" w:type="pct"/>
            <w:gridSpan w:val="2"/>
          </w:tcPr>
          <w:p w14:paraId="27ED7D4D" w14:textId="77777777" w:rsidR="00FB0E5A" w:rsidRPr="001950A9" w:rsidRDefault="00FB0E5A" w:rsidP="001950A9">
            <w:pPr>
              <w:pStyle w:val="GOSTTablenorm"/>
              <w:rPr>
                <w:ins w:id="7270" w:author="Иванов Дмитрий Валерьевич" w:date="2024-07-17T10:43:00Z"/>
              </w:rPr>
            </w:pPr>
            <w:ins w:id="7271" w:author="Иванов Дмитрий Валерьевич" w:date="2024-07-17T10:43:00Z">
              <w:r w:rsidRPr="001950A9">
                <w:t>Указывается информация о ФП – отправителе запроса, на основании которого было выполнено закрытие операционного дня системы.</w:t>
              </w:r>
            </w:ins>
          </w:p>
          <w:p w14:paraId="1CF76309" w14:textId="344B6A3B" w:rsidR="00FB0E5A" w:rsidRPr="001950A9" w:rsidRDefault="00FB0E5A" w:rsidP="001950A9">
            <w:pPr>
              <w:pStyle w:val="GOSTTablenorm"/>
              <w:rPr>
                <w:ins w:id="7272" w:author="Иванов Дмитрий Валерьевич" w:date="2024-07-17T10:43:00Z"/>
              </w:rPr>
            </w:pPr>
            <w:ins w:id="7273" w:author="Иванов Дмитрий Валерьевич" w:date="2024-07-17T10:43:00Z">
              <w:r w:rsidRPr="001950A9">
                <w:t>Если день закрывался более одного раза – указывается информация о ФП, инициировавшей последнее закрытие</w:t>
              </w:r>
            </w:ins>
          </w:p>
        </w:tc>
      </w:tr>
      <w:tr w:rsidR="00FB0E5A" w:rsidRPr="003F1563" w14:paraId="46663451" w14:textId="77777777" w:rsidTr="00C75A4E">
        <w:trPr>
          <w:gridBefore w:val="2"/>
          <w:wBefore w:w="6" w:type="pct"/>
          <w:trHeight w:val="293"/>
          <w:jc w:val="center"/>
        </w:trPr>
        <w:tc>
          <w:tcPr>
            <w:tcW w:w="1098" w:type="pct"/>
          </w:tcPr>
          <w:p w14:paraId="396F1699" w14:textId="77777777" w:rsidR="00FB0E5A" w:rsidRPr="001950A9" w:rsidRDefault="00FB0E5A" w:rsidP="001950A9">
            <w:pPr>
              <w:pStyle w:val="GOSTTablenorm"/>
            </w:pPr>
            <w:r w:rsidRPr="001950A9">
              <w:t>Дата и время окончательного закрытия операционного дня</w:t>
            </w:r>
          </w:p>
        </w:tc>
        <w:tc>
          <w:tcPr>
            <w:tcW w:w="766" w:type="pct"/>
          </w:tcPr>
          <w:p w14:paraId="75C2B0D0" w14:textId="77777777" w:rsidR="00FB0E5A" w:rsidRPr="00474651" w:rsidRDefault="00FB0E5A" w:rsidP="00FB0E5A">
            <w:pPr>
              <w:pStyle w:val="GOSTTablenorm"/>
            </w:pPr>
            <w:proofErr w:type="gramStart"/>
            <w:r w:rsidRPr="00BD7E9D">
              <w:rPr>
                <w:b/>
              </w:rPr>
              <w:t>TradingDays:</w:t>
            </w:r>
            <w:r w:rsidRPr="00474651">
              <w:t>ClosePermanentlyDate</w:t>
            </w:r>
            <w:proofErr w:type="gramEnd"/>
          </w:p>
        </w:tc>
        <w:tc>
          <w:tcPr>
            <w:tcW w:w="496" w:type="pct"/>
            <w:gridSpan w:val="2"/>
          </w:tcPr>
          <w:p w14:paraId="49061578" w14:textId="77777777" w:rsidR="00FB0E5A" w:rsidRPr="001950A9" w:rsidRDefault="00FB0E5A" w:rsidP="001950A9">
            <w:pPr>
              <w:pStyle w:val="GOSTTablenorm"/>
            </w:pPr>
            <w:r w:rsidRPr="001950A9">
              <w:t>Дата-время (timestamp)</w:t>
            </w:r>
          </w:p>
        </w:tc>
        <w:tc>
          <w:tcPr>
            <w:tcW w:w="264" w:type="pct"/>
            <w:gridSpan w:val="2"/>
          </w:tcPr>
          <w:p w14:paraId="09728AD1" w14:textId="77777777" w:rsidR="00FB0E5A" w:rsidRPr="001950A9" w:rsidRDefault="00FB0E5A" w:rsidP="001950A9">
            <w:pPr>
              <w:pStyle w:val="GOSTTablenorm"/>
            </w:pPr>
            <w:r w:rsidRPr="001950A9">
              <w:t>Нет</w:t>
            </w:r>
          </w:p>
        </w:tc>
        <w:tc>
          <w:tcPr>
            <w:tcW w:w="269" w:type="pct"/>
            <w:gridSpan w:val="2"/>
          </w:tcPr>
          <w:p w14:paraId="0A442ED3" w14:textId="6C479283" w:rsidR="00FB0E5A" w:rsidRPr="001950A9" w:rsidRDefault="00FB0E5A" w:rsidP="001950A9">
            <w:pPr>
              <w:pStyle w:val="GOSTTablenorm"/>
            </w:pPr>
          </w:p>
        </w:tc>
        <w:tc>
          <w:tcPr>
            <w:tcW w:w="2101" w:type="pct"/>
            <w:gridSpan w:val="2"/>
          </w:tcPr>
          <w:p w14:paraId="74C4FF49" w14:textId="77777777" w:rsidR="00FB0E5A" w:rsidRPr="001950A9" w:rsidRDefault="00FB0E5A" w:rsidP="001950A9">
            <w:pPr>
              <w:pStyle w:val="GOSTTablenorm"/>
            </w:pPr>
            <w:r w:rsidRPr="001950A9">
              <w:t>Указывается дата окончательного закрытия операционного дня системы.</w:t>
            </w:r>
          </w:p>
          <w:p w14:paraId="44827AEC" w14:textId="07780BBA" w:rsidR="00FB0E5A" w:rsidRPr="001950A9" w:rsidRDefault="00FB0E5A" w:rsidP="001950A9">
            <w:pPr>
              <w:pStyle w:val="GOSTTablenorm"/>
            </w:pPr>
            <w:r w:rsidRPr="001950A9">
              <w:t xml:space="preserve">Формат YYYY-MM-DD </w:t>
            </w:r>
            <w:proofErr w:type="gramStart"/>
            <w:r w:rsidRPr="001950A9">
              <w:t>hh:mm</w:t>
            </w:r>
            <w:proofErr w:type="gramEnd"/>
            <w:r w:rsidRPr="001950A9">
              <w:t>:ss.</w:t>
            </w:r>
          </w:p>
          <w:p w14:paraId="5CB27CAF" w14:textId="66DC102B" w:rsidR="00FB0E5A" w:rsidRPr="001950A9" w:rsidRDefault="00FB0E5A"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FB0E5A" w:rsidRPr="003F1563" w14:paraId="2AB59A9D" w14:textId="77777777" w:rsidTr="00C75A4E">
        <w:trPr>
          <w:gridBefore w:val="2"/>
          <w:wBefore w:w="6" w:type="pct"/>
          <w:trHeight w:val="293"/>
          <w:jc w:val="center"/>
          <w:ins w:id="7274" w:author="Иванов Дмитрий Валерьевич" w:date="2024-07-17T10:43:00Z"/>
        </w:trPr>
        <w:tc>
          <w:tcPr>
            <w:tcW w:w="1098" w:type="pct"/>
          </w:tcPr>
          <w:p w14:paraId="6F5E08B4" w14:textId="163C1261" w:rsidR="00FB0E5A" w:rsidRPr="001950A9" w:rsidRDefault="00FB0E5A" w:rsidP="001950A9">
            <w:pPr>
              <w:pStyle w:val="GOSTTablenorm"/>
              <w:rPr>
                <w:ins w:id="7275" w:author="Иванов Дмитрий Валерьевич" w:date="2024-07-17T10:43:00Z"/>
              </w:rPr>
            </w:pPr>
            <w:ins w:id="7276" w:author="Иванов Дмитрий Валерьевич" w:date="2024-07-17T10:43:00Z">
              <w:r w:rsidRPr="001950A9">
                <w:t xml:space="preserve">ФП – отправитель запроса, на основании которого было выполнено окончательное закрытие </w:t>
              </w:r>
            </w:ins>
            <w:ins w:id="7277" w:author="Сатлер Марина Викторовна" w:date="2024-10-04T16:02:00Z">
              <w:r w:rsidR="00175C9D" w:rsidRPr="00175C9D">
                <w:t>операционного дня</w:t>
              </w:r>
            </w:ins>
            <w:ins w:id="7278" w:author="Иванов Дмитрий Валерьевич" w:date="2024-07-17T10:43:00Z">
              <w:del w:id="7279" w:author="Сатлер Марина Викторовна" w:date="2024-10-04T16:02:00Z">
                <w:r w:rsidRPr="001950A9" w:rsidDel="00175C9D">
                  <w:delText>ОД</w:delText>
                </w:r>
              </w:del>
            </w:ins>
          </w:p>
        </w:tc>
        <w:tc>
          <w:tcPr>
            <w:tcW w:w="766" w:type="pct"/>
          </w:tcPr>
          <w:p w14:paraId="0580DA7B" w14:textId="4114BD05" w:rsidR="00FB0E5A" w:rsidRPr="00BD7E9D" w:rsidRDefault="00FB0E5A" w:rsidP="00FB0E5A">
            <w:pPr>
              <w:pStyle w:val="GOSTTablenorm"/>
              <w:rPr>
                <w:ins w:id="7280" w:author="Иванов Дмитрий Валерьевич" w:date="2024-07-17T10:43:00Z"/>
                <w:b/>
              </w:rPr>
            </w:pPr>
            <w:proofErr w:type="gramStart"/>
            <w:ins w:id="7281" w:author="Иванов Дмитрий Валерьевич" w:date="2024-07-17T10:43:00Z">
              <w:r w:rsidRPr="005404C6">
                <w:rPr>
                  <w:b/>
                  <w:szCs w:val="22"/>
                </w:rPr>
                <w:t>TradingDays:</w:t>
              </w:r>
              <w:r w:rsidRPr="008A1BFA">
                <w:rPr>
                  <w:szCs w:val="22"/>
                </w:rPr>
                <w:t>ClosePermanentlySystem</w:t>
              </w:r>
              <w:proofErr w:type="gramEnd"/>
            </w:ins>
          </w:p>
        </w:tc>
        <w:tc>
          <w:tcPr>
            <w:tcW w:w="496" w:type="pct"/>
            <w:gridSpan w:val="2"/>
          </w:tcPr>
          <w:p w14:paraId="3B4A422D" w14:textId="53A448A6" w:rsidR="00FB0E5A" w:rsidRPr="001950A9" w:rsidRDefault="00FB0E5A" w:rsidP="001950A9">
            <w:pPr>
              <w:pStyle w:val="GOSTTablenorm"/>
              <w:rPr>
                <w:ins w:id="7282" w:author="Иванов Дмитрий Валерьевич" w:date="2024-07-17T10:43:00Z"/>
              </w:rPr>
            </w:pPr>
            <w:ins w:id="7283" w:author="Иванов Дмитрий Валерьевич" w:date="2024-07-17T10:43:00Z">
              <w:r w:rsidRPr="001950A9">
                <w:t>Строка</w:t>
              </w:r>
            </w:ins>
          </w:p>
        </w:tc>
        <w:tc>
          <w:tcPr>
            <w:tcW w:w="264" w:type="pct"/>
            <w:gridSpan w:val="2"/>
          </w:tcPr>
          <w:p w14:paraId="2AD9999B" w14:textId="6083EE5B" w:rsidR="00FB0E5A" w:rsidRPr="001950A9" w:rsidRDefault="00FB0E5A" w:rsidP="001950A9">
            <w:pPr>
              <w:pStyle w:val="GOSTTablenorm"/>
              <w:rPr>
                <w:ins w:id="7284" w:author="Иванов Дмитрий Валерьевич" w:date="2024-07-17T10:43:00Z"/>
              </w:rPr>
            </w:pPr>
            <w:ins w:id="7285" w:author="Иванов Дмитрий Валерьевич" w:date="2024-07-17T10:43:00Z">
              <w:r w:rsidRPr="001950A9">
                <w:t>Нет</w:t>
              </w:r>
            </w:ins>
          </w:p>
        </w:tc>
        <w:tc>
          <w:tcPr>
            <w:tcW w:w="269" w:type="pct"/>
            <w:gridSpan w:val="2"/>
          </w:tcPr>
          <w:p w14:paraId="78E6A04E" w14:textId="405C0209" w:rsidR="00FB0E5A" w:rsidRPr="001950A9" w:rsidRDefault="00FB0E5A" w:rsidP="001950A9">
            <w:pPr>
              <w:pStyle w:val="GOSTTablenorm"/>
              <w:rPr>
                <w:ins w:id="7286" w:author="Иванов Дмитрий Валерьевич" w:date="2024-07-17T10:43:00Z"/>
              </w:rPr>
            </w:pPr>
            <w:ins w:id="7287" w:author="Иванов Дмитрий Валерьевич" w:date="2024-07-17T10:43:00Z">
              <w:r w:rsidRPr="001950A9">
                <w:t>&lt;=10</w:t>
              </w:r>
            </w:ins>
          </w:p>
        </w:tc>
        <w:tc>
          <w:tcPr>
            <w:tcW w:w="2101" w:type="pct"/>
            <w:gridSpan w:val="2"/>
          </w:tcPr>
          <w:p w14:paraId="24C6D91B" w14:textId="77777777" w:rsidR="00FB0E5A" w:rsidRPr="001950A9" w:rsidRDefault="00FB0E5A" w:rsidP="001950A9">
            <w:pPr>
              <w:pStyle w:val="GOSTTablenorm"/>
              <w:rPr>
                <w:ins w:id="7288" w:author="Иванов Дмитрий Валерьевич" w:date="2024-07-17T10:43:00Z"/>
              </w:rPr>
            </w:pPr>
            <w:ins w:id="7289" w:author="Иванов Дмитрий Валерьевич" w:date="2024-07-17T10:43: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42A0B7BD" w14:textId="236D46D9" w:rsidR="00FB0E5A" w:rsidRPr="001950A9" w:rsidRDefault="00FB0E5A" w:rsidP="001950A9">
            <w:pPr>
              <w:pStyle w:val="GOSTTablenorm"/>
              <w:rPr>
                <w:ins w:id="7290" w:author="Иванов Дмитрий Валерьевич" w:date="2024-07-17T10:43:00Z"/>
              </w:rPr>
            </w:pPr>
            <w:ins w:id="7291" w:author="Иванов Дмитрий Валерьевич" w:date="2024-07-17T10:43:00Z">
              <w:r w:rsidRPr="001950A9">
                <w:t>Если день окончательно закрывался более одного раза – указывается информация о ФП, инициировавшей последнее закрытие</w:t>
              </w:r>
            </w:ins>
          </w:p>
        </w:tc>
      </w:tr>
      <w:tr w:rsidR="00FB0E5A" w:rsidRPr="003F1563" w14:paraId="0AFA0D5D" w14:textId="77777777" w:rsidTr="002879E5">
        <w:trPr>
          <w:gridBefore w:val="2"/>
          <w:wBefore w:w="6" w:type="pct"/>
          <w:trHeight w:val="293"/>
          <w:jc w:val="center"/>
        </w:trPr>
        <w:tc>
          <w:tcPr>
            <w:tcW w:w="4994" w:type="pct"/>
            <w:gridSpan w:val="10"/>
          </w:tcPr>
          <w:p w14:paraId="2C8BD1BD" w14:textId="0DF9A9D0" w:rsidR="00FB0E5A" w:rsidRPr="003F1563" w:rsidRDefault="00FB0E5A" w:rsidP="00FB0E5A">
            <w:pPr>
              <w:pStyle w:val="GOSTTablenorm"/>
              <w:jc w:val="center"/>
            </w:pPr>
            <w:r w:rsidRPr="33249EA7">
              <w:rPr>
                <w:b/>
                <w:bCs/>
              </w:rPr>
              <w:t xml:space="preserve">Перечень параметров ответа на запрос «Сервис открытия операционных дней системы с возможностью проведения отдельных операций» </w:t>
            </w:r>
            <w:r>
              <w:rPr>
                <w:b/>
                <w:bCs/>
              </w:rPr>
              <w:t>TradingDaysSysOpenOnRequest</w:t>
            </w:r>
            <w:r w:rsidRPr="33249EA7">
              <w:rPr>
                <w:b/>
                <w:bCs/>
              </w:rPr>
              <w:t xml:space="preserve"> (</w:t>
            </w:r>
            <w:r w:rsidRPr="33249EA7">
              <w:rPr>
                <w:b/>
                <w:bCs/>
                <w:lang w:val="en-US"/>
              </w:rPr>
              <w:t>document</w:t>
            </w:r>
            <w:r w:rsidRPr="33249EA7">
              <w:rPr>
                <w:b/>
                <w:bCs/>
              </w:rPr>
              <w:t>)</w:t>
            </w:r>
          </w:p>
        </w:tc>
      </w:tr>
      <w:tr w:rsidR="00FB0E5A" w:rsidRPr="003F1563" w14:paraId="425AC4D7" w14:textId="3AFC9922" w:rsidTr="002879E5">
        <w:trPr>
          <w:gridBefore w:val="2"/>
          <w:wBefore w:w="6" w:type="pct"/>
          <w:trHeight w:val="293"/>
          <w:jc w:val="center"/>
        </w:trPr>
        <w:tc>
          <w:tcPr>
            <w:tcW w:w="1098" w:type="pct"/>
          </w:tcPr>
          <w:p w14:paraId="6D904F12" w14:textId="36725507" w:rsidR="00FB0E5A" w:rsidRPr="00C75A4E" w:rsidRDefault="00FB0E5A" w:rsidP="00FB0E5A">
            <w:pPr>
              <w:pStyle w:val="GOSTTablenorm"/>
              <w:rPr>
                <w:b/>
              </w:rPr>
            </w:pPr>
            <w:r w:rsidRPr="00C75A4E">
              <w:rPr>
                <w:b/>
              </w:rPr>
              <w:t>Данные об операционных днях системы</w:t>
            </w:r>
          </w:p>
        </w:tc>
        <w:tc>
          <w:tcPr>
            <w:tcW w:w="769" w:type="pct"/>
            <w:gridSpan w:val="2"/>
            <w:tcBorders>
              <w:right w:val="single" w:sz="4" w:space="0" w:color="auto"/>
            </w:tcBorders>
          </w:tcPr>
          <w:p w14:paraId="54364DFD" w14:textId="5B34BA45" w:rsidR="00FB0E5A" w:rsidRPr="00405E73" w:rsidRDefault="00FB0E5A" w:rsidP="00FB0E5A">
            <w:pPr>
              <w:pStyle w:val="GOSTTablenorm"/>
              <w:rPr>
                <w:b/>
              </w:rPr>
            </w:pPr>
            <w:r w:rsidRPr="00C75A4E">
              <w:rPr>
                <w:b/>
              </w:rPr>
              <w:t>TradingDays</w:t>
            </w:r>
          </w:p>
        </w:tc>
        <w:tc>
          <w:tcPr>
            <w:tcW w:w="506" w:type="pct"/>
            <w:gridSpan w:val="2"/>
            <w:tcBorders>
              <w:left w:val="single" w:sz="4" w:space="0" w:color="auto"/>
              <w:right w:val="single" w:sz="4" w:space="0" w:color="auto"/>
            </w:tcBorders>
          </w:tcPr>
          <w:p w14:paraId="25226B7F" w14:textId="10DAC2E9" w:rsidR="00FB0E5A" w:rsidRPr="00C75A4E" w:rsidRDefault="00FB0E5A" w:rsidP="00FB0E5A">
            <w:pPr>
              <w:pStyle w:val="GOSTTablenorm"/>
            </w:pPr>
            <w:r w:rsidRPr="00A81603">
              <w:t>Массив</w:t>
            </w:r>
          </w:p>
        </w:tc>
        <w:tc>
          <w:tcPr>
            <w:tcW w:w="253" w:type="pct"/>
            <w:gridSpan w:val="2"/>
            <w:tcBorders>
              <w:left w:val="single" w:sz="4" w:space="0" w:color="auto"/>
              <w:right w:val="single" w:sz="4" w:space="0" w:color="auto"/>
            </w:tcBorders>
          </w:tcPr>
          <w:p w14:paraId="628C188D" w14:textId="33740FF4" w:rsidR="00FB0E5A" w:rsidRPr="00C75A4E" w:rsidRDefault="00FB0E5A" w:rsidP="00FB0E5A">
            <w:pPr>
              <w:pStyle w:val="GOSTTablenorm"/>
            </w:pPr>
            <w:r w:rsidRPr="00A81603">
              <w:t>Да</w:t>
            </w:r>
          </w:p>
        </w:tc>
        <w:tc>
          <w:tcPr>
            <w:tcW w:w="293" w:type="pct"/>
            <w:gridSpan w:val="2"/>
            <w:tcBorders>
              <w:left w:val="single" w:sz="4" w:space="0" w:color="auto"/>
              <w:right w:val="single" w:sz="4" w:space="0" w:color="auto"/>
            </w:tcBorders>
          </w:tcPr>
          <w:p w14:paraId="70DFD6B0" w14:textId="7F1D7759" w:rsidR="00FB0E5A" w:rsidRPr="00C75A4E" w:rsidRDefault="00FB0E5A" w:rsidP="00FB0E5A">
            <w:pPr>
              <w:pStyle w:val="GOSTTablenorm"/>
              <w:rPr>
                <w:lang w:val="en-US"/>
              </w:rPr>
            </w:pPr>
            <w:r>
              <w:rPr>
                <w:lang w:val="en-US"/>
              </w:rPr>
              <w:t>-</w:t>
            </w:r>
          </w:p>
        </w:tc>
        <w:tc>
          <w:tcPr>
            <w:tcW w:w="2075" w:type="pct"/>
            <w:tcBorders>
              <w:left w:val="single" w:sz="4" w:space="0" w:color="auto"/>
            </w:tcBorders>
          </w:tcPr>
          <w:p w14:paraId="078B92BC" w14:textId="0694DD09" w:rsidR="00FB0E5A" w:rsidRPr="00C75A4E" w:rsidRDefault="00FB0E5A" w:rsidP="00FB0E5A">
            <w:pPr>
              <w:pStyle w:val="GOSTTablenorm"/>
            </w:pPr>
            <w:r w:rsidRPr="00A81603">
              <w:t>Блок с информацией о запрошенных операционного днях системы</w:t>
            </w:r>
          </w:p>
        </w:tc>
      </w:tr>
      <w:tr w:rsidR="00FB0E5A" w:rsidRPr="003F1563" w14:paraId="361D6D19" w14:textId="77777777" w:rsidTr="002879E5">
        <w:trPr>
          <w:gridBefore w:val="2"/>
          <w:wBefore w:w="6" w:type="pct"/>
          <w:trHeight w:val="293"/>
          <w:jc w:val="center"/>
        </w:trPr>
        <w:tc>
          <w:tcPr>
            <w:tcW w:w="1098" w:type="pct"/>
          </w:tcPr>
          <w:p w14:paraId="13FEBE7F" w14:textId="7ACB4396" w:rsidR="00FB0E5A" w:rsidRPr="00A81603" w:rsidRDefault="00FB0E5A" w:rsidP="00FB0E5A">
            <w:pPr>
              <w:pStyle w:val="GOSTTablenorm"/>
            </w:pPr>
            <w:r w:rsidRPr="000E1E0A">
              <w:t>Операционный день</w:t>
            </w:r>
          </w:p>
        </w:tc>
        <w:tc>
          <w:tcPr>
            <w:tcW w:w="769" w:type="pct"/>
            <w:gridSpan w:val="2"/>
            <w:tcBorders>
              <w:right w:val="single" w:sz="4" w:space="0" w:color="auto"/>
            </w:tcBorders>
          </w:tcPr>
          <w:p w14:paraId="2EDED83E" w14:textId="62ECC435" w:rsidR="00FB0E5A" w:rsidRPr="00A81603" w:rsidRDefault="00FB0E5A" w:rsidP="00FB0E5A">
            <w:pPr>
              <w:pStyle w:val="GOSTTablenorm"/>
            </w:pPr>
            <w:proofErr w:type="gramStart"/>
            <w:r w:rsidRPr="00BD7E9D">
              <w:rPr>
                <w:b/>
              </w:rPr>
              <w:t>TradingDays:</w:t>
            </w:r>
            <w:r w:rsidRPr="000E1E0A">
              <w:t>TradingDay</w:t>
            </w:r>
            <w:proofErr w:type="gramEnd"/>
          </w:p>
        </w:tc>
        <w:tc>
          <w:tcPr>
            <w:tcW w:w="506" w:type="pct"/>
            <w:gridSpan w:val="2"/>
            <w:tcBorders>
              <w:left w:val="single" w:sz="4" w:space="0" w:color="auto"/>
              <w:right w:val="single" w:sz="4" w:space="0" w:color="auto"/>
            </w:tcBorders>
          </w:tcPr>
          <w:p w14:paraId="361A8EA7" w14:textId="303002B1" w:rsidR="00FB0E5A" w:rsidRPr="00A81603" w:rsidRDefault="00FB0E5A" w:rsidP="00FB0E5A">
            <w:pPr>
              <w:pStyle w:val="GOSTTablenorm"/>
            </w:pPr>
            <w:r w:rsidRPr="000E1E0A">
              <w:t>Дата</w:t>
            </w:r>
          </w:p>
        </w:tc>
        <w:tc>
          <w:tcPr>
            <w:tcW w:w="253" w:type="pct"/>
            <w:gridSpan w:val="2"/>
            <w:tcBorders>
              <w:left w:val="single" w:sz="4" w:space="0" w:color="auto"/>
              <w:right w:val="single" w:sz="4" w:space="0" w:color="auto"/>
            </w:tcBorders>
          </w:tcPr>
          <w:p w14:paraId="33DF6520" w14:textId="3CE4072F" w:rsidR="00FB0E5A" w:rsidRPr="00A81603" w:rsidRDefault="00FB0E5A" w:rsidP="00FB0E5A">
            <w:pPr>
              <w:pStyle w:val="GOSTTablenorm"/>
            </w:pPr>
            <w:r w:rsidRPr="000E1E0A">
              <w:t>Да</w:t>
            </w:r>
          </w:p>
        </w:tc>
        <w:tc>
          <w:tcPr>
            <w:tcW w:w="293" w:type="pct"/>
            <w:gridSpan w:val="2"/>
            <w:tcBorders>
              <w:left w:val="single" w:sz="4" w:space="0" w:color="auto"/>
              <w:right w:val="single" w:sz="4" w:space="0" w:color="auto"/>
            </w:tcBorders>
          </w:tcPr>
          <w:p w14:paraId="1C3748E8" w14:textId="10CC90BF" w:rsidR="00FB0E5A" w:rsidRPr="004F2863" w:rsidRDefault="00FB0E5A" w:rsidP="00FB0E5A">
            <w:pPr>
              <w:pStyle w:val="GOSTTablenorm"/>
              <w:rPr>
                <w:lang w:val="en-US"/>
              </w:rPr>
            </w:pPr>
          </w:p>
        </w:tc>
        <w:tc>
          <w:tcPr>
            <w:tcW w:w="2075" w:type="pct"/>
            <w:tcBorders>
              <w:left w:val="single" w:sz="4" w:space="0" w:color="auto"/>
            </w:tcBorders>
          </w:tcPr>
          <w:p w14:paraId="12F46979" w14:textId="6D77C7F8" w:rsidR="00FB0E5A" w:rsidRPr="00A81603" w:rsidRDefault="00FB0E5A" w:rsidP="00FB0E5A">
            <w:pPr>
              <w:pStyle w:val="GOSTTablenorm"/>
            </w:pPr>
            <w:r w:rsidRPr="00A81603">
              <w:t>Дата операционного дня.</w:t>
            </w:r>
          </w:p>
          <w:p w14:paraId="0FF49C50" w14:textId="457F00CD" w:rsidR="00FB0E5A" w:rsidRPr="00A81603" w:rsidRDefault="00FB0E5A" w:rsidP="00FB0E5A">
            <w:pPr>
              <w:pStyle w:val="GOSTTablenorm"/>
            </w:pPr>
            <w:r w:rsidRPr="00A81603">
              <w:t>Формат YYYY-MM-DD</w:t>
            </w:r>
          </w:p>
        </w:tc>
      </w:tr>
      <w:tr w:rsidR="00FB0E5A" w:rsidRPr="003F1563" w14:paraId="4ACF36E4" w14:textId="77777777" w:rsidTr="002879E5">
        <w:trPr>
          <w:gridBefore w:val="2"/>
          <w:wBefore w:w="6" w:type="pct"/>
          <w:trHeight w:val="293"/>
          <w:jc w:val="center"/>
        </w:trPr>
        <w:tc>
          <w:tcPr>
            <w:tcW w:w="1098" w:type="pct"/>
          </w:tcPr>
          <w:p w14:paraId="77025CD3" w14:textId="4EB725D5" w:rsidR="00FB0E5A" w:rsidRPr="00A81603" w:rsidRDefault="00FB0E5A" w:rsidP="00FB0E5A">
            <w:pPr>
              <w:pStyle w:val="GOSTTablenorm"/>
            </w:pPr>
            <w:r w:rsidRPr="009D2890">
              <w:t>Статус операционного дня</w:t>
            </w:r>
          </w:p>
        </w:tc>
        <w:tc>
          <w:tcPr>
            <w:tcW w:w="769" w:type="pct"/>
            <w:gridSpan w:val="2"/>
            <w:tcBorders>
              <w:right w:val="single" w:sz="4" w:space="0" w:color="auto"/>
            </w:tcBorders>
          </w:tcPr>
          <w:p w14:paraId="30AFF01B" w14:textId="6333382A" w:rsidR="00FB0E5A" w:rsidRPr="00A81603" w:rsidRDefault="00FB0E5A" w:rsidP="00FB0E5A">
            <w:pPr>
              <w:pStyle w:val="GOSTTablenorm"/>
            </w:pPr>
            <w:proofErr w:type="gramStart"/>
            <w:r w:rsidRPr="00BD7E9D">
              <w:rPr>
                <w:b/>
              </w:rPr>
              <w:t>TradingDays:</w:t>
            </w:r>
            <w:r w:rsidRPr="000E1E0A">
              <w:t>Status</w:t>
            </w:r>
            <w:proofErr w:type="gramEnd"/>
          </w:p>
        </w:tc>
        <w:tc>
          <w:tcPr>
            <w:tcW w:w="506" w:type="pct"/>
            <w:gridSpan w:val="2"/>
            <w:tcBorders>
              <w:left w:val="single" w:sz="4" w:space="0" w:color="auto"/>
              <w:right w:val="single" w:sz="4" w:space="0" w:color="auto"/>
            </w:tcBorders>
          </w:tcPr>
          <w:p w14:paraId="689B138C" w14:textId="3EFE90A7" w:rsidR="00FB0E5A" w:rsidRPr="00A81603" w:rsidRDefault="00FB0E5A" w:rsidP="00FB0E5A">
            <w:pPr>
              <w:pStyle w:val="GOSTTablenorm"/>
            </w:pPr>
            <w:r w:rsidRPr="000E1E0A">
              <w:t>Строка</w:t>
            </w:r>
          </w:p>
        </w:tc>
        <w:tc>
          <w:tcPr>
            <w:tcW w:w="253" w:type="pct"/>
            <w:gridSpan w:val="2"/>
            <w:tcBorders>
              <w:left w:val="single" w:sz="4" w:space="0" w:color="auto"/>
              <w:right w:val="single" w:sz="4" w:space="0" w:color="auto"/>
            </w:tcBorders>
          </w:tcPr>
          <w:p w14:paraId="2049D69A" w14:textId="47003800" w:rsidR="00FB0E5A" w:rsidRPr="00A81603" w:rsidRDefault="00FB0E5A" w:rsidP="00FB0E5A">
            <w:pPr>
              <w:pStyle w:val="GOSTTablenorm"/>
            </w:pPr>
            <w:r w:rsidRPr="000E1E0A">
              <w:t>Да</w:t>
            </w:r>
          </w:p>
        </w:tc>
        <w:tc>
          <w:tcPr>
            <w:tcW w:w="293" w:type="pct"/>
            <w:gridSpan w:val="2"/>
            <w:tcBorders>
              <w:left w:val="single" w:sz="4" w:space="0" w:color="auto"/>
              <w:right w:val="single" w:sz="4" w:space="0" w:color="auto"/>
            </w:tcBorders>
          </w:tcPr>
          <w:p w14:paraId="4BBA8545" w14:textId="6E712FF7" w:rsidR="00FB0E5A" w:rsidRPr="00C75A4E" w:rsidRDefault="00FB0E5A" w:rsidP="00FB0E5A">
            <w:pPr>
              <w:pStyle w:val="GOSTTablenorm"/>
            </w:pPr>
            <w:r w:rsidRPr="000E1E0A">
              <w:t>&lt;=30</w:t>
            </w:r>
          </w:p>
        </w:tc>
        <w:tc>
          <w:tcPr>
            <w:tcW w:w="2075" w:type="pct"/>
            <w:tcBorders>
              <w:left w:val="single" w:sz="4" w:space="0" w:color="auto"/>
            </w:tcBorders>
          </w:tcPr>
          <w:p w14:paraId="4D97922A" w14:textId="0749FA04" w:rsidR="00FB0E5A" w:rsidRPr="00A81603" w:rsidRDefault="00FB0E5A" w:rsidP="00FB0E5A">
            <w:pPr>
              <w:pStyle w:val="GOSTTablenorm"/>
            </w:pPr>
            <w:r w:rsidRPr="00A81603">
              <w:t>Статус операционного дня</w:t>
            </w:r>
          </w:p>
        </w:tc>
      </w:tr>
      <w:tr w:rsidR="00FB0E5A" w:rsidRPr="003F1563" w14:paraId="47B35F4F" w14:textId="77777777" w:rsidTr="002879E5">
        <w:trPr>
          <w:gridBefore w:val="2"/>
          <w:wBefore w:w="6" w:type="pct"/>
          <w:trHeight w:val="293"/>
          <w:jc w:val="center"/>
        </w:trPr>
        <w:tc>
          <w:tcPr>
            <w:tcW w:w="1098" w:type="pct"/>
          </w:tcPr>
          <w:p w14:paraId="3896A7A1" w14:textId="248372D8" w:rsidR="00FB0E5A" w:rsidRPr="001950A9" w:rsidRDefault="00FB0E5A" w:rsidP="001950A9">
            <w:pPr>
              <w:pStyle w:val="GOSTTablenorm"/>
            </w:pPr>
            <w:r w:rsidRPr="001950A9">
              <w:t>Дата и время открытия операционного дня</w:t>
            </w:r>
          </w:p>
        </w:tc>
        <w:tc>
          <w:tcPr>
            <w:tcW w:w="769" w:type="pct"/>
            <w:gridSpan w:val="2"/>
            <w:tcBorders>
              <w:right w:val="single" w:sz="4" w:space="0" w:color="auto"/>
            </w:tcBorders>
          </w:tcPr>
          <w:p w14:paraId="06A9A81A" w14:textId="61D99232" w:rsidR="00FB0E5A" w:rsidRPr="33249EA7" w:rsidRDefault="00FB0E5A" w:rsidP="00FB0E5A">
            <w:pPr>
              <w:pStyle w:val="GOSTTablenorm"/>
            </w:pPr>
            <w:proofErr w:type="gramStart"/>
            <w:r w:rsidRPr="00BD7E9D">
              <w:rPr>
                <w:b/>
              </w:rPr>
              <w:t>TradingDays:</w:t>
            </w:r>
            <w:r w:rsidRPr="33249EA7">
              <w:t>OpenDate</w:t>
            </w:r>
            <w:proofErr w:type="gramEnd"/>
          </w:p>
        </w:tc>
        <w:tc>
          <w:tcPr>
            <w:tcW w:w="506" w:type="pct"/>
            <w:gridSpan w:val="2"/>
            <w:tcBorders>
              <w:left w:val="single" w:sz="4" w:space="0" w:color="auto"/>
              <w:right w:val="single" w:sz="4" w:space="0" w:color="auto"/>
            </w:tcBorders>
          </w:tcPr>
          <w:p w14:paraId="35A2B467" w14:textId="72CA7E2C" w:rsidR="00FB0E5A" w:rsidRPr="33249EA7" w:rsidRDefault="00FB0E5A" w:rsidP="00FB0E5A">
            <w:pPr>
              <w:pStyle w:val="GOSTTablenorm"/>
            </w:pPr>
            <w:r w:rsidRPr="33249EA7">
              <w:t>Дата-время (timestamp)</w:t>
            </w:r>
          </w:p>
        </w:tc>
        <w:tc>
          <w:tcPr>
            <w:tcW w:w="253" w:type="pct"/>
            <w:gridSpan w:val="2"/>
            <w:tcBorders>
              <w:left w:val="single" w:sz="4" w:space="0" w:color="auto"/>
              <w:right w:val="single" w:sz="4" w:space="0" w:color="auto"/>
            </w:tcBorders>
          </w:tcPr>
          <w:p w14:paraId="3DEFADC8" w14:textId="5D576168" w:rsidR="00FB0E5A" w:rsidRPr="33249EA7" w:rsidRDefault="00FB0E5A" w:rsidP="00FB0E5A">
            <w:pPr>
              <w:pStyle w:val="GOSTTablenorm"/>
            </w:pPr>
            <w:r w:rsidRPr="33249EA7">
              <w:t>Да</w:t>
            </w:r>
          </w:p>
        </w:tc>
        <w:tc>
          <w:tcPr>
            <w:tcW w:w="293" w:type="pct"/>
            <w:gridSpan w:val="2"/>
            <w:tcBorders>
              <w:left w:val="single" w:sz="4" w:space="0" w:color="auto"/>
              <w:right w:val="single" w:sz="4" w:space="0" w:color="auto"/>
            </w:tcBorders>
          </w:tcPr>
          <w:p w14:paraId="2EEAADBF" w14:textId="12D9AB42" w:rsidR="00FB0E5A" w:rsidRPr="004F2863" w:rsidRDefault="00FB0E5A" w:rsidP="00FB0E5A">
            <w:pPr>
              <w:pStyle w:val="GOSTTablenorm"/>
              <w:rPr>
                <w:lang w:val="en-US"/>
              </w:rPr>
            </w:pPr>
          </w:p>
        </w:tc>
        <w:tc>
          <w:tcPr>
            <w:tcW w:w="2075" w:type="pct"/>
            <w:tcBorders>
              <w:left w:val="single" w:sz="4" w:space="0" w:color="auto"/>
            </w:tcBorders>
          </w:tcPr>
          <w:p w14:paraId="7C40C3B2" w14:textId="77777777" w:rsidR="00FB0E5A" w:rsidRDefault="00FB0E5A" w:rsidP="00FB0E5A">
            <w:pPr>
              <w:pStyle w:val="GOSTTablenorm"/>
            </w:pPr>
            <w:r>
              <w:t>Указывается дата открытия операционного дня системы.</w:t>
            </w:r>
          </w:p>
          <w:p w14:paraId="5BA0799A" w14:textId="77777777" w:rsidR="00FB0E5A" w:rsidRDefault="00FB0E5A" w:rsidP="00FB0E5A">
            <w:pPr>
              <w:pStyle w:val="GOSTTablenorm"/>
            </w:pPr>
            <w:r w:rsidRPr="33249EA7">
              <w:t xml:space="preserve">Формат YYYY-MM-DD </w:t>
            </w:r>
            <w:proofErr w:type="gramStart"/>
            <w:r w:rsidRPr="33249EA7">
              <w:t>hh:mm</w:t>
            </w:r>
            <w:proofErr w:type="gramEnd"/>
            <w:r w:rsidRPr="33249EA7">
              <w:t>:ss</w:t>
            </w:r>
          </w:p>
          <w:p w14:paraId="7C1834ED" w14:textId="5E8F6871" w:rsidR="00FB0E5A" w:rsidRDefault="00FB0E5A" w:rsidP="0027578C">
            <w:pPr>
              <w:pStyle w:val="GOSTTablenorm"/>
            </w:pPr>
            <w:r>
              <w:t>Если день открывался более одного раза – указывается дата последнего открытия</w:t>
            </w:r>
          </w:p>
        </w:tc>
      </w:tr>
      <w:tr w:rsidR="00B332A0" w:rsidRPr="003F1563" w14:paraId="57E37155" w14:textId="77777777" w:rsidTr="00471360">
        <w:trPr>
          <w:gridBefore w:val="2"/>
          <w:wBefore w:w="6" w:type="pct"/>
          <w:trHeight w:val="293"/>
          <w:jc w:val="center"/>
          <w:ins w:id="7292" w:author="Иванов Дмитрий Валерьевич" w:date="2024-07-17T10:56:00Z"/>
        </w:trPr>
        <w:tc>
          <w:tcPr>
            <w:tcW w:w="1098" w:type="pct"/>
          </w:tcPr>
          <w:p w14:paraId="48EAC895" w14:textId="3EF2AEEB" w:rsidR="00B332A0" w:rsidRPr="001950A9" w:rsidRDefault="00B332A0" w:rsidP="001950A9">
            <w:pPr>
              <w:pStyle w:val="GOSTTablenorm"/>
              <w:rPr>
                <w:ins w:id="7293" w:author="Иванов Дмитрий Валерьевич" w:date="2024-07-17T10:56:00Z"/>
              </w:rPr>
            </w:pPr>
            <w:ins w:id="7294" w:author="Иванов Дмитрий Валерьевич" w:date="2024-07-17T10:57:00Z">
              <w:r w:rsidRPr="001950A9">
                <w:lastRenderedPageBreak/>
                <w:t xml:space="preserve">ФП – отправитель запроса, на основании которого было выполнено открытие </w:t>
              </w:r>
            </w:ins>
            <w:ins w:id="7295" w:author="Сатлер Марина Викторовна" w:date="2024-10-04T16:02:00Z">
              <w:r w:rsidR="00175C9D" w:rsidRPr="00175C9D">
                <w:t>операционного дня</w:t>
              </w:r>
            </w:ins>
            <w:ins w:id="7296" w:author="Иванов Дмитрий Валерьевич" w:date="2024-07-17T10:57:00Z">
              <w:del w:id="7297" w:author="Сатлер Марина Викторовна" w:date="2024-10-04T16:02:00Z">
                <w:r w:rsidRPr="001950A9" w:rsidDel="00175C9D">
                  <w:delText>ОД</w:delText>
                </w:r>
              </w:del>
            </w:ins>
          </w:p>
        </w:tc>
        <w:tc>
          <w:tcPr>
            <w:tcW w:w="769" w:type="pct"/>
            <w:gridSpan w:val="2"/>
          </w:tcPr>
          <w:p w14:paraId="721DD225" w14:textId="093DE2BD" w:rsidR="00B332A0" w:rsidRPr="00BD7E9D" w:rsidRDefault="00B332A0" w:rsidP="00B332A0">
            <w:pPr>
              <w:pStyle w:val="GOSTTablenorm"/>
              <w:rPr>
                <w:ins w:id="7298" w:author="Иванов Дмитрий Валерьевич" w:date="2024-07-17T10:56:00Z"/>
                <w:b/>
              </w:rPr>
            </w:pPr>
            <w:proofErr w:type="gramStart"/>
            <w:ins w:id="7299" w:author="Иванов Дмитрий Валерьевич" w:date="2024-07-17T10:57:00Z">
              <w:r w:rsidRPr="00471360">
                <w:rPr>
                  <w:b/>
                  <w:szCs w:val="22"/>
                </w:rPr>
                <w:t>TradingDays:</w:t>
              </w:r>
              <w:r w:rsidRPr="008A1BFA">
                <w:rPr>
                  <w:szCs w:val="22"/>
                </w:rPr>
                <w:t>OpenSystem</w:t>
              </w:r>
            </w:ins>
            <w:proofErr w:type="gramEnd"/>
          </w:p>
        </w:tc>
        <w:tc>
          <w:tcPr>
            <w:tcW w:w="506" w:type="pct"/>
            <w:gridSpan w:val="2"/>
          </w:tcPr>
          <w:p w14:paraId="7D13C35C" w14:textId="26302E4D" w:rsidR="00B332A0" w:rsidRPr="33249EA7" w:rsidRDefault="00B332A0" w:rsidP="001950A9">
            <w:pPr>
              <w:pStyle w:val="GOSTTablenorm"/>
              <w:rPr>
                <w:ins w:id="7300" w:author="Иванов Дмитрий Валерьевич" w:date="2024-07-17T10:56:00Z"/>
              </w:rPr>
            </w:pPr>
            <w:ins w:id="7301" w:author="Иванов Дмитрий Валерьевич" w:date="2024-07-17T10:57:00Z">
              <w:r w:rsidRPr="00002655">
                <w:t>Строка</w:t>
              </w:r>
            </w:ins>
          </w:p>
        </w:tc>
        <w:tc>
          <w:tcPr>
            <w:tcW w:w="253" w:type="pct"/>
            <w:gridSpan w:val="2"/>
          </w:tcPr>
          <w:p w14:paraId="7A3A8C3E" w14:textId="216CF7F2" w:rsidR="00B332A0" w:rsidRPr="33249EA7" w:rsidRDefault="00B332A0" w:rsidP="001950A9">
            <w:pPr>
              <w:pStyle w:val="GOSTTablenorm"/>
              <w:rPr>
                <w:ins w:id="7302" w:author="Иванов Дмитрий Валерьевич" w:date="2024-07-17T10:56:00Z"/>
              </w:rPr>
            </w:pPr>
            <w:ins w:id="7303" w:author="Иванов Дмитрий Валерьевич" w:date="2024-07-17T10:57:00Z">
              <w:r w:rsidRPr="00002655">
                <w:t>Да</w:t>
              </w:r>
            </w:ins>
          </w:p>
        </w:tc>
        <w:tc>
          <w:tcPr>
            <w:tcW w:w="293" w:type="pct"/>
            <w:gridSpan w:val="2"/>
          </w:tcPr>
          <w:p w14:paraId="33230F0D" w14:textId="6C70CCB0" w:rsidR="00B332A0" w:rsidRPr="00471360" w:rsidRDefault="00B332A0" w:rsidP="001950A9">
            <w:pPr>
              <w:pStyle w:val="GOSTTablenorm"/>
              <w:rPr>
                <w:ins w:id="7304" w:author="Иванов Дмитрий Валерьевич" w:date="2024-07-17T10:56:00Z"/>
              </w:rPr>
            </w:pPr>
            <w:ins w:id="7305" w:author="Иванов Дмитрий Валерьевич" w:date="2024-07-17T10:57:00Z">
              <w:r w:rsidRPr="00002655">
                <w:t>&lt;=10</w:t>
              </w:r>
            </w:ins>
          </w:p>
        </w:tc>
        <w:tc>
          <w:tcPr>
            <w:tcW w:w="2075" w:type="pct"/>
          </w:tcPr>
          <w:p w14:paraId="3E696A9B" w14:textId="77777777" w:rsidR="00B332A0" w:rsidRDefault="00B332A0" w:rsidP="001950A9">
            <w:pPr>
              <w:pStyle w:val="GOSTTablenorm"/>
              <w:rPr>
                <w:ins w:id="7306" w:author="Иванов Дмитрий Валерьевич" w:date="2024-07-17T10:57:00Z"/>
              </w:rPr>
            </w:pPr>
            <w:ins w:id="7307" w:author="Иванов Дмитрий Валерьевич" w:date="2024-07-17T10:57: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6305282F" w14:textId="4EF823BE" w:rsidR="00B332A0" w:rsidRDefault="00B332A0" w:rsidP="001950A9">
            <w:pPr>
              <w:pStyle w:val="GOSTTablenorm"/>
              <w:rPr>
                <w:ins w:id="7308" w:author="Иванов Дмитрий Валерьевич" w:date="2024-07-17T10:56:00Z"/>
              </w:rPr>
            </w:pPr>
            <w:ins w:id="7309" w:author="Иванов Дмитрий Валерьевич" w:date="2024-07-17T10:57: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B332A0" w:rsidRPr="003F1563" w14:paraId="7D233D01" w14:textId="77777777" w:rsidTr="00471360">
        <w:trPr>
          <w:gridBefore w:val="2"/>
          <w:wBefore w:w="6" w:type="pct"/>
          <w:trHeight w:val="293"/>
          <w:jc w:val="center"/>
          <w:ins w:id="7310" w:author="Иванов Дмитрий Валерьевич" w:date="2024-07-17T10:56:00Z"/>
        </w:trPr>
        <w:tc>
          <w:tcPr>
            <w:tcW w:w="1098" w:type="pct"/>
          </w:tcPr>
          <w:p w14:paraId="4B7FB70D" w14:textId="3DCFAE98" w:rsidR="00B332A0" w:rsidRPr="001950A9" w:rsidRDefault="00B332A0" w:rsidP="001950A9">
            <w:pPr>
              <w:pStyle w:val="GOSTTablenorm"/>
              <w:rPr>
                <w:ins w:id="7311" w:author="Иванов Дмитрий Валерьевич" w:date="2024-07-17T10:56:00Z"/>
              </w:rPr>
            </w:pPr>
            <w:ins w:id="7312" w:author="Иванов Дмитрий Валерьевич" w:date="2024-07-17T10:57:00Z">
              <w:r w:rsidRPr="001950A9">
                <w:t>Дата и время открытия операционного дня для проведения отдельных операций (открытия по запросу)</w:t>
              </w:r>
            </w:ins>
          </w:p>
        </w:tc>
        <w:tc>
          <w:tcPr>
            <w:tcW w:w="769" w:type="pct"/>
            <w:gridSpan w:val="2"/>
          </w:tcPr>
          <w:p w14:paraId="7D9E3A25" w14:textId="6369E2BF" w:rsidR="00B332A0" w:rsidRPr="00BD7E9D" w:rsidRDefault="00B332A0" w:rsidP="00B332A0">
            <w:pPr>
              <w:pStyle w:val="GOSTTablenorm"/>
              <w:rPr>
                <w:ins w:id="7313" w:author="Иванов Дмитрий Валерьевич" w:date="2024-07-17T10:56:00Z"/>
                <w:b/>
              </w:rPr>
            </w:pPr>
            <w:proofErr w:type="gramStart"/>
            <w:ins w:id="7314" w:author="Иванов Дмитрий Валерьевич" w:date="2024-07-17T10:57:00Z">
              <w:r w:rsidRPr="00471360">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ins>
            <w:proofErr w:type="gramEnd"/>
          </w:p>
        </w:tc>
        <w:tc>
          <w:tcPr>
            <w:tcW w:w="506" w:type="pct"/>
            <w:gridSpan w:val="2"/>
          </w:tcPr>
          <w:p w14:paraId="3A29A822" w14:textId="702C97F2" w:rsidR="00B332A0" w:rsidRPr="33249EA7" w:rsidRDefault="00B332A0" w:rsidP="001950A9">
            <w:pPr>
              <w:pStyle w:val="GOSTTablenorm"/>
              <w:rPr>
                <w:ins w:id="7315" w:author="Иванов Дмитрий Валерьевич" w:date="2024-07-17T10:56:00Z"/>
              </w:rPr>
            </w:pPr>
            <w:ins w:id="7316" w:author="Иванов Дмитрий Валерьевич" w:date="2024-07-17T10:57:00Z">
              <w:r w:rsidRPr="003F1563">
                <w:t>Дата-время (timestamp)</w:t>
              </w:r>
            </w:ins>
          </w:p>
        </w:tc>
        <w:tc>
          <w:tcPr>
            <w:tcW w:w="253" w:type="pct"/>
            <w:gridSpan w:val="2"/>
          </w:tcPr>
          <w:p w14:paraId="6B240295" w14:textId="79CE0197" w:rsidR="00B332A0" w:rsidRPr="33249EA7" w:rsidRDefault="00B332A0" w:rsidP="001950A9">
            <w:pPr>
              <w:pStyle w:val="GOSTTablenorm"/>
              <w:rPr>
                <w:ins w:id="7317" w:author="Иванов Дмитрий Валерьевич" w:date="2024-07-17T10:56:00Z"/>
              </w:rPr>
            </w:pPr>
            <w:ins w:id="7318" w:author="Иванов Дмитрий Валерьевич" w:date="2024-07-17T10:57:00Z">
              <w:r>
                <w:t>Да</w:t>
              </w:r>
            </w:ins>
          </w:p>
        </w:tc>
        <w:tc>
          <w:tcPr>
            <w:tcW w:w="293" w:type="pct"/>
            <w:gridSpan w:val="2"/>
          </w:tcPr>
          <w:p w14:paraId="5F83ECFD" w14:textId="77777777" w:rsidR="00B332A0" w:rsidRPr="00471360" w:rsidRDefault="00B332A0" w:rsidP="001950A9">
            <w:pPr>
              <w:pStyle w:val="GOSTTablenorm"/>
              <w:rPr>
                <w:ins w:id="7319" w:author="Иванов Дмитрий Валерьевич" w:date="2024-07-17T10:56:00Z"/>
              </w:rPr>
            </w:pPr>
          </w:p>
        </w:tc>
        <w:tc>
          <w:tcPr>
            <w:tcW w:w="2075" w:type="pct"/>
          </w:tcPr>
          <w:p w14:paraId="6F200699" w14:textId="77777777" w:rsidR="00B332A0" w:rsidRPr="003F1563" w:rsidRDefault="00B332A0" w:rsidP="001950A9">
            <w:pPr>
              <w:pStyle w:val="GOSTTablenorm"/>
              <w:rPr>
                <w:ins w:id="7320" w:author="Иванов Дмитрий Валерьевич" w:date="2024-07-17T10:57:00Z"/>
              </w:rPr>
            </w:pPr>
            <w:ins w:id="7321" w:author="Иванов Дмитрий Валерьевич" w:date="2024-07-17T10:57: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3AAA0874" w14:textId="4B57D019" w:rsidR="00B332A0" w:rsidRPr="003F1563" w:rsidRDefault="00B332A0" w:rsidP="001950A9">
            <w:pPr>
              <w:pStyle w:val="GOSTTablenorm"/>
              <w:rPr>
                <w:ins w:id="7322" w:author="Иванов Дмитрий Валерьевич" w:date="2024-07-17T10:57:00Z"/>
              </w:rPr>
            </w:pPr>
            <w:ins w:id="7323" w:author="Иванов Дмитрий Валерьевич" w:date="2024-07-17T10:57:00Z">
              <w:r w:rsidRPr="003F1563">
                <w:t xml:space="preserve">Формат YYYY-MM-DD </w:t>
              </w:r>
              <w:proofErr w:type="gramStart"/>
              <w:r w:rsidRPr="003F1563">
                <w:t>hh:mm</w:t>
              </w:r>
              <w:proofErr w:type="gramEnd"/>
              <w:r w:rsidRPr="003F1563">
                <w:t>:ss</w:t>
              </w:r>
            </w:ins>
            <w:r w:rsidR="0055495A">
              <w:t>.</w:t>
            </w:r>
          </w:p>
          <w:p w14:paraId="63277E40" w14:textId="2D63055A" w:rsidR="00B332A0" w:rsidRDefault="00B332A0" w:rsidP="001950A9">
            <w:pPr>
              <w:pStyle w:val="GOSTTablenorm"/>
              <w:rPr>
                <w:ins w:id="7324" w:author="Иванов Дмитрий Валерьевич" w:date="2024-07-17T10:56:00Z"/>
              </w:rPr>
            </w:pPr>
            <w:ins w:id="7325" w:author="Иванов Дмитрий Валерьевич" w:date="2024-07-17T10:57: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B332A0" w:rsidRPr="003F1563" w14:paraId="28906B20" w14:textId="77777777" w:rsidTr="00471360">
        <w:trPr>
          <w:gridBefore w:val="2"/>
          <w:wBefore w:w="6" w:type="pct"/>
          <w:trHeight w:val="293"/>
          <w:jc w:val="center"/>
          <w:ins w:id="7326" w:author="Иванов Дмитрий Валерьевич" w:date="2024-07-17T10:56:00Z"/>
        </w:trPr>
        <w:tc>
          <w:tcPr>
            <w:tcW w:w="1098" w:type="pct"/>
          </w:tcPr>
          <w:p w14:paraId="4BE854CF" w14:textId="0461433B" w:rsidR="00B332A0" w:rsidRPr="001950A9" w:rsidRDefault="00B332A0" w:rsidP="001950A9">
            <w:pPr>
              <w:pStyle w:val="GOSTTablenorm"/>
              <w:rPr>
                <w:ins w:id="7327" w:author="Иванов Дмитрий Валерьевич" w:date="2024-07-17T10:56:00Z"/>
              </w:rPr>
            </w:pPr>
            <w:ins w:id="7328" w:author="Иванов Дмитрий Валерьевич" w:date="2024-07-17T10:57:00Z">
              <w:r w:rsidRPr="001950A9">
                <w:t xml:space="preserve">ФП – отправитель запроса, на основании которого было выполнено открытие </w:t>
              </w:r>
            </w:ins>
            <w:ins w:id="7329" w:author="Сатлер Марина Викторовна" w:date="2024-10-04T16:02:00Z">
              <w:r w:rsidR="00175C9D" w:rsidRPr="00175C9D">
                <w:t>операционного дня</w:t>
              </w:r>
            </w:ins>
            <w:ins w:id="7330" w:author="Иванов Дмитрий Валерьевич" w:date="2024-07-17T10:57:00Z">
              <w:del w:id="7331" w:author="Сатлер Марина Викторовна" w:date="2024-10-04T16:02:00Z">
                <w:r w:rsidRPr="001950A9" w:rsidDel="00175C9D">
                  <w:delText>ОД</w:delText>
                </w:r>
              </w:del>
              <w:r w:rsidRPr="001950A9">
                <w:t xml:space="preserve"> для проведения отдельных операций (открытия по запросу)</w:t>
              </w:r>
            </w:ins>
          </w:p>
        </w:tc>
        <w:tc>
          <w:tcPr>
            <w:tcW w:w="769" w:type="pct"/>
            <w:gridSpan w:val="2"/>
          </w:tcPr>
          <w:p w14:paraId="2B0A765F" w14:textId="4F3D641A" w:rsidR="00B332A0" w:rsidRPr="00BD7E9D" w:rsidRDefault="00B332A0" w:rsidP="00B332A0">
            <w:pPr>
              <w:pStyle w:val="GOSTTablenorm"/>
              <w:rPr>
                <w:ins w:id="7332" w:author="Иванов Дмитрий Валерьевич" w:date="2024-07-17T10:56:00Z"/>
                <w:b/>
              </w:rPr>
            </w:pPr>
            <w:proofErr w:type="gramStart"/>
            <w:ins w:id="7333" w:author="Иванов Дмитрий Валерьевич" w:date="2024-07-17T10:57:00Z">
              <w:r w:rsidRPr="00471360">
                <w:rPr>
                  <w:b/>
                  <w:szCs w:val="22"/>
                </w:rPr>
                <w:t>TradingDays:</w:t>
              </w:r>
              <w:r w:rsidRPr="008A1BFA">
                <w:rPr>
                  <w:szCs w:val="22"/>
                </w:rPr>
                <w:t>OpenOnRequestSystem</w:t>
              </w:r>
            </w:ins>
            <w:proofErr w:type="gramEnd"/>
          </w:p>
        </w:tc>
        <w:tc>
          <w:tcPr>
            <w:tcW w:w="506" w:type="pct"/>
            <w:gridSpan w:val="2"/>
          </w:tcPr>
          <w:p w14:paraId="4B6BE6F0" w14:textId="01361FCD" w:rsidR="00B332A0" w:rsidRPr="33249EA7" w:rsidRDefault="00B332A0" w:rsidP="001950A9">
            <w:pPr>
              <w:pStyle w:val="GOSTTablenorm"/>
              <w:rPr>
                <w:ins w:id="7334" w:author="Иванов Дмитрий Валерьевич" w:date="2024-07-17T10:56:00Z"/>
              </w:rPr>
            </w:pPr>
            <w:ins w:id="7335" w:author="Иванов Дмитрий Валерьевич" w:date="2024-07-17T10:57:00Z">
              <w:r w:rsidRPr="00002655">
                <w:t>Строка</w:t>
              </w:r>
            </w:ins>
          </w:p>
        </w:tc>
        <w:tc>
          <w:tcPr>
            <w:tcW w:w="253" w:type="pct"/>
            <w:gridSpan w:val="2"/>
          </w:tcPr>
          <w:p w14:paraId="05876985" w14:textId="146EBF10" w:rsidR="00B332A0" w:rsidRPr="33249EA7" w:rsidRDefault="00B332A0" w:rsidP="001950A9">
            <w:pPr>
              <w:pStyle w:val="GOSTTablenorm"/>
              <w:rPr>
                <w:ins w:id="7336" w:author="Иванов Дмитрий Валерьевич" w:date="2024-07-17T10:56:00Z"/>
              </w:rPr>
            </w:pPr>
            <w:ins w:id="7337" w:author="Иванов Дмитрий Валерьевич" w:date="2024-07-17T10:57:00Z">
              <w:r w:rsidRPr="00002655">
                <w:t>Да</w:t>
              </w:r>
            </w:ins>
          </w:p>
        </w:tc>
        <w:tc>
          <w:tcPr>
            <w:tcW w:w="293" w:type="pct"/>
            <w:gridSpan w:val="2"/>
          </w:tcPr>
          <w:p w14:paraId="36E7CF1C" w14:textId="77A47624" w:rsidR="00B332A0" w:rsidRPr="00471360" w:rsidRDefault="00B332A0" w:rsidP="001950A9">
            <w:pPr>
              <w:pStyle w:val="GOSTTablenorm"/>
              <w:rPr>
                <w:ins w:id="7338" w:author="Иванов Дмитрий Валерьевич" w:date="2024-07-17T10:56:00Z"/>
              </w:rPr>
            </w:pPr>
            <w:ins w:id="7339" w:author="Иванов Дмитрий Валерьевич" w:date="2024-07-17T10:57:00Z">
              <w:r w:rsidRPr="00002655">
                <w:t>&lt;=10</w:t>
              </w:r>
            </w:ins>
          </w:p>
        </w:tc>
        <w:tc>
          <w:tcPr>
            <w:tcW w:w="2075" w:type="pct"/>
          </w:tcPr>
          <w:p w14:paraId="7B554AA8" w14:textId="77777777" w:rsidR="00B332A0" w:rsidRDefault="00B332A0" w:rsidP="001950A9">
            <w:pPr>
              <w:pStyle w:val="GOSTTablenorm"/>
              <w:rPr>
                <w:ins w:id="7340" w:author="Иванов Дмитрий Валерьевич" w:date="2024-07-17T10:57:00Z"/>
              </w:rPr>
            </w:pPr>
            <w:ins w:id="7341" w:author="Иванов Дмитрий Валерьевич" w:date="2024-07-17T10:57: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76013D0F" w14:textId="409D1BD8" w:rsidR="00B332A0" w:rsidRDefault="00B332A0" w:rsidP="001950A9">
            <w:pPr>
              <w:pStyle w:val="GOSTTablenorm"/>
              <w:rPr>
                <w:ins w:id="7342" w:author="Иванов Дмитрий Валерьевич" w:date="2024-07-17T10:56:00Z"/>
              </w:rPr>
            </w:pPr>
            <w:ins w:id="7343" w:author="Иванов Дмитрий Валерьевич" w:date="2024-07-17T10:57: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B332A0" w:rsidRPr="003F1563" w14:paraId="246FA530" w14:textId="77777777" w:rsidTr="002879E5">
        <w:trPr>
          <w:gridBefore w:val="2"/>
          <w:wBefore w:w="6" w:type="pct"/>
          <w:trHeight w:val="293"/>
          <w:jc w:val="center"/>
        </w:trPr>
        <w:tc>
          <w:tcPr>
            <w:tcW w:w="1098" w:type="pct"/>
          </w:tcPr>
          <w:p w14:paraId="6013301A" w14:textId="7D3010E5" w:rsidR="00B332A0" w:rsidRPr="001950A9" w:rsidRDefault="00B332A0" w:rsidP="001950A9">
            <w:pPr>
              <w:pStyle w:val="GOSTTablenorm"/>
            </w:pPr>
            <w:r w:rsidRPr="001950A9">
              <w:t>Дата и время закрытия операционного дня</w:t>
            </w:r>
          </w:p>
        </w:tc>
        <w:tc>
          <w:tcPr>
            <w:tcW w:w="769" w:type="pct"/>
            <w:gridSpan w:val="2"/>
            <w:tcBorders>
              <w:right w:val="single" w:sz="4" w:space="0" w:color="auto"/>
            </w:tcBorders>
          </w:tcPr>
          <w:p w14:paraId="5B294A08" w14:textId="380526F0" w:rsidR="00B332A0" w:rsidRPr="00474651" w:rsidRDefault="00B332A0" w:rsidP="00B332A0">
            <w:pPr>
              <w:pStyle w:val="GOSTTablenorm"/>
            </w:pPr>
            <w:proofErr w:type="gramStart"/>
            <w:r w:rsidRPr="00BD7E9D">
              <w:rPr>
                <w:b/>
              </w:rPr>
              <w:t>TradingDays:</w:t>
            </w:r>
            <w:r w:rsidRPr="00474651">
              <w:t>CloseDate</w:t>
            </w:r>
            <w:proofErr w:type="gramEnd"/>
          </w:p>
        </w:tc>
        <w:tc>
          <w:tcPr>
            <w:tcW w:w="506" w:type="pct"/>
            <w:gridSpan w:val="2"/>
            <w:tcBorders>
              <w:left w:val="single" w:sz="4" w:space="0" w:color="auto"/>
              <w:right w:val="single" w:sz="4" w:space="0" w:color="auto"/>
            </w:tcBorders>
          </w:tcPr>
          <w:p w14:paraId="5A0A0705" w14:textId="38B3A7DE" w:rsidR="00B332A0" w:rsidRPr="009D2890" w:rsidRDefault="00B332A0" w:rsidP="001950A9">
            <w:pPr>
              <w:pStyle w:val="GOSTTablenorm"/>
            </w:pPr>
            <w:r w:rsidRPr="00890A8D">
              <w:t>Дата-время (timestamp)</w:t>
            </w:r>
          </w:p>
        </w:tc>
        <w:tc>
          <w:tcPr>
            <w:tcW w:w="253" w:type="pct"/>
            <w:gridSpan w:val="2"/>
            <w:tcBorders>
              <w:left w:val="single" w:sz="4" w:space="0" w:color="auto"/>
              <w:right w:val="single" w:sz="4" w:space="0" w:color="auto"/>
            </w:tcBorders>
          </w:tcPr>
          <w:p w14:paraId="4DBC3D28" w14:textId="5F3BD1F4" w:rsidR="00B332A0" w:rsidRPr="009D2890" w:rsidRDefault="00B332A0" w:rsidP="001950A9">
            <w:pPr>
              <w:pStyle w:val="GOSTTablenorm"/>
            </w:pPr>
            <w:r w:rsidRPr="009D2890">
              <w:t>Да</w:t>
            </w:r>
          </w:p>
        </w:tc>
        <w:tc>
          <w:tcPr>
            <w:tcW w:w="293" w:type="pct"/>
            <w:gridSpan w:val="2"/>
            <w:tcBorders>
              <w:left w:val="single" w:sz="4" w:space="0" w:color="auto"/>
              <w:right w:val="single" w:sz="4" w:space="0" w:color="auto"/>
            </w:tcBorders>
          </w:tcPr>
          <w:p w14:paraId="4983086A" w14:textId="438BBB79" w:rsidR="00B332A0" w:rsidRPr="004F2863" w:rsidRDefault="00B332A0" w:rsidP="001950A9">
            <w:pPr>
              <w:pStyle w:val="GOSTTablenorm"/>
              <w:rPr>
                <w:lang w:val="en-US"/>
              </w:rPr>
            </w:pPr>
          </w:p>
        </w:tc>
        <w:tc>
          <w:tcPr>
            <w:tcW w:w="2075" w:type="pct"/>
            <w:tcBorders>
              <w:left w:val="single" w:sz="4" w:space="0" w:color="auto"/>
            </w:tcBorders>
          </w:tcPr>
          <w:p w14:paraId="14F26379" w14:textId="77777777" w:rsidR="00B332A0" w:rsidRPr="00A81603" w:rsidRDefault="00B332A0" w:rsidP="001950A9">
            <w:pPr>
              <w:pStyle w:val="GOSTTablenorm"/>
            </w:pPr>
            <w:r w:rsidRPr="00A81603">
              <w:t>Указывается дата закрытия операционного дня системы.</w:t>
            </w:r>
          </w:p>
          <w:p w14:paraId="31DEC6AA" w14:textId="5909CDE2" w:rsidR="00B332A0" w:rsidRPr="00A81603" w:rsidRDefault="00B332A0" w:rsidP="001950A9">
            <w:pPr>
              <w:pStyle w:val="GOSTTablenorm"/>
            </w:pPr>
            <w:r w:rsidRPr="00A81603">
              <w:t xml:space="preserve">Формат YYYY-MM-DD </w:t>
            </w:r>
            <w:proofErr w:type="gramStart"/>
            <w:r w:rsidRPr="00A81603">
              <w:t>hh:mm</w:t>
            </w:r>
            <w:proofErr w:type="gramEnd"/>
            <w:r w:rsidRPr="00A81603">
              <w:t>:ss.</w:t>
            </w:r>
          </w:p>
          <w:p w14:paraId="42E69F07" w14:textId="48D61C55" w:rsidR="00B332A0" w:rsidRPr="00A81603" w:rsidRDefault="00B332A0" w:rsidP="001950A9">
            <w:pPr>
              <w:pStyle w:val="GOSTTablenorm"/>
            </w:pPr>
            <w:r w:rsidRPr="00A81603">
              <w:t>Если день закрывался более одного раза – указывается дата последнего закрытия</w:t>
            </w:r>
          </w:p>
        </w:tc>
      </w:tr>
      <w:tr w:rsidR="00B332A0" w:rsidRPr="003F1563" w14:paraId="3DF12123" w14:textId="77777777" w:rsidTr="00471360">
        <w:trPr>
          <w:gridBefore w:val="2"/>
          <w:wBefore w:w="6" w:type="pct"/>
          <w:trHeight w:val="293"/>
          <w:jc w:val="center"/>
          <w:ins w:id="7344" w:author="Иванов Дмитрий Валерьевич" w:date="2024-07-17T10:58:00Z"/>
        </w:trPr>
        <w:tc>
          <w:tcPr>
            <w:tcW w:w="1098" w:type="pct"/>
          </w:tcPr>
          <w:p w14:paraId="43DEEF82" w14:textId="5E2B9225" w:rsidR="00B332A0" w:rsidRPr="001950A9" w:rsidRDefault="00B332A0" w:rsidP="001950A9">
            <w:pPr>
              <w:pStyle w:val="GOSTTablenorm"/>
              <w:rPr>
                <w:ins w:id="7345" w:author="Иванов Дмитрий Валерьевич" w:date="2024-07-17T10:58:00Z"/>
              </w:rPr>
            </w:pPr>
            <w:ins w:id="7346" w:author="Иванов Дмитрий Валерьевич" w:date="2024-07-17T10:58:00Z">
              <w:r w:rsidRPr="001950A9">
                <w:t xml:space="preserve">ФП – отправитель запроса, на основании которого было выполнено закрытие </w:t>
              </w:r>
            </w:ins>
            <w:ins w:id="7347" w:author="Сатлер Марина Викторовна" w:date="2024-10-04T16:02:00Z">
              <w:r w:rsidR="00175C9D" w:rsidRPr="00175C9D">
                <w:t>операционного дня</w:t>
              </w:r>
            </w:ins>
            <w:ins w:id="7348" w:author="Иванов Дмитрий Валерьевич" w:date="2024-07-17T10:58:00Z">
              <w:del w:id="7349" w:author="Сатлер Марина Викторовна" w:date="2024-10-04T16:02:00Z">
                <w:r w:rsidRPr="001950A9" w:rsidDel="00175C9D">
                  <w:delText>ОД</w:delText>
                </w:r>
              </w:del>
            </w:ins>
          </w:p>
        </w:tc>
        <w:tc>
          <w:tcPr>
            <w:tcW w:w="769" w:type="pct"/>
            <w:gridSpan w:val="2"/>
          </w:tcPr>
          <w:p w14:paraId="5A972943" w14:textId="3277342E" w:rsidR="00B332A0" w:rsidRPr="00BD7E9D" w:rsidRDefault="00B332A0" w:rsidP="00B332A0">
            <w:pPr>
              <w:pStyle w:val="GOSTTablenorm"/>
              <w:rPr>
                <w:ins w:id="7350" w:author="Иванов Дмитрий Валерьевич" w:date="2024-07-17T10:58:00Z"/>
                <w:b/>
              </w:rPr>
            </w:pPr>
            <w:proofErr w:type="gramStart"/>
            <w:ins w:id="7351" w:author="Иванов Дмитрий Валерьевич" w:date="2024-07-17T10:58:00Z">
              <w:r w:rsidRPr="00471360">
                <w:rPr>
                  <w:b/>
                  <w:szCs w:val="22"/>
                </w:rPr>
                <w:t>TradingDays:</w:t>
              </w:r>
              <w:r w:rsidRPr="008A1BFA">
                <w:rPr>
                  <w:szCs w:val="22"/>
                </w:rPr>
                <w:t>CloseSystem</w:t>
              </w:r>
              <w:proofErr w:type="gramEnd"/>
            </w:ins>
          </w:p>
        </w:tc>
        <w:tc>
          <w:tcPr>
            <w:tcW w:w="506" w:type="pct"/>
            <w:gridSpan w:val="2"/>
          </w:tcPr>
          <w:p w14:paraId="7416E3C7" w14:textId="22199EBB" w:rsidR="00B332A0" w:rsidRPr="00890A8D" w:rsidRDefault="00B332A0" w:rsidP="001950A9">
            <w:pPr>
              <w:pStyle w:val="GOSTTablenorm"/>
              <w:rPr>
                <w:ins w:id="7352" w:author="Иванов Дмитрий Валерьевич" w:date="2024-07-17T10:58:00Z"/>
              </w:rPr>
            </w:pPr>
            <w:ins w:id="7353" w:author="Иванов Дмитрий Валерьевич" w:date="2024-07-17T10:58:00Z">
              <w:r w:rsidRPr="00002655">
                <w:t>Строка</w:t>
              </w:r>
            </w:ins>
          </w:p>
        </w:tc>
        <w:tc>
          <w:tcPr>
            <w:tcW w:w="253" w:type="pct"/>
            <w:gridSpan w:val="2"/>
          </w:tcPr>
          <w:p w14:paraId="2D2D2D79" w14:textId="4BEB337D" w:rsidR="00B332A0" w:rsidRPr="009D2890" w:rsidRDefault="00B332A0" w:rsidP="001950A9">
            <w:pPr>
              <w:pStyle w:val="GOSTTablenorm"/>
              <w:rPr>
                <w:ins w:id="7354" w:author="Иванов Дмитрий Валерьевич" w:date="2024-07-17T10:58:00Z"/>
              </w:rPr>
            </w:pPr>
            <w:ins w:id="7355" w:author="Иванов Дмитрий Валерьевич" w:date="2024-07-17T10:58:00Z">
              <w:r w:rsidRPr="00002655">
                <w:t>Да</w:t>
              </w:r>
            </w:ins>
          </w:p>
        </w:tc>
        <w:tc>
          <w:tcPr>
            <w:tcW w:w="293" w:type="pct"/>
            <w:gridSpan w:val="2"/>
          </w:tcPr>
          <w:p w14:paraId="39364F41" w14:textId="19232E29" w:rsidR="00B332A0" w:rsidRPr="00471360" w:rsidRDefault="00B332A0" w:rsidP="001950A9">
            <w:pPr>
              <w:pStyle w:val="GOSTTablenorm"/>
              <w:rPr>
                <w:ins w:id="7356" w:author="Иванов Дмитрий Валерьевич" w:date="2024-07-17T10:58:00Z"/>
              </w:rPr>
            </w:pPr>
            <w:ins w:id="7357" w:author="Иванов Дмитрий Валерьевич" w:date="2024-07-17T10:58:00Z">
              <w:r w:rsidRPr="00002655">
                <w:t>&lt;=10</w:t>
              </w:r>
            </w:ins>
          </w:p>
        </w:tc>
        <w:tc>
          <w:tcPr>
            <w:tcW w:w="2075" w:type="pct"/>
          </w:tcPr>
          <w:p w14:paraId="75AE9603" w14:textId="77777777" w:rsidR="00B332A0" w:rsidRDefault="00B332A0" w:rsidP="001950A9">
            <w:pPr>
              <w:pStyle w:val="GOSTTablenorm"/>
              <w:rPr>
                <w:ins w:id="7358" w:author="Иванов Дмитрий Валерьевич" w:date="2024-07-17T10:58:00Z"/>
              </w:rPr>
            </w:pPr>
            <w:ins w:id="7359" w:author="Иванов Дмитрий Валерьевич" w:date="2024-07-17T10:58:00Z">
              <w:r>
                <w:t xml:space="preserve">Указывается информация о </w:t>
              </w:r>
              <w:r w:rsidRPr="00444A49">
                <w:t xml:space="preserve">ФП </w:t>
              </w:r>
              <w:r>
                <w:t>–</w:t>
              </w:r>
              <w:r w:rsidRPr="00444A49">
                <w:t xml:space="preserve"> отправител</w:t>
              </w:r>
              <w:r>
                <w:t xml:space="preserve">е запроса, на основании которого было выполнено </w:t>
              </w:r>
              <w:r w:rsidRPr="003F1563">
                <w:t>закрыти</w:t>
              </w:r>
              <w:r>
                <w:t>е</w:t>
              </w:r>
              <w:r w:rsidRPr="003F1563">
                <w:t xml:space="preserve"> операционного дня </w:t>
              </w:r>
              <w:r>
                <w:t>системы</w:t>
              </w:r>
              <w:r w:rsidRPr="003F1563">
                <w:t>.</w:t>
              </w:r>
            </w:ins>
          </w:p>
          <w:p w14:paraId="738B3159" w14:textId="24A11523" w:rsidR="00B332A0" w:rsidRPr="00A81603" w:rsidRDefault="00B332A0" w:rsidP="001950A9">
            <w:pPr>
              <w:pStyle w:val="GOSTTablenorm"/>
              <w:rPr>
                <w:ins w:id="7360" w:author="Иванов Дмитрий Валерьевич" w:date="2024-07-17T10:58:00Z"/>
              </w:rPr>
            </w:pPr>
            <w:ins w:id="7361" w:author="Иванов Дмитрий Валерьевич" w:date="2024-07-17T10:58:00Z">
              <w:r w:rsidRPr="003F1563">
                <w:t xml:space="preserve">Если день закрывался более одного раза – указывается </w:t>
              </w:r>
              <w:r>
                <w:t>информация о ФП, инициировавшей</w:t>
              </w:r>
              <w:r w:rsidRPr="003F1563">
                <w:t xml:space="preserve"> последне</w:t>
              </w:r>
              <w:r>
                <w:t>е</w:t>
              </w:r>
              <w:r w:rsidRPr="003F1563">
                <w:t xml:space="preserve"> закрыти</w:t>
              </w:r>
              <w:r>
                <w:t>е</w:t>
              </w:r>
            </w:ins>
          </w:p>
        </w:tc>
      </w:tr>
      <w:tr w:rsidR="00B332A0" w:rsidRPr="003F1563" w14:paraId="53751D9A" w14:textId="77777777" w:rsidTr="002879E5">
        <w:trPr>
          <w:gridBefore w:val="2"/>
          <w:wBefore w:w="6" w:type="pct"/>
          <w:trHeight w:val="293"/>
          <w:jc w:val="center"/>
        </w:trPr>
        <w:tc>
          <w:tcPr>
            <w:tcW w:w="1098" w:type="pct"/>
          </w:tcPr>
          <w:p w14:paraId="0F675933" w14:textId="384D0DB1" w:rsidR="00B332A0" w:rsidRPr="009D2890" w:rsidRDefault="00B332A0" w:rsidP="00B332A0">
            <w:pPr>
              <w:pStyle w:val="GOSTTablenorm"/>
            </w:pPr>
            <w:r w:rsidRPr="009D2890">
              <w:t>Дата и время окончательного закрытия операционного дня</w:t>
            </w:r>
          </w:p>
        </w:tc>
        <w:tc>
          <w:tcPr>
            <w:tcW w:w="769" w:type="pct"/>
            <w:gridSpan w:val="2"/>
            <w:tcBorders>
              <w:right w:val="single" w:sz="4" w:space="0" w:color="auto"/>
            </w:tcBorders>
          </w:tcPr>
          <w:p w14:paraId="0AD5B3AD" w14:textId="7F1319E3" w:rsidR="00B332A0" w:rsidRPr="009D2890" w:rsidRDefault="00B332A0" w:rsidP="00B332A0">
            <w:pPr>
              <w:pStyle w:val="GOSTTablenorm"/>
            </w:pPr>
            <w:proofErr w:type="gramStart"/>
            <w:r w:rsidRPr="00BD7E9D">
              <w:rPr>
                <w:b/>
              </w:rPr>
              <w:t>TradingDays:</w:t>
            </w:r>
            <w:r w:rsidRPr="009D2890">
              <w:t>ClosePermanentlyDate</w:t>
            </w:r>
            <w:proofErr w:type="gramEnd"/>
          </w:p>
        </w:tc>
        <w:tc>
          <w:tcPr>
            <w:tcW w:w="506" w:type="pct"/>
            <w:gridSpan w:val="2"/>
            <w:tcBorders>
              <w:left w:val="single" w:sz="4" w:space="0" w:color="auto"/>
              <w:right w:val="single" w:sz="4" w:space="0" w:color="auto"/>
            </w:tcBorders>
          </w:tcPr>
          <w:p w14:paraId="435AA586" w14:textId="1AD50A76" w:rsidR="00B332A0" w:rsidRPr="009D2890" w:rsidRDefault="00B332A0" w:rsidP="00B332A0">
            <w:pPr>
              <w:pStyle w:val="GOSTTablenorm"/>
            </w:pPr>
            <w:r w:rsidRPr="009D2890">
              <w:t>Дата-время (timestamp)</w:t>
            </w:r>
          </w:p>
        </w:tc>
        <w:tc>
          <w:tcPr>
            <w:tcW w:w="253" w:type="pct"/>
            <w:gridSpan w:val="2"/>
            <w:tcBorders>
              <w:left w:val="single" w:sz="4" w:space="0" w:color="auto"/>
              <w:right w:val="single" w:sz="4" w:space="0" w:color="auto"/>
            </w:tcBorders>
          </w:tcPr>
          <w:p w14:paraId="078CEFEF" w14:textId="79FF010B" w:rsidR="00B332A0" w:rsidRPr="009D2890" w:rsidRDefault="00B332A0" w:rsidP="00B332A0">
            <w:pPr>
              <w:pStyle w:val="GOSTTablenorm"/>
            </w:pPr>
            <w:r w:rsidRPr="009D2890">
              <w:t>Нет</w:t>
            </w:r>
          </w:p>
        </w:tc>
        <w:tc>
          <w:tcPr>
            <w:tcW w:w="293" w:type="pct"/>
            <w:gridSpan w:val="2"/>
            <w:tcBorders>
              <w:left w:val="single" w:sz="4" w:space="0" w:color="auto"/>
              <w:right w:val="single" w:sz="4" w:space="0" w:color="auto"/>
            </w:tcBorders>
          </w:tcPr>
          <w:p w14:paraId="44DD46AA" w14:textId="62A3E925" w:rsidR="00B332A0" w:rsidRPr="004F2863" w:rsidRDefault="00B332A0" w:rsidP="00B332A0">
            <w:pPr>
              <w:pStyle w:val="GOSTTablenorm"/>
              <w:rPr>
                <w:lang w:val="en-US"/>
              </w:rPr>
            </w:pPr>
          </w:p>
        </w:tc>
        <w:tc>
          <w:tcPr>
            <w:tcW w:w="2075" w:type="pct"/>
            <w:tcBorders>
              <w:left w:val="single" w:sz="4" w:space="0" w:color="auto"/>
            </w:tcBorders>
          </w:tcPr>
          <w:p w14:paraId="46D7FB55" w14:textId="77777777" w:rsidR="00B332A0" w:rsidRPr="00A81603" w:rsidRDefault="00B332A0" w:rsidP="00B332A0">
            <w:pPr>
              <w:pStyle w:val="GOSTTablenorm"/>
            </w:pPr>
            <w:r w:rsidRPr="00A81603">
              <w:t>Указывается дата окончательного закрытия операционного дня системы.</w:t>
            </w:r>
          </w:p>
          <w:p w14:paraId="66D1BAED" w14:textId="682C2B3E" w:rsidR="00B332A0" w:rsidRPr="00A81603" w:rsidRDefault="00B332A0" w:rsidP="00B332A0">
            <w:pPr>
              <w:pStyle w:val="GOSTTablenorm"/>
            </w:pPr>
            <w:r w:rsidRPr="00A81603">
              <w:t xml:space="preserve">Формат YYYY-MM-DD </w:t>
            </w:r>
            <w:proofErr w:type="gramStart"/>
            <w:r w:rsidRPr="00A81603">
              <w:t>hh:mm</w:t>
            </w:r>
            <w:proofErr w:type="gramEnd"/>
            <w:r w:rsidRPr="00A81603">
              <w:t>:ss.</w:t>
            </w:r>
          </w:p>
          <w:p w14:paraId="77ECD35A" w14:textId="3C907768" w:rsidR="00B332A0" w:rsidRPr="00A81603" w:rsidRDefault="00B332A0" w:rsidP="00B332A0">
            <w:pPr>
              <w:pStyle w:val="GOSTTablenorm"/>
            </w:pPr>
            <w:r w:rsidRPr="00A81603">
              <w:t>Если день окончательно закрывался более одного раза – указывается дата последнего окончательного закрытия</w:t>
            </w:r>
          </w:p>
        </w:tc>
      </w:tr>
      <w:tr w:rsidR="00B332A0" w:rsidRPr="003F1563" w14:paraId="4208F7E4" w14:textId="77777777" w:rsidTr="00471360">
        <w:trPr>
          <w:gridBefore w:val="2"/>
          <w:wBefore w:w="6" w:type="pct"/>
          <w:trHeight w:val="293"/>
          <w:jc w:val="center"/>
          <w:ins w:id="7362" w:author="Иванов Дмитрий Валерьевич" w:date="2024-07-17T10:58:00Z"/>
        </w:trPr>
        <w:tc>
          <w:tcPr>
            <w:tcW w:w="1098" w:type="pct"/>
          </w:tcPr>
          <w:p w14:paraId="1AE331EC" w14:textId="384A8638" w:rsidR="00B332A0" w:rsidRPr="009D2890" w:rsidRDefault="00B332A0" w:rsidP="00B332A0">
            <w:pPr>
              <w:pStyle w:val="GOSTTablenorm"/>
              <w:rPr>
                <w:ins w:id="7363" w:author="Иванов Дмитрий Валерьевич" w:date="2024-07-17T10:58:00Z"/>
              </w:rPr>
            </w:pPr>
            <w:ins w:id="7364" w:author="Иванов Дмитрий Валерьевич" w:date="2024-07-17T10:59:00Z">
              <w:r>
                <w:rPr>
                  <w:szCs w:val="22"/>
                </w:rPr>
                <w:lastRenderedPageBreak/>
                <w:t xml:space="preserve">ФП – отправитель запроса, на основании которого было выполнено окончательное закрытие </w:t>
              </w:r>
            </w:ins>
            <w:ins w:id="7365" w:author="Сатлер Марина Викторовна" w:date="2024-10-04T16:02:00Z">
              <w:r w:rsidR="00175C9D" w:rsidRPr="00175C9D">
                <w:t>операционного дня</w:t>
              </w:r>
            </w:ins>
            <w:ins w:id="7366" w:author="Иванов Дмитрий Валерьевич" w:date="2024-07-17T10:59:00Z">
              <w:del w:id="7367" w:author="Сатлер Марина Викторовна" w:date="2024-10-04T16:02:00Z">
                <w:r w:rsidDel="00175C9D">
                  <w:rPr>
                    <w:szCs w:val="22"/>
                  </w:rPr>
                  <w:delText>ОД</w:delText>
                </w:r>
              </w:del>
            </w:ins>
          </w:p>
        </w:tc>
        <w:tc>
          <w:tcPr>
            <w:tcW w:w="769" w:type="pct"/>
            <w:gridSpan w:val="2"/>
          </w:tcPr>
          <w:p w14:paraId="18FEDAFE" w14:textId="2046185E" w:rsidR="00B332A0" w:rsidRPr="00BD7E9D" w:rsidRDefault="00B332A0" w:rsidP="00B332A0">
            <w:pPr>
              <w:pStyle w:val="GOSTTablenorm"/>
              <w:rPr>
                <w:ins w:id="7368" w:author="Иванов Дмитрий Валерьевич" w:date="2024-07-17T10:58:00Z"/>
                <w:b/>
              </w:rPr>
            </w:pPr>
            <w:proofErr w:type="gramStart"/>
            <w:ins w:id="7369" w:author="Иванов Дмитрий Валерьевич" w:date="2024-07-17T10:59:00Z">
              <w:r w:rsidRPr="00471360">
                <w:rPr>
                  <w:b/>
                  <w:szCs w:val="22"/>
                </w:rPr>
                <w:t>TradingDays:</w:t>
              </w:r>
              <w:r w:rsidRPr="008A1BFA">
                <w:rPr>
                  <w:szCs w:val="22"/>
                </w:rPr>
                <w:t>ClosePermanentlySystem</w:t>
              </w:r>
            </w:ins>
            <w:proofErr w:type="gramEnd"/>
          </w:p>
        </w:tc>
        <w:tc>
          <w:tcPr>
            <w:tcW w:w="506" w:type="pct"/>
            <w:gridSpan w:val="2"/>
          </w:tcPr>
          <w:p w14:paraId="0423F4DB" w14:textId="3C219661" w:rsidR="00B332A0" w:rsidRPr="001950A9" w:rsidRDefault="00B332A0" w:rsidP="001950A9">
            <w:pPr>
              <w:pStyle w:val="GOSTTablenorm"/>
              <w:rPr>
                <w:ins w:id="7370" w:author="Иванов Дмитрий Валерьевич" w:date="2024-07-17T10:58:00Z"/>
              </w:rPr>
            </w:pPr>
            <w:ins w:id="7371" w:author="Иванов Дмитрий Валерьевич" w:date="2024-07-17T10:59:00Z">
              <w:r w:rsidRPr="001950A9">
                <w:t>Строка</w:t>
              </w:r>
            </w:ins>
          </w:p>
        </w:tc>
        <w:tc>
          <w:tcPr>
            <w:tcW w:w="253" w:type="pct"/>
            <w:gridSpan w:val="2"/>
          </w:tcPr>
          <w:p w14:paraId="727519F9" w14:textId="6F92E4F9" w:rsidR="00B332A0" w:rsidRPr="001950A9" w:rsidRDefault="00B332A0" w:rsidP="001950A9">
            <w:pPr>
              <w:pStyle w:val="GOSTTablenorm"/>
              <w:rPr>
                <w:ins w:id="7372" w:author="Иванов Дмитрий Валерьевич" w:date="2024-07-17T10:58:00Z"/>
              </w:rPr>
            </w:pPr>
            <w:ins w:id="7373" w:author="Иванов Дмитрий Валерьевич" w:date="2024-07-17T10:59:00Z">
              <w:r w:rsidRPr="001950A9">
                <w:t>Нет</w:t>
              </w:r>
            </w:ins>
          </w:p>
        </w:tc>
        <w:tc>
          <w:tcPr>
            <w:tcW w:w="293" w:type="pct"/>
            <w:gridSpan w:val="2"/>
          </w:tcPr>
          <w:p w14:paraId="117249F0" w14:textId="71670736" w:rsidR="00B332A0" w:rsidRPr="001950A9" w:rsidRDefault="00B332A0" w:rsidP="001950A9">
            <w:pPr>
              <w:pStyle w:val="GOSTTablenorm"/>
              <w:rPr>
                <w:ins w:id="7374" w:author="Иванов Дмитрий Валерьевич" w:date="2024-07-17T10:58:00Z"/>
              </w:rPr>
            </w:pPr>
            <w:ins w:id="7375" w:author="Иванов Дмитрий Валерьевич" w:date="2024-07-17T10:59:00Z">
              <w:r w:rsidRPr="001950A9">
                <w:t>&lt;=10</w:t>
              </w:r>
            </w:ins>
          </w:p>
        </w:tc>
        <w:tc>
          <w:tcPr>
            <w:tcW w:w="2075" w:type="pct"/>
          </w:tcPr>
          <w:p w14:paraId="188C8C0B" w14:textId="77777777" w:rsidR="00B332A0" w:rsidRPr="001950A9" w:rsidRDefault="00B332A0" w:rsidP="001950A9">
            <w:pPr>
              <w:pStyle w:val="GOSTTablenorm"/>
              <w:rPr>
                <w:ins w:id="7376" w:author="Иванов Дмитрий Валерьевич" w:date="2024-07-17T10:59:00Z"/>
              </w:rPr>
            </w:pPr>
            <w:ins w:id="7377" w:author="Иванов Дмитрий Валерьевич" w:date="2024-07-17T10:59: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688B45FD" w14:textId="111EBB28" w:rsidR="00B332A0" w:rsidRPr="001950A9" w:rsidRDefault="00B332A0" w:rsidP="001950A9">
            <w:pPr>
              <w:pStyle w:val="GOSTTablenorm"/>
              <w:rPr>
                <w:ins w:id="7378" w:author="Иванов Дмитрий Валерьевич" w:date="2024-07-17T10:58:00Z"/>
              </w:rPr>
            </w:pPr>
            <w:ins w:id="7379" w:author="Иванов Дмитрий Валерьевич" w:date="2024-07-17T10:59:00Z">
              <w:r w:rsidRPr="001950A9">
                <w:t>Если день окончательно закрывался более одного раза – указывается информация о ФП, инициировавшей последнее закрытие</w:t>
              </w:r>
            </w:ins>
          </w:p>
        </w:tc>
      </w:tr>
      <w:tr w:rsidR="00B332A0" w:rsidRPr="003F1563" w14:paraId="0E02BCAD" w14:textId="77777777" w:rsidTr="002879E5">
        <w:trPr>
          <w:gridBefore w:val="2"/>
          <w:wBefore w:w="6" w:type="pct"/>
          <w:trHeight w:val="293"/>
          <w:jc w:val="center"/>
        </w:trPr>
        <w:tc>
          <w:tcPr>
            <w:tcW w:w="4994" w:type="pct"/>
            <w:gridSpan w:val="10"/>
          </w:tcPr>
          <w:p w14:paraId="22A423EB" w14:textId="0BA6E2C0" w:rsidR="00B332A0" w:rsidRPr="003F1563" w:rsidRDefault="00B332A0" w:rsidP="00B332A0">
            <w:pPr>
              <w:pStyle w:val="GOSTTablenorm"/>
              <w:jc w:val="center"/>
            </w:pPr>
            <w:r w:rsidRPr="003F1563">
              <w:rPr>
                <w:b/>
                <w:bCs/>
                <w:szCs w:val="22"/>
              </w:rPr>
              <w:t>Перечень параметров ответа на запрос «Сервис закрытия операционного дня ТОФК/ЦС по учету, открытого с возможностью проведения отдельных операций» TradingDays</w:t>
            </w:r>
            <w:r w:rsidRPr="00681FC5">
              <w:rPr>
                <w:b/>
                <w:szCs w:val="22"/>
                <w:lang w:val="en-US"/>
              </w:rPr>
              <w:t>Subject</w:t>
            </w:r>
            <w:r w:rsidRPr="003F1563">
              <w:rPr>
                <w:b/>
                <w:bCs/>
                <w:szCs w:val="22"/>
              </w:rPr>
              <w:t>CloseОnRequest (</w:t>
            </w:r>
            <w:r w:rsidRPr="003F1563">
              <w:rPr>
                <w:b/>
                <w:bCs/>
                <w:szCs w:val="22"/>
                <w:lang w:val="en-US"/>
              </w:rPr>
              <w:t>document</w:t>
            </w:r>
            <w:r w:rsidRPr="003F1563">
              <w:rPr>
                <w:b/>
                <w:bCs/>
                <w:szCs w:val="22"/>
              </w:rPr>
              <w:t>)</w:t>
            </w:r>
          </w:p>
        </w:tc>
      </w:tr>
      <w:tr w:rsidR="00B332A0" w:rsidRPr="003F1563" w14:paraId="58D032D4" w14:textId="77777777" w:rsidTr="00C75A4E">
        <w:trPr>
          <w:gridBefore w:val="2"/>
          <w:wBefore w:w="6" w:type="pct"/>
          <w:trHeight w:val="293"/>
          <w:jc w:val="center"/>
        </w:trPr>
        <w:tc>
          <w:tcPr>
            <w:tcW w:w="1098" w:type="pct"/>
          </w:tcPr>
          <w:p w14:paraId="7340113D" w14:textId="77777777" w:rsidR="00B332A0" w:rsidRPr="003F1563" w:rsidRDefault="00B332A0" w:rsidP="00B332A0">
            <w:pPr>
              <w:pStyle w:val="GOSTTablenorm"/>
            </w:pPr>
            <w:r w:rsidRPr="003F1563">
              <w:t>Субъект</w:t>
            </w:r>
          </w:p>
        </w:tc>
        <w:tc>
          <w:tcPr>
            <w:tcW w:w="766" w:type="pct"/>
          </w:tcPr>
          <w:p w14:paraId="7BE2522F" w14:textId="77777777" w:rsidR="00B332A0" w:rsidRPr="003F1563" w:rsidRDefault="00B332A0" w:rsidP="00B332A0">
            <w:pPr>
              <w:pStyle w:val="GOSTTablenorm"/>
            </w:pPr>
            <w:r w:rsidRPr="003F1563">
              <w:t>Subject</w:t>
            </w:r>
          </w:p>
        </w:tc>
        <w:tc>
          <w:tcPr>
            <w:tcW w:w="496" w:type="pct"/>
            <w:gridSpan w:val="2"/>
          </w:tcPr>
          <w:p w14:paraId="3477CD2F" w14:textId="77777777" w:rsidR="00B332A0" w:rsidRPr="003F1563" w:rsidRDefault="00B332A0" w:rsidP="00B332A0">
            <w:pPr>
              <w:pStyle w:val="GOSTTablenorm"/>
            </w:pPr>
            <w:r w:rsidRPr="003F1563">
              <w:t>Строка</w:t>
            </w:r>
          </w:p>
        </w:tc>
        <w:tc>
          <w:tcPr>
            <w:tcW w:w="264" w:type="pct"/>
            <w:gridSpan w:val="2"/>
          </w:tcPr>
          <w:p w14:paraId="73076481" w14:textId="77777777" w:rsidR="00B332A0" w:rsidRPr="00405E73" w:rsidRDefault="00B332A0" w:rsidP="00B332A0">
            <w:pPr>
              <w:pStyle w:val="GOSTTablenorm"/>
            </w:pPr>
            <w:r w:rsidRPr="00405E73">
              <w:t>Да</w:t>
            </w:r>
          </w:p>
        </w:tc>
        <w:tc>
          <w:tcPr>
            <w:tcW w:w="269" w:type="pct"/>
            <w:gridSpan w:val="2"/>
          </w:tcPr>
          <w:p w14:paraId="7DA7A04C" w14:textId="0D41A8E7" w:rsidR="00B332A0" w:rsidRPr="00405E73" w:rsidRDefault="00B332A0" w:rsidP="00B332A0">
            <w:pPr>
              <w:pStyle w:val="GOSTTablenorm"/>
            </w:pPr>
            <w:ins w:id="7380" w:author="Сатлер Марина Викторовна" w:date="2023-12-27T08:09:00Z">
              <w:r w:rsidRPr="00405E73">
                <w:t>=</w:t>
              </w:r>
            </w:ins>
            <w:r w:rsidRPr="00405E73">
              <w:t>4</w:t>
            </w:r>
          </w:p>
        </w:tc>
        <w:tc>
          <w:tcPr>
            <w:tcW w:w="2101" w:type="pct"/>
            <w:gridSpan w:val="2"/>
          </w:tcPr>
          <w:p w14:paraId="22BD7221" w14:textId="77777777" w:rsidR="00B332A0" w:rsidRPr="003F1563" w:rsidRDefault="00B332A0" w:rsidP="00B332A0">
            <w:pPr>
              <w:pStyle w:val="GOSTTablenorm"/>
            </w:pPr>
            <w:r w:rsidRPr="003F1563">
              <w:t>Код ТОФК/ЦС по учету</w:t>
            </w:r>
          </w:p>
        </w:tc>
      </w:tr>
      <w:tr w:rsidR="00B332A0" w:rsidRPr="003F1563" w14:paraId="072DFEE0" w14:textId="77777777" w:rsidTr="00C75A4E">
        <w:trPr>
          <w:gridBefore w:val="2"/>
          <w:wBefore w:w="6" w:type="pct"/>
          <w:trHeight w:val="293"/>
          <w:jc w:val="center"/>
        </w:trPr>
        <w:tc>
          <w:tcPr>
            <w:tcW w:w="1098" w:type="pct"/>
          </w:tcPr>
          <w:p w14:paraId="463ADCDC" w14:textId="77777777" w:rsidR="00B332A0" w:rsidRPr="00C75A4E" w:rsidRDefault="00B332A0" w:rsidP="00B332A0">
            <w:pPr>
              <w:pStyle w:val="GOSTTablenorm"/>
              <w:rPr>
                <w:b/>
              </w:rPr>
            </w:pPr>
            <w:r w:rsidRPr="00C75A4E">
              <w:rPr>
                <w:b/>
              </w:rPr>
              <w:t>Данные об операционных днях системы</w:t>
            </w:r>
          </w:p>
        </w:tc>
        <w:tc>
          <w:tcPr>
            <w:tcW w:w="766" w:type="pct"/>
          </w:tcPr>
          <w:p w14:paraId="5B37C8B3" w14:textId="77777777" w:rsidR="00B332A0" w:rsidRPr="00C75A4E" w:rsidRDefault="00B332A0" w:rsidP="00B332A0">
            <w:pPr>
              <w:pStyle w:val="GOSTTablenorm"/>
              <w:rPr>
                <w:b/>
              </w:rPr>
            </w:pPr>
            <w:r w:rsidRPr="00C75A4E">
              <w:rPr>
                <w:b/>
              </w:rPr>
              <w:t>TradingDays</w:t>
            </w:r>
          </w:p>
        </w:tc>
        <w:tc>
          <w:tcPr>
            <w:tcW w:w="496" w:type="pct"/>
            <w:gridSpan w:val="2"/>
          </w:tcPr>
          <w:p w14:paraId="061B60A2" w14:textId="77777777" w:rsidR="00B332A0" w:rsidRPr="003F1563" w:rsidRDefault="00B332A0" w:rsidP="00B332A0">
            <w:pPr>
              <w:pStyle w:val="GOSTTablenorm"/>
            </w:pPr>
            <w:r w:rsidRPr="003F1563">
              <w:t>Массив</w:t>
            </w:r>
          </w:p>
        </w:tc>
        <w:tc>
          <w:tcPr>
            <w:tcW w:w="264" w:type="pct"/>
            <w:gridSpan w:val="2"/>
          </w:tcPr>
          <w:p w14:paraId="6356E604" w14:textId="77777777" w:rsidR="00B332A0" w:rsidRPr="003F1563" w:rsidRDefault="00B332A0" w:rsidP="00B332A0">
            <w:pPr>
              <w:pStyle w:val="GOSTTablenorm"/>
            </w:pPr>
            <w:r w:rsidRPr="003F1563">
              <w:t>Нет</w:t>
            </w:r>
          </w:p>
        </w:tc>
        <w:tc>
          <w:tcPr>
            <w:tcW w:w="269" w:type="pct"/>
            <w:gridSpan w:val="2"/>
          </w:tcPr>
          <w:p w14:paraId="17C30604" w14:textId="4A2F89A7" w:rsidR="00B332A0" w:rsidRPr="00C75A4E" w:rsidRDefault="00B332A0" w:rsidP="00B332A0">
            <w:pPr>
              <w:pStyle w:val="GOSTTablenorm"/>
              <w:rPr>
                <w:lang w:val="en-US"/>
              </w:rPr>
            </w:pPr>
            <w:r>
              <w:rPr>
                <w:lang w:val="en-US"/>
              </w:rPr>
              <w:t>-</w:t>
            </w:r>
          </w:p>
        </w:tc>
        <w:tc>
          <w:tcPr>
            <w:tcW w:w="2101" w:type="pct"/>
            <w:gridSpan w:val="2"/>
          </w:tcPr>
          <w:p w14:paraId="2FCA83C6" w14:textId="77777777" w:rsidR="00B332A0" w:rsidRPr="003F1563" w:rsidRDefault="00B332A0" w:rsidP="00B332A0">
            <w:pPr>
              <w:pStyle w:val="GOSTTablenorm"/>
            </w:pPr>
            <w:r w:rsidRPr="003F1563">
              <w:t>Блок с информацией о запрошенных операционного днях системы</w:t>
            </w:r>
          </w:p>
        </w:tc>
      </w:tr>
      <w:tr w:rsidR="00B332A0" w:rsidRPr="003F1563" w14:paraId="43A4C25B" w14:textId="77777777" w:rsidTr="00C75A4E">
        <w:trPr>
          <w:gridBefore w:val="2"/>
          <w:wBefore w:w="6" w:type="pct"/>
          <w:trHeight w:val="293"/>
          <w:jc w:val="center"/>
        </w:trPr>
        <w:tc>
          <w:tcPr>
            <w:tcW w:w="1098" w:type="pct"/>
          </w:tcPr>
          <w:p w14:paraId="0A9796D8" w14:textId="77777777" w:rsidR="00B332A0" w:rsidRPr="003F1563" w:rsidRDefault="00B332A0" w:rsidP="00B332A0">
            <w:pPr>
              <w:pStyle w:val="GOSTTablenorm"/>
            </w:pPr>
            <w:r w:rsidRPr="003F1563">
              <w:t>Операционный день</w:t>
            </w:r>
          </w:p>
        </w:tc>
        <w:tc>
          <w:tcPr>
            <w:tcW w:w="766" w:type="pct"/>
          </w:tcPr>
          <w:p w14:paraId="74828A2C" w14:textId="77777777" w:rsidR="00B332A0" w:rsidRPr="003F1563" w:rsidRDefault="00B332A0" w:rsidP="00B332A0">
            <w:pPr>
              <w:pStyle w:val="GOSTTablenorm"/>
            </w:pPr>
            <w:proofErr w:type="gramStart"/>
            <w:r w:rsidRPr="00BD7E9D">
              <w:rPr>
                <w:b/>
              </w:rPr>
              <w:t>TradingDays:</w:t>
            </w:r>
            <w:r w:rsidRPr="003F1563">
              <w:t>TradingDay</w:t>
            </w:r>
            <w:proofErr w:type="gramEnd"/>
          </w:p>
        </w:tc>
        <w:tc>
          <w:tcPr>
            <w:tcW w:w="496" w:type="pct"/>
            <w:gridSpan w:val="2"/>
          </w:tcPr>
          <w:p w14:paraId="4EFBB28B" w14:textId="77777777" w:rsidR="00B332A0" w:rsidRPr="003F1563" w:rsidRDefault="00B332A0" w:rsidP="00B332A0">
            <w:pPr>
              <w:pStyle w:val="GOSTTablenorm"/>
            </w:pPr>
            <w:r w:rsidRPr="003F1563">
              <w:t>Дата</w:t>
            </w:r>
          </w:p>
        </w:tc>
        <w:tc>
          <w:tcPr>
            <w:tcW w:w="264" w:type="pct"/>
            <w:gridSpan w:val="2"/>
          </w:tcPr>
          <w:p w14:paraId="28FD6261" w14:textId="77777777" w:rsidR="00B332A0" w:rsidRPr="003F1563" w:rsidRDefault="00B332A0" w:rsidP="00B332A0">
            <w:pPr>
              <w:pStyle w:val="GOSTTablenorm"/>
            </w:pPr>
            <w:r w:rsidRPr="003F1563">
              <w:t>Да</w:t>
            </w:r>
          </w:p>
        </w:tc>
        <w:tc>
          <w:tcPr>
            <w:tcW w:w="269" w:type="pct"/>
            <w:gridSpan w:val="2"/>
          </w:tcPr>
          <w:p w14:paraId="1BB3DB96" w14:textId="453428A0" w:rsidR="00B332A0" w:rsidRPr="00C75A4E" w:rsidRDefault="00B332A0" w:rsidP="00B332A0">
            <w:pPr>
              <w:pStyle w:val="GOSTTablenorm"/>
              <w:rPr>
                <w:lang w:val="en-US"/>
              </w:rPr>
            </w:pPr>
          </w:p>
        </w:tc>
        <w:tc>
          <w:tcPr>
            <w:tcW w:w="2101" w:type="pct"/>
            <w:gridSpan w:val="2"/>
          </w:tcPr>
          <w:p w14:paraId="5DFBD3BF" w14:textId="2EF6AA82" w:rsidR="00B332A0" w:rsidRPr="003F1563" w:rsidRDefault="00B332A0" w:rsidP="00B332A0">
            <w:pPr>
              <w:pStyle w:val="GOSTTablenorm"/>
            </w:pPr>
            <w:r w:rsidRPr="003F1563">
              <w:t>Дата операционного дня</w:t>
            </w:r>
            <w:r>
              <w:t>.</w:t>
            </w:r>
          </w:p>
          <w:p w14:paraId="20F72074" w14:textId="77777777" w:rsidR="00B332A0" w:rsidRPr="003F1563" w:rsidRDefault="00B332A0" w:rsidP="00B332A0">
            <w:pPr>
              <w:pStyle w:val="GOSTTablenorm"/>
            </w:pPr>
            <w:r w:rsidRPr="003F1563">
              <w:t>Формат YYYY-MM-DD</w:t>
            </w:r>
          </w:p>
        </w:tc>
      </w:tr>
      <w:tr w:rsidR="00B332A0" w:rsidRPr="003F1563" w14:paraId="2FE7AA4C" w14:textId="77777777" w:rsidTr="00C75A4E">
        <w:trPr>
          <w:gridBefore w:val="2"/>
          <w:wBefore w:w="6" w:type="pct"/>
          <w:trHeight w:val="293"/>
          <w:jc w:val="center"/>
        </w:trPr>
        <w:tc>
          <w:tcPr>
            <w:tcW w:w="1098" w:type="pct"/>
          </w:tcPr>
          <w:p w14:paraId="22C0EA16" w14:textId="77777777" w:rsidR="00B332A0" w:rsidRPr="003F1563" w:rsidRDefault="00B332A0" w:rsidP="00B332A0">
            <w:pPr>
              <w:pStyle w:val="GOSTTablenorm"/>
            </w:pPr>
            <w:r w:rsidRPr="003F1563">
              <w:t>Статус операционного дня</w:t>
            </w:r>
          </w:p>
        </w:tc>
        <w:tc>
          <w:tcPr>
            <w:tcW w:w="766" w:type="pct"/>
          </w:tcPr>
          <w:p w14:paraId="5DE11D57" w14:textId="77777777" w:rsidR="00B332A0" w:rsidRPr="003F1563" w:rsidRDefault="00B332A0" w:rsidP="00B332A0">
            <w:pPr>
              <w:pStyle w:val="GOSTTablenorm"/>
            </w:pPr>
            <w:proofErr w:type="gramStart"/>
            <w:r w:rsidRPr="00BD7E9D">
              <w:rPr>
                <w:b/>
              </w:rPr>
              <w:t>TradingDays:</w:t>
            </w:r>
            <w:r w:rsidRPr="003F1563">
              <w:t>Status</w:t>
            </w:r>
            <w:proofErr w:type="gramEnd"/>
          </w:p>
        </w:tc>
        <w:tc>
          <w:tcPr>
            <w:tcW w:w="496" w:type="pct"/>
            <w:gridSpan w:val="2"/>
          </w:tcPr>
          <w:p w14:paraId="202F7A29" w14:textId="77777777" w:rsidR="00B332A0" w:rsidRPr="003F1563" w:rsidRDefault="00B332A0" w:rsidP="00B332A0">
            <w:pPr>
              <w:pStyle w:val="GOSTTablenorm"/>
            </w:pPr>
            <w:r w:rsidRPr="003F1563">
              <w:t>Строка</w:t>
            </w:r>
          </w:p>
        </w:tc>
        <w:tc>
          <w:tcPr>
            <w:tcW w:w="264" w:type="pct"/>
            <w:gridSpan w:val="2"/>
          </w:tcPr>
          <w:p w14:paraId="586E2B6B" w14:textId="77777777" w:rsidR="00B332A0" w:rsidRPr="003F1563" w:rsidRDefault="00B332A0" w:rsidP="00B332A0">
            <w:pPr>
              <w:pStyle w:val="GOSTTablenorm"/>
            </w:pPr>
            <w:r w:rsidRPr="003F1563">
              <w:t>Да</w:t>
            </w:r>
          </w:p>
        </w:tc>
        <w:tc>
          <w:tcPr>
            <w:tcW w:w="269" w:type="pct"/>
            <w:gridSpan w:val="2"/>
          </w:tcPr>
          <w:p w14:paraId="15848E60" w14:textId="77777777" w:rsidR="00B332A0" w:rsidRPr="003F1563" w:rsidRDefault="00B332A0" w:rsidP="00B332A0">
            <w:pPr>
              <w:pStyle w:val="GOSTTablenorm"/>
            </w:pPr>
            <w:r w:rsidRPr="003F1563">
              <w:t>&lt;=30</w:t>
            </w:r>
          </w:p>
        </w:tc>
        <w:tc>
          <w:tcPr>
            <w:tcW w:w="2101" w:type="pct"/>
            <w:gridSpan w:val="2"/>
          </w:tcPr>
          <w:p w14:paraId="1956BEF0" w14:textId="77777777" w:rsidR="00B332A0" w:rsidRPr="003F1563" w:rsidRDefault="00B332A0" w:rsidP="00B332A0">
            <w:pPr>
              <w:pStyle w:val="GOSTTablenorm"/>
            </w:pPr>
            <w:r w:rsidRPr="003F1563">
              <w:t>Статус операционного дня</w:t>
            </w:r>
          </w:p>
        </w:tc>
      </w:tr>
      <w:tr w:rsidR="00B332A0" w:rsidRPr="003F1563" w14:paraId="2BFA8325" w14:textId="77777777" w:rsidTr="00C75A4E">
        <w:trPr>
          <w:gridBefore w:val="2"/>
          <w:wBefore w:w="6" w:type="pct"/>
          <w:trHeight w:val="293"/>
          <w:jc w:val="center"/>
        </w:trPr>
        <w:tc>
          <w:tcPr>
            <w:tcW w:w="1098" w:type="pct"/>
          </w:tcPr>
          <w:p w14:paraId="657CE66C" w14:textId="77777777" w:rsidR="00B332A0" w:rsidRPr="003F1563" w:rsidRDefault="00B332A0" w:rsidP="00B332A0">
            <w:pPr>
              <w:pStyle w:val="GOSTTablenorm"/>
            </w:pPr>
            <w:r w:rsidRPr="003F1563">
              <w:t>Дата и время открытия операционного дня</w:t>
            </w:r>
          </w:p>
        </w:tc>
        <w:tc>
          <w:tcPr>
            <w:tcW w:w="766" w:type="pct"/>
          </w:tcPr>
          <w:p w14:paraId="03A09BA6" w14:textId="77777777" w:rsidR="00B332A0" w:rsidRPr="003F1563" w:rsidRDefault="00B332A0" w:rsidP="00B332A0">
            <w:pPr>
              <w:pStyle w:val="GOSTTablenorm"/>
            </w:pPr>
            <w:proofErr w:type="gramStart"/>
            <w:r w:rsidRPr="00BD7E9D">
              <w:rPr>
                <w:b/>
              </w:rPr>
              <w:t>TradingDays:</w:t>
            </w:r>
            <w:r w:rsidRPr="003F1563">
              <w:t>OpenDate</w:t>
            </w:r>
            <w:proofErr w:type="gramEnd"/>
          </w:p>
        </w:tc>
        <w:tc>
          <w:tcPr>
            <w:tcW w:w="496" w:type="pct"/>
            <w:gridSpan w:val="2"/>
          </w:tcPr>
          <w:p w14:paraId="437FDDAF" w14:textId="77777777" w:rsidR="00B332A0" w:rsidRPr="003F1563" w:rsidRDefault="00B332A0" w:rsidP="00B332A0">
            <w:pPr>
              <w:pStyle w:val="GOSTTablenorm"/>
            </w:pPr>
            <w:r w:rsidRPr="003F1563">
              <w:t>Дата-время (timestamp)</w:t>
            </w:r>
          </w:p>
        </w:tc>
        <w:tc>
          <w:tcPr>
            <w:tcW w:w="264" w:type="pct"/>
            <w:gridSpan w:val="2"/>
          </w:tcPr>
          <w:p w14:paraId="1B686D20" w14:textId="77777777" w:rsidR="00B332A0" w:rsidRPr="003F1563" w:rsidRDefault="00B332A0" w:rsidP="00B332A0">
            <w:pPr>
              <w:pStyle w:val="GOSTTablenorm"/>
            </w:pPr>
            <w:r w:rsidRPr="003F1563">
              <w:t>Да</w:t>
            </w:r>
          </w:p>
        </w:tc>
        <w:tc>
          <w:tcPr>
            <w:tcW w:w="269" w:type="pct"/>
            <w:gridSpan w:val="2"/>
          </w:tcPr>
          <w:p w14:paraId="102F2358" w14:textId="44846941" w:rsidR="00B332A0" w:rsidRPr="00C75A4E" w:rsidRDefault="00B332A0" w:rsidP="00B332A0">
            <w:pPr>
              <w:pStyle w:val="GOSTTablenorm"/>
              <w:rPr>
                <w:lang w:val="en-US"/>
              </w:rPr>
            </w:pPr>
          </w:p>
        </w:tc>
        <w:tc>
          <w:tcPr>
            <w:tcW w:w="2101" w:type="pct"/>
            <w:gridSpan w:val="2"/>
          </w:tcPr>
          <w:p w14:paraId="7B6B9BB7" w14:textId="77777777" w:rsidR="00B332A0" w:rsidRPr="003F1563" w:rsidRDefault="00B332A0" w:rsidP="00B332A0">
            <w:pPr>
              <w:pStyle w:val="GOSTTablenorm"/>
            </w:pPr>
            <w:r w:rsidRPr="003F1563">
              <w:t>Указывается дата открытия операционного дня системы.</w:t>
            </w:r>
          </w:p>
          <w:p w14:paraId="6A41B6E3" w14:textId="3A602F71" w:rsidR="00B332A0" w:rsidRPr="003F1563" w:rsidRDefault="00B332A0" w:rsidP="00B332A0">
            <w:pPr>
              <w:pStyle w:val="GOSTTablenorm"/>
            </w:pPr>
            <w:r w:rsidRPr="003F1563">
              <w:t xml:space="preserve">Формат YYYY-MM-DD </w:t>
            </w:r>
            <w:proofErr w:type="gramStart"/>
            <w:r w:rsidRPr="003F1563">
              <w:t>hh:mm</w:t>
            </w:r>
            <w:proofErr w:type="gramEnd"/>
            <w:r w:rsidRPr="003F1563">
              <w:t>:ss</w:t>
            </w:r>
            <w:r>
              <w:t>.</w:t>
            </w:r>
          </w:p>
          <w:p w14:paraId="76120298" w14:textId="4A4E7118" w:rsidR="00B332A0" w:rsidRPr="003F1563" w:rsidRDefault="00B332A0" w:rsidP="0027578C">
            <w:pPr>
              <w:pStyle w:val="GOSTTablenorm"/>
            </w:pPr>
            <w:r w:rsidRPr="003F1563">
              <w:t>Если день открывался более одного раза – указывается дата последнего открытия</w:t>
            </w:r>
          </w:p>
        </w:tc>
      </w:tr>
      <w:tr w:rsidR="00B332A0" w:rsidRPr="003F1563" w14:paraId="7F28360A" w14:textId="77777777" w:rsidTr="00C75A4E">
        <w:trPr>
          <w:gridBefore w:val="2"/>
          <w:wBefore w:w="6" w:type="pct"/>
          <w:trHeight w:val="293"/>
          <w:jc w:val="center"/>
          <w:ins w:id="7381" w:author="Иванов Дмитрий Валерьевич" w:date="2024-07-17T11:00:00Z"/>
        </w:trPr>
        <w:tc>
          <w:tcPr>
            <w:tcW w:w="1098" w:type="pct"/>
          </w:tcPr>
          <w:p w14:paraId="21E93EF3" w14:textId="4BEC07AD" w:rsidR="00B332A0" w:rsidRPr="003F1563" w:rsidRDefault="00B332A0" w:rsidP="00B332A0">
            <w:pPr>
              <w:pStyle w:val="GOSTTablenorm"/>
              <w:rPr>
                <w:ins w:id="7382" w:author="Иванов Дмитрий Валерьевич" w:date="2024-07-17T11:00:00Z"/>
              </w:rPr>
            </w:pPr>
            <w:ins w:id="7383" w:author="Иванов Дмитрий Валерьевич" w:date="2024-07-17T11:00:00Z">
              <w:r>
                <w:rPr>
                  <w:szCs w:val="22"/>
                </w:rPr>
                <w:t xml:space="preserve">ФП – отправитель запроса, на основании которого было выполнено открытие </w:t>
              </w:r>
            </w:ins>
            <w:ins w:id="7384" w:author="Сатлер Марина Викторовна" w:date="2024-10-04T16:02:00Z">
              <w:r w:rsidR="00175C9D" w:rsidRPr="00175C9D">
                <w:t>операционного дня</w:t>
              </w:r>
            </w:ins>
            <w:ins w:id="7385" w:author="Иванов Дмитрий Валерьевич" w:date="2024-07-17T11:00:00Z">
              <w:del w:id="7386" w:author="Сатлер Марина Викторовна" w:date="2024-10-04T16:02:00Z">
                <w:r w:rsidDel="00175C9D">
                  <w:rPr>
                    <w:szCs w:val="22"/>
                  </w:rPr>
                  <w:delText>ОД</w:delText>
                </w:r>
              </w:del>
            </w:ins>
          </w:p>
        </w:tc>
        <w:tc>
          <w:tcPr>
            <w:tcW w:w="766" w:type="pct"/>
          </w:tcPr>
          <w:p w14:paraId="0C20AB79" w14:textId="62B72B0D" w:rsidR="00B332A0" w:rsidRPr="00BD7E9D" w:rsidRDefault="00B332A0" w:rsidP="00B332A0">
            <w:pPr>
              <w:pStyle w:val="GOSTTablenorm"/>
              <w:rPr>
                <w:ins w:id="7387" w:author="Иванов Дмитрий Валерьевич" w:date="2024-07-17T11:00:00Z"/>
                <w:b/>
              </w:rPr>
            </w:pPr>
            <w:proofErr w:type="gramStart"/>
            <w:ins w:id="7388" w:author="Иванов Дмитрий Валерьевич" w:date="2024-07-17T11:00:00Z">
              <w:r w:rsidRPr="00471360">
                <w:rPr>
                  <w:b/>
                  <w:szCs w:val="22"/>
                </w:rPr>
                <w:t>TradingDays:</w:t>
              </w:r>
              <w:r w:rsidRPr="008A1BFA">
                <w:rPr>
                  <w:szCs w:val="22"/>
                </w:rPr>
                <w:t>OpenSystem</w:t>
              </w:r>
              <w:proofErr w:type="gramEnd"/>
            </w:ins>
          </w:p>
        </w:tc>
        <w:tc>
          <w:tcPr>
            <w:tcW w:w="496" w:type="pct"/>
            <w:gridSpan w:val="2"/>
          </w:tcPr>
          <w:p w14:paraId="5C5F0777" w14:textId="27FB84E4" w:rsidR="00B332A0" w:rsidRPr="003F1563" w:rsidRDefault="00B332A0" w:rsidP="001950A9">
            <w:pPr>
              <w:pStyle w:val="GOSTTablenorm"/>
              <w:rPr>
                <w:ins w:id="7389" w:author="Иванов Дмитрий Валерьевич" w:date="2024-07-17T11:00:00Z"/>
              </w:rPr>
            </w:pPr>
            <w:ins w:id="7390" w:author="Иванов Дмитрий Валерьевич" w:date="2024-07-17T11:00:00Z">
              <w:r w:rsidRPr="00002655">
                <w:t>Строка</w:t>
              </w:r>
            </w:ins>
          </w:p>
        </w:tc>
        <w:tc>
          <w:tcPr>
            <w:tcW w:w="264" w:type="pct"/>
            <w:gridSpan w:val="2"/>
          </w:tcPr>
          <w:p w14:paraId="44AE3726" w14:textId="7725D945" w:rsidR="00B332A0" w:rsidRPr="003F1563" w:rsidRDefault="00B332A0" w:rsidP="001950A9">
            <w:pPr>
              <w:pStyle w:val="GOSTTablenorm"/>
              <w:rPr>
                <w:ins w:id="7391" w:author="Иванов Дмитрий Валерьевич" w:date="2024-07-17T11:00:00Z"/>
              </w:rPr>
            </w:pPr>
            <w:ins w:id="7392" w:author="Иванов Дмитрий Валерьевич" w:date="2024-07-17T11:00:00Z">
              <w:r w:rsidRPr="00002655">
                <w:t>Да</w:t>
              </w:r>
            </w:ins>
          </w:p>
        </w:tc>
        <w:tc>
          <w:tcPr>
            <w:tcW w:w="269" w:type="pct"/>
            <w:gridSpan w:val="2"/>
          </w:tcPr>
          <w:p w14:paraId="6A867B41" w14:textId="020D1FFC" w:rsidR="00B332A0" w:rsidRPr="00C75A4E" w:rsidRDefault="00B332A0" w:rsidP="001950A9">
            <w:pPr>
              <w:pStyle w:val="GOSTTablenorm"/>
              <w:rPr>
                <w:ins w:id="7393" w:author="Иванов Дмитрий Валерьевич" w:date="2024-07-17T11:00:00Z"/>
                <w:lang w:val="en-US"/>
              </w:rPr>
            </w:pPr>
            <w:ins w:id="7394" w:author="Иванов Дмитрий Валерьевич" w:date="2024-07-17T11:00:00Z">
              <w:r w:rsidRPr="00002655">
                <w:t>&lt;=10</w:t>
              </w:r>
            </w:ins>
          </w:p>
        </w:tc>
        <w:tc>
          <w:tcPr>
            <w:tcW w:w="2101" w:type="pct"/>
            <w:gridSpan w:val="2"/>
          </w:tcPr>
          <w:p w14:paraId="4C90BA06" w14:textId="77777777" w:rsidR="00B332A0" w:rsidRDefault="00B332A0" w:rsidP="001950A9">
            <w:pPr>
              <w:pStyle w:val="GOSTTablenorm"/>
              <w:rPr>
                <w:ins w:id="7395" w:author="Иванов Дмитрий Валерьевич" w:date="2024-07-17T11:00:00Z"/>
              </w:rPr>
            </w:pPr>
            <w:ins w:id="7396" w:author="Иванов Дмитрий Валерьевич" w:date="2024-07-17T11:00: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44334D45" w14:textId="25B2B195" w:rsidR="00B332A0" w:rsidRPr="003F1563" w:rsidRDefault="00B332A0" w:rsidP="001950A9">
            <w:pPr>
              <w:pStyle w:val="GOSTTablenorm"/>
              <w:rPr>
                <w:ins w:id="7397" w:author="Иванов Дмитрий Валерьевич" w:date="2024-07-17T11:00:00Z"/>
              </w:rPr>
            </w:pPr>
            <w:ins w:id="7398" w:author="Иванов Дмитрий Валерьевич" w:date="2024-07-17T11:00: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B332A0" w:rsidRPr="003F1563" w14:paraId="4915A2FB" w14:textId="77777777" w:rsidTr="00C75A4E">
        <w:trPr>
          <w:gridBefore w:val="2"/>
          <w:wBefore w:w="6" w:type="pct"/>
          <w:trHeight w:val="293"/>
          <w:jc w:val="center"/>
          <w:ins w:id="7399" w:author="Иванов Дмитрий Валерьевич" w:date="2024-07-17T11:00:00Z"/>
        </w:trPr>
        <w:tc>
          <w:tcPr>
            <w:tcW w:w="1098" w:type="pct"/>
          </w:tcPr>
          <w:p w14:paraId="44AE2601" w14:textId="35472097" w:rsidR="00B332A0" w:rsidRPr="003F1563" w:rsidRDefault="00B332A0" w:rsidP="00B332A0">
            <w:pPr>
              <w:pStyle w:val="GOSTTablenorm"/>
              <w:rPr>
                <w:ins w:id="7400" w:author="Иванов Дмитрий Валерьевич" w:date="2024-07-17T11:00:00Z"/>
              </w:rPr>
            </w:pPr>
            <w:ins w:id="7401" w:author="Иванов Дмитрий Валерьевич" w:date="2024-07-17T11:00:00Z">
              <w:r w:rsidRPr="003F1563">
                <w:rPr>
                  <w:szCs w:val="22"/>
                </w:rPr>
                <w:t>Дата и время открытия операционного дня</w:t>
              </w:r>
              <w:r>
                <w:rPr>
                  <w:szCs w:val="22"/>
                </w:rPr>
                <w:t xml:space="preserve"> для проведения отдельных операций (открытия по запросу)</w:t>
              </w:r>
            </w:ins>
          </w:p>
        </w:tc>
        <w:tc>
          <w:tcPr>
            <w:tcW w:w="766" w:type="pct"/>
          </w:tcPr>
          <w:p w14:paraId="67F4BE51" w14:textId="04BA0605" w:rsidR="00B332A0" w:rsidRPr="00BD7E9D" w:rsidRDefault="00B332A0" w:rsidP="00B332A0">
            <w:pPr>
              <w:pStyle w:val="GOSTTablenorm"/>
              <w:rPr>
                <w:ins w:id="7402" w:author="Иванов Дмитрий Валерьевич" w:date="2024-07-17T11:00:00Z"/>
                <w:b/>
              </w:rPr>
            </w:pPr>
            <w:proofErr w:type="gramStart"/>
            <w:ins w:id="7403" w:author="Иванов Дмитрий Валерьевич" w:date="2024-07-17T11:00:00Z">
              <w:r w:rsidRPr="00471360">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proofErr w:type="gramEnd"/>
            </w:ins>
          </w:p>
        </w:tc>
        <w:tc>
          <w:tcPr>
            <w:tcW w:w="496" w:type="pct"/>
            <w:gridSpan w:val="2"/>
          </w:tcPr>
          <w:p w14:paraId="33360DFB" w14:textId="6F859407" w:rsidR="00B332A0" w:rsidRPr="003F1563" w:rsidRDefault="00B332A0" w:rsidP="001950A9">
            <w:pPr>
              <w:pStyle w:val="GOSTTablenorm"/>
              <w:rPr>
                <w:ins w:id="7404" w:author="Иванов Дмитрий Валерьевич" w:date="2024-07-17T11:00:00Z"/>
              </w:rPr>
            </w:pPr>
            <w:ins w:id="7405" w:author="Иванов Дмитрий Валерьевич" w:date="2024-07-17T11:00:00Z">
              <w:r w:rsidRPr="003F1563">
                <w:t>Дата-время (timestamp)</w:t>
              </w:r>
            </w:ins>
          </w:p>
        </w:tc>
        <w:tc>
          <w:tcPr>
            <w:tcW w:w="264" w:type="pct"/>
            <w:gridSpan w:val="2"/>
          </w:tcPr>
          <w:p w14:paraId="3BC326E2" w14:textId="728CC2CE" w:rsidR="00B332A0" w:rsidRPr="003F1563" w:rsidRDefault="00B332A0" w:rsidP="001950A9">
            <w:pPr>
              <w:pStyle w:val="GOSTTablenorm"/>
              <w:rPr>
                <w:ins w:id="7406" w:author="Иванов Дмитрий Валерьевич" w:date="2024-07-17T11:00:00Z"/>
              </w:rPr>
            </w:pPr>
            <w:ins w:id="7407" w:author="Иванов Дмитрий Валерьевич" w:date="2024-07-17T11:00:00Z">
              <w:r>
                <w:t>Да</w:t>
              </w:r>
            </w:ins>
          </w:p>
        </w:tc>
        <w:tc>
          <w:tcPr>
            <w:tcW w:w="269" w:type="pct"/>
            <w:gridSpan w:val="2"/>
          </w:tcPr>
          <w:p w14:paraId="48B777A1" w14:textId="77777777" w:rsidR="00B332A0" w:rsidRPr="00C75A4E" w:rsidRDefault="00B332A0" w:rsidP="001950A9">
            <w:pPr>
              <w:pStyle w:val="GOSTTablenorm"/>
              <w:rPr>
                <w:ins w:id="7408" w:author="Иванов Дмитрий Валерьевич" w:date="2024-07-17T11:00:00Z"/>
                <w:lang w:val="en-US"/>
              </w:rPr>
            </w:pPr>
          </w:p>
        </w:tc>
        <w:tc>
          <w:tcPr>
            <w:tcW w:w="2101" w:type="pct"/>
            <w:gridSpan w:val="2"/>
          </w:tcPr>
          <w:p w14:paraId="1D1A5931" w14:textId="77777777" w:rsidR="00B332A0" w:rsidRPr="003F1563" w:rsidRDefault="00B332A0" w:rsidP="001950A9">
            <w:pPr>
              <w:pStyle w:val="GOSTTablenorm"/>
              <w:rPr>
                <w:ins w:id="7409" w:author="Иванов Дмитрий Валерьевич" w:date="2024-07-17T11:00:00Z"/>
              </w:rPr>
            </w:pPr>
            <w:ins w:id="7410" w:author="Иванов Дмитрий Валерьевич" w:date="2024-07-17T11:00: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16DC6620" w14:textId="4897A2D5" w:rsidR="00B332A0" w:rsidRPr="003F1563" w:rsidRDefault="00B332A0" w:rsidP="001950A9">
            <w:pPr>
              <w:pStyle w:val="GOSTTablenorm"/>
              <w:rPr>
                <w:ins w:id="7411" w:author="Иванов Дмитрий Валерьевич" w:date="2024-07-17T11:00:00Z"/>
              </w:rPr>
            </w:pPr>
            <w:ins w:id="7412" w:author="Иванов Дмитрий Валерьевич" w:date="2024-07-17T11:00:00Z">
              <w:r w:rsidRPr="003F1563">
                <w:t xml:space="preserve">Формат YYYY-MM-DD </w:t>
              </w:r>
              <w:proofErr w:type="gramStart"/>
              <w:r w:rsidRPr="003F1563">
                <w:t>hh:mm</w:t>
              </w:r>
              <w:proofErr w:type="gramEnd"/>
              <w:r w:rsidRPr="003F1563">
                <w:t>:ss</w:t>
              </w:r>
            </w:ins>
            <w:r w:rsidR="0055495A">
              <w:t>.</w:t>
            </w:r>
          </w:p>
          <w:p w14:paraId="417538ED" w14:textId="3E558C39" w:rsidR="00B332A0" w:rsidRPr="003F1563" w:rsidRDefault="00B332A0" w:rsidP="0027578C">
            <w:pPr>
              <w:pStyle w:val="GOSTTablenorm"/>
              <w:rPr>
                <w:ins w:id="7413" w:author="Иванов Дмитрий Валерьевич" w:date="2024-07-17T11:00:00Z"/>
              </w:rPr>
            </w:pPr>
            <w:ins w:id="7414" w:author="Иванов Дмитрий Валерьевич" w:date="2024-07-17T11:00: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B332A0" w:rsidRPr="003F1563" w14:paraId="455F448C" w14:textId="77777777" w:rsidTr="00C75A4E">
        <w:trPr>
          <w:gridBefore w:val="2"/>
          <w:wBefore w:w="6" w:type="pct"/>
          <w:trHeight w:val="293"/>
          <w:jc w:val="center"/>
          <w:ins w:id="7415" w:author="Иванов Дмитрий Валерьевич" w:date="2024-07-17T11:00:00Z"/>
        </w:trPr>
        <w:tc>
          <w:tcPr>
            <w:tcW w:w="1098" w:type="pct"/>
          </w:tcPr>
          <w:p w14:paraId="5E1A4A94" w14:textId="4F03EB48" w:rsidR="00B332A0" w:rsidRPr="003F1563" w:rsidRDefault="00B332A0" w:rsidP="00B332A0">
            <w:pPr>
              <w:pStyle w:val="GOSTTablenorm"/>
              <w:rPr>
                <w:ins w:id="7416" w:author="Иванов Дмитрий Валерьевич" w:date="2024-07-17T11:00:00Z"/>
              </w:rPr>
            </w:pPr>
            <w:ins w:id="7417" w:author="Иванов Дмитрий Валерьевич" w:date="2024-07-17T11:00:00Z">
              <w:r>
                <w:rPr>
                  <w:szCs w:val="22"/>
                </w:rPr>
                <w:lastRenderedPageBreak/>
                <w:t xml:space="preserve">ФП – отправитель запроса, на основании которого было выполнено открытие </w:t>
              </w:r>
            </w:ins>
            <w:ins w:id="7418" w:author="Сатлер Марина Викторовна" w:date="2024-10-04T16:03:00Z">
              <w:r w:rsidR="00175C9D" w:rsidRPr="00175C9D">
                <w:t>операционного дня</w:t>
              </w:r>
            </w:ins>
            <w:ins w:id="7419" w:author="Иванов Дмитрий Валерьевич" w:date="2024-07-17T11:00:00Z">
              <w:del w:id="7420" w:author="Сатлер Марина Викторовна" w:date="2024-10-04T16:03:00Z">
                <w:r w:rsidDel="00175C9D">
                  <w:rPr>
                    <w:szCs w:val="22"/>
                  </w:rPr>
                  <w:delText>ОД</w:delText>
                </w:r>
              </w:del>
              <w:r>
                <w:rPr>
                  <w:szCs w:val="22"/>
                </w:rPr>
                <w:t xml:space="preserve"> для проведения отдельных операций (открытия по запросу)</w:t>
              </w:r>
            </w:ins>
          </w:p>
        </w:tc>
        <w:tc>
          <w:tcPr>
            <w:tcW w:w="766" w:type="pct"/>
          </w:tcPr>
          <w:p w14:paraId="31ABEFFA" w14:textId="237804CE" w:rsidR="00B332A0" w:rsidRPr="00BD7E9D" w:rsidRDefault="00B332A0" w:rsidP="00B332A0">
            <w:pPr>
              <w:pStyle w:val="GOSTTablenorm"/>
              <w:rPr>
                <w:ins w:id="7421" w:author="Иванов Дмитрий Валерьевич" w:date="2024-07-17T11:00:00Z"/>
                <w:b/>
              </w:rPr>
            </w:pPr>
            <w:proofErr w:type="gramStart"/>
            <w:ins w:id="7422" w:author="Иванов Дмитрий Валерьевич" w:date="2024-07-17T11:00:00Z">
              <w:r w:rsidRPr="00471360">
                <w:rPr>
                  <w:b/>
                  <w:szCs w:val="22"/>
                </w:rPr>
                <w:t>TradingDays:</w:t>
              </w:r>
              <w:r w:rsidRPr="008A1BFA">
                <w:rPr>
                  <w:szCs w:val="22"/>
                </w:rPr>
                <w:t>OpenOnRequestSystem</w:t>
              </w:r>
              <w:proofErr w:type="gramEnd"/>
            </w:ins>
          </w:p>
        </w:tc>
        <w:tc>
          <w:tcPr>
            <w:tcW w:w="496" w:type="pct"/>
            <w:gridSpan w:val="2"/>
          </w:tcPr>
          <w:p w14:paraId="2C2205FD" w14:textId="4E5D1872" w:rsidR="00B332A0" w:rsidRPr="001950A9" w:rsidRDefault="00B332A0" w:rsidP="001950A9">
            <w:pPr>
              <w:pStyle w:val="GOSTTablenorm"/>
              <w:rPr>
                <w:ins w:id="7423" w:author="Иванов Дмитрий Валерьевич" w:date="2024-07-17T11:00:00Z"/>
              </w:rPr>
            </w:pPr>
            <w:ins w:id="7424" w:author="Иванов Дмитрий Валерьевич" w:date="2024-07-17T11:00:00Z">
              <w:r w:rsidRPr="001950A9">
                <w:t>Строка</w:t>
              </w:r>
            </w:ins>
          </w:p>
        </w:tc>
        <w:tc>
          <w:tcPr>
            <w:tcW w:w="264" w:type="pct"/>
            <w:gridSpan w:val="2"/>
          </w:tcPr>
          <w:p w14:paraId="304C8F48" w14:textId="647F9D70" w:rsidR="00B332A0" w:rsidRPr="001950A9" w:rsidRDefault="00B332A0" w:rsidP="001950A9">
            <w:pPr>
              <w:pStyle w:val="GOSTTablenorm"/>
              <w:rPr>
                <w:ins w:id="7425" w:author="Иванов Дмитрий Валерьевич" w:date="2024-07-17T11:00:00Z"/>
              </w:rPr>
            </w:pPr>
            <w:ins w:id="7426" w:author="Иванов Дмитрий Валерьевич" w:date="2024-07-17T11:00:00Z">
              <w:r w:rsidRPr="001950A9">
                <w:t>Да</w:t>
              </w:r>
            </w:ins>
          </w:p>
        </w:tc>
        <w:tc>
          <w:tcPr>
            <w:tcW w:w="269" w:type="pct"/>
            <w:gridSpan w:val="2"/>
          </w:tcPr>
          <w:p w14:paraId="042184DE" w14:textId="0EC7AB3B" w:rsidR="00B332A0" w:rsidRPr="001950A9" w:rsidRDefault="00B332A0" w:rsidP="001950A9">
            <w:pPr>
              <w:pStyle w:val="GOSTTablenorm"/>
              <w:rPr>
                <w:ins w:id="7427" w:author="Иванов Дмитрий Валерьевич" w:date="2024-07-17T11:00:00Z"/>
              </w:rPr>
            </w:pPr>
            <w:ins w:id="7428" w:author="Иванов Дмитрий Валерьевич" w:date="2024-07-17T11:00:00Z">
              <w:r w:rsidRPr="001950A9">
                <w:t>&lt;=10</w:t>
              </w:r>
            </w:ins>
          </w:p>
        </w:tc>
        <w:tc>
          <w:tcPr>
            <w:tcW w:w="2101" w:type="pct"/>
            <w:gridSpan w:val="2"/>
          </w:tcPr>
          <w:p w14:paraId="1D00AC3C" w14:textId="77777777" w:rsidR="00B332A0" w:rsidRPr="001950A9" w:rsidRDefault="00B332A0" w:rsidP="001950A9">
            <w:pPr>
              <w:pStyle w:val="GOSTTablenorm"/>
              <w:rPr>
                <w:ins w:id="7429" w:author="Иванов Дмитрий Валерьевич" w:date="2024-07-17T11:00:00Z"/>
              </w:rPr>
            </w:pPr>
            <w:ins w:id="7430" w:author="Иванов Дмитрий Валерьевич" w:date="2024-07-17T11:00:00Z">
              <w:r w:rsidRPr="001950A9">
                <w:t>Указывается информация о ФП – отправителе запроса, на основании которого было выполнено открытие операционного дня системы для проведения отдельных операций (открытия по запросу).</w:t>
              </w:r>
            </w:ins>
          </w:p>
          <w:p w14:paraId="14F2E59C" w14:textId="751EA6FC" w:rsidR="00B332A0" w:rsidRPr="001950A9" w:rsidRDefault="00B332A0" w:rsidP="001950A9">
            <w:pPr>
              <w:pStyle w:val="GOSTTablenorm"/>
              <w:rPr>
                <w:ins w:id="7431" w:author="Иванов Дмитрий Валерьевич" w:date="2024-07-17T11:00:00Z"/>
              </w:rPr>
            </w:pPr>
            <w:ins w:id="7432" w:author="Иванов Дмитрий Валерьевич" w:date="2024-07-17T11:00:00Z">
              <w:r w:rsidRPr="001950A9">
                <w:t>Если день открывался по запросу более одного раза – указывается информация о ФП, инициировавшей последнее открытие по запросу</w:t>
              </w:r>
            </w:ins>
          </w:p>
        </w:tc>
      </w:tr>
      <w:tr w:rsidR="00B332A0" w:rsidRPr="003F1563" w14:paraId="6BFA6AFA" w14:textId="77777777" w:rsidTr="00C75A4E">
        <w:trPr>
          <w:gridBefore w:val="2"/>
          <w:wBefore w:w="6" w:type="pct"/>
          <w:trHeight w:val="293"/>
          <w:jc w:val="center"/>
        </w:trPr>
        <w:tc>
          <w:tcPr>
            <w:tcW w:w="1098" w:type="pct"/>
          </w:tcPr>
          <w:p w14:paraId="4485FB15" w14:textId="77777777" w:rsidR="00B332A0" w:rsidRPr="003F1563" w:rsidRDefault="00B332A0" w:rsidP="00B332A0">
            <w:pPr>
              <w:pStyle w:val="GOSTTablenorm"/>
            </w:pPr>
            <w:r w:rsidRPr="003F1563">
              <w:t>Дата и время закрытия операционного дня</w:t>
            </w:r>
          </w:p>
        </w:tc>
        <w:tc>
          <w:tcPr>
            <w:tcW w:w="766" w:type="pct"/>
          </w:tcPr>
          <w:p w14:paraId="62FE29E5" w14:textId="77777777" w:rsidR="00B332A0" w:rsidRPr="003F1563" w:rsidRDefault="00B332A0" w:rsidP="00B332A0">
            <w:pPr>
              <w:pStyle w:val="GOSTTablenorm"/>
            </w:pPr>
            <w:proofErr w:type="gramStart"/>
            <w:r w:rsidRPr="00BD7E9D">
              <w:rPr>
                <w:b/>
              </w:rPr>
              <w:t>TradingDays:</w:t>
            </w:r>
            <w:r w:rsidRPr="003F1563">
              <w:t>CloseDate</w:t>
            </w:r>
            <w:proofErr w:type="gramEnd"/>
          </w:p>
        </w:tc>
        <w:tc>
          <w:tcPr>
            <w:tcW w:w="496" w:type="pct"/>
            <w:gridSpan w:val="2"/>
          </w:tcPr>
          <w:p w14:paraId="4B9A2B27" w14:textId="77777777" w:rsidR="00B332A0" w:rsidRPr="001950A9" w:rsidRDefault="00B332A0" w:rsidP="001950A9">
            <w:pPr>
              <w:pStyle w:val="GOSTTablenorm"/>
            </w:pPr>
            <w:r w:rsidRPr="001950A9">
              <w:t>Дата-время (timestamp)</w:t>
            </w:r>
          </w:p>
        </w:tc>
        <w:tc>
          <w:tcPr>
            <w:tcW w:w="264" w:type="pct"/>
            <w:gridSpan w:val="2"/>
          </w:tcPr>
          <w:p w14:paraId="747665C2" w14:textId="77777777" w:rsidR="00B332A0" w:rsidRPr="001950A9" w:rsidRDefault="00B332A0" w:rsidP="001950A9">
            <w:pPr>
              <w:pStyle w:val="GOSTTablenorm"/>
            </w:pPr>
            <w:r w:rsidRPr="001950A9">
              <w:t>Да</w:t>
            </w:r>
          </w:p>
        </w:tc>
        <w:tc>
          <w:tcPr>
            <w:tcW w:w="269" w:type="pct"/>
            <w:gridSpan w:val="2"/>
          </w:tcPr>
          <w:p w14:paraId="7D2AC792" w14:textId="7D076973" w:rsidR="00B332A0" w:rsidRPr="001950A9" w:rsidRDefault="00B332A0" w:rsidP="001950A9">
            <w:pPr>
              <w:pStyle w:val="GOSTTablenorm"/>
            </w:pPr>
          </w:p>
        </w:tc>
        <w:tc>
          <w:tcPr>
            <w:tcW w:w="2101" w:type="pct"/>
            <w:gridSpan w:val="2"/>
          </w:tcPr>
          <w:p w14:paraId="6D37353B" w14:textId="77777777" w:rsidR="00B332A0" w:rsidRPr="001950A9" w:rsidRDefault="00B332A0" w:rsidP="001950A9">
            <w:pPr>
              <w:pStyle w:val="GOSTTablenorm"/>
            </w:pPr>
            <w:r w:rsidRPr="001950A9">
              <w:t>Указывается дата закрытия операционного дня системы.</w:t>
            </w:r>
          </w:p>
          <w:p w14:paraId="7A0208BF" w14:textId="1708DD51" w:rsidR="00B332A0" w:rsidRPr="001950A9" w:rsidRDefault="00B332A0" w:rsidP="001950A9">
            <w:pPr>
              <w:pStyle w:val="GOSTTablenorm"/>
            </w:pPr>
            <w:r w:rsidRPr="001950A9">
              <w:t xml:space="preserve">Формат YYYY-MM-DD </w:t>
            </w:r>
            <w:proofErr w:type="gramStart"/>
            <w:r w:rsidRPr="001950A9">
              <w:t>hh:mm</w:t>
            </w:r>
            <w:proofErr w:type="gramEnd"/>
            <w:r w:rsidRPr="001950A9">
              <w:t>:ss.</w:t>
            </w:r>
          </w:p>
          <w:p w14:paraId="3B169261" w14:textId="7DACE1FB" w:rsidR="00B332A0" w:rsidRPr="001950A9" w:rsidRDefault="00B332A0" w:rsidP="001950A9">
            <w:pPr>
              <w:pStyle w:val="GOSTTablenorm"/>
            </w:pPr>
            <w:r w:rsidRPr="001950A9">
              <w:t>Если день закрывался более одного раза – указывается дата последнего закрытия</w:t>
            </w:r>
          </w:p>
        </w:tc>
      </w:tr>
      <w:tr w:rsidR="00B332A0" w:rsidRPr="003F1563" w14:paraId="7D2ECBE0" w14:textId="77777777" w:rsidTr="00C75A4E">
        <w:trPr>
          <w:gridBefore w:val="2"/>
          <w:wBefore w:w="6" w:type="pct"/>
          <w:trHeight w:val="293"/>
          <w:jc w:val="center"/>
          <w:ins w:id="7433" w:author="Иванов Дмитрий Валерьевич" w:date="2024-07-17T11:00:00Z"/>
        </w:trPr>
        <w:tc>
          <w:tcPr>
            <w:tcW w:w="1098" w:type="pct"/>
          </w:tcPr>
          <w:p w14:paraId="51E64A3D" w14:textId="3B84A02B" w:rsidR="00B332A0" w:rsidRPr="003F1563" w:rsidRDefault="00B332A0" w:rsidP="00B332A0">
            <w:pPr>
              <w:pStyle w:val="GOSTTablenorm"/>
              <w:rPr>
                <w:ins w:id="7434" w:author="Иванов Дмитрий Валерьевич" w:date="2024-07-17T11:00:00Z"/>
              </w:rPr>
            </w:pPr>
            <w:ins w:id="7435" w:author="Иванов Дмитрий Валерьевич" w:date="2024-07-17T11:01:00Z">
              <w:r>
                <w:rPr>
                  <w:szCs w:val="22"/>
                </w:rPr>
                <w:t xml:space="preserve">ФП – отправитель запроса, на основании которого было выполнено закрытие </w:t>
              </w:r>
            </w:ins>
            <w:ins w:id="7436" w:author="Сатлер Марина Викторовна" w:date="2024-10-04T16:03:00Z">
              <w:r w:rsidR="00175C9D" w:rsidRPr="00175C9D">
                <w:t>операционного дня</w:t>
              </w:r>
            </w:ins>
            <w:ins w:id="7437" w:author="Иванов Дмитрий Валерьевич" w:date="2024-07-17T11:01:00Z">
              <w:del w:id="7438" w:author="Сатлер Марина Викторовна" w:date="2024-10-04T16:03:00Z">
                <w:r w:rsidDel="00175C9D">
                  <w:rPr>
                    <w:szCs w:val="22"/>
                  </w:rPr>
                  <w:delText>ОД</w:delText>
                </w:r>
              </w:del>
            </w:ins>
          </w:p>
        </w:tc>
        <w:tc>
          <w:tcPr>
            <w:tcW w:w="766" w:type="pct"/>
          </w:tcPr>
          <w:p w14:paraId="0ABAEB51" w14:textId="4AE457E0" w:rsidR="00B332A0" w:rsidRPr="00BD7E9D" w:rsidRDefault="00B332A0" w:rsidP="00B332A0">
            <w:pPr>
              <w:pStyle w:val="GOSTTablenorm"/>
              <w:rPr>
                <w:ins w:id="7439" w:author="Иванов Дмитрий Валерьевич" w:date="2024-07-17T11:00:00Z"/>
                <w:b/>
              </w:rPr>
            </w:pPr>
            <w:proofErr w:type="gramStart"/>
            <w:ins w:id="7440" w:author="Иванов Дмитрий Валерьевич" w:date="2024-07-17T11:01:00Z">
              <w:r w:rsidRPr="00471360">
                <w:rPr>
                  <w:b/>
                  <w:szCs w:val="22"/>
                </w:rPr>
                <w:t>TradingDays:</w:t>
              </w:r>
              <w:r w:rsidRPr="008A1BFA">
                <w:rPr>
                  <w:szCs w:val="22"/>
                </w:rPr>
                <w:t>CloseSystem</w:t>
              </w:r>
            </w:ins>
            <w:proofErr w:type="gramEnd"/>
          </w:p>
        </w:tc>
        <w:tc>
          <w:tcPr>
            <w:tcW w:w="496" w:type="pct"/>
            <w:gridSpan w:val="2"/>
          </w:tcPr>
          <w:p w14:paraId="3FE23E25" w14:textId="350C0CF5" w:rsidR="00B332A0" w:rsidRPr="001950A9" w:rsidRDefault="00B332A0" w:rsidP="001950A9">
            <w:pPr>
              <w:pStyle w:val="GOSTTablenorm"/>
              <w:rPr>
                <w:ins w:id="7441" w:author="Иванов Дмитрий Валерьевич" w:date="2024-07-17T11:00:00Z"/>
              </w:rPr>
            </w:pPr>
            <w:ins w:id="7442" w:author="Иванов Дмитрий Валерьевич" w:date="2024-07-17T11:01:00Z">
              <w:r w:rsidRPr="001950A9">
                <w:t>Строка</w:t>
              </w:r>
            </w:ins>
          </w:p>
        </w:tc>
        <w:tc>
          <w:tcPr>
            <w:tcW w:w="264" w:type="pct"/>
            <w:gridSpan w:val="2"/>
          </w:tcPr>
          <w:p w14:paraId="6576E25D" w14:textId="2A59F204" w:rsidR="00B332A0" w:rsidRPr="001950A9" w:rsidRDefault="00B332A0" w:rsidP="001950A9">
            <w:pPr>
              <w:pStyle w:val="GOSTTablenorm"/>
              <w:rPr>
                <w:ins w:id="7443" w:author="Иванов Дмитрий Валерьевич" w:date="2024-07-17T11:00:00Z"/>
              </w:rPr>
            </w:pPr>
            <w:ins w:id="7444" w:author="Иванов Дмитрий Валерьевич" w:date="2024-07-17T11:01:00Z">
              <w:r w:rsidRPr="001950A9">
                <w:t>Да</w:t>
              </w:r>
            </w:ins>
          </w:p>
        </w:tc>
        <w:tc>
          <w:tcPr>
            <w:tcW w:w="269" w:type="pct"/>
            <w:gridSpan w:val="2"/>
          </w:tcPr>
          <w:p w14:paraId="1CD6EA38" w14:textId="57A64337" w:rsidR="00B332A0" w:rsidRPr="001950A9" w:rsidRDefault="00B332A0" w:rsidP="001950A9">
            <w:pPr>
              <w:pStyle w:val="GOSTTablenorm"/>
              <w:rPr>
                <w:ins w:id="7445" w:author="Иванов Дмитрий Валерьевич" w:date="2024-07-17T11:00:00Z"/>
              </w:rPr>
            </w:pPr>
            <w:ins w:id="7446" w:author="Иванов Дмитрий Валерьевич" w:date="2024-07-17T11:01:00Z">
              <w:r w:rsidRPr="001950A9">
                <w:t>&lt;=10</w:t>
              </w:r>
            </w:ins>
          </w:p>
        </w:tc>
        <w:tc>
          <w:tcPr>
            <w:tcW w:w="2101" w:type="pct"/>
            <w:gridSpan w:val="2"/>
          </w:tcPr>
          <w:p w14:paraId="206D84ED" w14:textId="77777777" w:rsidR="00B332A0" w:rsidRPr="001950A9" w:rsidRDefault="00B332A0" w:rsidP="001950A9">
            <w:pPr>
              <w:pStyle w:val="GOSTTablenorm"/>
              <w:rPr>
                <w:ins w:id="7447" w:author="Иванов Дмитрий Валерьевич" w:date="2024-07-17T11:01:00Z"/>
              </w:rPr>
            </w:pPr>
            <w:ins w:id="7448" w:author="Иванов Дмитрий Валерьевич" w:date="2024-07-17T11:01:00Z">
              <w:r w:rsidRPr="001950A9">
                <w:t>Указывается информация о ФП – отправителе запроса, на основании которого было выполнено закрытие операционного дня системы.</w:t>
              </w:r>
            </w:ins>
          </w:p>
          <w:p w14:paraId="7BE4376A" w14:textId="24FAC558" w:rsidR="00B332A0" w:rsidRPr="001950A9" w:rsidRDefault="00B332A0" w:rsidP="001950A9">
            <w:pPr>
              <w:pStyle w:val="GOSTTablenorm"/>
              <w:rPr>
                <w:ins w:id="7449" w:author="Иванов Дмитрий Валерьевич" w:date="2024-07-17T11:00:00Z"/>
              </w:rPr>
            </w:pPr>
            <w:ins w:id="7450" w:author="Иванов Дмитрий Валерьевич" w:date="2024-07-17T11:01:00Z">
              <w:r w:rsidRPr="001950A9">
                <w:t>Если день закрывался более одного раза – указывается информация о ФП, инициировавшей последнее закрытие</w:t>
              </w:r>
            </w:ins>
          </w:p>
        </w:tc>
      </w:tr>
      <w:tr w:rsidR="00B332A0" w:rsidRPr="003F1563" w14:paraId="7A3870A9" w14:textId="77777777" w:rsidTr="00C75A4E">
        <w:trPr>
          <w:gridBefore w:val="2"/>
          <w:wBefore w:w="6" w:type="pct"/>
          <w:trHeight w:val="293"/>
          <w:jc w:val="center"/>
        </w:trPr>
        <w:tc>
          <w:tcPr>
            <w:tcW w:w="1098" w:type="pct"/>
          </w:tcPr>
          <w:p w14:paraId="00E6ED90" w14:textId="77777777" w:rsidR="00B332A0" w:rsidRPr="003F1563" w:rsidRDefault="00B332A0" w:rsidP="00B332A0">
            <w:pPr>
              <w:pStyle w:val="GOSTTablenorm"/>
              <w:rPr>
                <w:szCs w:val="22"/>
              </w:rPr>
            </w:pPr>
            <w:r w:rsidRPr="003F1563">
              <w:rPr>
                <w:szCs w:val="22"/>
              </w:rPr>
              <w:t>Дата и время окончательного закрытия операционного дня</w:t>
            </w:r>
          </w:p>
        </w:tc>
        <w:tc>
          <w:tcPr>
            <w:tcW w:w="766" w:type="pct"/>
          </w:tcPr>
          <w:p w14:paraId="363460CA" w14:textId="77777777" w:rsidR="00B332A0" w:rsidRPr="003F1563" w:rsidRDefault="00B332A0" w:rsidP="00B332A0">
            <w:pPr>
              <w:pStyle w:val="GOSTTablenorm"/>
              <w:rPr>
                <w:szCs w:val="22"/>
              </w:rPr>
            </w:pPr>
            <w:proofErr w:type="gramStart"/>
            <w:r w:rsidRPr="00BD7E9D">
              <w:rPr>
                <w:b/>
              </w:rPr>
              <w:t>TradingDays:</w:t>
            </w:r>
            <w:r w:rsidRPr="003F1563">
              <w:rPr>
                <w:szCs w:val="22"/>
              </w:rPr>
              <w:t>ClosePermanentlyDate</w:t>
            </w:r>
            <w:proofErr w:type="gramEnd"/>
          </w:p>
        </w:tc>
        <w:tc>
          <w:tcPr>
            <w:tcW w:w="496" w:type="pct"/>
            <w:gridSpan w:val="2"/>
          </w:tcPr>
          <w:p w14:paraId="1271F70F" w14:textId="77777777" w:rsidR="00B332A0" w:rsidRPr="001950A9" w:rsidRDefault="00B332A0" w:rsidP="001950A9">
            <w:pPr>
              <w:pStyle w:val="GOSTTablenorm"/>
            </w:pPr>
            <w:r w:rsidRPr="001950A9">
              <w:t>Дата-время (timestamp)</w:t>
            </w:r>
          </w:p>
        </w:tc>
        <w:tc>
          <w:tcPr>
            <w:tcW w:w="264" w:type="pct"/>
            <w:gridSpan w:val="2"/>
          </w:tcPr>
          <w:p w14:paraId="391FB8F1" w14:textId="77777777" w:rsidR="00B332A0" w:rsidRPr="001950A9" w:rsidRDefault="00B332A0" w:rsidP="001950A9">
            <w:pPr>
              <w:pStyle w:val="GOSTTablenorm"/>
            </w:pPr>
            <w:r w:rsidRPr="001950A9">
              <w:t>Нет</w:t>
            </w:r>
          </w:p>
        </w:tc>
        <w:tc>
          <w:tcPr>
            <w:tcW w:w="269" w:type="pct"/>
            <w:gridSpan w:val="2"/>
          </w:tcPr>
          <w:p w14:paraId="1106BBC3" w14:textId="20654D20" w:rsidR="00B332A0" w:rsidRPr="001950A9" w:rsidRDefault="00B332A0" w:rsidP="001950A9">
            <w:pPr>
              <w:pStyle w:val="GOSTTablenorm"/>
            </w:pPr>
          </w:p>
        </w:tc>
        <w:tc>
          <w:tcPr>
            <w:tcW w:w="2101" w:type="pct"/>
            <w:gridSpan w:val="2"/>
          </w:tcPr>
          <w:p w14:paraId="4A5DE2E2" w14:textId="77777777" w:rsidR="00B332A0" w:rsidRPr="001950A9" w:rsidRDefault="00B332A0" w:rsidP="001950A9">
            <w:pPr>
              <w:pStyle w:val="GOSTTablenorm"/>
            </w:pPr>
            <w:r w:rsidRPr="001950A9">
              <w:t>Указывается дата окончательного закрытия операционного дня системы.</w:t>
            </w:r>
          </w:p>
          <w:p w14:paraId="0ED5D70A" w14:textId="4A1F290B" w:rsidR="00B332A0" w:rsidRPr="001950A9" w:rsidRDefault="00B332A0" w:rsidP="001950A9">
            <w:pPr>
              <w:pStyle w:val="GOSTTablenorm"/>
            </w:pPr>
            <w:r w:rsidRPr="001950A9">
              <w:t xml:space="preserve">Формат YYYY-MM-DD </w:t>
            </w:r>
            <w:proofErr w:type="gramStart"/>
            <w:r w:rsidRPr="001950A9">
              <w:t>hh:mm</w:t>
            </w:r>
            <w:proofErr w:type="gramEnd"/>
            <w:r w:rsidRPr="001950A9">
              <w:t>:ss.</w:t>
            </w:r>
          </w:p>
          <w:p w14:paraId="3CA7536E" w14:textId="3CBB6F62" w:rsidR="00B332A0" w:rsidRPr="001950A9" w:rsidRDefault="00B332A0"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B332A0" w:rsidRPr="003F1563" w14:paraId="16515879" w14:textId="77777777" w:rsidTr="00C75A4E">
        <w:trPr>
          <w:gridBefore w:val="2"/>
          <w:wBefore w:w="6" w:type="pct"/>
          <w:trHeight w:val="293"/>
          <w:jc w:val="center"/>
          <w:ins w:id="7451" w:author="Иванов Дмитрий Валерьевич" w:date="2024-07-17T11:00:00Z"/>
        </w:trPr>
        <w:tc>
          <w:tcPr>
            <w:tcW w:w="1098" w:type="pct"/>
          </w:tcPr>
          <w:p w14:paraId="01BEB08C" w14:textId="5162381C" w:rsidR="00B332A0" w:rsidRPr="003F1563" w:rsidRDefault="00B332A0" w:rsidP="00B332A0">
            <w:pPr>
              <w:pStyle w:val="GOSTTablenorm"/>
              <w:rPr>
                <w:ins w:id="7452" w:author="Иванов Дмитрий Валерьевич" w:date="2024-07-17T11:00:00Z"/>
                <w:szCs w:val="22"/>
              </w:rPr>
            </w:pPr>
            <w:ins w:id="7453" w:author="Иванов Дмитрий Валерьевич" w:date="2024-07-17T11:01:00Z">
              <w:r>
                <w:rPr>
                  <w:szCs w:val="22"/>
                </w:rPr>
                <w:t xml:space="preserve">ФП – отправитель запроса, на основании которого было выполнено окончательное закрытие </w:t>
              </w:r>
            </w:ins>
            <w:ins w:id="7454" w:author="Сатлер Марина Викторовна" w:date="2024-10-04T16:03:00Z">
              <w:r w:rsidR="00175C9D" w:rsidRPr="00175C9D">
                <w:t>операционного дня</w:t>
              </w:r>
            </w:ins>
            <w:ins w:id="7455" w:author="Иванов Дмитрий Валерьевич" w:date="2024-07-17T11:01:00Z">
              <w:del w:id="7456" w:author="Сатлер Марина Викторовна" w:date="2024-10-04T16:03:00Z">
                <w:r w:rsidDel="00175C9D">
                  <w:rPr>
                    <w:szCs w:val="22"/>
                  </w:rPr>
                  <w:delText>ОД</w:delText>
                </w:r>
              </w:del>
            </w:ins>
          </w:p>
        </w:tc>
        <w:tc>
          <w:tcPr>
            <w:tcW w:w="766" w:type="pct"/>
          </w:tcPr>
          <w:p w14:paraId="0B878D41" w14:textId="5DED3033" w:rsidR="00B332A0" w:rsidRPr="00BD7E9D" w:rsidRDefault="00B332A0" w:rsidP="00B332A0">
            <w:pPr>
              <w:pStyle w:val="GOSTTablenorm"/>
              <w:rPr>
                <w:ins w:id="7457" w:author="Иванов Дмитрий Валерьевич" w:date="2024-07-17T11:00:00Z"/>
                <w:b/>
              </w:rPr>
            </w:pPr>
            <w:proofErr w:type="gramStart"/>
            <w:ins w:id="7458" w:author="Иванов Дмитрий Валерьевич" w:date="2024-07-17T11:01:00Z">
              <w:r w:rsidRPr="00471360">
                <w:rPr>
                  <w:b/>
                  <w:szCs w:val="22"/>
                </w:rPr>
                <w:t>TradingDays:</w:t>
              </w:r>
              <w:r w:rsidRPr="008A1BFA">
                <w:rPr>
                  <w:szCs w:val="22"/>
                </w:rPr>
                <w:t>ClosePermanentlySystem</w:t>
              </w:r>
            </w:ins>
            <w:proofErr w:type="gramEnd"/>
          </w:p>
        </w:tc>
        <w:tc>
          <w:tcPr>
            <w:tcW w:w="496" w:type="pct"/>
            <w:gridSpan w:val="2"/>
          </w:tcPr>
          <w:p w14:paraId="6A42B867" w14:textId="6F5EEF90" w:rsidR="00B332A0" w:rsidRPr="001950A9" w:rsidRDefault="00B332A0" w:rsidP="001950A9">
            <w:pPr>
              <w:pStyle w:val="GOSTTablenorm"/>
              <w:rPr>
                <w:ins w:id="7459" w:author="Иванов Дмитрий Валерьевич" w:date="2024-07-17T11:00:00Z"/>
              </w:rPr>
            </w:pPr>
            <w:ins w:id="7460" w:author="Иванов Дмитрий Валерьевич" w:date="2024-07-17T11:01:00Z">
              <w:r w:rsidRPr="001950A9">
                <w:t>Строка</w:t>
              </w:r>
            </w:ins>
          </w:p>
        </w:tc>
        <w:tc>
          <w:tcPr>
            <w:tcW w:w="264" w:type="pct"/>
            <w:gridSpan w:val="2"/>
          </w:tcPr>
          <w:p w14:paraId="1CA92452" w14:textId="28195BC1" w:rsidR="00B332A0" w:rsidRPr="001950A9" w:rsidRDefault="00B332A0" w:rsidP="001950A9">
            <w:pPr>
              <w:pStyle w:val="GOSTTablenorm"/>
              <w:rPr>
                <w:ins w:id="7461" w:author="Иванов Дмитрий Валерьевич" w:date="2024-07-17T11:00:00Z"/>
              </w:rPr>
            </w:pPr>
            <w:ins w:id="7462" w:author="Иванов Дмитрий Валерьевич" w:date="2024-07-17T11:01:00Z">
              <w:r w:rsidRPr="001950A9">
                <w:t>Нет</w:t>
              </w:r>
            </w:ins>
          </w:p>
        </w:tc>
        <w:tc>
          <w:tcPr>
            <w:tcW w:w="269" w:type="pct"/>
            <w:gridSpan w:val="2"/>
          </w:tcPr>
          <w:p w14:paraId="1FE33156" w14:textId="6FE1B914" w:rsidR="00B332A0" w:rsidRPr="001950A9" w:rsidRDefault="00B332A0" w:rsidP="001950A9">
            <w:pPr>
              <w:pStyle w:val="GOSTTablenorm"/>
              <w:rPr>
                <w:ins w:id="7463" w:author="Иванов Дмитрий Валерьевич" w:date="2024-07-17T11:00:00Z"/>
              </w:rPr>
            </w:pPr>
            <w:ins w:id="7464" w:author="Иванов Дмитрий Валерьевич" w:date="2024-07-17T11:01:00Z">
              <w:r w:rsidRPr="001950A9">
                <w:t>&lt;=10</w:t>
              </w:r>
            </w:ins>
          </w:p>
        </w:tc>
        <w:tc>
          <w:tcPr>
            <w:tcW w:w="2101" w:type="pct"/>
            <w:gridSpan w:val="2"/>
          </w:tcPr>
          <w:p w14:paraId="4186166C" w14:textId="77777777" w:rsidR="00B332A0" w:rsidRPr="001950A9" w:rsidRDefault="00B332A0" w:rsidP="001950A9">
            <w:pPr>
              <w:pStyle w:val="GOSTTablenorm"/>
              <w:rPr>
                <w:ins w:id="7465" w:author="Иванов Дмитрий Валерьевич" w:date="2024-07-17T11:01:00Z"/>
              </w:rPr>
            </w:pPr>
            <w:ins w:id="7466" w:author="Иванов Дмитрий Валерьевич" w:date="2024-07-17T11:01: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69E87805" w14:textId="0B252958" w:rsidR="00B332A0" w:rsidRPr="001950A9" w:rsidRDefault="00B332A0" w:rsidP="001950A9">
            <w:pPr>
              <w:pStyle w:val="GOSTTablenorm"/>
              <w:rPr>
                <w:ins w:id="7467" w:author="Иванов Дмитрий Валерьевич" w:date="2024-07-17T11:00:00Z"/>
              </w:rPr>
            </w:pPr>
            <w:ins w:id="7468" w:author="Иванов Дмитрий Валерьевич" w:date="2024-07-17T11:01:00Z">
              <w:r w:rsidRPr="001950A9">
                <w:t>Если день окончательно закрывался более одного раза – указывается информация о ФП, инициировавшей последнее закрытие</w:t>
              </w:r>
            </w:ins>
          </w:p>
        </w:tc>
      </w:tr>
      <w:tr w:rsidR="00B332A0" w:rsidRPr="003F1563" w14:paraId="55B5E08B" w14:textId="77777777" w:rsidTr="002879E5">
        <w:trPr>
          <w:gridBefore w:val="2"/>
          <w:wBefore w:w="6" w:type="pct"/>
          <w:trHeight w:val="293"/>
          <w:jc w:val="center"/>
        </w:trPr>
        <w:tc>
          <w:tcPr>
            <w:tcW w:w="4994" w:type="pct"/>
            <w:gridSpan w:val="10"/>
            <w:shd w:val="clear" w:color="auto" w:fill="auto"/>
          </w:tcPr>
          <w:p w14:paraId="6246EB18" w14:textId="427B2AEC" w:rsidR="00B332A0" w:rsidRPr="003F1563" w:rsidRDefault="00B332A0" w:rsidP="00B332A0">
            <w:pPr>
              <w:pStyle w:val="GOSTTablenorm"/>
              <w:ind w:left="0"/>
              <w:jc w:val="center"/>
              <w:rPr>
                <w:szCs w:val="22"/>
              </w:rPr>
            </w:pPr>
            <w:r w:rsidRPr="003F1563">
              <w:rPr>
                <w:b/>
                <w:bCs/>
                <w:szCs w:val="22"/>
              </w:rPr>
              <w:t xml:space="preserve">Перечень параметров ответа на запрос «Сервис проверки статуса операционого днях ТОФК/ЦС по учету для возможности работы с документом» </w:t>
            </w:r>
            <w:r w:rsidRPr="00C576CE">
              <w:rPr>
                <w:b/>
              </w:rPr>
              <w:t>CheckTradingDayStatus</w:t>
            </w:r>
            <w:r w:rsidRPr="003F1563">
              <w:rPr>
                <w:b/>
                <w:bCs/>
                <w:szCs w:val="22"/>
              </w:rPr>
              <w:t xml:space="preserve"> (</w:t>
            </w:r>
            <w:r w:rsidRPr="003F1563">
              <w:rPr>
                <w:b/>
                <w:bCs/>
                <w:szCs w:val="22"/>
                <w:lang w:val="en-US"/>
              </w:rPr>
              <w:t>document</w:t>
            </w:r>
            <w:r w:rsidRPr="003F1563">
              <w:rPr>
                <w:b/>
                <w:bCs/>
                <w:szCs w:val="22"/>
              </w:rPr>
              <w:t>)</w:t>
            </w:r>
          </w:p>
        </w:tc>
      </w:tr>
      <w:tr w:rsidR="00B332A0" w:rsidRPr="003F1563" w14:paraId="504497C2" w14:textId="77777777" w:rsidTr="00C75A4E">
        <w:trPr>
          <w:gridBefore w:val="2"/>
          <w:wBefore w:w="6" w:type="pct"/>
          <w:trHeight w:val="293"/>
          <w:jc w:val="center"/>
        </w:trPr>
        <w:tc>
          <w:tcPr>
            <w:tcW w:w="1098" w:type="pct"/>
          </w:tcPr>
          <w:p w14:paraId="3D7412C2" w14:textId="77777777" w:rsidR="00B332A0" w:rsidRPr="003F1563" w:rsidRDefault="00B332A0" w:rsidP="00B332A0">
            <w:pPr>
              <w:pStyle w:val="GOSTTablenorm"/>
            </w:pPr>
            <w:r w:rsidRPr="003F1563">
              <w:t>Субъект</w:t>
            </w:r>
          </w:p>
        </w:tc>
        <w:tc>
          <w:tcPr>
            <w:tcW w:w="766" w:type="pct"/>
          </w:tcPr>
          <w:p w14:paraId="29006349" w14:textId="77777777" w:rsidR="00B332A0" w:rsidRPr="003F1563" w:rsidRDefault="00B332A0" w:rsidP="00B332A0">
            <w:pPr>
              <w:pStyle w:val="GOSTTablenorm"/>
              <w:rPr>
                <w:lang w:val="en-US"/>
              </w:rPr>
            </w:pPr>
            <w:r w:rsidRPr="003F1563">
              <w:t>Subject</w:t>
            </w:r>
          </w:p>
        </w:tc>
        <w:tc>
          <w:tcPr>
            <w:tcW w:w="496" w:type="pct"/>
            <w:gridSpan w:val="2"/>
          </w:tcPr>
          <w:p w14:paraId="0EEDB3F3" w14:textId="77777777" w:rsidR="00B332A0" w:rsidRPr="003F1563" w:rsidRDefault="00B332A0" w:rsidP="00B332A0">
            <w:pPr>
              <w:pStyle w:val="GOSTTablenorm"/>
            </w:pPr>
            <w:r w:rsidRPr="003F1563">
              <w:t>Строка</w:t>
            </w:r>
          </w:p>
        </w:tc>
        <w:tc>
          <w:tcPr>
            <w:tcW w:w="264" w:type="pct"/>
            <w:gridSpan w:val="2"/>
          </w:tcPr>
          <w:p w14:paraId="501D2F3E" w14:textId="77777777" w:rsidR="00B332A0" w:rsidRPr="00405E73" w:rsidRDefault="00B332A0" w:rsidP="00B332A0">
            <w:pPr>
              <w:pStyle w:val="GOSTTablenorm"/>
            </w:pPr>
            <w:r w:rsidRPr="00405E73">
              <w:t>Да</w:t>
            </w:r>
          </w:p>
        </w:tc>
        <w:tc>
          <w:tcPr>
            <w:tcW w:w="269" w:type="pct"/>
            <w:gridSpan w:val="2"/>
          </w:tcPr>
          <w:p w14:paraId="0AAA3FAF" w14:textId="287662D0" w:rsidR="00B332A0" w:rsidRPr="00405E73" w:rsidRDefault="00B332A0" w:rsidP="00B332A0">
            <w:pPr>
              <w:pStyle w:val="GOSTTablenorm"/>
            </w:pPr>
            <w:ins w:id="7469" w:author="Сатлер Марина Викторовна" w:date="2023-12-27T08:10:00Z">
              <w:r w:rsidRPr="00405E73">
                <w:t>=</w:t>
              </w:r>
            </w:ins>
            <w:r w:rsidRPr="00405E73">
              <w:t>4</w:t>
            </w:r>
          </w:p>
        </w:tc>
        <w:tc>
          <w:tcPr>
            <w:tcW w:w="2101" w:type="pct"/>
            <w:gridSpan w:val="2"/>
          </w:tcPr>
          <w:p w14:paraId="4059CE1A" w14:textId="77777777" w:rsidR="00B332A0" w:rsidRPr="003F1563" w:rsidRDefault="00B332A0" w:rsidP="00B332A0">
            <w:pPr>
              <w:pStyle w:val="GOSTTablenorm"/>
            </w:pPr>
            <w:r w:rsidRPr="003F1563">
              <w:t>Код ТОФК/ЦС по учету</w:t>
            </w:r>
          </w:p>
        </w:tc>
      </w:tr>
      <w:tr w:rsidR="00B332A0" w:rsidRPr="003F1563" w14:paraId="588EA3D3" w14:textId="77777777" w:rsidTr="00C75A4E">
        <w:trPr>
          <w:gridBefore w:val="2"/>
          <w:wBefore w:w="6" w:type="pct"/>
          <w:trHeight w:val="293"/>
          <w:jc w:val="center"/>
        </w:trPr>
        <w:tc>
          <w:tcPr>
            <w:tcW w:w="1098" w:type="pct"/>
          </w:tcPr>
          <w:p w14:paraId="727EBEEC" w14:textId="77777777" w:rsidR="00B332A0" w:rsidRPr="003F1563" w:rsidRDefault="00B332A0" w:rsidP="00B332A0">
            <w:pPr>
              <w:pStyle w:val="GOSTTablenorm"/>
            </w:pPr>
            <w:r w:rsidRPr="003F1563">
              <w:t>Статус проверки</w:t>
            </w:r>
          </w:p>
        </w:tc>
        <w:tc>
          <w:tcPr>
            <w:tcW w:w="766" w:type="pct"/>
          </w:tcPr>
          <w:p w14:paraId="036F4E96" w14:textId="77777777" w:rsidR="00B332A0" w:rsidRPr="003F1563" w:rsidRDefault="00B332A0" w:rsidP="00B332A0">
            <w:pPr>
              <w:pStyle w:val="GOSTTablenorm"/>
              <w:rPr>
                <w:lang w:val="en-US"/>
              </w:rPr>
            </w:pPr>
            <w:r w:rsidRPr="003F1563">
              <w:rPr>
                <w:lang w:val="en-US"/>
              </w:rPr>
              <w:t>CheckStatus</w:t>
            </w:r>
          </w:p>
        </w:tc>
        <w:tc>
          <w:tcPr>
            <w:tcW w:w="496" w:type="pct"/>
            <w:gridSpan w:val="2"/>
          </w:tcPr>
          <w:p w14:paraId="602684DE" w14:textId="77777777" w:rsidR="00B332A0" w:rsidRPr="003F1563" w:rsidRDefault="00B332A0" w:rsidP="00B332A0">
            <w:pPr>
              <w:pStyle w:val="GOSTTablenorm"/>
            </w:pPr>
            <w:r w:rsidRPr="003F1563">
              <w:t>Число</w:t>
            </w:r>
          </w:p>
        </w:tc>
        <w:tc>
          <w:tcPr>
            <w:tcW w:w="264" w:type="pct"/>
            <w:gridSpan w:val="2"/>
          </w:tcPr>
          <w:p w14:paraId="40C41137" w14:textId="77777777" w:rsidR="00B332A0" w:rsidRPr="003F1563" w:rsidRDefault="00B332A0" w:rsidP="00B332A0">
            <w:pPr>
              <w:pStyle w:val="GOSTTablenorm"/>
            </w:pPr>
            <w:r w:rsidRPr="003F1563">
              <w:t>Да</w:t>
            </w:r>
          </w:p>
        </w:tc>
        <w:tc>
          <w:tcPr>
            <w:tcW w:w="269" w:type="pct"/>
            <w:gridSpan w:val="2"/>
          </w:tcPr>
          <w:p w14:paraId="3CD53948" w14:textId="1D7A439F" w:rsidR="00B332A0" w:rsidRPr="00C75A4E" w:rsidRDefault="00B332A0" w:rsidP="00B332A0">
            <w:pPr>
              <w:pStyle w:val="GOSTTablenorm"/>
              <w:rPr>
                <w:lang w:val="en-US"/>
              </w:rPr>
            </w:pPr>
            <w:ins w:id="7470" w:author="Сатлер Марина Викторовна" w:date="2023-12-28T09:32:00Z">
              <w:r>
                <w:rPr>
                  <w:lang w:val="en-US"/>
                </w:rPr>
                <w:t>=1</w:t>
              </w:r>
            </w:ins>
          </w:p>
        </w:tc>
        <w:tc>
          <w:tcPr>
            <w:tcW w:w="2101" w:type="pct"/>
            <w:gridSpan w:val="2"/>
          </w:tcPr>
          <w:p w14:paraId="5B0351E0" w14:textId="77777777" w:rsidR="00B332A0" w:rsidRPr="003F1563" w:rsidRDefault="00B332A0" w:rsidP="00B332A0">
            <w:pPr>
              <w:pStyle w:val="GOSTTablenorm"/>
            </w:pPr>
            <w:r w:rsidRPr="003F1563">
              <w:t>Возможные значение:</w:t>
            </w:r>
          </w:p>
          <w:p w14:paraId="2968EC99" w14:textId="2C2E9979" w:rsidR="00B332A0" w:rsidRPr="003F1563" w:rsidRDefault="00B332A0" w:rsidP="00B332A0">
            <w:pPr>
              <w:pStyle w:val="GOSTTableListMark1"/>
            </w:pPr>
            <w:r>
              <w:t>«</w:t>
            </w:r>
            <w:r w:rsidRPr="003F1563">
              <w:t>0</w:t>
            </w:r>
            <w:r>
              <w:t>»</w:t>
            </w:r>
            <w:r w:rsidRPr="003F1563">
              <w:t xml:space="preserve"> – работа с запрошенным документом не возможна</w:t>
            </w:r>
            <w:r>
              <w:t>;</w:t>
            </w:r>
          </w:p>
          <w:p w14:paraId="3949647A" w14:textId="495597F8" w:rsidR="00B332A0" w:rsidRPr="003F1563" w:rsidRDefault="00B332A0" w:rsidP="00B332A0">
            <w:pPr>
              <w:pStyle w:val="GOSTTableListMark1"/>
            </w:pPr>
            <w:r>
              <w:lastRenderedPageBreak/>
              <w:t>«</w:t>
            </w:r>
            <w:r w:rsidRPr="003F1563">
              <w:t>1</w:t>
            </w:r>
            <w:r>
              <w:t>»</w:t>
            </w:r>
            <w:r w:rsidRPr="003F1563">
              <w:t xml:space="preserve"> – работа с запрошенным документом возможна (необходимо проверить находится ли операцонный день ТОФК/ЦС по учету в статусе «Открыт» либо в «Открыт по запросу» для запрошенного документа)</w:t>
            </w:r>
            <w:r>
              <w:t>.</w:t>
            </w:r>
          </w:p>
          <w:p w14:paraId="4FA06D51" w14:textId="3895CF65" w:rsidR="00B332A0" w:rsidRPr="003F1563" w:rsidRDefault="00B332A0" w:rsidP="00C576CE">
            <w:pPr>
              <w:pStyle w:val="GOSTTablenorm"/>
            </w:pPr>
            <w:r w:rsidRPr="003F1563">
              <w:t>Например: если операционный день открыт по запросу для типа документа «</w:t>
            </w:r>
            <w:r w:rsidRPr="003F1563">
              <w:rPr>
                <w:lang w:val="en-US"/>
              </w:rPr>
              <w:t>MSC</w:t>
            </w:r>
            <w:r w:rsidRPr="003F1563">
              <w:t>_</w:t>
            </w:r>
            <w:r w:rsidRPr="003F1563">
              <w:rPr>
                <w:lang w:val="en-US"/>
              </w:rPr>
              <w:t>ApplCashFlow</w:t>
            </w:r>
            <w:r w:rsidRPr="003F1563">
              <w:t>» и в переданном запросе гуид документа соот</w:t>
            </w:r>
            <w:r w:rsidR="00C576CE">
              <w:t>ветствует</w:t>
            </w:r>
            <w:r w:rsidRPr="003F1563">
              <w:t xml:space="preserve"> данному типу документа, то необходимо вернуть результат </w:t>
            </w:r>
            <w:r>
              <w:t>«</w:t>
            </w:r>
            <w:r w:rsidRPr="003F1563">
              <w:t>1</w:t>
            </w:r>
            <w:r>
              <w:t>»</w:t>
            </w:r>
          </w:p>
        </w:tc>
      </w:tr>
      <w:tr w:rsidR="00B332A0" w:rsidRPr="003F1563" w14:paraId="329FBB6A" w14:textId="77777777" w:rsidTr="00C75A4E">
        <w:trPr>
          <w:gridBefore w:val="2"/>
          <w:wBefore w:w="6" w:type="pct"/>
          <w:trHeight w:val="293"/>
          <w:jc w:val="center"/>
        </w:trPr>
        <w:tc>
          <w:tcPr>
            <w:tcW w:w="1098" w:type="pct"/>
          </w:tcPr>
          <w:p w14:paraId="732FC8F7" w14:textId="77777777" w:rsidR="00B332A0" w:rsidRPr="003F1563" w:rsidRDefault="00B332A0" w:rsidP="00B332A0">
            <w:pPr>
              <w:pStyle w:val="GOSTTablenorm"/>
            </w:pPr>
            <w:r w:rsidRPr="003F1563">
              <w:lastRenderedPageBreak/>
              <w:t>Операционный день</w:t>
            </w:r>
          </w:p>
        </w:tc>
        <w:tc>
          <w:tcPr>
            <w:tcW w:w="766" w:type="pct"/>
          </w:tcPr>
          <w:p w14:paraId="0B3D9A7A" w14:textId="77777777" w:rsidR="00B332A0" w:rsidRPr="003F1563" w:rsidRDefault="00B332A0" w:rsidP="00B332A0">
            <w:pPr>
              <w:pStyle w:val="GOSTTablenorm"/>
            </w:pPr>
            <w:r w:rsidRPr="003F1563">
              <w:t>TradingDay</w:t>
            </w:r>
          </w:p>
        </w:tc>
        <w:tc>
          <w:tcPr>
            <w:tcW w:w="496" w:type="pct"/>
            <w:gridSpan w:val="2"/>
          </w:tcPr>
          <w:p w14:paraId="555BFFC7" w14:textId="77777777" w:rsidR="00B332A0" w:rsidRPr="003F1563" w:rsidRDefault="00B332A0" w:rsidP="00B332A0">
            <w:pPr>
              <w:pStyle w:val="GOSTTablenorm"/>
            </w:pPr>
            <w:r w:rsidRPr="003F1563">
              <w:t>Дата</w:t>
            </w:r>
          </w:p>
        </w:tc>
        <w:tc>
          <w:tcPr>
            <w:tcW w:w="264" w:type="pct"/>
            <w:gridSpan w:val="2"/>
          </w:tcPr>
          <w:p w14:paraId="45705DBE" w14:textId="77777777" w:rsidR="00B332A0" w:rsidRPr="003F1563" w:rsidRDefault="00B332A0" w:rsidP="00B332A0">
            <w:pPr>
              <w:pStyle w:val="GOSTTablenorm"/>
            </w:pPr>
            <w:r w:rsidRPr="003F1563">
              <w:t>Да</w:t>
            </w:r>
          </w:p>
        </w:tc>
        <w:tc>
          <w:tcPr>
            <w:tcW w:w="269" w:type="pct"/>
            <w:gridSpan w:val="2"/>
          </w:tcPr>
          <w:p w14:paraId="02C923CF" w14:textId="694C9146" w:rsidR="00B332A0" w:rsidRPr="00C75A4E" w:rsidRDefault="00B332A0" w:rsidP="00B332A0">
            <w:pPr>
              <w:pStyle w:val="GOSTTablenorm"/>
              <w:rPr>
                <w:lang w:val="en-US"/>
              </w:rPr>
            </w:pPr>
          </w:p>
        </w:tc>
        <w:tc>
          <w:tcPr>
            <w:tcW w:w="2101" w:type="pct"/>
            <w:gridSpan w:val="2"/>
          </w:tcPr>
          <w:p w14:paraId="796F713F" w14:textId="5C327236" w:rsidR="00B332A0" w:rsidRPr="003F1563" w:rsidRDefault="00B332A0" w:rsidP="00B332A0">
            <w:pPr>
              <w:pStyle w:val="GOSTTablenorm"/>
            </w:pPr>
            <w:r w:rsidRPr="003F1563">
              <w:t>Дата операционного дня</w:t>
            </w:r>
            <w:r>
              <w:t>.</w:t>
            </w:r>
          </w:p>
          <w:p w14:paraId="43586ECE" w14:textId="77777777" w:rsidR="00B332A0" w:rsidRPr="003F1563" w:rsidRDefault="00B332A0" w:rsidP="00B332A0">
            <w:pPr>
              <w:pStyle w:val="GOSTTablenorm"/>
            </w:pPr>
            <w:r w:rsidRPr="003F1563">
              <w:t>Формат YYYY-MM-DD</w:t>
            </w:r>
          </w:p>
        </w:tc>
      </w:tr>
      <w:tr w:rsidR="00B332A0" w:rsidRPr="003F1563" w14:paraId="2BD9B987" w14:textId="77777777" w:rsidTr="00C75A4E">
        <w:trPr>
          <w:gridBefore w:val="2"/>
          <w:wBefore w:w="6" w:type="pct"/>
          <w:trHeight w:val="293"/>
          <w:jc w:val="center"/>
        </w:trPr>
        <w:tc>
          <w:tcPr>
            <w:tcW w:w="1098" w:type="pct"/>
          </w:tcPr>
          <w:p w14:paraId="34E59E89" w14:textId="77777777" w:rsidR="00B332A0" w:rsidRPr="003F1563" w:rsidRDefault="00B332A0" w:rsidP="00B332A0">
            <w:pPr>
              <w:pStyle w:val="GOSTTablenorm"/>
              <w:rPr>
                <w:szCs w:val="22"/>
              </w:rPr>
            </w:pPr>
            <w:r w:rsidRPr="003F1563">
              <w:rPr>
                <w:szCs w:val="22"/>
              </w:rPr>
              <w:t>Статус операционного дня</w:t>
            </w:r>
          </w:p>
        </w:tc>
        <w:tc>
          <w:tcPr>
            <w:tcW w:w="766" w:type="pct"/>
          </w:tcPr>
          <w:p w14:paraId="67FFBD1E" w14:textId="77777777" w:rsidR="00B332A0" w:rsidRPr="003F1563" w:rsidRDefault="00B332A0" w:rsidP="00B332A0">
            <w:pPr>
              <w:pStyle w:val="GOSTTablenorm"/>
              <w:rPr>
                <w:szCs w:val="22"/>
              </w:rPr>
            </w:pPr>
            <w:r w:rsidRPr="003F1563">
              <w:rPr>
                <w:szCs w:val="22"/>
              </w:rPr>
              <w:t>Status</w:t>
            </w:r>
          </w:p>
        </w:tc>
        <w:tc>
          <w:tcPr>
            <w:tcW w:w="496" w:type="pct"/>
            <w:gridSpan w:val="2"/>
          </w:tcPr>
          <w:p w14:paraId="59070F73" w14:textId="77777777" w:rsidR="00B332A0" w:rsidRPr="003F1563" w:rsidRDefault="00B332A0" w:rsidP="00B332A0">
            <w:pPr>
              <w:pStyle w:val="GOSTTablenorm"/>
              <w:rPr>
                <w:szCs w:val="22"/>
              </w:rPr>
            </w:pPr>
            <w:r w:rsidRPr="003F1563">
              <w:rPr>
                <w:szCs w:val="22"/>
              </w:rPr>
              <w:t>Строка</w:t>
            </w:r>
          </w:p>
        </w:tc>
        <w:tc>
          <w:tcPr>
            <w:tcW w:w="264" w:type="pct"/>
            <w:gridSpan w:val="2"/>
          </w:tcPr>
          <w:p w14:paraId="7EE889A9" w14:textId="77777777" w:rsidR="00B332A0" w:rsidRPr="003F1563" w:rsidRDefault="00B332A0" w:rsidP="00B332A0">
            <w:pPr>
              <w:pStyle w:val="GOSTTablenorm"/>
              <w:rPr>
                <w:szCs w:val="22"/>
              </w:rPr>
            </w:pPr>
            <w:r w:rsidRPr="003F1563">
              <w:rPr>
                <w:szCs w:val="22"/>
              </w:rPr>
              <w:t>Да</w:t>
            </w:r>
          </w:p>
        </w:tc>
        <w:tc>
          <w:tcPr>
            <w:tcW w:w="269" w:type="pct"/>
            <w:gridSpan w:val="2"/>
          </w:tcPr>
          <w:p w14:paraId="39F62543" w14:textId="77777777" w:rsidR="00B332A0" w:rsidRPr="003F1563" w:rsidRDefault="00B332A0" w:rsidP="00B332A0">
            <w:pPr>
              <w:pStyle w:val="GOSTTablenorm"/>
              <w:rPr>
                <w:szCs w:val="22"/>
              </w:rPr>
            </w:pPr>
            <w:r w:rsidRPr="003F1563">
              <w:rPr>
                <w:szCs w:val="22"/>
              </w:rPr>
              <w:t>&lt;=30</w:t>
            </w:r>
          </w:p>
        </w:tc>
        <w:tc>
          <w:tcPr>
            <w:tcW w:w="2101" w:type="pct"/>
            <w:gridSpan w:val="2"/>
          </w:tcPr>
          <w:p w14:paraId="33004166" w14:textId="77777777" w:rsidR="00B332A0" w:rsidRPr="003F1563" w:rsidRDefault="00B332A0" w:rsidP="00B332A0">
            <w:pPr>
              <w:pStyle w:val="GOSTTablenorm"/>
              <w:rPr>
                <w:szCs w:val="22"/>
              </w:rPr>
            </w:pPr>
            <w:r w:rsidRPr="003F1563">
              <w:rPr>
                <w:szCs w:val="22"/>
              </w:rPr>
              <w:t>Статус операционного дня ТОФК/ЦС по учету</w:t>
            </w:r>
          </w:p>
        </w:tc>
      </w:tr>
      <w:tr w:rsidR="00B332A0" w:rsidRPr="003F1563" w14:paraId="58502BBA" w14:textId="77777777" w:rsidTr="00C75A4E">
        <w:trPr>
          <w:gridBefore w:val="2"/>
          <w:wBefore w:w="6" w:type="pct"/>
          <w:trHeight w:val="293"/>
          <w:jc w:val="center"/>
        </w:trPr>
        <w:tc>
          <w:tcPr>
            <w:tcW w:w="1098" w:type="pct"/>
          </w:tcPr>
          <w:p w14:paraId="5AAF30DB" w14:textId="77777777" w:rsidR="00B332A0" w:rsidRPr="00C75A4E" w:rsidRDefault="00B332A0" w:rsidP="00B332A0">
            <w:pPr>
              <w:pStyle w:val="GOSTTablenorm"/>
              <w:rPr>
                <w:b/>
                <w:szCs w:val="22"/>
              </w:rPr>
            </w:pPr>
            <w:r w:rsidRPr="00C75A4E">
              <w:rPr>
                <w:b/>
                <w:szCs w:val="22"/>
              </w:rPr>
              <w:t>Период действия статуса «Открыт по запросу»</w:t>
            </w:r>
          </w:p>
        </w:tc>
        <w:tc>
          <w:tcPr>
            <w:tcW w:w="766" w:type="pct"/>
          </w:tcPr>
          <w:p w14:paraId="0DF21FF9" w14:textId="77777777" w:rsidR="00B332A0" w:rsidRPr="00C75A4E" w:rsidRDefault="00B332A0" w:rsidP="00B332A0">
            <w:pPr>
              <w:pStyle w:val="GOSTTablenorm"/>
              <w:rPr>
                <w:b/>
                <w:szCs w:val="22"/>
              </w:rPr>
            </w:pPr>
            <w:r w:rsidRPr="00C75A4E">
              <w:rPr>
                <w:b/>
                <w:szCs w:val="22"/>
              </w:rPr>
              <w:t>StatusPeriod</w:t>
            </w:r>
          </w:p>
        </w:tc>
        <w:tc>
          <w:tcPr>
            <w:tcW w:w="496" w:type="pct"/>
            <w:gridSpan w:val="2"/>
          </w:tcPr>
          <w:p w14:paraId="1CC141D7" w14:textId="77777777" w:rsidR="00B332A0" w:rsidRPr="003F1563" w:rsidRDefault="00B332A0" w:rsidP="00B332A0">
            <w:pPr>
              <w:pStyle w:val="GOSTTablenorm"/>
              <w:rPr>
                <w:szCs w:val="22"/>
              </w:rPr>
            </w:pPr>
            <w:r w:rsidRPr="003F1563">
              <w:rPr>
                <w:szCs w:val="22"/>
              </w:rPr>
              <w:t>Массив</w:t>
            </w:r>
          </w:p>
        </w:tc>
        <w:tc>
          <w:tcPr>
            <w:tcW w:w="264" w:type="pct"/>
            <w:gridSpan w:val="2"/>
          </w:tcPr>
          <w:p w14:paraId="3D07994A" w14:textId="77777777" w:rsidR="00B332A0" w:rsidRPr="003F1563" w:rsidRDefault="00B332A0" w:rsidP="00B332A0">
            <w:pPr>
              <w:pStyle w:val="GOSTTablenorm"/>
              <w:rPr>
                <w:szCs w:val="22"/>
              </w:rPr>
            </w:pPr>
            <w:r w:rsidRPr="003F1563">
              <w:rPr>
                <w:szCs w:val="22"/>
              </w:rPr>
              <w:t>Нет</w:t>
            </w:r>
          </w:p>
        </w:tc>
        <w:tc>
          <w:tcPr>
            <w:tcW w:w="269" w:type="pct"/>
            <w:gridSpan w:val="2"/>
          </w:tcPr>
          <w:p w14:paraId="679090F6" w14:textId="79CD90DB" w:rsidR="00B332A0" w:rsidRPr="00C75A4E" w:rsidRDefault="00B332A0" w:rsidP="00B332A0">
            <w:pPr>
              <w:pStyle w:val="GOSTTablenorm"/>
              <w:rPr>
                <w:szCs w:val="22"/>
                <w:lang w:val="en-US"/>
              </w:rPr>
            </w:pPr>
            <w:r>
              <w:rPr>
                <w:szCs w:val="22"/>
                <w:lang w:val="en-US"/>
              </w:rPr>
              <w:t>-</w:t>
            </w:r>
          </w:p>
        </w:tc>
        <w:tc>
          <w:tcPr>
            <w:tcW w:w="2101" w:type="pct"/>
            <w:gridSpan w:val="2"/>
          </w:tcPr>
          <w:p w14:paraId="3016087B" w14:textId="67023EDC" w:rsidR="00B332A0" w:rsidRPr="003F1563" w:rsidRDefault="00B332A0" w:rsidP="00B332A0">
            <w:pPr>
              <w:pStyle w:val="GOSTTablenorm"/>
              <w:rPr>
                <w:szCs w:val="22"/>
              </w:rPr>
            </w:pPr>
            <w:r w:rsidRPr="003F1563">
              <w:rPr>
                <w:szCs w:val="22"/>
              </w:rPr>
              <w:t xml:space="preserve">Если операционный день находится в статусе (Status) «Открыт по запросу», то обязательно заполняем </w:t>
            </w:r>
            <w:proofErr w:type="gramStart"/>
            <w:r w:rsidRPr="003F1563">
              <w:rPr>
                <w:szCs w:val="22"/>
              </w:rPr>
              <w:t>период</w:t>
            </w:r>
            <w:proofErr w:type="gramEnd"/>
            <w:r w:rsidRPr="003F1563">
              <w:rPr>
                <w:szCs w:val="22"/>
              </w:rPr>
              <w:t xml:space="preserve"> в течение которого допустима работа с запрошенным документом. Период берется из данных запроса, по которому открывался операционный день</w:t>
            </w:r>
          </w:p>
        </w:tc>
      </w:tr>
      <w:tr w:rsidR="00B332A0" w:rsidRPr="003F1563" w14:paraId="4C924752" w14:textId="77777777" w:rsidTr="00C75A4E">
        <w:trPr>
          <w:gridBefore w:val="2"/>
          <w:wBefore w:w="6" w:type="pct"/>
          <w:trHeight w:val="293"/>
          <w:jc w:val="center"/>
        </w:trPr>
        <w:tc>
          <w:tcPr>
            <w:tcW w:w="1098" w:type="pct"/>
          </w:tcPr>
          <w:p w14:paraId="16AA5EA2" w14:textId="77777777" w:rsidR="00B332A0" w:rsidRPr="003F1563" w:rsidRDefault="00B332A0" w:rsidP="00B332A0">
            <w:pPr>
              <w:pStyle w:val="GOSTTablenorm"/>
            </w:pPr>
            <w:r w:rsidRPr="003F1563">
              <w:t>Дата с</w:t>
            </w:r>
          </w:p>
        </w:tc>
        <w:tc>
          <w:tcPr>
            <w:tcW w:w="766" w:type="pct"/>
          </w:tcPr>
          <w:p w14:paraId="20FD1B16" w14:textId="77777777" w:rsidR="00B332A0" w:rsidRPr="003F1563" w:rsidRDefault="00B332A0" w:rsidP="00B332A0">
            <w:pPr>
              <w:pStyle w:val="GOSTTablenorm"/>
            </w:pPr>
            <w:proofErr w:type="gramStart"/>
            <w:r w:rsidRPr="00BD7E9D">
              <w:rPr>
                <w:b/>
              </w:rPr>
              <w:t>StatusPeriod:</w:t>
            </w:r>
            <w:r w:rsidRPr="003F1563">
              <w:t>BeginDate</w:t>
            </w:r>
            <w:proofErr w:type="gramEnd"/>
          </w:p>
        </w:tc>
        <w:tc>
          <w:tcPr>
            <w:tcW w:w="496" w:type="pct"/>
            <w:gridSpan w:val="2"/>
          </w:tcPr>
          <w:p w14:paraId="2904D13E" w14:textId="77777777" w:rsidR="00B332A0" w:rsidRPr="003F1563" w:rsidRDefault="00B332A0" w:rsidP="00B332A0">
            <w:pPr>
              <w:pStyle w:val="GOSTTablenorm"/>
            </w:pPr>
            <w:r w:rsidRPr="003F1563">
              <w:t>Дата</w:t>
            </w:r>
          </w:p>
        </w:tc>
        <w:tc>
          <w:tcPr>
            <w:tcW w:w="264" w:type="pct"/>
            <w:gridSpan w:val="2"/>
          </w:tcPr>
          <w:p w14:paraId="38DBFE7B" w14:textId="77777777" w:rsidR="00B332A0" w:rsidRPr="003F1563" w:rsidRDefault="00B332A0" w:rsidP="00B332A0">
            <w:pPr>
              <w:pStyle w:val="GOSTTablenorm"/>
            </w:pPr>
            <w:r w:rsidRPr="003F1563">
              <w:t>Да</w:t>
            </w:r>
          </w:p>
        </w:tc>
        <w:tc>
          <w:tcPr>
            <w:tcW w:w="269" w:type="pct"/>
            <w:gridSpan w:val="2"/>
          </w:tcPr>
          <w:p w14:paraId="6ABE8F0B" w14:textId="396E23AA" w:rsidR="00B332A0" w:rsidRPr="00C75A4E" w:rsidRDefault="00B332A0" w:rsidP="00B332A0">
            <w:pPr>
              <w:pStyle w:val="GOSTTablenorm"/>
              <w:rPr>
                <w:lang w:val="en-US"/>
              </w:rPr>
            </w:pPr>
          </w:p>
        </w:tc>
        <w:tc>
          <w:tcPr>
            <w:tcW w:w="2101" w:type="pct"/>
            <w:gridSpan w:val="2"/>
          </w:tcPr>
          <w:p w14:paraId="2B829B73" w14:textId="6951A88B" w:rsidR="00B332A0" w:rsidRPr="003F1563" w:rsidRDefault="00B332A0" w:rsidP="00B332A0">
            <w:pPr>
              <w:pStyle w:val="GOSTTablenorm"/>
            </w:pPr>
            <w:r w:rsidRPr="003F1563">
              <w:t xml:space="preserve">Соотвествует </w:t>
            </w:r>
            <w:r w:rsidRPr="003F1563">
              <w:rPr>
                <w:lang w:val="en-US"/>
              </w:rPr>
              <w:t>BeginDate</w:t>
            </w:r>
            <w:r w:rsidRPr="003F1563">
              <w:t xml:space="preserve"> запроса </w:t>
            </w:r>
            <w:r>
              <w:rPr>
                <w:bCs/>
                <w:lang w:val="en-US"/>
              </w:rPr>
              <w:t>TradingDaysSubjectOpenO</w:t>
            </w:r>
            <w:r w:rsidRPr="003F1563">
              <w:rPr>
                <w:bCs/>
                <w:lang w:val="en-US"/>
              </w:rPr>
              <w:t>nRequest</w:t>
            </w:r>
            <w:r w:rsidRPr="003F1563">
              <w:rPr>
                <w:bCs/>
              </w:rPr>
              <w:t xml:space="preserve">, который присвоил опереционному дню статус </w:t>
            </w:r>
            <w:r w:rsidRPr="003F1563">
              <w:t>«Открыт по запросу</w:t>
            </w:r>
          </w:p>
        </w:tc>
      </w:tr>
      <w:tr w:rsidR="00B332A0" w:rsidRPr="003F1563" w14:paraId="4935FA9A" w14:textId="77777777" w:rsidTr="00C75A4E">
        <w:trPr>
          <w:gridBefore w:val="2"/>
          <w:wBefore w:w="6" w:type="pct"/>
          <w:trHeight w:val="293"/>
          <w:jc w:val="center"/>
        </w:trPr>
        <w:tc>
          <w:tcPr>
            <w:tcW w:w="1098" w:type="pct"/>
          </w:tcPr>
          <w:p w14:paraId="22C6E5A4" w14:textId="77777777" w:rsidR="00B332A0" w:rsidRPr="003F1563" w:rsidRDefault="00B332A0" w:rsidP="00B332A0">
            <w:pPr>
              <w:pStyle w:val="GOSTTablenorm"/>
            </w:pPr>
            <w:r w:rsidRPr="003F1563">
              <w:t>Дата по</w:t>
            </w:r>
          </w:p>
        </w:tc>
        <w:tc>
          <w:tcPr>
            <w:tcW w:w="766" w:type="pct"/>
          </w:tcPr>
          <w:p w14:paraId="436477AE" w14:textId="77777777" w:rsidR="00B332A0" w:rsidRPr="003F1563" w:rsidRDefault="00B332A0" w:rsidP="00B332A0">
            <w:pPr>
              <w:pStyle w:val="GOSTTablenorm"/>
            </w:pPr>
            <w:proofErr w:type="gramStart"/>
            <w:r w:rsidRPr="00BD7E9D">
              <w:rPr>
                <w:b/>
              </w:rPr>
              <w:t>StatusPeriod:</w:t>
            </w:r>
            <w:r w:rsidRPr="003F1563">
              <w:t>EndDate</w:t>
            </w:r>
            <w:proofErr w:type="gramEnd"/>
          </w:p>
        </w:tc>
        <w:tc>
          <w:tcPr>
            <w:tcW w:w="496" w:type="pct"/>
            <w:gridSpan w:val="2"/>
          </w:tcPr>
          <w:p w14:paraId="00502369" w14:textId="77777777" w:rsidR="00B332A0" w:rsidRPr="003F1563" w:rsidRDefault="00B332A0" w:rsidP="00B332A0">
            <w:pPr>
              <w:pStyle w:val="GOSTTablenorm"/>
            </w:pPr>
            <w:r w:rsidRPr="003F1563">
              <w:t>Дата</w:t>
            </w:r>
          </w:p>
        </w:tc>
        <w:tc>
          <w:tcPr>
            <w:tcW w:w="264" w:type="pct"/>
            <w:gridSpan w:val="2"/>
          </w:tcPr>
          <w:p w14:paraId="1D6B146A" w14:textId="77777777" w:rsidR="00B332A0" w:rsidRPr="003F1563" w:rsidRDefault="00B332A0" w:rsidP="00B332A0">
            <w:pPr>
              <w:pStyle w:val="GOSTTablenorm"/>
            </w:pPr>
            <w:r w:rsidRPr="003F1563">
              <w:t>Да</w:t>
            </w:r>
          </w:p>
        </w:tc>
        <w:tc>
          <w:tcPr>
            <w:tcW w:w="269" w:type="pct"/>
            <w:gridSpan w:val="2"/>
          </w:tcPr>
          <w:p w14:paraId="2FFAF2DD" w14:textId="515B068D" w:rsidR="00B332A0" w:rsidRPr="00C75A4E" w:rsidRDefault="00B332A0" w:rsidP="00B332A0">
            <w:pPr>
              <w:pStyle w:val="GOSTTablenorm"/>
              <w:rPr>
                <w:lang w:val="en-US"/>
              </w:rPr>
            </w:pPr>
          </w:p>
        </w:tc>
        <w:tc>
          <w:tcPr>
            <w:tcW w:w="2101" w:type="pct"/>
            <w:gridSpan w:val="2"/>
          </w:tcPr>
          <w:p w14:paraId="4943CDAB" w14:textId="5C96FBE8" w:rsidR="00B332A0" w:rsidRPr="003F1563" w:rsidRDefault="00B332A0" w:rsidP="00B332A0">
            <w:pPr>
              <w:pStyle w:val="GOSTTablenorm"/>
            </w:pPr>
            <w:r w:rsidRPr="003F1563">
              <w:t xml:space="preserve">Соотвествует </w:t>
            </w:r>
            <w:r w:rsidRPr="003F1563">
              <w:rPr>
                <w:lang w:val="en-US"/>
              </w:rPr>
              <w:t>EndDate</w:t>
            </w:r>
            <w:r w:rsidRPr="003F1563">
              <w:t xml:space="preserve"> запроса </w:t>
            </w:r>
            <w:r>
              <w:rPr>
                <w:bCs/>
                <w:lang w:val="en-US"/>
              </w:rPr>
              <w:t>TradingDaysSubjectOpenO</w:t>
            </w:r>
            <w:r w:rsidRPr="003F1563">
              <w:rPr>
                <w:bCs/>
                <w:lang w:val="en-US"/>
              </w:rPr>
              <w:t>nRequest</w:t>
            </w:r>
            <w:r w:rsidRPr="003F1563">
              <w:rPr>
                <w:bCs/>
              </w:rPr>
              <w:t xml:space="preserve">, который присвоил опереционному дню статус </w:t>
            </w:r>
            <w:r w:rsidRPr="003F1563">
              <w:t>«Открыт по запросу</w:t>
            </w:r>
          </w:p>
        </w:tc>
      </w:tr>
      <w:tr w:rsidR="00B332A0" w:rsidRPr="003F1563" w14:paraId="22E48D68" w14:textId="77777777" w:rsidTr="00C75A4E">
        <w:trPr>
          <w:gridBefore w:val="2"/>
          <w:wBefore w:w="6" w:type="pct"/>
          <w:trHeight w:val="293"/>
          <w:jc w:val="center"/>
        </w:trPr>
        <w:tc>
          <w:tcPr>
            <w:tcW w:w="1098" w:type="pct"/>
          </w:tcPr>
          <w:p w14:paraId="36DBCBD9" w14:textId="77777777" w:rsidR="00B332A0" w:rsidRPr="003F1563" w:rsidRDefault="00B332A0" w:rsidP="00B332A0">
            <w:pPr>
              <w:pStyle w:val="GOSTTablenorm"/>
              <w:rPr>
                <w:szCs w:val="22"/>
              </w:rPr>
            </w:pPr>
            <w:r w:rsidRPr="003F1563">
              <w:rPr>
                <w:szCs w:val="22"/>
              </w:rPr>
              <w:t>Дата и время открытия операционного дня</w:t>
            </w:r>
          </w:p>
        </w:tc>
        <w:tc>
          <w:tcPr>
            <w:tcW w:w="766" w:type="pct"/>
          </w:tcPr>
          <w:p w14:paraId="29281EDF" w14:textId="77777777" w:rsidR="00B332A0" w:rsidRPr="003F1563" w:rsidRDefault="00B332A0" w:rsidP="00B332A0">
            <w:pPr>
              <w:pStyle w:val="GOSTTablenorm"/>
              <w:rPr>
                <w:szCs w:val="22"/>
              </w:rPr>
            </w:pPr>
            <w:r w:rsidRPr="003F1563">
              <w:rPr>
                <w:szCs w:val="22"/>
              </w:rPr>
              <w:t>OpenDate</w:t>
            </w:r>
          </w:p>
        </w:tc>
        <w:tc>
          <w:tcPr>
            <w:tcW w:w="496" w:type="pct"/>
            <w:gridSpan w:val="2"/>
          </w:tcPr>
          <w:p w14:paraId="03351F17" w14:textId="77777777" w:rsidR="00B332A0" w:rsidRPr="003F1563" w:rsidRDefault="00B332A0" w:rsidP="00B332A0">
            <w:pPr>
              <w:pStyle w:val="GOSTTablenorm"/>
              <w:rPr>
                <w:szCs w:val="22"/>
              </w:rPr>
            </w:pPr>
            <w:r w:rsidRPr="003F1563">
              <w:rPr>
                <w:szCs w:val="22"/>
              </w:rPr>
              <w:t>Дата-время (timestamp)</w:t>
            </w:r>
          </w:p>
        </w:tc>
        <w:tc>
          <w:tcPr>
            <w:tcW w:w="264" w:type="pct"/>
            <w:gridSpan w:val="2"/>
          </w:tcPr>
          <w:p w14:paraId="27F6732C" w14:textId="77777777" w:rsidR="00B332A0" w:rsidRPr="003F1563" w:rsidRDefault="00B332A0" w:rsidP="00B332A0">
            <w:pPr>
              <w:pStyle w:val="GOSTTablenorm"/>
              <w:rPr>
                <w:szCs w:val="22"/>
              </w:rPr>
            </w:pPr>
            <w:r w:rsidRPr="003F1563">
              <w:rPr>
                <w:szCs w:val="22"/>
              </w:rPr>
              <w:t>Да</w:t>
            </w:r>
          </w:p>
        </w:tc>
        <w:tc>
          <w:tcPr>
            <w:tcW w:w="269" w:type="pct"/>
            <w:gridSpan w:val="2"/>
          </w:tcPr>
          <w:p w14:paraId="34AD3335" w14:textId="2C17283D" w:rsidR="00B332A0" w:rsidRPr="00C75A4E" w:rsidRDefault="00B332A0" w:rsidP="00B332A0">
            <w:pPr>
              <w:pStyle w:val="GOSTTablenorm"/>
              <w:rPr>
                <w:szCs w:val="22"/>
                <w:lang w:val="en-US"/>
              </w:rPr>
            </w:pPr>
          </w:p>
        </w:tc>
        <w:tc>
          <w:tcPr>
            <w:tcW w:w="2101" w:type="pct"/>
            <w:gridSpan w:val="2"/>
          </w:tcPr>
          <w:p w14:paraId="73924906" w14:textId="77777777" w:rsidR="00B332A0" w:rsidRPr="003F1563" w:rsidRDefault="00B332A0" w:rsidP="00B332A0">
            <w:pPr>
              <w:pStyle w:val="GOSTTablenorm"/>
              <w:rPr>
                <w:szCs w:val="22"/>
              </w:rPr>
            </w:pPr>
            <w:r w:rsidRPr="003F1563">
              <w:rPr>
                <w:szCs w:val="22"/>
              </w:rPr>
              <w:t>Указывается дата открытия операционного дня ТОФК/ЦС по учету.</w:t>
            </w:r>
          </w:p>
          <w:p w14:paraId="4E08640A" w14:textId="09729AE8" w:rsidR="00B332A0" w:rsidRPr="003F1563" w:rsidRDefault="00B332A0" w:rsidP="00B332A0">
            <w:pPr>
              <w:pStyle w:val="GOSTTablenorm"/>
              <w:rPr>
                <w:szCs w:val="22"/>
              </w:rPr>
            </w:pPr>
            <w:r w:rsidRPr="003F1563">
              <w:rPr>
                <w:szCs w:val="22"/>
              </w:rPr>
              <w:t xml:space="preserve">Формат YYYY-MM-DD </w:t>
            </w:r>
            <w:proofErr w:type="gramStart"/>
            <w:r w:rsidRPr="003F1563">
              <w:rPr>
                <w:szCs w:val="22"/>
              </w:rPr>
              <w:t>hh:mm</w:t>
            </w:r>
            <w:proofErr w:type="gramEnd"/>
            <w:r w:rsidRPr="003F1563">
              <w:rPr>
                <w:szCs w:val="22"/>
              </w:rPr>
              <w:t>:ss</w:t>
            </w:r>
            <w:r>
              <w:rPr>
                <w:szCs w:val="22"/>
              </w:rPr>
              <w:t>.</w:t>
            </w:r>
          </w:p>
          <w:p w14:paraId="32F2AD06" w14:textId="226E7BC0" w:rsidR="00B332A0" w:rsidRPr="003F1563" w:rsidRDefault="00B332A0" w:rsidP="0027578C">
            <w:pPr>
              <w:pStyle w:val="GOSTTablenorm"/>
              <w:rPr>
                <w:szCs w:val="22"/>
              </w:rPr>
            </w:pPr>
            <w:r w:rsidRPr="003F1563">
              <w:rPr>
                <w:szCs w:val="22"/>
              </w:rPr>
              <w:t>Если день открывался более одного раза – указывается дата последнего открытия</w:t>
            </w:r>
          </w:p>
        </w:tc>
      </w:tr>
      <w:tr w:rsidR="00B332A0" w:rsidRPr="003F1563" w14:paraId="3A4B77B0" w14:textId="77777777" w:rsidTr="00C75A4E">
        <w:trPr>
          <w:gridBefore w:val="2"/>
          <w:wBefore w:w="6" w:type="pct"/>
          <w:trHeight w:val="293"/>
          <w:jc w:val="center"/>
          <w:ins w:id="7471" w:author="Иванов Дмитрий Валерьевич" w:date="2024-07-17T11:02:00Z"/>
        </w:trPr>
        <w:tc>
          <w:tcPr>
            <w:tcW w:w="1098" w:type="pct"/>
          </w:tcPr>
          <w:p w14:paraId="486E8CEF" w14:textId="2BC6FE61" w:rsidR="00B332A0" w:rsidRPr="003F1563" w:rsidRDefault="00B332A0" w:rsidP="001950A9">
            <w:pPr>
              <w:pStyle w:val="GOSTTablenorm"/>
              <w:rPr>
                <w:ins w:id="7472" w:author="Иванов Дмитрий Валерьевич" w:date="2024-07-17T11:02:00Z"/>
              </w:rPr>
            </w:pPr>
            <w:ins w:id="7473" w:author="Иванов Дмитрий Валерьевич" w:date="2024-07-17T11:02:00Z">
              <w:r>
                <w:t xml:space="preserve">ФП – отправитель запроса, на основании которого было выполнено открытие </w:t>
              </w:r>
            </w:ins>
            <w:ins w:id="7474" w:author="Сатлер Марина Викторовна" w:date="2024-10-04T16:03:00Z">
              <w:r w:rsidR="00175C9D" w:rsidRPr="00175C9D">
                <w:t>операционного дня</w:t>
              </w:r>
            </w:ins>
            <w:ins w:id="7475" w:author="Иванов Дмитрий Валерьевич" w:date="2024-07-17T11:02:00Z">
              <w:del w:id="7476" w:author="Сатлер Марина Викторовна" w:date="2024-10-04T16:03:00Z">
                <w:r w:rsidDel="00175C9D">
                  <w:delText>ОД</w:delText>
                </w:r>
              </w:del>
            </w:ins>
          </w:p>
        </w:tc>
        <w:tc>
          <w:tcPr>
            <w:tcW w:w="766" w:type="pct"/>
          </w:tcPr>
          <w:p w14:paraId="54219A72" w14:textId="6A7C4B55" w:rsidR="00B332A0" w:rsidRPr="003F1563" w:rsidRDefault="00B332A0" w:rsidP="001950A9">
            <w:pPr>
              <w:pStyle w:val="GOSTTablenorm"/>
              <w:rPr>
                <w:ins w:id="7477" w:author="Иванов Дмитрий Валерьевич" w:date="2024-07-17T11:02:00Z"/>
              </w:rPr>
            </w:pPr>
            <w:ins w:id="7478" w:author="Иванов Дмитрий Валерьевич" w:date="2024-07-17T11:02:00Z">
              <w:r w:rsidRPr="008A1BFA">
                <w:t>OpenSystem</w:t>
              </w:r>
            </w:ins>
          </w:p>
        </w:tc>
        <w:tc>
          <w:tcPr>
            <w:tcW w:w="496" w:type="pct"/>
            <w:gridSpan w:val="2"/>
          </w:tcPr>
          <w:p w14:paraId="282ED74A" w14:textId="3D62E7B4" w:rsidR="00B332A0" w:rsidRPr="003F1563" w:rsidRDefault="00B332A0" w:rsidP="001950A9">
            <w:pPr>
              <w:pStyle w:val="GOSTTablenorm"/>
              <w:rPr>
                <w:ins w:id="7479" w:author="Иванов Дмитрий Валерьевич" w:date="2024-07-17T11:02:00Z"/>
              </w:rPr>
            </w:pPr>
            <w:ins w:id="7480" w:author="Иванов Дмитрий Валерьевич" w:date="2024-07-17T11:02:00Z">
              <w:r w:rsidRPr="00002655">
                <w:t>Строка</w:t>
              </w:r>
            </w:ins>
          </w:p>
        </w:tc>
        <w:tc>
          <w:tcPr>
            <w:tcW w:w="264" w:type="pct"/>
            <w:gridSpan w:val="2"/>
          </w:tcPr>
          <w:p w14:paraId="2805FD7D" w14:textId="165FA67B" w:rsidR="00B332A0" w:rsidRPr="003F1563" w:rsidRDefault="00B332A0" w:rsidP="001950A9">
            <w:pPr>
              <w:pStyle w:val="GOSTTablenorm"/>
              <w:rPr>
                <w:ins w:id="7481" w:author="Иванов Дмитрий Валерьевич" w:date="2024-07-17T11:02:00Z"/>
              </w:rPr>
            </w:pPr>
            <w:ins w:id="7482" w:author="Иванов Дмитрий Валерьевич" w:date="2024-07-17T11:02:00Z">
              <w:r w:rsidRPr="00002655">
                <w:t>Да</w:t>
              </w:r>
            </w:ins>
          </w:p>
        </w:tc>
        <w:tc>
          <w:tcPr>
            <w:tcW w:w="269" w:type="pct"/>
            <w:gridSpan w:val="2"/>
          </w:tcPr>
          <w:p w14:paraId="08DA6274" w14:textId="6E827819" w:rsidR="00B332A0" w:rsidRPr="00C75A4E" w:rsidRDefault="00B332A0" w:rsidP="001950A9">
            <w:pPr>
              <w:pStyle w:val="GOSTTablenorm"/>
              <w:rPr>
                <w:ins w:id="7483" w:author="Иванов Дмитрий Валерьевич" w:date="2024-07-17T11:02:00Z"/>
                <w:lang w:val="en-US"/>
              </w:rPr>
            </w:pPr>
            <w:ins w:id="7484" w:author="Иванов Дмитрий Валерьевич" w:date="2024-07-17T11:02:00Z">
              <w:r w:rsidRPr="00002655">
                <w:t>&lt;=10</w:t>
              </w:r>
            </w:ins>
          </w:p>
        </w:tc>
        <w:tc>
          <w:tcPr>
            <w:tcW w:w="2101" w:type="pct"/>
            <w:gridSpan w:val="2"/>
          </w:tcPr>
          <w:p w14:paraId="1E4658DC" w14:textId="77777777" w:rsidR="00B332A0" w:rsidRDefault="00B332A0" w:rsidP="001950A9">
            <w:pPr>
              <w:pStyle w:val="GOSTTablenorm"/>
              <w:rPr>
                <w:ins w:id="7485" w:author="Иванов Дмитрий Валерьевич" w:date="2024-07-17T11:02:00Z"/>
              </w:rPr>
            </w:pPr>
            <w:ins w:id="7486" w:author="Иванов Дмитрий Валерьевич" w:date="2024-07-17T11:02: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ins>
          </w:p>
          <w:p w14:paraId="3CFFBEE7" w14:textId="0B812C46" w:rsidR="00B332A0" w:rsidRPr="003F1563" w:rsidRDefault="00B332A0" w:rsidP="001950A9">
            <w:pPr>
              <w:pStyle w:val="GOSTTablenorm"/>
              <w:rPr>
                <w:ins w:id="7487" w:author="Иванов Дмитрий Валерьевич" w:date="2024-07-17T11:02:00Z"/>
              </w:rPr>
            </w:pPr>
            <w:ins w:id="7488" w:author="Иванов Дмитрий Валерьевич" w:date="2024-07-17T11:02: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B332A0" w:rsidRPr="003F1563" w14:paraId="20FAA58D" w14:textId="77777777" w:rsidTr="00C75A4E">
        <w:trPr>
          <w:gridBefore w:val="2"/>
          <w:wBefore w:w="6" w:type="pct"/>
          <w:trHeight w:val="293"/>
          <w:jc w:val="center"/>
          <w:ins w:id="7489" w:author="Иванов Дмитрий Валерьевич" w:date="2024-07-17T11:02:00Z"/>
        </w:trPr>
        <w:tc>
          <w:tcPr>
            <w:tcW w:w="1098" w:type="pct"/>
          </w:tcPr>
          <w:p w14:paraId="7C3B779F" w14:textId="21BDA9E5" w:rsidR="00B332A0" w:rsidRPr="003F1563" w:rsidRDefault="00B332A0" w:rsidP="001950A9">
            <w:pPr>
              <w:pStyle w:val="GOSTTablenorm"/>
              <w:rPr>
                <w:ins w:id="7490" w:author="Иванов Дмитрий Валерьевич" w:date="2024-07-17T11:02:00Z"/>
              </w:rPr>
            </w:pPr>
            <w:ins w:id="7491" w:author="Иванов Дмитрий Валерьевич" w:date="2024-07-17T11:02:00Z">
              <w:r w:rsidRPr="003F1563">
                <w:lastRenderedPageBreak/>
                <w:t>Дата и время открытия операционного дня</w:t>
              </w:r>
              <w:r>
                <w:t xml:space="preserve"> для проведения отдельных операций (открытия по запросу)</w:t>
              </w:r>
            </w:ins>
          </w:p>
        </w:tc>
        <w:tc>
          <w:tcPr>
            <w:tcW w:w="766" w:type="pct"/>
          </w:tcPr>
          <w:p w14:paraId="1069030E" w14:textId="042B8C4A" w:rsidR="00B332A0" w:rsidRPr="003F1563" w:rsidRDefault="00B332A0" w:rsidP="001950A9">
            <w:pPr>
              <w:pStyle w:val="GOSTTablenorm"/>
              <w:rPr>
                <w:ins w:id="7492" w:author="Иванов Дмитрий Валерьевич" w:date="2024-07-17T11:02:00Z"/>
              </w:rPr>
            </w:pPr>
            <w:ins w:id="7493" w:author="Иванов Дмитрий Валерьевич" w:date="2024-07-17T11:02: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27A6DFF8" w14:textId="15B19B0C" w:rsidR="00B332A0" w:rsidRPr="003F1563" w:rsidRDefault="00B332A0" w:rsidP="001950A9">
            <w:pPr>
              <w:pStyle w:val="GOSTTablenorm"/>
              <w:rPr>
                <w:ins w:id="7494" w:author="Иванов Дмитрий Валерьевич" w:date="2024-07-17T11:02:00Z"/>
              </w:rPr>
            </w:pPr>
            <w:ins w:id="7495" w:author="Иванов Дмитрий Валерьевич" w:date="2024-07-17T11:02:00Z">
              <w:r w:rsidRPr="003F1563">
                <w:t>Дата-время (timestamp)</w:t>
              </w:r>
            </w:ins>
          </w:p>
        </w:tc>
        <w:tc>
          <w:tcPr>
            <w:tcW w:w="264" w:type="pct"/>
            <w:gridSpan w:val="2"/>
          </w:tcPr>
          <w:p w14:paraId="47EAE331" w14:textId="5995DC9F" w:rsidR="00B332A0" w:rsidRPr="003F1563" w:rsidRDefault="00B332A0" w:rsidP="001950A9">
            <w:pPr>
              <w:pStyle w:val="GOSTTablenorm"/>
              <w:rPr>
                <w:ins w:id="7496" w:author="Иванов Дмитрий Валерьевич" w:date="2024-07-17T11:02:00Z"/>
              </w:rPr>
            </w:pPr>
            <w:ins w:id="7497" w:author="Иванов Дмитрий Валерьевич" w:date="2024-07-17T11:02:00Z">
              <w:r>
                <w:t>Нет</w:t>
              </w:r>
            </w:ins>
          </w:p>
        </w:tc>
        <w:tc>
          <w:tcPr>
            <w:tcW w:w="269" w:type="pct"/>
            <w:gridSpan w:val="2"/>
          </w:tcPr>
          <w:p w14:paraId="191AAE30" w14:textId="77777777" w:rsidR="00B332A0" w:rsidRPr="00C75A4E" w:rsidRDefault="00B332A0" w:rsidP="001950A9">
            <w:pPr>
              <w:pStyle w:val="GOSTTablenorm"/>
              <w:rPr>
                <w:ins w:id="7498" w:author="Иванов Дмитрий Валерьевич" w:date="2024-07-17T11:02:00Z"/>
                <w:lang w:val="en-US"/>
              </w:rPr>
            </w:pPr>
          </w:p>
        </w:tc>
        <w:tc>
          <w:tcPr>
            <w:tcW w:w="2101" w:type="pct"/>
            <w:gridSpan w:val="2"/>
          </w:tcPr>
          <w:p w14:paraId="653DA19E" w14:textId="77777777" w:rsidR="00B332A0" w:rsidRPr="003F1563" w:rsidRDefault="00B332A0" w:rsidP="001950A9">
            <w:pPr>
              <w:pStyle w:val="GOSTTablenorm"/>
              <w:rPr>
                <w:ins w:id="7499" w:author="Иванов Дмитрий Валерьевич" w:date="2024-07-17T11:02:00Z"/>
              </w:rPr>
            </w:pPr>
            <w:ins w:id="7500" w:author="Иванов Дмитрий Валерьевич" w:date="2024-07-17T11:02:00Z">
              <w:r w:rsidRPr="003F1563">
                <w:t>Указывается дата открытия операционного дня ТОФК/ЦС по учету</w:t>
              </w:r>
              <w:r w:rsidRPr="001C34D5">
                <w:t xml:space="preserve"> </w:t>
              </w:r>
              <w:r>
                <w:t>для проведения отдельных операций (открытия по запросу)</w:t>
              </w:r>
              <w:r w:rsidRPr="003F1563">
                <w:t>.</w:t>
              </w:r>
            </w:ins>
          </w:p>
          <w:p w14:paraId="086E0CC8" w14:textId="5EBE4CBA" w:rsidR="00B332A0" w:rsidRPr="003F1563" w:rsidRDefault="00B332A0" w:rsidP="001950A9">
            <w:pPr>
              <w:pStyle w:val="GOSTTablenorm"/>
              <w:rPr>
                <w:ins w:id="7501" w:author="Иванов Дмитрий Валерьевич" w:date="2024-07-17T11:02:00Z"/>
              </w:rPr>
            </w:pPr>
            <w:ins w:id="7502" w:author="Иванов Дмитрий Валерьевич" w:date="2024-07-17T11:02:00Z">
              <w:r w:rsidRPr="003F1563">
                <w:t xml:space="preserve">Формат YYYY-MM-DD </w:t>
              </w:r>
              <w:proofErr w:type="gramStart"/>
              <w:r w:rsidRPr="003F1563">
                <w:t>hh:mm</w:t>
              </w:r>
              <w:proofErr w:type="gramEnd"/>
              <w:r w:rsidRPr="003F1563">
                <w:t>:ss</w:t>
              </w:r>
            </w:ins>
            <w:r w:rsidR="0055495A">
              <w:t>.</w:t>
            </w:r>
          </w:p>
          <w:p w14:paraId="2F9923AE" w14:textId="5D0162C7" w:rsidR="00B332A0" w:rsidRPr="003F1563" w:rsidRDefault="00B332A0" w:rsidP="001950A9">
            <w:pPr>
              <w:pStyle w:val="GOSTTablenorm"/>
              <w:rPr>
                <w:ins w:id="7503" w:author="Иванов Дмитрий Валерьевич" w:date="2024-07-17T11:02:00Z"/>
              </w:rPr>
            </w:pPr>
            <w:ins w:id="7504" w:author="Иванов Дмитрий Валерьевич" w:date="2024-07-17T11:02: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B332A0" w:rsidRPr="003F1563" w14:paraId="5FD92802" w14:textId="77777777" w:rsidTr="00C75A4E">
        <w:trPr>
          <w:gridBefore w:val="2"/>
          <w:wBefore w:w="6" w:type="pct"/>
          <w:trHeight w:val="293"/>
          <w:jc w:val="center"/>
          <w:ins w:id="7505" w:author="Иванов Дмитрий Валерьевич" w:date="2024-07-17T11:02:00Z"/>
        </w:trPr>
        <w:tc>
          <w:tcPr>
            <w:tcW w:w="1098" w:type="pct"/>
          </w:tcPr>
          <w:p w14:paraId="4AADD5CF" w14:textId="4FE57106" w:rsidR="00B332A0" w:rsidRPr="003F1563" w:rsidRDefault="00B332A0" w:rsidP="001950A9">
            <w:pPr>
              <w:pStyle w:val="GOSTTablenorm"/>
              <w:rPr>
                <w:ins w:id="7506" w:author="Иванов Дмитрий Валерьевич" w:date="2024-07-17T11:02:00Z"/>
              </w:rPr>
            </w:pPr>
            <w:ins w:id="7507" w:author="Иванов Дмитрий Валерьевич" w:date="2024-07-17T11:02:00Z">
              <w:r>
                <w:t xml:space="preserve">ФП – отправитель запроса, на основании которого было выполнено открытие </w:t>
              </w:r>
            </w:ins>
            <w:ins w:id="7508" w:author="Сатлер Марина Викторовна" w:date="2024-10-04T16:03:00Z">
              <w:r w:rsidR="00175C9D" w:rsidRPr="00175C9D">
                <w:t>операционного дня</w:t>
              </w:r>
            </w:ins>
            <w:ins w:id="7509" w:author="Иванов Дмитрий Валерьевич" w:date="2024-07-17T11:02:00Z">
              <w:del w:id="7510" w:author="Сатлер Марина Викторовна" w:date="2024-10-04T16:03:00Z">
                <w:r w:rsidDel="00175C9D">
                  <w:delText>ОД</w:delText>
                </w:r>
              </w:del>
              <w:r>
                <w:t xml:space="preserve"> для проведения отдельных операций (открытия по запросу)</w:t>
              </w:r>
            </w:ins>
          </w:p>
        </w:tc>
        <w:tc>
          <w:tcPr>
            <w:tcW w:w="766" w:type="pct"/>
          </w:tcPr>
          <w:p w14:paraId="09F039E6" w14:textId="45E5AFE8" w:rsidR="00B332A0" w:rsidRPr="003F1563" w:rsidRDefault="00B332A0" w:rsidP="001950A9">
            <w:pPr>
              <w:pStyle w:val="GOSTTablenorm"/>
              <w:rPr>
                <w:ins w:id="7511" w:author="Иванов Дмитрий Валерьевич" w:date="2024-07-17T11:02:00Z"/>
              </w:rPr>
            </w:pPr>
            <w:ins w:id="7512" w:author="Иванов Дмитрий Валерьевич" w:date="2024-07-17T11:02:00Z">
              <w:r w:rsidRPr="008A1BFA">
                <w:t>OpenOnRequestSystem</w:t>
              </w:r>
            </w:ins>
          </w:p>
        </w:tc>
        <w:tc>
          <w:tcPr>
            <w:tcW w:w="496" w:type="pct"/>
            <w:gridSpan w:val="2"/>
          </w:tcPr>
          <w:p w14:paraId="5FE9DBE8" w14:textId="179A4312" w:rsidR="00B332A0" w:rsidRPr="003F1563" w:rsidRDefault="00B332A0" w:rsidP="001950A9">
            <w:pPr>
              <w:pStyle w:val="GOSTTablenorm"/>
              <w:rPr>
                <w:ins w:id="7513" w:author="Иванов Дмитрий Валерьевич" w:date="2024-07-17T11:02:00Z"/>
              </w:rPr>
            </w:pPr>
            <w:ins w:id="7514" w:author="Иванов Дмитрий Валерьевич" w:date="2024-07-17T11:02:00Z">
              <w:r w:rsidRPr="00002655">
                <w:t>Строка</w:t>
              </w:r>
            </w:ins>
          </w:p>
        </w:tc>
        <w:tc>
          <w:tcPr>
            <w:tcW w:w="264" w:type="pct"/>
            <w:gridSpan w:val="2"/>
          </w:tcPr>
          <w:p w14:paraId="29A64BB1" w14:textId="140BB500" w:rsidR="00B332A0" w:rsidRPr="003F1563" w:rsidRDefault="00B332A0" w:rsidP="001950A9">
            <w:pPr>
              <w:pStyle w:val="GOSTTablenorm"/>
              <w:rPr>
                <w:ins w:id="7515" w:author="Иванов Дмитрий Валерьевич" w:date="2024-07-17T11:02:00Z"/>
              </w:rPr>
            </w:pPr>
            <w:ins w:id="7516" w:author="Иванов Дмитрий Валерьевич" w:date="2024-07-17T11:02:00Z">
              <w:r w:rsidRPr="003F1563">
                <w:t>Нет</w:t>
              </w:r>
            </w:ins>
          </w:p>
        </w:tc>
        <w:tc>
          <w:tcPr>
            <w:tcW w:w="269" w:type="pct"/>
            <w:gridSpan w:val="2"/>
          </w:tcPr>
          <w:p w14:paraId="6BB29B2B" w14:textId="202B81F7" w:rsidR="00B332A0" w:rsidRPr="00C75A4E" w:rsidRDefault="00B332A0" w:rsidP="001950A9">
            <w:pPr>
              <w:pStyle w:val="GOSTTablenorm"/>
              <w:rPr>
                <w:ins w:id="7517" w:author="Иванов Дмитрий Валерьевич" w:date="2024-07-17T11:02:00Z"/>
                <w:lang w:val="en-US"/>
              </w:rPr>
            </w:pPr>
            <w:ins w:id="7518" w:author="Иванов Дмитрий Валерьевич" w:date="2024-07-17T11:02:00Z">
              <w:r w:rsidRPr="00002655">
                <w:t>&lt;=10</w:t>
              </w:r>
            </w:ins>
          </w:p>
        </w:tc>
        <w:tc>
          <w:tcPr>
            <w:tcW w:w="2101" w:type="pct"/>
            <w:gridSpan w:val="2"/>
          </w:tcPr>
          <w:p w14:paraId="4025A6B7" w14:textId="77777777" w:rsidR="00B332A0" w:rsidRDefault="00B332A0" w:rsidP="001950A9">
            <w:pPr>
              <w:pStyle w:val="GOSTTablenorm"/>
              <w:rPr>
                <w:ins w:id="7519" w:author="Иванов Дмитрий Валерьевич" w:date="2024-07-17T11:02:00Z"/>
              </w:rPr>
            </w:pPr>
            <w:ins w:id="7520" w:author="Иванов Дмитрий Валерьевич" w:date="2024-07-17T11:02: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r>
                <w:t xml:space="preserve"> для проведения отдельных операций (открытия по запросу)</w:t>
              </w:r>
              <w:r w:rsidRPr="003F1563">
                <w:t>.</w:t>
              </w:r>
            </w:ins>
          </w:p>
          <w:p w14:paraId="3DF7A09B" w14:textId="7F7986FB" w:rsidR="00B332A0" w:rsidRPr="003F1563" w:rsidRDefault="00B332A0" w:rsidP="001950A9">
            <w:pPr>
              <w:pStyle w:val="GOSTTablenorm"/>
              <w:rPr>
                <w:ins w:id="7521" w:author="Иванов Дмитрий Валерьевич" w:date="2024-07-17T11:02:00Z"/>
              </w:rPr>
            </w:pPr>
            <w:ins w:id="7522" w:author="Иванов Дмитрий Валерьевич" w:date="2024-07-17T11:02: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r w:rsidRPr="003F1563">
                <w:t>.</w:t>
              </w:r>
            </w:ins>
          </w:p>
        </w:tc>
      </w:tr>
      <w:tr w:rsidR="00B332A0" w:rsidRPr="003F1563" w14:paraId="7F8150B3" w14:textId="77777777" w:rsidTr="00C75A4E">
        <w:trPr>
          <w:gridBefore w:val="2"/>
          <w:wBefore w:w="6" w:type="pct"/>
          <w:trHeight w:val="293"/>
          <w:jc w:val="center"/>
        </w:trPr>
        <w:tc>
          <w:tcPr>
            <w:tcW w:w="1098" w:type="pct"/>
          </w:tcPr>
          <w:p w14:paraId="35119A89" w14:textId="77777777" w:rsidR="00B332A0" w:rsidRPr="003F1563" w:rsidRDefault="00B332A0" w:rsidP="00B332A0">
            <w:pPr>
              <w:pStyle w:val="GOSTTablenorm"/>
              <w:rPr>
                <w:szCs w:val="22"/>
              </w:rPr>
            </w:pPr>
            <w:r w:rsidRPr="003F1563">
              <w:rPr>
                <w:szCs w:val="22"/>
              </w:rPr>
              <w:t>Дата и время закрытия операционного дня</w:t>
            </w:r>
          </w:p>
        </w:tc>
        <w:tc>
          <w:tcPr>
            <w:tcW w:w="766" w:type="pct"/>
          </w:tcPr>
          <w:p w14:paraId="7F6245BE" w14:textId="77777777" w:rsidR="00B332A0" w:rsidRPr="003F1563" w:rsidRDefault="00B332A0" w:rsidP="00B332A0">
            <w:pPr>
              <w:pStyle w:val="GOSTTablenorm"/>
              <w:rPr>
                <w:szCs w:val="22"/>
              </w:rPr>
            </w:pPr>
            <w:r w:rsidRPr="003F1563">
              <w:rPr>
                <w:szCs w:val="22"/>
              </w:rPr>
              <w:t>CloseDate</w:t>
            </w:r>
          </w:p>
        </w:tc>
        <w:tc>
          <w:tcPr>
            <w:tcW w:w="496" w:type="pct"/>
            <w:gridSpan w:val="2"/>
          </w:tcPr>
          <w:p w14:paraId="781A9144" w14:textId="77777777" w:rsidR="00B332A0" w:rsidRPr="003F1563" w:rsidRDefault="00B332A0" w:rsidP="00B332A0">
            <w:pPr>
              <w:pStyle w:val="GOSTTablenorm"/>
              <w:rPr>
                <w:szCs w:val="22"/>
              </w:rPr>
            </w:pPr>
            <w:r w:rsidRPr="003F1563">
              <w:rPr>
                <w:szCs w:val="22"/>
              </w:rPr>
              <w:t>Дата-время (timestamp)</w:t>
            </w:r>
          </w:p>
        </w:tc>
        <w:tc>
          <w:tcPr>
            <w:tcW w:w="264" w:type="pct"/>
            <w:gridSpan w:val="2"/>
          </w:tcPr>
          <w:p w14:paraId="2E43D8A9" w14:textId="77777777" w:rsidR="00B332A0" w:rsidRPr="003F1563" w:rsidRDefault="00B332A0" w:rsidP="00B332A0">
            <w:pPr>
              <w:pStyle w:val="GOSTTablenorm"/>
              <w:rPr>
                <w:szCs w:val="22"/>
              </w:rPr>
            </w:pPr>
            <w:r w:rsidRPr="003F1563">
              <w:rPr>
                <w:szCs w:val="22"/>
              </w:rPr>
              <w:t>Да</w:t>
            </w:r>
          </w:p>
        </w:tc>
        <w:tc>
          <w:tcPr>
            <w:tcW w:w="269" w:type="pct"/>
            <w:gridSpan w:val="2"/>
          </w:tcPr>
          <w:p w14:paraId="7BDBA814" w14:textId="0F6F7DE9" w:rsidR="00B332A0" w:rsidRPr="00C75A4E" w:rsidRDefault="00B332A0" w:rsidP="00B332A0">
            <w:pPr>
              <w:pStyle w:val="GOSTTablenorm"/>
              <w:rPr>
                <w:szCs w:val="22"/>
                <w:lang w:val="en-US"/>
              </w:rPr>
            </w:pPr>
          </w:p>
        </w:tc>
        <w:tc>
          <w:tcPr>
            <w:tcW w:w="2101" w:type="pct"/>
            <w:gridSpan w:val="2"/>
          </w:tcPr>
          <w:p w14:paraId="34CBFB8E" w14:textId="77777777" w:rsidR="00B332A0" w:rsidRPr="003F1563" w:rsidRDefault="00B332A0" w:rsidP="00B332A0">
            <w:pPr>
              <w:pStyle w:val="GOSTTablenorm"/>
              <w:rPr>
                <w:szCs w:val="22"/>
              </w:rPr>
            </w:pPr>
            <w:r w:rsidRPr="003F1563">
              <w:rPr>
                <w:szCs w:val="22"/>
              </w:rPr>
              <w:t>Указывается дата закрытия операционного дня ТОФК/ЦС по учету.</w:t>
            </w:r>
          </w:p>
          <w:p w14:paraId="107E4CD5" w14:textId="0CAD7274" w:rsidR="00B332A0" w:rsidRPr="003F1563" w:rsidRDefault="00B332A0" w:rsidP="00B332A0">
            <w:pPr>
              <w:pStyle w:val="GOSTTablenorm"/>
              <w:rPr>
                <w:szCs w:val="22"/>
              </w:rPr>
            </w:pPr>
            <w:r w:rsidRPr="003F1563">
              <w:rPr>
                <w:szCs w:val="22"/>
              </w:rPr>
              <w:t xml:space="preserve">Формат YYYY-MM-DD </w:t>
            </w:r>
            <w:proofErr w:type="gramStart"/>
            <w:r w:rsidRPr="003F1563">
              <w:rPr>
                <w:szCs w:val="22"/>
              </w:rPr>
              <w:t>hh:mm</w:t>
            </w:r>
            <w:proofErr w:type="gramEnd"/>
            <w:r w:rsidRPr="003F1563">
              <w:rPr>
                <w:szCs w:val="22"/>
              </w:rPr>
              <w:t>:ss</w:t>
            </w:r>
            <w:r>
              <w:rPr>
                <w:szCs w:val="22"/>
              </w:rPr>
              <w:t>.</w:t>
            </w:r>
          </w:p>
          <w:p w14:paraId="58563D7A" w14:textId="6824CE11" w:rsidR="00B332A0" w:rsidRPr="003F1563" w:rsidRDefault="00B332A0" w:rsidP="00B332A0">
            <w:pPr>
              <w:pStyle w:val="GOSTTablenorm"/>
              <w:rPr>
                <w:szCs w:val="22"/>
              </w:rPr>
            </w:pPr>
            <w:r w:rsidRPr="003F1563">
              <w:rPr>
                <w:szCs w:val="22"/>
              </w:rPr>
              <w:t>Если день закрывался более одного раза – указывается дата последнего закрытия</w:t>
            </w:r>
          </w:p>
        </w:tc>
      </w:tr>
      <w:tr w:rsidR="00B332A0" w:rsidRPr="003F1563" w14:paraId="244F62C7" w14:textId="77777777" w:rsidTr="00C75A4E">
        <w:trPr>
          <w:gridBefore w:val="2"/>
          <w:wBefore w:w="6" w:type="pct"/>
          <w:trHeight w:val="293"/>
          <w:jc w:val="center"/>
          <w:ins w:id="7523" w:author="Иванов Дмитрий Валерьевич" w:date="2024-07-17T11:03:00Z"/>
        </w:trPr>
        <w:tc>
          <w:tcPr>
            <w:tcW w:w="1098" w:type="pct"/>
          </w:tcPr>
          <w:p w14:paraId="65D7A472" w14:textId="679510B2" w:rsidR="00B332A0" w:rsidRPr="001950A9" w:rsidRDefault="00B332A0" w:rsidP="001950A9">
            <w:pPr>
              <w:pStyle w:val="GOSTTablenorm"/>
              <w:rPr>
                <w:ins w:id="7524" w:author="Иванов Дмитрий Валерьевич" w:date="2024-07-17T11:03:00Z"/>
              </w:rPr>
            </w:pPr>
            <w:ins w:id="7525" w:author="Иванов Дмитрий Валерьевич" w:date="2024-07-17T11:03:00Z">
              <w:r w:rsidRPr="001950A9">
                <w:t xml:space="preserve">ФП – отправитель запроса, на основании которого было выполнено закрытие </w:t>
              </w:r>
            </w:ins>
            <w:ins w:id="7526" w:author="Сатлер Марина Викторовна" w:date="2024-10-04T16:03:00Z">
              <w:r w:rsidR="00175C9D" w:rsidRPr="00175C9D">
                <w:t>операционного дня</w:t>
              </w:r>
            </w:ins>
            <w:ins w:id="7527" w:author="Иванов Дмитрий Валерьевич" w:date="2024-07-17T11:03:00Z">
              <w:del w:id="7528" w:author="Сатлер Марина Викторовна" w:date="2024-10-04T16:03:00Z">
                <w:r w:rsidRPr="001950A9" w:rsidDel="00175C9D">
                  <w:delText>ОД</w:delText>
                </w:r>
              </w:del>
            </w:ins>
          </w:p>
        </w:tc>
        <w:tc>
          <w:tcPr>
            <w:tcW w:w="766" w:type="pct"/>
          </w:tcPr>
          <w:p w14:paraId="1CCCA2BA" w14:textId="387A121B" w:rsidR="00B332A0" w:rsidRPr="001950A9" w:rsidRDefault="00B332A0" w:rsidP="001950A9">
            <w:pPr>
              <w:pStyle w:val="GOSTTablenorm"/>
              <w:rPr>
                <w:ins w:id="7529" w:author="Иванов Дмитрий Валерьевич" w:date="2024-07-17T11:03:00Z"/>
              </w:rPr>
            </w:pPr>
            <w:ins w:id="7530" w:author="Иванов Дмитрий Валерьевич" w:date="2024-07-17T11:03:00Z">
              <w:r w:rsidRPr="001950A9">
                <w:t>CloseSystem</w:t>
              </w:r>
            </w:ins>
          </w:p>
        </w:tc>
        <w:tc>
          <w:tcPr>
            <w:tcW w:w="496" w:type="pct"/>
            <w:gridSpan w:val="2"/>
          </w:tcPr>
          <w:p w14:paraId="718B6FF7" w14:textId="3E155546" w:rsidR="00B332A0" w:rsidRPr="001950A9" w:rsidRDefault="00B332A0" w:rsidP="001950A9">
            <w:pPr>
              <w:pStyle w:val="GOSTTablenorm"/>
              <w:rPr>
                <w:ins w:id="7531" w:author="Иванов Дмитрий Валерьевич" w:date="2024-07-17T11:03:00Z"/>
              </w:rPr>
            </w:pPr>
            <w:ins w:id="7532" w:author="Иванов Дмитрий Валерьевич" w:date="2024-07-17T11:03:00Z">
              <w:r w:rsidRPr="001950A9">
                <w:t>Строка</w:t>
              </w:r>
            </w:ins>
          </w:p>
        </w:tc>
        <w:tc>
          <w:tcPr>
            <w:tcW w:w="264" w:type="pct"/>
            <w:gridSpan w:val="2"/>
          </w:tcPr>
          <w:p w14:paraId="0D5351FE" w14:textId="53753280" w:rsidR="00B332A0" w:rsidRPr="001950A9" w:rsidRDefault="00B332A0" w:rsidP="001950A9">
            <w:pPr>
              <w:pStyle w:val="GOSTTablenorm"/>
              <w:rPr>
                <w:ins w:id="7533" w:author="Иванов Дмитрий Валерьевич" w:date="2024-07-17T11:03:00Z"/>
              </w:rPr>
            </w:pPr>
            <w:ins w:id="7534" w:author="Иванов Дмитрий Валерьевич" w:date="2024-07-17T11:03:00Z">
              <w:r w:rsidRPr="001950A9">
                <w:t>Да</w:t>
              </w:r>
            </w:ins>
          </w:p>
        </w:tc>
        <w:tc>
          <w:tcPr>
            <w:tcW w:w="269" w:type="pct"/>
            <w:gridSpan w:val="2"/>
          </w:tcPr>
          <w:p w14:paraId="507D291B" w14:textId="521F2AB2" w:rsidR="00B332A0" w:rsidRPr="001950A9" w:rsidRDefault="00B332A0" w:rsidP="001950A9">
            <w:pPr>
              <w:pStyle w:val="GOSTTablenorm"/>
              <w:rPr>
                <w:ins w:id="7535" w:author="Иванов Дмитрий Валерьевич" w:date="2024-07-17T11:03:00Z"/>
              </w:rPr>
            </w:pPr>
            <w:ins w:id="7536" w:author="Иванов Дмитрий Валерьевич" w:date="2024-07-17T11:03:00Z">
              <w:r w:rsidRPr="001950A9">
                <w:t>&lt;=10</w:t>
              </w:r>
            </w:ins>
          </w:p>
        </w:tc>
        <w:tc>
          <w:tcPr>
            <w:tcW w:w="2101" w:type="pct"/>
            <w:gridSpan w:val="2"/>
          </w:tcPr>
          <w:p w14:paraId="10B5D279" w14:textId="77777777" w:rsidR="00B332A0" w:rsidRPr="001950A9" w:rsidRDefault="00B332A0" w:rsidP="001950A9">
            <w:pPr>
              <w:pStyle w:val="GOSTTablenorm"/>
              <w:rPr>
                <w:ins w:id="7537" w:author="Иванов Дмитрий Валерьевич" w:date="2024-07-17T11:03:00Z"/>
              </w:rPr>
            </w:pPr>
            <w:ins w:id="7538" w:author="Иванов Дмитрий Валерьевич" w:date="2024-07-17T11:03:00Z">
              <w:r w:rsidRPr="001950A9">
                <w:t>Указывается информация о ФП – отправителе запроса, на основании которого было выполнено закрытие операционного дня ТОФК/ЦС по учету.</w:t>
              </w:r>
            </w:ins>
          </w:p>
          <w:p w14:paraId="6C9ED49C" w14:textId="788D9C23" w:rsidR="00B332A0" w:rsidRPr="001950A9" w:rsidRDefault="00B332A0" w:rsidP="001950A9">
            <w:pPr>
              <w:pStyle w:val="GOSTTablenorm"/>
              <w:rPr>
                <w:ins w:id="7539" w:author="Иванов Дмитрий Валерьевич" w:date="2024-07-17T11:03:00Z"/>
              </w:rPr>
            </w:pPr>
            <w:ins w:id="7540" w:author="Иванов Дмитрий Валерьевич" w:date="2024-07-17T11:03:00Z">
              <w:r w:rsidRPr="001950A9">
                <w:t>Если день закрывался более одного раза – указывается информация о ФП, инициировавшей последнее закрытие</w:t>
              </w:r>
            </w:ins>
          </w:p>
        </w:tc>
      </w:tr>
      <w:tr w:rsidR="00B332A0" w:rsidRPr="003F1563" w14:paraId="4CF23A9E" w14:textId="77777777" w:rsidTr="00C75A4E">
        <w:trPr>
          <w:gridBefore w:val="2"/>
          <w:wBefore w:w="6" w:type="pct"/>
          <w:trHeight w:val="293"/>
          <w:jc w:val="center"/>
        </w:trPr>
        <w:tc>
          <w:tcPr>
            <w:tcW w:w="1098" w:type="pct"/>
          </w:tcPr>
          <w:p w14:paraId="1F01EC00" w14:textId="77777777" w:rsidR="00B332A0" w:rsidRPr="001950A9" w:rsidRDefault="00B332A0" w:rsidP="001950A9">
            <w:pPr>
              <w:pStyle w:val="GOSTTablenorm"/>
            </w:pPr>
            <w:r w:rsidRPr="001950A9">
              <w:t>Дата и время окончательного закрытия операционного дня</w:t>
            </w:r>
          </w:p>
        </w:tc>
        <w:tc>
          <w:tcPr>
            <w:tcW w:w="766" w:type="pct"/>
          </w:tcPr>
          <w:p w14:paraId="27C770FA" w14:textId="77777777" w:rsidR="00B332A0" w:rsidRPr="001950A9" w:rsidRDefault="00B332A0" w:rsidP="001950A9">
            <w:pPr>
              <w:pStyle w:val="GOSTTablenorm"/>
            </w:pPr>
            <w:r w:rsidRPr="001950A9">
              <w:t>ClosePermanentlyDate</w:t>
            </w:r>
          </w:p>
        </w:tc>
        <w:tc>
          <w:tcPr>
            <w:tcW w:w="496" w:type="pct"/>
            <w:gridSpan w:val="2"/>
          </w:tcPr>
          <w:p w14:paraId="2945EA68" w14:textId="77777777" w:rsidR="00B332A0" w:rsidRPr="001950A9" w:rsidRDefault="00B332A0" w:rsidP="001950A9">
            <w:pPr>
              <w:pStyle w:val="GOSTTablenorm"/>
            </w:pPr>
            <w:r w:rsidRPr="001950A9">
              <w:t>Дата-время (timestamp)</w:t>
            </w:r>
          </w:p>
        </w:tc>
        <w:tc>
          <w:tcPr>
            <w:tcW w:w="264" w:type="pct"/>
            <w:gridSpan w:val="2"/>
          </w:tcPr>
          <w:p w14:paraId="7A3E6B79" w14:textId="77777777" w:rsidR="00B332A0" w:rsidRPr="001950A9" w:rsidRDefault="00B332A0" w:rsidP="001950A9">
            <w:pPr>
              <w:pStyle w:val="GOSTTablenorm"/>
            </w:pPr>
            <w:r w:rsidRPr="001950A9">
              <w:t>Нет</w:t>
            </w:r>
          </w:p>
        </w:tc>
        <w:tc>
          <w:tcPr>
            <w:tcW w:w="269" w:type="pct"/>
            <w:gridSpan w:val="2"/>
          </w:tcPr>
          <w:p w14:paraId="47ADFD0A" w14:textId="433E0DA4" w:rsidR="00B332A0" w:rsidRPr="001950A9" w:rsidRDefault="00B332A0" w:rsidP="001950A9">
            <w:pPr>
              <w:pStyle w:val="GOSTTablenorm"/>
            </w:pPr>
          </w:p>
        </w:tc>
        <w:tc>
          <w:tcPr>
            <w:tcW w:w="2101" w:type="pct"/>
            <w:gridSpan w:val="2"/>
          </w:tcPr>
          <w:p w14:paraId="78D13AAD" w14:textId="77777777" w:rsidR="00B332A0" w:rsidRPr="001950A9" w:rsidRDefault="00B332A0" w:rsidP="001950A9">
            <w:pPr>
              <w:pStyle w:val="GOSTTablenorm"/>
            </w:pPr>
            <w:r w:rsidRPr="001950A9">
              <w:t>Указывается дата окончательного закрытия операционного дня ТОФК/ЦС по учету.</w:t>
            </w:r>
          </w:p>
          <w:p w14:paraId="0DC4FB15" w14:textId="750C7A25" w:rsidR="00B332A0" w:rsidRPr="001950A9" w:rsidRDefault="00B332A0" w:rsidP="001950A9">
            <w:pPr>
              <w:pStyle w:val="GOSTTablenorm"/>
            </w:pPr>
            <w:r w:rsidRPr="001950A9">
              <w:t xml:space="preserve">Формат YYYY-MM-DD </w:t>
            </w:r>
            <w:proofErr w:type="gramStart"/>
            <w:r w:rsidRPr="001950A9">
              <w:t>hh:mm</w:t>
            </w:r>
            <w:proofErr w:type="gramEnd"/>
            <w:r w:rsidRPr="001950A9">
              <w:t>:ss.</w:t>
            </w:r>
          </w:p>
          <w:p w14:paraId="58E10E66" w14:textId="0FD36D2A" w:rsidR="00B332A0" w:rsidRPr="001950A9" w:rsidRDefault="00B332A0"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B332A0" w:rsidRPr="003F1563" w14:paraId="3473B1A1" w14:textId="77777777" w:rsidTr="00C75A4E">
        <w:trPr>
          <w:gridBefore w:val="2"/>
          <w:wBefore w:w="6" w:type="pct"/>
          <w:trHeight w:val="293"/>
          <w:jc w:val="center"/>
          <w:ins w:id="7541" w:author="Иванов Дмитрий Валерьевич" w:date="2024-07-17T11:03:00Z"/>
        </w:trPr>
        <w:tc>
          <w:tcPr>
            <w:tcW w:w="1098" w:type="pct"/>
          </w:tcPr>
          <w:p w14:paraId="07C95E8B" w14:textId="280E1AF7" w:rsidR="00B332A0" w:rsidRPr="001950A9" w:rsidRDefault="00B332A0" w:rsidP="001950A9">
            <w:pPr>
              <w:pStyle w:val="GOSTTablenorm"/>
              <w:rPr>
                <w:ins w:id="7542" w:author="Иванов Дмитрий Валерьевич" w:date="2024-07-17T11:03:00Z"/>
              </w:rPr>
            </w:pPr>
            <w:ins w:id="7543" w:author="Иванов Дмитрий Валерьевич" w:date="2024-07-17T11:04:00Z">
              <w:r w:rsidRPr="001950A9">
                <w:t xml:space="preserve">ФП – отправитель запроса, на основании которого было выполнено окончательное закрытие </w:t>
              </w:r>
            </w:ins>
            <w:ins w:id="7544" w:author="Сатлер Марина Викторовна" w:date="2024-10-04T16:03:00Z">
              <w:r w:rsidR="00175C9D" w:rsidRPr="00175C9D">
                <w:t>операционного дня</w:t>
              </w:r>
            </w:ins>
            <w:ins w:id="7545" w:author="Иванов Дмитрий Валерьевич" w:date="2024-07-17T11:04:00Z">
              <w:del w:id="7546" w:author="Сатлер Марина Викторовна" w:date="2024-10-04T16:03:00Z">
                <w:r w:rsidRPr="001950A9" w:rsidDel="00175C9D">
                  <w:delText>ОД</w:delText>
                </w:r>
              </w:del>
            </w:ins>
          </w:p>
        </w:tc>
        <w:tc>
          <w:tcPr>
            <w:tcW w:w="766" w:type="pct"/>
          </w:tcPr>
          <w:p w14:paraId="533CB9F6" w14:textId="6FAD8A57" w:rsidR="00B332A0" w:rsidRPr="001950A9" w:rsidRDefault="00B332A0" w:rsidP="001950A9">
            <w:pPr>
              <w:pStyle w:val="GOSTTablenorm"/>
              <w:rPr>
                <w:ins w:id="7547" w:author="Иванов Дмитрий Валерьевич" w:date="2024-07-17T11:03:00Z"/>
              </w:rPr>
            </w:pPr>
            <w:ins w:id="7548" w:author="Иванов Дмитрий Валерьевич" w:date="2024-07-17T11:04:00Z">
              <w:r w:rsidRPr="001950A9">
                <w:t>ClosePermanentlySystem</w:t>
              </w:r>
            </w:ins>
          </w:p>
        </w:tc>
        <w:tc>
          <w:tcPr>
            <w:tcW w:w="496" w:type="pct"/>
            <w:gridSpan w:val="2"/>
          </w:tcPr>
          <w:p w14:paraId="5BB6E66F" w14:textId="15653296" w:rsidR="00B332A0" w:rsidRPr="001950A9" w:rsidRDefault="00B332A0" w:rsidP="001950A9">
            <w:pPr>
              <w:pStyle w:val="GOSTTablenorm"/>
              <w:rPr>
                <w:ins w:id="7549" w:author="Иванов Дмитрий Валерьевич" w:date="2024-07-17T11:03:00Z"/>
              </w:rPr>
            </w:pPr>
            <w:ins w:id="7550" w:author="Иванов Дмитрий Валерьевич" w:date="2024-07-17T11:04:00Z">
              <w:r w:rsidRPr="001950A9">
                <w:t>Строка</w:t>
              </w:r>
            </w:ins>
          </w:p>
        </w:tc>
        <w:tc>
          <w:tcPr>
            <w:tcW w:w="264" w:type="pct"/>
            <w:gridSpan w:val="2"/>
          </w:tcPr>
          <w:p w14:paraId="12B328E3" w14:textId="02333DAE" w:rsidR="00B332A0" w:rsidRPr="001950A9" w:rsidRDefault="00B332A0" w:rsidP="001950A9">
            <w:pPr>
              <w:pStyle w:val="GOSTTablenorm"/>
              <w:rPr>
                <w:ins w:id="7551" w:author="Иванов Дмитрий Валерьевич" w:date="2024-07-17T11:03:00Z"/>
              </w:rPr>
            </w:pPr>
            <w:ins w:id="7552" w:author="Иванов Дмитрий Валерьевич" w:date="2024-07-17T11:04:00Z">
              <w:r w:rsidRPr="001950A9">
                <w:t>Нет</w:t>
              </w:r>
            </w:ins>
          </w:p>
        </w:tc>
        <w:tc>
          <w:tcPr>
            <w:tcW w:w="269" w:type="pct"/>
            <w:gridSpan w:val="2"/>
          </w:tcPr>
          <w:p w14:paraId="7E3449E7" w14:textId="4BBF7AC8" w:rsidR="00B332A0" w:rsidRPr="001950A9" w:rsidRDefault="00B332A0" w:rsidP="001950A9">
            <w:pPr>
              <w:pStyle w:val="GOSTTablenorm"/>
              <w:rPr>
                <w:ins w:id="7553" w:author="Иванов Дмитрий Валерьевич" w:date="2024-07-17T11:03:00Z"/>
              </w:rPr>
            </w:pPr>
            <w:ins w:id="7554" w:author="Иванов Дмитрий Валерьевич" w:date="2024-07-17T11:04:00Z">
              <w:r w:rsidRPr="001950A9">
                <w:t>&lt;=10</w:t>
              </w:r>
            </w:ins>
          </w:p>
        </w:tc>
        <w:tc>
          <w:tcPr>
            <w:tcW w:w="2101" w:type="pct"/>
            <w:gridSpan w:val="2"/>
          </w:tcPr>
          <w:p w14:paraId="56E8E540" w14:textId="77777777" w:rsidR="00B332A0" w:rsidRPr="001950A9" w:rsidRDefault="00B332A0" w:rsidP="001950A9">
            <w:pPr>
              <w:pStyle w:val="GOSTTablenorm"/>
              <w:rPr>
                <w:ins w:id="7555" w:author="Иванов Дмитрий Валерьевич" w:date="2024-07-17T11:04:00Z"/>
              </w:rPr>
            </w:pPr>
            <w:ins w:id="7556" w:author="Иванов Дмитрий Валерьевич" w:date="2024-07-17T11:04:00Z">
              <w:r w:rsidRPr="001950A9">
                <w:t>Указывается информация о ФП – отправителе запроса, на основании которого было выполнено окончательное закрытие операционного дня ТОФК/ЦС по учету.</w:t>
              </w:r>
            </w:ins>
          </w:p>
          <w:p w14:paraId="37042106" w14:textId="3272B747" w:rsidR="00B332A0" w:rsidRPr="001950A9" w:rsidRDefault="00B332A0" w:rsidP="001950A9">
            <w:pPr>
              <w:pStyle w:val="GOSTTablenorm"/>
              <w:rPr>
                <w:ins w:id="7557" w:author="Иванов Дмитрий Валерьевич" w:date="2024-07-17T11:03:00Z"/>
              </w:rPr>
            </w:pPr>
            <w:ins w:id="7558" w:author="Иванов Дмитрий Валерьевич" w:date="2024-07-17T11:04:00Z">
              <w:r w:rsidRPr="001950A9">
                <w:t>Если день окончательно закрывался более одного раза – указывается информация о ФП, инициировавшей последнее закрытие</w:t>
              </w:r>
            </w:ins>
          </w:p>
        </w:tc>
      </w:tr>
      <w:tr w:rsidR="00B332A0" w:rsidRPr="003F1563" w14:paraId="6832CD28" w14:textId="77777777" w:rsidTr="002879E5">
        <w:trPr>
          <w:gridBefore w:val="2"/>
          <w:wBefore w:w="6" w:type="pct"/>
          <w:trHeight w:val="293"/>
          <w:jc w:val="center"/>
        </w:trPr>
        <w:tc>
          <w:tcPr>
            <w:tcW w:w="4994" w:type="pct"/>
            <w:gridSpan w:val="10"/>
            <w:shd w:val="clear" w:color="auto" w:fill="auto"/>
          </w:tcPr>
          <w:p w14:paraId="03BF97E5" w14:textId="6CE07618" w:rsidR="00B332A0" w:rsidRPr="003F1563" w:rsidRDefault="00B332A0" w:rsidP="00B332A0">
            <w:pPr>
              <w:pStyle w:val="GOSTTablenorm"/>
              <w:ind w:left="0"/>
              <w:jc w:val="center"/>
              <w:rPr>
                <w:szCs w:val="22"/>
              </w:rPr>
            </w:pPr>
            <w:r w:rsidRPr="003F1563">
              <w:rPr>
                <w:b/>
                <w:szCs w:val="22"/>
              </w:rPr>
              <w:lastRenderedPageBreak/>
              <w:t>Перечень параметров ответа на запрос</w:t>
            </w:r>
            <w:r w:rsidRPr="003F1563" w:rsidDel="00773282">
              <w:rPr>
                <w:b/>
                <w:szCs w:val="22"/>
              </w:rPr>
              <w:t xml:space="preserve"> </w:t>
            </w:r>
            <w:r w:rsidRPr="003F1563">
              <w:rPr>
                <w:b/>
                <w:szCs w:val="22"/>
              </w:rPr>
              <w:t>«Сервис перевода окончательно закрытого операционного дня ТОФК/ЦС по учету в статус «Закрыт»» TD</w:t>
            </w:r>
            <w:r w:rsidRPr="00681FC5">
              <w:rPr>
                <w:b/>
                <w:szCs w:val="22"/>
                <w:lang w:val="en-US"/>
              </w:rPr>
              <w:t>Subject</w:t>
            </w:r>
            <w:r w:rsidRPr="003F1563">
              <w:rPr>
                <w:b/>
                <w:szCs w:val="22"/>
              </w:rPr>
              <w:t>ClosePermanentlyRoll (</w:t>
            </w:r>
            <w:r w:rsidRPr="003F1563">
              <w:rPr>
                <w:b/>
                <w:szCs w:val="22"/>
                <w:lang w:val="en-US"/>
              </w:rPr>
              <w:t>document</w:t>
            </w:r>
            <w:r w:rsidRPr="003F1563" w:rsidDel="00773282">
              <w:rPr>
                <w:b/>
                <w:szCs w:val="22"/>
              </w:rPr>
              <w:t>)</w:t>
            </w:r>
          </w:p>
        </w:tc>
      </w:tr>
      <w:tr w:rsidR="00B332A0" w:rsidRPr="003F1563" w14:paraId="72C42229" w14:textId="77777777" w:rsidTr="00C75A4E">
        <w:trPr>
          <w:gridBefore w:val="2"/>
          <w:wBefore w:w="6" w:type="pct"/>
          <w:trHeight w:val="293"/>
          <w:jc w:val="center"/>
        </w:trPr>
        <w:tc>
          <w:tcPr>
            <w:tcW w:w="1098" w:type="pct"/>
          </w:tcPr>
          <w:p w14:paraId="7FF574BC" w14:textId="77777777" w:rsidR="00B332A0" w:rsidRPr="003F1563" w:rsidRDefault="00B332A0" w:rsidP="00B332A0">
            <w:pPr>
              <w:pStyle w:val="GOSTTablenorm"/>
            </w:pPr>
            <w:r w:rsidRPr="003F1563">
              <w:t>Субъект</w:t>
            </w:r>
          </w:p>
        </w:tc>
        <w:tc>
          <w:tcPr>
            <w:tcW w:w="766" w:type="pct"/>
          </w:tcPr>
          <w:p w14:paraId="068C3E25" w14:textId="77777777" w:rsidR="00B332A0" w:rsidRPr="003F1563" w:rsidRDefault="00B332A0" w:rsidP="00B332A0">
            <w:pPr>
              <w:pStyle w:val="GOSTTablenorm"/>
            </w:pPr>
            <w:r w:rsidRPr="003F1563">
              <w:t>Subject</w:t>
            </w:r>
          </w:p>
        </w:tc>
        <w:tc>
          <w:tcPr>
            <w:tcW w:w="496" w:type="pct"/>
            <w:gridSpan w:val="2"/>
          </w:tcPr>
          <w:p w14:paraId="4D38D002" w14:textId="77777777" w:rsidR="00B332A0" w:rsidRPr="003F1563" w:rsidRDefault="00B332A0" w:rsidP="00B332A0">
            <w:pPr>
              <w:pStyle w:val="GOSTTablenorm"/>
            </w:pPr>
            <w:r w:rsidRPr="003F1563">
              <w:t>Строка</w:t>
            </w:r>
          </w:p>
        </w:tc>
        <w:tc>
          <w:tcPr>
            <w:tcW w:w="264" w:type="pct"/>
            <w:gridSpan w:val="2"/>
          </w:tcPr>
          <w:p w14:paraId="1790A9E8" w14:textId="77777777" w:rsidR="00B332A0" w:rsidRPr="004A1C1C" w:rsidRDefault="00B332A0" w:rsidP="00B332A0">
            <w:pPr>
              <w:pStyle w:val="GOSTTablenorm"/>
            </w:pPr>
            <w:r w:rsidRPr="004A1C1C">
              <w:t>Да</w:t>
            </w:r>
          </w:p>
        </w:tc>
        <w:tc>
          <w:tcPr>
            <w:tcW w:w="269" w:type="pct"/>
            <w:gridSpan w:val="2"/>
          </w:tcPr>
          <w:p w14:paraId="23D2E035" w14:textId="09992AD5" w:rsidR="00B332A0" w:rsidRPr="004A1C1C" w:rsidRDefault="00B332A0" w:rsidP="00B332A0">
            <w:pPr>
              <w:pStyle w:val="GOSTTablenorm"/>
            </w:pPr>
            <w:ins w:id="7559" w:author="Сатлер Марина Викторовна" w:date="2023-12-27T08:12:00Z">
              <w:r w:rsidRPr="004A1C1C">
                <w:t>=</w:t>
              </w:r>
            </w:ins>
            <w:r w:rsidRPr="004A1C1C">
              <w:t>4</w:t>
            </w:r>
          </w:p>
        </w:tc>
        <w:tc>
          <w:tcPr>
            <w:tcW w:w="2101" w:type="pct"/>
            <w:gridSpan w:val="2"/>
          </w:tcPr>
          <w:p w14:paraId="6BF00A32" w14:textId="77777777" w:rsidR="00B332A0" w:rsidRPr="003F1563" w:rsidRDefault="00B332A0" w:rsidP="00B332A0">
            <w:pPr>
              <w:pStyle w:val="GOSTTablenorm"/>
            </w:pPr>
            <w:r w:rsidRPr="003F1563">
              <w:t>Код ТОФК/ЦС по учету</w:t>
            </w:r>
          </w:p>
        </w:tc>
      </w:tr>
      <w:tr w:rsidR="00B332A0" w:rsidRPr="003F1563" w14:paraId="483A67C4" w14:textId="77777777" w:rsidTr="00C75A4E">
        <w:trPr>
          <w:gridBefore w:val="2"/>
          <w:wBefore w:w="6" w:type="pct"/>
          <w:trHeight w:val="293"/>
          <w:jc w:val="center"/>
        </w:trPr>
        <w:tc>
          <w:tcPr>
            <w:tcW w:w="1098" w:type="pct"/>
          </w:tcPr>
          <w:p w14:paraId="695F84CA" w14:textId="77777777" w:rsidR="00B332A0" w:rsidRPr="003F1563" w:rsidRDefault="00B332A0" w:rsidP="00B332A0">
            <w:pPr>
              <w:pStyle w:val="GOSTTablenorm"/>
            </w:pPr>
            <w:r w:rsidRPr="003F1563">
              <w:t>Операционный день</w:t>
            </w:r>
          </w:p>
        </w:tc>
        <w:tc>
          <w:tcPr>
            <w:tcW w:w="766" w:type="pct"/>
          </w:tcPr>
          <w:p w14:paraId="10762A01" w14:textId="77777777" w:rsidR="00B332A0" w:rsidRPr="003F1563" w:rsidRDefault="00B332A0" w:rsidP="00B332A0">
            <w:pPr>
              <w:pStyle w:val="GOSTTablenorm"/>
            </w:pPr>
            <w:r w:rsidRPr="003F1563">
              <w:t>TradingDay</w:t>
            </w:r>
          </w:p>
        </w:tc>
        <w:tc>
          <w:tcPr>
            <w:tcW w:w="496" w:type="pct"/>
            <w:gridSpan w:val="2"/>
          </w:tcPr>
          <w:p w14:paraId="20361C11" w14:textId="77777777" w:rsidR="00B332A0" w:rsidRPr="003F1563" w:rsidRDefault="00B332A0" w:rsidP="00B332A0">
            <w:pPr>
              <w:pStyle w:val="GOSTTablenorm"/>
            </w:pPr>
            <w:r w:rsidRPr="003F1563">
              <w:t>Дата</w:t>
            </w:r>
          </w:p>
        </w:tc>
        <w:tc>
          <w:tcPr>
            <w:tcW w:w="264" w:type="pct"/>
            <w:gridSpan w:val="2"/>
          </w:tcPr>
          <w:p w14:paraId="56DF7863" w14:textId="77777777" w:rsidR="00B332A0" w:rsidRPr="003F1563" w:rsidRDefault="00B332A0" w:rsidP="00B332A0">
            <w:pPr>
              <w:pStyle w:val="GOSTTablenorm"/>
            </w:pPr>
            <w:r w:rsidRPr="003F1563">
              <w:t>Да</w:t>
            </w:r>
          </w:p>
        </w:tc>
        <w:tc>
          <w:tcPr>
            <w:tcW w:w="269" w:type="pct"/>
            <w:gridSpan w:val="2"/>
          </w:tcPr>
          <w:p w14:paraId="561A615A" w14:textId="3E9E16AF" w:rsidR="00B332A0" w:rsidRPr="00C75A4E" w:rsidRDefault="00B332A0" w:rsidP="00B332A0">
            <w:pPr>
              <w:pStyle w:val="GOSTTablenorm"/>
              <w:rPr>
                <w:lang w:val="en-US"/>
              </w:rPr>
            </w:pPr>
          </w:p>
        </w:tc>
        <w:tc>
          <w:tcPr>
            <w:tcW w:w="2101" w:type="pct"/>
            <w:gridSpan w:val="2"/>
          </w:tcPr>
          <w:p w14:paraId="4D15AF68" w14:textId="3D0FA24D" w:rsidR="00B332A0" w:rsidRPr="003F1563" w:rsidRDefault="00B332A0" w:rsidP="00B332A0">
            <w:pPr>
              <w:pStyle w:val="GOSTTablenorm"/>
            </w:pPr>
            <w:r w:rsidRPr="003F1563">
              <w:t>Дата операционного дня</w:t>
            </w:r>
            <w:r>
              <w:t>.</w:t>
            </w:r>
          </w:p>
          <w:p w14:paraId="53F71055" w14:textId="77777777" w:rsidR="00B332A0" w:rsidRPr="003F1563" w:rsidRDefault="00B332A0" w:rsidP="00B332A0">
            <w:pPr>
              <w:pStyle w:val="GOSTTablenorm"/>
            </w:pPr>
            <w:r w:rsidRPr="003F1563">
              <w:t>Формат YYYY-MM-DD</w:t>
            </w:r>
          </w:p>
        </w:tc>
      </w:tr>
      <w:tr w:rsidR="00B332A0" w:rsidRPr="003F1563" w14:paraId="41E177D4" w14:textId="77777777" w:rsidTr="00C75A4E">
        <w:trPr>
          <w:gridBefore w:val="2"/>
          <w:wBefore w:w="6" w:type="pct"/>
          <w:trHeight w:val="293"/>
          <w:jc w:val="center"/>
        </w:trPr>
        <w:tc>
          <w:tcPr>
            <w:tcW w:w="1098" w:type="pct"/>
          </w:tcPr>
          <w:p w14:paraId="03ABB0B6" w14:textId="77777777" w:rsidR="00B332A0" w:rsidRPr="003F1563" w:rsidRDefault="00B332A0" w:rsidP="00B332A0">
            <w:pPr>
              <w:pStyle w:val="GOSTTablenorm"/>
            </w:pPr>
            <w:r w:rsidRPr="003F1563">
              <w:t>Статус операционного дня</w:t>
            </w:r>
          </w:p>
        </w:tc>
        <w:tc>
          <w:tcPr>
            <w:tcW w:w="766" w:type="pct"/>
          </w:tcPr>
          <w:p w14:paraId="6CA6D5CF" w14:textId="77777777" w:rsidR="00B332A0" w:rsidRPr="003F1563" w:rsidRDefault="00B332A0" w:rsidP="00B332A0">
            <w:pPr>
              <w:pStyle w:val="GOSTTablenorm"/>
            </w:pPr>
            <w:r w:rsidRPr="003F1563">
              <w:t>Status</w:t>
            </w:r>
          </w:p>
        </w:tc>
        <w:tc>
          <w:tcPr>
            <w:tcW w:w="496" w:type="pct"/>
            <w:gridSpan w:val="2"/>
          </w:tcPr>
          <w:p w14:paraId="57656008" w14:textId="77777777" w:rsidR="00B332A0" w:rsidRPr="003F1563" w:rsidRDefault="00B332A0" w:rsidP="00B332A0">
            <w:pPr>
              <w:pStyle w:val="GOSTTablenorm"/>
            </w:pPr>
            <w:r w:rsidRPr="003F1563">
              <w:t>Строка</w:t>
            </w:r>
          </w:p>
        </w:tc>
        <w:tc>
          <w:tcPr>
            <w:tcW w:w="264" w:type="pct"/>
            <w:gridSpan w:val="2"/>
          </w:tcPr>
          <w:p w14:paraId="6721FA3B" w14:textId="77777777" w:rsidR="00B332A0" w:rsidRPr="003F1563" w:rsidRDefault="00B332A0" w:rsidP="00B332A0">
            <w:pPr>
              <w:pStyle w:val="GOSTTablenorm"/>
            </w:pPr>
            <w:r w:rsidRPr="003F1563">
              <w:t>Да</w:t>
            </w:r>
          </w:p>
        </w:tc>
        <w:tc>
          <w:tcPr>
            <w:tcW w:w="269" w:type="pct"/>
            <w:gridSpan w:val="2"/>
          </w:tcPr>
          <w:p w14:paraId="1D8995C8" w14:textId="77777777" w:rsidR="00B332A0" w:rsidRPr="003F1563" w:rsidRDefault="00B332A0" w:rsidP="00B332A0">
            <w:pPr>
              <w:pStyle w:val="GOSTTablenorm"/>
            </w:pPr>
            <w:r w:rsidRPr="003F1563">
              <w:t>&lt;=30</w:t>
            </w:r>
          </w:p>
        </w:tc>
        <w:tc>
          <w:tcPr>
            <w:tcW w:w="2101" w:type="pct"/>
            <w:gridSpan w:val="2"/>
          </w:tcPr>
          <w:p w14:paraId="4243E629" w14:textId="77777777" w:rsidR="00B332A0" w:rsidRPr="003F1563" w:rsidRDefault="00B332A0" w:rsidP="00B332A0">
            <w:pPr>
              <w:pStyle w:val="GOSTTablenorm"/>
            </w:pPr>
            <w:r w:rsidRPr="003F1563">
              <w:t>Статус операционного дня</w:t>
            </w:r>
          </w:p>
        </w:tc>
      </w:tr>
      <w:tr w:rsidR="00B332A0" w:rsidRPr="003F1563" w14:paraId="66407A00" w14:textId="77777777" w:rsidTr="00C75A4E">
        <w:trPr>
          <w:gridBefore w:val="2"/>
          <w:wBefore w:w="6" w:type="pct"/>
          <w:trHeight w:val="293"/>
          <w:jc w:val="center"/>
        </w:trPr>
        <w:tc>
          <w:tcPr>
            <w:tcW w:w="1098" w:type="pct"/>
          </w:tcPr>
          <w:p w14:paraId="01BEDE0E" w14:textId="77777777" w:rsidR="00B332A0" w:rsidRPr="003F1563" w:rsidRDefault="00B332A0" w:rsidP="00B332A0">
            <w:pPr>
              <w:pStyle w:val="GOSTTablenorm"/>
            </w:pPr>
            <w:r w:rsidRPr="003F1563">
              <w:t>Дата и время открытия операционного дня</w:t>
            </w:r>
          </w:p>
        </w:tc>
        <w:tc>
          <w:tcPr>
            <w:tcW w:w="766" w:type="pct"/>
          </w:tcPr>
          <w:p w14:paraId="125970FE" w14:textId="77777777" w:rsidR="00B332A0" w:rsidRPr="003F1563" w:rsidRDefault="00B332A0" w:rsidP="00B332A0">
            <w:pPr>
              <w:pStyle w:val="GOSTTablenorm"/>
            </w:pPr>
            <w:r w:rsidRPr="003F1563">
              <w:t>OpenDate</w:t>
            </w:r>
          </w:p>
        </w:tc>
        <w:tc>
          <w:tcPr>
            <w:tcW w:w="496" w:type="pct"/>
            <w:gridSpan w:val="2"/>
          </w:tcPr>
          <w:p w14:paraId="0C5072B5" w14:textId="77777777" w:rsidR="00B332A0" w:rsidRPr="003F1563" w:rsidRDefault="00B332A0" w:rsidP="00B332A0">
            <w:pPr>
              <w:pStyle w:val="GOSTTablenorm"/>
            </w:pPr>
            <w:r w:rsidRPr="003F1563">
              <w:t>Дата-время (timestamp)</w:t>
            </w:r>
          </w:p>
        </w:tc>
        <w:tc>
          <w:tcPr>
            <w:tcW w:w="264" w:type="pct"/>
            <w:gridSpan w:val="2"/>
          </w:tcPr>
          <w:p w14:paraId="054D373D" w14:textId="77777777" w:rsidR="00B332A0" w:rsidRPr="003F1563" w:rsidRDefault="00B332A0" w:rsidP="00B332A0">
            <w:pPr>
              <w:pStyle w:val="GOSTTablenorm"/>
            </w:pPr>
            <w:r w:rsidRPr="003F1563">
              <w:t>Да</w:t>
            </w:r>
          </w:p>
        </w:tc>
        <w:tc>
          <w:tcPr>
            <w:tcW w:w="269" w:type="pct"/>
            <w:gridSpan w:val="2"/>
          </w:tcPr>
          <w:p w14:paraId="7E4CDC73" w14:textId="51D903B3" w:rsidR="00B332A0" w:rsidRPr="00C75A4E" w:rsidRDefault="00B332A0" w:rsidP="00B332A0">
            <w:pPr>
              <w:pStyle w:val="GOSTTablenorm"/>
              <w:rPr>
                <w:lang w:val="en-US"/>
              </w:rPr>
            </w:pPr>
          </w:p>
        </w:tc>
        <w:tc>
          <w:tcPr>
            <w:tcW w:w="2101" w:type="pct"/>
            <w:gridSpan w:val="2"/>
          </w:tcPr>
          <w:p w14:paraId="65B217F1" w14:textId="77777777" w:rsidR="00B332A0" w:rsidRPr="003F1563" w:rsidRDefault="00B332A0" w:rsidP="00B332A0">
            <w:pPr>
              <w:pStyle w:val="GOSTTablenorm"/>
            </w:pPr>
            <w:r w:rsidRPr="003F1563">
              <w:t>Указывается дата открытия операционного дня ТОФК/ЦС по учету.</w:t>
            </w:r>
          </w:p>
          <w:p w14:paraId="7C4D759A" w14:textId="0F73C834" w:rsidR="00B332A0" w:rsidRPr="003F1563" w:rsidRDefault="00B332A0" w:rsidP="00B332A0">
            <w:pPr>
              <w:pStyle w:val="GOSTTablenorm"/>
            </w:pPr>
            <w:r w:rsidRPr="003F1563">
              <w:t xml:space="preserve">Формат YYYY-MM-DD </w:t>
            </w:r>
            <w:proofErr w:type="gramStart"/>
            <w:r w:rsidRPr="003F1563">
              <w:t>hh:mm</w:t>
            </w:r>
            <w:proofErr w:type="gramEnd"/>
            <w:r w:rsidRPr="003F1563">
              <w:t>:ss</w:t>
            </w:r>
            <w:r>
              <w:t>.</w:t>
            </w:r>
          </w:p>
          <w:p w14:paraId="42A59B38" w14:textId="038E48E6" w:rsidR="00B332A0" w:rsidRPr="003F1563" w:rsidRDefault="00B332A0" w:rsidP="0027578C">
            <w:pPr>
              <w:pStyle w:val="GOSTTablenorm"/>
            </w:pPr>
            <w:r w:rsidRPr="003F1563">
              <w:t>Если день открывался более одного раза – указывается дата последнего открытия</w:t>
            </w:r>
          </w:p>
        </w:tc>
      </w:tr>
      <w:tr w:rsidR="002E64BE" w:rsidRPr="003F1563" w14:paraId="46CF7F22" w14:textId="77777777" w:rsidTr="00C75A4E">
        <w:trPr>
          <w:gridBefore w:val="2"/>
          <w:wBefore w:w="6" w:type="pct"/>
          <w:trHeight w:val="293"/>
          <w:jc w:val="center"/>
          <w:ins w:id="7560" w:author="Иванов Дмитрий Валерьевич" w:date="2024-07-17T11:04:00Z"/>
        </w:trPr>
        <w:tc>
          <w:tcPr>
            <w:tcW w:w="1098" w:type="pct"/>
          </w:tcPr>
          <w:p w14:paraId="77BE67B6" w14:textId="258BE320" w:rsidR="002E64BE" w:rsidRPr="003F1563" w:rsidRDefault="002E64BE" w:rsidP="001950A9">
            <w:pPr>
              <w:pStyle w:val="GOSTTablenorm"/>
              <w:rPr>
                <w:ins w:id="7561" w:author="Иванов Дмитрий Валерьевич" w:date="2024-07-17T11:04:00Z"/>
              </w:rPr>
            </w:pPr>
            <w:ins w:id="7562" w:author="Иванов Дмитрий Валерьевич" w:date="2024-07-17T11:04:00Z">
              <w:r>
                <w:t xml:space="preserve">ФП – отправитель запроса, на основании которого было выполнено открытие </w:t>
              </w:r>
            </w:ins>
            <w:ins w:id="7563" w:author="Сатлер Марина Викторовна" w:date="2024-10-04T16:03:00Z">
              <w:r w:rsidR="00175C9D" w:rsidRPr="00175C9D">
                <w:t>операционного дня</w:t>
              </w:r>
            </w:ins>
            <w:ins w:id="7564" w:author="Иванов Дмитрий Валерьевич" w:date="2024-07-17T11:04:00Z">
              <w:del w:id="7565" w:author="Сатлер Марина Викторовна" w:date="2024-10-04T16:03:00Z">
                <w:r w:rsidDel="00175C9D">
                  <w:delText>ОД</w:delText>
                </w:r>
              </w:del>
            </w:ins>
          </w:p>
        </w:tc>
        <w:tc>
          <w:tcPr>
            <w:tcW w:w="766" w:type="pct"/>
          </w:tcPr>
          <w:p w14:paraId="5E9DA63B" w14:textId="5DD60838" w:rsidR="002E64BE" w:rsidRPr="003F1563" w:rsidRDefault="002E64BE" w:rsidP="001950A9">
            <w:pPr>
              <w:pStyle w:val="GOSTTablenorm"/>
              <w:rPr>
                <w:ins w:id="7566" w:author="Иванов Дмитрий Валерьевич" w:date="2024-07-17T11:04:00Z"/>
              </w:rPr>
            </w:pPr>
            <w:ins w:id="7567" w:author="Иванов Дмитрий Валерьевич" w:date="2024-07-17T11:04:00Z">
              <w:r w:rsidRPr="008A1BFA">
                <w:t>OpenSystem</w:t>
              </w:r>
            </w:ins>
          </w:p>
        </w:tc>
        <w:tc>
          <w:tcPr>
            <w:tcW w:w="496" w:type="pct"/>
            <w:gridSpan w:val="2"/>
          </w:tcPr>
          <w:p w14:paraId="60FEFBAD" w14:textId="77064653" w:rsidR="002E64BE" w:rsidRPr="003F1563" w:rsidRDefault="002E64BE" w:rsidP="001950A9">
            <w:pPr>
              <w:pStyle w:val="GOSTTablenorm"/>
              <w:rPr>
                <w:ins w:id="7568" w:author="Иванов Дмитрий Валерьевич" w:date="2024-07-17T11:04:00Z"/>
              </w:rPr>
            </w:pPr>
            <w:ins w:id="7569" w:author="Иванов Дмитрий Валерьевич" w:date="2024-07-17T11:04:00Z">
              <w:r w:rsidRPr="00002655">
                <w:t>Строка</w:t>
              </w:r>
            </w:ins>
          </w:p>
        </w:tc>
        <w:tc>
          <w:tcPr>
            <w:tcW w:w="264" w:type="pct"/>
            <w:gridSpan w:val="2"/>
          </w:tcPr>
          <w:p w14:paraId="3109F84F" w14:textId="46C4D344" w:rsidR="002E64BE" w:rsidRPr="003F1563" w:rsidRDefault="002E64BE" w:rsidP="001950A9">
            <w:pPr>
              <w:pStyle w:val="GOSTTablenorm"/>
              <w:rPr>
                <w:ins w:id="7570" w:author="Иванов Дмитрий Валерьевич" w:date="2024-07-17T11:04:00Z"/>
              </w:rPr>
            </w:pPr>
            <w:ins w:id="7571" w:author="Иванов Дмитрий Валерьевич" w:date="2024-07-17T11:04:00Z">
              <w:r w:rsidRPr="00002655">
                <w:t>Да</w:t>
              </w:r>
            </w:ins>
          </w:p>
        </w:tc>
        <w:tc>
          <w:tcPr>
            <w:tcW w:w="269" w:type="pct"/>
            <w:gridSpan w:val="2"/>
          </w:tcPr>
          <w:p w14:paraId="6687CE15" w14:textId="07E9ADF3" w:rsidR="002E64BE" w:rsidRPr="00C75A4E" w:rsidRDefault="002E64BE" w:rsidP="001950A9">
            <w:pPr>
              <w:pStyle w:val="GOSTTablenorm"/>
              <w:rPr>
                <w:ins w:id="7572" w:author="Иванов Дмитрий Валерьевич" w:date="2024-07-17T11:04:00Z"/>
                <w:lang w:val="en-US"/>
              </w:rPr>
            </w:pPr>
            <w:ins w:id="7573" w:author="Иванов Дмитрий Валерьевич" w:date="2024-07-17T11:04:00Z">
              <w:r w:rsidRPr="00002655">
                <w:t>&lt;=10</w:t>
              </w:r>
            </w:ins>
          </w:p>
        </w:tc>
        <w:tc>
          <w:tcPr>
            <w:tcW w:w="2101" w:type="pct"/>
            <w:gridSpan w:val="2"/>
          </w:tcPr>
          <w:p w14:paraId="2AC2F961" w14:textId="77777777" w:rsidR="002E64BE" w:rsidRDefault="002E64BE" w:rsidP="001950A9">
            <w:pPr>
              <w:pStyle w:val="GOSTTablenorm"/>
              <w:rPr>
                <w:ins w:id="7574" w:author="Иванов Дмитрий Валерьевич" w:date="2024-07-17T11:04:00Z"/>
              </w:rPr>
            </w:pPr>
            <w:ins w:id="7575" w:author="Иванов Дмитрий Валерьевич" w:date="2024-07-17T11:04: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ins>
          </w:p>
          <w:p w14:paraId="02F9DE3D" w14:textId="514C5F57" w:rsidR="002E64BE" w:rsidRPr="003F1563" w:rsidRDefault="002E64BE" w:rsidP="001950A9">
            <w:pPr>
              <w:pStyle w:val="GOSTTablenorm"/>
              <w:rPr>
                <w:ins w:id="7576" w:author="Иванов Дмитрий Валерьевич" w:date="2024-07-17T11:04:00Z"/>
              </w:rPr>
            </w:pPr>
            <w:ins w:id="7577" w:author="Иванов Дмитрий Валерьевич" w:date="2024-07-17T11:04: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4D196763" w14:textId="77777777" w:rsidTr="00C75A4E">
        <w:trPr>
          <w:gridBefore w:val="2"/>
          <w:wBefore w:w="6" w:type="pct"/>
          <w:trHeight w:val="293"/>
          <w:jc w:val="center"/>
          <w:ins w:id="7578" w:author="Иванов Дмитрий Валерьевич" w:date="2024-07-17T11:04:00Z"/>
        </w:trPr>
        <w:tc>
          <w:tcPr>
            <w:tcW w:w="1098" w:type="pct"/>
          </w:tcPr>
          <w:p w14:paraId="214D254E" w14:textId="4BB44195" w:rsidR="002E64BE" w:rsidRPr="003F1563" w:rsidRDefault="002E64BE" w:rsidP="001950A9">
            <w:pPr>
              <w:pStyle w:val="GOSTTablenorm"/>
              <w:rPr>
                <w:ins w:id="7579" w:author="Иванов Дмитрий Валерьевич" w:date="2024-07-17T11:04:00Z"/>
              </w:rPr>
            </w:pPr>
            <w:ins w:id="7580" w:author="Иванов Дмитрий Валерьевич" w:date="2024-07-17T11:04: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279CE5AC" w14:textId="5D44CC77" w:rsidR="002E64BE" w:rsidRPr="003F1563" w:rsidRDefault="002E64BE" w:rsidP="001950A9">
            <w:pPr>
              <w:pStyle w:val="GOSTTablenorm"/>
              <w:rPr>
                <w:ins w:id="7581" w:author="Иванов Дмитрий Валерьевич" w:date="2024-07-17T11:04:00Z"/>
              </w:rPr>
            </w:pPr>
            <w:ins w:id="7582" w:author="Иванов Дмитрий Валерьевич" w:date="2024-07-17T11:04: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4923C423" w14:textId="3364DB2E" w:rsidR="002E64BE" w:rsidRPr="003F1563" w:rsidRDefault="002E64BE" w:rsidP="001950A9">
            <w:pPr>
              <w:pStyle w:val="GOSTTablenorm"/>
              <w:rPr>
                <w:ins w:id="7583" w:author="Иванов Дмитрий Валерьевич" w:date="2024-07-17T11:04:00Z"/>
              </w:rPr>
            </w:pPr>
            <w:ins w:id="7584" w:author="Иванов Дмитрий Валерьевич" w:date="2024-07-17T11:04:00Z">
              <w:r w:rsidRPr="003F1563">
                <w:t>Дата-время (timestamp)</w:t>
              </w:r>
            </w:ins>
          </w:p>
        </w:tc>
        <w:tc>
          <w:tcPr>
            <w:tcW w:w="264" w:type="pct"/>
            <w:gridSpan w:val="2"/>
          </w:tcPr>
          <w:p w14:paraId="7C284595" w14:textId="3F394768" w:rsidR="002E64BE" w:rsidRPr="003F1563" w:rsidRDefault="002E64BE" w:rsidP="001950A9">
            <w:pPr>
              <w:pStyle w:val="GOSTTablenorm"/>
              <w:rPr>
                <w:ins w:id="7585" w:author="Иванов Дмитрий Валерьевич" w:date="2024-07-17T11:04:00Z"/>
              </w:rPr>
            </w:pPr>
            <w:ins w:id="7586" w:author="Иванов Дмитрий Валерьевич" w:date="2024-07-17T11:04:00Z">
              <w:r>
                <w:t>Нет</w:t>
              </w:r>
            </w:ins>
          </w:p>
        </w:tc>
        <w:tc>
          <w:tcPr>
            <w:tcW w:w="269" w:type="pct"/>
            <w:gridSpan w:val="2"/>
          </w:tcPr>
          <w:p w14:paraId="30026149" w14:textId="77777777" w:rsidR="002E64BE" w:rsidRPr="00C75A4E" w:rsidRDefault="002E64BE" w:rsidP="001950A9">
            <w:pPr>
              <w:pStyle w:val="GOSTTablenorm"/>
              <w:rPr>
                <w:ins w:id="7587" w:author="Иванов Дмитрий Валерьевич" w:date="2024-07-17T11:04:00Z"/>
                <w:lang w:val="en-US"/>
              </w:rPr>
            </w:pPr>
          </w:p>
        </w:tc>
        <w:tc>
          <w:tcPr>
            <w:tcW w:w="2101" w:type="pct"/>
            <w:gridSpan w:val="2"/>
          </w:tcPr>
          <w:p w14:paraId="13753681" w14:textId="77777777" w:rsidR="002E64BE" w:rsidRPr="003F1563" w:rsidRDefault="002E64BE" w:rsidP="001950A9">
            <w:pPr>
              <w:pStyle w:val="GOSTTablenorm"/>
              <w:rPr>
                <w:ins w:id="7588" w:author="Иванов Дмитрий Валерьевич" w:date="2024-07-17T11:04:00Z"/>
              </w:rPr>
            </w:pPr>
            <w:ins w:id="7589" w:author="Иванов Дмитрий Валерьевич" w:date="2024-07-17T11:04:00Z">
              <w:r w:rsidRPr="003F1563">
                <w:t>Указывается дата открытия операционного дня ТОФК/ЦС по учету</w:t>
              </w:r>
              <w:r w:rsidRPr="001C34D5">
                <w:t xml:space="preserve"> </w:t>
              </w:r>
              <w:r>
                <w:t>для проведения отдельных операций (открытия по запросу)</w:t>
              </w:r>
              <w:r w:rsidRPr="003F1563">
                <w:t>.</w:t>
              </w:r>
            </w:ins>
          </w:p>
          <w:p w14:paraId="12B89E8D" w14:textId="0534A5F3" w:rsidR="002E64BE" w:rsidRPr="003F1563" w:rsidRDefault="002E64BE" w:rsidP="001950A9">
            <w:pPr>
              <w:pStyle w:val="GOSTTablenorm"/>
              <w:rPr>
                <w:ins w:id="7590" w:author="Иванов Дмитрий Валерьевич" w:date="2024-07-17T11:04:00Z"/>
              </w:rPr>
            </w:pPr>
            <w:ins w:id="7591" w:author="Иванов Дмитрий Валерьевич" w:date="2024-07-17T11:04:00Z">
              <w:r w:rsidRPr="003F1563">
                <w:t xml:space="preserve">Формат YYYY-MM-DD </w:t>
              </w:r>
              <w:proofErr w:type="gramStart"/>
              <w:r w:rsidRPr="003F1563">
                <w:t>hh:mm</w:t>
              </w:r>
              <w:proofErr w:type="gramEnd"/>
              <w:r w:rsidRPr="003F1563">
                <w:t>:ss</w:t>
              </w:r>
            </w:ins>
            <w:r w:rsidR="0055495A">
              <w:t>.</w:t>
            </w:r>
          </w:p>
          <w:p w14:paraId="665B069B" w14:textId="4B938187" w:rsidR="002E64BE" w:rsidRPr="003F1563" w:rsidRDefault="002E64BE" w:rsidP="001950A9">
            <w:pPr>
              <w:pStyle w:val="GOSTTablenorm"/>
              <w:rPr>
                <w:ins w:id="7592" w:author="Иванов Дмитрий Валерьевич" w:date="2024-07-17T11:04:00Z"/>
              </w:rPr>
            </w:pPr>
            <w:ins w:id="7593" w:author="Иванов Дмитрий Валерьевич" w:date="2024-07-17T11:04: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5ADB16D8" w14:textId="77777777" w:rsidTr="00C75A4E">
        <w:trPr>
          <w:gridBefore w:val="2"/>
          <w:wBefore w:w="6" w:type="pct"/>
          <w:trHeight w:val="293"/>
          <w:jc w:val="center"/>
          <w:ins w:id="7594" w:author="Иванов Дмитрий Валерьевич" w:date="2024-07-17T11:04:00Z"/>
        </w:trPr>
        <w:tc>
          <w:tcPr>
            <w:tcW w:w="1098" w:type="pct"/>
          </w:tcPr>
          <w:p w14:paraId="62A01D33" w14:textId="2C861D82" w:rsidR="002E64BE" w:rsidRPr="003F1563" w:rsidRDefault="002E64BE" w:rsidP="001950A9">
            <w:pPr>
              <w:pStyle w:val="GOSTTablenorm"/>
              <w:rPr>
                <w:ins w:id="7595" w:author="Иванов Дмитрий Валерьевич" w:date="2024-07-17T11:04:00Z"/>
              </w:rPr>
            </w:pPr>
            <w:ins w:id="7596" w:author="Иванов Дмитрий Валерьевич" w:date="2024-07-17T11:04:00Z">
              <w:r>
                <w:t xml:space="preserve">ФП – отправитель запроса, на основании которого было выполнено открытие </w:t>
              </w:r>
            </w:ins>
            <w:ins w:id="7597" w:author="Сатлер Марина Викторовна" w:date="2024-10-04T16:03:00Z">
              <w:r w:rsidR="00175C9D" w:rsidRPr="00175C9D">
                <w:t>операционного дня</w:t>
              </w:r>
            </w:ins>
            <w:ins w:id="7598" w:author="Иванов Дмитрий Валерьевич" w:date="2024-07-17T11:04:00Z">
              <w:del w:id="7599" w:author="Сатлер Марина Викторовна" w:date="2024-10-04T16:03:00Z">
                <w:r w:rsidDel="00175C9D">
                  <w:delText>ОД</w:delText>
                </w:r>
              </w:del>
              <w:r>
                <w:t xml:space="preserve"> для проведения отдельных операций (открытия по запросу)</w:t>
              </w:r>
            </w:ins>
          </w:p>
        </w:tc>
        <w:tc>
          <w:tcPr>
            <w:tcW w:w="766" w:type="pct"/>
          </w:tcPr>
          <w:p w14:paraId="338D1E5F" w14:textId="4C70DE36" w:rsidR="002E64BE" w:rsidRPr="003F1563" w:rsidRDefault="002E64BE" w:rsidP="001950A9">
            <w:pPr>
              <w:pStyle w:val="GOSTTablenorm"/>
              <w:rPr>
                <w:ins w:id="7600" w:author="Иванов Дмитрий Валерьевич" w:date="2024-07-17T11:04:00Z"/>
              </w:rPr>
            </w:pPr>
            <w:ins w:id="7601" w:author="Иванов Дмитрий Валерьевич" w:date="2024-07-17T11:04:00Z">
              <w:r w:rsidRPr="008A1BFA">
                <w:t>OpenOnRequestSystem</w:t>
              </w:r>
            </w:ins>
          </w:p>
        </w:tc>
        <w:tc>
          <w:tcPr>
            <w:tcW w:w="496" w:type="pct"/>
            <w:gridSpan w:val="2"/>
          </w:tcPr>
          <w:p w14:paraId="47D2EB1E" w14:textId="21099E5A" w:rsidR="002E64BE" w:rsidRPr="003F1563" w:rsidRDefault="002E64BE" w:rsidP="001950A9">
            <w:pPr>
              <w:pStyle w:val="GOSTTablenorm"/>
              <w:rPr>
                <w:ins w:id="7602" w:author="Иванов Дмитрий Валерьевич" w:date="2024-07-17T11:04:00Z"/>
              </w:rPr>
            </w:pPr>
            <w:ins w:id="7603" w:author="Иванов Дмитрий Валерьевич" w:date="2024-07-17T11:04:00Z">
              <w:r w:rsidRPr="00002655">
                <w:t>Строка</w:t>
              </w:r>
            </w:ins>
          </w:p>
        </w:tc>
        <w:tc>
          <w:tcPr>
            <w:tcW w:w="264" w:type="pct"/>
            <w:gridSpan w:val="2"/>
          </w:tcPr>
          <w:p w14:paraId="0192B81E" w14:textId="090CA948" w:rsidR="002E64BE" w:rsidRPr="003F1563" w:rsidRDefault="002E64BE" w:rsidP="001950A9">
            <w:pPr>
              <w:pStyle w:val="GOSTTablenorm"/>
              <w:rPr>
                <w:ins w:id="7604" w:author="Иванов Дмитрий Валерьевич" w:date="2024-07-17T11:04:00Z"/>
              </w:rPr>
            </w:pPr>
            <w:ins w:id="7605" w:author="Иванов Дмитрий Валерьевич" w:date="2024-07-17T11:04:00Z">
              <w:r w:rsidRPr="003F1563">
                <w:t>Нет</w:t>
              </w:r>
            </w:ins>
          </w:p>
        </w:tc>
        <w:tc>
          <w:tcPr>
            <w:tcW w:w="269" w:type="pct"/>
            <w:gridSpan w:val="2"/>
          </w:tcPr>
          <w:p w14:paraId="74ADFEAF" w14:textId="45C6E6AE" w:rsidR="002E64BE" w:rsidRPr="00C75A4E" w:rsidRDefault="002E64BE" w:rsidP="001950A9">
            <w:pPr>
              <w:pStyle w:val="GOSTTablenorm"/>
              <w:rPr>
                <w:ins w:id="7606" w:author="Иванов Дмитрий Валерьевич" w:date="2024-07-17T11:04:00Z"/>
                <w:lang w:val="en-US"/>
              </w:rPr>
            </w:pPr>
            <w:ins w:id="7607" w:author="Иванов Дмитрий Валерьевич" w:date="2024-07-17T11:04:00Z">
              <w:r w:rsidRPr="00002655">
                <w:t>&lt;=10</w:t>
              </w:r>
            </w:ins>
          </w:p>
        </w:tc>
        <w:tc>
          <w:tcPr>
            <w:tcW w:w="2101" w:type="pct"/>
            <w:gridSpan w:val="2"/>
          </w:tcPr>
          <w:p w14:paraId="7A8C6B89" w14:textId="77777777" w:rsidR="002E64BE" w:rsidRDefault="002E64BE" w:rsidP="001950A9">
            <w:pPr>
              <w:pStyle w:val="GOSTTablenorm"/>
              <w:rPr>
                <w:ins w:id="7608" w:author="Иванов Дмитрий Валерьевич" w:date="2024-07-17T11:04:00Z"/>
              </w:rPr>
            </w:pPr>
            <w:ins w:id="7609" w:author="Иванов Дмитрий Валерьевич" w:date="2024-07-17T11:04: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r>
                <w:t xml:space="preserve"> для проведения отдельных операций (открытия по запросу)</w:t>
              </w:r>
              <w:r w:rsidRPr="003F1563">
                <w:t>.</w:t>
              </w:r>
            </w:ins>
          </w:p>
          <w:p w14:paraId="52106AB9" w14:textId="63506628" w:rsidR="002E64BE" w:rsidRPr="003F1563" w:rsidRDefault="002E64BE" w:rsidP="001950A9">
            <w:pPr>
              <w:pStyle w:val="GOSTTablenorm"/>
              <w:rPr>
                <w:ins w:id="7610" w:author="Иванов Дмитрий Валерьевич" w:date="2024-07-17T11:04:00Z"/>
              </w:rPr>
            </w:pPr>
            <w:ins w:id="7611" w:author="Иванов Дмитрий Валерьевич" w:date="2024-07-17T11:04: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6D361CCF" w14:textId="77777777" w:rsidTr="00C75A4E">
        <w:trPr>
          <w:gridBefore w:val="2"/>
          <w:wBefore w:w="6" w:type="pct"/>
          <w:trHeight w:val="293"/>
          <w:jc w:val="center"/>
        </w:trPr>
        <w:tc>
          <w:tcPr>
            <w:tcW w:w="1098" w:type="pct"/>
          </w:tcPr>
          <w:p w14:paraId="529536DA" w14:textId="77777777" w:rsidR="002E64BE" w:rsidRPr="003F1563" w:rsidRDefault="002E64BE" w:rsidP="002E64BE">
            <w:pPr>
              <w:pStyle w:val="GOSTTablenorm"/>
              <w:rPr>
                <w:szCs w:val="22"/>
              </w:rPr>
            </w:pPr>
            <w:r w:rsidRPr="003F1563">
              <w:rPr>
                <w:szCs w:val="22"/>
              </w:rPr>
              <w:t>Дата и время закрытия операционного дня</w:t>
            </w:r>
          </w:p>
        </w:tc>
        <w:tc>
          <w:tcPr>
            <w:tcW w:w="766" w:type="pct"/>
          </w:tcPr>
          <w:p w14:paraId="416635C4" w14:textId="77777777" w:rsidR="002E64BE" w:rsidRPr="003F1563" w:rsidRDefault="002E64BE" w:rsidP="002E64BE">
            <w:pPr>
              <w:pStyle w:val="GOSTTablenorm"/>
              <w:rPr>
                <w:szCs w:val="22"/>
              </w:rPr>
            </w:pPr>
            <w:r w:rsidRPr="003F1563">
              <w:rPr>
                <w:szCs w:val="22"/>
              </w:rPr>
              <w:t>CloseDate</w:t>
            </w:r>
          </w:p>
        </w:tc>
        <w:tc>
          <w:tcPr>
            <w:tcW w:w="496" w:type="pct"/>
            <w:gridSpan w:val="2"/>
          </w:tcPr>
          <w:p w14:paraId="0929819D" w14:textId="77777777" w:rsidR="002E64BE" w:rsidRPr="003F1563" w:rsidRDefault="002E64BE" w:rsidP="002E64BE">
            <w:pPr>
              <w:pStyle w:val="GOSTTablenorm"/>
              <w:rPr>
                <w:szCs w:val="22"/>
              </w:rPr>
            </w:pPr>
            <w:r w:rsidRPr="003F1563">
              <w:rPr>
                <w:szCs w:val="22"/>
              </w:rPr>
              <w:t>Дата-время (timestamp)</w:t>
            </w:r>
          </w:p>
        </w:tc>
        <w:tc>
          <w:tcPr>
            <w:tcW w:w="264" w:type="pct"/>
            <w:gridSpan w:val="2"/>
          </w:tcPr>
          <w:p w14:paraId="185E1C9C" w14:textId="77777777" w:rsidR="002E64BE" w:rsidRPr="003F1563" w:rsidRDefault="002E64BE" w:rsidP="002E64BE">
            <w:pPr>
              <w:pStyle w:val="GOSTTablenorm"/>
              <w:rPr>
                <w:szCs w:val="22"/>
              </w:rPr>
            </w:pPr>
            <w:r w:rsidRPr="003F1563">
              <w:rPr>
                <w:szCs w:val="22"/>
              </w:rPr>
              <w:t>Да</w:t>
            </w:r>
          </w:p>
        </w:tc>
        <w:tc>
          <w:tcPr>
            <w:tcW w:w="269" w:type="pct"/>
            <w:gridSpan w:val="2"/>
          </w:tcPr>
          <w:p w14:paraId="6D7C4577" w14:textId="0D6FD8DA" w:rsidR="002E64BE" w:rsidRPr="00C75A4E" w:rsidRDefault="002E64BE" w:rsidP="002E64BE">
            <w:pPr>
              <w:pStyle w:val="GOSTTablenorm"/>
              <w:rPr>
                <w:szCs w:val="22"/>
                <w:lang w:val="en-US"/>
              </w:rPr>
            </w:pPr>
          </w:p>
        </w:tc>
        <w:tc>
          <w:tcPr>
            <w:tcW w:w="2101" w:type="pct"/>
            <w:gridSpan w:val="2"/>
          </w:tcPr>
          <w:p w14:paraId="5381DA4B" w14:textId="77777777" w:rsidR="002E64BE" w:rsidRPr="003F1563" w:rsidRDefault="002E64BE" w:rsidP="002E64BE">
            <w:pPr>
              <w:pStyle w:val="GOSTTablenorm"/>
              <w:rPr>
                <w:szCs w:val="22"/>
              </w:rPr>
            </w:pPr>
            <w:r w:rsidRPr="003F1563">
              <w:rPr>
                <w:szCs w:val="22"/>
              </w:rPr>
              <w:t>Указывается дата закрытия операционного дня ТОФК/ЦС по учету.</w:t>
            </w:r>
          </w:p>
          <w:p w14:paraId="37A05706" w14:textId="67D43AF8" w:rsidR="002E64BE" w:rsidRPr="003F1563" w:rsidRDefault="002E64BE" w:rsidP="002E64BE">
            <w:pPr>
              <w:pStyle w:val="GOSTTablenorm"/>
              <w:rPr>
                <w:szCs w:val="22"/>
              </w:rPr>
            </w:pPr>
            <w:r w:rsidRPr="003F1563">
              <w:rPr>
                <w:szCs w:val="22"/>
              </w:rPr>
              <w:t xml:space="preserve">Формат YYYY-MM-DD </w:t>
            </w:r>
            <w:proofErr w:type="gramStart"/>
            <w:r w:rsidRPr="003F1563">
              <w:rPr>
                <w:szCs w:val="22"/>
              </w:rPr>
              <w:t>hh:mm</w:t>
            </w:r>
            <w:proofErr w:type="gramEnd"/>
            <w:r w:rsidRPr="003F1563">
              <w:rPr>
                <w:szCs w:val="22"/>
              </w:rPr>
              <w:t>:ss</w:t>
            </w:r>
            <w:r>
              <w:rPr>
                <w:szCs w:val="22"/>
              </w:rPr>
              <w:t>.</w:t>
            </w:r>
          </w:p>
          <w:p w14:paraId="1D374A9D" w14:textId="174010DB" w:rsidR="002E64BE" w:rsidRPr="003F1563" w:rsidRDefault="002E64BE" w:rsidP="002E64BE">
            <w:pPr>
              <w:pStyle w:val="GOSTTablenorm"/>
              <w:rPr>
                <w:szCs w:val="22"/>
              </w:rPr>
            </w:pPr>
            <w:r w:rsidRPr="003F1563">
              <w:rPr>
                <w:szCs w:val="22"/>
              </w:rPr>
              <w:lastRenderedPageBreak/>
              <w:t>Если день закрывался более одного раза – указывается дата последнего закрытия</w:t>
            </w:r>
          </w:p>
        </w:tc>
      </w:tr>
      <w:tr w:rsidR="002E64BE" w:rsidRPr="003F1563" w14:paraId="1918FA7C" w14:textId="77777777" w:rsidTr="00C75A4E">
        <w:trPr>
          <w:gridBefore w:val="2"/>
          <w:wBefore w:w="6" w:type="pct"/>
          <w:trHeight w:val="293"/>
          <w:jc w:val="center"/>
          <w:ins w:id="7612" w:author="Иванов Дмитрий Валерьевич" w:date="2024-07-17T11:04:00Z"/>
        </w:trPr>
        <w:tc>
          <w:tcPr>
            <w:tcW w:w="1098" w:type="pct"/>
          </w:tcPr>
          <w:p w14:paraId="5B8D55CE" w14:textId="5CF7284D" w:rsidR="002E64BE" w:rsidRPr="001950A9" w:rsidRDefault="002E64BE" w:rsidP="001950A9">
            <w:pPr>
              <w:pStyle w:val="GOSTTablenorm"/>
              <w:rPr>
                <w:ins w:id="7613" w:author="Иванов Дмитрий Валерьевич" w:date="2024-07-17T11:04:00Z"/>
              </w:rPr>
            </w:pPr>
            <w:ins w:id="7614" w:author="Иванов Дмитрий Валерьевич" w:date="2024-07-17T11:05:00Z">
              <w:r w:rsidRPr="001950A9">
                <w:lastRenderedPageBreak/>
                <w:t xml:space="preserve">ФП – отправитель запроса, на основании которого было выполнено закрытие </w:t>
              </w:r>
            </w:ins>
            <w:ins w:id="7615" w:author="Сатлер Марина Викторовна" w:date="2024-10-04T16:03:00Z">
              <w:r w:rsidR="00175C9D" w:rsidRPr="00175C9D">
                <w:t>операционного дня</w:t>
              </w:r>
            </w:ins>
            <w:ins w:id="7616" w:author="Иванов Дмитрий Валерьевич" w:date="2024-07-17T11:05:00Z">
              <w:del w:id="7617" w:author="Сатлер Марина Викторовна" w:date="2024-10-04T16:03:00Z">
                <w:r w:rsidRPr="001950A9" w:rsidDel="00175C9D">
                  <w:delText>ОД</w:delText>
                </w:r>
              </w:del>
            </w:ins>
          </w:p>
        </w:tc>
        <w:tc>
          <w:tcPr>
            <w:tcW w:w="766" w:type="pct"/>
          </w:tcPr>
          <w:p w14:paraId="58219B06" w14:textId="2C2F7B69" w:rsidR="002E64BE" w:rsidRPr="001950A9" w:rsidRDefault="002E64BE" w:rsidP="001950A9">
            <w:pPr>
              <w:pStyle w:val="GOSTTablenorm"/>
              <w:rPr>
                <w:ins w:id="7618" w:author="Иванов Дмитрий Валерьевич" w:date="2024-07-17T11:04:00Z"/>
              </w:rPr>
            </w:pPr>
            <w:ins w:id="7619" w:author="Иванов Дмитрий Валерьевич" w:date="2024-07-17T11:05:00Z">
              <w:r w:rsidRPr="001950A9">
                <w:t>CloseSystem</w:t>
              </w:r>
            </w:ins>
          </w:p>
        </w:tc>
        <w:tc>
          <w:tcPr>
            <w:tcW w:w="496" w:type="pct"/>
            <w:gridSpan w:val="2"/>
          </w:tcPr>
          <w:p w14:paraId="1C451132" w14:textId="349E3759" w:rsidR="002E64BE" w:rsidRPr="001950A9" w:rsidRDefault="002E64BE" w:rsidP="001950A9">
            <w:pPr>
              <w:pStyle w:val="GOSTTablenorm"/>
              <w:rPr>
                <w:ins w:id="7620" w:author="Иванов Дмитрий Валерьевич" w:date="2024-07-17T11:04:00Z"/>
              </w:rPr>
            </w:pPr>
            <w:ins w:id="7621" w:author="Иванов Дмитрий Валерьевич" w:date="2024-07-17T11:05:00Z">
              <w:r w:rsidRPr="001950A9">
                <w:t>Строка</w:t>
              </w:r>
            </w:ins>
          </w:p>
        </w:tc>
        <w:tc>
          <w:tcPr>
            <w:tcW w:w="264" w:type="pct"/>
            <w:gridSpan w:val="2"/>
          </w:tcPr>
          <w:p w14:paraId="20B160BD" w14:textId="34BE20C2" w:rsidR="002E64BE" w:rsidRPr="001950A9" w:rsidRDefault="002E64BE" w:rsidP="001950A9">
            <w:pPr>
              <w:pStyle w:val="GOSTTablenorm"/>
              <w:rPr>
                <w:ins w:id="7622" w:author="Иванов Дмитрий Валерьевич" w:date="2024-07-17T11:04:00Z"/>
              </w:rPr>
            </w:pPr>
            <w:ins w:id="7623" w:author="Иванов Дмитрий Валерьевич" w:date="2024-07-17T11:05:00Z">
              <w:r w:rsidRPr="001950A9">
                <w:t>Да</w:t>
              </w:r>
            </w:ins>
          </w:p>
        </w:tc>
        <w:tc>
          <w:tcPr>
            <w:tcW w:w="269" w:type="pct"/>
            <w:gridSpan w:val="2"/>
          </w:tcPr>
          <w:p w14:paraId="4FD907A1" w14:textId="7CFB7AA1" w:rsidR="002E64BE" w:rsidRPr="001950A9" w:rsidRDefault="002E64BE" w:rsidP="001950A9">
            <w:pPr>
              <w:pStyle w:val="GOSTTablenorm"/>
              <w:rPr>
                <w:ins w:id="7624" w:author="Иванов Дмитрий Валерьевич" w:date="2024-07-17T11:04:00Z"/>
              </w:rPr>
            </w:pPr>
            <w:ins w:id="7625" w:author="Иванов Дмитрий Валерьевич" w:date="2024-07-17T11:05:00Z">
              <w:r w:rsidRPr="001950A9">
                <w:t>&lt;=10</w:t>
              </w:r>
            </w:ins>
          </w:p>
        </w:tc>
        <w:tc>
          <w:tcPr>
            <w:tcW w:w="2101" w:type="pct"/>
            <w:gridSpan w:val="2"/>
          </w:tcPr>
          <w:p w14:paraId="569C6F9E" w14:textId="77777777" w:rsidR="002E64BE" w:rsidRPr="001950A9" w:rsidRDefault="002E64BE" w:rsidP="001950A9">
            <w:pPr>
              <w:pStyle w:val="GOSTTablenorm"/>
              <w:rPr>
                <w:ins w:id="7626" w:author="Иванов Дмитрий Валерьевич" w:date="2024-07-17T11:05:00Z"/>
              </w:rPr>
            </w:pPr>
            <w:ins w:id="7627" w:author="Иванов Дмитрий Валерьевич" w:date="2024-07-17T11:05:00Z">
              <w:r w:rsidRPr="001950A9">
                <w:t>Указывается информация о ФП – отправителе запроса, на основании которого было выполнено закрытие операционного дня ТОФК/ЦС по учету.</w:t>
              </w:r>
            </w:ins>
          </w:p>
          <w:p w14:paraId="54068494" w14:textId="26B62788" w:rsidR="002E64BE" w:rsidRPr="001950A9" w:rsidRDefault="002E64BE" w:rsidP="001950A9">
            <w:pPr>
              <w:pStyle w:val="GOSTTablenorm"/>
              <w:rPr>
                <w:ins w:id="7628" w:author="Иванов Дмитрий Валерьевич" w:date="2024-07-17T11:04:00Z"/>
              </w:rPr>
            </w:pPr>
            <w:ins w:id="7629" w:author="Иванов Дмитрий Валерьевич" w:date="2024-07-17T11:05: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1745F7B7" w14:textId="77777777" w:rsidTr="00C75A4E">
        <w:trPr>
          <w:gridBefore w:val="2"/>
          <w:wBefore w:w="6" w:type="pct"/>
          <w:trHeight w:val="293"/>
          <w:jc w:val="center"/>
        </w:trPr>
        <w:tc>
          <w:tcPr>
            <w:tcW w:w="1098" w:type="pct"/>
          </w:tcPr>
          <w:p w14:paraId="4FFC1EBE" w14:textId="77777777" w:rsidR="002E64BE" w:rsidRPr="001950A9" w:rsidRDefault="002E64BE" w:rsidP="001950A9">
            <w:pPr>
              <w:pStyle w:val="GOSTTablenorm"/>
            </w:pPr>
            <w:r w:rsidRPr="001950A9">
              <w:t>Дата и время окончательного закрытия операционного дня</w:t>
            </w:r>
          </w:p>
        </w:tc>
        <w:tc>
          <w:tcPr>
            <w:tcW w:w="766" w:type="pct"/>
          </w:tcPr>
          <w:p w14:paraId="16344E72" w14:textId="77777777" w:rsidR="002E64BE" w:rsidRPr="001950A9" w:rsidRDefault="002E64BE" w:rsidP="001950A9">
            <w:pPr>
              <w:pStyle w:val="GOSTTablenorm"/>
            </w:pPr>
            <w:r w:rsidRPr="001950A9">
              <w:t>ClosePermanentlyDate</w:t>
            </w:r>
          </w:p>
        </w:tc>
        <w:tc>
          <w:tcPr>
            <w:tcW w:w="496" w:type="pct"/>
            <w:gridSpan w:val="2"/>
          </w:tcPr>
          <w:p w14:paraId="6FB222B5" w14:textId="77777777" w:rsidR="002E64BE" w:rsidRPr="001950A9" w:rsidRDefault="002E64BE" w:rsidP="001950A9">
            <w:pPr>
              <w:pStyle w:val="GOSTTablenorm"/>
            </w:pPr>
            <w:r w:rsidRPr="001950A9">
              <w:t>Дата-время (timestamp)</w:t>
            </w:r>
          </w:p>
        </w:tc>
        <w:tc>
          <w:tcPr>
            <w:tcW w:w="264" w:type="pct"/>
            <w:gridSpan w:val="2"/>
          </w:tcPr>
          <w:p w14:paraId="1FEA7BE8" w14:textId="77777777" w:rsidR="002E64BE" w:rsidRPr="001950A9" w:rsidRDefault="002E64BE" w:rsidP="001950A9">
            <w:pPr>
              <w:pStyle w:val="GOSTTablenorm"/>
            </w:pPr>
            <w:r w:rsidRPr="001950A9">
              <w:t>Да</w:t>
            </w:r>
          </w:p>
        </w:tc>
        <w:tc>
          <w:tcPr>
            <w:tcW w:w="269" w:type="pct"/>
            <w:gridSpan w:val="2"/>
          </w:tcPr>
          <w:p w14:paraId="01A03A64" w14:textId="16DEC91D" w:rsidR="002E64BE" w:rsidRPr="001950A9" w:rsidRDefault="002E64BE" w:rsidP="001950A9">
            <w:pPr>
              <w:pStyle w:val="GOSTTablenorm"/>
            </w:pPr>
          </w:p>
        </w:tc>
        <w:tc>
          <w:tcPr>
            <w:tcW w:w="2101" w:type="pct"/>
            <w:gridSpan w:val="2"/>
          </w:tcPr>
          <w:p w14:paraId="7AECD043" w14:textId="77777777" w:rsidR="002E64BE" w:rsidRPr="001950A9" w:rsidRDefault="002E64BE" w:rsidP="001950A9">
            <w:pPr>
              <w:pStyle w:val="GOSTTablenorm"/>
            </w:pPr>
            <w:r w:rsidRPr="001950A9">
              <w:t>Указывается дата окончательного закрытия операционного дня ТОФК/ЦС по учету.</w:t>
            </w:r>
          </w:p>
          <w:p w14:paraId="69FE948C" w14:textId="53E73241" w:rsidR="002E64BE" w:rsidRPr="001950A9" w:rsidRDefault="002E64BE" w:rsidP="001950A9">
            <w:pPr>
              <w:pStyle w:val="GOSTTablenorm"/>
            </w:pPr>
            <w:r w:rsidRPr="001950A9">
              <w:t xml:space="preserve">Формат YYYY-MM-DD </w:t>
            </w:r>
            <w:proofErr w:type="gramStart"/>
            <w:r w:rsidRPr="001950A9">
              <w:t>hh:mm</w:t>
            </w:r>
            <w:proofErr w:type="gramEnd"/>
            <w:r w:rsidRPr="001950A9">
              <w:t>:ss.</w:t>
            </w:r>
          </w:p>
          <w:p w14:paraId="6695AE20" w14:textId="78AFE5D5" w:rsidR="002E64BE" w:rsidRPr="001950A9" w:rsidRDefault="002E64B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2E64BE" w:rsidRPr="003F1563" w14:paraId="42E68C05" w14:textId="77777777" w:rsidTr="00C75A4E">
        <w:trPr>
          <w:gridBefore w:val="2"/>
          <w:wBefore w:w="6" w:type="pct"/>
          <w:trHeight w:val="293"/>
          <w:jc w:val="center"/>
          <w:ins w:id="7630" w:author="Иванов Дмитрий Валерьевич" w:date="2024-07-17T11:04:00Z"/>
        </w:trPr>
        <w:tc>
          <w:tcPr>
            <w:tcW w:w="1098" w:type="pct"/>
          </w:tcPr>
          <w:p w14:paraId="34D5E011" w14:textId="5FE04147" w:rsidR="002E64BE" w:rsidRPr="001950A9" w:rsidRDefault="002E64BE" w:rsidP="001950A9">
            <w:pPr>
              <w:pStyle w:val="GOSTTablenorm"/>
              <w:rPr>
                <w:ins w:id="7631" w:author="Иванов Дмитрий Валерьевич" w:date="2024-07-17T11:04:00Z"/>
              </w:rPr>
            </w:pPr>
            <w:ins w:id="7632" w:author="Иванов Дмитрий Валерьевич" w:date="2024-07-17T11:05:00Z">
              <w:r w:rsidRPr="001950A9">
                <w:t xml:space="preserve">ФП – отправитель запроса, на основании которого было выполнено окончательное закрытие </w:t>
              </w:r>
            </w:ins>
            <w:ins w:id="7633" w:author="Сатлер Марина Викторовна" w:date="2024-10-04T16:03:00Z">
              <w:r w:rsidR="00175C9D" w:rsidRPr="00175C9D">
                <w:t>операционного дня</w:t>
              </w:r>
            </w:ins>
            <w:ins w:id="7634" w:author="Иванов Дмитрий Валерьевич" w:date="2024-07-17T11:05:00Z">
              <w:del w:id="7635" w:author="Сатлер Марина Викторовна" w:date="2024-10-04T16:03:00Z">
                <w:r w:rsidRPr="001950A9" w:rsidDel="00175C9D">
                  <w:delText>ОД</w:delText>
                </w:r>
              </w:del>
            </w:ins>
          </w:p>
        </w:tc>
        <w:tc>
          <w:tcPr>
            <w:tcW w:w="766" w:type="pct"/>
          </w:tcPr>
          <w:p w14:paraId="0C01AF77" w14:textId="2909303C" w:rsidR="002E64BE" w:rsidRPr="001950A9" w:rsidRDefault="002E64BE" w:rsidP="001950A9">
            <w:pPr>
              <w:pStyle w:val="GOSTTablenorm"/>
              <w:rPr>
                <w:ins w:id="7636" w:author="Иванов Дмитрий Валерьевич" w:date="2024-07-17T11:04:00Z"/>
              </w:rPr>
            </w:pPr>
            <w:ins w:id="7637" w:author="Иванов Дмитрий Валерьевич" w:date="2024-07-17T11:05:00Z">
              <w:r w:rsidRPr="001950A9">
                <w:t>ClosePermanentlySystem</w:t>
              </w:r>
            </w:ins>
          </w:p>
        </w:tc>
        <w:tc>
          <w:tcPr>
            <w:tcW w:w="496" w:type="pct"/>
            <w:gridSpan w:val="2"/>
          </w:tcPr>
          <w:p w14:paraId="37B5200E" w14:textId="608C2F35" w:rsidR="002E64BE" w:rsidRPr="001950A9" w:rsidRDefault="002E64BE" w:rsidP="001950A9">
            <w:pPr>
              <w:pStyle w:val="GOSTTablenorm"/>
              <w:rPr>
                <w:ins w:id="7638" w:author="Иванов Дмитрий Валерьевич" w:date="2024-07-17T11:04:00Z"/>
              </w:rPr>
            </w:pPr>
            <w:ins w:id="7639" w:author="Иванов Дмитрий Валерьевич" w:date="2024-07-17T11:05:00Z">
              <w:r w:rsidRPr="001950A9">
                <w:t>Строка</w:t>
              </w:r>
            </w:ins>
          </w:p>
        </w:tc>
        <w:tc>
          <w:tcPr>
            <w:tcW w:w="264" w:type="pct"/>
            <w:gridSpan w:val="2"/>
          </w:tcPr>
          <w:p w14:paraId="3A9B78ED" w14:textId="7CFBF40B" w:rsidR="002E64BE" w:rsidRPr="001950A9" w:rsidRDefault="002E64BE" w:rsidP="001950A9">
            <w:pPr>
              <w:pStyle w:val="GOSTTablenorm"/>
              <w:rPr>
                <w:ins w:id="7640" w:author="Иванов Дмитрий Валерьевич" w:date="2024-07-17T11:04:00Z"/>
              </w:rPr>
            </w:pPr>
            <w:ins w:id="7641" w:author="Иванов Дмитрий Валерьевич" w:date="2024-07-17T11:05:00Z">
              <w:r w:rsidRPr="001950A9">
                <w:t>Да</w:t>
              </w:r>
            </w:ins>
          </w:p>
        </w:tc>
        <w:tc>
          <w:tcPr>
            <w:tcW w:w="269" w:type="pct"/>
            <w:gridSpan w:val="2"/>
          </w:tcPr>
          <w:p w14:paraId="797AECA4" w14:textId="68CE4A7F" w:rsidR="002E64BE" w:rsidRPr="001950A9" w:rsidRDefault="002E64BE" w:rsidP="001950A9">
            <w:pPr>
              <w:pStyle w:val="GOSTTablenorm"/>
              <w:rPr>
                <w:ins w:id="7642" w:author="Иванов Дмитрий Валерьевич" w:date="2024-07-17T11:04:00Z"/>
              </w:rPr>
            </w:pPr>
            <w:ins w:id="7643" w:author="Иванов Дмитрий Валерьевич" w:date="2024-07-17T11:05:00Z">
              <w:r w:rsidRPr="001950A9">
                <w:t>&lt;=10</w:t>
              </w:r>
            </w:ins>
          </w:p>
        </w:tc>
        <w:tc>
          <w:tcPr>
            <w:tcW w:w="2101" w:type="pct"/>
            <w:gridSpan w:val="2"/>
          </w:tcPr>
          <w:p w14:paraId="4D0CD7C2" w14:textId="77777777" w:rsidR="002E64BE" w:rsidRPr="001950A9" w:rsidRDefault="002E64BE" w:rsidP="001950A9">
            <w:pPr>
              <w:pStyle w:val="GOSTTablenorm"/>
              <w:rPr>
                <w:ins w:id="7644" w:author="Иванов Дмитрий Валерьевич" w:date="2024-07-17T11:05:00Z"/>
              </w:rPr>
            </w:pPr>
            <w:ins w:id="7645" w:author="Иванов Дмитрий Валерьевич" w:date="2024-07-17T11:05:00Z">
              <w:r w:rsidRPr="001950A9">
                <w:t>Указывается информация о ФП – отправителе запроса, на основании которого было выполнено окончательное закрытие операционного дня ТОФК/ЦС по учету.</w:t>
              </w:r>
            </w:ins>
          </w:p>
          <w:p w14:paraId="7BD559E4" w14:textId="54559545" w:rsidR="002E64BE" w:rsidRPr="001950A9" w:rsidRDefault="002E64BE" w:rsidP="001950A9">
            <w:pPr>
              <w:pStyle w:val="GOSTTablenorm"/>
              <w:rPr>
                <w:ins w:id="7646" w:author="Иванов Дмитрий Валерьевич" w:date="2024-07-17T11:04:00Z"/>
              </w:rPr>
            </w:pPr>
            <w:ins w:id="7647" w:author="Иванов Дмитрий Валерьевич" w:date="2024-07-17T11:05: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252FA917" w14:textId="77777777" w:rsidTr="002879E5">
        <w:trPr>
          <w:gridBefore w:val="1"/>
          <w:wBefore w:w="4" w:type="pct"/>
          <w:trHeight w:val="293"/>
          <w:jc w:val="center"/>
        </w:trPr>
        <w:tc>
          <w:tcPr>
            <w:tcW w:w="4996" w:type="pct"/>
            <w:gridSpan w:val="11"/>
            <w:shd w:val="clear" w:color="auto" w:fill="auto"/>
          </w:tcPr>
          <w:p w14:paraId="723CE525" w14:textId="1BC83D20" w:rsidR="002E64BE" w:rsidRPr="003F1563" w:rsidRDefault="002E64BE" w:rsidP="002E64BE">
            <w:pPr>
              <w:pStyle w:val="GOSTTablenorm"/>
              <w:ind w:left="0"/>
              <w:jc w:val="center"/>
              <w:rPr>
                <w:szCs w:val="22"/>
              </w:rPr>
            </w:pPr>
            <w:r w:rsidRPr="003F1563">
              <w:rPr>
                <w:b/>
                <w:szCs w:val="22"/>
              </w:rPr>
              <w:t>Перечень параметров ответа на запрос</w:t>
            </w:r>
            <w:r w:rsidRPr="003F1563" w:rsidDel="00773282">
              <w:rPr>
                <w:b/>
                <w:szCs w:val="22"/>
              </w:rPr>
              <w:t xml:space="preserve"> </w:t>
            </w:r>
            <w:r w:rsidRPr="003F1563">
              <w:rPr>
                <w:b/>
                <w:szCs w:val="22"/>
              </w:rPr>
              <w:t>«Сервис перевода окончательно закрытого операционного дня системы в статус «Закрыт»» TDSysClosePermanentlyRoll (</w:t>
            </w:r>
            <w:r w:rsidRPr="003F1563">
              <w:rPr>
                <w:b/>
                <w:szCs w:val="22"/>
                <w:lang w:val="en-US"/>
              </w:rPr>
              <w:t>document</w:t>
            </w:r>
            <w:r w:rsidRPr="003F1563" w:rsidDel="00773282">
              <w:rPr>
                <w:b/>
                <w:szCs w:val="22"/>
              </w:rPr>
              <w:t>)</w:t>
            </w:r>
          </w:p>
        </w:tc>
      </w:tr>
      <w:tr w:rsidR="002E64BE" w:rsidRPr="003F1563" w14:paraId="6801B0CE" w14:textId="77777777" w:rsidTr="00C75A4E">
        <w:trPr>
          <w:gridBefore w:val="2"/>
          <w:wBefore w:w="6" w:type="pct"/>
          <w:trHeight w:val="293"/>
          <w:jc w:val="center"/>
        </w:trPr>
        <w:tc>
          <w:tcPr>
            <w:tcW w:w="1098" w:type="pct"/>
          </w:tcPr>
          <w:p w14:paraId="30769985" w14:textId="77777777" w:rsidR="002E64BE" w:rsidRPr="003F1563" w:rsidRDefault="002E64BE" w:rsidP="002E64BE">
            <w:pPr>
              <w:pStyle w:val="GOSTTablenorm"/>
            </w:pPr>
            <w:r w:rsidRPr="003F1563">
              <w:t>Операционный день</w:t>
            </w:r>
          </w:p>
        </w:tc>
        <w:tc>
          <w:tcPr>
            <w:tcW w:w="766" w:type="pct"/>
          </w:tcPr>
          <w:p w14:paraId="50EC45B4" w14:textId="77777777" w:rsidR="002E64BE" w:rsidRPr="003F1563" w:rsidRDefault="002E64BE" w:rsidP="002E64BE">
            <w:pPr>
              <w:pStyle w:val="GOSTTablenorm"/>
            </w:pPr>
            <w:r w:rsidRPr="003F1563">
              <w:t>TradingDay</w:t>
            </w:r>
          </w:p>
        </w:tc>
        <w:tc>
          <w:tcPr>
            <w:tcW w:w="496" w:type="pct"/>
            <w:gridSpan w:val="2"/>
          </w:tcPr>
          <w:p w14:paraId="133AE1AF" w14:textId="77777777" w:rsidR="002E64BE" w:rsidRPr="003F1563" w:rsidRDefault="002E64BE" w:rsidP="002E64BE">
            <w:pPr>
              <w:pStyle w:val="GOSTTablenorm"/>
            </w:pPr>
            <w:r w:rsidRPr="003F1563">
              <w:t>Дата</w:t>
            </w:r>
          </w:p>
        </w:tc>
        <w:tc>
          <w:tcPr>
            <w:tcW w:w="264" w:type="pct"/>
            <w:gridSpan w:val="2"/>
          </w:tcPr>
          <w:p w14:paraId="54F0C180" w14:textId="77777777" w:rsidR="002E64BE" w:rsidRPr="003F1563" w:rsidRDefault="002E64BE" w:rsidP="002E64BE">
            <w:pPr>
              <w:pStyle w:val="GOSTTablenorm"/>
            </w:pPr>
            <w:r w:rsidRPr="003F1563">
              <w:t>Да</w:t>
            </w:r>
          </w:p>
        </w:tc>
        <w:tc>
          <w:tcPr>
            <w:tcW w:w="269" w:type="pct"/>
            <w:gridSpan w:val="2"/>
          </w:tcPr>
          <w:p w14:paraId="333C3DEB" w14:textId="7BD60D90" w:rsidR="002E64BE" w:rsidRPr="00C75A4E" w:rsidRDefault="002E64BE" w:rsidP="002E64BE">
            <w:pPr>
              <w:pStyle w:val="GOSTTablenorm"/>
              <w:rPr>
                <w:lang w:val="en-US"/>
              </w:rPr>
            </w:pPr>
          </w:p>
        </w:tc>
        <w:tc>
          <w:tcPr>
            <w:tcW w:w="2101" w:type="pct"/>
            <w:gridSpan w:val="2"/>
          </w:tcPr>
          <w:p w14:paraId="292021DC" w14:textId="0DD67E17" w:rsidR="002E64BE" w:rsidRPr="003F1563" w:rsidRDefault="002E64BE" w:rsidP="002E64BE">
            <w:pPr>
              <w:pStyle w:val="GOSTTablenorm"/>
            </w:pPr>
            <w:r w:rsidRPr="003F1563">
              <w:t>Дата операционного дня</w:t>
            </w:r>
            <w:r>
              <w:t>.</w:t>
            </w:r>
          </w:p>
          <w:p w14:paraId="50BFC552" w14:textId="77777777" w:rsidR="002E64BE" w:rsidRPr="003F1563" w:rsidRDefault="002E64BE" w:rsidP="002E64BE">
            <w:pPr>
              <w:pStyle w:val="GOSTTablenorm"/>
            </w:pPr>
            <w:r w:rsidRPr="003F1563">
              <w:t>Формат YYYY-MM-DD</w:t>
            </w:r>
          </w:p>
        </w:tc>
      </w:tr>
      <w:tr w:rsidR="002E64BE" w:rsidRPr="003F1563" w14:paraId="0E323A8A" w14:textId="77777777" w:rsidTr="00C75A4E">
        <w:trPr>
          <w:gridBefore w:val="2"/>
          <w:wBefore w:w="6" w:type="pct"/>
          <w:trHeight w:val="293"/>
          <w:jc w:val="center"/>
        </w:trPr>
        <w:tc>
          <w:tcPr>
            <w:tcW w:w="1098" w:type="pct"/>
          </w:tcPr>
          <w:p w14:paraId="23E8BCC2" w14:textId="77777777" w:rsidR="002E64BE" w:rsidRPr="003F1563" w:rsidRDefault="002E64BE" w:rsidP="002E64BE">
            <w:pPr>
              <w:pStyle w:val="GOSTTablenorm"/>
            </w:pPr>
            <w:r w:rsidRPr="003F1563">
              <w:t>Статус операционного дня</w:t>
            </w:r>
          </w:p>
        </w:tc>
        <w:tc>
          <w:tcPr>
            <w:tcW w:w="766" w:type="pct"/>
          </w:tcPr>
          <w:p w14:paraId="329E23DC" w14:textId="77777777" w:rsidR="002E64BE" w:rsidRPr="003F1563" w:rsidRDefault="002E64BE" w:rsidP="002E64BE">
            <w:pPr>
              <w:pStyle w:val="GOSTTablenorm"/>
            </w:pPr>
            <w:r w:rsidRPr="003F1563">
              <w:t>Status</w:t>
            </w:r>
          </w:p>
        </w:tc>
        <w:tc>
          <w:tcPr>
            <w:tcW w:w="496" w:type="pct"/>
            <w:gridSpan w:val="2"/>
          </w:tcPr>
          <w:p w14:paraId="77D29067" w14:textId="77777777" w:rsidR="002E64BE" w:rsidRPr="003F1563" w:rsidRDefault="002E64BE" w:rsidP="002E64BE">
            <w:pPr>
              <w:pStyle w:val="GOSTTablenorm"/>
            </w:pPr>
            <w:r w:rsidRPr="003F1563">
              <w:t>Строка</w:t>
            </w:r>
          </w:p>
        </w:tc>
        <w:tc>
          <w:tcPr>
            <w:tcW w:w="264" w:type="pct"/>
            <w:gridSpan w:val="2"/>
          </w:tcPr>
          <w:p w14:paraId="63FAA552" w14:textId="77777777" w:rsidR="002E64BE" w:rsidRPr="003F1563" w:rsidRDefault="002E64BE" w:rsidP="002E64BE">
            <w:pPr>
              <w:pStyle w:val="GOSTTablenorm"/>
            </w:pPr>
            <w:r w:rsidRPr="003F1563">
              <w:t>Да</w:t>
            </w:r>
          </w:p>
        </w:tc>
        <w:tc>
          <w:tcPr>
            <w:tcW w:w="269" w:type="pct"/>
            <w:gridSpan w:val="2"/>
          </w:tcPr>
          <w:p w14:paraId="21A515D4" w14:textId="77777777" w:rsidR="002E64BE" w:rsidRPr="003F1563" w:rsidRDefault="002E64BE" w:rsidP="002E64BE">
            <w:pPr>
              <w:pStyle w:val="GOSTTablenorm"/>
            </w:pPr>
            <w:r w:rsidRPr="003F1563">
              <w:t>&lt;=30</w:t>
            </w:r>
          </w:p>
        </w:tc>
        <w:tc>
          <w:tcPr>
            <w:tcW w:w="2101" w:type="pct"/>
            <w:gridSpan w:val="2"/>
          </w:tcPr>
          <w:p w14:paraId="55433417" w14:textId="77777777" w:rsidR="002E64BE" w:rsidRPr="003F1563" w:rsidRDefault="002E64BE" w:rsidP="002E64BE">
            <w:pPr>
              <w:pStyle w:val="GOSTTablenorm"/>
            </w:pPr>
            <w:r w:rsidRPr="003F1563">
              <w:t>Статус операционного дня</w:t>
            </w:r>
          </w:p>
        </w:tc>
      </w:tr>
      <w:tr w:rsidR="002E64BE" w:rsidRPr="003F1563" w14:paraId="175FC6B3" w14:textId="77777777" w:rsidTr="00C75A4E">
        <w:trPr>
          <w:gridBefore w:val="2"/>
          <w:wBefore w:w="6" w:type="pct"/>
          <w:trHeight w:val="293"/>
          <w:jc w:val="center"/>
        </w:trPr>
        <w:tc>
          <w:tcPr>
            <w:tcW w:w="1098" w:type="pct"/>
          </w:tcPr>
          <w:p w14:paraId="37FC6DFD" w14:textId="77777777" w:rsidR="002E64BE" w:rsidRPr="003F1563" w:rsidRDefault="002E64BE" w:rsidP="002E64BE">
            <w:pPr>
              <w:pStyle w:val="GOSTTablenorm"/>
            </w:pPr>
            <w:r w:rsidRPr="003F1563">
              <w:t>Дата и время открытия операционного дня</w:t>
            </w:r>
          </w:p>
        </w:tc>
        <w:tc>
          <w:tcPr>
            <w:tcW w:w="766" w:type="pct"/>
          </w:tcPr>
          <w:p w14:paraId="6A14630A" w14:textId="77777777" w:rsidR="002E64BE" w:rsidRPr="003F1563" w:rsidRDefault="002E64BE" w:rsidP="002E64BE">
            <w:pPr>
              <w:pStyle w:val="GOSTTablenorm"/>
            </w:pPr>
            <w:r w:rsidRPr="003F1563">
              <w:t>OpenDate</w:t>
            </w:r>
          </w:p>
        </w:tc>
        <w:tc>
          <w:tcPr>
            <w:tcW w:w="496" w:type="pct"/>
            <w:gridSpan w:val="2"/>
          </w:tcPr>
          <w:p w14:paraId="2B28788F" w14:textId="77777777" w:rsidR="002E64BE" w:rsidRPr="003F1563" w:rsidRDefault="002E64BE" w:rsidP="002E64BE">
            <w:pPr>
              <w:pStyle w:val="GOSTTablenorm"/>
            </w:pPr>
            <w:r w:rsidRPr="003F1563">
              <w:t>Дата-время (timestamp)</w:t>
            </w:r>
          </w:p>
        </w:tc>
        <w:tc>
          <w:tcPr>
            <w:tcW w:w="264" w:type="pct"/>
            <w:gridSpan w:val="2"/>
          </w:tcPr>
          <w:p w14:paraId="4AA5DE70" w14:textId="77777777" w:rsidR="002E64BE" w:rsidRPr="003F1563" w:rsidRDefault="002E64BE" w:rsidP="002E64BE">
            <w:pPr>
              <w:pStyle w:val="GOSTTablenorm"/>
            </w:pPr>
            <w:r w:rsidRPr="003F1563">
              <w:t>Да</w:t>
            </w:r>
          </w:p>
        </w:tc>
        <w:tc>
          <w:tcPr>
            <w:tcW w:w="269" w:type="pct"/>
            <w:gridSpan w:val="2"/>
          </w:tcPr>
          <w:p w14:paraId="58535C62" w14:textId="5DD337B6" w:rsidR="002E64BE" w:rsidRPr="00C75A4E" w:rsidRDefault="002E64BE" w:rsidP="002E64BE">
            <w:pPr>
              <w:pStyle w:val="GOSTTablenorm"/>
              <w:rPr>
                <w:lang w:val="en-US"/>
              </w:rPr>
            </w:pPr>
          </w:p>
        </w:tc>
        <w:tc>
          <w:tcPr>
            <w:tcW w:w="2101" w:type="pct"/>
            <w:gridSpan w:val="2"/>
          </w:tcPr>
          <w:p w14:paraId="110BF272" w14:textId="77777777" w:rsidR="002E64BE" w:rsidRPr="003F1563" w:rsidRDefault="002E64BE" w:rsidP="002E64BE">
            <w:pPr>
              <w:pStyle w:val="GOSTTablenorm"/>
            </w:pPr>
            <w:r w:rsidRPr="003F1563">
              <w:t>Указывается дата открытия операционного дня системы.</w:t>
            </w:r>
          </w:p>
          <w:p w14:paraId="1260C6E6" w14:textId="2DBF9333"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25BB23F9" w14:textId="37D2D2D3" w:rsidR="002E64BE" w:rsidRPr="003F1563" w:rsidRDefault="002E64BE" w:rsidP="009849F3">
            <w:pPr>
              <w:pStyle w:val="GOSTTablenorm"/>
            </w:pPr>
            <w:r w:rsidRPr="003F1563">
              <w:t>Если день открывался более одного раза – указывается дата последнего открытия</w:t>
            </w:r>
          </w:p>
        </w:tc>
      </w:tr>
      <w:tr w:rsidR="002E64BE" w:rsidRPr="003F1563" w14:paraId="339078F1" w14:textId="77777777" w:rsidTr="00C75A4E">
        <w:trPr>
          <w:gridBefore w:val="2"/>
          <w:wBefore w:w="6" w:type="pct"/>
          <w:trHeight w:val="293"/>
          <w:jc w:val="center"/>
          <w:ins w:id="7648" w:author="Иванов Дмитрий Валерьевич" w:date="2024-07-17T11:05:00Z"/>
        </w:trPr>
        <w:tc>
          <w:tcPr>
            <w:tcW w:w="1098" w:type="pct"/>
          </w:tcPr>
          <w:p w14:paraId="3A65609B" w14:textId="46511EC1" w:rsidR="002E64BE" w:rsidRPr="003F1563" w:rsidRDefault="002E64BE" w:rsidP="001950A9">
            <w:pPr>
              <w:pStyle w:val="GOSTTablenorm"/>
              <w:rPr>
                <w:ins w:id="7649" w:author="Иванов Дмитрий Валерьевич" w:date="2024-07-17T11:05:00Z"/>
              </w:rPr>
            </w:pPr>
            <w:ins w:id="7650" w:author="Иванов Дмитрий Валерьевич" w:date="2024-07-17T11:06:00Z">
              <w:r>
                <w:lastRenderedPageBreak/>
                <w:t xml:space="preserve">ФП – отправитель запроса, на основании которого было выполнено открытие </w:t>
              </w:r>
            </w:ins>
            <w:ins w:id="7651" w:author="Сатлер Марина Викторовна" w:date="2024-10-04T16:03:00Z">
              <w:r w:rsidR="00175C9D" w:rsidRPr="00175C9D">
                <w:t>операционного дня</w:t>
              </w:r>
            </w:ins>
            <w:ins w:id="7652" w:author="Иванов Дмитрий Валерьевич" w:date="2024-07-17T11:06:00Z">
              <w:del w:id="7653" w:author="Сатлер Марина Викторовна" w:date="2024-10-04T16:03:00Z">
                <w:r w:rsidDel="00175C9D">
                  <w:delText>ОД</w:delText>
                </w:r>
              </w:del>
            </w:ins>
          </w:p>
        </w:tc>
        <w:tc>
          <w:tcPr>
            <w:tcW w:w="766" w:type="pct"/>
          </w:tcPr>
          <w:p w14:paraId="5E37E922" w14:textId="0F18C6E4" w:rsidR="002E64BE" w:rsidRPr="003F1563" w:rsidRDefault="002E64BE" w:rsidP="001950A9">
            <w:pPr>
              <w:pStyle w:val="GOSTTablenorm"/>
              <w:rPr>
                <w:ins w:id="7654" w:author="Иванов Дмитрий Валерьевич" w:date="2024-07-17T11:05:00Z"/>
              </w:rPr>
            </w:pPr>
            <w:ins w:id="7655" w:author="Иванов Дмитрий Валерьевич" w:date="2024-07-17T11:06:00Z">
              <w:r w:rsidRPr="008A1BFA">
                <w:t>OpenSystem</w:t>
              </w:r>
            </w:ins>
          </w:p>
        </w:tc>
        <w:tc>
          <w:tcPr>
            <w:tcW w:w="496" w:type="pct"/>
            <w:gridSpan w:val="2"/>
          </w:tcPr>
          <w:p w14:paraId="21F79A7D" w14:textId="4492E2C8" w:rsidR="002E64BE" w:rsidRPr="003F1563" w:rsidRDefault="002E64BE" w:rsidP="001950A9">
            <w:pPr>
              <w:pStyle w:val="GOSTTablenorm"/>
              <w:rPr>
                <w:ins w:id="7656" w:author="Иванов Дмитрий Валерьевич" w:date="2024-07-17T11:05:00Z"/>
              </w:rPr>
            </w:pPr>
            <w:ins w:id="7657" w:author="Иванов Дмитрий Валерьевич" w:date="2024-07-17T11:06:00Z">
              <w:r w:rsidRPr="00002655">
                <w:t>Строка</w:t>
              </w:r>
            </w:ins>
          </w:p>
        </w:tc>
        <w:tc>
          <w:tcPr>
            <w:tcW w:w="264" w:type="pct"/>
            <w:gridSpan w:val="2"/>
          </w:tcPr>
          <w:p w14:paraId="32EE7EC9" w14:textId="5212F736" w:rsidR="002E64BE" w:rsidRPr="003F1563" w:rsidRDefault="002E64BE" w:rsidP="001950A9">
            <w:pPr>
              <w:pStyle w:val="GOSTTablenorm"/>
              <w:rPr>
                <w:ins w:id="7658" w:author="Иванов Дмитрий Валерьевич" w:date="2024-07-17T11:05:00Z"/>
              </w:rPr>
            </w:pPr>
            <w:ins w:id="7659" w:author="Иванов Дмитрий Валерьевич" w:date="2024-07-17T11:06:00Z">
              <w:r w:rsidRPr="00002655">
                <w:t>Да</w:t>
              </w:r>
            </w:ins>
          </w:p>
        </w:tc>
        <w:tc>
          <w:tcPr>
            <w:tcW w:w="269" w:type="pct"/>
            <w:gridSpan w:val="2"/>
          </w:tcPr>
          <w:p w14:paraId="0282A28A" w14:textId="3CA2A351" w:rsidR="002E64BE" w:rsidRPr="00C75A4E" w:rsidRDefault="002E64BE" w:rsidP="001950A9">
            <w:pPr>
              <w:pStyle w:val="GOSTTablenorm"/>
              <w:rPr>
                <w:ins w:id="7660" w:author="Иванов Дмитрий Валерьевич" w:date="2024-07-17T11:05:00Z"/>
                <w:lang w:val="en-US"/>
              </w:rPr>
            </w:pPr>
            <w:ins w:id="7661" w:author="Иванов Дмитрий Валерьевич" w:date="2024-07-17T11:06:00Z">
              <w:r w:rsidRPr="00002655">
                <w:t>&lt;=10</w:t>
              </w:r>
            </w:ins>
          </w:p>
        </w:tc>
        <w:tc>
          <w:tcPr>
            <w:tcW w:w="2101" w:type="pct"/>
            <w:gridSpan w:val="2"/>
          </w:tcPr>
          <w:p w14:paraId="466025F4" w14:textId="77777777" w:rsidR="002E64BE" w:rsidRDefault="002E64BE" w:rsidP="001950A9">
            <w:pPr>
              <w:pStyle w:val="GOSTTablenorm"/>
              <w:rPr>
                <w:ins w:id="7662" w:author="Иванов Дмитрий Валерьевич" w:date="2024-07-17T11:06:00Z"/>
              </w:rPr>
            </w:pPr>
            <w:ins w:id="7663" w:author="Иванов Дмитрий Валерьевич" w:date="2024-07-17T11:06: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68A2407A" w14:textId="528AAB5A" w:rsidR="002E64BE" w:rsidRPr="003F1563" w:rsidRDefault="002E64BE" w:rsidP="001950A9">
            <w:pPr>
              <w:pStyle w:val="GOSTTablenorm"/>
              <w:rPr>
                <w:ins w:id="7664" w:author="Иванов Дмитрий Валерьевич" w:date="2024-07-17T11:05:00Z"/>
              </w:rPr>
            </w:pPr>
            <w:ins w:id="7665" w:author="Иванов Дмитрий Валерьевич" w:date="2024-07-17T11:06: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085EFA04" w14:textId="77777777" w:rsidTr="00C75A4E">
        <w:trPr>
          <w:gridBefore w:val="2"/>
          <w:wBefore w:w="6" w:type="pct"/>
          <w:trHeight w:val="293"/>
          <w:jc w:val="center"/>
          <w:ins w:id="7666" w:author="Иванов Дмитрий Валерьевич" w:date="2024-07-17T11:05:00Z"/>
        </w:trPr>
        <w:tc>
          <w:tcPr>
            <w:tcW w:w="1098" w:type="pct"/>
          </w:tcPr>
          <w:p w14:paraId="487C8041" w14:textId="2A26C926" w:rsidR="002E64BE" w:rsidRPr="003F1563" w:rsidRDefault="002E64BE" w:rsidP="001950A9">
            <w:pPr>
              <w:pStyle w:val="GOSTTablenorm"/>
              <w:rPr>
                <w:ins w:id="7667" w:author="Иванов Дмитрий Валерьевич" w:date="2024-07-17T11:05:00Z"/>
              </w:rPr>
            </w:pPr>
            <w:ins w:id="7668" w:author="Иванов Дмитрий Валерьевич" w:date="2024-07-17T11:06: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6B511B1F" w14:textId="2CFF8A5A" w:rsidR="002E64BE" w:rsidRPr="003F1563" w:rsidRDefault="002E64BE" w:rsidP="001950A9">
            <w:pPr>
              <w:pStyle w:val="GOSTTablenorm"/>
              <w:rPr>
                <w:ins w:id="7669" w:author="Иванов Дмитрий Валерьевич" w:date="2024-07-17T11:05:00Z"/>
              </w:rPr>
            </w:pPr>
            <w:ins w:id="7670" w:author="Иванов Дмитрий Валерьевич" w:date="2024-07-17T11:06: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218A687A" w14:textId="626B667A" w:rsidR="002E64BE" w:rsidRPr="003F1563" w:rsidRDefault="002E64BE" w:rsidP="001950A9">
            <w:pPr>
              <w:pStyle w:val="GOSTTablenorm"/>
              <w:rPr>
                <w:ins w:id="7671" w:author="Иванов Дмитрий Валерьевич" w:date="2024-07-17T11:05:00Z"/>
              </w:rPr>
            </w:pPr>
            <w:ins w:id="7672" w:author="Иванов Дмитрий Валерьевич" w:date="2024-07-17T11:06:00Z">
              <w:r w:rsidRPr="003F1563">
                <w:t>Дата-время (timestamp)</w:t>
              </w:r>
            </w:ins>
          </w:p>
        </w:tc>
        <w:tc>
          <w:tcPr>
            <w:tcW w:w="264" w:type="pct"/>
            <w:gridSpan w:val="2"/>
          </w:tcPr>
          <w:p w14:paraId="55D6DFAB" w14:textId="4D47309C" w:rsidR="002E64BE" w:rsidRPr="003F1563" w:rsidRDefault="002E64BE" w:rsidP="001950A9">
            <w:pPr>
              <w:pStyle w:val="GOSTTablenorm"/>
              <w:rPr>
                <w:ins w:id="7673" w:author="Иванов Дмитрий Валерьевич" w:date="2024-07-17T11:05:00Z"/>
              </w:rPr>
            </w:pPr>
            <w:ins w:id="7674" w:author="Иванов Дмитрий Валерьевич" w:date="2024-07-17T11:06:00Z">
              <w:r>
                <w:t>Нет</w:t>
              </w:r>
            </w:ins>
          </w:p>
        </w:tc>
        <w:tc>
          <w:tcPr>
            <w:tcW w:w="269" w:type="pct"/>
            <w:gridSpan w:val="2"/>
          </w:tcPr>
          <w:p w14:paraId="2F4F8AAC" w14:textId="77777777" w:rsidR="002E64BE" w:rsidRPr="00C75A4E" w:rsidRDefault="002E64BE" w:rsidP="001950A9">
            <w:pPr>
              <w:pStyle w:val="GOSTTablenorm"/>
              <w:rPr>
                <w:ins w:id="7675" w:author="Иванов Дмитрий Валерьевич" w:date="2024-07-17T11:05:00Z"/>
                <w:lang w:val="en-US"/>
              </w:rPr>
            </w:pPr>
          </w:p>
        </w:tc>
        <w:tc>
          <w:tcPr>
            <w:tcW w:w="2101" w:type="pct"/>
            <w:gridSpan w:val="2"/>
          </w:tcPr>
          <w:p w14:paraId="3F20A5CA" w14:textId="77777777" w:rsidR="002E64BE" w:rsidRPr="003F1563" w:rsidRDefault="002E64BE" w:rsidP="001950A9">
            <w:pPr>
              <w:pStyle w:val="GOSTTablenorm"/>
              <w:rPr>
                <w:ins w:id="7676" w:author="Иванов Дмитрий Валерьевич" w:date="2024-07-17T11:06:00Z"/>
              </w:rPr>
            </w:pPr>
            <w:ins w:id="7677" w:author="Иванов Дмитрий Валерьевич" w:date="2024-07-17T11:06: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62851D68" w14:textId="5145D7CA" w:rsidR="002E64BE" w:rsidRPr="003F1563" w:rsidRDefault="002E64BE" w:rsidP="001950A9">
            <w:pPr>
              <w:pStyle w:val="GOSTTablenorm"/>
              <w:rPr>
                <w:ins w:id="7678" w:author="Иванов Дмитрий Валерьевич" w:date="2024-07-17T11:06:00Z"/>
              </w:rPr>
            </w:pPr>
            <w:ins w:id="7679" w:author="Иванов Дмитрий Валерьевич" w:date="2024-07-17T11:06:00Z">
              <w:r w:rsidRPr="003F1563">
                <w:t xml:space="preserve">Формат YYYY-MM-DD </w:t>
              </w:r>
              <w:proofErr w:type="gramStart"/>
              <w:r w:rsidRPr="003F1563">
                <w:t>hh:mm</w:t>
              </w:r>
              <w:proofErr w:type="gramEnd"/>
              <w:r w:rsidRPr="003F1563">
                <w:t>:ss</w:t>
              </w:r>
            </w:ins>
            <w:r w:rsidR="0055495A">
              <w:t>.</w:t>
            </w:r>
          </w:p>
          <w:p w14:paraId="1987C360" w14:textId="048F525C" w:rsidR="002E64BE" w:rsidRPr="003F1563" w:rsidRDefault="002E64BE" w:rsidP="0027578C">
            <w:pPr>
              <w:pStyle w:val="GOSTTablenorm"/>
              <w:rPr>
                <w:ins w:id="7680" w:author="Иванов Дмитрий Валерьевич" w:date="2024-07-17T11:05:00Z"/>
              </w:rPr>
            </w:pPr>
            <w:ins w:id="7681" w:author="Иванов Дмитрий Валерьевич" w:date="2024-07-17T11:06: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795193CA" w14:textId="77777777" w:rsidTr="00C75A4E">
        <w:trPr>
          <w:gridBefore w:val="2"/>
          <w:wBefore w:w="6" w:type="pct"/>
          <w:trHeight w:val="293"/>
          <w:jc w:val="center"/>
          <w:ins w:id="7682" w:author="Иванов Дмитрий Валерьевич" w:date="2024-07-17T11:05:00Z"/>
        </w:trPr>
        <w:tc>
          <w:tcPr>
            <w:tcW w:w="1098" w:type="pct"/>
          </w:tcPr>
          <w:p w14:paraId="3EAA3183" w14:textId="28ABD338" w:rsidR="002E64BE" w:rsidRPr="003F1563" w:rsidRDefault="002E64BE" w:rsidP="001950A9">
            <w:pPr>
              <w:pStyle w:val="GOSTTablenorm"/>
              <w:rPr>
                <w:ins w:id="7683" w:author="Иванов Дмитрий Валерьевич" w:date="2024-07-17T11:05:00Z"/>
              </w:rPr>
            </w:pPr>
            <w:ins w:id="7684" w:author="Иванов Дмитрий Валерьевич" w:date="2024-07-17T11:06:00Z">
              <w:r>
                <w:t xml:space="preserve">ФП – отправитель запроса, на основании которого было выполнено открытие </w:t>
              </w:r>
            </w:ins>
            <w:ins w:id="7685" w:author="Сатлер Марина Викторовна" w:date="2024-10-04T16:03:00Z">
              <w:r w:rsidR="00175C9D" w:rsidRPr="00175C9D">
                <w:t>операционного дня</w:t>
              </w:r>
            </w:ins>
            <w:ins w:id="7686" w:author="Иванов Дмитрий Валерьевич" w:date="2024-07-17T11:06:00Z">
              <w:del w:id="7687" w:author="Сатлер Марина Викторовна" w:date="2024-10-04T16:03:00Z">
                <w:r w:rsidDel="00175C9D">
                  <w:delText>ОД</w:delText>
                </w:r>
              </w:del>
              <w:r>
                <w:t xml:space="preserve"> для проведения отдельных операций (открытия по запросу)</w:t>
              </w:r>
            </w:ins>
          </w:p>
        </w:tc>
        <w:tc>
          <w:tcPr>
            <w:tcW w:w="766" w:type="pct"/>
          </w:tcPr>
          <w:p w14:paraId="223A4210" w14:textId="06E53867" w:rsidR="002E64BE" w:rsidRPr="003F1563" w:rsidRDefault="002E64BE" w:rsidP="001950A9">
            <w:pPr>
              <w:pStyle w:val="GOSTTablenorm"/>
              <w:rPr>
                <w:ins w:id="7688" w:author="Иванов Дмитрий Валерьевич" w:date="2024-07-17T11:05:00Z"/>
              </w:rPr>
            </w:pPr>
            <w:ins w:id="7689" w:author="Иванов Дмитрий Валерьевич" w:date="2024-07-17T11:06:00Z">
              <w:r w:rsidRPr="008A1BFA">
                <w:t>OpenOnRequestSystem</w:t>
              </w:r>
            </w:ins>
          </w:p>
        </w:tc>
        <w:tc>
          <w:tcPr>
            <w:tcW w:w="496" w:type="pct"/>
            <w:gridSpan w:val="2"/>
          </w:tcPr>
          <w:p w14:paraId="300520A0" w14:textId="22B18D2E" w:rsidR="002E64BE" w:rsidRPr="003F1563" w:rsidRDefault="002E64BE" w:rsidP="001950A9">
            <w:pPr>
              <w:pStyle w:val="GOSTTablenorm"/>
              <w:rPr>
                <w:ins w:id="7690" w:author="Иванов Дмитрий Валерьевич" w:date="2024-07-17T11:05:00Z"/>
              </w:rPr>
            </w:pPr>
            <w:ins w:id="7691" w:author="Иванов Дмитрий Валерьевич" w:date="2024-07-17T11:06:00Z">
              <w:r w:rsidRPr="00002655">
                <w:t>Строка</w:t>
              </w:r>
            </w:ins>
          </w:p>
        </w:tc>
        <w:tc>
          <w:tcPr>
            <w:tcW w:w="264" w:type="pct"/>
            <w:gridSpan w:val="2"/>
          </w:tcPr>
          <w:p w14:paraId="4FC17889" w14:textId="1081D550" w:rsidR="002E64BE" w:rsidRPr="003F1563" w:rsidRDefault="002E64BE" w:rsidP="001950A9">
            <w:pPr>
              <w:pStyle w:val="GOSTTablenorm"/>
              <w:rPr>
                <w:ins w:id="7692" w:author="Иванов Дмитрий Валерьевич" w:date="2024-07-17T11:05:00Z"/>
              </w:rPr>
            </w:pPr>
            <w:ins w:id="7693" w:author="Иванов Дмитрий Валерьевич" w:date="2024-07-17T11:06:00Z">
              <w:r w:rsidRPr="003F1563">
                <w:t>Нет</w:t>
              </w:r>
            </w:ins>
          </w:p>
        </w:tc>
        <w:tc>
          <w:tcPr>
            <w:tcW w:w="269" w:type="pct"/>
            <w:gridSpan w:val="2"/>
          </w:tcPr>
          <w:p w14:paraId="4C39F483" w14:textId="5FE108FF" w:rsidR="002E64BE" w:rsidRPr="00C75A4E" w:rsidRDefault="002E64BE" w:rsidP="001950A9">
            <w:pPr>
              <w:pStyle w:val="GOSTTablenorm"/>
              <w:rPr>
                <w:ins w:id="7694" w:author="Иванов Дмитрий Валерьевич" w:date="2024-07-17T11:05:00Z"/>
                <w:lang w:val="en-US"/>
              </w:rPr>
            </w:pPr>
            <w:ins w:id="7695" w:author="Иванов Дмитрий Валерьевич" w:date="2024-07-17T11:06:00Z">
              <w:r w:rsidRPr="00002655">
                <w:t>&lt;=10</w:t>
              </w:r>
            </w:ins>
          </w:p>
        </w:tc>
        <w:tc>
          <w:tcPr>
            <w:tcW w:w="2101" w:type="pct"/>
            <w:gridSpan w:val="2"/>
          </w:tcPr>
          <w:p w14:paraId="5722FB8C" w14:textId="77777777" w:rsidR="002E64BE" w:rsidRDefault="002E64BE" w:rsidP="001950A9">
            <w:pPr>
              <w:pStyle w:val="GOSTTablenorm"/>
              <w:rPr>
                <w:ins w:id="7696" w:author="Иванов Дмитрий Валерьевич" w:date="2024-07-17T11:06:00Z"/>
              </w:rPr>
            </w:pPr>
            <w:ins w:id="7697" w:author="Иванов Дмитрий Валерьевич" w:date="2024-07-17T11:06: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66663023" w14:textId="6967A42B" w:rsidR="002E64BE" w:rsidRPr="003F1563" w:rsidRDefault="002E64BE" w:rsidP="001950A9">
            <w:pPr>
              <w:pStyle w:val="GOSTTablenorm"/>
              <w:rPr>
                <w:ins w:id="7698" w:author="Иванов Дмитрий Валерьевич" w:date="2024-07-17T11:05:00Z"/>
              </w:rPr>
            </w:pPr>
            <w:ins w:id="7699" w:author="Иванов Дмитрий Валерьевич" w:date="2024-07-17T11:06: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3BB8BDCC" w14:textId="77777777" w:rsidTr="00C75A4E">
        <w:trPr>
          <w:gridBefore w:val="2"/>
          <w:wBefore w:w="6" w:type="pct"/>
          <w:trHeight w:val="293"/>
          <w:jc w:val="center"/>
        </w:trPr>
        <w:tc>
          <w:tcPr>
            <w:tcW w:w="1098" w:type="pct"/>
          </w:tcPr>
          <w:p w14:paraId="50568031" w14:textId="77777777" w:rsidR="002E64BE" w:rsidRPr="003F1563" w:rsidRDefault="002E64BE" w:rsidP="002E64BE">
            <w:pPr>
              <w:pStyle w:val="GOSTTablenorm"/>
            </w:pPr>
            <w:r w:rsidRPr="003F1563">
              <w:t>Дата и время закрытия операционного дня</w:t>
            </w:r>
          </w:p>
        </w:tc>
        <w:tc>
          <w:tcPr>
            <w:tcW w:w="766" w:type="pct"/>
          </w:tcPr>
          <w:p w14:paraId="2180B65D" w14:textId="77777777" w:rsidR="002E64BE" w:rsidRPr="003F1563" w:rsidRDefault="002E64BE" w:rsidP="002E64BE">
            <w:pPr>
              <w:pStyle w:val="GOSTTablenorm"/>
            </w:pPr>
            <w:r w:rsidRPr="003F1563">
              <w:t>CloseDate</w:t>
            </w:r>
          </w:p>
        </w:tc>
        <w:tc>
          <w:tcPr>
            <w:tcW w:w="496" w:type="pct"/>
            <w:gridSpan w:val="2"/>
          </w:tcPr>
          <w:p w14:paraId="61E0CA1A" w14:textId="77777777" w:rsidR="002E64BE" w:rsidRPr="003F1563" w:rsidRDefault="002E64BE" w:rsidP="002E64BE">
            <w:pPr>
              <w:pStyle w:val="GOSTTablenorm"/>
            </w:pPr>
            <w:r w:rsidRPr="003F1563">
              <w:t>Дата-время (timestamp)</w:t>
            </w:r>
          </w:p>
        </w:tc>
        <w:tc>
          <w:tcPr>
            <w:tcW w:w="264" w:type="pct"/>
            <w:gridSpan w:val="2"/>
          </w:tcPr>
          <w:p w14:paraId="07B629C1" w14:textId="77777777" w:rsidR="002E64BE" w:rsidRPr="003F1563" w:rsidRDefault="002E64BE" w:rsidP="002E64BE">
            <w:pPr>
              <w:pStyle w:val="GOSTTablenorm"/>
            </w:pPr>
            <w:r w:rsidRPr="003F1563">
              <w:t>Да</w:t>
            </w:r>
          </w:p>
        </w:tc>
        <w:tc>
          <w:tcPr>
            <w:tcW w:w="269" w:type="pct"/>
            <w:gridSpan w:val="2"/>
          </w:tcPr>
          <w:p w14:paraId="726C9093" w14:textId="0B0D1843" w:rsidR="002E64BE" w:rsidRPr="00C75A4E" w:rsidRDefault="002E64BE" w:rsidP="002E64BE">
            <w:pPr>
              <w:pStyle w:val="GOSTTablenorm"/>
              <w:rPr>
                <w:lang w:val="en-US"/>
              </w:rPr>
            </w:pPr>
          </w:p>
        </w:tc>
        <w:tc>
          <w:tcPr>
            <w:tcW w:w="2101" w:type="pct"/>
            <w:gridSpan w:val="2"/>
          </w:tcPr>
          <w:p w14:paraId="49F351D6" w14:textId="77777777" w:rsidR="002E64BE" w:rsidRPr="003F1563" w:rsidRDefault="002E64BE" w:rsidP="002E64BE">
            <w:pPr>
              <w:pStyle w:val="GOSTTablenorm"/>
            </w:pPr>
            <w:r w:rsidRPr="003F1563">
              <w:t>Указывается дата закрытия операционного дня системы.</w:t>
            </w:r>
          </w:p>
          <w:p w14:paraId="16975117" w14:textId="297ECDEA"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460EAABC" w14:textId="3128213D" w:rsidR="002E64BE" w:rsidRPr="003F1563" w:rsidRDefault="002E64BE" w:rsidP="002E64BE">
            <w:pPr>
              <w:pStyle w:val="GOSTTablenorm"/>
            </w:pPr>
            <w:r w:rsidRPr="003F1563">
              <w:t>Если день закрывался более одного раза – указывается дата последнего закрытия</w:t>
            </w:r>
          </w:p>
        </w:tc>
      </w:tr>
      <w:tr w:rsidR="002E64BE" w:rsidRPr="003F1563" w14:paraId="615EED91" w14:textId="77777777" w:rsidTr="00C75A4E">
        <w:trPr>
          <w:gridBefore w:val="2"/>
          <w:wBefore w:w="6" w:type="pct"/>
          <w:trHeight w:val="293"/>
          <w:jc w:val="center"/>
          <w:ins w:id="7700" w:author="Иванов Дмитрий Валерьевич" w:date="2024-07-17T11:05:00Z"/>
        </w:trPr>
        <w:tc>
          <w:tcPr>
            <w:tcW w:w="1098" w:type="pct"/>
          </w:tcPr>
          <w:p w14:paraId="3B88C85E" w14:textId="7D6C510D" w:rsidR="002E64BE" w:rsidRPr="001950A9" w:rsidRDefault="002E64BE" w:rsidP="001950A9">
            <w:pPr>
              <w:pStyle w:val="GOSTTablenorm"/>
              <w:rPr>
                <w:ins w:id="7701" w:author="Иванов Дмитрий Валерьевич" w:date="2024-07-17T11:05:00Z"/>
              </w:rPr>
            </w:pPr>
            <w:ins w:id="7702" w:author="Иванов Дмитрий Валерьевич" w:date="2024-07-17T11:07:00Z">
              <w:r w:rsidRPr="001950A9">
                <w:t xml:space="preserve">ФП – отправитель запроса, на основании которого было выполнено закрытие </w:t>
              </w:r>
            </w:ins>
            <w:ins w:id="7703" w:author="Сатлер Марина Викторовна" w:date="2024-10-04T16:03:00Z">
              <w:r w:rsidR="00175C9D" w:rsidRPr="00175C9D">
                <w:t>операционного дня</w:t>
              </w:r>
            </w:ins>
            <w:ins w:id="7704" w:author="Иванов Дмитрий Валерьевич" w:date="2024-07-17T11:07:00Z">
              <w:del w:id="7705" w:author="Сатлер Марина Викторовна" w:date="2024-10-04T16:03:00Z">
                <w:r w:rsidRPr="001950A9" w:rsidDel="00175C9D">
                  <w:delText>ОД</w:delText>
                </w:r>
              </w:del>
            </w:ins>
          </w:p>
        </w:tc>
        <w:tc>
          <w:tcPr>
            <w:tcW w:w="766" w:type="pct"/>
          </w:tcPr>
          <w:p w14:paraId="097B961E" w14:textId="798F365C" w:rsidR="002E64BE" w:rsidRPr="001950A9" w:rsidRDefault="002E64BE" w:rsidP="001950A9">
            <w:pPr>
              <w:pStyle w:val="GOSTTablenorm"/>
              <w:rPr>
                <w:ins w:id="7706" w:author="Иванов Дмитрий Валерьевич" w:date="2024-07-17T11:05:00Z"/>
              </w:rPr>
            </w:pPr>
            <w:ins w:id="7707" w:author="Иванов Дмитрий Валерьевич" w:date="2024-07-17T11:07:00Z">
              <w:r w:rsidRPr="001950A9">
                <w:t>CloseSystem</w:t>
              </w:r>
            </w:ins>
          </w:p>
        </w:tc>
        <w:tc>
          <w:tcPr>
            <w:tcW w:w="496" w:type="pct"/>
            <w:gridSpan w:val="2"/>
          </w:tcPr>
          <w:p w14:paraId="653AB9D0" w14:textId="06256994" w:rsidR="002E64BE" w:rsidRPr="001950A9" w:rsidRDefault="002E64BE" w:rsidP="001950A9">
            <w:pPr>
              <w:pStyle w:val="GOSTTablenorm"/>
              <w:rPr>
                <w:ins w:id="7708" w:author="Иванов Дмитрий Валерьевич" w:date="2024-07-17T11:05:00Z"/>
              </w:rPr>
            </w:pPr>
            <w:ins w:id="7709" w:author="Иванов Дмитрий Валерьевич" w:date="2024-07-17T11:07:00Z">
              <w:r w:rsidRPr="001950A9">
                <w:t>Строка</w:t>
              </w:r>
            </w:ins>
          </w:p>
        </w:tc>
        <w:tc>
          <w:tcPr>
            <w:tcW w:w="264" w:type="pct"/>
            <w:gridSpan w:val="2"/>
          </w:tcPr>
          <w:p w14:paraId="18F75441" w14:textId="644FF382" w:rsidR="002E64BE" w:rsidRPr="001950A9" w:rsidRDefault="002E64BE" w:rsidP="001950A9">
            <w:pPr>
              <w:pStyle w:val="GOSTTablenorm"/>
              <w:rPr>
                <w:ins w:id="7710" w:author="Иванов Дмитрий Валерьевич" w:date="2024-07-17T11:05:00Z"/>
              </w:rPr>
            </w:pPr>
            <w:ins w:id="7711" w:author="Иванов Дмитрий Валерьевич" w:date="2024-07-17T11:07:00Z">
              <w:r w:rsidRPr="001950A9">
                <w:t>Да</w:t>
              </w:r>
            </w:ins>
          </w:p>
        </w:tc>
        <w:tc>
          <w:tcPr>
            <w:tcW w:w="269" w:type="pct"/>
            <w:gridSpan w:val="2"/>
          </w:tcPr>
          <w:p w14:paraId="63680678" w14:textId="6A3DAA86" w:rsidR="002E64BE" w:rsidRPr="001950A9" w:rsidRDefault="002E64BE" w:rsidP="001950A9">
            <w:pPr>
              <w:pStyle w:val="GOSTTablenorm"/>
              <w:rPr>
                <w:ins w:id="7712" w:author="Иванов Дмитрий Валерьевич" w:date="2024-07-17T11:05:00Z"/>
              </w:rPr>
            </w:pPr>
            <w:ins w:id="7713" w:author="Иванов Дмитрий Валерьевич" w:date="2024-07-17T11:07:00Z">
              <w:r w:rsidRPr="001950A9">
                <w:t>&lt;=10</w:t>
              </w:r>
            </w:ins>
          </w:p>
        </w:tc>
        <w:tc>
          <w:tcPr>
            <w:tcW w:w="2101" w:type="pct"/>
            <w:gridSpan w:val="2"/>
          </w:tcPr>
          <w:p w14:paraId="5AC3D0E3" w14:textId="77777777" w:rsidR="002E64BE" w:rsidRPr="001950A9" w:rsidRDefault="002E64BE" w:rsidP="001950A9">
            <w:pPr>
              <w:pStyle w:val="GOSTTablenorm"/>
              <w:rPr>
                <w:ins w:id="7714" w:author="Иванов Дмитрий Валерьевич" w:date="2024-07-17T11:07:00Z"/>
              </w:rPr>
            </w:pPr>
            <w:ins w:id="7715" w:author="Иванов Дмитрий Валерьевич" w:date="2024-07-17T11:07:00Z">
              <w:r w:rsidRPr="001950A9">
                <w:t>Указывается информация о ФП – отправителе запроса, на основании которого было выполнено закрытие операционного дня системы.</w:t>
              </w:r>
            </w:ins>
          </w:p>
          <w:p w14:paraId="28CD2707" w14:textId="430B0CE0" w:rsidR="002E64BE" w:rsidRPr="001950A9" w:rsidRDefault="002E64BE" w:rsidP="001950A9">
            <w:pPr>
              <w:pStyle w:val="GOSTTablenorm"/>
              <w:rPr>
                <w:ins w:id="7716" w:author="Иванов Дмитрий Валерьевич" w:date="2024-07-17T11:05:00Z"/>
              </w:rPr>
            </w:pPr>
            <w:ins w:id="7717" w:author="Иванов Дмитрий Валерьевич" w:date="2024-07-17T11:07: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38719C3C" w14:textId="77777777" w:rsidTr="00C75A4E">
        <w:trPr>
          <w:gridBefore w:val="2"/>
          <w:wBefore w:w="6" w:type="pct"/>
          <w:trHeight w:val="293"/>
          <w:jc w:val="center"/>
        </w:trPr>
        <w:tc>
          <w:tcPr>
            <w:tcW w:w="1098" w:type="pct"/>
          </w:tcPr>
          <w:p w14:paraId="39560A3C" w14:textId="77777777" w:rsidR="002E64BE" w:rsidRPr="003F1563" w:rsidRDefault="002E64BE" w:rsidP="002E64BE">
            <w:pPr>
              <w:pStyle w:val="GOSTTablenorm"/>
            </w:pPr>
            <w:r w:rsidRPr="003F1563">
              <w:t>Дата и время окончательного закрытия операционного дня</w:t>
            </w:r>
          </w:p>
        </w:tc>
        <w:tc>
          <w:tcPr>
            <w:tcW w:w="766" w:type="pct"/>
          </w:tcPr>
          <w:p w14:paraId="34D37272" w14:textId="77777777" w:rsidR="002E64BE" w:rsidRPr="003F1563" w:rsidRDefault="002E64BE" w:rsidP="002E64BE">
            <w:pPr>
              <w:pStyle w:val="GOSTTablenorm"/>
            </w:pPr>
            <w:r w:rsidRPr="003F1563">
              <w:t>ClosePermanentlyDate</w:t>
            </w:r>
          </w:p>
        </w:tc>
        <w:tc>
          <w:tcPr>
            <w:tcW w:w="496" w:type="pct"/>
            <w:gridSpan w:val="2"/>
          </w:tcPr>
          <w:p w14:paraId="2EDA404E" w14:textId="77777777" w:rsidR="002E64BE" w:rsidRPr="003F1563" w:rsidRDefault="002E64BE" w:rsidP="002E64BE">
            <w:pPr>
              <w:pStyle w:val="GOSTTablenorm"/>
            </w:pPr>
            <w:r w:rsidRPr="003F1563">
              <w:t>Дата-время (timestamp)</w:t>
            </w:r>
          </w:p>
        </w:tc>
        <w:tc>
          <w:tcPr>
            <w:tcW w:w="264" w:type="pct"/>
            <w:gridSpan w:val="2"/>
          </w:tcPr>
          <w:p w14:paraId="05E1AF5B" w14:textId="77777777" w:rsidR="002E64BE" w:rsidRPr="003F1563" w:rsidRDefault="002E64BE" w:rsidP="002E64BE">
            <w:pPr>
              <w:pStyle w:val="GOSTTablenorm"/>
            </w:pPr>
            <w:r w:rsidRPr="003F1563">
              <w:t>Да</w:t>
            </w:r>
          </w:p>
        </w:tc>
        <w:tc>
          <w:tcPr>
            <w:tcW w:w="269" w:type="pct"/>
            <w:gridSpan w:val="2"/>
          </w:tcPr>
          <w:p w14:paraId="3E10E052" w14:textId="10687F56" w:rsidR="002E64BE" w:rsidRPr="00C75A4E" w:rsidRDefault="002E64BE" w:rsidP="002E64BE">
            <w:pPr>
              <w:pStyle w:val="GOSTTablenorm"/>
              <w:rPr>
                <w:lang w:val="en-US"/>
              </w:rPr>
            </w:pPr>
          </w:p>
        </w:tc>
        <w:tc>
          <w:tcPr>
            <w:tcW w:w="2101" w:type="pct"/>
            <w:gridSpan w:val="2"/>
          </w:tcPr>
          <w:p w14:paraId="287A6E5A" w14:textId="77777777" w:rsidR="002E64BE" w:rsidRPr="003F1563" w:rsidRDefault="002E64BE" w:rsidP="002E64BE">
            <w:pPr>
              <w:pStyle w:val="GOSTTablenorm"/>
            </w:pPr>
            <w:r w:rsidRPr="003F1563">
              <w:t>Указывается дата окончательного закрытия операционного дня системы.</w:t>
            </w:r>
          </w:p>
          <w:p w14:paraId="7BE82DE3" w14:textId="00AE614E"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15354A57" w14:textId="3F86CB0A" w:rsidR="002E64BE" w:rsidRPr="003F1563" w:rsidRDefault="002E64BE" w:rsidP="002E64BE">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2E64BE" w:rsidRPr="003F1563" w14:paraId="4CE778AE" w14:textId="77777777" w:rsidTr="00C75A4E">
        <w:trPr>
          <w:gridBefore w:val="2"/>
          <w:wBefore w:w="6" w:type="pct"/>
          <w:trHeight w:val="293"/>
          <w:jc w:val="center"/>
          <w:ins w:id="7718" w:author="Иванов Дмитрий Валерьевич" w:date="2024-07-17T11:05:00Z"/>
        </w:trPr>
        <w:tc>
          <w:tcPr>
            <w:tcW w:w="1098" w:type="pct"/>
          </w:tcPr>
          <w:p w14:paraId="012B5FE6" w14:textId="0806DCFD" w:rsidR="002E64BE" w:rsidRPr="001950A9" w:rsidRDefault="002E64BE" w:rsidP="001950A9">
            <w:pPr>
              <w:pStyle w:val="GOSTTablenorm"/>
              <w:rPr>
                <w:ins w:id="7719" w:author="Иванов Дмитрий Валерьевич" w:date="2024-07-17T11:05:00Z"/>
              </w:rPr>
            </w:pPr>
            <w:ins w:id="7720" w:author="Иванов Дмитрий Валерьевич" w:date="2024-07-17T11:07:00Z">
              <w:r w:rsidRPr="001950A9">
                <w:lastRenderedPageBreak/>
                <w:t xml:space="preserve">ФП – отправитель запроса, на основании которого было выполнено окончательное закрытие </w:t>
              </w:r>
            </w:ins>
            <w:ins w:id="7721" w:author="Сатлер Марина Викторовна" w:date="2024-10-04T16:04:00Z">
              <w:r w:rsidR="00175C9D" w:rsidRPr="00175C9D">
                <w:t>операционного дня</w:t>
              </w:r>
            </w:ins>
            <w:ins w:id="7722" w:author="Иванов Дмитрий Валерьевич" w:date="2024-07-17T11:07:00Z">
              <w:del w:id="7723" w:author="Сатлер Марина Викторовна" w:date="2024-10-04T16:04:00Z">
                <w:r w:rsidRPr="001950A9" w:rsidDel="00175C9D">
                  <w:delText>ОД</w:delText>
                </w:r>
              </w:del>
            </w:ins>
          </w:p>
        </w:tc>
        <w:tc>
          <w:tcPr>
            <w:tcW w:w="766" w:type="pct"/>
          </w:tcPr>
          <w:p w14:paraId="780AB1A0" w14:textId="37AE58C0" w:rsidR="002E64BE" w:rsidRPr="001950A9" w:rsidRDefault="002E64BE" w:rsidP="001950A9">
            <w:pPr>
              <w:pStyle w:val="GOSTTablenorm"/>
              <w:rPr>
                <w:ins w:id="7724" w:author="Иванов Дмитрий Валерьевич" w:date="2024-07-17T11:05:00Z"/>
              </w:rPr>
            </w:pPr>
            <w:ins w:id="7725" w:author="Иванов Дмитрий Валерьевич" w:date="2024-07-17T11:07:00Z">
              <w:r w:rsidRPr="001950A9">
                <w:t>ClosePermanentlySystem</w:t>
              </w:r>
            </w:ins>
          </w:p>
        </w:tc>
        <w:tc>
          <w:tcPr>
            <w:tcW w:w="496" w:type="pct"/>
            <w:gridSpan w:val="2"/>
          </w:tcPr>
          <w:p w14:paraId="4D4D4B5E" w14:textId="368F98F0" w:rsidR="002E64BE" w:rsidRPr="001950A9" w:rsidRDefault="002E64BE" w:rsidP="001950A9">
            <w:pPr>
              <w:pStyle w:val="GOSTTablenorm"/>
              <w:rPr>
                <w:ins w:id="7726" w:author="Иванов Дмитрий Валерьевич" w:date="2024-07-17T11:05:00Z"/>
              </w:rPr>
            </w:pPr>
            <w:ins w:id="7727" w:author="Иванов Дмитрий Валерьевич" w:date="2024-07-17T11:07:00Z">
              <w:r w:rsidRPr="001950A9">
                <w:t>Строка</w:t>
              </w:r>
            </w:ins>
          </w:p>
        </w:tc>
        <w:tc>
          <w:tcPr>
            <w:tcW w:w="264" w:type="pct"/>
            <w:gridSpan w:val="2"/>
          </w:tcPr>
          <w:p w14:paraId="295132BC" w14:textId="3DEB0B33" w:rsidR="002E64BE" w:rsidRPr="001950A9" w:rsidRDefault="002E64BE" w:rsidP="001950A9">
            <w:pPr>
              <w:pStyle w:val="GOSTTablenorm"/>
              <w:rPr>
                <w:ins w:id="7728" w:author="Иванов Дмитрий Валерьевич" w:date="2024-07-17T11:05:00Z"/>
              </w:rPr>
            </w:pPr>
            <w:ins w:id="7729" w:author="Иванов Дмитрий Валерьевич" w:date="2024-07-17T11:07:00Z">
              <w:r w:rsidRPr="001950A9">
                <w:t>Да</w:t>
              </w:r>
            </w:ins>
          </w:p>
        </w:tc>
        <w:tc>
          <w:tcPr>
            <w:tcW w:w="269" w:type="pct"/>
            <w:gridSpan w:val="2"/>
          </w:tcPr>
          <w:p w14:paraId="2B142B1E" w14:textId="7D197F76" w:rsidR="002E64BE" w:rsidRPr="001950A9" w:rsidRDefault="002E64BE" w:rsidP="001950A9">
            <w:pPr>
              <w:pStyle w:val="GOSTTablenorm"/>
              <w:rPr>
                <w:ins w:id="7730" w:author="Иванов Дмитрий Валерьевич" w:date="2024-07-17T11:05:00Z"/>
              </w:rPr>
            </w:pPr>
            <w:ins w:id="7731" w:author="Иванов Дмитрий Валерьевич" w:date="2024-07-17T11:07:00Z">
              <w:r w:rsidRPr="001950A9">
                <w:t>&lt;=10</w:t>
              </w:r>
            </w:ins>
          </w:p>
        </w:tc>
        <w:tc>
          <w:tcPr>
            <w:tcW w:w="2101" w:type="pct"/>
            <w:gridSpan w:val="2"/>
          </w:tcPr>
          <w:p w14:paraId="563BCD33" w14:textId="77777777" w:rsidR="002E64BE" w:rsidRPr="001950A9" w:rsidRDefault="002E64BE" w:rsidP="001950A9">
            <w:pPr>
              <w:pStyle w:val="GOSTTablenorm"/>
              <w:rPr>
                <w:ins w:id="7732" w:author="Иванов Дмитрий Валерьевич" w:date="2024-07-17T11:07:00Z"/>
              </w:rPr>
            </w:pPr>
            <w:ins w:id="7733" w:author="Иванов Дмитрий Валерьевич" w:date="2024-07-17T11:07: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3FC6E90D" w14:textId="45E7AD11" w:rsidR="002E64BE" w:rsidRPr="001950A9" w:rsidRDefault="002E64BE" w:rsidP="001950A9">
            <w:pPr>
              <w:pStyle w:val="GOSTTablenorm"/>
              <w:rPr>
                <w:ins w:id="7734" w:author="Иванов Дмитрий Валерьевич" w:date="2024-07-17T11:05:00Z"/>
              </w:rPr>
            </w:pPr>
            <w:ins w:id="7735" w:author="Иванов Дмитрий Валерьевич" w:date="2024-07-17T11:07: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44B43D84" w14:textId="77777777" w:rsidTr="002879E5">
        <w:trPr>
          <w:gridBefore w:val="1"/>
          <w:wBefore w:w="4" w:type="pct"/>
          <w:trHeight w:val="293"/>
          <w:jc w:val="center"/>
        </w:trPr>
        <w:tc>
          <w:tcPr>
            <w:tcW w:w="4996" w:type="pct"/>
            <w:gridSpan w:val="11"/>
            <w:shd w:val="clear" w:color="auto" w:fill="auto"/>
          </w:tcPr>
          <w:p w14:paraId="79837F36" w14:textId="243D93F7" w:rsidR="002E64BE" w:rsidRPr="003F1563" w:rsidRDefault="002E64BE" w:rsidP="002E64BE">
            <w:pPr>
              <w:pStyle w:val="GOSTTablenorm"/>
              <w:ind w:left="0"/>
              <w:jc w:val="center"/>
              <w:rPr>
                <w:szCs w:val="22"/>
              </w:rPr>
            </w:pPr>
            <w:r w:rsidRPr="003F1563">
              <w:rPr>
                <w:b/>
                <w:szCs w:val="22"/>
              </w:rPr>
              <w:t>Перечень параметров ответа на запрос</w:t>
            </w:r>
            <w:r w:rsidRPr="003F1563" w:rsidDel="00773282">
              <w:rPr>
                <w:b/>
                <w:szCs w:val="22"/>
              </w:rPr>
              <w:t xml:space="preserve"> </w:t>
            </w:r>
            <w:r w:rsidRPr="003F1563">
              <w:rPr>
                <w:b/>
                <w:szCs w:val="22"/>
              </w:rPr>
              <w:t>«Сервис окончательного закрытия операционного дня ТОФК/ЦС по учету» TradingDays</w:t>
            </w:r>
            <w:r w:rsidRPr="00681FC5">
              <w:rPr>
                <w:b/>
                <w:szCs w:val="22"/>
                <w:lang w:val="en-US"/>
              </w:rPr>
              <w:t>Subject</w:t>
            </w:r>
            <w:r w:rsidRPr="003F1563">
              <w:rPr>
                <w:b/>
                <w:szCs w:val="22"/>
              </w:rPr>
              <w:t>ClosePermanently (</w:t>
            </w:r>
            <w:r w:rsidRPr="003F1563">
              <w:rPr>
                <w:b/>
                <w:szCs w:val="22"/>
                <w:lang w:val="en-US"/>
              </w:rPr>
              <w:t>document</w:t>
            </w:r>
            <w:r w:rsidRPr="003F1563" w:rsidDel="00773282">
              <w:rPr>
                <w:b/>
                <w:szCs w:val="22"/>
              </w:rPr>
              <w:t>)</w:t>
            </w:r>
          </w:p>
        </w:tc>
      </w:tr>
      <w:tr w:rsidR="002E64BE" w:rsidRPr="003F1563" w14:paraId="2F28E005" w14:textId="77777777" w:rsidTr="00C75A4E">
        <w:trPr>
          <w:gridBefore w:val="2"/>
          <w:wBefore w:w="6" w:type="pct"/>
          <w:trHeight w:val="293"/>
          <w:jc w:val="center"/>
        </w:trPr>
        <w:tc>
          <w:tcPr>
            <w:tcW w:w="1098" w:type="pct"/>
          </w:tcPr>
          <w:p w14:paraId="51A8D761" w14:textId="77777777" w:rsidR="002E64BE" w:rsidRPr="003F1563" w:rsidRDefault="002E64BE" w:rsidP="002E64BE">
            <w:pPr>
              <w:pStyle w:val="GOSTTablenorm"/>
            </w:pPr>
            <w:r w:rsidRPr="003F1563">
              <w:t>Субъект</w:t>
            </w:r>
          </w:p>
        </w:tc>
        <w:tc>
          <w:tcPr>
            <w:tcW w:w="766" w:type="pct"/>
          </w:tcPr>
          <w:p w14:paraId="555B89B1" w14:textId="77777777" w:rsidR="002E64BE" w:rsidRPr="003F1563" w:rsidRDefault="002E64BE" w:rsidP="002E64BE">
            <w:pPr>
              <w:pStyle w:val="GOSTTablenorm"/>
            </w:pPr>
            <w:r w:rsidRPr="003F1563">
              <w:t>Subject</w:t>
            </w:r>
          </w:p>
        </w:tc>
        <w:tc>
          <w:tcPr>
            <w:tcW w:w="496" w:type="pct"/>
            <w:gridSpan w:val="2"/>
          </w:tcPr>
          <w:p w14:paraId="33BE22E5" w14:textId="77777777" w:rsidR="002E64BE" w:rsidRPr="003F1563" w:rsidRDefault="002E64BE" w:rsidP="002E64BE">
            <w:pPr>
              <w:pStyle w:val="GOSTTablenorm"/>
            </w:pPr>
            <w:r w:rsidRPr="003F1563">
              <w:t>Строка</w:t>
            </w:r>
          </w:p>
        </w:tc>
        <w:tc>
          <w:tcPr>
            <w:tcW w:w="264" w:type="pct"/>
            <w:gridSpan w:val="2"/>
          </w:tcPr>
          <w:p w14:paraId="204D6BA2" w14:textId="77777777" w:rsidR="002E64BE" w:rsidRPr="004A1C1C" w:rsidRDefault="002E64BE" w:rsidP="002E64BE">
            <w:pPr>
              <w:pStyle w:val="GOSTTablenorm"/>
            </w:pPr>
            <w:r w:rsidRPr="004A1C1C">
              <w:t>Да</w:t>
            </w:r>
          </w:p>
        </w:tc>
        <w:tc>
          <w:tcPr>
            <w:tcW w:w="269" w:type="pct"/>
            <w:gridSpan w:val="2"/>
          </w:tcPr>
          <w:p w14:paraId="5526E16B" w14:textId="38DB5387" w:rsidR="002E64BE" w:rsidRPr="004A1C1C" w:rsidRDefault="002E64BE" w:rsidP="002E64BE">
            <w:pPr>
              <w:pStyle w:val="GOSTTablenorm"/>
            </w:pPr>
            <w:ins w:id="7736" w:author="Сатлер Марина Викторовна" w:date="2023-12-27T08:13:00Z">
              <w:r w:rsidRPr="004A1C1C">
                <w:t>=</w:t>
              </w:r>
            </w:ins>
            <w:r w:rsidRPr="004A1C1C">
              <w:t>4</w:t>
            </w:r>
          </w:p>
        </w:tc>
        <w:tc>
          <w:tcPr>
            <w:tcW w:w="2101" w:type="pct"/>
            <w:gridSpan w:val="2"/>
          </w:tcPr>
          <w:p w14:paraId="4FA2AF38" w14:textId="77777777" w:rsidR="002E64BE" w:rsidRPr="003F1563" w:rsidRDefault="002E64BE" w:rsidP="002E64BE">
            <w:pPr>
              <w:pStyle w:val="GOSTTablenorm"/>
            </w:pPr>
            <w:r w:rsidRPr="003F1563">
              <w:t>Код ТОФК/ЦС по учету</w:t>
            </w:r>
          </w:p>
        </w:tc>
      </w:tr>
      <w:tr w:rsidR="002E64BE" w:rsidRPr="003F1563" w14:paraId="4966B6F4" w14:textId="77777777" w:rsidTr="00C75A4E">
        <w:trPr>
          <w:gridBefore w:val="2"/>
          <w:wBefore w:w="6" w:type="pct"/>
          <w:trHeight w:val="293"/>
          <w:jc w:val="center"/>
        </w:trPr>
        <w:tc>
          <w:tcPr>
            <w:tcW w:w="1098" w:type="pct"/>
          </w:tcPr>
          <w:p w14:paraId="4E26F024" w14:textId="77777777" w:rsidR="002E64BE" w:rsidRPr="003F1563" w:rsidRDefault="002E64BE" w:rsidP="002E64BE">
            <w:pPr>
              <w:pStyle w:val="GOSTTablenorm"/>
            </w:pPr>
            <w:r w:rsidRPr="003F1563">
              <w:t>Операционный день</w:t>
            </w:r>
          </w:p>
        </w:tc>
        <w:tc>
          <w:tcPr>
            <w:tcW w:w="766" w:type="pct"/>
          </w:tcPr>
          <w:p w14:paraId="46D76421" w14:textId="77777777" w:rsidR="002E64BE" w:rsidRPr="003F1563" w:rsidRDefault="002E64BE" w:rsidP="002E64BE">
            <w:pPr>
              <w:pStyle w:val="GOSTTablenorm"/>
            </w:pPr>
            <w:r w:rsidRPr="003F1563">
              <w:t>TradingDay</w:t>
            </w:r>
          </w:p>
        </w:tc>
        <w:tc>
          <w:tcPr>
            <w:tcW w:w="496" w:type="pct"/>
            <w:gridSpan w:val="2"/>
          </w:tcPr>
          <w:p w14:paraId="502911AA" w14:textId="77777777" w:rsidR="002E64BE" w:rsidRPr="003F1563" w:rsidRDefault="002E64BE" w:rsidP="002E64BE">
            <w:pPr>
              <w:pStyle w:val="GOSTTablenorm"/>
            </w:pPr>
            <w:r w:rsidRPr="003F1563">
              <w:t>Дата</w:t>
            </w:r>
          </w:p>
        </w:tc>
        <w:tc>
          <w:tcPr>
            <w:tcW w:w="264" w:type="pct"/>
            <w:gridSpan w:val="2"/>
          </w:tcPr>
          <w:p w14:paraId="52979221" w14:textId="77777777" w:rsidR="002E64BE" w:rsidRPr="003F1563" w:rsidRDefault="002E64BE" w:rsidP="002E64BE">
            <w:pPr>
              <w:pStyle w:val="GOSTTablenorm"/>
            </w:pPr>
            <w:r w:rsidRPr="003F1563">
              <w:t>Да</w:t>
            </w:r>
          </w:p>
        </w:tc>
        <w:tc>
          <w:tcPr>
            <w:tcW w:w="269" w:type="pct"/>
            <w:gridSpan w:val="2"/>
          </w:tcPr>
          <w:p w14:paraId="1BCDE0FF" w14:textId="13E9B42D" w:rsidR="002E64BE" w:rsidRPr="00C75A4E" w:rsidRDefault="002E64BE" w:rsidP="002E64BE">
            <w:pPr>
              <w:pStyle w:val="GOSTTablenorm"/>
              <w:rPr>
                <w:lang w:val="en-US"/>
              </w:rPr>
            </w:pPr>
          </w:p>
        </w:tc>
        <w:tc>
          <w:tcPr>
            <w:tcW w:w="2101" w:type="pct"/>
            <w:gridSpan w:val="2"/>
          </w:tcPr>
          <w:p w14:paraId="443D446B" w14:textId="3FC68FC8" w:rsidR="002E64BE" w:rsidRPr="003F1563" w:rsidRDefault="002E64BE" w:rsidP="002E64BE">
            <w:pPr>
              <w:pStyle w:val="GOSTTablenorm"/>
            </w:pPr>
            <w:r w:rsidRPr="003F1563">
              <w:t>Дата операционного дня</w:t>
            </w:r>
            <w:r>
              <w:t>.</w:t>
            </w:r>
          </w:p>
          <w:p w14:paraId="7D769608" w14:textId="77777777" w:rsidR="002E64BE" w:rsidRPr="003F1563" w:rsidRDefault="002E64BE" w:rsidP="002E64BE">
            <w:pPr>
              <w:pStyle w:val="GOSTTablenorm"/>
            </w:pPr>
            <w:r w:rsidRPr="003F1563">
              <w:t>Формат YYYY-MM-DD</w:t>
            </w:r>
          </w:p>
        </w:tc>
      </w:tr>
      <w:tr w:rsidR="002E64BE" w:rsidRPr="003F1563" w14:paraId="73DFC8DB" w14:textId="77777777" w:rsidTr="00C75A4E">
        <w:trPr>
          <w:gridBefore w:val="2"/>
          <w:wBefore w:w="6" w:type="pct"/>
          <w:trHeight w:val="293"/>
          <w:jc w:val="center"/>
        </w:trPr>
        <w:tc>
          <w:tcPr>
            <w:tcW w:w="1098" w:type="pct"/>
          </w:tcPr>
          <w:p w14:paraId="048586D6" w14:textId="77777777" w:rsidR="002E64BE" w:rsidRPr="003F1563" w:rsidRDefault="002E64BE" w:rsidP="002E64BE">
            <w:pPr>
              <w:pStyle w:val="GOSTTablenorm"/>
            </w:pPr>
            <w:r w:rsidRPr="003F1563">
              <w:t>Статус операционного дня</w:t>
            </w:r>
          </w:p>
        </w:tc>
        <w:tc>
          <w:tcPr>
            <w:tcW w:w="766" w:type="pct"/>
          </w:tcPr>
          <w:p w14:paraId="11926B34" w14:textId="77777777" w:rsidR="002E64BE" w:rsidRPr="003F1563" w:rsidRDefault="002E64BE" w:rsidP="002E64BE">
            <w:pPr>
              <w:pStyle w:val="GOSTTablenorm"/>
            </w:pPr>
            <w:r w:rsidRPr="003F1563">
              <w:t>Status</w:t>
            </w:r>
          </w:p>
        </w:tc>
        <w:tc>
          <w:tcPr>
            <w:tcW w:w="496" w:type="pct"/>
            <w:gridSpan w:val="2"/>
          </w:tcPr>
          <w:p w14:paraId="39276ADB" w14:textId="77777777" w:rsidR="002E64BE" w:rsidRPr="003F1563" w:rsidRDefault="002E64BE" w:rsidP="002E64BE">
            <w:pPr>
              <w:pStyle w:val="GOSTTablenorm"/>
            </w:pPr>
            <w:r w:rsidRPr="003F1563">
              <w:t>Строка</w:t>
            </w:r>
          </w:p>
        </w:tc>
        <w:tc>
          <w:tcPr>
            <w:tcW w:w="264" w:type="pct"/>
            <w:gridSpan w:val="2"/>
          </w:tcPr>
          <w:p w14:paraId="383B198B" w14:textId="77777777" w:rsidR="002E64BE" w:rsidRPr="003F1563" w:rsidRDefault="002E64BE" w:rsidP="002E64BE">
            <w:pPr>
              <w:pStyle w:val="GOSTTablenorm"/>
            </w:pPr>
            <w:r w:rsidRPr="003F1563">
              <w:t>Да</w:t>
            </w:r>
          </w:p>
        </w:tc>
        <w:tc>
          <w:tcPr>
            <w:tcW w:w="269" w:type="pct"/>
            <w:gridSpan w:val="2"/>
          </w:tcPr>
          <w:p w14:paraId="4E4FB5FF" w14:textId="77777777" w:rsidR="002E64BE" w:rsidRPr="003F1563" w:rsidRDefault="002E64BE" w:rsidP="002E64BE">
            <w:pPr>
              <w:pStyle w:val="GOSTTablenorm"/>
            </w:pPr>
            <w:r w:rsidRPr="003F1563">
              <w:t>&lt;=30</w:t>
            </w:r>
          </w:p>
        </w:tc>
        <w:tc>
          <w:tcPr>
            <w:tcW w:w="2101" w:type="pct"/>
            <w:gridSpan w:val="2"/>
          </w:tcPr>
          <w:p w14:paraId="6305E2EF" w14:textId="77777777" w:rsidR="002E64BE" w:rsidRPr="003F1563" w:rsidRDefault="002E64BE" w:rsidP="002E64BE">
            <w:pPr>
              <w:pStyle w:val="GOSTTablenorm"/>
            </w:pPr>
            <w:r w:rsidRPr="003F1563">
              <w:t>Статус операционного дня</w:t>
            </w:r>
          </w:p>
        </w:tc>
      </w:tr>
      <w:tr w:rsidR="002E64BE" w:rsidRPr="003F1563" w14:paraId="58897095" w14:textId="77777777" w:rsidTr="00C75A4E">
        <w:trPr>
          <w:gridBefore w:val="2"/>
          <w:wBefore w:w="6" w:type="pct"/>
          <w:trHeight w:val="293"/>
          <w:jc w:val="center"/>
        </w:trPr>
        <w:tc>
          <w:tcPr>
            <w:tcW w:w="1098" w:type="pct"/>
          </w:tcPr>
          <w:p w14:paraId="6B29782F" w14:textId="77777777" w:rsidR="002E64BE" w:rsidRPr="003F1563" w:rsidRDefault="002E64BE" w:rsidP="002E64BE">
            <w:pPr>
              <w:pStyle w:val="GOSTTablenorm"/>
            </w:pPr>
            <w:r w:rsidRPr="003F1563">
              <w:t>Дата и время открытия операционного дня</w:t>
            </w:r>
          </w:p>
        </w:tc>
        <w:tc>
          <w:tcPr>
            <w:tcW w:w="766" w:type="pct"/>
          </w:tcPr>
          <w:p w14:paraId="30F4A261" w14:textId="77777777" w:rsidR="002E64BE" w:rsidRPr="003F1563" w:rsidRDefault="002E64BE" w:rsidP="002E64BE">
            <w:pPr>
              <w:pStyle w:val="GOSTTablenorm"/>
            </w:pPr>
            <w:r w:rsidRPr="003F1563">
              <w:t>OpenDate</w:t>
            </w:r>
          </w:p>
        </w:tc>
        <w:tc>
          <w:tcPr>
            <w:tcW w:w="496" w:type="pct"/>
            <w:gridSpan w:val="2"/>
          </w:tcPr>
          <w:p w14:paraId="34062E18" w14:textId="77777777" w:rsidR="002E64BE" w:rsidRPr="003F1563" w:rsidRDefault="002E64BE" w:rsidP="002E64BE">
            <w:pPr>
              <w:pStyle w:val="GOSTTablenorm"/>
            </w:pPr>
            <w:r w:rsidRPr="003F1563">
              <w:t>Дата-время (timestamp)</w:t>
            </w:r>
          </w:p>
        </w:tc>
        <w:tc>
          <w:tcPr>
            <w:tcW w:w="264" w:type="pct"/>
            <w:gridSpan w:val="2"/>
          </w:tcPr>
          <w:p w14:paraId="6C2313CD" w14:textId="77777777" w:rsidR="002E64BE" w:rsidRPr="003F1563" w:rsidRDefault="002E64BE" w:rsidP="002E64BE">
            <w:pPr>
              <w:pStyle w:val="GOSTTablenorm"/>
            </w:pPr>
            <w:r w:rsidRPr="003F1563">
              <w:t>Да</w:t>
            </w:r>
          </w:p>
        </w:tc>
        <w:tc>
          <w:tcPr>
            <w:tcW w:w="269" w:type="pct"/>
            <w:gridSpan w:val="2"/>
          </w:tcPr>
          <w:p w14:paraId="18BB8B72" w14:textId="07B1E317" w:rsidR="002E64BE" w:rsidRPr="00C75A4E" w:rsidRDefault="002E64BE" w:rsidP="002E64BE">
            <w:pPr>
              <w:pStyle w:val="GOSTTablenorm"/>
              <w:rPr>
                <w:lang w:val="en-US"/>
              </w:rPr>
            </w:pPr>
          </w:p>
        </w:tc>
        <w:tc>
          <w:tcPr>
            <w:tcW w:w="2101" w:type="pct"/>
            <w:gridSpan w:val="2"/>
          </w:tcPr>
          <w:p w14:paraId="6DE16483" w14:textId="77777777" w:rsidR="002E64BE" w:rsidRPr="003F1563" w:rsidRDefault="002E64BE" w:rsidP="002E64BE">
            <w:pPr>
              <w:pStyle w:val="GOSTTablenorm"/>
            </w:pPr>
            <w:r w:rsidRPr="003F1563">
              <w:t>Указывается дата открытия операционного дня ТОФК/ЦС по учету.</w:t>
            </w:r>
          </w:p>
          <w:p w14:paraId="7AD9D618" w14:textId="59928235"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11F75520" w14:textId="4A1393D7" w:rsidR="002E64BE" w:rsidRPr="003F1563" w:rsidRDefault="002E64BE" w:rsidP="0027578C">
            <w:pPr>
              <w:pStyle w:val="GOSTTablenorm"/>
            </w:pPr>
            <w:r w:rsidRPr="003F1563">
              <w:t>Если день открывался более одного раза – указывается дата последнего открытия</w:t>
            </w:r>
          </w:p>
        </w:tc>
      </w:tr>
      <w:tr w:rsidR="002E64BE" w:rsidRPr="003F1563" w14:paraId="5A53AD14" w14:textId="77777777" w:rsidTr="00C75A4E">
        <w:trPr>
          <w:gridBefore w:val="2"/>
          <w:wBefore w:w="6" w:type="pct"/>
          <w:trHeight w:val="293"/>
          <w:jc w:val="center"/>
          <w:ins w:id="7737" w:author="Иванов Дмитрий Валерьевич" w:date="2024-07-17T11:07:00Z"/>
        </w:trPr>
        <w:tc>
          <w:tcPr>
            <w:tcW w:w="1098" w:type="pct"/>
          </w:tcPr>
          <w:p w14:paraId="59EF056D" w14:textId="7F59A6A1" w:rsidR="002E64BE" w:rsidRPr="003F1563" w:rsidRDefault="002E64BE" w:rsidP="001950A9">
            <w:pPr>
              <w:pStyle w:val="GOSTTablenorm"/>
              <w:rPr>
                <w:ins w:id="7738" w:author="Иванов Дмитрий Валерьевич" w:date="2024-07-17T11:07:00Z"/>
              </w:rPr>
            </w:pPr>
            <w:ins w:id="7739" w:author="Иванов Дмитрий Валерьевич" w:date="2024-07-17T11:08:00Z">
              <w:r>
                <w:t xml:space="preserve">ФП – отправитель запроса, на основании которого было выполнено открытие </w:t>
              </w:r>
            </w:ins>
            <w:ins w:id="7740" w:author="Сатлер Марина Викторовна" w:date="2024-10-04T16:04:00Z">
              <w:r w:rsidR="00175C9D" w:rsidRPr="00175C9D">
                <w:t>операционного дня</w:t>
              </w:r>
            </w:ins>
            <w:ins w:id="7741" w:author="Иванов Дмитрий Валерьевич" w:date="2024-07-17T11:08:00Z">
              <w:del w:id="7742" w:author="Сатлер Марина Викторовна" w:date="2024-10-04T16:04:00Z">
                <w:r w:rsidDel="00175C9D">
                  <w:delText>ОД</w:delText>
                </w:r>
              </w:del>
            </w:ins>
          </w:p>
        </w:tc>
        <w:tc>
          <w:tcPr>
            <w:tcW w:w="766" w:type="pct"/>
          </w:tcPr>
          <w:p w14:paraId="41B01E8F" w14:textId="5953007C" w:rsidR="002E64BE" w:rsidRPr="003F1563" w:rsidRDefault="002E64BE" w:rsidP="001950A9">
            <w:pPr>
              <w:pStyle w:val="GOSTTablenorm"/>
              <w:rPr>
                <w:ins w:id="7743" w:author="Иванов Дмитрий Валерьевич" w:date="2024-07-17T11:07:00Z"/>
              </w:rPr>
            </w:pPr>
            <w:ins w:id="7744" w:author="Иванов Дмитрий Валерьевич" w:date="2024-07-17T11:08:00Z">
              <w:r w:rsidRPr="008A1BFA">
                <w:t>OpenSystem</w:t>
              </w:r>
            </w:ins>
          </w:p>
        </w:tc>
        <w:tc>
          <w:tcPr>
            <w:tcW w:w="496" w:type="pct"/>
            <w:gridSpan w:val="2"/>
          </w:tcPr>
          <w:p w14:paraId="1C91265F" w14:textId="60467EFE" w:rsidR="002E64BE" w:rsidRPr="003F1563" w:rsidRDefault="002E64BE" w:rsidP="001950A9">
            <w:pPr>
              <w:pStyle w:val="GOSTTablenorm"/>
              <w:rPr>
                <w:ins w:id="7745" w:author="Иванов Дмитрий Валерьевич" w:date="2024-07-17T11:07:00Z"/>
              </w:rPr>
            </w:pPr>
            <w:ins w:id="7746" w:author="Иванов Дмитрий Валерьевич" w:date="2024-07-17T11:08:00Z">
              <w:r w:rsidRPr="00002655">
                <w:t>Строка</w:t>
              </w:r>
            </w:ins>
          </w:p>
        </w:tc>
        <w:tc>
          <w:tcPr>
            <w:tcW w:w="264" w:type="pct"/>
            <w:gridSpan w:val="2"/>
          </w:tcPr>
          <w:p w14:paraId="0779DCDD" w14:textId="0B82D056" w:rsidR="002E64BE" w:rsidRPr="003F1563" w:rsidRDefault="002E64BE" w:rsidP="001950A9">
            <w:pPr>
              <w:pStyle w:val="GOSTTablenorm"/>
              <w:rPr>
                <w:ins w:id="7747" w:author="Иванов Дмитрий Валерьевич" w:date="2024-07-17T11:07:00Z"/>
              </w:rPr>
            </w:pPr>
            <w:ins w:id="7748" w:author="Иванов Дмитрий Валерьевич" w:date="2024-07-17T11:08:00Z">
              <w:r w:rsidRPr="00002655">
                <w:t>Да</w:t>
              </w:r>
            </w:ins>
          </w:p>
        </w:tc>
        <w:tc>
          <w:tcPr>
            <w:tcW w:w="269" w:type="pct"/>
            <w:gridSpan w:val="2"/>
          </w:tcPr>
          <w:p w14:paraId="691AAF4C" w14:textId="347F2299" w:rsidR="002E64BE" w:rsidRPr="00C75A4E" w:rsidRDefault="002E64BE" w:rsidP="001950A9">
            <w:pPr>
              <w:pStyle w:val="GOSTTablenorm"/>
              <w:rPr>
                <w:ins w:id="7749" w:author="Иванов Дмитрий Валерьевич" w:date="2024-07-17T11:07:00Z"/>
                <w:lang w:val="en-US"/>
              </w:rPr>
            </w:pPr>
            <w:ins w:id="7750" w:author="Иванов Дмитрий Валерьевич" w:date="2024-07-17T11:08:00Z">
              <w:r w:rsidRPr="00002655">
                <w:t>&lt;=10</w:t>
              </w:r>
            </w:ins>
          </w:p>
        </w:tc>
        <w:tc>
          <w:tcPr>
            <w:tcW w:w="2101" w:type="pct"/>
            <w:gridSpan w:val="2"/>
          </w:tcPr>
          <w:p w14:paraId="0C5F19A2" w14:textId="77777777" w:rsidR="002E64BE" w:rsidRDefault="002E64BE" w:rsidP="001950A9">
            <w:pPr>
              <w:pStyle w:val="GOSTTablenorm"/>
              <w:rPr>
                <w:ins w:id="7751" w:author="Иванов Дмитрий Валерьевич" w:date="2024-07-17T11:08:00Z"/>
              </w:rPr>
            </w:pPr>
            <w:ins w:id="7752" w:author="Иванов Дмитрий Валерьевич" w:date="2024-07-17T11:08: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ins>
          </w:p>
          <w:p w14:paraId="3FC3EC79" w14:textId="27790460" w:rsidR="002E64BE" w:rsidRPr="003F1563" w:rsidRDefault="002E64BE" w:rsidP="001950A9">
            <w:pPr>
              <w:pStyle w:val="GOSTTablenorm"/>
              <w:rPr>
                <w:ins w:id="7753" w:author="Иванов Дмитрий Валерьевич" w:date="2024-07-17T11:07:00Z"/>
              </w:rPr>
            </w:pPr>
            <w:ins w:id="7754" w:author="Иванов Дмитрий Валерьевич" w:date="2024-07-17T11:08: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3CC49D23" w14:textId="77777777" w:rsidTr="00C75A4E">
        <w:trPr>
          <w:gridBefore w:val="2"/>
          <w:wBefore w:w="6" w:type="pct"/>
          <w:trHeight w:val="293"/>
          <w:jc w:val="center"/>
          <w:ins w:id="7755" w:author="Иванов Дмитрий Валерьевич" w:date="2024-07-17T11:07:00Z"/>
        </w:trPr>
        <w:tc>
          <w:tcPr>
            <w:tcW w:w="1098" w:type="pct"/>
          </w:tcPr>
          <w:p w14:paraId="5723D146" w14:textId="072B820C" w:rsidR="002E64BE" w:rsidRPr="003F1563" w:rsidRDefault="002E64BE" w:rsidP="001950A9">
            <w:pPr>
              <w:pStyle w:val="GOSTTablenorm"/>
              <w:rPr>
                <w:ins w:id="7756" w:author="Иванов Дмитрий Валерьевич" w:date="2024-07-17T11:07:00Z"/>
              </w:rPr>
            </w:pPr>
            <w:ins w:id="7757" w:author="Иванов Дмитрий Валерьевич" w:date="2024-07-17T11:08: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142051AF" w14:textId="2B28ADA0" w:rsidR="002E64BE" w:rsidRPr="003F1563" w:rsidRDefault="002E64BE" w:rsidP="001950A9">
            <w:pPr>
              <w:pStyle w:val="GOSTTablenorm"/>
              <w:rPr>
                <w:ins w:id="7758" w:author="Иванов Дмитрий Валерьевич" w:date="2024-07-17T11:07:00Z"/>
              </w:rPr>
            </w:pPr>
            <w:ins w:id="7759" w:author="Иванов Дмитрий Валерьевич" w:date="2024-07-17T11:08: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36EA6597" w14:textId="52998D7E" w:rsidR="002E64BE" w:rsidRPr="003F1563" w:rsidRDefault="002E64BE" w:rsidP="001950A9">
            <w:pPr>
              <w:pStyle w:val="GOSTTablenorm"/>
              <w:rPr>
                <w:ins w:id="7760" w:author="Иванов Дмитрий Валерьевич" w:date="2024-07-17T11:07:00Z"/>
              </w:rPr>
            </w:pPr>
            <w:ins w:id="7761" w:author="Иванов Дмитрий Валерьевич" w:date="2024-07-17T11:08:00Z">
              <w:r w:rsidRPr="003F1563">
                <w:t>Дата-время (timestamp)</w:t>
              </w:r>
            </w:ins>
          </w:p>
        </w:tc>
        <w:tc>
          <w:tcPr>
            <w:tcW w:w="264" w:type="pct"/>
            <w:gridSpan w:val="2"/>
          </w:tcPr>
          <w:p w14:paraId="5948227A" w14:textId="67D607B8" w:rsidR="002E64BE" w:rsidRPr="003F1563" w:rsidRDefault="002E64BE" w:rsidP="001950A9">
            <w:pPr>
              <w:pStyle w:val="GOSTTablenorm"/>
              <w:rPr>
                <w:ins w:id="7762" w:author="Иванов Дмитрий Валерьевич" w:date="2024-07-17T11:07:00Z"/>
              </w:rPr>
            </w:pPr>
            <w:ins w:id="7763" w:author="Иванов Дмитрий Валерьевич" w:date="2024-07-17T11:08:00Z">
              <w:r>
                <w:t>Нет</w:t>
              </w:r>
            </w:ins>
          </w:p>
        </w:tc>
        <w:tc>
          <w:tcPr>
            <w:tcW w:w="269" w:type="pct"/>
            <w:gridSpan w:val="2"/>
          </w:tcPr>
          <w:p w14:paraId="3F5F8D3E" w14:textId="77777777" w:rsidR="002E64BE" w:rsidRPr="00C75A4E" w:rsidRDefault="002E64BE" w:rsidP="001950A9">
            <w:pPr>
              <w:pStyle w:val="GOSTTablenorm"/>
              <w:rPr>
                <w:ins w:id="7764" w:author="Иванов Дмитрий Валерьевич" w:date="2024-07-17T11:07:00Z"/>
                <w:lang w:val="en-US"/>
              </w:rPr>
            </w:pPr>
          </w:p>
        </w:tc>
        <w:tc>
          <w:tcPr>
            <w:tcW w:w="2101" w:type="pct"/>
            <w:gridSpan w:val="2"/>
          </w:tcPr>
          <w:p w14:paraId="18F2FBBB" w14:textId="77777777" w:rsidR="002E64BE" w:rsidRPr="003F1563" w:rsidRDefault="002E64BE" w:rsidP="001950A9">
            <w:pPr>
              <w:pStyle w:val="GOSTTablenorm"/>
              <w:rPr>
                <w:ins w:id="7765" w:author="Иванов Дмитрий Валерьевич" w:date="2024-07-17T11:08:00Z"/>
              </w:rPr>
            </w:pPr>
            <w:ins w:id="7766" w:author="Иванов Дмитрий Валерьевич" w:date="2024-07-17T11:08:00Z">
              <w:r w:rsidRPr="003F1563">
                <w:t>Указывается дата открытия операционного дня ТОФК/ЦС по учету</w:t>
              </w:r>
              <w:r w:rsidRPr="001C34D5">
                <w:t xml:space="preserve"> </w:t>
              </w:r>
              <w:r>
                <w:t>для проведения отдельных операций (открытия по запросу)</w:t>
              </w:r>
              <w:r w:rsidRPr="003F1563">
                <w:t>.</w:t>
              </w:r>
            </w:ins>
          </w:p>
          <w:p w14:paraId="3CAFFF43" w14:textId="1445A447" w:rsidR="002E64BE" w:rsidRPr="003F1563" w:rsidRDefault="002E64BE" w:rsidP="001950A9">
            <w:pPr>
              <w:pStyle w:val="GOSTTablenorm"/>
              <w:rPr>
                <w:ins w:id="7767" w:author="Иванов Дмитрий Валерьевич" w:date="2024-07-17T11:08:00Z"/>
              </w:rPr>
            </w:pPr>
            <w:ins w:id="7768" w:author="Иванов Дмитрий Валерьевич" w:date="2024-07-17T11:08:00Z">
              <w:r w:rsidRPr="003F1563">
                <w:t xml:space="preserve">Формат YYYY-MM-DD </w:t>
              </w:r>
              <w:proofErr w:type="gramStart"/>
              <w:r w:rsidRPr="003F1563">
                <w:t>hh:mm</w:t>
              </w:r>
              <w:proofErr w:type="gramEnd"/>
              <w:r w:rsidRPr="003F1563">
                <w:t>:ss</w:t>
              </w:r>
            </w:ins>
            <w:r w:rsidR="0055495A">
              <w:t>.</w:t>
            </w:r>
          </w:p>
          <w:p w14:paraId="4FBA6514" w14:textId="6C1B7E90" w:rsidR="002E64BE" w:rsidRPr="003F1563" w:rsidRDefault="002E64BE" w:rsidP="0027578C">
            <w:pPr>
              <w:pStyle w:val="GOSTTablenorm"/>
              <w:rPr>
                <w:ins w:id="7769" w:author="Иванов Дмитрий Валерьевич" w:date="2024-07-17T11:07:00Z"/>
              </w:rPr>
            </w:pPr>
            <w:ins w:id="7770" w:author="Иванов Дмитрий Валерьевич" w:date="2024-07-17T11:08: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4501D2FB" w14:textId="77777777" w:rsidTr="00C75A4E">
        <w:trPr>
          <w:gridBefore w:val="2"/>
          <w:wBefore w:w="6" w:type="pct"/>
          <w:trHeight w:val="293"/>
          <w:jc w:val="center"/>
          <w:ins w:id="7771" w:author="Иванов Дмитрий Валерьевич" w:date="2024-07-17T11:07:00Z"/>
        </w:trPr>
        <w:tc>
          <w:tcPr>
            <w:tcW w:w="1098" w:type="pct"/>
          </w:tcPr>
          <w:p w14:paraId="5DCD1EA1" w14:textId="7EEB49C6" w:rsidR="002E64BE" w:rsidRPr="003F1563" w:rsidRDefault="002E64BE" w:rsidP="001950A9">
            <w:pPr>
              <w:pStyle w:val="GOSTTablenorm"/>
              <w:rPr>
                <w:ins w:id="7772" w:author="Иванов Дмитрий Валерьевич" w:date="2024-07-17T11:07:00Z"/>
              </w:rPr>
            </w:pPr>
            <w:ins w:id="7773" w:author="Иванов Дмитрий Валерьевич" w:date="2024-07-17T11:08:00Z">
              <w:r>
                <w:t xml:space="preserve">ФП – отправитель запроса, на основании которого было выполнено открытие </w:t>
              </w:r>
            </w:ins>
            <w:ins w:id="7774" w:author="Сатлер Марина Викторовна" w:date="2024-10-04T16:04:00Z">
              <w:r w:rsidR="00175C9D" w:rsidRPr="00175C9D">
                <w:t>операционного дня</w:t>
              </w:r>
            </w:ins>
            <w:ins w:id="7775" w:author="Иванов Дмитрий Валерьевич" w:date="2024-07-17T11:08:00Z">
              <w:del w:id="7776" w:author="Сатлер Марина Викторовна" w:date="2024-10-04T16:04:00Z">
                <w:r w:rsidDel="00175C9D">
                  <w:delText>ОД</w:delText>
                </w:r>
              </w:del>
              <w:r>
                <w:t xml:space="preserve"> для </w:t>
              </w:r>
              <w:r>
                <w:lastRenderedPageBreak/>
                <w:t>проведения отдельных операций (открытия по запросу)</w:t>
              </w:r>
            </w:ins>
          </w:p>
        </w:tc>
        <w:tc>
          <w:tcPr>
            <w:tcW w:w="766" w:type="pct"/>
          </w:tcPr>
          <w:p w14:paraId="211CFB4E" w14:textId="5BA55B7E" w:rsidR="002E64BE" w:rsidRPr="003F1563" w:rsidRDefault="002E64BE" w:rsidP="001950A9">
            <w:pPr>
              <w:pStyle w:val="GOSTTablenorm"/>
              <w:rPr>
                <w:ins w:id="7777" w:author="Иванов Дмитрий Валерьевич" w:date="2024-07-17T11:07:00Z"/>
              </w:rPr>
            </w:pPr>
            <w:ins w:id="7778" w:author="Иванов Дмитрий Валерьевич" w:date="2024-07-17T11:08:00Z">
              <w:r w:rsidRPr="008A1BFA">
                <w:lastRenderedPageBreak/>
                <w:t>OpenOnRequestSystem</w:t>
              </w:r>
            </w:ins>
          </w:p>
        </w:tc>
        <w:tc>
          <w:tcPr>
            <w:tcW w:w="496" w:type="pct"/>
            <w:gridSpan w:val="2"/>
          </w:tcPr>
          <w:p w14:paraId="6FE199A1" w14:textId="71B3E2F6" w:rsidR="002E64BE" w:rsidRPr="003F1563" w:rsidRDefault="002E64BE" w:rsidP="001950A9">
            <w:pPr>
              <w:pStyle w:val="GOSTTablenorm"/>
              <w:rPr>
                <w:ins w:id="7779" w:author="Иванов Дмитрий Валерьевич" w:date="2024-07-17T11:07:00Z"/>
              </w:rPr>
            </w:pPr>
            <w:ins w:id="7780" w:author="Иванов Дмитрий Валерьевич" w:date="2024-07-17T11:08:00Z">
              <w:r w:rsidRPr="00002655">
                <w:t>Строка</w:t>
              </w:r>
            </w:ins>
          </w:p>
        </w:tc>
        <w:tc>
          <w:tcPr>
            <w:tcW w:w="264" w:type="pct"/>
            <w:gridSpan w:val="2"/>
          </w:tcPr>
          <w:p w14:paraId="3CCF9B77" w14:textId="1D16F0AE" w:rsidR="002E64BE" w:rsidRPr="003F1563" w:rsidRDefault="002E64BE" w:rsidP="001950A9">
            <w:pPr>
              <w:pStyle w:val="GOSTTablenorm"/>
              <w:rPr>
                <w:ins w:id="7781" w:author="Иванов Дмитрий Валерьевич" w:date="2024-07-17T11:07:00Z"/>
              </w:rPr>
            </w:pPr>
            <w:ins w:id="7782" w:author="Иванов Дмитрий Валерьевич" w:date="2024-07-17T11:08:00Z">
              <w:r w:rsidRPr="003F1563">
                <w:t>Нет</w:t>
              </w:r>
            </w:ins>
          </w:p>
        </w:tc>
        <w:tc>
          <w:tcPr>
            <w:tcW w:w="269" w:type="pct"/>
            <w:gridSpan w:val="2"/>
          </w:tcPr>
          <w:p w14:paraId="038C0651" w14:textId="141BF9B0" w:rsidR="002E64BE" w:rsidRPr="00C75A4E" w:rsidRDefault="002E64BE" w:rsidP="001950A9">
            <w:pPr>
              <w:pStyle w:val="GOSTTablenorm"/>
              <w:rPr>
                <w:ins w:id="7783" w:author="Иванов Дмитрий Валерьевич" w:date="2024-07-17T11:07:00Z"/>
                <w:lang w:val="en-US"/>
              </w:rPr>
            </w:pPr>
            <w:ins w:id="7784" w:author="Иванов Дмитрий Валерьевич" w:date="2024-07-17T11:08:00Z">
              <w:r w:rsidRPr="00002655">
                <w:t>&lt;=10</w:t>
              </w:r>
            </w:ins>
          </w:p>
        </w:tc>
        <w:tc>
          <w:tcPr>
            <w:tcW w:w="2101" w:type="pct"/>
            <w:gridSpan w:val="2"/>
          </w:tcPr>
          <w:p w14:paraId="10468A71" w14:textId="77777777" w:rsidR="002E64BE" w:rsidRDefault="002E64BE" w:rsidP="001950A9">
            <w:pPr>
              <w:pStyle w:val="GOSTTablenorm"/>
              <w:rPr>
                <w:ins w:id="7785" w:author="Иванов Дмитрий Валерьевич" w:date="2024-07-17T11:08:00Z"/>
              </w:rPr>
            </w:pPr>
            <w:ins w:id="7786" w:author="Иванов Дмитрий Валерьевич" w:date="2024-07-17T11:08: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ТОФК/ЦС по учету</w:t>
              </w:r>
              <w:r>
                <w:t xml:space="preserve"> для проведения отдельных операций (открытия по запросу)</w:t>
              </w:r>
              <w:r w:rsidRPr="003F1563">
                <w:t>.</w:t>
              </w:r>
            </w:ins>
          </w:p>
          <w:p w14:paraId="2DDAFBFD" w14:textId="174F3400" w:rsidR="002E64BE" w:rsidRPr="003F1563" w:rsidRDefault="002E64BE" w:rsidP="001950A9">
            <w:pPr>
              <w:pStyle w:val="GOSTTablenorm"/>
              <w:rPr>
                <w:ins w:id="7787" w:author="Иванов Дмитрий Валерьевич" w:date="2024-07-17T11:07:00Z"/>
              </w:rPr>
            </w:pPr>
            <w:ins w:id="7788" w:author="Иванов Дмитрий Валерьевич" w:date="2024-07-17T11:08:00Z">
              <w:r w:rsidRPr="003F1563">
                <w:lastRenderedPageBreak/>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49C369F6" w14:textId="77777777" w:rsidTr="00C75A4E">
        <w:trPr>
          <w:gridBefore w:val="2"/>
          <w:wBefore w:w="6" w:type="pct"/>
          <w:trHeight w:val="293"/>
          <w:jc w:val="center"/>
        </w:trPr>
        <w:tc>
          <w:tcPr>
            <w:tcW w:w="1098" w:type="pct"/>
          </w:tcPr>
          <w:p w14:paraId="2BB0FAAB" w14:textId="77777777" w:rsidR="002E64BE" w:rsidRPr="001950A9" w:rsidRDefault="002E64BE" w:rsidP="001950A9">
            <w:pPr>
              <w:pStyle w:val="GOSTTablenorm"/>
            </w:pPr>
            <w:r w:rsidRPr="001950A9">
              <w:lastRenderedPageBreak/>
              <w:t>Дата и время закрытия операционного дня</w:t>
            </w:r>
          </w:p>
        </w:tc>
        <w:tc>
          <w:tcPr>
            <w:tcW w:w="766" w:type="pct"/>
          </w:tcPr>
          <w:p w14:paraId="3F8D333C" w14:textId="77777777" w:rsidR="002E64BE" w:rsidRPr="001950A9" w:rsidRDefault="002E64BE" w:rsidP="001950A9">
            <w:pPr>
              <w:pStyle w:val="GOSTTablenorm"/>
            </w:pPr>
            <w:r w:rsidRPr="001950A9">
              <w:t>CloseDate</w:t>
            </w:r>
          </w:p>
        </w:tc>
        <w:tc>
          <w:tcPr>
            <w:tcW w:w="496" w:type="pct"/>
            <w:gridSpan w:val="2"/>
          </w:tcPr>
          <w:p w14:paraId="26F358B8" w14:textId="77777777" w:rsidR="002E64BE" w:rsidRPr="001950A9" w:rsidRDefault="002E64BE" w:rsidP="001950A9">
            <w:pPr>
              <w:pStyle w:val="GOSTTablenorm"/>
            </w:pPr>
            <w:r w:rsidRPr="001950A9">
              <w:t>Дата-время (timestamp)</w:t>
            </w:r>
          </w:p>
        </w:tc>
        <w:tc>
          <w:tcPr>
            <w:tcW w:w="264" w:type="pct"/>
            <w:gridSpan w:val="2"/>
          </w:tcPr>
          <w:p w14:paraId="609F4F1A" w14:textId="77777777" w:rsidR="002E64BE" w:rsidRPr="001950A9" w:rsidRDefault="002E64BE" w:rsidP="001950A9">
            <w:pPr>
              <w:pStyle w:val="GOSTTablenorm"/>
            </w:pPr>
            <w:r w:rsidRPr="001950A9">
              <w:t>Да</w:t>
            </w:r>
          </w:p>
        </w:tc>
        <w:tc>
          <w:tcPr>
            <w:tcW w:w="269" w:type="pct"/>
            <w:gridSpan w:val="2"/>
          </w:tcPr>
          <w:p w14:paraId="5AAA847E" w14:textId="4E619A6F" w:rsidR="002E64BE" w:rsidRPr="001950A9" w:rsidRDefault="002E64BE" w:rsidP="001950A9">
            <w:pPr>
              <w:pStyle w:val="GOSTTablenorm"/>
            </w:pPr>
          </w:p>
        </w:tc>
        <w:tc>
          <w:tcPr>
            <w:tcW w:w="2101" w:type="pct"/>
            <w:gridSpan w:val="2"/>
          </w:tcPr>
          <w:p w14:paraId="5AA9ACC4" w14:textId="77777777" w:rsidR="002E64BE" w:rsidRPr="001950A9" w:rsidRDefault="002E64BE" w:rsidP="001950A9">
            <w:pPr>
              <w:pStyle w:val="GOSTTablenorm"/>
            </w:pPr>
            <w:r w:rsidRPr="001950A9">
              <w:t>Указывается дата закрытия операционного дня ТОФК/ЦС по учету.</w:t>
            </w:r>
          </w:p>
          <w:p w14:paraId="3A55B09F" w14:textId="649A1547" w:rsidR="002E64BE" w:rsidRPr="001950A9" w:rsidRDefault="002E64BE" w:rsidP="001950A9">
            <w:pPr>
              <w:pStyle w:val="GOSTTablenorm"/>
            </w:pPr>
            <w:r w:rsidRPr="001950A9">
              <w:t xml:space="preserve">Формат YYYY-MM-DD </w:t>
            </w:r>
            <w:proofErr w:type="gramStart"/>
            <w:r w:rsidRPr="001950A9">
              <w:t>hh:mm</w:t>
            </w:r>
            <w:proofErr w:type="gramEnd"/>
            <w:r w:rsidRPr="001950A9">
              <w:t>:ss.</w:t>
            </w:r>
          </w:p>
          <w:p w14:paraId="0465A04D" w14:textId="2698677B" w:rsidR="002E64BE" w:rsidRPr="001950A9" w:rsidRDefault="002E64BE" w:rsidP="001950A9">
            <w:pPr>
              <w:pStyle w:val="GOSTTablenorm"/>
            </w:pPr>
            <w:r w:rsidRPr="001950A9">
              <w:t>Если день закрывался более одного раза – указывается дата последнего закрытия</w:t>
            </w:r>
          </w:p>
        </w:tc>
      </w:tr>
      <w:tr w:rsidR="002E64BE" w:rsidRPr="003F1563" w14:paraId="5F0A4DCA" w14:textId="77777777" w:rsidTr="00C75A4E">
        <w:trPr>
          <w:gridBefore w:val="2"/>
          <w:wBefore w:w="6" w:type="pct"/>
          <w:trHeight w:val="293"/>
          <w:jc w:val="center"/>
          <w:ins w:id="7789" w:author="Иванов Дмитрий Валерьевич" w:date="2024-07-17T11:07:00Z"/>
        </w:trPr>
        <w:tc>
          <w:tcPr>
            <w:tcW w:w="1098" w:type="pct"/>
          </w:tcPr>
          <w:p w14:paraId="542A71E4" w14:textId="2237519D" w:rsidR="002E64BE" w:rsidRPr="001950A9" w:rsidRDefault="002E64BE" w:rsidP="001950A9">
            <w:pPr>
              <w:pStyle w:val="GOSTTablenorm"/>
              <w:rPr>
                <w:ins w:id="7790" w:author="Иванов Дмитрий Валерьевич" w:date="2024-07-17T11:07:00Z"/>
              </w:rPr>
            </w:pPr>
            <w:ins w:id="7791" w:author="Иванов Дмитрий Валерьевич" w:date="2024-07-17T11:08:00Z">
              <w:r w:rsidRPr="001950A9">
                <w:t xml:space="preserve">ФП – отправитель запроса, на основании которого было выполнено закрытие </w:t>
              </w:r>
            </w:ins>
            <w:ins w:id="7792" w:author="Сатлер Марина Викторовна" w:date="2024-10-04T16:04:00Z">
              <w:r w:rsidR="00175C9D" w:rsidRPr="00175C9D">
                <w:t>операционного дня</w:t>
              </w:r>
            </w:ins>
            <w:ins w:id="7793" w:author="Иванов Дмитрий Валерьевич" w:date="2024-07-17T11:08:00Z">
              <w:del w:id="7794" w:author="Сатлер Марина Викторовна" w:date="2024-10-04T16:04:00Z">
                <w:r w:rsidRPr="001950A9" w:rsidDel="00175C9D">
                  <w:delText>ОД</w:delText>
                </w:r>
              </w:del>
            </w:ins>
          </w:p>
        </w:tc>
        <w:tc>
          <w:tcPr>
            <w:tcW w:w="766" w:type="pct"/>
          </w:tcPr>
          <w:p w14:paraId="7B602778" w14:textId="15A7AEEE" w:rsidR="002E64BE" w:rsidRPr="001950A9" w:rsidRDefault="002E64BE" w:rsidP="001950A9">
            <w:pPr>
              <w:pStyle w:val="GOSTTablenorm"/>
              <w:rPr>
                <w:ins w:id="7795" w:author="Иванов Дмитрий Валерьевич" w:date="2024-07-17T11:07:00Z"/>
              </w:rPr>
            </w:pPr>
            <w:ins w:id="7796" w:author="Иванов Дмитрий Валерьевич" w:date="2024-07-17T11:08:00Z">
              <w:r w:rsidRPr="001950A9">
                <w:t>CloseSystem</w:t>
              </w:r>
            </w:ins>
          </w:p>
        </w:tc>
        <w:tc>
          <w:tcPr>
            <w:tcW w:w="496" w:type="pct"/>
            <w:gridSpan w:val="2"/>
          </w:tcPr>
          <w:p w14:paraId="32D71929" w14:textId="5CEEAF6F" w:rsidR="002E64BE" w:rsidRPr="001950A9" w:rsidRDefault="002E64BE" w:rsidP="001950A9">
            <w:pPr>
              <w:pStyle w:val="GOSTTablenorm"/>
              <w:rPr>
                <w:ins w:id="7797" w:author="Иванов Дмитрий Валерьевич" w:date="2024-07-17T11:07:00Z"/>
              </w:rPr>
            </w:pPr>
            <w:ins w:id="7798" w:author="Иванов Дмитрий Валерьевич" w:date="2024-07-17T11:08:00Z">
              <w:r w:rsidRPr="001950A9">
                <w:t>Строка</w:t>
              </w:r>
            </w:ins>
          </w:p>
        </w:tc>
        <w:tc>
          <w:tcPr>
            <w:tcW w:w="264" w:type="pct"/>
            <w:gridSpan w:val="2"/>
          </w:tcPr>
          <w:p w14:paraId="00ED0966" w14:textId="4BCD2065" w:rsidR="002E64BE" w:rsidRPr="001950A9" w:rsidRDefault="002E64BE" w:rsidP="001950A9">
            <w:pPr>
              <w:pStyle w:val="GOSTTablenorm"/>
              <w:rPr>
                <w:ins w:id="7799" w:author="Иванов Дмитрий Валерьевич" w:date="2024-07-17T11:07:00Z"/>
              </w:rPr>
            </w:pPr>
            <w:ins w:id="7800" w:author="Иванов Дмитрий Валерьевич" w:date="2024-07-17T11:08:00Z">
              <w:r w:rsidRPr="001950A9">
                <w:t>Да</w:t>
              </w:r>
            </w:ins>
          </w:p>
        </w:tc>
        <w:tc>
          <w:tcPr>
            <w:tcW w:w="269" w:type="pct"/>
            <w:gridSpan w:val="2"/>
          </w:tcPr>
          <w:p w14:paraId="208E36D1" w14:textId="1760B230" w:rsidR="002E64BE" w:rsidRPr="001950A9" w:rsidRDefault="002E64BE" w:rsidP="001950A9">
            <w:pPr>
              <w:pStyle w:val="GOSTTablenorm"/>
              <w:rPr>
                <w:ins w:id="7801" w:author="Иванов Дмитрий Валерьевич" w:date="2024-07-17T11:07:00Z"/>
              </w:rPr>
            </w:pPr>
            <w:ins w:id="7802" w:author="Иванов Дмитрий Валерьевич" w:date="2024-07-17T11:08:00Z">
              <w:r w:rsidRPr="001950A9">
                <w:t>&lt;=10</w:t>
              </w:r>
            </w:ins>
          </w:p>
        </w:tc>
        <w:tc>
          <w:tcPr>
            <w:tcW w:w="2101" w:type="pct"/>
            <w:gridSpan w:val="2"/>
          </w:tcPr>
          <w:p w14:paraId="73A099B3" w14:textId="77777777" w:rsidR="002E64BE" w:rsidRPr="001950A9" w:rsidRDefault="002E64BE" w:rsidP="001950A9">
            <w:pPr>
              <w:pStyle w:val="GOSTTablenorm"/>
              <w:rPr>
                <w:ins w:id="7803" w:author="Иванов Дмитрий Валерьевич" w:date="2024-07-17T11:08:00Z"/>
              </w:rPr>
            </w:pPr>
            <w:ins w:id="7804" w:author="Иванов Дмитрий Валерьевич" w:date="2024-07-17T11:08:00Z">
              <w:r w:rsidRPr="001950A9">
                <w:t>Указывается информация о ФП – отправителе запроса, на основании которого было выполнено закрытие операционного дня ТОФК/ЦС по учету.</w:t>
              </w:r>
            </w:ins>
          </w:p>
          <w:p w14:paraId="0AD9C294" w14:textId="4508AE1B" w:rsidR="002E64BE" w:rsidRPr="001950A9" w:rsidRDefault="002E64BE" w:rsidP="001950A9">
            <w:pPr>
              <w:pStyle w:val="GOSTTablenorm"/>
              <w:rPr>
                <w:ins w:id="7805" w:author="Иванов Дмитрий Валерьевич" w:date="2024-07-17T11:07:00Z"/>
              </w:rPr>
            </w:pPr>
            <w:ins w:id="7806" w:author="Иванов Дмитрий Валерьевич" w:date="2024-07-17T11:08: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5C20A029" w14:textId="77777777" w:rsidTr="00C75A4E">
        <w:trPr>
          <w:gridBefore w:val="2"/>
          <w:wBefore w:w="6" w:type="pct"/>
          <w:trHeight w:val="293"/>
          <w:jc w:val="center"/>
        </w:trPr>
        <w:tc>
          <w:tcPr>
            <w:tcW w:w="1098" w:type="pct"/>
          </w:tcPr>
          <w:p w14:paraId="68C4E0D9" w14:textId="77777777" w:rsidR="002E64BE" w:rsidRPr="001950A9" w:rsidRDefault="002E64BE" w:rsidP="001950A9">
            <w:pPr>
              <w:pStyle w:val="GOSTTablenorm"/>
            </w:pPr>
            <w:r w:rsidRPr="001950A9">
              <w:t>Дата и время окончательного закрытия операционного дня</w:t>
            </w:r>
          </w:p>
        </w:tc>
        <w:tc>
          <w:tcPr>
            <w:tcW w:w="766" w:type="pct"/>
          </w:tcPr>
          <w:p w14:paraId="63F2E6E8" w14:textId="77777777" w:rsidR="002E64BE" w:rsidRPr="001950A9" w:rsidRDefault="002E64BE" w:rsidP="001950A9">
            <w:pPr>
              <w:pStyle w:val="GOSTTablenorm"/>
            </w:pPr>
            <w:r w:rsidRPr="001950A9">
              <w:t>ClosePermanentlyDate</w:t>
            </w:r>
          </w:p>
        </w:tc>
        <w:tc>
          <w:tcPr>
            <w:tcW w:w="496" w:type="pct"/>
            <w:gridSpan w:val="2"/>
          </w:tcPr>
          <w:p w14:paraId="789138B5" w14:textId="77777777" w:rsidR="002E64BE" w:rsidRPr="001950A9" w:rsidRDefault="002E64BE" w:rsidP="001950A9">
            <w:pPr>
              <w:pStyle w:val="GOSTTablenorm"/>
            </w:pPr>
            <w:r w:rsidRPr="001950A9">
              <w:t>Дата-время (timestamp)</w:t>
            </w:r>
          </w:p>
        </w:tc>
        <w:tc>
          <w:tcPr>
            <w:tcW w:w="264" w:type="pct"/>
            <w:gridSpan w:val="2"/>
          </w:tcPr>
          <w:p w14:paraId="76395D34" w14:textId="77777777" w:rsidR="002E64BE" w:rsidRPr="001950A9" w:rsidRDefault="002E64BE" w:rsidP="001950A9">
            <w:pPr>
              <w:pStyle w:val="GOSTTablenorm"/>
            </w:pPr>
            <w:r w:rsidRPr="001950A9">
              <w:t>Да</w:t>
            </w:r>
          </w:p>
        </w:tc>
        <w:tc>
          <w:tcPr>
            <w:tcW w:w="269" w:type="pct"/>
            <w:gridSpan w:val="2"/>
          </w:tcPr>
          <w:p w14:paraId="11B99200" w14:textId="116E6D31" w:rsidR="002E64BE" w:rsidRPr="001950A9" w:rsidRDefault="002E64BE" w:rsidP="001950A9">
            <w:pPr>
              <w:pStyle w:val="GOSTTablenorm"/>
            </w:pPr>
          </w:p>
        </w:tc>
        <w:tc>
          <w:tcPr>
            <w:tcW w:w="2101" w:type="pct"/>
            <w:gridSpan w:val="2"/>
          </w:tcPr>
          <w:p w14:paraId="1722B217" w14:textId="77777777" w:rsidR="002E64BE" w:rsidRPr="001950A9" w:rsidRDefault="002E64BE" w:rsidP="001950A9">
            <w:pPr>
              <w:pStyle w:val="GOSTTablenorm"/>
            </w:pPr>
            <w:r w:rsidRPr="001950A9">
              <w:t>Указывается дата окончательного закрытия операционного дня ТОФК/ЦС по учету.</w:t>
            </w:r>
          </w:p>
          <w:p w14:paraId="2916D6A7" w14:textId="062F1F76" w:rsidR="002E64BE" w:rsidRPr="001950A9" w:rsidRDefault="002E64BE" w:rsidP="001950A9">
            <w:pPr>
              <w:pStyle w:val="GOSTTablenorm"/>
            </w:pPr>
            <w:r w:rsidRPr="001950A9">
              <w:t xml:space="preserve">Формат YYYY-MM-DD </w:t>
            </w:r>
            <w:proofErr w:type="gramStart"/>
            <w:r w:rsidRPr="001950A9">
              <w:t>hh:mm</w:t>
            </w:r>
            <w:proofErr w:type="gramEnd"/>
            <w:r w:rsidRPr="001950A9">
              <w:t>:ss.</w:t>
            </w:r>
          </w:p>
          <w:p w14:paraId="6C358448" w14:textId="3D9F488B" w:rsidR="002E64BE" w:rsidRPr="001950A9" w:rsidRDefault="002E64B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2E64BE" w:rsidRPr="003F1563" w14:paraId="66C33A1A" w14:textId="77777777" w:rsidTr="00C75A4E">
        <w:trPr>
          <w:gridBefore w:val="2"/>
          <w:wBefore w:w="6" w:type="pct"/>
          <w:trHeight w:val="293"/>
          <w:jc w:val="center"/>
          <w:ins w:id="7807" w:author="Иванов Дмитрий Валерьевич" w:date="2024-07-17T11:07:00Z"/>
        </w:trPr>
        <w:tc>
          <w:tcPr>
            <w:tcW w:w="1098" w:type="pct"/>
          </w:tcPr>
          <w:p w14:paraId="7A941BB1" w14:textId="7F570DC3" w:rsidR="002E64BE" w:rsidRPr="001950A9" w:rsidRDefault="002E64BE" w:rsidP="001950A9">
            <w:pPr>
              <w:pStyle w:val="GOSTTablenorm"/>
              <w:rPr>
                <w:ins w:id="7808" w:author="Иванов Дмитрий Валерьевич" w:date="2024-07-17T11:07:00Z"/>
              </w:rPr>
            </w:pPr>
            <w:ins w:id="7809" w:author="Иванов Дмитрий Валерьевич" w:date="2024-07-17T11:08:00Z">
              <w:r w:rsidRPr="001950A9">
                <w:t xml:space="preserve">ФП – отправитель запроса, на основании которого было выполнено окончательное закрытие </w:t>
              </w:r>
            </w:ins>
            <w:ins w:id="7810" w:author="Сатлер Марина Викторовна" w:date="2024-10-04T16:04:00Z">
              <w:r w:rsidR="00175C9D" w:rsidRPr="00175C9D">
                <w:t>операционного дня</w:t>
              </w:r>
            </w:ins>
            <w:ins w:id="7811" w:author="Иванов Дмитрий Валерьевич" w:date="2024-07-17T11:08:00Z">
              <w:del w:id="7812" w:author="Сатлер Марина Викторовна" w:date="2024-10-04T16:04:00Z">
                <w:r w:rsidRPr="001950A9" w:rsidDel="00175C9D">
                  <w:delText>ОД</w:delText>
                </w:r>
              </w:del>
            </w:ins>
          </w:p>
        </w:tc>
        <w:tc>
          <w:tcPr>
            <w:tcW w:w="766" w:type="pct"/>
          </w:tcPr>
          <w:p w14:paraId="1EF747F2" w14:textId="55BB667B" w:rsidR="002E64BE" w:rsidRPr="001950A9" w:rsidRDefault="002E64BE" w:rsidP="001950A9">
            <w:pPr>
              <w:pStyle w:val="GOSTTablenorm"/>
              <w:rPr>
                <w:ins w:id="7813" w:author="Иванов Дмитрий Валерьевич" w:date="2024-07-17T11:07:00Z"/>
              </w:rPr>
            </w:pPr>
            <w:ins w:id="7814" w:author="Иванов Дмитрий Валерьевич" w:date="2024-07-17T11:08:00Z">
              <w:r w:rsidRPr="001950A9">
                <w:t>ClosePermanentlySystem</w:t>
              </w:r>
            </w:ins>
          </w:p>
        </w:tc>
        <w:tc>
          <w:tcPr>
            <w:tcW w:w="496" w:type="pct"/>
            <w:gridSpan w:val="2"/>
          </w:tcPr>
          <w:p w14:paraId="0F8FBF19" w14:textId="11576B5B" w:rsidR="002E64BE" w:rsidRPr="001950A9" w:rsidRDefault="002E64BE" w:rsidP="001950A9">
            <w:pPr>
              <w:pStyle w:val="GOSTTablenorm"/>
              <w:rPr>
                <w:ins w:id="7815" w:author="Иванов Дмитрий Валерьевич" w:date="2024-07-17T11:07:00Z"/>
              </w:rPr>
            </w:pPr>
            <w:ins w:id="7816" w:author="Иванов Дмитрий Валерьевич" w:date="2024-07-17T11:08:00Z">
              <w:r w:rsidRPr="001950A9">
                <w:t>Строка</w:t>
              </w:r>
            </w:ins>
          </w:p>
        </w:tc>
        <w:tc>
          <w:tcPr>
            <w:tcW w:w="264" w:type="pct"/>
            <w:gridSpan w:val="2"/>
          </w:tcPr>
          <w:p w14:paraId="18A2CDB1" w14:textId="61BE4066" w:rsidR="002E64BE" w:rsidRPr="001950A9" w:rsidRDefault="002E64BE" w:rsidP="001950A9">
            <w:pPr>
              <w:pStyle w:val="GOSTTablenorm"/>
              <w:rPr>
                <w:ins w:id="7817" w:author="Иванов Дмитрий Валерьевич" w:date="2024-07-17T11:07:00Z"/>
              </w:rPr>
            </w:pPr>
            <w:ins w:id="7818" w:author="Иванов Дмитрий Валерьевич" w:date="2024-07-17T11:08:00Z">
              <w:r w:rsidRPr="001950A9">
                <w:t>Да</w:t>
              </w:r>
            </w:ins>
          </w:p>
        </w:tc>
        <w:tc>
          <w:tcPr>
            <w:tcW w:w="269" w:type="pct"/>
            <w:gridSpan w:val="2"/>
          </w:tcPr>
          <w:p w14:paraId="38B9CE33" w14:textId="5AB967B0" w:rsidR="002E64BE" w:rsidRPr="001950A9" w:rsidRDefault="002E64BE" w:rsidP="001950A9">
            <w:pPr>
              <w:pStyle w:val="GOSTTablenorm"/>
              <w:rPr>
                <w:ins w:id="7819" w:author="Иванов Дмитрий Валерьевич" w:date="2024-07-17T11:07:00Z"/>
              </w:rPr>
            </w:pPr>
            <w:ins w:id="7820" w:author="Иванов Дмитрий Валерьевич" w:date="2024-07-17T11:08:00Z">
              <w:r w:rsidRPr="001950A9">
                <w:t>&lt;=10</w:t>
              </w:r>
            </w:ins>
          </w:p>
        </w:tc>
        <w:tc>
          <w:tcPr>
            <w:tcW w:w="2101" w:type="pct"/>
            <w:gridSpan w:val="2"/>
          </w:tcPr>
          <w:p w14:paraId="15CBB497" w14:textId="77777777" w:rsidR="002E64BE" w:rsidRPr="001950A9" w:rsidRDefault="002E64BE" w:rsidP="001950A9">
            <w:pPr>
              <w:pStyle w:val="GOSTTablenorm"/>
              <w:rPr>
                <w:ins w:id="7821" w:author="Иванов Дмитрий Валерьевич" w:date="2024-07-17T11:08:00Z"/>
              </w:rPr>
            </w:pPr>
            <w:ins w:id="7822" w:author="Иванов Дмитрий Валерьевич" w:date="2024-07-17T11:08:00Z">
              <w:r w:rsidRPr="001950A9">
                <w:t>Указывается информация о ФП – отправителе запроса, на основании которого было выполнено окончательное закрытие операционного дня ТОФК/ЦС по учету.</w:t>
              </w:r>
            </w:ins>
          </w:p>
          <w:p w14:paraId="4B285EA2" w14:textId="3401FBB2" w:rsidR="002E64BE" w:rsidRPr="001950A9" w:rsidRDefault="002E64BE" w:rsidP="001950A9">
            <w:pPr>
              <w:pStyle w:val="GOSTTablenorm"/>
              <w:rPr>
                <w:ins w:id="7823" w:author="Иванов Дмитрий Валерьевич" w:date="2024-07-17T11:07:00Z"/>
              </w:rPr>
            </w:pPr>
            <w:ins w:id="7824" w:author="Иванов Дмитрий Валерьевич" w:date="2024-07-17T11:08: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11DF3D2D" w14:textId="77777777" w:rsidTr="002879E5">
        <w:trPr>
          <w:gridBefore w:val="1"/>
          <w:wBefore w:w="4" w:type="pct"/>
          <w:trHeight w:val="293"/>
          <w:jc w:val="center"/>
        </w:trPr>
        <w:tc>
          <w:tcPr>
            <w:tcW w:w="4996" w:type="pct"/>
            <w:gridSpan w:val="11"/>
            <w:shd w:val="clear" w:color="auto" w:fill="auto"/>
          </w:tcPr>
          <w:p w14:paraId="6AAD3536" w14:textId="4E944D1F" w:rsidR="002E64BE" w:rsidRPr="003F1563" w:rsidRDefault="002E64BE" w:rsidP="002E64BE">
            <w:pPr>
              <w:pStyle w:val="GOSTTablenorm"/>
              <w:ind w:left="0"/>
              <w:jc w:val="center"/>
            </w:pPr>
            <w:r w:rsidRPr="33249EA7">
              <w:rPr>
                <w:b/>
                <w:bCs/>
              </w:rPr>
              <w:t>Перечень параметров ответа на запрос «Сервис окончательного закрытия операционного дня системы, если для указанной даты операционный день окончательно закрыт по всем ТОФК/ЦС по учету» TradingDaysSysClosePermanently (</w:t>
            </w:r>
            <w:r w:rsidRPr="33249EA7">
              <w:rPr>
                <w:b/>
                <w:bCs/>
                <w:lang w:val="en-US"/>
              </w:rPr>
              <w:t>document</w:t>
            </w:r>
            <w:r w:rsidRPr="33249EA7">
              <w:rPr>
                <w:b/>
                <w:bCs/>
              </w:rPr>
              <w:t>)</w:t>
            </w:r>
          </w:p>
        </w:tc>
      </w:tr>
      <w:tr w:rsidR="002E64BE" w:rsidRPr="003F1563" w14:paraId="56263593" w14:textId="77777777" w:rsidTr="00C75A4E">
        <w:trPr>
          <w:gridBefore w:val="2"/>
          <w:wBefore w:w="6" w:type="pct"/>
          <w:trHeight w:val="293"/>
          <w:jc w:val="center"/>
        </w:trPr>
        <w:tc>
          <w:tcPr>
            <w:tcW w:w="1098" w:type="pct"/>
          </w:tcPr>
          <w:p w14:paraId="3C3A91AF" w14:textId="77777777" w:rsidR="002E64BE" w:rsidRPr="003F1563" w:rsidRDefault="002E64BE" w:rsidP="002E64BE">
            <w:pPr>
              <w:pStyle w:val="GOSTTablenorm"/>
            </w:pPr>
            <w:r w:rsidRPr="003F1563">
              <w:t>Операционный день</w:t>
            </w:r>
          </w:p>
        </w:tc>
        <w:tc>
          <w:tcPr>
            <w:tcW w:w="766" w:type="pct"/>
          </w:tcPr>
          <w:p w14:paraId="2DF3B21A" w14:textId="77777777" w:rsidR="002E64BE" w:rsidRPr="003F1563" w:rsidRDefault="002E64BE" w:rsidP="002E64BE">
            <w:pPr>
              <w:pStyle w:val="GOSTTablenorm"/>
            </w:pPr>
            <w:r w:rsidRPr="003F1563">
              <w:t>TradingDay</w:t>
            </w:r>
          </w:p>
        </w:tc>
        <w:tc>
          <w:tcPr>
            <w:tcW w:w="496" w:type="pct"/>
            <w:gridSpan w:val="2"/>
          </w:tcPr>
          <w:p w14:paraId="79046CE1" w14:textId="77777777" w:rsidR="002E64BE" w:rsidRPr="003F1563" w:rsidRDefault="002E64BE" w:rsidP="002E64BE">
            <w:pPr>
              <w:pStyle w:val="GOSTTablenorm"/>
            </w:pPr>
            <w:r w:rsidRPr="003F1563">
              <w:t>Дата</w:t>
            </w:r>
          </w:p>
        </w:tc>
        <w:tc>
          <w:tcPr>
            <w:tcW w:w="264" w:type="pct"/>
            <w:gridSpan w:val="2"/>
          </w:tcPr>
          <w:p w14:paraId="39D1E0FC" w14:textId="77777777" w:rsidR="002E64BE" w:rsidRPr="003F1563" w:rsidRDefault="002E64BE" w:rsidP="002E64BE">
            <w:pPr>
              <w:pStyle w:val="GOSTTablenorm"/>
            </w:pPr>
            <w:r w:rsidRPr="003F1563">
              <w:t>Да</w:t>
            </w:r>
          </w:p>
        </w:tc>
        <w:tc>
          <w:tcPr>
            <w:tcW w:w="269" w:type="pct"/>
            <w:gridSpan w:val="2"/>
          </w:tcPr>
          <w:p w14:paraId="43B0F718" w14:textId="545FB49C" w:rsidR="002E64BE" w:rsidRPr="00C75A4E" w:rsidRDefault="002E64BE" w:rsidP="002E64BE">
            <w:pPr>
              <w:pStyle w:val="GOSTTablenorm"/>
              <w:rPr>
                <w:lang w:val="en-US"/>
              </w:rPr>
            </w:pPr>
          </w:p>
        </w:tc>
        <w:tc>
          <w:tcPr>
            <w:tcW w:w="2101" w:type="pct"/>
            <w:gridSpan w:val="2"/>
          </w:tcPr>
          <w:p w14:paraId="77041B7F" w14:textId="49B84797" w:rsidR="002E64BE" w:rsidRPr="003F1563" w:rsidRDefault="002E64BE" w:rsidP="002E64BE">
            <w:pPr>
              <w:pStyle w:val="GOSTTablenorm"/>
            </w:pPr>
            <w:r w:rsidRPr="003F1563">
              <w:t>Дата операционного дня</w:t>
            </w:r>
            <w:r>
              <w:t>.</w:t>
            </w:r>
          </w:p>
          <w:p w14:paraId="739FD7C9" w14:textId="77777777" w:rsidR="002E64BE" w:rsidRPr="003F1563" w:rsidRDefault="002E64BE" w:rsidP="002E64BE">
            <w:pPr>
              <w:pStyle w:val="GOSTTablenorm"/>
            </w:pPr>
            <w:r w:rsidRPr="003F1563">
              <w:t>Формат YYYY-MM-DD</w:t>
            </w:r>
          </w:p>
        </w:tc>
      </w:tr>
      <w:tr w:rsidR="002E64BE" w:rsidRPr="003F1563" w14:paraId="41D649E0" w14:textId="77777777" w:rsidTr="00C75A4E">
        <w:trPr>
          <w:gridBefore w:val="2"/>
          <w:wBefore w:w="6" w:type="pct"/>
          <w:trHeight w:val="293"/>
          <w:jc w:val="center"/>
        </w:trPr>
        <w:tc>
          <w:tcPr>
            <w:tcW w:w="1098" w:type="pct"/>
          </w:tcPr>
          <w:p w14:paraId="12E2367A" w14:textId="77777777" w:rsidR="002E64BE" w:rsidRPr="003F1563" w:rsidRDefault="002E64BE" w:rsidP="002E64BE">
            <w:pPr>
              <w:pStyle w:val="GOSTTablenorm"/>
            </w:pPr>
            <w:r w:rsidRPr="003F1563">
              <w:t>Статус операционного дня</w:t>
            </w:r>
          </w:p>
        </w:tc>
        <w:tc>
          <w:tcPr>
            <w:tcW w:w="766" w:type="pct"/>
          </w:tcPr>
          <w:p w14:paraId="0B509348" w14:textId="77777777" w:rsidR="002E64BE" w:rsidRPr="003F1563" w:rsidRDefault="002E64BE" w:rsidP="002E64BE">
            <w:pPr>
              <w:pStyle w:val="GOSTTablenorm"/>
            </w:pPr>
            <w:r w:rsidRPr="003F1563">
              <w:t>Status</w:t>
            </w:r>
          </w:p>
        </w:tc>
        <w:tc>
          <w:tcPr>
            <w:tcW w:w="496" w:type="pct"/>
            <w:gridSpan w:val="2"/>
          </w:tcPr>
          <w:p w14:paraId="2D2EE409" w14:textId="77777777" w:rsidR="002E64BE" w:rsidRPr="003F1563" w:rsidRDefault="002E64BE" w:rsidP="002E64BE">
            <w:pPr>
              <w:pStyle w:val="GOSTTablenorm"/>
            </w:pPr>
            <w:r w:rsidRPr="003F1563">
              <w:t>Строка</w:t>
            </w:r>
          </w:p>
        </w:tc>
        <w:tc>
          <w:tcPr>
            <w:tcW w:w="264" w:type="pct"/>
            <w:gridSpan w:val="2"/>
          </w:tcPr>
          <w:p w14:paraId="7AEEED8E" w14:textId="77777777" w:rsidR="002E64BE" w:rsidRPr="003F1563" w:rsidRDefault="002E64BE" w:rsidP="002E64BE">
            <w:pPr>
              <w:pStyle w:val="GOSTTablenorm"/>
            </w:pPr>
            <w:r w:rsidRPr="003F1563">
              <w:t>Да</w:t>
            </w:r>
          </w:p>
        </w:tc>
        <w:tc>
          <w:tcPr>
            <w:tcW w:w="269" w:type="pct"/>
            <w:gridSpan w:val="2"/>
          </w:tcPr>
          <w:p w14:paraId="3B1C5AF2" w14:textId="77777777" w:rsidR="002E64BE" w:rsidRPr="003F1563" w:rsidRDefault="002E64BE" w:rsidP="002E64BE">
            <w:pPr>
              <w:pStyle w:val="GOSTTablenorm"/>
            </w:pPr>
            <w:r w:rsidRPr="003F1563">
              <w:t>&lt;=30</w:t>
            </w:r>
          </w:p>
        </w:tc>
        <w:tc>
          <w:tcPr>
            <w:tcW w:w="2101" w:type="pct"/>
            <w:gridSpan w:val="2"/>
          </w:tcPr>
          <w:p w14:paraId="49D9C137" w14:textId="77777777" w:rsidR="002E64BE" w:rsidRPr="003F1563" w:rsidRDefault="002E64BE" w:rsidP="002E64BE">
            <w:pPr>
              <w:pStyle w:val="GOSTTablenorm"/>
            </w:pPr>
            <w:r w:rsidRPr="003F1563">
              <w:t>Статус операционного дня</w:t>
            </w:r>
          </w:p>
        </w:tc>
      </w:tr>
      <w:tr w:rsidR="002E64BE" w:rsidRPr="003F1563" w14:paraId="03DC40CF" w14:textId="77777777" w:rsidTr="00C75A4E">
        <w:trPr>
          <w:gridBefore w:val="2"/>
          <w:wBefore w:w="6" w:type="pct"/>
          <w:trHeight w:val="293"/>
          <w:jc w:val="center"/>
        </w:trPr>
        <w:tc>
          <w:tcPr>
            <w:tcW w:w="1098" w:type="pct"/>
          </w:tcPr>
          <w:p w14:paraId="54DCE99F" w14:textId="77777777" w:rsidR="002E64BE" w:rsidRPr="003F1563" w:rsidRDefault="002E64BE" w:rsidP="002E64BE">
            <w:pPr>
              <w:pStyle w:val="GOSTTablenorm"/>
            </w:pPr>
            <w:r w:rsidRPr="003F1563">
              <w:t>Дата и время открытия операционного дня</w:t>
            </w:r>
          </w:p>
        </w:tc>
        <w:tc>
          <w:tcPr>
            <w:tcW w:w="766" w:type="pct"/>
          </w:tcPr>
          <w:p w14:paraId="39FB4B09" w14:textId="77777777" w:rsidR="002E64BE" w:rsidRPr="003F1563" w:rsidRDefault="002E64BE" w:rsidP="002E64BE">
            <w:pPr>
              <w:pStyle w:val="GOSTTablenorm"/>
            </w:pPr>
            <w:r w:rsidRPr="003F1563">
              <w:t>OpenDate</w:t>
            </w:r>
          </w:p>
        </w:tc>
        <w:tc>
          <w:tcPr>
            <w:tcW w:w="496" w:type="pct"/>
            <w:gridSpan w:val="2"/>
          </w:tcPr>
          <w:p w14:paraId="787A5CAD" w14:textId="77777777" w:rsidR="002E64BE" w:rsidRPr="003F1563" w:rsidRDefault="002E64BE" w:rsidP="002E64BE">
            <w:pPr>
              <w:pStyle w:val="GOSTTablenorm"/>
            </w:pPr>
            <w:r w:rsidRPr="003F1563">
              <w:t>Дата-время (timestamp)</w:t>
            </w:r>
          </w:p>
        </w:tc>
        <w:tc>
          <w:tcPr>
            <w:tcW w:w="264" w:type="pct"/>
            <w:gridSpan w:val="2"/>
          </w:tcPr>
          <w:p w14:paraId="094252D6" w14:textId="77777777" w:rsidR="002E64BE" w:rsidRPr="003F1563" w:rsidRDefault="002E64BE" w:rsidP="002E64BE">
            <w:pPr>
              <w:pStyle w:val="GOSTTablenorm"/>
            </w:pPr>
            <w:r w:rsidRPr="003F1563">
              <w:t>Да</w:t>
            </w:r>
          </w:p>
        </w:tc>
        <w:tc>
          <w:tcPr>
            <w:tcW w:w="269" w:type="pct"/>
            <w:gridSpan w:val="2"/>
          </w:tcPr>
          <w:p w14:paraId="50708421" w14:textId="76A0AD45" w:rsidR="002E64BE" w:rsidRPr="00C75A4E" w:rsidRDefault="002E64BE" w:rsidP="002E64BE">
            <w:pPr>
              <w:pStyle w:val="GOSTTablenorm"/>
              <w:rPr>
                <w:lang w:val="en-US"/>
              </w:rPr>
            </w:pPr>
          </w:p>
        </w:tc>
        <w:tc>
          <w:tcPr>
            <w:tcW w:w="2101" w:type="pct"/>
            <w:gridSpan w:val="2"/>
          </w:tcPr>
          <w:p w14:paraId="0789BC29" w14:textId="77777777" w:rsidR="002E64BE" w:rsidRPr="003F1563" w:rsidRDefault="002E64BE" w:rsidP="002E64BE">
            <w:pPr>
              <w:pStyle w:val="GOSTTablenorm"/>
            </w:pPr>
            <w:r w:rsidRPr="003F1563">
              <w:t>Указывается дата открытия операционного дня системы.</w:t>
            </w:r>
          </w:p>
          <w:p w14:paraId="4A042006" w14:textId="3C55C0DE"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1B4D69B0" w14:textId="75D343E2" w:rsidR="002E64BE" w:rsidRPr="003F1563" w:rsidRDefault="002E64BE" w:rsidP="0027578C">
            <w:pPr>
              <w:pStyle w:val="GOSTTablenorm"/>
            </w:pPr>
            <w:r w:rsidRPr="003F1563">
              <w:lastRenderedPageBreak/>
              <w:t>Если день открывался более одного раза – указывается дата последнего открытия</w:t>
            </w:r>
          </w:p>
        </w:tc>
      </w:tr>
      <w:tr w:rsidR="002E64BE" w:rsidRPr="003F1563" w14:paraId="0E57CE78" w14:textId="77777777" w:rsidTr="00C75A4E">
        <w:trPr>
          <w:gridBefore w:val="2"/>
          <w:wBefore w:w="6" w:type="pct"/>
          <w:trHeight w:val="293"/>
          <w:jc w:val="center"/>
          <w:ins w:id="7825" w:author="Иванов Дмитрий Валерьевич" w:date="2024-07-17T11:08:00Z"/>
        </w:trPr>
        <w:tc>
          <w:tcPr>
            <w:tcW w:w="1098" w:type="pct"/>
          </w:tcPr>
          <w:p w14:paraId="3A26D1BF" w14:textId="2F1B5533" w:rsidR="002E64BE" w:rsidRPr="003F1563" w:rsidRDefault="002E64BE" w:rsidP="001950A9">
            <w:pPr>
              <w:pStyle w:val="GOSTTablenorm"/>
              <w:rPr>
                <w:ins w:id="7826" w:author="Иванов Дмитрий Валерьевич" w:date="2024-07-17T11:08:00Z"/>
              </w:rPr>
            </w:pPr>
            <w:ins w:id="7827" w:author="Иванов Дмитрий Валерьевич" w:date="2024-07-17T11:09:00Z">
              <w:r>
                <w:lastRenderedPageBreak/>
                <w:t xml:space="preserve">ФП – отправитель запроса, на основании которого было выполнено открытие </w:t>
              </w:r>
            </w:ins>
            <w:ins w:id="7828" w:author="Сатлер Марина Викторовна" w:date="2024-10-04T16:04:00Z">
              <w:r w:rsidR="00175C9D" w:rsidRPr="00175C9D">
                <w:t>операционного дня</w:t>
              </w:r>
            </w:ins>
            <w:ins w:id="7829" w:author="Иванов Дмитрий Валерьевич" w:date="2024-07-17T11:09:00Z">
              <w:del w:id="7830" w:author="Сатлер Марина Викторовна" w:date="2024-10-04T16:04:00Z">
                <w:r w:rsidDel="00175C9D">
                  <w:delText>ОД</w:delText>
                </w:r>
              </w:del>
            </w:ins>
          </w:p>
        </w:tc>
        <w:tc>
          <w:tcPr>
            <w:tcW w:w="766" w:type="pct"/>
          </w:tcPr>
          <w:p w14:paraId="7E495331" w14:textId="19260AD4" w:rsidR="002E64BE" w:rsidRPr="003F1563" w:rsidRDefault="002E64BE" w:rsidP="001950A9">
            <w:pPr>
              <w:pStyle w:val="GOSTTablenorm"/>
              <w:rPr>
                <w:ins w:id="7831" w:author="Иванов Дмитрий Валерьевич" w:date="2024-07-17T11:08:00Z"/>
              </w:rPr>
            </w:pPr>
            <w:ins w:id="7832" w:author="Иванов Дмитрий Валерьевич" w:date="2024-07-17T11:09:00Z">
              <w:r w:rsidRPr="008A1BFA">
                <w:t>OpenSystem</w:t>
              </w:r>
            </w:ins>
          </w:p>
        </w:tc>
        <w:tc>
          <w:tcPr>
            <w:tcW w:w="496" w:type="pct"/>
            <w:gridSpan w:val="2"/>
          </w:tcPr>
          <w:p w14:paraId="5E097197" w14:textId="637A2188" w:rsidR="002E64BE" w:rsidRPr="003F1563" w:rsidRDefault="002E64BE" w:rsidP="001950A9">
            <w:pPr>
              <w:pStyle w:val="GOSTTablenorm"/>
              <w:rPr>
                <w:ins w:id="7833" w:author="Иванов Дмитрий Валерьевич" w:date="2024-07-17T11:08:00Z"/>
              </w:rPr>
            </w:pPr>
            <w:ins w:id="7834" w:author="Иванов Дмитрий Валерьевич" w:date="2024-07-17T11:09:00Z">
              <w:r w:rsidRPr="00002655">
                <w:t>Строка</w:t>
              </w:r>
            </w:ins>
          </w:p>
        </w:tc>
        <w:tc>
          <w:tcPr>
            <w:tcW w:w="264" w:type="pct"/>
            <w:gridSpan w:val="2"/>
          </w:tcPr>
          <w:p w14:paraId="2B579230" w14:textId="5F655949" w:rsidR="002E64BE" w:rsidRPr="003F1563" w:rsidRDefault="002E64BE" w:rsidP="001950A9">
            <w:pPr>
              <w:pStyle w:val="GOSTTablenorm"/>
              <w:rPr>
                <w:ins w:id="7835" w:author="Иванов Дмитрий Валерьевич" w:date="2024-07-17T11:08:00Z"/>
              </w:rPr>
            </w:pPr>
            <w:ins w:id="7836" w:author="Иванов Дмитрий Валерьевич" w:date="2024-07-17T11:09:00Z">
              <w:r w:rsidRPr="00002655">
                <w:t>Да</w:t>
              </w:r>
            </w:ins>
          </w:p>
        </w:tc>
        <w:tc>
          <w:tcPr>
            <w:tcW w:w="269" w:type="pct"/>
            <w:gridSpan w:val="2"/>
          </w:tcPr>
          <w:p w14:paraId="598FF73B" w14:textId="4E1F4186" w:rsidR="002E64BE" w:rsidRPr="00C75A4E" w:rsidRDefault="002E64BE" w:rsidP="001950A9">
            <w:pPr>
              <w:pStyle w:val="GOSTTablenorm"/>
              <w:rPr>
                <w:ins w:id="7837" w:author="Иванов Дмитрий Валерьевич" w:date="2024-07-17T11:08:00Z"/>
                <w:lang w:val="en-US"/>
              </w:rPr>
            </w:pPr>
            <w:ins w:id="7838" w:author="Иванов Дмитрий Валерьевич" w:date="2024-07-17T11:09:00Z">
              <w:r w:rsidRPr="00002655">
                <w:t>&lt;=10</w:t>
              </w:r>
            </w:ins>
          </w:p>
        </w:tc>
        <w:tc>
          <w:tcPr>
            <w:tcW w:w="2101" w:type="pct"/>
            <w:gridSpan w:val="2"/>
          </w:tcPr>
          <w:p w14:paraId="2021A320" w14:textId="77777777" w:rsidR="002E64BE" w:rsidRDefault="002E64BE" w:rsidP="001950A9">
            <w:pPr>
              <w:pStyle w:val="GOSTTablenorm"/>
              <w:rPr>
                <w:ins w:id="7839" w:author="Иванов Дмитрий Валерьевич" w:date="2024-07-17T11:09:00Z"/>
              </w:rPr>
            </w:pPr>
            <w:ins w:id="7840" w:author="Иванов Дмитрий Валерьевич" w:date="2024-07-17T11:09: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030C6A54" w14:textId="220FC05A" w:rsidR="002E64BE" w:rsidRPr="003F1563" w:rsidRDefault="002E64BE" w:rsidP="001950A9">
            <w:pPr>
              <w:pStyle w:val="GOSTTablenorm"/>
              <w:rPr>
                <w:ins w:id="7841" w:author="Иванов Дмитрий Валерьевич" w:date="2024-07-17T11:08:00Z"/>
              </w:rPr>
            </w:pPr>
            <w:ins w:id="7842" w:author="Иванов Дмитрий Валерьевич" w:date="2024-07-17T11:09: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4BBED1FB" w14:textId="77777777" w:rsidTr="00C75A4E">
        <w:trPr>
          <w:gridBefore w:val="2"/>
          <w:wBefore w:w="6" w:type="pct"/>
          <w:trHeight w:val="293"/>
          <w:jc w:val="center"/>
          <w:ins w:id="7843" w:author="Иванов Дмитрий Валерьевич" w:date="2024-07-17T11:08:00Z"/>
        </w:trPr>
        <w:tc>
          <w:tcPr>
            <w:tcW w:w="1098" w:type="pct"/>
          </w:tcPr>
          <w:p w14:paraId="59987CAE" w14:textId="360B94DC" w:rsidR="002E64BE" w:rsidRPr="003F1563" w:rsidRDefault="002E64BE" w:rsidP="001950A9">
            <w:pPr>
              <w:pStyle w:val="GOSTTablenorm"/>
              <w:rPr>
                <w:ins w:id="7844" w:author="Иванов Дмитрий Валерьевич" w:date="2024-07-17T11:08:00Z"/>
              </w:rPr>
            </w:pPr>
            <w:ins w:id="7845" w:author="Иванов Дмитрий Валерьевич" w:date="2024-07-17T11:09: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49F3FAB3" w14:textId="755A8D11" w:rsidR="002E64BE" w:rsidRPr="003F1563" w:rsidRDefault="002E64BE" w:rsidP="001950A9">
            <w:pPr>
              <w:pStyle w:val="GOSTTablenorm"/>
              <w:rPr>
                <w:ins w:id="7846" w:author="Иванов Дмитрий Валерьевич" w:date="2024-07-17T11:08:00Z"/>
              </w:rPr>
            </w:pPr>
            <w:ins w:id="7847" w:author="Иванов Дмитрий Валерьевич" w:date="2024-07-17T11:09: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2FE5768D" w14:textId="2DE2BA84" w:rsidR="002E64BE" w:rsidRPr="003F1563" w:rsidRDefault="002E64BE" w:rsidP="001950A9">
            <w:pPr>
              <w:pStyle w:val="GOSTTablenorm"/>
              <w:rPr>
                <w:ins w:id="7848" w:author="Иванов Дмитрий Валерьевич" w:date="2024-07-17T11:08:00Z"/>
              </w:rPr>
            </w:pPr>
            <w:ins w:id="7849" w:author="Иванов Дмитрий Валерьевич" w:date="2024-07-17T11:09:00Z">
              <w:r w:rsidRPr="003F1563">
                <w:t>Дата-время (timestamp)</w:t>
              </w:r>
            </w:ins>
          </w:p>
        </w:tc>
        <w:tc>
          <w:tcPr>
            <w:tcW w:w="264" w:type="pct"/>
            <w:gridSpan w:val="2"/>
          </w:tcPr>
          <w:p w14:paraId="1101CAAE" w14:textId="6E1A1ECF" w:rsidR="002E64BE" w:rsidRPr="003F1563" w:rsidRDefault="002E64BE" w:rsidP="001950A9">
            <w:pPr>
              <w:pStyle w:val="GOSTTablenorm"/>
              <w:rPr>
                <w:ins w:id="7850" w:author="Иванов Дмитрий Валерьевич" w:date="2024-07-17T11:08:00Z"/>
              </w:rPr>
            </w:pPr>
            <w:ins w:id="7851" w:author="Иванов Дмитрий Валерьевич" w:date="2024-07-17T11:09:00Z">
              <w:r>
                <w:t>Нет</w:t>
              </w:r>
            </w:ins>
          </w:p>
        </w:tc>
        <w:tc>
          <w:tcPr>
            <w:tcW w:w="269" w:type="pct"/>
            <w:gridSpan w:val="2"/>
          </w:tcPr>
          <w:p w14:paraId="0CC92551" w14:textId="77777777" w:rsidR="002E64BE" w:rsidRPr="00C75A4E" w:rsidRDefault="002E64BE" w:rsidP="001950A9">
            <w:pPr>
              <w:pStyle w:val="GOSTTablenorm"/>
              <w:rPr>
                <w:ins w:id="7852" w:author="Иванов Дмитрий Валерьевич" w:date="2024-07-17T11:08:00Z"/>
                <w:lang w:val="en-US"/>
              </w:rPr>
            </w:pPr>
          </w:p>
        </w:tc>
        <w:tc>
          <w:tcPr>
            <w:tcW w:w="2101" w:type="pct"/>
            <w:gridSpan w:val="2"/>
          </w:tcPr>
          <w:p w14:paraId="7B1CE8A0" w14:textId="77777777" w:rsidR="002E64BE" w:rsidRPr="003F1563" w:rsidRDefault="002E64BE" w:rsidP="001950A9">
            <w:pPr>
              <w:pStyle w:val="GOSTTablenorm"/>
              <w:rPr>
                <w:ins w:id="7853" w:author="Иванов Дмитрий Валерьевич" w:date="2024-07-17T11:09:00Z"/>
              </w:rPr>
            </w:pPr>
            <w:ins w:id="7854" w:author="Иванов Дмитрий Валерьевич" w:date="2024-07-17T11:09: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1F154507" w14:textId="6D99130E" w:rsidR="002E64BE" w:rsidRPr="003F1563" w:rsidRDefault="002E64BE" w:rsidP="001950A9">
            <w:pPr>
              <w:pStyle w:val="GOSTTablenorm"/>
              <w:rPr>
                <w:ins w:id="7855" w:author="Иванов Дмитрий Валерьевич" w:date="2024-07-17T11:09:00Z"/>
              </w:rPr>
            </w:pPr>
            <w:ins w:id="7856" w:author="Иванов Дмитрий Валерьевич" w:date="2024-07-17T11:09:00Z">
              <w:r w:rsidRPr="003F1563">
                <w:t xml:space="preserve">Формат YYYY-MM-DD </w:t>
              </w:r>
              <w:proofErr w:type="gramStart"/>
              <w:r w:rsidRPr="003F1563">
                <w:t>hh:mm</w:t>
              </w:r>
              <w:proofErr w:type="gramEnd"/>
              <w:r w:rsidRPr="003F1563">
                <w:t>:ss</w:t>
              </w:r>
            </w:ins>
            <w:r w:rsidR="0055495A">
              <w:t>.</w:t>
            </w:r>
          </w:p>
          <w:p w14:paraId="1BA95F6E" w14:textId="44E032C2" w:rsidR="002E64BE" w:rsidRPr="003F1563" w:rsidRDefault="002E64BE" w:rsidP="0027578C">
            <w:pPr>
              <w:pStyle w:val="GOSTTablenorm"/>
              <w:rPr>
                <w:ins w:id="7857" w:author="Иванов Дмитрий Валерьевич" w:date="2024-07-17T11:08:00Z"/>
              </w:rPr>
            </w:pPr>
            <w:ins w:id="7858" w:author="Иванов Дмитрий Валерьевич" w:date="2024-07-17T11:09: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0FAE6FF6" w14:textId="77777777" w:rsidTr="00C75A4E">
        <w:trPr>
          <w:gridBefore w:val="2"/>
          <w:wBefore w:w="6" w:type="pct"/>
          <w:trHeight w:val="293"/>
          <w:jc w:val="center"/>
          <w:ins w:id="7859" w:author="Иванов Дмитрий Валерьевич" w:date="2024-07-17T11:08:00Z"/>
        </w:trPr>
        <w:tc>
          <w:tcPr>
            <w:tcW w:w="1098" w:type="pct"/>
          </w:tcPr>
          <w:p w14:paraId="728A6DE9" w14:textId="0CEB3F33" w:rsidR="002E64BE" w:rsidRPr="003F1563" w:rsidRDefault="002E64BE" w:rsidP="001950A9">
            <w:pPr>
              <w:pStyle w:val="GOSTTablenorm"/>
              <w:rPr>
                <w:ins w:id="7860" w:author="Иванов Дмитрий Валерьевич" w:date="2024-07-17T11:08:00Z"/>
              </w:rPr>
            </w:pPr>
            <w:ins w:id="7861" w:author="Иванов Дмитрий Валерьевич" w:date="2024-07-17T11:09:00Z">
              <w:r>
                <w:t xml:space="preserve">ФП – отправитель запроса, на основании которого было выполнено открытие </w:t>
              </w:r>
            </w:ins>
            <w:ins w:id="7862" w:author="Сатлер Марина Викторовна" w:date="2024-10-04T16:04:00Z">
              <w:r w:rsidR="00175C9D" w:rsidRPr="00175C9D">
                <w:t>операционного дня</w:t>
              </w:r>
            </w:ins>
            <w:ins w:id="7863" w:author="Иванов Дмитрий Валерьевич" w:date="2024-07-17T11:09:00Z">
              <w:del w:id="7864" w:author="Сатлер Марина Викторовна" w:date="2024-10-04T16:04:00Z">
                <w:r w:rsidDel="00175C9D">
                  <w:delText>ОД</w:delText>
                </w:r>
              </w:del>
              <w:r>
                <w:t xml:space="preserve"> для проведения отдельных операций (открытия по запросу)</w:t>
              </w:r>
            </w:ins>
          </w:p>
        </w:tc>
        <w:tc>
          <w:tcPr>
            <w:tcW w:w="766" w:type="pct"/>
          </w:tcPr>
          <w:p w14:paraId="43A77AC8" w14:textId="0DA6D86F" w:rsidR="002E64BE" w:rsidRPr="003F1563" w:rsidRDefault="002E64BE" w:rsidP="001950A9">
            <w:pPr>
              <w:pStyle w:val="GOSTTablenorm"/>
              <w:rPr>
                <w:ins w:id="7865" w:author="Иванов Дмитрий Валерьевич" w:date="2024-07-17T11:08:00Z"/>
              </w:rPr>
            </w:pPr>
            <w:ins w:id="7866" w:author="Иванов Дмитрий Валерьевич" w:date="2024-07-17T11:09:00Z">
              <w:r w:rsidRPr="008A1BFA">
                <w:t>OpenOnRequestSystem</w:t>
              </w:r>
            </w:ins>
          </w:p>
        </w:tc>
        <w:tc>
          <w:tcPr>
            <w:tcW w:w="496" w:type="pct"/>
            <w:gridSpan w:val="2"/>
          </w:tcPr>
          <w:p w14:paraId="0B1E1D4E" w14:textId="54C9DAC3" w:rsidR="002E64BE" w:rsidRPr="003F1563" w:rsidRDefault="002E64BE" w:rsidP="001950A9">
            <w:pPr>
              <w:pStyle w:val="GOSTTablenorm"/>
              <w:rPr>
                <w:ins w:id="7867" w:author="Иванов Дмитрий Валерьевич" w:date="2024-07-17T11:08:00Z"/>
              </w:rPr>
            </w:pPr>
            <w:ins w:id="7868" w:author="Иванов Дмитрий Валерьевич" w:date="2024-07-17T11:09:00Z">
              <w:r w:rsidRPr="00002655">
                <w:t>Строка</w:t>
              </w:r>
            </w:ins>
          </w:p>
        </w:tc>
        <w:tc>
          <w:tcPr>
            <w:tcW w:w="264" w:type="pct"/>
            <w:gridSpan w:val="2"/>
          </w:tcPr>
          <w:p w14:paraId="1D56FA3A" w14:textId="5EDA4CC5" w:rsidR="002E64BE" w:rsidRPr="003F1563" w:rsidRDefault="002E64BE" w:rsidP="001950A9">
            <w:pPr>
              <w:pStyle w:val="GOSTTablenorm"/>
              <w:rPr>
                <w:ins w:id="7869" w:author="Иванов Дмитрий Валерьевич" w:date="2024-07-17T11:08:00Z"/>
              </w:rPr>
            </w:pPr>
            <w:ins w:id="7870" w:author="Иванов Дмитрий Валерьевич" w:date="2024-07-17T11:09:00Z">
              <w:r w:rsidRPr="003F1563">
                <w:t>Нет</w:t>
              </w:r>
            </w:ins>
          </w:p>
        </w:tc>
        <w:tc>
          <w:tcPr>
            <w:tcW w:w="269" w:type="pct"/>
            <w:gridSpan w:val="2"/>
          </w:tcPr>
          <w:p w14:paraId="2CCA4216" w14:textId="77C00AEA" w:rsidR="002E64BE" w:rsidRPr="00C75A4E" w:rsidRDefault="002E64BE" w:rsidP="001950A9">
            <w:pPr>
              <w:pStyle w:val="GOSTTablenorm"/>
              <w:rPr>
                <w:ins w:id="7871" w:author="Иванов Дмитрий Валерьевич" w:date="2024-07-17T11:08:00Z"/>
                <w:lang w:val="en-US"/>
              </w:rPr>
            </w:pPr>
            <w:ins w:id="7872" w:author="Иванов Дмитрий Валерьевич" w:date="2024-07-17T11:09:00Z">
              <w:r w:rsidRPr="00002655">
                <w:t>&lt;=10</w:t>
              </w:r>
            </w:ins>
          </w:p>
        </w:tc>
        <w:tc>
          <w:tcPr>
            <w:tcW w:w="2101" w:type="pct"/>
            <w:gridSpan w:val="2"/>
          </w:tcPr>
          <w:p w14:paraId="1D6F9BAF" w14:textId="77777777" w:rsidR="002E64BE" w:rsidRDefault="002E64BE" w:rsidP="001950A9">
            <w:pPr>
              <w:pStyle w:val="GOSTTablenorm"/>
              <w:rPr>
                <w:ins w:id="7873" w:author="Иванов Дмитрий Валерьевич" w:date="2024-07-17T11:09:00Z"/>
              </w:rPr>
            </w:pPr>
            <w:ins w:id="7874" w:author="Иванов Дмитрий Валерьевич" w:date="2024-07-17T11:09: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6656169D" w14:textId="2948BBDC" w:rsidR="002E64BE" w:rsidRPr="003F1563" w:rsidRDefault="002E64BE" w:rsidP="001950A9">
            <w:pPr>
              <w:pStyle w:val="GOSTTablenorm"/>
              <w:rPr>
                <w:ins w:id="7875" w:author="Иванов Дмитрий Валерьевич" w:date="2024-07-17T11:08:00Z"/>
              </w:rPr>
            </w:pPr>
            <w:ins w:id="7876" w:author="Иванов Дмитрий Валерьевич" w:date="2024-07-17T11:09: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5EF4E615" w14:textId="77777777" w:rsidTr="00C75A4E">
        <w:trPr>
          <w:gridBefore w:val="2"/>
          <w:wBefore w:w="6" w:type="pct"/>
          <w:trHeight w:val="293"/>
          <w:jc w:val="center"/>
        </w:trPr>
        <w:tc>
          <w:tcPr>
            <w:tcW w:w="1098" w:type="pct"/>
          </w:tcPr>
          <w:p w14:paraId="33AEFDB2" w14:textId="77777777" w:rsidR="002E64BE" w:rsidRPr="003F1563" w:rsidRDefault="002E64BE" w:rsidP="002E64BE">
            <w:pPr>
              <w:pStyle w:val="GOSTTablenorm"/>
            </w:pPr>
            <w:r w:rsidRPr="003F1563">
              <w:t>Дата и время закрытия операционного дня</w:t>
            </w:r>
          </w:p>
        </w:tc>
        <w:tc>
          <w:tcPr>
            <w:tcW w:w="766" w:type="pct"/>
          </w:tcPr>
          <w:p w14:paraId="5B476DDA" w14:textId="77777777" w:rsidR="002E64BE" w:rsidRPr="003F1563" w:rsidRDefault="002E64BE" w:rsidP="002E64BE">
            <w:pPr>
              <w:pStyle w:val="GOSTTablenorm"/>
            </w:pPr>
            <w:r w:rsidRPr="003F1563">
              <w:t>CloseDate</w:t>
            </w:r>
          </w:p>
        </w:tc>
        <w:tc>
          <w:tcPr>
            <w:tcW w:w="496" w:type="pct"/>
            <w:gridSpan w:val="2"/>
          </w:tcPr>
          <w:p w14:paraId="5E4E3C61" w14:textId="77777777" w:rsidR="002E64BE" w:rsidRPr="003F1563" w:rsidRDefault="002E64BE" w:rsidP="002E64BE">
            <w:pPr>
              <w:pStyle w:val="GOSTTablenorm"/>
            </w:pPr>
            <w:r w:rsidRPr="003F1563">
              <w:t>Дата-время (timestamp)</w:t>
            </w:r>
          </w:p>
        </w:tc>
        <w:tc>
          <w:tcPr>
            <w:tcW w:w="264" w:type="pct"/>
            <w:gridSpan w:val="2"/>
          </w:tcPr>
          <w:p w14:paraId="7A6F3C90" w14:textId="77777777" w:rsidR="002E64BE" w:rsidRPr="003F1563" w:rsidRDefault="002E64BE" w:rsidP="002E64BE">
            <w:pPr>
              <w:pStyle w:val="GOSTTablenorm"/>
            </w:pPr>
            <w:r w:rsidRPr="003F1563">
              <w:t>Да</w:t>
            </w:r>
          </w:p>
        </w:tc>
        <w:tc>
          <w:tcPr>
            <w:tcW w:w="269" w:type="pct"/>
            <w:gridSpan w:val="2"/>
          </w:tcPr>
          <w:p w14:paraId="18734CA9" w14:textId="0D241FCA" w:rsidR="002E64BE" w:rsidRPr="00C75A4E" w:rsidRDefault="002E64BE" w:rsidP="002E64BE">
            <w:pPr>
              <w:pStyle w:val="GOSTTablenorm"/>
              <w:rPr>
                <w:lang w:val="en-US"/>
              </w:rPr>
            </w:pPr>
          </w:p>
        </w:tc>
        <w:tc>
          <w:tcPr>
            <w:tcW w:w="2101" w:type="pct"/>
            <w:gridSpan w:val="2"/>
          </w:tcPr>
          <w:p w14:paraId="1A50BC0C" w14:textId="77777777" w:rsidR="002E64BE" w:rsidRPr="003F1563" w:rsidRDefault="002E64BE" w:rsidP="002E64BE">
            <w:pPr>
              <w:pStyle w:val="GOSTTablenorm"/>
            </w:pPr>
            <w:r w:rsidRPr="003F1563">
              <w:t>Указывается дата закрытия операционного дня системы.</w:t>
            </w:r>
          </w:p>
          <w:p w14:paraId="264AEB3B" w14:textId="40D4D6FF"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232F0C3B" w14:textId="39040D2C" w:rsidR="002E64BE" w:rsidRPr="003F1563" w:rsidRDefault="002E64BE" w:rsidP="002E64BE">
            <w:pPr>
              <w:pStyle w:val="GOSTTablenorm"/>
            </w:pPr>
            <w:r w:rsidRPr="003F1563">
              <w:t>Если день закрывался более одного раза – указывается дата последнего закрытия</w:t>
            </w:r>
          </w:p>
        </w:tc>
      </w:tr>
      <w:tr w:rsidR="002E64BE" w:rsidRPr="003F1563" w14:paraId="7232E4C6" w14:textId="77777777" w:rsidTr="00C75A4E">
        <w:trPr>
          <w:gridBefore w:val="2"/>
          <w:wBefore w:w="6" w:type="pct"/>
          <w:trHeight w:val="293"/>
          <w:jc w:val="center"/>
          <w:ins w:id="7877" w:author="Иванов Дмитрий Валерьевич" w:date="2024-07-17T11:09:00Z"/>
        </w:trPr>
        <w:tc>
          <w:tcPr>
            <w:tcW w:w="1098" w:type="pct"/>
          </w:tcPr>
          <w:p w14:paraId="09684B13" w14:textId="4C8FA651" w:rsidR="002E64BE" w:rsidRPr="001950A9" w:rsidRDefault="002E64BE" w:rsidP="001950A9">
            <w:pPr>
              <w:pStyle w:val="GOSTTablenorm"/>
              <w:rPr>
                <w:ins w:id="7878" w:author="Иванов Дмитрий Валерьевич" w:date="2024-07-17T11:09:00Z"/>
              </w:rPr>
            </w:pPr>
            <w:ins w:id="7879" w:author="Иванов Дмитрий Валерьевич" w:date="2024-07-17T11:09:00Z">
              <w:r w:rsidRPr="001950A9">
                <w:t xml:space="preserve">ФП – отправитель запроса, на основании которого было выполнено закрытие </w:t>
              </w:r>
            </w:ins>
            <w:ins w:id="7880" w:author="Сатлер Марина Викторовна" w:date="2024-10-04T16:04:00Z">
              <w:r w:rsidR="00175C9D" w:rsidRPr="00175C9D">
                <w:t>операционного дня</w:t>
              </w:r>
            </w:ins>
            <w:ins w:id="7881" w:author="Иванов Дмитрий Валерьевич" w:date="2024-07-17T11:09:00Z">
              <w:del w:id="7882" w:author="Сатлер Марина Викторовна" w:date="2024-10-04T16:04:00Z">
                <w:r w:rsidRPr="001950A9" w:rsidDel="00175C9D">
                  <w:delText>ОД</w:delText>
                </w:r>
              </w:del>
            </w:ins>
          </w:p>
        </w:tc>
        <w:tc>
          <w:tcPr>
            <w:tcW w:w="766" w:type="pct"/>
          </w:tcPr>
          <w:p w14:paraId="0114DAF8" w14:textId="3514AC22" w:rsidR="002E64BE" w:rsidRPr="001950A9" w:rsidRDefault="002E64BE" w:rsidP="001950A9">
            <w:pPr>
              <w:pStyle w:val="GOSTTablenorm"/>
              <w:rPr>
                <w:ins w:id="7883" w:author="Иванов Дмитрий Валерьевич" w:date="2024-07-17T11:09:00Z"/>
              </w:rPr>
            </w:pPr>
            <w:ins w:id="7884" w:author="Иванов Дмитрий Валерьевич" w:date="2024-07-17T11:09:00Z">
              <w:r w:rsidRPr="001950A9">
                <w:t>CloseSystem</w:t>
              </w:r>
            </w:ins>
          </w:p>
        </w:tc>
        <w:tc>
          <w:tcPr>
            <w:tcW w:w="496" w:type="pct"/>
            <w:gridSpan w:val="2"/>
          </w:tcPr>
          <w:p w14:paraId="1820FF03" w14:textId="751C68DE" w:rsidR="002E64BE" w:rsidRPr="001950A9" w:rsidRDefault="002E64BE" w:rsidP="001950A9">
            <w:pPr>
              <w:pStyle w:val="GOSTTablenorm"/>
              <w:rPr>
                <w:ins w:id="7885" w:author="Иванов Дмитрий Валерьевич" w:date="2024-07-17T11:09:00Z"/>
              </w:rPr>
            </w:pPr>
            <w:ins w:id="7886" w:author="Иванов Дмитрий Валерьевич" w:date="2024-07-17T11:09:00Z">
              <w:r w:rsidRPr="001950A9">
                <w:t>Строка</w:t>
              </w:r>
            </w:ins>
          </w:p>
        </w:tc>
        <w:tc>
          <w:tcPr>
            <w:tcW w:w="264" w:type="pct"/>
            <w:gridSpan w:val="2"/>
          </w:tcPr>
          <w:p w14:paraId="44E3E24B" w14:textId="5DF008A7" w:rsidR="002E64BE" w:rsidRPr="001950A9" w:rsidRDefault="002E64BE" w:rsidP="001950A9">
            <w:pPr>
              <w:pStyle w:val="GOSTTablenorm"/>
              <w:rPr>
                <w:ins w:id="7887" w:author="Иванов Дмитрий Валерьевич" w:date="2024-07-17T11:09:00Z"/>
              </w:rPr>
            </w:pPr>
            <w:ins w:id="7888" w:author="Иванов Дмитрий Валерьевич" w:date="2024-07-17T11:09:00Z">
              <w:r w:rsidRPr="001950A9">
                <w:t>Да</w:t>
              </w:r>
            </w:ins>
          </w:p>
        </w:tc>
        <w:tc>
          <w:tcPr>
            <w:tcW w:w="269" w:type="pct"/>
            <w:gridSpan w:val="2"/>
          </w:tcPr>
          <w:p w14:paraId="756D322B" w14:textId="5C88E02F" w:rsidR="002E64BE" w:rsidRPr="001950A9" w:rsidRDefault="002E64BE" w:rsidP="001950A9">
            <w:pPr>
              <w:pStyle w:val="GOSTTablenorm"/>
              <w:rPr>
                <w:ins w:id="7889" w:author="Иванов Дмитрий Валерьевич" w:date="2024-07-17T11:09:00Z"/>
              </w:rPr>
            </w:pPr>
            <w:ins w:id="7890" w:author="Иванов Дмитрий Валерьевич" w:date="2024-07-17T11:09:00Z">
              <w:r w:rsidRPr="001950A9">
                <w:t>&lt;=10</w:t>
              </w:r>
            </w:ins>
          </w:p>
        </w:tc>
        <w:tc>
          <w:tcPr>
            <w:tcW w:w="2101" w:type="pct"/>
            <w:gridSpan w:val="2"/>
          </w:tcPr>
          <w:p w14:paraId="0A0D4C09" w14:textId="77777777" w:rsidR="002E64BE" w:rsidRPr="001950A9" w:rsidRDefault="002E64BE" w:rsidP="001950A9">
            <w:pPr>
              <w:pStyle w:val="GOSTTablenorm"/>
              <w:rPr>
                <w:ins w:id="7891" w:author="Иванов Дмитрий Валерьевич" w:date="2024-07-17T11:09:00Z"/>
              </w:rPr>
            </w:pPr>
            <w:ins w:id="7892" w:author="Иванов Дмитрий Валерьевич" w:date="2024-07-17T11:09:00Z">
              <w:r w:rsidRPr="001950A9">
                <w:t>Указывается информация о ФП – отправителе запроса, на основании которого было выполнено закрытие операционного дня системы.</w:t>
              </w:r>
            </w:ins>
          </w:p>
          <w:p w14:paraId="792A98C0" w14:textId="05D450D2" w:rsidR="002E64BE" w:rsidRPr="001950A9" w:rsidRDefault="002E64BE" w:rsidP="001950A9">
            <w:pPr>
              <w:pStyle w:val="GOSTTablenorm"/>
              <w:rPr>
                <w:ins w:id="7893" w:author="Иванов Дмитрий Валерьевич" w:date="2024-07-17T11:09:00Z"/>
              </w:rPr>
            </w:pPr>
            <w:ins w:id="7894" w:author="Иванов Дмитрий Валерьевич" w:date="2024-07-17T11:09: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5C482386" w14:textId="77777777" w:rsidTr="00C75A4E">
        <w:trPr>
          <w:gridBefore w:val="2"/>
          <w:wBefore w:w="6" w:type="pct"/>
          <w:trHeight w:val="293"/>
          <w:jc w:val="center"/>
        </w:trPr>
        <w:tc>
          <w:tcPr>
            <w:tcW w:w="1098" w:type="pct"/>
          </w:tcPr>
          <w:p w14:paraId="742BABBC" w14:textId="77777777" w:rsidR="002E64BE" w:rsidRPr="003F1563" w:rsidRDefault="002E64BE" w:rsidP="002E64BE">
            <w:pPr>
              <w:pStyle w:val="GOSTTablenorm"/>
            </w:pPr>
            <w:r w:rsidRPr="003F1563">
              <w:t>Дата и время окончательного закрытия операционного дня</w:t>
            </w:r>
          </w:p>
        </w:tc>
        <w:tc>
          <w:tcPr>
            <w:tcW w:w="766" w:type="pct"/>
          </w:tcPr>
          <w:p w14:paraId="4A685205" w14:textId="77777777" w:rsidR="002E64BE" w:rsidRPr="003F1563" w:rsidRDefault="002E64BE" w:rsidP="002E64BE">
            <w:pPr>
              <w:pStyle w:val="GOSTTablenorm"/>
            </w:pPr>
            <w:r w:rsidRPr="003F1563">
              <w:t>ClosePermanentlyDate</w:t>
            </w:r>
          </w:p>
        </w:tc>
        <w:tc>
          <w:tcPr>
            <w:tcW w:w="496" w:type="pct"/>
            <w:gridSpan w:val="2"/>
          </w:tcPr>
          <w:p w14:paraId="1F1F5413" w14:textId="77777777" w:rsidR="002E64BE" w:rsidRPr="003F1563" w:rsidRDefault="002E64BE" w:rsidP="002E64BE">
            <w:pPr>
              <w:pStyle w:val="GOSTTablenorm"/>
            </w:pPr>
            <w:r w:rsidRPr="003F1563">
              <w:t>Дата-время (timestamp)</w:t>
            </w:r>
          </w:p>
        </w:tc>
        <w:tc>
          <w:tcPr>
            <w:tcW w:w="264" w:type="pct"/>
            <w:gridSpan w:val="2"/>
          </w:tcPr>
          <w:p w14:paraId="0FE9109B" w14:textId="77777777" w:rsidR="002E64BE" w:rsidRPr="003F1563" w:rsidRDefault="002E64BE" w:rsidP="002E64BE">
            <w:pPr>
              <w:pStyle w:val="GOSTTablenorm"/>
            </w:pPr>
            <w:r w:rsidRPr="003F1563">
              <w:t>Да</w:t>
            </w:r>
          </w:p>
        </w:tc>
        <w:tc>
          <w:tcPr>
            <w:tcW w:w="269" w:type="pct"/>
            <w:gridSpan w:val="2"/>
          </w:tcPr>
          <w:p w14:paraId="7B2ECA85" w14:textId="3DE43544" w:rsidR="002E64BE" w:rsidRPr="00C75A4E" w:rsidRDefault="002E64BE" w:rsidP="002E64BE">
            <w:pPr>
              <w:pStyle w:val="GOSTTablenorm"/>
              <w:rPr>
                <w:lang w:val="en-US"/>
              </w:rPr>
            </w:pPr>
          </w:p>
        </w:tc>
        <w:tc>
          <w:tcPr>
            <w:tcW w:w="2101" w:type="pct"/>
            <w:gridSpan w:val="2"/>
          </w:tcPr>
          <w:p w14:paraId="4D1C43B5" w14:textId="77777777" w:rsidR="002E64BE" w:rsidRPr="003F1563" w:rsidRDefault="002E64BE" w:rsidP="002E64BE">
            <w:pPr>
              <w:pStyle w:val="GOSTTablenorm"/>
            </w:pPr>
            <w:r w:rsidRPr="003F1563">
              <w:t>Указывается дата окончательного закрытия операционного дня системы.</w:t>
            </w:r>
          </w:p>
          <w:p w14:paraId="505E461A" w14:textId="4048C004"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4BB43AFF" w14:textId="210E3495" w:rsidR="002E64BE" w:rsidRPr="003F1563" w:rsidRDefault="002E64BE" w:rsidP="002E64BE">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2E64BE" w:rsidRPr="003F1563" w14:paraId="57118C6F" w14:textId="77777777" w:rsidTr="00C75A4E">
        <w:trPr>
          <w:gridBefore w:val="2"/>
          <w:wBefore w:w="6" w:type="pct"/>
          <w:trHeight w:val="293"/>
          <w:jc w:val="center"/>
          <w:ins w:id="7895" w:author="Иванов Дмитрий Валерьевич" w:date="2024-07-17T11:09:00Z"/>
        </w:trPr>
        <w:tc>
          <w:tcPr>
            <w:tcW w:w="1098" w:type="pct"/>
          </w:tcPr>
          <w:p w14:paraId="14212F26" w14:textId="2BF96DEC" w:rsidR="002E64BE" w:rsidRPr="001950A9" w:rsidRDefault="002E64BE" w:rsidP="001950A9">
            <w:pPr>
              <w:pStyle w:val="GOSTTablenorm"/>
              <w:rPr>
                <w:ins w:id="7896" w:author="Иванов Дмитрий Валерьевич" w:date="2024-07-17T11:09:00Z"/>
              </w:rPr>
            </w:pPr>
            <w:ins w:id="7897" w:author="Иванов Дмитрий Валерьевич" w:date="2024-07-17T11:10:00Z">
              <w:r w:rsidRPr="001950A9">
                <w:lastRenderedPageBreak/>
                <w:t xml:space="preserve">ФП – отправитель запроса, на основании которого было выполнено окончательное закрытие </w:t>
              </w:r>
            </w:ins>
            <w:ins w:id="7898" w:author="Сатлер Марина Викторовна" w:date="2024-10-04T16:04:00Z">
              <w:r w:rsidR="00175C9D" w:rsidRPr="00175C9D">
                <w:t>операционного дня</w:t>
              </w:r>
            </w:ins>
            <w:ins w:id="7899" w:author="Иванов Дмитрий Валерьевич" w:date="2024-07-17T11:10:00Z">
              <w:del w:id="7900" w:author="Сатлер Марина Викторовна" w:date="2024-10-04T16:04:00Z">
                <w:r w:rsidRPr="001950A9" w:rsidDel="00175C9D">
                  <w:delText>ОД</w:delText>
                </w:r>
              </w:del>
            </w:ins>
          </w:p>
        </w:tc>
        <w:tc>
          <w:tcPr>
            <w:tcW w:w="766" w:type="pct"/>
          </w:tcPr>
          <w:p w14:paraId="581A8145" w14:textId="4FA90EEF" w:rsidR="002E64BE" w:rsidRPr="001950A9" w:rsidRDefault="002E64BE" w:rsidP="001950A9">
            <w:pPr>
              <w:pStyle w:val="GOSTTablenorm"/>
              <w:rPr>
                <w:ins w:id="7901" w:author="Иванов Дмитрий Валерьевич" w:date="2024-07-17T11:09:00Z"/>
              </w:rPr>
            </w:pPr>
            <w:ins w:id="7902" w:author="Иванов Дмитрий Валерьевич" w:date="2024-07-17T11:10:00Z">
              <w:r w:rsidRPr="001950A9">
                <w:t>ClosePermanentlySystem</w:t>
              </w:r>
            </w:ins>
          </w:p>
        </w:tc>
        <w:tc>
          <w:tcPr>
            <w:tcW w:w="496" w:type="pct"/>
            <w:gridSpan w:val="2"/>
          </w:tcPr>
          <w:p w14:paraId="0BDE2450" w14:textId="23AECDA1" w:rsidR="002E64BE" w:rsidRPr="001950A9" w:rsidRDefault="002E64BE" w:rsidP="001950A9">
            <w:pPr>
              <w:pStyle w:val="GOSTTablenorm"/>
              <w:rPr>
                <w:ins w:id="7903" w:author="Иванов Дмитрий Валерьевич" w:date="2024-07-17T11:09:00Z"/>
              </w:rPr>
            </w:pPr>
            <w:ins w:id="7904" w:author="Иванов Дмитрий Валерьевич" w:date="2024-07-17T11:10:00Z">
              <w:r w:rsidRPr="001950A9">
                <w:t>Строка</w:t>
              </w:r>
            </w:ins>
          </w:p>
        </w:tc>
        <w:tc>
          <w:tcPr>
            <w:tcW w:w="264" w:type="pct"/>
            <w:gridSpan w:val="2"/>
          </w:tcPr>
          <w:p w14:paraId="6423C848" w14:textId="0413550F" w:rsidR="002E64BE" w:rsidRPr="001950A9" w:rsidRDefault="002E64BE" w:rsidP="001950A9">
            <w:pPr>
              <w:pStyle w:val="GOSTTablenorm"/>
              <w:rPr>
                <w:ins w:id="7905" w:author="Иванов Дмитрий Валерьевич" w:date="2024-07-17T11:09:00Z"/>
              </w:rPr>
            </w:pPr>
            <w:ins w:id="7906" w:author="Иванов Дмитрий Валерьевич" w:date="2024-07-17T11:10:00Z">
              <w:r w:rsidRPr="001950A9">
                <w:t>Да</w:t>
              </w:r>
            </w:ins>
          </w:p>
        </w:tc>
        <w:tc>
          <w:tcPr>
            <w:tcW w:w="269" w:type="pct"/>
            <w:gridSpan w:val="2"/>
          </w:tcPr>
          <w:p w14:paraId="4BC76D57" w14:textId="74B2E36F" w:rsidR="002E64BE" w:rsidRPr="001950A9" w:rsidRDefault="002E64BE" w:rsidP="001950A9">
            <w:pPr>
              <w:pStyle w:val="GOSTTablenorm"/>
              <w:rPr>
                <w:ins w:id="7907" w:author="Иванов Дмитрий Валерьевич" w:date="2024-07-17T11:09:00Z"/>
              </w:rPr>
            </w:pPr>
            <w:ins w:id="7908" w:author="Иванов Дмитрий Валерьевич" w:date="2024-07-17T11:10:00Z">
              <w:r w:rsidRPr="001950A9">
                <w:t>&lt;=10</w:t>
              </w:r>
            </w:ins>
          </w:p>
        </w:tc>
        <w:tc>
          <w:tcPr>
            <w:tcW w:w="2101" w:type="pct"/>
            <w:gridSpan w:val="2"/>
          </w:tcPr>
          <w:p w14:paraId="0DCC0201" w14:textId="77777777" w:rsidR="002E64BE" w:rsidRPr="001950A9" w:rsidRDefault="002E64BE" w:rsidP="001950A9">
            <w:pPr>
              <w:pStyle w:val="GOSTTablenorm"/>
              <w:rPr>
                <w:ins w:id="7909" w:author="Иванов Дмитрий Валерьевич" w:date="2024-07-17T11:10:00Z"/>
              </w:rPr>
            </w:pPr>
            <w:ins w:id="7910" w:author="Иванов Дмитрий Валерьевич" w:date="2024-07-17T11:10: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3CBA6DC2" w14:textId="503B2DC0" w:rsidR="002E64BE" w:rsidRPr="001950A9" w:rsidRDefault="002E64BE" w:rsidP="001950A9">
            <w:pPr>
              <w:pStyle w:val="GOSTTablenorm"/>
              <w:rPr>
                <w:ins w:id="7911" w:author="Иванов Дмитрий Валерьевич" w:date="2024-07-17T11:09:00Z"/>
              </w:rPr>
            </w:pPr>
            <w:ins w:id="7912" w:author="Иванов Дмитрий Валерьевич" w:date="2024-07-17T11:10: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2ECB7B22" w14:textId="77777777" w:rsidTr="002879E5">
        <w:trPr>
          <w:gridBefore w:val="1"/>
          <w:wBefore w:w="4" w:type="pct"/>
          <w:trHeight w:val="293"/>
          <w:jc w:val="center"/>
        </w:trPr>
        <w:tc>
          <w:tcPr>
            <w:tcW w:w="4996" w:type="pct"/>
            <w:gridSpan w:val="11"/>
            <w:shd w:val="clear" w:color="auto" w:fill="auto"/>
          </w:tcPr>
          <w:p w14:paraId="5687B22E" w14:textId="6404E2EA" w:rsidR="002E64BE" w:rsidRPr="003F1563" w:rsidRDefault="002E64BE" w:rsidP="002E64BE">
            <w:pPr>
              <w:pStyle w:val="GOSTTablenorm"/>
              <w:ind w:left="0"/>
              <w:jc w:val="center"/>
              <w:rPr>
                <w:szCs w:val="22"/>
              </w:rPr>
            </w:pPr>
            <w:r w:rsidRPr="003F1563">
              <w:rPr>
                <w:b/>
                <w:szCs w:val="22"/>
              </w:rPr>
              <w:t>Перечень параметров ответа на запрос «Сервис окончательного закрытия операционного дня по всем ТОФК/ЦС по учету и операционного дня системы» TradingDaysSysClosePermanentlyAll (</w:t>
            </w:r>
            <w:r w:rsidRPr="003F1563">
              <w:rPr>
                <w:b/>
                <w:szCs w:val="22"/>
                <w:lang w:val="en-US"/>
              </w:rPr>
              <w:t>document</w:t>
            </w:r>
            <w:r w:rsidRPr="003F1563">
              <w:rPr>
                <w:b/>
                <w:szCs w:val="22"/>
              </w:rPr>
              <w:t>)</w:t>
            </w:r>
          </w:p>
        </w:tc>
      </w:tr>
      <w:tr w:rsidR="002E64BE" w:rsidRPr="003F1563" w14:paraId="02321AF7" w14:textId="77777777" w:rsidTr="00C75A4E">
        <w:trPr>
          <w:gridBefore w:val="2"/>
          <w:wBefore w:w="6" w:type="pct"/>
          <w:trHeight w:val="293"/>
          <w:jc w:val="center"/>
        </w:trPr>
        <w:tc>
          <w:tcPr>
            <w:tcW w:w="1098" w:type="pct"/>
          </w:tcPr>
          <w:p w14:paraId="4F3F9AD2" w14:textId="77777777" w:rsidR="002E64BE" w:rsidRPr="003F1563" w:rsidRDefault="002E64BE" w:rsidP="002E64BE">
            <w:pPr>
              <w:pStyle w:val="GOSTTablenorm"/>
            </w:pPr>
            <w:r w:rsidRPr="003F1563">
              <w:t>Операционный день</w:t>
            </w:r>
          </w:p>
        </w:tc>
        <w:tc>
          <w:tcPr>
            <w:tcW w:w="766" w:type="pct"/>
          </w:tcPr>
          <w:p w14:paraId="56235177" w14:textId="77777777" w:rsidR="002E64BE" w:rsidRPr="003F1563" w:rsidRDefault="002E64BE" w:rsidP="002E64BE">
            <w:pPr>
              <w:pStyle w:val="GOSTTablenorm"/>
            </w:pPr>
            <w:r w:rsidRPr="003F1563">
              <w:t>TradingDay</w:t>
            </w:r>
          </w:p>
        </w:tc>
        <w:tc>
          <w:tcPr>
            <w:tcW w:w="496" w:type="pct"/>
            <w:gridSpan w:val="2"/>
          </w:tcPr>
          <w:p w14:paraId="23F920A4" w14:textId="77777777" w:rsidR="002E64BE" w:rsidRPr="003F1563" w:rsidRDefault="002E64BE" w:rsidP="002E64BE">
            <w:pPr>
              <w:pStyle w:val="GOSTTablenorm"/>
            </w:pPr>
            <w:r w:rsidRPr="003F1563">
              <w:t>Дата</w:t>
            </w:r>
          </w:p>
        </w:tc>
        <w:tc>
          <w:tcPr>
            <w:tcW w:w="264" w:type="pct"/>
            <w:gridSpan w:val="2"/>
          </w:tcPr>
          <w:p w14:paraId="27660853" w14:textId="77777777" w:rsidR="002E64BE" w:rsidRPr="003F1563" w:rsidRDefault="002E64BE" w:rsidP="002E64BE">
            <w:pPr>
              <w:pStyle w:val="GOSTTablenorm"/>
            </w:pPr>
            <w:r w:rsidRPr="003F1563">
              <w:t>Да</w:t>
            </w:r>
          </w:p>
        </w:tc>
        <w:tc>
          <w:tcPr>
            <w:tcW w:w="269" w:type="pct"/>
            <w:gridSpan w:val="2"/>
          </w:tcPr>
          <w:p w14:paraId="105A1C57" w14:textId="76DC43F9" w:rsidR="002E64BE" w:rsidRPr="00C75A4E" w:rsidRDefault="002E64BE" w:rsidP="002E64BE">
            <w:pPr>
              <w:pStyle w:val="GOSTTablenorm"/>
              <w:rPr>
                <w:lang w:val="en-US"/>
              </w:rPr>
            </w:pPr>
          </w:p>
        </w:tc>
        <w:tc>
          <w:tcPr>
            <w:tcW w:w="2101" w:type="pct"/>
            <w:gridSpan w:val="2"/>
          </w:tcPr>
          <w:p w14:paraId="6BFDF451" w14:textId="73FF37D7" w:rsidR="002E64BE" w:rsidRPr="003F1563" w:rsidRDefault="002E64BE" w:rsidP="002E64BE">
            <w:pPr>
              <w:pStyle w:val="GOSTTablenorm"/>
            </w:pPr>
            <w:r w:rsidRPr="003F1563">
              <w:t>Дата операционного дня</w:t>
            </w:r>
            <w:r>
              <w:t>.</w:t>
            </w:r>
          </w:p>
          <w:p w14:paraId="0892C8E8" w14:textId="77777777" w:rsidR="002E64BE" w:rsidRPr="003F1563" w:rsidRDefault="002E64BE" w:rsidP="002E64BE">
            <w:pPr>
              <w:pStyle w:val="GOSTTablenorm"/>
            </w:pPr>
            <w:r w:rsidRPr="003F1563">
              <w:t>Формат YYYY-MM-DD</w:t>
            </w:r>
          </w:p>
        </w:tc>
      </w:tr>
      <w:tr w:rsidR="002E64BE" w:rsidRPr="003F1563" w14:paraId="13664B7D" w14:textId="77777777" w:rsidTr="00C75A4E">
        <w:trPr>
          <w:gridBefore w:val="2"/>
          <w:wBefore w:w="6" w:type="pct"/>
          <w:trHeight w:val="293"/>
          <w:jc w:val="center"/>
        </w:trPr>
        <w:tc>
          <w:tcPr>
            <w:tcW w:w="1098" w:type="pct"/>
          </w:tcPr>
          <w:p w14:paraId="57412F6D" w14:textId="77777777" w:rsidR="002E64BE" w:rsidRPr="003F1563" w:rsidRDefault="002E64BE" w:rsidP="002E64BE">
            <w:pPr>
              <w:pStyle w:val="GOSTTablenorm"/>
            </w:pPr>
            <w:r w:rsidRPr="003F1563">
              <w:t>Статус операционного дня</w:t>
            </w:r>
          </w:p>
        </w:tc>
        <w:tc>
          <w:tcPr>
            <w:tcW w:w="766" w:type="pct"/>
          </w:tcPr>
          <w:p w14:paraId="7AC53D31" w14:textId="77777777" w:rsidR="002E64BE" w:rsidRPr="003F1563" w:rsidRDefault="002E64BE" w:rsidP="002E64BE">
            <w:pPr>
              <w:pStyle w:val="GOSTTablenorm"/>
            </w:pPr>
            <w:r w:rsidRPr="003F1563">
              <w:t>Status</w:t>
            </w:r>
          </w:p>
        </w:tc>
        <w:tc>
          <w:tcPr>
            <w:tcW w:w="496" w:type="pct"/>
            <w:gridSpan w:val="2"/>
          </w:tcPr>
          <w:p w14:paraId="7BC97469" w14:textId="77777777" w:rsidR="002E64BE" w:rsidRPr="003F1563" w:rsidRDefault="002E64BE" w:rsidP="002E64BE">
            <w:pPr>
              <w:pStyle w:val="GOSTTablenorm"/>
            </w:pPr>
            <w:r w:rsidRPr="003F1563">
              <w:t>Строка</w:t>
            </w:r>
          </w:p>
        </w:tc>
        <w:tc>
          <w:tcPr>
            <w:tcW w:w="264" w:type="pct"/>
            <w:gridSpan w:val="2"/>
          </w:tcPr>
          <w:p w14:paraId="7A83EAD5" w14:textId="77777777" w:rsidR="002E64BE" w:rsidRPr="003F1563" w:rsidRDefault="002E64BE" w:rsidP="002E64BE">
            <w:pPr>
              <w:pStyle w:val="GOSTTablenorm"/>
            </w:pPr>
            <w:r w:rsidRPr="003F1563">
              <w:t>Да</w:t>
            </w:r>
          </w:p>
        </w:tc>
        <w:tc>
          <w:tcPr>
            <w:tcW w:w="269" w:type="pct"/>
            <w:gridSpan w:val="2"/>
          </w:tcPr>
          <w:p w14:paraId="31D4F5F9" w14:textId="77777777" w:rsidR="002E64BE" w:rsidRPr="003F1563" w:rsidRDefault="002E64BE" w:rsidP="002E64BE">
            <w:pPr>
              <w:pStyle w:val="GOSTTablenorm"/>
            </w:pPr>
            <w:r w:rsidRPr="003F1563">
              <w:t>&lt;=30</w:t>
            </w:r>
          </w:p>
        </w:tc>
        <w:tc>
          <w:tcPr>
            <w:tcW w:w="2101" w:type="pct"/>
            <w:gridSpan w:val="2"/>
          </w:tcPr>
          <w:p w14:paraId="51ED3064" w14:textId="77777777" w:rsidR="002E64BE" w:rsidRPr="003F1563" w:rsidRDefault="002E64BE" w:rsidP="002E64BE">
            <w:pPr>
              <w:pStyle w:val="GOSTTablenorm"/>
            </w:pPr>
            <w:r w:rsidRPr="003F1563">
              <w:t>Статус операционного дня</w:t>
            </w:r>
          </w:p>
        </w:tc>
      </w:tr>
      <w:tr w:rsidR="002E64BE" w:rsidRPr="003F1563" w14:paraId="09C6D56E" w14:textId="77777777" w:rsidTr="00C75A4E">
        <w:trPr>
          <w:gridBefore w:val="2"/>
          <w:wBefore w:w="6" w:type="pct"/>
          <w:trHeight w:val="293"/>
          <w:jc w:val="center"/>
        </w:trPr>
        <w:tc>
          <w:tcPr>
            <w:tcW w:w="1098" w:type="pct"/>
          </w:tcPr>
          <w:p w14:paraId="566AC81C" w14:textId="77777777" w:rsidR="002E64BE" w:rsidRPr="003F1563" w:rsidRDefault="002E64BE" w:rsidP="002E64BE">
            <w:pPr>
              <w:pStyle w:val="GOSTTablenorm"/>
            </w:pPr>
            <w:r w:rsidRPr="003F1563">
              <w:t>Дата и время открытия операционного дня</w:t>
            </w:r>
          </w:p>
        </w:tc>
        <w:tc>
          <w:tcPr>
            <w:tcW w:w="766" w:type="pct"/>
          </w:tcPr>
          <w:p w14:paraId="598BC1DF" w14:textId="77777777" w:rsidR="002E64BE" w:rsidRPr="003F1563" w:rsidRDefault="002E64BE" w:rsidP="002E64BE">
            <w:pPr>
              <w:pStyle w:val="GOSTTablenorm"/>
            </w:pPr>
            <w:r w:rsidRPr="003F1563">
              <w:t>OpenDate</w:t>
            </w:r>
          </w:p>
        </w:tc>
        <w:tc>
          <w:tcPr>
            <w:tcW w:w="496" w:type="pct"/>
            <w:gridSpan w:val="2"/>
          </w:tcPr>
          <w:p w14:paraId="619970D6" w14:textId="77777777" w:rsidR="002E64BE" w:rsidRPr="003F1563" w:rsidRDefault="002E64BE" w:rsidP="002E64BE">
            <w:pPr>
              <w:pStyle w:val="GOSTTablenorm"/>
            </w:pPr>
            <w:r w:rsidRPr="003F1563">
              <w:t>Дата-время (timestamp)</w:t>
            </w:r>
          </w:p>
        </w:tc>
        <w:tc>
          <w:tcPr>
            <w:tcW w:w="264" w:type="pct"/>
            <w:gridSpan w:val="2"/>
          </w:tcPr>
          <w:p w14:paraId="568AA000" w14:textId="77777777" w:rsidR="002E64BE" w:rsidRPr="003F1563" w:rsidRDefault="002E64BE" w:rsidP="002E64BE">
            <w:pPr>
              <w:pStyle w:val="GOSTTablenorm"/>
            </w:pPr>
            <w:r w:rsidRPr="003F1563">
              <w:t>Да</w:t>
            </w:r>
          </w:p>
        </w:tc>
        <w:tc>
          <w:tcPr>
            <w:tcW w:w="269" w:type="pct"/>
            <w:gridSpan w:val="2"/>
          </w:tcPr>
          <w:p w14:paraId="1F290D2C" w14:textId="7B28923A" w:rsidR="002E64BE" w:rsidRPr="00C75A4E" w:rsidRDefault="002E64BE" w:rsidP="002E64BE">
            <w:pPr>
              <w:pStyle w:val="GOSTTablenorm"/>
              <w:rPr>
                <w:lang w:val="en-US"/>
              </w:rPr>
            </w:pPr>
          </w:p>
        </w:tc>
        <w:tc>
          <w:tcPr>
            <w:tcW w:w="2101" w:type="pct"/>
            <w:gridSpan w:val="2"/>
          </w:tcPr>
          <w:p w14:paraId="04EB1D6A" w14:textId="77777777" w:rsidR="002E64BE" w:rsidRPr="003F1563" w:rsidRDefault="002E64BE" w:rsidP="002E64BE">
            <w:pPr>
              <w:pStyle w:val="GOSTTablenorm"/>
            </w:pPr>
            <w:r w:rsidRPr="003F1563">
              <w:t>Указывается дата открытия операционного дня системы.</w:t>
            </w:r>
          </w:p>
          <w:p w14:paraId="4AD42979" w14:textId="5B5EE7C3"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4847E91D" w14:textId="6808077A" w:rsidR="002E64BE" w:rsidRPr="003F1563" w:rsidRDefault="002E64BE" w:rsidP="0027578C">
            <w:pPr>
              <w:pStyle w:val="GOSTTablenorm"/>
            </w:pPr>
            <w:r w:rsidRPr="003F1563">
              <w:t>Если день открывался более одного раза – указывается дата последнего открытия</w:t>
            </w:r>
          </w:p>
        </w:tc>
      </w:tr>
      <w:tr w:rsidR="002E64BE" w:rsidRPr="003F1563" w14:paraId="1ED4042C" w14:textId="77777777" w:rsidTr="00C75A4E">
        <w:trPr>
          <w:gridBefore w:val="2"/>
          <w:wBefore w:w="6" w:type="pct"/>
          <w:trHeight w:val="293"/>
          <w:jc w:val="center"/>
          <w:ins w:id="7913" w:author="Иванов Дмитрий Валерьевич" w:date="2024-07-17T11:10:00Z"/>
        </w:trPr>
        <w:tc>
          <w:tcPr>
            <w:tcW w:w="1098" w:type="pct"/>
          </w:tcPr>
          <w:p w14:paraId="38DCDBD9" w14:textId="1FB97043" w:rsidR="002E64BE" w:rsidRPr="003F1563" w:rsidRDefault="002E64BE" w:rsidP="001950A9">
            <w:pPr>
              <w:pStyle w:val="GOSTTablenorm"/>
              <w:rPr>
                <w:ins w:id="7914" w:author="Иванов Дмитрий Валерьевич" w:date="2024-07-17T11:10:00Z"/>
              </w:rPr>
            </w:pPr>
            <w:ins w:id="7915" w:author="Иванов Дмитрий Валерьевич" w:date="2024-07-17T11:11:00Z">
              <w:r>
                <w:t xml:space="preserve">ФП – отправитель запроса, на основании которого было выполнено открытие </w:t>
              </w:r>
            </w:ins>
            <w:ins w:id="7916" w:author="Сатлер Марина Викторовна" w:date="2024-10-04T16:04:00Z">
              <w:r w:rsidR="00175C9D" w:rsidRPr="00175C9D">
                <w:t>операционного дня</w:t>
              </w:r>
            </w:ins>
            <w:ins w:id="7917" w:author="Иванов Дмитрий Валерьевич" w:date="2024-07-17T11:11:00Z">
              <w:del w:id="7918" w:author="Сатлер Марина Викторовна" w:date="2024-10-04T16:04:00Z">
                <w:r w:rsidDel="00175C9D">
                  <w:delText>ОД</w:delText>
                </w:r>
              </w:del>
            </w:ins>
          </w:p>
        </w:tc>
        <w:tc>
          <w:tcPr>
            <w:tcW w:w="766" w:type="pct"/>
          </w:tcPr>
          <w:p w14:paraId="0BEAF757" w14:textId="783561F8" w:rsidR="002E64BE" w:rsidRPr="003F1563" w:rsidRDefault="002E64BE" w:rsidP="001950A9">
            <w:pPr>
              <w:pStyle w:val="GOSTTablenorm"/>
              <w:rPr>
                <w:ins w:id="7919" w:author="Иванов Дмитрий Валерьевич" w:date="2024-07-17T11:10:00Z"/>
              </w:rPr>
            </w:pPr>
            <w:ins w:id="7920" w:author="Иванов Дмитрий Валерьевич" w:date="2024-07-17T11:11:00Z">
              <w:r w:rsidRPr="008A1BFA">
                <w:t>OpenSystem</w:t>
              </w:r>
            </w:ins>
          </w:p>
        </w:tc>
        <w:tc>
          <w:tcPr>
            <w:tcW w:w="496" w:type="pct"/>
            <w:gridSpan w:val="2"/>
          </w:tcPr>
          <w:p w14:paraId="501F8079" w14:textId="32FC63B3" w:rsidR="002E64BE" w:rsidRPr="003F1563" w:rsidRDefault="002E64BE" w:rsidP="001950A9">
            <w:pPr>
              <w:pStyle w:val="GOSTTablenorm"/>
              <w:rPr>
                <w:ins w:id="7921" w:author="Иванов Дмитрий Валерьевич" w:date="2024-07-17T11:10:00Z"/>
              </w:rPr>
            </w:pPr>
            <w:ins w:id="7922" w:author="Иванов Дмитрий Валерьевич" w:date="2024-07-17T11:11:00Z">
              <w:r w:rsidRPr="00002655">
                <w:t>Строка</w:t>
              </w:r>
            </w:ins>
          </w:p>
        </w:tc>
        <w:tc>
          <w:tcPr>
            <w:tcW w:w="264" w:type="pct"/>
            <w:gridSpan w:val="2"/>
          </w:tcPr>
          <w:p w14:paraId="639080D0" w14:textId="1789A691" w:rsidR="002E64BE" w:rsidRPr="003F1563" w:rsidRDefault="002E64BE" w:rsidP="001950A9">
            <w:pPr>
              <w:pStyle w:val="GOSTTablenorm"/>
              <w:rPr>
                <w:ins w:id="7923" w:author="Иванов Дмитрий Валерьевич" w:date="2024-07-17T11:10:00Z"/>
              </w:rPr>
            </w:pPr>
            <w:ins w:id="7924" w:author="Иванов Дмитрий Валерьевич" w:date="2024-07-17T11:11:00Z">
              <w:r w:rsidRPr="00002655">
                <w:t>Да</w:t>
              </w:r>
            </w:ins>
          </w:p>
        </w:tc>
        <w:tc>
          <w:tcPr>
            <w:tcW w:w="269" w:type="pct"/>
            <w:gridSpan w:val="2"/>
          </w:tcPr>
          <w:p w14:paraId="39AAAA1E" w14:textId="16C7C8AB" w:rsidR="002E64BE" w:rsidRPr="00C75A4E" w:rsidRDefault="002E64BE" w:rsidP="001950A9">
            <w:pPr>
              <w:pStyle w:val="GOSTTablenorm"/>
              <w:rPr>
                <w:ins w:id="7925" w:author="Иванов Дмитрий Валерьевич" w:date="2024-07-17T11:10:00Z"/>
                <w:lang w:val="en-US"/>
              </w:rPr>
            </w:pPr>
            <w:ins w:id="7926" w:author="Иванов Дмитрий Валерьевич" w:date="2024-07-17T11:11:00Z">
              <w:r w:rsidRPr="00002655">
                <w:t>&lt;=10</w:t>
              </w:r>
            </w:ins>
          </w:p>
        </w:tc>
        <w:tc>
          <w:tcPr>
            <w:tcW w:w="2101" w:type="pct"/>
            <w:gridSpan w:val="2"/>
          </w:tcPr>
          <w:p w14:paraId="096A003F" w14:textId="77777777" w:rsidR="002E64BE" w:rsidRDefault="002E64BE" w:rsidP="001950A9">
            <w:pPr>
              <w:pStyle w:val="GOSTTablenorm"/>
              <w:rPr>
                <w:ins w:id="7927" w:author="Иванов Дмитрий Валерьевич" w:date="2024-07-17T11:11:00Z"/>
              </w:rPr>
            </w:pPr>
            <w:ins w:id="7928" w:author="Иванов Дмитрий Валерьевич" w:date="2024-07-17T11:11: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634D12B8" w14:textId="42D55AC9" w:rsidR="002E64BE" w:rsidRPr="003F1563" w:rsidRDefault="002E64BE" w:rsidP="001950A9">
            <w:pPr>
              <w:pStyle w:val="GOSTTablenorm"/>
              <w:rPr>
                <w:ins w:id="7929" w:author="Иванов Дмитрий Валерьевич" w:date="2024-07-17T11:10:00Z"/>
              </w:rPr>
            </w:pPr>
            <w:ins w:id="7930" w:author="Иванов Дмитрий Валерьевич" w:date="2024-07-17T11:11: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6FF900EB" w14:textId="77777777" w:rsidTr="00C75A4E">
        <w:trPr>
          <w:gridBefore w:val="2"/>
          <w:wBefore w:w="6" w:type="pct"/>
          <w:trHeight w:val="293"/>
          <w:jc w:val="center"/>
          <w:ins w:id="7931" w:author="Иванов Дмитрий Валерьевич" w:date="2024-07-17T11:10:00Z"/>
        </w:trPr>
        <w:tc>
          <w:tcPr>
            <w:tcW w:w="1098" w:type="pct"/>
          </w:tcPr>
          <w:p w14:paraId="46B0D1F8" w14:textId="61FFB239" w:rsidR="002E64BE" w:rsidRPr="003F1563" w:rsidRDefault="002E64BE" w:rsidP="001950A9">
            <w:pPr>
              <w:pStyle w:val="GOSTTablenorm"/>
              <w:rPr>
                <w:ins w:id="7932" w:author="Иванов Дмитрий Валерьевич" w:date="2024-07-17T11:10:00Z"/>
              </w:rPr>
            </w:pPr>
            <w:ins w:id="7933" w:author="Иванов Дмитрий Валерьевич" w:date="2024-07-17T11:11:00Z">
              <w:r w:rsidRPr="003F1563">
                <w:t>Дата и время открытия операционного дня</w:t>
              </w:r>
              <w:r>
                <w:t xml:space="preserve"> для проведения отдельных операций (открытия по запросу)</w:t>
              </w:r>
            </w:ins>
          </w:p>
        </w:tc>
        <w:tc>
          <w:tcPr>
            <w:tcW w:w="766" w:type="pct"/>
          </w:tcPr>
          <w:p w14:paraId="0873E399" w14:textId="29651A29" w:rsidR="002E64BE" w:rsidRPr="003F1563" w:rsidRDefault="002E64BE" w:rsidP="001950A9">
            <w:pPr>
              <w:pStyle w:val="GOSTTablenorm"/>
              <w:rPr>
                <w:ins w:id="7934" w:author="Иванов Дмитрий Валерьевич" w:date="2024-07-17T11:10:00Z"/>
              </w:rPr>
            </w:pPr>
            <w:ins w:id="7935" w:author="Иванов Дмитрий Валерьевич" w:date="2024-07-17T11:11:00Z">
              <w:r w:rsidRPr="003F1563">
                <w:t>Open</w:t>
              </w:r>
              <w:r>
                <w:rPr>
                  <w:lang w:val="en-US"/>
                </w:rPr>
                <w:t>O</w:t>
              </w:r>
              <w:r w:rsidRPr="00051296">
                <w:t>n</w:t>
              </w:r>
              <w:r>
                <w:rPr>
                  <w:lang w:val="en-US"/>
                </w:rPr>
                <w:t>R</w:t>
              </w:r>
              <w:r w:rsidRPr="00051296">
                <w:t>equest</w:t>
              </w:r>
              <w:r w:rsidRPr="003F1563">
                <w:t>Date</w:t>
              </w:r>
            </w:ins>
          </w:p>
        </w:tc>
        <w:tc>
          <w:tcPr>
            <w:tcW w:w="496" w:type="pct"/>
            <w:gridSpan w:val="2"/>
          </w:tcPr>
          <w:p w14:paraId="60EF2984" w14:textId="26A96E7D" w:rsidR="002E64BE" w:rsidRPr="003F1563" w:rsidRDefault="002E64BE" w:rsidP="001950A9">
            <w:pPr>
              <w:pStyle w:val="GOSTTablenorm"/>
              <w:rPr>
                <w:ins w:id="7936" w:author="Иванов Дмитрий Валерьевич" w:date="2024-07-17T11:10:00Z"/>
              </w:rPr>
            </w:pPr>
            <w:ins w:id="7937" w:author="Иванов Дмитрий Валерьевич" w:date="2024-07-17T11:11:00Z">
              <w:r w:rsidRPr="003F1563">
                <w:t>Дата-время (timestamp)</w:t>
              </w:r>
            </w:ins>
          </w:p>
        </w:tc>
        <w:tc>
          <w:tcPr>
            <w:tcW w:w="264" w:type="pct"/>
            <w:gridSpan w:val="2"/>
          </w:tcPr>
          <w:p w14:paraId="52188AFD" w14:textId="4D0071D9" w:rsidR="002E64BE" w:rsidRPr="003F1563" w:rsidRDefault="002E64BE" w:rsidP="001950A9">
            <w:pPr>
              <w:pStyle w:val="GOSTTablenorm"/>
              <w:rPr>
                <w:ins w:id="7938" w:author="Иванов Дмитрий Валерьевич" w:date="2024-07-17T11:10:00Z"/>
              </w:rPr>
            </w:pPr>
            <w:ins w:id="7939" w:author="Иванов Дмитрий Валерьевич" w:date="2024-07-17T11:11:00Z">
              <w:r>
                <w:t>Нет</w:t>
              </w:r>
            </w:ins>
          </w:p>
        </w:tc>
        <w:tc>
          <w:tcPr>
            <w:tcW w:w="269" w:type="pct"/>
            <w:gridSpan w:val="2"/>
          </w:tcPr>
          <w:p w14:paraId="1298E42E" w14:textId="77777777" w:rsidR="002E64BE" w:rsidRPr="00C75A4E" w:rsidRDefault="002E64BE" w:rsidP="001950A9">
            <w:pPr>
              <w:pStyle w:val="GOSTTablenorm"/>
              <w:rPr>
                <w:ins w:id="7940" w:author="Иванов Дмитрий Валерьевич" w:date="2024-07-17T11:10:00Z"/>
                <w:lang w:val="en-US"/>
              </w:rPr>
            </w:pPr>
          </w:p>
        </w:tc>
        <w:tc>
          <w:tcPr>
            <w:tcW w:w="2101" w:type="pct"/>
            <w:gridSpan w:val="2"/>
          </w:tcPr>
          <w:p w14:paraId="251C73C4" w14:textId="77777777" w:rsidR="002E64BE" w:rsidRPr="003F1563" w:rsidRDefault="002E64BE" w:rsidP="001950A9">
            <w:pPr>
              <w:pStyle w:val="GOSTTablenorm"/>
              <w:rPr>
                <w:ins w:id="7941" w:author="Иванов Дмитрий Валерьевич" w:date="2024-07-17T11:11:00Z"/>
              </w:rPr>
            </w:pPr>
            <w:ins w:id="7942" w:author="Иванов Дмитрий Валерьевич" w:date="2024-07-17T11:11: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4F91E930" w14:textId="40E854A7" w:rsidR="002E64BE" w:rsidRPr="003F1563" w:rsidRDefault="002E64BE" w:rsidP="001950A9">
            <w:pPr>
              <w:pStyle w:val="GOSTTablenorm"/>
              <w:rPr>
                <w:ins w:id="7943" w:author="Иванов Дмитрий Валерьевич" w:date="2024-07-17T11:11:00Z"/>
              </w:rPr>
            </w:pPr>
            <w:ins w:id="7944" w:author="Иванов Дмитрий Валерьевич" w:date="2024-07-17T11:11:00Z">
              <w:r w:rsidRPr="003F1563">
                <w:t xml:space="preserve">Формат YYYY-MM-DD </w:t>
              </w:r>
              <w:proofErr w:type="gramStart"/>
              <w:r w:rsidRPr="003F1563">
                <w:t>hh:mm</w:t>
              </w:r>
              <w:proofErr w:type="gramEnd"/>
              <w:r w:rsidRPr="003F1563">
                <w:t>:ss</w:t>
              </w:r>
            </w:ins>
            <w:r w:rsidR="0055495A">
              <w:t>.</w:t>
            </w:r>
          </w:p>
          <w:p w14:paraId="0E766B24" w14:textId="1713CCB5" w:rsidR="002E64BE" w:rsidRPr="003F1563" w:rsidRDefault="002E64BE" w:rsidP="0027578C">
            <w:pPr>
              <w:pStyle w:val="GOSTTablenorm"/>
              <w:rPr>
                <w:ins w:id="7945" w:author="Иванов Дмитрий Валерьевич" w:date="2024-07-17T11:10:00Z"/>
              </w:rPr>
            </w:pPr>
            <w:ins w:id="7946" w:author="Иванов Дмитрий Валерьевич" w:date="2024-07-17T11:11: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51CF0059" w14:textId="77777777" w:rsidTr="00C75A4E">
        <w:trPr>
          <w:gridBefore w:val="2"/>
          <w:wBefore w:w="6" w:type="pct"/>
          <w:trHeight w:val="293"/>
          <w:jc w:val="center"/>
          <w:ins w:id="7947" w:author="Иванов Дмитрий Валерьевич" w:date="2024-07-17T11:10:00Z"/>
        </w:trPr>
        <w:tc>
          <w:tcPr>
            <w:tcW w:w="1098" w:type="pct"/>
          </w:tcPr>
          <w:p w14:paraId="3EA52418" w14:textId="35DC3909" w:rsidR="002E64BE" w:rsidRPr="003F1563" w:rsidRDefault="002E64BE" w:rsidP="001950A9">
            <w:pPr>
              <w:pStyle w:val="GOSTTablenorm"/>
              <w:rPr>
                <w:ins w:id="7948" w:author="Иванов Дмитрий Валерьевич" w:date="2024-07-17T11:10:00Z"/>
              </w:rPr>
            </w:pPr>
            <w:ins w:id="7949" w:author="Иванов Дмитрий Валерьевич" w:date="2024-07-17T11:11:00Z">
              <w:r>
                <w:t xml:space="preserve">ФП – отправитель запроса, на основании которого было выполнено открытие </w:t>
              </w:r>
            </w:ins>
            <w:ins w:id="7950" w:author="Сатлер Марина Викторовна" w:date="2024-10-04T16:04:00Z">
              <w:r w:rsidR="00175C9D" w:rsidRPr="00175C9D">
                <w:t>операционного дня</w:t>
              </w:r>
            </w:ins>
            <w:ins w:id="7951" w:author="Иванов Дмитрий Валерьевич" w:date="2024-07-17T11:11:00Z">
              <w:del w:id="7952" w:author="Сатлер Марина Викторовна" w:date="2024-10-04T16:04:00Z">
                <w:r w:rsidDel="00175C9D">
                  <w:delText>ОД</w:delText>
                </w:r>
              </w:del>
              <w:r>
                <w:t xml:space="preserve"> для проведения отдельных операций (открытия по запросу)</w:t>
              </w:r>
            </w:ins>
          </w:p>
        </w:tc>
        <w:tc>
          <w:tcPr>
            <w:tcW w:w="766" w:type="pct"/>
          </w:tcPr>
          <w:p w14:paraId="606675C6" w14:textId="133545F9" w:rsidR="002E64BE" w:rsidRPr="003F1563" w:rsidRDefault="002E64BE" w:rsidP="001950A9">
            <w:pPr>
              <w:pStyle w:val="GOSTTablenorm"/>
              <w:rPr>
                <w:ins w:id="7953" w:author="Иванов Дмитрий Валерьевич" w:date="2024-07-17T11:10:00Z"/>
              </w:rPr>
            </w:pPr>
            <w:ins w:id="7954" w:author="Иванов Дмитрий Валерьевич" w:date="2024-07-17T11:11:00Z">
              <w:r w:rsidRPr="008A1BFA">
                <w:t>OpenOnRequestSystem</w:t>
              </w:r>
            </w:ins>
          </w:p>
        </w:tc>
        <w:tc>
          <w:tcPr>
            <w:tcW w:w="496" w:type="pct"/>
            <w:gridSpan w:val="2"/>
          </w:tcPr>
          <w:p w14:paraId="55C10A97" w14:textId="7DCA2D35" w:rsidR="002E64BE" w:rsidRPr="003F1563" w:rsidRDefault="002E64BE" w:rsidP="001950A9">
            <w:pPr>
              <w:pStyle w:val="GOSTTablenorm"/>
              <w:rPr>
                <w:ins w:id="7955" w:author="Иванов Дмитрий Валерьевич" w:date="2024-07-17T11:10:00Z"/>
              </w:rPr>
            </w:pPr>
            <w:ins w:id="7956" w:author="Иванов Дмитрий Валерьевич" w:date="2024-07-17T11:11:00Z">
              <w:r w:rsidRPr="00002655">
                <w:t>Строка</w:t>
              </w:r>
            </w:ins>
          </w:p>
        </w:tc>
        <w:tc>
          <w:tcPr>
            <w:tcW w:w="264" w:type="pct"/>
            <w:gridSpan w:val="2"/>
          </w:tcPr>
          <w:p w14:paraId="69C01EA4" w14:textId="50353C98" w:rsidR="002E64BE" w:rsidRPr="003F1563" w:rsidRDefault="002E64BE" w:rsidP="001950A9">
            <w:pPr>
              <w:pStyle w:val="GOSTTablenorm"/>
              <w:rPr>
                <w:ins w:id="7957" w:author="Иванов Дмитрий Валерьевич" w:date="2024-07-17T11:10:00Z"/>
              </w:rPr>
            </w:pPr>
            <w:ins w:id="7958" w:author="Иванов Дмитрий Валерьевич" w:date="2024-07-17T11:11:00Z">
              <w:r w:rsidRPr="003F1563">
                <w:t>Нет</w:t>
              </w:r>
            </w:ins>
          </w:p>
        </w:tc>
        <w:tc>
          <w:tcPr>
            <w:tcW w:w="269" w:type="pct"/>
            <w:gridSpan w:val="2"/>
          </w:tcPr>
          <w:p w14:paraId="0A6466FA" w14:textId="25627441" w:rsidR="002E64BE" w:rsidRPr="00C75A4E" w:rsidRDefault="002E64BE" w:rsidP="001950A9">
            <w:pPr>
              <w:pStyle w:val="GOSTTablenorm"/>
              <w:rPr>
                <w:ins w:id="7959" w:author="Иванов Дмитрий Валерьевич" w:date="2024-07-17T11:10:00Z"/>
                <w:lang w:val="en-US"/>
              </w:rPr>
            </w:pPr>
            <w:ins w:id="7960" w:author="Иванов Дмитрий Валерьевич" w:date="2024-07-17T11:11:00Z">
              <w:r w:rsidRPr="00002655">
                <w:t>&lt;=10</w:t>
              </w:r>
            </w:ins>
          </w:p>
        </w:tc>
        <w:tc>
          <w:tcPr>
            <w:tcW w:w="2101" w:type="pct"/>
            <w:gridSpan w:val="2"/>
          </w:tcPr>
          <w:p w14:paraId="4D129DB5" w14:textId="77777777" w:rsidR="002E64BE" w:rsidRDefault="002E64BE" w:rsidP="001950A9">
            <w:pPr>
              <w:pStyle w:val="GOSTTablenorm"/>
              <w:rPr>
                <w:ins w:id="7961" w:author="Иванов Дмитрий Валерьевич" w:date="2024-07-17T11:11:00Z"/>
              </w:rPr>
            </w:pPr>
            <w:ins w:id="7962" w:author="Иванов Дмитрий Валерьевич" w:date="2024-07-17T11:11: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48CF3FCA" w14:textId="3B066C03" w:rsidR="002E64BE" w:rsidRPr="003F1563" w:rsidRDefault="002E64BE" w:rsidP="001950A9">
            <w:pPr>
              <w:pStyle w:val="GOSTTablenorm"/>
              <w:rPr>
                <w:ins w:id="7963" w:author="Иванов Дмитрий Валерьевич" w:date="2024-07-17T11:10:00Z"/>
              </w:rPr>
            </w:pPr>
            <w:ins w:id="7964" w:author="Иванов Дмитрий Валерьевич" w:date="2024-07-17T11:11: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08E3BA45" w14:textId="77777777" w:rsidTr="00C75A4E">
        <w:trPr>
          <w:gridBefore w:val="2"/>
          <w:wBefore w:w="6" w:type="pct"/>
          <w:trHeight w:val="293"/>
          <w:jc w:val="center"/>
        </w:trPr>
        <w:tc>
          <w:tcPr>
            <w:tcW w:w="1098" w:type="pct"/>
          </w:tcPr>
          <w:p w14:paraId="2BF692E9" w14:textId="77777777" w:rsidR="002E64BE" w:rsidRPr="003F1563" w:rsidRDefault="002E64BE" w:rsidP="002E64BE">
            <w:pPr>
              <w:pStyle w:val="GOSTTablenorm"/>
            </w:pPr>
            <w:r w:rsidRPr="003F1563">
              <w:lastRenderedPageBreak/>
              <w:t>Дата и время закрытия операционного дня</w:t>
            </w:r>
          </w:p>
        </w:tc>
        <w:tc>
          <w:tcPr>
            <w:tcW w:w="766" w:type="pct"/>
          </w:tcPr>
          <w:p w14:paraId="2D6EC618" w14:textId="77777777" w:rsidR="002E64BE" w:rsidRPr="003F1563" w:rsidRDefault="002E64BE" w:rsidP="002E64BE">
            <w:pPr>
              <w:pStyle w:val="GOSTTablenorm"/>
            </w:pPr>
            <w:r w:rsidRPr="003F1563">
              <w:t>CloseDate</w:t>
            </w:r>
          </w:p>
        </w:tc>
        <w:tc>
          <w:tcPr>
            <w:tcW w:w="496" w:type="pct"/>
            <w:gridSpan w:val="2"/>
          </w:tcPr>
          <w:p w14:paraId="0DB24B35" w14:textId="77777777" w:rsidR="002E64BE" w:rsidRPr="003F1563" w:rsidRDefault="002E64BE" w:rsidP="002E64BE">
            <w:pPr>
              <w:pStyle w:val="GOSTTablenorm"/>
            </w:pPr>
            <w:r w:rsidRPr="003F1563">
              <w:t>Дата-время (timestamp)</w:t>
            </w:r>
          </w:p>
        </w:tc>
        <w:tc>
          <w:tcPr>
            <w:tcW w:w="264" w:type="pct"/>
            <w:gridSpan w:val="2"/>
          </w:tcPr>
          <w:p w14:paraId="0BFBE47C" w14:textId="77777777" w:rsidR="002E64BE" w:rsidRPr="003F1563" w:rsidRDefault="002E64BE" w:rsidP="002E64BE">
            <w:pPr>
              <w:pStyle w:val="GOSTTablenorm"/>
            </w:pPr>
            <w:r w:rsidRPr="003F1563">
              <w:t>Да</w:t>
            </w:r>
          </w:p>
        </w:tc>
        <w:tc>
          <w:tcPr>
            <w:tcW w:w="269" w:type="pct"/>
            <w:gridSpan w:val="2"/>
          </w:tcPr>
          <w:p w14:paraId="59790D50" w14:textId="5E7EB521" w:rsidR="002E64BE" w:rsidRPr="00C75A4E" w:rsidRDefault="002E64BE" w:rsidP="002E64BE">
            <w:pPr>
              <w:pStyle w:val="GOSTTablenorm"/>
              <w:rPr>
                <w:lang w:val="en-US"/>
              </w:rPr>
            </w:pPr>
          </w:p>
        </w:tc>
        <w:tc>
          <w:tcPr>
            <w:tcW w:w="2101" w:type="pct"/>
            <w:gridSpan w:val="2"/>
          </w:tcPr>
          <w:p w14:paraId="14008C9C" w14:textId="77777777" w:rsidR="002E64BE" w:rsidRPr="003F1563" w:rsidRDefault="002E64BE" w:rsidP="002E64BE">
            <w:pPr>
              <w:pStyle w:val="GOSTTablenorm"/>
            </w:pPr>
            <w:r w:rsidRPr="003F1563">
              <w:t>Указывается дата закрытия операционного дня системы.</w:t>
            </w:r>
          </w:p>
          <w:p w14:paraId="741EE847" w14:textId="62EE1CD9"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60C1E10E" w14:textId="1FDA7AA9" w:rsidR="002E64BE" w:rsidRPr="003F1563" w:rsidRDefault="002E64BE" w:rsidP="002E64BE">
            <w:pPr>
              <w:pStyle w:val="GOSTTablenorm"/>
            </w:pPr>
            <w:r w:rsidRPr="003F1563">
              <w:t>Если день закрывался более одного раза – указывается дата последнего закрытия</w:t>
            </w:r>
          </w:p>
        </w:tc>
      </w:tr>
      <w:tr w:rsidR="002E64BE" w:rsidRPr="003F1563" w14:paraId="0E07262D" w14:textId="77777777" w:rsidTr="00C75A4E">
        <w:trPr>
          <w:gridBefore w:val="2"/>
          <w:wBefore w:w="6" w:type="pct"/>
          <w:trHeight w:val="293"/>
          <w:jc w:val="center"/>
          <w:ins w:id="7965" w:author="Иванов Дмитрий Валерьевич" w:date="2024-07-17T11:10:00Z"/>
        </w:trPr>
        <w:tc>
          <w:tcPr>
            <w:tcW w:w="1098" w:type="pct"/>
          </w:tcPr>
          <w:p w14:paraId="7503504D" w14:textId="6E9BD071" w:rsidR="002E64BE" w:rsidRPr="001950A9" w:rsidRDefault="002E64BE" w:rsidP="001950A9">
            <w:pPr>
              <w:pStyle w:val="GOSTTablenorm"/>
              <w:rPr>
                <w:ins w:id="7966" w:author="Иванов Дмитрий Валерьевич" w:date="2024-07-17T11:10:00Z"/>
              </w:rPr>
            </w:pPr>
            <w:ins w:id="7967" w:author="Иванов Дмитрий Валерьевич" w:date="2024-07-17T11:11:00Z">
              <w:r w:rsidRPr="001950A9">
                <w:t xml:space="preserve">ФП – отправитель запроса, на основании которого было выполнено закрытие </w:t>
              </w:r>
            </w:ins>
            <w:ins w:id="7968" w:author="Сатлер Марина Викторовна" w:date="2024-10-04T16:04:00Z">
              <w:r w:rsidR="00175C9D" w:rsidRPr="00175C9D">
                <w:t>операционного дня</w:t>
              </w:r>
            </w:ins>
            <w:ins w:id="7969" w:author="Иванов Дмитрий Валерьевич" w:date="2024-07-17T11:11:00Z">
              <w:del w:id="7970" w:author="Сатлер Марина Викторовна" w:date="2024-10-04T16:04:00Z">
                <w:r w:rsidRPr="001950A9" w:rsidDel="00175C9D">
                  <w:delText>ОД</w:delText>
                </w:r>
              </w:del>
            </w:ins>
          </w:p>
        </w:tc>
        <w:tc>
          <w:tcPr>
            <w:tcW w:w="766" w:type="pct"/>
          </w:tcPr>
          <w:p w14:paraId="1B2C86D9" w14:textId="2E9BDBBC" w:rsidR="002E64BE" w:rsidRPr="001950A9" w:rsidRDefault="002E64BE" w:rsidP="001950A9">
            <w:pPr>
              <w:pStyle w:val="GOSTTablenorm"/>
              <w:rPr>
                <w:ins w:id="7971" w:author="Иванов Дмитрий Валерьевич" w:date="2024-07-17T11:10:00Z"/>
              </w:rPr>
            </w:pPr>
            <w:ins w:id="7972" w:author="Иванов Дмитрий Валерьевич" w:date="2024-07-17T11:11:00Z">
              <w:r w:rsidRPr="001950A9">
                <w:t>CloseSystem</w:t>
              </w:r>
            </w:ins>
          </w:p>
        </w:tc>
        <w:tc>
          <w:tcPr>
            <w:tcW w:w="496" w:type="pct"/>
            <w:gridSpan w:val="2"/>
          </w:tcPr>
          <w:p w14:paraId="163DE377" w14:textId="2C497F69" w:rsidR="002E64BE" w:rsidRPr="001950A9" w:rsidRDefault="002E64BE" w:rsidP="001950A9">
            <w:pPr>
              <w:pStyle w:val="GOSTTablenorm"/>
              <w:rPr>
                <w:ins w:id="7973" w:author="Иванов Дмитрий Валерьевич" w:date="2024-07-17T11:10:00Z"/>
              </w:rPr>
            </w:pPr>
            <w:ins w:id="7974" w:author="Иванов Дмитрий Валерьевич" w:date="2024-07-17T11:11:00Z">
              <w:r w:rsidRPr="001950A9">
                <w:t>Строка</w:t>
              </w:r>
            </w:ins>
          </w:p>
        </w:tc>
        <w:tc>
          <w:tcPr>
            <w:tcW w:w="264" w:type="pct"/>
            <w:gridSpan w:val="2"/>
          </w:tcPr>
          <w:p w14:paraId="5F4BFB49" w14:textId="1AA996E5" w:rsidR="002E64BE" w:rsidRPr="001950A9" w:rsidRDefault="002E64BE" w:rsidP="001950A9">
            <w:pPr>
              <w:pStyle w:val="GOSTTablenorm"/>
              <w:rPr>
                <w:ins w:id="7975" w:author="Иванов Дмитрий Валерьевич" w:date="2024-07-17T11:10:00Z"/>
              </w:rPr>
            </w:pPr>
            <w:ins w:id="7976" w:author="Иванов Дмитрий Валерьевич" w:date="2024-07-17T11:11:00Z">
              <w:r w:rsidRPr="001950A9">
                <w:t>Да</w:t>
              </w:r>
            </w:ins>
          </w:p>
        </w:tc>
        <w:tc>
          <w:tcPr>
            <w:tcW w:w="269" w:type="pct"/>
            <w:gridSpan w:val="2"/>
          </w:tcPr>
          <w:p w14:paraId="00F3FC0F" w14:textId="770E880F" w:rsidR="002E64BE" w:rsidRPr="001950A9" w:rsidRDefault="002E64BE" w:rsidP="001950A9">
            <w:pPr>
              <w:pStyle w:val="GOSTTablenorm"/>
              <w:rPr>
                <w:ins w:id="7977" w:author="Иванов Дмитрий Валерьевич" w:date="2024-07-17T11:10:00Z"/>
              </w:rPr>
            </w:pPr>
            <w:ins w:id="7978" w:author="Иванов Дмитрий Валерьевич" w:date="2024-07-17T11:11:00Z">
              <w:r w:rsidRPr="001950A9">
                <w:t>&lt;=10</w:t>
              </w:r>
            </w:ins>
          </w:p>
        </w:tc>
        <w:tc>
          <w:tcPr>
            <w:tcW w:w="2101" w:type="pct"/>
            <w:gridSpan w:val="2"/>
          </w:tcPr>
          <w:p w14:paraId="0386A27C" w14:textId="77777777" w:rsidR="002E64BE" w:rsidRPr="001950A9" w:rsidRDefault="002E64BE" w:rsidP="001950A9">
            <w:pPr>
              <w:pStyle w:val="GOSTTablenorm"/>
              <w:rPr>
                <w:ins w:id="7979" w:author="Иванов Дмитрий Валерьевич" w:date="2024-07-17T11:11:00Z"/>
              </w:rPr>
            </w:pPr>
            <w:ins w:id="7980" w:author="Иванов Дмитрий Валерьевич" w:date="2024-07-17T11:11:00Z">
              <w:r w:rsidRPr="001950A9">
                <w:t>Указывается информация о ФП – отправителе запроса, на основании которого было выполнено закрытие операционного дня системы.</w:t>
              </w:r>
            </w:ins>
          </w:p>
          <w:p w14:paraId="2B198B71" w14:textId="29E00D1F" w:rsidR="002E64BE" w:rsidRPr="001950A9" w:rsidRDefault="002E64BE" w:rsidP="001950A9">
            <w:pPr>
              <w:pStyle w:val="GOSTTablenorm"/>
              <w:rPr>
                <w:ins w:id="7981" w:author="Иванов Дмитрий Валерьевич" w:date="2024-07-17T11:10:00Z"/>
              </w:rPr>
            </w:pPr>
            <w:ins w:id="7982" w:author="Иванов Дмитрий Валерьевич" w:date="2024-07-17T11:11: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502B2D01" w14:textId="77777777" w:rsidTr="00C75A4E">
        <w:trPr>
          <w:gridBefore w:val="2"/>
          <w:wBefore w:w="6" w:type="pct"/>
          <w:trHeight w:val="293"/>
          <w:jc w:val="center"/>
        </w:trPr>
        <w:tc>
          <w:tcPr>
            <w:tcW w:w="1098" w:type="pct"/>
          </w:tcPr>
          <w:p w14:paraId="236D96ED" w14:textId="77777777" w:rsidR="002E64BE" w:rsidRPr="001950A9" w:rsidRDefault="002E64BE" w:rsidP="001950A9">
            <w:pPr>
              <w:pStyle w:val="GOSTTablenorm"/>
            </w:pPr>
            <w:r w:rsidRPr="001950A9">
              <w:t>Дата и время окончательного закрытия операционного дня</w:t>
            </w:r>
          </w:p>
        </w:tc>
        <w:tc>
          <w:tcPr>
            <w:tcW w:w="766" w:type="pct"/>
          </w:tcPr>
          <w:p w14:paraId="3E43BBDE" w14:textId="77777777" w:rsidR="002E64BE" w:rsidRPr="001950A9" w:rsidRDefault="002E64BE" w:rsidP="001950A9">
            <w:pPr>
              <w:pStyle w:val="GOSTTablenorm"/>
            </w:pPr>
            <w:r w:rsidRPr="001950A9">
              <w:t>ClosePermanentlyDate</w:t>
            </w:r>
          </w:p>
        </w:tc>
        <w:tc>
          <w:tcPr>
            <w:tcW w:w="496" w:type="pct"/>
            <w:gridSpan w:val="2"/>
          </w:tcPr>
          <w:p w14:paraId="478B0F36" w14:textId="77777777" w:rsidR="002E64BE" w:rsidRPr="001950A9" w:rsidRDefault="002E64BE" w:rsidP="001950A9">
            <w:pPr>
              <w:pStyle w:val="GOSTTablenorm"/>
            </w:pPr>
            <w:r w:rsidRPr="001950A9">
              <w:t>Дата-время (timestamp)</w:t>
            </w:r>
          </w:p>
        </w:tc>
        <w:tc>
          <w:tcPr>
            <w:tcW w:w="264" w:type="pct"/>
            <w:gridSpan w:val="2"/>
          </w:tcPr>
          <w:p w14:paraId="3CD3631C" w14:textId="77777777" w:rsidR="002E64BE" w:rsidRPr="001950A9" w:rsidRDefault="002E64BE" w:rsidP="001950A9">
            <w:pPr>
              <w:pStyle w:val="GOSTTablenorm"/>
            </w:pPr>
            <w:r w:rsidRPr="001950A9">
              <w:t>Да</w:t>
            </w:r>
          </w:p>
        </w:tc>
        <w:tc>
          <w:tcPr>
            <w:tcW w:w="269" w:type="pct"/>
            <w:gridSpan w:val="2"/>
          </w:tcPr>
          <w:p w14:paraId="148DF082" w14:textId="3DF788C8" w:rsidR="002E64BE" w:rsidRPr="001950A9" w:rsidRDefault="002E64BE" w:rsidP="001950A9">
            <w:pPr>
              <w:pStyle w:val="GOSTTablenorm"/>
            </w:pPr>
          </w:p>
        </w:tc>
        <w:tc>
          <w:tcPr>
            <w:tcW w:w="2101" w:type="pct"/>
            <w:gridSpan w:val="2"/>
          </w:tcPr>
          <w:p w14:paraId="24505BB5" w14:textId="77777777" w:rsidR="002E64BE" w:rsidRPr="001950A9" w:rsidRDefault="002E64BE" w:rsidP="001950A9">
            <w:pPr>
              <w:pStyle w:val="GOSTTablenorm"/>
            </w:pPr>
            <w:r w:rsidRPr="001950A9">
              <w:t>Указывается дата окончательного закрытия операционного дня системы.</w:t>
            </w:r>
          </w:p>
          <w:p w14:paraId="39DAF63C" w14:textId="63D59815" w:rsidR="002E64BE" w:rsidRPr="001950A9" w:rsidRDefault="002E64BE" w:rsidP="001950A9">
            <w:pPr>
              <w:pStyle w:val="GOSTTablenorm"/>
            </w:pPr>
            <w:r w:rsidRPr="001950A9">
              <w:t xml:space="preserve">Формат YYYY-MM-DD </w:t>
            </w:r>
            <w:proofErr w:type="gramStart"/>
            <w:r w:rsidRPr="001950A9">
              <w:t>hh:mm</w:t>
            </w:r>
            <w:proofErr w:type="gramEnd"/>
            <w:r w:rsidRPr="001950A9">
              <w:t>:ss.</w:t>
            </w:r>
          </w:p>
          <w:p w14:paraId="20254094" w14:textId="1550A41E" w:rsidR="002E64BE" w:rsidRPr="001950A9" w:rsidRDefault="002E64B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2E64BE" w:rsidRPr="003F1563" w14:paraId="6E5841D3" w14:textId="77777777" w:rsidTr="00C75A4E">
        <w:trPr>
          <w:gridBefore w:val="2"/>
          <w:wBefore w:w="6" w:type="pct"/>
          <w:trHeight w:val="293"/>
          <w:jc w:val="center"/>
          <w:ins w:id="7983" w:author="Иванов Дмитрий Валерьевич" w:date="2024-07-17T11:10:00Z"/>
        </w:trPr>
        <w:tc>
          <w:tcPr>
            <w:tcW w:w="1098" w:type="pct"/>
          </w:tcPr>
          <w:p w14:paraId="03D6C5D1" w14:textId="73D2FAE9" w:rsidR="002E64BE" w:rsidRPr="001950A9" w:rsidRDefault="002E64BE" w:rsidP="001950A9">
            <w:pPr>
              <w:pStyle w:val="GOSTTablenorm"/>
              <w:rPr>
                <w:ins w:id="7984" w:author="Иванов Дмитрий Валерьевич" w:date="2024-07-17T11:10:00Z"/>
              </w:rPr>
            </w:pPr>
            <w:ins w:id="7985" w:author="Иванов Дмитрий Валерьевич" w:date="2024-07-17T11:11:00Z">
              <w:r w:rsidRPr="001950A9">
                <w:t xml:space="preserve">ФП – отправитель запроса, на основании которого было выполнено окончательное закрытие </w:t>
              </w:r>
            </w:ins>
            <w:ins w:id="7986" w:author="Сатлер Марина Викторовна" w:date="2024-10-04T16:04:00Z">
              <w:r w:rsidR="00175C9D" w:rsidRPr="00175C9D">
                <w:t>операционного дня</w:t>
              </w:r>
            </w:ins>
            <w:ins w:id="7987" w:author="Иванов Дмитрий Валерьевич" w:date="2024-07-17T11:11:00Z">
              <w:del w:id="7988" w:author="Сатлер Марина Викторовна" w:date="2024-10-04T16:04:00Z">
                <w:r w:rsidRPr="001950A9" w:rsidDel="00175C9D">
                  <w:delText>ОД</w:delText>
                </w:r>
              </w:del>
            </w:ins>
          </w:p>
        </w:tc>
        <w:tc>
          <w:tcPr>
            <w:tcW w:w="766" w:type="pct"/>
          </w:tcPr>
          <w:p w14:paraId="616F93A1" w14:textId="2BE0E7CB" w:rsidR="002E64BE" w:rsidRPr="001950A9" w:rsidRDefault="002E64BE" w:rsidP="001950A9">
            <w:pPr>
              <w:pStyle w:val="GOSTTablenorm"/>
              <w:rPr>
                <w:ins w:id="7989" w:author="Иванов Дмитрий Валерьевич" w:date="2024-07-17T11:10:00Z"/>
              </w:rPr>
            </w:pPr>
            <w:ins w:id="7990" w:author="Иванов Дмитрий Валерьевич" w:date="2024-07-17T11:11:00Z">
              <w:r w:rsidRPr="001950A9">
                <w:t>ClosePermanentlySystem</w:t>
              </w:r>
            </w:ins>
          </w:p>
        </w:tc>
        <w:tc>
          <w:tcPr>
            <w:tcW w:w="496" w:type="pct"/>
            <w:gridSpan w:val="2"/>
          </w:tcPr>
          <w:p w14:paraId="107F63E1" w14:textId="6E290F9D" w:rsidR="002E64BE" w:rsidRPr="001950A9" w:rsidRDefault="002E64BE" w:rsidP="001950A9">
            <w:pPr>
              <w:pStyle w:val="GOSTTablenorm"/>
              <w:rPr>
                <w:ins w:id="7991" w:author="Иванов Дмитрий Валерьевич" w:date="2024-07-17T11:10:00Z"/>
              </w:rPr>
            </w:pPr>
            <w:ins w:id="7992" w:author="Иванов Дмитрий Валерьевич" w:date="2024-07-17T11:11:00Z">
              <w:r w:rsidRPr="001950A9">
                <w:t>Строка</w:t>
              </w:r>
            </w:ins>
          </w:p>
        </w:tc>
        <w:tc>
          <w:tcPr>
            <w:tcW w:w="264" w:type="pct"/>
            <w:gridSpan w:val="2"/>
          </w:tcPr>
          <w:p w14:paraId="022760CB" w14:textId="3848F511" w:rsidR="002E64BE" w:rsidRPr="001950A9" w:rsidRDefault="002E64BE" w:rsidP="001950A9">
            <w:pPr>
              <w:pStyle w:val="GOSTTablenorm"/>
              <w:rPr>
                <w:ins w:id="7993" w:author="Иванов Дмитрий Валерьевич" w:date="2024-07-17T11:10:00Z"/>
              </w:rPr>
            </w:pPr>
            <w:ins w:id="7994" w:author="Иванов Дмитрий Валерьевич" w:date="2024-07-17T11:11:00Z">
              <w:r w:rsidRPr="001950A9">
                <w:t>Да</w:t>
              </w:r>
            </w:ins>
          </w:p>
        </w:tc>
        <w:tc>
          <w:tcPr>
            <w:tcW w:w="269" w:type="pct"/>
            <w:gridSpan w:val="2"/>
          </w:tcPr>
          <w:p w14:paraId="3BB90C1C" w14:textId="61EE70E7" w:rsidR="002E64BE" w:rsidRPr="001950A9" w:rsidRDefault="002E64BE" w:rsidP="001950A9">
            <w:pPr>
              <w:pStyle w:val="GOSTTablenorm"/>
              <w:rPr>
                <w:ins w:id="7995" w:author="Иванов Дмитрий Валерьевич" w:date="2024-07-17T11:10:00Z"/>
              </w:rPr>
            </w:pPr>
            <w:ins w:id="7996" w:author="Иванов Дмитрий Валерьевич" w:date="2024-07-17T11:11:00Z">
              <w:r w:rsidRPr="001950A9">
                <w:t>&lt;=10</w:t>
              </w:r>
            </w:ins>
          </w:p>
        </w:tc>
        <w:tc>
          <w:tcPr>
            <w:tcW w:w="2101" w:type="pct"/>
            <w:gridSpan w:val="2"/>
          </w:tcPr>
          <w:p w14:paraId="136E450F" w14:textId="77777777" w:rsidR="002E64BE" w:rsidRPr="001950A9" w:rsidRDefault="002E64BE" w:rsidP="001950A9">
            <w:pPr>
              <w:pStyle w:val="GOSTTablenorm"/>
              <w:rPr>
                <w:ins w:id="7997" w:author="Иванов Дмитрий Валерьевич" w:date="2024-07-17T11:11:00Z"/>
              </w:rPr>
            </w:pPr>
            <w:ins w:id="7998" w:author="Иванов Дмитрий Валерьевич" w:date="2024-07-17T11:11: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45126923" w14:textId="14DDA2B9" w:rsidR="002E64BE" w:rsidRPr="001950A9" w:rsidRDefault="002E64BE" w:rsidP="001950A9">
            <w:pPr>
              <w:pStyle w:val="GOSTTablenorm"/>
              <w:rPr>
                <w:ins w:id="7999" w:author="Иванов Дмитрий Валерьевич" w:date="2024-07-17T11:10:00Z"/>
              </w:rPr>
            </w:pPr>
            <w:ins w:id="8000" w:author="Иванов Дмитрий Валерьевич" w:date="2024-07-17T11:11: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52591691" w14:textId="77777777" w:rsidTr="00C75A4E">
        <w:trPr>
          <w:gridBefore w:val="2"/>
          <w:wBefore w:w="6" w:type="pct"/>
          <w:trHeight w:val="293"/>
          <w:jc w:val="center"/>
        </w:trPr>
        <w:tc>
          <w:tcPr>
            <w:tcW w:w="1098" w:type="pct"/>
          </w:tcPr>
          <w:p w14:paraId="236A64E5" w14:textId="77777777" w:rsidR="002E64BE" w:rsidRPr="00C75A4E" w:rsidRDefault="002E64BE" w:rsidP="002E64BE">
            <w:pPr>
              <w:pStyle w:val="GOSTTablenorm"/>
              <w:rPr>
                <w:b/>
              </w:rPr>
            </w:pPr>
            <w:r w:rsidRPr="00C75A4E">
              <w:rPr>
                <w:b/>
              </w:rPr>
              <w:t>Список ТОФК/ЦС по учету, для которых окончательно закрыли операционный день ТОФК/ЦС по учету</w:t>
            </w:r>
          </w:p>
        </w:tc>
        <w:tc>
          <w:tcPr>
            <w:tcW w:w="766" w:type="pct"/>
          </w:tcPr>
          <w:p w14:paraId="43AD5D63" w14:textId="16B9379E" w:rsidR="002E64BE" w:rsidRPr="00C75A4E" w:rsidRDefault="002E64BE" w:rsidP="002E64BE">
            <w:pPr>
              <w:pStyle w:val="GOSTTablenorm"/>
              <w:rPr>
                <w:b/>
              </w:rPr>
            </w:pPr>
            <w:del w:id="8001" w:author="Сатлер Марина Викторовна" w:date="2025-01-14T12:01:00Z">
              <w:r w:rsidRPr="00C75A4E" w:rsidDel="009C6CD1">
                <w:rPr>
                  <w:b/>
                </w:rPr>
                <w:delText>TradingDays:</w:delText>
              </w:r>
            </w:del>
            <w:r w:rsidRPr="00C75A4E">
              <w:rPr>
                <w:b/>
              </w:rPr>
              <w:t>SubjectList</w:t>
            </w:r>
          </w:p>
        </w:tc>
        <w:tc>
          <w:tcPr>
            <w:tcW w:w="496" w:type="pct"/>
            <w:gridSpan w:val="2"/>
          </w:tcPr>
          <w:p w14:paraId="6CE481A5" w14:textId="77777777" w:rsidR="002E64BE" w:rsidRPr="003F1563" w:rsidRDefault="002E64BE" w:rsidP="002E64BE">
            <w:pPr>
              <w:pStyle w:val="GOSTTablenorm"/>
            </w:pPr>
            <w:r w:rsidRPr="003F1563">
              <w:t>Массив</w:t>
            </w:r>
          </w:p>
        </w:tc>
        <w:tc>
          <w:tcPr>
            <w:tcW w:w="264" w:type="pct"/>
            <w:gridSpan w:val="2"/>
          </w:tcPr>
          <w:p w14:paraId="154E7940" w14:textId="77777777" w:rsidR="002E64BE" w:rsidRPr="003F1563" w:rsidRDefault="002E64BE" w:rsidP="002E64BE">
            <w:pPr>
              <w:pStyle w:val="GOSTTablenorm"/>
            </w:pPr>
            <w:r w:rsidRPr="003F1563">
              <w:t>Да</w:t>
            </w:r>
          </w:p>
        </w:tc>
        <w:tc>
          <w:tcPr>
            <w:tcW w:w="269" w:type="pct"/>
            <w:gridSpan w:val="2"/>
          </w:tcPr>
          <w:p w14:paraId="7E8E4BB6" w14:textId="77777777" w:rsidR="002E64BE" w:rsidRPr="003F1563" w:rsidRDefault="002E64BE" w:rsidP="002E64BE">
            <w:pPr>
              <w:pStyle w:val="GOSTTablenorm"/>
            </w:pPr>
            <w:r w:rsidRPr="003F1563">
              <w:t>= 4</w:t>
            </w:r>
          </w:p>
        </w:tc>
        <w:tc>
          <w:tcPr>
            <w:tcW w:w="2101" w:type="pct"/>
            <w:gridSpan w:val="2"/>
          </w:tcPr>
          <w:p w14:paraId="33FB7F8D" w14:textId="51B4CAF2" w:rsidR="002E64BE" w:rsidRPr="003F1563" w:rsidRDefault="002E64BE" w:rsidP="002E64BE">
            <w:pPr>
              <w:pStyle w:val="GOSTTablenorm"/>
            </w:pPr>
            <w:r w:rsidRPr="003F1563">
              <w:t>Размерность каждого отдельного значения в массиве соответствует указанной</w:t>
            </w:r>
          </w:p>
        </w:tc>
      </w:tr>
      <w:tr w:rsidR="002E64BE" w:rsidRPr="003F1563" w14:paraId="736D9A5E" w14:textId="77777777" w:rsidTr="002879E5">
        <w:trPr>
          <w:gridBefore w:val="1"/>
          <w:wBefore w:w="4" w:type="pct"/>
          <w:trHeight w:val="293"/>
          <w:jc w:val="center"/>
        </w:trPr>
        <w:tc>
          <w:tcPr>
            <w:tcW w:w="4996" w:type="pct"/>
            <w:gridSpan w:val="11"/>
            <w:shd w:val="clear" w:color="auto" w:fill="auto"/>
          </w:tcPr>
          <w:p w14:paraId="3EC3AA6B" w14:textId="57F96140" w:rsidR="002E64BE" w:rsidRPr="003F1563" w:rsidRDefault="002E64BE" w:rsidP="002E64BE">
            <w:pPr>
              <w:pStyle w:val="GOSTTablenorm"/>
              <w:ind w:left="0"/>
              <w:jc w:val="center"/>
              <w:rPr>
                <w:szCs w:val="22"/>
              </w:rPr>
            </w:pPr>
            <w:r w:rsidRPr="003F1563">
              <w:rPr>
                <w:b/>
                <w:szCs w:val="22"/>
              </w:rPr>
              <w:t>Перечень параметров ответа на запрос «Сервис массового окончательного закрытия операционных дней системы, если для указанной даты операционный день окончательно закрыт по всем ТОФК/ЦС по учету» TrDaysSysListClosePermanently (</w:t>
            </w:r>
            <w:r w:rsidRPr="003F1563">
              <w:rPr>
                <w:b/>
                <w:szCs w:val="22"/>
                <w:lang w:val="en-US"/>
              </w:rPr>
              <w:t>document</w:t>
            </w:r>
            <w:r w:rsidRPr="003F1563" w:rsidDel="00773282">
              <w:rPr>
                <w:b/>
                <w:szCs w:val="22"/>
              </w:rPr>
              <w:t>)</w:t>
            </w:r>
          </w:p>
        </w:tc>
      </w:tr>
      <w:tr w:rsidR="002E64BE" w:rsidRPr="003F1563" w14:paraId="342B0AC9" w14:textId="77777777" w:rsidTr="00C75A4E">
        <w:trPr>
          <w:gridBefore w:val="2"/>
          <w:wBefore w:w="6" w:type="pct"/>
          <w:trHeight w:val="293"/>
          <w:jc w:val="center"/>
        </w:trPr>
        <w:tc>
          <w:tcPr>
            <w:tcW w:w="1098" w:type="pct"/>
          </w:tcPr>
          <w:p w14:paraId="4EC7FDA3" w14:textId="77777777" w:rsidR="002E64BE" w:rsidRPr="00C75A4E" w:rsidRDefault="002E64BE" w:rsidP="002E64BE">
            <w:pPr>
              <w:pStyle w:val="GOSTTablenorm"/>
              <w:rPr>
                <w:b/>
              </w:rPr>
            </w:pPr>
            <w:r w:rsidRPr="00C75A4E">
              <w:rPr>
                <w:b/>
              </w:rPr>
              <w:t>Список операционных дней системы, которые успешно окончательно закрыты</w:t>
            </w:r>
          </w:p>
        </w:tc>
        <w:tc>
          <w:tcPr>
            <w:tcW w:w="766" w:type="pct"/>
          </w:tcPr>
          <w:p w14:paraId="695A28DC" w14:textId="77777777" w:rsidR="002E64BE" w:rsidRPr="00C75A4E" w:rsidRDefault="002E64BE" w:rsidP="002E64BE">
            <w:pPr>
              <w:pStyle w:val="GOSTTablenorm"/>
              <w:rPr>
                <w:b/>
              </w:rPr>
            </w:pPr>
            <w:r w:rsidRPr="00C75A4E">
              <w:rPr>
                <w:b/>
              </w:rPr>
              <w:t>DayListClose</w:t>
            </w:r>
          </w:p>
        </w:tc>
        <w:tc>
          <w:tcPr>
            <w:tcW w:w="496" w:type="pct"/>
            <w:gridSpan w:val="2"/>
          </w:tcPr>
          <w:p w14:paraId="42DE672C" w14:textId="77777777" w:rsidR="002E64BE" w:rsidRPr="00DE2C46" w:rsidRDefault="002E64BE" w:rsidP="002E64BE">
            <w:pPr>
              <w:pStyle w:val="GOSTTablenorm"/>
            </w:pPr>
            <w:r w:rsidRPr="00DE2C46">
              <w:t>Массив</w:t>
            </w:r>
          </w:p>
        </w:tc>
        <w:tc>
          <w:tcPr>
            <w:tcW w:w="264" w:type="pct"/>
            <w:gridSpan w:val="2"/>
          </w:tcPr>
          <w:p w14:paraId="6928E85C" w14:textId="77777777" w:rsidR="002E64BE" w:rsidRPr="003F1563" w:rsidRDefault="002E64BE" w:rsidP="002E64BE">
            <w:pPr>
              <w:pStyle w:val="GOSTTablenorm"/>
            </w:pPr>
            <w:r w:rsidRPr="003F1563">
              <w:t>Нет</w:t>
            </w:r>
          </w:p>
        </w:tc>
        <w:tc>
          <w:tcPr>
            <w:tcW w:w="269" w:type="pct"/>
            <w:gridSpan w:val="2"/>
          </w:tcPr>
          <w:p w14:paraId="61670868" w14:textId="24E217FD" w:rsidR="002E64BE" w:rsidRPr="00C75A4E" w:rsidRDefault="002E64BE" w:rsidP="002E64BE">
            <w:pPr>
              <w:pStyle w:val="GOSTTablenorm"/>
              <w:rPr>
                <w:lang w:val="en-US"/>
              </w:rPr>
            </w:pPr>
            <w:r>
              <w:rPr>
                <w:lang w:val="en-US"/>
              </w:rPr>
              <w:t>-</w:t>
            </w:r>
          </w:p>
        </w:tc>
        <w:tc>
          <w:tcPr>
            <w:tcW w:w="2101" w:type="pct"/>
            <w:gridSpan w:val="2"/>
          </w:tcPr>
          <w:p w14:paraId="48BA68B4" w14:textId="0CA7EC48" w:rsidR="002E64BE" w:rsidRPr="0027578C" w:rsidRDefault="002E64BE" w:rsidP="0027578C">
            <w:pPr>
              <w:pStyle w:val="GOSTTablenorm"/>
            </w:pPr>
            <w:r w:rsidRPr="0027578C">
              <w:t>Хотя бы один из 2-х параметров DayListClose или DayListNotClose должен быть возвращен в ответе.</w:t>
            </w:r>
          </w:p>
          <w:p w14:paraId="324FA2F3" w14:textId="77777777" w:rsidR="002E64BE" w:rsidRPr="0027578C" w:rsidRDefault="002E64BE" w:rsidP="0027578C">
            <w:pPr>
              <w:pStyle w:val="GOSTTablenorm"/>
            </w:pPr>
            <w:r w:rsidRPr="0027578C">
              <w:t>Формат дат YYYY-MM-DD</w:t>
            </w:r>
          </w:p>
        </w:tc>
      </w:tr>
      <w:tr w:rsidR="002E64BE" w:rsidRPr="003F1563" w14:paraId="7A5F50C3" w14:textId="77777777" w:rsidTr="00C75A4E">
        <w:trPr>
          <w:gridBefore w:val="2"/>
          <w:wBefore w:w="6" w:type="pct"/>
          <w:trHeight w:val="293"/>
          <w:jc w:val="center"/>
        </w:trPr>
        <w:tc>
          <w:tcPr>
            <w:tcW w:w="1098" w:type="pct"/>
          </w:tcPr>
          <w:p w14:paraId="724997EF" w14:textId="77777777" w:rsidR="002E64BE" w:rsidRPr="00C75A4E" w:rsidRDefault="002E64BE" w:rsidP="002E64BE">
            <w:pPr>
              <w:pStyle w:val="GOSTTablenorm"/>
              <w:rPr>
                <w:b/>
              </w:rPr>
            </w:pPr>
            <w:r w:rsidRPr="00C75A4E">
              <w:rPr>
                <w:b/>
              </w:rPr>
              <w:lastRenderedPageBreak/>
              <w:t>Список операционных дней системы, при окончательном закрытии которых возникли ошибки</w:t>
            </w:r>
          </w:p>
        </w:tc>
        <w:tc>
          <w:tcPr>
            <w:tcW w:w="766" w:type="pct"/>
          </w:tcPr>
          <w:p w14:paraId="0C56A0A4" w14:textId="77777777" w:rsidR="002E64BE" w:rsidRPr="00C75A4E" w:rsidRDefault="002E64BE" w:rsidP="002E64BE">
            <w:pPr>
              <w:pStyle w:val="GOSTTablenorm"/>
              <w:rPr>
                <w:b/>
              </w:rPr>
            </w:pPr>
            <w:r w:rsidRPr="00C75A4E">
              <w:rPr>
                <w:b/>
              </w:rPr>
              <w:t>DayListNotClose</w:t>
            </w:r>
          </w:p>
        </w:tc>
        <w:tc>
          <w:tcPr>
            <w:tcW w:w="496" w:type="pct"/>
            <w:gridSpan w:val="2"/>
          </w:tcPr>
          <w:p w14:paraId="725D6DF2" w14:textId="77777777" w:rsidR="002E64BE" w:rsidRPr="00DE2C46" w:rsidRDefault="002E64BE" w:rsidP="002E64BE">
            <w:pPr>
              <w:pStyle w:val="GOSTTablenorm"/>
            </w:pPr>
            <w:r w:rsidRPr="00DE2C46">
              <w:t>Массив</w:t>
            </w:r>
          </w:p>
        </w:tc>
        <w:tc>
          <w:tcPr>
            <w:tcW w:w="264" w:type="pct"/>
            <w:gridSpan w:val="2"/>
          </w:tcPr>
          <w:p w14:paraId="054FC9DD" w14:textId="77777777" w:rsidR="002E64BE" w:rsidRPr="003F1563" w:rsidRDefault="002E64BE" w:rsidP="002E64BE">
            <w:pPr>
              <w:pStyle w:val="GOSTTablenorm"/>
            </w:pPr>
            <w:r w:rsidRPr="003F1563">
              <w:t>Нет</w:t>
            </w:r>
          </w:p>
        </w:tc>
        <w:tc>
          <w:tcPr>
            <w:tcW w:w="269" w:type="pct"/>
            <w:gridSpan w:val="2"/>
          </w:tcPr>
          <w:p w14:paraId="60FFDAF5" w14:textId="0FE405CF" w:rsidR="002E64BE" w:rsidRPr="00C75A4E" w:rsidRDefault="002E64BE" w:rsidP="002E64BE">
            <w:pPr>
              <w:pStyle w:val="GOSTTablenorm"/>
              <w:rPr>
                <w:lang w:val="en-US"/>
              </w:rPr>
            </w:pPr>
            <w:r>
              <w:rPr>
                <w:lang w:val="en-US"/>
              </w:rPr>
              <w:t>-</w:t>
            </w:r>
          </w:p>
        </w:tc>
        <w:tc>
          <w:tcPr>
            <w:tcW w:w="2101" w:type="pct"/>
            <w:gridSpan w:val="2"/>
          </w:tcPr>
          <w:p w14:paraId="527FC145" w14:textId="1B7D41E0" w:rsidR="002E64BE" w:rsidRPr="0027578C" w:rsidRDefault="002E64BE" w:rsidP="0027578C">
            <w:pPr>
              <w:pStyle w:val="GOSTTablenorm"/>
            </w:pPr>
            <w:r w:rsidRPr="0027578C">
              <w:t>Хотя бы один из 2-х параметров DayListClose или DayListNotClose должен быть возвращен в ответе.</w:t>
            </w:r>
          </w:p>
          <w:p w14:paraId="0A264CDC" w14:textId="77777777" w:rsidR="002E64BE" w:rsidRPr="0027578C" w:rsidRDefault="002E64BE" w:rsidP="0027578C">
            <w:pPr>
              <w:pStyle w:val="GOSTTablenorm"/>
            </w:pPr>
            <w:r w:rsidRPr="0027578C">
              <w:t>Формат дат YYYY-MM-DD</w:t>
            </w:r>
          </w:p>
        </w:tc>
      </w:tr>
      <w:tr w:rsidR="002E64BE" w:rsidRPr="003F1563" w14:paraId="42D73511" w14:textId="77777777" w:rsidTr="00C75A4E">
        <w:trPr>
          <w:gridBefore w:val="2"/>
          <w:wBefore w:w="6" w:type="pct"/>
          <w:trHeight w:val="293"/>
          <w:jc w:val="center"/>
        </w:trPr>
        <w:tc>
          <w:tcPr>
            <w:tcW w:w="1098" w:type="pct"/>
          </w:tcPr>
          <w:p w14:paraId="35AA3590" w14:textId="77777777" w:rsidR="002E64BE" w:rsidRPr="00C75A4E" w:rsidRDefault="002E64BE" w:rsidP="002E64BE">
            <w:pPr>
              <w:pStyle w:val="GOSTTablenorm"/>
              <w:rPr>
                <w:b/>
              </w:rPr>
            </w:pPr>
            <w:r w:rsidRPr="00C75A4E">
              <w:rPr>
                <w:b/>
              </w:rPr>
              <w:t>Данные об операционных днях системы</w:t>
            </w:r>
          </w:p>
        </w:tc>
        <w:tc>
          <w:tcPr>
            <w:tcW w:w="766" w:type="pct"/>
          </w:tcPr>
          <w:p w14:paraId="5DD59E5E" w14:textId="77777777" w:rsidR="002E64BE" w:rsidRPr="00C75A4E" w:rsidRDefault="002E64BE" w:rsidP="002E64BE">
            <w:pPr>
              <w:pStyle w:val="GOSTTablenorm"/>
              <w:rPr>
                <w:b/>
              </w:rPr>
            </w:pPr>
            <w:r w:rsidRPr="00C75A4E">
              <w:rPr>
                <w:b/>
              </w:rPr>
              <w:t>TradingDays</w:t>
            </w:r>
          </w:p>
        </w:tc>
        <w:tc>
          <w:tcPr>
            <w:tcW w:w="496" w:type="pct"/>
            <w:gridSpan w:val="2"/>
          </w:tcPr>
          <w:p w14:paraId="672959CF" w14:textId="77777777" w:rsidR="002E64BE" w:rsidRPr="00DE2C46" w:rsidRDefault="002E64BE" w:rsidP="002E64BE">
            <w:pPr>
              <w:pStyle w:val="GOSTTablenorm"/>
            </w:pPr>
            <w:r w:rsidRPr="00DE2C46">
              <w:t>Массив</w:t>
            </w:r>
          </w:p>
        </w:tc>
        <w:tc>
          <w:tcPr>
            <w:tcW w:w="264" w:type="pct"/>
            <w:gridSpan w:val="2"/>
          </w:tcPr>
          <w:p w14:paraId="386735FD" w14:textId="77777777" w:rsidR="002E64BE" w:rsidRPr="003F1563" w:rsidRDefault="002E64BE" w:rsidP="002E64BE">
            <w:pPr>
              <w:pStyle w:val="GOSTTablenorm"/>
            </w:pPr>
            <w:r w:rsidRPr="003F1563">
              <w:t>Нет</w:t>
            </w:r>
          </w:p>
        </w:tc>
        <w:tc>
          <w:tcPr>
            <w:tcW w:w="269" w:type="pct"/>
            <w:gridSpan w:val="2"/>
          </w:tcPr>
          <w:p w14:paraId="6A8EF1F1" w14:textId="08552EBD" w:rsidR="002E64BE" w:rsidRPr="00C75A4E" w:rsidRDefault="002E64BE" w:rsidP="002E64BE">
            <w:pPr>
              <w:pStyle w:val="GOSTTablenorm"/>
              <w:rPr>
                <w:lang w:val="en-US"/>
              </w:rPr>
            </w:pPr>
            <w:r>
              <w:rPr>
                <w:lang w:val="en-US"/>
              </w:rPr>
              <w:t>-</w:t>
            </w:r>
          </w:p>
        </w:tc>
        <w:tc>
          <w:tcPr>
            <w:tcW w:w="2101" w:type="pct"/>
            <w:gridSpan w:val="2"/>
          </w:tcPr>
          <w:p w14:paraId="08E48BE3" w14:textId="77777777" w:rsidR="002E64BE" w:rsidRPr="0027578C" w:rsidRDefault="002E64BE" w:rsidP="0027578C">
            <w:pPr>
              <w:pStyle w:val="GOSTTablenorm"/>
            </w:pPr>
            <w:r w:rsidRPr="0027578C">
              <w:t>Блок с информацией о запрошенных операционного днях системы</w:t>
            </w:r>
          </w:p>
        </w:tc>
      </w:tr>
      <w:tr w:rsidR="002E64BE" w:rsidRPr="003F1563" w14:paraId="7576390B" w14:textId="77777777" w:rsidTr="00C75A4E">
        <w:trPr>
          <w:gridBefore w:val="2"/>
          <w:wBefore w:w="6" w:type="pct"/>
          <w:trHeight w:val="293"/>
          <w:jc w:val="center"/>
        </w:trPr>
        <w:tc>
          <w:tcPr>
            <w:tcW w:w="1098" w:type="pct"/>
          </w:tcPr>
          <w:p w14:paraId="551BB074" w14:textId="77777777" w:rsidR="002E64BE" w:rsidRPr="003F1563" w:rsidRDefault="002E64BE" w:rsidP="002E64BE">
            <w:pPr>
              <w:pStyle w:val="GOSTTablenorm"/>
            </w:pPr>
            <w:r w:rsidRPr="003F1563">
              <w:t>Операционный день</w:t>
            </w:r>
          </w:p>
        </w:tc>
        <w:tc>
          <w:tcPr>
            <w:tcW w:w="766" w:type="pct"/>
          </w:tcPr>
          <w:p w14:paraId="224D45D5" w14:textId="77777777" w:rsidR="002E64BE" w:rsidRPr="003F1563" w:rsidRDefault="002E64BE" w:rsidP="002E64BE">
            <w:pPr>
              <w:pStyle w:val="GOSTTablenorm"/>
            </w:pPr>
            <w:proofErr w:type="gramStart"/>
            <w:r w:rsidRPr="00BD7E9D">
              <w:rPr>
                <w:b/>
              </w:rPr>
              <w:t>TradingDays:</w:t>
            </w:r>
            <w:r w:rsidRPr="003F1563">
              <w:t>TradingDay</w:t>
            </w:r>
            <w:proofErr w:type="gramEnd"/>
          </w:p>
        </w:tc>
        <w:tc>
          <w:tcPr>
            <w:tcW w:w="496" w:type="pct"/>
            <w:gridSpan w:val="2"/>
          </w:tcPr>
          <w:p w14:paraId="097CC13E" w14:textId="77777777" w:rsidR="002E64BE" w:rsidRPr="003F1563" w:rsidRDefault="002E64BE" w:rsidP="002E64BE">
            <w:pPr>
              <w:pStyle w:val="GOSTTablenorm"/>
            </w:pPr>
            <w:r w:rsidRPr="003F1563">
              <w:t>Дата</w:t>
            </w:r>
          </w:p>
        </w:tc>
        <w:tc>
          <w:tcPr>
            <w:tcW w:w="264" w:type="pct"/>
            <w:gridSpan w:val="2"/>
          </w:tcPr>
          <w:p w14:paraId="120E183B" w14:textId="77777777" w:rsidR="002E64BE" w:rsidRPr="003F1563" w:rsidRDefault="002E64BE" w:rsidP="002E64BE">
            <w:pPr>
              <w:pStyle w:val="GOSTTablenorm"/>
            </w:pPr>
            <w:r w:rsidRPr="003F1563">
              <w:t>Да</w:t>
            </w:r>
          </w:p>
        </w:tc>
        <w:tc>
          <w:tcPr>
            <w:tcW w:w="269" w:type="pct"/>
            <w:gridSpan w:val="2"/>
          </w:tcPr>
          <w:p w14:paraId="41C44575" w14:textId="5C4739AB" w:rsidR="002E64BE" w:rsidRPr="00C75A4E" w:rsidRDefault="002E64BE" w:rsidP="002E64BE">
            <w:pPr>
              <w:pStyle w:val="GOSTTablenorm"/>
              <w:rPr>
                <w:lang w:val="en-US"/>
              </w:rPr>
            </w:pPr>
          </w:p>
        </w:tc>
        <w:tc>
          <w:tcPr>
            <w:tcW w:w="2101" w:type="pct"/>
            <w:gridSpan w:val="2"/>
          </w:tcPr>
          <w:p w14:paraId="21A971EC" w14:textId="77777777" w:rsidR="002E64BE" w:rsidRPr="0027578C" w:rsidRDefault="002E64BE" w:rsidP="0027578C">
            <w:pPr>
              <w:pStyle w:val="GOSTTablenorm"/>
            </w:pPr>
            <w:r w:rsidRPr="0027578C">
              <w:t>Дата операционного дня системы.</w:t>
            </w:r>
          </w:p>
          <w:p w14:paraId="7C842B18" w14:textId="77777777" w:rsidR="002E64BE" w:rsidRPr="0027578C" w:rsidRDefault="002E64BE" w:rsidP="0027578C">
            <w:pPr>
              <w:pStyle w:val="GOSTTablenorm"/>
            </w:pPr>
            <w:r w:rsidRPr="0027578C">
              <w:t>Формат YYYY-MM-DD</w:t>
            </w:r>
          </w:p>
        </w:tc>
      </w:tr>
      <w:tr w:rsidR="002E64BE" w:rsidRPr="003F1563" w14:paraId="5E5F93D4" w14:textId="77777777" w:rsidTr="00C75A4E">
        <w:trPr>
          <w:gridBefore w:val="2"/>
          <w:wBefore w:w="6" w:type="pct"/>
          <w:trHeight w:val="293"/>
          <w:jc w:val="center"/>
        </w:trPr>
        <w:tc>
          <w:tcPr>
            <w:tcW w:w="1098" w:type="pct"/>
          </w:tcPr>
          <w:p w14:paraId="5377489E" w14:textId="77777777" w:rsidR="002E64BE" w:rsidRPr="003F1563" w:rsidRDefault="002E64BE" w:rsidP="002E64BE">
            <w:pPr>
              <w:pStyle w:val="GOSTTablenorm"/>
            </w:pPr>
            <w:r w:rsidRPr="003F1563">
              <w:t>Статус операционного дня</w:t>
            </w:r>
          </w:p>
        </w:tc>
        <w:tc>
          <w:tcPr>
            <w:tcW w:w="766" w:type="pct"/>
          </w:tcPr>
          <w:p w14:paraId="2229A559" w14:textId="77777777" w:rsidR="002E64BE" w:rsidRPr="003F1563" w:rsidRDefault="002E64BE" w:rsidP="002E64BE">
            <w:pPr>
              <w:pStyle w:val="GOSTTablenorm"/>
            </w:pPr>
            <w:proofErr w:type="gramStart"/>
            <w:r w:rsidRPr="00BD7E9D">
              <w:rPr>
                <w:b/>
              </w:rPr>
              <w:t>TradingDays:</w:t>
            </w:r>
            <w:r w:rsidRPr="003F1563">
              <w:t>Status</w:t>
            </w:r>
            <w:proofErr w:type="gramEnd"/>
          </w:p>
        </w:tc>
        <w:tc>
          <w:tcPr>
            <w:tcW w:w="496" w:type="pct"/>
            <w:gridSpan w:val="2"/>
          </w:tcPr>
          <w:p w14:paraId="32B919E7" w14:textId="77777777" w:rsidR="002E64BE" w:rsidRPr="003F1563" w:rsidRDefault="002E64BE" w:rsidP="002E64BE">
            <w:pPr>
              <w:pStyle w:val="GOSTTablenorm"/>
            </w:pPr>
            <w:r w:rsidRPr="003F1563">
              <w:t>Строка</w:t>
            </w:r>
          </w:p>
        </w:tc>
        <w:tc>
          <w:tcPr>
            <w:tcW w:w="264" w:type="pct"/>
            <w:gridSpan w:val="2"/>
          </w:tcPr>
          <w:p w14:paraId="02239334" w14:textId="77777777" w:rsidR="002E64BE" w:rsidRPr="003F1563" w:rsidRDefault="002E64BE" w:rsidP="002E64BE">
            <w:pPr>
              <w:pStyle w:val="GOSTTablenorm"/>
            </w:pPr>
            <w:r w:rsidRPr="003F1563">
              <w:t>Да</w:t>
            </w:r>
          </w:p>
        </w:tc>
        <w:tc>
          <w:tcPr>
            <w:tcW w:w="269" w:type="pct"/>
            <w:gridSpan w:val="2"/>
          </w:tcPr>
          <w:p w14:paraId="29D2F507" w14:textId="77777777" w:rsidR="002E64BE" w:rsidRPr="003F1563" w:rsidRDefault="002E64BE" w:rsidP="002E64BE">
            <w:pPr>
              <w:pStyle w:val="GOSTTablenorm"/>
            </w:pPr>
            <w:r w:rsidRPr="003F1563">
              <w:t>&lt;=30</w:t>
            </w:r>
          </w:p>
        </w:tc>
        <w:tc>
          <w:tcPr>
            <w:tcW w:w="2101" w:type="pct"/>
            <w:gridSpan w:val="2"/>
          </w:tcPr>
          <w:p w14:paraId="1D0EDDCC" w14:textId="77777777" w:rsidR="002E64BE" w:rsidRPr="0027578C" w:rsidRDefault="002E64BE" w:rsidP="0027578C">
            <w:pPr>
              <w:pStyle w:val="GOSTTablenorm"/>
            </w:pPr>
            <w:r w:rsidRPr="0027578C">
              <w:t>Статус операционного дня системы</w:t>
            </w:r>
          </w:p>
        </w:tc>
      </w:tr>
      <w:tr w:rsidR="002E64BE" w:rsidRPr="003F1563" w14:paraId="55487315" w14:textId="77777777" w:rsidTr="00C75A4E">
        <w:trPr>
          <w:gridBefore w:val="2"/>
          <w:wBefore w:w="6" w:type="pct"/>
          <w:trHeight w:val="293"/>
          <w:jc w:val="center"/>
        </w:trPr>
        <w:tc>
          <w:tcPr>
            <w:tcW w:w="1098" w:type="pct"/>
          </w:tcPr>
          <w:p w14:paraId="13B7191D" w14:textId="77777777" w:rsidR="002E64BE" w:rsidRPr="003F1563" w:rsidRDefault="002E64BE" w:rsidP="002E64BE">
            <w:pPr>
              <w:pStyle w:val="GOSTTablenorm"/>
            </w:pPr>
            <w:r w:rsidRPr="003F1563">
              <w:t>Дата и время открытия операционного дня</w:t>
            </w:r>
          </w:p>
        </w:tc>
        <w:tc>
          <w:tcPr>
            <w:tcW w:w="766" w:type="pct"/>
          </w:tcPr>
          <w:p w14:paraId="724B32FE" w14:textId="77777777" w:rsidR="002E64BE" w:rsidRPr="003F1563" w:rsidRDefault="002E64BE" w:rsidP="002E64BE">
            <w:pPr>
              <w:pStyle w:val="GOSTTablenorm"/>
            </w:pPr>
            <w:proofErr w:type="gramStart"/>
            <w:r w:rsidRPr="00BD7E9D">
              <w:rPr>
                <w:b/>
              </w:rPr>
              <w:t>TradingDays:</w:t>
            </w:r>
            <w:r w:rsidRPr="003F1563">
              <w:t>OpenDate</w:t>
            </w:r>
            <w:proofErr w:type="gramEnd"/>
          </w:p>
        </w:tc>
        <w:tc>
          <w:tcPr>
            <w:tcW w:w="496" w:type="pct"/>
            <w:gridSpan w:val="2"/>
          </w:tcPr>
          <w:p w14:paraId="49F022B9" w14:textId="77777777" w:rsidR="002E64BE" w:rsidRPr="003F1563" w:rsidRDefault="002E64BE" w:rsidP="002E64BE">
            <w:pPr>
              <w:pStyle w:val="GOSTTablenorm"/>
            </w:pPr>
            <w:r w:rsidRPr="003F1563">
              <w:t>Дата-время (timestamp)</w:t>
            </w:r>
          </w:p>
        </w:tc>
        <w:tc>
          <w:tcPr>
            <w:tcW w:w="264" w:type="pct"/>
            <w:gridSpan w:val="2"/>
          </w:tcPr>
          <w:p w14:paraId="1C70F524" w14:textId="77777777" w:rsidR="002E64BE" w:rsidRPr="003F1563" w:rsidRDefault="002E64BE" w:rsidP="002E64BE">
            <w:pPr>
              <w:pStyle w:val="GOSTTablenorm"/>
            </w:pPr>
            <w:r w:rsidRPr="003F1563">
              <w:t>Да</w:t>
            </w:r>
          </w:p>
        </w:tc>
        <w:tc>
          <w:tcPr>
            <w:tcW w:w="269" w:type="pct"/>
            <w:gridSpan w:val="2"/>
          </w:tcPr>
          <w:p w14:paraId="34792911" w14:textId="337C4D3B" w:rsidR="002E64BE" w:rsidRPr="00C75A4E" w:rsidRDefault="002E64BE" w:rsidP="002E64BE">
            <w:pPr>
              <w:pStyle w:val="GOSTTablenorm"/>
              <w:rPr>
                <w:lang w:val="en-US"/>
              </w:rPr>
            </w:pPr>
          </w:p>
        </w:tc>
        <w:tc>
          <w:tcPr>
            <w:tcW w:w="2101" w:type="pct"/>
            <w:gridSpan w:val="2"/>
          </w:tcPr>
          <w:p w14:paraId="2729337D" w14:textId="77777777" w:rsidR="002E64BE" w:rsidRPr="0027578C" w:rsidRDefault="002E64BE" w:rsidP="0027578C">
            <w:pPr>
              <w:pStyle w:val="GOSTTablenorm"/>
            </w:pPr>
            <w:r w:rsidRPr="0027578C">
              <w:t>Указывается дата открытия операционного дня системы.</w:t>
            </w:r>
          </w:p>
          <w:p w14:paraId="72A912BB" w14:textId="47CF6541" w:rsidR="002E64BE" w:rsidRPr="0027578C" w:rsidRDefault="002E64BE" w:rsidP="0027578C">
            <w:pPr>
              <w:pStyle w:val="GOSTTablenorm"/>
            </w:pPr>
            <w:r w:rsidRPr="0027578C">
              <w:t xml:space="preserve">Формат YYYY-MM-DD </w:t>
            </w:r>
            <w:proofErr w:type="gramStart"/>
            <w:r w:rsidRPr="0027578C">
              <w:t>hh:mm</w:t>
            </w:r>
            <w:proofErr w:type="gramEnd"/>
            <w:r w:rsidRPr="0027578C">
              <w:t>:ss.</w:t>
            </w:r>
          </w:p>
          <w:p w14:paraId="5B408558" w14:textId="35DB3F65" w:rsidR="002E64BE" w:rsidRPr="0027578C" w:rsidRDefault="002E64BE" w:rsidP="0027578C">
            <w:pPr>
              <w:pStyle w:val="GOSTTablenorm"/>
            </w:pPr>
            <w:r w:rsidRPr="0027578C">
              <w:t>Если день открывался более одного раза – указывается дата последнего открытия</w:t>
            </w:r>
          </w:p>
        </w:tc>
      </w:tr>
      <w:tr w:rsidR="002E64BE" w:rsidRPr="003F1563" w14:paraId="2C5B286D" w14:textId="77777777" w:rsidTr="00C75A4E">
        <w:trPr>
          <w:gridBefore w:val="2"/>
          <w:wBefore w:w="6" w:type="pct"/>
          <w:trHeight w:val="293"/>
          <w:jc w:val="center"/>
          <w:ins w:id="8002" w:author="Иванов Дмитрий Валерьевич" w:date="2024-07-17T11:10:00Z"/>
        </w:trPr>
        <w:tc>
          <w:tcPr>
            <w:tcW w:w="1098" w:type="pct"/>
          </w:tcPr>
          <w:p w14:paraId="0C62D603" w14:textId="51644456" w:rsidR="002E64BE" w:rsidRPr="001950A9" w:rsidRDefault="002E64BE" w:rsidP="001950A9">
            <w:pPr>
              <w:pStyle w:val="GOSTTablenorm"/>
              <w:rPr>
                <w:ins w:id="8003" w:author="Иванов Дмитрий Валерьевич" w:date="2024-07-17T11:10:00Z"/>
              </w:rPr>
            </w:pPr>
            <w:ins w:id="8004" w:author="Иванов Дмитрий Валерьевич" w:date="2024-07-17T11:12:00Z">
              <w:r w:rsidRPr="001950A9">
                <w:t xml:space="preserve">ФП – отправитель запроса, на основании которого было выполнено открытие </w:t>
              </w:r>
            </w:ins>
            <w:ins w:id="8005" w:author="Сатлер Марина Викторовна" w:date="2024-10-04T16:04:00Z">
              <w:r w:rsidR="00175C9D" w:rsidRPr="00175C9D">
                <w:t>операционного дня</w:t>
              </w:r>
            </w:ins>
            <w:ins w:id="8006" w:author="Иванов Дмитрий Валерьевич" w:date="2024-07-17T11:12:00Z">
              <w:del w:id="8007" w:author="Сатлер Марина Викторовна" w:date="2024-10-04T16:04:00Z">
                <w:r w:rsidRPr="001950A9" w:rsidDel="00175C9D">
                  <w:delText>ОД</w:delText>
                </w:r>
              </w:del>
            </w:ins>
          </w:p>
        </w:tc>
        <w:tc>
          <w:tcPr>
            <w:tcW w:w="766" w:type="pct"/>
          </w:tcPr>
          <w:p w14:paraId="46B8E205" w14:textId="7AE62B46" w:rsidR="002E64BE" w:rsidRPr="00BD7E9D" w:rsidRDefault="002E64BE" w:rsidP="002E64BE">
            <w:pPr>
              <w:pStyle w:val="GOSTTablenorm"/>
              <w:rPr>
                <w:ins w:id="8008" w:author="Иванов Дмитрий Валерьевич" w:date="2024-07-17T11:10:00Z"/>
                <w:b/>
              </w:rPr>
            </w:pPr>
            <w:proofErr w:type="gramStart"/>
            <w:ins w:id="8009" w:author="Иванов Дмитрий Валерьевич" w:date="2024-07-17T11:12:00Z">
              <w:r w:rsidRPr="00471360">
                <w:rPr>
                  <w:b/>
                  <w:szCs w:val="22"/>
                </w:rPr>
                <w:t>TradingDays:</w:t>
              </w:r>
              <w:r w:rsidRPr="008A1BFA">
                <w:rPr>
                  <w:szCs w:val="22"/>
                </w:rPr>
                <w:t>OpenSystem</w:t>
              </w:r>
            </w:ins>
            <w:proofErr w:type="gramEnd"/>
          </w:p>
        </w:tc>
        <w:tc>
          <w:tcPr>
            <w:tcW w:w="496" w:type="pct"/>
            <w:gridSpan w:val="2"/>
          </w:tcPr>
          <w:p w14:paraId="3DC3A4BF" w14:textId="6B1711EA" w:rsidR="002E64BE" w:rsidRPr="003F1563" w:rsidRDefault="002E64BE" w:rsidP="001950A9">
            <w:pPr>
              <w:pStyle w:val="GOSTTablenorm"/>
              <w:rPr>
                <w:ins w:id="8010" w:author="Иванов Дмитрий Валерьевич" w:date="2024-07-17T11:10:00Z"/>
              </w:rPr>
            </w:pPr>
            <w:ins w:id="8011" w:author="Иванов Дмитрий Валерьевич" w:date="2024-07-17T11:12:00Z">
              <w:r w:rsidRPr="00002655">
                <w:t>Строка</w:t>
              </w:r>
            </w:ins>
          </w:p>
        </w:tc>
        <w:tc>
          <w:tcPr>
            <w:tcW w:w="264" w:type="pct"/>
            <w:gridSpan w:val="2"/>
          </w:tcPr>
          <w:p w14:paraId="1593FF71" w14:textId="6F173704" w:rsidR="002E64BE" w:rsidRPr="003F1563" w:rsidRDefault="002E64BE" w:rsidP="001950A9">
            <w:pPr>
              <w:pStyle w:val="GOSTTablenorm"/>
              <w:rPr>
                <w:ins w:id="8012" w:author="Иванов Дмитрий Валерьевич" w:date="2024-07-17T11:10:00Z"/>
              </w:rPr>
            </w:pPr>
            <w:ins w:id="8013" w:author="Иванов Дмитрий Валерьевич" w:date="2024-07-17T11:12:00Z">
              <w:r w:rsidRPr="00002655">
                <w:t>Да</w:t>
              </w:r>
            </w:ins>
          </w:p>
        </w:tc>
        <w:tc>
          <w:tcPr>
            <w:tcW w:w="269" w:type="pct"/>
            <w:gridSpan w:val="2"/>
          </w:tcPr>
          <w:p w14:paraId="69BB5389" w14:textId="68A67BC7" w:rsidR="002E64BE" w:rsidRPr="00C75A4E" w:rsidRDefault="002E64BE" w:rsidP="001950A9">
            <w:pPr>
              <w:pStyle w:val="GOSTTablenorm"/>
              <w:rPr>
                <w:ins w:id="8014" w:author="Иванов Дмитрий Валерьевич" w:date="2024-07-17T11:10:00Z"/>
                <w:lang w:val="en-US"/>
              </w:rPr>
            </w:pPr>
            <w:ins w:id="8015" w:author="Иванов Дмитрий Валерьевич" w:date="2024-07-17T11:12:00Z">
              <w:r w:rsidRPr="00002655">
                <w:t>&lt;=10</w:t>
              </w:r>
            </w:ins>
          </w:p>
        </w:tc>
        <w:tc>
          <w:tcPr>
            <w:tcW w:w="2101" w:type="pct"/>
            <w:gridSpan w:val="2"/>
          </w:tcPr>
          <w:p w14:paraId="55E76DB7" w14:textId="77777777" w:rsidR="002E64BE" w:rsidRDefault="002E64BE" w:rsidP="001950A9">
            <w:pPr>
              <w:pStyle w:val="GOSTTablenorm"/>
              <w:rPr>
                <w:ins w:id="8016" w:author="Иванов Дмитрий Валерьевич" w:date="2024-07-17T11:12:00Z"/>
              </w:rPr>
            </w:pPr>
            <w:ins w:id="8017" w:author="Иванов Дмитрий Валерьевич" w:date="2024-07-17T11:12: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5280A588" w14:textId="7341E3F7" w:rsidR="002E64BE" w:rsidRPr="003F1563" w:rsidRDefault="002E64BE" w:rsidP="001950A9">
            <w:pPr>
              <w:pStyle w:val="GOSTTablenorm"/>
              <w:rPr>
                <w:ins w:id="8018" w:author="Иванов Дмитрий Валерьевич" w:date="2024-07-17T11:10:00Z"/>
              </w:rPr>
            </w:pPr>
            <w:ins w:id="8019" w:author="Иванов Дмитрий Валерьевич" w:date="2024-07-17T11:12: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6272CC7E" w14:textId="77777777" w:rsidTr="00C75A4E">
        <w:trPr>
          <w:gridBefore w:val="2"/>
          <w:wBefore w:w="6" w:type="pct"/>
          <w:trHeight w:val="293"/>
          <w:jc w:val="center"/>
          <w:ins w:id="8020" w:author="Иванов Дмитрий Валерьевич" w:date="2024-07-17T11:10:00Z"/>
        </w:trPr>
        <w:tc>
          <w:tcPr>
            <w:tcW w:w="1098" w:type="pct"/>
          </w:tcPr>
          <w:p w14:paraId="402AA528" w14:textId="1357C975" w:rsidR="002E64BE" w:rsidRPr="001950A9" w:rsidRDefault="002E64BE" w:rsidP="001950A9">
            <w:pPr>
              <w:pStyle w:val="GOSTTablenorm"/>
              <w:rPr>
                <w:ins w:id="8021" w:author="Иванов Дмитрий Валерьевич" w:date="2024-07-17T11:10:00Z"/>
              </w:rPr>
            </w:pPr>
            <w:ins w:id="8022" w:author="Иванов Дмитрий Валерьевич" w:date="2024-07-17T11:12:00Z">
              <w:r w:rsidRPr="001950A9">
                <w:t>Дата и время открытия операционного дня для проведения отдельных операций (открытия по запросу)</w:t>
              </w:r>
            </w:ins>
          </w:p>
        </w:tc>
        <w:tc>
          <w:tcPr>
            <w:tcW w:w="766" w:type="pct"/>
          </w:tcPr>
          <w:p w14:paraId="3F0EB4EA" w14:textId="29D8458D" w:rsidR="002E64BE" w:rsidRPr="00BD7E9D" w:rsidRDefault="002E64BE" w:rsidP="002E64BE">
            <w:pPr>
              <w:pStyle w:val="GOSTTablenorm"/>
              <w:rPr>
                <w:ins w:id="8023" w:author="Иванов Дмитрий Валерьевич" w:date="2024-07-17T11:10:00Z"/>
                <w:b/>
              </w:rPr>
            </w:pPr>
            <w:proofErr w:type="gramStart"/>
            <w:ins w:id="8024" w:author="Иванов Дмитрий Валерьевич" w:date="2024-07-17T11:12:00Z">
              <w:r w:rsidRPr="00471360">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ins>
            <w:proofErr w:type="gramEnd"/>
          </w:p>
        </w:tc>
        <w:tc>
          <w:tcPr>
            <w:tcW w:w="496" w:type="pct"/>
            <w:gridSpan w:val="2"/>
          </w:tcPr>
          <w:p w14:paraId="323F567E" w14:textId="68F106F7" w:rsidR="002E64BE" w:rsidRPr="003F1563" w:rsidRDefault="002E64BE" w:rsidP="001950A9">
            <w:pPr>
              <w:pStyle w:val="GOSTTablenorm"/>
              <w:rPr>
                <w:ins w:id="8025" w:author="Иванов Дмитрий Валерьевич" w:date="2024-07-17T11:10:00Z"/>
              </w:rPr>
            </w:pPr>
            <w:ins w:id="8026" w:author="Иванов Дмитрий Валерьевич" w:date="2024-07-17T11:12:00Z">
              <w:r w:rsidRPr="003F1563">
                <w:t>Дата-время (timestamp)</w:t>
              </w:r>
            </w:ins>
          </w:p>
        </w:tc>
        <w:tc>
          <w:tcPr>
            <w:tcW w:w="264" w:type="pct"/>
            <w:gridSpan w:val="2"/>
          </w:tcPr>
          <w:p w14:paraId="42E5DF50" w14:textId="01A51C48" w:rsidR="002E64BE" w:rsidRPr="003F1563" w:rsidRDefault="002E64BE" w:rsidP="001950A9">
            <w:pPr>
              <w:pStyle w:val="GOSTTablenorm"/>
              <w:rPr>
                <w:ins w:id="8027" w:author="Иванов Дмитрий Валерьевич" w:date="2024-07-17T11:10:00Z"/>
              </w:rPr>
            </w:pPr>
            <w:ins w:id="8028" w:author="Иванов Дмитрий Валерьевич" w:date="2024-07-17T11:12:00Z">
              <w:r>
                <w:t>Нет</w:t>
              </w:r>
            </w:ins>
          </w:p>
        </w:tc>
        <w:tc>
          <w:tcPr>
            <w:tcW w:w="269" w:type="pct"/>
            <w:gridSpan w:val="2"/>
          </w:tcPr>
          <w:p w14:paraId="07B4DB1B" w14:textId="77777777" w:rsidR="002E64BE" w:rsidRPr="00C75A4E" w:rsidRDefault="002E64BE" w:rsidP="001950A9">
            <w:pPr>
              <w:pStyle w:val="GOSTTablenorm"/>
              <w:rPr>
                <w:ins w:id="8029" w:author="Иванов Дмитрий Валерьевич" w:date="2024-07-17T11:10:00Z"/>
                <w:lang w:val="en-US"/>
              </w:rPr>
            </w:pPr>
          </w:p>
        </w:tc>
        <w:tc>
          <w:tcPr>
            <w:tcW w:w="2101" w:type="pct"/>
            <w:gridSpan w:val="2"/>
          </w:tcPr>
          <w:p w14:paraId="363AB4DF" w14:textId="77777777" w:rsidR="002E64BE" w:rsidRPr="003F1563" w:rsidRDefault="002E64BE" w:rsidP="001950A9">
            <w:pPr>
              <w:pStyle w:val="GOSTTablenorm"/>
              <w:rPr>
                <w:ins w:id="8030" w:author="Иванов Дмитрий Валерьевич" w:date="2024-07-17T11:12:00Z"/>
              </w:rPr>
            </w:pPr>
            <w:ins w:id="8031" w:author="Иванов Дмитрий Валерьевич" w:date="2024-07-17T11:12: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0539AA21" w14:textId="5B8806AC" w:rsidR="002E64BE" w:rsidRPr="003F1563" w:rsidRDefault="002E64BE" w:rsidP="001950A9">
            <w:pPr>
              <w:pStyle w:val="GOSTTablenorm"/>
              <w:rPr>
                <w:ins w:id="8032" w:author="Иванов Дмитрий Валерьевич" w:date="2024-07-17T11:12:00Z"/>
              </w:rPr>
            </w:pPr>
            <w:ins w:id="8033" w:author="Иванов Дмитрий Валерьевич" w:date="2024-07-17T11:12:00Z">
              <w:r w:rsidRPr="003F1563">
                <w:t xml:space="preserve">Формат YYYY-MM-DD </w:t>
              </w:r>
              <w:proofErr w:type="gramStart"/>
              <w:r w:rsidRPr="003F1563">
                <w:t>hh:mm</w:t>
              </w:r>
              <w:proofErr w:type="gramEnd"/>
              <w:r w:rsidRPr="003F1563">
                <w:t>:ss</w:t>
              </w:r>
            </w:ins>
            <w:r w:rsidR="0055495A">
              <w:t>.</w:t>
            </w:r>
          </w:p>
          <w:p w14:paraId="40464285" w14:textId="371BCE26" w:rsidR="002E64BE" w:rsidRPr="003F1563" w:rsidRDefault="002E64BE" w:rsidP="0027578C">
            <w:pPr>
              <w:pStyle w:val="GOSTTablenorm"/>
              <w:rPr>
                <w:ins w:id="8034" w:author="Иванов Дмитрий Валерьевич" w:date="2024-07-17T11:10:00Z"/>
              </w:rPr>
            </w:pPr>
            <w:ins w:id="8035" w:author="Иванов Дмитрий Валерьевич" w:date="2024-07-17T11:12: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50504A8E" w14:textId="77777777" w:rsidTr="00C75A4E">
        <w:trPr>
          <w:gridBefore w:val="2"/>
          <w:wBefore w:w="6" w:type="pct"/>
          <w:trHeight w:val="293"/>
          <w:jc w:val="center"/>
          <w:ins w:id="8036" w:author="Иванов Дмитрий Валерьевич" w:date="2024-07-17T11:10:00Z"/>
        </w:trPr>
        <w:tc>
          <w:tcPr>
            <w:tcW w:w="1098" w:type="pct"/>
          </w:tcPr>
          <w:p w14:paraId="691BF85B" w14:textId="6DF514DA" w:rsidR="002E64BE" w:rsidRPr="001950A9" w:rsidRDefault="002E64BE" w:rsidP="001950A9">
            <w:pPr>
              <w:pStyle w:val="GOSTTablenorm"/>
              <w:rPr>
                <w:ins w:id="8037" w:author="Иванов Дмитрий Валерьевич" w:date="2024-07-17T11:10:00Z"/>
              </w:rPr>
            </w:pPr>
            <w:ins w:id="8038" w:author="Иванов Дмитрий Валерьевич" w:date="2024-07-17T11:12:00Z">
              <w:r w:rsidRPr="001950A9">
                <w:t xml:space="preserve">ФП – отправитель запроса, на основании которого было выполнено открытие </w:t>
              </w:r>
            </w:ins>
            <w:ins w:id="8039" w:author="Сатлер Марина Викторовна" w:date="2024-10-04T16:04:00Z">
              <w:r w:rsidR="00175C9D" w:rsidRPr="00175C9D">
                <w:t>операционного дня</w:t>
              </w:r>
            </w:ins>
            <w:ins w:id="8040" w:author="Иванов Дмитрий Валерьевич" w:date="2024-07-17T11:12:00Z">
              <w:del w:id="8041" w:author="Сатлер Марина Викторовна" w:date="2024-10-04T16:04:00Z">
                <w:r w:rsidRPr="001950A9" w:rsidDel="00175C9D">
                  <w:delText>ОД</w:delText>
                </w:r>
              </w:del>
              <w:r w:rsidRPr="001950A9">
                <w:t xml:space="preserve"> для проведения отдельных операций (открытия по запросу)</w:t>
              </w:r>
            </w:ins>
          </w:p>
        </w:tc>
        <w:tc>
          <w:tcPr>
            <w:tcW w:w="766" w:type="pct"/>
          </w:tcPr>
          <w:p w14:paraId="71139B30" w14:textId="000C7495" w:rsidR="002E64BE" w:rsidRPr="00BD7E9D" w:rsidRDefault="002E64BE" w:rsidP="002E64BE">
            <w:pPr>
              <w:pStyle w:val="GOSTTablenorm"/>
              <w:rPr>
                <w:ins w:id="8042" w:author="Иванов Дмитрий Валерьевич" w:date="2024-07-17T11:10:00Z"/>
                <w:b/>
              </w:rPr>
            </w:pPr>
            <w:proofErr w:type="gramStart"/>
            <w:ins w:id="8043" w:author="Иванов Дмитрий Валерьевич" w:date="2024-07-17T11:12:00Z">
              <w:r w:rsidRPr="00471360">
                <w:rPr>
                  <w:b/>
                  <w:szCs w:val="22"/>
                </w:rPr>
                <w:t>TradingDays:</w:t>
              </w:r>
              <w:r w:rsidRPr="008A1BFA">
                <w:rPr>
                  <w:szCs w:val="22"/>
                </w:rPr>
                <w:t>OpenOnRequestSystem</w:t>
              </w:r>
            </w:ins>
            <w:proofErr w:type="gramEnd"/>
          </w:p>
        </w:tc>
        <w:tc>
          <w:tcPr>
            <w:tcW w:w="496" w:type="pct"/>
            <w:gridSpan w:val="2"/>
          </w:tcPr>
          <w:p w14:paraId="1835825E" w14:textId="78E11AF8" w:rsidR="002E64BE" w:rsidRPr="003F1563" w:rsidRDefault="002E64BE" w:rsidP="001950A9">
            <w:pPr>
              <w:pStyle w:val="GOSTTablenorm"/>
              <w:rPr>
                <w:ins w:id="8044" w:author="Иванов Дмитрий Валерьевич" w:date="2024-07-17T11:10:00Z"/>
              </w:rPr>
            </w:pPr>
            <w:ins w:id="8045" w:author="Иванов Дмитрий Валерьевич" w:date="2024-07-17T11:12:00Z">
              <w:r w:rsidRPr="00002655">
                <w:t>Строка</w:t>
              </w:r>
            </w:ins>
          </w:p>
        </w:tc>
        <w:tc>
          <w:tcPr>
            <w:tcW w:w="264" w:type="pct"/>
            <w:gridSpan w:val="2"/>
          </w:tcPr>
          <w:p w14:paraId="57D7026D" w14:textId="6ED487B1" w:rsidR="002E64BE" w:rsidRPr="003F1563" w:rsidRDefault="002E64BE" w:rsidP="001950A9">
            <w:pPr>
              <w:pStyle w:val="GOSTTablenorm"/>
              <w:rPr>
                <w:ins w:id="8046" w:author="Иванов Дмитрий Валерьевич" w:date="2024-07-17T11:10:00Z"/>
              </w:rPr>
            </w:pPr>
            <w:ins w:id="8047" w:author="Иванов Дмитрий Валерьевич" w:date="2024-07-17T11:12:00Z">
              <w:r w:rsidRPr="003F1563">
                <w:t>Нет</w:t>
              </w:r>
            </w:ins>
          </w:p>
        </w:tc>
        <w:tc>
          <w:tcPr>
            <w:tcW w:w="269" w:type="pct"/>
            <w:gridSpan w:val="2"/>
          </w:tcPr>
          <w:p w14:paraId="6E84E4DD" w14:textId="6A6672A1" w:rsidR="002E64BE" w:rsidRPr="00C75A4E" w:rsidRDefault="002E64BE" w:rsidP="001950A9">
            <w:pPr>
              <w:pStyle w:val="GOSTTablenorm"/>
              <w:rPr>
                <w:ins w:id="8048" w:author="Иванов Дмитрий Валерьевич" w:date="2024-07-17T11:10:00Z"/>
                <w:lang w:val="en-US"/>
              </w:rPr>
            </w:pPr>
            <w:ins w:id="8049" w:author="Иванов Дмитрий Валерьевич" w:date="2024-07-17T11:12:00Z">
              <w:r w:rsidRPr="00002655">
                <w:t>&lt;=10</w:t>
              </w:r>
            </w:ins>
          </w:p>
        </w:tc>
        <w:tc>
          <w:tcPr>
            <w:tcW w:w="2101" w:type="pct"/>
            <w:gridSpan w:val="2"/>
          </w:tcPr>
          <w:p w14:paraId="774888E4" w14:textId="77777777" w:rsidR="002E64BE" w:rsidRDefault="002E64BE" w:rsidP="001950A9">
            <w:pPr>
              <w:pStyle w:val="GOSTTablenorm"/>
              <w:rPr>
                <w:ins w:id="8050" w:author="Иванов Дмитрий Валерьевич" w:date="2024-07-17T11:12:00Z"/>
              </w:rPr>
            </w:pPr>
            <w:ins w:id="8051" w:author="Иванов Дмитрий Валерьевич" w:date="2024-07-17T11:12: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7B4CE73F" w14:textId="6DC91B85" w:rsidR="002E64BE" w:rsidRPr="003F1563" w:rsidRDefault="002E64BE" w:rsidP="001950A9">
            <w:pPr>
              <w:pStyle w:val="GOSTTablenorm"/>
              <w:rPr>
                <w:ins w:id="8052" w:author="Иванов Дмитрий Валерьевич" w:date="2024-07-17T11:10:00Z"/>
              </w:rPr>
            </w:pPr>
            <w:ins w:id="8053" w:author="Иванов Дмитрий Валерьевич" w:date="2024-07-17T11:12: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43B15DC8" w14:textId="77777777" w:rsidTr="00C75A4E">
        <w:trPr>
          <w:gridBefore w:val="2"/>
          <w:wBefore w:w="6" w:type="pct"/>
          <w:trHeight w:val="293"/>
          <w:jc w:val="center"/>
        </w:trPr>
        <w:tc>
          <w:tcPr>
            <w:tcW w:w="1098" w:type="pct"/>
          </w:tcPr>
          <w:p w14:paraId="5773DEF8" w14:textId="77777777" w:rsidR="002E64BE" w:rsidRPr="003F1563" w:rsidRDefault="002E64BE" w:rsidP="002E64BE">
            <w:pPr>
              <w:pStyle w:val="GOSTTablenorm"/>
            </w:pPr>
            <w:r w:rsidRPr="003F1563">
              <w:lastRenderedPageBreak/>
              <w:t>Дата и время закрытия операционного дня</w:t>
            </w:r>
          </w:p>
        </w:tc>
        <w:tc>
          <w:tcPr>
            <w:tcW w:w="766" w:type="pct"/>
          </w:tcPr>
          <w:p w14:paraId="133DB0FB" w14:textId="77777777" w:rsidR="002E64BE" w:rsidRPr="003F1563" w:rsidRDefault="002E64BE" w:rsidP="002E64BE">
            <w:pPr>
              <w:pStyle w:val="GOSTTablenorm"/>
            </w:pPr>
            <w:proofErr w:type="gramStart"/>
            <w:r w:rsidRPr="00BD7E9D">
              <w:rPr>
                <w:b/>
              </w:rPr>
              <w:t>TradingDays:</w:t>
            </w:r>
            <w:r w:rsidRPr="003F1563">
              <w:t>CloseDate</w:t>
            </w:r>
            <w:proofErr w:type="gramEnd"/>
          </w:p>
        </w:tc>
        <w:tc>
          <w:tcPr>
            <w:tcW w:w="496" w:type="pct"/>
            <w:gridSpan w:val="2"/>
          </w:tcPr>
          <w:p w14:paraId="40BB3B57" w14:textId="77777777" w:rsidR="002E64BE" w:rsidRPr="001950A9" w:rsidRDefault="002E64BE" w:rsidP="001950A9">
            <w:pPr>
              <w:pStyle w:val="GOSTTablenorm"/>
            </w:pPr>
            <w:r w:rsidRPr="001950A9">
              <w:t>Дата-время (timestamp)</w:t>
            </w:r>
          </w:p>
        </w:tc>
        <w:tc>
          <w:tcPr>
            <w:tcW w:w="264" w:type="pct"/>
            <w:gridSpan w:val="2"/>
          </w:tcPr>
          <w:p w14:paraId="69E04E3F" w14:textId="77777777" w:rsidR="002E64BE" w:rsidRPr="001950A9" w:rsidRDefault="002E64BE" w:rsidP="001950A9">
            <w:pPr>
              <w:pStyle w:val="GOSTTablenorm"/>
            </w:pPr>
            <w:r w:rsidRPr="001950A9">
              <w:t>Да</w:t>
            </w:r>
          </w:p>
        </w:tc>
        <w:tc>
          <w:tcPr>
            <w:tcW w:w="269" w:type="pct"/>
            <w:gridSpan w:val="2"/>
          </w:tcPr>
          <w:p w14:paraId="5D26B854" w14:textId="42ABB0CB" w:rsidR="002E64BE" w:rsidRPr="001950A9" w:rsidRDefault="002E64BE" w:rsidP="001950A9">
            <w:pPr>
              <w:pStyle w:val="GOSTTablenorm"/>
            </w:pPr>
          </w:p>
        </w:tc>
        <w:tc>
          <w:tcPr>
            <w:tcW w:w="2101" w:type="pct"/>
            <w:gridSpan w:val="2"/>
          </w:tcPr>
          <w:p w14:paraId="317A4881" w14:textId="77777777" w:rsidR="002E64BE" w:rsidRPr="001950A9" w:rsidRDefault="002E64BE" w:rsidP="001950A9">
            <w:pPr>
              <w:pStyle w:val="GOSTTablenorm"/>
            </w:pPr>
            <w:r w:rsidRPr="001950A9">
              <w:t>Указывается дата закрытия операционного дня системы.</w:t>
            </w:r>
          </w:p>
          <w:p w14:paraId="3B3C5C79" w14:textId="7A6C502B" w:rsidR="002E64BE" w:rsidRPr="001950A9" w:rsidRDefault="002E64BE" w:rsidP="001950A9">
            <w:pPr>
              <w:pStyle w:val="GOSTTablenorm"/>
            </w:pPr>
            <w:r w:rsidRPr="001950A9">
              <w:t xml:space="preserve">Формат YYYY-MM-DD </w:t>
            </w:r>
            <w:proofErr w:type="gramStart"/>
            <w:r w:rsidRPr="001950A9">
              <w:t>hh:mm</w:t>
            </w:r>
            <w:proofErr w:type="gramEnd"/>
            <w:r w:rsidRPr="001950A9">
              <w:t>:ss.</w:t>
            </w:r>
          </w:p>
          <w:p w14:paraId="15B45F1B" w14:textId="02E1EECE" w:rsidR="002E64BE" w:rsidRPr="001950A9" w:rsidRDefault="002E64BE" w:rsidP="001950A9">
            <w:pPr>
              <w:pStyle w:val="GOSTTablenorm"/>
            </w:pPr>
            <w:r w:rsidRPr="001950A9">
              <w:t>Если день закрывался более одного раза – указывается дата последнего закрытия</w:t>
            </w:r>
          </w:p>
        </w:tc>
      </w:tr>
      <w:tr w:rsidR="002E64BE" w:rsidRPr="003F1563" w14:paraId="7C27C934" w14:textId="77777777" w:rsidTr="00C75A4E">
        <w:trPr>
          <w:gridBefore w:val="2"/>
          <w:wBefore w:w="6" w:type="pct"/>
          <w:trHeight w:val="293"/>
          <w:jc w:val="center"/>
          <w:ins w:id="8054" w:author="Иванов Дмитрий Валерьевич" w:date="2024-07-17T11:10:00Z"/>
        </w:trPr>
        <w:tc>
          <w:tcPr>
            <w:tcW w:w="1098" w:type="pct"/>
          </w:tcPr>
          <w:p w14:paraId="0B36CB80" w14:textId="71C4BF21" w:rsidR="002E64BE" w:rsidRPr="001950A9" w:rsidRDefault="002E64BE" w:rsidP="001950A9">
            <w:pPr>
              <w:pStyle w:val="GOSTTablenorm"/>
              <w:rPr>
                <w:ins w:id="8055" w:author="Иванов Дмитрий Валерьевич" w:date="2024-07-17T11:10:00Z"/>
              </w:rPr>
            </w:pPr>
            <w:ins w:id="8056" w:author="Иванов Дмитрий Валерьевич" w:date="2024-07-17T11:12:00Z">
              <w:r w:rsidRPr="001950A9">
                <w:t xml:space="preserve">ФП – отправитель запроса, на основании которого было выполнено закрытие </w:t>
              </w:r>
            </w:ins>
            <w:ins w:id="8057" w:author="Сатлер Марина Викторовна" w:date="2024-10-04T16:04:00Z">
              <w:r w:rsidR="00175C9D" w:rsidRPr="00175C9D">
                <w:t>операционного дня</w:t>
              </w:r>
            </w:ins>
            <w:ins w:id="8058" w:author="Иванов Дмитрий Валерьевич" w:date="2024-07-17T11:12:00Z">
              <w:del w:id="8059" w:author="Сатлер Марина Викторовна" w:date="2024-10-04T16:04:00Z">
                <w:r w:rsidRPr="001950A9" w:rsidDel="00175C9D">
                  <w:delText>ОД</w:delText>
                </w:r>
              </w:del>
            </w:ins>
          </w:p>
        </w:tc>
        <w:tc>
          <w:tcPr>
            <w:tcW w:w="766" w:type="pct"/>
          </w:tcPr>
          <w:p w14:paraId="5029B6B4" w14:textId="297755B6" w:rsidR="002E64BE" w:rsidRPr="00BD7E9D" w:rsidRDefault="002E64BE" w:rsidP="002E64BE">
            <w:pPr>
              <w:pStyle w:val="GOSTTablenorm"/>
              <w:rPr>
                <w:ins w:id="8060" w:author="Иванов Дмитрий Валерьевич" w:date="2024-07-17T11:10:00Z"/>
                <w:b/>
              </w:rPr>
            </w:pPr>
            <w:proofErr w:type="gramStart"/>
            <w:ins w:id="8061" w:author="Иванов Дмитрий Валерьевич" w:date="2024-07-17T11:12:00Z">
              <w:r w:rsidRPr="00471360">
                <w:rPr>
                  <w:b/>
                  <w:szCs w:val="22"/>
                </w:rPr>
                <w:t>TradingDays:</w:t>
              </w:r>
              <w:r w:rsidRPr="008A1BFA">
                <w:rPr>
                  <w:szCs w:val="22"/>
                </w:rPr>
                <w:t>CloseSystem</w:t>
              </w:r>
            </w:ins>
            <w:proofErr w:type="gramEnd"/>
          </w:p>
        </w:tc>
        <w:tc>
          <w:tcPr>
            <w:tcW w:w="496" w:type="pct"/>
            <w:gridSpan w:val="2"/>
          </w:tcPr>
          <w:p w14:paraId="6B5302FC" w14:textId="621FEDB3" w:rsidR="002E64BE" w:rsidRPr="001950A9" w:rsidRDefault="002E64BE" w:rsidP="001950A9">
            <w:pPr>
              <w:pStyle w:val="GOSTTablenorm"/>
              <w:rPr>
                <w:ins w:id="8062" w:author="Иванов Дмитрий Валерьевич" w:date="2024-07-17T11:10:00Z"/>
              </w:rPr>
            </w:pPr>
            <w:ins w:id="8063" w:author="Иванов Дмитрий Валерьевич" w:date="2024-07-17T11:12:00Z">
              <w:r w:rsidRPr="001950A9">
                <w:t>Строка</w:t>
              </w:r>
            </w:ins>
          </w:p>
        </w:tc>
        <w:tc>
          <w:tcPr>
            <w:tcW w:w="264" w:type="pct"/>
            <w:gridSpan w:val="2"/>
          </w:tcPr>
          <w:p w14:paraId="6AA67774" w14:textId="7DEEC9E9" w:rsidR="002E64BE" w:rsidRPr="001950A9" w:rsidRDefault="002E64BE" w:rsidP="001950A9">
            <w:pPr>
              <w:pStyle w:val="GOSTTablenorm"/>
              <w:rPr>
                <w:ins w:id="8064" w:author="Иванов Дмитрий Валерьевич" w:date="2024-07-17T11:10:00Z"/>
              </w:rPr>
            </w:pPr>
            <w:ins w:id="8065" w:author="Иванов Дмитрий Валерьевич" w:date="2024-07-17T11:12:00Z">
              <w:r w:rsidRPr="001950A9">
                <w:t>Да</w:t>
              </w:r>
            </w:ins>
          </w:p>
        </w:tc>
        <w:tc>
          <w:tcPr>
            <w:tcW w:w="269" w:type="pct"/>
            <w:gridSpan w:val="2"/>
          </w:tcPr>
          <w:p w14:paraId="0F418B5D" w14:textId="4CC4E056" w:rsidR="002E64BE" w:rsidRPr="001950A9" w:rsidRDefault="002E64BE" w:rsidP="001950A9">
            <w:pPr>
              <w:pStyle w:val="GOSTTablenorm"/>
              <w:rPr>
                <w:ins w:id="8066" w:author="Иванов Дмитрий Валерьевич" w:date="2024-07-17T11:10:00Z"/>
              </w:rPr>
            </w:pPr>
            <w:ins w:id="8067" w:author="Иванов Дмитрий Валерьевич" w:date="2024-07-17T11:12:00Z">
              <w:r w:rsidRPr="001950A9">
                <w:t>&lt;=10</w:t>
              </w:r>
            </w:ins>
          </w:p>
        </w:tc>
        <w:tc>
          <w:tcPr>
            <w:tcW w:w="2101" w:type="pct"/>
            <w:gridSpan w:val="2"/>
          </w:tcPr>
          <w:p w14:paraId="37DF2446" w14:textId="77777777" w:rsidR="002E64BE" w:rsidRPr="001950A9" w:rsidRDefault="002E64BE" w:rsidP="001950A9">
            <w:pPr>
              <w:pStyle w:val="GOSTTablenorm"/>
              <w:rPr>
                <w:ins w:id="8068" w:author="Иванов Дмитрий Валерьевич" w:date="2024-07-17T11:12:00Z"/>
              </w:rPr>
            </w:pPr>
            <w:ins w:id="8069" w:author="Иванов Дмитрий Валерьевич" w:date="2024-07-17T11:12:00Z">
              <w:r w:rsidRPr="001950A9">
                <w:t>Указывается информация о ФП – отправителе запроса, на основании которого было выполнено закрытие операционного дня системы.</w:t>
              </w:r>
            </w:ins>
          </w:p>
          <w:p w14:paraId="608C29AD" w14:textId="6976745C" w:rsidR="002E64BE" w:rsidRPr="001950A9" w:rsidRDefault="002E64BE" w:rsidP="001950A9">
            <w:pPr>
              <w:pStyle w:val="GOSTTablenorm"/>
              <w:rPr>
                <w:ins w:id="8070" w:author="Иванов Дмитрий Валерьевич" w:date="2024-07-17T11:10:00Z"/>
              </w:rPr>
            </w:pPr>
            <w:ins w:id="8071" w:author="Иванов Дмитрий Валерьевич" w:date="2024-07-17T11:12: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44922BBD" w14:textId="77777777" w:rsidTr="00C75A4E">
        <w:trPr>
          <w:gridBefore w:val="2"/>
          <w:wBefore w:w="6" w:type="pct"/>
          <w:trHeight w:val="293"/>
          <w:jc w:val="center"/>
        </w:trPr>
        <w:tc>
          <w:tcPr>
            <w:tcW w:w="1098" w:type="pct"/>
          </w:tcPr>
          <w:p w14:paraId="0667ACBC" w14:textId="77777777" w:rsidR="002E64BE" w:rsidRPr="001950A9" w:rsidRDefault="002E64BE" w:rsidP="001950A9">
            <w:pPr>
              <w:pStyle w:val="GOSTTablenorm"/>
            </w:pPr>
            <w:r w:rsidRPr="001950A9">
              <w:t>Дата и время окончательного закрытия операционного дня</w:t>
            </w:r>
          </w:p>
        </w:tc>
        <w:tc>
          <w:tcPr>
            <w:tcW w:w="766" w:type="pct"/>
          </w:tcPr>
          <w:p w14:paraId="525A4B10" w14:textId="77777777" w:rsidR="002E64BE" w:rsidRPr="003F1563" w:rsidRDefault="002E64BE" w:rsidP="002E64BE">
            <w:pPr>
              <w:pStyle w:val="GOSTTablenorm"/>
            </w:pPr>
            <w:proofErr w:type="gramStart"/>
            <w:r w:rsidRPr="00BD7E9D">
              <w:rPr>
                <w:b/>
              </w:rPr>
              <w:t>TradingDays:</w:t>
            </w:r>
            <w:r w:rsidRPr="003F1563">
              <w:t>ClosePermanentlyDate</w:t>
            </w:r>
            <w:proofErr w:type="gramEnd"/>
          </w:p>
        </w:tc>
        <w:tc>
          <w:tcPr>
            <w:tcW w:w="496" w:type="pct"/>
            <w:gridSpan w:val="2"/>
          </w:tcPr>
          <w:p w14:paraId="6CFE8970" w14:textId="77777777" w:rsidR="002E64BE" w:rsidRPr="003F1563" w:rsidRDefault="002E64BE" w:rsidP="002E64BE">
            <w:pPr>
              <w:pStyle w:val="GOSTTablenorm"/>
            </w:pPr>
            <w:r w:rsidRPr="003F1563">
              <w:t>Дата-время (timestamp)</w:t>
            </w:r>
          </w:p>
        </w:tc>
        <w:tc>
          <w:tcPr>
            <w:tcW w:w="264" w:type="pct"/>
            <w:gridSpan w:val="2"/>
          </w:tcPr>
          <w:p w14:paraId="7BEB8BB7" w14:textId="77777777" w:rsidR="002E64BE" w:rsidRPr="003F1563" w:rsidRDefault="002E64BE" w:rsidP="002E64BE">
            <w:pPr>
              <w:pStyle w:val="GOSTTablenorm"/>
            </w:pPr>
            <w:r w:rsidRPr="003F1563">
              <w:t>Да</w:t>
            </w:r>
          </w:p>
        </w:tc>
        <w:tc>
          <w:tcPr>
            <w:tcW w:w="269" w:type="pct"/>
            <w:gridSpan w:val="2"/>
          </w:tcPr>
          <w:p w14:paraId="165BD967" w14:textId="4FAA25D9" w:rsidR="002E64BE" w:rsidRPr="00C75A4E" w:rsidRDefault="002E64BE" w:rsidP="002E64BE">
            <w:pPr>
              <w:pStyle w:val="GOSTTablenorm"/>
              <w:rPr>
                <w:lang w:val="en-US"/>
              </w:rPr>
            </w:pPr>
          </w:p>
        </w:tc>
        <w:tc>
          <w:tcPr>
            <w:tcW w:w="2101" w:type="pct"/>
            <w:gridSpan w:val="2"/>
          </w:tcPr>
          <w:p w14:paraId="5CB009E0" w14:textId="77777777" w:rsidR="002E64BE" w:rsidRPr="003F1563" w:rsidRDefault="002E64BE" w:rsidP="002E64BE">
            <w:pPr>
              <w:pStyle w:val="GOSTTablenorm"/>
            </w:pPr>
            <w:r w:rsidRPr="003F1563">
              <w:t>Указывается дата окончательного закрытия операционного дня системы.</w:t>
            </w:r>
          </w:p>
          <w:p w14:paraId="6877BED3" w14:textId="4F1F5E9C"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rsidR="0055495A">
              <w:t>.</w:t>
            </w:r>
          </w:p>
          <w:p w14:paraId="54E0866F" w14:textId="7A5AA7BD" w:rsidR="002E64BE" w:rsidRPr="003F1563" w:rsidRDefault="002E64BE" w:rsidP="002E64BE">
            <w:pPr>
              <w:pStyle w:val="GOSTTablenorm"/>
            </w:pPr>
            <w:r w:rsidRPr="003F1563">
              <w:t>Если день окончательно закрывался более одного раза – указывается дата последнего окончательного закрытия</w:t>
            </w:r>
          </w:p>
        </w:tc>
      </w:tr>
      <w:tr w:rsidR="002E64BE" w:rsidRPr="003F1563" w14:paraId="08B54597" w14:textId="77777777" w:rsidTr="00C75A4E">
        <w:trPr>
          <w:gridBefore w:val="2"/>
          <w:wBefore w:w="6" w:type="pct"/>
          <w:trHeight w:val="293"/>
          <w:jc w:val="center"/>
          <w:ins w:id="8072" w:author="Иванов Дмитрий Валерьевич" w:date="2024-07-17T11:10:00Z"/>
        </w:trPr>
        <w:tc>
          <w:tcPr>
            <w:tcW w:w="1098" w:type="pct"/>
          </w:tcPr>
          <w:p w14:paraId="43A112A4" w14:textId="2D83E742" w:rsidR="002E64BE" w:rsidRPr="001950A9" w:rsidRDefault="002E64BE" w:rsidP="001950A9">
            <w:pPr>
              <w:pStyle w:val="GOSTTablenorm"/>
              <w:rPr>
                <w:ins w:id="8073" w:author="Иванов Дмитрий Валерьевич" w:date="2024-07-17T11:10:00Z"/>
              </w:rPr>
            </w:pPr>
            <w:ins w:id="8074" w:author="Иванов Дмитрий Валерьевич" w:date="2024-07-17T11:13:00Z">
              <w:r w:rsidRPr="001950A9">
                <w:t xml:space="preserve">ФП – отправитель запроса, на основании которого было выполнено окончательное закрытие </w:t>
              </w:r>
            </w:ins>
            <w:ins w:id="8075" w:author="Сатлер Марина Викторовна" w:date="2024-10-04T16:04:00Z">
              <w:r w:rsidR="00175C9D" w:rsidRPr="00175C9D">
                <w:t>операционного дня</w:t>
              </w:r>
            </w:ins>
            <w:ins w:id="8076" w:author="Иванов Дмитрий Валерьевич" w:date="2024-07-17T11:13:00Z">
              <w:del w:id="8077" w:author="Сатлер Марина Викторовна" w:date="2024-10-04T16:04:00Z">
                <w:r w:rsidRPr="001950A9" w:rsidDel="00175C9D">
                  <w:delText>ОД</w:delText>
                </w:r>
              </w:del>
            </w:ins>
          </w:p>
        </w:tc>
        <w:tc>
          <w:tcPr>
            <w:tcW w:w="766" w:type="pct"/>
          </w:tcPr>
          <w:p w14:paraId="1554E79C" w14:textId="0E10564E" w:rsidR="002E64BE" w:rsidRPr="00BD7E9D" w:rsidRDefault="002E64BE" w:rsidP="002E64BE">
            <w:pPr>
              <w:pStyle w:val="GOSTTablenorm"/>
              <w:rPr>
                <w:ins w:id="8078" w:author="Иванов Дмитрий Валерьевич" w:date="2024-07-17T11:10:00Z"/>
                <w:b/>
              </w:rPr>
            </w:pPr>
            <w:proofErr w:type="gramStart"/>
            <w:ins w:id="8079" w:author="Иванов Дмитрий Валерьевич" w:date="2024-07-17T11:13:00Z">
              <w:r w:rsidRPr="00471360">
                <w:rPr>
                  <w:b/>
                  <w:szCs w:val="22"/>
                </w:rPr>
                <w:t>TradingDays:</w:t>
              </w:r>
              <w:r w:rsidRPr="008A1BFA">
                <w:rPr>
                  <w:szCs w:val="22"/>
                </w:rPr>
                <w:t>ClosePermanentlySystem</w:t>
              </w:r>
            </w:ins>
            <w:proofErr w:type="gramEnd"/>
          </w:p>
        </w:tc>
        <w:tc>
          <w:tcPr>
            <w:tcW w:w="496" w:type="pct"/>
            <w:gridSpan w:val="2"/>
          </w:tcPr>
          <w:p w14:paraId="754610D4" w14:textId="23CBA782" w:rsidR="002E64BE" w:rsidRPr="001950A9" w:rsidRDefault="002E64BE" w:rsidP="001950A9">
            <w:pPr>
              <w:pStyle w:val="GOSTTablenorm"/>
              <w:rPr>
                <w:ins w:id="8080" w:author="Иванов Дмитрий Валерьевич" w:date="2024-07-17T11:10:00Z"/>
              </w:rPr>
            </w:pPr>
            <w:ins w:id="8081" w:author="Иванов Дмитрий Валерьевич" w:date="2024-07-17T11:13:00Z">
              <w:r w:rsidRPr="001950A9">
                <w:t>Строка</w:t>
              </w:r>
            </w:ins>
          </w:p>
        </w:tc>
        <w:tc>
          <w:tcPr>
            <w:tcW w:w="264" w:type="pct"/>
            <w:gridSpan w:val="2"/>
          </w:tcPr>
          <w:p w14:paraId="1C0087F5" w14:textId="56E5F068" w:rsidR="002E64BE" w:rsidRPr="001950A9" w:rsidRDefault="002E64BE" w:rsidP="001950A9">
            <w:pPr>
              <w:pStyle w:val="GOSTTablenorm"/>
              <w:rPr>
                <w:ins w:id="8082" w:author="Иванов Дмитрий Валерьевич" w:date="2024-07-17T11:10:00Z"/>
              </w:rPr>
            </w:pPr>
            <w:ins w:id="8083" w:author="Иванов Дмитрий Валерьевич" w:date="2024-07-17T11:13:00Z">
              <w:r w:rsidRPr="001950A9">
                <w:t>Да</w:t>
              </w:r>
            </w:ins>
          </w:p>
        </w:tc>
        <w:tc>
          <w:tcPr>
            <w:tcW w:w="269" w:type="pct"/>
            <w:gridSpan w:val="2"/>
          </w:tcPr>
          <w:p w14:paraId="5B6C8E0E" w14:textId="4E4498E0" w:rsidR="002E64BE" w:rsidRPr="001950A9" w:rsidRDefault="002E64BE" w:rsidP="001950A9">
            <w:pPr>
              <w:pStyle w:val="GOSTTablenorm"/>
              <w:rPr>
                <w:ins w:id="8084" w:author="Иванов Дмитрий Валерьевич" w:date="2024-07-17T11:10:00Z"/>
              </w:rPr>
            </w:pPr>
            <w:ins w:id="8085" w:author="Иванов Дмитрий Валерьевич" w:date="2024-07-17T11:13:00Z">
              <w:r w:rsidRPr="001950A9">
                <w:t>&lt;=10</w:t>
              </w:r>
            </w:ins>
          </w:p>
        </w:tc>
        <w:tc>
          <w:tcPr>
            <w:tcW w:w="2101" w:type="pct"/>
            <w:gridSpan w:val="2"/>
          </w:tcPr>
          <w:p w14:paraId="38A9B413" w14:textId="77777777" w:rsidR="002E64BE" w:rsidRPr="001950A9" w:rsidRDefault="002E64BE" w:rsidP="001950A9">
            <w:pPr>
              <w:pStyle w:val="GOSTTablenorm"/>
              <w:rPr>
                <w:ins w:id="8086" w:author="Иванов Дмитрий Валерьевич" w:date="2024-07-17T11:13:00Z"/>
              </w:rPr>
            </w:pPr>
            <w:ins w:id="8087" w:author="Иванов Дмитрий Валерьевич" w:date="2024-07-17T11:13: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6E9296EF" w14:textId="511DF525" w:rsidR="002E64BE" w:rsidRPr="001950A9" w:rsidRDefault="002E64BE" w:rsidP="001950A9">
            <w:pPr>
              <w:pStyle w:val="GOSTTablenorm"/>
              <w:rPr>
                <w:ins w:id="8088" w:author="Иванов Дмитрий Валерьевич" w:date="2024-07-17T11:10:00Z"/>
              </w:rPr>
            </w:pPr>
            <w:ins w:id="8089" w:author="Иванов Дмитрий Валерьевич" w:date="2024-07-17T11:13: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075B619A" w14:textId="77777777" w:rsidTr="00C75A4E">
        <w:trPr>
          <w:gridBefore w:val="2"/>
          <w:wBefore w:w="6" w:type="pct"/>
          <w:trHeight w:val="293"/>
          <w:jc w:val="center"/>
        </w:trPr>
        <w:tc>
          <w:tcPr>
            <w:tcW w:w="1098" w:type="pct"/>
          </w:tcPr>
          <w:p w14:paraId="36A4BC37" w14:textId="77777777" w:rsidR="002E64BE" w:rsidRPr="003F1563" w:rsidRDefault="002E64BE" w:rsidP="002E64BE">
            <w:pPr>
              <w:pStyle w:val="GOSTTablenorm"/>
            </w:pPr>
            <w:r w:rsidRPr="003F1563">
              <w:t>Статус выполнения операции закрытия операционного дня системы</w:t>
            </w:r>
          </w:p>
        </w:tc>
        <w:tc>
          <w:tcPr>
            <w:tcW w:w="766" w:type="pct"/>
          </w:tcPr>
          <w:p w14:paraId="68D5598D" w14:textId="77777777" w:rsidR="002E64BE" w:rsidRPr="003F1563" w:rsidRDefault="002E64BE" w:rsidP="002E64BE">
            <w:pPr>
              <w:pStyle w:val="GOSTTablenorm"/>
            </w:pPr>
            <w:proofErr w:type="gramStart"/>
            <w:r w:rsidRPr="00BD7E9D">
              <w:rPr>
                <w:b/>
              </w:rPr>
              <w:t>TradingDays:</w:t>
            </w:r>
            <w:r w:rsidRPr="003F1563">
              <w:t>ReturnStatus</w:t>
            </w:r>
            <w:proofErr w:type="gramEnd"/>
          </w:p>
        </w:tc>
        <w:tc>
          <w:tcPr>
            <w:tcW w:w="496" w:type="pct"/>
            <w:gridSpan w:val="2"/>
          </w:tcPr>
          <w:p w14:paraId="5BD972AD" w14:textId="77777777" w:rsidR="002E64BE" w:rsidRPr="003F1563" w:rsidRDefault="002E64BE" w:rsidP="002E64BE">
            <w:pPr>
              <w:pStyle w:val="GOSTTablenorm"/>
            </w:pPr>
            <w:r w:rsidRPr="003F1563">
              <w:t>Строка</w:t>
            </w:r>
          </w:p>
        </w:tc>
        <w:tc>
          <w:tcPr>
            <w:tcW w:w="264" w:type="pct"/>
            <w:gridSpan w:val="2"/>
          </w:tcPr>
          <w:p w14:paraId="40114BBC" w14:textId="77777777" w:rsidR="002E64BE" w:rsidRPr="003F1563" w:rsidRDefault="002E64BE" w:rsidP="002E64BE">
            <w:pPr>
              <w:pStyle w:val="GOSTTablenorm"/>
            </w:pPr>
            <w:r w:rsidRPr="003F1563">
              <w:t>Да</w:t>
            </w:r>
          </w:p>
        </w:tc>
        <w:tc>
          <w:tcPr>
            <w:tcW w:w="269" w:type="pct"/>
            <w:gridSpan w:val="2"/>
          </w:tcPr>
          <w:p w14:paraId="729352EC" w14:textId="284C6E7E" w:rsidR="002E64BE" w:rsidRPr="003F1563" w:rsidRDefault="002E64BE" w:rsidP="002E64BE">
            <w:pPr>
              <w:pStyle w:val="GOSTTablenorm"/>
            </w:pPr>
            <w:ins w:id="8090" w:author="Сатлер Марина Викторовна" w:date="2023-12-27T08:14:00Z">
              <w:r w:rsidRPr="004A1C1C">
                <w:t>=</w:t>
              </w:r>
            </w:ins>
            <w:r w:rsidRPr="004A1C1C">
              <w:t>1</w:t>
            </w:r>
          </w:p>
        </w:tc>
        <w:tc>
          <w:tcPr>
            <w:tcW w:w="2101" w:type="pct"/>
            <w:gridSpan w:val="2"/>
          </w:tcPr>
          <w:p w14:paraId="18E10998" w14:textId="77777777" w:rsidR="002E64BE" w:rsidRDefault="002E64BE" w:rsidP="002E64BE">
            <w:pPr>
              <w:pStyle w:val="GOSTTablenorm"/>
            </w:pPr>
            <w:r w:rsidRPr="003F1563">
              <w:t>Статус выполнения закрытия операционного дня системы</w:t>
            </w:r>
            <w:r>
              <w:t>.</w:t>
            </w:r>
          </w:p>
          <w:p w14:paraId="1737AEC5" w14:textId="3B8282DA" w:rsidR="002E64BE" w:rsidRPr="003F1563" w:rsidRDefault="002E64BE" w:rsidP="002E64BE">
            <w:pPr>
              <w:pStyle w:val="GOSTTablenorm"/>
            </w:pPr>
            <w:r>
              <w:t>Возможные значения:</w:t>
            </w:r>
          </w:p>
          <w:p w14:paraId="0C39C864" w14:textId="086C0905" w:rsidR="002E64BE" w:rsidRPr="003F1563" w:rsidRDefault="002E64BE" w:rsidP="002E64BE">
            <w:pPr>
              <w:pStyle w:val="GOSTTableListMark1"/>
            </w:pPr>
            <w:r>
              <w:t>«</w:t>
            </w:r>
            <w:r w:rsidRPr="003F1563">
              <w:t>S</w:t>
            </w:r>
            <w:r>
              <w:t xml:space="preserve">» </w:t>
            </w:r>
            <w:r w:rsidR="00DE2C46" w:rsidRPr="36854D62">
              <w:t>–</w:t>
            </w:r>
            <w:r w:rsidR="00DE2C46">
              <w:t xml:space="preserve"> </w:t>
            </w:r>
            <w:r w:rsidRPr="003F1563">
              <w:t>успешно закрыт</w:t>
            </w:r>
            <w:r>
              <w:t>;</w:t>
            </w:r>
          </w:p>
          <w:p w14:paraId="096874F4" w14:textId="71E6D0A3" w:rsidR="002E64BE" w:rsidRPr="003F1563" w:rsidRDefault="002E64BE" w:rsidP="002E64BE">
            <w:pPr>
              <w:pStyle w:val="GOSTTableListMark1"/>
            </w:pPr>
            <w:r>
              <w:t>«</w:t>
            </w:r>
            <w:r w:rsidRPr="003F1563">
              <w:t>E</w:t>
            </w:r>
            <w:r>
              <w:t>»</w:t>
            </w:r>
            <w:r w:rsidR="00DE2C46" w:rsidRPr="36854D62">
              <w:t xml:space="preserve"> –</w:t>
            </w:r>
            <w:r w:rsidRPr="003F1563">
              <w:t xml:space="preserve"> возникла ошибка E</w:t>
            </w:r>
          </w:p>
        </w:tc>
      </w:tr>
      <w:tr w:rsidR="002E64BE" w:rsidRPr="003F1563" w14:paraId="043D3590" w14:textId="77777777" w:rsidTr="00C75A4E">
        <w:trPr>
          <w:gridBefore w:val="2"/>
          <w:wBefore w:w="6" w:type="pct"/>
          <w:trHeight w:val="293"/>
          <w:jc w:val="center"/>
        </w:trPr>
        <w:tc>
          <w:tcPr>
            <w:tcW w:w="1098" w:type="pct"/>
          </w:tcPr>
          <w:p w14:paraId="57BC03D2" w14:textId="4E386A9F" w:rsidR="002E64BE" w:rsidRPr="003F1563" w:rsidRDefault="002E64BE" w:rsidP="002E64BE">
            <w:pPr>
              <w:pStyle w:val="GOSTTablenorm"/>
            </w:pPr>
            <w:r w:rsidRPr="003F1563">
              <w:t>Описание ошибки</w:t>
            </w:r>
          </w:p>
        </w:tc>
        <w:tc>
          <w:tcPr>
            <w:tcW w:w="766" w:type="pct"/>
          </w:tcPr>
          <w:p w14:paraId="62EB75F0" w14:textId="77777777" w:rsidR="002E64BE" w:rsidRPr="003F1563" w:rsidRDefault="002E64BE" w:rsidP="002E64BE">
            <w:pPr>
              <w:pStyle w:val="GOSTTablenorm"/>
            </w:pPr>
            <w:proofErr w:type="gramStart"/>
            <w:r w:rsidRPr="00BD7E9D">
              <w:rPr>
                <w:b/>
              </w:rPr>
              <w:t>TradingDays:</w:t>
            </w:r>
            <w:r w:rsidRPr="003F1563">
              <w:t>Err</w:t>
            </w:r>
            <w:proofErr w:type="gramEnd"/>
          </w:p>
        </w:tc>
        <w:tc>
          <w:tcPr>
            <w:tcW w:w="496" w:type="pct"/>
            <w:gridSpan w:val="2"/>
          </w:tcPr>
          <w:p w14:paraId="7E18728B" w14:textId="77777777" w:rsidR="002E64BE" w:rsidRPr="003F1563" w:rsidRDefault="002E64BE" w:rsidP="002E64BE">
            <w:pPr>
              <w:pStyle w:val="GOSTTablenorm"/>
            </w:pPr>
            <w:r w:rsidRPr="003F1563">
              <w:t>Строка</w:t>
            </w:r>
          </w:p>
        </w:tc>
        <w:tc>
          <w:tcPr>
            <w:tcW w:w="264" w:type="pct"/>
            <w:gridSpan w:val="2"/>
          </w:tcPr>
          <w:p w14:paraId="0AEF3017" w14:textId="77777777" w:rsidR="002E64BE" w:rsidRPr="003F1563" w:rsidRDefault="002E64BE" w:rsidP="002E64BE">
            <w:pPr>
              <w:pStyle w:val="GOSTTablenorm"/>
            </w:pPr>
            <w:r w:rsidRPr="003F1563">
              <w:t>Нет</w:t>
            </w:r>
          </w:p>
        </w:tc>
        <w:tc>
          <w:tcPr>
            <w:tcW w:w="269" w:type="pct"/>
            <w:gridSpan w:val="2"/>
          </w:tcPr>
          <w:p w14:paraId="1514A3EC" w14:textId="77777777" w:rsidR="002E64BE" w:rsidRPr="003F1563" w:rsidRDefault="002E64BE" w:rsidP="002E64BE">
            <w:pPr>
              <w:pStyle w:val="GOSTTablenorm"/>
            </w:pPr>
            <w:r w:rsidRPr="003F1563">
              <w:t>&lt;=2000</w:t>
            </w:r>
          </w:p>
        </w:tc>
        <w:tc>
          <w:tcPr>
            <w:tcW w:w="2101" w:type="pct"/>
            <w:gridSpan w:val="2"/>
          </w:tcPr>
          <w:p w14:paraId="53E145BD" w14:textId="77777777" w:rsidR="002E64BE" w:rsidRPr="003F1563" w:rsidRDefault="002E64BE" w:rsidP="002E64BE">
            <w:pPr>
              <w:pStyle w:val="GOSTTablenorm"/>
            </w:pPr>
            <w:r w:rsidRPr="003F1563">
              <w:t xml:space="preserve">Подробное описание возникших ошибок, обязательно для </w:t>
            </w:r>
            <w:proofErr w:type="gramStart"/>
            <w:r w:rsidRPr="003F1563">
              <w:t>TradingDays:ReturnStatus</w:t>
            </w:r>
            <w:proofErr w:type="gramEnd"/>
            <w:r w:rsidRPr="003F1563">
              <w:t>=E</w:t>
            </w:r>
          </w:p>
        </w:tc>
      </w:tr>
      <w:tr w:rsidR="002E64BE" w:rsidRPr="003F1563" w14:paraId="03DF29B1" w14:textId="77777777" w:rsidTr="002879E5">
        <w:trPr>
          <w:gridBefore w:val="1"/>
          <w:wBefore w:w="4" w:type="pct"/>
          <w:trHeight w:val="293"/>
          <w:jc w:val="center"/>
        </w:trPr>
        <w:tc>
          <w:tcPr>
            <w:tcW w:w="4996" w:type="pct"/>
            <w:gridSpan w:val="11"/>
            <w:shd w:val="clear" w:color="auto" w:fill="auto"/>
          </w:tcPr>
          <w:p w14:paraId="0806B1C9" w14:textId="2FB3BD10" w:rsidR="002E64BE" w:rsidRPr="003F1563" w:rsidRDefault="002E64BE" w:rsidP="0027578C">
            <w:pPr>
              <w:pStyle w:val="GOSTTablenorm"/>
              <w:ind w:left="0"/>
              <w:jc w:val="center"/>
              <w:rPr>
                <w:szCs w:val="22"/>
              </w:rPr>
            </w:pPr>
            <w:r w:rsidRPr="003F1563">
              <w:rPr>
                <w:b/>
                <w:szCs w:val="22"/>
              </w:rPr>
              <w:t>Перечень параметров ответа на запрос «Сервис массового окончательного закрытия операционного дня системы и операционных дней ТОФК/ЦС по учету, для которых операционный день еще не закрыт окончательно» TrDaysSysListClosePermanentlyAll (</w:t>
            </w:r>
            <w:r w:rsidRPr="003F1563">
              <w:rPr>
                <w:b/>
                <w:szCs w:val="22"/>
                <w:lang w:val="en-US"/>
              </w:rPr>
              <w:t>document</w:t>
            </w:r>
            <w:r w:rsidRPr="003F1563">
              <w:rPr>
                <w:b/>
                <w:szCs w:val="22"/>
              </w:rPr>
              <w:t>)</w:t>
            </w:r>
          </w:p>
        </w:tc>
      </w:tr>
      <w:tr w:rsidR="002E64BE" w:rsidRPr="003F1563" w14:paraId="6574AFAB" w14:textId="77777777" w:rsidTr="00C75A4E">
        <w:trPr>
          <w:gridBefore w:val="2"/>
          <w:wBefore w:w="6" w:type="pct"/>
          <w:trHeight w:val="293"/>
          <w:jc w:val="center"/>
        </w:trPr>
        <w:tc>
          <w:tcPr>
            <w:tcW w:w="1098" w:type="pct"/>
          </w:tcPr>
          <w:p w14:paraId="234F0B39" w14:textId="77777777" w:rsidR="002E64BE" w:rsidRPr="00C75A4E" w:rsidRDefault="002E64BE" w:rsidP="002E64BE">
            <w:pPr>
              <w:pStyle w:val="GOSTTablenorm"/>
              <w:rPr>
                <w:b/>
              </w:rPr>
            </w:pPr>
            <w:r w:rsidRPr="00C75A4E">
              <w:rPr>
                <w:b/>
              </w:rPr>
              <w:t>Список операционных дней системы, которые успешно закрыты окончательно</w:t>
            </w:r>
          </w:p>
        </w:tc>
        <w:tc>
          <w:tcPr>
            <w:tcW w:w="766" w:type="pct"/>
          </w:tcPr>
          <w:p w14:paraId="2A6E4BB8" w14:textId="77777777" w:rsidR="002E64BE" w:rsidRPr="00C75A4E" w:rsidRDefault="002E64BE" w:rsidP="002E64BE">
            <w:pPr>
              <w:pStyle w:val="GOSTTablenorm"/>
              <w:rPr>
                <w:b/>
              </w:rPr>
            </w:pPr>
            <w:r w:rsidRPr="00C75A4E">
              <w:rPr>
                <w:b/>
              </w:rPr>
              <w:t>DayListClose</w:t>
            </w:r>
          </w:p>
        </w:tc>
        <w:tc>
          <w:tcPr>
            <w:tcW w:w="496" w:type="pct"/>
            <w:gridSpan w:val="2"/>
          </w:tcPr>
          <w:p w14:paraId="645BACA8" w14:textId="77777777" w:rsidR="002E64BE" w:rsidRPr="00DE2C46" w:rsidRDefault="002E64BE" w:rsidP="002E64BE">
            <w:pPr>
              <w:pStyle w:val="GOSTTablenorm"/>
            </w:pPr>
            <w:r w:rsidRPr="00DE2C46">
              <w:t>Массив</w:t>
            </w:r>
          </w:p>
        </w:tc>
        <w:tc>
          <w:tcPr>
            <w:tcW w:w="264" w:type="pct"/>
            <w:gridSpan w:val="2"/>
          </w:tcPr>
          <w:p w14:paraId="2BFB8891" w14:textId="77777777" w:rsidR="002E64BE" w:rsidRPr="003F1563" w:rsidRDefault="002E64BE" w:rsidP="002E64BE">
            <w:pPr>
              <w:pStyle w:val="GOSTTablenorm"/>
            </w:pPr>
            <w:r w:rsidRPr="003F1563">
              <w:t>Нет</w:t>
            </w:r>
          </w:p>
        </w:tc>
        <w:tc>
          <w:tcPr>
            <w:tcW w:w="269" w:type="pct"/>
            <w:gridSpan w:val="2"/>
          </w:tcPr>
          <w:p w14:paraId="6BB2ECDA" w14:textId="747F1170" w:rsidR="002E64BE" w:rsidRPr="00C75A4E" w:rsidRDefault="002E64BE" w:rsidP="002E64BE">
            <w:pPr>
              <w:pStyle w:val="GOSTTablenorm"/>
              <w:rPr>
                <w:lang w:val="en-US"/>
              </w:rPr>
            </w:pPr>
            <w:r>
              <w:rPr>
                <w:lang w:val="en-US"/>
              </w:rPr>
              <w:t>-</w:t>
            </w:r>
          </w:p>
        </w:tc>
        <w:tc>
          <w:tcPr>
            <w:tcW w:w="2101" w:type="pct"/>
            <w:gridSpan w:val="2"/>
          </w:tcPr>
          <w:p w14:paraId="4A3560A7" w14:textId="201DC825" w:rsidR="002E64BE" w:rsidRPr="003F1563" w:rsidRDefault="002E64BE" w:rsidP="002E64BE">
            <w:pPr>
              <w:pStyle w:val="GOSTTablenorm"/>
            </w:pPr>
            <w:r>
              <w:t>Хотя бы о</w:t>
            </w:r>
            <w:r w:rsidRPr="003F1563">
              <w:t>дин из 2-х параметров DayListClose или DayListNotClose должен быть возвращен в ответе</w:t>
            </w:r>
            <w:r>
              <w:t>.</w:t>
            </w:r>
          </w:p>
          <w:p w14:paraId="7CC9D170" w14:textId="77777777" w:rsidR="002E64BE" w:rsidRPr="003F1563" w:rsidRDefault="002E64BE" w:rsidP="002E64BE">
            <w:pPr>
              <w:pStyle w:val="GOSTTablenorm"/>
            </w:pPr>
            <w:r w:rsidRPr="003F1563">
              <w:t>Формат дат YYYY-MM-DD</w:t>
            </w:r>
          </w:p>
        </w:tc>
      </w:tr>
      <w:tr w:rsidR="002E64BE" w:rsidRPr="003F1563" w14:paraId="280F0799" w14:textId="77777777" w:rsidTr="00C75A4E">
        <w:trPr>
          <w:gridBefore w:val="2"/>
          <w:wBefore w:w="6" w:type="pct"/>
          <w:trHeight w:val="293"/>
          <w:jc w:val="center"/>
        </w:trPr>
        <w:tc>
          <w:tcPr>
            <w:tcW w:w="1098" w:type="pct"/>
          </w:tcPr>
          <w:p w14:paraId="4884283C" w14:textId="77777777" w:rsidR="002E64BE" w:rsidRPr="00C75A4E" w:rsidRDefault="002E64BE" w:rsidP="002E64BE">
            <w:pPr>
              <w:pStyle w:val="GOSTTablenorm"/>
              <w:rPr>
                <w:b/>
              </w:rPr>
            </w:pPr>
            <w:r w:rsidRPr="00C75A4E">
              <w:rPr>
                <w:b/>
              </w:rPr>
              <w:lastRenderedPageBreak/>
              <w:t>Список операционных дней системы, при окончательном закрытии которых возникли ошибки</w:t>
            </w:r>
          </w:p>
        </w:tc>
        <w:tc>
          <w:tcPr>
            <w:tcW w:w="766" w:type="pct"/>
          </w:tcPr>
          <w:p w14:paraId="11085BF8" w14:textId="77777777" w:rsidR="002E64BE" w:rsidRPr="00C75A4E" w:rsidRDefault="002E64BE" w:rsidP="002E64BE">
            <w:pPr>
              <w:pStyle w:val="GOSTTablenorm"/>
              <w:rPr>
                <w:b/>
              </w:rPr>
            </w:pPr>
            <w:r w:rsidRPr="00C75A4E">
              <w:rPr>
                <w:b/>
              </w:rPr>
              <w:t>DayListNotClose</w:t>
            </w:r>
          </w:p>
        </w:tc>
        <w:tc>
          <w:tcPr>
            <w:tcW w:w="496" w:type="pct"/>
            <w:gridSpan w:val="2"/>
          </w:tcPr>
          <w:p w14:paraId="08BCE83A" w14:textId="77777777" w:rsidR="002E64BE" w:rsidRPr="00DE2C46" w:rsidRDefault="002E64BE" w:rsidP="002E64BE">
            <w:pPr>
              <w:pStyle w:val="GOSTTablenorm"/>
            </w:pPr>
            <w:r w:rsidRPr="00DE2C46">
              <w:t>Массив</w:t>
            </w:r>
          </w:p>
        </w:tc>
        <w:tc>
          <w:tcPr>
            <w:tcW w:w="264" w:type="pct"/>
            <w:gridSpan w:val="2"/>
          </w:tcPr>
          <w:p w14:paraId="5225B636" w14:textId="77777777" w:rsidR="002E64BE" w:rsidRPr="003F1563" w:rsidRDefault="002E64BE" w:rsidP="002E64BE">
            <w:pPr>
              <w:pStyle w:val="GOSTTablenorm"/>
            </w:pPr>
            <w:r w:rsidRPr="003F1563">
              <w:t>Нет</w:t>
            </w:r>
          </w:p>
        </w:tc>
        <w:tc>
          <w:tcPr>
            <w:tcW w:w="269" w:type="pct"/>
            <w:gridSpan w:val="2"/>
          </w:tcPr>
          <w:p w14:paraId="0BCC17DA" w14:textId="31106EC7" w:rsidR="002E64BE" w:rsidRPr="00C75A4E" w:rsidRDefault="002E64BE" w:rsidP="002E64BE">
            <w:pPr>
              <w:pStyle w:val="GOSTTablenorm"/>
              <w:rPr>
                <w:lang w:val="en-US"/>
              </w:rPr>
            </w:pPr>
            <w:r>
              <w:rPr>
                <w:lang w:val="en-US"/>
              </w:rPr>
              <w:t>-</w:t>
            </w:r>
          </w:p>
        </w:tc>
        <w:tc>
          <w:tcPr>
            <w:tcW w:w="2101" w:type="pct"/>
            <w:gridSpan w:val="2"/>
          </w:tcPr>
          <w:p w14:paraId="2FBBBEB1" w14:textId="4F63209F" w:rsidR="002E64BE" w:rsidRPr="003F1563" w:rsidRDefault="002E64BE" w:rsidP="002E64BE">
            <w:pPr>
              <w:pStyle w:val="GOSTTablenorm"/>
            </w:pPr>
            <w:r>
              <w:t>Хотя бы о</w:t>
            </w:r>
            <w:r w:rsidRPr="003F1563">
              <w:t>дин из 2-х параметров DayListClose или DayListNotClose должен быть возвращен в ответе</w:t>
            </w:r>
            <w:r>
              <w:t>.</w:t>
            </w:r>
          </w:p>
          <w:p w14:paraId="508F647E" w14:textId="77777777" w:rsidR="002E64BE" w:rsidRPr="003F1563" w:rsidRDefault="002E64BE" w:rsidP="002E64BE">
            <w:pPr>
              <w:pStyle w:val="GOSTTablenorm"/>
            </w:pPr>
            <w:r w:rsidRPr="003F1563">
              <w:t>Формат дат YYYY-MM-DD</w:t>
            </w:r>
          </w:p>
        </w:tc>
      </w:tr>
      <w:tr w:rsidR="002E64BE" w:rsidRPr="003F1563" w14:paraId="5CF0A183" w14:textId="77777777" w:rsidTr="00C75A4E">
        <w:trPr>
          <w:gridBefore w:val="2"/>
          <w:wBefore w:w="6" w:type="pct"/>
          <w:trHeight w:val="293"/>
          <w:jc w:val="center"/>
        </w:trPr>
        <w:tc>
          <w:tcPr>
            <w:tcW w:w="1098" w:type="pct"/>
          </w:tcPr>
          <w:p w14:paraId="63A3398B" w14:textId="77777777" w:rsidR="002E64BE" w:rsidRPr="00C75A4E" w:rsidRDefault="002E64BE" w:rsidP="002E64BE">
            <w:pPr>
              <w:pStyle w:val="GOSTTablenorm"/>
              <w:rPr>
                <w:b/>
              </w:rPr>
            </w:pPr>
            <w:r w:rsidRPr="00C75A4E">
              <w:rPr>
                <w:b/>
              </w:rPr>
              <w:t>Данные об операционных днях системы</w:t>
            </w:r>
          </w:p>
        </w:tc>
        <w:tc>
          <w:tcPr>
            <w:tcW w:w="766" w:type="pct"/>
          </w:tcPr>
          <w:p w14:paraId="07E375D9" w14:textId="77777777" w:rsidR="002E64BE" w:rsidRPr="00C75A4E" w:rsidRDefault="002E64BE" w:rsidP="002E64BE">
            <w:pPr>
              <w:pStyle w:val="GOSTTablenorm"/>
              <w:rPr>
                <w:b/>
              </w:rPr>
            </w:pPr>
            <w:r w:rsidRPr="00C75A4E">
              <w:rPr>
                <w:b/>
              </w:rPr>
              <w:t>TradingDays</w:t>
            </w:r>
          </w:p>
        </w:tc>
        <w:tc>
          <w:tcPr>
            <w:tcW w:w="496" w:type="pct"/>
            <w:gridSpan w:val="2"/>
          </w:tcPr>
          <w:p w14:paraId="3C2CABF9" w14:textId="77777777" w:rsidR="002E64BE" w:rsidRPr="00DE2C46" w:rsidRDefault="002E64BE" w:rsidP="002E64BE">
            <w:pPr>
              <w:pStyle w:val="GOSTTablenorm"/>
            </w:pPr>
            <w:r w:rsidRPr="00DE2C46">
              <w:t>Массив</w:t>
            </w:r>
          </w:p>
        </w:tc>
        <w:tc>
          <w:tcPr>
            <w:tcW w:w="264" w:type="pct"/>
            <w:gridSpan w:val="2"/>
          </w:tcPr>
          <w:p w14:paraId="18CE3465" w14:textId="77777777" w:rsidR="002E64BE" w:rsidRPr="003F1563" w:rsidRDefault="002E64BE" w:rsidP="002E64BE">
            <w:pPr>
              <w:pStyle w:val="GOSTTablenorm"/>
            </w:pPr>
            <w:r w:rsidRPr="003F1563">
              <w:t>Нет</w:t>
            </w:r>
          </w:p>
        </w:tc>
        <w:tc>
          <w:tcPr>
            <w:tcW w:w="269" w:type="pct"/>
            <w:gridSpan w:val="2"/>
          </w:tcPr>
          <w:p w14:paraId="39BCBE5D" w14:textId="6726EA14" w:rsidR="002E64BE" w:rsidRPr="00C75A4E" w:rsidRDefault="002E64BE" w:rsidP="002E64BE">
            <w:pPr>
              <w:pStyle w:val="GOSTTablenorm"/>
              <w:rPr>
                <w:lang w:val="en-US"/>
              </w:rPr>
            </w:pPr>
            <w:r>
              <w:rPr>
                <w:lang w:val="en-US"/>
              </w:rPr>
              <w:t>-</w:t>
            </w:r>
          </w:p>
        </w:tc>
        <w:tc>
          <w:tcPr>
            <w:tcW w:w="2101" w:type="pct"/>
            <w:gridSpan w:val="2"/>
          </w:tcPr>
          <w:p w14:paraId="18DFCE0E" w14:textId="77777777" w:rsidR="002E64BE" w:rsidRPr="003F1563" w:rsidRDefault="002E64BE" w:rsidP="002E64BE">
            <w:pPr>
              <w:pStyle w:val="GOSTTablenorm"/>
            </w:pPr>
            <w:r w:rsidRPr="003F1563">
              <w:t>Блок с информацией о запрошенных операционного днях системы</w:t>
            </w:r>
          </w:p>
        </w:tc>
      </w:tr>
      <w:tr w:rsidR="002E64BE" w:rsidRPr="003F1563" w14:paraId="0985EFD2" w14:textId="77777777" w:rsidTr="00C75A4E">
        <w:trPr>
          <w:gridBefore w:val="2"/>
          <w:wBefore w:w="6" w:type="pct"/>
          <w:trHeight w:val="293"/>
          <w:jc w:val="center"/>
        </w:trPr>
        <w:tc>
          <w:tcPr>
            <w:tcW w:w="1098" w:type="pct"/>
          </w:tcPr>
          <w:p w14:paraId="167101CC" w14:textId="77777777" w:rsidR="002E64BE" w:rsidRPr="003F1563" w:rsidRDefault="002E64BE" w:rsidP="002E64BE">
            <w:pPr>
              <w:pStyle w:val="GOSTTablenorm"/>
            </w:pPr>
            <w:r w:rsidRPr="003F1563">
              <w:t>Операционный день</w:t>
            </w:r>
          </w:p>
        </w:tc>
        <w:tc>
          <w:tcPr>
            <w:tcW w:w="766" w:type="pct"/>
          </w:tcPr>
          <w:p w14:paraId="085EB579" w14:textId="77777777" w:rsidR="002E64BE" w:rsidRPr="003F1563" w:rsidRDefault="002E64BE" w:rsidP="002E64BE">
            <w:pPr>
              <w:pStyle w:val="GOSTTablenorm"/>
            </w:pPr>
            <w:proofErr w:type="gramStart"/>
            <w:r w:rsidRPr="00BD7E9D">
              <w:rPr>
                <w:b/>
              </w:rPr>
              <w:t>TradingDays:</w:t>
            </w:r>
            <w:r w:rsidRPr="003F1563">
              <w:t>TradingDay</w:t>
            </w:r>
            <w:proofErr w:type="gramEnd"/>
          </w:p>
        </w:tc>
        <w:tc>
          <w:tcPr>
            <w:tcW w:w="496" w:type="pct"/>
            <w:gridSpan w:val="2"/>
          </w:tcPr>
          <w:p w14:paraId="34648593" w14:textId="77777777" w:rsidR="002E64BE" w:rsidRPr="003F1563" w:rsidRDefault="002E64BE" w:rsidP="002E64BE">
            <w:pPr>
              <w:pStyle w:val="GOSTTablenorm"/>
            </w:pPr>
            <w:r w:rsidRPr="003F1563">
              <w:t>Дата</w:t>
            </w:r>
          </w:p>
        </w:tc>
        <w:tc>
          <w:tcPr>
            <w:tcW w:w="264" w:type="pct"/>
            <w:gridSpan w:val="2"/>
          </w:tcPr>
          <w:p w14:paraId="0F652F19" w14:textId="77777777" w:rsidR="002E64BE" w:rsidRPr="003F1563" w:rsidRDefault="002E64BE" w:rsidP="002E64BE">
            <w:pPr>
              <w:pStyle w:val="GOSTTablenorm"/>
            </w:pPr>
            <w:r w:rsidRPr="003F1563">
              <w:t>Да</w:t>
            </w:r>
          </w:p>
        </w:tc>
        <w:tc>
          <w:tcPr>
            <w:tcW w:w="269" w:type="pct"/>
            <w:gridSpan w:val="2"/>
          </w:tcPr>
          <w:p w14:paraId="37CC8BA1" w14:textId="4D7AE852" w:rsidR="002E64BE" w:rsidRPr="00C75A4E" w:rsidRDefault="002E64BE" w:rsidP="002E64BE">
            <w:pPr>
              <w:pStyle w:val="GOSTTablenorm"/>
              <w:rPr>
                <w:lang w:val="en-US"/>
              </w:rPr>
            </w:pPr>
          </w:p>
        </w:tc>
        <w:tc>
          <w:tcPr>
            <w:tcW w:w="2101" w:type="pct"/>
            <w:gridSpan w:val="2"/>
          </w:tcPr>
          <w:p w14:paraId="3D156625" w14:textId="77777777" w:rsidR="002E64BE" w:rsidRPr="003F1563" w:rsidRDefault="002E64BE" w:rsidP="002E64BE">
            <w:pPr>
              <w:pStyle w:val="GOSTTablenorm"/>
            </w:pPr>
            <w:r w:rsidRPr="003F1563">
              <w:t>Дата операционного дня системы.</w:t>
            </w:r>
          </w:p>
          <w:p w14:paraId="78FC7E4B" w14:textId="77777777" w:rsidR="002E64BE" w:rsidRPr="003F1563" w:rsidRDefault="002E64BE" w:rsidP="002E64BE">
            <w:pPr>
              <w:pStyle w:val="GOSTTablenorm"/>
            </w:pPr>
            <w:r w:rsidRPr="003F1563">
              <w:t>Формат YYYY-MM-DD</w:t>
            </w:r>
          </w:p>
        </w:tc>
      </w:tr>
      <w:tr w:rsidR="002E64BE" w:rsidRPr="003F1563" w14:paraId="4DFB3170" w14:textId="77777777" w:rsidTr="00C75A4E">
        <w:trPr>
          <w:gridBefore w:val="2"/>
          <w:wBefore w:w="6" w:type="pct"/>
          <w:trHeight w:val="293"/>
          <w:jc w:val="center"/>
        </w:trPr>
        <w:tc>
          <w:tcPr>
            <w:tcW w:w="1098" w:type="pct"/>
          </w:tcPr>
          <w:p w14:paraId="724E0668" w14:textId="77777777" w:rsidR="002E64BE" w:rsidRPr="003F1563" w:rsidRDefault="002E64BE" w:rsidP="002E64BE">
            <w:pPr>
              <w:pStyle w:val="GOSTTablenorm"/>
            </w:pPr>
            <w:r w:rsidRPr="003F1563">
              <w:t>Статус операционного дня</w:t>
            </w:r>
          </w:p>
        </w:tc>
        <w:tc>
          <w:tcPr>
            <w:tcW w:w="766" w:type="pct"/>
          </w:tcPr>
          <w:p w14:paraId="3658A9AF" w14:textId="77777777" w:rsidR="002E64BE" w:rsidRPr="003F1563" w:rsidRDefault="002E64BE" w:rsidP="002E64BE">
            <w:pPr>
              <w:pStyle w:val="GOSTTablenorm"/>
            </w:pPr>
            <w:proofErr w:type="gramStart"/>
            <w:r w:rsidRPr="00BD7E9D">
              <w:rPr>
                <w:b/>
              </w:rPr>
              <w:t>TradingDays:</w:t>
            </w:r>
            <w:r w:rsidRPr="003F1563">
              <w:t>Status</w:t>
            </w:r>
            <w:proofErr w:type="gramEnd"/>
          </w:p>
        </w:tc>
        <w:tc>
          <w:tcPr>
            <w:tcW w:w="496" w:type="pct"/>
            <w:gridSpan w:val="2"/>
          </w:tcPr>
          <w:p w14:paraId="0272799E" w14:textId="77777777" w:rsidR="002E64BE" w:rsidRPr="003F1563" w:rsidRDefault="002E64BE" w:rsidP="002E64BE">
            <w:pPr>
              <w:pStyle w:val="GOSTTablenorm"/>
            </w:pPr>
            <w:r w:rsidRPr="003F1563">
              <w:t>Строка</w:t>
            </w:r>
          </w:p>
        </w:tc>
        <w:tc>
          <w:tcPr>
            <w:tcW w:w="264" w:type="pct"/>
            <w:gridSpan w:val="2"/>
          </w:tcPr>
          <w:p w14:paraId="7CB04A1B" w14:textId="77777777" w:rsidR="002E64BE" w:rsidRPr="003F1563" w:rsidRDefault="002E64BE" w:rsidP="002E64BE">
            <w:pPr>
              <w:pStyle w:val="GOSTTablenorm"/>
            </w:pPr>
            <w:r w:rsidRPr="003F1563">
              <w:t>Да</w:t>
            </w:r>
          </w:p>
        </w:tc>
        <w:tc>
          <w:tcPr>
            <w:tcW w:w="269" w:type="pct"/>
            <w:gridSpan w:val="2"/>
          </w:tcPr>
          <w:p w14:paraId="1217F85B" w14:textId="77777777" w:rsidR="002E64BE" w:rsidRPr="003F1563" w:rsidRDefault="002E64BE" w:rsidP="002E64BE">
            <w:pPr>
              <w:pStyle w:val="GOSTTablenorm"/>
            </w:pPr>
            <w:r w:rsidRPr="003F1563">
              <w:t>&lt;=30</w:t>
            </w:r>
          </w:p>
        </w:tc>
        <w:tc>
          <w:tcPr>
            <w:tcW w:w="2101" w:type="pct"/>
            <w:gridSpan w:val="2"/>
          </w:tcPr>
          <w:p w14:paraId="3C9F7FEB" w14:textId="77777777" w:rsidR="002E64BE" w:rsidRPr="003F1563" w:rsidRDefault="002E64BE" w:rsidP="002E64BE">
            <w:pPr>
              <w:pStyle w:val="GOSTTablenorm"/>
            </w:pPr>
            <w:r w:rsidRPr="003F1563">
              <w:t>Статус операционного дня системы</w:t>
            </w:r>
          </w:p>
        </w:tc>
      </w:tr>
      <w:tr w:rsidR="002E64BE" w:rsidRPr="003F1563" w14:paraId="26D45574" w14:textId="77777777" w:rsidTr="00C75A4E">
        <w:trPr>
          <w:gridBefore w:val="2"/>
          <w:wBefore w:w="6" w:type="pct"/>
          <w:trHeight w:val="293"/>
          <w:jc w:val="center"/>
        </w:trPr>
        <w:tc>
          <w:tcPr>
            <w:tcW w:w="1098" w:type="pct"/>
          </w:tcPr>
          <w:p w14:paraId="38A47213" w14:textId="77777777" w:rsidR="002E64BE" w:rsidRPr="003F1563" w:rsidRDefault="002E64BE" w:rsidP="002E64BE">
            <w:pPr>
              <w:pStyle w:val="GOSTTablenorm"/>
            </w:pPr>
            <w:r w:rsidRPr="003F1563">
              <w:t>Дата и время открытия операционного дня</w:t>
            </w:r>
          </w:p>
        </w:tc>
        <w:tc>
          <w:tcPr>
            <w:tcW w:w="766" w:type="pct"/>
          </w:tcPr>
          <w:p w14:paraId="17B91B52" w14:textId="77777777" w:rsidR="002E64BE" w:rsidRPr="003F1563" w:rsidRDefault="002E64BE" w:rsidP="002E64BE">
            <w:pPr>
              <w:pStyle w:val="GOSTTablenorm"/>
            </w:pPr>
            <w:proofErr w:type="gramStart"/>
            <w:r w:rsidRPr="00BD7E9D">
              <w:rPr>
                <w:b/>
              </w:rPr>
              <w:t>TradingDays:</w:t>
            </w:r>
            <w:r w:rsidRPr="003F1563">
              <w:t>OpenDate</w:t>
            </w:r>
            <w:proofErr w:type="gramEnd"/>
          </w:p>
        </w:tc>
        <w:tc>
          <w:tcPr>
            <w:tcW w:w="496" w:type="pct"/>
            <w:gridSpan w:val="2"/>
          </w:tcPr>
          <w:p w14:paraId="3359D927" w14:textId="77777777" w:rsidR="002E64BE" w:rsidRPr="003F1563" w:rsidRDefault="002E64BE" w:rsidP="002E64BE">
            <w:pPr>
              <w:pStyle w:val="GOSTTablenorm"/>
            </w:pPr>
            <w:r w:rsidRPr="003F1563">
              <w:t>Дата-время (timestamp)</w:t>
            </w:r>
          </w:p>
        </w:tc>
        <w:tc>
          <w:tcPr>
            <w:tcW w:w="264" w:type="pct"/>
            <w:gridSpan w:val="2"/>
          </w:tcPr>
          <w:p w14:paraId="18EC8822" w14:textId="77777777" w:rsidR="002E64BE" w:rsidRPr="003F1563" w:rsidRDefault="002E64BE" w:rsidP="002E64BE">
            <w:pPr>
              <w:pStyle w:val="GOSTTablenorm"/>
            </w:pPr>
            <w:r w:rsidRPr="003F1563">
              <w:t>Нет</w:t>
            </w:r>
          </w:p>
        </w:tc>
        <w:tc>
          <w:tcPr>
            <w:tcW w:w="269" w:type="pct"/>
            <w:gridSpan w:val="2"/>
          </w:tcPr>
          <w:p w14:paraId="452F4775" w14:textId="7F2F809B" w:rsidR="002E64BE" w:rsidRPr="00C75A4E" w:rsidRDefault="002E64BE" w:rsidP="002E64BE">
            <w:pPr>
              <w:pStyle w:val="GOSTTablenorm"/>
              <w:rPr>
                <w:lang w:val="en-US"/>
              </w:rPr>
            </w:pPr>
          </w:p>
        </w:tc>
        <w:tc>
          <w:tcPr>
            <w:tcW w:w="2101" w:type="pct"/>
            <w:gridSpan w:val="2"/>
          </w:tcPr>
          <w:p w14:paraId="41D53BCE" w14:textId="77777777" w:rsidR="002E64BE" w:rsidRPr="003F1563" w:rsidRDefault="002E64BE" w:rsidP="002E64BE">
            <w:pPr>
              <w:pStyle w:val="GOSTTablenorm"/>
            </w:pPr>
            <w:r w:rsidRPr="003F1563">
              <w:t>Указывается дата открытия операционного дня системы.</w:t>
            </w:r>
          </w:p>
          <w:p w14:paraId="2C6421AF" w14:textId="3EFF3999"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186CF3DE" w14:textId="1D68EB80" w:rsidR="002E64BE" w:rsidRPr="003F1563" w:rsidRDefault="002E64BE" w:rsidP="0027578C">
            <w:pPr>
              <w:pStyle w:val="GOSTTablenorm"/>
            </w:pPr>
            <w:r w:rsidRPr="003F1563">
              <w:t>Если день открывался более одного раза – указывается дата последнего открытия.</w:t>
            </w:r>
          </w:p>
        </w:tc>
      </w:tr>
      <w:tr w:rsidR="002E64BE" w:rsidRPr="003F1563" w14:paraId="24E46A1A" w14:textId="77777777" w:rsidTr="00C75A4E">
        <w:trPr>
          <w:gridBefore w:val="2"/>
          <w:wBefore w:w="6" w:type="pct"/>
          <w:trHeight w:val="293"/>
          <w:jc w:val="center"/>
          <w:ins w:id="8091" w:author="Иванов Дмитрий Валерьевич" w:date="2024-07-17T11:14:00Z"/>
        </w:trPr>
        <w:tc>
          <w:tcPr>
            <w:tcW w:w="1098" w:type="pct"/>
          </w:tcPr>
          <w:p w14:paraId="767D40FB" w14:textId="49B20A6F" w:rsidR="002E64BE" w:rsidRPr="001950A9" w:rsidRDefault="002E64BE" w:rsidP="001950A9">
            <w:pPr>
              <w:pStyle w:val="GOSTTablenorm"/>
              <w:rPr>
                <w:ins w:id="8092" w:author="Иванов Дмитрий Валерьевич" w:date="2024-07-17T11:14:00Z"/>
              </w:rPr>
            </w:pPr>
            <w:ins w:id="8093" w:author="Иванов Дмитрий Валерьевич" w:date="2024-07-17T11:14:00Z">
              <w:r w:rsidRPr="001950A9">
                <w:t xml:space="preserve">ФП – отправитель запроса, на основании которого было выполнено открытие </w:t>
              </w:r>
            </w:ins>
            <w:ins w:id="8094" w:author="Сатлер Марина Викторовна" w:date="2024-10-04T16:05:00Z">
              <w:r w:rsidR="00175C9D" w:rsidRPr="00175C9D">
                <w:t>операционного дня</w:t>
              </w:r>
            </w:ins>
            <w:ins w:id="8095" w:author="Иванов Дмитрий Валерьевич" w:date="2024-07-17T11:14:00Z">
              <w:del w:id="8096" w:author="Сатлер Марина Викторовна" w:date="2024-10-04T16:05:00Z">
                <w:r w:rsidRPr="001950A9" w:rsidDel="00175C9D">
                  <w:delText>ОД</w:delText>
                </w:r>
              </w:del>
            </w:ins>
          </w:p>
        </w:tc>
        <w:tc>
          <w:tcPr>
            <w:tcW w:w="766" w:type="pct"/>
          </w:tcPr>
          <w:p w14:paraId="3E32C94E" w14:textId="370C71AA" w:rsidR="002E64BE" w:rsidRPr="00BD7E9D" w:rsidRDefault="002E64BE" w:rsidP="002E64BE">
            <w:pPr>
              <w:pStyle w:val="GOSTTablenorm"/>
              <w:rPr>
                <w:ins w:id="8097" w:author="Иванов Дмитрий Валерьевич" w:date="2024-07-17T11:14:00Z"/>
                <w:b/>
              </w:rPr>
            </w:pPr>
            <w:proofErr w:type="gramStart"/>
            <w:ins w:id="8098" w:author="Иванов Дмитрий Валерьевич" w:date="2024-07-17T11:14:00Z">
              <w:r w:rsidRPr="00471360">
                <w:rPr>
                  <w:b/>
                  <w:szCs w:val="22"/>
                </w:rPr>
                <w:t>TradingDays:</w:t>
              </w:r>
              <w:r w:rsidRPr="008A1BFA">
                <w:rPr>
                  <w:szCs w:val="22"/>
                </w:rPr>
                <w:t>OpenSystem</w:t>
              </w:r>
              <w:proofErr w:type="gramEnd"/>
            </w:ins>
          </w:p>
        </w:tc>
        <w:tc>
          <w:tcPr>
            <w:tcW w:w="496" w:type="pct"/>
            <w:gridSpan w:val="2"/>
          </w:tcPr>
          <w:p w14:paraId="3D61935F" w14:textId="73715368" w:rsidR="002E64BE" w:rsidRPr="003F1563" w:rsidRDefault="002E64BE" w:rsidP="001950A9">
            <w:pPr>
              <w:pStyle w:val="GOSTTablenorm"/>
              <w:rPr>
                <w:ins w:id="8099" w:author="Иванов Дмитрий Валерьевич" w:date="2024-07-17T11:14:00Z"/>
              </w:rPr>
            </w:pPr>
            <w:ins w:id="8100" w:author="Иванов Дмитрий Валерьевич" w:date="2024-07-17T11:14:00Z">
              <w:r w:rsidRPr="00002655">
                <w:t>Строка</w:t>
              </w:r>
            </w:ins>
          </w:p>
        </w:tc>
        <w:tc>
          <w:tcPr>
            <w:tcW w:w="264" w:type="pct"/>
            <w:gridSpan w:val="2"/>
          </w:tcPr>
          <w:p w14:paraId="635F7BC7" w14:textId="5D99B604" w:rsidR="002E64BE" w:rsidRPr="003F1563" w:rsidRDefault="002E64BE" w:rsidP="001950A9">
            <w:pPr>
              <w:pStyle w:val="GOSTTablenorm"/>
              <w:rPr>
                <w:ins w:id="8101" w:author="Иванов Дмитрий Валерьевич" w:date="2024-07-17T11:14:00Z"/>
              </w:rPr>
            </w:pPr>
            <w:ins w:id="8102" w:author="Иванов Дмитрий Валерьевич" w:date="2024-07-17T11:14:00Z">
              <w:r w:rsidRPr="003F1563">
                <w:t>Да</w:t>
              </w:r>
            </w:ins>
          </w:p>
        </w:tc>
        <w:tc>
          <w:tcPr>
            <w:tcW w:w="269" w:type="pct"/>
            <w:gridSpan w:val="2"/>
          </w:tcPr>
          <w:p w14:paraId="611C5A15" w14:textId="6CE88D65" w:rsidR="002E64BE" w:rsidRPr="00C75A4E" w:rsidRDefault="002E64BE" w:rsidP="001950A9">
            <w:pPr>
              <w:pStyle w:val="GOSTTablenorm"/>
              <w:rPr>
                <w:ins w:id="8103" w:author="Иванов Дмитрий Валерьевич" w:date="2024-07-17T11:14:00Z"/>
                <w:lang w:val="en-US"/>
              </w:rPr>
            </w:pPr>
            <w:ins w:id="8104" w:author="Иванов Дмитрий Валерьевич" w:date="2024-07-17T11:14:00Z">
              <w:r w:rsidRPr="00002655">
                <w:t>&lt;=10</w:t>
              </w:r>
            </w:ins>
          </w:p>
        </w:tc>
        <w:tc>
          <w:tcPr>
            <w:tcW w:w="2101" w:type="pct"/>
            <w:gridSpan w:val="2"/>
          </w:tcPr>
          <w:p w14:paraId="308542A5" w14:textId="77777777" w:rsidR="002E64BE" w:rsidRDefault="002E64BE" w:rsidP="001950A9">
            <w:pPr>
              <w:pStyle w:val="GOSTTablenorm"/>
              <w:rPr>
                <w:ins w:id="8105" w:author="Иванов Дмитрий Валерьевич" w:date="2024-07-17T11:14:00Z"/>
              </w:rPr>
            </w:pPr>
            <w:ins w:id="8106" w:author="Иванов Дмитрий Валерьевич" w:date="2024-07-17T11:14: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w:t>
              </w:r>
              <w:r w:rsidRPr="003F1563">
                <w:t>.</w:t>
              </w:r>
            </w:ins>
          </w:p>
          <w:p w14:paraId="17B8BAD6" w14:textId="094146C6" w:rsidR="002E64BE" w:rsidRPr="003F1563" w:rsidRDefault="002E64BE" w:rsidP="001950A9">
            <w:pPr>
              <w:pStyle w:val="GOSTTablenorm"/>
              <w:rPr>
                <w:ins w:id="8107" w:author="Иванов Дмитрий Валерьевич" w:date="2024-07-17T11:14:00Z"/>
              </w:rPr>
            </w:pPr>
            <w:ins w:id="8108" w:author="Иванов Дмитрий Валерьевич" w:date="2024-07-17T11:14:00Z">
              <w:r w:rsidRPr="003F1563">
                <w:t xml:space="preserve">Если день </w:t>
              </w:r>
              <w:r>
                <w:t>открывался</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w:t>
              </w:r>
            </w:ins>
          </w:p>
        </w:tc>
      </w:tr>
      <w:tr w:rsidR="002E64BE" w:rsidRPr="003F1563" w14:paraId="4F03D5B2" w14:textId="77777777" w:rsidTr="00C75A4E">
        <w:trPr>
          <w:gridBefore w:val="2"/>
          <w:wBefore w:w="6" w:type="pct"/>
          <w:trHeight w:val="293"/>
          <w:jc w:val="center"/>
          <w:ins w:id="8109" w:author="Иванов Дмитрий Валерьевич" w:date="2024-07-17T11:14:00Z"/>
        </w:trPr>
        <w:tc>
          <w:tcPr>
            <w:tcW w:w="1098" w:type="pct"/>
          </w:tcPr>
          <w:p w14:paraId="69C7306C" w14:textId="41911F43" w:rsidR="002E64BE" w:rsidRPr="001950A9" w:rsidRDefault="002E64BE" w:rsidP="001950A9">
            <w:pPr>
              <w:pStyle w:val="GOSTTablenorm"/>
              <w:rPr>
                <w:ins w:id="8110" w:author="Иванов Дмитрий Валерьевич" w:date="2024-07-17T11:14:00Z"/>
              </w:rPr>
            </w:pPr>
            <w:ins w:id="8111" w:author="Иванов Дмитрий Валерьевич" w:date="2024-07-17T11:14:00Z">
              <w:r w:rsidRPr="001950A9">
                <w:t>Дата и время открытия операционного дня для проведения отдельных операций (открытия по запросу)</w:t>
              </w:r>
            </w:ins>
          </w:p>
        </w:tc>
        <w:tc>
          <w:tcPr>
            <w:tcW w:w="766" w:type="pct"/>
          </w:tcPr>
          <w:p w14:paraId="19999C4B" w14:textId="77692E85" w:rsidR="002E64BE" w:rsidRPr="00BD7E9D" w:rsidRDefault="002E64BE" w:rsidP="002E64BE">
            <w:pPr>
              <w:pStyle w:val="GOSTTablenorm"/>
              <w:rPr>
                <w:ins w:id="8112" w:author="Иванов Дмитрий Валерьевич" w:date="2024-07-17T11:14:00Z"/>
                <w:b/>
              </w:rPr>
            </w:pPr>
            <w:proofErr w:type="gramStart"/>
            <w:ins w:id="8113" w:author="Иванов Дмитрий Валерьевич" w:date="2024-07-17T11:14:00Z">
              <w:r w:rsidRPr="00471360">
                <w:rPr>
                  <w:b/>
                  <w:szCs w:val="22"/>
                </w:rPr>
                <w:t>TradingDays:</w:t>
              </w:r>
              <w:r w:rsidRPr="003F1563">
                <w:rPr>
                  <w:szCs w:val="22"/>
                </w:rPr>
                <w:t>Open</w:t>
              </w:r>
              <w:r>
                <w:rPr>
                  <w:szCs w:val="22"/>
                  <w:lang w:val="en-US"/>
                </w:rPr>
                <w:t>O</w:t>
              </w:r>
              <w:r w:rsidRPr="00051296">
                <w:rPr>
                  <w:szCs w:val="22"/>
                </w:rPr>
                <w:t>n</w:t>
              </w:r>
              <w:r>
                <w:rPr>
                  <w:szCs w:val="22"/>
                  <w:lang w:val="en-US"/>
                </w:rPr>
                <w:t>R</w:t>
              </w:r>
              <w:r w:rsidRPr="00051296">
                <w:rPr>
                  <w:szCs w:val="22"/>
                </w:rPr>
                <w:t>equest</w:t>
              </w:r>
              <w:r w:rsidRPr="003F1563">
                <w:rPr>
                  <w:szCs w:val="22"/>
                </w:rPr>
                <w:t>Date</w:t>
              </w:r>
              <w:proofErr w:type="gramEnd"/>
            </w:ins>
          </w:p>
        </w:tc>
        <w:tc>
          <w:tcPr>
            <w:tcW w:w="496" w:type="pct"/>
            <w:gridSpan w:val="2"/>
          </w:tcPr>
          <w:p w14:paraId="350DA2CB" w14:textId="192A94B6" w:rsidR="002E64BE" w:rsidRPr="003F1563" w:rsidRDefault="002E64BE" w:rsidP="001950A9">
            <w:pPr>
              <w:pStyle w:val="GOSTTablenorm"/>
              <w:rPr>
                <w:ins w:id="8114" w:author="Иванов Дмитрий Валерьевич" w:date="2024-07-17T11:14:00Z"/>
              </w:rPr>
            </w:pPr>
            <w:ins w:id="8115" w:author="Иванов Дмитрий Валерьевич" w:date="2024-07-17T11:14:00Z">
              <w:r w:rsidRPr="003F1563">
                <w:t>Дата-время (timestamp)</w:t>
              </w:r>
            </w:ins>
          </w:p>
        </w:tc>
        <w:tc>
          <w:tcPr>
            <w:tcW w:w="264" w:type="pct"/>
            <w:gridSpan w:val="2"/>
          </w:tcPr>
          <w:p w14:paraId="672B0C67" w14:textId="1197CF47" w:rsidR="002E64BE" w:rsidRPr="003F1563" w:rsidRDefault="002E64BE" w:rsidP="001950A9">
            <w:pPr>
              <w:pStyle w:val="GOSTTablenorm"/>
              <w:rPr>
                <w:ins w:id="8116" w:author="Иванов Дмитрий Валерьевич" w:date="2024-07-17T11:14:00Z"/>
              </w:rPr>
            </w:pPr>
            <w:ins w:id="8117" w:author="Иванов Дмитрий Валерьевич" w:date="2024-07-17T11:14:00Z">
              <w:r>
                <w:t>Нет</w:t>
              </w:r>
            </w:ins>
          </w:p>
        </w:tc>
        <w:tc>
          <w:tcPr>
            <w:tcW w:w="269" w:type="pct"/>
            <w:gridSpan w:val="2"/>
          </w:tcPr>
          <w:p w14:paraId="7987B045" w14:textId="77777777" w:rsidR="002E64BE" w:rsidRPr="00C75A4E" w:rsidRDefault="002E64BE" w:rsidP="001950A9">
            <w:pPr>
              <w:pStyle w:val="GOSTTablenorm"/>
              <w:rPr>
                <w:ins w:id="8118" w:author="Иванов Дмитрий Валерьевич" w:date="2024-07-17T11:14:00Z"/>
                <w:lang w:val="en-US"/>
              </w:rPr>
            </w:pPr>
          </w:p>
        </w:tc>
        <w:tc>
          <w:tcPr>
            <w:tcW w:w="2101" w:type="pct"/>
            <w:gridSpan w:val="2"/>
          </w:tcPr>
          <w:p w14:paraId="07F7A360" w14:textId="77777777" w:rsidR="002E64BE" w:rsidRPr="003F1563" w:rsidRDefault="002E64BE" w:rsidP="001950A9">
            <w:pPr>
              <w:pStyle w:val="GOSTTablenorm"/>
              <w:rPr>
                <w:ins w:id="8119" w:author="Иванов Дмитрий Валерьевич" w:date="2024-07-17T11:14:00Z"/>
              </w:rPr>
            </w:pPr>
            <w:ins w:id="8120" w:author="Иванов Дмитрий Валерьевич" w:date="2024-07-17T11:14:00Z">
              <w:r w:rsidRPr="003F1563">
                <w:t xml:space="preserve">Указывается дата открытия операционного дня </w:t>
              </w:r>
              <w:r>
                <w:t>системы</w:t>
              </w:r>
              <w:r w:rsidRPr="001C34D5">
                <w:t xml:space="preserve"> </w:t>
              </w:r>
              <w:r>
                <w:t>для проведения отдельных операций (открытия по запросу)</w:t>
              </w:r>
              <w:r w:rsidRPr="003F1563">
                <w:t>.</w:t>
              </w:r>
            </w:ins>
          </w:p>
          <w:p w14:paraId="42433F6A" w14:textId="4A0A245E" w:rsidR="002E64BE" w:rsidRPr="003F1563" w:rsidRDefault="002E64BE" w:rsidP="001950A9">
            <w:pPr>
              <w:pStyle w:val="GOSTTablenorm"/>
              <w:rPr>
                <w:ins w:id="8121" w:author="Иванов Дмитрий Валерьевич" w:date="2024-07-17T11:14:00Z"/>
              </w:rPr>
            </w:pPr>
            <w:ins w:id="8122" w:author="Иванов Дмитрий Валерьевич" w:date="2024-07-17T11:14:00Z">
              <w:r w:rsidRPr="003F1563">
                <w:t xml:space="preserve">Формат YYYY-MM-DD </w:t>
              </w:r>
              <w:proofErr w:type="gramStart"/>
              <w:r w:rsidRPr="003F1563">
                <w:t>hh:mm</w:t>
              </w:r>
              <w:proofErr w:type="gramEnd"/>
              <w:r w:rsidRPr="003F1563">
                <w:t>:ss</w:t>
              </w:r>
            </w:ins>
            <w:r w:rsidR="0055495A">
              <w:t>.</w:t>
            </w:r>
          </w:p>
          <w:p w14:paraId="658233A3" w14:textId="5D1F5B6D" w:rsidR="002E64BE" w:rsidRPr="003F1563" w:rsidRDefault="002E64BE" w:rsidP="0027578C">
            <w:pPr>
              <w:pStyle w:val="GOSTTablenorm"/>
              <w:rPr>
                <w:ins w:id="8123" w:author="Иванов Дмитрий Валерьевич" w:date="2024-07-17T11:14:00Z"/>
              </w:rPr>
            </w:pPr>
            <w:ins w:id="8124" w:author="Иванов Дмитрий Валерьевич" w:date="2024-07-17T11:14:00Z">
              <w:r w:rsidRPr="003F1563">
                <w:t>Если день открывался</w:t>
              </w:r>
              <w:r>
                <w:t xml:space="preserve"> по запросу</w:t>
              </w:r>
              <w:r w:rsidRPr="003F1563">
                <w:t xml:space="preserve"> более одного раза – указывается дата последнего открытия</w:t>
              </w:r>
              <w:r>
                <w:t xml:space="preserve"> по запросу</w:t>
              </w:r>
            </w:ins>
          </w:p>
        </w:tc>
      </w:tr>
      <w:tr w:rsidR="002E64BE" w:rsidRPr="003F1563" w14:paraId="2F154CB6" w14:textId="77777777" w:rsidTr="00C75A4E">
        <w:trPr>
          <w:gridBefore w:val="2"/>
          <w:wBefore w:w="6" w:type="pct"/>
          <w:trHeight w:val="293"/>
          <w:jc w:val="center"/>
          <w:ins w:id="8125" w:author="Иванов Дмитрий Валерьевич" w:date="2024-07-17T11:14:00Z"/>
        </w:trPr>
        <w:tc>
          <w:tcPr>
            <w:tcW w:w="1098" w:type="pct"/>
          </w:tcPr>
          <w:p w14:paraId="6129F391" w14:textId="197CA182" w:rsidR="002E64BE" w:rsidRPr="001950A9" w:rsidRDefault="002E64BE" w:rsidP="001950A9">
            <w:pPr>
              <w:pStyle w:val="GOSTTablenorm"/>
              <w:rPr>
                <w:ins w:id="8126" w:author="Иванов Дмитрий Валерьевич" w:date="2024-07-17T11:14:00Z"/>
              </w:rPr>
            </w:pPr>
            <w:ins w:id="8127" w:author="Иванов Дмитрий Валерьевич" w:date="2024-07-17T11:14:00Z">
              <w:r w:rsidRPr="001950A9">
                <w:t xml:space="preserve">ФП – отправитель запроса, на основании которого было выполнено открытие </w:t>
              </w:r>
            </w:ins>
            <w:ins w:id="8128" w:author="Сатлер Марина Викторовна" w:date="2024-10-04T16:05:00Z">
              <w:r w:rsidR="00175C9D" w:rsidRPr="00175C9D">
                <w:t>операционного дня</w:t>
              </w:r>
            </w:ins>
            <w:ins w:id="8129" w:author="Иванов Дмитрий Валерьевич" w:date="2024-07-17T11:14:00Z">
              <w:del w:id="8130" w:author="Сатлер Марина Викторовна" w:date="2024-10-04T16:05:00Z">
                <w:r w:rsidRPr="001950A9" w:rsidDel="00175C9D">
                  <w:delText>ОД</w:delText>
                </w:r>
              </w:del>
              <w:r w:rsidRPr="001950A9">
                <w:t xml:space="preserve"> для проведения отдельных операций (открытия по запросу)</w:t>
              </w:r>
            </w:ins>
          </w:p>
        </w:tc>
        <w:tc>
          <w:tcPr>
            <w:tcW w:w="766" w:type="pct"/>
          </w:tcPr>
          <w:p w14:paraId="2171DCB7" w14:textId="49A7C8A5" w:rsidR="002E64BE" w:rsidRPr="00BD7E9D" w:rsidRDefault="002E64BE" w:rsidP="002E64BE">
            <w:pPr>
              <w:pStyle w:val="GOSTTablenorm"/>
              <w:rPr>
                <w:ins w:id="8131" w:author="Иванов Дмитрий Валерьевич" w:date="2024-07-17T11:14:00Z"/>
                <w:b/>
              </w:rPr>
            </w:pPr>
            <w:proofErr w:type="gramStart"/>
            <w:ins w:id="8132" w:author="Иванов Дмитрий Валерьевич" w:date="2024-07-17T11:14:00Z">
              <w:r w:rsidRPr="00471360">
                <w:rPr>
                  <w:b/>
                  <w:szCs w:val="22"/>
                </w:rPr>
                <w:t>TradingDays:</w:t>
              </w:r>
              <w:r w:rsidRPr="008A1BFA">
                <w:rPr>
                  <w:szCs w:val="22"/>
                </w:rPr>
                <w:t>OpenOnRequestSystem</w:t>
              </w:r>
              <w:proofErr w:type="gramEnd"/>
            </w:ins>
          </w:p>
        </w:tc>
        <w:tc>
          <w:tcPr>
            <w:tcW w:w="496" w:type="pct"/>
            <w:gridSpan w:val="2"/>
          </w:tcPr>
          <w:p w14:paraId="282D268F" w14:textId="44C9308B" w:rsidR="002E64BE" w:rsidRPr="003F1563" w:rsidRDefault="002E64BE" w:rsidP="001950A9">
            <w:pPr>
              <w:pStyle w:val="GOSTTablenorm"/>
              <w:rPr>
                <w:ins w:id="8133" w:author="Иванов Дмитрий Валерьевич" w:date="2024-07-17T11:14:00Z"/>
              </w:rPr>
            </w:pPr>
            <w:ins w:id="8134" w:author="Иванов Дмитрий Валерьевич" w:date="2024-07-17T11:14:00Z">
              <w:r w:rsidRPr="00002655">
                <w:t>Строка</w:t>
              </w:r>
            </w:ins>
          </w:p>
        </w:tc>
        <w:tc>
          <w:tcPr>
            <w:tcW w:w="264" w:type="pct"/>
            <w:gridSpan w:val="2"/>
          </w:tcPr>
          <w:p w14:paraId="672CF9C3" w14:textId="75580CB9" w:rsidR="002E64BE" w:rsidRPr="003F1563" w:rsidRDefault="002E64BE" w:rsidP="001950A9">
            <w:pPr>
              <w:pStyle w:val="GOSTTablenorm"/>
              <w:rPr>
                <w:ins w:id="8135" w:author="Иванов Дмитрий Валерьевич" w:date="2024-07-17T11:14:00Z"/>
              </w:rPr>
            </w:pPr>
            <w:ins w:id="8136" w:author="Иванов Дмитрий Валерьевич" w:date="2024-07-17T11:14:00Z">
              <w:r w:rsidRPr="003F1563">
                <w:t>Нет</w:t>
              </w:r>
            </w:ins>
          </w:p>
        </w:tc>
        <w:tc>
          <w:tcPr>
            <w:tcW w:w="269" w:type="pct"/>
            <w:gridSpan w:val="2"/>
          </w:tcPr>
          <w:p w14:paraId="4376A86C" w14:textId="4DED194E" w:rsidR="002E64BE" w:rsidRPr="00C75A4E" w:rsidRDefault="002E64BE" w:rsidP="001950A9">
            <w:pPr>
              <w:pStyle w:val="GOSTTablenorm"/>
              <w:rPr>
                <w:ins w:id="8137" w:author="Иванов Дмитрий Валерьевич" w:date="2024-07-17T11:14:00Z"/>
                <w:lang w:val="en-US"/>
              </w:rPr>
            </w:pPr>
            <w:ins w:id="8138" w:author="Иванов Дмитрий Валерьевич" w:date="2024-07-17T11:14:00Z">
              <w:r w:rsidRPr="00002655">
                <w:t>&lt;=10</w:t>
              </w:r>
            </w:ins>
          </w:p>
        </w:tc>
        <w:tc>
          <w:tcPr>
            <w:tcW w:w="2101" w:type="pct"/>
            <w:gridSpan w:val="2"/>
          </w:tcPr>
          <w:p w14:paraId="1BF0A82B" w14:textId="77777777" w:rsidR="002E64BE" w:rsidRDefault="002E64BE" w:rsidP="001950A9">
            <w:pPr>
              <w:pStyle w:val="GOSTTablenorm"/>
              <w:rPr>
                <w:ins w:id="8139" w:author="Иванов Дмитрий Валерьевич" w:date="2024-07-17T11:14:00Z"/>
              </w:rPr>
            </w:pPr>
            <w:ins w:id="8140" w:author="Иванов Дмитрий Валерьевич" w:date="2024-07-17T11:14:00Z">
              <w:r>
                <w:t xml:space="preserve">Указывается информация о </w:t>
              </w:r>
              <w:r w:rsidRPr="00444A49">
                <w:t xml:space="preserve">ФП </w:t>
              </w:r>
              <w:r>
                <w:t>–</w:t>
              </w:r>
              <w:r w:rsidRPr="00444A49">
                <w:t xml:space="preserve"> отправител</w:t>
              </w:r>
              <w:r>
                <w:t>е запроса, на основании которого было выполнено открытие</w:t>
              </w:r>
              <w:r w:rsidRPr="003F1563">
                <w:t xml:space="preserve"> операционного дня </w:t>
              </w:r>
              <w:r>
                <w:t>системы для проведения отдельных операций (открытия по запросу)</w:t>
              </w:r>
              <w:r w:rsidRPr="003F1563">
                <w:t>.</w:t>
              </w:r>
            </w:ins>
          </w:p>
          <w:p w14:paraId="3A28175E" w14:textId="77E667AE" w:rsidR="002E64BE" w:rsidRPr="003F1563" w:rsidRDefault="002E64BE" w:rsidP="001950A9">
            <w:pPr>
              <w:pStyle w:val="GOSTTablenorm"/>
              <w:rPr>
                <w:ins w:id="8141" w:author="Иванов Дмитрий Валерьевич" w:date="2024-07-17T11:14:00Z"/>
              </w:rPr>
            </w:pPr>
            <w:ins w:id="8142" w:author="Иванов Дмитрий Валерьевич" w:date="2024-07-17T11:14:00Z">
              <w:r w:rsidRPr="003F1563">
                <w:t>Если день открывался</w:t>
              </w:r>
              <w:r>
                <w:t xml:space="preserve"> по запросу</w:t>
              </w:r>
              <w:r w:rsidRPr="003F1563">
                <w:t xml:space="preserve"> более одного раза – указывается </w:t>
              </w:r>
              <w:r>
                <w:t>информация о ФП, инициировавшей</w:t>
              </w:r>
              <w:r w:rsidRPr="003F1563">
                <w:t xml:space="preserve"> последне</w:t>
              </w:r>
              <w:r>
                <w:t>е</w:t>
              </w:r>
              <w:r w:rsidRPr="003F1563">
                <w:t xml:space="preserve"> </w:t>
              </w:r>
              <w:r>
                <w:t>открытие по запросу</w:t>
              </w:r>
            </w:ins>
          </w:p>
        </w:tc>
      </w:tr>
      <w:tr w:rsidR="002E64BE" w:rsidRPr="003F1563" w14:paraId="03C176BD" w14:textId="77777777" w:rsidTr="00C75A4E">
        <w:trPr>
          <w:gridBefore w:val="2"/>
          <w:wBefore w:w="6" w:type="pct"/>
          <w:trHeight w:val="293"/>
          <w:jc w:val="center"/>
        </w:trPr>
        <w:tc>
          <w:tcPr>
            <w:tcW w:w="1098" w:type="pct"/>
          </w:tcPr>
          <w:p w14:paraId="3ADF19C2" w14:textId="77777777" w:rsidR="002E64BE" w:rsidRPr="001950A9" w:rsidRDefault="002E64BE" w:rsidP="001950A9">
            <w:pPr>
              <w:pStyle w:val="GOSTTablenorm"/>
            </w:pPr>
            <w:r w:rsidRPr="001950A9">
              <w:lastRenderedPageBreak/>
              <w:t>Дата и время закрытия операционного дня</w:t>
            </w:r>
          </w:p>
        </w:tc>
        <w:tc>
          <w:tcPr>
            <w:tcW w:w="766" w:type="pct"/>
          </w:tcPr>
          <w:p w14:paraId="1BEC006B" w14:textId="77777777" w:rsidR="002E64BE" w:rsidRPr="003F1563" w:rsidRDefault="002E64BE" w:rsidP="002E64BE">
            <w:pPr>
              <w:pStyle w:val="GOSTTablenorm"/>
            </w:pPr>
            <w:proofErr w:type="gramStart"/>
            <w:r w:rsidRPr="00BD7E9D">
              <w:rPr>
                <w:b/>
              </w:rPr>
              <w:t>TradingDays:</w:t>
            </w:r>
            <w:r w:rsidRPr="003F1563">
              <w:t>CloseDate</w:t>
            </w:r>
            <w:proofErr w:type="gramEnd"/>
          </w:p>
        </w:tc>
        <w:tc>
          <w:tcPr>
            <w:tcW w:w="496" w:type="pct"/>
            <w:gridSpan w:val="2"/>
          </w:tcPr>
          <w:p w14:paraId="47D8D3A6" w14:textId="77777777" w:rsidR="002E64BE" w:rsidRPr="003F1563" w:rsidRDefault="002E64BE" w:rsidP="002E64BE">
            <w:pPr>
              <w:pStyle w:val="GOSTTablenorm"/>
            </w:pPr>
            <w:r w:rsidRPr="003F1563">
              <w:t>Дата-время (timestamp)</w:t>
            </w:r>
          </w:p>
        </w:tc>
        <w:tc>
          <w:tcPr>
            <w:tcW w:w="264" w:type="pct"/>
            <w:gridSpan w:val="2"/>
          </w:tcPr>
          <w:p w14:paraId="643C6BC8" w14:textId="77777777" w:rsidR="002E64BE" w:rsidRPr="003F1563" w:rsidRDefault="002E64BE" w:rsidP="002E64BE">
            <w:pPr>
              <w:pStyle w:val="GOSTTablenorm"/>
            </w:pPr>
            <w:r w:rsidRPr="003F1563">
              <w:t>Да</w:t>
            </w:r>
          </w:p>
        </w:tc>
        <w:tc>
          <w:tcPr>
            <w:tcW w:w="269" w:type="pct"/>
            <w:gridSpan w:val="2"/>
          </w:tcPr>
          <w:p w14:paraId="7CFFC7BF" w14:textId="5C65ACF3" w:rsidR="002E64BE" w:rsidRPr="00C75A4E" w:rsidRDefault="002E64BE" w:rsidP="002E64BE">
            <w:pPr>
              <w:pStyle w:val="GOSTTablenorm"/>
              <w:rPr>
                <w:lang w:val="en-US"/>
              </w:rPr>
            </w:pPr>
          </w:p>
        </w:tc>
        <w:tc>
          <w:tcPr>
            <w:tcW w:w="2101" w:type="pct"/>
            <w:gridSpan w:val="2"/>
          </w:tcPr>
          <w:p w14:paraId="7B9EE065" w14:textId="77777777" w:rsidR="002E64BE" w:rsidRPr="003F1563" w:rsidRDefault="002E64BE" w:rsidP="002E64BE">
            <w:pPr>
              <w:pStyle w:val="GOSTTablenorm"/>
            </w:pPr>
            <w:r w:rsidRPr="003F1563">
              <w:t>Указывается дата закрытия операционного дня системы.</w:t>
            </w:r>
          </w:p>
          <w:p w14:paraId="19138631" w14:textId="60517454" w:rsidR="002E64BE" w:rsidRPr="003F1563" w:rsidRDefault="002E64BE" w:rsidP="002E64BE">
            <w:pPr>
              <w:pStyle w:val="GOSTTablenorm"/>
            </w:pPr>
            <w:r w:rsidRPr="003F1563">
              <w:t xml:space="preserve">Формат YYYY-MM-DD </w:t>
            </w:r>
            <w:proofErr w:type="gramStart"/>
            <w:r w:rsidRPr="003F1563">
              <w:t>hh:mm</w:t>
            </w:r>
            <w:proofErr w:type="gramEnd"/>
            <w:r w:rsidRPr="003F1563">
              <w:t>:ss</w:t>
            </w:r>
            <w:r>
              <w:t>.</w:t>
            </w:r>
          </w:p>
          <w:p w14:paraId="1D0FD740" w14:textId="3F377D55" w:rsidR="002E64BE" w:rsidRPr="003F1563" w:rsidRDefault="002E64BE" w:rsidP="002E64BE">
            <w:pPr>
              <w:pStyle w:val="GOSTTablenorm"/>
            </w:pPr>
            <w:r w:rsidRPr="003F1563">
              <w:t>Если день закрывался более одного раза – указывается дата последнего закрытия</w:t>
            </w:r>
          </w:p>
        </w:tc>
      </w:tr>
      <w:tr w:rsidR="002E64BE" w:rsidRPr="003F1563" w14:paraId="0D2F8417" w14:textId="77777777" w:rsidTr="00C75A4E">
        <w:trPr>
          <w:gridBefore w:val="2"/>
          <w:wBefore w:w="6" w:type="pct"/>
          <w:trHeight w:val="293"/>
          <w:jc w:val="center"/>
          <w:ins w:id="8143" w:author="Иванов Дмитрий Валерьевич" w:date="2024-07-17T11:14:00Z"/>
        </w:trPr>
        <w:tc>
          <w:tcPr>
            <w:tcW w:w="1098" w:type="pct"/>
          </w:tcPr>
          <w:p w14:paraId="33CFC80F" w14:textId="660714A6" w:rsidR="002E64BE" w:rsidRPr="001950A9" w:rsidRDefault="002E64BE" w:rsidP="001950A9">
            <w:pPr>
              <w:pStyle w:val="GOSTTablenorm"/>
              <w:rPr>
                <w:ins w:id="8144" w:author="Иванов Дмитрий Валерьевич" w:date="2024-07-17T11:14:00Z"/>
              </w:rPr>
            </w:pPr>
            <w:ins w:id="8145" w:author="Иванов Дмитрий Валерьевич" w:date="2024-07-17T11:15:00Z">
              <w:r w:rsidRPr="001950A9">
                <w:t xml:space="preserve">ФП – отправитель запроса, на основании которого было выполнено закрытие </w:t>
              </w:r>
            </w:ins>
            <w:ins w:id="8146" w:author="Сатлер Марина Викторовна" w:date="2024-10-04T16:05:00Z">
              <w:r w:rsidR="00175C9D" w:rsidRPr="00175C9D">
                <w:t>операционного дня</w:t>
              </w:r>
            </w:ins>
            <w:ins w:id="8147" w:author="Иванов Дмитрий Валерьевич" w:date="2024-07-17T11:15:00Z">
              <w:del w:id="8148" w:author="Сатлер Марина Викторовна" w:date="2024-10-04T16:05:00Z">
                <w:r w:rsidRPr="001950A9" w:rsidDel="00175C9D">
                  <w:delText>ОД</w:delText>
                </w:r>
              </w:del>
            </w:ins>
          </w:p>
        </w:tc>
        <w:tc>
          <w:tcPr>
            <w:tcW w:w="766" w:type="pct"/>
          </w:tcPr>
          <w:p w14:paraId="453ABBF8" w14:textId="04CC313F" w:rsidR="002E64BE" w:rsidRPr="00BD7E9D" w:rsidRDefault="002E64BE" w:rsidP="002E64BE">
            <w:pPr>
              <w:pStyle w:val="GOSTTablenorm"/>
              <w:rPr>
                <w:ins w:id="8149" w:author="Иванов Дмитрий Валерьевич" w:date="2024-07-17T11:14:00Z"/>
                <w:b/>
              </w:rPr>
            </w:pPr>
            <w:proofErr w:type="gramStart"/>
            <w:ins w:id="8150" w:author="Иванов Дмитрий Валерьевич" w:date="2024-07-17T11:15:00Z">
              <w:r w:rsidRPr="00471360">
                <w:rPr>
                  <w:b/>
                  <w:szCs w:val="22"/>
                </w:rPr>
                <w:t>TradingDays:</w:t>
              </w:r>
              <w:r w:rsidRPr="008A1BFA">
                <w:rPr>
                  <w:szCs w:val="22"/>
                </w:rPr>
                <w:t>CloseSystem</w:t>
              </w:r>
            </w:ins>
            <w:proofErr w:type="gramEnd"/>
          </w:p>
        </w:tc>
        <w:tc>
          <w:tcPr>
            <w:tcW w:w="496" w:type="pct"/>
            <w:gridSpan w:val="2"/>
          </w:tcPr>
          <w:p w14:paraId="7949EEBC" w14:textId="2889ED3E" w:rsidR="002E64BE" w:rsidRPr="001950A9" w:rsidRDefault="002E64BE" w:rsidP="001950A9">
            <w:pPr>
              <w:pStyle w:val="GOSTTablenorm"/>
              <w:rPr>
                <w:ins w:id="8151" w:author="Иванов Дмитрий Валерьевич" w:date="2024-07-17T11:14:00Z"/>
              </w:rPr>
            </w:pPr>
            <w:ins w:id="8152" w:author="Иванов Дмитрий Валерьевич" w:date="2024-07-17T11:15:00Z">
              <w:r w:rsidRPr="001950A9">
                <w:t>Строка</w:t>
              </w:r>
            </w:ins>
          </w:p>
        </w:tc>
        <w:tc>
          <w:tcPr>
            <w:tcW w:w="264" w:type="pct"/>
            <w:gridSpan w:val="2"/>
          </w:tcPr>
          <w:p w14:paraId="245893BE" w14:textId="4E5F3592" w:rsidR="002E64BE" w:rsidRPr="001950A9" w:rsidRDefault="002E64BE" w:rsidP="001950A9">
            <w:pPr>
              <w:pStyle w:val="GOSTTablenorm"/>
              <w:rPr>
                <w:ins w:id="8153" w:author="Иванов Дмитрий Валерьевич" w:date="2024-07-17T11:14:00Z"/>
              </w:rPr>
            </w:pPr>
            <w:ins w:id="8154" w:author="Иванов Дмитрий Валерьевич" w:date="2024-07-17T11:15:00Z">
              <w:r w:rsidRPr="001950A9">
                <w:t>Да</w:t>
              </w:r>
            </w:ins>
          </w:p>
        </w:tc>
        <w:tc>
          <w:tcPr>
            <w:tcW w:w="269" w:type="pct"/>
            <w:gridSpan w:val="2"/>
          </w:tcPr>
          <w:p w14:paraId="752893CC" w14:textId="3596F7E8" w:rsidR="002E64BE" w:rsidRPr="001950A9" w:rsidRDefault="002E64BE" w:rsidP="001950A9">
            <w:pPr>
              <w:pStyle w:val="GOSTTablenorm"/>
              <w:rPr>
                <w:ins w:id="8155" w:author="Иванов Дмитрий Валерьевич" w:date="2024-07-17T11:14:00Z"/>
              </w:rPr>
            </w:pPr>
            <w:ins w:id="8156" w:author="Иванов Дмитрий Валерьевич" w:date="2024-07-17T11:15:00Z">
              <w:r w:rsidRPr="001950A9">
                <w:t>&lt;=10</w:t>
              </w:r>
            </w:ins>
          </w:p>
        </w:tc>
        <w:tc>
          <w:tcPr>
            <w:tcW w:w="2101" w:type="pct"/>
            <w:gridSpan w:val="2"/>
          </w:tcPr>
          <w:p w14:paraId="7BB15F43" w14:textId="77777777" w:rsidR="002E64BE" w:rsidRPr="001950A9" w:rsidRDefault="002E64BE" w:rsidP="001950A9">
            <w:pPr>
              <w:pStyle w:val="GOSTTablenorm"/>
              <w:rPr>
                <w:ins w:id="8157" w:author="Иванов Дмитрий Валерьевич" w:date="2024-07-17T11:15:00Z"/>
              </w:rPr>
            </w:pPr>
            <w:ins w:id="8158" w:author="Иванов Дмитрий Валерьевич" w:date="2024-07-17T11:15:00Z">
              <w:r w:rsidRPr="001950A9">
                <w:t>Указывается информация о ФП – отправителе запроса, на основании которого было выполнено закрытие операционного дня системы.</w:t>
              </w:r>
            </w:ins>
          </w:p>
          <w:p w14:paraId="30BAE6A8" w14:textId="64740B5A" w:rsidR="002E64BE" w:rsidRPr="001950A9" w:rsidRDefault="002E64BE" w:rsidP="001950A9">
            <w:pPr>
              <w:pStyle w:val="GOSTTablenorm"/>
              <w:rPr>
                <w:ins w:id="8159" w:author="Иванов Дмитрий Валерьевич" w:date="2024-07-17T11:14:00Z"/>
              </w:rPr>
            </w:pPr>
            <w:ins w:id="8160" w:author="Иванов Дмитрий Валерьевич" w:date="2024-07-17T11:15:00Z">
              <w:r w:rsidRPr="001950A9">
                <w:t>Если день закрывался более одного раза – указывается информация о ФП, инициировавшей последнее закрытие</w:t>
              </w:r>
            </w:ins>
          </w:p>
        </w:tc>
      </w:tr>
      <w:tr w:rsidR="002E64BE" w:rsidRPr="003F1563" w14:paraId="222642F0" w14:textId="77777777" w:rsidTr="00C75A4E">
        <w:trPr>
          <w:gridBefore w:val="2"/>
          <w:wBefore w:w="6" w:type="pct"/>
          <w:trHeight w:val="293"/>
          <w:jc w:val="center"/>
        </w:trPr>
        <w:tc>
          <w:tcPr>
            <w:tcW w:w="1098" w:type="pct"/>
          </w:tcPr>
          <w:p w14:paraId="2FF4E4E3" w14:textId="77777777" w:rsidR="002E64BE" w:rsidRPr="001950A9" w:rsidRDefault="002E64BE" w:rsidP="001950A9">
            <w:pPr>
              <w:pStyle w:val="GOSTTablenorm"/>
            </w:pPr>
            <w:r w:rsidRPr="001950A9">
              <w:t>Дата и время окончательного закрытия операционного дня</w:t>
            </w:r>
          </w:p>
        </w:tc>
        <w:tc>
          <w:tcPr>
            <w:tcW w:w="766" w:type="pct"/>
          </w:tcPr>
          <w:p w14:paraId="60FDA317" w14:textId="77777777" w:rsidR="002E64BE" w:rsidRPr="003F1563" w:rsidRDefault="002E64BE" w:rsidP="002E64BE">
            <w:pPr>
              <w:pStyle w:val="GOSTTablenorm"/>
            </w:pPr>
            <w:proofErr w:type="gramStart"/>
            <w:r w:rsidRPr="00BD7E9D">
              <w:rPr>
                <w:b/>
              </w:rPr>
              <w:t>TradingDays:</w:t>
            </w:r>
            <w:r w:rsidRPr="003F1563">
              <w:t>ClosePermanentlyDate</w:t>
            </w:r>
            <w:proofErr w:type="gramEnd"/>
          </w:p>
        </w:tc>
        <w:tc>
          <w:tcPr>
            <w:tcW w:w="496" w:type="pct"/>
            <w:gridSpan w:val="2"/>
          </w:tcPr>
          <w:p w14:paraId="7D66A642" w14:textId="77777777" w:rsidR="002E64BE" w:rsidRPr="001950A9" w:rsidRDefault="002E64BE" w:rsidP="001950A9">
            <w:pPr>
              <w:pStyle w:val="GOSTTablenorm"/>
            </w:pPr>
            <w:r w:rsidRPr="001950A9">
              <w:t>Дата-время (timestamp)</w:t>
            </w:r>
          </w:p>
        </w:tc>
        <w:tc>
          <w:tcPr>
            <w:tcW w:w="264" w:type="pct"/>
            <w:gridSpan w:val="2"/>
          </w:tcPr>
          <w:p w14:paraId="66052A4F" w14:textId="77777777" w:rsidR="002E64BE" w:rsidRPr="001950A9" w:rsidRDefault="002E64BE" w:rsidP="001950A9">
            <w:pPr>
              <w:pStyle w:val="GOSTTablenorm"/>
            </w:pPr>
            <w:r w:rsidRPr="001950A9">
              <w:t>Да</w:t>
            </w:r>
          </w:p>
        </w:tc>
        <w:tc>
          <w:tcPr>
            <w:tcW w:w="269" w:type="pct"/>
            <w:gridSpan w:val="2"/>
          </w:tcPr>
          <w:p w14:paraId="6F350E1C" w14:textId="43A8BCD2" w:rsidR="002E64BE" w:rsidRPr="001950A9" w:rsidRDefault="002E64BE" w:rsidP="001950A9">
            <w:pPr>
              <w:pStyle w:val="GOSTTablenorm"/>
            </w:pPr>
          </w:p>
        </w:tc>
        <w:tc>
          <w:tcPr>
            <w:tcW w:w="2101" w:type="pct"/>
            <w:gridSpan w:val="2"/>
          </w:tcPr>
          <w:p w14:paraId="616B3A36" w14:textId="77777777" w:rsidR="002E64BE" w:rsidRPr="001950A9" w:rsidRDefault="002E64BE" w:rsidP="001950A9">
            <w:pPr>
              <w:pStyle w:val="GOSTTablenorm"/>
            </w:pPr>
            <w:r w:rsidRPr="001950A9">
              <w:t>Указывается дата окончательного закрытия операционного дня системы.</w:t>
            </w:r>
          </w:p>
          <w:p w14:paraId="69A51523" w14:textId="2FE89AE0" w:rsidR="002E64BE" w:rsidRPr="001950A9" w:rsidRDefault="002E64BE" w:rsidP="001950A9">
            <w:pPr>
              <w:pStyle w:val="GOSTTablenorm"/>
            </w:pPr>
            <w:r w:rsidRPr="001950A9">
              <w:t xml:space="preserve">Формат YYYY-MM-DD </w:t>
            </w:r>
            <w:proofErr w:type="gramStart"/>
            <w:r w:rsidRPr="001950A9">
              <w:t>hh:mm</w:t>
            </w:r>
            <w:proofErr w:type="gramEnd"/>
            <w:r w:rsidRPr="001950A9">
              <w:t>:ss.</w:t>
            </w:r>
          </w:p>
          <w:p w14:paraId="7D28D2A7" w14:textId="0B7C6B92" w:rsidR="002E64BE" w:rsidRPr="001950A9" w:rsidRDefault="002E64BE" w:rsidP="001950A9">
            <w:pPr>
              <w:pStyle w:val="GOSTTablenorm"/>
            </w:pPr>
            <w:r w:rsidRPr="001950A9">
              <w:t>Если день окончательно закрывался более одного раза – указывается дата последнего окончательного закрытия</w:t>
            </w:r>
          </w:p>
        </w:tc>
      </w:tr>
      <w:tr w:rsidR="002E64BE" w:rsidRPr="003F1563" w14:paraId="45248E92" w14:textId="77777777" w:rsidTr="00C75A4E">
        <w:trPr>
          <w:gridBefore w:val="2"/>
          <w:wBefore w:w="6" w:type="pct"/>
          <w:trHeight w:val="293"/>
          <w:jc w:val="center"/>
          <w:ins w:id="8161" w:author="Иванов Дмитрий Валерьевич" w:date="2024-07-17T11:14:00Z"/>
        </w:trPr>
        <w:tc>
          <w:tcPr>
            <w:tcW w:w="1098" w:type="pct"/>
          </w:tcPr>
          <w:p w14:paraId="3DB9CD84" w14:textId="564A99DB" w:rsidR="002E64BE" w:rsidRPr="001950A9" w:rsidRDefault="002E64BE" w:rsidP="001950A9">
            <w:pPr>
              <w:pStyle w:val="GOSTTablenorm"/>
              <w:rPr>
                <w:ins w:id="8162" w:author="Иванов Дмитрий Валерьевич" w:date="2024-07-17T11:14:00Z"/>
              </w:rPr>
            </w:pPr>
            <w:ins w:id="8163" w:author="Иванов Дмитрий Валерьевич" w:date="2024-07-17T11:15:00Z">
              <w:r w:rsidRPr="001950A9">
                <w:t xml:space="preserve">ФП – отправитель запроса, на основании которого было выполнено окончательное закрытие </w:t>
              </w:r>
            </w:ins>
            <w:ins w:id="8164" w:author="Сатлер Марина Викторовна" w:date="2024-10-04T16:05:00Z">
              <w:r w:rsidR="00175C9D" w:rsidRPr="00175C9D">
                <w:t>операционного дня</w:t>
              </w:r>
            </w:ins>
            <w:ins w:id="8165" w:author="Иванов Дмитрий Валерьевич" w:date="2024-07-17T11:15:00Z">
              <w:del w:id="8166" w:author="Сатлер Марина Викторовна" w:date="2024-10-04T16:05:00Z">
                <w:r w:rsidRPr="001950A9" w:rsidDel="00175C9D">
                  <w:delText>ОД</w:delText>
                </w:r>
              </w:del>
            </w:ins>
          </w:p>
        </w:tc>
        <w:tc>
          <w:tcPr>
            <w:tcW w:w="766" w:type="pct"/>
          </w:tcPr>
          <w:p w14:paraId="1C0E10AE" w14:textId="1056B868" w:rsidR="002E64BE" w:rsidRPr="00BD7E9D" w:rsidRDefault="002E64BE" w:rsidP="002E64BE">
            <w:pPr>
              <w:pStyle w:val="GOSTTablenorm"/>
              <w:rPr>
                <w:ins w:id="8167" w:author="Иванов Дмитрий Валерьевич" w:date="2024-07-17T11:14:00Z"/>
                <w:b/>
              </w:rPr>
            </w:pPr>
            <w:proofErr w:type="gramStart"/>
            <w:ins w:id="8168" w:author="Иванов Дмитрий Валерьевич" w:date="2024-07-17T11:15:00Z">
              <w:r w:rsidRPr="00471360">
                <w:rPr>
                  <w:b/>
                  <w:szCs w:val="22"/>
                </w:rPr>
                <w:t>TradingDays:</w:t>
              </w:r>
              <w:r w:rsidRPr="008A1BFA">
                <w:rPr>
                  <w:szCs w:val="22"/>
                </w:rPr>
                <w:t>ClosePermanentlySystem</w:t>
              </w:r>
            </w:ins>
            <w:proofErr w:type="gramEnd"/>
          </w:p>
        </w:tc>
        <w:tc>
          <w:tcPr>
            <w:tcW w:w="496" w:type="pct"/>
            <w:gridSpan w:val="2"/>
          </w:tcPr>
          <w:p w14:paraId="62A2A0E0" w14:textId="69ED15CA" w:rsidR="002E64BE" w:rsidRPr="001950A9" w:rsidRDefault="002E64BE" w:rsidP="001950A9">
            <w:pPr>
              <w:pStyle w:val="GOSTTablenorm"/>
              <w:rPr>
                <w:ins w:id="8169" w:author="Иванов Дмитрий Валерьевич" w:date="2024-07-17T11:14:00Z"/>
              </w:rPr>
            </w:pPr>
            <w:ins w:id="8170" w:author="Иванов Дмитрий Валерьевич" w:date="2024-07-17T11:15:00Z">
              <w:r w:rsidRPr="001950A9">
                <w:t>Строка</w:t>
              </w:r>
            </w:ins>
          </w:p>
        </w:tc>
        <w:tc>
          <w:tcPr>
            <w:tcW w:w="264" w:type="pct"/>
            <w:gridSpan w:val="2"/>
          </w:tcPr>
          <w:p w14:paraId="14029E06" w14:textId="4769E66F" w:rsidR="002E64BE" w:rsidRPr="001950A9" w:rsidRDefault="002E64BE" w:rsidP="001950A9">
            <w:pPr>
              <w:pStyle w:val="GOSTTablenorm"/>
              <w:rPr>
                <w:ins w:id="8171" w:author="Иванов Дмитрий Валерьевич" w:date="2024-07-17T11:14:00Z"/>
              </w:rPr>
            </w:pPr>
            <w:ins w:id="8172" w:author="Иванов Дмитрий Валерьевич" w:date="2024-07-17T11:15:00Z">
              <w:r w:rsidRPr="001950A9">
                <w:t>Да</w:t>
              </w:r>
            </w:ins>
          </w:p>
        </w:tc>
        <w:tc>
          <w:tcPr>
            <w:tcW w:w="269" w:type="pct"/>
            <w:gridSpan w:val="2"/>
          </w:tcPr>
          <w:p w14:paraId="43750E31" w14:textId="44BA1A6C" w:rsidR="002E64BE" w:rsidRPr="001950A9" w:rsidRDefault="002E64BE" w:rsidP="001950A9">
            <w:pPr>
              <w:pStyle w:val="GOSTTablenorm"/>
              <w:rPr>
                <w:ins w:id="8173" w:author="Иванов Дмитрий Валерьевич" w:date="2024-07-17T11:14:00Z"/>
              </w:rPr>
            </w:pPr>
            <w:ins w:id="8174" w:author="Иванов Дмитрий Валерьевич" w:date="2024-07-17T11:15:00Z">
              <w:r w:rsidRPr="001950A9">
                <w:t>&lt;=10</w:t>
              </w:r>
            </w:ins>
          </w:p>
        </w:tc>
        <w:tc>
          <w:tcPr>
            <w:tcW w:w="2101" w:type="pct"/>
            <w:gridSpan w:val="2"/>
          </w:tcPr>
          <w:p w14:paraId="329482DE" w14:textId="77777777" w:rsidR="002E64BE" w:rsidRPr="001950A9" w:rsidRDefault="002E64BE" w:rsidP="001950A9">
            <w:pPr>
              <w:pStyle w:val="GOSTTablenorm"/>
              <w:rPr>
                <w:ins w:id="8175" w:author="Иванов Дмитрий Валерьевич" w:date="2024-07-17T11:15:00Z"/>
              </w:rPr>
            </w:pPr>
            <w:ins w:id="8176" w:author="Иванов Дмитрий Валерьевич" w:date="2024-07-17T11:15:00Z">
              <w:r w:rsidRPr="001950A9">
                <w:t>Указывается информация о ФП – отправителе запроса, на основании которого было выполнено окончательное закрытие операционного дня системы.</w:t>
              </w:r>
            </w:ins>
          </w:p>
          <w:p w14:paraId="7CAE489C" w14:textId="65500633" w:rsidR="002E64BE" w:rsidRPr="001950A9" w:rsidRDefault="002E64BE" w:rsidP="001950A9">
            <w:pPr>
              <w:pStyle w:val="GOSTTablenorm"/>
              <w:rPr>
                <w:ins w:id="8177" w:author="Иванов Дмитрий Валерьевич" w:date="2024-07-17T11:14:00Z"/>
              </w:rPr>
            </w:pPr>
            <w:ins w:id="8178" w:author="Иванов Дмитрий Валерьевич" w:date="2024-07-17T11:15:00Z">
              <w:r w:rsidRPr="001950A9">
                <w:t>Если день окончательно закрывался более одного раза – указывается информация о ФП, инициировавшей последнее закрытие</w:t>
              </w:r>
            </w:ins>
          </w:p>
        </w:tc>
      </w:tr>
      <w:tr w:rsidR="002E64BE" w:rsidRPr="003F1563" w14:paraId="25B580EA" w14:textId="77777777" w:rsidTr="00C75A4E">
        <w:trPr>
          <w:gridBefore w:val="2"/>
          <w:wBefore w:w="6" w:type="pct"/>
          <w:trHeight w:val="293"/>
          <w:jc w:val="center"/>
        </w:trPr>
        <w:tc>
          <w:tcPr>
            <w:tcW w:w="1098" w:type="pct"/>
          </w:tcPr>
          <w:p w14:paraId="30E2A4D0" w14:textId="77777777" w:rsidR="002E64BE" w:rsidRPr="003F1563" w:rsidRDefault="002E64BE" w:rsidP="002E64BE">
            <w:pPr>
              <w:pStyle w:val="GOSTTablenorm"/>
            </w:pPr>
            <w:r w:rsidRPr="003F1563">
              <w:t>Статус выполнения операции закрытия операционного дня системы</w:t>
            </w:r>
          </w:p>
        </w:tc>
        <w:tc>
          <w:tcPr>
            <w:tcW w:w="766" w:type="pct"/>
          </w:tcPr>
          <w:p w14:paraId="01D99F2D" w14:textId="77777777" w:rsidR="002E64BE" w:rsidRPr="003F1563" w:rsidRDefault="002E64BE" w:rsidP="002E64BE">
            <w:pPr>
              <w:pStyle w:val="GOSTTablenorm"/>
            </w:pPr>
            <w:proofErr w:type="gramStart"/>
            <w:r w:rsidRPr="00BD7E9D">
              <w:rPr>
                <w:b/>
              </w:rPr>
              <w:t>TradingDays:</w:t>
            </w:r>
            <w:r w:rsidRPr="003F1563">
              <w:t>ReturnStatus</w:t>
            </w:r>
            <w:proofErr w:type="gramEnd"/>
          </w:p>
        </w:tc>
        <w:tc>
          <w:tcPr>
            <w:tcW w:w="496" w:type="pct"/>
            <w:gridSpan w:val="2"/>
          </w:tcPr>
          <w:p w14:paraId="14BC2C22" w14:textId="77777777" w:rsidR="002E64BE" w:rsidRPr="003F1563" w:rsidRDefault="002E64BE" w:rsidP="002E64BE">
            <w:pPr>
              <w:pStyle w:val="GOSTTablenorm"/>
            </w:pPr>
            <w:r w:rsidRPr="003F1563">
              <w:t>Строка</w:t>
            </w:r>
          </w:p>
        </w:tc>
        <w:tc>
          <w:tcPr>
            <w:tcW w:w="264" w:type="pct"/>
            <w:gridSpan w:val="2"/>
          </w:tcPr>
          <w:p w14:paraId="11F5E355" w14:textId="77777777" w:rsidR="002E64BE" w:rsidRPr="004A1C1C" w:rsidRDefault="002E64BE" w:rsidP="002E64BE">
            <w:pPr>
              <w:pStyle w:val="GOSTTablenorm"/>
            </w:pPr>
            <w:r w:rsidRPr="004A1C1C">
              <w:t>Да</w:t>
            </w:r>
          </w:p>
        </w:tc>
        <w:tc>
          <w:tcPr>
            <w:tcW w:w="269" w:type="pct"/>
            <w:gridSpan w:val="2"/>
          </w:tcPr>
          <w:p w14:paraId="211EE93B" w14:textId="10B9BB61" w:rsidR="002E64BE" w:rsidRPr="004A1C1C" w:rsidRDefault="002E64BE" w:rsidP="002E64BE">
            <w:pPr>
              <w:pStyle w:val="GOSTTablenorm"/>
            </w:pPr>
            <w:ins w:id="8179" w:author="Сатлер Марина Викторовна" w:date="2023-12-27T08:16:00Z">
              <w:r w:rsidRPr="004A1C1C">
                <w:t>=</w:t>
              </w:r>
            </w:ins>
            <w:r w:rsidRPr="004A1C1C">
              <w:t>1</w:t>
            </w:r>
          </w:p>
        </w:tc>
        <w:tc>
          <w:tcPr>
            <w:tcW w:w="2101" w:type="pct"/>
            <w:gridSpan w:val="2"/>
          </w:tcPr>
          <w:p w14:paraId="39E63C7F" w14:textId="77777777" w:rsidR="002E64BE" w:rsidRDefault="002E64BE" w:rsidP="002E64BE">
            <w:pPr>
              <w:pStyle w:val="GOSTTablenorm"/>
            </w:pPr>
            <w:r w:rsidRPr="003F1563">
              <w:t>Статус выполнения закрытия операционного дня системы</w:t>
            </w:r>
            <w:r>
              <w:t>.</w:t>
            </w:r>
          </w:p>
          <w:p w14:paraId="098A4D7C" w14:textId="103ADE1D" w:rsidR="002E64BE" w:rsidRPr="003F1563" w:rsidRDefault="002E64BE" w:rsidP="002E64BE">
            <w:pPr>
              <w:pStyle w:val="GOSTTablenorm"/>
            </w:pPr>
            <w:r>
              <w:t>Возможные значения:</w:t>
            </w:r>
          </w:p>
          <w:p w14:paraId="50ABB997" w14:textId="2B89B3F0" w:rsidR="002E64BE" w:rsidRPr="003F1563" w:rsidRDefault="002E64BE" w:rsidP="002E64BE">
            <w:pPr>
              <w:pStyle w:val="GOSTTableListMark1"/>
            </w:pPr>
            <w:r>
              <w:t>«</w:t>
            </w:r>
            <w:r w:rsidRPr="003F1563">
              <w:t>S</w:t>
            </w:r>
            <w:r>
              <w:t xml:space="preserve">» </w:t>
            </w:r>
            <w:r w:rsidR="00DE2C46" w:rsidRPr="36854D62">
              <w:t>–</w:t>
            </w:r>
            <w:r w:rsidR="00DE2C46">
              <w:t xml:space="preserve"> </w:t>
            </w:r>
            <w:r w:rsidRPr="003F1563">
              <w:t>успешно закрыт</w:t>
            </w:r>
            <w:r>
              <w:t>;</w:t>
            </w:r>
          </w:p>
          <w:p w14:paraId="6039D537" w14:textId="1D513608" w:rsidR="002E64BE" w:rsidRPr="003F1563" w:rsidRDefault="002E64BE" w:rsidP="002E64BE">
            <w:pPr>
              <w:pStyle w:val="GOSTTableListMark1"/>
            </w:pPr>
            <w:r>
              <w:t>«</w:t>
            </w:r>
            <w:r w:rsidRPr="003F1563">
              <w:t>E</w:t>
            </w:r>
            <w:r>
              <w:t xml:space="preserve">» </w:t>
            </w:r>
            <w:r w:rsidR="00DE2C46" w:rsidRPr="36854D62">
              <w:t>–</w:t>
            </w:r>
            <w:r w:rsidRPr="003F1563">
              <w:t xml:space="preserve"> возникла ошибка E</w:t>
            </w:r>
          </w:p>
        </w:tc>
      </w:tr>
      <w:tr w:rsidR="002E64BE" w:rsidRPr="003F1563" w14:paraId="27BE9812" w14:textId="77777777" w:rsidTr="00C75A4E">
        <w:trPr>
          <w:gridBefore w:val="2"/>
          <w:wBefore w:w="6" w:type="pct"/>
          <w:trHeight w:val="293"/>
          <w:jc w:val="center"/>
        </w:trPr>
        <w:tc>
          <w:tcPr>
            <w:tcW w:w="1098" w:type="pct"/>
          </w:tcPr>
          <w:p w14:paraId="3F1F53FE" w14:textId="19CB33D0" w:rsidR="002E64BE" w:rsidRPr="003F1563" w:rsidRDefault="002E64BE" w:rsidP="002E64BE">
            <w:pPr>
              <w:pStyle w:val="GOSTTablenorm"/>
            </w:pPr>
            <w:r w:rsidRPr="003F1563">
              <w:t>Описание ошибки</w:t>
            </w:r>
          </w:p>
        </w:tc>
        <w:tc>
          <w:tcPr>
            <w:tcW w:w="766" w:type="pct"/>
          </w:tcPr>
          <w:p w14:paraId="2FE61FF3" w14:textId="77777777" w:rsidR="002E64BE" w:rsidRPr="003F1563" w:rsidRDefault="002E64BE" w:rsidP="002E64BE">
            <w:pPr>
              <w:pStyle w:val="GOSTTablenorm"/>
            </w:pPr>
            <w:proofErr w:type="gramStart"/>
            <w:r w:rsidRPr="00BD7E9D">
              <w:rPr>
                <w:b/>
              </w:rPr>
              <w:t>TradingDays:</w:t>
            </w:r>
            <w:r w:rsidRPr="003F1563">
              <w:t>Err</w:t>
            </w:r>
            <w:proofErr w:type="gramEnd"/>
          </w:p>
        </w:tc>
        <w:tc>
          <w:tcPr>
            <w:tcW w:w="496" w:type="pct"/>
            <w:gridSpan w:val="2"/>
          </w:tcPr>
          <w:p w14:paraId="2A647D9A" w14:textId="77777777" w:rsidR="002E64BE" w:rsidRPr="003F1563" w:rsidRDefault="002E64BE" w:rsidP="002E64BE">
            <w:pPr>
              <w:pStyle w:val="GOSTTablenorm"/>
            </w:pPr>
            <w:r w:rsidRPr="003F1563">
              <w:t>Строка</w:t>
            </w:r>
          </w:p>
        </w:tc>
        <w:tc>
          <w:tcPr>
            <w:tcW w:w="264" w:type="pct"/>
            <w:gridSpan w:val="2"/>
          </w:tcPr>
          <w:p w14:paraId="6C334BFE" w14:textId="77777777" w:rsidR="002E64BE" w:rsidRPr="003F1563" w:rsidRDefault="002E64BE" w:rsidP="002E64BE">
            <w:pPr>
              <w:pStyle w:val="GOSTTablenorm"/>
            </w:pPr>
            <w:r w:rsidRPr="003F1563">
              <w:t>Нет</w:t>
            </w:r>
          </w:p>
        </w:tc>
        <w:tc>
          <w:tcPr>
            <w:tcW w:w="269" w:type="pct"/>
            <w:gridSpan w:val="2"/>
          </w:tcPr>
          <w:p w14:paraId="06F74151" w14:textId="77777777" w:rsidR="002E64BE" w:rsidRPr="003F1563" w:rsidRDefault="002E64BE" w:rsidP="002E64BE">
            <w:pPr>
              <w:pStyle w:val="GOSTTablenorm"/>
            </w:pPr>
            <w:r w:rsidRPr="003F1563">
              <w:t>&lt;=2000</w:t>
            </w:r>
          </w:p>
        </w:tc>
        <w:tc>
          <w:tcPr>
            <w:tcW w:w="2101" w:type="pct"/>
            <w:gridSpan w:val="2"/>
          </w:tcPr>
          <w:p w14:paraId="56918595" w14:textId="77777777" w:rsidR="002E64BE" w:rsidRPr="003F1563" w:rsidRDefault="002E64BE" w:rsidP="002E64BE">
            <w:pPr>
              <w:pStyle w:val="GOSTTablenorm"/>
            </w:pPr>
            <w:r w:rsidRPr="003F1563">
              <w:t xml:space="preserve">Подробное описание возникших ошибок, обязательно для </w:t>
            </w:r>
            <w:proofErr w:type="gramStart"/>
            <w:r w:rsidRPr="003F1563">
              <w:t>TradingDays:ReturnStatus</w:t>
            </w:r>
            <w:proofErr w:type="gramEnd"/>
            <w:r w:rsidRPr="003F1563">
              <w:t>=E</w:t>
            </w:r>
          </w:p>
        </w:tc>
      </w:tr>
      <w:tr w:rsidR="002E64BE" w:rsidRPr="003F1563" w14:paraId="534548DC" w14:textId="77777777" w:rsidTr="00C75A4E">
        <w:trPr>
          <w:gridBefore w:val="2"/>
          <w:wBefore w:w="6" w:type="pct"/>
          <w:trHeight w:val="293"/>
          <w:jc w:val="center"/>
        </w:trPr>
        <w:tc>
          <w:tcPr>
            <w:tcW w:w="1098" w:type="pct"/>
          </w:tcPr>
          <w:p w14:paraId="55DCB671" w14:textId="77777777" w:rsidR="002E64BE" w:rsidRPr="00C75A4E" w:rsidRDefault="002E64BE" w:rsidP="002E64BE">
            <w:pPr>
              <w:pStyle w:val="GOSTTablenorm"/>
              <w:rPr>
                <w:b/>
              </w:rPr>
            </w:pPr>
            <w:r w:rsidRPr="00C75A4E">
              <w:rPr>
                <w:b/>
              </w:rPr>
              <w:t>Список ТОФК/ЦС по учету, для которых окончательно закрыли операционный день</w:t>
            </w:r>
          </w:p>
        </w:tc>
        <w:tc>
          <w:tcPr>
            <w:tcW w:w="766" w:type="pct"/>
          </w:tcPr>
          <w:p w14:paraId="0F4FE6F8" w14:textId="1618398C" w:rsidR="002E64BE" w:rsidRPr="00C75A4E" w:rsidRDefault="002E64BE" w:rsidP="002E64BE">
            <w:pPr>
              <w:pStyle w:val="GOSTTablenorm"/>
              <w:rPr>
                <w:b/>
              </w:rPr>
            </w:pPr>
            <w:proofErr w:type="gramStart"/>
            <w:r w:rsidRPr="00C75A4E">
              <w:rPr>
                <w:b/>
              </w:rPr>
              <w:t>TradingDays:SubjectList</w:t>
            </w:r>
            <w:proofErr w:type="gramEnd"/>
          </w:p>
        </w:tc>
        <w:tc>
          <w:tcPr>
            <w:tcW w:w="496" w:type="pct"/>
            <w:gridSpan w:val="2"/>
          </w:tcPr>
          <w:p w14:paraId="075C6A60" w14:textId="77777777" w:rsidR="002E64BE" w:rsidRPr="003F1563" w:rsidRDefault="002E64BE" w:rsidP="002E64BE">
            <w:pPr>
              <w:pStyle w:val="GOSTTablenorm"/>
            </w:pPr>
            <w:r w:rsidRPr="003F1563">
              <w:t>Массив</w:t>
            </w:r>
          </w:p>
        </w:tc>
        <w:tc>
          <w:tcPr>
            <w:tcW w:w="264" w:type="pct"/>
            <w:gridSpan w:val="2"/>
          </w:tcPr>
          <w:p w14:paraId="7F6993C7" w14:textId="77777777" w:rsidR="002E64BE" w:rsidRPr="004A1C1C" w:rsidRDefault="002E64BE" w:rsidP="002E64BE">
            <w:pPr>
              <w:pStyle w:val="GOSTTablenorm"/>
            </w:pPr>
            <w:r w:rsidRPr="004A1C1C">
              <w:t>Нет</w:t>
            </w:r>
          </w:p>
        </w:tc>
        <w:tc>
          <w:tcPr>
            <w:tcW w:w="269" w:type="pct"/>
            <w:gridSpan w:val="2"/>
          </w:tcPr>
          <w:p w14:paraId="10572E42" w14:textId="3D67C292" w:rsidR="002E64BE" w:rsidRPr="004A1C1C" w:rsidRDefault="002E64BE" w:rsidP="002E64BE">
            <w:pPr>
              <w:pStyle w:val="GOSTTablenorm"/>
            </w:pPr>
            <w:ins w:id="8180" w:author="Сатлер Марина Викторовна" w:date="2023-12-27T08:16:00Z">
              <w:r w:rsidRPr="004A1C1C">
                <w:t>=</w:t>
              </w:r>
            </w:ins>
            <w:r w:rsidRPr="004A1C1C">
              <w:t>4</w:t>
            </w:r>
          </w:p>
        </w:tc>
        <w:tc>
          <w:tcPr>
            <w:tcW w:w="2101" w:type="pct"/>
            <w:gridSpan w:val="2"/>
          </w:tcPr>
          <w:p w14:paraId="7B966247" w14:textId="6EAB86D1" w:rsidR="002E64BE" w:rsidRPr="003F1563" w:rsidRDefault="002E64BE" w:rsidP="002E64BE">
            <w:pPr>
              <w:pStyle w:val="GOSTTablenorm"/>
            </w:pPr>
            <w:r w:rsidRPr="003F1563">
              <w:t>Размерность каждого отдельного значения в массиве соответствует указанной</w:t>
            </w:r>
          </w:p>
        </w:tc>
      </w:tr>
    </w:tbl>
    <w:p w14:paraId="281B69E6" w14:textId="57FE6A36" w:rsidR="00B45405" w:rsidRPr="00D33583" w:rsidRDefault="00B45405" w:rsidP="00D33583">
      <w:pPr>
        <w:pStyle w:val="31"/>
      </w:pPr>
      <w:bookmarkStart w:id="8181" w:name="_Toc121319644"/>
      <w:bookmarkStart w:id="8182" w:name="_Toc226556191"/>
      <w:r w:rsidRPr="009979F7">
        <w:lastRenderedPageBreak/>
        <w:t xml:space="preserve">Пример </w:t>
      </w:r>
      <w:r w:rsidRPr="00D33583">
        <w:t>ответа</w:t>
      </w:r>
      <w:bookmarkEnd w:id="8181"/>
      <w:bookmarkEnd w:id="8182"/>
    </w:p>
    <w:p w14:paraId="542AAEA8" w14:textId="3A9E12FE" w:rsidR="007C505E" w:rsidRDefault="007C505E" w:rsidP="00C75A4E">
      <w:pPr>
        <w:pStyle w:val="GOSTNormal"/>
      </w:pPr>
      <w:r w:rsidRPr="005945B0">
        <w:rPr>
          <w:u w:val="single"/>
        </w:rPr>
        <w:t>Пример №1: Сервис получения информации об операционных днях ТОФК/ ЦС по учету (</w:t>
      </w:r>
      <w:r w:rsidRPr="00C75A4E">
        <w:rPr>
          <w:u w:val="single"/>
        </w:rPr>
        <w:t>TradingDaysSubjectView</w:t>
      </w:r>
      <w:r w:rsidRPr="005945B0">
        <w:rPr>
          <w:u w:val="single"/>
        </w:rPr>
        <w:t>)</w:t>
      </w:r>
      <w:r w:rsidR="005945B0">
        <w:rPr>
          <w:u w:val="single"/>
        </w:rPr>
        <w:t>:</w:t>
      </w:r>
    </w:p>
    <w:p w14:paraId="483FF57D" w14:textId="77777777" w:rsidR="009979F7" w:rsidRPr="009979F7" w:rsidRDefault="009979F7" w:rsidP="005945B0">
      <w:pPr>
        <w:pStyle w:val="GOSTScript"/>
      </w:pPr>
      <w:r w:rsidRPr="009979F7">
        <w:t>{</w:t>
      </w:r>
    </w:p>
    <w:p w14:paraId="58B9A023" w14:textId="77777777" w:rsidR="009979F7" w:rsidRPr="009979F7" w:rsidRDefault="009979F7" w:rsidP="005945B0">
      <w:pPr>
        <w:pStyle w:val="GOSTScript"/>
      </w:pPr>
      <w:r w:rsidRPr="009979F7">
        <w:tab/>
        <w:t>"header": {</w:t>
      </w:r>
    </w:p>
    <w:p w14:paraId="644155D9" w14:textId="531401E9" w:rsidR="009979F7" w:rsidRDefault="009979F7" w:rsidP="005945B0">
      <w:pPr>
        <w:pStyle w:val="GOSTScript"/>
      </w:pPr>
      <w:r w:rsidRPr="009979F7">
        <w:tab/>
      </w:r>
      <w:r w:rsidRPr="009979F7">
        <w:tab/>
        <w:t>"Source": "</w:t>
      </w:r>
      <w:r w:rsidR="00CD1342">
        <w:t>ARP</w:t>
      </w:r>
      <w:r w:rsidRPr="009979F7">
        <w:t>",</w:t>
      </w:r>
    </w:p>
    <w:p w14:paraId="4DB8E4CC" w14:textId="675DF1DB" w:rsidR="00D514E3" w:rsidRPr="009979F7" w:rsidRDefault="00D514E3" w:rsidP="005945B0">
      <w:pPr>
        <w:pStyle w:val="GOSTScript"/>
      </w:pPr>
      <w:r w:rsidRPr="00E07D25">
        <w:tab/>
      </w:r>
      <w:r w:rsidRPr="00E07D25">
        <w:tab/>
        <w:t>"Receiver": "</w:t>
      </w:r>
      <w:r>
        <w:t>ARP</w:t>
      </w:r>
      <w:r w:rsidRPr="00E07D25">
        <w:t>",</w:t>
      </w:r>
    </w:p>
    <w:p w14:paraId="39875EB1" w14:textId="77777777" w:rsidR="009979F7" w:rsidRPr="009979F7" w:rsidRDefault="009979F7" w:rsidP="005945B0">
      <w:pPr>
        <w:pStyle w:val="GOSTScript"/>
      </w:pPr>
      <w:r w:rsidRPr="009979F7">
        <w:tab/>
      </w:r>
      <w:r w:rsidRPr="009979F7">
        <w:tab/>
        <w:t>"AnsDateTime": "2022-12-29 10:37:22",</w:t>
      </w:r>
    </w:p>
    <w:p w14:paraId="1948859E" w14:textId="77777777" w:rsidR="009979F7" w:rsidRPr="009979F7" w:rsidRDefault="009979F7" w:rsidP="005945B0">
      <w:pPr>
        <w:pStyle w:val="GOSTScript"/>
      </w:pPr>
      <w:r w:rsidRPr="009979F7">
        <w:tab/>
      </w:r>
      <w:r w:rsidRPr="009979F7">
        <w:tab/>
        <w:t>"Version": "1.0",</w:t>
      </w:r>
    </w:p>
    <w:p w14:paraId="0E3AC5A9" w14:textId="77777777" w:rsidR="009979F7" w:rsidRPr="009979F7" w:rsidRDefault="009979F7" w:rsidP="005945B0">
      <w:pPr>
        <w:pStyle w:val="GOSTScript"/>
      </w:pPr>
      <w:r w:rsidRPr="009979F7">
        <w:tab/>
      </w:r>
      <w:r w:rsidRPr="009979F7">
        <w:tab/>
        <w:t>"ReqGuid": "b0d4ce5d-2757-4699-948c-cfa72ba94f10",</w:t>
      </w:r>
    </w:p>
    <w:p w14:paraId="7FBD8DE7" w14:textId="77777777" w:rsidR="009979F7" w:rsidRPr="009979F7" w:rsidRDefault="009979F7" w:rsidP="005945B0">
      <w:pPr>
        <w:pStyle w:val="GOSTScript"/>
      </w:pPr>
      <w:r w:rsidRPr="009979F7">
        <w:tab/>
      </w:r>
      <w:r w:rsidRPr="009979F7">
        <w:tab/>
        <w:t>"DocGuid": "0bd90a7c-e339-46ff-ac39-71029ff81370",</w:t>
      </w:r>
    </w:p>
    <w:p w14:paraId="25F9C8E3" w14:textId="77777777" w:rsidR="009979F7" w:rsidRPr="009979F7" w:rsidRDefault="009979F7" w:rsidP="005945B0">
      <w:pPr>
        <w:pStyle w:val="GOSTScript"/>
      </w:pPr>
      <w:r w:rsidRPr="009979F7">
        <w:tab/>
      </w:r>
      <w:r w:rsidRPr="009979F7">
        <w:tab/>
        <w:t>"AnsGuid": "11190a7c-e339-55ff-ac69-71029hh81370",</w:t>
      </w:r>
    </w:p>
    <w:p w14:paraId="7A9C6A94" w14:textId="77777777" w:rsidR="009979F7" w:rsidRPr="00D33583" w:rsidRDefault="009979F7" w:rsidP="005945B0">
      <w:pPr>
        <w:pStyle w:val="GOSTScript"/>
      </w:pPr>
      <w:r w:rsidRPr="009979F7">
        <w:tab/>
      </w:r>
      <w:r w:rsidRPr="009979F7">
        <w:tab/>
      </w:r>
      <w:r w:rsidRPr="00D33583">
        <w:t>"Result": "S"</w:t>
      </w:r>
    </w:p>
    <w:p w14:paraId="5DB19FDB" w14:textId="77777777" w:rsidR="009979F7" w:rsidRPr="009979F7" w:rsidRDefault="009979F7" w:rsidP="005945B0">
      <w:pPr>
        <w:pStyle w:val="GOSTScript"/>
      </w:pPr>
      <w:r w:rsidRPr="00D33583">
        <w:tab/>
      </w:r>
      <w:r w:rsidRPr="009979F7">
        <w:t>},</w:t>
      </w:r>
    </w:p>
    <w:p w14:paraId="024E8A93" w14:textId="77777777" w:rsidR="009979F7" w:rsidRPr="009979F7" w:rsidRDefault="009979F7" w:rsidP="005945B0">
      <w:pPr>
        <w:pStyle w:val="GOSTScript"/>
      </w:pPr>
      <w:r w:rsidRPr="009979F7">
        <w:tab/>
        <w:t>"document": {</w:t>
      </w:r>
    </w:p>
    <w:p w14:paraId="1A26E01A" w14:textId="77777777" w:rsidR="009979F7" w:rsidRPr="009979F7" w:rsidRDefault="009979F7" w:rsidP="005945B0">
      <w:pPr>
        <w:pStyle w:val="GOSTScript"/>
      </w:pPr>
      <w:r w:rsidRPr="009979F7">
        <w:tab/>
      </w:r>
      <w:r w:rsidRPr="009979F7">
        <w:tab/>
        <w:t>"TradingDays": [</w:t>
      </w:r>
    </w:p>
    <w:p w14:paraId="60700FDA" w14:textId="77777777" w:rsidR="009979F7" w:rsidRPr="009979F7" w:rsidRDefault="009979F7" w:rsidP="005945B0">
      <w:pPr>
        <w:pStyle w:val="GOSTScript"/>
      </w:pPr>
      <w:r w:rsidRPr="009979F7">
        <w:tab/>
      </w:r>
      <w:r w:rsidRPr="009979F7">
        <w:tab/>
      </w:r>
      <w:r w:rsidRPr="009979F7">
        <w:tab/>
        <w:t>{</w:t>
      </w:r>
    </w:p>
    <w:p w14:paraId="461CF6D6" w14:textId="77777777" w:rsidR="009979F7" w:rsidRPr="009979F7" w:rsidRDefault="009979F7" w:rsidP="005945B0">
      <w:pPr>
        <w:pStyle w:val="GOSTScript"/>
      </w:pPr>
      <w:r w:rsidRPr="009979F7">
        <w:tab/>
      </w:r>
      <w:r w:rsidRPr="009979F7">
        <w:tab/>
      </w:r>
      <w:r w:rsidRPr="009979F7">
        <w:tab/>
      </w:r>
      <w:r w:rsidRPr="009979F7">
        <w:tab/>
        <w:t>"Subject": "5000",</w:t>
      </w:r>
    </w:p>
    <w:p w14:paraId="60364502" w14:textId="77777777" w:rsidR="009979F7" w:rsidRPr="00C75A4E" w:rsidRDefault="009979F7" w:rsidP="005945B0">
      <w:pPr>
        <w:pStyle w:val="GOSTScript"/>
        <w:rPr>
          <w:lang w:val="ru-RU"/>
        </w:rPr>
      </w:pPr>
      <w:r w:rsidRPr="009979F7">
        <w:tab/>
      </w:r>
      <w:r w:rsidRPr="009979F7">
        <w:tab/>
      </w:r>
      <w:r w:rsidRPr="009979F7">
        <w:tab/>
      </w:r>
      <w:r w:rsidRPr="009979F7">
        <w:tab/>
      </w:r>
      <w:r w:rsidRPr="00C75A4E">
        <w:rPr>
          <w:lang w:val="ru-RU"/>
        </w:rPr>
        <w:t>"</w:t>
      </w:r>
      <w:r w:rsidRPr="009979F7">
        <w:t>TradingDay</w:t>
      </w:r>
      <w:r w:rsidRPr="00C75A4E">
        <w:rPr>
          <w:lang w:val="ru-RU"/>
        </w:rPr>
        <w:t>": "2022-10-29",</w:t>
      </w:r>
    </w:p>
    <w:p w14:paraId="1D0252B1" w14:textId="77777777" w:rsidR="009979F7" w:rsidRPr="00C75A4E" w:rsidRDefault="009979F7" w:rsidP="005945B0">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9979F7">
        <w:t>Status</w:t>
      </w:r>
      <w:r w:rsidRPr="00C75A4E">
        <w:rPr>
          <w:lang w:val="ru-RU"/>
        </w:rPr>
        <w:t>": "Открыт по запросу",</w:t>
      </w:r>
    </w:p>
    <w:p w14:paraId="7D2B1887" w14:textId="77777777" w:rsidR="009979F7" w:rsidRPr="00C75A4E" w:rsidRDefault="009979F7" w:rsidP="005945B0">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9979F7">
        <w:t>SysDayStatus</w:t>
      </w:r>
      <w:r w:rsidRPr="00C75A4E">
        <w:rPr>
          <w:lang w:val="ru-RU"/>
        </w:rPr>
        <w:t>": "Открыт по запросу",</w:t>
      </w:r>
    </w:p>
    <w:p w14:paraId="7958F723" w14:textId="77777777" w:rsidR="009979F7" w:rsidRPr="009979F7" w:rsidRDefault="009979F7" w:rsidP="005945B0">
      <w:pPr>
        <w:pStyle w:val="GOSTScript"/>
      </w:pPr>
      <w:r w:rsidRPr="00C75A4E">
        <w:rPr>
          <w:lang w:val="ru-RU"/>
        </w:rPr>
        <w:tab/>
      </w:r>
      <w:r w:rsidRPr="00C75A4E">
        <w:rPr>
          <w:lang w:val="ru-RU"/>
        </w:rPr>
        <w:tab/>
      </w:r>
      <w:r w:rsidRPr="00C75A4E">
        <w:rPr>
          <w:lang w:val="ru-RU"/>
        </w:rPr>
        <w:tab/>
      </w:r>
      <w:r w:rsidRPr="00C75A4E">
        <w:rPr>
          <w:lang w:val="ru-RU"/>
        </w:rPr>
        <w:tab/>
      </w:r>
      <w:r w:rsidRPr="009979F7">
        <w:t>"OpenDate": "2022-12-15 00:12:10",</w:t>
      </w:r>
    </w:p>
    <w:p w14:paraId="105A9773" w14:textId="77777777" w:rsidR="002F5F60" w:rsidRDefault="009979F7" w:rsidP="002F5F60">
      <w:pPr>
        <w:pStyle w:val="GOSTScript"/>
        <w:rPr>
          <w:ins w:id="8183" w:author="Сатлер Марина Викторовна" w:date="2024-10-04T11:43:00Z"/>
        </w:rPr>
      </w:pPr>
      <w:r w:rsidRPr="009979F7">
        <w:tab/>
      </w:r>
      <w:r w:rsidRPr="009979F7">
        <w:tab/>
      </w:r>
      <w:r w:rsidRPr="009979F7">
        <w:tab/>
      </w:r>
      <w:r w:rsidRPr="009979F7">
        <w:tab/>
        <w:t>"CloseDate": "2022-12-28 12:15:10",</w:t>
      </w:r>
    </w:p>
    <w:p w14:paraId="35A3A8A0" w14:textId="7E70DC9B" w:rsidR="002F5F60" w:rsidRDefault="002F5F60" w:rsidP="002F5F60">
      <w:pPr>
        <w:pStyle w:val="GOSTScript"/>
        <w:rPr>
          <w:ins w:id="8184" w:author="Сатлер Марина Викторовна" w:date="2024-10-04T11:43:00Z"/>
        </w:rPr>
      </w:pPr>
      <w:ins w:id="8185" w:author="Сатлер Марина Викторовна" w:date="2024-10-04T11:43:00Z">
        <w:r>
          <w:tab/>
        </w:r>
        <w:r>
          <w:tab/>
        </w:r>
        <w:r>
          <w:tab/>
        </w:r>
        <w:r>
          <w:tab/>
          <w:t>"ExceptionList": [</w:t>
        </w:r>
      </w:ins>
    </w:p>
    <w:p w14:paraId="6288D73E" w14:textId="77777777" w:rsidR="002F5F60" w:rsidRDefault="002F5F60" w:rsidP="002F5F60">
      <w:pPr>
        <w:pStyle w:val="GOSTScript"/>
        <w:rPr>
          <w:ins w:id="8186" w:author="Сатлер Марина Викторовна" w:date="2024-10-04T11:43:00Z"/>
        </w:rPr>
      </w:pPr>
      <w:ins w:id="8187" w:author="Сатлер Марина Викторовна" w:date="2024-10-04T11:43:00Z">
        <w:r>
          <w:tab/>
        </w:r>
        <w:r>
          <w:tab/>
        </w:r>
        <w:r>
          <w:tab/>
        </w:r>
        <w:r>
          <w:tab/>
        </w:r>
        <w:r>
          <w:tab/>
          <w:t>{</w:t>
        </w:r>
      </w:ins>
    </w:p>
    <w:p w14:paraId="36B64C8D" w14:textId="77777777" w:rsidR="002F5F60" w:rsidRDefault="002F5F60" w:rsidP="002F5F60">
      <w:pPr>
        <w:pStyle w:val="GOSTScript"/>
        <w:rPr>
          <w:ins w:id="8188" w:author="Сатлер Марина Викторовна" w:date="2024-10-04T11:43:00Z"/>
        </w:rPr>
      </w:pPr>
      <w:ins w:id="8189" w:author="Сатлер Марина Викторовна" w:date="2024-10-04T11:43:00Z">
        <w:r>
          <w:tab/>
        </w:r>
        <w:r>
          <w:tab/>
        </w:r>
        <w:r>
          <w:tab/>
        </w:r>
        <w:r>
          <w:tab/>
        </w:r>
        <w:r>
          <w:tab/>
        </w:r>
        <w:r>
          <w:tab/>
          <w:t>"ReqType": 0,</w:t>
        </w:r>
      </w:ins>
    </w:p>
    <w:p w14:paraId="0AA38DB3" w14:textId="77777777" w:rsidR="002F5F60" w:rsidRDefault="002F5F60" w:rsidP="002F5F60">
      <w:pPr>
        <w:pStyle w:val="GOSTScript"/>
        <w:rPr>
          <w:ins w:id="8190" w:author="Сатлер Марина Викторовна" w:date="2024-10-04T11:43:00Z"/>
        </w:rPr>
      </w:pPr>
      <w:ins w:id="8191" w:author="Сатлер Марина Викторовна" w:date="2024-10-04T11:43:00Z">
        <w:r>
          <w:tab/>
        </w:r>
        <w:r>
          <w:tab/>
        </w:r>
        <w:r>
          <w:tab/>
        </w:r>
        <w:r>
          <w:tab/>
        </w:r>
        <w:r>
          <w:tab/>
        </w:r>
        <w:r>
          <w:tab/>
          <w:t>"BeginDate": "2022-10-01",</w:t>
        </w:r>
      </w:ins>
    </w:p>
    <w:p w14:paraId="3F7FC2A7" w14:textId="496EAF89" w:rsidR="002F5F60" w:rsidRDefault="002F5F60" w:rsidP="002F5F60">
      <w:pPr>
        <w:pStyle w:val="GOSTScript"/>
        <w:rPr>
          <w:ins w:id="8192" w:author="Сатлер Марина Викторовна" w:date="2024-10-04T11:43:00Z"/>
        </w:rPr>
      </w:pPr>
      <w:ins w:id="8193" w:author="Сатлер Марина Викторовна" w:date="2024-10-04T11:43:00Z">
        <w:r>
          <w:tab/>
        </w:r>
        <w:r>
          <w:tab/>
        </w:r>
        <w:r>
          <w:tab/>
        </w:r>
        <w:r>
          <w:tab/>
        </w:r>
        <w:r>
          <w:tab/>
        </w:r>
        <w:r>
          <w:tab/>
          <w:t>"</w:t>
        </w:r>
      </w:ins>
      <w:ins w:id="8194" w:author="Сатлер Марина Викторовна" w:date="2025-01-14T10:44:00Z">
        <w:r w:rsidR="00E47455" w:rsidRPr="00E47455">
          <w:t>EndDate</w:t>
        </w:r>
      </w:ins>
      <w:ins w:id="8195" w:author="Сатлер Марина Викторовна" w:date="2024-10-04T11:43:00Z">
        <w:r>
          <w:t>": "2022-10-15",</w:t>
        </w:r>
      </w:ins>
    </w:p>
    <w:p w14:paraId="235B441B" w14:textId="77777777" w:rsidR="002F5F60" w:rsidRDefault="002F5F60" w:rsidP="002F5F60">
      <w:pPr>
        <w:pStyle w:val="GOSTScript"/>
        <w:rPr>
          <w:ins w:id="8196" w:author="Сатлер Марина Викторовна" w:date="2024-10-04T11:43:00Z"/>
        </w:rPr>
      </w:pPr>
      <w:ins w:id="8197" w:author="Сатлер Марина Викторовна" w:date="2024-10-04T11:43:00Z">
        <w:r>
          <w:tab/>
        </w:r>
        <w:r>
          <w:tab/>
        </w:r>
        <w:r>
          <w:tab/>
        </w:r>
        <w:r>
          <w:tab/>
        </w:r>
        <w:r>
          <w:tab/>
        </w:r>
        <w:r>
          <w:tab/>
          <w:t>"Requests": [</w:t>
        </w:r>
      </w:ins>
    </w:p>
    <w:p w14:paraId="7F508590" w14:textId="77777777" w:rsidR="002F5F60" w:rsidRDefault="002F5F60" w:rsidP="002F5F60">
      <w:pPr>
        <w:pStyle w:val="GOSTScript"/>
        <w:rPr>
          <w:ins w:id="8198" w:author="Сатлер Марина Викторовна" w:date="2024-10-04T11:43:00Z"/>
        </w:rPr>
      </w:pPr>
      <w:ins w:id="8199" w:author="Сатлер Марина Викторовна" w:date="2024-10-04T11:43:00Z">
        <w:r>
          <w:tab/>
        </w:r>
        <w:r>
          <w:tab/>
        </w:r>
        <w:r>
          <w:tab/>
        </w:r>
        <w:r>
          <w:tab/>
        </w:r>
        <w:r>
          <w:tab/>
        </w:r>
        <w:r>
          <w:tab/>
        </w:r>
        <w:r>
          <w:tab/>
          <w:t>"k5a7ve3d-1714-1799-548g-ufa52ba94h00",</w:t>
        </w:r>
      </w:ins>
    </w:p>
    <w:p w14:paraId="4F20E9A3" w14:textId="77777777" w:rsidR="002F5F60" w:rsidRDefault="002F5F60" w:rsidP="002F5F60">
      <w:pPr>
        <w:pStyle w:val="GOSTScript"/>
        <w:rPr>
          <w:ins w:id="8200" w:author="Сатлер Марина Викторовна" w:date="2024-10-04T11:43:00Z"/>
        </w:rPr>
      </w:pPr>
      <w:ins w:id="8201" w:author="Сатлер Марина Викторовна" w:date="2024-10-04T11:43:00Z">
        <w:r>
          <w:tab/>
        </w:r>
        <w:r>
          <w:tab/>
        </w:r>
        <w:r>
          <w:tab/>
        </w:r>
        <w:r>
          <w:tab/>
        </w:r>
        <w:r>
          <w:tab/>
        </w:r>
        <w:r>
          <w:tab/>
        </w:r>
        <w:r>
          <w:tab/>
          <w:t>"6td50b5b-t331-47dd-hu09-56011qq80025"</w:t>
        </w:r>
      </w:ins>
    </w:p>
    <w:p w14:paraId="3CAFE3AA" w14:textId="77777777" w:rsidR="002F5F60" w:rsidRDefault="002F5F60" w:rsidP="002F5F60">
      <w:pPr>
        <w:pStyle w:val="GOSTScript"/>
        <w:rPr>
          <w:ins w:id="8202" w:author="Сатлер Марина Викторовна" w:date="2024-10-04T11:43:00Z"/>
        </w:rPr>
      </w:pPr>
      <w:ins w:id="8203" w:author="Сатлер Марина Викторовна" w:date="2024-10-04T11:43:00Z">
        <w:r>
          <w:tab/>
        </w:r>
        <w:r>
          <w:tab/>
        </w:r>
        <w:r>
          <w:tab/>
        </w:r>
        <w:r>
          <w:tab/>
        </w:r>
        <w:r>
          <w:tab/>
        </w:r>
        <w:r>
          <w:tab/>
          <w:t>]</w:t>
        </w:r>
      </w:ins>
    </w:p>
    <w:p w14:paraId="42BDB53E" w14:textId="77777777" w:rsidR="002F5F60" w:rsidRDefault="002F5F60" w:rsidP="002F5F60">
      <w:pPr>
        <w:pStyle w:val="GOSTScript"/>
        <w:rPr>
          <w:ins w:id="8204" w:author="Сатлер Марина Викторовна" w:date="2024-10-04T11:43:00Z"/>
        </w:rPr>
      </w:pPr>
      <w:ins w:id="8205" w:author="Сатлер Марина Викторовна" w:date="2024-10-04T11:43:00Z">
        <w:r>
          <w:tab/>
        </w:r>
        <w:r>
          <w:tab/>
        </w:r>
        <w:r>
          <w:tab/>
        </w:r>
        <w:r>
          <w:tab/>
        </w:r>
        <w:r>
          <w:tab/>
          <w:t>}</w:t>
        </w:r>
      </w:ins>
    </w:p>
    <w:p w14:paraId="650E02E8" w14:textId="02DEE61E" w:rsidR="009979F7" w:rsidRPr="009979F7" w:rsidRDefault="002F5F60" w:rsidP="002F5F60">
      <w:pPr>
        <w:pStyle w:val="GOSTScript"/>
      </w:pPr>
      <w:ins w:id="8206" w:author="Сатлер Марина Викторовна" w:date="2024-10-04T11:43:00Z">
        <w:r>
          <w:tab/>
        </w:r>
        <w:r>
          <w:tab/>
        </w:r>
        <w:r>
          <w:tab/>
        </w:r>
        <w:r>
          <w:tab/>
          <w:t>],</w:t>
        </w:r>
      </w:ins>
    </w:p>
    <w:p w14:paraId="65926E99" w14:textId="77777777" w:rsidR="009979F7" w:rsidRPr="009979F7" w:rsidRDefault="009979F7" w:rsidP="005945B0">
      <w:pPr>
        <w:pStyle w:val="GOSTScript"/>
      </w:pPr>
      <w:r w:rsidRPr="009979F7">
        <w:tab/>
      </w:r>
      <w:r w:rsidRPr="009979F7">
        <w:tab/>
      </w:r>
      <w:r w:rsidRPr="009979F7">
        <w:tab/>
      </w:r>
      <w:r w:rsidRPr="009979F7">
        <w:tab/>
        <w:t>"LastUpdatedBy": "IVANOV_II"</w:t>
      </w:r>
    </w:p>
    <w:p w14:paraId="3DA9C823" w14:textId="77777777" w:rsidR="009979F7" w:rsidRPr="009979F7" w:rsidRDefault="009979F7" w:rsidP="005945B0">
      <w:pPr>
        <w:pStyle w:val="GOSTScript"/>
      </w:pPr>
      <w:r w:rsidRPr="009979F7">
        <w:tab/>
      </w:r>
      <w:r w:rsidRPr="009979F7">
        <w:tab/>
      </w:r>
      <w:r w:rsidRPr="009979F7">
        <w:tab/>
        <w:t>},</w:t>
      </w:r>
    </w:p>
    <w:p w14:paraId="356FB76A" w14:textId="77777777" w:rsidR="009979F7" w:rsidRPr="009979F7" w:rsidRDefault="009979F7" w:rsidP="005945B0">
      <w:pPr>
        <w:pStyle w:val="GOSTScript"/>
      </w:pPr>
      <w:r w:rsidRPr="009979F7">
        <w:tab/>
      </w:r>
      <w:r w:rsidRPr="009979F7">
        <w:tab/>
      </w:r>
      <w:r w:rsidRPr="009979F7">
        <w:tab/>
        <w:t>{</w:t>
      </w:r>
    </w:p>
    <w:p w14:paraId="19DC290A" w14:textId="77777777" w:rsidR="009979F7" w:rsidRPr="009979F7" w:rsidRDefault="009979F7" w:rsidP="005945B0">
      <w:pPr>
        <w:pStyle w:val="GOSTScript"/>
      </w:pPr>
      <w:r w:rsidRPr="009979F7">
        <w:lastRenderedPageBreak/>
        <w:tab/>
      </w:r>
      <w:r w:rsidRPr="009979F7">
        <w:tab/>
      </w:r>
      <w:r w:rsidRPr="009979F7">
        <w:tab/>
      </w:r>
      <w:r w:rsidRPr="009979F7">
        <w:tab/>
        <w:t>"Subject": "5700",</w:t>
      </w:r>
    </w:p>
    <w:p w14:paraId="2E1F1BB5" w14:textId="77777777" w:rsidR="009979F7" w:rsidRPr="009979F7" w:rsidRDefault="009979F7" w:rsidP="005945B0">
      <w:pPr>
        <w:pStyle w:val="GOSTScript"/>
      </w:pPr>
      <w:r w:rsidRPr="009979F7">
        <w:tab/>
      </w:r>
      <w:r w:rsidRPr="009979F7">
        <w:tab/>
      </w:r>
      <w:r w:rsidRPr="009979F7">
        <w:tab/>
      </w:r>
      <w:r w:rsidRPr="009979F7">
        <w:tab/>
        <w:t>"TradingDay": "2022-10-30",</w:t>
      </w:r>
    </w:p>
    <w:p w14:paraId="7A76B5A2" w14:textId="77777777" w:rsidR="009979F7" w:rsidRPr="009979F7" w:rsidRDefault="009979F7" w:rsidP="005945B0">
      <w:pPr>
        <w:pStyle w:val="GOSTScript"/>
      </w:pPr>
      <w:r w:rsidRPr="009979F7">
        <w:tab/>
      </w:r>
      <w:r w:rsidRPr="009979F7">
        <w:tab/>
      </w:r>
      <w:r w:rsidRPr="009979F7">
        <w:tab/>
      </w:r>
      <w:r w:rsidRPr="009979F7">
        <w:tab/>
        <w:t>"Status": "</w:t>
      </w:r>
      <w:r>
        <w:t>Открыт</w:t>
      </w:r>
      <w:r w:rsidRPr="009979F7">
        <w:t>",</w:t>
      </w:r>
    </w:p>
    <w:p w14:paraId="3723019C" w14:textId="77777777" w:rsidR="009979F7" w:rsidRPr="009979F7" w:rsidRDefault="009979F7" w:rsidP="005945B0">
      <w:pPr>
        <w:pStyle w:val="GOSTScript"/>
      </w:pPr>
      <w:r w:rsidRPr="009979F7">
        <w:tab/>
      </w:r>
      <w:r w:rsidRPr="009979F7">
        <w:tab/>
      </w:r>
      <w:r w:rsidRPr="009979F7">
        <w:tab/>
      </w:r>
      <w:r w:rsidRPr="009979F7">
        <w:tab/>
        <w:t>"SysDayStatus": "</w:t>
      </w:r>
      <w:r>
        <w:t>Открыт</w:t>
      </w:r>
      <w:r w:rsidRPr="009979F7">
        <w:t>",</w:t>
      </w:r>
    </w:p>
    <w:p w14:paraId="55019DF4" w14:textId="77777777" w:rsidR="009979F7" w:rsidRPr="009979F7" w:rsidRDefault="009979F7" w:rsidP="005945B0">
      <w:pPr>
        <w:pStyle w:val="GOSTScript"/>
      </w:pPr>
      <w:r w:rsidRPr="009979F7">
        <w:tab/>
      </w:r>
      <w:r w:rsidRPr="009979F7">
        <w:tab/>
      </w:r>
      <w:r w:rsidRPr="009979F7">
        <w:tab/>
      </w:r>
      <w:r w:rsidRPr="009979F7">
        <w:tab/>
        <w:t>"OpenDate": "2022-12-15 02:12:10",</w:t>
      </w:r>
    </w:p>
    <w:p w14:paraId="3A158324" w14:textId="77777777" w:rsidR="009979F7" w:rsidRPr="00D33583" w:rsidRDefault="009979F7" w:rsidP="005945B0">
      <w:pPr>
        <w:pStyle w:val="GOSTScript"/>
      </w:pPr>
      <w:r w:rsidRPr="009979F7">
        <w:tab/>
      </w:r>
      <w:r w:rsidRPr="009979F7">
        <w:tab/>
      </w:r>
      <w:r w:rsidRPr="009979F7">
        <w:tab/>
      </w:r>
      <w:r w:rsidRPr="009979F7">
        <w:tab/>
      </w:r>
      <w:r w:rsidRPr="00D33583">
        <w:t>"CloseDate": "2022-12-28 22:15:10",</w:t>
      </w:r>
    </w:p>
    <w:p w14:paraId="6654CC53" w14:textId="77777777" w:rsidR="009979F7" w:rsidRPr="00D33583" w:rsidRDefault="009979F7" w:rsidP="005945B0">
      <w:pPr>
        <w:pStyle w:val="GOSTScript"/>
      </w:pPr>
      <w:r w:rsidRPr="00D33583">
        <w:tab/>
      </w:r>
      <w:r w:rsidRPr="00D33583">
        <w:tab/>
      </w:r>
      <w:r w:rsidRPr="00D33583">
        <w:tab/>
      </w:r>
      <w:r w:rsidRPr="00D33583">
        <w:tab/>
        <w:t>"LastUpdatedBy": "PETROV_PP"</w:t>
      </w:r>
    </w:p>
    <w:p w14:paraId="5E2F7A98" w14:textId="77777777" w:rsidR="009979F7" w:rsidRPr="007B1DE7" w:rsidRDefault="009979F7" w:rsidP="005945B0">
      <w:pPr>
        <w:pStyle w:val="GOSTScript"/>
      </w:pPr>
      <w:r w:rsidRPr="00D33583">
        <w:tab/>
      </w:r>
      <w:r w:rsidRPr="00D33583">
        <w:tab/>
      </w:r>
      <w:r w:rsidRPr="00D33583">
        <w:tab/>
      </w:r>
      <w:r w:rsidRPr="007B1DE7">
        <w:t>}</w:t>
      </w:r>
    </w:p>
    <w:p w14:paraId="5E7F0F61" w14:textId="77777777" w:rsidR="009979F7" w:rsidRPr="007B1DE7" w:rsidRDefault="009979F7" w:rsidP="005945B0">
      <w:pPr>
        <w:pStyle w:val="GOSTScript"/>
      </w:pPr>
      <w:r w:rsidRPr="007B1DE7">
        <w:tab/>
      </w:r>
      <w:r w:rsidRPr="007B1DE7">
        <w:tab/>
        <w:t>]</w:t>
      </w:r>
    </w:p>
    <w:p w14:paraId="4B7DE73C" w14:textId="77777777" w:rsidR="009979F7" w:rsidRPr="007B1DE7" w:rsidRDefault="009979F7" w:rsidP="005945B0">
      <w:pPr>
        <w:pStyle w:val="GOSTScript"/>
      </w:pPr>
      <w:r w:rsidRPr="007B1DE7">
        <w:tab/>
        <w:t>}</w:t>
      </w:r>
    </w:p>
    <w:p w14:paraId="3789242F" w14:textId="381CD153" w:rsidR="009979F7" w:rsidRPr="007B1DE7" w:rsidRDefault="009979F7" w:rsidP="00C75A4E">
      <w:pPr>
        <w:pStyle w:val="GOSTScript"/>
      </w:pPr>
      <w:r w:rsidRPr="007B1DE7">
        <w:t>}</w:t>
      </w:r>
    </w:p>
    <w:p w14:paraId="31D0EFB8" w14:textId="77777777" w:rsidR="009979F7" w:rsidRPr="007B1DE7" w:rsidRDefault="009979F7" w:rsidP="00C75A4E">
      <w:pPr>
        <w:pStyle w:val="GOSTNormal"/>
        <w:rPr>
          <w:lang w:val="en-US"/>
        </w:rPr>
      </w:pPr>
    </w:p>
    <w:p w14:paraId="6E6B8273" w14:textId="5D4B6234" w:rsidR="009979F7" w:rsidRPr="007B1DE7" w:rsidRDefault="007C505E" w:rsidP="00C75A4E">
      <w:pPr>
        <w:pStyle w:val="GOSTNormal"/>
        <w:rPr>
          <w:lang w:val="en-US"/>
        </w:rPr>
      </w:pPr>
      <w:r w:rsidRPr="00C75A4E">
        <w:rPr>
          <w:u w:val="single"/>
        </w:rPr>
        <w:t>Пример</w:t>
      </w:r>
      <w:r w:rsidRPr="007B1DE7">
        <w:rPr>
          <w:u w:val="single"/>
          <w:lang w:val="en-US"/>
        </w:rPr>
        <w:t xml:space="preserve"> №2: </w:t>
      </w:r>
      <w:r w:rsidRPr="005945B0">
        <w:rPr>
          <w:u w:val="single"/>
        </w:rPr>
        <w:t>Сервис</w:t>
      </w:r>
      <w:r w:rsidRPr="007B1DE7">
        <w:rPr>
          <w:u w:val="single"/>
          <w:lang w:val="en-US"/>
        </w:rPr>
        <w:t xml:space="preserve"> </w:t>
      </w:r>
      <w:r w:rsidRPr="005945B0">
        <w:rPr>
          <w:u w:val="single"/>
        </w:rPr>
        <w:t>получения</w:t>
      </w:r>
      <w:r w:rsidRPr="007B1DE7">
        <w:rPr>
          <w:u w:val="single"/>
          <w:lang w:val="en-US"/>
        </w:rPr>
        <w:t xml:space="preserve"> </w:t>
      </w:r>
      <w:r w:rsidRPr="005945B0">
        <w:rPr>
          <w:u w:val="single"/>
        </w:rPr>
        <w:t>информация</w:t>
      </w:r>
      <w:r w:rsidRPr="007B1DE7">
        <w:rPr>
          <w:u w:val="single"/>
          <w:lang w:val="en-US"/>
        </w:rPr>
        <w:t xml:space="preserve"> </w:t>
      </w:r>
      <w:r w:rsidRPr="005945B0">
        <w:rPr>
          <w:u w:val="single"/>
        </w:rPr>
        <w:t>об</w:t>
      </w:r>
      <w:r w:rsidRPr="007B1DE7">
        <w:rPr>
          <w:u w:val="single"/>
          <w:lang w:val="en-US"/>
        </w:rPr>
        <w:t xml:space="preserve"> </w:t>
      </w:r>
      <w:r w:rsidRPr="005945B0">
        <w:rPr>
          <w:u w:val="single"/>
        </w:rPr>
        <w:t>операционных</w:t>
      </w:r>
      <w:r w:rsidRPr="007B1DE7">
        <w:rPr>
          <w:u w:val="single"/>
          <w:lang w:val="en-US"/>
        </w:rPr>
        <w:t xml:space="preserve"> </w:t>
      </w:r>
      <w:r w:rsidRPr="005945B0">
        <w:rPr>
          <w:u w:val="single"/>
        </w:rPr>
        <w:t>днях</w:t>
      </w:r>
      <w:r w:rsidRPr="007B1DE7">
        <w:rPr>
          <w:u w:val="single"/>
          <w:lang w:val="en-US"/>
        </w:rPr>
        <w:t xml:space="preserve"> </w:t>
      </w:r>
      <w:r w:rsidRPr="005945B0">
        <w:rPr>
          <w:u w:val="single"/>
        </w:rPr>
        <w:t>системы</w:t>
      </w:r>
      <w:r w:rsidRPr="007B1DE7">
        <w:rPr>
          <w:u w:val="single"/>
          <w:lang w:val="en-US"/>
        </w:rPr>
        <w:t xml:space="preserve"> (TradingDaysSysView)</w:t>
      </w:r>
      <w:r w:rsidR="009979F7" w:rsidRPr="007B1DE7">
        <w:rPr>
          <w:u w:val="single"/>
          <w:lang w:val="en-US"/>
        </w:rPr>
        <w:t>:</w:t>
      </w:r>
    </w:p>
    <w:p w14:paraId="071DA7A5" w14:textId="77777777" w:rsidR="009979F7" w:rsidRPr="009979F7" w:rsidRDefault="009979F7" w:rsidP="005945B0">
      <w:pPr>
        <w:pStyle w:val="GOSTScript"/>
      </w:pPr>
      <w:r w:rsidRPr="009979F7">
        <w:t>{</w:t>
      </w:r>
    </w:p>
    <w:p w14:paraId="17B527DB" w14:textId="77777777" w:rsidR="009979F7" w:rsidRPr="009979F7" w:rsidRDefault="009979F7" w:rsidP="005945B0">
      <w:pPr>
        <w:pStyle w:val="GOSTScript"/>
      </w:pPr>
      <w:r w:rsidRPr="009979F7">
        <w:tab/>
        <w:t>"header": {</w:t>
      </w:r>
    </w:p>
    <w:p w14:paraId="1BC6B7E8" w14:textId="54929AB9" w:rsidR="009979F7" w:rsidRDefault="009979F7" w:rsidP="005945B0">
      <w:pPr>
        <w:pStyle w:val="GOSTScript"/>
      </w:pPr>
      <w:r w:rsidRPr="009979F7">
        <w:tab/>
      </w:r>
      <w:r w:rsidRPr="009979F7">
        <w:tab/>
        <w:t>"Source": "</w:t>
      </w:r>
      <w:r w:rsidR="00CD1342">
        <w:t>ARP</w:t>
      </w:r>
      <w:r w:rsidRPr="009979F7">
        <w:t>",</w:t>
      </w:r>
    </w:p>
    <w:p w14:paraId="5517B0C5" w14:textId="568936DE" w:rsidR="00D514E3" w:rsidRPr="009979F7" w:rsidRDefault="00D514E3" w:rsidP="005945B0">
      <w:pPr>
        <w:pStyle w:val="GOSTScript"/>
      </w:pPr>
      <w:r w:rsidRPr="00E07D25">
        <w:tab/>
      </w:r>
      <w:r w:rsidRPr="00E07D25">
        <w:tab/>
        <w:t>"Receiver": "</w:t>
      </w:r>
      <w:r>
        <w:t>ARP</w:t>
      </w:r>
      <w:r w:rsidRPr="00E07D25">
        <w:t>",</w:t>
      </w:r>
    </w:p>
    <w:p w14:paraId="3189ED5D" w14:textId="77777777" w:rsidR="009979F7" w:rsidRPr="009979F7" w:rsidRDefault="009979F7" w:rsidP="005945B0">
      <w:pPr>
        <w:pStyle w:val="GOSTScript"/>
      </w:pPr>
      <w:r w:rsidRPr="009979F7">
        <w:tab/>
      </w:r>
      <w:r w:rsidRPr="009979F7">
        <w:tab/>
        <w:t>"AnsDateTime": "2022-12-29 10:37:22",</w:t>
      </w:r>
    </w:p>
    <w:p w14:paraId="1363D777" w14:textId="77777777" w:rsidR="009979F7" w:rsidRPr="009979F7" w:rsidRDefault="009979F7" w:rsidP="005945B0">
      <w:pPr>
        <w:pStyle w:val="GOSTScript"/>
      </w:pPr>
      <w:r w:rsidRPr="009979F7">
        <w:tab/>
      </w:r>
      <w:r w:rsidRPr="009979F7">
        <w:tab/>
        <w:t>"Version": "1.0",</w:t>
      </w:r>
    </w:p>
    <w:p w14:paraId="784D9910" w14:textId="77777777" w:rsidR="009979F7" w:rsidRPr="009979F7" w:rsidRDefault="009979F7" w:rsidP="005945B0">
      <w:pPr>
        <w:pStyle w:val="GOSTScript"/>
      </w:pPr>
      <w:r w:rsidRPr="009979F7">
        <w:tab/>
      </w:r>
      <w:r w:rsidRPr="009979F7">
        <w:tab/>
        <w:t>"ReqGuid": "b0d4ce5d-2757-4699-948c-cfa72ba94f10",</w:t>
      </w:r>
    </w:p>
    <w:p w14:paraId="53F5FACA" w14:textId="77777777" w:rsidR="009979F7" w:rsidRPr="009979F7" w:rsidRDefault="009979F7" w:rsidP="005945B0">
      <w:pPr>
        <w:pStyle w:val="GOSTScript"/>
      </w:pPr>
      <w:r w:rsidRPr="009979F7">
        <w:tab/>
      </w:r>
      <w:r w:rsidRPr="009979F7">
        <w:tab/>
        <w:t>"DocGuid": "0bd90a7c-e339-46ff-ac39-71029ff81370",</w:t>
      </w:r>
    </w:p>
    <w:p w14:paraId="1EA2FA84" w14:textId="77777777" w:rsidR="009979F7" w:rsidRPr="009979F7" w:rsidRDefault="009979F7" w:rsidP="005945B0">
      <w:pPr>
        <w:pStyle w:val="GOSTScript"/>
      </w:pPr>
      <w:r w:rsidRPr="009979F7">
        <w:tab/>
      </w:r>
      <w:r w:rsidRPr="009979F7">
        <w:tab/>
        <w:t>"AnsGuid": "11190a7c-e339-55ff-ac69-71029hh81370",</w:t>
      </w:r>
    </w:p>
    <w:p w14:paraId="6D715957" w14:textId="77777777" w:rsidR="009979F7" w:rsidRPr="00D33583" w:rsidRDefault="009979F7" w:rsidP="005945B0">
      <w:pPr>
        <w:pStyle w:val="GOSTScript"/>
      </w:pPr>
      <w:r w:rsidRPr="009979F7">
        <w:tab/>
      </w:r>
      <w:r w:rsidRPr="009979F7">
        <w:tab/>
      </w:r>
      <w:r w:rsidRPr="00D33583">
        <w:t>"Result": "S"</w:t>
      </w:r>
    </w:p>
    <w:p w14:paraId="307D5212" w14:textId="77777777" w:rsidR="009979F7" w:rsidRPr="00D33583" w:rsidRDefault="009979F7" w:rsidP="005945B0">
      <w:pPr>
        <w:pStyle w:val="GOSTScript"/>
      </w:pPr>
      <w:r w:rsidRPr="00D33583">
        <w:tab/>
        <w:t>},</w:t>
      </w:r>
    </w:p>
    <w:p w14:paraId="52C252EE" w14:textId="77777777" w:rsidR="009979F7" w:rsidRPr="009979F7" w:rsidRDefault="009979F7" w:rsidP="005945B0">
      <w:pPr>
        <w:pStyle w:val="GOSTScript"/>
      </w:pPr>
      <w:r w:rsidRPr="00D33583">
        <w:tab/>
      </w:r>
      <w:r w:rsidRPr="009979F7">
        <w:t>"document": {</w:t>
      </w:r>
    </w:p>
    <w:p w14:paraId="03F45EDD" w14:textId="77777777" w:rsidR="009979F7" w:rsidRPr="009979F7" w:rsidRDefault="009979F7" w:rsidP="005945B0">
      <w:pPr>
        <w:pStyle w:val="GOSTScript"/>
      </w:pPr>
      <w:r w:rsidRPr="009979F7">
        <w:tab/>
      </w:r>
      <w:r w:rsidRPr="009979F7">
        <w:tab/>
        <w:t>"TradingDays": [</w:t>
      </w:r>
    </w:p>
    <w:p w14:paraId="50E7F510" w14:textId="77777777" w:rsidR="009979F7" w:rsidRPr="009979F7" w:rsidRDefault="009979F7" w:rsidP="005945B0">
      <w:pPr>
        <w:pStyle w:val="GOSTScript"/>
      </w:pPr>
      <w:r w:rsidRPr="009979F7">
        <w:tab/>
      </w:r>
      <w:r w:rsidRPr="009979F7">
        <w:tab/>
      </w:r>
      <w:r w:rsidRPr="009979F7">
        <w:tab/>
        <w:t>{</w:t>
      </w:r>
    </w:p>
    <w:p w14:paraId="6DB14A2A" w14:textId="77777777" w:rsidR="009979F7" w:rsidRPr="009979F7" w:rsidRDefault="009979F7" w:rsidP="005945B0">
      <w:pPr>
        <w:pStyle w:val="GOSTScript"/>
      </w:pPr>
      <w:r w:rsidRPr="009979F7">
        <w:tab/>
      </w:r>
      <w:r w:rsidRPr="009979F7">
        <w:tab/>
      </w:r>
      <w:r w:rsidRPr="009979F7">
        <w:tab/>
      </w:r>
      <w:r w:rsidRPr="009979F7">
        <w:tab/>
        <w:t>"TradingDay": "2022-10-29",</w:t>
      </w:r>
    </w:p>
    <w:p w14:paraId="457727EA" w14:textId="77777777" w:rsidR="009979F7" w:rsidRPr="00C75A4E" w:rsidRDefault="009979F7" w:rsidP="005945B0">
      <w:pPr>
        <w:pStyle w:val="GOSTScript"/>
        <w:rPr>
          <w:lang w:val="ru-RU"/>
        </w:rPr>
      </w:pPr>
      <w:r w:rsidRPr="009979F7">
        <w:tab/>
      </w:r>
      <w:r w:rsidRPr="009979F7">
        <w:tab/>
      </w:r>
      <w:r w:rsidRPr="009979F7">
        <w:tab/>
      </w:r>
      <w:r w:rsidRPr="009979F7">
        <w:tab/>
      </w:r>
      <w:r w:rsidRPr="00C75A4E">
        <w:rPr>
          <w:lang w:val="ru-RU"/>
        </w:rPr>
        <w:t>"</w:t>
      </w:r>
      <w:r w:rsidRPr="009979F7">
        <w:t>Status</w:t>
      </w:r>
      <w:r w:rsidRPr="00C75A4E">
        <w:rPr>
          <w:lang w:val="ru-RU"/>
        </w:rPr>
        <w:t>": "Открыт по запросу",</w:t>
      </w:r>
    </w:p>
    <w:p w14:paraId="07432330" w14:textId="77777777" w:rsidR="009979F7" w:rsidRPr="00C75A4E" w:rsidRDefault="009979F7" w:rsidP="005945B0">
      <w:pPr>
        <w:pStyle w:val="GOSTScript"/>
        <w:rPr>
          <w:lang w:val="ru-RU"/>
        </w:rPr>
      </w:pPr>
      <w:r w:rsidRPr="00C75A4E">
        <w:rPr>
          <w:lang w:val="ru-RU"/>
        </w:rPr>
        <w:tab/>
      </w:r>
      <w:r w:rsidRPr="00C75A4E">
        <w:rPr>
          <w:lang w:val="ru-RU"/>
        </w:rPr>
        <w:tab/>
      </w:r>
      <w:r w:rsidRPr="00C75A4E">
        <w:rPr>
          <w:lang w:val="ru-RU"/>
        </w:rPr>
        <w:tab/>
      </w:r>
      <w:r w:rsidRPr="00C75A4E">
        <w:rPr>
          <w:lang w:val="ru-RU"/>
        </w:rPr>
        <w:tab/>
        <w:t>"</w:t>
      </w:r>
      <w:r w:rsidRPr="009979F7">
        <w:t>OpenDate</w:t>
      </w:r>
      <w:r w:rsidRPr="00C75A4E">
        <w:rPr>
          <w:lang w:val="ru-RU"/>
        </w:rPr>
        <w:t>": "2022-12-15 00:12:10",</w:t>
      </w:r>
    </w:p>
    <w:p w14:paraId="35A9A07C" w14:textId="77777777" w:rsidR="009979F7" w:rsidRPr="009979F7" w:rsidRDefault="009979F7" w:rsidP="005945B0">
      <w:pPr>
        <w:pStyle w:val="GOSTScript"/>
      </w:pPr>
      <w:r w:rsidRPr="00C75A4E">
        <w:rPr>
          <w:lang w:val="ru-RU"/>
        </w:rPr>
        <w:tab/>
      </w:r>
      <w:r w:rsidRPr="00C75A4E">
        <w:rPr>
          <w:lang w:val="ru-RU"/>
        </w:rPr>
        <w:tab/>
      </w:r>
      <w:r w:rsidRPr="00C75A4E">
        <w:rPr>
          <w:lang w:val="ru-RU"/>
        </w:rPr>
        <w:tab/>
      </w:r>
      <w:r w:rsidRPr="00C75A4E">
        <w:rPr>
          <w:lang w:val="ru-RU"/>
        </w:rPr>
        <w:tab/>
      </w:r>
      <w:r w:rsidRPr="009979F7">
        <w:t>"CloseDate": "2022-12-28 12:15:10",</w:t>
      </w:r>
    </w:p>
    <w:p w14:paraId="477E89CA" w14:textId="77777777" w:rsidR="009979F7" w:rsidRPr="009979F7" w:rsidRDefault="009979F7" w:rsidP="005945B0">
      <w:pPr>
        <w:pStyle w:val="GOSTScript"/>
      </w:pPr>
      <w:r w:rsidRPr="009979F7">
        <w:tab/>
      </w:r>
      <w:r w:rsidRPr="009979F7">
        <w:tab/>
      </w:r>
      <w:r w:rsidRPr="009979F7">
        <w:tab/>
      </w:r>
      <w:r w:rsidRPr="009979F7">
        <w:tab/>
        <w:t>"LastUpdatedBy": "IVANOV_II"</w:t>
      </w:r>
    </w:p>
    <w:p w14:paraId="5C78F4EE" w14:textId="77777777" w:rsidR="009979F7" w:rsidRPr="009979F7" w:rsidRDefault="009979F7" w:rsidP="005945B0">
      <w:pPr>
        <w:pStyle w:val="GOSTScript"/>
      </w:pPr>
      <w:r w:rsidRPr="009979F7">
        <w:tab/>
      </w:r>
      <w:r w:rsidRPr="009979F7">
        <w:tab/>
      </w:r>
      <w:r w:rsidRPr="009979F7">
        <w:tab/>
        <w:t>},</w:t>
      </w:r>
    </w:p>
    <w:p w14:paraId="2759338B" w14:textId="77777777" w:rsidR="009979F7" w:rsidRPr="009979F7" w:rsidRDefault="009979F7" w:rsidP="005945B0">
      <w:pPr>
        <w:pStyle w:val="GOSTScript"/>
      </w:pPr>
      <w:r w:rsidRPr="009979F7">
        <w:tab/>
      </w:r>
      <w:r w:rsidRPr="009979F7">
        <w:tab/>
      </w:r>
      <w:r w:rsidRPr="009979F7">
        <w:tab/>
        <w:t>{</w:t>
      </w:r>
    </w:p>
    <w:p w14:paraId="241B103F" w14:textId="77777777" w:rsidR="009979F7" w:rsidRPr="009979F7" w:rsidRDefault="009979F7" w:rsidP="005945B0">
      <w:pPr>
        <w:pStyle w:val="GOSTScript"/>
      </w:pPr>
      <w:r w:rsidRPr="009979F7">
        <w:tab/>
      </w:r>
      <w:r w:rsidRPr="009979F7">
        <w:tab/>
      </w:r>
      <w:r w:rsidRPr="009979F7">
        <w:tab/>
      </w:r>
      <w:r w:rsidRPr="009979F7">
        <w:tab/>
        <w:t>"TradingDay": "2022-10-30",</w:t>
      </w:r>
    </w:p>
    <w:p w14:paraId="3D4B15EE" w14:textId="77777777" w:rsidR="009979F7" w:rsidRPr="009979F7" w:rsidRDefault="009979F7" w:rsidP="005945B0">
      <w:pPr>
        <w:pStyle w:val="GOSTScript"/>
      </w:pPr>
      <w:r w:rsidRPr="009979F7">
        <w:tab/>
      </w:r>
      <w:r w:rsidRPr="009979F7">
        <w:tab/>
      </w:r>
      <w:r w:rsidRPr="009979F7">
        <w:tab/>
      </w:r>
      <w:r w:rsidRPr="009979F7">
        <w:tab/>
        <w:t>"Status": "</w:t>
      </w:r>
      <w:r>
        <w:t>Открыт</w:t>
      </w:r>
      <w:r w:rsidRPr="009979F7">
        <w:t>",</w:t>
      </w:r>
    </w:p>
    <w:p w14:paraId="04952B86" w14:textId="77777777" w:rsidR="009979F7" w:rsidRPr="009979F7" w:rsidRDefault="009979F7" w:rsidP="005945B0">
      <w:pPr>
        <w:pStyle w:val="GOSTScript"/>
      </w:pPr>
      <w:r w:rsidRPr="009979F7">
        <w:tab/>
      </w:r>
      <w:r w:rsidRPr="009979F7">
        <w:tab/>
      </w:r>
      <w:r w:rsidRPr="009979F7">
        <w:tab/>
      </w:r>
      <w:r w:rsidRPr="009979F7">
        <w:tab/>
        <w:t>"OpenDate": "2022-12-15 02:12:10",</w:t>
      </w:r>
    </w:p>
    <w:p w14:paraId="69B361E9" w14:textId="77777777" w:rsidR="009979F7" w:rsidRPr="009979F7" w:rsidRDefault="009979F7" w:rsidP="005945B0">
      <w:pPr>
        <w:pStyle w:val="GOSTScript"/>
      </w:pPr>
      <w:r w:rsidRPr="009979F7">
        <w:lastRenderedPageBreak/>
        <w:tab/>
      </w:r>
      <w:r w:rsidRPr="009979F7">
        <w:tab/>
      </w:r>
      <w:r w:rsidRPr="009979F7">
        <w:tab/>
      </w:r>
      <w:r w:rsidRPr="009979F7">
        <w:tab/>
        <w:t>"CloseDate": "2022-12-28 22:15:10",</w:t>
      </w:r>
    </w:p>
    <w:p w14:paraId="21C00442" w14:textId="77777777" w:rsidR="009979F7" w:rsidRPr="00D33583" w:rsidRDefault="009979F7" w:rsidP="005945B0">
      <w:pPr>
        <w:pStyle w:val="GOSTScript"/>
      </w:pPr>
      <w:r w:rsidRPr="009979F7">
        <w:tab/>
      </w:r>
      <w:r w:rsidRPr="009979F7">
        <w:tab/>
      </w:r>
      <w:r w:rsidRPr="009979F7">
        <w:tab/>
      </w:r>
      <w:r w:rsidRPr="009979F7">
        <w:tab/>
      </w:r>
      <w:r w:rsidRPr="00D33583">
        <w:t>"LastUpdatedBy": "PETROV_PP"</w:t>
      </w:r>
    </w:p>
    <w:p w14:paraId="5E701EEF" w14:textId="77777777" w:rsidR="009979F7" w:rsidRPr="00C75A4E" w:rsidRDefault="009979F7" w:rsidP="005945B0">
      <w:pPr>
        <w:pStyle w:val="GOSTScript"/>
        <w:rPr>
          <w:lang w:val="ru-RU"/>
        </w:rPr>
      </w:pPr>
      <w:r w:rsidRPr="00D33583">
        <w:tab/>
      </w:r>
      <w:r w:rsidRPr="00D33583">
        <w:tab/>
      </w:r>
      <w:r w:rsidRPr="00D33583">
        <w:tab/>
      </w:r>
      <w:r w:rsidRPr="00C75A4E">
        <w:rPr>
          <w:lang w:val="ru-RU"/>
        </w:rPr>
        <w:t>}</w:t>
      </w:r>
    </w:p>
    <w:p w14:paraId="0E5F9131" w14:textId="77777777" w:rsidR="009979F7" w:rsidRPr="00C75A4E" w:rsidRDefault="009979F7" w:rsidP="005945B0">
      <w:pPr>
        <w:pStyle w:val="GOSTScript"/>
        <w:rPr>
          <w:lang w:val="ru-RU"/>
        </w:rPr>
      </w:pPr>
      <w:r w:rsidRPr="00C75A4E">
        <w:rPr>
          <w:lang w:val="ru-RU"/>
        </w:rPr>
        <w:tab/>
      </w:r>
      <w:r w:rsidRPr="00C75A4E">
        <w:rPr>
          <w:lang w:val="ru-RU"/>
        </w:rPr>
        <w:tab/>
        <w:t>]</w:t>
      </w:r>
    </w:p>
    <w:p w14:paraId="0351BA87" w14:textId="77777777" w:rsidR="009979F7" w:rsidRPr="00C75A4E" w:rsidRDefault="009979F7" w:rsidP="005945B0">
      <w:pPr>
        <w:pStyle w:val="GOSTScript"/>
        <w:rPr>
          <w:lang w:val="ru-RU"/>
        </w:rPr>
      </w:pPr>
      <w:r w:rsidRPr="00C75A4E">
        <w:rPr>
          <w:lang w:val="ru-RU"/>
        </w:rPr>
        <w:tab/>
        <w:t>}</w:t>
      </w:r>
    </w:p>
    <w:p w14:paraId="5ACF28D6" w14:textId="3FC7A6C1" w:rsidR="007C505E" w:rsidRPr="00C75A4E" w:rsidRDefault="009979F7" w:rsidP="00C75A4E">
      <w:pPr>
        <w:pStyle w:val="GOSTScript"/>
        <w:rPr>
          <w:lang w:val="ru-RU"/>
        </w:rPr>
      </w:pPr>
      <w:r w:rsidRPr="00C75A4E">
        <w:rPr>
          <w:lang w:val="ru-RU"/>
        </w:rPr>
        <w:t>}</w:t>
      </w:r>
    </w:p>
    <w:p w14:paraId="585E6F1F" w14:textId="77777777" w:rsidR="007C505E" w:rsidRDefault="007C505E" w:rsidP="00C75A4E">
      <w:pPr>
        <w:pStyle w:val="GOSTNormal"/>
      </w:pPr>
    </w:p>
    <w:p w14:paraId="5DF083CE" w14:textId="30034D1E" w:rsidR="009979F7" w:rsidRDefault="009979F7" w:rsidP="00C75A4E">
      <w:pPr>
        <w:pStyle w:val="GOSTNormal"/>
      </w:pPr>
      <w:r w:rsidRPr="005945B0">
        <w:rPr>
          <w:u w:val="single"/>
        </w:rPr>
        <w:t>Пример №3: Сервис открытия операционного дня ТОФК/ЦС по учету (TradingDaysSubjectOpen):</w:t>
      </w:r>
    </w:p>
    <w:p w14:paraId="57A64F95" w14:textId="77777777" w:rsidR="009979F7" w:rsidRPr="009979F7" w:rsidRDefault="009979F7" w:rsidP="005945B0">
      <w:pPr>
        <w:pStyle w:val="GOSTScript"/>
      </w:pPr>
      <w:r w:rsidRPr="009979F7">
        <w:t>{</w:t>
      </w:r>
    </w:p>
    <w:p w14:paraId="2247F593" w14:textId="77777777" w:rsidR="009979F7" w:rsidRPr="009979F7" w:rsidRDefault="009979F7" w:rsidP="005945B0">
      <w:pPr>
        <w:pStyle w:val="GOSTScript"/>
      </w:pPr>
      <w:r w:rsidRPr="009979F7">
        <w:tab/>
        <w:t>"header": {</w:t>
      </w:r>
    </w:p>
    <w:p w14:paraId="3DA4D834" w14:textId="070C134E" w:rsidR="009979F7" w:rsidRDefault="009979F7" w:rsidP="005945B0">
      <w:pPr>
        <w:pStyle w:val="GOSTScript"/>
      </w:pPr>
      <w:r w:rsidRPr="009979F7">
        <w:tab/>
      </w:r>
      <w:r w:rsidRPr="009979F7">
        <w:tab/>
        <w:t>"Source": "</w:t>
      </w:r>
      <w:r w:rsidR="00CD1342">
        <w:t>ARP</w:t>
      </w:r>
      <w:r w:rsidRPr="009979F7">
        <w:t>",</w:t>
      </w:r>
    </w:p>
    <w:p w14:paraId="690ACFE4" w14:textId="53E0B68F" w:rsidR="00D514E3" w:rsidRPr="009979F7" w:rsidRDefault="00D514E3" w:rsidP="005945B0">
      <w:pPr>
        <w:pStyle w:val="GOSTScript"/>
      </w:pPr>
      <w:r w:rsidRPr="00E07D25">
        <w:tab/>
      </w:r>
      <w:r w:rsidRPr="00E07D25">
        <w:tab/>
        <w:t>"Receiver": "</w:t>
      </w:r>
      <w:r>
        <w:t>ARP</w:t>
      </w:r>
      <w:r w:rsidRPr="00E07D25">
        <w:t>",</w:t>
      </w:r>
    </w:p>
    <w:p w14:paraId="78070786" w14:textId="77777777" w:rsidR="009979F7" w:rsidRPr="009979F7" w:rsidRDefault="009979F7" w:rsidP="005945B0">
      <w:pPr>
        <w:pStyle w:val="GOSTScript"/>
      </w:pPr>
      <w:r w:rsidRPr="009979F7">
        <w:tab/>
      </w:r>
      <w:r w:rsidRPr="009979F7">
        <w:tab/>
        <w:t>"AnsDateTime": "2022-12-29 10:37:22",</w:t>
      </w:r>
    </w:p>
    <w:p w14:paraId="40B88834" w14:textId="77777777" w:rsidR="009979F7" w:rsidRPr="009979F7" w:rsidRDefault="009979F7" w:rsidP="005945B0">
      <w:pPr>
        <w:pStyle w:val="GOSTScript"/>
      </w:pPr>
      <w:r w:rsidRPr="009979F7">
        <w:tab/>
      </w:r>
      <w:r w:rsidRPr="009979F7">
        <w:tab/>
        <w:t>"Version": "1.0",</w:t>
      </w:r>
    </w:p>
    <w:p w14:paraId="024E1BB8" w14:textId="77777777" w:rsidR="009979F7" w:rsidRPr="009979F7" w:rsidRDefault="009979F7" w:rsidP="005945B0">
      <w:pPr>
        <w:pStyle w:val="GOSTScript"/>
      </w:pPr>
      <w:r w:rsidRPr="009979F7">
        <w:tab/>
      </w:r>
      <w:r w:rsidRPr="009979F7">
        <w:tab/>
        <w:t>"ReqGuid": "b0d4ce5d-2757-4699-948c-cfa72ba94f10",</w:t>
      </w:r>
    </w:p>
    <w:p w14:paraId="098A19BE" w14:textId="77777777" w:rsidR="009979F7" w:rsidRPr="009979F7" w:rsidRDefault="009979F7" w:rsidP="005945B0">
      <w:pPr>
        <w:pStyle w:val="GOSTScript"/>
      </w:pPr>
      <w:r w:rsidRPr="009979F7">
        <w:tab/>
      </w:r>
      <w:r w:rsidRPr="009979F7">
        <w:tab/>
        <w:t>"DocGuid": "0bd90a7c-e339-46ff-ac39-71029ff81370",</w:t>
      </w:r>
    </w:p>
    <w:p w14:paraId="120A54D6" w14:textId="77777777" w:rsidR="009979F7" w:rsidRPr="009979F7" w:rsidRDefault="009979F7" w:rsidP="005945B0">
      <w:pPr>
        <w:pStyle w:val="GOSTScript"/>
      </w:pPr>
      <w:r w:rsidRPr="009979F7">
        <w:tab/>
      </w:r>
      <w:r w:rsidRPr="009979F7">
        <w:tab/>
        <w:t>"AnsGuid": "11190a7c-e339-55ff-ac69-71029hh81370",</w:t>
      </w:r>
    </w:p>
    <w:p w14:paraId="316552CD" w14:textId="77777777" w:rsidR="009979F7" w:rsidRPr="00C75A4E" w:rsidRDefault="009979F7" w:rsidP="005945B0">
      <w:pPr>
        <w:pStyle w:val="GOSTScript"/>
        <w:rPr>
          <w:lang w:val="ru-RU"/>
        </w:rPr>
      </w:pPr>
      <w:r w:rsidRPr="009979F7">
        <w:tab/>
      </w:r>
      <w:r w:rsidRPr="009979F7">
        <w:tab/>
      </w:r>
      <w:r w:rsidRPr="00C75A4E">
        <w:rPr>
          <w:lang w:val="ru-RU"/>
        </w:rPr>
        <w:t>"</w:t>
      </w:r>
      <w:r>
        <w:t>Result</w:t>
      </w:r>
      <w:r w:rsidRPr="00C75A4E">
        <w:rPr>
          <w:lang w:val="ru-RU"/>
        </w:rPr>
        <w:t>": "</w:t>
      </w:r>
      <w:r>
        <w:t>E</w:t>
      </w:r>
      <w:r w:rsidRPr="00C75A4E">
        <w:rPr>
          <w:lang w:val="ru-RU"/>
        </w:rPr>
        <w:t>",</w:t>
      </w:r>
    </w:p>
    <w:p w14:paraId="17264E7D" w14:textId="6EDBE02F" w:rsidR="009979F7" w:rsidRPr="00C75A4E" w:rsidRDefault="009979F7" w:rsidP="005945B0">
      <w:pPr>
        <w:pStyle w:val="GOSTScript"/>
        <w:rPr>
          <w:lang w:val="ru-RU"/>
        </w:rPr>
      </w:pPr>
      <w:r w:rsidRPr="00C75A4E">
        <w:rPr>
          <w:lang w:val="ru-RU"/>
        </w:rPr>
        <w:tab/>
      </w:r>
      <w:r w:rsidRPr="00C75A4E">
        <w:rPr>
          <w:lang w:val="ru-RU"/>
        </w:rPr>
        <w:tab/>
        <w:t>"</w:t>
      </w:r>
      <w:r>
        <w:t>ResultDescr</w:t>
      </w:r>
      <w:r w:rsidRPr="00C75A4E">
        <w:rPr>
          <w:lang w:val="ru-RU"/>
        </w:rPr>
        <w:t>": "Статус операционного дня Системы Закрыт окончательно является недопустимым для выполнения операции"</w:t>
      </w:r>
    </w:p>
    <w:p w14:paraId="339DE299" w14:textId="77777777" w:rsidR="009979F7" w:rsidRPr="009979F7" w:rsidRDefault="009979F7" w:rsidP="005945B0">
      <w:pPr>
        <w:pStyle w:val="GOSTScript"/>
      </w:pPr>
      <w:r w:rsidRPr="00C75A4E">
        <w:rPr>
          <w:lang w:val="ru-RU"/>
        </w:rPr>
        <w:tab/>
      </w:r>
      <w:r w:rsidRPr="009979F7">
        <w:t>},</w:t>
      </w:r>
    </w:p>
    <w:p w14:paraId="4B0AC6DC" w14:textId="77777777" w:rsidR="009979F7" w:rsidRPr="009979F7" w:rsidRDefault="009979F7" w:rsidP="005945B0">
      <w:pPr>
        <w:pStyle w:val="GOSTScript"/>
      </w:pPr>
      <w:r w:rsidRPr="009979F7">
        <w:tab/>
        <w:t>"document": {</w:t>
      </w:r>
    </w:p>
    <w:p w14:paraId="777BBBC0" w14:textId="77777777" w:rsidR="009979F7" w:rsidRPr="009979F7" w:rsidRDefault="009979F7" w:rsidP="005945B0">
      <w:pPr>
        <w:pStyle w:val="GOSTScript"/>
      </w:pPr>
      <w:r w:rsidRPr="009979F7">
        <w:tab/>
      </w:r>
      <w:r w:rsidRPr="009979F7">
        <w:tab/>
        <w:t>"Subject": "5700",</w:t>
      </w:r>
    </w:p>
    <w:p w14:paraId="60DEA464" w14:textId="77777777" w:rsidR="009979F7" w:rsidRPr="009979F7" w:rsidRDefault="009979F7" w:rsidP="005945B0">
      <w:pPr>
        <w:pStyle w:val="GOSTScript"/>
      </w:pPr>
      <w:r w:rsidRPr="009979F7">
        <w:tab/>
      </w:r>
      <w:r w:rsidRPr="009979F7">
        <w:tab/>
        <w:t>"TradingDay": "2022-10-12",</w:t>
      </w:r>
    </w:p>
    <w:p w14:paraId="5855830B" w14:textId="77777777" w:rsidR="009979F7" w:rsidRPr="009979F7" w:rsidRDefault="009979F7" w:rsidP="005945B0">
      <w:pPr>
        <w:pStyle w:val="GOSTScript"/>
      </w:pPr>
      <w:r w:rsidRPr="009979F7">
        <w:tab/>
      </w:r>
      <w:r w:rsidRPr="009979F7">
        <w:tab/>
        <w:t>"Status": "</w:t>
      </w:r>
      <w:r>
        <w:t>Закрыт</w:t>
      </w:r>
      <w:r w:rsidRPr="009979F7">
        <w:t xml:space="preserve"> </w:t>
      </w:r>
      <w:r>
        <w:t>окончательно</w:t>
      </w:r>
      <w:r w:rsidRPr="009979F7">
        <w:t>",</w:t>
      </w:r>
    </w:p>
    <w:p w14:paraId="63911A5B" w14:textId="77777777" w:rsidR="009979F7" w:rsidRDefault="009979F7" w:rsidP="005945B0">
      <w:pPr>
        <w:pStyle w:val="GOSTScript"/>
        <w:rPr>
          <w:ins w:id="8207" w:author="Сатлер Марина Викторовна" w:date="2025-01-14T10:53:00Z"/>
        </w:rPr>
      </w:pPr>
      <w:r w:rsidRPr="009979F7">
        <w:tab/>
      </w:r>
      <w:r w:rsidRPr="009979F7">
        <w:tab/>
      </w:r>
      <w:r w:rsidRPr="00D33583">
        <w:t>"OpenDate": "2022-10-12 00:15:10",</w:t>
      </w:r>
    </w:p>
    <w:p w14:paraId="1EACC47B" w14:textId="0A600F9B" w:rsidR="00850FC1" w:rsidRPr="00D33583" w:rsidRDefault="00850FC1" w:rsidP="005945B0">
      <w:pPr>
        <w:pStyle w:val="GOSTScript"/>
      </w:pPr>
      <w:ins w:id="8208" w:author="Сатлер Марина Викторовна" w:date="2025-01-14T10:53:00Z">
        <w:r w:rsidRPr="00850FC1">
          <w:tab/>
        </w:r>
        <w:r w:rsidRPr="00850FC1">
          <w:tab/>
          <w:t>"OpenSystem": "ARP",</w:t>
        </w:r>
      </w:ins>
    </w:p>
    <w:p w14:paraId="50ACFB56" w14:textId="77777777" w:rsidR="009979F7" w:rsidRPr="00D33583" w:rsidRDefault="009979F7" w:rsidP="005945B0">
      <w:pPr>
        <w:pStyle w:val="GOSTScript"/>
      </w:pPr>
      <w:r w:rsidRPr="00D33583">
        <w:tab/>
      </w:r>
      <w:r w:rsidRPr="00D33583">
        <w:tab/>
        <w:t>"CloseDate": "2022-10-13 12:15:10",</w:t>
      </w:r>
    </w:p>
    <w:p w14:paraId="1732E9C3" w14:textId="77777777" w:rsidR="009979F7" w:rsidRPr="00D33583" w:rsidRDefault="009979F7" w:rsidP="005945B0">
      <w:pPr>
        <w:pStyle w:val="GOSTScript"/>
      </w:pPr>
      <w:r w:rsidRPr="00D33583">
        <w:tab/>
      </w:r>
      <w:r w:rsidRPr="00D33583">
        <w:tab/>
        <w:t>"ClosePermanentlyDate": "2022-10-14 12:15:10"</w:t>
      </w:r>
    </w:p>
    <w:p w14:paraId="173E9750" w14:textId="77777777" w:rsidR="009979F7" w:rsidRPr="00DE2C46" w:rsidRDefault="009979F7" w:rsidP="005945B0">
      <w:pPr>
        <w:pStyle w:val="GOSTScript"/>
        <w:rPr>
          <w:lang w:val="ru-RU"/>
        </w:rPr>
      </w:pPr>
      <w:r w:rsidRPr="00D33583">
        <w:tab/>
      </w:r>
      <w:r w:rsidRPr="00DE2C46">
        <w:rPr>
          <w:lang w:val="ru-RU"/>
        </w:rPr>
        <w:t>}</w:t>
      </w:r>
    </w:p>
    <w:p w14:paraId="1D92D087" w14:textId="573F97C0" w:rsidR="009979F7" w:rsidRPr="00DE2C46" w:rsidRDefault="009979F7" w:rsidP="00C75A4E">
      <w:pPr>
        <w:pStyle w:val="GOSTScript"/>
        <w:rPr>
          <w:lang w:val="ru-RU"/>
        </w:rPr>
      </w:pPr>
      <w:r w:rsidRPr="00DE2C46">
        <w:rPr>
          <w:lang w:val="ru-RU"/>
        </w:rPr>
        <w:t>}</w:t>
      </w:r>
    </w:p>
    <w:p w14:paraId="6EFD59A3" w14:textId="77777777" w:rsidR="009979F7" w:rsidRPr="00DE2C46" w:rsidRDefault="009979F7" w:rsidP="00C75A4E">
      <w:pPr>
        <w:pStyle w:val="GOSTNormal"/>
      </w:pPr>
    </w:p>
    <w:p w14:paraId="05BCB86D" w14:textId="170547B5" w:rsidR="009979F7" w:rsidRPr="00DE2C46" w:rsidRDefault="009979F7" w:rsidP="00C75A4E">
      <w:pPr>
        <w:pStyle w:val="GOSTNormal"/>
      </w:pPr>
      <w:r w:rsidRPr="005945B0">
        <w:rPr>
          <w:u w:val="single"/>
        </w:rPr>
        <w:t>Пример</w:t>
      </w:r>
      <w:r w:rsidRPr="00DE2C46">
        <w:rPr>
          <w:u w:val="single"/>
        </w:rPr>
        <w:t xml:space="preserve"> №4: </w:t>
      </w:r>
      <w:r w:rsidRPr="005945B0">
        <w:rPr>
          <w:u w:val="single"/>
        </w:rPr>
        <w:t>Сервис</w:t>
      </w:r>
      <w:r w:rsidRPr="00DE2C46">
        <w:rPr>
          <w:u w:val="single"/>
        </w:rPr>
        <w:t xml:space="preserve"> </w:t>
      </w:r>
      <w:r w:rsidRPr="005945B0">
        <w:rPr>
          <w:u w:val="single"/>
        </w:rPr>
        <w:t>открытия</w:t>
      </w:r>
      <w:r w:rsidRPr="00DE2C46">
        <w:rPr>
          <w:u w:val="single"/>
        </w:rPr>
        <w:t xml:space="preserve"> </w:t>
      </w:r>
      <w:r w:rsidRPr="005945B0">
        <w:rPr>
          <w:u w:val="single"/>
        </w:rPr>
        <w:t>операционного</w:t>
      </w:r>
      <w:r w:rsidRPr="00DE2C46">
        <w:rPr>
          <w:u w:val="single"/>
        </w:rPr>
        <w:t xml:space="preserve"> </w:t>
      </w:r>
      <w:r w:rsidRPr="005945B0">
        <w:rPr>
          <w:u w:val="single"/>
        </w:rPr>
        <w:t>дня</w:t>
      </w:r>
      <w:r w:rsidRPr="00DE2C46">
        <w:rPr>
          <w:u w:val="single"/>
        </w:rPr>
        <w:t xml:space="preserve"> </w:t>
      </w:r>
      <w:r w:rsidRPr="005945B0">
        <w:rPr>
          <w:u w:val="single"/>
        </w:rPr>
        <w:t>системы</w:t>
      </w:r>
      <w:r w:rsidRPr="00DE2C46">
        <w:rPr>
          <w:u w:val="single"/>
        </w:rPr>
        <w:t xml:space="preserve"> (</w:t>
      </w:r>
      <w:r w:rsidRPr="00C75A4E">
        <w:rPr>
          <w:u w:val="single"/>
          <w:lang w:val="en-US"/>
        </w:rPr>
        <w:t>TradingDaysSysOpen</w:t>
      </w:r>
      <w:r w:rsidRPr="00DE2C46">
        <w:rPr>
          <w:u w:val="single"/>
        </w:rPr>
        <w:t>)</w:t>
      </w:r>
      <w:r w:rsidR="005945B0" w:rsidRPr="00DE2C46">
        <w:rPr>
          <w:u w:val="single"/>
        </w:rPr>
        <w:t>:</w:t>
      </w:r>
    </w:p>
    <w:p w14:paraId="1FD870BD" w14:textId="77777777" w:rsidR="00D33583" w:rsidRPr="00D33583" w:rsidRDefault="00D33583" w:rsidP="005945B0">
      <w:pPr>
        <w:pStyle w:val="GOSTScript"/>
      </w:pPr>
      <w:r w:rsidRPr="00D33583">
        <w:t>{</w:t>
      </w:r>
    </w:p>
    <w:p w14:paraId="4D69D6E1" w14:textId="77777777" w:rsidR="00D33583" w:rsidRPr="00D33583" w:rsidRDefault="00D33583" w:rsidP="005945B0">
      <w:pPr>
        <w:pStyle w:val="GOSTScript"/>
      </w:pPr>
      <w:r w:rsidRPr="00D33583">
        <w:tab/>
        <w:t>"header": {</w:t>
      </w:r>
    </w:p>
    <w:p w14:paraId="706555DE" w14:textId="2E8CDE25" w:rsidR="00D33583" w:rsidRDefault="00D33583" w:rsidP="005945B0">
      <w:pPr>
        <w:pStyle w:val="GOSTScript"/>
      </w:pPr>
      <w:r w:rsidRPr="00D33583">
        <w:tab/>
      </w:r>
      <w:r w:rsidRPr="00D33583">
        <w:tab/>
        <w:t>"Source": "</w:t>
      </w:r>
      <w:r w:rsidR="00CD1342">
        <w:t>ARP</w:t>
      </w:r>
      <w:r w:rsidRPr="00D33583">
        <w:t>",</w:t>
      </w:r>
    </w:p>
    <w:p w14:paraId="6EC86051" w14:textId="7C5B099C" w:rsidR="00D514E3" w:rsidRPr="00D33583" w:rsidRDefault="00D514E3" w:rsidP="005945B0">
      <w:pPr>
        <w:pStyle w:val="GOSTScript"/>
      </w:pPr>
      <w:r w:rsidRPr="00E07D25">
        <w:lastRenderedPageBreak/>
        <w:tab/>
      </w:r>
      <w:r w:rsidRPr="00E07D25">
        <w:tab/>
        <w:t>"Receiver": "</w:t>
      </w:r>
      <w:r>
        <w:t>ARP</w:t>
      </w:r>
      <w:r w:rsidRPr="00E07D25">
        <w:t>",</w:t>
      </w:r>
    </w:p>
    <w:p w14:paraId="7A9C2792" w14:textId="77777777" w:rsidR="00D33583" w:rsidRPr="00D33583" w:rsidRDefault="00D33583" w:rsidP="005945B0">
      <w:pPr>
        <w:pStyle w:val="GOSTScript"/>
      </w:pPr>
      <w:r w:rsidRPr="00D33583">
        <w:tab/>
      </w:r>
      <w:r w:rsidRPr="00D33583">
        <w:tab/>
        <w:t>"AnsDateTime": "2022-12-29 10:37:22",</w:t>
      </w:r>
    </w:p>
    <w:p w14:paraId="53A70B0B" w14:textId="77777777" w:rsidR="00D33583" w:rsidRPr="00D33583" w:rsidRDefault="00D33583" w:rsidP="005945B0">
      <w:pPr>
        <w:pStyle w:val="GOSTScript"/>
      </w:pPr>
      <w:r w:rsidRPr="00D33583">
        <w:tab/>
      </w:r>
      <w:r w:rsidRPr="00D33583">
        <w:tab/>
        <w:t>"Version": "1.0",</w:t>
      </w:r>
    </w:p>
    <w:p w14:paraId="4A5F7A57" w14:textId="77777777" w:rsidR="00D33583" w:rsidRPr="00D33583" w:rsidRDefault="00D33583" w:rsidP="005945B0">
      <w:pPr>
        <w:pStyle w:val="GOSTScript"/>
      </w:pPr>
      <w:r w:rsidRPr="00D33583">
        <w:tab/>
      </w:r>
      <w:r w:rsidRPr="00D33583">
        <w:tab/>
        <w:t>"ReqGuid": "b0d4ce5d-2757-4699-948c-cfa72ba94f10",</w:t>
      </w:r>
    </w:p>
    <w:p w14:paraId="4BE5312C" w14:textId="77777777" w:rsidR="00D33583" w:rsidRPr="00D33583" w:rsidRDefault="00D33583" w:rsidP="005945B0">
      <w:pPr>
        <w:pStyle w:val="GOSTScript"/>
      </w:pPr>
      <w:r w:rsidRPr="00D33583">
        <w:tab/>
      </w:r>
      <w:r w:rsidRPr="00D33583">
        <w:tab/>
        <w:t>"DocGuid": "0bd90a7c-e339-46ff-ac39-71029ff81370",</w:t>
      </w:r>
    </w:p>
    <w:p w14:paraId="329C4F75" w14:textId="77777777" w:rsidR="00D33583" w:rsidRPr="00D33583" w:rsidRDefault="00D33583" w:rsidP="005945B0">
      <w:pPr>
        <w:pStyle w:val="GOSTScript"/>
      </w:pPr>
      <w:r w:rsidRPr="00D33583">
        <w:tab/>
      </w:r>
      <w:r w:rsidRPr="00D33583">
        <w:tab/>
        <w:t>"AnsGuid": "11190a7c-e339-55ff-ac69-71029hh81370",</w:t>
      </w:r>
    </w:p>
    <w:p w14:paraId="31A1199D" w14:textId="77777777" w:rsidR="00D33583" w:rsidRPr="00C75A4E" w:rsidRDefault="00D33583" w:rsidP="005945B0">
      <w:pPr>
        <w:pStyle w:val="GOSTScript"/>
        <w:rPr>
          <w:lang w:val="ru-RU"/>
        </w:rPr>
      </w:pPr>
      <w:r w:rsidRPr="00D33583">
        <w:tab/>
      </w:r>
      <w:r w:rsidRPr="00D33583">
        <w:tab/>
      </w:r>
      <w:r w:rsidRPr="00C75A4E">
        <w:rPr>
          <w:lang w:val="ru-RU"/>
        </w:rPr>
        <w:t>"</w:t>
      </w:r>
      <w:r>
        <w:t>Result</w:t>
      </w:r>
      <w:r w:rsidRPr="00C75A4E">
        <w:rPr>
          <w:lang w:val="ru-RU"/>
        </w:rPr>
        <w:t>": "</w:t>
      </w:r>
      <w:r>
        <w:t>E</w:t>
      </w:r>
      <w:r w:rsidRPr="00C75A4E">
        <w:rPr>
          <w:lang w:val="ru-RU"/>
        </w:rPr>
        <w:t>",</w:t>
      </w:r>
    </w:p>
    <w:p w14:paraId="0C607B46" w14:textId="3DBAB0D0" w:rsidR="00D33583" w:rsidRPr="00C75A4E" w:rsidRDefault="00D33583" w:rsidP="005945B0">
      <w:pPr>
        <w:pStyle w:val="GOSTScript"/>
        <w:rPr>
          <w:lang w:val="ru-RU"/>
        </w:rPr>
      </w:pPr>
      <w:r w:rsidRPr="00C75A4E">
        <w:rPr>
          <w:lang w:val="ru-RU"/>
        </w:rPr>
        <w:tab/>
      </w:r>
      <w:r w:rsidRPr="00C75A4E">
        <w:rPr>
          <w:lang w:val="ru-RU"/>
        </w:rPr>
        <w:tab/>
        <w:t>"</w:t>
      </w:r>
      <w:r>
        <w:t>ResultDescr</w:t>
      </w:r>
      <w:r w:rsidRPr="00C75A4E">
        <w:rPr>
          <w:lang w:val="ru-RU"/>
        </w:rPr>
        <w:t>": "Статус операционного дня Системы Закрыт окончательно является недопустимым для выполнения операции"</w:t>
      </w:r>
    </w:p>
    <w:p w14:paraId="6C65DABC" w14:textId="77777777" w:rsidR="00D33583" w:rsidRPr="00D33583" w:rsidRDefault="00D33583" w:rsidP="005945B0">
      <w:pPr>
        <w:pStyle w:val="GOSTScript"/>
      </w:pPr>
      <w:r w:rsidRPr="00C75A4E">
        <w:rPr>
          <w:lang w:val="ru-RU"/>
        </w:rPr>
        <w:tab/>
      </w:r>
      <w:r w:rsidRPr="00D33583">
        <w:t>},</w:t>
      </w:r>
    </w:p>
    <w:p w14:paraId="1A8541E1" w14:textId="77777777" w:rsidR="00D33583" w:rsidRPr="00D33583" w:rsidRDefault="00D33583" w:rsidP="005945B0">
      <w:pPr>
        <w:pStyle w:val="GOSTScript"/>
      </w:pPr>
      <w:r w:rsidRPr="00D33583">
        <w:tab/>
        <w:t>"document": {</w:t>
      </w:r>
    </w:p>
    <w:p w14:paraId="053D17A7" w14:textId="77777777" w:rsidR="00D33583" w:rsidRPr="00D33583" w:rsidRDefault="00D33583" w:rsidP="005945B0">
      <w:pPr>
        <w:pStyle w:val="GOSTScript"/>
      </w:pPr>
      <w:r w:rsidRPr="00D33583">
        <w:tab/>
      </w:r>
      <w:r w:rsidRPr="00D33583">
        <w:tab/>
        <w:t>"TradingDay": "2022-10-12",</w:t>
      </w:r>
    </w:p>
    <w:p w14:paraId="13C11D04" w14:textId="77777777" w:rsidR="00D33583" w:rsidRPr="00D33583" w:rsidRDefault="00D33583" w:rsidP="005945B0">
      <w:pPr>
        <w:pStyle w:val="GOSTScript"/>
      </w:pPr>
      <w:r w:rsidRPr="00D33583">
        <w:tab/>
      </w:r>
      <w:r w:rsidRPr="00D33583">
        <w:tab/>
        <w:t>"Status": "</w:t>
      </w:r>
      <w:r>
        <w:t>Закрыт</w:t>
      </w:r>
      <w:r w:rsidRPr="00D33583">
        <w:t xml:space="preserve"> </w:t>
      </w:r>
      <w:r>
        <w:t>окончательно</w:t>
      </w:r>
      <w:r w:rsidRPr="00D33583">
        <w:t>",</w:t>
      </w:r>
    </w:p>
    <w:p w14:paraId="7282D088" w14:textId="77777777" w:rsidR="00D33583" w:rsidRDefault="00D33583" w:rsidP="005945B0">
      <w:pPr>
        <w:pStyle w:val="GOSTScript"/>
        <w:rPr>
          <w:ins w:id="8209" w:author="Сатлер Марина Викторовна" w:date="2025-01-14T10:55:00Z"/>
        </w:rPr>
      </w:pPr>
      <w:r w:rsidRPr="00D33583">
        <w:tab/>
      </w:r>
      <w:r w:rsidRPr="00D33583">
        <w:tab/>
        <w:t>"OpenDate": "2022-10-12 00:15:10",</w:t>
      </w:r>
    </w:p>
    <w:p w14:paraId="7B48A8AF" w14:textId="1D7D4EFC" w:rsidR="00850FC1" w:rsidRPr="00D33583" w:rsidRDefault="00850FC1" w:rsidP="005945B0">
      <w:pPr>
        <w:pStyle w:val="GOSTScript"/>
      </w:pPr>
      <w:ins w:id="8210" w:author="Сатлер Марина Викторовна" w:date="2025-01-14T10:55:00Z">
        <w:r w:rsidRPr="00850FC1">
          <w:tab/>
        </w:r>
        <w:r w:rsidRPr="00850FC1">
          <w:tab/>
          <w:t>"OpenSystem": "ARP",</w:t>
        </w:r>
      </w:ins>
    </w:p>
    <w:p w14:paraId="1F86E672" w14:textId="77777777" w:rsidR="00D33583" w:rsidRPr="00D33583" w:rsidRDefault="00D33583" w:rsidP="005945B0">
      <w:pPr>
        <w:pStyle w:val="GOSTScript"/>
      </w:pPr>
      <w:r w:rsidRPr="00D33583">
        <w:tab/>
      </w:r>
      <w:r w:rsidRPr="00D33583">
        <w:tab/>
        <w:t>"CloseDate": "2022-10-13 12:15:10",</w:t>
      </w:r>
    </w:p>
    <w:p w14:paraId="154372C4" w14:textId="77777777" w:rsidR="00D33583" w:rsidRPr="00D33583" w:rsidRDefault="00D33583" w:rsidP="005945B0">
      <w:pPr>
        <w:pStyle w:val="GOSTScript"/>
      </w:pPr>
      <w:r w:rsidRPr="00D33583">
        <w:tab/>
      </w:r>
      <w:r w:rsidRPr="00D33583">
        <w:tab/>
        <w:t>"ClosePermanentlyDate": "2022-10-14 12:15:10"</w:t>
      </w:r>
    </w:p>
    <w:p w14:paraId="57968A64" w14:textId="77777777" w:rsidR="00D33583" w:rsidRPr="00DE2C46" w:rsidRDefault="00D33583" w:rsidP="005945B0">
      <w:pPr>
        <w:pStyle w:val="GOSTScript"/>
        <w:rPr>
          <w:lang w:val="ru-RU"/>
        </w:rPr>
      </w:pPr>
      <w:r w:rsidRPr="00D33583">
        <w:tab/>
      </w:r>
      <w:r w:rsidRPr="00DE2C46">
        <w:rPr>
          <w:lang w:val="ru-RU"/>
        </w:rPr>
        <w:t>}</w:t>
      </w:r>
    </w:p>
    <w:p w14:paraId="4547F937" w14:textId="77777777" w:rsidR="00D33583" w:rsidRPr="00DE2C46" w:rsidRDefault="00D33583" w:rsidP="005945B0">
      <w:pPr>
        <w:pStyle w:val="GOSTScript"/>
        <w:rPr>
          <w:lang w:val="ru-RU"/>
        </w:rPr>
      </w:pPr>
      <w:r w:rsidRPr="00DE2C46">
        <w:rPr>
          <w:lang w:val="ru-RU"/>
        </w:rPr>
        <w:t>}</w:t>
      </w:r>
    </w:p>
    <w:p w14:paraId="7530997B" w14:textId="77777777" w:rsidR="00D33583" w:rsidRPr="00DE2C46" w:rsidRDefault="00D33583" w:rsidP="00D33583">
      <w:pPr>
        <w:pStyle w:val="GOSTNormal"/>
      </w:pPr>
    </w:p>
    <w:p w14:paraId="28140F5B" w14:textId="409CB42F" w:rsidR="00D33583" w:rsidRPr="00DE2C46" w:rsidRDefault="00D33583" w:rsidP="00D33583">
      <w:pPr>
        <w:pStyle w:val="GOSTNormal"/>
      </w:pPr>
      <w:r w:rsidRPr="005945B0">
        <w:rPr>
          <w:u w:val="single"/>
        </w:rPr>
        <w:t>Пример</w:t>
      </w:r>
      <w:r w:rsidRPr="00DE2C46">
        <w:rPr>
          <w:u w:val="single"/>
        </w:rPr>
        <w:t xml:space="preserve"> №5: </w:t>
      </w:r>
      <w:r w:rsidRPr="005945B0">
        <w:rPr>
          <w:u w:val="single"/>
        </w:rPr>
        <w:t>Сервис</w:t>
      </w:r>
      <w:r w:rsidRPr="00DE2C46">
        <w:rPr>
          <w:u w:val="single"/>
        </w:rPr>
        <w:t xml:space="preserve"> </w:t>
      </w:r>
      <w:r w:rsidRPr="005945B0">
        <w:rPr>
          <w:u w:val="single"/>
        </w:rPr>
        <w:t>закрытия</w:t>
      </w:r>
      <w:r w:rsidRPr="00DE2C46">
        <w:rPr>
          <w:u w:val="single"/>
        </w:rPr>
        <w:t xml:space="preserve"> </w:t>
      </w:r>
      <w:r w:rsidRPr="005945B0">
        <w:rPr>
          <w:u w:val="single"/>
        </w:rPr>
        <w:t>операционного</w:t>
      </w:r>
      <w:r w:rsidRPr="00DE2C46">
        <w:rPr>
          <w:u w:val="single"/>
        </w:rPr>
        <w:t xml:space="preserve"> </w:t>
      </w:r>
      <w:r w:rsidRPr="005945B0">
        <w:rPr>
          <w:u w:val="single"/>
        </w:rPr>
        <w:t>дня</w:t>
      </w:r>
      <w:r w:rsidRPr="00DE2C46">
        <w:rPr>
          <w:u w:val="single"/>
        </w:rPr>
        <w:t xml:space="preserve"> </w:t>
      </w:r>
      <w:r w:rsidRPr="005945B0">
        <w:rPr>
          <w:u w:val="single"/>
        </w:rPr>
        <w:t>ТОФК</w:t>
      </w:r>
      <w:r w:rsidRPr="00DE2C46">
        <w:rPr>
          <w:u w:val="single"/>
        </w:rPr>
        <w:t>/</w:t>
      </w:r>
      <w:r w:rsidRPr="005945B0">
        <w:rPr>
          <w:u w:val="single"/>
        </w:rPr>
        <w:t>ЦС</w:t>
      </w:r>
      <w:r w:rsidRPr="00DE2C46">
        <w:rPr>
          <w:u w:val="single"/>
        </w:rPr>
        <w:t xml:space="preserve"> </w:t>
      </w:r>
      <w:r w:rsidRPr="005945B0">
        <w:rPr>
          <w:u w:val="single"/>
        </w:rPr>
        <w:t>по</w:t>
      </w:r>
      <w:r w:rsidRPr="00DE2C46">
        <w:rPr>
          <w:u w:val="single"/>
        </w:rPr>
        <w:t xml:space="preserve"> </w:t>
      </w:r>
      <w:r w:rsidRPr="005945B0">
        <w:rPr>
          <w:u w:val="single"/>
        </w:rPr>
        <w:t>учету</w:t>
      </w:r>
      <w:r w:rsidRPr="00DE2C46">
        <w:rPr>
          <w:u w:val="single"/>
        </w:rPr>
        <w:t xml:space="preserve"> (</w:t>
      </w:r>
      <w:r w:rsidRPr="00C75A4E">
        <w:rPr>
          <w:u w:val="single"/>
          <w:lang w:val="en-US"/>
        </w:rPr>
        <w:t>TradingDaysSubjectClose</w:t>
      </w:r>
      <w:r w:rsidRPr="00DE2C46">
        <w:rPr>
          <w:u w:val="single"/>
        </w:rPr>
        <w:t>):</w:t>
      </w:r>
    </w:p>
    <w:p w14:paraId="249DDDD8" w14:textId="77777777" w:rsidR="00D33583" w:rsidRPr="00D33583" w:rsidRDefault="00D33583" w:rsidP="005945B0">
      <w:pPr>
        <w:pStyle w:val="GOSTScript"/>
      </w:pPr>
      <w:r w:rsidRPr="00D33583">
        <w:t>{</w:t>
      </w:r>
    </w:p>
    <w:p w14:paraId="57545B65" w14:textId="77777777" w:rsidR="00D33583" w:rsidRPr="00D33583" w:rsidRDefault="00D33583" w:rsidP="005945B0">
      <w:pPr>
        <w:pStyle w:val="GOSTScript"/>
      </w:pPr>
      <w:r w:rsidRPr="00D33583">
        <w:tab/>
        <w:t>"header": {</w:t>
      </w:r>
    </w:p>
    <w:p w14:paraId="5A4306CF" w14:textId="58563112" w:rsidR="00D33583" w:rsidRDefault="00D33583" w:rsidP="005945B0">
      <w:pPr>
        <w:pStyle w:val="GOSTScript"/>
      </w:pPr>
      <w:r w:rsidRPr="00D33583">
        <w:tab/>
      </w:r>
      <w:r w:rsidRPr="00D33583">
        <w:tab/>
        <w:t>"Source": "</w:t>
      </w:r>
      <w:r w:rsidR="00CD1342">
        <w:t>ARP</w:t>
      </w:r>
      <w:r w:rsidRPr="00D33583">
        <w:t>",</w:t>
      </w:r>
    </w:p>
    <w:p w14:paraId="4B8CAE91" w14:textId="55FE3A89" w:rsidR="00D514E3" w:rsidRPr="00D33583" w:rsidRDefault="00D514E3" w:rsidP="005945B0">
      <w:pPr>
        <w:pStyle w:val="GOSTScript"/>
      </w:pPr>
      <w:r w:rsidRPr="00E07D25">
        <w:tab/>
      </w:r>
      <w:r w:rsidRPr="00E07D25">
        <w:tab/>
        <w:t>"Receiver": "</w:t>
      </w:r>
      <w:r>
        <w:t>ARP</w:t>
      </w:r>
      <w:r w:rsidRPr="00E07D25">
        <w:t>",</w:t>
      </w:r>
    </w:p>
    <w:p w14:paraId="58691A39" w14:textId="77777777" w:rsidR="00D33583" w:rsidRPr="00D33583" w:rsidRDefault="00D33583" w:rsidP="005945B0">
      <w:pPr>
        <w:pStyle w:val="GOSTScript"/>
      </w:pPr>
      <w:r w:rsidRPr="00D33583">
        <w:tab/>
      </w:r>
      <w:r w:rsidRPr="00D33583">
        <w:tab/>
        <w:t>"AnsDateTime": "2022-12-29 10:37:22",</w:t>
      </w:r>
    </w:p>
    <w:p w14:paraId="531FF38B" w14:textId="77777777" w:rsidR="00D33583" w:rsidRPr="00D33583" w:rsidRDefault="00D33583" w:rsidP="005945B0">
      <w:pPr>
        <w:pStyle w:val="GOSTScript"/>
      </w:pPr>
      <w:r w:rsidRPr="00D33583">
        <w:tab/>
      </w:r>
      <w:r w:rsidRPr="00D33583">
        <w:tab/>
        <w:t>"Version": "1.0",</w:t>
      </w:r>
    </w:p>
    <w:p w14:paraId="0BCEF87C" w14:textId="77777777" w:rsidR="00D33583" w:rsidRPr="00D33583" w:rsidRDefault="00D33583" w:rsidP="005945B0">
      <w:pPr>
        <w:pStyle w:val="GOSTScript"/>
      </w:pPr>
      <w:r w:rsidRPr="00D33583">
        <w:tab/>
      </w:r>
      <w:r w:rsidRPr="00D33583">
        <w:tab/>
        <w:t>"ReqGuid": "b0d4ce5d-2757-4699-948c-cfa72ba94f10",</w:t>
      </w:r>
    </w:p>
    <w:p w14:paraId="1E1F707C" w14:textId="77777777" w:rsidR="00D33583" w:rsidRPr="00D33583" w:rsidRDefault="00D33583" w:rsidP="005945B0">
      <w:pPr>
        <w:pStyle w:val="GOSTScript"/>
      </w:pPr>
      <w:r w:rsidRPr="00D33583">
        <w:tab/>
      </w:r>
      <w:r w:rsidRPr="00D33583">
        <w:tab/>
        <w:t>"DocGuid": "0bd90a7c-e339-46ff-ac39-71029ff81370",</w:t>
      </w:r>
    </w:p>
    <w:p w14:paraId="372B0ACE" w14:textId="77777777" w:rsidR="00D33583" w:rsidRPr="00D33583" w:rsidRDefault="00D33583" w:rsidP="005945B0">
      <w:pPr>
        <w:pStyle w:val="GOSTScript"/>
      </w:pPr>
      <w:r w:rsidRPr="00D33583">
        <w:tab/>
      </w:r>
      <w:r w:rsidRPr="00D33583">
        <w:tab/>
        <w:t>"AnsGuid": "11190a7c-e339-55ff-ac69-71029hh81370",</w:t>
      </w:r>
    </w:p>
    <w:p w14:paraId="094A5ECD" w14:textId="77777777" w:rsidR="00D33583" w:rsidRPr="00D33583" w:rsidRDefault="00D33583" w:rsidP="005945B0">
      <w:pPr>
        <w:pStyle w:val="GOSTScript"/>
      </w:pPr>
      <w:r w:rsidRPr="00D33583">
        <w:tab/>
      </w:r>
      <w:r w:rsidRPr="00D33583">
        <w:tab/>
        <w:t>"Result": "S"</w:t>
      </w:r>
    </w:p>
    <w:p w14:paraId="05238969" w14:textId="77777777" w:rsidR="00D33583" w:rsidRPr="00D33583" w:rsidRDefault="00D33583" w:rsidP="005945B0">
      <w:pPr>
        <w:pStyle w:val="GOSTScript"/>
      </w:pPr>
      <w:r w:rsidRPr="00D33583">
        <w:tab/>
        <w:t>},</w:t>
      </w:r>
    </w:p>
    <w:p w14:paraId="3F5B37B1" w14:textId="77777777" w:rsidR="00D33583" w:rsidRPr="00D33583" w:rsidRDefault="00D33583" w:rsidP="005945B0">
      <w:pPr>
        <w:pStyle w:val="GOSTScript"/>
      </w:pPr>
      <w:r w:rsidRPr="00D33583">
        <w:tab/>
        <w:t>"document": {</w:t>
      </w:r>
    </w:p>
    <w:p w14:paraId="29746422" w14:textId="77777777" w:rsidR="00D33583" w:rsidRPr="00D33583" w:rsidRDefault="00D33583" w:rsidP="005945B0">
      <w:pPr>
        <w:pStyle w:val="GOSTScript"/>
      </w:pPr>
      <w:r w:rsidRPr="00D33583">
        <w:tab/>
      </w:r>
      <w:r w:rsidRPr="00D33583">
        <w:tab/>
        <w:t>"Subject": "5700",</w:t>
      </w:r>
    </w:p>
    <w:p w14:paraId="7132363A" w14:textId="77777777" w:rsidR="00D33583" w:rsidRPr="00D33583" w:rsidRDefault="00D33583" w:rsidP="005945B0">
      <w:pPr>
        <w:pStyle w:val="GOSTScript"/>
      </w:pPr>
      <w:r w:rsidRPr="00D33583">
        <w:tab/>
      </w:r>
      <w:r w:rsidRPr="00D33583">
        <w:tab/>
        <w:t>"TradingDay": "2022-10-12",</w:t>
      </w:r>
    </w:p>
    <w:p w14:paraId="2E575305" w14:textId="77777777" w:rsidR="00D33583" w:rsidRPr="00DE2C46" w:rsidRDefault="00D33583" w:rsidP="005945B0">
      <w:pPr>
        <w:pStyle w:val="GOSTScript"/>
      </w:pPr>
      <w:r w:rsidRPr="00D33583">
        <w:tab/>
      </w:r>
      <w:r w:rsidRPr="00D33583">
        <w:tab/>
      </w:r>
      <w:r w:rsidRPr="00DE2C46">
        <w:t>"</w:t>
      </w:r>
      <w:r>
        <w:t>Status</w:t>
      </w:r>
      <w:r w:rsidRPr="00DE2C46">
        <w:t>": "</w:t>
      </w:r>
      <w:r w:rsidRPr="00C75A4E">
        <w:rPr>
          <w:lang w:val="ru-RU"/>
        </w:rPr>
        <w:t>Закрыт</w:t>
      </w:r>
      <w:r w:rsidRPr="00DE2C46">
        <w:t>",</w:t>
      </w:r>
    </w:p>
    <w:p w14:paraId="6718BBB5" w14:textId="77777777" w:rsidR="00D33583" w:rsidRPr="00DE2C46" w:rsidRDefault="00D33583" w:rsidP="005945B0">
      <w:pPr>
        <w:pStyle w:val="GOSTScript"/>
        <w:rPr>
          <w:ins w:id="8211" w:author="Сатлер Марина Викторовна" w:date="2025-01-14T10:59:00Z"/>
        </w:rPr>
      </w:pPr>
      <w:r w:rsidRPr="00DE2C46">
        <w:tab/>
      </w:r>
      <w:r w:rsidRPr="00DE2C46">
        <w:tab/>
        <w:t>"</w:t>
      </w:r>
      <w:r>
        <w:t>OpenDate</w:t>
      </w:r>
      <w:r w:rsidRPr="00DE2C46">
        <w:t>": "2022-10-12 00:15:10",</w:t>
      </w:r>
    </w:p>
    <w:p w14:paraId="0009CA53" w14:textId="7680FF7D" w:rsidR="00850FC1" w:rsidRPr="00DE2C46" w:rsidRDefault="00850FC1" w:rsidP="005945B0">
      <w:pPr>
        <w:pStyle w:val="GOSTScript"/>
      </w:pPr>
      <w:ins w:id="8212" w:author="Сатлер Марина Викторовна" w:date="2025-01-14T10:59:00Z">
        <w:r w:rsidRPr="00DE2C46">
          <w:tab/>
        </w:r>
        <w:r w:rsidRPr="00DE2C46">
          <w:tab/>
          <w:t>"OpenSystem": "ARP",</w:t>
        </w:r>
      </w:ins>
    </w:p>
    <w:p w14:paraId="3AE6073D" w14:textId="357F6D32" w:rsidR="00D33583" w:rsidRPr="00DE2C46" w:rsidRDefault="00D33583" w:rsidP="005945B0">
      <w:pPr>
        <w:pStyle w:val="GOSTScript"/>
        <w:rPr>
          <w:ins w:id="8213" w:author="Сатлер Марина Викторовна" w:date="2025-01-14T10:59:00Z"/>
          <w:lang w:val="ru-RU"/>
        </w:rPr>
      </w:pPr>
      <w:r w:rsidRPr="00DE2C46">
        <w:lastRenderedPageBreak/>
        <w:tab/>
      </w:r>
      <w:r w:rsidRPr="00DE2C46">
        <w:tab/>
      </w:r>
      <w:r w:rsidRPr="00C75A4E">
        <w:rPr>
          <w:lang w:val="ru-RU"/>
        </w:rPr>
        <w:t>"</w:t>
      </w:r>
      <w:r>
        <w:t>CloseDate</w:t>
      </w:r>
      <w:r w:rsidRPr="00C75A4E">
        <w:rPr>
          <w:lang w:val="ru-RU"/>
        </w:rPr>
        <w:t>": "2022-10-29 10:35:10"</w:t>
      </w:r>
      <w:ins w:id="8214" w:author="Сатлер Марина Викторовна" w:date="2025-01-14T10:59:00Z">
        <w:r w:rsidR="00850FC1" w:rsidRPr="00DE2C46">
          <w:rPr>
            <w:lang w:val="ru-RU"/>
          </w:rPr>
          <w:t>,</w:t>
        </w:r>
      </w:ins>
    </w:p>
    <w:p w14:paraId="4DD668CD" w14:textId="647100FE" w:rsidR="00850FC1" w:rsidRPr="00DE2C46" w:rsidRDefault="00850FC1" w:rsidP="005945B0">
      <w:pPr>
        <w:pStyle w:val="GOSTScript"/>
        <w:rPr>
          <w:lang w:val="ru-RU"/>
        </w:rPr>
      </w:pPr>
      <w:ins w:id="8215" w:author="Сатлер Марина Викторовна" w:date="2025-01-14T10:59:00Z">
        <w:r w:rsidRPr="00DE2C46">
          <w:rPr>
            <w:lang w:val="ru-RU"/>
          </w:rPr>
          <w:tab/>
        </w:r>
        <w:r w:rsidRPr="00DE2C46">
          <w:rPr>
            <w:lang w:val="ru-RU"/>
          </w:rPr>
          <w:tab/>
          <w:t>"</w:t>
        </w:r>
        <w:r w:rsidRPr="00850FC1">
          <w:t>CloseSystem</w:t>
        </w:r>
        <w:r w:rsidRPr="00DE2C46">
          <w:rPr>
            <w:lang w:val="ru-RU"/>
          </w:rPr>
          <w:t>": "</w:t>
        </w:r>
        <w:r w:rsidRPr="00850FC1">
          <w:t>ARP</w:t>
        </w:r>
        <w:r w:rsidRPr="00DE2C46">
          <w:rPr>
            <w:lang w:val="ru-RU"/>
          </w:rPr>
          <w:t>"</w:t>
        </w:r>
      </w:ins>
    </w:p>
    <w:p w14:paraId="25B08C00" w14:textId="77777777" w:rsidR="00D33583" w:rsidRPr="00C75A4E" w:rsidRDefault="00D33583" w:rsidP="005945B0">
      <w:pPr>
        <w:pStyle w:val="GOSTScript"/>
        <w:rPr>
          <w:lang w:val="ru-RU"/>
        </w:rPr>
      </w:pPr>
      <w:r w:rsidRPr="00C75A4E">
        <w:rPr>
          <w:lang w:val="ru-RU"/>
        </w:rPr>
        <w:tab/>
        <w:t>}</w:t>
      </w:r>
    </w:p>
    <w:p w14:paraId="00F79181" w14:textId="77777777" w:rsidR="00D33583" w:rsidRPr="00C75A4E" w:rsidRDefault="00D33583" w:rsidP="005945B0">
      <w:pPr>
        <w:pStyle w:val="GOSTScript"/>
        <w:rPr>
          <w:lang w:val="ru-RU"/>
        </w:rPr>
      </w:pPr>
      <w:r w:rsidRPr="00C75A4E">
        <w:rPr>
          <w:lang w:val="ru-RU"/>
        </w:rPr>
        <w:t>}</w:t>
      </w:r>
    </w:p>
    <w:p w14:paraId="3495A980" w14:textId="77777777" w:rsidR="00D33583" w:rsidRDefault="00D33583" w:rsidP="00D33583">
      <w:pPr>
        <w:pStyle w:val="GOSTNormal"/>
      </w:pPr>
    </w:p>
    <w:p w14:paraId="15B4D9F6" w14:textId="56B94936" w:rsidR="00D33583" w:rsidRDefault="00D33583" w:rsidP="00D33583">
      <w:pPr>
        <w:pStyle w:val="GOSTNormal"/>
      </w:pPr>
      <w:r w:rsidRPr="005945B0">
        <w:rPr>
          <w:u w:val="single"/>
        </w:rPr>
        <w:t>Пример №6: Сервис закрытия операционного дня системы, если для указанной даты операционный день закрыт по всем ТОФК/ЦС по учету (TradingDaysSysClose):</w:t>
      </w:r>
    </w:p>
    <w:p w14:paraId="561A7A86" w14:textId="77777777" w:rsidR="00D33583" w:rsidRPr="00D33583" w:rsidRDefault="00D33583" w:rsidP="005945B0">
      <w:pPr>
        <w:pStyle w:val="GOSTScript"/>
      </w:pPr>
      <w:r w:rsidRPr="00D33583">
        <w:t>{</w:t>
      </w:r>
    </w:p>
    <w:p w14:paraId="50DB3D72" w14:textId="77777777" w:rsidR="00D33583" w:rsidRPr="00D33583" w:rsidRDefault="00D33583" w:rsidP="005945B0">
      <w:pPr>
        <w:pStyle w:val="GOSTScript"/>
      </w:pPr>
      <w:r w:rsidRPr="00D33583">
        <w:tab/>
        <w:t>"header": {</w:t>
      </w:r>
    </w:p>
    <w:p w14:paraId="05D1254B" w14:textId="4E1490DF" w:rsidR="00D33583" w:rsidRDefault="00D33583" w:rsidP="005945B0">
      <w:pPr>
        <w:pStyle w:val="GOSTScript"/>
      </w:pPr>
      <w:r w:rsidRPr="00D33583">
        <w:tab/>
      </w:r>
      <w:r w:rsidRPr="00D33583">
        <w:tab/>
        <w:t>"Source": "</w:t>
      </w:r>
      <w:r w:rsidR="00CD1342">
        <w:t>ARP</w:t>
      </w:r>
      <w:r w:rsidRPr="00D33583">
        <w:t>",</w:t>
      </w:r>
    </w:p>
    <w:p w14:paraId="4F1AB2C1" w14:textId="4E486995" w:rsidR="00D514E3" w:rsidRPr="00D33583" w:rsidRDefault="00D514E3" w:rsidP="005945B0">
      <w:pPr>
        <w:pStyle w:val="GOSTScript"/>
      </w:pPr>
      <w:r w:rsidRPr="00E07D25">
        <w:tab/>
      </w:r>
      <w:r w:rsidRPr="00E07D25">
        <w:tab/>
        <w:t>"Receiver": "</w:t>
      </w:r>
      <w:r>
        <w:t>ARP</w:t>
      </w:r>
      <w:r w:rsidRPr="00E07D25">
        <w:t>",</w:t>
      </w:r>
    </w:p>
    <w:p w14:paraId="439070C8" w14:textId="77777777" w:rsidR="00D33583" w:rsidRPr="00D33583" w:rsidRDefault="00D33583" w:rsidP="005945B0">
      <w:pPr>
        <w:pStyle w:val="GOSTScript"/>
      </w:pPr>
      <w:r w:rsidRPr="00D33583">
        <w:tab/>
      </w:r>
      <w:r w:rsidRPr="00D33583">
        <w:tab/>
        <w:t>"AnsDateTime": "2022-12-29 10:37:22",</w:t>
      </w:r>
    </w:p>
    <w:p w14:paraId="17438DE3" w14:textId="77777777" w:rsidR="00D33583" w:rsidRPr="00D33583" w:rsidRDefault="00D33583" w:rsidP="005945B0">
      <w:pPr>
        <w:pStyle w:val="GOSTScript"/>
      </w:pPr>
      <w:r w:rsidRPr="00D33583">
        <w:tab/>
      </w:r>
      <w:r w:rsidRPr="00D33583">
        <w:tab/>
        <w:t>"Version": "1.0",</w:t>
      </w:r>
    </w:p>
    <w:p w14:paraId="15A70027" w14:textId="77777777" w:rsidR="00D33583" w:rsidRPr="00D33583" w:rsidRDefault="00D33583" w:rsidP="005945B0">
      <w:pPr>
        <w:pStyle w:val="GOSTScript"/>
      </w:pPr>
      <w:r w:rsidRPr="00D33583">
        <w:tab/>
      </w:r>
      <w:r w:rsidRPr="00D33583">
        <w:tab/>
        <w:t>"ReqGuid": "b0d4ce5d-2757-4699-948c-cfa72ba94f10",</w:t>
      </w:r>
    </w:p>
    <w:p w14:paraId="42BDA4F8" w14:textId="77777777" w:rsidR="00D33583" w:rsidRPr="00D33583" w:rsidRDefault="00D33583" w:rsidP="005945B0">
      <w:pPr>
        <w:pStyle w:val="GOSTScript"/>
      </w:pPr>
      <w:r w:rsidRPr="00D33583">
        <w:tab/>
      </w:r>
      <w:r w:rsidRPr="00D33583">
        <w:tab/>
        <w:t>"DocGuid": "0bd90a7c-e339-46ff-ac39-71029ff81370",</w:t>
      </w:r>
    </w:p>
    <w:p w14:paraId="006E9EE8" w14:textId="77777777" w:rsidR="00D33583" w:rsidRPr="00D33583" w:rsidRDefault="00D33583" w:rsidP="005945B0">
      <w:pPr>
        <w:pStyle w:val="GOSTScript"/>
      </w:pPr>
      <w:r w:rsidRPr="00D33583">
        <w:tab/>
      </w:r>
      <w:r w:rsidRPr="00D33583">
        <w:tab/>
        <w:t>"AnsGuid": "11190a7c-e339-55ff-ac69-71029hh81370",</w:t>
      </w:r>
    </w:p>
    <w:p w14:paraId="2ED2D178" w14:textId="77777777" w:rsidR="00D33583" w:rsidRPr="00D33583" w:rsidRDefault="00D33583" w:rsidP="005945B0">
      <w:pPr>
        <w:pStyle w:val="GOSTScript"/>
      </w:pPr>
      <w:r w:rsidRPr="00D33583">
        <w:tab/>
      </w:r>
      <w:r w:rsidRPr="00D33583">
        <w:tab/>
        <w:t>"Result": "S"</w:t>
      </w:r>
    </w:p>
    <w:p w14:paraId="68BAC25B" w14:textId="77777777" w:rsidR="00D33583" w:rsidRPr="00D33583" w:rsidRDefault="00D33583" w:rsidP="005945B0">
      <w:pPr>
        <w:pStyle w:val="GOSTScript"/>
      </w:pPr>
      <w:r w:rsidRPr="00D33583">
        <w:tab/>
        <w:t>},</w:t>
      </w:r>
    </w:p>
    <w:p w14:paraId="5FBF19A0" w14:textId="77777777" w:rsidR="00D33583" w:rsidRPr="00D33583" w:rsidRDefault="00D33583" w:rsidP="005945B0">
      <w:pPr>
        <w:pStyle w:val="GOSTScript"/>
      </w:pPr>
      <w:r w:rsidRPr="00D33583">
        <w:tab/>
        <w:t>"document": {</w:t>
      </w:r>
    </w:p>
    <w:p w14:paraId="4146FB52" w14:textId="77777777" w:rsidR="00D33583" w:rsidRPr="00D33583" w:rsidRDefault="00D33583" w:rsidP="005945B0">
      <w:pPr>
        <w:pStyle w:val="GOSTScript"/>
      </w:pPr>
      <w:r w:rsidRPr="00D33583">
        <w:tab/>
      </w:r>
      <w:r w:rsidRPr="00D33583">
        <w:tab/>
        <w:t>"TradingDay": "2022-10-12",</w:t>
      </w:r>
    </w:p>
    <w:p w14:paraId="5B245DB7" w14:textId="77777777" w:rsidR="00D33583" w:rsidRPr="00D33583" w:rsidRDefault="00D33583" w:rsidP="005945B0">
      <w:pPr>
        <w:pStyle w:val="GOSTScript"/>
      </w:pPr>
      <w:r w:rsidRPr="00D33583">
        <w:tab/>
      </w:r>
      <w:r w:rsidRPr="00D33583">
        <w:tab/>
        <w:t>"Status": "</w:t>
      </w:r>
      <w:r>
        <w:t>Закрыт</w:t>
      </w:r>
      <w:r w:rsidRPr="00D33583">
        <w:t>",</w:t>
      </w:r>
    </w:p>
    <w:p w14:paraId="1D2C2906" w14:textId="77777777" w:rsidR="00D33583" w:rsidRPr="00DE2C46" w:rsidRDefault="00D33583" w:rsidP="005945B0">
      <w:pPr>
        <w:pStyle w:val="GOSTScript"/>
        <w:rPr>
          <w:ins w:id="8216" w:author="Сатлер Марина Викторовна" w:date="2025-01-14T11:02:00Z"/>
        </w:rPr>
      </w:pPr>
      <w:r w:rsidRPr="00D33583">
        <w:tab/>
      </w:r>
      <w:r w:rsidRPr="00D33583">
        <w:tab/>
      </w:r>
      <w:r w:rsidRPr="00DE2C46">
        <w:t>"</w:t>
      </w:r>
      <w:r>
        <w:t>OpenDate</w:t>
      </w:r>
      <w:r w:rsidRPr="00DE2C46">
        <w:t>": "2022-10-12 00:15:10",</w:t>
      </w:r>
    </w:p>
    <w:p w14:paraId="77E42E11" w14:textId="07E684AD" w:rsidR="003C0ACF" w:rsidRPr="007B1DE7" w:rsidRDefault="003C0ACF" w:rsidP="005945B0">
      <w:pPr>
        <w:pStyle w:val="GOSTScript"/>
      </w:pPr>
      <w:ins w:id="8217" w:author="Сатлер Марина Викторовна" w:date="2025-01-14T11:02:00Z">
        <w:r w:rsidRPr="00DE2C46">
          <w:tab/>
        </w:r>
        <w:r w:rsidRPr="00DE2C46">
          <w:tab/>
        </w:r>
        <w:r w:rsidRPr="007B1DE7">
          <w:t>"OpenSystem": "ARP",</w:t>
        </w:r>
      </w:ins>
    </w:p>
    <w:p w14:paraId="3C6CF497" w14:textId="5FABAC98" w:rsidR="003C0ACF" w:rsidRPr="007B1DE7" w:rsidRDefault="00D33583" w:rsidP="003C0ACF">
      <w:pPr>
        <w:pStyle w:val="GOSTScript"/>
        <w:rPr>
          <w:ins w:id="8218" w:author="Сатлер Марина Викторовна" w:date="2025-01-14T11:02:00Z"/>
        </w:rPr>
      </w:pPr>
      <w:r w:rsidRPr="007B1DE7">
        <w:tab/>
      </w:r>
      <w:r w:rsidRPr="007B1DE7">
        <w:tab/>
        <w:t>"</w:t>
      </w:r>
      <w:r>
        <w:t>CloseDate</w:t>
      </w:r>
      <w:r w:rsidRPr="007B1DE7">
        <w:t>": "2022-10-29 10:35:10"</w:t>
      </w:r>
      <w:ins w:id="8219" w:author="Сатлер Марина Викторовна" w:date="2025-01-14T11:02:00Z">
        <w:r w:rsidR="003C0ACF" w:rsidRPr="007B1DE7">
          <w:t>,</w:t>
        </w:r>
      </w:ins>
    </w:p>
    <w:p w14:paraId="422E821A" w14:textId="3AF013C1" w:rsidR="00D33583" w:rsidRPr="007B1DE7" w:rsidRDefault="003C0ACF" w:rsidP="003C0ACF">
      <w:pPr>
        <w:pStyle w:val="GOSTScript"/>
      </w:pPr>
      <w:ins w:id="8220" w:author="Сатлер Марина Викторовна" w:date="2025-01-14T11:02:00Z">
        <w:r w:rsidRPr="007B1DE7">
          <w:tab/>
        </w:r>
        <w:r w:rsidRPr="007B1DE7">
          <w:tab/>
          <w:t>"CloseSystem": "ARP"</w:t>
        </w:r>
      </w:ins>
    </w:p>
    <w:p w14:paraId="0D41FEC2" w14:textId="77777777" w:rsidR="00D33583" w:rsidRPr="00C75A4E" w:rsidRDefault="00D33583" w:rsidP="005945B0">
      <w:pPr>
        <w:pStyle w:val="GOSTScript"/>
        <w:rPr>
          <w:lang w:val="ru-RU"/>
        </w:rPr>
      </w:pPr>
      <w:r w:rsidRPr="007B1DE7">
        <w:tab/>
      </w:r>
      <w:r w:rsidRPr="00C75A4E">
        <w:rPr>
          <w:lang w:val="ru-RU"/>
        </w:rPr>
        <w:t>}</w:t>
      </w:r>
    </w:p>
    <w:p w14:paraId="37D70DC0" w14:textId="77777777" w:rsidR="00D33583" w:rsidRPr="00C75A4E" w:rsidRDefault="00D33583" w:rsidP="005945B0">
      <w:pPr>
        <w:pStyle w:val="GOSTScript"/>
        <w:rPr>
          <w:lang w:val="ru-RU"/>
        </w:rPr>
      </w:pPr>
      <w:r w:rsidRPr="00C75A4E">
        <w:rPr>
          <w:lang w:val="ru-RU"/>
        </w:rPr>
        <w:t>}</w:t>
      </w:r>
    </w:p>
    <w:p w14:paraId="50375E35" w14:textId="77777777" w:rsidR="00D33583" w:rsidRDefault="00D33583" w:rsidP="00D33583">
      <w:pPr>
        <w:pStyle w:val="GOSTNormal"/>
      </w:pPr>
    </w:p>
    <w:p w14:paraId="07FA9C3C" w14:textId="1D3A8A2A" w:rsidR="00D33583" w:rsidRDefault="00D33583" w:rsidP="00D33583">
      <w:pPr>
        <w:pStyle w:val="GOSTNormal"/>
      </w:pPr>
      <w:r w:rsidRPr="005945B0">
        <w:rPr>
          <w:u w:val="single"/>
        </w:rPr>
        <w:t>Пример №7: Сервис закрытия операционного дня по всем ТОФК/ЦС по учету и операционного дня системы (TradingDaysSysCloseAll):</w:t>
      </w:r>
    </w:p>
    <w:p w14:paraId="34486DC2" w14:textId="77777777" w:rsidR="00D33583" w:rsidRPr="00D33583" w:rsidRDefault="00D33583" w:rsidP="005945B0">
      <w:pPr>
        <w:pStyle w:val="GOSTScript"/>
      </w:pPr>
      <w:r w:rsidRPr="00D33583">
        <w:t>{</w:t>
      </w:r>
    </w:p>
    <w:p w14:paraId="59A77BA6" w14:textId="77777777" w:rsidR="00D33583" w:rsidRPr="00D33583" w:rsidRDefault="00D33583" w:rsidP="005945B0">
      <w:pPr>
        <w:pStyle w:val="GOSTScript"/>
      </w:pPr>
      <w:r w:rsidRPr="00D33583">
        <w:tab/>
        <w:t>"header": {</w:t>
      </w:r>
    </w:p>
    <w:p w14:paraId="093F76C9" w14:textId="46BFB2E6" w:rsidR="00D33583" w:rsidRDefault="00D33583" w:rsidP="005945B0">
      <w:pPr>
        <w:pStyle w:val="GOSTScript"/>
      </w:pPr>
      <w:r w:rsidRPr="00D33583">
        <w:tab/>
      </w:r>
      <w:r w:rsidRPr="00D33583">
        <w:tab/>
        <w:t>"Source": "</w:t>
      </w:r>
      <w:r w:rsidR="00CD1342">
        <w:t>ARP</w:t>
      </w:r>
      <w:r w:rsidRPr="00D33583">
        <w:t>",</w:t>
      </w:r>
    </w:p>
    <w:p w14:paraId="539B5E9C" w14:textId="0A8972B9" w:rsidR="00D514E3" w:rsidRPr="00D33583" w:rsidRDefault="00D514E3" w:rsidP="005945B0">
      <w:pPr>
        <w:pStyle w:val="GOSTScript"/>
      </w:pPr>
      <w:r w:rsidRPr="00E07D25">
        <w:tab/>
      </w:r>
      <w:r w:rsidRPr="00E07D25">
        <w:tab/>
        <w:t>"Receiver": "</w:t>
      </w:r>
      <w:r>
        <w:t>ARP</w:t>
      </w:r>
      <w:r w:rsidRPr="00E07D25">
        <w:t>",</w:t>
      </w:r>
    </w:p>
    <w:p w14:paraId="62BCAA93" w14:textId="77777777" w:rsidR="00D33583" w:rsidRPr="00D33583" w:rsidRDefault="00D33583" w:rsidP="005945B0">
      <w:pPr>
        <w:pStyle w:val="GOSTScript"/>
      </w:pPr>
      <w:r w:rsidRPr="00D33583">
        <w:tab/>
      </w:r>
      <w:r w:rsidRPr="00D33583">
        <w:tab/>
        <w:t>"AnsDateTime": "2022-12-29 10:37:22",</w:t>
      </w:r>
    </w:p>
    <w:p w14:paraId="7AE8B406" w14:textId="77777777" w:rsidR="00D33583" w:rsidRPr="00D33583" w:rsidRDefault="00D33583" w:rsidP="005945B0">
      <w:pPr>
        <w:pStyle w:val="GOSTScript"/>
      </w:pPr>
      <w:r w:rsidRPr="00D33583">
        <w:tab/>
      </w:r>
      <w:r w:rsidRPr="00D33583">
        <w:tab/>
        <w:t>"Version": "1.0",</w:t>
      </w:r>
    </w:p>
    <w:p w14:paraId="4C4F363A" w14:textId="77777777" w:rsidR="00D33583" w:rsidRPr="00D33583" w:rsidRDefault="00D33583" w:rsidP="005945B0">
      <w:pPr>
        <w:pStyle w:val="GOSTScript"/>
      </w:pPr>
      <w:r w:rsidRPr="00D33583">
        <w:lastRenderedPageBreak/>
        <w:tab/>
      </w:r>
      <w:r w:rsidRPr="00D33583">
        <w:tab/>
        <w:t>"ReqGuid": "b0d4ce5d-2757-4699-948c-cfa72ba94f10",</w:t>
      </w:r>
    </w:p>
    <w:p w14:paraId="15E02637" w14:textId="77777777" w:rsidR="00D33583" w:rsidRPr="00D33583" w:rsidRDefault="00D33583" w:rsidP="005945B0">
      <w:pPr>
        <w:pStyle w:val="GOSTScript"/>
      </w:pPr>
      <w:r w:rsidRPr="00D33583">
        <w:tab/>
      </w:r>
      <w:r w:rsidRPr="00D33583">
        <w:tab/>
        <w:t>"DocGuid": "0bd90a7c-e339-46ff-ac39-71029ff81370",</w:t>
      </w:r>
    </w:p>
    <w:p w14:paraId="5326C8F9" w14:textId="77777777" w:rsidR="00D33583" w:rsidRPr="00D33583" w:rsidRDefault="00D33583" w:rsidP="005945B0">
      <w:pPr>
        <w:pStyle w:val="GOSTScript"/>
      </w:pPr>
      <w:r w:rsidRPr="00D33583">
        <w:tab/>
      </w:r>
      <w:r w:rsidRPr="00D33583">
        <w:tab/>
        <w:t>"AnsGuid": "11190a7c-e339-55ff-ac69-71029hh81370",</w:t>
      </w:r>
    </w:p>
    <w:p w14:paraId="11F8CCC1" w14:textId="77777777" w:rsidR="00D33583" w:rsidRPr="00D33583" w:rsidRDefault="00D33583" w:rsidP="005945B0">
      <w:pPr>
        <w:pStyle w:val="GOSTScript"/>
      </w:pPr>
      <w:r w:rsidRPr="00D33583">
        <w:tab/>
      </w:r>
      <w:r w:rsidRPr="00D33583">
        <w:tab/>
        <w:t>"Result": "S"</w:t>
      </w:r>
    </w:p>
    <w:p w14:paraId="10D3C8DB" w14:textId="77777777" w:rsidR="00D33583" w:rsidRPr="00D33583" w:rsidRDefault="00D33583" w:rsidP="005945B0">
      <w:pPr>
        <w:pStyle w:val="GOSTScript"/>
      </w:pPr>
      <w:r w:rsidRPr="00D33583">
        <w:tab/>
        <w:t>},</w:t>
      </w:r>
    </w:p>
    <w:p w14:paraId="27CD2AA3" w14:textId="77777777" w:rsidR="00D33583" w:rsidRPr="00D33583" w:rsidRDefault="00D33583" w:rsidP="005945B0">
      <w:pPr>
        <w:pStyle w:val="GOSTScript"/>
      </w:pPr>
      <w:r w:rsidRPr="00D33583">
        <w:tab/>
        <w:t>"document": {</w:t>
      </w:r>
    </w:p>
    <w:p w14:paraId="04E98815" w14:textId="77777777" w:rsidR="00D33583" w:rsidRPr="00D33583" w:rsidRDefault="00D33583" w:rsidP="005945B0">
      <w:pPr>
        <w:pStyle w:val="GOSTScript"/>
      </w:pPr>
      <w:r w:rsidRPr="00D33583">
        <w:tab/>
      </w:r>
      <w:r w:rsidRPr="00D33583">
        <w:tab/>
        <w:t>"TradingDay": "2022-10-12",</w:t>
      </w:r>
    </w:p>
    <w:p w14:paraId="0E165171" w14:textId="77777777" w:rsidR="00D33583" w:rsidRPr="00D33583" w:rsidRDefault="00D33583" w:rsidP="005945B0">
      <w:pPr>
        <w:pStyle w:val="GOSTScript"/>
      </w:pPr>
      <w:r w:rsidRPr="00D33583">
        <w:tab/>
      </w:r>
      <w:r w:rsidRPr="00D33583">
        <w:tab/>
        <w:t>"Status": "</w:t>
      </w:r>
      <w:r>
        <w:t>Закрыт</w:t>
      </w:r>
      <w:r w:rsidRPr="00D33583">
        <w:t>",</w:t>
      </w:r>
    </w:p>
    <w:p w14:paraId="093F1E4B" w14:textId="77777777" w:rsidR="00D33583" w:rsidRDefault="00D33583" w:rsidP="005945B0">
      <w:pPr>
        <w:pStyle w:val="GOSTScript"/>
        <w:rPr>
          <w:ins w:id="8221" w:author="Сатлер Марина Викторовна" w:date="2025-01-14T11:05:00Z"/>
        </w:rPr>
      </w:pPr>
      <w:r w:rsidRPr="00D33583">
        <w:tab/>
      </w:r>
      <w:r w:rsidRPr="00D33583">
        <w:tab/>
        <w:t>"OpenDate": "2022-10-12 00:15:10",</w:t>
      </w:r>
    </w:p>
    <w:p w14:paraId="02640FF9" w14:textId="5F3C530D" w:rsidR="00E60CCB" w:rsidRPr="00D33583" w:rsidRDefault="00E60CCB" w:rsidP="005945B0">
      <w:pPr>
        <w:pStyle w:val="GOSTScript"/>
      </w:pPr>
      <w:ins w:id="8222" w:author="Сатлер Марина Викторовна" w:date="2025-01-14T11:05:00Z">
        <w:r w:rsidRPr="00E60CCB">
          <w:tab/>
        </w:r>
        <w:r w:rsidRPr="00E60CCB">
          <w:tab/>
          <w:t>"OpenSystem": "ARP",</w:t>
        </w:r>
      </w:ins>
    </w:p>
    <w:p w14:paraId="5579C63D" w14:textId="77777777" w:rsidR="00D33583" w:rsidRDefault="00D33583" w:rsidP="005945B0">
      <w:pPr>
        <w:pStyle w:val="GOSTScript"/>
        <w:rPr>
          <w:ins w:id="8223" w:author="Сатлер Марина Викторовна" w:date="2025-01-14T11:06:00Z"/>
        </w:rPr>
      </w:pPr>
      <w:r w:rsidRPr="00D33583">
        <w:tab/>
      </w:r>
      <w:r w:rsidRPr="00D33583">
        <w:tab/>
        <w:t>"CloseDate": "2022-10-13 12:15:10",</w:t>
      </w:r>
    </w:p>
    <w:p w14:paraId="284AF643" w14:textId="0CD2A295" w:rsidR="00E60CCB" w:rsidRPr="00D33583" w:rsidRDefault="00E60CCB" w:rsidP="005945B0">
      <w:pPr>
        <w:pStyle w:val="GOSTScript"/>
      </w:pPr>
      <w:ins w:id="8224" w:author="Сатлер Марина Викторовна" w:date="2025-01-14T11:06:00Z">
        <w:r w:rsidRPr="00E60CCB">
          <w:tab/>
        </w:r>
        <w:r w:rsidRPr="00E60CCB">
          <w:tab/>
          <w:t>"CloseSystem": "ARP",</w:t>
        </w:r>
      </w:ins>
    </w:p>
    <w:p w14:paraId="3BB6E555" w14:textId="77777777" w:rsidR="00D33583" w:rsidRPr="00DE2C46" w:rsidRDefault="00D33583" w:rsidP="005945B0">
      <w:pPr>
        <w:pStyle w:val="GOSTScript"/>
        <w:rPr>
          <w:lang w:val="ru-RU"/>
        </w:rPr>
      </w:pPr>
      <w:r w:rsidRPr="00D33583">
        <w:tab/>
      </w:r>
      <w:r w:rsidRPr="00D33583">
        <w:tab/>
      </w:r>
      <w:r w:rsidRPr="00DE2C46">
        <w:rPr>
          <w:lang w:val="ru-RU"/>
        </w:rPr>
        <w:t>"</w:t>
      </w:r>
      <w:r w:rsidRPr="00D33583">
        <w:t>ClosePermanentlyDate</w:t>
      </w:r>
      <w:r w:rsidRPr="00DE2C46">
        <w:rPr>
          <w:lang w:val="ru-RU"/>
        </w:rPr>
        <w:t>": "2022-10-14 12:15:10",</w:t>
      </w:r>
    </w:p>
    <w:p w14:paraId="7288B92E" w14:textId="77777777" w:rsidR="00D33583" w:rsidRPr="00DE2C46" w:rsidRDefault="00D33583" w:rsidP="005945B0">
      <w:pPr>
        <w:pStyle w:val="GOSTScript"/>
        <w:rPr>
          <w:lang w:val="ru-RU"/>
        </w:rPr>
      </w:pPr>
      <w:r w:rsidRPr="00DE2C46">
        <w:rPr>
          <w:lang w:val="ru-RU"/>
        </w:rPr>
        <w:tab/>
      </w:r>
      <w:r w:rsidRPr="00DE2C46">
        <w:rPr>
          <w:lang w:val="ru-RU"/>
        </w:rPr>
        <w:tab/>
        <w:t>"</w:t>
      </w:r>
      <w:r w:rsidRPr="00D33583">
        <w:t>SubjectList</w:t>
      </w:r>
      <w:r w:rsidRPr="00DE2C46">
        <w:rPr>
          <w:lang w:val="ru-RU"/>
        </w:rPr>
        <w:t>": [</w:t>
      </w:r>
    </w:p>
    <w:p w14:paraId="0235089C" w14:textId="77777777" w:rsidR="00D33583" w:rsidRPr="00DE2C46" w:rsidRDefault="00D33583" w:rsidP="005945B0">
      <w:pPr>
        <w:pStyle w:val="GOSTScript"/>
        <w:rPr>
          <w:lang w:val="ru-RU"/>
        </w:rPr>
      </w:pPr>
      <w:r w:rsidRPr="00DE2C46">
        <w:rPr>
          <w:lang w:val="ru-RU"/>
        </w:rPr>
        <w:tab/>
      </w:r>
      <w:r w:rsidRPr="00DE2C46">
        <w:rPr>
          <w:lang w:val="ru-RU"/>
        </w:rPr>
        <w:tab/>
      </w:r>
      <w:r w:rsidRPr="00DE2C46">
        <w:rPr>
          <w:lang w:val="ru-RU"/>
        </w:rPr>
        <w:tab/>
        <w:t>"2500",</w:t>
      </w:r>
    </w:p>
    <w:p w14:paraId="4797F58E" w14:textId="77777777" w:rsidR="00D33583" w:rsidRPr="00DE2C46" w:rsidRDefault="00D33583" w:rsidP="005945B0">
      <w:pPr>
        <w:pStyle w:val="GOSTScript"/>
        <w:rPr>
          <w:lang w:val="ru-RU"/>
        </w:rPr>
      </w:pPr>
      <w:r w:rsidRPr="00DE2C46">
        <w:rPr>
          <w:lang w:val="ru-RU"/>
        </w:rPr>
        <w:tab/>
      </w:r>
      <w:r w:rsidRPr="00DE2C46">
        <w:rPr>
          <w:lang w:val="ru-RU"/>
        </w:rPr>
        <w:tab/>
      </w:r>
      <w:r w:rsidRPr="00DE2C46">
        <w:rPr>
          <w:lang w:val="ru-RU"/>
        </w:rPr>
        <w:tab/>
        <w:t>"3100",</w:t>
      </w:r>
    </w:p>
    <w:p w14:paraId="2BB41ADC" w14:textId="77777777" w:rsidR="00D33583" w:rsidRPr="00DE2C46" w:rsidRDefault="00D33583" w:rsidP="005945B0">
      <w:pPr>
        <w:pStyle w:val="GOSTScript"/>
        <w:rPr>
          <w:lang w:val="ru-RU"/>
        </w:rPr>
      </w:pPr>
      <w:r w:rsidRPr="00DE2C46">
        <w:rPr>
          <w:lang w:val="ru-RU"/>
        </w:rPr>
        <w:tab/>
      </w:r>
      <w:r w:rsidRPr="00DE2C46">
        <w:rPr>
          <w:lang w:val="ru-RU"/>
        </w:rPr>
        <w:tab/>
      </w:r>
      <w:r w:rsidRPr="00DE2C46">
        <w:rPr>
          <w:lang w:val="ru-RU"/>
        </w:rPr>
        <w:tab/>
        <w:t>"5700",</w:t>
      </w:r>
    </w:p>
    <w:p w14:paraId="37774556" w14:textId="77777777" w:rsidR="00D33583" w:rsidRPr="00DE2C46" w:rsidRDefault="00D33583" w:rsidP="005945B0">
      <w:pPr>
        <w:pStyle w:val="GOSTScript"/>
        <w:rPr>
          <w:lang w:val="ru-RU"/>
        </w:rPr>
      </w:pPr>
      <w:r w:rsidRPr="00DE2C46">
        <w:rPr>
          <w:lang w:val="ru-RU"/>
        </w:rPr>
        <w:tab/>
      </w:r>
      <w:r w:rsidRPr="00DE2C46">
        <w:rPr>
          <w:lang w:val="ru-RU"/>
        </w:rPr>
        <w:tab/>
      </w:r>
      <w:r w:rsidRPr="00DE2C46">
        <w:rPr>
          <w:lang w:val="ru-RU"/>
        </w:rPr>
        <w:tab/>
        <w:t>"6200",</w:t>
      </w:r>
    </w:p>
    <w:p w14:paraId="75ABBECB" w14:textId="77777777" w:rsidR="00D33583" w:rsidRPr="00DE2C46" w:rsidRDefault="00D33583" w:rsidP="005945B0">
      <w:pPr>
        <w:pStyle w:val="GOSTScript"/>
        <w:rPr>
          <w:lang w:val="ru-RU"/>
        </w:rPr>
      </w:pPr>
      <w:r w:rsidRPr="00DE2C46">
        <w:rPr>
          <w:lang w:val="ru-RU"/>
        </w:rPr>
        <w:tab/>
      </w:r>
      <w:r w:rsidRPr="00DE2C46">
        <w:rPr>
          <w:lang w:val="ru-RU"/>
        </w:rPr>
        <w:tab/>
      </w:r>
      <w:r w:rsidRPr="00DE2C46">
        <w:rPr>
          <w:lang w:val="ru-RU"/>
        </w:rPr>
        <w:tab/>
        <w:t>"9500"</w:t>
      </w:r>
    </w:p>
    <w:p w14:paraId="58C367AF" w14:textId="77777777" w:rsidR="00D33583" w:rsidRPr="00DE2C46" w:rsidRDefault="00D33583" w:rsidP="005945B0">
      <w:pPr>
        <w:pStyle w:val="GOSTScript"/>
        <w:rPr>
          <w:lang w:val="ru-RU"/>
        </w:rPr>
      </w:pPr>
      <w:r w:rsidRPr="00DE2C46">
        <w:rPr>
          <w:lang w:val="ru-RU"/>
        </w:rPr>
        <w:tab/>
      </w:r>
      <w:r w:rsidRPr="00DE2C46">
        <w:rPr>
          <w:lang w:val="ru-RU"/>
        </w:rPr>
        <w:tab/>
        <w:t>]</w:t>
      </w:r>
    </w:p>
    <w:p w14:paraId="5B6D7AD1" w14:textId="77777777" w:rsidR="00D33583" w:rsidRPr="00DE2C46" w:rsidRDefault="00D33583" w:rsidP="005945B0">
      <w:pPr>
        <w:pStyle w:val="GOSTScript"/>
        <w:rPr>
          <w:lang w:val="ru-RU"/>
        </w:rPr>
      </w:pPr>
      <w:r w:rsidRPr="00DE2C46">
        <w:rPr>
          <w:lang w:val="ru-RU"/>
        </w:rPr>
        <w:tab/>
        <w:t>}</w:t>
      </w:r>
    </w:p>
    <w:p w14:paraId="120D8064" w14:textId="77777777" w:rsidR="00D33583" w:rsidRPr="00DE2C46" w:rsidRDefault="00D33583" w:rsidP="005945B0">
      <w:pPr>
        <w:pStyle w:val="GOSTScript"/>
        <w:rPr>
          <w:lang w:val="ru-RU"/>
        </w:rPr>
      </w:pPr>
      <w:r w:rsidRPr="00DE2C46">
        <w:rPr>
          <w:lang w:val="ru-RU"/>
        </w:rPr>
        <w:t>}</w:t>
      </w:r>
    </w:p>
    <w:p w14:paraId="2B03355A" w14:textId="77777777" w:rsidR="00D33583" w:rsidRPr="00DE2C46" w:rsidRDefault="00D33583" w:rsidP="00D33583">
      <w:pPr>
        <w:pStyle w:val="GOSTNormal"/>
      </w:pPr>
    </w:p>
    <w:p w14:paraId="352279F0" w14:textId="77777777" w:rsidR="00D33583" w:rsidRPr="00DE2C46" w:rsidRDefault="00D33583" w:rsidP="00D33583">
      <w:pPr>
        <w:pStyle w:val="GOSTNormal"/>
        <w:rPr>
          <w:u w:val="single"/>
        </w:rPr>
      </w:pPr>
      <w:r w:rsidRPr="005945B0">
        <w:rPr>
          <w:u w:val="single"/>
        </w:rPr>
        <w:t>Пример</w:t>
      </w:r>
      <w:r w:rsidRPr="00DE2C46">
        <w:rPr>
          <w:u w:val="single"/>
        </w:rPr>
        <w:t xml:space="preserve"> №8: </w:t>
      </w:r>
      <w:r w:rsidRPr="005945B0">
        <w:rPr>
          <w:u w:val="single"/>
        </w:rPr>
        <w:t>Сервис</w:t>
      </w:r>
      <w:r w:rsidRPr="00DE2C46">
        <w:rPr>
          <w:u w:val="single"/>
        </w:rPr>
        <w:t xml:space="preserve"> </w:t>
      </w:r>
      <w:r w:rsidRPr="005945B0">
        <w:rPr>
          <w:u w:val="single"/>
        </w:rPr>
        <w:t>массового</w:t>
      </w:r>
      <w:r w:rsidRPr="00DE2C46">
        <w:rPr>
          <w:u w:val="single"/>
        </w:rPr>
        <w:t xml:space="preserve"> </w:t>
      </w:r>
      <w:r w:rsidRPr="005945B0">
        <w:rPr>
          <w:u w:val="single"/>
        </w:rPr>
        <w:t>закрытия</w:t>
      </w:r>
      <w:r w:rsidRPr="00DE2C46">
        <w:rPr>
          <w:u w:val="single"/>
        </w:rPr>
        <w:t xml:space="preserve"> </w:t>
      </w:r>
      <w:r w:rsidRPr="005945B0">
        <w:rPr>
          <w:u w:val="single"/>
        </w:rPr>
        <w:t>операционных</w:t>
      </w:r>
      <w:r w:rsidRPr="00DE2C46">
        <w:rPr>
          <w:u w:val="single"/>
        </w:rPr>
        <w:t xml:space="preserve"> </w:t>
      </w:r>
      <w:r w:rsidRPr="005945B0">
        <w:rPr>
          <w:u w:val="single"/>
        </w:rPr>
        <w:t>дней</w:t>
      </w:r>
      <w:r w:rsidRPr="00DE2C46">
        <w:rPr>
          <w:u w:val="single"/>
        </w:rPr>
        <w:t xml:space="preserve"> </w:t>
      </w:r>
      <w:r w:rsidRPr="005945B0">
        <w:rPr>
          <w:u w:val="single"/>
        </w:rPr>
        <w:t>системы</w:t>
      </w:r>
      <w:r w:rsidRPr="00DE2C46">
        <w:rPr>
          <w:u w:val="single"/>
        </w:rPr>
        <w:t xml:space="preserve">, </w:t>
      </w:r>
      <w:r w:rsidRPr="005945B0">
        <w:rPr>
          <w:u w:val="single"/>
        </w:rPr>
        <w:t>если</w:t>
      </w:r>
      <w:r w:rsidRPr="00DE2C46">
        <w:rPr>
          <w:u w:val="single"/>
        </w:rPr>
        <w:t xml:space="preserve"> </w:t>
      </w:r>
      <w:r w:rsidRPr="005945B0">
        <w:rPr>
          <w:u w:val="single"/>
        </w:rPr>
        <w:t>для</w:t>
      </w:r>
      <w:r w:rsidRPr="00DE2C46">
        <w:rPr>
          <w:u w:val="single"/>
        </w:rPr>
        <w:t xml:space="preserve"> </w:t>
      </w:r>
      <w:r w:rsidRPr="005945B0">
        <w:rPr>
          <w:u w:val="single"/>
        </w:rPr>
        <w:t>указанной</w:t>
      </w:r>
      <w:r w:rsidRPr="00DE2C46">
        <w:rPr>
          <w:u w:val="single"/>
        </w:rPr>
        <w:t xml:space="preserve"> </w:t>
      </w:r>
      <w:r w:rsidRPr="005945B0">
        <w:rPr>
          <w:u w:val="single"/>
        </w:rPr>
        <w:t>даты</w:t>
      </w:r>
      <w:r w:rsidRPr="00DE2C46">
        <w:rPr>
          <w:u w:val="single"/>
        </w:rPr>
        <w:t xml:space="preserve"> </w:t>
      </w:r>
      <w:r w:rsidRPr="005945B0">
        <w:rPr>
          <w:u w:val="single"/>
        </w:rPr>
        <w:t>операционный</w:t>
      </w:r>
      <w:r w:rsidRPr="00DE2C46">
        <w:rPr>
          <w:u w:val="single"/>
        </w:rPr>
        <w:t xml:space="preserve"> </w:t>
      </w:r>
      <w:r w:rsidRPr="005945B0">
        <w:rPr>
          <w:u w:val="single"/>
        </w:rPr>
        <w:t>день</w:t>
      </w:r>
      <w:r w:rsidRPr="00DE2C46">
        <w:rPr>
          <w:u w:val="single"/>
        </w:rPr>
        <w:t xml:space="preserve"> </w:t>
      </w:r>
      <w:r w:rsidRPr="005945B0">
        <w:rPr>
          <w:u w:val="single"/>
        </w:rPr>
        <w:t>закрыт</w:t>
      </w:r>
      <w:r w:rsidRPr="00DE2C46">
        <w:rPr>
          <w:u w:val="single"/>
        </w:rPr>
        <w:t xml:space="preserve"> </w:t>
      </w:r>
      <w:r w:rsidRPr="005945B0">
        <w:rPr>
          <w:u w:val="single"/>
        </w:rPr>
        <w:t>по</w:t>
      </w:r>
      <w:r w:rsidRPr="00DE2C46">
        <w:rPr>
          <w:u w:val="single"/>
        </w:rPr>
        <w:t xml:space="preserve"> </w:t>
      </w:r>
      <w:r w:rsidRPr="005945B0">
        <w:rPr>
          <w:u w:val="single"/>
        </w:rPr>
        <w:t>всем</w:t>
      </w:r>
      <w:r w:rsidRPr="00DE2C46">
        <w:rPr>
          <w:u w:val="single"/>
        </w:rPr>
        <w:t xml:space="preserve"> </w:t>
      </w:r>
      <w:r w:rsidRPr="005945B0">
        <w:rPr>
          <w:u w:val="single"/>
        </w:rPr>
        <w:t>ТОФК</w:t>
      </w:r>
      <w:r w:rsidRPr="00DE2C46">
        <w:rPr>
          <w:u w:val="single"/>
        </w:rPr>
        <w:t>/</w:t>
      </w:r>
      <w:r w:rsidRPr="005945B0">
        <w:rPr>
          <w:u w:val="single"/>
        </w:rPr>
        <w:t>ЦС</w:t>
      </w:r>
      <w:r w:rsidRPr="00DE2C46">
        <w:rPr>
          <w:u w:val="single"/>
        </w:rPr>
        <w:t xml:space="preserve"> </w:t>
      </w:r>
      <w:r w:rsidRPr="005945B0">
        <w:rPr>
          <w:u w:val="single"/>
        </w:rPr>
        <w:t>по</w:t>
      </w:r>
      <w:r w:rsidRPr="00DE2C46">
        <w:rPr>
          <w:u w:val="single"/>
        </w:rPr>
        <w:t xml:space="preserve"> </w:t>
      </w:r>
      <w:r w:rsidRPr="005945B0">
        <w:rPr>
          <w:u w:val="single"/>
        </w:rPr>
        <w:t>учету</w:t>
      </w:r>
      <w:r w:rsidRPr="00DE2C46">
        <w:rPr>
          <w:u w:val="single"/>
        </w:rPr>
        <w:t xml:space="preserve"> (</w:t>
      </w:r>
      <w:r w:rsidRPr="00C75A4E">
        <w:rPr>
          <w:u w:val="single"/>
          <w:lang w:val="en-US"/>
        </w:rPr>
        <w:t>TrDaysSysListClose</w:t>
      </w:r>
      <w:r w:rsidRPr="00DE2C46">
        <w:rPr>
          <w:u w:val="single"/>
        </w:rPr>
        <w:t>):</w:t>
      </w:r>
    </w:p>
    <w:p w14:paraId="2D6F49A1" w14:textId="77777777" w:rsidR="00D33583" w:rsidRPr="00D33583" w:rsidRDefault="00D33583" w:rsidP="005945B0">
      <w:pPr>
        <w:pStyle w:val="GOSTScript"/>
      </w:pPr>
      <w:r w:rsidRPr="00D33583">
        <w:t>{</w:t>
      </w:r>
    </w:p>
    <w:p w14:paraId="2168792F" w14:textId="77777777" w:rsidR="00D33583" w:rsidRPr="00D33583" w:rsidRDefault="00D33583" w:rsidP="005945B0">
      <w:pPr>
        <w:pStyle w:val="GOSTScript"/>
      </w:pPr>
      <w:r w:rsidRPr="00D33583">
        <w:tab/>
        <w:t>"header": {</w:t>
      </w:r>
    </w:p>
    <w:p w14:paraId="3FFDD5CB" w14:textId="647849C1" w:rsidR="00D33583" w:rsidRDefault="00D33583" w:rsidP="005945B0">
      <w:pPr>
        <w:pStyle w:val="GOSTScript"/>
      </w:pPr>
      <w:r w:rsidRPr="00D33583">
        <w:tab/>
      </w:r>
      <w:r w:rsidRPr="00D33583">
        <w:tab/>
        <w:t>"Source": "</w:t>
      </w:r>
      <w:r w:rsidR="00CD1342">
        <w:t>ARP</w:t>
      </w:r>
      <w:r w:rsidRPr="00D33583">
        <w:t>",</w:t>
      </w:r>
    </w:p>
    <w:p w14:paraId="5602D3D6" w14:textId="45858E29" w:rsidR="00D514E3" w:rsidRPr="00D33583" w:rsidRDefault="00D514E3" w:rsidP="005945B0">
      <w:pPr>
        <w:pStyle w:val="GOSTScript"/>
      </w:pPr>
      <w:r w:rsidRPr="00E07D25">
        <w:tab/>
      </w:r>
      <w:r w:rsidRPr="00E07D25">
        <w:tab/>
        <w:t>"Receiver": "</w:t>
      </w:r>
      <w:r>
        <w:t>ARP</w:t>
      </w:r>
      <w:r w:rsidRPr="00E07D25">
        <w:t>",</w:t>
      </w:r>
    </w:p>
    <w:p w14:paraId="07FF9ECC" w14:textId="77777777" w:rsidR="00D33583" w:rsidRPr="00D33583" w:rsidRDefault="00D33583" w:rsidP="005945B0">
      <w:pPr>
        <w:pStyle w:val="GOSTScript"/>
      </w:pPr>
      <w:r w:rsidRPr="00D33583">
        <w:tab/>
      </w:r>
      <w:r w:rsidRPr="00D33583">
        <w:tab/>
        <w:t>"AnsDateTime": "2022-12-29 10:34:22",</w:t>
      </w:r>
    </w:p>
    <w:p w14:paraId="747BA79C" w14:textId="77777777" w:rsidR="00D33583" w:rsidRPr="00D33583" w:rsidRDefault="00D33583" w:rsidP="005945B0">
      <w:pPr>
        <w:pStyle w:val="GOSTScript"/>
      </w:pPr>
      <w:r w:rsidRPr="00D33583">
        <w:tab/>
      </w:r>
      <w:r w:rsidRPr="00D33583">
        <w:tab/>
        <w:t>"Version": "2.4",</w:t>
      </w:r>
    </w:p>
    <w:p w14:paraId="46DA1205" w14:textId="77777777" w:rsidR="00D33583" w:rsidRPr="00D33583" w:rsidRDefault="00D33583" w:rsidP="005945B0">
      <w:pPr>
        <w:pStyle w:val="GOSTScript"/>
      </w:pPr>
      <w:r w:rsidRPr="00D33583">
        <w:tab/>
      </w:r>
      <w:r w:rsidRPr="00D33583">
        <w:tab/>
        <w:t>"ReqGuid": "b0d4ce5d-2757-4699-948c-cfa72ba94f10",</w:t>
      </w:r>
    </w:p>
    <w:p w14:paraId="36F21785" w14:textId="77777777" w:rsidR="00D33583" w:rsidRPr="00D33583" w:rsidRDefault="00D33583" w:rsidP="005945B0">
      <w:pPr>
        <w:pStyle w:val="GOSTScript"/>
      </w:pPr>
      <w:r w:rsidRPr="00D33583">
        <w:tab/>
      </w:r>
      <w:r w:rsidRPr="00D33583">
        <w:tab/>
        <w:t>"DocGuid": "0bd90a7c-e339-46ff-ac39-71029ff81370",</w:t>
      </w:r>
    </w:p>
    <w:p w14:paraId="007D0AA8" w14:textId="77777777" w:rsidR="00D33583" w:rsidRPr="00D33583" w:rsidRDefault="00D33583" w:rsidP="005945B0">
      <w:pPr>
        <w:pStyle w:val="GOSTScript"/>
      </w:pPr>
      <w:r w:rsidRPr="00D33583">
        <w:tab/>
      </w:r>
      <w:r w:rsidRPr="00D33583">
        <w:tab/>
        <w:t>"AnsGuid": "11190a7c-e339-55ff-ac69-71029hh81370",</w:t>
      </w:r>
    </w:p>
    <w:p w14:paraId="580E917E" w14:textId="77777777" w:rsidR="00D33583" w:rsidRPr="00D33583" w:rsidRDefault="00D33583" w:rsidP="005945B0">
      <w:pPr>
        <w:pStyle w:val="GOSTScript"/>
      </w:pPr>
      <w:r w:rsidRPr="00D33583">
        <w:tab/>
      </w:r>
      <w:r w:rsidRPr="00D33583">
        <w:tab/>
        <w:t>"Result": "S"</w:t>
      </w:r>
    </w:p>
    <w:p w14:paraId="41F06D09" w14:textId="77777777" w:rsidR="00D33583" w:rsidRPr="00D33583" w:rsidRDefault="00D33583" w:rsidP="005945B0">
      <w:pPr>
        <w:pStyle w:val="GOSTScript"/>
      </w:pPr>
      <w:r w:rsidRPr="00D33583">
        <w:tab/>
        <w:t>},</w:t>
      </w:r>
    </w:p>
    <w:p w14:paraId="3F93C48B" w14:textId="77777777" w:rsidR="00D33583" w:rsidRPr="00D33583" w:rsidRDefault="00D33583" w:rsidP="005945B0">
      <w:pPr>
        <w:pStyle w:val="GOSTScript"/>
      </w:pPr>
      <w:r w:rsidRPr="00D33583">
        <w:lastRenderedPageBreak/>
        <w:tab/>
        <w:t>"document": {</w:t>
      </w:r>
    </w:p>
    <w:p w14:paraId="22E7CCE8" w14:textId="77777777" w:rsidR="00D33583" w:rsidRPr="00D33583" w:rsidRDefault="00D33583" w:rsidP="005945B0">
      <w:pPr>
        <w:pStyle w:val="GOSTScript"/>
      </w:pPr>
      <w:r w:rsidRPr="00D33583">
        <w:tab/>
      </w:r>
      <w:r w:rsidRPr="00D33583">
        <w:tab/>
        <w:t>"DayListClose": [</w:t>
      </w:r>
    </w:p>
    <w:p w14:paraId="31ACB3E7" w14:textId="77777777" w:rsidR="00D33583" w:rsidRPr="00D33583" w:rsidRDefault="00D33583" w:rsidP="005945B0">
      <w:pPr>
        <w:pStyle w:val="GOSTScript"/>
      </w:pPr>
      <w:r w:rsidRPr="00D33583">
        <w:tab/>
      </w:r>
      <w:r w:rsidRPr="00D33583">
        <w:tab/>
      </w:r>
      <w:r w:rsidRPr="00D33583">
        <w:tab/>
        <w:t>"2022-10-12",</w:t>
      </w:r>
    </w:p>
    <w:p w14:paraId="497E73AB" w14:textId="77777777" w:rsidR="00D33583" w:rsidRPr="00D33583" w:rsidRDefault="00D33583" w:rsidP="005945B0">
      <w:pPr>
        <w:pStyle w:val="GOSTScript"/>
      </w:pPr>
      <w:r w:rsidRPr="00D33583">
        <w:tab/>
      </w:r>
      <w:r w:rsidRPr="00D33583">
        <w:tab/>
      </w:r>
      <w:r w:rsidRPr="00D33583">
        <w:tab/>
        <w:t>"2022-10-13",</w:t>
      </w:r>
    </w:p>
    <w:p w14:paraId="13283D4B" w14:textId="77777777" w:rsidR="00D33583" w:rsidRPr="00D33583" w:rsidRDefault="00D33583" w:rsidP="005945B0">
      <w:pPr>
        <w:pStyle w:val="GOSTScript"/>
      </w:pPr>
      <w:r w:rsidRPr="00D33583">
        <w:tab/>
      </w:r>
      <w:r w:rsidRPr="00D33583">
        <w:tab/>
      </w:r>
      <w:r w:rsidRPr="00D33583">
        <w:tab/>
        <w:t>"2022-10-14"</w:t>
      </w:r>
    </w:p>
    <w:p w14:paraId="09C41561" w14:textId="77777777" w:rsidR="00D33583" w:rsidRPr="00D33583" w:rsidRDefault="00D33583" w:rsidP="005945B0">
      <w:pPr>
        <w:pStyle w:val="GOSTScript"/>
      </w:pPr>
      <w:r w:rsidRPr="00D33583">
        <w:tab/>
      </w:r>
      <w:r w:rsidRPr="00D33583">
        <w:tab/>
        <w:t>],</w:t>
      </w:r>
    </w:p>
    <w:p w14:paraId="4274E761" w14:textId="77777777" w:rsidR="00D33583" w:rsidRPr="00D33583" w:rsidRDefault="00D33583" w:rsidP="005945B0">
      <w:pPr>
        <w:pStyle w:val="GOSTScript"/>
      </w:pPr>
      <w:r w:rsidRPr="00D33583">
        <w:tab/>
      </w:r>
      <w:r w:rsidRPr="00D33583">
        <w:tab/>
        <w:t>"TradingDays": [</w:t>
      </w:r>
    </w:p>
    <w:p w14:paraId="19DD5679" w14:textId="77777777" w:rsidR="00D33583" w:rsidRPr="00E460D0" w:rsidRDefault="00D33583" w:rsidP="005945B0">
      <w:pPr>
        <w:pStyle w:val="GOSTScript"/>
      </w:pPr>
      <w:r w:rsidRPr="00D33583">
        <w:tab/>
      </w:r>
      <w:r w:rsidRPr="00D33583">
        <w:tab/>
      </w:r>
      <w:r w:rsidRPr="00D33583">
        <w:tab/>
      </w:r>
      <w:r w:rsidRPr="00E460D0">
        <w:t>{</w:t>
      </w:r>
    </w:p>
    <w:p w14:paraId="5B4B1874" w14:textId="77777777" w:rsidR="00D33583" w:rsidRPr="00E460D0" w:rsidRDefault="00D33583" w:rsidP="005945B0">
      <w:pPr>
        <w:pStyle w:val="GOSTScript"/>
      </w:pPr>
      <w:r w:rsidRPr="00E460D0">
        <w:tab/>
      </w:r>
      <w:r w:rsidRPr="00E460D0">
        <w:tab/>
      </w:r>
      <w:r w:rsidRPr="00E460D0">
        <w:tab/>
      </w:r>
      <w:r w:rsidRPr="00E460D0">
        <w:tab/>
        <w:t>"TradingDay": "2022-10-12",</w:t>
      </w:r>
    </w:p>
    <w:p w14:paraId="6AF5F254" w14:textId="77777777" w:rsidR="00D33583" w:rsidRPr="00E460D0" w:rsidRDefault="00D33583" w:rsidP="005945B0">
      <w:pPr>
        <w:pStyle w:val="GOSTScript"/>
      </w:pPr>
      <w:r w:rsidRPr="00E460D0">
        <w:tab/>
      </w:r>
      <w:r w:rsidRPr="00E460D0">
        <w:tab/>
      </w:r>
      <w:r w:rsidRPr="00E460D0">
        <w:tab/>
      </w:r>
      <w:r w:rsidRPr="00E460D0">
        <w:tab/>
        <w:t>"Status": "</w:t>
      </w:r>
      <w:r>
        <w:t>Закрыт</w:t>
      </w:r>
      <w:r w:rsidRPr="00E460D0">
        <w:t>",</w:t>
      </w:r>
    </w:p>
    <w:p w14:paraId="785E78B3" w14:textId="77777777" w:rsidR="00D33583" w:rsidRDefault="00D33583" w:rsidP="005945B0">
      <w:pPr>
        <w:pStyle w:val="GOSTScript"/>
        <w:rPr>
          <w:ins w:id="8225" w:author="Сатлер Марина Викторовна" w:date="2025-01-14T11:13:00Z"/>
        </w:rPr>
      </w:pPr>
      <w:r w:rsidRPr="00E460D0">
        <w:tab/>
      </w:r>
      <w:r w:rsidRPr="00E460D0">
        <w:tab/>
      </w:r>
      <w:r w:rsidRPr="00E460D0">
        <w:tab/>
      </w:r>
      <w:r w:rsidRPr="00E460D0">
        <w:tab/>
        <w:t>"OpenDate": "2022-10-12 00:15:10",</w:t>
      </w:r>
    </w:p>
    <w:p w14:paraId="161EE57C" w14:textId="5A8DB0B4" w:rsidR="00A954B3" w:rsidRPr="00E460D0" w:rsidRDefault="00A954B3" w:rsidP="005945B0">
      <w:pPr>
        <w:pStyle w:val="GOSTScript"/>
      </w:pPr>
      <w:ins w:id="8226" w:author="Сатлер Марина Викторовна" w:date="2025-01-14T11:13:00Z">
        <w:r w:rsidRPr="00A954B3">
          <w:tab/>
        </w:r>
        <w:r w:rsidRPr="00A954B3">
          <w:tab/>
        </w:r>
        <w:r w:rsidRPr="00A954B3">
          <w:tab/>
        </w:r>
        <w:r w:rsidRPr="00A954B3">
          <w:tab/>
          <w:t>"OpenSystem": "ARP",</w:t>
        </w:r>
      </w:ins>
    </w:p>
    <w:p w14:paraId="5B49525A" w14:textId="77777777" w:rsidR="00D33583" w:rsidRDefault="00D33583" w:rsidP="005945B0">
      <w:pPr>
        <w:pStyle w:val="GOSTScript"/>
        <w:rPr>
          <w:ins w:id="8227" w:author="Сатлер Марина Викторовна" w:date="2025-01-14T11:13:00Z"/>
        </w:rPr>
      </w:pPr>
      <w:r w:rsidRPr="00E460D0">
        <w:tab/>
      </w:r>
      <w:r w:rsidRPr="00E460D0">
        <w:tab/>
      </w:r>
      <w:r w:rsidRPr="00E460D0">
        <w:tab/>
      </w:r>
      <w:r w:rsidRPr="00E460D0">
        <w:tab/>
        <w:t>"CloseDate": "2022-10-29 10:35:10",</w:t>
      </w:r>
    </w:p>
    <w:p w14:paraId="52D9EBAE" w14:textId="6AD4D5A1" w:rsidR="00A954B3" w:rsidRPr="00E460D0" w:rsidRDefault="00A954B3" w:rsidP="005945B0">
      <w:pPr>
        <w:pStyle w:val="GOSTScript"/>
      </w:pPr>
      <w:ins w:id="8228" w:author="Сатлер Марина Викторовна" w:date="2025-01-14T11:13:00Z">
        <w:r w:rsidRPr="00A954B3">
          <w:tab/>
        </w:r>
        <w:r w:rsidRPr="00A954B3">
          <w:tab/>
        </w:r>
        <w:r w:rsidRPr="00A954B3">
          <w:tab/>
        </w:r>
        <w:r w:rsidRPr="00A954B3">
          <w:tab/>
          <w:t>"CloseSystem": "ARP",</w:t>
        </w:r>
      </w:ins>
    </w:p>
    <w:p w14:paraId="26E9331E" w14:textId="77777777" w:rsidR="00D33583" w:rsidRPr="00E460D0" w:rsidRDefault="00D33583" w:rsidP="005945B0">
      <w:pPr>
        <w:pStyle w:val="GOSTScript"/>
      </w:pPr>
      <w:r w:rsidRPr="00E460D0">
        <w:tab/>
      </w:r>
      <w:r w:rsidRPr="00E460D0">
        <w:tab/>
      </w:r>
      <w:r w:rsidRPr="00E460D0">
        <w:tab/>
      </w:r>
      <w:r w:rsidRPr="00E460D0">
        <w:tab/>
        <w:t>"ReturnStatus": "S"</w:t>
      </w:r>
    </w:p>
    <w:p w14:paraId="5B5AD95E" w14:textId="77777777" w:rsidR="00D33583" w:rsidRPr="00E460D0" w:rsidRDefault="00D33583" w:rsidP="005945B0">
      <w:pPr>
        <w:pStyle w:val="GOSTScript"/>
      </w:pPr>
      <w:r w:rsidRPr="00E460D0">
        <w:tab/>
      </w:r>
      <w:r w:rsidRPr="00E460D0">
        <w:tab/>
      </w:r>
      <w:r w:rsidRPr="00E460D0">
        <w:tab/>
        <w:t>},</w:t>
      </w:r>
    </w:p>
    <w:p w14:paraId="4751D253" w14:textId="77777777" w:rsidR="00D33583" w:rsidRPr="00E460D0" w:rsidRDefault="00D33583" w:rsidP="005945B0">
      <w:pPr>
        <w:pStyle w:val="GOSTScript"/>
      </w:pPr>
      <w:r w:rsidRPr="00E460D0">
        <w:tab/>
      </w:r>
      <w:r w:rsidRPr="00E460D0">
        <w:tab/>
      </w:r>
      <w:r w:rsidRPr="00E460D0">
        <w:tab/>
        <w:t>{</w:t>
      </w:r>
    </w:p>
    <w:p w14:paraId="28FE9890" w14:textId="77777777" w:rsidR="00D33583" w:rsidRPr="00E460D0" w:rsidRDefault="00D33583" w:rsidP="005945B0">
      <w:pPr>
        <w:pStyle w:val="GOSTScript"/>
      </w:pPr>
      <w:r w:rsidRPr="00E460D0">
        <w:tab/>
      </w:r>
      <w:r w:rsidRPr="00E460D0">
        <w:tab/>
      </w:r>
      <w:r w:rsidRPr="00E460D0">
        <w:tab/>
      </w:r>
      <w:r w:rsidRPr="00E460D0">
        <w:tab/>
        <w:t>"TradingDay": "2022-10-13",</w:t>
      </w:r>
    </w:p>
    <w:p w14:paraId="4A2FA10E" w14:textId="77777777" w:rsidR="00D33583" w:rsidRPr="00E460D0" w:rsidRDefault="00D33583" w:rsidP="005945B0">
      <w:pPr>
        <w:pStyle w:val="GOSTScript"/>
      </w:pPr>
      <w:r w:rsidRPr="00E460D0">
        <w:tab/>
      </w:r>
      <w:r w:rsidRPr="00E460D0">
        <w:tab/>
      </w:r>
      <w:r w:rsidRPr="00E460D0">
        <w:tab/>
      </w:r>
      <w:r w:rsidRPr="00E460D0">
        <w:tab/>
        <w:t>"Status": "</w:t>
      </w:r>
      <w:r>
        <w:t>Закрыт</w:t>
      </w:r>
      <w:r w:rsidRPr="00E460D0">
        <w:t>",</w:t>
      </w:r>
    </w:p>
    <w:p w14:paraId="204280A3" w14:textId="77777777" w:rsidR="00D33583" w:rsidRDefault="00D33583" w:rsidP="005945B0">
      <w:pPr>
        <w:pStyle w:val="GOSTScript"/>
        <w:rPr>
          <w:ins w:id="8229" w:author="Сатлер Марина Викторовна" w:date="2025-01-14T11:13:00Z"/>
        </w:rPr>
      </w:pPr>
      <w:r w:rsidRPr="00E460D0">
        <w:tab/>
      </w:r>
      <w:r w:rsidRPr="00E460D0">
        <w:tab/>
      </w:r>
      <w:r w:rsidRPr="00E460D0">
        <w:tab/>
      </w:r>
      <w:r w:rsidRPr="00E460D0">
        <w:tab/>
        <w:t>"OpenDate": "2022-10-13 00:15:10",</w:t>
      </w:r>
    </w:p>
    <w:p w14:paraId="08C0C4CF" w14:textId="0667982E" w:rsidR="00A954B3" w:rsidRPr="00E460D0" w:rsidRDefault="00A954B3" w:rsidP="005945B0">
      <w:pPr>
        <w:pStyle w:val="GOSTScript"/>
      </w:pPr>
      <w:ins w:id="8230" w:author="Сатлер Марина Викторовна" w:date="2025-01-14T11:13:00Z">
        <w:r w:rsidRPr="00A954B3">
          <w:tab/>
        </w:r>
        <w:r w:rsidRPr="00A954B3">
          <w:tab/>
        </w:r>
        <w:r w:rsidRPr="00A954B3">
          <w:tab/>
        </w:r>
        <w:r w:rsidRPr="00A954B3">
          <w:tab/>
          <w:t>"OpenSystem": "ARP",</w:t>
        </w:r>
      </w:ins>
    </w:p>
    <w:p w14:paraId="324DABEE" w14:textId="77777777" w:rsidR="00D33583" w:rsidRDefault="00D33583" w:rsidP="005945B0">
      <w:pPr>
        <w:pStyle w:val="GOSTScript"/>
        <w:rPr>
          <w:ins w:id="8231" w:author="Сатлер Марина Викторовна" w:date="2025-01-14T11:13:00Z"/>
        </w:rPr>
      </w:pPr>
      <w:r w:rsidRPr="00E460D0">
        <w:tab/>
      </w:r>
      <w:r w:rsidRPr="00E460D0">
        <w:tab/>
      </w:r>
      <w:r w:rsidRPr="00E460D0">
        <w:tab/>
      </w:r>
      <w:r w:rsidRPr="00E460D0">
        <w:tab/>
        <w:t>"CloseDate": "2022-10-29 10:35:10",</w:t>
      </w:r>
    </w:p>
    <w:p w14:paraId="02145F27" w14:textId="57CF6E7F" w:rsidR="00A954B3" w:rsidRPr="00E460D0" w:rsidRDefault="00A954B3" w:rsidP="005945B0">
      <w:pPr>
        <w:pStyle w:val="GOSTScript"/>
      </w:pPr>
      <w:ins w:id="8232" w:author="Сатлер Марина Викторовна" w:date="2025-01-14T11:13:00Z">
        <w:r w:rsidRPr="00A954B3">
          <w:tab/>
        </w:r>
        <w:r w:rsidRPr="00A954B3">
          <w:tab/>
        </w:r>
        <w:r w:rsidRPr="00A954B3">
          <w:tab/>
        </w:r>
        <w:r w:rsidRPr="00A954B3">
          <w:tab/>
          <w:t>"CloseSystem": "ARP",</w:t>
        </w:r>
      </w:ins>
    </w:p>
    <w:p w14:paraId="68C9A492" w14:textId="77777777" w:rsidR="00D33583" w:rsidRPr="00E460D0" w:rsidRDefault="00D33583" w:rsidP="005945B0">
      <w:pPr>
        <w:pStyle w:val="GOSTScript"/>
      </w:pPr>
      <w:r w:rsidRPr="00E460D0">
        <w:tab/>
      </w:r>
      <w:r w:rsidRPr="00E460D0">
        <w:tab/>
      </w:r>
      <w:r w:rsidRPr="00E460D0">
        <w:tab/>
      </w:r>
      <w:r w:rsidRPr="00E460D0">
        <w:tab/>
        <w:t>"ReturnStatus": "S"</w:t>
      </w:r>
    </w:p>
    <w:p w14:paraId="1ABB7073" w14:textId="77777777" w:rsidR="00D33583" w:rsidRPr="00E460D0" w:rsidRDefault="00D33583" w:rsidP="005945B0">
      <w:pPr>
        <w:pStyle w:val="GOSTScript"/>
      </w:pPr>
      <w:r w:rsidRPr="00E460D0">
        <w:tab/>
      </w:r>
      <w:r w:rsidRPr="00E460D0">
        <w:tab/>
      </w:r>
      <w:r w:rsidRPr="00E460D0">
        <w:tab/>
        <w:t>},</w:t>
      </w:r>
    </w:p>
    <w:p w14:paraId="23D5A579" w14:textId="77777777" w:rsidR="00D33583" w:rsidRPr="00E460D0" w:rsidRDefault="00D33583" w:rsidP="005945B0">
      <w:pPr>
        <w:pStyle w:val="GOSTScript"/>
      </w:pPr>
      <w:r w:rsidRPr="00E460D0">
        <w:tab/>
      </w:r>
      <w:r w:rsidRPr="00E460D0">
        <w:tab/>
      </w:r>
      <w:r w:rsidRPr="00E460D0">
        <w:tab/>
        <w:t>{</w:t>
      </w:r>
    </w:p>
    <w:p w14:paraId="5639E78D" w14:textId="77777777" w:rsidR="00D33583" w:rsidRPr="00E460D0" w:rsidRDefault="00D33583" w:rsidP="005945B0">
      <w:pPr>
        <w:pStyle w:val="GOSTScript"/>
      </w:pPr>
      <w:r w:rsidRPr="00E460D0">
        <w:tab/>
      </w:r>
      <w:r w:rsidRPr="00E460D0">
        <w:tab/>
      </w:r>
      <w:r w:rsidRPr="00E460D0">
        <w:tab/>
      </w:r>
      <w:r w:rsidRPr="00E460D0">
        <w:tab/>
        <w:t>"TradingDay": "2022-10-14",</w:t>
      </w:r>
    </w:p>
    <w:p w14:paraId="0674E8D6" w14:textId="77777777" w:rsidR="00D33583" w:rsidRPr="00443E4C" w:rsidRDefault="00D33583" w:rsidP="005945B0">
      <w:pPr>
        <w:pStyle w:val="GOSTScript"/>
      </w:pPr>
      <w:r w:rsidRPr="00E460D0">
        <w:tab/>
      </w:r>
      <w:r w:rsidRPr="00E460D0">
        <w:tab/>
      </w:r>
      <w:r w:rsidRPr="00E460D0">
        <w:tab/>
      </w:r>
      <w:r w:rsidRPr="00E460D0">
        <w:tab/>
      </w:r>
      <w:r w:rsidRPr="00443E4C">
        <w:t>"Status": "</w:t>
      </w:r>
      <w:r>
        <w:t>Закрыт</w:t>
      </w:r>
      <w:r w:rsidRPr="00443E4C">
        <w:t>",</w:t>
      </w:r>
    </w:p>
    <w:p w14:paraId="4E1520B3" w14:textId="77777777" w:rsidR="00D33583" w:rsidRDefault="00D33583" w:rsidP="005945B0">
      <w:pPr>
        <w:pStyle w:val="GOSTScript"/>
        <w:rPr>
          <w:ins w:id="8233" w:author="Сатлер Марина Викторовна" w:date="2025-01-14T11:13:00Z"/>
        </w:rPr>
      </w:pPr>
      <w:r w:rsidRPr="00443E4C">
        <w:tab/>
      </w:r>
      <w:r w:rsidRPr="00443E4C">
        <w:tab/>
      </w:r>
      <w:r w:rsidRPr="00443E4C">
        <w:tab/>
      </w:r>
      <w:r w:rsidRPr="00443E4C">
        <w:tab/>
        <w:t>"OpenDate": "2022-10-14 00:15:10",</w:t>
      </w:r>
    </w:p>
    <w:p w14:paraId="4F45C6AC" w14:textId="4B35325D" w:rsidR="00A954B3" w:rsidRPr="00443E4C" w:rsidRDefault="00A954B3" w:rsidP="005945B0">
      <w:pPr>
        <w:pStyle w:val="GOSTScript"/>
      </w:pPr>
      <w:ins w:id="8234" w:author="Сатлер Марина Викторовна" w:date="2025-01-14T11:13:00Z">
        <w:r w:rsidRPr="00A954B3">
          <w:tab/>
        </w:r>
        <w:r w:rsidRPr="00A954B3">
          <w:tab/>
        </w:r>
        <w:r w:rsidRPr="00A954B3">
          <w:tab/>
        </w:r>
        <w:r w:rsidRPr="00A954B3">
          <w:tab/>
          <w:t>"OpenSystem": "ARP",</w:t>
        </w:r>
      </w:ins>
    </w:p>
    <w:p w14:paraId="1B944D65" w14:textId="77777777" w:rsidR="00D33583" w:rsidRDefault="00D33583" w:rsidP="005945B0">
      <w:pPr>
        <w:pStyle w:val="GOSTScript"/>
        <w:rPr>
          <w:ins w:id="8235" w:author="Сатлер Марина Викторовна" w:date="2025-01-14T11:13:00Z"/>
        </w:rPr>
      </w:pPr>
      <w:r w:rsidRPr="00443E4C">
        <w:tab/>
      </w:r>
      <w:r w:rsidRPr="00443E4C">
        <w:tab/>
      </w:r>
      <w:r w:rsidRPr="00443E4C">
        <w:tab/>
      </w:r>
      <w:r w:rsidRPr="00443E4C">
        <w:tab/>
        <w:t>"CloseDate": "2022-10-29 10:35:10",</w:t>
      </w:r>
    </w:p>
    <w:p w14:paraId="4BCEF233" w14:textId="4C47B5E4" w:rsidR="00A954B3" w:rsidRPr="00443E4C" w:rsidRDefault="00A954B3" w:rsidP="005945B0">
      <w:pPr>
        <w:pStyle w:val="GOSTScript"/>
      </w:pPr>
      <w:ins w:id="8236" w:author="Сатлер Марина Викторовна" w:date="2025-01-14T11:14:00Z">
        <w:r w:rsidRPr="00A954B3">
          <w:tab/>
        </w:r>
        <w:r w:rsidRPr="00A954B3">
          <w:tab/>
        </w:r>
        <w:r w:rsidRPr="00A954B3">
          <w:tab/>
        </w:r>
        <w:r w:rsidRPr="00A954B3">
          <w:tab/>
          <w:t>"CloseSystem": "ARP",</w:t>
        </w:r>
      </w:ins>
    </w:p>
    <w:p w14:paraId="2369D16B" w14:textId="77777777" w:rsidR="00D33583" w:rsidRPr="00443E4C" w:rsidRDefault="00D33583" w:rsidP="005945B0">
      <w:pPr>
        <w:pStyle w:val="GOSTScript"/>
      </w:pPr>
      <w:r w:rsidRPr="00443E4C">
        <w:tab/>
      </w:r>
      <w:r w:rsidRPr="00443E4C">
        <w:tab/>
      </w:r>
      <w:r w:rsidRPr="00443E4C">
        <w:tab/>
      </w:r>
      <w:r w:rsidRPr="00443E4C">
        <w:tab/>
        <w:t>"ReturnStatus": "S"</w:t>
      </w:r>
    </w:p>
    <w:p w14:paraId="2D93B26A" w14:textId="77777777" w:rsidR="00D33583" w:rsidRPr="00C75A4E" w:rsidRDefault="00D33583" w:rsidP="005945B0">
      <w:pPr>
        <w:pStyle w:val="GOSTScript"/>
        <w:rPr>
          <w:lang w:val="ru-RU"/>
        </w:rPr>
      </w:pPr>
      <w:r w:rsidRPr="00443E4C">
        <w:tab/>
      </w:r>
      <w:r w:rsidRPr="00443E4C">
        <w:tab/>
      </w:r>
      <w:r w:rsidRPr="00443E4C">
        <w:tab/>
      </w:r>
      <w:r w:rsidRPr="00C75A4E">
        <w:rPr>
          <w:lang w:val="ru-RU"/>
        </w:rPr>
        <w:t>}</w:t>
      </w:r>
    </w:p>
    <w:p w14:paraId="16305D5C" w14:textId="77777777" w:rsidR="00D33583" w:rsidRPr="00C75A4E" w:rsidRDefault="00D33583" w:rsidP="005945B0">
      <w:pPr>
        <w:pStyle w:val="GOSTScript"/>
        <w:rPr>
          <w:lang w:val="ru-RU"/>
        </w:rPr>
      </w:pPr>
      <w:r w:rsidRPr="00C75A4E">
        <w:rPr>
          <w:lang w:val="ru-RU"/>
        </w:rPr>
        <w:tab/>
      </w:r>
      <w:r w:rsidRPr="00C75A4E">
        <w:rPr>
          <w:lang w:val="ru-RU"/>
        </w:rPr>
        <w:tab/>
        <w:t>]</w:t>
      </w:r>
    </w:p>
    <w:p w14:paraId="587A4586" w14:textId="77777777" w:rsidR="00D33583" w:rsidRPr="00C75A4E" w:rsidRDefault="00D33583" w:rsidP="005945B0">
      <w:pPr>
        <w:pStyle w:val="GOSTScript"/>
        <w:rPr>
          <w:lang w:val="ru-RU"/>
        </w:rPr>
      </w:pPr>
      <w:r w:rsidRPr="00C75A4E">
        <w:rPr>
          <w:lang w:val="ru-RU"/>
        </w:rPr>
        <w:tab/>
        <w:t>}</w:t>
      </w:r>
    </w:p>
    <w:p w14:paraId="65C9FADF" w14:textId="77777777" w:rsidR="00D33583" w:rsidRPr="00C75A4E" w:rsidRDefault="00D33583" w:rsidP="005945B0">
      <w:pPr>
        <w:pStyle w:val="GOSTScript"/>
        <w:rPr>
          <w:lang w:val="ru-RU"/>
        </w:rPr>
      </w:pPr>
      <w:r w:rsidRPr="00C75A4E">
        <w:rPr>
          <w:lang w:val="ru-RU"/>
        </w:rPr>
        <w:t>}</w:t>
      </w:r>
    </w:p>
    <w:p w14:paraId="10AA2B02" w14:textId="77777777" w:rsidR="00D33583" w:rsidRDefault="00D33583" w:rsidP="00D33583">
      <w:pPr>
        <w:pStyle w:val="GOSTNormal"/>
      </w:pPr>
    </w:p>
    <w:p w14:paraId="2CE2B4A1" w14:textId="69D33629" w:rsidR="00D33583" w:rsidRDefault="00D33583" w:rsidP="00D33583">
      <w:pPr>
        <w:pStyle w:val="GOSTNormal"/>
      </w:pPr>
      <w:r w:rsidRPr="005945B0">
        <w:rPr>
          <w:u w:val="single"/>
        </w:rPr>
        <w:t>Пример №9: Сервис массового закрытия операционного дня системы и операционных дней ТОФК/ЦС по учету, для которых операционный день еще не закрыт (TrDaysSysListCloseAll):</w:t>
      </w:r>
    </w:p>
    <w:p w14:paraId="1038448E" w14:textId="77777777" w:rsidR="00D33583" w:rsidRPr="00443E4C" w:rsidRDefault="00D33583" w:rsidP="005945B0">
      <w:pPr>
        <w:pStyle w:val="GOSTScript"/>
      </w:pPr>
      <w:r w:rsidRPr="00443E4C">
        <w:t>{</w:t>
      </w:r>
    </w:p>
    <w:p w14:paraId="59AABAAD" w14:textId="77777777" w:rsidR="00D33583" w:rsidRPr="00443E4C" w:rsidRDefault="00D33583" w:rsidP="005945B0">
      <w:pPr>
        <w:pStyle w:val="GOSTScript"/>
      </w:pPr>
      <w:r w:rsidRPr="00443E4C">
        <w:tab/>
        <w:t>"header": {</w:t>
      </w:r>
    </w:p>
    <w:p w14:paraId="05C85671" w14:textId="581414B8" w:rsidR="00D33583" w:rsidRDefault="00D33583" w:rsidP="005945B0">
      <w:pPr>
        <w:pStyle w:val="GOSTScript"/>
      </w:pPr>
      <w:r w:rsidRPr="00443E4C">
        <w:tab/>
      </w:r>
      <w:r w:rsidRPr="00443E4C">
        <w:tab/>
        <w:t>"Source": "</w:t>
      </w:r>
      <w:r w:rsidR="00CD1342">
        <w:t>ARP</w:t>
      </w:r>
      <w:r w:rsidRPr="00443E4C">
        <w:t>",</w:t>
      </w:r>
    </w:p>
    <w:p w14:paraId="2FAB976F" w14:textId="64DD3D50" w:rsidR="00D514E3" w:rsidRPr="00443E4C" w:rsidRDefault="00D514E3" w:rsidP="005945B0">
      <w:pPr>
        <w:pStyle w:val="GOSTScript"/>
      </w:pPr>
      <w:r w:rsidRPr="00E07D25">
        <w:tab/>
      </w:r>
      <w:r w:rsidRPr="00E07D25">
        <w:tab/>
        <w:t>"Receiver": "</w:t>
      </w:r>
      <w:r>
        <w:t>ARP</w:t>
      </w:r>
      <w:r w:rsidRPr="00E07D25">
        <w:t>",</w:t>
      </w:r>
    </w:p>
    <w:p w14:paraId="71A8ED7D" w14:textId="77777777" w:rsidR="00D33583" w:rsidRPr="00443E4C" w:rsidRDefault="00D33583" w:rsidP="005945B0">
      <w:pPr>
        <w:pStyle w:val="GOSTScript"/>
      </w:pPr>
      <w:r w:rsidRPr="00443E4C">
        <w:tab/>
      </w:r>
      <w:r w:rsidRPr="00443E4C">
        <w:tab/>
        <w:t>"AnsDateTime": "2022-12-29 10:34:22",</w:t>
      </w:r>
    </w:p>
    <w:p w14:paraId="78ABB657" w14:textId="77777777" w:rsidR="00D33583" w:rsidRPr="00443E4C" w:rsidRDefault="00D33583" w:rsidP="005945B0">
      <w:pPr>
        <w:pStyle w:val="GOSTScript"/>
      </w:pPr>
      <w:r w:rsidRPr="00443E4C">
        <w:tab/>
      </w:r>
      <w:r w:rsidRPr="00443E4C">
        <w:tab/>
        <w:t>"Version": "2.4",</w:t>
      </w:r>
    </w:p>
    <w:p w14:paraId="6E7F1107" w14:textId="77777777" w:rsidR="00D33583" w:rsidRPr="00443E4C" w:rsidRDefault="00D33583" w:rsidP="005945B0">
      <w:pPr>
        <w:pStyle w:val="GOSTScript"/>
      </w:pPr>
      <w:r w:rsidRPr="00443E4C">
        <w:tab/>
      </w:r>
      <w:r w:rsidRPr="00443E4C">
        <w:tab/>
        <w:t>"ReqGuid": "b0d4ce5d-2757-4699-948c-cfa72ba94f10",</w:t>
      </w:r>
    </w:p>
    <w:p w14:paraId="1BBD2943" w14:textId="77777777" w:rsidR="00D33583" w:rsidRPr="00443E4C" w:rsidRDefault="00D33583" w:rsidP="005945B0">
      <w:pPr>
        <w:pStyle w:val="GOSTScript"/>
      </w:pPr>
      <w:r w:rsidRPr="00443E4C">
        <w:tab/>
      </w:r>
      <w:r w:rsidRPr="00443E4C">
        <w:tab/>
        <w:t>"DocGuid": "0bd90a7c-e339-46ff-ac39-71029ff81370",</w:t>
      </w:r>
    </w:p>
    <w:p w14:paraId="42E4C296" w14:textId="77777777" w:rsidR="00D33583" w:rsidRPr="00443E4C" w:rsidRDefault="00D33583" w:rsidP="005945B0">
      <w:pPr>
        <w:pStyle w:val="GOSTScript"/>
      </w:pPr>
      <w:r w:rsidRPr="00443E4C">
        <w:tab/>
      </w:r>
      <w:r w:rsidRPr="00443E4C">
        <w:tab/>
        <w:t>"AnsGuid": "11190a7c-e339-55ff-ac69-71029hh81370",</w:t>
      </w:r>
    </w:p>
    <w:p w14:paraId="5D09C6C3" w14:textId="77777777" w:rsidR="00D33583" w:rsidRPr="00443E4C" w:rsidRDefault="00D33583" w:rsidP="005945B0">
      <w:pPr>
        <w:pStyle w:val="GOSTScript"/>
      </w:pPr>
      <w:r w:rsidRPr="00443E4C">
        <w:tab/>
      </w:r>
      <w:r w:rsidRPr="00443E4C">
        <w:tab/>
        <w:t>"Result": "S"</w:t>
      </w:r>
    </w:p>
    <w:p w14:paraId="5B1B119D" w14:textId="77777777" w:rsidR="00D33583" w:rsidRPr="00443E4C" w:rsidRDefault="00D33583" w:rsidP="005945B0">
      <w:pPr>
        <w:pStyle w:val="GOSTScript"/>
      </w:pPr>
      <w:r w:rsidRPr="00443E4C">
        <w:tab/>
        <w:t>},</w:t>
      </w:r>
    </w:p>
    <w:p w14:paraId="387F87A8" w14:textId="77777777" w:rsidR="00D33583" w:rsidRPr="00443E4C" w:rsidRDefault="00D33583" w:rsidP="005945B0">
      <w:pPr>
        <w:pStyle w:val="GOSTScript"/>
      </w:pPr>
      <w:r w:rsidRPr="00443E4C">
        <w:tab/>
        <w:t>"document": {</w:t>
      </w:r>
    </w:p>
    <w:p w14:paraId="0F8406C9" w14:textId="77777777" w:rsidR="00D33583" w:rsidRPr="00443E4C" w:rsidRDefault="00D33583" w:rsidP="005945B0">
      <w:pPr>
        <w:pStyle w:val="GOSTScript"/>
      </w:pPr>
      <w:r w:rsidRPr="00443E4C">
        <w:tab/>
      </w:r>
      <w:r w:rsidRPr="00443E4C">
        <w:tab/>
        <w:t>"DayListClose": [</w:t>
      </w:r>
    </w:p>
    <w:p w14:paraId="5704FCD3" w14:textId="77777777" w:rsidR="00D33583" w:rsidRPr="00443E4C" w:rsidRDefault="00D33583" w:rsidP="005945B0">
      <w:pPr>
        <w:pStyle w:val="GOSTScript"/>
      </w:pPr>
      <w:r w:rsidRPr="00443E4C">
        <w:tab/>
      </w:r>
      <w:r w:rsidRPr="00443E4C">
        <w:tab/>
      </w:r>
      <w:r w:rsidRPr="00443E4C">
        <w:tab/>
        <w:t>"2022-10-12",</w:t>
      </w:r>
    </w:p>
    <w:p w14:paraId="75640025" w14:textId="77777777" w:rsidR="00D33583" w:rsidRPr="00443E4C" w:rsidRDefault="00D33583" w:rsidP="005945B0">
      <w:pPr>
        <w:pStyle w:val="GOSTScript"/>
      </w:pPr>
      <w:r w:rsidRPr="00443E4C">
        <w:tab/>
      </w:r>
      <w:r w:rsidRPr="00443E4C">
        <w:tab/>
      </w:r>
      <w:r w:rsidRPr="00443E4C">
        <w:tab/>
        <w:t>"2022-10-13",</w:t>
      </w:r>
    </w:p>
    <w:p w14:paraId="18666EF3" w14:textId="77777777" w:rsidR="00D33583" w:rsidRPr="00443E4C" w:rsidRDefault="00D33583" w:rsidP="005945B0">
      <w:pPr>
        <w:pStyle w:val="GOSTScript"/>
      </w:pPr>
      <w:r w:rsidRPr="00443E4C">
        <w:tab/>
      </w:r>
      <w:r w:rsidRPr="00443E4C">
        <w:tab/>
      </w:r>
      <w:r w:rsidRPr="00443E4C">
        <w:tab/>
        <w:t>"2022-10-14"</w:t>
      </w:r>
    </w:p>
    <w:p w14:paraId="2CBB1C26" w14:textId="77777777" w:rsidR="00D33583" w:rsidRPr="00443E4C" w:rsidRDefault="00D33583" w:rsidP="005945B0">
      <w:pPr>
        <w:pStyle w:val="GOSTScript"/>
      </w:pPr>
      <w:r w:rsidRPr="00443E4C">
        <w:tab/>
      </w:r>
      <w:r w:rsidRPr="00443E4C">
        <w:tab/>
        <w:t>],</w:t>
      </w:r>
    </w:p>
    <w:p w14:paraId="2133964E" w14:textId="77777777" w:rsidR="00D33583" w:rsidRPr="00443E4C" w:rsidRDefault="00D33583" w:rsidP="005945B0">
      <w:pPr>
        <w:pStyle w:val="GOSTScript"/>
      </w:pPr>
      <w:r w:rsidRPr="00443E4C">
        <w:tab/>
      </w:r>
      <w:r w:rsidRPr="00443E4C">
        <w:tab/>
        <w:t>"TradingDays": [</w:t>
      </w:r>
    </w:p>
    <w:p w14:paraId="5319E02A" w14:textId="77777777" w:rsidR="00D33583" w:rsidRPr="00443E4C" w:rsidRDefault="00D33583" w:rsidP="005945B0">
      <w:pPr>
        <w:pStyle w:val="GOSTScript"/>
      </w:pPr>
      <w:r w:rsidRPr="00443E4C">
        <w:tab/>
      </w:r>
      <w:r w:rsidRPr="00443E4C">
        <w:tab/>
      </w:r>
      <w:r w:rsidRPr="00443E4C">
        <w:tab/>
        <w:t>{</w:t>
      </w:r>
    </w:p>
    <w:p w14:paraId="22B97D15" w14:textId="77777777" w:rsidR="00D33583" w:rsidRPr="00443E4C" w:rsidRDefault="00D33583" w:rsidP="005945B0">
      <w:pPr>
        <w:pStyle w:val="GOSTScript"/>
      </w:pPr>
      <w:r w:rsidRPr="00443E4C">
        <w:tab/>
      </w:r>
      <w:r w:rsidRPr="00443E4C">
        <w:tab/>
      </w:r>
      <w:r w:rsidRPr="00443E4C">
        <w:tab/>
      </w:r>
      <w:r w:rsidRPr="00443E4C">
        <w:tab/>
        <w:t>"TradingDay": "2022-10-12",</w:t>
      </w:r>
    </w:p>
    <w:p w14:paraId="41004F98"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w:t>
      </w:r>
    </w:p>
    <w:p w14:paraId="43FA4034" w14:textId="77777777" w:rsidR="00D33583" w:rsidRDefault="00D33583" w:rsidP="005945B0">
      <w:pPr>
        <w:pStyle w:val="GOSTScript"/>
        <w:rPr>
          <w:ins w:id="8237" w:author="Сатлер Марина Викторовна" w:date="2025-01-14T11:19:00Z"/>
        </w:rPr>
      </w:pPr>
      <w:r w:rsidRPr="00443E4C">
        <w:tab/>
      </w:r>
      <w:r w:rsidRPr="00443E4C">
        <w:tab/>
      </w:r>
      <w:r w:rsidRPr="00443E4C">
        <w:tab/>
      </w:r>
      <w:r w:rsidRPr="00443E4C">
        <w:tab/>
        <w:t>"OpenDate": "2022-10-12 00:15:10",</w:t>
      </w:r>
    </w:p>
    <w:p w14:paraId="00FEF940" w14:textId="07D7B1FA" w:rsidR="000049DD" w:rsidRPr="00443E4C" w:rsidRDefault="000049DD" w:rsidP="005945B0">
      <w:pPr>
        <w:pStyle w:val="GOSTScript"/>
      </w:pPr>
      <w:ins w:id="8238" w:author="Сатлер Марина Викторовна" w:date="2025-01-14T11:19:00Z">
        <w:r w:rsidRPr="000049DD">
          <w:tab/>
        </w:r>
        <w:r w:rsidRPr="000049DD">
          <w:tab/>
        </w:r>
        <w:r w:rsidRPr="000049DD">
          <w:tab/>
        </w:r>
        <w:r w:rsidRPr="000049DD">
          <w:tab/>
          <w:t>"OpenSystem": "ARP",</w:t>
        </w:r>
      </w:ins>
    </w:p>
    <w:p w14:paraId="727DD764" w14:textId="77777777" w:rsidR="00D33583" w:rsidRDefault="00D33583" w:rsidP="005945B0">
      <w:pPr>
        <w:pStyle w:val="GOSTScript"/>
        <w:rPr>
          <w:ins w:id="8239" w:author="Сатлер Марина Викторовна" w:date="2025-01-14T11:19:00Z"/>
        </w:rPr>
      </w:pPr>
      <w:r w:rsidRPr="00443E4C">
        <w:tab/>
      </w:r>
      <w:r w:rsidRPr="00443E4C">
        <w:tab/>
      </w:r>
      <w:r w:rsidRPr="00443E4C">
        <w:tab/>
      </w:r>
      <w:r w:rsidRPr="00443E4C">
        <w:tab/>
        <w:t>"CloseDate": "2022-10-29 10:35:10",</w:t>
      </w:r>
    </w:p>
    <w:p w14:paraId="3C2C545E" w14:textId="556BAD65" w:rsidR="000049DD" w:rsidRPr="00443E4C" w:rsidRDefault="000049DD" w:rsidP="005945B0">
      <w:pPr>
        <w:pStyle w:val="GOSTScript"/>
      </w:pPr>
      <w:ins w:id="8240" w:author="Сатлер Марина Викторовна" w:date="2025-01-14T11:19:00Z">
        <w:r w:rsidRPr="000049DD">
          <w:tab/>
        </w:r>
        <w:r w:rsidRPr="000049DD">
          <w:tab/>
        </w:r>
        <w:r w:rsidRPr="000049DD">
          <w:tab/>
        </w:r>
        <w:r w:rsidRPr="000049DD">
          <w:tab/>
          <w:t>"CloseSystem": "ARP",</w:t>
        </w:r>
      </w:ins>
    </w:p>
    <w:p w14:paraId="60BD02A0" w14:textId="77777777" w:rsidR="00D33583" w:rsidRPr="00443E4C" w:rsidRDefault="00D33583" w:rsidP="005945B0">
      <w:pPr>
        <w:pStyle w:val="GOSTScript"/>
      </w:pPr>
      <w:r w:rsidRPr="00443E4C">
        <w:tab/>
      </w:r>
      <w:r w:rsidRPr="00443E4C">
        <w:tab/>
      </w:r>
      <w:r w:rsidRPr="00443E4C">
        <w:tab/>
      </w:r>
      <w:r w:rsidRPr="00443E4C">
        <w:tab/>
        <w:t>"ReturnStatus": "S",</w:t>
      </w:r>
    </w:p>
    <w:p w14:paraId="4E1A9229" w14:textId="77777777" w:rsidR="00D33583" w:rsidRPr="00443E4C" w:rsidRDefault="00D33583" w:rsidP="005945B0">
      <w:pPr>
        <w:pStyle w:val="GOSTScript"/>
      </w:pPr>
      <w:r w:rsidRPr="00443E4C">
        <w:tab/>
      </w:r>
      <w:r w:rsidRPr="00443E4C">
        <w:tab/>
      </w:r>
      <w:r w:rsidRPr="00443E4C">
        <w:tab/>
      </w:r>
      <w:r w:rsidRPr="00443E4C">
        <w:tab/>
        <w:t>"SubjectList": [</w:t>
      </w:r>
    </w:p>
    <w:p w14:paraId="6C660728" w14:textId="77777777" w:rsidR="00D33583" w:rsidRPr="00443E4C" w:rsidRDefault="00D33583" w:rsidP="005945B0">
      <w:pPr>
        <w:pStyle w:val="GOSTScript"/>
      </w:pPr>
      <w:r w:rsidRPr="00443E4C">
        <w:tab/>
      </w:r>
      <w:r w:rsidRPr="00443E4C">
        <w:tab/>
      </w:r>
      <w:r w:rsidRPr="00443E4C">
        <w:tab/>
      </w:r>
      <w:r w:rsidRPr="00443E4C">
        <w:tab/>
      </w:r>
      <w:r w:rsidRPr="00443E4C">
        <w:tab/>
        <w:t>"9500",</w:t>
      </w:r>
    </w:p>
    <w:p w14:paraId="212D88B0" w14:textId="77777777" w:rsidR="00D33583" w:rsidRPr="00443E4C" w:rsidRDefault="00D33583" w:rsidP="005945B0">
      <w:pPr>
        <w:pStyle w:val="GOSTScript"/>
      </w:pPr>
      <w:r w:rsidRPr="00443E4C">
        <w:tab/>
      </w:r>
      <w:r w:rsidRPr="00443E4C">
        <w:tab/>
      </w:r>
      <w:r w:rsidRPr="00443E4C">
        <w:tab/>
      </w:r>
      <w:r w:rsidRPr="00443E4C">
        <w:tab/>
      </w:r>
      <w:r w:rsidRPr="00443E4C">
        <w:tab/>
        <w:t>"5000",</w:t>
      </w:r>
    </w:p>
    <w:p w14:paraId="6AE184DA" w14:textId="77777777" w:rsidR="00D33583" w:rsidRPr="00443E4C" w:rsidRDefault="00D33583" w:rsidP="005945B0">
      <w:pPr>
        <w:pStyle w:val="GOSTScript"/>
      </w:pPr>
      <w:r w:rsidRPr="00443E4C">
        <w:tab/>
      </w:r>
      <w:r w:rsidRPr="00443E4C">
        <w:tab/>
      </w:r>
      <w:r w:rsidRPr="00443E4C">
        <w:tab/>
      </w:r>
      <w:r w:rsidRPr="00443E4C">
        <w:tab/>
      </w:r>
      <w:r w:rsidRPr="00443E4C">
        <w:tab/>
        <w:t>"6000"</w:t>
      </w:r>
    </w:p>
    <w:p w14:paraId="68B292E2" w14:textId="77777777" w:rsidR="00D33583" w:rsidRPr="00443E4C" w:rsidRDefault="00D33583" w:rsidP="005945B0">
      <w:pPr>
        <w:pStyle w:val="GOSTScript"/>
      </w:pPr>
      <w:r w:rsidRPr="00443E4C">
        <w:tab/>
      </w:r>
      <w:r w:rsidRPr="00443E4C">
        <w:tab/>
      </w:r>
      <w:r w:rsidRPr="00443E4C">
        <w:tab/>
      </w:r>
      <w:r w:rsidRPr="00443E4C">
        <w:tab/>
        <w:t>]</w:t>
      </w:r>
    </w:p>
    <w:p w14:paraId="25B9D353" w14:textId="77777777" w:rsidR="00D33583" w:rsidRPr="00443E4C" w:rsidRDefault="00D33583" w:rsidP="005945B0">
      <w:pPr>
        <w:pStyle w:val="GOSTScript"/>
      </w:pPr>
      <w:r w:rsidRPr="00443E4C">
        <w:tab/>
      </w:r>
      <w:r w:rsidRPr="00443E4C">
        <w:tab/>
      </w:r>
      <w:r w:rsidRPr="00443E4C">
        <w:tab/>
        <w:t>},</w:t>
      </w:r>
    </w:p>
    <w:p w14:paraId="64ECEE38" w14:textId="77777777" w:rsidR="00D33583" w:rsidRPr="00443E4C" w:rsidRDefault="00D33583" w:rsidP="005945B0">
      <w:pPr>
        <w:pStyle w:val="GOSTScript"/>
      </w:pPr>
      <w:r w:rsidRPr="00443E4C">
        <w:tab/>
      </w:r>
      <w:r w:rsidRPr="00443E4C">
        <w:tab/>
      </w:r>
      <w:r w:rsidRPr="00443E4C">
        <w:tab/>
        <w:t>{</w:t>
      </w:r>
    </w:p>
    <w:p w14:paraId="707BB6BA" w14:textId="77777777" w:rsidR="00D33583" w:rsidRPr="00443E4C" w:rsidRDefault="00D33583" w:rsidP="005945B0">
      <w:pPr>
        <w:pStyle w:val="GOSTScript"/>
      </w:pPr>
      <w:r w:rsidRPr="00443E4C">
        <w:tab/>
      </w:r>
      <w:r w:rsidRPr="00443E4C">
        <w:tab/>
      </w:r>
      <w:r w:rsidRPr="00443E4C">
        <w:tab/>
      </w:r>
      <w:r w:rsidRPr="00443E4C">
        <w:tab/>
        <w:t>"TradingDay": "2022-10-13",</w:t>
      </w:r>
    </w:p>
    <w:p w14:paraId="551DFC59" w14:textId="77777777" w:rsidR="00D33583" w:rsidRPr="00443E4C" w:rsidRDefault="00D33583" w:rsidP="005945B0">
      <w:pPr>
        <w:pStyle w:val="GOSTScript"/>
      </w:pPr>
      <w:r w:rsidRPr="00443E4C">
        <w:lastRenderedPageBreak/>
        <w:tab/>
      </w:r>
      <w:r w:rsidRPr="00443E4C">
        <w:tab/>
      </w:r>
      <w:r w:rsidRPr="00443E4C">
        <w:tab/>
      </w:r>
      <w:r w:rsidRPr="00443E4C">
        <w:tab/>
        <w:t>"Status": "</w:t>
      </w:r>
      <w:r>
        <w:t>Закрыт</w:t>
      </w:r>
      <w:r w:rsidRPr="00443E4C">
        <w:t>",</w:t>
      </w:r>
    </w:p>
    <w:p w14:paraId="7A66C90E" w14:textId="77777777" w:rsidR="00D33583" w:rsidRDefault="00D33583" w:rsidP="005945B0">
      <w:pPr>
        <w:pStyle w:val="GOSTScript"/>
        <w:rPr>
          <w:ins w:id="8241" w:author="Сатлер Марина Викторовна" w:date="2025-01-14T11:19:00Z"/>
        </w:rPr>
      </w:pPr>
      <w:r w:rsidRPr="00443E4C">
        <w:tab/>
      </w:r>
      <w:r w:rsidRPr="00443E4C">
        <w:tab/>
      </w:r>
      <w:r w:rsidRPr="00443E4C">
        <w:tab/>
      </w:r>
      <w:r w:rsidRPr="00443E4C">
        <w:tab/>
        <w:t>"OpenDate": "2022-10-13 00:15:10",</w:t>
      </w:r>
    </w:p>
    <w:p w14:paraId="78D37485" w14:textId="7E36ED26" w:rsidR="000049DD" w:rsidRPr="00443E4C" w:rsidRDefault="000049DD" w:rsidP="005945B0">
      <w:pPr>
        <w:pStyle w:val="GOSTScript"/>
      </w:pPr>
      <w:ins w:id="8242" w:author="Сатлер Марина Викторовна" w:date="2025-01-14T11:19:00Z">
        <w:r w:rsidRPr="000049DD">
          <w:tab/>
        </w:r>
        <w:r w:rsidRPr="000049DD">
          <w:tab/>
        </w:r>
        <w:r w:rsidRPr="000049DD">
          <w:tab/>
        </w:r>
        <w:r w:rsidRPr="000049DD">
          <w:tab/>
          <w:t>"OpenSystem": "ARP",</w:t>
        </w:r>
      </w:ins>
    </w:p>
    <w:p w14:paraId="543C1F69" w14:textId="77777777" w:rsidR="00D33583" w:rsidRDefault="00D33583" w:rsidP="005945B0">
      <w:pPr>
        <w:pStyle w:val="GOSTScript"/>
        <w:rPr>
          <w:ins w:id="8243" w:author="Сатлер Марина Викторовна" w:date="2025-01-14T11:19:00Z"/>
        </w:rPr>
      </w:pPr>
      <w:r w:rsidRPr="00443E4C">
        <w:tab/>
      </w:r>
      <w:r w:rsidRPr="00443E4C">
        <w:tab/>
      </w:r>
      <w:r w:rsidRPr="00443E4C">
        <w:tab/>
      </w:r>
      <w:r w:rsidRPr="00443E4C">
        <w:tab/>
        <w:t>"CloseDate": "2022-10-29 10:35:10",</w:t>
      </w:r>
    </w:p>
    <w:p w14:paraId="1EE7DC5A" w14:textId="5DF155ED" w:rsidR="000049DD" w:rsidRPr="00443E4C" w:rsidRDefault="000049DD" w:rsidP="005945B0">
      <w:pPr>
        <w:pStyle w:val="GOSTScript"/>
      </w:pPr>
      <w:ins w:id="8244" w:author="Сатлер Марина Викторовна" w:date="2025-01-14T11:19:00Z">
        <w:r w:rsidRPr="000049DD">
          <w:tab/>
        </w:r>
        <w:r w:rsidRPr="000049DD">
          <w:tab/>
        </w:r>
        <w:r w:rsidRPr="000049DD">
          <w:tab/>
        </w:r>
        <w:r w:rsidRPr="000049DD">
          <w:tab/>
          <w:t>"CloseSystem": "ARP",</w:t>
        </w:r>
      </w:ins>
    </w:p>
    <w:p w14:paraId="218DECC4" w14:textId="77777777" w:rsidR="00D33583" w:rsidRPr="00443E4C" w:rsidRDefault="00D33583" w:rsidP="005945B0">
      <w:pPr>
        <w:pStyle w:val="GOSTScript"/>
      </w:pPr>
      <w:r w:rsidRPr="00443E4C">
        <w:tab/>
      </w:r>
      <w:r w:rsidRPr="00443E4C">
        <w:tab/>
      </w:r>
      <w:r w:rsidRPr="00443E4C">
        <w:tab/>
      </w:r>
      <w:r w:rsidRPr="00443E4C">
        <w:tab/>
        <w:t>"ReturnStatus": "S",</w:t>
      </w:r>
    </w:p>
    <w:p w14:paraId="5CC0EB13" w14:textId="77777777" w:rsidR="00D33583" w:rsidRPr="00443E4C" w:rsidRDefault="00D33583" w:rsidP="005945B0">
      <w:pPr>
        <w:pStyle w:val="GOSTScript"/>
      </w:pPr>
      <w:r w:rsidRPr="00443E4C">
        <w:tab/>
      </w:r>
      <w:r w:rsidRPr="00443E4C">
        <w:tab/>
      </w:r>
      <w:r w:rsidRPr="00443E4C">
        <w:tab/>
      </w:r>
      <w:r w:rsidRPr="00443E4C">
        <w:tab/>
        <w:t>"SubjectList": [</w:t>
      </w:r>
    </w:p>
    <w:p w14:paraId="700729DE" w14:textId="77777777" w:rsidR="00D33583" w:rsidRPr="00443E4C" w:rsidRDefault="00D33583" w:rsidP="005945B0">
      <w:pPr>
        <w:pStyle w:val="GOSTScript"/>
      </w:pPr>
      <w:r w:rsidRPr="00443E4C">
        <w:tab/>
      </w:r>
      <w:r w:rsidRPr="00443E4C">
        <w:tab/>
      </w:r>
      <w:r w:rsidRPr="00443E4C">
        <w:tab/>
      </w:r>
      <w:r w:rsidRPr="00443E4C">
        <w:tab/>
      </w:r>
      <w:r w:rsidRPr="00443E4C">
        <w:tab/>
        <w:t>"9500",</w:t>
      </w:r>
    </w:p>
    <w:p w14:paraId="5DDE0E0D" w14:textId="77777777" w:rsidR="00D33583" w:rsidRPr="00443E4C" w:rsidRDefault="00D33583" w:rsidP="005945B0">
      <w:pPr>
        <w:pStyle w:val="GOSTScript"/>
      </w:pPr>
      <w:r w:rsidRPr="00443E4C">
        <w:tab/>
      </w:r>
      <w:r w:rsidRPr="00443E4C">
        <w:tab/>
      </w:r>
      <w:r w:rsidRPr="00443E4C">
        <w:tab/>
      </w:r>
      <w:r w:rsidRPr="00443E4C">
        <w:tab/>
      </w:r>
      <w:r w:rsidRPr="00443E4C">
        <w:tab/>
        <w:t>"5100",</w:t>
      </w:r>
    </w:p>
    <w:p w14:paraId="2ACDF1D9" w14:textId="77777777" w:rsidR="00D33583" w:rsidRPr="00443E4C" w:rsidRDefault="00D33583" w:rsidP="005945B0">
      <w:pPr>
        <w:pStyle w:val="GOSTScript"/>
      </w:pPr>
      <w:r w:rsidRPr="00443E4C">
        <w:tab/>
      </w:r>
      <w:r w:rsidRPr="00443E4C">
        <w:tab/>
      </w:r>
      <w:r w:rsidRPr="00443E4C">
        <w:tab/>
      </w:r>
      <w:r w:rsidRPr="00443E4C">
        <w:tab/>
      </w:r>
      <w:r w:rsidRPr="00443E4C">
        <w:tab/>
        <w:t>"6200"</w:t>
      </w:r>
    </w:p>
    <w:p w14:paraId="39C3E59A" w14:textId="77777777" w:rsidR="00D33583" w:rsidRPr="00443E4C" w:rsidRDefault="00D33583" w:rsidP="005945B0">
      <w:pPr>
        <w:pStyle w:val="GOSTScript"/>
      </w:pPr>
      <w:r w:rsidRPr="00443E4C">
        <w:tab/>
      </w:r>
      <w:r w:rsidRPr="00443E4C">
        <w:tab/>
      </w:r>
      <w:r w:rsidRPr="00443E4C">
        <w:tab/>
      </w:r>
      <w:r w:rsidRPr="00443E4C">
        <w:tab/>
        <w:t>]</w:t>
      </w:r>
    </w:p>
    <w:p w14:paraId="2B4C21A2" w14:textId="77777777" w:rsidR="00D33583" w:rsidRPr="00443E4C" w:rsidRDefault="00D33583" w:rsidP="005945B0">
      <w:pPr>
        <w:pStyle w:val="GOSTScript"/>
      </w:pPr>
      <w:r w:rsidRPr="00443E4C">
        <w:tab/>
      </w:r>
      <w:r w:rsidRPr="00443E4C">
        <w:tab/>
      </w:r>
      <w:r w:rsidRPr="00443E4C">
        <w:tab/>
        <w:t>},</w:t>
      </w:r>
    </w:p>
    <w:p w14:paraId="22B311C7" w14:textId="77777777" w:rsidR="00D33583" w:rsidRPr="00443E4C" w:rsidRDefault="00D33583" w:rsidP="005945B0">
      <w:pPr>
        <w:pStyle w:val="GOSTScript"/>
      </w:pPr>
      <w:r w:rsidRPr="00443E4C">
        <w:tab/>
      </w:r>
      <w:r w:rsidRPr="00443E4C">
        <w:tab/>
      </w:r>
      <w:r w:rsidRPr="00443E4C">
        <w:tab/>
        <w:t>{</w:t>
      </w:r>
    </w:p>
    <w:p w14:paraId="4ABDD589" w14:textId="77777777" w:rsidR="00D33583" w:rsidRPr="00443E4C" w:rsidRDefault="00D33583" w:rsidP="005945B0">
      <w:pPr>
        <w:pStyle w:val="GOSTScript"/>
      </w:pPr>
      <w:r w:rsidRPr="00443E4C">
        <w:tab/>
      </w:r>
      <w:r w:rsidRPr="00443E4C">
        <w:tab/>
      </w:r>
      <w:r w:rsidRPr="00443E4C">
        <w:tab/>
      </w:r>
      <w:r w:rsidRPr="00443E4C">
        <w:tab/>
        <w:t>"TradingDay": "2022-10-14",</w:t>
      </w:r>
    </w:p>
    <w:p w14:paraId="6FB5C53A"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w:t>
      </w:r>
    </w:p>
    <w:p w14:paraId="2B5C47D2" w14:textId="77777777" w:rsidR="00D33583" w:rsidRDefault="00D33583" w:rsidP="005945B0">
      <w:pPr>
        <w:pStyle w:val="GOSTScript"/>
        <w:rPr>
          <w:ins w:id="8245" w:author="Сатлер Марина Викторовна" w:date="2025-01-14T11:19:00Z"/>
        </w:rPr>
      </w:pPr>
      <w:r w:rsidRPr="00443E4C">
        <w:tab/>
      </w:r>
      <w:r w:rsidRPr="00443E4C">
        <w:tab/>
      </w:r>
      <w:r w:rsidRPr="00443E4C">
        <w:tab/>
      </w:r>
      <w:r w:rsidRPr="00443E4C">
        <w:tab/>
        <w:t>"OpenDate": "2022-10-14 00:15:10",</w:t>
      </w:r>
    </w:p>
    <w:p w14:paraId="1C34D08E" w14:textId="64BCDB0C" w:rsidR="000049DD" w:rsidRPr="00443E4C" w:rsidRDefault="000049DD" w:rsidP="005945B0">
      <w:pPr>
        <w:pStyle w:val="GOSTScript"/>
      </w:pPr>
      <w:ins w:id="8246" w:author="Сатлер Марина Викторовна" w:date="2025-01-14T11:19:00Z">
        <w:r w:rsidRPr="000049DD">
          <w:tab/>
        </w:r>
        <w:r w:rsidRPr="000049DD">
          <w:tab/>
        </w:r>
        <w:r w:rsidRPr="000049DD">
          <w:tab/>
        </w:r>
        <w:r w:rsidRPr="000049DD">
          <w:tab/>
          <w:t>"OpenSystem": "ARP",</w:t>
        </w:r>
      </w:ins>
    </w:p>
    <w:p w14:paraId="0E3BFF9C" w14:textId="77777777" w:rsidR="00D33583" w:rsidRDefault="00D33583" w:rsidP="005945B0">
      <w:pPr>
        <w:pStyle w:val="GOSTScript"/>
        <w:rPr>
          <w:ins w:id="8247" w:author="Сатлер Марина Викторовна" w:date="2025-01-14T11:19:00Z"/>
        </w:rPr>
      </w:pPr>
      <w:r w:rsidRPr="00443E4C">
        <w:tab/>
      </w:r>
      <w:r w:rsidRPr="00443E4C">
        <w:tab/>
      </w:r>
      <w:r w:rsidRPr="00443E4C">
        <w:tab/>
      </w:r>
      <w:r w:rsidRPr="00443E4C">
        <w:tab/>
        <w:t>"CloseDate": "2022-10-29 10:35:10",</w:t>
      </w:r>
    </w:p>
    <w:p w14:paraId="0E7A4A41" w14:textId="7E4264E8" w:rsidR="000049DD" w:rsidRPr="00443E4C" w:rsidRDefault="000049DD" w:rsidP="005945B0">
      <w:pPr>
        <w:pStyle w:val="GOSTScript"/>
      </w:pPr>
      <w:ins w:id="8248" w:author="Сатлер Марина Викторовна" w:date="2025-01-14T11:19:00Z">
        <w:r w:rsidRPr="000049DD">
          <w:tab/>
        </w:r>
        <w:r w:rsidRPr="000049DD">
          <w:tab/>
        </w:r>
        <w:r w:rsidRPr="000049DD">
          <w:tab/>
        </w:r>
        <w:r w:rsidRPr="000049DD">
          <w:tab/>
          <w:t>"CloseSystem": "ARP",</w:t>
        </w:r>
      </w:ins>
    </w:p>
    <w:p w14:paraId="2EC9BF9E" w14:textId="77777777" w:rsidR="00D33583" w:rsidRPr="00443E4C" w:rsidRDefault="00D33583" w:rsidP="005945B0">
      <w:pPr>
        <w:pStyle w:val="GOSTScript"/>
      </w:pPr>
      <w:r w:rsidRPr="00443E4C">
        <w:tab/>
      </w:r>
      <w:r w:rsidRPr="00443E4C">
        <w:tab/>
      </w:r>
      <w:r w:rsidRPr="00443E4C">
        <w:tab/>
      </w:r>
      <w:r w:rsidRPr="00443E4C">
        <w:tab/>
        <w:t>"ReturnStatus": "S",</w:t>
      </w:r>
    </w:p>
    <w:p w14:paraId="0CC8CFDE" w14:textId="77777777" w:rsidR="00D33583" w:rsidRPr="00443E4C" w:rsidRDefault="00D33583" w:rsidP="005945B0">
      <w:pPr>
        <w:pStyle w:val="GOSTScript"/>
      </w:pPr>
      <w:r w:rsidRPr="00443E4C">
        <w:tab/>
      </w:r>
      <w:r w:rsidRPr="00443E4C">
        <w:tab/>
      </w:r>
      <w:r w:rsidRPr="00443E4C">
        <w:tab/>
      </w:r>
      <w:r w:rsidRPr="00443E4C">
        <w:tab/>
        <w:t>"SubjectList": [</w:t>
      </w:r>
    </w:p>
    <w:p w14:paraId="0EDB255C" w14:textId="77777777" w:rsidR="00D33583" w:rsidRPr="00443E4C" w:rsidRDefault="00D33583" w:rsidP="005945B0">
      <w:pPr>
        <w:pStyle w:val="GOSTScript"/>
      </w:pPr>
      <w:r w:rsidRPr="00443E4C">
        <w:tab/>
      </w:r>
      <w:r w:rsidRPr="00443E4C">
        <w:tab/>
      </w:r>
      <w:r w:rsidRPr="00443E4C">
        <w:tab/>
      </w:r>
      <w:r w:rsidRPr="00443E4C">
        <w:tab/>
      </w:r>
      <w:r w:rsidRPr="00443E4C">
        <w:tab/>
        <w:t>"9500"</w:t>
      </w:r>
    </w:p>
    <w:p w14:paraId="0834E642" w14:textId="77777777" w:rsidR="00D33583" w:rsidRPr="00443E4C" w:rsidRDefault="00D33583" w:rsidP="005945B0">
      <w:pPr>
        <w:pStyle w:val="GOSTScript"/>
      </w:pPr>
      <w:r w:rsidRPr="00443E4C">
        <w:tab/>
      </w:r>
      <w:r w:rsidRPr="00443E4C">
        <w:tab/>
      </w:r>
      <w:r w:rsidRPr="00443E4C">
        <w:tab/>
      </w:r>
      <w:r w:rsidRPr="00443E4C">
        <w:tab/>
        <w:t>]</w:t>
      </w:r>
    </w:p>
    <w:p w14:paraId="70722F6A" w14:textId="77777777" w:rsidR="00D33583" w:rsidRPr="00443E4C" w:rsidRDefault="00D33583" w:rsidP="005945B0">
      <w:pPr>
        <w:pStyle w:val="GOSTScript"/>
      </w:pPr>
      <w:r w:rsidRPr="00443E4C">
        <w:tab/>
      </w:r>
      <w:r w:rsidRPr="00443E4C">
        <w:tab/>
      </w:r>
      <w:r w:rsidRPr="00443E4C">
        <w:tab/>
        <w:t>}</w:t>
      </w:r>
    </w:p>
    <w:p w14:paraId="6791F39C" w14:textId="77777777" w:rsidR="00D33583" w:rsidRPr="00443E4C" w:rsidRDefault="00D33583" w:rsidP="005945B0">
      <w:pPr>
        <w:pStyle w:val="GOSTScript"/>
      </w:pPr>
      <w:r w:rsidRPr="00443E4C">
        <w:tab/>
      </w:r>
      <w:r w:rsidRPr="00443E4C">
        <w:tab/>
        <w:t>]</w:t>
      </w:r>
    </w:p>
    <w:p w14:paraId="653B9C7C" w14:textId="77777777" w:rsidR="00D33583" w:rsidRPr="00443E4C" w:rsidRDefault="00D33583" w:rsidP="005945B0">
      <w:pPr>
        <w:pStyle w:val="GOSTScript"/>
      </w:pPr>
      <w:r w:rsidRPr="00443E4C">
        <w:tab/>
        <w:t>}</w:t>
      </w:r>
    </w:p>
    <w:p w14:paraId="3AEF21B4" w14:textId="77777777" w:rsidR="00D33583" w:rsidRPr="00443E4C" w:rsidRDefault="00D33583" w:rsidP="005945B0">
      <w:pPr>
        <w:pStyle w:val="GOSTScript"/>
      </w:pPr>
      <w:r w:rsidRPr="00443E4C">
        <w:t>}</w:t>
      </w:r>
    </w:p>
    <w:p w14:paraId="02ECDC5F" w14:textId="77777777" w:rsidR="00D33583" w:rsidRPr="00C75A4E" w:rsidRDefault="00D33583" w:rsidP="00D33583">
      <w:pPr>
        <w:pStyle w:val="GOSTNormal"/>
        <w:rPr>
          <w:lang w:val="en-US"/>
        </w:rPr>
      </w:pPr>
    </w:p>
    <w:p w14:paraId="43139C7D" w14:textId="66D1B8FB" w:rsidR="00D33583" w:rsidRPr="00614EB0" w:rsidRDefault="00D33583" w:rsidP="00D33583">
      <w:pPr>
        <w:pStyle w:val="GOSTNormal"/>
        <w:rPr>
          <w:lang w:val="en-US"/>
        </w:rPr>
      </w:pPr>
      <w:r w:rsidRPr="005945B0">
        <w:rPr>
          <w:u w:val="single"/>
        </w:rPr>
        <w:t>Пример</w:t>
      </w:r>
      <w:r w:rsidRPr="00614EB0">
        <w:rPr>
          <w:u w:val="single"/>
          <w:lang w:val="en-US"/>
        </w:rPr>
        <w:t xml:space="preserve"> №10: </w:t>
      </w:r>
      <w:r w:rsidRPr="005945B0">
        <w:rPr>
          <w:u w:val="single"/>
        </w:rPr>
        <w:t>Сервис</w:t>
      </w:r>
      <w:r w:rsidRPr="00614EB0">
        <w:rPr>
          <w:u w:val="single"/>
          <w:lang w:val="en-US"/>
        </w:rPr>
        <w:t xml:space="preserve"> </w:t>
      </w:r>
      <w:r w:rsidRPr="005945B0">
        <w:rPr>
          <w:u w:val="single"/>
        </w:rPr>
        <w:t>открытия</w:t>
      </w:r>
      <w:r w:rsidRPr="00614EB0">
        <w:rPr>
          <w:u w:val="single"/>
          <w:lang w:val="en-US"/>
        </w:rPr>
        <w:t xml:space="preserve"> </w:t>
      </w:r>
      <w:r w:rsidRPr="005945B0">
        <w:rPr>
          <w:u w:val="single"/>
        </w:rPr>
        <w:t>операционного</w:t>
      </w:r>
      <w:r w:rsidRPr="00614EB0">
        <w:rPr>
          <w:u w:val="single"/>
          <w:lang w:val="en-US"/>
        </w:rPr>
        <w:t xml:space="preserve"> </w:t>
      </w:r>
      <w:r w:rsidRPr="005945B0">
        <w:rPr>
          <w:u w:val="single"/>
        </w:rPr>
        <w:t>дня</w:t>
      </w:r>
      <w:r w:rsidRPr="00614EB0">
        <w:rPr>
          <w:u w:val="single"/>
          <w:lang w:val="en-US"/>
        </w:rPr>
        <w:t xml:space="preserve"> </w:t>
      </w:r>
      <w:r w:rsidRPr="005945B0">
        <w:rPr>
          <w:u w:val="single"/>
        </w:rPr>
        <w:t>ТОФК</w:t>
      </w:r>
      <w:r w:rsidRPr="00614EB0">
        <w:rPr>
          <w:u w:val="single"/>
          <w:lang w:val="en-US"/>
        </w:rPr>
        <w:t>/</w:t>
      </w:r>
      <w:r w:rsidRPr="005945B0">
        <w:rPr>
          <w:u w:val="single"/>
        </w:rPr>
        <w:t>ЦС</w:t>
      </w:r>
      <w:r w:rsidRPr="00614EB0">
        <w:rPr>
          <w:u w:val="single"/>
          <w:lang w:val="en-US"/>
        </w:rPr>
        <w:t xml:space="preserve"> </w:t>
      </w:r>
      <w:r w:rsidRPr="005945B0">
        <w:rPr>
          <w:u w:val="single"/>
        </w:rPr>
        <w:t>по</w:t>
      </w:r>
      <w:r w:rsidRPr="00614EB0">
        <w:rPr>
          <w:u w:val="single"/>
          <w:lang w:val="en-US"/>
        </w:rPr>
        <w:t xml:space="preserve"> </w:t>
      </w:r>
      <w:r w:rsidRPr="005945B0">
        <w:rPr>
          <w:u w:val="single"/>
        </w:rPr>
        <w:t>учету</w:t>
      </w:r>
      <w:r w:rsidRPr="00614EB0">
        <w:rPr>
          <w:u w:val="single"/>
          <w:lang w:val="en-US"/>
        </w:rPr>
        <w:t xml:space="preserve"> </w:t>
      </w:r>
      <w:r w:rsidRPr="005945B0">
        <w:rPr>
          <w:u w:val="single"/>
        </w:rPr>
        <w:t>с</w:t>
      </w:r>
      <w:r w:rsidRPr="00614EB0">
        <w:rPr>
          <w:u w:val="single"/>
          <w:lang w:val="en-US"/>
        </w:rPr>
        <w:t xml:space="preserve"> </w:t>
      </w:r>
      <w:r w:rsidRPr="005945B0">
        <w:rPr>
          <w:u w:val="single"/>
        </w:rPr>
        <w:t>возможностью</w:t>
      </w:r>
      <w:r w:rsidRPr="00614EB0">
        <w:rPr>
          <w:u w:val="single"/>
          <w:lang w:val="en-US"/>
        </w:rPr>
        <w:t xml:space="preserve"> </w:t>
      </w:r>
      <w:r w:rsidRPr="005945B0">
        <w:rPr>
          <w:u w:val="single"/>
        </w:rPr>
        <w:t>проведения</w:t>
      </w:r>
      <w:r w:rsidRPr="00614EB0">
        <w:rPr>
          <w:u w:val="single"/>
          <w:lang w:val="en-US"/>
        </w:rPr>
        <w:t xml:space="preserve"> </w:t>
      </w:r>
      <w:r w:rsidRPr="005945B0">
        <w:rPr>
          <w:u w:val="single"/>
        </w:rPr>
        <w:t>отдельных</w:t>
      </w:r>
      <w:r w:rsidRPr="00614EB0">
        <w:rPr>
          <w:u w:val="single"/>
          <w:lang w:val="en-US"/>
        </w:rPr>
        <w:t xml:space="preserve"> </w:t>
      </w:r>
      <w:r w:rsidRPr="005945B0">
        <w:rPr>
          <w:u w:val="single"/>
        </w:rPr>
        <w:t>операций</w:t>
      </w:r>
      <w:r w:rsidRPr="00614EB0">
        <w:rPr>
          <w:u w:val="single"/>
          <w:lang w:val="en-US"/>
        </w:rPr>
        <w:t xml:space="preserve"> (</w:t>
      </w:r>
      <w:r w:rsidRPr="00C75A4E">
        <w:rPr>
          <w:u w:val="single"/>
          <w:lang w:val="en-US"/>
        </w:rPr>
        <w:t>TradingDaysSubjectOpenOnRequest</w:t>
      </w:r>
      <w:r w:rsidRPr="00614EB0">
        <w:rPr>
          <w:u w:val="single"/>
          <w:lang w:val="en-US"/>
        </w:rPr>
        <w:t>):</w:t>
      </w:r>
    </w:p>
    <w:p w14:paraId="62673C9A" w14:textId="77777777" w:rsidR="00D33583" w:rsidRPr="00443E4C" w:rsidRDefault="00D33583" w:rsidP="005945B0">
      <w:pPr>
        <w:pStyle w:val="GOSTScript"/>
      </w:pPr>
      <w:r w:rsidRPr="00443E4C">
        <w:t>{</w:t>
      </w:r>
    </w:p>
    <w:p w14:paraId="2D8CCDF1" w14:textId="77777777" w:rsidR="00D33583" w:rsidRPr="00443E4C" w:rsidRDefault="00D33583" w:rsidP="005945B0">
      <w:pPr>
        <w:pStyle w:val="GOSTScript"/>
      </w:pPr>
      <w:r w:rsidRPr="00443E4C">
        <w:tab/>
        <w:t>"header": {</w:t>
      </w:r>
    </w:p>
    <w:p w14:paraId="0DC562E8" w14:textId="620C5CB9" w:rsidR="00D33583" w:rsidRDefault="00D33583" w:rsidP="005945B0">
      <w:pPr>
        <w:pStyle w:val="GOSTScript"/>
      </w:pPr>
      <w:r w:rsidRPr="00443E4C">
        <w:tab/>
      </w:r>
      <w:r w:rsidRPr="00443E4C">
        <w:tab/>
        <w:t>"Source": "</w:t>
      </w:r>
      <w:r w:rsidR="00CD1342">
        <w:t>ARP</w:t>
      </w:r>
      <w:r w:rsidRPr="00443E4C">
        <w:t>",</w:t>
      </w:r>
    </w:p>
    <w:p w14:paraId="1686048D" w14:textId="2E694A93" w:rsidR="00D514E3" w:rsidRPr="00443E4C" w:rsidRDefault="00D514E3" w:rsidP="005945B0">
      <w:pPr>
        <w:pStyle w:val="GOSTScript"/>
      </w:pPr>
      <w:r w:rsidRPr="00E07D25">
        <w:tab/>
      </w:r>
      <w:r w:rsidRPr="00E07D25">
        <w:tab/>
        <w:t>"Receiver": "</w:t>
      </w:r>
      <w:r>
        <w:t>ARP</w:t>
      </w:r>
      <w:r w:rsidRPr="00E07D25">
        <w:t>",</w:t>
      </w:r>
    </w:p>
    <w:p w14:paraId="68701547" w14:textId="77777777" w:rsidR="00D33583" w:rsidRPr="00443E4C" w:rsidRDefault="00D33583" w:rsidP="005945B0">
      <w:pPr>
        <w:pStyle w:val="GOSTScript"/>
      </w:pPr>
      <w:r w:rsidRPr="00443E4C">
        <w:tab/>
      </w:r>
      <w:r w:rsidRPr="00443E4C">
        <w:tab/>
        <w:t>"AnsDateTime": "2022-12-29 10:37:22",</w:t>
      </w:r>
    </w:p>
    <w:p w14:paraId="2EED2B12" w14:textId="77777777" w:rsidR="00D33583" w:rsidRPr="00443E4C" w:rsidRDefault="00D33583" w:rsidP="005945B0">
      <w:pPr>
        <w:pStyle w:val="GOSTScript"/>
      </w:pPr>
      <w:r w:rsidRPr="00443E4C">
        <w:tab/>
      </w:r>
      <w:r w:rsidRPr="00443E4C">
        <w:tab/>
        <w:t>"Version": "2.4",</w:t>
      </w:r>
    </w:p>
    <w:p w14:paraId="5B9A290E" w14:textId="77777777" w:rsidR="00D33583" w:rsidRPr="00443E4C" w:rsidRDefault="00D33583" w:rsidP="005945B0">
      <w:pPr>
        <w:pStyle w:val="GOSTScript"/>
      </w:pPr>
      <w:r w:rsidRPr="00443E4C">
        <w:lastRenderedPageBreak/>
        <w:tab/>
      </w:r>
      <w:r w:rsidRPr="00443E4C">
        <w:tab/>
        <w:t>"ReqGuid": "b0d4ce5d-2757-4699-948c-cfa72ba94f10",</w:t>
      </w:r>
    </w:p>
    <w:p w14:paraId="4425DDEB" w14:textId="77777777" w:rsidR="00D33583" w:rsidRPr="00443E4C" w:rsidRDefault="00D33583" w:rsidP="005945B0">
      <w:pPr>
        <w:pStyle w:val="GOSTScript"/>
      </w:pPr>
      <w:r w:rsidRPr="00443E4C">
        <w:tab/>
      </w:r>
      <w:r w:rsidRPr="00443E4C">
        <w:tab/>
        <w:t>"DocGuid": "0bd90a7c-e339-46ff-ac39-71029ff81370",</w:t>
      </w:r>
    </w:p>
    <w:p w14:paraId="7BBF666C" w14:textId="77777777" w:rsidR="00D33583" w:rsidRPr="00443E4C" w:rsidRDefault="00D33583" w:rsidP="005945B0">
      <w:pPr>
        <w:pStyle w:val="GOSTScript"/>
      </w:pPr>
      <w:r w:rsidRPr="00443E4C">
        <w:tab/>
      </w:r>
      <w:r w:rsidRPr="00443E4C">
        <w:tab/>
        <w:t>"AnsGuid": "11190a7c-e339-55ff-ac69-71029hh81370",</w:t>
      </w:r>
    </w:p>
    <w:p w14:paraId="78C92635" w14:textId="77777777" w:rsidR="00D33583" w:rsidRPr="00443E4C" w:rsidRDefault="00D33583" w:rsidP="005945B0">
      <w:pPr>
        <w:pStyle w:val="GOSTScript"/>
      </w:pPr>
      <w:r w:rsidRPr="00443E4C">
        <w:tab/>
      </w:r>
      <w:r w:rsidRPr="00443E4C">
        <w:tab/>
        <w:t>"Result": "S"</w:t>
      </w:r>
    </w:p>
    <w:p w14:paraId="57CBAB86" w14:textId="77777777" w:rsidR="00D33583" w:rsidRPr="00443E4C" w:rsidRDefault="00D33583" w:rsidP="005945B0">
      <w:pPr>
        <w:pStyle w:val="GOSTScript"/>
      </w:pPr>
      <w:r w:rsidRPr="00443E4C">
        <w:tab/>
        <w:t>},</w:t>
      </w:r>
    </w:p>
    <w:p w14:paraId="3B801FA7" w14:textId="77777777" w:rsidR="00D33583" w:rsidRPr="00443E4C" w:rsidRDefault="00D33583" w:rsidP="005945B0">
      <w:pPr>
        <w:pStyle w:val="GOSTScript"/>
      </w:pPr>
      <w:r w:rsidRPr="00443E4C">
        <w:tab/>
        <w:t>"document": {</w:t>
      </w:r>
    </w:p>
    <w:p w14:paraId="3D4B19B1" w14:textId="77777777" w:rsidR="00D33583" w:rsidRPr="00443E4C" w:rsidRDefault="00D33583" w:rsidP="005945B0">
      <w:pPr>
        <w:pStyle w:val="GOSTScript"/>
      </w:pPr>
      <w:r w:rsidRPr="00443E4C">
        <w:tab/>
      </w:r>
      <w:r w:rsidRPr="00443E4C">
        <w:tab/>
        <w:t>"Subject": "5000",</w:t>
      </w:r>
    </w:p>
    <w:p w14:paraId="052574D8" w14:textId="77777777" w:rsidR="00D33583" w:rsidRPr="00443E4C" w:rsidRDefault="00D33583" w:rsidP="005945B0">
      <w:pPr>
        <w:pStyle w:val="GOSTScript"/>
      </w:pPr>
      <w:r w:rsidRPr="00443E4C">
        <w:tab/>
      </w:r>
      <w:r w:rsidRPr="00443E4C">
        <w:tab/>
        <w:t>"TradingDays": [</w:t>
      </w:r>
    </w:p>
    <w:p w14:paraId="09003845" w14:textId="77777777" w:rsidR="00D33583" w:rsidRPr="00443E4C" w:rsidRDefault="00D33583" w:rsidP="005945B0">
      <w:pPr>
        <w:pStyle w:val="GOSTScript"/>
      </w:pPr>
      <w:r w:rsidRPr="00443E4C">
        <w:tab/>
      </w:r>
      <w:r w:rsidRPr="00443E4C">
        <w:tab/>
      </w:r>
      <w:r w:rsidRPr="00443E4C">
        <w:tab/>
        <w:t>{</w:t>
      </w:r>
    </w:p>
    <w:p w14:paraId="687B7293" w14:textId="77777777" w:rsidR="00D33583" w:rsidRPr="00443E4C" w:rsidRDefault="00D33583" w:rsidP="005945B0">
      <w:pPr>
        <w:pStyle w:val="GOSTScript"/>
      </w:pPr>
      <w:r w:rsidRPr="00443E4C">
        <w:tab/>
      </w:r>
      <w:r w:rsidRPr="00443E4C">
        <w:tab/>
      </w:r>
      <w:r w:rsidRPr="00443E4C">
        <w:tab/>
      </w:r>
      <w:r w:rsidRPr="00443E4C">
        <w:tab/>
        <w:t>"TradingDay": "2022-10-29",</w:t>
      </w:r>
    </w:p>
    <w:p w14:paraId="62E7647E" w14:textId="77777777" w:rsidR="00D33583" w:rsidRPr="00443E4C" w:rsidRDefault="00D33583" w:rsidP="005945B0">
      <w:pPr>
        <w:pStyle w:val="GOSTScript"/>
      </w:pPr>
      <w:r w:rsidRPr="00443E4C">
        <w:tab/>
      </w:r>
      <w:r w:rsidRPr="00443E4C">
        <w:tab/>
      </w:r>
      <w:r w:rsidRPr="00443E4C">
        <w:tab/>
      </w:r>
      <w:r w:rsidRPr="00443E4C">
        <w:tab/>
        <w:t>"Status": "</w:t>
      </w:r>
      <w:r>
        <w:t>Открыт</w:t>
      </w:r>
      <w:r w:rsidRPr="00443E4C">
        <w:t xml:space="preserve"> </w:t>
      </w:r>
      <w:r>
        <w:t>по</w:t>
      </w:r>
      <w:r w:rsidRPr="00443E4C">
        <w:t xml:space="preserve"> </w:t>
      </w:r>
      <w:r>
        <w:t>запросу</w:t>
      </w:r>
      <w:r w:rsidRPr="00443E4C">
        <w:t>",</w:t>
      </w:r>
    </w:p>
    <w:p w14:paraId="62070F9C" w14:textId="77777777" w:rsidR="00D33583" w:rsidRDefault="00D33583" w:rsidP="005945B0">
      <w:pPr>
        <w:pStyle w:val="GOSTScript"/>
        <w:rPr>
          <w:ins w:id="8249" w:author="Сатлер Марина Викторовна" w:date="2025-01-14T11:24:00Z"/>
        </w:rPr>
      </w:pPr>
      <w:r w:rsidRPr="00443E4C">
        <w:tab/>
      </w:r>
      <w:r w:rsidRPr="00443E4C">
        <w:tab/>
      </w:r>
      <w:r w:rsidRPr="00443E4C">
        <w:tab/>
      </w:r>
      <w:r w:rsidRPr="00443E4C">
        <w:tab/>
        <w:t>"OpenDate": "2022-10-29 00:12:10",</w:t>
      </w:r>
    </w:p>
    <w:p w14:paraId="44E168EF" w14:textId="77777777" w:rsidR="00392658" w:rsidRDefault="00392658" w:rsidP="00392658">
      <w:pPr>
        <w:pStyle w:val="GOSTScript"/>
        <w:rPr>
          <w:ins w:id="8250" w:author="Сатлер Марина Викторовна" w:date="2025-01-14T11:24:00Z"/>
        </w:rPr>
      </w:pPr>
      <w:ins w:id="8251" w:author="Сатлер Марина Викторовна" w:date="2025-01-14T11:24:00Z">
        <w:r>
          <w:tab/>
        </w:r>
        <w:r>
          <w:tab/>
        </w:r>
        <w:r>
          <w:tab/>
        </w:r>
        <w:r>
          <w:tab/>
          <w:t>"OpenSystem": "ARP",</w:t>
        </w:r>
      </w:ins>
    </w:p>
    <w:p w14:paraId="168360AF" w14:textId="7368EDE1" w:rsidR="00392658" w:rsidRDefault="00392658" w:rsidP="00392658">
      <w:pPr>
        <w:pStyle w:val="GOSTScript"/>
        <w:rPr>
          <w:ins w:id="8252" w:author="Сатлер Марина Викторовна" w:date="2025-01-14T11:24:00Z"/>
        </w:rPr>
      </w:pPr>
      <w:ins w:id="8253" w:author="Сатлер Марина Викторовна" w:date="2025-01-14T11:24:00Z">
        <w:r>
          <w:tab/>
        </w:r>
        <w:r>
          <w:tab/>
        </w:r>
        <w:r>
          <w:tab/>
        </w:r>
        <w:r>
          <w:tab/>
          <w:t>"OpenOnRequestDate": "2022-10-30 0</w:t>
        </w:r>
      </w:ins>
      <w:ins w:id="8254" w:author="Сатлер Марина Викторовна" w:date="2025-01-14T11:25:00Z">
        <w:r>
          <w:t>1</w:t>
        </w:r>
      </w:ins>
      <w:ins w:id="8255" w:author="Сатлер Марина Викторовна" w:date="2025-01-14T11:24:00Z">
        <w:r>
          <w:t>:1</w:t>
        </w:r>
      </w:ins>
      <w:ins w:id="8256" w:author="Сатлер Марина Викторовна" w:date="2025-01-14T11:25:00Z">
        <w:r>
          <w:t>8</w:t>
        </w:r>
      </w:ins>
      <w:ins w:id="8257" w:author="Сатлер Марина Викторовна" w:date="2025-01-14T11:24:00Z">
        <w:r>
          <w:t>:1</w:t>
        </w:r>
      </w:ins>
      <w:ins w:id="8258" w:author="Сатлер Марина Викторовна" w:date="2025-01-14T11:25:00Z">
        <w:r>
          <w:t>1</w:t>
        </w:r>
      </w:ins>
      <w:ins w:id="8259" w:author="Сатлер Марина Викторовна" w:date="2025-01-14T11:24:00Z">
        <w:r>
          <w:t>",</w:t>
        </w:r>
      </w:ins>
    </w:p>
    <w:p w14:paraId="5D4E8588" w14:textId="4920D478" w:rsidR="00392658" w:rsidRPr="00443E4C" w:rsidRDefault="00392658" w:rsidP="00392658">
      <w:pPr>
        <w:pStyle w:val="GOSTScript"/>
      </w:pPr>
      <w:ins w:id="8260" w:author="Сатлер Марина Викторовна" w:date="2025-01-14T11:24:00Z">
        <w:r>
          <w:tab/>
        </w:r>
        <w:r>
          <w:tab/>
        </w:r>
        <w:r>
          <w:tab/>
        </w:r>
        <w:r>
          <w:tab/>
          <w:t>"OpenOnRequestSystem": "ARP",</w:t>
        </w:r>
      </w:ins>
    </w:p>
    <w:p w14:paraId="1BDD8074" w14:textId="6CB139C9" w:rsidR="00392658" w:rsidRDefault="00D33583" w:rsidP="00392658">
      <w:pPr>
        <w:pStyle w:val="GOSTScript"/>
        <w:rPr>
          <w:ins w:id="8261" w:author="Сатлер Марина Викторовна" w:date="2025-01-14T11:25:00Z"/>
        </w:rPr>
      </w:pPr>
      <w:r w:rsidRPr="00443E4C">
        <w:tab/>
      </w:r>
      <w:r w:rsidRPr="00443E4C">
        <w:tab/>
      </w:r>
      <w:r w:rsidRPr="00443E4C">
        <w:tab/>
      </w:r>
      <w:r w:rsidRPr="00443E4C">
        <w:tab/>
        <w:t>"CloseDate": "2022-11-03 12:15:10"</w:t>
      </w:r>
      <w:ins w:id="8262" w:author="Сатлер Марина Викторовна" w:date="2025-01-14T11:25:00Z">
        <w:r w:rsidR="00392658">
          <w:t>,</w:t>
        </w:r>
      </w:ins>
    </w:p>
    <w:p w14:paraId="43EECBB5" w14:textId="1B95B53D" w:rsidR="00D33583" w:rsidRPr="00443E4C" w:rsidRDefault="00392658" w:rsidP="00392658">
      <w:pPr>
        <w:pStyle w:val="GOSTScript"/>
      </w:pPr>
      <w:ins w:id="8263" w:author="Сатлер Марина Викторовна" w:date="2025-01-14T11:25:00Z">
        <w:r>
          <w:tab/>
        </w:r>
        <w:r>
          <w:tab/>
        </w:r>
        <w:r>
          <w:tab/>
        </w:r>
        <w:r>
          <w:tab/>
          <w:t>"CloseSystem": "ARP"</w:t>
        </w:r>
      </w:ins>
    </w:p>
    <w:p w14:paraId="3B09B825" w14:textId="77777777" w:rsidR="00D33583" w:rsidRPr="00443E4C" w:rsidRDefault="00D33583" w:rsidP="005945B0">
      <w:pPr>
        <w:pStyle w:val="GOSTScript"/>
      </w:pPr>
      <w:r w:rsidRPr="00443E4C">
        <w:tab/>
      </w:r>
      <w:r w:rsidRPr="00443E4C">
        <w:tab/>
      </w:r>
      <w:r w:rsidRPr="00443E4C">
        <w:tab/>
        <w:t>},</w:t>
      </w:r>
    </w:p>
    <w:p w14:paraId="7EEA31AA" w14:textId="77777777" w:rsidR="00D33583" w:rsidRPr="00443E4C" w:rsidRDefault="00D33583" w:rsidP="005945B0">
      <w:pPr>
        <w:pStyle w:val="GOSTScript"/>
      </w:pPr>
      <w:r w:rsidRPr="00443E4C">
        <w:tab/>
      </w:r>
      <w:r w:rsidRPr="00443E4C">
        <w:tab/>
      </w:r>
      <w:r w:rsidRPr="00443E4C">
        <w:tab/>
        <w:t>{</w:t>
      </w:r>
    </w:p>
    <w:p w14:paraId="798038DF" w14:textId="77777777" w:rsidR="00D33583" w:rsidRPr="00443E4C" w:rsidRDefault="00D33583" w:rsidP="005945B0">
      <w:pPr>
        <w:pStyle w:val="GOSTScript"/>
      </w:pPr>
      <w:r w:rsidRPr="00443E4C">
        <w:tab/>
      </w:r>
      <w:r w:rsidRPr="00443E4C">
        <w:tab/>
      </w:r>
      <w:r w:rsidRPr="00443E4C">
        <w:tab/>
      </w:r>
      <w:r w:rsidRPr="00443E4C">
        <w:tab/>
        <w:t>"TradingDay": "2022-10-30",</w:t>
      </w:r>
    </w:p>
    <w:p w14:paraId="4712B56D" w14:textId="77777777" w:rsidR="00D33583" w:rsidRPr="00443E4C" w:rsidRDefault="00D33583" w:rsidP="005945B0">
      <w:pPr>
        <w:pStyle w:val="GOSTScript"/>
      </w:pPr>
      <w:r w:rsidRPr="00443E4C">
        <w:tab/>
      </w:r>
      <w:r w:rsidRPr="00443E4C">
        <w:tab/>
      </w:r>
      <w:r w:rsidRPr="00443E4C">
        <w:tab/>
      </w:r>
      <w:r w:rsidRPr="00443E4C">
        <w:tab/>
        <w:t>"Status": "</w:t>
      </w:r>
      <w:r>
        <w:t>Открыт</w:t>
      </w:r>
      <w:r w:rsidRPr="00443E4C">
        <w:t xml:space="preserve"> </w:t>
      </w:r>
      <w:r>
        <w:t>по</w:t>
      </w:r>
      <w:r w:rsidRPr="00443E4C">
        <w:t xml:space="preserve"> </w:t>
      </w:r>
      <w:r>
        <w:t>запросу</w:t>
      </w:r>
      <w:r w:rsidRPr="00443E4C">
        <w:t>",</w:t>
      </w:r>
    </w:p>
    <w:p w14:paraId="33C6FE86" w14:textId="77777777" w:rsidR="00D33583" w:rsidRPr="00DE2C46" w:rsidRDefault="00D33583" w:rsidP="005945B0">
      <w:pPr>
        <w:pStyle w:val="GOSTScript"/>
        <w:rPr>
          <w:ins w:id="8264" w:author="Сатлер Марина Викторовна" w:date="2025-01-14T11:25:00Z"/>
        </w:rPr>
      </w:pPr>
      <w:r w:rsidRPr="00443E4C">
        <w:tab/>
      </w:r>
      <w:r w:rsidRPr="00443E4C">
        <w:tab/>
      </w:r>
      <w:r w:rsidRPr="00443E4C">
        <w:tab/>
      </w:r>
      <w:r w:rsidRPr="00443E4C">
        <w:tab/>
      </w:r>
      <w:r w:rsidRPr="00DE2C46">
        <w:t>"</w:t>
      </w:r>
      <w:r>
        <w:t>OpenDate</w:t>
      </w:r>
      <w:r w:rsidRPr="00DE2C46">
        <w:t>": "2022-11-30 00:12:15",</w:t>
      </w:r>
    </w:p>
    <w:p w14:paraId="1C6D1E7D" w14:textId="77777777" w:rsidR="00392658" w:rsidRPr="007B1DE7" w:rsidRDefault="00392658" w:rsidP="00392658">
      <w:pPr>
        <w:pStyle w:val="GOSTScript"/>
        <w:rPr>
          <w:ins w:id="8265" w:author="Сатлер Марина Викторовна" w:date="2025-01-14T11:26:00Z"/>
        </w:rPr>
      </w:pPr>
      <w:ins w:id="8266" w:author="Сатлер Марина Викторовна" w:date="2025-01-14T11:26:00Z">
        <w:r w:rsidRPr="00DE2C46">
          <w:tab/>
        </w:r>
        <w:r w:rsidRPr="00DE2C46">
          <w:tab/>
        </w:r>
        <w:r w:rsidRPr="00DE2C46">
          <w:tab/>
        </w:r>
        <w:r w:rsidRPr="00DE2C46">
          <w:tab/>
        </w:r>
        <w:r w:rsidRPr="007B1DE7">
          <w:t>"OpenSystem": "ARP",</w:t>
        </w:r>
      </w:ins>
    </w:p>
    <w:p w14:paraId="2137624D" w14:textId="65693D0A" w:rsidR="00392658" w:rsidRPr="007B1DE7" w:rsidRDefault="00392658" w:rsidP="00392658">
      <w:pPr>
        <w:pStyle w:val="GOSTScript"/>
        <w:rPr>
          <w:ins w:id="8267" w:author="Сатлер Марина Викторовна" w:date="2025-01-14T11:26:00Z"/>
        </w:rPr>
      </w:pPr>
      <w:ins w:id="8268" w:author="Сатлер Марина Викторовна" w:date="2025-01-14T11:26:00Z">
        <w:r w:rsidRPr="007B1DE7">
          <w:tab/>
        </w:r>
        <w:r w:rsidRPr="007B1DE7">
          <w:tab/>
        </w:r>
        <w:r w:rsidRPr="007B1DE7">
          <w:tab/>
        </w:r>
        <w:r w:rsidRPr="007B1DE7">
          <w:tab/>
          <w:t>"OpenOnRequestDate": "2022-10-3</w:t>
        </w:r>
        <w:r>
          <w:t>1</w:t>
        </w:r>
        <w:r w:rsidRPr="007B1DE7">
          <w:t xml:space="preserve"> 0</w:t>
        </w:r>
      </w:ins>
      <w:ins w:id="8269" w:author="Сатлер Марина Викторовна" w:date="2025-01-14T11:27:00Z">
        <w:r>
          <w:t>5</w:t>
        </w:r>
      </w:ins>
      <w:ins w:id="8270" w:author="Сатлер Марина Викторовна" w:date="2025-01-14T11:26:00Z">
        <w:r w:rsidRPr="007B1DE7">
          <w:t>:</w:t>
        </w:r>
        <w:r>
          <w:t>0</w:t>
        </w:r>
        <w:r w:rsidRPr="007B1DE7">
          <w:t>1:10",</w:t>
        </w:r>
      </w:ins>
    </w:p>
    <w:p w14:paraId="6602CD40" w14:textId="64C2E2FC" w:rsidR="00392658" w:rsidRPr="007B1DE7" w:rsidRDefault="00392658" w:rsidP="00392658">
      <w:pPr>
        <w:pStyle w:val="GOSTScript"/>
      </w:pPr>
      <w:ins w:id="8271" w:author="Сатлер Марина Викторовна" w:date="2025-01-14T11:26:00Z">
        <w:r w:rsidRPr="007B1DE7">
          <w:tab/>
        </w:r>
        <w:r w:rsidRPr="007B1DE7">
          <w:tab/>
        </w:r>
        <w:r w:rsidRPr="007B1DE7">
          <w:tab/>
        </w:r>
        <w:r w:rsidRPr="007B1DE7">
          <w:tab/>
          <w:t>"OpenOnRequestSystem": "ARP",</w:t>
        </w:r>
      </w:ins>
    </w:p>
    <w:p w14:paraId="577E4DA2" w14:textId="34E69909" w:rsidR="00392658" w:rsidRPr="00392658" w:rsidRDefault="00D33583" w:rsidP="00392658">
      <w:pPr>
        <w:pStyle w:val="GOSTScript"/>
        <w:rPr>
          <w:ins w:id="8272" w:author="Сатлер Марина Викторовна" w:date="2025-01-14T11:28:00Z"/>
          <w:lang w:val="ru-RU"/>
        </w:rPr>
      </w:pPr>
      <w:r w:rsidRPr="007B1DE7">
        <w:tab/>
      </w:r>
      <w:r w:rsidRPr="007B1DE7">
        <w:tab/>
      </w:r>
      <w:r w:rsidRPr="007B1DE7">
        <w:tab/>
      </w:r>
      <w:r w:rsidRPr="007B1DE7">
        <w:tab/>
      </w:r>
      <w:r w:rsidRPr="00C75A4E">
        <w:rPr>
          <w:lang w:val="ru-RU"/>
        </w:rPr>
        <w:t>"</w:t>
      </w:r>
      <w:r>
        <w:t>CloseDate</w:t>
      </w:r>
      <w:r w:rsidRPr="00C75A4E">
        <w:rPr>
          <w:lang w:val="ru-RU"/>
        </w:rPr>
        <w:t>": "2022-11-03 14:45:10"</w:t>
      </w:r>
      <w:ins w:id="8273" w:author="Сатлер Марина Викторовна" w:date="2025-01-14T11:28:00Z">
        <w:r w:rsidR="00392658" w:rsidRPr="00392658">
          <w:rPr>
            <w:lang w:val="ru-RU"/>
          </w:rPr>
          <w:t>,</w:t>
        </w:r>
      </w:ins>
    </w:p>
    <w:p w14:paraId="741F320B" w14:textId="23751CFD" w:rsidR="00D33583" w:rsidRPr="00C75A4E" w:rsidRDefault="00392658" w:rsidP="00392658">
      <w:pPr>
        <w:pStyle w:val="GOSTScript"/>
        <w:rPr>
          <w:lang w:val="ru-RU"/>
        </w:rPr>
      </w:pPr>
      <w:ins w:id="8274" w:author="Сатлер Марина Викторовна" w:date="2025-01-14T11:28:00Z">
        <w:r w:rsidRPr="00392658">
          <w:rPr>
            <w:lang w:val="ru-RU"/>
          </w:rPr>
          <w:tab/>
        </w:r>
        <w:r w:rsidRPr="00392658">
          <w:rPr>
            <w:lang w:val="ru-RU"/>
          </w:rPr>
          <w:tab/>
        </w:r>
        <w:r w:rsidRPr="00392658">
          <w:rPr>
            <w:lang w:val="ru-RU"/>
          </w:rPr>
          <w:tab/>
        </w:r>
        <w:r w:rsidRPr="00392658">
          <w:rPr>
            <w:lang w:val="ru-RU"/>
          </w:rPr>
          <w:tab/>
          <w:t>"CloseSystem": "ARP"</w:t>
        </w:r>
      </w:ins>
    </w:p>
    <w:p w14:paraId="6BCFC841" w14:textId="77777777" w:rsidR="00D33583" w:rsidRPr="00C75A4E" w:rsidRDefault="00D33583" w:rsidP="005945B0">
      <w:pPr>
        <w:pStyle w:val="GOSTScript"/>
        <w:rPr>
          <w:lang w:val="ru-RU"/>
        </w:rPr>
      </w:pPr>
      <w:r w:rsidRPr="00C75A4E">
        <w:rPr>
          <w:lang w:val="ru-RU"/>
        </w:rPr>
        <w:tab/>
      </w:r>
      <w:r w:rsidRPr="00C75A4E">
        <w:rPr>
          <w:lang w:val="ru-RU"/>
        </w:rPr>
        <w:tab/>
      </w:r>
      <w:r w:rsidRPr="00C75A4E">
        <w:rPr>
          <w:lang w:val="ru-RU"/>
        </w:rPr>
        <w:tab/>
        <w:t>}</w:t>
      </w:r>
    </w:p>
    <w:p w14:paraId="1D4253FC" w14:textId="77777777" w:rsidR="00D33583" w:rsidRPr="00C75A4E" w:rsidRDefault="00D33583" w:rsidP="005945B0">
      <w:pPr>
        <w:pStyle w:val="GOSTScript"/>
        <w:rPr>
          <w:lang w:val="ru-RU"/>
        </w:rPr>
      </w:pPr>
      <w:r w:rsidRPr="00C75A4E">
        <w:rPr>
          <w:lang w:val="ru-RU"/>
        </w:rPr>
        <w:tab/>
      </w:r>
      <w:r w:rsidRPr="00C75A4E">
        <w:rPr>
          <w:lang w:val="ru-RU"/>
        </w:rPr>
        <w:tab/>
        <w:t>]</w:t>
      </w:r>
    </w:p>
    <w:p w14:paraId="149CB375" w14:textId="77777777" w:rsidR="00D33583" w:rsidRPr="00C75A4E" w:rsidRDefault="00D33583" w:rsidP="005945B0">
      <w:pPr>
        <w:pStyle w:val="GOSTScript"/>
        <w:rPr>
          <w:lang w:val="ru-RU"/>
        </w:rPr>
      </w:pPr>
      <w:r w:rsidRPr="00C75A4E">
        <w:rPr>
          <w:lang w:val="ru-RU"/>
        </w:rPr>
        <w:tab/>
        <w:t>}</w:t>
      </w:r>
    </w:p>
    <w:p w14:paraId="5A9D38DD" w14:textId="77777777" w:rsidR="00D33583" w:rsidRPr="00C75A4E" w:rsidRDefault="00D33583" w:rsidP="005945B0">
      <w:pPr>
        <w:pStyle w:val="GOSTScript"/>
        <w:rPr>
          <w:lang w:val="ru-RU"/>
        </w:rPr>
      </w:pPr>
      <w:r w:rsidRPr="00C75A4E">
        <w:rPr>
          <w:lang w:val="ru-RU"/>
        </w:rPr>
        <w:t>}</w:t>
      </w:r>
    </w:p>
    <w:p w14:paraId="5C9B5A50" w14:textId="77777777" w:rsidR="00D33583" w:rsidRDefault="00D33583" w:rsidP="00D33583">
      <w:pPr>
        <w:pStyle w:val="GOSTNormal"/>
      </w:pPr>
    </w:p>
    <w:p w14:paraId="33365721" w14:textId="16B25937" w:rsidR="00D33583" w:rsidRDefault="00D33583" w:rsidP="00D33583">
      <w:pPr>
        <w:pStyle w:val="GOSTNormal"/>
      </w:pPr>
      <w:r w:rsidRPr="005945B0">
        <w:rPr>
          <w:u w:val="single"/>
        </w:rPr>
        <w:t>Пример №11: Сервис открытия операционных дней системы с возможностью проведения отдельных операций (TradingDaysSysOpenOnRequest):</w:t>
      </w:r>
    </w:p>
    <w:p w14:paraId="46B967CD" w14:textId="77777777" w:rsidR="00D33583" w:rsidRPr="00443E4C" w:rsidRDefault="00D33583" w:rsidP="005945B0">
      <w:pPr>
        <w:pStyle w:val="GOSTScript"/>
      </w:pPr>
      <w:r w:rsidRPr="00443E4C">
        <w:t>{</w:t>
      </w:r>
    </w:p>
    <w:p w14:paraId="51D00301" w14:textId="77777777" w:rsidR="00D33583" w:rsidRPr="00443E4C" w:rsidRDefault="00D33583" w:rsidP="005945B0">
      <w:pPr>
        <w:pStyle w:val="GOSTScript"/>
      </w:pPr>
      <w:r w:rsidRPr="00443E4C">
        <w:tab/>
        <w:t>"header": {</w:t>
      </w:r>
    </w:p>
    <w:p w14:paraId="34102DE8" w14:textId="41E756DF" w:rsidR="00D33583" w:rsidRDefault="00D33583" w:rsidP="005945B0">
      <w:pPr>
        <w:pStyle w:val="GOSTScript"/>
      </w:pPr>
      <w:r w:rsidRPr="00443E4C">
        <w:tab/>
      </w:r>
      <w:r w:rsidRPr="00443E4C">
        <w:tab/>
        <w:t>"Source": "</w:t>
      </w:r>
      <w:r w:rsidR="00CD1342">
        <w:t>ARP</w:t>
      </w:r>
      <w:r w:rsidRPr="00443E4C">
        <w:t>",</w:t>
      </w:r>
    </w:p>
    <w:p w14:paraId="185EA978" w14:textId="02981FB0" w:rsidR="00D514E3" w:rsidRPr="00443E4C" w:rsidRDefault="00D514E3" w:rsidP="005945B0">
      <w:pPr>
        <w:pStyle w:val="GOSTScript"/>
      </w:pPr>
      <w:r w:rsidRPr="00E07D25">
        <w:tab/>
      </w:r>
      <w:r w:rsidRPr="00E07D25">
        <w:tab/>
        <w:t>"Receiver": "</w:t>
      </w:r>
      <w:r>
        <w:t>ARP</w:t>
      </w:r>
      <w:r w:rsidRPr="00E07D25">
        <w:t>",</w:t>
      </w:r>
    </w:p>
    <w:p w14:paraId="6BBDF060" w14:textId="77777777" w:rsidR="00D33583" w:rsidRPr="00443E4C" w:rsidRDefault="00D33583" w:rsidP="005945B0">
      <w:pPr>
        <w:pStyle w:val="GOSTScript"/>
      </w:pPr>
      <w:r w:rsidRPr="00443E4C">
        <w:lastRenderedPageBreak/>
        <w:tab/>
      </w:r>
      <w:r w:rsidRPr="00443E4C">
        <w:tab/>
        <w:t>"AnsDateTime": "2022-12-29 10:37:22",</w:t>
      </w:r>
    </w:p>
    <w:p w14:paraId="70BB7D92" w14:textId="77777777" w:rsidR="00D33583" w:rsidRPr="00443E4C" w:rsidRDefault="00D33583" w:rsidP="005945B0">
      <w:pPr>
        <w:pStyle w:val="GOSTScript"/>
      </w:pPr>
      <w:r w:rsidRPr="00443E4C">
        <w:tab/>
      </w:r>
      <w:r w:rsidRPr="00443E4C">
        <w:tab/>
        <w:t>"Version": "2.4",</w:t>
      </w:r>
    </w:p>
    <w:p w14:paraId="63CD3D0D" w14:textId="77777777" w:rsidR="00D33583" w:rsidRPr="00443E4C" w:rsidRDefault="00D33583" w:rsidP="005945B0">
      <w:pPr>
        <w:pStyle w:val="GOSTScript"/>
      </w:pPr>
      <w:r w:rsidRPr="00443E4C">
        <w:tab/>
      </w:r>
      <w:r w:rsidRPr="00443E4C">
        <w:tab/>
        <w:t>"ReqGuid": "b0d4ce5d-2757-4699-948c-cfa72ba94f10",</w:t>
      </w:r>
    </w:p>
    <w:p w14:paraId="53AC1508" w14:textId="77777777" w:rsidR="00D33583" w:rsidRPr="00443E4C" w:rsidRDefault="00D33583" w:rsidP="005945B0">
      <w:pPr>
        <w:pStyle w:val="GOSTScript"/>
      </w:pPr>
      <w:r w:rsidRPr="00443E4C">
        <w:tab/>
      </w:r>
      <w:r w:rsidRPr="00443E4C">
        <w:tab/>
        <w:t>"DocGuid": "0bd90a7c-e339-46ff-ac39-71029ff81370",</w:t>
      </w:r>
    </w:p>
    <w:p w14:paraId="0BAFB0AC" w14:textId="77777777" w:rsidR="00D33583" w:rsidRPr="00443E4C" w:rsidRDefault="00D33583" w:rsidP="005945B0">
      <w:pPr>
        <w:pStyle w:val="GOSTScript"/>
      </w:pPr>
      <w:r w:rsidRPr="00443E4C">
        <w:tab/>
      </w:r>
      <w:r w:rsidRPr="00443E4C">
        <w:tab/>
        <w:t>"AnsGuid": "11190a7c-e339-55ff-ac69-71029hh81370",</w:t>
      </w:r>
    </w:p>
    <w:p w14:paraId="6E196503" w14:textId="77777777" w:rsidR="00D33583" w:rsidRPr="00443E4C" w:rsidRDefault="00D33583" w:rsidP="005945B0">
      <w:pPr>
        <w:pStyle w:val="GOSTScript"/>
      </w:pPr>
      <w:r w:rsidRPr="00443E4C">
        <w:tab/>
      </w:r>
      <w:r w:rsidRPr="00443E4C">
        <w:tab/>
        <w:t>"Result": "S"</w:t>
      </w:r>
    </w:p>
    <w:p w14:paraId="5F451C93" w14:textId="77777777" w:rsidR="00D33583" w:rsidRPr="00443E4C" w:rsidRDefault="00D33583" w:rsidP="005945B0">
      <w:pPr>
        <w:pStyle w:val="GOSTScript"/>
      </w:pPr>
      <w:r w:rsidRPr="00443E4C">
        <w:tab/>
        <w:t>},</w:t>
      </w:r>
    </w:p>
    <w:p w14:paraId="7966103C" w14:textId="77777777" w:rsidR="00D33583" w:rsidRPr="00443E4C" w:rsidRDefault="00D33583" w:rsidP="005945B0">
      <w:pPr>
        <w:pStyle w:val="GOSTScript"/>
      </w:pPr>
      <w:r w:rsidRPr="00443E4C">
        <w:tab/>
        <w:t>"document": {</w:t>
      </w:r>
    </w:p>
    <w:p w14:paraId="5B89D005" w14:textId="77777777" w:rsidR="00D33583" w:rsidRPr="00443E4C" w:rsidRDefault="00D33583" w:rsidP="005945B0">
      <w:pPr>
        <w:pStyle w:val="GOSTScript"/>
      </w:pPr>
      <w:r w:rsidRPr="00443E4C">
        <w:tab/>
      </w:r>
      <w:r w:rsidRPr="00443E4C">
        <w:tab/>
        <w:t>"TradingDays": [</w:t>
      </w:r>
    </w:p>
    <w:p w14:paraId="50FE4454" w14:textId="77777777" w:rsidR="00D33583" w:rsidRPr="00443E4C" w:rsidRDefault="00D33583" w:rsidP="005945B0">
      <w:pPr>
        <w:pStyle w:val="GOSTScript"/>
      </w:pPr>
      <w:r w:rsidRPr="00443E4C">
        <w:tab/>
      </w:r>
      <w:r w:rsidRPr="00443E4C">
        <w:tab/>
      </w:r>
      <w:r w:rsidRPr="00443E4C">
        <w:tab/>
        <w:t>{</w:t>
      </w:r>
    </w:p>
    <w:p w14:paraId="459035AA" w14:textId="77777777" w:rsidR="00D33583" w:rsidRPr="00443E4C" w:rsidRDefault="00D33583" w:rsidP="005945B0">
      <w:pPr>
        <w:pStyle w:val="GOSTScript"/>
      </w:pPr>
      <w:r w:rsidRPr="00443E4C">
        <w:tab/>
      </w:r>
      <w:r w:rsidRPr="00443E4C">
        <w:tab/>
      </w:r>
      <w:r w:rsidRPr="00443E4C">
        <w:tab/>
      </w:r>
      <w:r w:rsidRPr="00443E4C">
        <w:tab/>
        <w:t>"TradingDay": "2022-10-12",</w:t>
      </w:r>
    </w:p>
    <w:p w14:paraId="48678ADB"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w:t>
      </w:r>
    </w:p>
    <w:p w14:paraId="4746D411" w14:textId="77777777" w:rsidR="00D33583" w:rsidRDefault="00D33583" w:rsidP="005945B0">
      <w:pPr>
        <w:pStyle w:val="GOSTScript"/>
        <w:rPr>
          <w:ins w:id="8275" w:author="Сатлер Марина Викторовна" w:date="2025-01-14T11:33:00Z"/>
        </w:rPr>
      </w:pPr>
      <w:r w:rsidRPr="00443E4C">
        <w:tab/>
      </w:r>
      <w:r w:rsidRPr="00443E4C">
        <w:tab/>
      </w:r>
      <w:r w:rsidRPr="00443E4C">
        <w:tab/>
      </w:r>
      <w:r w:rsidRPr="00443E4C">
        <w:tab/>
        <w:t>"OpenDate": "2022-10-12 00:15:10",</w:t>
      </w:r>
    </w:p>
    <w:p w14:paraId="0E0F869C" w14:textId="77777777" w:rsidR="00392658" w:rsidRDefault="00392658" w:rsidP="00392658">
      <w:pPr>
        <w:pStyle w:val="GOSTScript"/>
        <w:rPr>
          <w:ins w:id="8276" w:author="Сатлер Марина Викторовна" w:date="2025-01-14T11:33:00Z"/>
        </w:rPr>
      </w:pPr>
      <w:ins w:id="8277" w:author="Сатлер Марина Викторовна" w:date="2025-01-14T11:33:00Z">
        <w:r>
          <w:tab/>
        </w:r>
        <w:r>
          <w:tab/>
        </w:r>
        <w:r>
          <w:tab/>
        </w:r>
        <w:r>
          <w:tab/>
          <w:t>"OpenSystem": "ARP",</w:t>
        </w:r>
      </w:ins>
    </w:p>
    <w:p w14:paraId="04ABCEE4" w14:textId="77777777" w:rsidR="00392658" w:rsidRDefault="00392658" w:rsidP="00392658">
      <w:pPr>
        <w:pStyle w:val="GOSTScript"/>
        <w:rPr>
          <w:ins w:id="8278" w:author="Сатлер Марина Викторовна" w:date="2025-01-14T11:33:00Z"/>
        </w:rPr>
      </w:pPr>
      <w:ins w:id="8279" w:author="Сатлер Марина Викторовна" w:date="2025-01-14T11:33:00Z">
        <w:r>
          <w:tab/>
        </w:r>
        <w:r>
          <w:tab/>
        </w:r>
        <w:r>
          <w:tab/>
        </w:r>
        <w:r>
          <w:tab/>
          <w:t>"OpenOnRequestDate": "2022-10-20 08:30:10",</w:t>
        </w:r>
      </w:ins>
    </w:p>
    <w:p w14:paraId="088439C1" w14:textId="4E2CA77E" w:rsidR="00392658" w:rsidRPr="00443E4C" w:rsidRDefault="00392658" w:rsidP="00392658">
      <w:pPr>
        <w:pStyle w:val="GOSTScript"/>
      </w:pPr>
      <w:ins w:id="8280" w:author="Сатлер Марина Викторовна" w:date="2025-01-14T11:33:00Z">
        <w:r>
          <w:tab/>
        </w:r>
        <w:r>
          <w:tab/>
        </w:r>
        <w:r>
          <w:tab/>
        </w:r>
        <w:r>
          <w:tab/>
          <w:t>"OpenOnRequestSystem": "ARP",</w:t>
        </w:r>
      </w:ins>
    </w:p>
    <w:p w14:paraId="077A15E7" w14:textId="464842E7" w:rsidR="00392658" w:rsidRDefault="00D33583" w:rsidP="00392658">
      <w:pPr>
        <w:pStyle w:val="GOSTScript"/>
        <w:rPr>
          <w:ins w:id="8281" w:author="Сатлер Марина Викторовна" w:date="2025-01-14T11:33:00Z"/>
        </w:rPr>
      </w:pPr>
      <w:r w:rsidRPr="00443E4C">
        <w:tab/>
      </w:r>
      <w:r w:rsidRPr="00443E4C">
        <w:tab/>
      </w:r>
      <w:r w:rsidRPr="00443E4C">
        <w:tab/>
      </w:r>
      <w:r w:rsidRPr="00443E4C">
        <w:tab/>
        <w:t>"CloseDate": "2022-10-29 10:35:10"</w:t>
      </w:r>
      <w:ins w:id="8282" w:author="Сатлер Марина Викторовна" w:date="2025-01-14T11:33:00Z">
        <w:r w:rsidR="00392658">
          <w:t>,</w:t>
        </w:r>
      </w:ins>
    </w:p>
    <w:p w14:paraId="03426838" w14:textId="71A70306" w:rsidR="00D33583" w:rsidRPr="00443E4C" w:rsidRDefault="00392658" w:rsidP="00392658">
      <w:pPr>
        <w:pStyle w:val="GOSTScript"/>
      </w:pPr>
      <w:ins w:id="8283" w:author="Сатлер Марина Викторовна" w:date="2025-01-14T11:33:00Z">
        <w:r>
          <w:tab/>
        </w:r>
        <w:r>
          <w:tab/>
        </w:r>
        <w:r>
          <w:tab/>
        </w:r>
        <w:r>
          <w:tab/>
          <w:t>"CloseSystem": "ARP"</w:t>
        </w:r>
      </w:ins>
    </w:p>
    <w:p w14:paraId="25A4F03B" w14:textId="77777777" w:rsidR="00D33583" w:rsidRPr="00443E4C" w:rsidRDefault="00D33583" w:rsidP="005945B0">
      <w:pPr>
        <w:pStyle w:val="GOSTScript"/>
      </w:pPr>
      <w:r w:rsidRPr="00443E4C">
        <w:tab/>
      </w:r>
      <w:r w:rsidRPr="00443E4C">
        <w:tab/>
      </w:r>
      <w:r w:rsidRPr="00443E4C">
        <w:tab/>
        <w:t>},</w:t>
      </w:r>
    </w:p>
    <w:p w14:paraId="43A0D0A4" w14:textId="77777777" w:rsidR="00D33583" w:rsidRPr="00443E4C" w:rsidRDefault="00D33583" w:rsidP="005945B0">
      <w:pPr>
        <w:pStyle w:val="GOSTScript"/>
      </w:pPr>
      <w:r w:rsidRPr="00443E4C">
        <w:tab/>
      </w:r>
      <w:r w:rsidRPr="00443E4C">
        <w:tab/>
      </w:r>
      <w:r w:rsidRPr="00443E4C">
        <w:tab/>
        <w:t>{</w:t>
      </w:r>
    </w:p>
    <w:p w14:paraId="0B70FFD2" w14:textId="77777777" w:rsidR="00D33583" w:rsidRPr="00443E4C" w:rsidRDefault="00D33583" w:rsidP="005945B0">
      <w:pPr>
        <w:pStyle w:val="GOSTScript"/>
      </w:pPr>
      <w:r w:rsidRPr="00443E4C">
        <w:tab/>
      </w:r>
      <w:r w:rsidRPr="00443E4C">
        <w:tab/>
      </w:r>
      <w:r w:rsidRPr="00443E4C">
        <w:tab/>
      </w:r>
      <w:r w:rsidRPr="00443E4C">
        <w:tab/>
        <w:t>"TradingDay": "2022-10-13",</w:t>
      </w:r>
    </w:p>
    <w:p w14:paraId="0912BF68" w14:textId="77777777" w:rsidR="00D33583" w:rsidRPr="00DE2C46" w:rsidRDefault="00D33583" w:rsidP="005945B0">
      <w:pPr>
        <w:pStyle w:val="GOSTScript"/>
      </w:pPr>
      <w:r w:rsidRPr="00443E4C">
        <w:tab/>
      </w:r>
      <w:r w:rsidRPr="00443E4C">
        <w:tab/>
      </w:r>
      <w:r w:rsidRPr="00443E4C">
        <w:tab/>
      </w:r>
      <w:r w:rsidRPr="00443E4C">
        <w:tab/>
      </w:r>
      <w:r w:rsidRPr="00DE2C46">
        <w:t>"</w:t>
      </w:r>
      <w:r>
        <w:t>Status</w:t>
      </w:r>
      <w:r w:rsidRPr="00DE2C46">
        <w:t>": "</w:t>
      </w:r>
      <w:r w:rsidRPr="00C75A4E">
        <w:rPr>
          <w:lang w:val="ru-RU"/>
        </w:rPr>
        <w:t>Закрыт</w:t>
      </w:r>
      <w:r w:rsidRPr="00DE2C46">
        <w:t>",</w:t>
      </w:r>
    </w:p>
    <w:p w14:paraId="2F45C163" w14:textId="1840F989" w:rsidR="00D33583" w:rsidRPr="00DE2C46" w:rsidDel="00392658" w:rsidRDefault="00D33583" w:rsidP="005945B0">
      <w:pPr>
        <w:pStyle w:val="GOSTScript"/>
        <w:rPr>
          <w:del w:id="8284" w:author="Сатлер Марина Викторовна" w:date="2025-01-14T11:33:00Z"/>
        </w:rPr>
      </w:pPr>
      <w:r w:rsidRPr="00DE2C46">
        <w:tab/>
      </w:r>
      <w:r w:rsidRPr="00DE2C46">
        <w:tab/>
      </w:r>
      <w:r w:rsidRPr="00DE2C46">
        <w:tab/>
      </w:r>
      <w:r w:rsidRPr="00DE2C46">
        <w:tab/>
        <w:t>"</w:t>
      </w:r>
      <w:r>
        <w:t>OpenDate</w:t>
      </w:r>
      <w:r w:rsidRPr="00DE2C46">
        <w:t>": "2022-10-13 00:15:10",</w:t>
      </w:r>
    </w:p>
    <w:p w14:paraId="31D10F62" w14:textId="77777777" w:rsidR="00392658" w:rsidRPr="00DE2C46" w:rsidRDefault="00392658" w:rsidP="005945B0">
      <w:pPr>
        <w:pStyle w:val="GOSTScript"/>
        <w:rPr>
          <w:ins w:id="8285" w:author="Сатлер Марина Викторовна" w:date="2025-01-14T11:33:00Z"/>
        </w:rPr>
      </w:pPr>
    </w:p>
    <w:p w14:paraId="18B8F0A6" w14:textId="77777777" w:rsidR="00392658" w:rsidRPr="007B1DE7" w:rsidRDefault="00392658" w:rsidP="00392658">
      <w:pPr>
        <w:pStyle w:val="GOSTScript"/>
        <w:rPr>
          <w:ins w:id="8286" w:author="Сатлер Марина Викторовна" w:date="2025-01-14T11:33:00Z"/>
        </w:rPr>
      </w:pPr>
      <w:ins w:id="8287" w:author="Сатлер Марина Викторовна" w:date="2025-01-14T11:33:00Z">
        <w:r w:rsidRPr="00DE2C46">
          <w:tab/>
        </w:r>
        <w:r w:rsidRPr="00DE2C46">
          <w:tab/>
        </w:r>
        <w:r w:rsidRPr="00DE2C46">
          <w:tab/>
        </w:r>
        <w:r w:rsidRPr="00DE2C46">
          <w:tab/>
        </w:r>
        <w:r w:rsidRPr="007B1DE7">
          <w:t>"OpenSystem": "ARP",</w:t>
        </w:r>
      </w:ins>
    </w:p>
    <w:p w14:paraId="09F4D9F6" w14:textId="77777777" w:rsidR="00392658" w:rsidRPr="007B1DE7" w:rsidRDefault="00392658" w:rsidP="00392658">
      <w:pPr>
        <w:pStyle w:val="GOSTScript"/>
        <w:rPr>
          <w:ins w:id="8288" w:author="Сатлер Марина Викторовна" w:date="2025-01-14T11:33:00Z"/>
        </w:rPr>
      </w:pPr>
      <w:ins w:id="8289" w:author="Сатлер Марина Викторовна" w:date="2025-01-14T11:33:00Z">
        <w:r w:rsidRPr="007B1DE7">
          <w:tab/>
        </w:r>
        <w:r w:rsidRPr="007B1DE7">
          <w:tab/>
        </w:r>
        <w:r w:rsidRPr="007B1DE7">
          <w:tab/>
        </w:r>
        <w:r w:rsidRPr="007B1DE7">
          <w:tab/>
          <w:t>"OpenOnRequestDate": "2022-10-23 08:15:10",</w:t>
        </w:r>
      </w:ins>
    </w:p>
    <w:p w14:paraId="0FB1C4A1" w14:textId="115A7B0D" w:rsidR="00392658" w:rsidRPr="007B1DE7" w:rsidRDefault="00392658" w:rsidP="00392658">
      <w:pPr>
        <w:pStyle w:val="GOSTScript"/>
        <w:rPr>
          <w:ins w:id="8290" w:author="Сатлер Марина Викторовна" w:date="2025-01-14T11:33:00Z"/>
        </w:rPr>
      </w:pPr>
      <w:ins w:id="8291" w:author="Сатлер Марина Викторовна" w:date="2025-01-14T11:33:00Z">
        <w:r w:rsidRPr="007B1DE7">
          <w:tab/>
        </w:r>
        <w:r w:rsidRPr="007B1DE7">
          <w:tab/>
        </w:r>
        <w:r w:rsidRPr="007B1DE7">
          <w:tab/>
        </w:r>
        <w:r w:rsidRPr="007B1DE7">
          <w:tab/>
          <w:t>"OpenOnRequestSystem": "ARP",</w:t>
        </w:r>
      </w:ins>
    </w:p>
    <w:p w14:paraId="468187EF" w14:textId="5D7BCD61" w:rsidR="00392658" w:rsidRPr="007B1DE7" w:rsidRDefault="00D33583" w:rsidP="00392658">
      <w:pPr>
        <w:pStyle w:val="GOSTScript"/>
        <w:rPr>
          <w:ins w:id="8292" w:author="Сатлер Марина Викторовна" w:date="2025-01-14T11:33:00Z"/>
        </w:rPr>
      </w:pPr>
      <w:r w:rsidRPr="007B1DE7">
        <w:tab/>
      </w:r>
      <w:r w:rsidRPr="007B1DE7">
        <w:tab/>
      </w:r>
      <w:r w:rsidRPr="007B1DE7">
        <w:tab/>
      </w:r>
      <w:r w:rsidRPr="007B1DE7">
        <w:tab/>
        <w:t>"</w:t>
      </w:r>
      <w:r>
        <w:t>CloseDate</w:t>
      </w:r>
      <w:r w:rsidRPr="007B1DE7">
        <w:t>": "2022-10-29 10:35:10"</w:t>
      </w:r>
      <w:ins w:id="8293" w:author="Сатлер Марина Викторовна" w:date="2025-01-14T11:33:00Z">
        <w:r w:rsidR="00392658" w:rsidRPr="007B1DE7">
          <w:t>,</w:t>
        </w:r>
      </w:ins>
    </w:p>
    <w:p w14:paraId="2218CD2E" w14:textId="7248C373" w:rsidR="00D33583" w:rsidRPr="00DE2C46" w:rsidRDefault="00392658" w:rsidP="00392658">
      <w:pPr>
        <w:pStyle w:val="GOSTScript"/>
      </w:pPr>
      <w:ins w:id="8294" w:author="Сатлер Марина Викторовна" w:date="2025-01-14T11:33:00Z">
        <w:r w:rsidRPr="007B1DE7">
          <w:tab/>
        </w:r>
        <w:r w:rsidRPr="007B1DE7">
          <w:tab/>
        </w:r>
        <w:r w:rsidRPr="007B1DE7">
          <w:tab/>
        </w:r>
        <w:r w:rsidRPr="007B1DE7">
          <w:tab/>
        </w:r>
        <w:r w:rsidRPr="00DE2C46">
          <w:t>"CloseSystem": "ARP"</w:t>
        </w:r>
      </w:ins>
    </w:p>
    <w:p w14:paraId="2C842BDD" w14:textId="77777777" w:rsidR="00D33583" w:rsidRPr="00C75A4E" w:rsidRDefault="00D33583" w:rsidP="005945B0">
      <w:pPr>
        <w:pStyle w:val="GOSTScript"/>
        <w:rPr>
          <w:lang w:val="ru-RU"/>
        </w:rPr>
      </w:pPr>
      <w:r w:rsidRPr="00DE2C46">
        <w:tab/>
      </w:r>
      <w:r w:rsidRPr="00DE2C46">
        <w:tab/>
      </w:r>
      <w:r w:rsidRPr="00DE2C46">
        <w:tab/>
      </w:r>
      <w:r w:rsidRPr="00C75A4E">
        <w:rPr>
          <w:lang w:val="ru-RU"/>
        </w:rPr>
        <w:t>}</w:t>
      </w:r>
    </w:p>
    <w:p w14:paraId="65938211" w14:textId="77777777" w:rsidR="00D33583" w:rsidRPr="00C75A4E" w:rsidRDefault="00D33583" w:rsidP="005945B0">
      <w:pPr>
        <w:pStyle w:val="GOSTScript"/>
        <w:rPr>
          <w:lang w:val="ru-RU"/>
        </w:rPr>
      </w:pPr>
      <w:r w:rsidRPr="00C75A4E">
        <w:rPr>
          <w:lang w:val="ru-RU"/>
        </w:rPr>
        <w:tab/>
      </w:r>
      <w:r w:rsidRPr="00C75A4E">
        <w:rPr>
          <w:lang w:val="ru-RU"/>
        </w:rPr>
        <w:tab/>
        <w:t>]</w:t>
      </w:r>
    </w:p>
    <w:p w14:paraId="66F1BCA3" w14:textId="77777777" w:rsidR="00D33583" w:rsidRPr="00C75A4E" w:rsidRDefault="00D33583" w:rsidP="005945B0">
      <w:pPr>
        <w:pStyle w:val="GOSTScript"/>
        <w:rPr>
          <w:lang w:val="ru-RU"/>
        </w:rPr>
      </w:pPr>
      <w:r w:rsidRPr="00C75A4E">
        <w:rPr>
          <w:lang w:val="ru-RU"/>
        </w:rPr>
        <w:tab/>
        <w:t>}</w:t>
      </w:r>
    </w:p>
    <w:p w14:paraId="62DE99B8" w14:textId="77777777" w:rsidR="00D33583" w:rsidRPr="00C75A4E" w:rsidRDefault="00D33583" w:rsidP="005945B0">
      <w:pPr>
        <w:pStyle w:val="GOSTScript"/>
        <w:rPr>
          <w:lang w:val="ru-RU"/>
        </w:rPr>
      </w:pPr>
      <w:r w:rsidRPr="00C75A4E">
        <w:rPr>
          <w:lang w:val="ru-RU"/>
        </w:rPr>
        <w:t>}</w:t>
      </w:r>
    </w:p>
    <w:p w14:paraId="10BC2640" w14:textId="77777777" w:rsidR="00D33583" w:rsidRDefault="00D33583" w:rsidP="00D33583">
      <w:pPr>
        <w:pStyle w:val="GOSTNormal"/>
      </w:pPr>
    </w:p>
    <w:p w14:paraId="297AECEC" w14:textId="53155943" w:rsidR="00D33583" w:rsidRDefault="00D33583" w:rsidP="00D33583">
      <w:pPr>
        <w:pStyle w:val="GOSTNormal"/>
      </w:pPr>
      <w:r w:rsidRPr="005945B0">
        <w:rPr>
          <w:u w:val="single"/>
        </w:rPr>
        <w:t>Пример №12: Сервис закрытия операционного дня ТОФК/ЦС по учету, открытого с возможностью проведения отдельных операций (TradingDaysSubjectCloseОnRequest):</w:t>
      </w:r>
    </w:p>
    <w:p w14:paraId="6BDFDEF7" w14:textId="77777777" w:rsidR="00D33583" w:rsidRPr="00443E4C" w:rsidRDefault="00D33583" w:rsidP="005945B0">
      <w:pPr>
        <w:pStyle w:val="GOSTScript"/>
      </w:pPr>
      <w:r w:rsidRPr="00443E4C">
        <w:t>{</w:t>
      </w:r>
    </w:p>
    <w:p w14:paraId="0679A3A5" w14:textId="77777777" w:rsidR="00D33583" w:rsidRPr="00443E4C" w:rsidRDefault="00D33583" w:rsidP="005945B0">
      <w:pPr>
        <w:pStyle w:val="GOSTScript"/>
      </w:pPr>
      <w:r w:rsidRPr="00443E4C">
        <w:lastRenderedPageBreak/>
        <w:tab/>
        <w:t>"header": {</w:t>
      </w:r>
    </w:p>
    <w:p w14:paraId="03879270" w14:textId="0C06B8F1" w:rsidR="00D33583" w:rsidRDefault="00D33583" w:rsidP="005945B0">
      <w:pPr>
        <w:pStyle w:val="GOSTScript"/>
      </w:pPr>
      <w:r w:rsidRPr="00443E4C">
        <w:tab/>
      </w:r>
      <w:r w:rsidRPr="00443E4C">
        <w:tab/>
        <w:t>"Source": "</w:t>
      </w:r>
      <w:r w:rsidR="00CD1342">
        <w:t>ARP</w:t>
      </w:r>
      <w:r w:rsidRPr="00443E4C">
        <w:t>",</w:t>
      </w:r>
    </w:p>
    <w:p w14:paraId="2104542B" w14:textId="3E1DB610" w:rsidR="00D514E3" w:rsidRPr="00443E4C" w:rsidRDefault="00D514E3" w:rsidP="005945B0">
      <w:pPr>
        <w:pStyle w:val="GOSTScript"/>
      </w:pPr>
      <w:r w:rsidRPr="00E07D25">
        <w:tab/>
      </w:r>
      <w:r w:rsidRPr="00E07D25">
        <w:tab/>
        <w:t>"Receiver": "</w:t>
      </w:r>
      <w:r>
        <w:t>ARP</w:t>
      </w:r>
      <w:r w:rsidRPr="00E07D25">
        <w:t>",</w:t>
      </w:r>
    </w:p>
    <w:p w14:paraId="03098D96" w14:textId="77777777" w:rsidR="00D33583" w:rsidRPr="00443E4C" w:rsidRDefault="00D33583" w:rsidP="005945B0">
      <w:pPr>
        <w:pStyle w:val="GOSTScript"/>
      </w:pPr>
      <w:r w:rsidRPr="00443E4C">
        <w:tab/>
      </w:r>
      <w:r w:rsidRPr="00443E4C">
        <w:tab/>
        <w:t>"AnsDateTime": "2022-12-29 10:37:22",</w:t>
      </w:r>
    </w:p>
    <w:p w14:paraId="20895E21" w14:textId="77777777" w:rsidR="00D33583" w:rsidRPr="00443E4C" w:rsidRDefault="00D33583" w:rsidP="005945B0">
      <w:pPr>
        <w:pStyle w:val="GOSTScript"/>
      </w:pPr>
      <w:r w:rsidRPr="00443E4C">
        <w:tab/>
      </w:r>
      <w:r w:rsidRPr="00443E4C">
        <w:tab/>
        <w:t>"Version": "1.0",</w:t>
      </w:r>
    </w:p>
    <w:p w14:paraId="50ECD907" w14:textId="77777777" w:rsidR="00D33583" w:rsidRPr="00443E4C" w:rsidRDefault="00D33583" w:rsidP="005945B0">
      <w:pPr>
        <w:pStyle w:val="GOSTScript"/>
      </w:pPr>
      <w:r w:rsidRPr="00443E4C">
        <w:tab/>
      </w:r>
      <w:r w:rsidRPr="00443E4C">
        <w:tab/>
        <w:t>"ReqGuid": "b0d4ce5d-2757-4699-948c-cfa72ba94f10",</w:t>
      </w:r>
    </w:p>
    <w:p w14:paraId="294EC580" w14:textId="77777777" w:rsidR="00D33583" w:rsidRPr="00443E4C" w:rsidRDefault="00D33583" w:rsidP="005945B0">
      <w:pPr>
        <w:pStyle w:val="GOSTScript"/>
      </w:pPr>
      <w:r w:rsidRPr="00443E4C">
        <w:tab/>
      </w:r>
      <w:r w:rsidRPr="00443E4C">
        <w:tab/>
        <w:t>"DocGuid": "0bd90a7c-e339-46ff-ac39-71029ff81370",</w:t>
      </w:r>
    </w:p>
    <w:p w14:paraId="4DFB7ED0" w14:textId="77777777" w:rsidR="00D33583" w:rsidRPr="00443E4C" w:rsidRDefault="00D33583" w:rsidP="005945B0">
      <w:pPr>
        <w:pStyle w:val="GOSTScript"/>
      </w:pPr>
      <w:r w:rsidRPr="00443E4C">
        <w:tab/>
      </w:r>
      <w:r w:rsidRPr="00443E4C">
        <w:tab/>
        <w:t>"AnsGuid": "11190a7c-e339-55ff-ac69-71029hh81370",</w:t>
      </w:r>
    </w:p>
    <w:p w14:paraId="443CDE0F" w14:textId="77777777" w:rsidR="00D33583" w:rsidRPr="00443E4C" w:rsidRDefault="00D33583" w:rsidP="005945B0">
      <w:pPr>
        <w:pStyle w:val="GOSTScript"/>
      </w:pPr>
      <w:r w:rsidRPr="00443E4C">
        <w:tab/>
      </w:r>
      <w:r w:rsidRPr="00443E4C">
        <w:tab/>
        <w:t>"Result": "S"</w:t>
      </w:r>
    </w:p>
    <w:p w14:paraId="6E1FBFE3" w14:textId="77777777" w:rsidR="00D33583" w:rsidRPr="00443E4C" w:rsidRDefault="00D33583" w:rsidP="005945B0">
      <w:pPr>
        <w:pStyle w:val="GOSTScript"/>
      </w:pPr>
      <w:r w:rsidRPr="00443E4C">
        <w:tab/>
        <w:t>},</w:t>
      </w:r>
    </w:p>
    <w:p w14:paraId="53114A85" w14:textId="77777777" w:rsidR="00D33583" w:rsidRPr="00443E4C" w:rsidRDefault="00D33583" w:rsidP="005945B0">
      <w:pPr>
        <w:pStyle w:val="GOSTScript"/>
      </w:pPr>
      <w:r w:rsidRPr="00443E4C">
        <w:tab/>
        <w:t>"document": {</w:t>
      </w:r>
    </w:p>
    <w:p w14:paraId="5964AF40" w14:textId="77777777" w:rsidR="00D33583" w:rsidRPr="00443E4C" w:rsidRDefault="00D33583" w:rsidP="005945B0">
      <w:pPr>
        <w:pStyle w:val="GOSTScript"/>
      </w:pPr>
      <w:r w:rsidRPr="00443E4C">
        <w:tab/>
      </w:r>
      <w:r w:rsidRPr="00443E4C">
        <w:tab/>
        <w:t>"Subject": "5700",</w:t>
      </w:r>
    </w:p>
    <w:p w14:paraId="06A4096A" w14:textId="77777777" w:rsidR="00D33583" w:rsidRPr="00443E4C" w:rsidRDefault="00D33583" w:rsidP="005945B0">
      <w:pPr>
        <w:pStyle w:val="GOSTScript"/>
      </w:pPr>
      <w:r w:rsidRPr="00443E4C">
        <w:tab/>
      </w:r>
      <w:r w:rsidRPr="00443E4C">
        <w:tab/>
        <w:t>"TradingDays": [</w:t>
      </w:r>
    </w:p>
    <w:p w14:paraId="5E09CED8" w14:textId="77777777" w:rsidR="00D33583" w:rsidRPr="00443E4C" w:rsidRDefault="00D33583" w:rsidP="005945B0">
      <w:pPr>
        <w:pStyle w:val="GOSTScript"/>
      </w:pPr>
      <w:r w:rsidRPr="00443E4C">
        <w:tab/>
      </w:r>
      <w:r w:rsidRPr="00443E4C">
        <w:tab/>
      </w:r>
      <w:r w:rsidRPr="00443E4C">
        <w:tab/>
        <w:t>{</w:t>
      </w:r>
    </w:p>
    <w:p w14:paraId="39511C2C" w14:textId="77777777" w:rsidR="00D33583" w:rsidRPr="00443E4C" w:rsidRDefault="00D33583" w:rsidP="005945B0">
      <w:pPr>
        <w:pStyle w:val="GOSTScript"/>
      </w:pPr>
      <w:r w:rsidRPr="00443E4C">
        <w:tab/>
      </w:r>
      <w:r w:rsidRPr="00443E4C">
        <w:tab/>
      </w:r>
      <w:r w:rsidRPr="00443E4C">
        <w:tab/>
      </w:r>
      <w:r w:rsidRPr="00443E4C">
        <w:tab/>
        <w:t>"TradingDay": "2022-10-12",</w:t>
      </w:r>
    </w:p>
    <w:p w14:paraId="77B28671"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w:t>
      </w:r>
    </w:p>
    <w:p w14:paraId="16DCA1AD" w14:textId="77777777" w:rsidR="00D33583" w:rsidRDefault="00D33583" w:rsidP="005945B0">
      <w:pPr>
        <w:pStyle w:val="GOSTScript"/>
        <w:rPr>
          <w:ins w:id="8295" w:author="Сатлер Марина Викторовна" w:date="2025-01-14T11:37:00Z"/>
        </w:rPr>
      </w:pPr>
      <w:r w:rsidRPr="00443E4C">
        <w:tab/>
      </w:r>
      <w:r w:rsidRPr="00443E4C">
        <w:tab/>
      </w:r>
      <w:r w:rsidRPr="00443E4C">
        <w:tab/>
      </w:r>
      <w:r w:rsidRPr="00443E4C">
        <w:tab/>
        <w:t>"OpenDate": "2022-10-12 00:15:10",</w:t>
      </w:r>
    </w:p>
    <w:p w14:paraId="14E59B0D" w14:textId="77777777" w:rsidR="00A57611" w:rsidRDefault="00A57611" w:rsidP="00A57611">
      <w:pPr>
        <w:pStyle w:val="GOSTScript"/>
        <w:rPr>
          <w:ins w:id="8296" w:author="Сатлер Марина Викторовна" w:date="2025-01-14T11:37:00Z"/>
        </w:rPr>
      </w:pPr>
      <w:ins w:id="8297" w:author="Сатлер Марина Викторовна" w:date="2025-01-14T11:37:00Z">
        <w:r>
          <w:tab/>
        </w:r>
        <w:r>
          <w:tab/>
        </w:r>
        <w:r>
          <w:tab/>
        </w:r>
        <w:r>
          <w:tab/>
          <w:t>"OpenSystem": "ARP",</w:t>
        </w:r>
      </w:ins>
    </w:p>
    <w:p w14:paraId="477A0695" w14:textId="77777777" w:rsidR="00A57611" w:rsidRDefault="00A57611" w:rsidP="00A57611">
      <w:pPr>
        <w:pStyle w:val="GOSTScript"/>
        <w:rPr>
          <w:ins w:id="8298" w:author="Сатлер Марина Викторовна" w:date="2025-01-14T11:37:00Z"/>
        </w:rPr>
      </w:pPr>
      <w:ins w:id="8299" w:author="Сатлер Марина Викторовна" w:date="2025-01-14T11:37:00Z">
        <w:r>
          <w:tab/>
        </w:r>
        <w:r>
          <w:tab/>
        </w:r>
        <w:r>
          <w:tab/>
        </w:r>
        <w:r>
          <w:tab/>
          <w:t>"OpenOnRequestDate": "2022-10-20 08:30:10",</w:t>
        </w:r>
      </w:ins>
    </w:p>
    <w:p w14:paraId="2782B6CA" w14:textId="2F5B5932" w:rsidR="00A57611" w:rsidRPr="00443E4C" w:rsidRDefault="00A57611" w:rsidP="00A57611">
      <w:pPr>
        <w:pStyle w:val="GOSTScript"/>
      </w:pPr>
      <w:ins w:id="8300" w:author="Сатлер Марина Викторовна" w:date="2025-01-14T11:37:00Z">
        <w:r>
          <w:tab/>
        </w:r>
        <w:r>
          <w:tab/>
        </w:r>
        <w:r>
          <w:tab/>
        </w:r>
        <w:r>
          <w:tab/>
          <w:t>"OpenOnRequestSystem": "ARP",</w:t>
        </w:r>
      </w:ins>
    </w:p>
    <w:p w14:paraId="4B9F3216" w14:textId="32940A15" w:rsidR="00A57611" w:rsidRDefault="00D33583" w:rsidP="00A57611">
      <w:pPr>
        <w:pStyle w:val="GOSTScript"/>
        <w:rPr>
          <w:ins w:id="8301" w:author="Сатлер Марина Викторовна" w:date="2025-01-14T11:37:00Z"/>
        </w:rPr>
      </w:pPr>
      <w:r w:rsidRPr="00443E4C">
        <w:tab/>
      </w:r>
      <w:r w:rsidRPr="00443E4C">
        <w:tab/>
      </w:r>
      <w:r w:rsidRPr="00443E4C">
        <w:tab/>
      </w:r>
      <w:r w:rsidRPr="00443E4C">
        <w:tab/>
        <w:t>"CloseDate": "2022-10-29 10:35:10"</w:t>
      </w:r>
      <w:ins w:id="8302" w:author="Сатлер Марина Викторовна" w:date="2025-01-14T11:37:00Z">
        <w:r w:rsidR="00A57611">
          <w:t>,</w:t>
        </w:r>
      </w:ins>
    </w:p>
    <w:p w14:paraId="293330CE" w14:textId="35514E7C" w:rsidR="00D33583" w:rsidRPr="00443E4C" w:rsidRDefault="00A57611" w:rsidP="00A57611">
      <w:pPr>
        <w:pStyle w:val="GOSTScript"/>
      </w:pPr>
      <w:ins w:id="8303" w:author="Сатлер Марина Викторовна" w:date="2025-01-14T11:37:00Z">
        <w:r>
          <w:tab/>
        </w:r>
        <w:r>
          <w:tab/>
        </w:r>
        <w:r>
          <w:tab/>
        </w:r>
        <w:r>
          <w:tab/>
          <w:t>"CloseSystem": "ARP"</w:t>
        </w:r>
      </w:ins>
    </w:p>
    <w:p w14:paraId="2BE42933" w14:textId="77777777" w:rsidR="00D33583" w:rsidRPr="00443E4C" w:rsidRDefault="00D33583" w:rsidP="005945B0">
      <w:pPr>
        <w:pStyle w:val="GOSTScript"/>
      </w:pPr>
      <w:r w:rsidRPr="00443E4C">
        <w:tab/>
      </w:r>
      <w:r w:rsidRPr="00443E4C">
        <w:tab/>
      </w:r>
      <w:r w:rsidRPr="00443E4C">
        <w:tab/>
        <w:t>},</w:t>
      </w:r>
    </w:p>
    <w:p w14:paraId="6B0D659D" w14:textId="77777777" w:rsidR="00D33583" w:rsidRPr="00443E4C" w:rsidRDefault="00D33583" w:rsidP="005945B0">
      <w:pPr>
        <w:pStyle w:val="GOSTScript"/>
      </w:pPr>
      <w:r w:rsidRPr="00443E4C">
        <w:tab/>
      </w:r>
      <w:r w:rsidRPr="00443E4C">
        <w:tab/>
      </w:r>
      <w:r w:rsidRPr="00443E4C">
        <w:tab/>
        <w:t>{</w:t>
      </w:r>
    </w:p>
    <w:p w14:paraId="7C001AF0" w14:textId="77777777" w:rsidR="00D33583" w:rsidRPr="00443E4C" w:rsidRDefault="00D33583" w:rsidP="005945B0">
      <w:pPr>
        <w:pStyle w:val="GOSTScript"/>
      </w:pPr>
      <w:r w:rsidRPr="00443E4C">
        <w:tab/>
      </w:r>
      <w:r w:rsidRPr="00443E4C">
        <w:tab/>
      </w:r>
      <w:r w:rsidRPr="00443E4C">
        <w:tab/>
      </w:r>
      <w:r w:rsidRPr="00443E4C">
        <w:tab/>
        <w:t>"TradingDay": "2022-10-12",</w:t>
      </w:r>
    </w:p>
    <w:p w14:paraId="2B166066"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w:t>
      </w:r>
    </w:p>
    <w:p w14:paraId="147D0299" w14:textId="77777777" w:rsidR="00D33583" w:rsidRDefault="00D33583" w:rsidP="005945B0">
      <w:pPr>
        <w:pStyle w:val="GOSTScript"/>
        <w:rPr>
          <w:ins w:id="8304" w:author="Сатлер Марина Викторовна" w:date="2025-01-14T11:38:00Z"/>
        </w:rPr>
      </w:pPr>
      <w:r w:rsidRPr="00443E4C">
        <w:tab/>
      </w:r>
      <w:r w:rsidRPr="00443E4C">
        <w:tab/>
      </w:r>
      <w:r w:rsidRPr="00443E4C">
        <w:tab/>
      </w:r>
      <w:r w:rsidRPr="00443E4C">
        <w:tab/>
      </w:r>
      <w:r w:rsidRPr="00614EB0">
        <w:t>"</w:t>
      </w:r>
      <w:r w:rsidRPr="00443E4C">
        <w:t>OpenDate</w:t>
      </w:r>
      <w:r w:rsidRPr="00614EB0">
        <w:t>": "2022-10-12 00:15:10",</w:t>
      </w:r>
    </w:p>
    <w:p w14:paraId="7FB53E9F" w14:textId="77777777" w:rsidR="00A57611" w:rsidRDefault="00A57611" w:rsidP="00A57611">
      <w:pPr>
        <w:pStyle w:val="GOSTScript"/>
        <w:rPr>
          <w:ins w:id="8305" w:author="Сатлер Марина Викторовна" w:date="2025-01-14T11:38:00Z"/>
        </w:rPr>
      </w:pPr>
      <w:ins w:id="8306" w:author="Сатлер Марина Викторовна" w:date="2025-01-14T11:38:00Z">
        <w:r>
          <w:tab/>
        </w:r>
        <w:r>
          <w:tab/>
        </w:r>
        <w:r>
          <w:tab/>
        </w:r>
        <w:r>
          <w:tab/>
          <w:t>"OpenSystem": "ARP",</w:t>
        </w:r>
      </w:ins>
    </w:p>
    <w:p w14:paraId="67304E7F" w14:textId="77777777" w:rsidR="00A57611" w:rsidRDefault="00A57611" w:rsidP="00A57611">
      <w:pPr>
        <w:pStyle w:val="GOSTScript"/>
        <w:rPr>
          <w:ins w:id="8307" w:author="Сатлер Марина Викторовна" w:date="2025-01-14T11:38:00Z"/>
        </w:rPr>
      </w:pPr>
      <w:ins w:id="8308" w:author="Сатлер Марина Викторовна" w:date="2025-01-14T11:38:00Z">
        <w:r>
          <w:tab/>
        </w:r>
        <w:r>
          <w:tab/>
        </w:r>
        <w:r>
          <w:tab/>
        </w:r>
        <w:r>
          <w:tab/>
          <w:t>"OpenOnRequestDate": "2022-10-23 08:15:10",</w:t>
        </w:r>
      </w:ins>
    </w:p>
    <w:p w14:paraId="74538F1C" w14:textId="43405E57" w:rsidR="00A57611" w:rsidRPr="00614EB0" w:rsidRDefault="00A57611" w:rsidP="00A57611">
      <w:pPr>
        <w:pStyle w:val="GOSTScript"/>
      </w:pPr>
      <w:ins w:id="8309" w:author="Сатлер Марина Викторовна" w:date="2025-01-14T11:38:00Z">
        <w:r>
          <w:tab/>
        </w:r>
        <w:r>
          <w:tab/>
        </w:r>
        <w:r>
          <w:tab/>
        </w:r>
        <w:r>
          <w:tab/>
          <w:t>"OpenOnRequestSystem": "ARP",</w:t>
        </w:r>
      </w:ins>
    </w:p>
    <w:p w14:paraId="6A8D0D27" w14:textId="25B5A73F" w:rsidR="00A57611" w:rsidRDefault="00D33583" w:rsidP="00A57611">
      <w:pPr>
        <w:pStyle w:val="GOSTScript"/>
        <w:rPr>
          <w:ins w:id="8310" w:author="Сатлер Марина Викторовна" w:date="2025-01-14T11:38:00Z"/>
        </w:rPr>
      </w:pPr>
      <w:r w:rsidRPr="00614EB0">
        <w:tab/>
      </w:r>
      <w:r w:rsidRPr="00614EB0">
        <w:tab/>
      </w:r>
      <w:r w:rsidRPr="00614EB0">
        <w:tab/>
      </w:r>
      <w:r w:rsidRPr="00614EB0">
        <w:tab/>
        <w:t>"</w:t>
      </w:r>
      <w:r w:rsidRPr="00443E4C">
        <w:t>CloseDate</w:t>
      </w:r>
      <w:r w:rsidRPr="00614EB0">
        <w:t>": "2022-10-29 10:35:10"</w:t>
      </w:r>
      <w:ins w:id="8311" w:author="Сатлер Марина Викторовна" w:date="2025-01-14T11:38:00Z">
        <w:r w:rsidR="00A57611">
          <w:t>,</w:t>
        </w:r>
      </w:ins>
    </w:p>
    <w:p w14:paraId="1AD95D62" w14:textId="403E9185" w:rsidR="00D33583" w:rsidRPr="00614EB0" w:rsidRDefault="00A57611" w:rsidP="00A57611">
      <w:pPr>
        <w:pStyle w:val="GOSTScript"/>
      </w:pPr>
      <w:ins w:id="8312" w:author="Сатлер Марина Викторовна" w:date="2025-01-14T11:38:00Z">
        <w:r>
          <w:tab/>
        </w:r>
        <w:r>
          <w:tab/>
        </w:r>
        <w:r>
          <w:tab/>
        </w:r>
        <w:r>
          <w:tab/>
          <w:t>"CloseSystem": "ARP"</w:t>
        </w:r>
      </w:ins>
    </w:p>
    <w:p w14:paraId="1FE03C1D" w14:textId="77777777" w:rsidR="00D33583" w:rsidRPr="00C75A4E" w:rsidRDefault="00D33583" w:rsidP="005945B0">
      <w:pPr>
        <w:pStyle w:val="GOSTScript"/>
        <w:rPr>
          <w:lang w:val="ru-RU"/>
        </w:rPr>
      </w:pPr>
      <w:r w:rsidRPr="00614EB0">
        <w:tab/>
      </w:r>
      <w:r w:rsidRPr="00614EB0">
        <w:tab/>
      </w:r>
      <w:r w:rsidRPr="00614EB0">
        <w:tab/>
      </w:r>
      <w:r w:rsidRPr="00C75A4E">
        <w:rPr>
          <w:lang w:val="ru-RU"/>
        </w:rPr>
        <w:t>}</w:t>
      </w:r>
    </w:p>
    <w:p w14:paraId="786EF142" w14:textId="77777777" w:rsidR="00D33583" w:rsidRPr="00C75A4E" w:rsidRDefault="00D33583" w:rsidP="005945B0">
      <w:pPr>
        <w:pStyle w:val="GOSTScript"/>
        <w:rPr>
          <w:lang w:val="ru-RU"/>
        </w:rPr>
      </w:pPr>
      <w:r w:rsidRPr="00C75A4E">
        <w:rPr>
          <w:lang w:val="ru-RU"/>
        </w:rPr>
        <w:tab/>
      </w:r>
      <w:r w:rsidRPr="00C75A4E">
        <w:rPr>
          <w:lang w:val="ru-RU"/>
        </w:rPr>
        <w:tab/>
        <w:t>]</w:t>
      </w:r>
    </w:p>
    <w:p w14:paraId="532A712E" w14:textId="77777777" w:rsidR="00D33583" w:rsidRPr="00C75A4E" w:rsidRDefault="00D33583" w:rsidP="005945B0">
      <w:pPr>
        <w:pStyle w:val="GOSTScript"/>
        <w:rPr>
          <w:lang w:val="ru-RU"/>
        </w:rPr>
      </w:pPr>
      <w:r w:rsidRPr="00C75A4E">
        <w:rPr>
          <w:lang w:val="ru-RU"/>
        </w:rPr>
        <w:tab/>
        <w:t>}</w:t>
      </w:r>
    </w:p>
    <w:p w14:paraId="1E44C376" w14:textId="77777777" w:rsidR="00D33583" w:rsidRPr="00C75A4E" w:rsidRDefault="00D33583" w:rsidP="005945B0">
      <w:pPr>
        <w:pStyle w:val="GOSTScript"/>
        <w:rPr>
          <w:lang w:val="ru-RU"/>
        </w:rPr>
      </w:pPr>
      <w:r w:rsidRPr="00C75A4E">
        <w:rPr>
          <w:lang w:val="ru-RU"/>
        </w:rPr>
        <w:t>}</w:t>
      </w:r>
    </w:p>
    <w:p w14:paraId="4F0B3FDC" w14:textId="77777777" w:rsidR="00D33583" w:rsidRDefault="00D33583" w:rsidP="00D33583">
      <w:pPr>
        <w:pStyle w:val="GOSTNormal"/>
      </w:pPr>
    </w:p>
    <w:p w14:paraId="29908775" w14:textId="750E47B6" w:rsidR="00D33583" w:rsidRDefault="00D33583" w:rsidP="00D33583">
      <w:pPr>
        <w:pStyle w:val="GOSTNormal"/>
      </w:pPr>
      <w:r w:rsidRPr="005945B0">
        <w:rPr>
          <w:u w:val="single"/>
        </w:rPr>
        <w:lastRenderedPageBreak/>
        <w:t>Пример №13: Сервис проверки статуса операционого днях ТОФК/ЦС по учету для возможности работы с документом (CheckTradingDayStatus):</w:t>
      </w:r>
    </w:p>
    <w:p w14:paraId="28A95BF6" w14:textId="77777777" w:rsidR="00D33583" w:rsidRPr="00443E4C" w:rsidRDefault="00D33583" w:rsidP="005945B0">
      <w:pPr>
        <w:pStyle w:val="GOSTScript"/>
      </w:pPr>
      <w:r w:rsidRPr="00443E4C">
        <w:t>{</w:t>
      </w:r>
    </w:p>
    <w:p w14:paraId="0439B8A6" w14:textId="77777777" w:rsidR="00D33583" w:rsidRPr="00443E4C" w:rsidRDefault="00D33583" w:rsidP="005945B0">
      <w:pPr>
        <w:pStyle w:val="GOSTScript"/>
      </w:pPr>
      <w:r w:rsidRPr="00443E4C">
        <w:tab/>
        <w:t>"header": {</w:t>
      </w:r>
    </w:p>
    <w:p w14:paraId="356D6856" w14:textId="683F169D" w:rsidR="00D33583" w:rsidRDefault="00D33583" w:rsidP="005945B0">
      <w:pPr>
        <w:pStyle w:val="GOSTScript"/>
      </w:pPr>
      <w:r w:rsidRPr="00443E4C">
        <w:tab/>
      </w:r>
      <w:r w:rsidRPr="00443E4C">
        <w:tab/>
        <w:t>"Source": "</w:t>
      </w:r>
      <w:r w:rsidR="00CD1342">
        <w:t>ARP</w:t>
      </w:r>
      <w:r w:rsidRPr="00443E4C">
        <w:t>",</w:t>
      </w:r>
    </w:p>
    <w:p w14:paraId="14DE5663" w14:textId="30A4CDE3" w:rsidR="00D514E3" w:rsidRPr="00443E4C" w:rsidRDefault="00D514E3" w:rsidP="005945B0">
      <w:pPr>
        <w:pStyle w:val="GOSTScript"/>
      </w:pPr>
      <w:r w:rsidRPr="00E07D25">
        <w:tab/>
      </w:r>
      <w:r w:rsidRPr="00E07D25">
        <w:tab/>
        <w:t>"Receiver": "</w:t>
      </w:r>
      <w:r>
        <w:t>ARP</w:t>
      </w:r>
      <w:r w:rsidRPr="00E07D25">
        <w:t>",</w:t>
      </w:r>
    </w:p>
    <w:p w14:paraId="41486F47" w14:textId="77777777" w:rsidR="00D33583" w:rsidRPr="00443E4C" w:rsidRDefault="00D33583" w:rsidP="005945B0">
      <w:pPr>
        <w:pStyle w:val="GOSTScript"/>
      </w:pPr>
      <w:r w:rsidRPr="00443E4C">
        <w:tab/>
      </w:r>
      <w:r w:rsidRPr="00443E4C">
        <w:tab/>
        <w:t>"AnsDateTime": "2022-12-29 10:37:22",</w:t>
      </w:r>
    </w:p>
    <w:p w14:paraId="12E1CDF0" w14:textId="77777777" w:rsidR="00D33583" w:rsidRPr="00443E4C" w:rsidRDefault="00D33583" w:rsidP="005945B0">
      <w:pPr>
        <w:pStyle w:val="GOSTScript"/>
      </w:pPr>
      <w:r w:rsidRPr="00443E4C">
        <w:tab/>
      </w:r>
      <w:r w:rsidRPr="00443E4C">
        <w:tab/>
        <w:t>"Version": "2.4",</w:t>
      </w:r>
    </w:p>
    <w:p w14:paraId="7BA62D2D" w14:textId="77777777" w:rsidR="00D33583" w:rsidRPr="00443E4C" w:rsidRDefault="00D33583" w:rsidP="005945B0">
      <w:pPr>
        <w:pStyle w:val="GOSTScript"/>
      </w:pPr>
      <w:r w:rsidRPr="00443E4C">
        <w:tab/>
      </w:r>
      <w:r w:rsidRPr="00443E4C">
        <w:tab/>
        <w:t>"ReqGuid": "b0d4ce5d-2757-4699-948c-cfa72ba94f10",</w:t>
      </w:r>
    </w:p>
    <w:p w14:paraId="31201202" w14:textId="77777777" w:rsidR="00D33583" w:rsidRPr="00443E4C" w:rsidRDefault="00D33583" w:rsidP="005945B0">
      <w:pPr>
        <w:pStyle w:val="GOSTScript"/>
      </w:pPr>
      <w:r w:rsidRPr="00443E4C">
        <w:tab/>
      </w:r>
      <w:r w:rsidRPr="00443E4C">
        <w:tab/>
        <w:t>"DocGuid": "0bd90a7c-e339-46ff-ac39-71029ff81370",</w:t>
      </w:r>
    </w:p>
    <w:p w14:paraId="365F978A" w14:textId="77777777" w:rsidR="00D33583" w:rsidRPr="00443E4C" w:rsidRDefault="00D33583" w:rsidP="005945B0">
      <w:pPr>
        <w:pStyle w:val="GOSTScript"/>
      </w:pPr>
      <w:r w:rsidRPr="00443E4C">
        <w:tab/>
      </w:r>
      <w:r w:rsidRPr="00443E4C">
        <w:tab/>
        <w:t>"AnsGuid": "11190a7c-e339-55ff-ac69-71029hh81370",</w:t>
      </w:r>
    </w:p>
    <w:p w14:paraId="0C45678C" w14:textId="77777777" w:rsidR="00D33583" w:rsidRPr="00443E4C" w:rsidRDefault="00D33583" w:rsidP="005945B0">
      <w:pPr>
        <w:pStyle w:val="GOSTScript"/>
      </w:pPr>
      <w:r w:rsidRPr="00443E4C">
        <w:tab/>
      </w:r>
      <w:r w:rsidRPr="00443E4C">
        <w:tab/>
        <w:t>"Result": "S"</w:t>
      </w:r>
    </w:p>
    <w:p w14:paraId="5DA2143D" w14:textId="77777777" w:rsidR="00D33583" w:rsidRPr="00443E4C" w:rsidRDefault="00D33583" w:rsidP="005945B0">
      <w:pPr>
        <w:pStyle w:val="GOSTScript"/>
      </w:pPr>
      <w:r w:rsidRPr="00443E4C">
        <w:tab/>
        <w:t>},</w:t>
      </w:r>
    </w:p>
    <w:p w14:paraId="2DEF52B6" w14:textId="77777777" w:rsidR="00D33583" w:rsidRPr="00443E4C" w:rsidRDefault="00D33583" w:rsidP="005945B0">
      <w:pPr>
        <w:pStyle w:val="GOSTScript"/>
      </w:pPr>
      <w:r w:rsidRPr="00443E4C">
        <w:tab/>
        <w:t>"document": {</w:t>
      </w:r>
    </w:p>
    <w:p w14:paraId="5144CED5" w14:textId="77777777" w:rsidR="00D33583" w:rsidRPr="00443E4C" w:rsidRDefault="00D33583" w:rsidP="005945B0">
      <w:pPr>
        <w:pStyle w:val="GOSTScript"/>
      </w:pPr>
      <w:r w:rsidRPr="00443E4C">
        <w:tab/>
      </w:r>
      <w:r w:rsidRPr="00443E4C">
        <w:tab/>
        <w:t>"Subject": "5000",</w:t>
      </w:r>
    </w:p>
    <w:p w14:paraId="57BF9C7E" w14:textId="06D88B60" w:rsidR="00D33583" w:rsidRPr="00443E4C" w:rsidRDefault="00D33583" w:rsidP="005945B0">
      <w:pPr>
        <w:pStyle w:val="GOSTScript"/>
      </w:pPr>
      <w:r w:rsidRPr="00443E4C">
        <w:tab/>
      </w:r>
      <w:r w:rsidRPr="00443E4C">
        <w:tab/>
        <w:t>"CheckStatus": 1,</w:t>
      </w:r>
    </w:p>
    <w:p w14:paraId="6CE362D1" w14:textId="77777777" w:rsidR="00D33583" w:rsidRPr="00443E4C" w:rsidRDefault="00D33583" w:rsidP="005945B0">
      <w:pPr>
        <w:pStyle w:val="GOSTScript"/>
      </w:pPr>
      <w:r w:rsidRPr="00443E4C">
        <w:tab/>
      </w:r>
      <w:r w:rsidRPr="00443E4C">
        <w:tab/>
        <w:t>"TradingDay": "2022-10-12",</w:t>
      </w:r>
    </w:p>
    <w:p w14:paraId="6A52CBFB" w14:textId="77777777" w:rsidR="00D33583" w:rsidRPr="00443E4C" w:rsidRDefault="00D33583" w:rsidP="005945B0">
      <w:pPr>
        <w:pStyle w:val="GOSTScript"/>
      </w:pPr>
      <w:r w:rsidRPr="00443E4C">
        <w:tab/>
      </w:r>
      <w:r w:rsidRPr="00443E4C">
        <w:tab/>
        <w:t>"Status": "</w:t>
      </w:r>
      <w:r>
        <w:t>Открыт</w:t>
      </w:r>
      <w:r w:rsidRPr="00443E4C">
        <w:t xml:space="preserve"> </w:t>
      </w:r>
      <w:r>
        <w:t>по</w:t>
      </w:r>
      <w:r w:rsidRPr="00443E4C">
        <w:t xml:space="preserve"> </w:t>
      </w:r>
      <w:r>
        <w:t>запросу</w:t>
      </w:r>
      <w:r w:rsidRPr="00443E4C">
        <w:t>",</w:t>
      </w:r>
    </w:p>
    <w:p w14:paraId="0568574B" w14:textId="77777777" w:rsidR="00D33583" w:rsidRPr="00443E4C" w:rsidRDefault="00D33583" w:rsidP="005945B0">
      <w:pPr>
        <w:pStyle w:val="GOSTScript"/>
      </w:pPr>
      <w:r w:rsidRPr="00443E4C">
        <w:tab/>
      </w:r>
      <w:r w:rsidRPr="00443E4C">
        <w:tab/>
        <w:t>"StatusPeriod": [</w:t>
      </w:r>
    </w:p>
    <w:p w14:paraId="0EE99C6F" w14:textId="77777777" w:rsidR="00D33583" w:rsidRPr="00443E4C" w:rsidRDefault="00D33583" w:rsidP="005945B0">
      <w:pPr>
        <w:pStyle w:val="GOSTScript"/>
      </w:pPr>
      <w:r w:rsidRPr="00443E4C">
        <w:tab/>
      </w:r>
      <w:r w:rsidRPr="00443E4C">
        <w:tab/>
      </w:r>
      <w:r w:rsidRPr="00443E4C">
        <w:tab/>
        <w:t>{</w:t>
      </w:r>
    </w:p>
    <w:p w14:paraId="33230D0A" w14:textId="77777777" w:rsidR="00D33583" w:rsidRPr="00443E4C" w:rsidRDefault="00D33583" w:rsidP="005945B0">
      <w:pPr>
        <w:pStyle w:val="GOSTScript"/>
      </w:pPr>
      <w:r w:rsidRPr="00443E4C">
        <w:tab/>
      </w:r>
      <w:r w:rsidRPr="00443E4C">
        <w:tab/>
      </w:r>
      <w:r w:rsidRPr="00443E4C">
        <w:tab/>
      </w:r>
      <w:r w:rsidRPr="00443E4C">
        <w:tab/>
        <w:t>"BeginDate": "2022-12-28",</w:t>
      </w:r>
    </w:p>
    <w:p w14:paraId="62B813BE" w14:textId="77777777" w:rsidR="00D33583" w:rsidRPr="00443E4C" w:rsidRDefault="00D33583" w:rsidP="005945B0">
      <w:pPr>
        <w:pStyle w:val="GOSTScript"/>
      </w:pPr>
      <w:r w:rsidRPr="00443E4C">
        <w:tab/>
      </w:r>
      <w:r w:rsidRPr="00443E4C">
        <w:tab/>
      </w:r>
      <w:r w:rsidRPr="00443E4C">
        <w:tab/>
      </w:r>
      <w:r w:rsidRPr="00443E4C">
        <w:tab/>
        <w:t>"EndDate": "2022-12-30"</w:t>
      </w:r>
    </w:p>
    <w:p w14:paraId="4ADA5B6E" w14:textId="77777777" w:rsidR="00D33583" w:rsidRPr="00443E4C" w:rsidRDefault="00D33583" w:rsidP="005945B0">
      <w:pPr>
        <w:pStyle w:val="GOSTScript"/>
      </w:pPr>
      <w:r w:rsidRPr="00443E4C">
        <w:tab/>
      </w:r>
      <w:r w:rsidRPr="00443E4C">
        <w:tab/>
      </w:r>
      <w:r w:rsidRPr="00443E4C">
        <w:tab/>
        <w:t>}</w:t>
      </w:r>
    </w:p>
    <w:p w14:paraId="35F26B05" w14:textId="77777777" w:rsidR="00D33583" w:rsidRPr="00443E4C" w:rsidRDefault="00D33583" w:rsidP="005945B0">
      <w:pPr>
        <w:pStyle w:val="GOSTScript"/>
      </w:pPr>
      <w:r w:rsidRPr="00443E4C">
        <w:tab/>
      </w:r>
      <w:r w:rsidRPr="00443E4C">
        <w:tab/>
        <w:t>],</w:t>
      </w:r>
    </w:p>
    <w:p w14:paraId="30007369" w14:textId="77777777" w:rsidR="00D33583" w:rsidRDefault="00D33583" w:rsidP="005945B0">
      <w:pPr>
        <w:pStyle w:val="GOSTScript"/>
        <w:rPr>
          <w:ins w:id="8313" w:author="Сатлер Марина Викторовна" w:date="2025-01-14T11:46:00Z"/>
        </w:rPr>
      </w:pPr>
      <w:r w:rsidRPr="00443E4C">
        <w:tab/>
      </w:r>
      <w:r w:rsidRPr="00443E4C">
        <w:tab/>
        <w:t>"OpenDate": "2022-10-12 00:15:10",</w:t>
      </w:r>
    </w:p>
    <w:p w14:paraId="6642159A" w14:textId="267ED2E9" w:rsidR="00C576CE" w:rsidRPr="00443E4C" w:rsidRDefault="00C576CE" w:rsidP="005945B0">
      <w:pPr>
        <w:pStyle w:val="GOSTScript"/>
      </w:pPr>
      <w:ins w:id="8314" w:author="Сатлер Марина Викторовна" w:date="2025-01-14T11:46:00Z">
        <w:r w:rsidRPr="00C576CE">
          <w:tab/>
        </w:r>
        <w:r w:rsidRPr="00C576CE">
          <w:tab/>
          <w:t>"OpenSystem": "ARP",</w:t>
        </w:r>
      </w:ins>
    </w:p>
    <w:p w14:paraId="1C585FC2" w14:textId="77777777" w:rsidR="00D33583" w:rsidRDefault="00D33583" w:rsidP="005945B0">
      <w:pPr>
        <w:pStyle w:val="GOSTScript"/>
        <w:rPr>
          <w:ins w:id="8315" w:author="Сатлер Марина Викторовна" w:date="2025-01-14T11:47:00Z"/>
        </w:rPr>
      </w:pPr>
      <w:r w:rsidRPr="00443E4C">
        <w:tab/>
      </w:r>
      <w:r w:rsidRPr="00443E4C">
        <w:tab/>
        <w:t>"CloseDate": "2022-10-13 10:37:40",</w:t>
      </w:r>
    </w:p>
    <w:p w14:paraId="6A6DED96" w14:textId="7F486F29" w:rsidR="00C576CE" w:rsidRPr="00443E4C" w:rsidRDefault="00C576CE" w:rsidP="005945B0">
      <w:pPr>
        <w:pStyle w:val="GOSTScript"/>
      </w:pPr>
      <w:ins w:id="8316" w:author="Сатлер Марина Викторовна" w:date="2025-01-14T11:47:00Z">
        <w:r w:rsidRPr="00C576CE">
          <w:tab/>
        </w:r>
        <w:r w:rsidRPr="00C576CE">
          <w:tab/>
          <w:t>"CloseSystem": "ARP",</w:t>
        </w:r>
      </w:ins>
    </w:p>
    <w:p w14:paraId="055E5C70" w14:textId="77777777" w:rsidR="00D33583" w:rsidRPr="00443E4C" w:rsidRDefault="00D33583" w:rsidP="005945B0">
      <w:pPr>
        <w:pStyle w:val="GOSTScript"/>
      </w:pPr>
      <w:r w:rsidRPr="00443E4C">
        <w:tab/>
      </w:r>
      <w:r w:rsidRPr="00443E4C">
        <w:tab/>
        <w:t>"ClosePermanentlyDate": "2022-10-14 12:15:10"</w:t>
      </w:r>
    </w:p>
    <w:p w14:paraId="100CE8B1" w14:textId="77777777" w:rsidR="00D33583" w:rsidRPr="00DE2C46" w:rsidRDefault="00D33583" w:rsidP="005945B0">
      <w:pPr>
        <w:pStyle w:val="GOSTScript"/>
      </w:pPr>
      <w:r w:rsidRPr="00443E4C">
        <w:tab/>
      </w:r>
      <w:r w:rsidRPr="00DE2C46">
        <w:t>}</w:t>
      </w:r>
    </w:p>
    <w:p w14:paraId="5A478406" w14:textId="77777777" w:rsidR="00D33583" w:rsidRPr="00DE2C46" w:rsidRDefault="00D33583" w:rsidP="005945B0">
      <w:pPr>
        <w:pStyle w:val="GOSTScript"/>
      </w:pPr>
      <w:r w:rsidRPr="00DE2C46">
        <w:t>}</w:t>
      </w:r>
    </w:p>
    <w:p w14:paraId="04A0BD17" w14:textId="77777777" w:rsidR="00D33583" w:rsidRPr="00DE2C46" w:rsidRDefault="00D33583" w:rsidP="00D33583">
      <w:pPr>
        <w:pStyle w:val="GOSTNormal"/>
        <w:rPr>
          <w:lang w:val="en-US"/>
        </w:rPr>
      </w:pPr>
    </w:p>
    <w:p w14:paraId="24ECA292" w14:textId="3FE2124B" w:rsidR="00D33583" w:rsidRPr="00DE2C46" w:rsidRDefault="00D33583" w:rsidP="00D33583">
      <w:pPr>
        <w:pStyle w:val="GOSTNormal"/>
        <w:rPr>
          <w:lang w:val="en-US"/>
        </w:rPr>
      </w:pPr>
      <w:r w:rsidRPr="005945B0">
        <w:rPr>
          <w:u w:val="single"/>
        </w:rPr>
        <w:t>Пример</w:t>
      </w:r>
      <w:r w:rsidRPr="00DE2C46">
        <w:rPr>
          <w:u w:val="single"/>
          <w:lang w:val="en-US"/>
        </w:rPr>
        <w:t xml:space="preserve"> №14: </w:t>
      </w:r>
      <w:r w:rsidRPr="005945B0">
        <w:rPr>
          <w:u w:val="single"/>
        </w:rPr>
        <w:t>Сервис</w:t>
      </w:r>
      <w:r w:rsidRPr="00DE2C46">
        <w:rPr>
          <w:u w:val="single"/>
          <w:lang w:val="en-US"/>
        </w:rPr>
        <w:t xml:space="preserve"> </w:t>
      </w:r>
      <w:r w:rsidRPr="005945B0">
        <w:rPr>
          <w:u w:val="single"/>
        </w:rPr>
        <w:t>перевода</w:t>
      </w:r>
      <w:r w:rsidRPr="00DE2C46">
        <w:rPr>
          <w:u w:val="single"/>
          <w:lang w:val="en-US"/>
        </w:rPr>
        <w:t xml:space="preserve"> </w:t>
      </w:r>
      <w:r w:rsidRPr="005945B0">
        <w:rPr>
          <w:u w:val="single"/>
        </w:rPr>
        <w:t>окончательно</w:t>
      </w:r>
      <w:r w:rsidRPr="00DE2C46">
        <w:rPr>
          <w:u w:val="single"/>
          <w:lang w:val="en-US"/>
        </w:rPr>
        <w:t xml:space="preserve"> </w:t>
      </w:r>
      <w:r w:rsidRPr="005945B0">
        <w:rPr>
          <w:u w:val="single"/>
        </w:rPr>
        <w:t>закрытого</w:t>
      </w:r>
      <w:r w:rsidRPr="00DE2C46">
        <w:rPr>
          <w:u w:val="single"/>
          <w:lang w:val="en-US"/>
        </w:rPr>
        <w:t xml:space="preserve"> </w:t>
      </w:r>
      <w:r w:rsidRPr="005945B0">
        <w:rPr>
          <w:u w:val="single"/>
        </w:rPr>
        <w:t>операционного</w:t>
      </w:r>
      <w:r w:rsidRPr="00DE2C46">
        <w:rPr>
          <w:u w:val="single"/>
          <w:lang w:val="en-US"/>
        </w:rPr>
        <w:t xml:space="preserve"> </w:t>
      </w:r>
      <w:r w:rsidRPr="005945B0">
        <w:rPr>
          <w:u w:val="single"/>
        </w:rPr>
        <w:t>дня</w:t>
      </w:r>
      <w:r w:rsidRPr="00DE2C46">
        <w:rPr>
          <w:u w:val="single"/>
          <w:lang w:val="en-US"/>
        </w:rPr>
        <w:t xml:space="preserve"> </w:t>
      </w:r>
      <w:r w:rsidRPr="005945B0">
        <w:rPr>
          <w:u w:val="single"/>
        </w:rPr>
        <w:t>ТОФК</w:t>
      </w:r>
      <w:r w:rsidRPr="00DE2C46">
        <w:rPr>
          <w:u w:val="single"/>
          <w:lang w:val="en-US"/>
        </w:rPr>
        <w:t>/</w:t>
      </w:r>
      <w:r w:rsidRPr="005945B0">
        <w:rPr>
          <w:u w:val="single"/>
        </w:rPr>
        <w:t>ЦС</w:t>
      </w:r>
      <w:r w:rsidRPr="00DE2C46">
        <w:rPr>
          <w:u w:val="single"/>
          <w:lang w:val="en-US"/>
        </w:rPr>
        <w:t xml:space="preserve"> </w:t>
      </w:r>
      <w:r w:rsidRPr="005945B0">
        <w:rPr>
          <w:u w:val="single"/>
        </w:rPr>
        <w:t>по</w:t>
      </w:r>
      <w:r w:rsidRPr="00DE2C46">
        <w:rPr>
          <w:u w:val="single"/>
          <w:lang w:val="en-US"/>
        </w:rPr>
        <w:t xml:space="preserve"> </w:t>
      </w:r>
      <w:r w:rsidRPr="005945B0">
        <w:rPr>
          <w:u w:val="single"/>
        </w:rPr>
        <w:t>учету</w:t>
      </w:r>
      <w:r w:rsidRPr="00DE2C46">
        <w:rPr>
          <w:u w:val="single"/>
          <w:lang w:val="en-US"/>
        </w:rPr>
        <w:t xml:space="preserve"> </w:t>
      </w:r>
      <w:r w:rsidRPr="005945B0">
        <w:rPr>
          <w:u w:val="single"/>
        </w:rPr>
        <w:t>в</w:t>
      </w:r>
      <w:r w:rsidRPr="00DE2C46">
        <w:rPr>
          <w:u w:val="single"/>
          <w:lang w:val="en-US"/>
        </w:rPr>
        <w:t xml:space="preserve"> </w:t>
      </w:r>
      <w:r w:rsidRPr="005945B0">
        <w:rPr>
          <w:u w:val="single"/>
        </w:rPr>
        <w:t>статус</w:t>
      </w:r>
      <w:r w:rsidRPr="00DE2C46">
        <w:rPr>
          <w:u w:val="single"/>
          <w:lang w:val="en-US"/>
        </w:rPr>
        <w:t xml:space="preserve"> «</w:t>
      </w:r>
      <w:r w:rsidRPr="005945B0">
        <w:rPr>
          <w:u w:val="single"/>
        </w:rPr>
        <w:t>Закрыт</w:t>
      </w:r>
      <w:r w:rsidRPr="00DE2C46">
        <w:rPr>
          <w:u w:val="single"/>
          <w:lang w:val="en-US"/>
        </w:rPr>
        <w:t>» (TDSubjectClosePermanentlyRoll):</w:t>
      </w:r>
    </w:p>
    <w:p w14:paraId="2525903C" w14:textId="77777777" w:rsidR="00D33583" w:rsidRPr="00443E4C" w:rsidRDefault="00D33583" w:rsidP="005945B0">
      <w:pPr>
        <w:pStyle w:val="GOSTScript"/>
      </w:pPr>
      <w:r w:rsidRPr="00443E4C">
        <w:t>{</w:t>
      </w:r>
    </w:p>
    <w:p w14:paraId="2D1B156E" w14:textId="77777777" w:rsidR="00D33583" w:rsidRPr="00443E4C" w:rsidRDefault="00D33583" w:rsidP="005945B0">
      <w:pPr>
        <w:pStyle w:val="GOSTScript"/>
      </w:pPr>
      <w:r w:rsidRPr="00443E4C">
        <w:tab/>
        <w:t>"header": {</w:t>
      </w:r>
    </w:p>
    <w:p w14:paraId="0311E951" w14:textId="35010253" w:rsidR="00D33583" w:rsidRDefault="00D33583" w:rsidP="005945B0">
      <w:pPr>
        <w:pStyle w:val="GOSTScript"/>
      </w:pPr>
      <w:r w:rsidRPr="00443E4C">
        <w:tab/>
      </w:r>
      <w:r w:rsidRPr="00443E4C">
        <w:tab/>
        <w:t>"Source": "</w:t>
      </w:r>
      <w:r w:rsidR="00CD1342">
        <w:t>ARP</w:t>
      </w:r>
      <w:r w:rsidRPr="00443E4C">
        <w:t>",</w:t>
      </w:r>
    </w:p>
    <w:p w14:paraId="3D7B409A" w14:textId="3C6A2432" w:rsidR="00D514E3" w:rsidRPr="00443E4C" w:rsidRDefault="00D514E3" w:rsidP="005945B0">
      <w:pPr>
        <w:pStyle w:val="GOSTScript"/>
      </w:pPr>
      <w:r w:rsidRPr="00E07D25">
        <w:tab/>
      </w:r>
      <w:r w:rsidRPr="00E07D25">
        <w:tab/>
        <w:t>"Receiver": "</w:t>
      </w:r>
      <w:r>
        <w:t>ARP</w:t>
      </w:r>
      <w:r w:rsidRPr="00E07D25">
        <w:t>",</w:t>
      </w:r>
    </w:p>
    <w:p w14:paraId="61307F6C" w14:textId="77777777" w:rsidR="00D33583" w:rsidRPr="00443E4C" w:rsidRDefault="00D33583" w:rsidP="005945B0">
      <w:pPr>
        <w:pStyle w:val="GOSTScript"/>
      </w:pPr>
      <w:r w:rsidRPr="00443E4C">
        <w:lastRenderedPageBreak/>
        <w:tab/>
      </w:r>
      <w:r w:rsidRPr="00443E4C">
        <w:tab/>
        <w:t>"AnsDateTime": "2022-12-29 10:37:22",</w:t>
      </w:r>
    </w:p>
    <w:p w14:paraId="1C953884" w14:textId="77777777" w:rsidR="00D33583" w:rsidRPr="00443E4C" w:rsidRDefault="00D33583" w:rsidP="005945B0">
      <w:pPr>
        <w:pStyle w:val="GOSTScript"/>
      </w:pPr>
      <w:r w:rsidRPr="00443E4C">
        <w:tab/>
      </w:r>
      <w:r w:rsidRPr="00443E4C">
        <w:tab/>
        <w:t>"Version": "1.0",</w:t>
      </w:r>
    </w:p>
    <w:p w14:paraId="23A5E81C" w14:textId="77777777" w:rsidR="00D33583" w:rsidRPr="00443E4C" w:rsidRDefault="00D33583" w:rsidP="005945B0">
      <w:pPr>
        <w:pStyle w:val="GOSTScript"/>
      </w:pPr>
      <w:r w:rsidRPr="00443E4C">
        <w:tab/>
      </w:r>
      <w:r w:rsidRPr="00443E4C">
        <w:tab/>
        <w:t>"ReqGuid": "b0d4ce5d-2757-4699-948c-cfa72ba94f10",</w:t>
      </w:r>
    </w:p>
    <w:p w14:paraId="2EC650F1" w14:textId="77777777" w:rsidR="00D33583" w:rsidRPr="00443E4C" w:rsidRDefault="00D33583" w:rsidP="005945B0">
      <w:pPr>
        <w:pStyle w:val="GOSTScript"/>
      </w:pPr>
      <w:r w:rsidRPr="00443E4C">
        <w:tab/>
      </w:r>
      <w:r w:rsidRPr="00443E4C">
        <w:tab/>
        <w:t>"DocGuid": "0bd90a7c-e339-46ff-ac39-71029ff81370",</w:t>
      </w:r>
    </w:p>
    <w:p w14:paraId="091BEE11" w14:textId="77777777" w:rsidR="00D33583" w:rsidRPr="00443E4C" w:rsidRDefault="00D33583" w:rsidP="005945B0">
      <w:pPr>
        <w:pStyle w:val="GOSTScript"/>
      </w:pPr>
      <w:r w:rsidRPr="00443E4C">
        <w:tab/>
      </w:r>
      <w:r w:rsidRPr="00443E4C">
        <w:tab/>
        <w:t>"AnsGuid": "11190a7c-e339-55ff-ac69-71029hh81370",</w:t>
      </w:r>
    </w:p>
    <w:p w14:paraId="0F88C4B7" w14:textId="77777777" w:rsidR="00D33583" w:rsidRPr="00C75A4E" w:rsidRDefault="00D33583" w:rsidP="005945B0">
      <w:pPr>
        <w:pStyle w:val="GOSTScript"/>
        <w:rPr>
          <w:lang w:val="ru-RU"/>
        </w:rPr>
      </w:pPr>
      <w:r w:rsidRPr="00443E4C">
        <w:tab/>
      </w:r>
      <w:r w:rsidRPr="00443E4C">
        <w:tab/>
      </w:r>
      <w:r w:rsidRPr="00C75A4E">
        <w:rPr>
          <w:lang w:val="ru-RU"/>
        </w:rPr>
        <w:t>"</w:t>
      </w:r>
      <w:r>
        <w:t>Result</w:t>
      </w:r>
      <w:r w:rsidRPr="00C75A4E">
        <w:rPr>
          <w:lang w:val="ru-RU"/>
        </w:rPr>
        <w:t>": "</w:t>
      </w:r>
      <w:r>
        <w:t>E</w:t>
      </w:r>
      <w:r w:rsidRPr="00C75A4E">
        <w:rPr>
          <w:lang w:val="ru-RU"/>
        </w:rPr>
        <w:t>",</w:t>
      </w:r>
    </w:p>
    <w:p w14:paraId="0CEF5F59" w14:textId="77777777" w:rsidR="00D33583" w:rsidRPr="00C75A4E" w:rsidRDefault="00D33583" w:rsidP="005945B0">
      <w:pPr>
        <w:pStyle w:val="GOSTScript"/>
        <w:rPr>
          <w:lang w:val="ru-RU"/>
        </w:rPr>
      </w:pPr>
      <w:r w:rsidRPr="00C75A4E">
        <w:rPr>
          <w:lang w:val="ru-RU"/>
        </w:rPr>
        <w:tab/>
      </w:r>
      <w:r w:rsidRPr="00C75A4E">
        <w:rPr>
          <w:lang w:val="ru-RU"/>
        </w:rPr>
        <w:tab/>
        <w:t>"</w:t>
      </w:r>
      <w:r>
        <w:t>ResultDescr</w:t>
      </w:r>
      <w:r w:rsidRPr="00C75A4E">
        <w:rPr>
          <w:lang w:val="ru-RU"/>
        </w:rPr>
        <w:t>": "Статус операционного дня Системы Закрыт окончательно является недопустимым для выполнения операции"</w:t>
      </w:r>
    </w:p>
    <w:p w14:paraId="56299C04" w14:textId="77777777" w:rsidR="00D33583" w:rsidRPr="00443E4C" w:rsidRDefault="00D33583" w:rsidP="005945B0">
      <w:pPr>
        <w:pStyle w:val="GOSTScript"/>
      </w:pPr>
      <w:r w:rsidRPr="00C75A4E">
        <w:rPr>
          <w:lang w:val="ru-RU"/>
        </w:rPr>
        <w:tab/>
      </w:r>
      <w:r w:rsidRPr="00443E4C">
        <w:t>},</w:t>
      </w:r>
    </w:p>
    <w:p w14:paraId="1553389F" w14:textId="77777777" w:rsidR="00D33583" w:rsidRPr="00443E4C" w:rsidRDefault="00D33583" w:rsidP="005945B0">
      <w:pPr>
        <w:pStyle w:val="GOSTScript"/>
      </w:pPr>
      <w:r w:rsidRPr="00443E4C">
        <w:tab/>
        <w:t>"document": {</w:t>
      </w:r>
    </w:p>
    <w:p w14:paraId="34AFE635" w14:textId="77777777" w:rsidR="00D33583" w:rsidRPr="00443E4C" w:rsidRDefault="00D33583" w:rsidP="005945B0">
      <w:pPr>
        <w:pStyle w:val="GOSTScript"/>
      </w:pPr>
      <w:r w:rsidRPr="00443E4C">
        <w:tab/>
      </w:r>
      <w:r w:rsidRPr="00443E4C">
        <w:tab/>
        <w:t>"Subject": "5700",</w:t>
      </w:r>
    </w:p>
    <w:p w14:paraId="5B1F4CCE" w14:textId="77777777" w:rsidR="00D33583" w:rsidRPr="00443E4C" w:rsidRDefault="00D33583" w:rsidP="005945B0">
      <w:pPr>
        <w:pStyle w:val="GOSTScript"/>
      </w:pPr>
      <w:r w:rsidRPr="00443E4C">
        <w:tab/>
      </w:r>
      <w:r w:rsidRPr="00443E4C">
        <w:tab/>
        <w:t>"TradingDay": "2022-10-12",</w:t>
      </w:r>
    </w:p>
    <w:p w14:paraId="5AD25499" w14:textId="77777777" w:rsidR="00D33583" w:rsidRPr="00443E4C" w:rsidRDefault="00D33583" w:rsidP="005945B0">
      <w:pPr>
        <w:pStyle w:val="GOSTScript"/>
      </w:pPr>
      <w:r w:rsidRPr="00443E4C">
        <w:tab/>
      </w:r>
      <w:r w:rsidRPr="00443E4C">
        <w:tab/>
        <w:t>"Status": "</w:t>
      </w:r>
      <w:r>
        <w:t>Закрыт</w:t>
      </w:r>
      <w:r w:rsidRPr="00443E4C">
        <w:t xml:space="preserve"> </w:t>
      </w:r>
      <w:r>
        <w:t>окончательно</w:t>
      </w:r>
      <w:r w:rsidRPr="00443E4C">
        <w:t>",</w:t>
      </w:r>
    </w:p>
    <w:p w14:paraId="520462A6" w14:textId="77777777" w:rsidR="00D33583" w:rsidRDefault="00D33583" w:rsidP="005945B0">
      <w:pPr>
        <w:pStyle w:val="GOSTScript"/>
        <w:rPr>
          <w:ins w:id="8317" w:author="Сатлер Марина Викторовна" w:date="2025-01-14T11:50:00Z"/>
        </w:rPr>
      </w:pPr>
      <w:r w:rsidRPr="00443E4C">
        <w:tab/>
      </w:r>
      <w:r w:rsidRPr="00443E4C">
        <w:tab/>
        <w:t>"OpenDate": "2022-10-12 00:15:10",</w:t>
      </w:r>
    </w:p>
    <w:p w14:paraId="7E6F7DAC" w14:textId="14487977" w:rsidR="00C576CE" w:rsidRPr="00443E4C" w:rsidRDefault="00C576CE" w:rsidP="005945B0">
      <w:pPr>
        <w:pStyle w:val="GOSTScript"/>
      </w:pPr>
      <w:ins w:id="8318" w:author="Сатлер Марина Викторовна" w:date="2025-01-14T11:50:00Z">
        <w:r w:rsidRPr="00C576CE">
          <w:tab/>
        </w:r>
        <w:r w:rsidRPr="00C576CE">
          <w:tab/>
          <w:t>"OpenSystem": "ARP",</w:t>
        </w:r>
      </w:ins>
    </w:p>
    <w:p w14:paraId="0D4957D2" w14:textId="77777777" w:rsidR="00D33583" w:rsidRDefault="00D33583" w:rsidP="005945B0">
      <w:pPr>
        <w:pStyle w:val="GOSTScript"/>
        <w:rPr>
          <w:ins w:id="8319" w:author="Сатлер Марина Викторовна" w:date="2025-01-14T11:50:00Z"/>
        </w:rPr>
      </w:pPr>
      <w:r w:rsidRPr="00443E4C">
        <w:tab/>
      </w:r>
      <w:r w:rsidRPr="00443E4C">
        <w:tab/>
        <w:t>"CloseDate": "2022-10-13 12:15:10",</w:t>
      </w:r>
    </w:p>
    <w:p w14:paraId="3B6894C9" w14:textId="638404FC" w:rsidR="00C576CE" w:rsidRPr="00443E4C" w:rsidRDefault="00C576CE" w:rsidP="005945B0">
      <w:pPr>
        <w:pStyle w:val="GOSTScript"/>
      </w:pPr>
      <w:ins w:id="8320" w:author="Сатлер Марина Викторовна" w:date="2025-01-14T11:50:00Z">
        <w:r w:rsidRPr="00C576CE">
          <w:tab/>
        </w:r>
        <w:r w:rsidRPr="00C576CE">
          <w:tab/>
          <w:t>"CloseSystem": "ARP",</w:t>
        </w:r>
      </w:ins>
    </w:p>
    <w:p w14:paraId="1D1D6231" w14:textId="679F92A2" w:rsidR="00C576CE" w:rsidRDefault="00D33583" w:rsidP="00C576CE">
      <w:pPr>
        <w:pStyle w:val="GOSTScript"/>
        <w:rPr>
          <w:ins w:id="8321" w:author="Сатлер Марина Викторовна" w:date="2025-01-14T11:50:00Z"/>
        </w:rPr>
      </w:pPr>
      <w:r w:rsidRPr="00443E4C">
        <w:tab/>
      </w:r>
      <w:r w:rsidRPr="00443E4C">
        <w:tab/>
        <w:t>"ClosePermanentlyDate": "2022-10-14 12:15:10"</w:t>
      </w:r>
      <w:ins w:id="8322" w:author="Сатлер Марина Викторовна" w:date="2025-01-14T11:50:00Z">
        <w:r w:rsidR="00C576CE">
          <w:t>,</w:t>
        </w:r>
      </w:ins>
    </w:p>
    <w:p w14:paraId="51BABAC7" w14:textId="0B4CC20D" w:rsidR="00D33583" w:rsidRPr="00443E4C" w:rsidRDefault="00C576CE" w:rsidP="00C576CE">
      <w:pPr>
        <w:pStyle w:val="GOSTScript"/>
      </w:pPr>
      <w:ins w:id="8323" w:author="Сатлер Марина Викторовна" w:date="2025-01-14T11:50:00Z">
        <w:r>
          <w:tab/>
        </w:r>
        <w:r>
          <w:tab/>
          <w:t>"ClosePermanentlySystem": "ARP"</w:t>
        </w:r>
      </w:ins>
    </w:p>
    <w:p w14:paraId="039C3392" w14:textId="77777777" w:rsidR="00D33583" w:rsidRPr="00443E4C" w:rsidRDefault="00D33583" w:rsidP="005945B0">
      <w:pPr>
        <w:pStyle w:val="GOSTScript"/>
      </w:pPr>
      <w:r w:rsidRPr="00443E4C">
        <w:tab/>
        <w:t>}</w:t>
      </w:r>
    </w:p>
    <w:p w14:paraId="1A732243" w14:textId="77777777" w:rsidR="00D33583" w:rsidRPr="00443E4C" w:rsidRDefault="00D33583" w:rsidP="005945B0">
      <w:pPr>
        <w:pStyle w:val="GOSTScript"/>
      </w:pPr>
      <w:r w:rsidRPr="00443E4C">
        <w:t>}</w:t>
      </w:r>
    </w:p>
    <w:p w14:paraId="4DF61CFC" w14:textId="77777777" w:rsidR="00D33583" w:rsidRPr="00C75A4E" w:rsidRDefault="00D33583" w:rsidP="00D33583">
      <w:pPr>
        <w:pStyle w:val="GOSTNormal"/>
        <w:rPr>
          <w:lang w:val="en-US"/>
        </w:rPr>
      </w:pPr>
    </w:p>
    <w:p w14:paraId="4E8C176D" w14:textId="5EE4A6C7" w:rsidR="00D33583" w:rsidRPr="00C75A4E" w:rsidRDefault="00D33583" w:rsidP="00D33583">
      <w:pPr>
        <w:pStyle w:val="GOSTNormal"/>
        <w:rPr>
          <w:lang w:val="en-US"/>
        </w:rPr>
      </w:pPr>
      <w:r w:rsidRPr="005945B0">
        <w:rPr>
          <w:u w:val="single"/>
        </w:rPr>
        <w:t>Пример</w:t>
      </w:r>
      <w:r w:rsidRPr="00C75A4E">
        <w:rPr>
          <w:u w:val="single"/>
          <w:lang w:val="en-US"/>
        </w:rPr>
        <w:t xml:space="preserve"> №15: </w:t>
      </w:r>
      <w:r w:rsidRPr="005945B0">
        <w:rPr>
          <w:u w:val="single"/>
        </w:rPr>
        <w:t>Сервис</w:t>
      </w:r>
      <w:r w:rsidRPr="00C75A4E">
        <w:rPr>
          <w:u w:val="single"/>
          <w:lang w:val="en-US"/>
        </w:rPr>
        <w:t xml:space="preserve"> </w:t>
      </w:r>
      <w:r w:rsidRPr="005945B0">
        <w:rPr>
          <w:u w:val="single"/>
        </w:rPr>
        <w:t>перевода</w:t>
      </w:r>
      <w:r w:rsidRPr="00C75A4E">
        <w:rPr>
          <w:u w:val="single"/>
          <w:lang w:val="en-US"/>
        </w:rPr>
        <w:t xml:space="preserve"> </w:t>
      </w:r>
      <w:r w:rsidRPr="005945B0">
        <w:rPr>
          <w:u w:val="single"/>
        </w:rPr>
        <w:t>окончательно</w:t>
      </w:r>
      <w:r w:rsidRPr="00C75A4E">
        <w:rPr>
          <w:u w:val="single"/>
          <w:lang w:val="en-US"/>
        </w:rPr>
        <w:t xml:space="preserve"> </w:t>
      </w:r>
      <w:r w:rsidRPr="005945B0">
        <w:rPr>
          <w:u w:val="single"/>
        </w:rPr>
        <w:t>закрытого</w:t>
      </w:r>
      <w:r w:rsidRPr="00C75A4E">
        <w:rPr>
          <w:u w:val="single"/>
          <w:lang w:val="en-US"/>
        </w:rPr>
        <w:t xml:space="preserve"> </w:t>
      </w:r>
      <w:r w:rsidRPr="005945B0">
        <w:rPr>
          <w:u w:val="single"/>
        </w:rPr>
        <w:t>операционного</w:t>
      </w:r>
      <w:r w:rsidRPr="00C75A4E">
        <w:rPr>
          <w:u w:val="single"/>
          <w:lang w:val="en-US"/>
        </w:rPr>
        <w:t xml:space="preserve"> </w:t>
      </w:r>
      <w:r w:rsidRPr="005945B0">
        <w:rPr>
          <w:u w:val="single"/>
        </w:rPr>
        <w:t>дня</w:t>
      </w:r>
      <w:r w:rsidRPr="00C75A4E">
        <w:rPr>
          <w:u w:val="single"/>
          <w:lang w:val="en-US"/>
        </w:rPr>
        <w:t xml:space="preserve"> </w:t>
      </w:r>
      <w:r w:rsidRPr="005945B0">
        <w:rPr>
          <w:u w:val="single"/>
        </w:rPr>
        <w:t>системы</w:t>
      </w:r>
      <w:r w:rsidRPr="00C75A4E">
        <w:rPr>
          <w:u w:val="single"/>
          <w:lang w:val="en-US"/>
        </w:rPr>
        <w:t xml:space="preserve"> </w:t>
      </w:r>
      <w:r w:rsidRPr="005945B0">
        <w:rPr>
          <w:u w:val="single"/>
        </w:rPr>
        <w:t>в</w:t>
      </w:r>
      <w:r w:rsidRPr="00C75A4E">
        <w:rPr>
          <w:u w:val="single"/>
          <w:lang w:val="en-US"/>
        </w:rPr>
        <w:t xml:space="preserve"> </w:t>
      </w:r>
      <w:r w:rsidRPr="005945B0">
        <w:rPr>
          <w:u w:val="single"/>
        </w:rPr>
        <w:t>статус</w:t>
      </w:r>
      <w:r w:rsidRPr="00C75A4E">
        <w:rPr>
          <w:u w:val="single"/>
          <w:lang w:val="en-US"/>
        </w:rPr>
        <w:t xml:space="preserve"> «</w:t>
      </w:r>
      <w:r w:rsidRPr="005945B0">
        <w:rPr>
          <w:u w:val="single"/>
        </w:rPr>
        <w:t>Закрыт</w:t>
      </w:r>
      <w:r w:rsidRPr="00C75A4E">
        <w:rPr>
          <w:u w:val="single"/>
          <w:lang w:val="en-US"/>
        </w:rPr>
        <w:t>» (TDSysClosePermanentlyRoll):</w:t>
      </w:r>
    </w:p>
    <w:p w14:paraId="6F6B98D2" w14:textId="77777777" w:rsidR="00D33583" w:rsidRPr="00443E4C" w:rsidRDefault="00D33583" w:rsidP="005945B0">
      <w:pPr>
        <w:pStyle w:val="GOSTScript"/>
      </w:pPr>
      <w:r w:rsidRPr="00443E4C">
        <w:t>{</w:t>
      </w:r>
    </w:p>
    <w:p w14:paraId="0DD2A388" w14:textId="77777777" w:rsidR="00D33583" w:rsidRPr="00443E4C" w:rsidRDefault="00D33583" w:rsidP="005945B0">
      <w:pPr>
        <w:pStyle w:val="GOSTScript"/>
      </w:pPr>
      <w:r w:rsidRPr="00443E4C">
        <w:tab/>
        <w:t>"header": {</w:t>
      </w:r>
    </w:p>
    <w:p w14:paraId="64D859F7" w14:textId="0B0D6086" w:rsidR="00D33583" w:rsidRDefault="00D33583" w:rsidP="005945B0">
      <w:pPr>
        <w:pStyle w:val="GOSTScript"/>
      </w:pPr>
      <w:r w:rsidRPr="00443E4C">
        <w:tab/>
      </w:r>
      <w:r w:rsidRPr="00443E4C">
        <w:tab/>
        <w:t>"Source": "</w:t>
      </w:r>
      <w:r w:rsidR="00CD1342">
        <w:t>ARP</w:t>
      </w:r>
      <w:r w:rsidRPr="00443E4C">
        <w:t>",</w:t>
      </w:r>
    </w:p>
    <w:p w14:paraId="4EFB5A3F" w14:textId="1BC1F2B0" w:rsidR="00D514E3" w:rsidRPr="00443E4C" w:rsidRDefault="00D514E3" w:rsidP="005945B0">
      <w:pPr>
        <w:pStyle w:val="GOSTScript"/>
      </w:pPr>
      <w:r w:rsidRPr="00E07D25">
        <w:tab/>
      </w:r>
      <w:r w:rsidRPr="00E07D25">
        <w:tab/>
        <w:t>"Receiver": "</w:t>
      </w:r>
      <w:r>
        <w:t>ARP</w:t>
      </w:r>
      <w:r w:rsidRPr="00E07D25">
        <w:t>",</w:t>
      </w:r>
    </w:p>
    <w:p w14:paraId="5B005675" w14:textId="77777777" w:rsidR="00D33583" w:rsidRPr="00443E4C" w:rsidRDefault="00D33583" w:rsidP="005945B0">
      <w:pPr>
        <w:pStyle w:val="GOSTScript"/>
      </w:pPr>
      <w:r w:rsidRPr="00443E4C">
        <w:tab/>
      </w:r>
      <w:r w:rsidRPr="00443E4C">
        <w:tab/>
        <w:t>"AnsDateTime": "2022-12-29 10:37:22",</w:t>
      </w:r>
    </w:p>
    <w:p w14:paraId="3701BEC4" w14:textId="77777777" w:rsidR="00D33583" w:rsidRPr="00443E4C" w:rsidRDefault="00D33583" w:rsidP="005945B0">
      <w:pPr>
        <w:pStyle w:val="GOSTScript"/>
      </w:pPr>
      <w:r w:rsidRPr="00443E4C">
        <w:tab/>
      </w:r>
      <w:r w:rsidRPr="00443E4C">
        <w:tab/>
        <w:t>"Version": "1.0",</w:t>
      </w:r>
    </w:p>
    <w:p w14:paraId="59002D22" w14:textId="77777777" w:rsidR="00D33583" w:rsidRPr="00443E4C" w:rsidRDefault="00D33583" w:rsidP="005945B0">
      <w:pPr>
        <w:pStyle w:val="GOSTScript"/>
      </w:pPr>
      <w:r w:rsidRPr="00443E4C">
        <w:tab/>
      </w:r>
      <w:r w:rsidRPr="00443E4C">
        <w:tab/>
        <w:t>"ReqGuid": "b0d4ce5d-2757-4699-948c-cfa72ba94f10",</w:t>
      </w:r>
    </w:p>
    <w:p w14:paraId="76D05993" w14:textId="77777777" w:rsidR="00D33583" w:rsidRPr="00443E4C" w:rsidRDefault="00D33583" w:rsidP="005945B0">
      <w:pPr>
        <w:pStyle w:val="GOSTScript"/>
      </w:pPr>
      <w:r w:rsidRPr="00443E4C">
        <w:tab/>
      </w:r>
      <w:r w:rsidRPr="00443E4C">
        <w:tab/>
        <w:t>"DocGuid": "0bd90a7c-e339-46ff-ac39-71029ff81370",</w:t>
      </w:r>
    </w:p>
    <w:p w14:paraId="32094FA5" w14:textId="77777777" w:rsidR="00D33583" w:rsidRPr="00443E4C" w:rsidRDefault="00D33583" w:rsidP="005945B0">
      <w:pPr>
        <w:pStyle w:val="GOSTScript"/>
      </w:pPr>
      <w:r w:rsidRPr="00443E4C">
        <w:tab/>
      </w:r>
      <w:r w:rsidRPr="00443E4C">
        <w:tab/>
        <w:t>"AnsGuid": "11190a7c-e339-55ff-ac69-71029hh81370",</w:t>
      </w:r>
    </w:p>
    <w:p w14:paraId="2A412E81" w14:textId="77777777" w:rsidR="00D33583" w:rsidRPr="00443E4C" w:rsidRDefault="00D33583" w:rsidP="005945B0">
      <w:pPr>
        <w:pStyle w:val="GOSTScript"/>
      </w:pPr>
      <w:r w:rsidRPr="00443E4C">
        <w:tab/>
      </w:r>
      <w:r w:rsidRPr="00443E4C">
        <w:tab/>
        <w:t>"Result": "S"</w:t>
      </w:r>
    </w:p>
    <w:p w14:paraId="21A1E23B" w14:textId="77777777" w:rsidR="00D33583" w:rsidRPr="00443E4C" w:rsidRDefault="00D33583" w:rsidP="005945B0">
      <w:pPr>
        <w:pStyle w:val="GOSTScript"/>
      </w:pPr>
      <w:r w:rsidRPr="00443E4C">
        <w:tab/>
        <w:t>},</w:t>
      </w:r>
    </w:p>
    <w:p w14:paraId="5A70C354" w14:textId="77777777" w:rsidR="00D33583" w:rsidRPr="00443E4C" w:rsidRDefault="00D33583" w:rsidP="005945B0">
      <w:pPr>
        <w:pStyle w:val="GOSTScript"/>
      </w:pPr>
      <w:r w:rsidRPr="00443E4C">
        <w:tab/>
        <w:t>"document": {</w:t>
      </w:r>
    </w:p>
    <w:p w14:paraId="33025BD0" w14:textId="77777777" w:rsidR="00D33583" w:rsidRPr="00443E4C" w:rsidRDefault="00D33583" w:rsidP="005945B0">
      <w:pPr>
        <w:pStyle w:val="GOSTScript"/>
      </w:pPr>
      <w:r w:rsidRPr="00443E4C">
        <w:tab/>
      </w:r>
      <w:r w:rsidRPr="00443E4C">
        <w:tab/>
        <w:t>"TradingDay": "2022-10-12",</w:t>
      </w:r>
    </w:p>
    <w:p w14:paraId="7C88FC6C" w14:textId="77777777" w:rsidR="00D33583" w:rsidRPr="00443E4C" w:rsidRDefault="00D33583" w:rsidP="005945B0">
      <w:pPr>
        <w:pStyle w:val="GOSTScript"/>
      </w:pPr>
      <w:r w:rsidRPr="00443E4C">
        <w:tab/>
      </w:r>
      <w:r w:rsidRPr="00443E4C">
        <w:tab/>
        <w:t>"Status": "</w:t>
      </w:r>
      <w:r>
        <w:t>Закрыт</w:t>
      </w:r>
      <w:r w:rsidRPr="00443E4C">
        <w:t>",</w:t>
      </w:r>
    </w:p>
    <w:p w14:paraId="2E48AE7A" w14:textId="77777777" w:rsidR="00D33583" w:rsidRDefault="00D33583" w:rsidP="005945B0">
      <w:pPr>
        <w:pStyle w:val="GOSTScript"/>
        <w:rPr>
          <w:ins w:id="8324" w:author="Сатлер Марина Викторовна" w:date="2025-01-14T11:52:00Z"/>
        </w:rPr>
      </w:pPr>
      <w:r w:rsidRPr="00443E4C">
        <w:tab/>
      </w:r>
      <w:r w:rsidRPr="00443E4C">
        <w:tab/>
        <w:t>"OpenDate": "2022-10-12 00:15:10",</w:t>
      </w:r>
    </w:p>
    <w:p w14:paraId="6554D119" w14:textId="7FEA5D84" w:rsidR="00B109F7" w:rsidRPr="00443E4C" w:rsidRDefault="00B109F7" w:rsidP="005945B0">
      <w:pPr>
        <w:pStyle w:val="GOSTScript"/>
      </w:pPr>
      <w:ins w:id="8325" w:author="Сатлер Марина Викторовна" w:date="2025-01-14T11:52:00Z">
        <w:r w:rsidRPr="00B109F7">
          <w:lastRenderedPageBreak/>
          <w:tab/>
        </w:r>
        <w:r w:rsidRPr="00B109F7">
          <w:tab/>
          <w:t>"OpenSystem": "ARP",</w:t>
        </w:r>
      </w:ins>
    </w:p>
    <w:p w14:paraId="355A3FE2" w14:textId="77777777" w:rsidR="00D33583" w:rsidRDefault="00D33583" w:rsidP="005945B0">
      <w:pPr>
        <w:pStyle w:val="GOSTScript"/>
        <w:rPr>
          <w:ins w:id="8326" w:author="Сатлер Марина Викторовна" w:date="2025-01-14T11:52:00Z"/>
        </w:rPr>
      </w:pPr>
      <w:r w:rsidRPr="00443E4C">
        <w:tab/>
      </w:r>
      <w:r w:rsidRPr="00443E4C">
        <w:tab/>
        <w:t>"CloseDate": "2022-12-29 10:37:40",</w:t>
      </w:r>
    </w:p>
    <w:p w14:paraId="5D129C9E" w14:textId="1B80568E" w:rsidR="00B109F7" w:rsidRPr="00443E4C" w:rsidRDefault="00B109F7" w:rsidP="005945B0">
      <w:pPr>
        <w:pStyle w:val="GOSTScript"/>
      </w:pPr>
      <w:ins w:id="8327" w:author="Сатлер Марина Викторовна" w:date="2025-01-14T11:52:00Z">
        <w:r w:rsidRPr="00B109F7">
          <w:tab/>
        </w:r>
        <w:r w:rsidRPr="00B109F7">
          <w:tab/>
          <w:t>"CloseSystem": "ARP",</w:t>
        </w:r>
      </w:ins>
    </w:p>
    <w:p w14:paraId="091BFF8C" w14:textId="1BF9BB21" w:rsidR="00B109F7" w:rsidRDefault="00D33583" w:rsidP="00B109F7">
      <w:pPr>
        <w:pStyle w:val="GOSTScript"/>
        <w:rPr>
          <w:ins w:id="8328" w:author="Сатлер Марина Викторовна" w:date="2025-01-14T11:53:00Z"/>
        </w:rPr>
      </w:pPr>
      <w:r w:rsidRPr="00443E4C">
        <w:tab/>
      </w:r>
      <w:r w:rsidRPr="00443E4C">
        <w:tab/>
        <w:t>"ClosePermanentlyDate": "2022-10-14 12:15:10"</w:t>
      </w:r>
      <w:ins w:id="8329" w:author="Сатлер Марина Викторовна" w:date="2025-01-14T11:53:00Z">
        <w:r w:rsidR="00B109F7">
          <w:t>,</w:t>
        </w:r>
      </w:ins>
    </w:p>
    <w:p w14:paraId="62519877" w14:textId="122761F9" w:rsidR="00D33583" w:rsidRPr="00443E4C" w:rsidRDefault="00B109F7" w:rsidP="00B109F7">
      <w:pPr>
        <w:pStyle w:val="GOSTScript"/>
      </w:pPr>
      <w:ins w:id="8330" w:author="Сатлер Марина Викторовна" w:date="2025-01-14T11:53:00Z">
        <w:r>
          <w:tab/>
        </w:r>
        <w:r>
          <w:tab/>
          <w:t>"ClosePermanentlySystem": "ARP"</w:t>
        </w:r>
      </w:ins>
    </w:p>
    <w:p w14:paraId="6F53057D" w14:textId="77777777" w:rsidR="00D33583" w:rsidRPr="00443E4C" w:rsidRDefault="00D33583" w:rsidP="005945B0">
      <w:pPr>
        <w:pStyle w:val="GOSTScript"/>
      </w:pPr>
      <w:r w:rsidRPr="00443E4C">
        <w:tab/>
        <w:t>}</w:t>
      </w:r>
    </w:p>
    <w:p w14:paraId="5F067AB4" w14:textId="77777777" w:rsidR="00D33583" w:rsidRPr="00443E4C" w:rsidRDefault="00D33583" w:rsidP="005945B0">
      <w:pPr>
        <w:pStyle w:val="GOSTScript"/>
      </w:pPr>
      <w:r w:rsidRPr="00443E4C">
        <w:t>}</w:t>
      </w:r>
    </w:p>
    <w:p w14:paraId="169E339E" w14:textId="77777777" w:rsidR="00D33583" w:rsidRPr="00C75A4E" w:rsidRDefault="00D33583" w:rsidP="00D33583">
      <w:pPr>
        <w:pStyle w:val="GOSTNormal"/>
        <w:rPr>
          <w:lang w:val="en-US"/>
        </w:rPr>
      </w:pPr>
    </w:p>
    <w:p w14:paraId="7C50C234" w14:textId="04DF10D7" w:rsidR="00D33583" w:rsidRPr="00C75A4E" w:rsidRDefault="00D33583" w:rsidP="00D33583">
      <w:pPr>
        <w:pStyle w:val="GOSTNormal"/>
        <w:rPr>
          <w:lang w:val="en-US"/>
        </w:rPr>
      </w:pPr>
      <w:r w:rsidRPr="005945B0">
        <w:rPr>
          <w:u w:val="single"/>
        </w:rPr>
        <w:t>Пример</w:t>
      </w:r>
      <w:r w:rsidRPr="00C75A4E">
        <w:rPr>
          <w:u w:val="single"/>
          <w:lang w:val="en-US"/>
        </w:rPr>
        <w:t xml:space="preserve"> №16: </w:t>
      </w:r>
      <w:r w:rsidRPr="005945B0">
        <w:rPr>
          <w:u w:val="single"/>
        </w:rPr>
        <w:t>Сервис</w:t>
      </w:r>
      <w:r w:rsidRPr="00C75A4E">
        <w:rPr>
          <w:u w:val="single"/>
          <w:lang w:val="en-US"/>
        </w:rPr>
        <w:t xml:space="preserve"> </w:t>
      </w:r>
      <w:r w:rsidRPr="005945B0">
        <w:rPr>
          <w:u w:val="single"/>
        </w:rPr>
        <w:t>окончательного</w:t>
      </w:r>
      <w:r w:rsidRPr="00C75A4E">
        <w:rPr>
          <w:u w:val="single"/>
          <w:lang w:val="en-US"/>
        </w:rPr>
        <w:t xml:space="preserve"> </w:t>
      </w:r>
      <w:r w:rsidRPr="005945B0">
        <w:rPr>
          <w:u w:val="single"/>
        </w:rPr>
        <w:t>закрытия</w:t>
      </w:r>
      <w:r w:rsidRPr="00C75A4E">
        <w:rPr>
          <w:u w:val="single"/>
          <w:lang w:val="en-US"/>
        </w:rPr>
        <w:t xml:space="preserve"> </w:t>
      </w:r>
      <w:r w:rsidRPr="005945B0">
        <w:rPr>
          <w:u w:val="single"/>
        </w:rPr>
        <w:t>операционного</w:t>
      </w:r>
      <w:r w:rsidRPr="00C75A4E">
        <w:rPr>
          <w:u w:val="single"/>
          <w:lang w:val="en-US"/>
        </w:rPr>
        <w:t xml:space="preserve"> </w:t>
      </w:r>
      <w:r w:rsidRPr="005945B0">
        <w:rPr>
          <w:u w:val="single"/>
        </w:rPr>
        <w:t>дня</w:t>
      </w:r>
      <w:r w:rsidRPr="00C75A4E">
        <w:rPr>
          <w:u w:val="single"/>
          <w:lang w:val="en-US"/>
        </w:rPr>
        <w:t xml:space="preserve"> </w:t>
      </w:r>
      <w:r w:rsidRPr="005945B0">
        <w:rPr>
          <w:u w:val="single"/>
        </w:rPr>
        <w:t>ТОФК</w:t>
      </w:r>
      <w:r w:rsidRPr="00C75A4E">
        <w:rPr>
          <w:u w:val="single"/>
          <w:lang w:val="en-US"/>
        </w:rPr>
        <w:t>/</w:t>
      </w:r>
      <w:r w:rsidRPr="005945B0">
        <w:rPr>
          <w:u w:val="single"/>
        </w:rPr>
        <w:t>ЦС</w:t>
      </w:r>
      <w:r w:rsidRPr="00C75A4E">
        <w:rPr>
          <w:u w:val="single"/>
          <w:lang w:val="en-US"/>
        </w:rPr>
        <w:t xml:space="preserve"> </w:t>
      </w:r>
      <w:r w:rsidRPr="005945B0">
        <w:rPr>
          <w:u w:val="single"/>
        </w:rPr>
        <w:t>по</w:t>
      </w:r>
      <w:r w:rsidRPr="00C75A4E">
        <w:rPr>
          <w:u w:val="single"/>
          <w:lang w:val="en-US"/>
        </w:rPr>
        <w:t xml:space="preserve"> </w:t>
      </w:r>
      <w:r w:rsidRPr="005945B0">
        <w:rPr>
          <w:u w:val="single"/>
        </w:rPr>
        <w:t>учету</w:t>
      </w:r>
      <w:r w:rsidRPr="00C75A4E">
        <w:rPr>
          <w:u w:val="single"/>
          <w:lang w:val="en-US"/>
        </w:rPr>
        <w:t xml:space="preserve"> (TradingDaysSubjectClosePermanently):</w:t>
      </w:r>
    </w:p>
    <w:p w14:paraId="413734AF" w14:textId="77777777" w:rsidR="00D33583" w:rsidRPr="00443E4C" w:rsidRDefault="00D33583" w:rsidP="005945B0">
      <w:pPr>
        <w:pStyle w:val="GOSTScript"/>
      </w:pPr>
      <w:r w:rsidRPr="00443E4C">
        <w:t>{</w:t>
      </w:r>
    </w:p>
    <w:p w14:paraId="7DECF7B6" w14:textId="77777777" w:rsidR="00D33583" w:rsidRPr="00443E4C" w:rsidRDefault="00D33583" w:rsidP="005945B0">
      <w:pPr>
        <w:pStyle w:val="GOSTScript"/>
      </w:pPr>
      <w:r w:rsidRPr="00443E4C">
        <w:tab/>
        <w:t>"header": {</w:t>
      </w:r>
    </w:p>
    <w:p w14:paraId="06E7EEAB" w14:textId="003CF883" w:rsidR="00D33583" w:rsidRDefault="00D33583" w:rsidP="005945B0">
      <w:pPr>
        <w:pStyle w:val="GOSTScript"/>
      </w:pPr>
      <w:r w:rsidRPr="00443E4C">
        <w:tab/>
      </w:r>
      <w:r w:rsidRPr="00443E4C">
        <w:tab/>
        <w:t>"Source": "</w:t>
      </w:r>
      <w:r w:rsidR="00CD1342">
        <w:t>ARP</w:t>
      </w:r>
      <w:r w:rsidRPr="00443E4C">
        <w:t>",</w:t>
      </w:r>
    </w:p>
    <w:p w14:paraId="7A880E92" w14:textId="50A3DF90" w:rsidR="00D514E3" w:rsidRPr="00443E4C" w:rsidRDefault="00D514E3" w:rsidP="005945B0">
      <w:pPr>
        <w:pStyle w:val="GOSTScript"/>
      </w:pPr>
      <w:r w:rsidRPr="00E07D25">
        <w:tab/>
      </w:r>
      <w:r w:rsidRPr="00E07D25">
        <w:tab/>
        <w:t>"Receiver": "</w:t>
      </w:r>
      <w:r>
        <w:t>ARP</w:t>
      </w:r>
      <w:r w:rsidRPr="00E07D25">
        <w:t>",</w:t>
      </w:r>
    </w:p>
    <w:p w14:paraId="0ABBB8D1" w14:textId="77777777" w:rsidR="00D33583" w:rsidRPr="00443E4C" w:rsidRDefault="00D33583" w:rsidP="005945B0">
      <w:pPr>
        <w:pStyle w:val="GOSTScript"/>
      </w:pPr>
      <w:r w:rsidRPr="00443E4C">
        <w:tab/>
      </w:r>
      <w:r w:rsidRPr="00443E4C">
        <w:tab/>
        <w:t>"AnsDateTime": "2022-12-29 10:37:22",</w:t>
      </w:r>
    </w:p>
    <w:p w14:paraId="5EADE139" w14:textId="77777777" w:rsidR="00D33583" w:rsidRPr="00443E4C" w:rsidRDefault="00D33583" w:rsidP="005945B0">
      <w:pPr>
        <w:pStyle w:val="GOSTScript"/>
      </w:pPr>
      <w:r w:rsidRPr="00443E4C">
        <w:tab/>
      </w:r>
      <w:r w:rsidRPr="00443E4C">
        <w:tab/>
        <w:t>"Version": "1.0",</w:t>
      </w:r>
    </w:p>
    <w:p w14:paraId="4FA6237E" w14:textId="77777777" w:rsidR="00D33583" w:rsidRPr="00443E4C" w:rsidRDefault="00D33583" w:rsidP="005945B0">
      <w:pPr>
        <w:pStyle w:val="GOSTScript"/>
      </w:pPr>
      <w:r w:rsidRPr="00443E4C">
        <w:tab/>
      </w:r>
      <w:r w:rsidRPr="00443E4C">
        <w:tab/>
        <w:t>"ReqGuid": "b0d4ce5d-2757-4699-948c-cfa72ba94f10",</w:t>
      </w:r>
    </w:p>
    <w:p w14:paraId="33AC862B" w14:textId="77777777" w:rsidR="00D33583" w:rsidRPr="00443E4C" w:rsidRDefault="00D33583" w:rsidP="005945B0">
      <w:pPr>
        <w:pStyle w:val="GOSTScript"/>
      </w:pPr>
      <w:r w:rsidRPr="00443E4C">
        <w:tab/>
      </w:r>
      <w:r w:rsidRPr="00443E4C">
        <w:tab/>
        <w:t>"DocGuid": "0bd90a7c-e339-46ff-ac39-71029ff81370",</w:t>
      </w:r>
    </w:p>
    <w:p w14:paraId="7CA400F3" w14:textId="77777777" w:rsidR="00D33583" w:rsidRPr="00443E4C" w:rsidRDefault="00D33583" w:rsidP="005945B0">
      <w:pPr>
        <w:pStyle w:val="GOSTScript"/>
      </w:pPr>
      <w:r w:rsidRPr="00443E4C">
        <w:tab/>
      </w:r>
      <w:r w:rsidRPr="00443E4C">
        <w:tab/>
        <w:t>"AnsGuid": "11190a7c-e339-55ff-ac69-71029hh81370",</w:t>
      </w:r>
    </w:p>
    <w:p w14:paraId="3AC5689B" w14:textId="77777777" w:rsidR="00D33583" w:rsidRPr="00443E4C" w:rsidRDefault="00D33583" w:rsidP="005945B0">
      <w:pPr>
        <w:pStyle w:val="GOSTScript"/>
      </w:pPr>
      <w:r w:rsidRPr="00443E4C">
        <w:tab/>
      </w:r>
      <w:r w:rsidRPr="00443E4C">
        <w:tab/>
        <w:t>"Result": "S"</w:t>
      </w:r>
    </w:p>
    <w:p w14:paraId="424AE5BD" w14:textId="77777777" w:rsidR="00D33583" w:rsidRPr="00443E4C" w:rsidRDefault="00D33583" w:rsidP="005945B0">
      <w:pPr>
        <w:pStyle w:val="GOSTScript"/>
      </w:pPr>
      <w:r w:rsidRPr="00443E4C">
        <w:tab/>
        <w:t>},</w:t>
      </w:r>
    </w:p>
    <w:p w14:paraId="4E5C5EEC" w14:textId="77777777" w:rsidR="00D33583" w:rsidRPr="00443E4C" w:rsidRDefault="00D33583" w:rsidP="005945B0">
      <w:pPr>
        <w:pStyle w:val="GOSTScript"/>
      </w:pPr>
      <w:r w:rsidRPr="00443E4C">
        <w:tab/>
        <w:t>"document": {</w:t>
      </w:r>
    </w:p>
    <w:p w14:paraId="48B266B7" w14:textId="77777777" w:rsidR="00D33583" w:rsidRPr="00443E4C" w:rsidRDefault="00D33583" w:rsidP="005945B0">
      <w:pPr>
        <w:pStyle w:val="GOSTScript"/>
      </w:pPr>
      <w:r w:rsidRPr="00443E4C">
        <w:tab/>
      </w:r>
      <w:r w:rsidRPr="00443E4C">
        <w:tab/>
        <w:t>"Subject": "5700",</w:t>
      </w:r>
    </w:p>
    <w:p w14:paraId="7F1B524B" w14:textId="77777777" w:rsidR="00D33583" w:rsidRPr="00443E4C" w:rsidRDefault="00D33583" w:rsidP="005945B0">
      <w:pPr>
        <w:pStyle w:val="GOSTScript"/>
      </w:pPr>
      <w:r w:rsidRPr="00443E4C">
        <w:tab/>
      </w:r>
      <w:r w:rsidRPr="00443E4C">
        <w:tab/>
        <w:t>"TradingDay": "2022-10-12",</w:t>
      </w:r>
    </w:p>
    <w:p w14:paraId="563102F4" w14:textId="77777777" w:rsidR="00D33583" w:rsidRPr="00443E4C" w:rsidRDefault="00D33583" w:rsidP="005945B0">
      <w:pPr>
        <w:pStyle w:val="GOSTScript"/>
      </w:pPr>
      <w:r w:rsidRPr="00443E4C">
        <w:tab/>
      </w:r>
      <w:r w:rsidRPr="00443E4C">
        <w:tab/>
        <w:t>"Status": "</w:t>
      </w:r>
      <w:r>
        <w:t>Закрыт</w:t>
      </w:r>
      <w:r w:rsidRPr="00443E4C">
        <w:t xml:space="preserve"> </w:t>
      </w:r>
      <w:r>
        <w:t>окончательно</w:t>
      </w:r>
      <w:r w:rsidRPr="00443E4C">
        <w:t>",</w:t>
      </w:r>
    </w:p>
    <w:p w14:paraId="314B2049" w14:textId="77777777" w:rsidR="00D33583" w:rsidRDefault="00D33583" w:rsidP="005945B0">
      <w:pPr>
        <w:pStyle w:val="GOSTScript"/>
        <w:rPr>
          <w:ins w:id="8331" w:author="Сатлер Марина Викторовна" w:date="2025-01-14T11:54:00Z"/>
        </w:rPr>
      </w:pPr>
      <w:r w:rsidRPr="00443E4C">
        <w:tab/>
      </w:r>
      <w:r w:rsidRPr="00443E4C">
        <w:tab/>
        <w:t>"OpenDate": "2022-10-12 00:15:10",</w:t>
      </w:r>
    </w:p>
    <w:p w14:paraId="696C7BEE" w14:textId="028455D0" w:rsidR="00B109F7" w:rsidRPr="00443E4C" w:rsidRDefault="00B109F7" w:rsidP="005945B0">
      <w:pPr>
        <w:pStyle w:val="GOSTScript"/>
      </w:pPr>
      <w:ins w:id="8332" w:author="Сатлер Марина Викторовна" w:date="2025-01-14T11:54:00Z">
        <w:r w:rsidRPr="00B109F7">
          <w:tab/>
        </w:r>
        <w:r w:rsidRPr="00B109F7">
          <w:tab/>
          <w:t>"OpenSystem": "ARP",</w:t>
        </w:r>
      </w:ins>
    </w:p>
    <w:p w14:paraId="2A225B99" w14:textId="77777777" w:rsidR="00D33583" w:rsidRDefault="00D33583" w:rsidP="005945B0">
      <w:pPr>
        <w:pStyle w:val="GOSTScript"/>
        <w:rPr>
          <w:ins w:id="8333" w:author="Сатлер Марина Викторовна" w:date="2025-01-14T11:55:00Z"/>
        </w:rPr>
      </w:pPr>
      <w:r w:rsidRPr="00443E4C">
        <w:tab/>
      </w:r>
      <w:r w:rsidRPr="00443E4C">
        <w:tab/>
        <w:t>"CloseDate": "2022-10-29 10:35:10",</w:t>
      </w:r>
    </w:p>
    <w:p w14:paraId="29DCC19D" w14:textId="16E343E4" w:rsidR="00B109F7" w:rsidRPr="00443E4C" w:rsidRDefault="00B109F7" w:rsidP="005945B0">
      <w:pPr>
        <w:pStyle w:val="GOSTScript"/>
      </w:pPr>
      <w:ins w:id="8334" w:author="Сатлер Марина Викторовна" w:date="2025-01-14T11:55:00Z">
        <w:r w:rsidRPr="00B109F7">
          <w:tab/>
        </w:r>
        <w:r w:rsidRPr="00B109F7">
          <w:tab/>
          <w:t>"CloseSystem": "ARP",</w:t>
        </w:r>
      </w:ins>
    </w:p>
    <w:p w14:paraId="77EB0CED" w14:textId="2474A5C9" w:rsidR="00B109F7" w:rsidRPr="007B1DE7" w:rsidRDefault="00D33583" w:rsidP="00B109F7">
      <w:pPr>
        <w:pStyle w:val="GOSTScript"/>
        <w:rPr>
          <w:ins w:id="8335" w:author="Сатлер Марина Викторовна" w:date="2025-01-14T11:55:00Z"/>
        </w:rPr>
      </w:pPr>
      <w:r w:rsidRPr="00443E4C">
        <w:tab/>
      </w:r>
      <w:r w:rsidRPr="00443E4C">
        <w:tab/>
      </w:r>
      <w:r w:rsidRPr="007B1DE7">
        <w:t>"</w:t>
      </w:r>
      <w:r>
        <w:t>ClosePermanentlyDate</w:t>
      </w:r>
      <w:r w:rsidRPr="007B1DE7">
        <w:t>": "2022-12-29 10:37:10"</w:t>
      </w:r>
      <w:ins w:id="8336" w:author="Сатлер Марина Викторовна" w:date="2025-01-14T11:55:00Z">
        <w:r w:rsidR="00B109F7" w:rsidRPr="007B1DE7">
          <w:t>,</w:t>
        </w:r>
      </w:ins>
    </w:p>
    <w:p w14:paraId="0320D693" w14:textId="0F5BC52E" w:rsidR="00D33583" w:rsidRPr="007B1DE7" w:rsidRDefault="00B109F7" w:rsidP="00B109F7">
      <w:pPr>
        <w:pStyle w:val="GOSTScript"/>
      </w:pPr>
      <w:ins w:id="8337" w:author="Сатлер Марина Викторовна" w:date="2025-01-14T11:55:00Z">
        <w:r w:rsidRPr="007B1DE7">
          <w:tab/>
        </w:r>
        <w:r w:rsidRPr="007B1DE7">
          <w:tab/>
          <w:t>"ClosePermanentlySystem": "ARP"</w:t>
        </w:r>
      </w:ins>
    </w:p>
    <w:p w14:paraId="1DD47EA6" w14:textId="77777777" w:rsidR="00D33583" w:rsidRPr="00C75A4E" w:rsidRDefault="00D33583" w:rsidP="005945B0">
      <w:pPr>
        <w:pStyle w:val="GOSTScript"/>
        <w:rPr>
          <w:lang w:val="ru-RU"/>
        </w:rPr>
      </w:pPr>
      <w:r w:rsidRPr="007B1DE7">
        <w:tab/>
      </w:r>
      <w:r w:rsidRPr="00C75A4E">
        <w:rPr>
          <w:lang w:val="ru-RU"/>
        </w:rPr>
        <w:t>}</w:t>
      </w:r>
    </w:p>
    <w:p w14:paraId="7C0B7773" w14:textId="77777777" w:rsidR="00D33583" w:rsidRPr="00C75A4E" w:rsidRDefault="00D33583" w:rsidP="005945B0">
      <w:pPr>
        <w:pStyle w:val="GOSTScript"/>
        <w:rPr>
          <w:lang w:val="ru-RU"/>
        </w:rPr>
      </w:pPr>
      <w:r w:rsidRPr="00C75A4E">
        <w:rPr>
          <w:lang w:val="ru-RU"/>
        </w:rPr>
        <w:t>}</w:t>
      </w:r>
    </w:p>
    <w:p w14:paraId="5EF2831E" w14:textId="77777777" w:rsidR="00D33583" w:rsidRDefault="00D33583" w:rsidP="00D33583">
      <w:pPr>
        <w:pStyle w:val="GOSTNormal"/>
      </w:pPr>
    </w:p>
    <w:p w14:paraId="58E2291B" w14:textId="7D32F650" w:rsidR="00D33583" w:rsidRDefault="00D33583" w:rsidP="00D33583">
      <w:pPr>
        <w:pStyle w:val="GOSTNormal"/>
      </w:pPr>
      <w:r w:rsidRPr="005945B0">
        <w:rPr>
          <w:u w:val="single"/>
        </w:rPr>
        <w:t>Пример №17: Сервис окончательного закрытия операционного дня системы, если для указанной даты операционный день окончательно закрыт по всем ТОФК/ЦС по учету (TradingDaysSysClosePermanently):</w:t>
      </w:r>
    </w:p>
    <w:p w14:paraId="774FD13D" w14:textId="77777777" w:rsidR="00D33583" w:rsidRPr="00443E4C" w:rsidRDefault="00D33583" w:rsidP="005945B0">
      <w:pPr>
        <w:pStyle w:val="GOSTScript"/>
      </w:pPr>
      <w:r w:rsidRPr="00443E4C">
        <w:lastRenderedPageBreak/>
        <w:t>{</w:t>
      </w:r>
    </w:p>
    <w:p w14:paraId="4C1B0898" w14:textId="77777777" w:rsidR="00D33583" w:rsidRPr="00443E4C" w:rsidRDefault="00D33583" w:rsidP="005945B0">
      <w:pPr>
        <w:pStyle w:val="GOSTScript"/>
      </w:pPr>
      <w:r w:rsidRPr="00443E4C">
        <w:tab/>
        <w:t>"header": {</w:t>
      </w:r>
    </w:p>
    <w:p w14:paraId="44259DBD" w14:textId="7DE5C0F6" w:rsidR="00D33583" w:rsidRDefault="00D33583" w:rsidP="005945B0">
      <w:pPr>
        <w:pStyle w:val="GOSTScript"/>
      </w:pPr>
      <w:r w:rsidRPr="00443E4C">
        <w:tab/>
      </w:r>
      <w:r w:rsidRPr="00443E4C">
        <w:tab/>
        <w:t>"Source": "</w:t>
      </w:r>
      <w:r w:rsidR="00CD1342">
        <w:t>ARP</w:t>
      </w:r>
      <w:r w:rsidRPr="00443E4C">
        <w:t>",</w:t>
      </w:r>
    </w:p>
    <w:p w14:paraId="39C48023" w14:textId="42749CFA" w:rsidR="00D514E3" w:rsidRPr="00443E4C" w:rsidRDefault="00D514E3" w:rsidP="005945B0">
      <w:pPr>
        <w:pStyle w:val="GOSTScript"/>
      </w:pPr>
      <w:r w:rsidRPr="00E07D25">
        <w:tab/>
      </w:r>
      <w:r w:rsidRPr="00E07D25">
        <w:tab/>
        <w:t>"Receiver": "</w:t>
      </w:r>
      <w:r>
        <w:t>ARP</w:t>
      </w:r>
      <w:r w:rsidRPr="00E07D25">
        <w:t>",</w:t>
      </w:r>
    </w:p>
    <w:p w14:paraId="7221326D" w14:textId="77777777" w:rsidR="00D33583" w:rsidRPr="00443E4C" w:rsidRDefault="00D33583" w:rsidP="005945B0">
      <w:pPr>
        <w:pStyle w:val="GOSTScript"/>
      </w:pPr>
      <w:r w:rsidRPr="00443E4C">
        <w:tab/>
      </w:r>
      <w:r w:rsidRPr="00443E4C">
        <w:tab/>
        <w:t>"AnsDateTime": "2022-12-29 10:37:22",</w:t>
      </w:r>
    </w:p>
    <w:p w14:paraId="7E986679" w14:textId="77777777" w:rsidR="00D33583" w:rsidRPr="00443E4C" w:rsidRDefault="00D33583" w:rsidP="005945B0">
      <w:pPr>
        <w:pStyle w:val="GOSTScript"/>
      </w:pPr>
      <w:r w:rsidRPr="00443E4C">
        <w:tab/>
      </w:r>
      <w:r w:rsidRPr="00443E4C">
        <w:tab/>
        <w:t>"Version": "1.0",</w:t>
      </w:r>
    </w:p>
    <w:p w14:paraId="37A018EF" w14:textId="77777777" w:rsidR="00D33583" w:rsidRPr="00443E4C" w:rsidRDefault="00D33583" w:rsidP="005945B0">
      <w:pPr>
        <w:pStyle w:val="GOSTScript"/>
      </w:pPr>
      <w:r w:rsidRPr="00443E4C">
        <w:tab/>
      </w:r>
      <w:r w:rsidRPr="00443E4C">
        <w:tab/>
        <w:t>"ReqGuid": "b0d4ce5d-2757-4699-948c-cfa72ba94f10",</w:t>
      </w:r>
    </w:p>
    <w:p w14:paraId="13E94EBC" w14:textId="77777777" w:rsidR="00D33583" w:rsidRPr="00443E4C" w:rsidRDefault="00D33583" w:rsidP="005945B0">
      <w:pPr>
        <w:pStyle w:val="GOSTScript"/>
      </w:pPr>
      <w:r w:rsidRPr="00443E4C">
        <w:tab/>
      </w:r>
      <w:r w:rsidRPr="00443E4C">
        <w:tab/>
        <w:t>"DocGuid": "0bd90a7c-e339-46ff-ac39-71029ff81370",</w:t>
      </w:r>
    </w:p>
    <w:p w14:paraId="787E47D4" w14:textId="77777777" w:rsidR="00D33583" w:rsidRPr="00443E4C" w:rsidRDefault="00D33583" w:rsidP="005945B0">
      <w:pPr>
        <w:pStyle w:val="GOSTScript"/>
      </w:pPr>
      <w:r w:rsidRPr="00443E4C">
        <w:tab/>
      </w:r>
      <w:r w:rsidRPr="00443E4C">
        <w:tab/>
        <w:t>"AnsGuid": "11190a7c-e339-55ff-ac69-71029hh81370",</w:t>
      </w:r>
    </w:p>
    <w:p w14:paraId="1F967F70" w14:textId="77777777" w:rsidR="00D33583" w:rsidRPr="00443E4C" w:rsidRDefault="00D33583" w:rsidP="005945B0">
      <w:pPr>
        <w:pStyle w:val="GOSTScript"/>
      </w:pPr>
      <w:r w:rsidRPr="00443E4C">
        <w:tab/>
      </w:r>
      <w:r w:rsidRPr="00443E4C">
        <w:tab/>
        <w:t>"Result": "S"</w:t>
      </w:r>
    </w:p>
    <w:p w14:paraId="6BA3A30F" w14:textId="77777777" w:rsidR="00D33583" w:rsidRPr="00443E4C" w:rsidRDefault="00D33583" w:rsidP="005945B0">
      <w:pPr>
        <w:pStyle w:val="GOSTScript"/>
      </w:pPr>
      <w:r w:rsidRPr="00443E4C">
        <w:tab/>
        <w:t>},</w:t>
      </w:r>
    </w:p>
    <w:p w14:paraId="7FB35933" w14:textId="77777777" w:rsidR="00D33583" w:rsidRPr="00443E4C" w:rsidRDefault="00D33583" w:rsidP="005945B0">
      <w:pPr>
        <w:pStyle w:val="GOSTScript"/>
      </w:pPr>
      <w:r w:rsidRPr="00443E4C">
        <w:tab/>
        <w:t>"document": {</w:t>
      </w:r>
    </w:p>
    <w:p w14:paraId="1E720951" w14:textId="77777777" w:rsidR="00D33583" w:rsidRPr="00443E4C" w:rsidRDefault="00D33583" w:rsidP="005945B0">
      <w:pPr>
        <w:pStyle w:val="GOSTScript"/>
      </w:pPr>
      <w:r w:rsidRPr="00443E4C">
        <w:tab/>
      </w:r>
      <w:r w:rsidRPr="00443E4C">
        <w:tab/>
        <w:t>"TradingDay": "2022-10-12",</w:t>
      </w:r>
    </w:p>
    <w:p w14:paraId="17DC31C9" w14:textId="77777777" w:rsidR="00D33583" w:rsidRPr="00443E4C" w:rsidRDefault="00D33583" w:rsidP="005945B0">
      <w:pPr>
        <w:pStyle w:val="GOSTScript"/>
      </w:pPr>
      <w:r w:rsidRPr="00443E4C">
        <w:tab/>
      </w:r>
      <w:r w:rsidRPr="00443E4C">
        <w:tab/>
        <w:t>"Status": "</w:t>
      </w:r>
      <w:r>
        <w:t>Закрыт</w:t>
      </w:r>
      <w:r w:rsidRPr="00443E4C">
        <w:t xml:space="preserve"> </w:t>
      </w:r>
      <w:r>
        <w:t>окончательно</w:t>
      </w:r>
      <w:r w:rsidRPr="00443E4C">
        <w:t>",</w:t>
      </w:r>
    </w:p>
    <w:p w14:paraId="756E98D3" w14:textId="77777777" w:rsidR="00D33583" w:rsidRDefault="00D33583" w:rsidP="005945B0">
      <w:pPr>
        <w:pStyle w:val="GOSTScript"/>
        <w:rPr>
          <w:ins w:id="8338" w:author="Сатлер Марина Викторовна" w:date="2025-01-14T11:56:00Z"/>
        </w:rPr>
      </w:pPr>
      <w:r w:rsidRPr="00443E4C">
        <w:tab/>
      </w:r>
      <w:r w:rsidRPr="00443E4C">
        <w:tab/>
        <w:t>"OpenDate": "2022-10-12 00:15:10",</w:t>
      </w:r>
    </w:p>
    <w:p w14:paraId="61BBF4CA" w14:textId="77844487" w:rsidR="00890969" w:rsidRPr="00443E4C" w:rsidRDefault="00890969" w:rsidP="005945B0">
      <w:pPr>
        <w:pStyle w:val="GOSTScript"/>
      </w:pPr>
      <w:ins w:id="8339" w:author="Сатлер Марина Викторовна" w:date="2025-01-14T11:56:00Z">
        <w:r w:rsidRPr="00890969">
          <w:tab/>
        </w:r>
        <w:r w:rsidRPr="00890969">
          <w:tab/>
          <w:t>"OpenSystem": "ARP",</w:t>
        </w:r>
      </w:ins>
    </w:p>
    <w:p w14:paraId="2EE9C852" w14:textId="77777777" w:rsidR="00D33583" w:rsidRDefault="00D33583" w:rsidP="005945B0">
      <w:pPr>
        <w:pStyle w:val="GOSTScript"/>
        <w:rPr>
          <w:ins w:id="8340" w:author="Сатлер Марина Викторовна" w:date="2025-01-14T11:56:00Z"/>
        </w:rPr>
      </w:pPr>
      <w:r w:rsidRPr="00443E4C">
        <w:tab/>
      </w:r>
      <w:r w:rsidRPr="00443E4C">
        <w:tab/>
        <w:t>"CloseDate": "2022-10-29 10:35:10",</w:t>
      </w:r>
    </w:p>
    <w:p w14:paraId="2845D698" w14:textId="58866968" w:rsidR="00890969" w:rsidRPr="00443E4C" w:rsidRDefault="00890969" w:rsidP="005945B0">
      <w:pPr>
        <w:pStyle w:val="GOSTScript"/>
      </w:pPr>
      <w:ins w:id="8341" w:author="Сатлер Марина Викторовна" w:date="2025-01-14T11:57:00Z">
        <w:r w:rsidRPr="00890969">
          <w:tab/>
        </w:r>
        <w:r w:rsidRPr="00890969">
          <w:tab/>
          <w:t>"CloseSystem": "ARP",</w:t>
        </w:r>
      </w:ins>
    </w:p>
    <w:p w14:paraId="0823CCB7" w14:textId="42B036CC" w:rsidR="00890969" w:rsidRDefault="00D33583" w:rsidP="00890969">
      <w:pPr>
        <w:pStyle w:val="GOSTScript"/>
        <w:rPr>
          <w:ins w:id="8342" w:author="Сатлер Марина Викторовна" w:date="2025-01-14T11:57:00Z"/>
        </w:rPr>
      </w:pPr>
      <w:r w:rsidRPr="00443E4C">
        <w:tab/>
      </w:r>
      <w:r w:rsidRPr="00443E4C">
        <w:tab/>
        <w:t>"ClosePermanentlyDate": "2022-12-29 10:37:10"</w:t>
      </w:r>
      <w:ins w:id="8343" w:author="Сатлер Марина Викторовна" w:date="2025-01-14T11:57:00Z">
        <w:r w:rsidR="00890969">
          <w:t>,</w:t>
        </w:r>
      </w:ins>
    </w:p>
    <w:p w14:paraId="59B6BA65" w14:textId="607132AA" w:rsidR="00D33583" w:rsidRPr="00443E4C" w:rsidRDefault="00890969" w:rsidP="00890969">
      <w:pPr>
        <w:pStyle w:val="GOSTScript"/>
      </w:pPr>
      <w:ins w:id="8344" w:author="Сатлер Марина Викторовна" w:date="2025-01-14T11:57:00Z">
        <w:r>
          <w:tab/>
        </w:r>
        <w:r>
          <w:tab/>
          <w:t>"ClosePermanentlySystem": "ARP"</w:t>
        </w:r>
      </w:ins>
    </w:p>
    <w:p w14:paraId="52198EE7" w14:textId="77777777" w:rsidR="00D33583" w:rsidRPr="00443E4C" w:rsidRDefault="00D33583" w:rsidP="005945B0">
      <w:pPr>
        <w:pStyle w:val="GOSTScript"/>
      </w:pPr>
      <w:r w:rsidRPr="00443E4C">
        <w:tab/>
        <w:t>}</w:t>
      </w:r>
    </w:p>
    <w:p w14:paraId="398C286F" w14:textId="77777777" w:rsidR="00D33583" w:rsidRPr="00443E4C" w:rsidRDefault="00D33583" w:rsidP="005945B0">
      <w:pPr>
        <w:pStyle w:val="GOSTScript"/>
      </w:pPr>
      <w:r w:rsidRPr="00443E4C">
        <w:t>}</w:t>
      </w:r>
    </w:p>
    <w:p w14:paraId="50F7EF1C" w14:textId="77777777" w:rsidR="00D33583" w:rsidRPr="00C75A4E" w:rsidRDefault="00D33583" w:rsidP="00D33583">
      <w:pPr>
        <w:pStyle w:val="GOSTNormal"/>
        <w:rPr>
          <w:lang w:val="en-US"/>
        </w:rPr>
      </w:pPr>
    </w:p>
    <w:p w14:paraId="65AE9892" w14:textId="16476071" w:rsidR="00D33583" w:rsidRPr="00DE2C46" w:rsidRDefault="00D33583" w:rsidP="00D33583">
      <w:pPr>
        <w:pStyle w:val="GOSTNormal"/>
        <w:rPr>
          <w:lang w:val="en-US"/>
        </w:rPr>
      </w:pPr>
      <w:r w:rsidRPr="005945B0">
        <w:rPr>
          <w:u w:val="single"/>
        </w:rPr>
        <w:t>Пример</w:t>
      </w:r>
      <w:r w:rsidRPr="00DE2C46">
        <w:rPr>
          <w:u w:val="single"/>
          <w:lang w:val="en-US"/>
        </w:rPr>
        <w:t xml:space="preserve"> №18: </w:t>
      </w:r>
      <w:r w:rsidRPr="005945B0">
        <w:rPr>
          <w:u w:val="single"/>
        </w:rPr>
        <w:t>Сервис</w:t>
      </w:r>
      <w:r w:rsidRPr="00DE2C46">
        <w:rPr>
          <w:u w:val="single"/>
          <w:lang w:val="en-US"/>
        </w:rPr>
        <w:t xml:space="preserve"> </w:t>
      </w:r>
      <w:r w:rsidRPr="005945B0">
        <w:rPr>
          <w:u w:val="single"/>
        </w:rPr>
        <w:t>окончательного</w:t>
      </w:r>
      <w:r w:rsidRPr="00DE2C46">
        <w:rPr>
          <w:u w:val="single"/>
          <w:lang w:val="en-US"/>
        </w:rPr>
        <w:t xml:space="preserve"> </w:t>
      </w:r>
      <w:r w:rsidRPr="005945B0">
        <w:rPr>
          <w:u w:val="single"/>
        </w:rPr>
        <w:t>закрытия</w:t>
      </w:r>
      <w:r w:rsidRPr="00DE2C46">
        <w:rPr>
          <w:u w:val="single"/>
          <w:lang w:val="en-US"/>
        </w:rPr>
        <w:t xml:space="preserve"> </w:t>
      </w:r>
      <w:r w:rsidRPr="005945B0">
        <w:rPr>
          <w:u w:val="single"/>
        </w:rPr>
        <w:t>операционного</w:t>
      </w:r>
      <w:r w:rsidRPr="00DE2C46">
        <w:rPr>
          <w:u w:val="single"/>
          <w:lang w:val="en-US"/>
        </w:rPr>
        <w:t xml:space="preserve"> </w:t>
      </w:r>
      <w:r w:rsidRPr="005945B0">
        <w:rPr>
          <w:u w:val="single"/>
        </w:rPr>
        <w:t>дня</w:t>
      </w:r>
      <w:r w:rsidRPr="00DE2C46">
        <w:rPr>
          <w:u w:val="single"/>
          <w:lang w:val="en-US"/>
        </w:rPr>
        <w:t xml:space="preserve"> </w:t>
      </w:r>
      <w:r w:rsidRPr="005945B0">
        <w:rPr>
          <w:u w:val="single"/>
        </w:rPr>
        <w:t>по</w:t>
      </w:r>
      <w:r w:rsidRPr="00DE2C46">
        <w:rPr>
          <w:u w:val="single"/>
          <w:lang w:val="en-US"/>
        </w:rPr>
        <w:t xml:space="preserve"> </w:t>
      </w:r>
      <w:r w:rsidRPr="005945B0">
        <w:rPr>
          <w:u w:val="single"/>
        </w:rPr>
        <w:t>всем</w:t>
      </w:r>
      <w:r w:rsidRPr="00DE2C46">
        <w:rPr>
          <w:u w:val="single"/>
          <w:lang w:val="en-US"/>
        </w:rPr>
        <w:t xml:space="preserve"> </w:t>
      </w:r>
      <w:r w:rsidRPr="005945B0">
        <w:rPr>
          <w:u w:val="single"/>
        </w:rPr>
        <w:t>ТОФК</w:t>
      </w:r>
      <w:r w:rsidRPr="00DE2C46">
        <w:rPr>
          <w:u w:val="single"/>
          <w:lang w:val="en-US"/>
        </w:rPr>
        <w:t>/</w:t>
      </w:r>
      <w:r w:rsidRPr="005945B0">
        <w:rPr>
          <w:u w:val="single"/>
        </w:rPr>
        <w:t>ЦС</w:t>
      </w:r>
      <w:r w:rsidRPr="00DE2C46">
        <w:rPr>
          <w:u w:val="single"/>
          <w:lang w:val="en-US"/>
        </w:rPr>
        <w:t xml:space="preserve"> </w:t>
      </w:r>
      <w:r w:rsidRPr="005945B0">
        <w:rPr>
          <w:u w:val="single"/>
        </w:rPr>
        <w:t>по</w:t>
      </w:r>
      <w:r w:rsidRPr="00DE2C46">
        <w:rPr>
          <w:u w:val="single"/>
          <w:lang w:val="en-US"/>
        </w:rPr>
        <w:t xml:space="preserve"> </w:t>
      </w:r>
      <w:r w:rsidRPr="005945B0">
        <w:rPr>
          <w:u w:val="single"/>
        </w:rPr>
        <w:t>учету</w:t>
      </w:r>
      <w:r w:rsidRPr="00DE2C46">
        <w:rPr>
          <w:u w:val="single"/>
          <w:lang w:val="en-US"/>
        </w:rPr>
        <w:t xml:space="preserve"> </w:t>
      </w:r>
      <w:r w:rsidRPr="005945B0">
        <w:rPr>
          <w:u w:val="single"/>
        </w:rPr>
        <w:t>и</w:t>
      </w:r>
      <w:r w:rsidRPr="00DE2C46">
        <w:rPr>
          <w:u w:val="single"/>
          <w:lang w:val="en-US"/>
        </w:rPr>
        <w:t xml:space="preserve"> </w:t>
      </w:r>
      <w:r w:rsidRPr="005945B0">
        <w:rPr>
          <w:u w:val="single"/>
        </w:rPr>
        <w:t>операционного</w:t>
      </w:r>
      <w:r w:rsidRPr="00DE2C46">
        <w:rPr>
          <w:u w:val="single"/>
          <w:lang w:val="en-US"/>
        </w:rPr>
        <w:t xml:space="preserve"> </w:t>
      </w:r>
      <w:r w:rsidRPr="005945B0">
        <w:rPr>
          <w:u w:val="single"/>
        </w:rPr>
        <w:t>дня</w:t>
      </w:r>
      <w:r w:rsidRPr="00DE2C46">
        <w:rPr>
          <w:u w:val="single"/>
          <w:lang w:val="en-US"/>
        </w:rPr>
        <w:t xml:space="preserve"> </w:t>
      </w:r>
      <w:r w:rsidRPr="005945B0">
        <w:rPr>
          <w:u w:val="single"/>
        </w:rPr>
        <w:t>системы</w:t>
      </w:r>
      <w:r w:rsidRPr="00DE2C46">
        <w:rPr>
          <w:u w:val="single"/>
          <w:lang w:val="en-US"/>
        </w:rPr>
        <w:t xml:space="preserve"> (</w:t>
      </w:r>
      <w:r w:rsidRPr="00C75A4E">
        <w:rPr>
          <w:u w:val="single"/>
          <w:lang w:val="en-US"/>
        </w:rPr>
        <w:t>TradingDaysSysClosePermanentlyAll</w:t>
      </w:r>
      <w:r w:rsidRPr="00DE2C46">
        <w:rPr>
          <w:u w:val="single"/>
          <w:lang w:val="en-US"/>
        </w:rPr>
        <w:t>):</w:t>
      </w:r>
    </w:p>
    <w:p w14:paraId="76201771" w14:textId="77777777" w:rsidR="00D33583" w:rsidRPr="00443E4C" w:rsidRDefault="00D33583" w:rsidP="005945B0">
      <w:pPr>
        <w:pStyle w:val="GOSTScript"/>
      </w:pPr>
      <w:r w:rsidRPr="00443E4C">
        <w:t>{</w:t>
      </w:r>
    </w:p>
    <w:p w14:paraId="4830344D" w14:textId="77777777" w:rsidR="00D33583" w:rsidRPr="00443E4C" w:rsidRDefault="00D33583" w:rsidP="005945B0">
      <w:pPr>
        <w:pStyle w:val="GOSTScript"/>
      </w:pPr>
      <w:r w:rsidRPr="00443E4C">
        <w:tab/>
        <w:t>"header": {</w:t>
      </w:r>
    </w:p>
    <w:p w14:paraId="7C533753" w14:textId="1B0C5D8B" w:rsidR="00D33583" w:rsidRDefault="00D33583" w:rsidP="005945B0">
      <w:pPr>
        <w:pStyle w:val="GOSTScript"/>
      </w:pPr>
      <w:r w:rsidRPr="00443E4C">
        <w:tab/>
      </w:r>
      <w:r w:rsidRPr="00443E4C">
        <w:tab/>
        <w:t>"Source": "</w:t>
      </w:r>
      <w:r w:rsidR="00CD1342">
        <w:t>ARP</w:t>
      </w:r>
      <w:r w:rsidRPr="00443E4C">
        <w:t>",</w:t>
      </w:r>
    </w:p>
    <w:p w14:paraId="0EB6E9A2" w14:textId="1A2D91EB" w:rsidR="00D514E3" w:rsidRPr="00443E4C" w:rsidRDefault="00D514E3" w:rsidP="005945B0">
      <w:pPr>
        <w:pStyle w:val="GOSTScript"/>
      </w:pPr>
      <w:r w:rsidRPr="00E07D25">
        <w:tab/>
      </w:r>
      <w:r w:rsidRPr="00E07D25">
        <w:tab/>
        <w:t>"Receiver": "</w:t>
      </w:r>
      <w:r>
        <w:t>ARP</w:t>
      </w:r>
      <w:r w:rsidRPr="00E07D25">
        <w:t>",</w:t>
      </w:r>
    </w:p>
    <w:p w14:paraId="1F7E64B0" w14:textId="77777777" w:rsidR="00D33583" w:rsidRPr="00443E4C" w:rsidRDefault="00D33583" w:rsidP="005945B0">
      <w:pPr>
        <w:pStyle w:val="GOSTScript"/>
      </w:pPr>
      <w:r w:rsidRPr="00443E4C">
        <w:tab/>
      </w:r>
      <w:r w:rsidRPr="00443E4C">
        <w:tab/>
        <w:t>"AnsDateTime": "2022-12-29 10:37:22",</w:t>
      </w:r>
    </w:p>
    <w:p w14:paraId="4EE97F64" w14:textId="77777777" w:rsidR="00D33583" w:rsidRPr="00443E4C" w:rsidRDefault="00D33583" w:rsidP="005945B0">
      <w:pPr>
        <w:pStyle w:val="GOSTScript"/>
      </w:pPr>
      <w:r w:rsidRPr="00443E4C">
        <w:tab/>
      </w:r>
      <w:r w:rsidRPr="00443E4C">
        <w:tab/>
        <w:t>"Version": "1.0",</w:t>
      </w:r>
    </w:p>
    <w:p w14:paraId="6EC8F5CB" w14:textId="77777777" w:rsidR="00D33583" w:rsidRPr="00443E4C" w:rsidRDefault="00D33583" w:rsidP="005945B0">
      <w:pPr>
        <w:pStyle w:val="GOSTScript"/>
      </w:pPr>
      <w:r w:rsidRPr="00443E4C">
        <w:tab/>
      </w:r>
      <w:r w:rsidRPr="00443E4C">
        <w:tab/>
        <w:t>"ReqGuid": "b0d4ce5d-2757-4699-948c-cfa72ba94f10",</w:t>
      </w:r>
    </w:p>
    <w:p w14:paraId="2E8A5E1D" w14:textId="77777777" w:rsidR="00D33583" w:rsidRPr="00443E4C" w:rsidRDefault="00D33583" w:rsidP="005945B0">
      <w:pPr>
        <w:pStyle w:val="GOSTScript"/>
      </w:pPr>
      <w:r w:rsidRPr="00443E4C">
        <w:tab/>
      </w:r>
      <w:r w:rsidRPr="00443E4C">
        <w:tab/>
        <w:t>"DocGuid": "0bd90a7c-e339-46ff-ac39-71029ff81370",</w:t>
      </w:r>
    </w:p>
    <w:p w14:paraId="0D4951A2" w14:textId="77777777" w:rsidR="00D33583" w:rsidRPr="00443E4C" w:rsidRDefault="00D33583" w:rsidP="005945B0">
      <w:pPr>
        <w:pStyle w:val="GOSTScript"/>
      </w:pPr>
      <w:r w:rsidRPr="00443E4C">
        <w:tab/>
      </w:r>
      <w:r w:rsidRPr="00443E4C">
        <w:tab/>
        <w:t>"AnsGuid": "11190a7c-e339-55ff-ac69-71029hh81370",</w:t>
      </w:r>
    </w:p>
    <w:p w14:paraId="50CD782F" w14:textId="77777777" w:rsidR="00D33583" w:rsidRPr="00443E4C" w:rsidRDefault="00D33583" w:rsidP="005945B0">
      <w:pPr>
        <w:pStyle w:val="GOSTScript"/>
      </w:pPr>
      <w:r w:rsidRPr="00443E4C">
        <w:tab/>
      </w:r>
      <w:r w:rsidRPr="00443E4C">
        <w:tab/>
        <w:t>"Result": "S"</w:t>
      </w:r>
    </w:p>
    <w:p w14:paraId="75889616" w14:textId="77777777" w:rsidR="00D33583" w:rsidRPr="00443E4C" w:rsidRDefault="00D33583" w:rsidP="005945B0">
      <w:pPr>
        <w:pStyle w:val="GOSTScript"/>
      </w:pPr>
      <w:r w:rsidRPr="00443E4C">
        <w:tab/>
        <w:t>},</w:t>
      </w:r>
    </w:p>
    <w:p w14:paraId="13F2C33B" w14:textId="77777777" w:rsidR="00D33583" w:rsidRPr="00443E4C" w:rsidRDefault="00D33583" w:rsidP="005945B0">
      <w:pPr>
        <w:pStyle w:val="GOSTScript"/>
      </w:pPr>
      <w:r w:rsidRPr="00443E4C">
        <w:lastRenderedPageBreak/>
        <w:tab/>
        <w:t>"document": {</w:t>
      </w:r>
    </w:p>
    <w:p w14:paraId="63385E03" w14:textId="77777777" w:rsidR="00D33583" w:rsidRPr="00443E4C" w:rsidRDefault="00D33583" w:rsidP="005945B0">
      <w:pPr>
        <w:pStyle w:val="GOSTScript"/>
      </w:pPr>
      <w:r w:rsidRPr="00443E4C">
        <w:tab/>
      </w:r>
      <w:r w:rsidRPr="00443E4C">
        <w:tab/>
        <w:t>"TradingDay": "2022-10-12",</w:t>
      </w:r>
    </w:p>
    <w:p w14:paraId="047B800C" w14:textId="77777777" w:rsidR="00D33583" w:rsidRPr="00443E4C" w:rsidRDefault="00D33583" w:rsidP="005945B0">
      <w:pPr>
        <w:pStyle w:val="GOSTScript"/>
      </w:pPr>
      <w:r w:rsidRPr="00443E4C">
        <w:tab/>
      </w:r>
      <w:r w:rsidRPr="00443E4C">
        <w:tab/>
        <w:t>"Status": "</w:t>
      </w:r>
      <w:r>
        <w:t>Закрыт</w:t>
      </w:r>
      <w:r w:rsidRPr="00443E4C">
        <w:t>",</w:t>
      </w:r>
    </w:p>
    <w:p w14:paraId="10EBEF81" w14:textId="77777777" w:rsidR="00D33583" w:rsidRDefault="00D33583" w:rsidP="005945B0">
      <w:pPr>
        <w:pStyle w:val="GOSTScript"/>
        <w:rPr>
          <w:ins w:id="8345" w:author="Сатлер Марина Викторовна" w:date="2025-01-14T12:03:00Z"/>
        </w:rPr>
      </w:pPr>
      <w:r w:rsidRPr="00443E4C">
        <w:tab/>
      </w:r>
      <w:r w:rsidRPr="00443E4C">
        <w:tab/>
        <w:t>"OpenDate": "2022-10-12 00:15:10",</w:t>
      </w:r>
    </w:p>
    <w:p w14:paraId="7BAC720B" w14:textId="7E47F134" w:rsidR="009C6CD1" w:rsidRPr="00443E4C" w:rsidRDefault="009C6CD1" w:rsidP="005945B0">
      <w:pPr>
        <w:pStyle w:val="GOSTScript"/>
      </w:pPr>
      <w:ins w:id="8346" w:author="Сатлер Марина Викторовна" w:date="2025-01-14T12:03:00Z">
        <w:r w:rsidRPr="009C6CD1">
          <w:tab/>
        </w:r>
        <w:r w:rsidRPr="009C6CD1">
          <w:tab/>
          <w:t>"OpenSystem": "ARP",</w:t>
        </w:r>
      </w:ins>
    </w:p>
    <w:p w14:paraId="464FE29B" w14:textId="77777777" w:rsidR="00D33583" w:rsidRDefault="00D33583" w:rsidP="005945B0">
      <w:pPr>
        <w:pStyle w:val="GOSTScript"/>
        <w:rPr>
          <w:ins w:id="8347" w:author="Сатлер Марина Викторовна" w:date="2025-01-14T12:03:00Z"/>
        </w:rPr>
      </w:pPr>
      <w:r w:rsidRPr="00443E4C">
        <w:tab/>
      </w:r>
      <w:r w:rsidRPr="00443E4C">
        <w:tab/>
        <w:t>"CloseDate": "2022-10-13 12:15:10",</w:t>
      </w:r>
    </w:p>
    <w:p w14:paraId="28FD46B6" w14:textId="36EAD759" w:rsidR="009C6CD1" w:rsidRPr="00443E4C" w:rsidRDefault="009C6CD1" w:rsidP="005945B0">
      <w:pPr>
        <w:pStyle w:val="GOSTScript"/>
      </w:pPr>
      <w:ins w:id="8348" w:author="Сатлер Марина Викторовна" w:date="2025-01-14T12:03:00Z">
        <w:r w:rsidRPr="009C6CD1">
          <w:tab/>
        </w:r>
        <w:r w:rsidRPr="009C6CD1">
          <w:tab/>
          <w:t>"CloseSystem": "ARP",</w:t>
        </w:r>
      </w:ins>
    </w:p>
    <w:p w14:paraId="01B53DBD" w14:textId="77777777" w:rsidR="00D33583" w:rsidRDefault="00D33583" w:rsidP="005945B0">
      <w:pPr>
        <w:pStyle w:val="GOSTScript"/>
        <w:rPr>
          <w:ins w:id="8349" w:author="Сатлер Марина Викторовна" w:date="2025-01-14T12:03:00Z"/>
        </w:rPr>
      </w:pPr>
      <w:r w:rsidRPr="00443E4C">
        <w:tab/>
      </w:r>
      <w:r w:rsidRPr="00443E4C">
        <w:tab/>
        <w:t>"ClosePermanentlyDate": "2022-12-29 10:37:10",</w:t>
      </w:r>
    </w:p>
    <w:p w14:paraId="6A542FE5" w14:textId="3EB06CB0" w:rsidR="009C6CD1" w:rsidRPr="00443E4C" w:rsidRDefault="009C6CD1" w:rsidP="005945B0">
      <w:pPr>
        <w:pStyle w:val="GOSTScript"/>
      </w:pPr>
      <w:ins w:id="8350" w:author="Сатлер Марина Викторовна" w:date="2025-01-14T12:03:00Z">
        <w:r w:rsidRPr="009C6CD1">
          <w:tab/>
        </w:r>
        <w:r w:rsidRPr="009C6CD1">
          <w:tab/>
          <w:t>"ClosePermanentlySystem": "ARP",</w:t>
        </w:r>
      </w:ins>
    </w:p>
    <w:p w14:paraId="210E1E94" w14:textId="77777777" w:rsidR="00D33583" w:rsidRPr="00614EB0" w:rsidRDefault="00D33583" w:rsidP="005945B0">
      <w:pPr>
        <w:pStyle w:val="GOSTScript"/>
      </w:pPr>
      <w:r w:rsidRPr="00443E4C">
        <w:tab/>
      </w:r>
      <w:r w:rsidRPr="00443E4C">
        <w:tab/>
      </w:r>
      <w:r w:rsidRPr="00614EB0">
        <w:t>"</w:t>
      </w:r>
      <w:r w:rsidRPr="00443E4C">
        <w:t>SubjectList</w:t>
      </w:r>
      <w:r w:rsidRPr="00614EB0">
        <w:t>": [</w:t>
      </w:r>
    </w:p>
    <w:p w14:paraId="35B7DFF9" w14:textId="77777777" w:rsidR="00D33583" w:rsidRPr="00614EB0" w:rsidRDefault="00D33583" w:rsidP="005945B0">
      <w:pPr>
        <w:pStyle w:val="GOSTScript"/>
      </w:pPr>
      <w:r w:rsidRPr="00614EB0">
        <w:tab/>
      </w:r>
      <w:r w:rsidRPr="00614EB0">
        <w:tab/>
      </w:r>
      <w:r w:rsidRPr="00614EB0">
        <w:tab/>
        <w:t>"2500",</w:t>
      </w:r>
    </w:p>
    <w:p w14:paraId="6A181385" w14:textId="77777777" w:rsidR="00D33583" w:rsidRPr="00614EB0" w:rsidRDefault="00D33583" w:rsidP="005945B0">
      <w:pPr>
        <w:pStyle w:val="GOSTScript"/>
      </w:pPr>
      <w:r w:rsidRPr="00614EB0">
        <w:tab/>
      </w:r>
      <w:r w:rsidRPr="00614EB0">
        <w:tab/>
      </w:r>
      <w:r w:rsidRPr="00614EB0">
        <w:tab/>
        <w:t>"3100",</w:t>
      </w:r>
    </w:p>
    <w:p w14:paraId="38B1BAC5" w14:textId="77777777" w:rsidR="00D33583" w:rsidRPr="00614EB0" w:rsidRDefault="00D33583" w:rsidP="005945B0">
      <w:pPr>
        <w:pStyle w:val="GOSTScript"/>
      </w:pPr>
      <w:r w:rsidRPr="00614EB0">
        <w:tab/>
      </w:r>
      <w:r w:rsidRPr="00614EB0">
        <w:tab/>
      </w:r>
      <w:r w:rsidRPr="00614EB0">
        <w:tab/>
        <w:t>"5700",</w:t>
      </w:r>
    </w:p>
    <w:p w14:paraId="1556EF29" w14:textId="77777777" w:rsidR="00D33583" w:rsidRPr="00614EB0" w:rsidRDefault="00D33583" w:rsidP="005945B0">
      <w:pPr>
        <w:pStyle w:val="GOSTScript"/>
      </w:pPr>
      <w:r w:rsidRPr="00614EB0">
        <w:tab/>
      </w:r>
      <w:r w:rsidRPr="00614EB0">
        <w:tab/>
      </w:r>
      <w:r w:rsidRPr="00614EB0">
        <w:tab/>
        <w:t>"6200",</w:t>
      </w:r>
    </w:p>
    <w:p w14:paraId="4321B855" w14:textId="77777777" w:rsidR="00D33583" w:rsidRPr="00614EB0" w:rsidRDefault="00D33583" w:rsidP="005945B0">
      <w:pPr>
        <w:pStyle w:val="GOSTScript"/>
      </w:pPr>
      <w:r w:rsidRPr="00614EB0">
        <w:tab/>
      </w:r>
      <w:r w:rsidRPr="00614EB0">
        <w:tab/>
      </w:r>
      <w:r w:rsidRPr="00614EB0">
        <w:tab/>
        <w:t>"9500"</w:t>
      </w:r>
    </w:p>
    <w:p w14:paraId="7FA976CE" w14:textId="77777777" w:rsidR="00D33583" w:rsidRPr="00614EB0" w:rsidRDefault="00D33583" w:rsidP="005945B0">
      <w:pPr>
        <w:pStyle w:val="GOSTScript"/>
      </w:pPr>
      <w:r w:rsidRPr="00614EB0">
        <w:tab/>
      </w:r>
      <w:r w:rsidRPr="00614EB0">
        <w:tab/>
        <w:t>]</w:t>
      </w:r>
    </w:p>
    <w:p w14:paraId="233FCC8D" w14:textId="77777777" w:rsidR="00D33583" w:rsidRPr="00614EB0" w:rsidRDefault="00D33583" w:rsidP="005945B0">
      <w:pPr>
        <w:pStyle w:val="GOSTScript"/>
      </w:pPr>
      <w:r w:rsidRPr="00614EB0">
        <w:tab/>
        <w:t>}</w:t>
      </w:r>
    </w:p>
    <w:p w14:paraId="6196FFAF" w14:textId="77777777" w:rsidR="00D33583" w:rsidRPr="00614EB0" w:rsidRDefault="00D33583" w:rsidP="005945B0">
      <w:pPr>
        <w:pStyle w:val="GOSTScript"/>
      </w:pPr>
      <w:r w:rsidRPr="00614EB0">
        <w:t>}</w:t>
      </w:r>
    </w:p>
    <w:p w14:paraId="78DBBAD5" w14:textId="77777777" w:rsidR="00D33583" w:rsidRPr="00614EB0" w:rsidRDefault="00D33583" w:rsidP="00D33583">
      <w:pPr>
        <w:pStyle w:val="GOSTNormal"/>
        <w:rPr>
          <w:lang w:val="en-US"/>
        </w:rPr>
      </w:pPr>
    </w:p>
    <w:p w14:paraId="05536FBA" w14:textId="4B4B9BB4" w:rsidR="00D33583" w:rsidRPr="00614EB0" w:rsidRDefault="00D33583" w:rsidP="00D33583">
      <w:pPr>
        <w:pStyle w:val="GOSTNormal"/>
        <w:rPr>
          <w:lang w:val="en-US"/>
        </w:rPr>
      </w:pPr>
      <w:r w:rsidRPr="005945B0">
        <w:rPr>
          <w:u w:val="single"/>
        </w:rPr>
        <w:t>Пример</w:t>
      </w:r>
      <w:r w:rsidRPr="00614EB0">
        <w:rPr>
          <w:u w:val="single"/>
          <w:lang w:val="en-US"/>
        </w:rPr>
        <w:t xml:space="preserve"> №19: </w:t>
      </w:r>
      <w:r w:rsidRPr="005945B0">
        <w:rPr>
          <w:u w:val="single"/>
        </w:rPr>
        <w:t>Сервис</w:t>
      </w:r>
      <w:r w:rsidRPr="00614EB0">
        <w:rPr>
          <w:u w:val="single"/>
          <w:lang w:val="en-US"/>
        </w:rPr>
        <w:t xml:space="preserve"> </w:t>
      </w:r>
      <w:r w:rsidRPr="005945B0">
        <w:rPr>
          <w:u w:val="single"/>
        </w:rPr>
        <w:t>массового</w:t>
      </w:r>
      <w:r w:rsidRPr="00614EB0">
        <w:rPr>
          <w:u w:val="single"/>
          <w:lang w:val="en-US"/>
        </w:rPr>
        <w:t xml:space="preserve"> </w:t>
      </w:r>
      <w:r w:rsidRPr="005945B0">
        <w:rPr>
          <w:u w:val="single"/>
        </w:rPr>
        <w:t>окончательного</w:t>
      </w:r>
      <w:r w:rsidRPr="00614EB0">
        <w:rPr>
          <w:u w:val="single"/>
          <w:lang w:val="en-US"/>
        </w:rPr>
        <w:t xml:space="preserve"> </w:t>
      </w:r>
      <w:r w:rsidRPr="005945B0">
        <w:rPr>
          <w:u w:val="single"/>
        </w:rPr>
        <w:t>закрытия</w:t>
      </w:r>
      <w:r w:rsidRPr="00614EB0">
        <w:rPr>
          <w:u w:val="single"/>
          <w:lang w:val="en-US"/>
        </w:rPr>
        <w:t xml:space="preserve"> </w:t>
      </w:r>
      <w:r w:rsidRPr="005945B0">
        <w:rPr>
          <w:u w:val="single"/>
        </w:rPr>
        <w:t>операционных</w:t>
      </w:r>
      <w:r w:rsidRPr="00614EB0">
        <w:rPr>
          <w:u w:val="single"/>
          <w:lang w:val="en-US"/>
        </w:rPr>
        <w:t xml:space="preserve"> </w:t>
      </w:r>
      <w:r w:rsidRPr="005945B0">
        <w:rPr>
          <w:u w:val="single"/>
        </w:rPr>
        <w:t>дней</w:t>
      </w:r>
      <w:r w:rsidRPr="00614EB0">
        <w:rPr>
          <w:u w:val="single"/>
          <w:lang w:val="en-US"/>
        </w:rPr>
        <w:t xml:space="preserve"> </w:t>
      </w:r>
      <w:r w:rsidRPr="005945B0">
        <w:rPr>
          <w:u w:val="single"/>
        </w:rPr>
        <w:t>системы</w:t>
      </w:r>
      <w:r w:rsidRPr="00614EB0">
        <w:rPr>
          <w:u w:val="single"/>
          <w:lang w:val="en-US"/>
        </w:rPr>
        <w:t xml:space="preserve">, </w:t>
      </w:r>
      <w:r w:rsidRPr="005945B0">
        <w:rPr>
          <w:u w:val="single"/>
        </w:rPr>
        <w:t>если</w:t>
      </w:r>
      <w:r w:rsidRPr="00614EB0">
        <w:rPr>
          <w:u w:val="single"/>
          <w:lang w:val="en-US"/>
        </w:rPr>
        <w:t xml:space="preserve"> </w:t>
      </w:r>
      <w:r w:rsidRPr="005945B0">
        <w:rPr>
          <w:u w:val="single"/>
        </w:rPr>
        <w:t>для</w:t>
      </w:r>
      <w:r w:rsidRPr="00614EB0">
        <w:rPr>
          <w:u w:val="single"/>
          <w:lang w:val="en-US"/>
        </w:rPr>
        <w:t xml:space="preserve"> </w:t>
      </w:r>
      <w:r w:rsidRPr="005945B0">
        <w:rPr>
          <w:u w:val="single"/>
        </w:rPr>
        <w:t>указанной</w:t>
      </w:r>
      <w:r w:rsidRPr="00614EB0">
        <w:rPr>
          <w:u w:val="single"/>
          <w:lang w:val="en-US"/>
        </w:rPr>
        <w:t xml:space="preserve"> </w:t>
      </w:r>
      <w:r w:rsidRPr="005945B0">
        <w:rPr>
          <w:u w:val="single"/>
        </w:rPr>
        <w:t>даты</w:t>
      </w:r>
      <w:r w:rsidRPr="00614EB0">
        <w:rPr>
          <w:u w:val="single"/>
          <w:lang w:val="en-US"/>
        </w:rPr>
        <w:t xml:space="preserve"> </w:t>
      </w:r>
      <w:r w:rsidRPr="005945B0">
        <w:rPr>
          <w:u w:val="single"/>
        </w:rPr>
        <w:t>операционный</w:t>
      </w:r>
      <w:r w:rsidRPr="00614EB0">
        <w:rPr>
          <w:u w:val="single"/>
          <w:lang w:val="en-US"/>
        </w:rPr>
        <w:t xml:space="preserve"> </w:t>
      </w:r>
      <w:r w:rsidRPr="005945B0">
        <w:rPr>
          <w:u w:val="single"/>
        </w:rPr>
        <w:t>день</w:t>
      </w:r>
      <w:r w:rsidRPr="00614EB0">
        <w:rPr>
          <w:u w:val="single"/>
          <w:lang w:val="en-US"/>
        </w:rPr>
        <w:t xml:space="preserve"> </w:t>
      </w:r>
      <w:r w:rsidRPr="005945B0">
        <w:rPr>
          <w:u w:val="single"/>
        </w:rPr>
        <w:t>окончательно</w:t>
      </w:r>
      <w:r w:rsidRPr="00614EB0">
        <w:rPr>
          <w:u w:val="single"/>
          <w:lang w:val="en-US"/>
        </w:rPr>
        <w:t xml:space="preserve"> </w:t>
      </w:r>
      <w:r w:rsidRPr="005945B0">
        <w:rPr>
          <w:u w:val="single"/>
        </w:rPr>
        <w:t>закрыт</w:t>
      </w:r>
      <w:r w:rsidRPr="00614EB0">
        <w:rPr>
          <w:u w:val="single"/>
          <w:lang w:val="en-US"/>
        </w:rPr>
        <w:t xml:space="preserve"> </w:t>
      </w:r>
      <w:r w:rsidRPr="005945B0">
        <w:rPr>
          <w:u w:val="single"/>
        </w:rPr>
        <w:t>по</w:t>
      </w:r>
      <w:r w:rsidRPr="00614EB0">
        <w:rPr>
          <w:u w:val="single"/>
          <w:lang w:val="en-US"/>
        </w:rPr>
        <w:t xml:space="preserve"> </w:t>
      </w:r>
      <w:r w:rsidRPr="005945B0">
        <w:rPr>
          <w:u w:val="single"/>
        </w:rPr>
        <w:t>всем</w:t>
      </w:r>
      <w:r w:rsidRPr="00614EB0">
        <w:rPr>
          <w:u w:val="single"/>
          <w:lang w:val="en-US"/>
        </w:rPr>
        <w:t xml:space="preserve"> </w:t>
      </w:r>
      <w:r w:rsidRPr="005945B0">
        <w:rPr>
          <w:u w:val="single"/>
        </w:rPr>
        <w:t>ТОФК</w:t>
      </w:r>
      <w:r w:rsidRPr="00614EB0">
        <w:rPr>
          <w:u w:val="single"/>
          <w:lang w:val="en-US"/>
        </w:rPr>
        <w:t>/</w:t>
      </w:r>
      <w:r w:rsidRPr="005945B0">
        <w:rPr>
          <w:u w:val="single"/>
        </w:rPr>
        <w:t>ЦС</w:t>
      </w:r>
      <w:r w:rsidRPr="00614EB0">
        <w:rPr>
          <w:u w:val="single"/>
          <w:lang w:val="en-US"/>
        </w:rPr>
        <w:t xml:space="preserve"> </w:t>
      </w:r>
      <w:r w:rsidRPr="005945B0">
        <w:rPr>
          <w:u w:val="single"/>
        </w:rPr>
        <w:t>по</w:t>
      </w:r>
      <w:r w:rsidRPr="00614EB0">
        <w:rPr>
          <w:u w:val="single"/>
          <w:lang w:val="en-US"/>
        </w:rPr>
        <w:t xml:space="preserve"> </w:t>
      </w:r>
      <w:r w:rsidRPr="005945B0">
        <w:rPr>
          <w:u w:val="single"/>
        </w:rPr>
        <w:t>учету</w:t>
      </w:r>
      <w:r w:rsidRPr="00614EB0">
        <w:rPr>
          <w:u w:val="single"/>
          <w:lang w:val="en-US"/>
        </w:rPr>
        <w:t xml:space="preserve"> (</w:t>
      </w:r>
      <w:r w:rsidRPr="00C75A4E">
        <w:rPr>
          <w:u w:val="single"/>
          <w:lang w:val="en-US"/>
        </w:rPr>
        <w:t>TrDaysSysListClosePermanently</w:t>
      </w:r>
      <w:r w:rsidRPr="00614EB0">
        <w:rPr>
          <w:u w:val="single"/>
          <w:lang w:val="en-US"/>
        </w:rPr>
        <w:t>):</w:t>
      </w:r>
    </w:p>
    <w:p w14:paraId="6CF1F780" w14:textId="77777777" w:rsidR="00D33583" w:rsidRPr="00443E4C" w:rsidRDefault="00D33583" w:rsidP="005945B0">
      <w:pPr>
        <w:pStyle w:val="GOSTScript"/>
      </w:pPr>
      <w:r w:rsidRPr="00443E4C">
        <w:t>{</w:t>
      </w:r>
    </w:p>
    <w:p w14:paraId="19B0EDE7" w14:textId="77777777" w:rsidR="00D33583" w:rsidRPr="00443E4C" w:rsidRDefault="00D33583" w:rsidP="005945B0">
      <w:pPr>
        <w:pStyle w:val="GOSTScript"/>
      </w:pPr>
      <w:r w:rsidRPr="00443E4C">
        <w:tab/>
        <w:t>"header": {</w:t>
      </w:r>
    </w:p>
    <w:p w14:paraId="33A368E5" w14:textId="35180078" w:rsidR="00D33583" w:rsidRDefault="00D33583" w:rsidP="005945B0">
      <w:pPr>
        <w:pStyle w:val="GOSTScript"/>
      </w:pPr>
      <w:r w:rsidRPr="00443E4C">
        <w:tab/>
      </w:r>
      <w:r w:rsidRPr="00443E4C">
        <w:tab/>
        <w:t>"Source": "</w:t>
      </w:r>
      <w:r w:rsidR="00CD1342">
        <w:t>ARP</w:t>
      </w:r>
      <w:r w:rsidRPr="00443E4C">
        <w:t>",</w:t>
      </w:r>
    </w:p>
    <w:p w14:paraId="6143A256" w14:textId="7AB79F65" w:rsidR="00D514E3" w:rsidRPr="00443E4C" w:rsidRDefault="00D514E3" w:rsidP="005945B0">
      <w:pPr>
        <w:pStyle w:val="GOSTScript"/>
      </w:pPr>
      <w:r w:rsidRPr="00E07D25">
        <w:tab/>
      </w:r>
      <w:r w:rsidRPr="00E07D25">
        <w:tab/>
        <w:t>"Receiver": "</w:t>
      </w:r>
      <w:r>
        <w:t>ARP</w:t>
      </w:r>
      <w:r w:rsidRPr="00E07D25">
        <w:t>",</w:t>
      </w:r>
    </w:p>
    <w:p w14:paraId="1EFBF8F4" w14:textId="77777777" w:rsidR="00D33583" w:rsidRPr="00443E4C" w:rsidRDefault="00D33583" w:rsidP="005945B0">
      <w:pPr>
        <w:pStyle w:val="GOSTScript"/>
      </w:pPr>
      <w:r w:rsidRPr="00443E4C">
        <w:tab/>
      </w:r>
      <w:r w:rsidRPr="00443E4C">
        <w:tab/>
        <w:t>"AnsDateTime": "2023-03-07 10:38:22",</w:t>
      </w:r>
    </w:p>
    <w:p w14:paraId="438A615D" w14:textId="77777777" w:rsidR="00D33583" w:rsidRPr="00443E4C" w:rsidRDefault="00D33583" w:rsidP="005945B0">
      <w:pPr>
        <w:pStyle w:val="GOSTScript"/>
      </w:pPr>
      <w:r w:rsidRPr="00443E4C">
        <w:tab/>
      </w:r>
      <w:r w:rsidRPr="00443E4C">
        <w:tab/>
        <w:t>"Version": "2.4",</w:t>
      </w:r>
    </w:p>
    <w:p w14:paraId="2EC5F385" w14:textId="77777777" w:rsidR="00D33583" w:rsidRPr="00443E4C" w:rsidRDefault="00D33583" w:rsidP="005945B0">
      <w:pPr>
        <w:pStyle w:val="GOSTScript"/>
      </w:pPr>
      <w:r w:rsidRPr="00443E4C">
        <w:tab/>
      </w:r>
      <w:r w:rsidRPr="00443E4C">
        <w:tab/>
        <w:t>"ReqGuid": "b0d4ce5d-2757-4699-948c-cfa72ba94f10",</w:t>
      </w:r>
    </w:p>
    <w:p w14:paraId="7B1BFAC6" w14:textId="77777777" w:rsidR="00D33583" w:rsidRPr="00443E4C" w:rsidRDefault="00D33583" w:rsidP="005945B0">
      <w:pPr>
        <w:pStyle w:val="GOSTScript"/>
      </w:pPr>
      <w:r w:rsidRPr="00443E4C">
        <w:tab/>
      </w:r>
      <w:r w:rsidRPr="00443E4C">
        <w:tab/>
        <w:t>"DocGuid": "0bd90a7c-e339-46ff-ac39-71029ff81370",</w:t>
      </w:r>
    </w:p>
    <w:p w14:paraId="7B706660" w14:textId="77777777" w:rsidR="00D33583" w:rsidRPr="00443E4C" w:rsidRDefault="00D33583" w:rsidP="005945B0">
      <w:pPr>
        <w:pStyle w:val="GOSTScript"/>
      </w:pPr>
      <w:r w:rsidRPr="00443E4C">
        <w:tab/>
      </w:r>
      <w:r w:rsidRPr="00443E4C">
        <w:tab/>
        <w:t>"AnsGuid": "11190a7c-e339-55ff-ac69-71029hh81370",</w:t>
      </w:r>
    </w:p>
    <w:p w14:paraId="2214792C" w14:textId="77777777" w:rsidR="00D33583" w:rsidRPr="00443E4C" w:rsidRDefault="00D33583" w:rsidP="005945B0">
      <w:pPr>
        <w:pStyle w:val="GOSTScript"/>
      </w:pPr>
      <w:r w:rsidRPr="00443E4C">
        <w:tab/>
      </w:r>
      <w:r w:rsidRPr="00443E4C">
        <w:tab/>
        <w:t>"Result": "S"</w:t>
      </w:r>
    </w:p>
    <w:p w14:paraId="0679500D" w14:textId="77777777" w:rsidR="00D33583" w:rsidRPr="00443E4C" w:rsidRDefault="00D33583" w:rsidP="005945B0">
      <w:pPr>
        <w:pStyle w:val="GOSTScript"/>
      </w:pPr>
      <w:r w:rsidRPr="00443E4C">
        <w:tab/>
        <w:t>},</w:t>
      </w:r>
    </w:p>
    <w:p w14:paraId="7700A5A3" w14:textId="77777777" w:rsidR="00D33583" w:rsidRPr="00443E4C" w:rsidRDefault="00D33583" w:rsidP="005945B0">
      <w:pPr>
        <w:pStyle w:val="GOSTScript"/>
      </w:pPr>
      <w:r w:rsidRPr="00443E4C">
        <w:tab/>
        <w:t>"document": {</w:t>
      </w:r>
    </w:p>
    <w:p w14:paraId="6EDF50C7" w14:textId="77777777" w:rsidR="00D33583" w:rsidRPr="00443E4C" w:rsidRDefault="00D33583" w:rsidP="005945B0">
      <w:pPr>
        <w:pStyle w:val="GOSTScript"/>
      </w:pPr>
      <w:r w:rsidRPr="00443E4C">
        <w:tab/>
      </w:r>
      <w:r w:rsidRPr="00443E4C">
        <w:tab/>
        <w:t>"DayListClose": [</w:t>
      </w:r>
    </w:p>
    <w:p w14:paraId="082AD829" w14:textId="77777777" w:rsidR="00D33583" w:rsidRPr="00443E4C" w:rsidRDefault="00D33583" w:rsidP="005945B0">
      <w:pPr>
        <w:pStyle w:val="GOSTScript"/>
      </w:pPr>
      <w:r w:rsidRPr="00443E4C">
        <w:tab/>
      </w:r>
      <w:r w:rsidRPr="00443E4C">
        <w:tab/>
      </w:r>
      <w:r w:rsidRPr="00443E4C">
        <w:tab/>
        <w:t>"2022-10-12",</w:t>
      </w:r>
    </w:p>
    <w:p w14:paraId="6EB345BA" w14:textId="77777777" w:rsidR="00D33583" w:rsidRPr="00443E4C" w:rsidRDefault="00D33583" w:rsidP="005945B0">
      <w:pPr>
        <w:pStyle w:val="GOSTScript"/>
      </w:pPr>
      <w:r w:rsidRPr="00443E4C">
        <w:tab/>
      </w:r>
      <w:r w:rsidRPr="00443E4C">
        <w:tab/>
      </w:r>
      <w:r w:rsidRPr="00443E4C">
        <w:tab/>
        <w:t>"2022-10-13",</w:t>
      </w:r>
    </w:p>
    <w:p w14:paraId="6E86F08C" w14:textId="77777777" w:rsidR="00D33583" w:rsidRPr="00443E4C" w:rsidRDefault="00D33583" w:rsidP="005945B0">
      <w:pPr>
        <w:pStyle w:val="GOSTScript"/>
      </w:pPr>
      <w:r w:rsidRPr="00443E4C">
        <w:lastRenderedPageBreak/>
        <w:tab/>
      </w:r>
      <w:r w:rsidRPr="00443E4C">
        <w:tab/>
      </w:r>
      <w:r w:rsidRPr="00443E4C">
        <w:tab/>
        <w:t>"2022-10-14"</w:t>
      </w:r>
    </w:p>
    <w:p w14:paraId="49C70DFD" w14:textId="77777777" w:rsidR="00D33583" w:rsidRPr="00443E4C" w:rsidRDefault="00D33583" w:rsidP="005945B0">
      <w:pPr>
        <w:pStyle w:val="GOSTScript"/>
      </w:pPr>
      <w:r w:rsidRPr="00443E4C">
        <w:tab/>
      </w:r>
      <w:r w:rsidRPr="00443E4C">
        <w:tab/>
        <w:t>],</w:t>
      </w:r>
    </w:p>
    <w:p w14:paraId="747088BC" w14:textId="77777777" w:rsidR="00D33583" w:rsidRPr="00443E4C" w:rsidRDefault="00D33583" w:rsidP="005945B0">
      <w:pPr>
        <w:pStyle w:val="GOSTScript"/>
      </w:pPr>
      <w:r w:rsidRPr="00443E4C">
        <w:tab/>
      </w:r>
      <w:r w:rsidRPr="00443E4C">
        <w:tab/>
        <w:t>"TradingDays": [</w:t>
      </w:r>
    </w:p>
    <w:p w14:paraId="1C3A8EBB" w14:textId="77777777" w:rsidR="00D33583" w:rsidRPr="00443E4C" w:rsidRDefault="00D33583" w:rsidP="005945B0">
      <w:pPr>
        <w:pStyle w:val="GOSTScript"/>
      </w:pPr>
      <w:r w:rsidRPr="00443E4C">
        <w:tab/>
      </w:r>
      <w:r w:rsidRPr="00443E4C">
        <w:tab/>
      </w:r>
      <w:r w:rsidRPr="00443E4C">
        <w:tab/>
        <w:t>{</w:t>
      </w:r>
    </w:p>
    <w:p w14:paraId="0D826E48" w14:textId="77777777" w:rsidR="00D33583" w:rsidRPr="00443E4C" w:rsidRDefault="00D33583" w:rsidP="005945B0">
      <w:pPr>
        <w:pStyle w:val="GOSTScript"/>
      </w:pPr>
      <w:r w:rsidRPr="00443E4C">
        <w:tab/>
      </w:r>
      <w:r w:rsidRPr="00443E4C">
        <w:tab/>
      </w:r>
      <w:r w:rsidRPr="00443E4C">
        <w:tab/>
      </w:r>
      <w:r w:rsidRPr="00443E4C">
        <w:tab/>
        <w:t>"TradingDay": "2022-10-12",</w:t>
      </w:r>
    </w:p>
    <w:p w14:paraId="5FCD8B88"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 xml:space="preserve"> </w:t>
      </w:r>
      <w:r>
        <w:t>окончательно</w:t>
      </w:r>
      <w:r w:rsidRPr="00443E4C">
        <w:t>",</w:t>
      </w:r>
    </w:p>
    <w:p w14:paraId="6B6ED644" w14:textId="77777777" w:rsidR="00D33583" w:rsidRDefault="00D33583" w:rsidP="005945B0">
      <w:pPr>
        <w:pStyle w:val="GOSTScript"/>
        <w:rPr>
          <w:ins w:id="8351" w:author="Сатлер Марина Викторовна" w:date="2025-01-14T12:07:00Z"/>
        </w:rPr>
      </w:pPr>
      <w:r w:rsidRPr="00443E4C">
        <w:tab/>
      </w:r>
      <w:r w:rsidRPr="00443E4C">
        <w:tab/>
      </w:r>
      <w:r w:rsidRPr="00443E4C">
        <w:tab/>
      </w:r>
      <w:r w:rsidRPr="00443E4C">
        <w:tab/>
        <w:t>"OpenDate": "2022-10-12 00:15:10",</w:t>
      </w:r>
    </w:p>
    <w:p w14:paraId="5921C86B" w14:textId="5D9D8644" w:rsidR="000A2BA3" w:rsidRPr="00443E4C" w:rsidRDefault="000A2BA3" w:rsidP="005945B0">
      <w:pPr>
        <w:pStyle w:val="GOSTScript"/>
      </w:pPr>
      <w:ins w:id="8352" w:author="Сатлер Марина Викторовна" w:date="2025-01-14T12:07:00Z">
        <w:r w:rsidRPr="000A2BA3">
          <w:tab/>
        </w:r>
        <w:r w:rsidRPr="000A2BA3">
          <w:tab/>
        </w:r>
        <w:r w:rsidRPr="000A2BA3">
          <w:tab/>
        </w:r>
        <w:r w:rsidRPr="000A2BA3">
          <w:tab/>
          <w:t>"OpenSystem": "ARP",</w:t>
        </w:r>
      </w:ins>
    </w:p>
    <w:p w14:paraId="161EE432" w14:textId="77777777" w:rsidR="00D33583" w:rsidRDefault="00D33583" w:rsidP="005945B0">
      <w:pPr>
        <w:pStyle w:val="GOSTScript"/>
        <w:rPr>
          <w:ins w:id="8353" w:author="Сатлер Марина Викторовна" w:date="2025-01-14T12:07:00Z"/>
        </w:rPr>
      </w:pPr>
      <w:r w:rsidRPr="00443E4C">
        <w:tab/>
      </w:r>
      <w:r w:rsidRPr="00443E4C">
        <w:tab/>
      </w:r>
      <w:r w:rsidRPr="00443E4C">
        <w:tab/>
      </w:r>
      <w:r w:rsidRPr="00443E4C">
        <w:tab/>
        <w:t>"CloseDate": "2022-10-29 10:35:10",</w:t>
      </w:r>
    </w:p>
    <w:p w14:paraId="100AB63C" w14:textId="6ED17BE9" w:rsidR="000A2BA3" w:rsidRPr="00443E4C" w:rsidRDefault="000A2BA3" w:rsidP="005945B0">
      <w:pPr>
        <w:pStyle w:val="GOSTScript"/>
      </w:pPr>
      <w:ins w:id="8354" w:author="Сатлер Марина Викторовна" w:date="2025-01-14T12:07:00Z">
        <w:r w:rsidRPr="000A2BA3">
          <w:tab/>
        </w:r>
        <w:r w:rsidRPr="000A2BA3">
          <w:tab/>
        </w:r>
        <w:r w:rsidRPr="000A2BA3">
          <w:tab/>
        </w:r>
        <w:r w:rsidRPr="000A2BA3">
          <w:tab/>
          <w:t>"CloseSystem": "ARP",</w:t>
        </w:r>
      </w:ins>
    </w:p>
    <w:p w14:paraId="3A24FE73" w14:textId="77777777" w:rsidR="00D33583" w:rsidRDefault="00D33583" w:rsidP="005945B0">
      <w:pPr>
        <w:pStyle w:val="GOSTScript"/>
        <w:rPr>
          <w:ins w:id="8355" w:author="Сатлер Марина Викторовна" w:date="2025-01-14T12:08:00Z"/>
        </w:rPr>
      </w:pPr>
      <w:r w:rsidRPr="00443E4C">
        <w:tab/>
      </w:r>
      <w:r w:rsidRPr="00443E4C">
        <w:tab/>
      </w:r>
      <w:r w:rsidRPr="00443E4C">
        <w:tab/>
      </w:r>
      <w:r w:rsidRPr="00443E4C">
        <w:tab/>
        <w:t>"ClosePermanentlyDate": "2022-03-07 10:38:10",</w:t>
      </w:r>
    </w:p>
    <w:p w14:paraId="375F4E7E" w14:textId="4A088783" w:rsidR="000A2BA3" w:rsidRPr="00443E4C" w:rsidRDefault="000A2BA3" w:rsidP="005945B0">
      <w:pPr>
        <w:pStyle w:val="GOSTScript"/>
      </w:pPr>
      <w:ins w:id="8356" w:author="Сатлер Марина Викторовна" w:date="2025-01-14T12:08:00Z">
        <w:r w:rsidRPr="000A2BA3">
          <w:tab/>
        </w:r>
        <w:r w:rsidRPr="000A2BA3">
          <w:tab/>
        </w:r>
        <w:r w:rsidRPr="000A2BA3">
          <w:tab/>
        </w:r>
        <w:r w:rsidRPr="000A2BA3">
          <w:tab/>
          <w:t>"ClosePermanentlySystem": "ARP",</w:t>
        </w:r>
      </w:ins>
    </w:p>
    <w:p w14:paraId="384242AB" w14:textId="77777777" w:rsidR="00D33583" w:rsidRPr="00443E4C" w:rsidRDefault="00D33583" w:rsidP="005945B0">
      <w:pPr>
        <w:pStyle w:val="GOSTScript"/>
      </w:pPr>
      <w:r w:rsidRPr="00443E4C">
        <w:tab/>
      </w:r>
      <w:r w:rsidRPr="00443E4C">
        <w:tab/>
      </w:r>
      <w:r w:rsidRPr="00443E4C">
        <w:tab/>
      </w:r>
      <w:r w:rsidRPr="00443E4C">
        <w:tab/>
        <w:t>"ReturnStatus": "S"</w:t>
      </w:r>
    </w:p>
    <w:p w14:paraId="61045922" w14:textId="77777777" w:rsidR="00D33583" w:rsidRPr="00443E4C" w:rsidRDefault="00D33583" w:rsidP="005945B0">
      <w:pPr>
        <w:pStyle w:val="GOSTScript"/>
      </w:pPr>
      <w:r w:rsidRPr="00443E4C">
        <w:tab/>
      </w:r>
      <w:r w:rsidRPr="00443E4C">
        <w:tab/>
      </w:r>
      <w:r w:rsidRPr="00443E4C">
        <w:tab/>
        <w:t>},</w:t>
      </w:r>
    </w:p>
    <w:p w14:paraId="7EDC6456" w14:textId="77777777" w:rsidR="00D33583" w:rsidRPr="00443E4C" w:rsidRDefault="00D33583" w:rsidP="005945B0">
      <w:pPr>
        <w:pStyle w:val="GOSTScript"/>
      </w:pPr>
      <w:r w:rsidRPr="00443E4C">
        <w:tab/>
      </w:r>
      <w:r w:rsidRPr="00443E4C">
        <w:tab/>
      </w:r>
      <w:r w:rsidRPr="00443E4C">
        <w:tab/>
        <w:t>{</w:t>
      </w:r>
    </w:p>
    <w:p w14:paraId="6802222A" w14:textId="77777777" w:rsidR="00D33583" w:rsidRPr="00443E4C" w:rsidRDefault="00D33583" w:rsidP="005945B0">
      <w:pPr>
        <w:pStyle w:val="GOSTScript"/>
      </w:pPr>
      <w:r w:rsidRPr="00443E4C">
        <w:tab/>
      </w:r>
      <w:r w:rsidRPr="00443E4C">
        <w:tab/>
      </w:r>
      <w:r w:rsidRPr="00443E4C">
        <w:tab/>
      </w:r>
      <w:r w:rsidRPr="00443E4C">
        <w:tab/>
        <w:t>"TradingDay": "2022-10-13",</w:t>
      </w:r>
    </w:p>
    <w:p w14:paraId="34E586E4" w14:textId="77777777" w:rsidR="00D33583" w:rsidRPr="00443E4C" w:rsidRDefault="00D33583" w:rsidP="005945B0">
      <w:pPr>
        <w:pStyle w:val="GOSTScript"/>
      </w:pPr>
      <w:r w:rsidRPr="00443E4C">
        <w:tab/>
      </w:r>
      <w:r w:rsidRPr="00443E4C">
        <w:tab/>
      </w:r>
      <w:r w:rsidRPr="00443E4C">
        <w:tab/>
      </w:r>
      <w:r w:rsidRPr="00443E4C">
        <w:tab/>
        <w:t>"Status": "</w:t>
      </w:r>
      <w:r>
        <w:t>Закрыт</w:t>
      </w:r>
      <w:r w:rsidRPr="00443E4C">
        <w:t xml:space="preserve"> </w:t>
      </w:r>
      <w:r>
        <w:t>окончательно</w:t>
      </w:r>
      <w:r w:rsidRPr="00443E4C">
        <w:t>",</w:t>
      </w:r>
    </w:p>
    <w:p w14:paraId="6474A64D" w14:textId="77777777" w:rsidR="00D33583" w:rsidRDefault="00D33583" w:rsidP="005945B0">
      <w:pPr>
        <w:pStyle w:val="GOSTScript"/>
        <w:rPr>
          <w:ins w:id="8357" w:author="Сатлер Марина Викторовна" w:date="2025-01-14T12:07:00Z"/>
        </w:rPr>
      </w:pPr>
      <w:r w:rsidRPr="00443E4C">
        <w:tab/>
      </w:r>
      <w:r w:rsidRPr="00443E4C">
        <w:tab/>
      </w:r>
      <w:r w:rsidRPr="00443E4C">
        <w:tab/>
      </w:r>
      <w:r w:rsidRPr="00443E4C">
        <w:tab/>
        <w:t>"OpenDate": "2022-10-13 00:15:10",</w:t>
      </w:r>
    </w:p>
    <w:p w14:paraId="7F34C640" w14:textId="50047134" w:rsidR="000A2BA3" w:rsidRPr="00443E4C" w:rsidRDefault="000A2BA3" w:rsidP="005945B0">
      <w:pPr>
        <w:pStyle w:val="GOSTScript"/>
      </w:pPr>
      <w:ins w:id="8358" w:author="Сатлер Марина Викторовна" w:date="2025-01-14T12:07:00Z">
        <w:r w:rsidRPr="000A2BA3">
          <w:tab/>
        </w:r>
        <w:r w:rsidRPr="000A2BA3">
          <w:tab/>
        </w:r>
        <w:r w:rsidRPr="000A2BA3">
          <w:tab/>
        </w:r>
        <w:r w:rsidRPr="000A2BA3">
          <w:tab/>
          <w:t>"OpenSystem": "ARP",</w:t>
        </w:r>
      </w:ins>
    </w:p>
    <w:p w14:paraId="6A1CD121" w14:textId="77777777" w:rsidR="00D33583" w:rsidRDefault="00D33583" w:rsidP="005945B0">
      <w:pPr>
        <w:pStyle w:val="GOSTScript"/>
        <w:rPr>
          <w:ins w:id="8359" w:author="Сатлер Марина Викторовна" w:date="2025-01-14T12:07:00Z"/>
        </w:rPr>
      </w:pPr>
      <w:r w:rsidRPr="00443E4C">
        <w:tab/>
      </w:r>
      <w:r w:rsidRPr="00443E4C">
        <w:tab/>
      </w:r>
      <w:r w:rsidRPr="00443E4C">
        <w:tab/>
      </w:r>
      <w:r w:rsidRPr="00443E4C">
        <w:tab/>
        <w:t>"CloseDate": "2022-10-29 10:35:10",</w:t>
      </w:r>
    </w:p>
    <w:p w14:paraId="758B8DA1" w14:textId="2BCDF561" w:rsidR="000A2BA3" w:rsidRPr="00443E4C" w:rsidRDefault="000A2BA3" w:rsidP="005945B0">
      <w:pPr>
        <w:pStyle w:val="GOSTScript"/>
      </w:pPr>
      <w:ins w:id="8360" w:author="Сатлер Марина Викторовна" w:date="2025-01-14T12:07:00Z">
        <w:r w:rsidRPr="000A2BA3">
          <w:tab/>
        </w:r>
        <w:r w:rsidRPr="000A2BA3">
          <w:tab/>
        </w:r>
        <w:r w:rsidRPr="000A2BA3">
          <w:tab/>
        </w:r>
        <w:r w:rsidRPr="000A2BA3">
          <w:tab/>
          <w:t>"CloseSystem": "ARP",</w:t>
        </w:r>
      </w:ins>
    </w:p>
    <w:p w14:paraId="6E8FD42C" w14:textId="77777777" w:rsidR="00D33583" w:rsidRDefault="00D33583" w:rsidP="005945B0">
      <w:pPr>
        <w:pStyle w:val="GOSTScript"/>
        <w:rPr>
          <w:ins w:id="8361" w:author="Сатлер Марина Викторовна" w:date="2025-01-14T12:08:00Z"/>
        </w:rPr>
      </w:pPr>
      <w:r w:rsidRPr="00443E4C">
        <w:tab/>
      </w:r>
      <w:r w:rsidRPr="00443E4C">
        <w:tab/>
      </w:r>
      <w:r w:rsidRPr="00443E4C">
        <w:tab/>
      </w:r>
      <w:r w:rsidRPr="00443E4C">
        <w:tab/>
        <w:t>"ClosePermanentlyDate": "2022-03-07 10:38:10",</w:t>
      </w:r>
    </w:p>
    <w:p w14:paraId="44437B7D" w14:textId="4E30F46F" w:rsidR="000A2BA3" w:rsidRPr="00443E4C" w:rsidRDefault="000A2BA3" w:rsidP="005945B0">
      <w:pPr>
        <w:pStyle w:val="GOSTScript"/>
      </w:pPr>
      <w:ins w:id="8362" w:author="Сатлер Марина Викторовна" w:date="2025-01-14T12:08:00Z">
        <w:r w:rsidRPr="000A2BA3">
          <w:tab/>
        </w:r>
        <w:r w:rsidRPr="000A2BA3">
          <w:tab/>
        </w:r>
        <w:r w:rsidRPr="000A2BA3">
          <w:tab/>
        </w:r>
        <w:r w:rsidRPr="000A2BA3">
          <w:tab/>
          <w:t>"ClosePermanentlySystem": "ARP",</w:t>
        </w:r>
      </w:ins>
    </w:p>
    <w:p w14:paraId="1ECB9F7C" w14:textId="77777777" w:rsidR="00D33583" w:rsidRPr="00443E4C" w:rsidRDefault="00D33583" w:rsidP="005945B0">
      <w:pPr>
        <w:pStyle w:val="GOSTScript"/>
      </w:pPr>
      <w:r w:rsidRPr="00443E4C">
        <w:tab/>
      </w:r>
      <w:r w:rsidRPr="00443E4C">
        <w:tab/>
      </w:r>
      <w:r w:rsidRPr="00443E4C">
        <w:tab/>
      </w:r>
      <w:r w:rsidRPr="00443E4C">
        <w:tab/>
        <w:t>"ReturnStatus": "S"</w:t>
      </w:r>
    </w:p>
    <w:p w14:paraId="04B2297F" w14:textId="77777777" w:rsidR="00D33583" w:rsidRPr="00443E4C" w:rsidRDefault="00D33583" w:rsidP="005945B0">
      <w:pPr>
        <w:pStyle w:val="GOSTScript"/>
      </w:pPr>
      <w:r w:rsidRPr="00443E4C">
        <w:tab/>
      </w:r>
      <w:r w:rsidRPr="00443E4C">
        <w:tab/>
      </w:r>
      <w:r w:rsidRPr="00443E4C">
        <w:tab/>
        <w:t>},</w:t>
      </w:r>
    </w:p>
    <w:p w14:paraId="41EEB19F" w14:textId="77777777" w:rsidR="00D33583" w:rsidRPr="00443E4C" w:rsidRDefault="00D33583" w:rsidP="005945B0">
      <w:pPr>
        <w:pStyle w:val="GOSTScript"/>
      </w:pPr>
      <w:r w:rsidRPr="00443E4C">
        <w:tab/>
      </w:r>
      <w:r w:rsidRPr="00443E4C">
        <w:tab/>
      </w:r>
      <w:r w:rsidRPr="00443E4C">
        <w:tab/>
        <w:t>{</w:t>
      </w:r>
    </w:p>
    <w:p w14:paraId="7D20FB59" w14:textId="77777777" w:rsidR="00D33583" w:rsidRPr="00443E4C" w:rsidRDefault="00D33583" w:rsidP="005945B0">
      <w:pPr>
        <w:pStyle w:val="GOSTScript"/>
      </w:pPr>
      <w:r w:rsidRPr="00443E4C">
        <w:tab/>
      </w:r>
      <w:r w:rsidRPr="00443E4C">
        <w:tab/>
      </w:r>
      <w:r w:rsidRPr="00443E4C">
        <w:tab/>
      </w:r>
      <w:r w:rsidRPr="00443E4C">
        <w:tab/>
        <w:t>"TradingDay": "2022-10-14",</w:t>
      </w:r>
    </w:p>
    <w:p w14:paraId="75577652" w14:textId="77777777" w:rsidR="00D33583" w:rsidRPr="00D33583" w:rsidRDefault="00D33583" w:rsidP="005945B0">
      <w:pPr>
        <w:pStyle w:val="GOSTScript"/>
      </w:pPr>
      <w:r w:rsidRPr="00443E4C">
        <w:tab/>
      </w:r>
      <w:r w:rsidRPr="00443E4C">
        <w:tab/>
      </w:r>
      <w:r w:rsidRPr="00443E4C">
        <w:tab/>
      </w:r>
      <w:r w:rsidRPr="00443E4C">
        <w:tab/>
      </w:r>
      <w:r w:rsidRPr="00D33583">
        <w:t>"Status": "</w:t>
      </w:r>
      <w:r>
        <w:t>Закрыт</w:t>
      </w:r>
      <w:r w:rsidRPr="00D33583">
        <w:t xml:space="preserve"> </w:t>
      </w:r>
      <w:r>
        <w:t>окончательно</w:t>
      </w:r>
      <w:r w:rsidRPr="00D33583">
        <w:t>",</w:t>
      </w:r>
    </w:p>
    <w:p w14:paraId="376324B2" w14:textId="77777777" w:rsidR="00D33583" w:rsidRDefault="00D33583" w:rsidP="005945B0">
      <w:pPr>
        <w:pStyle w:val="GOSTScript"/>
        <w:rPr>
          <w:ins w:id="8363" w:author="Сатлер Марина Викторовна" w:date="2025-01-14T12:07:00Z"/>
        </w:rPr>
      </w:pPr>
      <w:r w:rsidRPr="00D33583">
        <w:tab/>
      </w:r>
      <w:r w:rsidRPr="00D33583">
        <w:tab/>
      </w:r>
      <w:r w:rsidRPr="00D33583">
        <w:tab/>
      </w:r>
      <w:r w:rsidRPr="00D33583">
        <w:tab/>
        <w:t>"OpenDate": "2022-10-14 00:15:10",</w:t>
      </w:r>
    </w:p>
    <w:p w14:paraId="5577A7D7" w14:textId="0B63D5B8" w:rsidR="000A2BA3" w:rsidRPr="00D33583" w:rsidRDefault="000A2BA3" w:rsidP="005945B0">
      <w:pPr>
        <w:pStyle w:val="GOSTScript"/>
      </w:pPr>
      <w:ins w:id="8364" w:author="Сатлер Марина Викторовна" w:date="2025-01-14T12:07:00Z">
        <w:r w:rsidRPr="000A2BA3">
          <w:tab/>
        </w:r>
        <w:r w:rsidRPr="000A2BA3">
          <w:tab/>
        </w:r>
        <w:r w:rsidRPr="000A2BA3">
          <w:tab/>
        </w:r>
        <w:r w:rsidRPr="000A2BA3">
          <w:tab/>
          <w:t>"OpenSystem": "ARP",</w:t>
        </w:r>
      </w:ins>
    </w:p>
    <w:p w14:paraId="718392B5" w14:textId="77777777" w:rsidR="00D33583" w:rsidRDefault="00D33583" w:rsidP="005945B0">
      <w:pPr>
        <w:pStyle w:val="GOSTScript"/>
        <w:rPr>
          <w:ins w:id="8365" w:author="Сатлер Марина Викторовна" w:date="2025-01-14T12:07:00Z"/>
        </w:rPr>
      </w:pPr>
      <w:r w:rsidRPr="00D33583">
        <w:tab/>
      </w:r>
      <w:r w:rsidRPr="00D33583">
        <w:tab/>
      </w:r>
      <w:r w:rsidRPr="00D33583">
        <w:tab/>
      </w:r>
      <w:r w:rsidRPr="00D33583">
        <w:tab/>
        <w:t>"CloseDate": "2022-10-29 10:35:10",</w:t>
      </w:r>
    </w:p>
    <w:p w14:paraId="174B5638" w14:textId="4CB78467" w:rsidR="000A2BA3" w:rsidRPr="00D33583" w:rsidRDefault="000A2BA3" w:rsidP="005945B0">
      <w:pPr>
        <w:pStyle w:val="GOSTScript"/>
      </w:pPr>
      <w:ins w:id="8366" w:author="Сатлер Марина Викторовна" w:date="2025-01-14T12:08:00Z">
        <w:r w:rsidRPr="000A2BA3">
          <w:tab/>
        </w:r>
        <w:r w:rsidRPr="000A2BA3">
          <w:tab/>
        </w:r>
        <w:r w:rsidRPr="000A2BA3">
          <w:tab/>
        </w:r>
        <w:r w:rsidRPr="000A2BA3">
          <w:tab/>
          <w:t>"CloseSystem": "ARP",</w:t>
        </w:r>
      </w:ins>
    </w:p>
    <w:p w14:paraId="5FA025FC" w14:textId="77777777" w:rsidR="00D33583" w:rsidRDefault="00D33583" w:rsidP="005945B0">
      <w:pPr>
        <w:pStyle w:val="GOSTScript"/>
        <w:rPr>
          <w:ins w:id="8367" w:author="Сатлер Марина Викторовна" w:date="2025-01-14T12:08:00Z"/>
        </w:rPr>
      </w:pPr>
      <w:r w:rsidRPr="00D33583">
        <w:tab/>
      </w:r>
      <w:r w:rsidRPr="00D33583">
        <w:tab/>
      </w:r>
      <w:r w:rsidRPr="00D33583">
        <w:tab/>
      </w:r>
      <w:r w:rsidRPr="00D33583">
        <w:tab/>
      </w:r>
      <w:r w:rsidRPr="00614EB0">
        <w:t>"</w:t>
      </w:r>
      <w:r w:rsidRPr="00443E4C">
        <w:t>ClosePermanentlyDate</w:t>
      </w:r>
      <w:r w:rsidRPr="00614EB0">
        <w:t>": "2022-03-07 10:38:10",</w:t>
      </w:r>
    </w:p>
    <w:p w14:paraId="471E19DF" w14:textId="593F07D2" w:rsidR="000A2BA3" w:rsidRPr="00614EB0" w:rsidRDefault="000A2BA3" w:rsidP="005945B0">
      <w:pPr>
        <w:pStyle w:val="GOSTScript"/>
      </w:pPr>
      <w:ins w:id="8368" w:author="Сатлер Марина Викторовна" w:date="2025-01-14T12:08:00Z">
        <w:r w:rsidRPr="000A2BA3">
          <w:tab/>
        </w:r>
        <w:r w:rsidRPr="000A2BA3">
          <w:tab/>
        </w:r>
        <w:r w:rsidRPr="000A2BA3">
          <w:tab/>
        </w:r>
        <w:r w:rsidRPr="000A2BA3">
          <w:tab/>
          <w:t>"ClosePermanentlySystem": "ARP",</w:t>
        </w:r>
      </w:ins>
    </w:p>
    <w:p w14:paraId="1DDE14AF" w14:textId="77777777" w:rsidR="00D33583" w:rsidRPr="00614EB0" w:rsidRDefault="00D33583" w:rsidP="005945B0">
      <w:pPr>
        <w:pStyle w:val="GOSTScript"/>
      </w:pPr>
      <w:r w:rsidRPr="00614EB0">
        <w:tab/>
      </w:r>
      <w:r w:rsidRPr="00614EB0">
        <w:tab/>
      </w:r>
      <w:r w:rsidRPr="00614EB0">
        <w:tab/>
      </w:r>
      <w:r w:rsidRPr="00614EB0">
        <w:tab/>
        <w:t>"</w:t>
      </w:r>
      <w:r w:rsidRPr="00443E4C">
        <w:t>ReturnStatus</w:t>
      </w:r>
      <w:r w:rsidRPr="00614EB0">
        <w:t>": "</w:t>
      </w:r>
      <w:r w:rsidRPr="00443E4C">
        <w:t>S</w:t>
      </w:r>
      <w:r w:rsidRPr="00614EB0">
        <w:t>"</w:t>
      </w:r>
    </w:p>
    <w:p w14:paraId="6BCC32C5" w14:textId="77777777" w:rsidR="00D33583" w:rsidRPr="00C75A4E" w:rsidRDefault="00D33583" w:rsidP="005945B0">
      <w:pPr>
        <w:pStyle w:val="GOSTScript"/>
        <w:rPr>
          <w:lang w:val="ru-RU"/>
        </w:rPr>
      </w:pPr>
      <w:r w:rsidRPr="00614EB0">
        <w:tab/>
      </w:r>
      <w:r w:rsidRPr="00614EB0">
        <w:tab/>
      </w:r>
      <w:r w:rsidRPr="00614EB0">
        <w:tab/>
      </w:r>
      <w:r w:rsidRPr="00C75A4E">
        <w:rPr>
          <w:lang w:val="ru-RU"/>
        </w:rPr>
        <w:t>}</w:t>
      </w:r>
    </w:p>
    <w:p w14:paraId="13C4AE6C" w14:textId="77777777" w:rsidR="00D33583" w:rsidRPr="00C75A4E" w:rsidRDefault="00D33583" w:rsidP="005945B0">
      <w:pPr>
        <w:pStyle w:val="GOSTScript"/>
        <w:rPr>
          <w:lang w:val="ru-RU"/>
        </w:rPr>
      </w:pPr>
      <w:r w:rsidRPr="00C75A4E">
        <w:rPr>
          <w:lang w:val="ru-RU"/>
        </w:rPr>
        <w:tab/>
      </w:r>
      <w:r w:rsidRPr="00C75A4E">
        <w:rPr>
          <w:lang w:val="ru-RU"/>
        </w:rPr>
        <w:tab/>
        <w:t>]</w:t>
      </w:r>
    </w:p>
    <w:p w14:paraId="7B642CA3" w14:textId="77777777" w:rsidR="00D33583" w:rsidRPr="00C75A4E" w:rsidRDefault="00D33583" w:rsidP="005945B0">
      <w:pPr>
        <w:pStyle w:val="GOSTScript"/>
        <w:rPr>
          <w:lang w:val="ru-RU"/>
        </w:rPr>
      </w:pPr>
      <w:r w:rsidRPr="00C75A4E">
        <w:rPr>
          <w:lang w:val="ru-RU"/>
        </w:rPr>
        <w:tab/>
        <w:t>}</w:t>
      </w:r>
    </w:p>
    <w:p w14:paraId="4D116D63" w14:textId="77777777" w:rsidR="00D33583" w:rsidRPr="00C75A4E" w:rsidRDefault="00D33583" w:rsidP="005945B0">
      <w:pPr>
        <w:pStyle w:val="GOSTScript"/>
        <w:rPr>
          <w:lang w:val="ru-RU"/>
        </w:rPr>
      </w:pPr>
      <w:r w:rsidRPr="00C75A4E">
        <w:rPr>
          <w:lang w:val="ru-RU"/>
        </w:rPr>
        <w:lastRenderedPageBreak/>
        <w:t>}</w:t>
      </w:r>
    </w:p>
    <w:p w14:paraId="309E58B1" w14:textId="77777777" w:rsidR="00D33583" w:rsidRDefault="00D33583" w:rsidP="00D33583">
      <w:pPr>
        <w:pStyle w:val="GOSTNormal"/>
      </w:pPr>
    </w:p>
    <w:p w14:paraId="07DD7D71" w14:textId="7411C0FD" w:rsidR="00D33583" w:rsidRDefault="00D33583" w:rsidP="00D33583">
      <w:pPr>
        <w:pStyle w:val="GOSTNormal"/>
      </w:pPr>
      <w:r w:rsidRPr="008070C2">
        <w:rPr>
          <w:u w:val="single"/>
        </w:rPr>
        <w:t>Пример №20: Сервис массового окончательного закрытия операционного дня системы и операционных дней ТОФК/ЦС по учету, для которых операционный день еще не закрыт окончательно (TrDaysSysListClosePermanentlyAll):</w:t>
      </w:r>
    </w:p>
    <w:p w14:paraId="5722029C" w14:textId="77777777" w:rsidR="00D33583" w:rsidRPr="00D33583" w:rsidRDefault="00D33583" w:rsidP="008070C2">
      <w:pPr>
        <w:pStyle w:val="GOSTScript"/>
      </w:pPr>
      <w:r w:rsidRPr="00D33583">
        <w:t>{</w:t>
      </w:r>
    </w:p>
    <w:p w14:paraId="4ECAFB1B" w14:textId="77777777" w:rsidR="00D33583" w:rsidRPr="00D33583" w:rsidRDefault="00D33583" w:rsidP="008070C2">
      <w:pPr>
        <w:pStyle w:val="GOSTScript"/>
      </w:pPr>
      <w:r w:rsidRPr="00D33583">
        <w:tab/>
        <w:t>"header": {</w:t>
      </w:r>
    </w:p>
    <w:p w14:paraId="5C100BE1" w14:textId="6F45A653" w:rsidR="00D33583" w:rsidRDefault="00D33583" w:rsidP="008070C2">
      <w:pPr>
        <w:pStyle w:val="GOSTScript"/>
      </w:pPr>
      <w:r w:rsidRPr="00D33583">
        <w:tab/>
      </w:r>
      <w:r w:rsidRPr="00D33583">
        <w:tab/>
        <w:t>"Source": "</w:t>
      </w:r>
      <w:r w:rsidR="00CD1342">
        <w:t>ARP</w:t>
      </w:r>
      <w:r w:rsidRPr="00D33583">
        <w:t>",</w:t>
      </w:r>
    </w:p>
    <w:p w14:paraId="716AE3F1" w14:textId="2CB7974D" w:rsidR="00D514E3" w:rsidRPr="00D33583" w:rsidRDefault="00D514E3" w:rsidP="008070C2">
      <w:pPr>
        <w:pStyle w:val="GOSTScript"/>
      </w:pPr>
      <w:r w:rsidRPr="00E07D25">
        <w:tab/>
      </w:r>
      <w:r w:rsidRPr="00E07D25">
        <w:tab/>
        <w:t>"Receiver": "</w:t>
      </w:r>
      <w:r>
        <w:t>ARP</w:t>
      </w:r>
      <w:r w:rsidRPr="00E07D25">
        <w:t>",</w:t>
      </w:r>
    </w:p>
    <w:p w14:paraId="6EA4A51B" w14:textId="77777777" w:rsidR="00D33583" w:rsidRPr="00D33583" w:rsidRDefault="00D33583" w:rsidP="008070C2">
      <w:pPr>
        <w:pStyle w:val="GOSTScript"/>
      </w:pPr>
      <w:r w:rsidRPr="00D33583">
        <w:tab/>
      </w:r>
      <w:r w:rsidRPr="00D33583">
        <w:tab/>
        <w:t>"AnsDateTime": "2023-03-07 10:38:22",</w:t>
      </w:r>
    </w:p>
    <w:p w14:paraId="3D5EEC01" w14:textId="77777777" w:rsidR="00D33583" w:rsidRPr="00D33583" w:rsidRDefault="00D33583" w:rsidP="008070C2">
      <w:pPr>
        <w:pStyle w:val="GOSTScript"/>
      </w:pPr>
      <w:r w:rsidRPr="00D33583">
        <w:tab/>
      </w:r>
      <w:r w:rsidRPr="00D33583">
        <w:tab/>
        <w:t>"Version": "2.4",</w:t>
      </w:r>
    </w:p>
    <w:p w14:paraId="7D90AB1D" w14:textId="77777777" w:rsidR="00D33583" w:rsidRPr="00443E4C" w:rsidRDefault="00D33583" w:rsidP="008070C2">
      <w:pPr>
        <w:pStyle w:val="GOSTScript"/>
      </w:pPr>
      <w:r w:rsidRPr="00D33583">
        <w:tab/>
      </w:r>
      <w:r w:rsidRPr="00D33583">
        <w:tab/>
      </w:r>
      <w:r w:rsidRPr="00443E4C">
        <w:t>"ReqGuid": "b0d4ce5d-2757-4699-948c-cfa72ba94f10",</w:t>
      </w:r>
    </w:p>
    <w:p w14:paraId="3201860D" w14:textId="77777777" w:rsidR="00D33583" w:rsidRPr="00443E4C" w:rsidRDefault="00D33583" w:rsidP="008070C2">
      <w:pPr>
        <w:pStyle w:val="GOSTScript"/>
      </w:pPr>
      <w:r w:rsidRPr="00443E4C">
        <w:tab/>
      </w:r>
      <w:r w:rsidRPr="00443E4C">
        <w:tab/>
        <w:t>"DocGuid": "0bd90a7c-e339-46ff-ac39-71029ff81370",</w:t>
      </w:r>
    </w:p>
    <w:p w14:paraId="7F8066C7" w14:textId="77777777" w:rsidR="00D33583" w:rsidRPr="00443E4C" w:rsidRDefault="00D33583" w:rsidP="008070C2">
      <w:pPr>
        <w:pStyle w:val="GOSTScript"/>
      </w:pPr>
      <w:r w:rsidRPr="00443E4C">
        <w:tab/>
      </w:r>
      <w:r w:rsidRPr="00443E4C">
        <w:tab/>
        <w:t>"AnsGuid": "11190a7c-e339-55ff-ac69-71029hh81370",</w:t>
      </w:r>
    </w:p>
    <w:p w14:paraId="7BF3DA20" w14:textId="77777777" w:rsidR="00D33583" w:rsidRPr="00443E4C" w:rsidRDefault="00D33583" w:rsidP="008070C2">
      <w:pPr>
        <w:pStyle w:val="GOSTScript"/>
      </w:pPr>
      <w:r w:rsidRPr="00443E4C">
        <w:tab/>
      </w:r>
      <w:r w:rsidRPr="00443E4C">
        <w:tab/>
        <w:t>"Result": "S"</w:t>
      </w:r>
    </w:p>
    <w:p w14:paraId="5503E4F3" w14:textId="77777777" w:rsidR="00D33583" w:rsidRPr="00443E4C" w:rsidRDefault="00D33583" w:rsidP="008070C2">
      <w:pPr>
        <w:pStyle w:val="GOSTScript"/>
      </w:pPr>
      <w:r w:rsidRPr="00443E4C">
        <w:tab/>
        <w:t>},</w:t>
      </w:r>
    </w:p>
    <w:p w14:paraId="11732AB4" w14:textId="77777777" w:rsidR="00D33583" w:rsidRPr="00443E4C" w:rsidRDefault="00D33583" w:rsidP="008070C2">
      <w:pPr>
        <w:pStyle w:val="GOSTScript"/>
      </w:pPr>
      <w:r w:rsidRPr="00443E4C">
        <w:tab/>
        <w:t>"document": {</w:t>
      </w:r>
    </w:p>
    <w:p w14:paraId="0A39E880" w14:textId="77777777" w:rsidR="00D33583" w:rsidRPr="00443E4C" w:rsidRDefault="00D33583" w:rsidP="008070C2">
      <w:pPr>
        <w:pStyle w:val="GOSTScript"/>
      </w:pPr>
      <w:r w:rsidRPr="00443E4C">
        <w:tab/>
      </w:r>
      <w:r w:rsidRPr="00443E4C">
        <w:tab/>
        <w:t>"DayListClose": [</w:t>
      </w:r>
    </w:p>
    <w:p w14:paraId="6A993750" w14:textId="77777777" w:rsidR="00D33583" w:rsidRPr="00443E4C" w:rsidRDefault="00D33583" w:rsidP="008070C2">
      <w:pPr>
        <w:pStyle w:val="GOSTScript"/>
      </w:pPr>
      <w:r w:rsidRPr="00443E4C">
        <w:tab/>
      </w:r>
      <w:r w:rsidRPr="00443E4C">
        <w:tab/>
      </w:r>
      <w:r w:rsidRPr="00443E4C">
        <w:tab/>
        <w:t>"2022-10-12",</w:t>
      </w:r>
    </w:p>
    <w:p w14:paraId="12EBD67A" w14:textId="77777777" w:rsidR="00D33583" w:rsidRPr="00443E4C" w:rsidRDefault="00D33583" w:rsidP="008070C2">
      <w:pPr>
        <w:pStyle w:val="GOSTScript"/>
      </w:pPr>
      <w:r w:rsidRPr="00443E4C">
        <w:tab/>
      </w:r>
      <w:r w:rsidRPr="00443E4C">
        <w:tab/>
      </w:r>
      <w:r w:rsidRPr="00443E4C">
        <w:tab/>
        <w:t>"2022-10-13",</w:t>
      </w:r>
    </w:p>
    <w:p w14:paraId="7C8FB4B3" w14:textId="77777777" w:rsidR="00D33583" w:rsidRPr="00443E4C" w:rsidRDefault="00D33583" w:rsidP="008070C2">
      <w:pPr>
        <w:pStyle w:val="GOSTScript"/>
      </w:pPr>
      <w:r w:rsidRPr="00443E4C">
        <w:tab/>
      </w:r>
      <w:r w:rsidRPr="00443E4C">
        <w:tab/>
      </w:r>
      <w:r w:rsidRPr="00443E4C">
        <w:tab/>
        <w:t>"2022-10-14"</w:t>
      </w:r>
    </w:p>
    <w:p w14:paraId="30142194" w14:textId="77777777" w:rsidR="00D33583" w:rsidRPr="00443E4C" w:rsidRDefault="00D33583" w:rsidP="008070C2">
      <w:pPr>
        <w:pStyle w:val="GOSTScript"/>
      </w:pPr>
      <w:r w:rsidRPr="00443E4C">
        <w:tab/>
      </w:r>
      <w:r w:rsidRPr="00443E4C">
        <w:tab/>
        <w:t>],</w:t>
      </w:r>
    </w:p>
    <w:p w14:paraId="0F58E9A2" w14:textId="77777777" w:rsidR="00D33583" w:rsidRPr="00443E4C" w:rsidRDefault="00D33583" w:rsidP="008070C2">
      <w:pPr>
        <w:pStyle w:val="GOSTScript"/>
      </w:pPr>
      <w:r w:rsidRPr="00443E4C">
        <w:tab/>
      </w:r>
      <w:r w:rsidRPr="00443E4C">
        <w:tab/>
        <w:t>"TradingDays": [</w:t>
      </w:r>
    </w:p>
    <w:p w14:paraId="6107AE89" w14:textId="77777777" w:rsidR="00D33583" w:rsidRPr="00443E4C" w:rsidRDefault="00D33583" w:rsidP="008070C2">
      <w:pPr>
        <w:pStyle w:val="GOSTScript"/>
      </w:pPr>
      <w:r w:rsidRPr="00443E4C">
        <w:tab/>
      </w:r>
      <w:r w:rsidRPr="00443E4C">
        <w:tab/>
      </w:r>
      <w:r w:rsidRPr="00443E4C">
        <w:tab/>
        <w:t>{</w:t>
      </w:r>
    </w:p>
    <w:p w14:paraId="7EBFB0EE" w14:textId="77777777" w:rsidR="00D33583" w:rsidRPr="00443E4C" w:rsidRDefault="00D33583" w:rsidP="008070C2">
      <w:pPr>
        <w:pStyle w:val="GOSTScript"/>
      </w:pPr>
      <w:r w:rsidRPr="00443E4C">
        <w:tab/>
      </w:r>
      <w:r w:rsidRPr="00443E4C">
        <w:tab/>
      </w:r>
      <w:r w:rsidRPr="00443E4C">
        <w:tab/>
      </w:r>
      <w:r w:rsidRPr="00443E4C">
        <w:tab/>
        <w:t>"TradingDay": "2022-10-12",</w:t>
      </w:r>
    </w:p>
    <w:p w14:paraId="1AF3A1A2" w14:textId="77777777" w:rsidR="00D33583" w:rsidRPr="00443E4C" w:rsidRDefault="00D33583" w:rsidP="008070C2">
      <w:pPr>
        <w:pStyle w:val="GOSTScript"/>
      </w:pPr>
      <w:r w:rsidRPr="00443E4C">
        <w:tab/>
      </w:r>
      <w:r w:rsidRPr="00443E4C">
        <w:tab/>
      </w:r>
      <w:r w:rsidRPr="00443E4C">
        <w:tab/>
      </w:r>
      <w:r w:rsidRPr="00443E4C">
        <w:tab/>
        <w:t>"Status": "</w:t>
      </w:r>
      <w:r>
        <w:t>Закрыт</w:t>
      </w:r>
      <w:r w:rsidRPr="00443E4C">
        <w:t xml:space="preserve"> </w:t>
      </w:r>
      <w:r>
        <w:t>окончательно</w:t>
      </w:r>
      <w:r w:rsidRPr="00443E4C">
        <w:t>",</w:t>
      </w:r>
    </w:p>
    <w:p w14:paraId="0F8C9168" w14:textId="77777777" w:rsidR="00D33583" w:rsidRDefault="00D33583" w:rsidP="008070C2">
      <w:pPr>
        <w:pStyle w:val="GOSTScript"/>
        <w:rPr>
          <w:ins w:id="8369" w:author="Сатлер Марина Викторовна" w:date="2025-01-14T12:11:00Z"/>
        </w:rPr>
      </w:pPr>
      <w:r w:rsidRPr="00443E4C">
        <w:tab/>
      </w:r>
      <w:r w:rsidRPr="00443E4C">
        <w:tab/>
      </w:r>
      <w:r w:rsidRPr="00443E4C">
        <w:tab/>
      </w:r>
      <w:r w:rsidRPr="00443E4C">
        <w:tab/>
        <w:t>"OpenDate": "2022-10-12 00:15:10",</w:t>
      </w:r>
    </w:p>
    <w:p w14:paraId="71BA9685" w14:textId="7104C328" w:rsidR="006608C2" w:rsidRPr="00443E4C" w:rsidRDefault="006608C2" w:rsidP="008070C2">
      <w:pPr>
        <w:pStyle w:val="GOSTScript"/>
      </w:pPr>
      <w:ins w:id="8370" w:author="Сатлер Марина Викторовна" w:date="2025-01-14T12:11:00Z">
        <w:r w:rsidRPr="006608C2">
          <w:tab/>
        </w:r>
        <w:r w:rsidRPr="006608C2">
          <w:tab/>
        </w:r>
        <w:r w:rsidRPr="006608C2">
          <w:tab/>
        </w:r>
        <w:r w:rsidRPr="006608C2">
          <w:tab/>
          <w:t>"OpenSystem": "ARP",</w:t>
        </w:r>
      </w:ins>
    </w:p>
    <w:p w14:paraId="1EB2F62F" w14:textId="77777777" w:rsidR="00D33583" w:rsidRDefault="00D33583" w:rsidP="008070C2">
      <w:pPr>
        <w:pStyle w:val="GOSTScript"/>
        <w:rPr>
          <w:ins w:id="8371" w:author="Сатлер Марина Викторовна" w:date="2025-01-14T12:12:00Z"/>
        </w:rPr>
      </w:pPr>
      <w:r w:rsidRPr="00443E4C">
        <w:tab/>
      </w:r>
      <w:r w:rsidRPr="00443E4C">
        <w:tab/>
      </w:r>
      <w:r w:rsidRPr="00443E4C">
        <w:tab/>
      </w:r>
      <w:r w:rsidRPr="00443E4C">
        <w:tab/>
        <w:t>"CloseDate": "2022-10-29 10:35:10",</w:t>
      </w:r>
    </w:p>
    <w:p w14:paraId="500E8A62" w14:textId="6E22B080" w:rsidR="006608C2" w:rsidRPr="00443E4C" w:rsidRDefault="006608C2" w:rsidP="008070C2">
      <w:pPr>
        <w:pStyle w:val="GOSTScript"/>
      </w:pPr>
      <w:ins w:id="8372" w:author="Сатлер Марина Викторовна" w:date="2025-01-14T12:12:00Z">
        <w:r w:rsidRPr="006608C2">
          <w:tab/>
        </w:r>
        <w:r w:rsidRPr="006608C2">
          <w:tab/>
        </w:r>
        <w:r w:rsidRPr="006608C2">
          <w:tab/>
        </w:r>
        <w:r w:rsidRPr="006608C2">
          <w:tab/>
          <w:t>"CloseSystem": "ARP",</w:t>
        </w:r>
      </w:ins>
    </w:p>
    <w:p w14:paraId="529B33C7" w14:textId="77777777" w:rsidR="00D33583" w:rsidRDefault="00D33583" w:rsidP="008070C2">
      <w:pPr>
        <w:pStyle w:val="GOSTScript"/>
        <w:rPr>
          <w:ins w:id="8373" w:author="Сатлер Марина Викторовна" w:date="2025-01-14T12:12:00Z"/>
        </w:rPr>
      </w:pPr>
      <w:r w:rsidRPr="00443E4C">
        <w:tab/>
      </w:r>
      <w:r w:rsidRPr="00443E4C">
        <w:tab/>
      </w:r>
      <w:r w:rsidRPr="00443E4C">
        <w:tab/>
      </w:r>
      <w:r w:rsidRPr="00443E4C">
        <w:tab/>
        <w:t>"ClosePermanentlyDate": "2022-03-07 10:38:10",</w:t>
      </w:r>
    </w:p>
    <w:p w14:paraId="478AAFDA" w14:textId="2139DF87" w:rsidR="006608C2" w:rsidRPr="00443E4C" w:rsidRDefault="006608C2" w:rsidP="008070C2">
      <w:pPr>
        <w:pStyle w:val="GOSTScript"/>
      </w:pPr>
      <w:ins w:id="8374" w:author="Сатлер Марина Викторовна" w:date="2025-01-14T12:12:00Z">
        <w:r w:rsidRPr="006608C2">
          <w:tab/>
        </w:r>
        <w:r w:rsidRPr="006608C2">
          <w:tab/>
        </w:r>
        <w:r w:rsidRPr="006608C2">
          <w:tab/>
        </w:r>
        <w:r w:rsidRPr="006608C2">
          <w:tab/>
          <w:t>"ClosePermanentlySystem": "ARP",</w:t>
        </w:r>
      </w:ins>
    </w:p>
    <w:p w14:paraId="271E36CE" w14:textId="77777777" w:rsidR="00D33583" w:rsidRPr="00443E4C" w:rsidRDefault="00D33583" w:rsidP="008070C2">
      <w:pPr>
        <w:pStyle w:val="GOSTScript"/>
      </w:pPr>
      <w:r w:rsidRPr="00443E4C">
        <w:tab/>
      </w:r>
      <w:r w:rsidRPr="00443E4C">
        <w:tab/>
      </w:r>
      <w:r w:rsidRPr="00443E4C">
        <w:tab/>
      </w:r>
      <w:r w:rsidRPr="00443E4C">
        <w:tab/>
        <w:t>"ReturnStatus": "S",</w:t>
      </w:r>
    </w:p>
    <w:p w14:paraId="4D294AB0" w14:textId="77777777" w:rsidR="00D33583" w:rsidRPr="00443E4C" w:rsidRDefault="00D33583" w:rsidP="008070C2">
      <w:pPr>
        <w:pStyle w:val="GOSTScript"/>
      </w:pPr>
      <w:r w:rsidRPr="00443E4C">
        <w:tab/>
      </w:r>
      <w:r w:rsidRPr="00443E4C">
        <w:tab/>
      </w:r>
      <w:r w:rsidRPr="00443E4C">
        <w:tab/>
      </w:r>
      <w:r w:rsidRPr="00443E4C">
        <w:tab/>
        <w:t>"SubjectList": [</w:t>
      </w:r>
    </w:p>
    <w:p w14:paraId="44231136" w14:textId="77777777" w:rsidR="00D33583" w:rsidRPr="00443E4C" w:rsidRDefault="00D33583" w:rsidP="008070C2">
      <w:pPr>
        <w:pStyle w:val="GOSTScript"/>
      </w:pPr>
      <w:r w:rsidRPr="00443E4C">
        <w:tab/>
      </w:r>
      <w:r w:rsidRPr="00443E4C">
        <w:tab/>
      </w:r>
      <w:r w:rsidRPr="00443E4C">
        <w:tab/>
      </w:r>
      <w:r w:rsidRPr="00443E4C">
        <w:tab/>
      </w:r>
      <w:r w:rsidRPr="00443E4C">
        <w:tab/>
        <w:t>"9500",</w:t>
      </w:r>
    </w:p>
    <w:p w14:paraId="10582534" w14:textId="77777777" w:rsidR="00D33583" w:rsidRPr="00443E4C" w:rsidRDefault="00D33583" w:rsidP="008070C2">
      <w:pPr>
        <w:pStyle w:val="GOSTScript"/>
      </w:pPr>
      <w:r w:rsidRPr="00443E4C">
        <w:tab/>
      </w:r>
      <w:r w:rsidRPr="00443E4C">
        <w:tab/>
      </w:r>
      <w:r w:rsidRPr="00443E4C">
        <w:tab/>
      </w:r>
      <w:r w:rsidRPr="00443E4C">
        <w:tab/>
      </w:r>
      <w:r w:rsidRPr="00443E4C">
        <w:tab/>
        <w:t>"5100",</w:t>
      </w:r>
    </w:p>
    <w:p w14:paraId="2097F48A" w14:textId="77777777" w:rsidR="00D33583" w:rsidRPr="00443E4C" w:rsidRDefault="00D33583" w:rsidP="008070C2">
      <w:pPr>
        <w:pStyle w:val="GOSTScript"/>
      </w:pPr>
      <w:r w:rsidRPr="00443E4C">
        <w:tab/>
      </w:r>
      <w:r w:rsidRPr="00443E4C">
        <w:tab/>
      </w:r>
      <w:r w:rsidRPr="00443E4C">
        <w:tab/>
      </w:r>
      <w:r w:rsidRPr="00443E4C">
        <w:tab/>
      </w:r>
      <w:r w:rsidRPr="00443E4C">
        <w:tab/>
        <w:t>"6200"</w:t>
      </w:r>
    </w:p>
    <w:p w14:paraId="008D11E7" w14:textId="77777777" w:rsidR="00D33583" w:rsidRPr="00443E4C" w:rsidRDefault="00D33583" w:rsidP="008070C2">
      <w:pPr>
        <w:pStyle w:val="GOSTScript"/>
      </w:pPr>
      <w:r w:rsidRPr="00443E4C">
        <w:lastRenderedPageBreak/>
        <w:tab/>
      </w:r>
      <w:r w:rsidRPr="00443E4C">
        <w:tab/>
      </w:r>
      <w:r w:rsidRPr="00443E4C">
        <w:tab/>
      </w:r>
      <w:r w:rsidRPr="00443E4C">
        <w:tab/>
        <w:t>]</w:t>
      </w:r>
    </w:p>
    <w:p w14:paraId="3EF46E22" w14:textId="77777777" w:rsidR="00D33583" w:rsidRPr="00443E4C" w:rsidRDefault="00D33583" w:rsidP="008070C2">
      <w:pPr>
        <w:pStyle w:val="GOSTScript"/>
      </w:pPr>
      <w:r w:rsidRPr="00443E4C">
        <w:tab/>
      </w:r>
      <w:r w:rsidRPr="00443E4C">
        <w:tab/>
      </w:r>
      <w:r w:rsidRPr="00443E4C">
        <w:tab/>
        <w:t>},</w:t>
      </w:r>
    </w:p>
    <w:p w14:paraId="4231F66E" w14:textId="77777777" w:rsidR="00D33583" w:rsidRPr="00443E4C" w:rsidRDefault="00D33583" w:rsidP="008070C2">
      <w:pPr>
        <w:pStyle w:val="GOSTScript"/>
      </w:pPr>
      <w:r w:rsidRPr="00443E4C">
        <w:tab/>
      </w:r>
      <w:r w:rsidRPr="00443E4C">
        <w:tab/>
      </w:r>
      <w:r w:rsidRPr="00443E4C">
        <w:tab/>
        <w:t>{</w:t>
      </w:r>
    </w:p>
    <w:p w14:paraId="11C7A45E" w14:textId="77777777" w:rsidR="00D33583" w:rsidRPr="00443E4C" w:rsidRDefault="00D33583" w:rsidP="008070C2">
      <w:pPr>
        <w:pStyle w:val="GOSTScript"/>
      </w:pPr>
      <w:r w:rsidRPr="00443E4C">
        <w:tab/>
      </w:r>
      <w:r w:rsidRPr="00443E4C">
        <w:tab/>
      </w:r>
      <w:r w:rsidRPr="00443E4C">
        <w:tab/>
      </w:r>
      <w:r w:rsidRPr="00443E4C">
        <w:tab/>
        <w:t>"TradingDay": "2022-10-13",</w:t>
      </w:r>
    </w:p>
    <w:p w14:paraId="32F96BC9" w14:textId="77777777" w:rsidR="00D33583" w:rsidRPr="00443E4C" w:rsidRDefault="00D33583" w:rsidP="008070C2">
      <w:pPr>
        <w:pStyle w:val="GOSTScript"/>
      </w:pPr>
      <w:r w:rsidRPr="00443E4C">
        <w:tab/>
      </w:r>
      <w:r w:rsidRPr="00443E4C">
        <w:tab/>
      </w:r>
      <w:r w:rsidRPr="00443E4C">
        <w:tab/>
      </w:r>
      <w:r w:rsidRPr="00443E4C">
        <w:tab/>
        <w:t>"Status": "</w:t>
      </w:r>
      <w:r>
        <w:t>Закрыт</w:t>
      </w:r>
      <w:r w:rsidRPr="00443E4C">
        <w:t xml:space="preserve"> </w:t>
      </w:r>
      <w:r>
        <w:t>окончательно</w:t>
      </w:r>
      <w:r w:rsidRPr="00443E4C">
        <w:t>",</w:t>
      </w:r>
    </w:p>
    <w:p w14:paraId="25A8DC5B" w14:textId="77777777" w:rsidR="00D33583" w:rsidRDefault="00D33583" w:rsidP="008070C2">
      <w:pPr>
        <w:pStyle w:val="GOSTScript"/>
        <w:rPr>
          <w:ins w:id="8375" w:author="Сатлер Марина Викторовна" w:date="2025-01-14T12:11:00Z"/>
        </w:rPr>
      </w:pPr>
      <w:r w:rsidRPr="00443E4C">
        <w:tab/>
      </w:r>
      <w:r w:rsidRPr="00443E4C">
        <w:tab/>
      </w:r>
      <w:r w:rsidRPr="00443E4C">
        <w:tab/>
      </w:r>
      <w:r w:rsidRPr="00443E4C">
        <w:tab/>
        <w:t>"OpenDate": "2022-10-13 00:15:10",</w:t>
      </w:r>
    </w:p>
    <w:p w14:paraId="5EBFCE77" w14:textId="5F1B9CED" w:rsidR="006608C2" w:rsidRPr="00443E4C" w:rsidRDefault="006608C2" w:rsidP="008070C2">
      <w:pPr>
        <w:pStyle w:val="GOSTScript"/>
      </w:pPr>
      <w:ins w:id="8376" w:author="Сатлер Марина Викторовна" w:date="2025-01-14T12:11:00Z">
        <w:r w:rsidRPr="006608C2">
          <w:tab/>
        </w:r>
        <w:r w:rsidRPr="006608C2">
          <w:tab/>
        </w:r>
        <w:r w:rsidRPr="006608C2">
          <w:tab/>
        </w:r>
        <w:r w:rsidRPr="006608C2">
          <w:tab/>
          <w:t>"OpenSystem": "ARP",</w:t>
        </w:r>
      </w:ins>
    </w:p>
    <w:p w14:paraId="5A1A5CD5" w14:textId="77777777" w:rsidR="00D33583" w:rsidRDefault="00D33583" w:rsidP="008070C2">
      <w:pPr>
        <w:pStyle w:val="GOSTScript"/>
        <w:rPr>
          <w:ins w:id="8377" w:author="Сатлер Марина Викторовна" w:date="2025-01-14T12:12:00Z"/>
        </w:rPr>
      </w:pPr>
      <w:r w:rsidRPr="00443E4C">
        <w:tab/>
      </w:r>
      <w:r w:rsidRPr="00443E4C">
        <w:tab/>
      </w:r>
      <w:r w:rsidRPr="00443E4C">
        <w:tab/>
      </w:r>
      <w:r w:rsidRPr="00443E4C">
        <w:tab/>
        <w:t>"CloseDate": "2022-10-29 10:35:10",</w:t>
      </w:r>
    </w:p>
    <w:p w14:paraId="43DA054D" w14:textId="59AFA63D" w:rsidR="006608C2" w:rsidRPr="00443E4C" w:rsidRDefault="006608C2" w:rsidP="008070C2">
      <w:pPr>
        <w:pStyle w:val="GOSTScript"/>
      </w:pPr>
      <w:ins w:id="8378" w:author="Сатлер Марина Викторовна" w:date="2025-01-14T12:12:00Z">
        <w:r w:rsidRPr="006608C2">
          <w:tab/>
        </w:r>
        <w:r w:rsidRPr="006608C2">
          <w:tab/>
        </w:r>
        <w:r w:rsidRPr="006608C2">
          <w:tab/>
        </w:r>
        <w:r w:rsidRPr="006608C2">
          <w:tab/>
          <w:t>"CloseSystem": "ARP",</w:t>
        </w:r>
      </w:ins>
    </w:p>
    <w:p w14:paraId="4068460C" w14:textId="77777777" w:rsidR="00D33583" w:rsidRDefault="00D33583" w:rsidP="008070C2">
      <w:pPr>
        <w:pStyle w:val="GOSTScript"/>
        <w:rPr>
          <w:ins w:id="8379" w:author="Сатлер Марина Викторовна" w:date="2025-01-14T12:12:00Z"/>
        </w:rPr>
      </w:pPr>
      <w:r w:rsidRPr="00443E4C">
        <w:tab/>
      </w:r>
      <w:r w:rsidRPr="00443E4C">
        <w:tab/>
      </w:r>
      <w:r w:rsidRPr="00443E4C">
        <w:tab/>
      </w:r>
      <w:r w:rsidRPr="00443E4C">
        <w:tab/>
        <w:t>"ClosePermanentlyDate": "2022-03-07 10:38:10",</w:t>
      </w:r>
    </w:p>
    <w:p w14:paraId="4441127D" w14:textId="6094F908" w:rsidR="006608C2" w:rsidRPr="00443E4C" w:rsidRDefault="006608C2" w:rsidP="008070C2">
      <w:pPr>
        <w:pStyle w:val="GOSTScript"/>
      </w:pPr>
      <w:ins w:id="8380" w:author="Сатлер Марина Викторовна" w:date="2025-01-14T12:12:00Z">
        <w:r w:rsidRPr="006608C2">
          <w:tab/>
        </w:r>
        <w:r w:rsidRPr="006608C2">
          <w:tab/>
        </w:r>
        <w:r w:rsidRPr="006608C2">
          <w:tab/>
        </w:r>
        <w:r w:rsidRPr="006608C2">
          <w:tab/>
          <w:t>"ClosePermanentlySystem": "ARP",</w:t>
        </w:r>
      </w:ins>
    </w:p>
    <w:p w14:paraId="7B541F0F" w14:textId="77777777" w:rsidR="00D33583" w:rsidRPr="00443E4C" w:rsidRDefault="00D33583" w:rsidP="008070C2">
      <w:pPr>
        <w:pStyle w:val="GOSTScript"/>
      </w:pPr>
      <w:r w:rsidRPr="00443E4C">
        <w:tab/>
      </w:r>
      <w:r w:rsidRPr="00443E4C">
        <w:tab/>
      </w:r>
      <w:r w:rsidRPr="00443E4C">
        <w:tab/>
      </w:r>
      <w:r w:rsidRPr="00443E4C">
        <w:tab/>
        <w:t>"ReturnStatus": "S",</w:t>
      </w:r>
    </w:p>
    <w:p w14:paraId="65388772" w14:textId="77777777" w:rsidR="00D33583" w:rsidRPr="00443E4C" w:rsidRDefault="00D33583" w:rsidP="008070C2">
      <w:pPr>
        <w:pStyle w:val="GOSTScript"/>
      </w:pPr>
      <w:r w:rsidRPr="00443E4C">
        <w:tab/>
      </w:r>
      <w:r w:rsidRPr="00443E4C">
        <w:tab/>
      </w:r>
      <w:r w:rsidRPr="00443E4C">
        <w:tab/>
      </w:r>
      <w:r w:rsidRPr="00443E4C">
        <w:tab/>
        <w:t>"SubjectList": [</w:t>
      </w:r>
    </w:p>
    <w:p w14:paraId="44B10A23" w14:textId="77777777" w:rsidR="00D33583" w:rsidRPr="00443E4C" w:rsidRDefault="00D33583" w:rsidP="008070C2">
      <w:pPr>
        <w:pStyle w:val="GOSTScript"/>
      </w:pPr>
      <w:r w:rsidRPr="00443E4C">
        <w:tab/>
      </w:r>
      <w:r w:rsidRPr="00443E4C">
        <w:tab/>
      </w:r>
      <w:r w:rsidRPr="00443E4C">
        <w:tab/>
      </w:r>
      <w:r w:rsidRPr="00443E4C">
        <w:tab/>
      </w:r>
      <w:r w:rsidRPr="00443E4C">
        <w:tab/>
        <w:t>"9500",</w:t>
      </w:r>
    </w:p>
    <w:p w14:paraId="56DEC5DE" w14:textId="77777777" w:rsidR="00D33583" w:rsidRPr="00443E4C" w:rsidRDefault="00D33583" w:rsidP="008070C2">
      <w:pPr>
        <w:pStyle w:val="GOSTScript"/>
      </w:pPr>
      <w:r w:rsidRPr="00443E4C">
        <w:tab/>
      </w:r>
      <w:r w:rsidRPr="00443E4C">
        <w:tab/>
      </w:r>
      <w:r w:rsidRPr="00443E4C">
        <w:tab/>
      </w:r>
      <w:r w:rsidRPr="00443E4C">
        <w:tab/>
      </w:r>
      <w:r w:rsidRPr="00443E4C">
        <w:tab/>
        <w:t>"5700",</w:t>
      </w:r>
    </w:p>
    <w:p w14:paraId="3B59B7BB" w14:textId="77777777" w:rsidR="00D33583" w:rsidRPr="00443E4C" w:rsidRDefault="00D33583" w:rsidP="008070C2">
      <w:pPr>
        <w:pStyle w:val="GOSTScript"/>
      </w:pPr>
      <w:r w:rsidRPr="00443E4C">
        <w:tab/>
      </w:r>
      <w:r w:rsidRPr="00443E4C">
        <w:tab/>
      </w:r>
      <w:r w:rsidRPr="00443E4C">
        <w:tab/>
      </w:r>
      <w:r w:rsidRPr="00443E4C">
        <w:tab/>
      </w:r>
      <w:r w:rsidRPr="00443E4C">
        <w:tab/>
        <w:t>"6300"</w:t>
      </w:r>
    </w:p>
    <w:p w14:paraId="7BEA51DA" w14:textId="77777777" w:rsidR="00D33583" w:rsidRPr="00443E4C" w:rsidRDefault="00D33583" w:rsidP="008070C2">
      <w:pPr>
        <w:pStyle w:val="GOSTScript"/>
      </w:pPr>
      <w:r w:rsidRPr="00443E4C">
        <w:tab/>
      </w:r>
      <w:r w:rsidRPr="00443E4C">
        <w:tab/>
      </w:r>
      <w:r w:rsidRPr="00443E4C">
        <w:tab/>
      </w:r>
      <w:r w:rsidRPr="00443E4C">
        <w:tab/>
        <w:t>]</w:t>
      </w:r>
    </w:p>
    <w:p w14:paraId="67531EFD" w14:textId="77777777" w:rsidR="00D33583" w:rsidRPr="00443E4C" w:rsidRDefault="00D33583" w:rsidP="008070C2">
      <w:pPr>
        <w:pStyle w:val="GOSTScript"/>
      </w:pPr>
      <w:r w:rsidRPr="00443E4C">
        <w:tab/>
      </w:r>
      <w:r w:rsidRPr="00443E4C">
        <w:tab/>
      </w:r>
      <w:r w:rsidRPr="00443E4C">
        <w:tab/>
        <w:t>},</w:t>
      </w:r>
    </w:p>
    <w:p w14:paraId="7AD8C76B" w14:textId="77777777" w:rsidR="00D33583" w:rsidRPr="00443E4C" w:rsidRDefault="00D33583" w:rsidP="008070C2">
      <w:pPr>
        <w:pStyle w:val="GOSTScript"/>
      </w:pPr>
      <w:r w:rsidRPr="00443E4C">
        <w:tab/>
      </w:r>
      <w:r w:rsidRPr="00443E4C">
        <w:tab/>
      </w:r>
      <w:r w:rsidRPr="00443E4C">
        <w:tab/>
        <w:t>{</w:t>
      </w:r>
    </w:p>
    <w:p w14:paraId="69674935" w14:textId="77777777" w:rsidR="00D33583" w:rsidRPr="00443E4C" w:rsidRDefault="00D33583" w:rsidP="008070C2">
      <w:pPr>
        <w:pStyle w:val="GOSTScript"/>
      </w:pPr>
      <w:r w:rsidRPr="00443E4C">
        <w:tab/>
      </w:r>
      <w:r w:rsidRPr="00443E4C">
        <w:tab/>
      </w:r>
      <w:r w:rsidRPr="00443E4C">
        <w:tab/>
      </w:r>
      <w:r w:rsidRPr="00443E4C">
        <w:tab/>
        <w:t>"TradingDay": "2022-10-14",</w:t>
      </w:r>
    </w:p>
    <w:p w14:paraId="3A70617A" w14:textId="77777777" w:rsidR="00D33583" w:rsidRPr="00443E4C" w:rsidRDefault="00D33583" w:rsidP="008070C2">
      <w:pPr>
        <w:pStyle w:val="GOSTScript"/>
      </w:pPr>
      <w:r w:rsidRPr="00443E4C">
        <w:tab/>
      </w:r>
      <w:r w:rsidRPr="00443E4C">
        <w:tab/>
      </w:r>
      <w:r w:rsidRPr="00443E4C">
        <w:tab/>
      </w:r>
      <w:r w:rsidRPr="00443E4C">
        <w:tab/>
        <w:t>"Status": "</w:t>
      </w:r>
      <w:r>
        <w:t>Закрыт</w:t>
      </w:r>
      <w:r w:rsidRPr="00443E4C">
        <w:t xml:space="preserve"> </w:t>
      </w:r>
      <w:r>
        <w:t>окончательно</w:t>
      </w:r>
      <w:r w:rsidRPr="00443E4C">
        <w:t>",</w:t>
      </w:r>
    </w:p>
    <w:p w14:paraId="04585C64" w14:textId="77777777" w:rsidR="00D33583" w:rsidRDefault="00D33583" w:rsidP="008070C2">
      <w:pPr>
        <w:pStyle w:val="GOSTScript"/>
        <w:rPr>
          <w:ins w:id="8381" w:author="Сатлер Марина Викторовна" w:date="2025-01-14T12:11:00Z"/>
        </w:rPr>
      </w:pPr>
      <w:r w:rsidRPr="00443E4C">
        <w:tab/>
      </w:r>
      <w:r w:rsidRPr="00443E4C">
        <w:tab/>
      </w:r>
      <w:r w:rsidRPr="00443E4C">
        <w:tab/>
      </w:r>
      <w:r w:rsidRPr="00443E4C">
        <w:tab/>
        <w:t>"OpenDate": "2022-10-14 00:15:10",</w:t>
      </w:r>
    </w:p>
    <w:p w14:paraId="41602343" w14:textId="46373C3B" w:rsidR="006608C2" w:rsidRPr="00443E4C" w:rsidRDefault="006608C2" w:rsidP="008070C2">
      <w:pPr>
        <w:pStyle w:val="GOSTScript"/>
      </w:pPr>
      <w:ins w:id="8382" w:author="Сатлер Марина Викторовна" w:date="2025-01-14T12:11:00Z">
        <w:r w:rsidRPr="006608C2">
          <w:tab/>
        </w:r>
        <w:r w:rsidRPr="006608C2">
          <w:tab/>
        </w:r>
        <w:r w:rsidRPr="006608C2">
          <w:tab/>
        </w:r>
        <w:r w:rsidRPr="006608C2">
          <w:tab/>
          <w:t>"OpenSystem": "ARP",</w:t>
        </w:r>
      </w:ins>
    </w:p>
    <w:p w14:paraId="4CDD1E5A" w14:textId="77777777" w:rsidR="00D33583" w:rsidRDefault="00D33583" w:rsidP="008070C2">
      <w:pPr>
        <w:pStyle w:val="GOSTScript"/>
        <w:rPr>
          <w:ins w:id="8383" w:author="Сатлер Марина Викторовна" w:date="2025-01-14T12:12:00Z"/>
        </w:rPr>
      </w:pPr>
      <w:r w:rsidRPr="00443E4C">
        <w:tab/>
      </w:r>
      <w:r w:rsidRPr="00443E4C">
        <w:tab/>
      </w:r>
      <w:r w:rsidRPr="00443E4C">
        <w:tab/>
      </w:r>
      <w:r w:rsidRPr="00443E4C">
        <w:tab/>
        <w:t>"CloseDate": "2022-10-29 10:35:10",</w:t>
      </w:r>
    </w:p>
    <w:p w14:paraId="42894D47" w14:textId="4BB3B099" w:rsidR="006608C2" w:rsidRPr="00443E4C" w:rsidRDefault="006608C2" w:rsidP="008070C2">
      <w:pPr>
        <w:pStyle w:val="GOSTScript"/>
      </w:pPr>
      <w:ins w:id="8384" w:author="Сатлер Марина Викторовна" w:date="2025-01-14T12:12:00Z">
        <w:r w:rsidRPr="006608C2">
          <w:tab/>
        </w:r>
        <w:r w:rsidRPr="006608C2">
          <w:tab/>
        </w:r>
        <w:r w:rsidRPr="006608C2">
          <w:tab/>
        </w:r>
        <w:r w:rsidRPr="006608C2">
          <w:tab/>
          <w:t>"CloseSystem": "ARP",</w:t>
        </w:r>
      </w:ins>
    </w:p>
    <w:p w14:paraId="59E23B1C" w14:textId="77777777" w:rsidR="00D33583" w:rsidRDefault="00D33583" w:rsidP="008070C2">
      <w:pPr>
        <w:pStyle w:val="GOSTScript"/>
        <w:rPr>
          <w:ins w:id="8385" w:author="Сатлер Марина Викторовна" w:date="2025-01-14T12:12:00Z"/>
        </w:rPr>
      </w:pPr>
      <w:r w:rsidRPr="00443E4C">
        <w:tab/>
      </w:r>
      <w:r w:rsidRPr="00443E4C">
        <w:tab/>
      </w:r>
      <w:r w:rsidRPr="00443E4C">
        <w:tab/>
      </w:r>
      <w:r w:rsidRPr="00443E4C">
        <w:tab/>
        <w:t>"ClosePermanentlyDate": "2022-03-07 10:38:10",</w:t>
      </w:r>
    </w:p>
    <w:p w14:paraId="4E229287" w14:textId="7BBDD79A" w:rsidR="006608C2" w:rsidRPr="00443E4C" w:rsidRDefault="006608C2" w:rsidP="008070C2">
      <w:pPr>
        <w:pStyle w:val="GOSTScript"/>
      </w:pPr>
      <w:ins w:id="8386" w:author="Сатлер Марина Викторовна" w:date="2025-01-14T12:12:00Z">
        <w:r w:rsidRPr="006608C2">
          <w:tab/>
        </w:r>
        <w:r w:rsidRPr="006608C2">
          <w:tab/>
        </w:r>
        <w:r w:rsidRPr="006608C2">
          <w:tab/>
        </w:r>
        <w:r w:rsidRPr="006608C2">
          <w:tab/>
          <w:t>"ClosePermanentlySystem": "ARP",</w:t>
        </w:r>
      </w:ins>
    </w:p>
    <w:p w14:paraId="570287E6" w14:textId="77777777" w:rsidR="00D33583" w:rsidRPr="00443E4C" w:rsidRDefault="00D33583" w:rsidP="008070C2">
      <w:pPr>
        <w:pStyle w:val="GOSTScript"/>
      </w:pPr>
      <w:r w:rsidRPr="00443E4C">
        <w:tab/>
      </w:r>
      <w:r w:rsidRPr="00443E4C">
        <w:tab/>
      </w:r>
      <w:r w:rsidRPr="00443E4C">
        <w:tab/>
      </w:r>
      <w:r w:rsidRPr="00443E4C">
        <w:tab/>
        <w:t>"ReturnStatus": "S",</w:t>
      </w:r>
    </w:p>
    <w:p w14:paraId="17245D85" w14:textId="77777777" w:rsidR="00D33583" w:rsidRPr="00443E4C" w:rsidRDefault="00D33583" w:rsidP="008070C2">
      <w:pPr>
        <w:pStyle w:val="GOSTScript"/>
      </w:pPr>
      <w:r w:rsidRPr="00443E4C">
        <w:tab/>
      </w:r>
      <w:r w:rsidRPr="00443E4C">
        <w:tab/>
      </w:r>
      <w:r w:rsidRPr="00443E4C">
        <w:tab/>
      </w:r>
      <w:r w:rsidRPr="00443E4C">
        <w:tab/>
        <w:t>"SubjectList": [</w:t>
      </w:r>
    </w:p>
    <w:p w14:paraId="69247E6C" w14:textId="77777777" w:rsidR="00D33583" w:rsidRDefault="00D33583" w:rsidP="008070C2">
      <w:pPr>
        <w:pStyle w:val="GOSTScript"/>
      </w:pPr>
      <w:r w:rsidRPr="00443E4C">
        <w:tab/>
      </w:r>
      <w:r w:rsidRPr="00443E4C">
        <w:tab/>
      </w:r>
      <w:r w:rsidRPr="00443E4C">
        <w:tab/>
      </w:r>
      <w:r w:rsidRPr="00443E4C">
        <w:tab/>
      </w:r>
      <w:r w:rsidRPr="00443E4C">
        <w:tab/>
      </w:r>
      <w:r>
        <w:t>"9500"</w:t>
      </w:r>
    </w:p>
    <w:p w14:paraId="3812DD89" w14:textId="77777777" w:rsidR="00D33583" w:rsidRDefault="00D33583" w:rsidP="008070C2">
      <w:pPr>
        <w:pStyle w:val="GOSTScript"/>
      </w:pPr>
      <w:r>
        <w:tab/>
      </w:r>
      <w:r>
        <w:tab/>
      </w:r>
      <w:r>
        <w:tab/>
      </w:r>
      <w:r>
        <w:tab/>
        <w:t>]</w:t>
      </w:r>
    </w:p>
    <w:p w14:paraId="46C9A49D" w14:textId="77777777" w:rsidR="00D33583" w:rsidRDefault="00D33583" w:rsidP="008070C2">
      <w:pPr>
        <w:pStyle w:val="GOSTScript"/>
      </w:pPr>
      <w:r>
        <w:tab/>
      </w:r>
      <w:r>
        <w:tab/>
      </w:r>
      <w:r>
        <w:tab/>
        <w:t>}</w:t>
      </w:r>
    </w:p>
    <w:p w14:paraId="40BCFEB1" w14:textId="77777777" w:rsidR="00D33583" w:rsidRDefault="00D33583" w:rsidP="008070C2">
      <w:pPr>
        <w:pStyle w:val="GOSTScript"/>
      </w:pPr>
      <w:r>
        <w:tab/>
      </w:r>
      <w:r>
        <w:tab/>
        <w:t>]</w:t>
      </w:r>
    </w:p>
    <w:p w14:paraId="2D83961B" w14:textId="77777777" w:rsidR="00D33583" w:rsidRDefault="00D33583" w:rsidP="008070C2">
      <w:pPr>
        <w:pStyle w:val="GOSTScript"/>
      </w:pPr>
      <w:r>
        <w:tab/>
        <w:t>}</w:t>
      </w:r>
    </w:p>
    <w:p w14:paraId="2E3F6D69" w14:textId="2C22606D" w:rsidR="00D33583" w:rsidRDefault="00D33583" w:rsidP="00C75A4E">
      <w:pPr>
        <w:pStyle w:val="GOSTScript"/>
      </w:pPr>
      <w:r>
        <w:t>}</w:t>
      </w:r>
    </w:p>
    <w:p w14:paraId="336E70C1" w14:textId="7DA32AC6" w:rsidR="002917C1" w:rsidRPr="00474651" w:rsidRDefault="002917C1" w:rsidP="00474651">
      <w:pPr>
        <w:pStyle w:val="1"/>
      </w:pPr>
      <w:bookmarkStart w:id="8387" w:name="_Toc154609472"/>
      <w:bookmarkStart w:id="8388" w:name="_Toc154610460"/>
      <w:bookmarkStart w:id="8389" w:name="_Toc154738718"/>
      <w:bookmarkStart w:id="8390" w:name="_Toc154739662"/>
      <w:bookmarkStart w:id="8391" w:name="_Toc155696581"/>
      <w:bookmarkStart w:id="8392" w:name="_Toc154609674"/>
      <w:bookmarkStart w:id="8393" w:name="_Toc154610662"/>
      <w:bookmarkStart w:id="8394" w:name="_Toc154738920"/>
      <w:bookmarkStart w:id="8395" w:name="_Toc154739864"/>
      <w:bookmarkStart w:id="8396" w:name="_Toc155696783"/>
      <w:bookmarkStart w:id="8397" w:name="_Toc154609675"/>
      <w:bookmarkStart w:id="8398" w:name="_Toc154610663"/>
      <w:bookmarkStart w:id="8399" w:name="_Toc154738921"/>
      <w:bookmarkStart w:id="8400" w:name="_Toc154739865"/>
      <w:bookmarkStart w:id="8401" w:name="_Toc155696784"/>
      <w:bookmarkStart w:id="8402" w:name="_Ref144295351"/>
      <w:bookmarkStart w:id="8403" w:name="_Ref154665964"/>
      <w:bookmarkStart w:id="8404" w:name="_Toc226556192"/>
      <w:bookmarkStart w:id="8405" w:name="_Ref120802899"/>
      <w:bookmarkEnd w:id="5650"/>
      <w:bookmarkEnd w:id="5651"/>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r w:rsidRPr="00474651">
        <w:lastRenderedPageBreak/>
        <w:t xml:space="preserve">Запрос </w:t>
      </w:r>
      <w:r w:rsidR="00902446" w:rsidRPr="00474651">
        <w:t>н</w:t>
      </w:r>
      <w:r w:rsidRPr="00890A8D">
        <w:t xml:space="preserve">а изменение аналитических признаков, не </w:t>
      </w:r>
      <w:ins w:id="8406" w:author="Сказецкая Наталья Камилевна" w:date="2023-08-29T18:48:00Z">
        <w:r w:rsidR="001A5BF7" w:rsidRPr="0099544C">
          <w:t>участвующих в расчете балансов (свойств записи учета)</w:t>
        </w:r>
      </w:ins>
      <w:del w:id="8407" w:author="Сказецкая Наталья Камилевна" w:date="2023-08-29T18:48:00Z">
        <w:r w:rsidRPr="00890A8D" w:rsidDel="001A5BF7">
          <w:delText>входящих в сегменты номера счета</w:delText>
        </w:r>
      </w:del>
      <w:r w:rsidRPr="00BA7A4A" w:rsidDel="00454D27">
        <w:t xml:space="preserve"> </w:t>
      </w:r>
      <w:r w:rsidRPr="00BA7A4A">
        <w:t>(</w:t>
      </w:r>
      <w:r w:rsidR="00D85705">
        <w:rPr>
          <w:lang w:val="en-US"/>
        </w:rPr>
        <w:t>U</w:t>
      </w:r>
      <w:r w:rsidR="00D85705" w:rsidRPr="00C75A4E">
        <w:t>pdate</w:t>
      </w:r>
      <w:r w:rsidR="00D85705">
        <w:rPr>
          <w:lang w:val="en-US"/>
        </w:rPr>
        <w:t>N</w:t>
      </w:r>
      <w:r w:rsidR="00D85705" w:rsidRPr="00C75A4E">
        <w:t>ot</w:t>
      </w:r>
      <w:r w:rsidR="00D85705">
        <w:rPr>
          <w:lang w:val="en-US"/>
        </w:rPr>
        <w:t>A</w:t>
      </w:r>
      <w:r w:rsidR="00D85705" w:rsidRPr="00C75A4E">
        <w:t>ccounting</w:t>
      </w:r>
      <w:r w:rsidRPr="00474651">
        <w:t>)</w:t>
      </w:r>
      <w:bookmarkEnd w:id="8402"/>
      <w:bookmarkEnd w:id="8403"/>
      <w:bookmarkEnd w:id="8404"/>
    </w:p>
    <w:p w14:paraId="268D1CFB" w14:textId="59999B24" w:rsidR="002917C1" w:rsidRPr="00E32CE5" w:rsidRDefault="002917C1" w:rsidP="00E32CE5">
      <w:pPr>
        <w:pStyle w:val="GOSTNormal"/>
      </w:pPr>
      <w:r w:rsidRPr="00E32CE5">
        <w:t xml:space="preserve">Запрос на изменение аналитических признаков, </w:t>
      </w:r>
      <w:ins w:id="8408" w:author="Сказецкая Наталья Камилевна" w:date="2023-08-29T18:48:00Z">
        <w:r w:rsidR="001A5BF7" w:rsidRPr="00E32CE5">
          <w:t>не участвующих в расчете балансов (свойств записи учета)</w:t>
        </w:r>
      </w:ins>
      <w:del w:id="8409" w:author="Сказецкая Наталья Камилевна" w:date="2023-08-29T18:48:00Z">
        <w:r w:rsidRPr="00E32CE5" w:rsidDel="001A5BF7">
          <w:delText>не входящих в сегменты номера счета</w:delText>
        </w:r>
      </w:del>
      <w:r w:rsidRPr="00E32CE5">
        <w:t xml:space="preserve"> (тип U</w:t>
      </w:r>
      <w:r w:rsidR="00D85705" w:rsidRPr="00E32CE5">
        <w:t>p</w:t>
      </w:r>
      <w:r w:rsidRPr="00E32CE5">
        <w:t xml:space="preserve">dateNotAccounting) применяется для изменения </w:t>
      </w:r>
      <w:ins w:id="8410" w:author="Сказецкая Наталья Камилевна" w:date="2023-08-29T18:51:00Z">
        <w:r w:rsidR="008F71FA" w:rsidRPr="00E32CE5">
          <w:t xml:space="preserve">в сформированных записях учета </w:t>
        </w:r>
      </w:ins>
      <w:r w:rsidRPr="00E32CE5">
        <w:t xml:space="preserve">значения аналитического признака, не </w:t>
      </w:r>
      <w:ins w:id="8411" w:author="Сказецкая Наталья Камилевна" w:date="2023-08-29T18:49:00Z">
        <w:r w:rsidR="008F71FA" w:rsidRPr="00E32CE5">
          <w:t>участвующего</w:t>
        </w:r>
        <w:r w:rsidR="001A5BF7" w:rsidRPr="00E32CE5">
          <w:t xml:space="preserve"> в расчете балансов (свойств</w:t>
        </w:r>
      </w:ins>
      <w:ins w:id="8412" w:author="Сказецкая Наталья Камилевна" w:date="2023-08-29T18:52:00Z">
        <w:r w:rsidR="008F71FA" w:rsidRPr="00E32CE5">
          <w:t>а</w:t>
        </w:r>
      </w:ins>
      <w:ins w:id="8413" w:author="Сказецкая Наталья Камилевна" w:date="2023-08-29T18:49:00Z">
        <w:r w:rsidR="001A5BF7" w:rsidRPr="00E32CE5">
          <w:t xml:space="preserve"> записи учета)</w:t>
        </w:r>
        <w:r w:rsidR="008F71FA" w:rsidRPr="00E32CE5">
          <w:t xml:space="preserve">, а также </w:t>
        </w:r>
      </w:ins>
      <w:ins w:id="8414" w:author="Сказецкая Наталья Камилевна" w:date="2023-08-29T18:50:00Z">
        <w:r w:rsidR="008F71FA" w:rsidRPr="00E32CE5">
          <w:t xml:space="preserve">значения </w:t>
        </w:r>
      </w:ins>
      <w:ins w:id="8415" w:author="Сказецкая Наталья Камилевна" w:date="2023-08-29T18:49:00Z">
        <w:r w:rsidR="008F71FA" w:rsidRPr="00E32CE5">
          <w:t>атрибута документа</w:t>
        </w:r>
      </w:ins>
      <w:ins w:id="8416" w:author="Сказецкая Наталья Камилевна" w:date="2023-08-29T18:50:00Z">
        <w:r w:rsidR="008F71FA" w:rsidRPr="00E32CE5">
          <w:t xml:space="preserve">, являющегося источником для заполнения </w:t>
        </w:r>
      </w:ins>
      <w:ins w:id="8417" w:author="Сказецкая Наталья Камилевна" w:date="2023-08-29T19:08:00Z">
        <w:r w:rsidR="00317084" w:rsidRPr="00E32CE5">
          <w:t>данного</w:t>
        </w:r>
      </w:ins>
      <w:ins w:id="8418" w:author="Сказецкая Наталья Камилевна" w:date="2023-08-29T18:52:00Z">
        <w:r w:rsidR="008F71FA" w:rsidRPr="00E32CE5">
          <w:t xml:space="preserve"> </w:t>
        </w:r>
      </w:ins>
      <w:ins w:id="8419" w:author="Сказецкая Наталья Камилевна" w:date="2023-08-29T18:50:00Z">
        <w:r w:rsidR="008F71FA" w:rsidRPr="00E32CE5">
          <w:t>аналитического признака</w:t>
        </w:r>
        <w:del w:id="8420" w:author="Сатлер Марина Викторовна" w:date="2024-10-09T16:10:00Z">
          <w:r w:rsidR="008F71FA" w:rsidRPr="00E32CE5" w:rsidDel="005547E2">
            <w:delText>,</w:delText>
          </w:r>
        </w:del>
      </w:ins>
      <w:ins w:id="8421" w:author="Сатлер Марина Викторовна" w:date="2024-10-09T16:10:00Z">
        <w:r w:rsidR="005547E2" w:rsidRPr="00E32CE5">
          <w:t>. Изменение производится согласно правилам, по которым указанные записи учета были сформированы,</w:t>
        </w:r>
      </w:ins>
      <w:ins w:id="8422" w:author="Сказецкая Наталья Камилевна" w:date="2023-08-29T18:49:00Z">
        <w:r w:rsidR="001A5BF7" w:rsidRPr="00E32CE5">
          <w:t xml:space="preserve"> без переформирования записей учета</w:t>
        </w:r>
      </w:ins>
      <w:ins w:id="8423" w:author="Сказецкая Наталья Камилевна" w:date="2023-08-29T18:53:00Z">
        <w:r w:rsidR="008F71FA" w:rsidRPr="00E32CE5">
          <w:t xml:space="preserve"> и без открытия операционных дней</w:t>
        </w:r>
      </w:ins>
      <w:del w:id="8424" w:author="Сказецкая Наталья Камилевна" w:date="2023-08-29T18:49:00Z">
        <w:r w:rsidRPr="00E32CE5" w:rsidDel="001A5BF7">
          <w:delText>входящего в номер Счета</w:delText>
        </w:r>
      </w:del>
      <w:r w:rsidRPr="00E32CE5">
        <w:t>.</w:t>
      </w:r>
      <w:ins w:id="8425" w:author="Сказецкая Наталья Камилевна" w:date="2023-08-29T18:51:00Z">
        <w:r w:rsidR="008F71FA" w:rsidRPr="00E32CE5">
          <w:t xml:space="preserve"> Например, </w:t>
        </w:r>
      </w:ins>
      <w:ins w:id="8426" w:author="Сатлер Марина Викторовна" w:date="2024-10-09T16:16:00Z">
        <w:r w:rsidR="005547E2" w:rsidRPr="00E32CE5">
          <w:t xml:space="preserve">может применяться </w:t>
        </w:r>
      </w:ins>
      <w:ins w:id="8427" w:author="Сказецкая Наталья Камилевна" w:date="2023-08-29T18:51:00Z">
        <w:r w:rsidR="008F71FA" w:rsidRPr="00E32CE5">
          <w:t>для изменения уровня конфиденциальности (с </w:t>
        </w:r>
      </w:ins>
      <w:ins w:id="8428" w:author="Сатлер Марина Викторовна" w:date="2023-12-27T12:26:00Z">
        <w:r w:rsidR="004F305E" w:rsidRPr="00E32CE5">
          <w:t>«</w:t>
        </w:r>
      </w:ins>
      <w:ins w:id="8429" w:author="Сказецкая Наталья Камилевна" w:date="2023-08-29T18:51:00Z">
        <w:r w:rsidR="008F71FA" w:rsidRPr="00E32CE5">
          <w:t>Для служебного пользования</w:t>
        </w:r>
      </w:ins>
      <w:ins w:id="8430" w:author="Сатлер Марина Викторовна" w:date="2023-12-27T12:26:00Z">
        <w:r w:rsidR="004F305E" w:rsidRPr="00E32CE5">
          <w:t>»</w:t>
        </w:r>
      </w:ins>
      <w:ins w:id="8431" w:author="Сказецкая Наталья Камилевна" w:date="2023-08-29T18:51:00Z">
        <w:r w:rsidR="008F71FA" w:rsidRPr="00E32CE5">
          <w:t xml:space="preserve"> до </w:t>
        </w:r>
      </w:ins>
      <w:ins w:id="8432" w:author="Сатлер Марина Викторовна" w:date="2023-12-27T12:26:00Z">
        <w:r w:rsidR="004F305E" w:rsidRPr="00E32CE5">
          <w:t>«</w:t>
        </w:r>
      </w:ins>
      <w:ins w:id="8433" w:author="Сказецкая Наталья Камилевна" w:date="2023-08-29T18:51:00Z">
        <w:r w:rsidR="008F71FA" w:rsidRPr="00E32CE5">
          <w:t>Не секретно</w:t>
        </w:r>
      </w:ins>
      <w:ins w:id="8434" w:author="Сатлер Марина Викторовна" w:date="2023-12-27T12:26:00Z">
        <w:r w:rsidR="004F305E" w:rsidRPr="00E32CE5">
          <w:t>»</w:t>
        </w:r>
      </w:ins>
      <w:ins w:id="8435" w:author="Сказецкая Наталья Камилевна" w:date="2023-08-29T18:51:00Z">
        <w:r w:rsidR="008F71FA" w:rsidRPr="00E32CE5">
          <w:t>)</w:t>
        </w:r>
      </w:ins>
      <w:ins w:id="8436" w:author="Сатлер Марина Викторовна" w:date="2024-10-09T16:16:00Z">
        <w:r w:rsidR="005547E2" w:rsidRPr="00E32CE5">
          <w:t>, учетного номера бюджетного (денежного) обязательства (с «пусто» на значение)</w:t>
        </w:r>
      </w:ins>
      <w:ins w:id="8437" w:author="Сказецкая Наталья Камилевна" w:date="2023-08-29T18:54:00Z">
        <w:r w:rsidR="008F71FA" w:rsidRPr="00E32CE5">
          <w:t>.</w:t>
        </w:r>
      </w:ins>
    </w:p>
    <w:p w14:paraId="65255376" w14:textId="0A8FDF7D" w:rsidR="00E00D97" w:rsidRPr="00E32CE5" w:rsidRDefault="002917C1" w:rsidP="00E32CE5">
      <w:pPr>
        <w:pStyle w:val="GOSTNormal"/>
        <w:rPr>
          <w:ins w:id="8438" w:author="Сатлер Марина Викторовна" w:date="2024-10-09T16:19:00Z"/>
        </w:rPr>
      </w:pPr>
      <w:r w:rsidRPr="00E32CE5">
        <w:t xml:space="preserve">Результатом успешного выполнения запроса является обновление значений аналитических признаков записей учета по заданному документу (в соответствии с новыми значениями аналитических признаков, переданными в теле запроса), и обновление соответствующих данным аналитическим признакам атрибутов первичного документа (для возможности корректного перепроведения документа в случае необходимости). </w:t>
      </w:r>
      <w:ins w:id="8439" w:author="Сатлер Марина Викторовна" w:date="2024-10-09T16:19:00Z">
        <w:r w:rsidR="00E00D97" w:rsidRPr="00E32CE5">
          <w:t xml:space="preserve">Обновление значений аналитического признака производится только на слое Datamart, не затрагивая слой OLTP. Обновление значений атрибутов документа осуществляется и на </w:t>
        </w:r>
        <w:r w:rsidR="00E32CE5" w:rsidRPr="00E32CE5">
          <w:t>слое OLTP, и на слое Datamart.</w:t>
        </w:r>
      </w:ins>
    </w:p>
    <w:p w14:paraId="63FFD445" w14:textId="380B9756" w:rsidR="00E00D97" w:rsidRPr="00E32CE5" w:rsidRDefault="00E00D97" w:rsidP="00E32CE5">
      <w:pPr>
        <w:pStyle w:val="GOSTNormal"/>
        <w:rPr>
          <w:ins w:id="8440" w:author="Сатлер Марина Викторовна" w:date="2024-10-09T16:19:00Z"/>
        </w:rPr>
      </w:pPr>
      <w:ins w:id="8441" w:author="Сатлер Марина Викторовна" w:date="2024-10-09T16:19:00Z">
        <w:r w:rsidRPr="00E32CE5">
          <w:t>Запрос UpdateNotAccounting позволяет обновлять значения аналитических признаков по отдельным, указанным в запросе строкам многострочных документов (параметр UpdateAttribute:id). Если требуется обновить значение аналитического признака в документе, не имеющем строк, или по всем строкам многострочного документа, то параметр «Идентификатор строки документа» (UpdateAttribute:id) не заполняется.</w:t>
        </w:r>
      </w:ins>
    </w:p>
    <w:p w14:paraId="687F4550" w14:textId="77777777" w:rsidR="00E00D97" w:rsidRPr="00E32CE5" w:rsidRDefault="00E00D97" w:rsidP="00E32CE5">
      <w:pPr>
        <w:pStyle w:val="GOSTNormal"/>
        <w:rPr>
          <w:ins w:id="8442" w:author="Сатлер Марина Викторовна" w:date="2024-10-09T16:19:00Z"/>
        </w:rPr>
      </w:pPr>
      <w:ins w:id="8443" w:author="Сатлер Марина Викторовна" w:date="2024-10-09T16:19:00Z">
        <w:r w:rsidRPr="00E32CE5">
          <w:t xml:space="preserve">Запрос UpdateNotAccounting позволяет изменять значения аналитических признаков, сопоставленных (смаппленных) в правилах формирования записей учета с определенным, указанным в запросе атрибутом документа (параметр </w:t>
        </w:r>
        <w:proofErr w:type="gramStart"/>
        <w:r w:rsidRPr="00E32CE5">
          <w:t>UpdateAttribute:atr</w:t>
        </w:r>
        <w:proofErr w:type="gramEnd"/>
        <w:r w:rsidRPr="00E32CE5">
          <w:t xml:space="preserve">_name) или с любым атрибутом документа (параметр UpdateAttribute:atr_name не заполнен). </w:t>
        </w:r>
      </w:ins>
    </w:p>
    <w:p w14:paraId="7592FDA1" w14:textId="3DBD8119" w:rsidR="00E00D97" w:rsidRPr="00E32CE5" w:rsidRDefault="00E00D97" w:rsidP="00E32CE5">
      <w:pPr>
        <w:pStyle w:val="GOSTNormal"/>
        <w:rPr>
          <w:ins w:id="8444" w:author="Сатлер Марина Викторовна" w:date="2024-10-09T16:19:00Z"/>
        </w:rPr>
      </w:pPr>
      <w:ins w:id="8445" w:author="Сатлер Марина Викторовна" w:date="2024-10-09T16:19:00Z">
        <w:r w:rsidRPr="00E32CE5">
          <w:t>Если указанный в запросе аналитический признак в правилах формирования записей учета не сопоставлен с каким-либо атрибутом документа (заполняется константой, значением счета или пустым значением), то в ответе на запрос возвращается ошибка (E - ERROR – Неуспешное завершение) с сообщением «По документу с внешним идентификатором &lt;глобальный идентификатор документа&gt; отсутствуют записи учета, сформированные по правилам, содержащим аналитический признак &lt;Наименование аналитического признака&gt;, смаппленный с атрибутом документа» (если параметр UpdateAttribute:id не был передан в запросе) или «По строке (идентификатор &lt;идентификатор строки документа&gt;) документа с внешним идентификатором &lt;глобальный идентификатор документа&gt; отсутствуют записи учета, сформированные по правилам, содержащим аналитический признак &lt;Наименование аналитического признака&gt;, смаппленный с атрибутом документа» (если параметр UpdateAttribute:id был передан в запросе).</w:t>
        </w:r>
      </w:ins>
    </w:p>
    <w:p w14:paraId="2318F516" w14:textId="77777777" w:rsidR="00E00D97" w:rsidRPr="00E32CE5" w:rsidRDefault="00E00D97" w:rsidP="00E32CE5">
      <w:pPr>
        <w:pStyle w:val="GOSTNormal"/>
        <w:rPr>
          <w:ins w:id="8446" w:author="Сатлер Марина Викторовна" w:date="2024-10-09T16:19:00Z"/>
        </w:rPr>
      </w:pPr>
      <w:ins w:id="8447" w:author="Сатлер Марина Викторовна" w:date="2024-10-09T16:19:00Z">
        <w:r w:rsidRPr="00E32CE5">
          <w:t xml:space="preserve">Если указанный в запросе атрибут документа (параметр UpdateAttribute:atr_name) в правилах формирования записей учета не сопоставлен с аналитическим признаком, значение которого требуется изменить (параметр UpdateAttribute:name), то в ответе на запрос возвращается ошибка (E - ERROR – Неуспешное завершение) с сообщением «По документу с внешним идентификатором &lt;глобальный идентификатор документа&gt; отсутствуют записи учета, </w:t>
        </w:r>
        <w:r w:rsidRPr="00E32CE5">
          <w:lastRenderedPageBreak/>
          <w:t>сформированные по правилам, содержащим маппинг аналитического признака &lt;Наименование аналитического признака&gt; с атрибутом &lt;Наименование атрибута документа&gt;» (если параметр UpdateAttribute:id не был передан в запросе) или «По строке (идентификатор &lt;идентификатор строки документа&gt;) документа с внешним идентификатором &lt;глобальный идентификатор документа&gt; отсутствуют записи учета, сформированные по правилам, содержащим аналитический признак &lt;Наименование аналитического признака&gt;, смаппленный с атрибутом &lt;Наименование атрибута документа&gt;» (если параметр UpdateAttribute:id был передан в запросе).</w:t>
        </w:r>
      </w:ins>
    </w:p>
    <w:p w14:paraId="42FE3EE9" w14:textId="0F7F208A" w:rsidR="00E00D97" w:rsidRPr="00E32CE5" w:rsidRDefault="00E00D97" w:rsidP="00E32CE5">
      <w:pPr>
        <w:pStyle w:val="GOSTNormal"/>
        <w:rPr>
          <w:ins w:id="8448" w:author="Сатлер Марина Викторовна" w:date="2024-10-09T16:19:00Z"/>
        </w:rPr>
      </w:pPr>
      <w:ins w:id="8449" w:author="Сатлер Марина Викторовна" w:date="2024-10-09T16:19:00Z">
        <w:r w:rsidRPr="00E32CE5">
          <w:t>Если запрос предполагает обновление значения аналитического признака по отдельным строкам документа (передан параметр UpdateAttribute:id), то дополнительно осуществляется проверка, что указанный в запросе атрибут документа является атрибутом строк документа (если параметр UpdateAttribute:atr_name был передан в запросе), или что все атрибуты, с которыми смапплен аналитический признак UpdateAttribute:name по строке с указанным id, являются атрибутами строк документа (если параметр UpdateAttribute:atr_name не был передан в запросе). Если проверка не пройдена, то в ответе на запрос возвращается ошибка (E - ERROR – Неуспешное завершение) с сообщением «Записи учета по отдельным строкам документа с внешним идентификатором &lt;глобальный идентификатор документа&gt; не могут быть изменены, т.к. связаны с атрибутом заголовка документа &lt;Наименование атрибута документа&gt;».</w:t>
        </w:r>
      </w:ins>
    </w:p>
    <w:p w14:paraId="0E9D9038" w14:textId="18042115" w:rsidR="002917C1" w:rsidRPr="00E32CE5" w:rsidDel="00E00D97" w:rsidRDefault="002917C1" w:rsidP="00E32CE5">
      <w:pPr>
        <w:pStyle w:val="GOSTNormal"/>
        <w:rPr>
          <w:del w:id="8450" w:author="Сатлер Марина Викторовна" w:date="2024-10-09T16:21:00Z"/>
        </w:rPr>
      </w:pPr>
      <w:del w:id="8451" w:author="Сатлер Марина Викторовна" w:date="2024-10-09T16:21:00Z">
        <w:r w:rsidRPr="00E32CE5" w:rsidDel="00E00D97">
          <w:delText xml:space="preserve">При этом результаты выполнения запроса </w:delText>
        </w:r>
        <w:commentRangeStart w:id="8452"/>
        <w:r w:rsidRPr="00E32CE5" w:rsidDel="00E00D97">
          <w:delText xml:space="preserve">не влияет </w:delText>
        </w:r>
      </w:del>
      <w:ins w:id="8453" w:author="Сказецкая Наталья Камилевна" w:date="2023-08-29T19:09:00Z">
        <w:del w:id="8454" w:author="Сатлер Марина Викторовна" w:date="2024-10-09T16:21:00Z">
          <w:r w:rsidR="00317084" w:rsidRPr="00E32CE5" w:rsidDel="00E00D97">
            <w:delText xml:space="preserve">зависят от </w:delText>
          </w:r>
        </w:del>
      </w:ins>
      <w:del w:id="8455" w:author="Сатлер Марина Викторовна" w:date="2024-10-09T16:21:00Z">
        <w:r w:rsidRPr="00E32CE5" w:rsidDel="00E00D97">
          <w:delText>статус</w:delText>
        </w:r>
      </w:del>
      <w:ins w:id="8456" w:author="Сказецкая Наталья Камилевна" w:date="2023-08-29T19:09:00Z">
        <w:del w:id="8457" w:author="Сатлер Марина Викторовна" w:date="2024-10-09T16:21:00Z">
          <w:r w:rsidR="00317084" w:rsidRPr="00E32CE5" w:rsidDel="00E00D97">
            <w:delText>а</w:delText>
          </w:r>
          <w:commentRangeEnd w:id="8452"/>
          <w:r w:rsidR="00317084" w:rsidRPr="00E32CE5" w:rsidDel="00E00D97">
            <w:rPr>
              <w:rStyle w:val="afff4"/>
              <w:sz w:val="24"/>
              <w:szCs w:val="20"/>
            </w:rPr>
            <w:commentReference w:id="8452"/>
          </w:r>
        </w:del>
      </w:ins>
      <w:del w:id="8458" w:author="Сатлер Марина Викторовна" w:date="2024-10-09T16:21:00Z">
        <w:r w:rsidRPr="00E32CE5" w:rsidDel="00E00D97">
          <w:delText xml:space="preserve"> операционных дней, в рамках которых были сформированы </w:delText>
        </w:r>
      </w:del>
      <w:ins w:id="8459" w:author="Сказецкая Наталья Камилевна" w:date="2023-08-29T19:10:00Z">
        <w:del w:id="8460" w:author="Сатлер Марина Викторовна" w:date="2024-10-09T16:21:00Z">
          <w:r w:rsidR="00A176EA" w:rsidRPr="00E32CE5" w:rsidDel="00E00D97">
            <w:delText xml:space="preserve">изменяемые </w:delText>
          </w:r>
        </w:del>
      </w:ins>
      <w:del w:id="8461" w:author="Сатлер Марина Викторовна" w:date="2024-10-09T16:21:00Z">
        <w:r w:rsidRPr="00E32CE5" w:rsidDel="00E00D97">
          <w:delText>записи учета по заданному документу.</w:delText>
        </w:r>
      </w:del>
    </w:p>
    <w:p w14:paraId="7175E683" w14:textId="014D8D08" w:rsidR="00E00D97" w:rsidRDefault="002917C1" w:rsidP="00A90972">
      <w:pPr>
        <w:pStyle w:val="GOSTNormal"/>
        <w:rPr>
          <w:ins w:id="8462" w:author="Сатлер Марина Викторовна" w:date="2026-01-23T09:46:00Z"/>
          <w:rFonts w:eastAsiaTheme="majorEastAsia"/>
        </w:rPr>
      </w:pPr>
      <w:del w:id="8463" w:author="Сказецкая Наталья Камилевна" w:date="2023-08-29T18:59:00Z">
        <w:r w:rsidRPr="00E32CE5" w:rsidDel="00317084">
          <w:delText>Ограничение.  </w:delText>
        </w:r>
      </w:del>
      <w:r w:rsidRPr="00E32CE5">
        <w:t xml:space="preserve">Запрос UpdateNotAccounting позволяет изменять значения только аналитических признаков, по которым не осуществляется </w:t>
      </w:r>
      <w:ins w:id="8464" w:author="Сказецкая Наталья Камилевна" w:date="2023-08-29T18:57:00Z">
        <w:r w:rsidR="008F71FA" w:rsidRPr="00E32CE5">
          <w:t xml:space="preserve">предварительное </w:t>
        </w:r>
      </w:ins>
      <w:r w:rsidRPr="00E32CE5">
        <w:t>агрегирование записей учета</w:t>
      </w:r>
      <w:ins w:id="8465" w:author="Сказецкая Наталья Камилевна" w:date="2023-08-29T18:58:00Z">
        <w:r w:rsidR="008F71FA" w:rsidRPr="00E32CE5">
          <w:t xml:space="preserve"> в SVAP</w:t>
        </w:r>
      </w:ins>
      <w:r w:rsidRPr="00E32CE5">
        <w:t xml:space="preserve">. </w:t>
      </w:r>
      <w:ins w:id="8466" w:author="Сказецкая Наталья Камилевна" w:date="2023-08-29T19:00:00Z">
        <w:r w:rsidR="00317084" w:rsidRPr="00E32CE5">
          <w:t>В случае указания в параметрах запроса аналитического признака, участвующего в расчете балансов</w:t>
        </w:r>
      </w:ins>
      <w:ins w:id="8467" w:author="Сказецкая Наталья Камилевна" w:date="2026-04-14T21:51:00Z">
        <w:r w:rsidR="009459C9">
          <w:t xml:space="preserve"> </w:t>
        </w:r>
        <w:r w:rsidR="009459C9" w:rsidRPr="009459C9">
          <w:rPr>
            <w:highlight w:val="green"/>
          </w:rPr>
          <w:t xml:space="preserve">(т.е. </w:t>
        </w:r>
      </w:ins>
      <w:ins w:id="8468" w:author="Сказецкая Наталья Камилевна" w:date="2026-04-14T21:52:00Z">
        <w:r w:rsidR="009459C9" w:rsidRPr="009459C9">
          <w:rPr>
            <w:highlight w:val="green"/>
          </w:rPr>
          <w:t>входящего</w:t>
        </w:r>
      </w:ins>
      <w:ins w:id="8469" w:author="Сказецкая Наталья Камилевна" w:date="2026-04-14T21:51:00Z">
        <w:r w:rsidR="009459C9" w:rsidRPr="009459C9">
          <w:rPr>
            <w:highlight w:val="green"/>
          </w:rPr>
          <w:t xml:space="preserve"> в системный срез)</w:t>
        </w:r>
      </w:ins>
      <w:ins w:id="8470" w:author="Сказецкая Наталья Камилевна" w:date="2023-08-29T19:01:00Z">
        <w:r w:rsidR="00317084" w:rsidRPr="00E32CE5">
          <w:t>, в ответе на запрос</w:t>
        </w:r>
      </w:ins>
      <w:ins w:id="8471" w:author="Сказецкая Наталья Камилевна" w:date="2023-08-29T19:02:00Z">
        <w:r w:rsidR="00317084" w:rsidRPr="00E32CE5">
          <w:t xml:space="preserve"> </w:t>
        </w:r>
        <w:r w:rsidR="00317084" w:rsidRPr="00E32CE5">
          <w:rPr>
            <w:rFonts w:eastAsiaTheme="majorEastAsia"/>
          </w:rPr>
          <w:t xml:space="preserve">возвращается </w:t>
        </w:r>
      </w:ins>
      <w:ins w:id="8472" w:author="Сказецкая Наталья Камилевна" w:date="2023-08-29T19:03:00Z">
        <w:r w:rsidR="00317084" w:rsidRPr="00E32CE5">
          <w:rPr>
            <w:rFonts w:eastAsiaTheme="majorEastAsia"/>
          </w:rPr>
          <w:t>ошибка</w:t>
        </w:r>
      </w:ins>
      <w:ins w:id="8473" w:author="Сказецкая Наталья Камилевна" w:date="2023-08-29T19:02:00Z">
        <w:r w:rsidR="00317084" w:rsidRPr="00E32CE5">
          <w:rPr>
            <w:rFonts w:eastAsiaTheme="majorEastAsia"/>
          </w:rPr>
          <w:t xml:space="preserve"> (E - ERROR – Неуспешное завершение) </w:t>
        </w:r>
      </w:ins>
      <w:ins w:id="8474" w:author="Сказецкая Наталья Камилевна" w:date="2023-08-29T19:03:00Z">
        <w:r w:rsidR="00317084" w:rsidRPr="00E32CE5">
          <w:rPr>
            <w:rFonts w:eastAsiaTheme="majorEastAsia"/>
          </w:rPr>
          <w:t>с</w:t>
        </w:r>
      </w:ins>
      <w:ins w:id="8475" w:author="Сказецкая Наталья Камилевна" w:date="2023-08-29T19:02:00Z">
        <w:r w:rsidR="00317084" w:rsidRPr="00E32CE5">
          <w:rPr>
            <w:rFonts w:eastAsiaTheme="majorEastAsia"/>
          </w:rPr>
          <w:t xml:space="preserve"> сообщением </w:t>
        </w:r>
      </w:ins>
      <w:ins w:id="8476" w:author="Сказецкая Наталья Камилевна" w:date="2026-04-14T22:10:00Z">
        <w:r w:rsidR="00F468F0">
          <w:rPr>
            <w:rFonts w:eastAsiaTheme="majorEastAsia"/>
          </w:rPr>
          <w:t>«</w:t>
        </w:r>
        <w:commentRangeStart w:id="8477"/>
        <w:r w:rsidR="00F468F0" w:rsidRPr="008E1323">
          <w:t>Следующие</w:t>
        </w:r>
        <w:commentRangeEnd w:id="8477"/>
        <w:r w:rsidR="00F468F0">
          <w:rPr>
            <w:rStyle w:val="afff4"/>
          </w:rPr>
          <w:commentReference w:id="8477"/>
        </w:r>
        <w:r w:rsidR="00F468F0" w:rsidRPr="008E1323">
          <w:t xml:space="preserve"> аналитические признаки являются агрегируемыми и не могут быть изменены &lt;системное наименование аналитического признака&gt;</w:t>
        </w:r>
      </w:ins>
      <w:ins w:id="8478" w:author="Сказецкая Наталья Камилевна" w:date="2026-04-14T22:11:00Z">
        <w:r w:rsidR="00F468F0">
          <w:t>»</w:t>
        </w:r>
      </w:ins>
      <w:ins w:id="8479" w:author="Сатлер Марина Викторовна" w:date="2024-10-09T16:21:00Z">
        <w:del w:id="8480" w:author="Сказецкая Наталья Камилевна" w:date="2026-04-14T22:11:00Z">
          <w:r w:rsidR="00E00D97" w:rsidRPr="00E32CE5" w:rsidDel="00F468F0">
            <w:rPr>
              <w:rFonts w:eastAsiaTheme="majorEastAsia"/>
            </w:rPr>
            <w:delText>«Аналитический признак &lt;системное наименование аналитического признака&gt; является агрегируемым и не может быть изменен»</w:delText>
          </w:r>
        </w:del>
        <w:r w:rsidR="00E00D97" w:rsidRPr="00E32CE5">
          <w:rPr>
            <w:rFonts w:eastAsiaTheme="majorEastAsia"/>
          </w:rPr>
          <w:t>.</w:t>
        </w:r>
      </w:ins>
      <w:ins w:id="8481" w:author="Сказецкая Наталья Камилевна" w:date="2026-04-14T21:51:00Z">
        <w:r w:rsidR="009459C9">
          <w:rPr>
            <w:rFonts w:eastAsiaTheme="majorEastAsia"/>
          </w:rPr>
          <w:t xml:space="preserve"> </w:t>
        </w:r>
        <w:commentRangeStart w:id="8482"/>
        <w:r w:rsidR="009459C9" w:rsidRPr="009459C9">
          <w:rPr>
            <w:rFonts w:eastAsiaTheme="majorEastAsia"/>
            <w:highlight w:val="green"/>
          </w:rPr>
          <w:t xml:space="preserve">В случае </w:t>
        </w:r>
      </w:ins>
      <w:commentRangeEnd w:id="8482"/>
      <w:ins w:id="8483" w:author="Сказецкая Наталья Камилевна" w:date="2026-04-14T21:57:00Z">
        <w:r w:rsidR="009459C9">
          <w:rPr>
            <w:rStyle w:val="afff4"/>
          </w:rPr>
          <w:commentReference w:id="8482"/>
        </w:r>
      </w:ins>
      <w:ins w:id="8484" w:author="Сказецкая Наталья Камилевна" w:date="2026-04-14T21:52:00Z">
        <w:r w:rsidR="009459C9" w:rsidRPr="009459C9">
          <w:rPr>
            <w:rFonts w:eastAsiaTheme="majorEastAsia"/>
            <w:highlight w:val="green"/>
          </w:rPr>
          <w:t>указания в параметрах запроса аналитического признака, входящего в специальный срез</w:t>
        </w:r>
      </w:ins>
      <w:ins w:id="8485" w:author="Сказецкая Наталья Камилевна" w:date="2026-04-14T21:53:00Z">
        <w:r w:rsidR="009459C9" w:rsidRPr="009459C9">
          <w:rPr>
            <w:rFonts w:eastAsiaTheme="majorEastAsia"/>
            <w:highlight w:val="green"/>
          </w:rPr>
          <w:t xml:space="preserve"> со статусом, отличн</w:t>
        </w:r>
      </w:ins>
      <w:ins w:id="8486" w:author="Сказецкая Наталья Камилевна" w:date="2026-04-14T21:54:00Z">
        <w:r w:rsidR="009459C9" w:rsidRPr="009459C9">
          <w:rPr>
            <w:rFonts w:eastAsiaTheme="majorEastAsia"/>
            <w:highlight w:val="green"/>
          </w:rPr>
          <w:t>ым от «0-Конфигурирование»,</w:t>
        </w:r>
      </w:ins>
      <w:ins w:id="8487" w:author="Сказецкая Наталья Камилевна" w:date="2026-04-14T21:53:00Z">
        <w:r w:rsidR="009459C9" w:rsidRPr="009459C9">
          <w:rPr>
            <w:rFonts w:eastAsiaTheme="majorEastAsia"/>
            <w:highlight w:val="green"/>
          </w:rPr>
          <w:t xml:space="preserve"> согласно справочнику «Настройка срезов»</w:t>
        </w:r>
      </w:ins>
      <w:ins w:id="8488" w:author="Сказецкая Наталья Камилевна" w:date="2026-04-14T21:55:00Z">
        <w:r w:rsidR="009459C9" w:rsidRPr="009459C9">
          <w:rPr>
            <w:rFonts w:eastAsiaTheme="majorEastAsia"/>
            <w:highlight w:val="green"/>
          </w:rPr>
          <w:t xml:space="preserve">, в ответе на запрос возвращается ошибка (E - ERROR – Неуспешное завершение) с сообщением «Следующие </w:t>
        </w:r>
        <w:commentRangeStart w:id="8489"/>
        <w:r w:rsidR="009459C9" w:rsidRPr="009459C9">
          <w:rPr>
            <w:rFonts w:eastAsiaTheme="majorEastAsia"/>
            <w:highlight w:val="green"/>
          </w:rPr>
          <w:t>атрибуты</w:t>
        </w:r>
      </w:ins>
      <w:commentRangeEnd w:id="8489"/>
      <w:ins w:id="8490" w:author="Сказецкая Наталья Камилевна" w:date="2026-04-14T21:56:00Z">
        <w:r w:rsidR="009459C9">
          <w:rPr>
            <w:rStyle w:val="afff4"/>
          </w:rPr>
          <w:commentReference w:id="8489"/>
        </w:r>
      </w:ins>
      <w:ins w:id="8491" w:author="Сказецкая Наталья Камилевна" w:date="2026-04-14T21:55:00Z">
        <w:r w:rsidR="009459C9" w:rsidRPr="009459C9">
          <w:rPr>
            <w:rFonts w:eastAsiaTheme="majorEastAsia"/>
            <w:highlight w:val="green"/>
          </w:rPr>
          <w:t xml:space="preserve"> </w:t>
        </w:r>
        <w:r w:rsidR="009459C9" w:rsidRPr="003262ED">
          <w:rPr>
            <w:rFonts w:eastAsiaTheme="majorEastAsia"/>
            <w:highlight w:val="green"/>
          </w:rPr>
          <w:t xml:space="preserve">включены в пользовательские срезы и не могут быть изменены </w:t>
        </w:r>
      </w:ins>
      <w:ins w:id="8492" w:author="Сказецкая Наталья Камилевна" w:date="2026-04-14T22:19:00Z">
        <w:r w:rsidR="00A90972" w:rsidRPr="00A90972">
          <w:rPr>
            <w:rFonts w:eastAsiaTheme="majorEastAsia"/>
            <w:highlight w:val="green"/>
            <w:rPrChange w:id="8493" w:author="Сказецкая Наталья Камилевна" w:date="2026-04-14T22:19:00Z">
              <w:rPr>
                <w:rFonts w:eastAsiaTheme="majorEastAsia"/>
                <w:highlight w:val="green"/>
                <w:lang w:val="en-US"/>
              </w:rPr>
            </w:rPrChange>
          </w:rPr>
          <w:t>&lt;</w:t>
        </w:r>
      </w:ins>
      <w:ins w:id="8494" w:author="Сказецкая Наталья Камилевна" w:date="2026-04-14T22:18:00Z">
        <w:r w:rsidR="00A90972" w:rsidRPr="003262ED">
          <w:rPr>
            <w:rFonts w:eastAsiaTheme="majorEastAsia"/>
            <w:highlight w:val="green"/>
          </w:rPr>
          <w:t xml:space="preserve">перечень (через запятую) </w:t>
        </w:r>
        <w:r w:rsidR="00A90972">
          <w:rPr>
            <w:rFonts w:eastAsiaTheme="majorEastAsia"/>
            <w:highlight w:val="green"/>
          </w:rPr>
          <w:t>системных</w:t>
        </w:r>
        <w:r w:rsidR="00A90972" w:rsidRPr="003262ED">
          <w:rPr>
            <w:rFonts w:eastAsiaTheme="majorEastAsia"/>
            <w:highlight w:val="green"/>
          </w:rPr>
          <w:t xml:space="preserve"> наименований аналитических признаков</w:t>
        </w:r>
      </w:ins>
      <w:ins w:id="8495" w:author="Сказецкая Наталья Камилевна" w:date="2026-04-14T22:19:00Z">
        <w:r w:rsidR="00A90972" w:rsidRPr="00A90972">
          <w:rPr>
            <w:rFonts w:eastAsiaTheme="majorEastAsia"/>
            <w:highlight w:val="green"/>
          </w:rPr>
          <w:t>&gt;</w:t>
        </w:r>
      </w:ins>
      <w:ins w:id="8496" w:author="Сказецкая Наталья Камилевна" w:date="2026-04-14T21:55:00Z">
        <w:r w:rsidR="009459C9">
          <w:rPr>
            <w:rFonts w:eastAsiaTheme="majorEastAsia"/>
            <w:highlight w:val="green"/>
          </w:rPr>
          <w:t>»</w:t>
        </w:r>
      </w:ins>
      <w:ins w:id="8497" w:author="Сказецкая Наталья Камилевна" w:date="2026-04-14T22:12:00Z">
        <w:r w:rsidR="00A90972">
          <w:rPr>
            <w:rFonts w:eastAsiaTheme="majorEastAsia"/>
          </w:rPr>
          <w:t>.</w:t>
        </w:r>
      </w:ins>
      <w:ins w:id="8498" w:author="Сказецкая Наталья Камилевна" w:date="2026-04-14T21:52:00Z">
        <w:r w:rsidR="009459C9">
          <w:rPr>
            <w:rFonts w:eastAsiaTheme="majorEastAsia"/>
          </w:rPr>
          <w:t xml:space="preserve"> </w:t>
        </w:r>
      </w:ins>
    </w:p>
    <w:p w14:paraId="66A27B7D" w14:textId="716F7B7D" w:rsidR="002917C1" w:rsidRPr="00E32CE5" w:rsidRDefault="00E00D97" w:rsidP="00E32CE5">
      <w:pPr>
        <w:pStyle w:val="GOSTNormal"/>
      </w:pPr>
      <w:ins w:id="8499" w:author="Сатлер Марина Викторовна" w:date="2024-10-09T16:21:00Z">
        <w:r w:rsidRPr="00E32CE5">
          <w:t xml:space="preserve">Результаты выполнения запроса </w:t>
        </w:r>
        <w:commentRangeStart w:id="8500"/>
        <w:r w:rsidRPr="00E32CE5">
          <w:t>не зависят от статуса</w:t>
        </w:r>
        <w:commentRangeEnd w:id="8500"/>
        <w:r w:rsidRPr="00E32CE5">
          <w:rPr>
            <w:rStyle w:val="afff4"/>
            <w:sz w:val="24"/>
            <w:szCs w:val="20"/>
          </w:rPr>
          <w:commentReference w:id="8500"/>
        </w:r>
        <w:r w:rsidRPr="00E32CE5">
          <w:t xml:space="preserve"> операционных дней, в рамках которых были сформированы изменяемые записи учета по заданному документу</w:t>
        </w:r>
      </w:ins>
      <w:ins w:id="8501" w:author="Сатлер Марина Викторовна" w:date="2024-10-09T16:22:00Z">
        <w:r w:rsidRPr="00E32CE5">
          <w:t>, и от статуса правил формирования записей учета, по которым были сформированы изменяемые записи учета</w:t>
        </w:r>
      </w:ins>
      <w:ins w:id="8502" w:author="Сатлер Марина Викторовна" w:date="2024-10-09T16:21:00Z">
        <w:r w:rsidRPr="00E32CE5">
          <w:t>.</w:t>
        </w:r>
      </w:ins>
      <w:ins w:id="8503" w:author="Сказецкая Наталья Камилевна" w:date="2023-08-29T19:02:00Z">
        <w:del w:id="8504" w:author="Сатлер Марина Викторовна" w:date="2024-10-09T16:21:00Z">
          <w:r w:rsidR="00317084" w:rsidRPr="00E32CE5" w:rsidDel="00E00D97">
            <w:rPr>
              <w:rFonts w:eastAsiaTheme="majorEastAsia"/>
            </w:rPr>
            <w:delText>«</w:delText>
          </w:r>
        </w:del>
      </w:ins>
      <w:ins w:id="8505" w:author="Сказецкая Наталья Камилевна" w:date="2023-08-29T19:05:00Z">
        <w:del w:id="8506" w:author="Сатлер Марина Викторовна" w:date="2024-10-09T16:21:00Z">
          <w:r w:rsidR="00317084" w:rsidRPr="00E32CE5" w:rsidDel="00E00D97">
            <w:rPr>
              <w:rFonts w:eastAsiaTheme="majorEastAsia"/>
            </w:rPr>
            <w:delText>Следующие аналитические признаки являются агрегируемыми и не могут быть изменены [&lt;системное наименование аналитического признака&gt;]</w:delText>
          </w:r>
        </w:del>
      </w:ins>
      <w:ins w:id="8507" w:author="Сказецкая Наталья Камилевна" w:date="2023-08-29T19:02:00Z">
        <w:del w:id="8508" w:author="Сатлер Марина Викторовна" w:date="2024-10-09T16:21:00Z">
          <w:r w:rsidR="00317084" w:rsidRPr="00E32CE5" w:rsidDel="00E00D97">
            <w:rPr>
              <w:rFonts w:eastAsiaTheme="majorEastAsia"/>
            </w:rPr>
            <w:delText>».</w:delText>
          </w:r>
        </w:del>
      </w:ins>
      <w:commentRangeStart w:id="8509"/>
      <w:commentRangeEnd w:id="8509"/>
      <w:del w:id="8510" w:author="Сатлер Марина Викторовна" w:date="2024-10-09T16:21:00Z">
        <w:r w:rsidR="00317084" w:rsidRPr="00E32CE5" w:rsidDel="00E00D97">
          <w:rPr>
            <w:rStyle w:val="afff4"/>
            <w:sz w:val="24"/>
            <w:szCs w:val="20"/>
          </w:rPr>
          <w:commentReference w:id="8509"/>
        </w:r>
      </w:del>
    </w:p>
    <w:p w14:paraId="7BB97E25" w14:textId="77777777" w:rsidR="00857497" w:rsidRPr="00C75A4E" w:rsidRDefault="00857497">
      <w:pPr>
        <w:pStyle w:val="21"/>
      </w:pPr>
      <w:bookmarkStart w:id="8511" w:name="_Toc226556193"/>
      <w:r w:rsidRPr="00474651">
        <w:t>Параметры запроса</w:t>
      </w:r>
      <w:bookmarkEnd w:id="8511"/>
    </w:p>
    <w:p w14:paraId="3FE4B106" w14:textId="4BE9CC0C" w:rsidR="004F305E" w:rsidRDefault="00C51529" w:rsidP="00C75A4E">
      <w:pPr>
        <w:pStyle w:val="GOSTNameTable"/>
      </w:pPr>
      <w:r>
        <w:fldChar w:fldCharType="begin"/>
      </w:r>
      <w:r>
        <w:instrText xml:space="preserve"> SEQ Таблица \* ARABIC </w:instrText>
      </w:r>
      <w:r>
        <w:fldChar w:fldCharType="separate"/>
      </w:r>
      <w:bookmarkStart w:id="8512" w:name="_Toc226556244"/>
      <w:r w:rsidR="00F300A9">
        <w:t>30</w:t>
      </w:r>
      <w:r>
        <w:fldChar w:fldCharType="end"/>
      </w:r>
      <w:r w:rsidR="004F305E">
        <w:t xml:space="preserve"> - </w:t>
      </w:r>
      <w:r w:rsidR="004F305E" w:rsidRPr="00AA5203">
        <w:t>Параметры запроса на изменение аналитических признаков, не участвующих в расчете балансов (свойств записи учета)</w:t>
      </w:r>
      <w:bookmarkEnd w:id="8512"/>
    </w:p>
    <w:tbl>
      <w:tblPr>
        <w:tblStyle w:val="GOSTTable"/>
        <w:tblW w:w="5000" w:type="pct"/>
        <w:tblLayout w:type="fixed"/>
        <w:tblLook w:val="07E0" w:firstRow="1" w:lastRow="1" w:firstColumn="1" w:lastColumn="1" w:noHBand="1" w:noVBand="1"/>
      </w:tblPr>
      <w:tblGrid>
        <w:gridCol w:w="3748"/>
        <w:gridCol w:w="2555"/>
        <w:gridCol w:w="1704"/>
        <w:gridCol w:w="1008"/>
        <w:gridCol w:w="904"/>
        <w:gridCol w:w="5775"/>
      </w:tblGrid>
      <w:tr w:rsidR="00B67A70" w:rsidRPr="005A52E1" w14:paraId="71595CC9"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94" w:type="pct"/>
            <w:hideMark/>
          </w:tcPr>
          <w:p w14:paraId="4A0E5A09" w14:textId="77777777" w:rsidR="00857497" w:rsidRPr="00474651" w:rsidRDefault="00857497">
            <w:pPr>
              <w:pStyle w:val="GOSTTableHead"/>
            </w:pPr>
            <w:r w:rsidRPr="00474651">
              <w:t>Наименование параметра</w:t>
            </w:r>
          </w:p>
        </w:tc>
        <w:tc>
          <w:tcPr>
            <w:tcW w:w="814" w:type="pct"/>
            <w:hideMark/>
          </w:tcPr>
          <w:p w14:paraId="23A0EBA1" w14:textId="77777777" w:rsidR="00857497" w:rsidRPr="00890A8D" w:rsidRDefault="00857497">
            <w:pPr>
              <w:pStyle w:val="GOSTTableHead"/>
            </w:pPr>
            <w:r w:rsidRPr="00890A8D">
              <w:t>Название тэга</w:t>
            </w:r>
          </w:p>
        </w:tc>
        <w:tc>
          <w:tcPr>
            <w:tcW w:w="543" w:type="pct"/>
            <w:hideMark/>
          </w:tcPr>
          <w:p w14:paraId="6F7C4997" w14:textId="77777777" w:rsidR="00857497" w:rsidRPr="00C75A4E" w:rsidRDefault="00857497">
            <w:pPr>
              <w:pStyle w:val="GOSTTableHead"/>
            </w:pPr>
            <w:r w:rsidRPr="00BA7A4A">
              <w:t>Тип данных</w:t>
            </w:r>
          </w:p>
        </w:tc>
        <w:tc>
          <w:tcPr>
            <w:tcW w:w="321" w:type="pct"/>
          </w:tcPr>
          <w:p w14:paraId="0E201859" w14:textId="77777777" w:rsidR="00857497" w:rsidRPr="00474651" w:rsidRDefault="00857497">
            <w:pPr>
              <w:pStyle w:val="GOSTTableHead"/>
            </w:pPr>
            <w:r w:rsidRPr="00474651">
              <w:t>Обязательность</w:t>
            </w:r>
          </w:p>
        </w:tc>
        <w:tc>
          <w:tcPr>
            <w:tcW w:w="288" w:type="pct"/>
            <w:hideMark/>
          </w:tcPr>
          <w:p w14:paraId="0052D6CB" w14:textId="77777777" w:rsidR="00857497" w:rsidRPr="00BA7A4A" w:rsidRDefault="00857497">
            <w:pPr>
              <w:pStyle w:val="GOSTTableHead"/>
            </w:pPr>
            <w:r w:rsidRPr="00890A8D">
              <w:t>Размерность</w:t>
            </w:r>
          </w:p>
        </w:tc>
        <w:tc>
          <w:tcPr>
            <w:tcW w:w="1840" w:type="pct"/>
          </w:tcPr>
          <w:p w14:paraId="0506CFAA" w14:textId="77777777" w:rsidR="00857497" w:rsidRPr="00BA7A4A" w:rsidRDefault="00857497">
            <w:pPr>
              <w:pStyle w:val="GOSTTableHead"/>
            </w:pPr>
            <w:r w:rsidRPr="00BA7A4A">
              <w:t>Описание</w:t>
            </w:r>
          </w:p>
        </w:tc>
      </w:tr>
      <w:tr w:rsidR="00857497" w:rsidRPr="005A52E1" w14:paraId="7B51BE50" w14:textId="77777777" w:rsidTr="00C75A4E">
        <w:tc>
          <w:tcPr>
            <w:tcW w:w="5000" w:type="pct"/>
            <w:gridSpan w:val="6"/>
          </w:tcPr>
          <w:p w14:paraId="0C4983CB" w14:textId="77777777" w:rsidR="00857497" w:rsidRPr="005A52E1" w:rsidRDefault="00857497" w:rsidP="00292EE0">
            <w:pPr>
              <w:ind w:firstLine="30"/>
              <w:jc w:val="center"/>
              <w:rPr>
                <w:b/>
                <w:sz w:val="22"/>
                <w:szCs w:val="22"/>
              </w:rPr>
            </w:pPr>
            <w:r w:rsidRPr="005A52E1">
              <w:rPr>
                <w:b/>
                <w:sz w:val="22"/>
                <w:szCs w:val="22"/>
              </w:rPr>
              <w:t>Перечень параметров заголовка запроса (</w:t>
            </w:r>
            <w:r w:rsidRPr="005A52E1">
              <w:rPr>
                <w:b/>
                <w:sz w:val="22"/>
                <w:szCs w:val="22"/>
                <w:lang w:val="en-US"/>
              </w:rPr>
              <w:t>header</w:t>
            </w:r>
            <w:r w:rsidRPr="005A52E1">
              <w:rPr>
                <w:b/>
                <w:sz w:val="22"/>
                <w:szCs w:val="22"/>
              </w:rPr>
              <w:t>)</w:t>
            </w:r>
          </w:p>
        </w:tc>
      </w:tr>
      <w:tr w:rsidR="00B67A70" w:rsidRPr="005A52E1" w14:paraId="2CE3730C" w14:textId="77777777" w:rsidTr="00C75A4E">
        <w:tc>
          <w:tcPr>
            <w:tcW w:w="1194" w:type="pct"/>
          </w:tcPr>
          <w:p w14:paraId="09FEEC6A" w14:textId="77777777" w:rsidR="00857497" w:rsidRPr="00106607" w:rsidRDefault="00857497" w:rsidP="00474651">
            <w:pPr>
              <w:pStyle w:val="GOSTTablenorm"/>
            </w:pPr>
            <w:r w:rsidRPr="00106607">
              <w:t>Система - отправитель запроса</w:t>
            </w:r>
          </w:p>
        </w:tc>
        <w:tc>
          <w:tcPr>
            <w:tcW w:w="814" w:type="pct"/>
          </w:tcPr>
          <w:p w14:paraId="13C060F9" w14:textId="77777777" w:rsidR="00857497" w:rsidRPr="003F2180" w:rsidRDefault="00857497">
            <w:pPr>
              <w:pStyle w:val="GOSTTablenorm"/>
              <w:rPr>
                <w:lang w:val="en-US"/>
              </w:rPr>
            </w:pPr>
            <w:r w:rsidRPr="00106607">
              <w:rPr>
                <w:lang w:val="en-US"/>
              </w:rPr>
              <w:t>Source</w:t>
            </w:r>
          </w:p>
        </w:tc>
        <w:tc>
          <w:tcPr>
            <w:tcW w:w="543" w:type="pct"/>
          </w:tcPr>
          <w:p w14:paraId="5654E85A" w14:textId="77777777" w:rsidR="00857497" w:rsidRPr="005A52E1" w:rsidRDefault="00857497" w:rsidP="00C75A4E">
            <w:pPr>
              <w:pStyle w:val="GOSTTablenorm"/>
              <w:rPr>
                <w:lang w:val="en-US"/>
              </w:rPr>
            </w:pPr>
            <w:r w:rsidRPr="005A52E1">
              <w:t>Строка</w:t>
            </w:r>
          </w:p>
        </w:tc>
        <w:tc>
          <w:tcPr>
            <w:tcW w:w="321" w:type="pct"/>
          </w:tcPr>
          <w:p w14:paraId="1262B1DE" w14:textId="77777777" w:rsidR="00857497" w:rsidRPr="005A52E1" w:rsidRDefault="00857497" w:rsidP="00C75A4E">
            <w:pPr>
              <w:pStyle w:val="GOSTTablenorm"/>
            </w:pPr>
            <w:r w:rsidRPr="005A52E1">
              <w:t>Да</w:t>
            </w:r>
          </w:p>
        </w:tc>
        <w:tc>
          <w:tcPr>
            <w:tcW w:w="288" w:type="pct"/>
          </w:tcPr>
          <w:p w14:paraId="6F4E5E13" w14:textId="77777777" w:rsidR="00857497" w:rsidRPr="00106607" w:rsidRDefault="00857497" w:rsidP="00474651">
            <w:pPr>
              <w:pStyle w:val="GOSTTablenorm"/>
              <w:rPr>
                <w:lang w:val="en-US"/>
              </w:rPr>
            </w:pPr>
            <w:r w:rsidRPr="00106607">
              <w:t>&lt;=</w:t>
            </w:r>
            <w:r w:rsidRPr="00106607">
              <w:rPr>
                <w:lang w:val="en-US"/>
              </w:rPr>
              <w:t>10</w:t>
            </w:r>
          </w:p>
        </w:tc>
        <w:tc>
          <w:tcPr>
            <w:tcW w:w="1840" w:type="pct"/>
          </w:tcPr>
          <w:p w14:paraId="4BD4C6A9" w14:textId="77777777" w:rsidR="0040447B" w:rsidRDefault="00857497">
            <w:pPr>
              <w:pStyle w:val="GOSTTablenorm"/>
            </w:pPr>
            <w:r w:rsidRPr="003F2180">
              <w:t xml:space="preserve">ФП </w:t>
            </w:r>
            <w:r w:rsidRPr="005A52E1">
              <w:t>ГИИС ЭБ</w:t>
            </w:r>
            <w:r w:rsidRPr="00106607">
              <w:t xml:space="preserve"> </w:t>
            </w:r>
            <w:r w:rsidR="0079613E" w:rsidRPr="36854D62">
              <w:t>–</w:t>
            </w:r>
            <w:r w:rsidRPr="00106607">
              <w:t xml:space="preserve"> отправитель запроса.</w:t>
            </w:r>
          </w:p>
          <w:p w14:paraId="2C7BE33C" w14:textId="3CD62C78" w:rsidR="00857497" w:rsidRPr="00106607" w:rsidRDefault="00857497">
            <w:pPr>
              <w:pStyle w:val="GOSTTablenorm"/>
            </w:pPr>
            <w:r w:rsidRPr="00106607">
              <w:lastRenderedPageBreak/>
              <w:t>Возможные значения:</w:t>
            </w:r>
          </w:p>
          <w:p w14:paraId="282742AB" w14:textId="77777777" w:rsidR="008F2246" w:rsidRPr="00AA1940" w:rsidRDefault="008F2246" w:rsidP="008F2246">
            <w:pPr>
              <w:pStyle w:val="GOSTTableListMark1"/>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27C930AB" w14:textId="77777777" w:rsidR="00857497" w:rsidRPr="00AA1940" w:rsidRDefault="00857497" w:rsidP="00C75A4E">
            <w:pPr>
              <w:pStyle w:val="GOSTTableListMark1"/>
              <w:rPr>
                <w:lang w:val="en-US"/>
              </w:rPr>
            </w:pPr>
            <w:r w:rsidRPr="00AA1940">
              <w:rPr>
                <w:lang w:val="en-US"/>
              </w:rPr>
              <w:t>EXP05 (ПУР 05 ЭБ)</w:t>
            </w:r>
            <w:r w:rsidRPr="00AA1940">
              <w:t>;</w:t>
            </w:r>
          </w:p>
          <w:p w14:paraId="3E892D97" w14:textId="77777777" w:rsidR="00857497" w:rsidRPr="00AA1940" w:rsidRDefault="00857497" w:rsidP="00C75A4E">
            <w:pPr>
              <w:pStyle w:val="GOSTTableListMark1"/>
              <w:rPr>
                <w:lang w:val="en-US"/>
              </w:rPr>
            </w:pPr>
            <w:r>
              <w:rPr>
                <w:lang w:val="en-US"/>
              </w:rPr>
              <w:t xml:space="preserve">FAMABS </w:t>
            </w:r>
            <w:r>
              <w:t>(ПУДС ЭБ);</w:t>
            </w:r>
          </w:p>
          <w:p w14:paraId="69E3E540" w14:textId="4CD943ED" w:rsidR="00D85705" w:rsidRPr="00714F3D" w:rsidRDefault="00857497" w:rsidP="00D85705">
            <w:pPr>
              <w:pStyle w:val="GOSTTableListMark1"/>
              <w:rPr>
                <w:lang w:val="en-US"/>
              </w:rPr>
            </w:pPr>
            <w:r w:rsidRPr="00141AE4">
              <w:rPr>
                <w:lang w:val="en-US"/>
              </w:rPr>
              <w:t>ARP (ПУИО ЭБ)</w:t>
            </w:r>
            <w:r w:rsidR="00D85705">
              <w:t>;</w:t>
            </w:r>
          </w:p>
          <w:p w14:paraId="66DEC827" w14:textId="77777777" w:rsidR="00D85705" w:rsidRPr="00DC5BBC" w:rsidRDefault="00D85705" w:rsidP="00D85705">
            <w:pPr>
              <w:pStyle w:val="GOSTTableListMark1"/>
              <w:rPr>
                <w:lang w:val="en-US"/>
              </w:rPr>
            </w:pPr>
            <w:r w:rsidRPr="00C75A4E">
              <w:t>RMS (ПУД ЭБ)</w:t>
            </w:r>
            <w:r w:rsidRPr="00DC5BBC">
              <w:t>;</w:t>
            </w:r>
          </w:p>
          <w:p w14:paraId="7B77E709" w14:textId="77777777" w:rsidR="00F146C0" w:rsidRPr="00C75A4E" w:rsidRDefault="00F146C0" w:rsidP="00F146C0">
            <w:pPr>
              <w:pStyle w:val="GOSTTableListMark1"/>
              <w:rPr>
                <w:ins w:id="8513" w:author="Сатлер Марина Викторовна" w:date="2024-10-04T13:49:00Z"/>
              </w:rPr>
            </w:pPr>
            <w:ins w:id="8514" w:author="Сатлер Марина Викторовна" w:date="2024-10-04T13:49:00Z">
              <w:r w:rsidRPr="00696CBB">
                <w:t>TSE (ПУР КС ЭБ)</w:t>
              </w:r>
              <w:r>
                <w:t>;</w:t>
              </w:r>
            </w:ins>
          </w:p>
          <w:p w14:paraId="2FA6CBC1" w14:textId="4983AAFF" w:rsidR="00857497" w:rsidRPr="00C75A4E" w:rsidRDefault="00D85705" w:rsidP="00FA4C31">
            <w:pPr>
              <w:pStyle w:val="GOSTTableListMark1"/>
            </w:pPr>
            <w:r w:rsidRPr="00C75A4E">
              <w:rPr>
                <w:lang w:val="en-US"/>
              </w:rPr>
              <w:t>INC</w:t>
            </w:r>
            <w:r w:rsidRPr="00C75A4E">
              <w:t xml:space="preserve"> (</w:t>
            </w:r>
            <w:ins w:id="8515" w:author="Сатлер Марина Викторовна" w:date="2024-10-04T13:41:00Z">
              <w:r w:rsidR="00B44B92" w:rsidRPr="00C75A4E">
                <w:t xml:space="preserve">ПУР </w:t>
              </w:r>
            </w:ins>
            <w:del w:id="8516" w:author="Сатлер Марина Викторовна" w:date="2024-10-04T13:41:00Z">
              <w:r w:rsidRPr="00C75A4E" w:rsidDel="00B44B92">
                <w:delText xml:space="preserve">Компонент </w:delText>
              </w:r>
            </w:del>
            <w:r w:rsidRPr="00C75A4E">
              <w:t xml:space="preserve">АУ/БУ </w:t>
            </w:r>
            <w:del w:id="8517" w:author="Сатлер Марина Викторовна" w:date="2024-10-04T13:41:00Z">
              <w:r w:rsidRPr="00C75A4E" w:rsidDel="00B44B92">
                <w:delText xml:space="preserve">ПУР </w:delText>
              </w:r>
            </w:del>
            <w:r w:rsidRPr="00C75A4E">
              <w:t>ЭБ)</w:t>
            </w:r>
          </w:p>
        </w:tc>
      </w:tr>
      <w:tr w:rsidR="00B67A70" w:rsidRPr="005A52E1" w14:paraId="2768B833" w14:textId="77777777" w:rsidTr="00C75A4E">
        <w:tc>
          <w:tcPr>
            <w:tcW w:w="1194" w:type="pct"/>
          </w:tcPr>
          <w:p w14:paraId="2CC15539" w14:textId="77777777" w:rsidR="00857497" w:rsidRPr="00106607" w:rsidRDefault="00857497" w:rsidP="00474651">
            <w:pPr>
              <w:pStyle w:val="GOSTTablenorm"/>
            </w:pPr>
            <w:r w:rsidRPr="00106607">
              <w:lastRenderedPageBreak/>
              <w:t>Дата и время запроса</w:t>
            </w:r>
          </w:p>
        </w:tc>
        <w:tc>
          <w:tcPr>
            <w:tcW w:w="814" w:type="pct"/>
          </w:tcPr>
          <w:p w14:paraId="0FEF3896" w14:textId="77777777" w:rsidR="00857497" w:rsidRPr="003F2180" w:rsidRDefault="00857497">
            <w:pPr>
              <w:pStyle w:val="GOSTTablenorm"/>
              <w:rPr>
                <w:lang w:val="en-US"/>
              </w:rPr>
            </w:pPr>
            <w:r w:rsidRPr="00106607">
              <w:rPr>
                <w:lang w:val="en-US"/>
              </w:rPr>
              <w:t>ReqDateTime</w:t>
            </w:r>
          </w:p>
        </w:tc>
        <w:tc>
          <w:tcPr>
            <w:tcW w:w="543" w:type="pct"/>
          </w:tcPr>
          <w:p w14:paraId="675A93E7" w14:textId="77777777" w:rsidR="00857497" w:rsidRPr="005A52E1" w:rsidRDefault="00857497" w:rsidP="00C75A4E">
            <w:pPr>
              <w:pStyle w:val="GOSTTablenorm"/>
            </w:pPr>
            <w:r w:rsidRPr="005A52E1">
              <w:t>Дата-время (</w:t>
            </w:r>
            <w:r w:rsidRPr="005A52E1">
              <w:rPr>
                <w:lang w:val="en-US"/>
              </w:rPr>
              <w:t>timestamp</w:t>
            </w:r>
            <w:r w:rsidRPr="005A52E1">
              <w:t>)</w:t>
            </w:r>
          </w:p>
        </w:tc>
        <w:tc>
          <w:tcPr>
            <w:tcW w:w="321" w:type="pct"/>
          </w:tcPr>
          <w:p w14:paraId="18E8F4B7" w14:textId="77777777" w:rsidR="00857497" w:rsidRPr="005A52E1" w:rsidRDefault="00857497" w:rsidP="00C75A4E">
            <w:pPr>
              <w:pStyle w:val="GOSTTablenorm"/>
            </w:pPr>
            <w:r w:rsidRPr="005A52E1">
              <w:t>Да</w:t>
            </w:r>
          </w:p>
        </w:tc>
        <w:tc>
          <w:tcPr>
            <w:tcW w:w="288" w:type="pct"/>
          </w:tcPr>
          <w:p w14:paraId="3C00C442" w14:textId="3CBA9907" w:rsidR="00857497" w:rsidRPr="005A52E1" w:rsidRDefault="00857497" w:rsidP="00C75A4E">
            <w:pPr>
              <w:pStyle w:val="GOSTTablenorm"/>
            </w:pPr>
          </w:p>
        </w:tc>
        <w:tc>
          <w:tcPr>
            <w:tcW w:w="1840" w:type="pct"/>
          </w:tcPr>
          <w:p w14:paraId="0475DF2A" w14:textId="77777777" w:rsidR="00857497" w:rsidRPr="00106607" w:rsidRDefault="00857497" w:rsidP="00474651">
            <w:pPr>
              <w:pStyle w:val="GOSTTablenorm"/>
            </w:pPr>
            <w:r w:rsidRPr="00106607">
              <w:t xml:space="preserve">Дата и время формирования запроса ФП </w:t>
            </w:r>
            <w:r w:rsidRPr="005A52E1">
              <w:t>ГИИС ЭБ.</w:t>
            </w:r>
          </w:p>
          <w:p w14:paraId="38FEF0CD" w14:textId="77777777" w:rsidR="00857497" w:rsidRPr="00AF60EA" w:rsidRDefault="00857497">
            <w:pPr>
              <w:pStyle w:val="GOSTTablenorm"/>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gramStart"/>
            <w:r w:rsidRPr="00AF60EA">
              <w:rPr>
                <w:lang w:val="en-US"/>
              </w:rPr>
              <w:t>hh</w:t>
            </w:r>
            <w:r w:rsidRPr="00AF60EA">
              <w:t>:</w:t>
            </w:r>
            <w:r w:rsidRPr="00AF60EA">
              <w:rPr>
                <w:lang w:val="en-US"/>
              </w:rPr>
              <w:t>mm</w:t>
            </w:r>
            <w:proofErr w:type="gramEnd"/>
            <w:r w:rsidRPr="00AF60EA">
              <w:t>:</w:t>
            </w:r>
            <w:r w:rsidRPr="00AF60EA">
              <w:rPr>
                <w:lang w:val="en-US"/>
              </w:rPr>
              <w:t>ss</w:t>
            </w:r>
          </w:p>
        </w:tc>
      </w:tr>
      <w:tr w:rsidR="00B67A70" w:rsidRPr="005A52E1" w14:paraId="78B63A3D" w14:textId="77777777" w:rsidTr="00C75A4E">
        <w:tc>
          <w:tcPr>
            <w:tcW w:w="1194" w:type="pct"/>
          </w:tcPr>
          <w:p w14:paraId="776F3A31" w14:textId="77777777" w:rsidR="00857497" w:rsidRPr="00106607" w:rsidRDefault="00857497" w:rsidP="00474651">
            <w:pPr>
              <w:pStyle w:val="GOSTTablenorm"/>
            </w:pPr>
            <w:r w:rsidRPr="00106607">
              <w:t>Версия формата</w:t>
            </w:r>
          </w:p>
        </w:tc>
        <w:tc>
          <w:tcPr>
            <w:tcW w:w="814" w:type="pct"/>
          </w:tcPr>
          <w:p w14:paraId="01185673" w14:textId="77777777" w:rsidR="00857497" w:rsidRPr="003F2180" w:rsidRDefault="00857497">
            <w:pPr>
              <w:pStyle w:val="GOSTTablenorm"/>
              <w:rPr>
                <w:lang w:val="en-US"/>
              </w:rPr>
            </w:pPr>
            <w:r w:rsidRPr="00106607">
              <w:rPr>
                <w:lang w:val="en-US"/>
              </w:rPr>
              <w:t>Version</w:t>
            </w:r>
          </w:p>
        </w:tc>
        <w:tc>
          <w:tcPr>
            <w:tcW w:w="543" w:type="pct"/>
          </w:tcPr>
          <w:p w14:paraId="1DB93BF1" w14:textId="77777777" w:rsidR="00857497" w:rsidRPr="005A52E1" w:rsidRDefault="00857497" w:rsidP="00C75A4E">
            <w:pPr>
              <w:pStyle w:val="GOSTTablenorm"/>
              <w:rPr>
                <w:lang w:val="en-US"/>
              </w:rPr>
            </w:pPr>
            <w:r w:rsidRPr="005A52E1">
              <w:t>Строка</w:t>
            </w:r>
          </w:p>
        </w:tc>
        <w:tc>
          <w:tcPr>
            <w:tcW w:w="321" w:type="pct"/>
          </w:tcPr>
          <w:p w14:paraId="663D4EF0" w14:textId="77777777" w:rsidR="00857497" w:rsidRPr="005A52E1" w:rsidRDefault="00857497" w:rsidP="00C75A4E">
            <w:pPr>
              <w:pStyle w:val="GOSTTablenorm"/>
            </w:pPr>
            <w:r w:rsidRPr="005A52E1">
              <w:t>Да</w:t>
            </w:r>
          </w:p>
        </w:tc>
        <w:tc>
          <w:tcPr>
            <w:tcW w:w="288" w:type="pct"/>
          </w:tcPr>
          <w:p w14:paraId="590A2FFB" w14:textId="77777777" w:rsidR="00857497" w:rsidRPr="00106607" w:rsidRDefault="00857497" w:rsidP="00474651">
            <w:pPr>
              <w:pStyle w:val="GOSTTablenorm"/>
              <w:rPr>
                <w:lang w:val="en-US"/>
              </w:rPr>
            </w:pPr>
            <w:r w:rsidRPr="00106607">
              <w:t>&lt;=</w:t>
            </w:r>
            <w:r w:rsidRPr="00106607">
              <w:rPr>
                <w:lang w:val="en-US"/>
              </w:rPr>
              <w:t>10</w:t>
            </w:r>
          </w:p>
        </w:tc>
        <w:tc>
          <w:tcPr>
            <w:tcW w:w="1840" w:type="pct"/>
          </w:tcPr>
          <w:p w14:paraId="76DF89CB" w14:textId="77777777" w:rsidR="00857497" w:rsidRPr="00711EB3" w:rsidRDefault="00857497">
            <w:pPr>
              <w:pStyle w:val="GOSTTablenorm"/>
            </w:pPr>
            <w:r w:rsidRPr="003F2180">
              <w:t>Версия формата з</w:t>
            </w:r>
            <w:r w:rsidRPr="00711EB3">
              <w:t>апроса</w:t>
            </w:r>
          </w:p>
        </w:tc>
      </w:tr>
      <w:tr w:rsidR="00B67A70" w:rsidRPr="005A52E1" w14:paraId="7214391C" w14:textId="77777777" w:rsidTr="00C75A4E">
        <w:tc>
          <w:tcPr>
            <w:tcW w:w="1194" w:type="pct"/>
          </w:tcPr>
          <w:p w14:paraId="01E51BFE" w14:textId="77777777" w:rsidR="00857497" w:rsidRPr="00106607" w:rsidRDefault="00857497" w:rsidP="00474651">
            <w:pPr>
              <w:pStyle w:val="GOSTTablenorm"/>
            </w:pPr>
            <w:r w:rsidRPr="00106607">
              <w:t>Глобальный идентификатор запроса</w:t>
            </w:r>
          </w:p>
        </w:tc>
        <w:tc>
          <w:tcPr>
            <w:tcW w:w="814" w:type="pct"/>
          </w:tcPr>
          <w:p w14:paraId="4D6F8D0E" w14:textId="77777777" w:rsidR="00857497" w:rsidRPr="003F2180" w:rsidRDefault="00857497">
            <w:pPr>
              <w:pStyle w:val="GOSTTablenorm"/>
              <w:rPr>
                <w:lang w:val="en-US"/>
              </w:rPr>
            </w:pPr>
            <w:r w:rsidRPr="00106607">
              <w:rPr>
                <w:lang w:val="en-US"/>
              </w:rPr>
              <w:t>ReqGuid</w:t>
            </w:r>
          </w:p>
        </w:tc>
        <w:tc>
          <w:tcPr>
            <w:tcW w:w="543" w:type="pct"/>
          </w:tcPr>
          <w:p w14:paraId="4B832B41" w14:textId="77777777" w:rsidR="00857497" w:rsidRPr="005A52E1" w:rsidRDefault="00857497" w:rsidP="00C75A4E">
            <w:pPr>
              <w:pStyle w:val="GOSTTablenorm"/>
            </w:pPr>
            <w:r w:rsidRPr="005A52E1">
              <w:rPr>
                <w:lang w:val="en-US"/>
              </w:rPr>
              <w:t>GUID</w:t>
            </w:r>
          </w:p>
        </w:tc>
        <w:tc>
          <w:tcPr>
            <w:tcW w:w="321" w:type="pct"/>
          </w:tcPr>
          <w:p w14:paraId="021F2CF1" w14:textId="77777777" w:rsidR="00857497" w:rsidRPr="005A52E1" w:rsidRDefault="00857497" w:rsidP="00C75A4E">
            <w:pPr>
              <w:pStyle w:val="GOSTTablenorm"/>
            </w:pPr>
            <w:r w:rsidRPr="005A52E1">
              <w:t>Да</w:t>
            </w:r>
          </w:p>
        </w:tc>
        <w:tc>
          <w:tcPr>
            <w:tcW w:w="288" w:type="pct"/>
          </w:tcPr>
          <w:p w14:paraId="010BC23E" w14:textId="77777777" w:rsidR="00857497" w:rsidRPr="00106607" w:rsidRDefault="00857497" w:rsidP="00474651">
            <w:pPr>
              <w:pStyle w:val="GOSTTablenorm"/>
              <w:rPr>
                <w:lang w:val="en-US"/>
              </w:rPr>
            </w:pPr>
            <w:r w:rsidRPr="00106607">
              <w:rPr>
                <w:lang w:val="en-US"/>
              </w:rPr>
              <w:t>=</w:t>
            </w:r>
            <w:r w:rsidRPr="00106607">
              <w:t>36</w:t>
            </w:r>
          </w:p>
        </w:tc>
        <w:tc>
          <w:tcPr>
            <w:tcW w:w="1840" w:type="pct"/>
          </w:tcPr>
          <w:p w14:paraId="3B2769D7" w14:textId="2DEB062C" w:rsidR="00857497" w:rsidRPr="00106607" w:rsidRDefault="00857497">
            <w:pPr>
              <w:pStyle w:val="GOSTTablenorm"/>
            </w:pPr>
            <w:r w:rsidRPr="003F2180">
              <w:t xml:space="preserve">Уникальный идентификатор </w:t>
            </w:r>
            <w:r w:rsidRPr="00106607">
              <w:t>запроса (с тире)</w:t>
            </w:r>
          </w:p>
        </w:tc>
      </w:tr>
      <w:tr w:rsidR="00B67A70" w:rsidRPr="005A52E1" w14:paraId="29993A25" w14:textId="77777777" w:rsidTr="00C75A4E">
        <w:tc>
          <w:tcPr>
            <w:tcW w:w="1194" w:type="pct"/>
          </w:tcPr>
          <w:p w14:paraId="0CDFD65E" w14:textId="77777777" w:rsidR="00857497" w:rsidRPr="00106607" w:rsidRDefault="00857497" w:rsidP="00474651">
            <w:pPr>
              <w:pStyle w:val="GOSTTablenorm"/>
            </w:pPr>
            <w:r w:rsidRPr="00106607">
              <w:t>Глобальный идентификатор документа</w:t>
            </w:r>
          </w:p>
        </w:tc>
        <w:tc>
          <w:tcPr>
            <w:tcW w:w="814" w:type="pct"/>
          </w:tcPr>
          <w:p w14:paraId="022F9CE8" w14:textId="77777777" w:rsidR="00857497" w:rsidRPr="003F2180" w:rsidRDefault="00857497">
            <w:pPr>
              <w:pStyle w:val="GOSTTablenorm"/>
              <w:rPr>
                <w:lang w:val="en-US"/>
              </w:rPr>
            </w:pPr>
            <w:r w:rsidRPr="00106607">
              <w:t>DocGuid</w:t>
            </w:r>
          </w:p>
        </w:tc>
        <w:tc>
          <w:tcPr>
            <w:tcW w:w="543" w:type="pct"/>
          </w:tcPr>
          <w:p w14:paraId="77A33211" w14:textId="77777777" w:rsidR="00857497" w:rsidRPr="005A52E1" w:rsidRDefault="00857497" w:rsidP="00C75A4E">
            <w:pPr>
              <w:pStyle w:val="GOSTTablenorm"/>
            </w:pPr>
            <w:r w:rsidRPr="00141AE4">
              <w:t>GUID</w:t>
            </w:r>
          </w:p>
        </w:tc>
        <w:tc>
          <w:tcPr>
            <w:tcW w:w="321" w:type="pct"/>
          </w:tcPr>
          <w:p w14:paraId="4AC4A273" w14:textId="3F15B947" w:rsidR="00857497" w:rsidRPr="005A52E1" w:rsidRDefault="00857497" w:rsidP="00C75A4E">
            <w:pPr>
              <w:pStyle w:val="GOSTTablenorm"/>
            </w:pPr>
            <w:commentRangeStart w:id="8518"/>
            <w:del w:id="8519" w:author="Сказецкая Наталья Камилевна" w:date="2023-08-30T17:57:00Z">
              <w:r w:rsidRPr="005A52E1" w:rsidDel="00CC0144">
                <w:delText>Нет</w:delText>
              </w:r>
            </w:del>
            <w:commentRangeEnd w:id="8518"/>
            <w:r w:rsidR="00CC0144">
              <w:rPr>
                <w:rStyle w:val="afff4"/>
              </w:rPr>
              <w:commentReference w:id="8518"/>
            </w:r>
            <w:ins w:id="8520" w:author="Сказецкая Наталья Камилевна" w:date="2023-08-30T17:57:00Z">
              <w:r w:rsidR="00CC0144">
                <w:t>Да</w:t>
              </w:r>
            </w:ins>
          </w:p>
        </w:tc>
        <w:tc>
          <w:tcPr>
            <w:tcW w:w="288" w:type="pct"/>
          </w:tcPr>
          <w:p w14:paraId="7498F250" w14:textId="77777777" w:rsidR="00857497" w:rsidRPr="00106607" w:rsidRDefault="00857497" w:rsidP="00474651">
            <w:pPr>
              <w:pStyle w:val="GOSTTablenorm"/>
            </w:pPr>
            <w:r w:rsidRPr="00106607">
              <w:t>=36</w:t>
            </w:r>
          </w:p>
        </w:tc>
        <w:tc>
          <w:tcPr>
            <w:tcW w:w="1840" w:type="pct"/>
          </w:tcPr>
          <w:p w14:paraId="2A94CD6B" w14:textId="59D5625D" w:rsidR="00857497" w:rsidRPr="00106607" w:rsidRDefault="00857497" w:rsidP="00474651">
            <w:pPr>
              <w:pStyle w:val="GOSTTablenorm"/>
            </w:pPr>
            <w:r w:rsidRPr="00106607">
              <w:t>Уникальный идентификатор документа (с тире),</w:t>
            </w:r>
            <w:r w:rsidRPr="005A52E1">
              <w:t xml:space="preserve"> </w:t>
            </w:r>
            <w:r w:rsidR="00097895">
              <w:t>по которому требуется выполнить обновление аналитического признака</w:t>
            </w:r>
          </w:p>
        </w:tc>
      </w:tr>
      <w:tr w:rsidR="00B67A70" w:rsidRPr="005A52E1" w14:paraId="43041728" w14:textId="77777777" w:rsidTr="00C75A4E">
        <w:tc>
          <w:tcPr>
            <w:tcW w:w="1194" w:type="pct"/>
          </w:tcPr>
          <w:p w14:paraId="765860B9" w14:textId="77777777" w:rsidR="00857497" w:rsidRPr="00106607" w:rsidRDefault="00857497" w:rsidP="00474651">
            <w:pPr>
              <w:pStyle w:val="GOSTTablenorm"/>
            </w:pPr>
            <w:r w:rsidRPr="00106607">
              <w:t>Тип запроса</w:t>
            </w:r>
          </w:p>
        </w:tc>
        <w:tc>
          <w:tcPr>
            <w:tcW w:w="814" w:type="pct"/>
          </w:tcPr>
          <w:p w14:paraId="37839DC2" w14:textId="77777777" w:rsidR="00857497" w:rsidRPr="003F2180" w:rsidRDefault="00857497">
            <w:pPr>
              <w:pStyle w:val="GOSTTablenorm"/>
              <w:rPr>
                <w:lang w:val="en-US"/>
              </w:rPr>
            </w:pPr>
            <w:r w:rsidRPr="00106607">
              <w:rPr>
                <w:lang w:val="en-US"/>
              </w:rPr>
              <w:t>RequestType</w:t>
            </w:r>
          </w:p>
        </w:tc>
        <w:tc>
          <w:tcPr>
            <w:tcW w:w="543" w:type="pct"/>
          </w:tcPr>
          <w:p w14:paraId="4F47DB64" w14:textId="77777777" w:rsidR="00857497" w:rsidRPr="005A52E1" w:rsidRDefault="00857497" w:rsidP="00C75A4E">
            <w:pPr>
              <w:pStyle w:val="GOSTTablenorm"/>
              <w:rPr>
                <w:lang w:val="en-US"/>
              </w:rPr>
            </w:pPr>
            <w:r w:rsidRPr="005A52E1">
              <w:t>Строка</w:t>
            </w:r>
          </w:p>
        </w:tc>
        <w:tc>
          <w:tcPr>
            <w:tcW w:w="321" w:type="pct"/>
          </w:tcPr>
          <w:p w14:paraId="12B862D9" w14:textId="77777777" w:rsidR="00857497" w:rsidRPr="005A52E1" w:rsidRDefault="00857497" w:rsidP="00C75A4E">
            <w:pPr>
              <w:pStyle w:val="GOSTTablenorm"/>
            </w:pPr>
            <w:r w:rsidRPr="005A52E1">
              <w:t>Да</w:t>
            </w:r>
          </w:p>
        </w:tc>
        <w:tc>
          <w:tcPr>
            <w:tcW w:w="288" w:type="pct"/>
          </w:tcPr>
          <w:p w14:paraId="46B4D84D" w14:textId="5ECBF75A" w:rsidR="00857497" w:rsidRPr="00106607" w:rsidRDefault="00857497">
            <w:pPr>
              <w:pStyle w:val="GOSTTablenorm"/>
              <w:rPr>
                <w:lang w:val="en-US"/>
              </w:rPr>
            </w:pPr>
            <w:r w:rsidRPr="00106607">
              <w:t>&lt;=</w:t>
            </w:r>
            <w:del w:id="8521" w:author="Сатлер Марина Викторовна" w:date="2024-10-31T11:33:00Z">
              <w:r w:rsidRPr="00106607" w:rsidDel="00AA6E06">
                <w:rPr>
                  <w:lang w:val="en-US"/>
                </w:rPr>
                <w:delText>10</w:delText>
              </w:r>
            </w:del>
            <w:ins w:id="8522" w:author="Сатлер Марина Викторовна" w:date="2024-10-31T11:33:00Z">
              <w:r w:rsidR="00AA6E06">
                <w:t>5</w:t>
              </w:r>
              <w:r w:rsidR="00AA6E06" w:rsidRPr="00106607">
                <w:rPr>
                  <w:lang w:val="en-US"/>
                </w:rPr>
                <w:t>0</w:t>
              </w:r>
            </w:ins>
          </w:p>
        </w:tc>
        <w:tc>
          <w:tcPr>
            <w:tcW w:w="1840" w:type="pct"/>
          </w:tcPr>
          <w:p w14:paraId="22DAE807" w14:textId="13F95E60" w:rsidR="00857497" w:rsidRPr="00711EB3" w:rsidRDefault="00857497">
            <w:pPr>
              <w:pStyle w:val="GOSTTablenorm"/>
            </w:pPr>
            <w:r w:rsidRPr="003F2180">
              <w:t>Передается значение «</w:t>
            </w:r>
            <w:r>
              <w:rPr>
                <w:lang w:val="en-US"/>
              </w:rPr>
              <w:t>UpdateNotAccounting</w:t>
            </w:r>
            <w:r w:rsidRPr="00711EB3">
              <w:t>»</w:t>
            </w:r>
          </w:p>
        </w:tc>
      </w:tr>
      <w:tr w:rsidR="00857497" w:rsidRPr="005A52E1" w14:paraId="063517B8" w14:textId="77777777" w:rsidTr="00C75A4E">
        <w:tc>
          <w:tcPr>
            <w:tcW w:w="5000" w:type="pct"/>
            <w:gridSpan w:val="6"/>
          </w:tcPr>
          <w:p w14:paraId="0EF91F5E" w14:textId="77777777" w:rsidR="00857497" w:rsidRPr="00106607" w:rsidRDefault="00857497" w:rsidP="00292EE0">
            <w:pPr>
              <w:pStyle w:val="GOSTTableHead"/>
              <w:rPr>
                <w:szCs w:val="22"/>
              </w:rPr>
            </w:pPr>
            <w:r w:rsidRPr="00106607">
              <w:rPr>
                <w:szCs w:val="22"/>
              </w:rPr>
              <w:t>Перечень параметров тела запроса (</w:t>
            </w:r>
            <w:r w:rsidRPr="005A52E1">
              <w:rPr>
                <w:szCs w:val="22"/>
                <w:lang w:val="en-US"/>
              </w:rPr>
              <w:t>document</w:t>
            </w:r>
            <w:r w:rsidRPr="00106607">
              <w:rPr>
                <w:szCs w:val="22"/>
              </w:rPr>
              <w:t>)</w:t>
            </w:r>
          </w:p>
        </w:tc>
      </w:tr>
      <w:tr w:rsidR="00B67A70" w:rsidRPr="005A52E1" w14:paraId="103F8F27" w14:textId="77777777" w:rsidTr="00C75A4E">
        <w:tc>
          <w:tcPr>
            <w:tcW w:w="1194" w:type="pct"/>
          </w:tcPr>
          <w:p w14:paraId="3DDB94A8" w14:textId="648C7ED6" w:rsidR="00857497" w:rsidRPr="00C75A4E" w:rsidRDefault="00857497" w:rsidP="00474651">
            <w:pPr>
              <w:pStyle w:val="GOSTTablenorm"/>
              <w:rPr>
                <w:b/>
              </w:rPr>
            </w:pPr>
            <w:r w:rsidRPr="00C75A4E">
              <w:rPr>
                <w:b/>
              </w:rPr>
              <w:t xml:space="preserve">Аналитические признаки, которые требуется </w:t>
            </w:r>
            <w:del w:id="8523" w:author="Сказецкая Наталья Камилевна" w:date="2023-08-29T19:17:00Z">
              <w:r w:rsidRPr="00C75A4E" w:rsidDel="00A176EA">
                <w:rPr>
                  <w:b/>
                </w:rPr>
                <w:delText>обновит</w:delText>
              </w:r>
            </w:del>
            <w:ins w:id="8524" w:author="Сказецкая Наталья Камилевна" w:date="2023-08-29T19:17:00Z">
              <w:r w:rsidR="00A176EA" w:rsidRPr="00C75A4E">
                <w:rPr>
                  <w:b/>
                </w:rPr>
                <w:t>изменить</w:t>
              </w:r>
            </w:ins>
          </w:p>
        </w:tc>
        <w:tc>
          <w:tcPr>
            <w:tcW w:w="814" w:type="pct"/>
          </w:tcPr>
          <w:p w14:paraId="2BE2CE52" w14:textId="38AD6C2B" w:rsidR="00857497" w:rsidRPr="00C75A4E" w:rsidRDefault="00857497">
            <w:pPr>
              <w:pStyle w:val="GOSTTablenorm"/>
              <w:rPr>
                <w:b/>
                <w:lang w:val="en-US"/>
              </w:rPr>
            </w:pPr>
            <w:r w:rsidRPr="00C75A4E">
              <w:rPr>
                <w:b/>
                <w:lang w:val="en-US"/>
              </w:rPr>
              <w:t>UpdateAttribute</w:t>
            </w:r>
          </w:p>
        </w:tc>
        <w:tc>
          <w:tcPr>
            <w:tcW w:w="543" w:type="pct"/>
          </w:tcPr>
          <w:p w14:paraId="3711D8BC" w14:textId="0D12E655" w:rsidR="00857497" w:rsidRPr="006F725F" w:rsidRDefault="00857497" w:rsidP="00C75A4E">
            <w:pPr>
              <w:pStyle w:val="GOSTTablenorm"/>
            </w:pPr>
            <w:r>
              <w:t>Массив</w:t>
            </w:r>
          </w:p>
        </w:tc>
        <w:tc>
          <w:tcPr>
            <w:tcW w:w="321" w:type="pct"/>
          </w:tcPr>
          <w:p w14:paraId="42B47FEF" w14:textId="77777777" w:rsidR="00857497" w:rsidRPr="006F725F" w:rsidRDefault="00857497" w:rsidP="00C75A4E">
            <w:pPr>
              <w:pStyle w:val="GOSTTablenorm"/>
            </w:pPr>
            <w:r>
              <w:t>Да</w:t>
            </w:r>
          </w:p>
        </w:tc>
        <w:tc>
          <w:tcPr>
            <w:tcW w:w="288" w:type="pct"/>
          </w:tcPr>
          <w:p w14:paraId="219CD349" w14:textId="2E9F280E" w:rsidR="00857497" w:rsidRPr="00857497" w:rsidRDefault="00857497" w:rsidP="00474651">
            <w:pPr>
              <w:pStyle w:val="GOSTTablenorm"/>
            </w:pPr>
            <w:r>
              <w:t>-</w:t>
            </w:r>
          </w:p>
        </w:tc>
        <w:tc>
          <w:tcPr>
            <w:tcW w:w="1840" w:type="pct"/>
          </w:tcPr>
          <w:p w14:paraId="18625ABC" w14:textId="2FF7879F" w:rsidR="00857497" w:rsidRPr="006F725F" w:rsidRDefault="00857497" w:rsidP="00C75A4E">
            <w:pPr>
              <w:pStyle w:val="GOSTTablenorm"/>
            </w:pPr>
            <w:r>
              <w:t>Аналитические признаки, значения</w:t>
            </w:r>
            <w:del w:id="8525" w:author="Сказецкая Наталья Камилевна" w:date="2023-08-29T19:15:00Z">
              <w:r w:rsidDel="00A176EA">
                <w:delText xml:space="preserve"> по</w:delText>
              </w:r>
            </w:del>
            <w:r>
              <w:t xml:space="preserve"> которы</w:t>
            </w:r>
            <w:ins w:id="8526" w:author="Сказецкая Наталья Камилевна" w:date="2023-08-29T19:15:00Z">
              <w:r w:rsidR="00A176EA">
                <w:t>х</w:t>
              </w:r>
            </w:ins>
            <w:del w:id="8527" w:author="Сказецкая Наталья Камилевна" w:date="2023-08-29T19:15:00Z">
              <w:r w:rsidDel="00A176EA">
                <w:delText>м</w:delText>
              </w:r>
            </w:del>
            <w:r>
              <w:t xml:space="preserve"> требуется </w:t>
            </w:r>
            <w:del w:id="8528" w:author="Сказецкая Наталья Камилевна" w:date="2023-08-29T19:15:00Z">
              <w:r w:rsidDel="00A176EA">
                <w:delText>обновить</w:delText>
              </w:r>
            </w:del>
            <w:ins w:id="8529" w:author="Сказецкая Наталья Камилевна" w:date="2023-08-29T19:15:00Z">
              <w:r w:rsidR="00A176EA">
                <w:t>изменить</w:t>
              </w:r>
            </w:ins>
          </w:p>
        </w:tc>
      </w:tr>
      <w:tr w:rsidR="00B67A70" w:rsidRPr="005A52E1" w14:paraId="2CF39CD7" w14:textId="77777777" w:rsidTr="00C75A4E">
        <w:tc>
          <w:tcPr>
            <w:tcW w:w="1194" w:type="pct"/>
          </w:tcPr>
          <w:p w14:paraId="71638F20" w14:textId="74602F97" w:rsidR="00857497" w:rsidRPr="005A52E1" w:rsidRDefault="00857497" w:rsidP="00474651">
            <w:pPr>
              <w:pStyle w:val="GOSTTablenorm"/>
            </w:pPr>
            <w:r>
              <w:t>Наименование аналитического признака</w:t>
            </w:r>
          </w:p>
        </w:tc>
        <w:tc>
          <w:tcPr>
            <w:tcW w:w="814" w:type="pct"/>
          </w:tcPr>
          <w:p w14:paraId="1376B52A" w14:textId="18178AEB" w:rsidR="00857497" w:rsidRPr="00857497" w:rsidRDefault="00857497">
            <w:pPr>
              <w:pStyle w:val="GOSTTablenorm"/>
              <w:rPr>
                <w:lang w:val="en-US"/>
              </w:rPr>
            </w:pPr>
            <w:r w:rsidRPr="00BD7E9D">
              <w:rPr>
                <w:b/>
              </w:rPr>
              <w:t>UpdateAttribute:</w:t>
            </w:r>
            <w:r>
              <w:rPr>
                <w:lang w:val="en-US"/>
              </w:rPr>
              <w:t>name</w:t>
            </w:r>
          </w:p>
        </w:tc>
        <w:tc>
          <w:tcPr>
            <w:tcW w:w="543" w:type="pct"/>
          </w:tcPr>
          <w:p w14:paraId="4C10CD85" w14:textId="6F66C760" w:rsidR="00857497" w:rsidRPr="00857497" w:rsidRDefault="00857497" w:rsidP="00C75A4E">
            <w:pPr>
              <w:pStyle w:val="GOSTTablenorm"/>
            </w:pPr>
            <w:r>
              <w:t>Строка</w:t>
            </w:r>
          </w:p>
        </w:tc>
        <w:tc>
          <w:tcPr>
            <w:tcW w:w="321" w:type="pct"/>
          </w:tcPr>
          <w:p w14:paraId="3BA9492C" w14:textId="77777777" w:rsidR="00857497" w:rsidRPr="005A52E1" w:rsidRDefault="00857497" w:rsidP="00C75A4E">
            <w:pPr>
              <w:pStyle w:val="GOSTTablenorm"/>
            </w:pPr>
            <w:r>
              <w:t>Да</w:t>
            </w:r>
          </w:p>
        </w:tc>
        <w:tc>
          <w:tcPr>
            <w:tcW w:w="288" w:type="pct"/>
          </w:tcPr>
          <w:p w14:paraId="6868FF5D" w14:textId="68E6891F" w:rsidR="00857497" w:rsidRPr="00857497" w:rsidRDefault="00857497" w:rsidP="00474651">
            <w:pPr>
              <w:pStyle w:val="GOSTTablenorm"/>
            </w:pPr>
            <w:r w:rsidRPr="00106607">
              <w:t>&lt;=</w:t>
            </w:r>
            <w:r w:rsidRPr="00106607">
              <w:rPr>
                <w:lang w:val="en-US"/>
              </w:rPr>
              <w:t>10</w:t>
            </w:r>
            <w:r>
              <w:t>0</w:t>
            </w:r>
          </w:p>
        </w:tc>
        <w:tc>
          <w:tcPr>
            <w:tcW w:w="1840" w:type="pct"/>
          </w:tcPr>
          <w:p w14:paraId="39B70609" w14:textId="77777777" w:rsidR="00857497" w:rsidRDefault="00857497" w:rsidP="00C75A4E">
            <w:pPr>
              <w:pStyle w:val="GOSTTablenorm"/>
              <w:rPr>
                <w:ins w:id="8530" w:author="Сказецкая Наталья Камилевна" w:date="2023-08-29T19:17:00Z"/>
                <w:lang w:eastAsia="en-US"/>
              </w:rPr>
            </w:pPr>
            <w:del w:id="8531" w:author="Сказецкая Наталья Камилевна" w:date="2023-08-29T19:14:00Z">
              <w:r w:rsidRPr="00857497" w:rsidDel="00A176EA">
                <w:rPr>
                  <w:lang w:eastAsia="en-US"/>
                </w:rPr>
                <w:delText>Указывается н</w:delText>
              </w:r>
            </w:del>
            <w:ins w:id="8532" w:author="Сказецкая Наталья Камилевна" w:date="2023-08-29T19:14:00Z">
              <w:r w:rsidR="00A176EA">
                <w:rPr>
                  <w:lang w:eastAsia="en-US"/>
                </w:rPr>
                <w:t>Н</w:t>
              </w:r>
            </w:ins>
            <w:r w:rsidRPr="00857497">
              <w:rPr>
                <w:lang w:eastAsia="en-US"/>
              </w:rPr>
              <w:t xml:space="preserve">аименование аналитического признака, значение </w:t>
            </w:r>
            <w:del w:id="8533" w:author="Сказецкая Наталья Камилевна" w:date="2023-08-29T19:14:00Z">
              <w:r w:rsidRPr="00857497" w:rsidDel="00A176EA">
                <w:rPr>
                  <w:lang w:eastAsia="en-US"/>
                </w:rPr>
                <w:delText xml:space="preserve">по </w:delText>
              </w:r>
            </w:del>
            <w:r w:rsidRPr="00857497">
              <w:rPr>
                <w:lang w:eastAsia="en-US"/>
              </w:rPr>
              <w:t>которо</w:t>
            </w:r>
            <w:ins w:id="8534" w:author="Сказецкая Наталья Камилевна" w:date="2023-08-29T19:15:00Z">
              <w:r w:rsidR="00A176EA">
                <w:rPr>
                  <w:lang w:eastAsia="en-US"/>
                </w:rPr>
                <w:t>го</w:t>
              </w:r>
            </w:ins>
            <w:del w:id="8535" w:author="Сказецкая Наталья Камилевна" w:date="2023-08-29T19:15:00Z">
              <w:r w:rsidRPr="00857497" w:rsidDel="00A176EA">
                <w:rPr>
                  <w:lang w:eastAsia="en-US"/>
                </w:rPr>
                <w:delText>му</w:delText>
              </w:r>
            </w:del>
            <w:r w:rsidRPr="00857497">
              <w:rPr>
                <w:lang w:eastAsia="en-US"/>
              </w:rPr>
              <w:t xml:space="preserve"> требуется </w:t>
            </w:r>
            <w:del w:id="8536" w:author="Сказецкая Наталья Камилевна" w:date="2023-08-29T19:15:00Z">
              <w:r w:rsidRPr="00857497" w:rsidDel="00A176EA">
                <w:rPr>
                  <w:lang w:eastAsia="en-US"/>
                </w:rPr>
                <w:delText>обновить</w:delText>
              </w:r>
            </w:del>
            <w:ins w:id="8537" w:author="Сказецкая Наталья Камилевна" w:date="2023-08-29T19:15:00Z">
              <w:r w:rsidR="00A176EA">
                <w:rPr>
                  <w:lang w:eastAsia="en-US"/>
                </w:rPr>
                <w:t>изменить</w:t>
              </w:r>
            </w:ins>
            <w:ins w:id="8538" w:author="Сказецкая Наталья Камилевна" w:date="2023-08-29T19:14:00Z">
              <w:r w:rsidR="00A176EA">
                <w:rPr>
                  <w:lang w:eastAsia="en-US"/>
                </w:rPr>
                <w:t xml:space="preserve">. </w:t>
              </w:r>
              <w:r w:rsidR="00A176EA" w:rsidRPr="00A176EA">
                <w:rPr>
                  <w:lang w:eastAsia="en-US"/>
                </w:rPr>
                <w:t>Указывается системное наименование в соответствии со справочником «Аналитические признаки» в SVAP</w:t>
              </w:r>
            </w:ins>
            <w:ins w:id="8539" w:author="Сказецкая Наталья Камилевна" w:date="2023-08-29T19:17:00Z">
              <w:r w:rsidR="00A176EA">
                <w:rPr>
                  <w:lang w:eastAsia="en-US"/>
                </w:rPr>
                <w:t>.</w:t>
              </w:r>
            </w:ins>
          </w:p>
          <w:p w14:paraId="30404714" w14:textId="086200DD" w:rsidR="00A176EA" w:rsidRPr="00857497" w:rsidRDefault="00A176EA" w:rsidP="00C75A4E">
            <w:pPr>
              <w:pStyle w:val="GOSTTablenorm"/>
              <w:rPr>
                <w:lang w:eastAsia="en-US"/>
              </w:rPr>
            </w:pPr>
            <w:r>
              <w:rPr>
                <w:lang w:eastAsia="en-US"/>
              </w:rPr>
              <w:t xml:space="preserve">Допускается указывать только аналитические признаки, не участвующие в расчете </w:t>
            </w:r>
            <w:commentRangeStart w:id="8540"/>
            <w:del w:id="8541" w:author="Сказецкая Наталья Камилевна" w:date="2026-04-14T22:00:00Z">
              <w:r w:rsidRPr="009459C9" w:rsidDel="009459C9">
                <w:rPr>
                  <w:highlight w:val="green"/>
                  <w:lang w:eastAsia="en-US"/>
                  <w:rPrChange w:id="8542" w:author="Сказецкая Наталья Камилевна" w:date="2026-04-14T22:00:00Z">
                    <w:rPr>
                      <w:lang w:eastAsia="en-US"/>
                    </w:rPr>
                  </w:rPrChange>
                </w:rPr>
                <w:delText>балансов</w:delText>
              </w:r>
            </w:del>
            <w:commentRangeEnd w:id="8540"/>
            <w:r w:rsidR="009459C9">
              <w:rPr>
                <w:rStyle w:val="afff4"/>
              </w:rPr>
              <w:commentReference w:id="8540"/>
            </w:r>
            <w:del w:id="8543" w:author="Сказецкая Наталья Камилевна" w:date="2026-04-14T22:00:00Z">
              <w:r w:rsidRPr="009459C9" w:rsidDel="009459C9">
                <w:rPr>
                  <w:highlight w:val="green"/>
                  <w:lang w:eastAsia="en-US"/>
                  <w:rPrChange w:id="8544" w:author="Сказецкая Наталья Камилевна" w:date="2026-04-14T22:00:00Z">
                    <w:rPr>
                      <w:lang w:eastAsia="en-US"/>
                    </w:rPr>
                  </w:rPrChange>
                </w:rPr>
                <w:delText xml:space="preserve"> (свойства записи учета)</w:delText>
              </w:r>
            </w:del>
            <w:ins w:id="8545" w:author="Сказецкая Наталья Камилевна" w:date="2026-04-14T22:00:00Z">
              <w:r w:rsidR="009459C9" w:rsidRPr="009459C9">
                <w:rPr>
                  <w:highlight w:val="green"/>
                  <w:lang w:eastAsia="en-US"/>
                  <w:rPrChange w:id="8546" w:author="Сказецкая Наталья Камилевна" w:date="2026-04-14T22:00:00Z">
                    <w:rPr>
                      <w:lang w:eastAsia="en-US"/>
                    </w:rPr>
                  </w:rPrChange>
                </w:rPr>
                <w:t>срезов (системного и специальных)</w:t>
              </w:r>
            </w:ins>
          </w:p>
        </w:tc>
      </w:tr>
      <w:tr w:rsidR="00B67A70" w:rsidRPr="005A52E1" w14:paraId="4B3218E8" w14:textId="77777777" w:rsidTr="00C75A4E">
        <w:tc>
          <w:tcPr>
            <w:tcW w:w="1194" w:type="pct"/>
          </w:tcPr>
          <w:p w14:paraId="18D49E07" w14:textId="5F7D36F8" w:rsidR="00857497" w:rsidRPr="005A52E1" w:rsidRDefault="00857497" w:rsidP="00474651">
            <w:pPr>
              <w:pStyle w:val="GOSTTablenorm"/>
            </w:pPr>
            <w:r>
              <w:lastRenderedPageBreak/>
              <w:t>Присваиваемое значение аналитического признака</w:t>
            </w:r>
          </w:p>
        </w:tc>
        <w:tc>
          <w:tcPr>
            <w:tcW w:w="814" w:type="pct"/>
          </w:tcPr>
          <w:p w14:paraId="2FBF35AE" w14:textId="2E619A4F" w:rsidR="00857497" w:rsidRPr="00857497" w:rsidRDefault="00857497">
            <w:pPr>
              <w:pStyle w:val="GOSTTablenorm"/>
              <w:rPr>
                <w:lang w:val="en-US"/>
              </w:rPr>
            </w:pPr>
            <w:r w:rsidRPr="00BD7E9D">
              <w:rPr>
                <w:b/>
              </w:rPr>
              <w:t>UpdateAttribute:</w:t>
            </w:r>
            <w:r>
              <w:rPr>
                <w:lang w:val="en-US"/>
              </w:rPr>
              <w:t>value</w:t>
            </w:r>
          </w:p>
        </w:tc>
        <w:tc>
          <w:tcPr>
            <w:tcW w:w="543" w:type="pct"/>
          </w:tcPr>
          <w:p w14:paraId="557B2475" w14:textId="1B50FE77" w:rsidR="00857497" w:rsidRPr="005A52E1" w:rsidRDefault="00857497" w:rsidP="00C75A4E">
            <w:pPr>
              <w:pStyle w:val="GOSTTablenorm"/>
            </w:pPr>
            <w:r>
              <w:t>Строка</w:t>
            </w:r>
          </w:p>
        </w:tc>
        <w:tc>
          <w:tcPr>
            <w:tcW w:w="321" w:type="pct"/>
          </w:tcPr>
          <w:p w14:paraId="70328AF2" w14:textId="77777777" w:rsidR="00857497" w:rsidRPr="005A52E1" w:rsidRDefault="00857497" w:rsidP="00C75A4E">
            <w:pPr>
              <w:pStyle w:val="GOSTTablenorm"/>
            </w:pPr>
            <w:r>
              <w:t>Да</w:t>
            </w:r>
          </w:p>
        </w:tc>
        <w:tc>
          <w:tcPr>
            <w:tcW w:w="288" w:type="pct"/>
          </w:tcPr>
          <w:p w14:paraId="5E095C13" w14:textId="627725D4" w:rsidR="00857497" w:rsidRPr="005A52E1" w:rsidRDefault="00857497" w:rsidP="00C75A4E">
            <w:pPr>
              <w:pStyle w:val="GOSTTablenorm"/>
            </w:pPr>
            <w:r w:rsidRPr="00A176EA">
              <w:t>&lt;=2000</w:t>
            </w:r>
          </w:p>
        </w:tc>
        <w:tc>
          <w:tcPr>
            <w:tcW w:w="1840" w:type="pct"/>
          </w:tcPr>
          <w:p w14:paraId="292352F4" w14:textId="695DDA87" w:rsidR="00857497" w:rsidRPr="00141AE4" w:rsidRDefault="00857497" w:rsidP="00C75A4E">
            <w:pPr>
              <w:pStyle w:val="GOSTTablenorm"/>
              <w:rPr>
                <w:lang w:eastAsia="en-US"/>
              </w:rPr>
            </w:pPr>
            <w:del w:id="8547" w:author="Сказецкая Наталья Камилевна" w:date="2023-08-29T19:13:00Z">
              <w:r w:rsidRPr="00141AE4" w:rsidDel="00A176EA">
                <w:rPr>
                  <w:lang w:eastAsia="en-US"/>
                </w:rPr>
                <w:delText xml:space="preserve"> </w:delText>
              </w:r>
            </w:del>
            <w:r w:rsidRPr="00857497">
              <w:rPr>
                <w:lang w:eastAsia="en-US"/>
              </w:rPr>
              <w:t xml:space="preserve">Указывается новое </w:t>
            </w:r>
            <w:ins w:id="8548" w:author="Сказецкая Наталья Камилевна" w:date="2023-08-29T19:15:00Z">
              <w:r w:rsidR="00A176EA">
                <w:rPr>
                  <w:lang w:eastAsia="en-US"/>
                </w:rPr>
                <w:t xml:space="preserve">(изменененное) </w:t>
              </w:r>
            </w:ins>
            <w:r w:rsidRPr="00857497">
              <w:rPr>
                <w:lang w:eastAsia="en-US"/>
              </w:rPr>
              <w:t>значение аналитического признака</w:t>
            </w:r>
          </w:p>
        </w:tc>
      </w:tr>
      <w:tr w:rsidR="00414304" w:rsidRPr="005A52E1" w14:paraId="3FE82CBC" w14:textId="77777777" w:rsidTr="00C75A4E">
        <w:trPr>
          <w:ins w:id="8549" w:author="Сатлер Марина Викторовна" w:date="2024-10-10T15:36:00Z"/>
        </w:trPr>
        <w:tc>
          <w:tcPr>
            <w:tcW w:w="1194" w:type="pct"/>
          </w:tcPr>
          <w:p w14:paraId="2C64C388" w14:textId="0C03ECAF" w:rsidR="00414304" w:rsidRDefault="00414304" w:rsidP="00474651">
            <w:pPr>
              <w:pStyle w:val="GOSTTablenorm"/>
              <w:rPr>
                <w:ins w:id="8550" w:author="Сатлер Марина Викторовна" w:date="2024-10-10T15:36:00Z"/>
              </w:rPr>
            </w:pPr>
            <w:ins w:id="8551" w:author="Сатлер Марина Викторовна" w:date="2024-10-10T15:38:00Z">
              <w:r w:rsidRPr="00414304">
                <w:t>Наименование атрибута документа</w:t>
              </w:r>
            </w:ins>
          </w:p>
        </w:tc>
        <w:tc>
          <w:tcPr>
            <w:tcW w:w="814" w:type="pct"/>
          </w:tcPr>
          <w:p w14:paraId="30ADF9E5" w14:textId="2CD9A292" w:rsidR="00414304" w:rsidRPr="00BD7E9D" w:rsidRDefault="00414304">
            <w:pPr>
              <w:pStyle w:val="GOSTTablenorm"/>
              <w:rPr>
                <w:ins w:id="8552" w:author="Сатлер Марина Викторовна" w:date="2024-10-10T15:36:00Z"/>
                <w:b/>
              </w:rPr>
            </w:pPr>
            <w:proofErr w:type="gramStart"/>
            <w:ins w:id="8553" w:author="Сатлер Марина Викторовна" w:date="2024-10-10T15:38:00Z">
              <w:r w:rsidRPr="00414304">
                <w:rPr>
                  <w:b/>
                </w:rPr>
                <w:t>UpdateAttribute:</w:t>
              </w:r>
              <w:r w:rsidRPr="007B1DE7">
                <w:t>atr</w:t>
              </w:r>
              <w:proofErr w:type="gramEnd"/>
              <w:r w:rsidRPr="007B1DE7">
                <w:t>_name</w:t>
              </w:r>
            </w:ins>
          </w:p>
        </w:tc>
        <w:tc>
          <w:tcPr>
            <w:tcW w:w="543" w:type="pct"/>
          </w:tcPr>
          <w:p w14:paraId="1D589698" w14:textId="6C4649E4" w:rsidR="00414304" w:rsidRDefault="00414304" w:rsidP="00C75A4E">
            <w:pPr>
              <w:pStyle w:val="GOSTTablenorm"/>
              <w:rPr>
                <w:ins w:id="8554" w:author="Сатлер Марина Викторовна" w:date="2024-10-10T15:36:00Z"/>
              </w:rPr>
            </w:pPr>
            <w:ins w:id="8555" w:author="Сатлер Марина Викторовна" w:date="2024-10-10T15:38:00Z">
              <w:r>
                <w:t>Строка</w:t>
              </w:r>
            </w:ins>
          </w:p>
        </w:tc>
        <w:tc>
          <w:tcPr>
            <w:tcW w:w="321" w:type="pct"/>
          </w:tcPr>
          <w:p w14:paraId="6A95F4DF" w14:textId="55292862" w:rsidR="00414304" w:rsidRDefault="00414304" w:rsidP="00C75A4E">
            <w:pPr>
              <w:pStyle w:val="GOSTTablenorm"/>
              <w:rPr>
                <w:ins w:id="8556" w:author="Сатлер Марина Викторовна" w:date="2024-10-10T15:36:00Z"/>
              </w:rPr>
            </w:pPr>
            <w:ins w:id="8557" w:author="Сатлер Марина Викторовна" w:date="2024-10-10T15:38:00Z">
              <w:r>
                <w:t>Нет</w:t>
              </w:r>
            </w:ins>
          </w:p>
        </w:tc>
        <w:tc>
          <w:tcPr>
            <w:tcW w:w="288" w:type="pct"/>
          </w:tcPr>
          <w:p w14:paraId="15DFFCEF" w14:textId="2B29654A" w:rsidR="00414304" w:rsidRPr="00A176EA" w:rsidRDefault="00414304" w:rsidP="00C75A4E">
            <w:pPr>
              <w:pStyle w:val="GOSTTablenorm"/>
              <w:rPr>
                <w:ins w:id="8558" w:author="Сатлер Марина Викторовна" w:date="2024-10-10T15:36:00Z"/>
              </w:rPr>
            </w:pPr>
            <w:ins w:id="8559" w:author="Сатлер Марина Викторовна" w:date="2024-10-10T15:38:00Z">
              <w:r w:rsidRPr="00414304">
                <w:t>&lt;=32</w:t>
              </w:r>
            </w:ins>
          </w:p>
        </w:tc>
        <w:tc>
          <w:tcPr>
            <w:tcW w:w="1840" w:type="pct"/>
          </w:tcPr>
          <w:p w14:paraId="4B4E7FCB" w14:textId="77777777" w:rsidR="00414304" w:rsidRPr="00414304" w:rsidRDefault="00414304" w:rsidP="00414304">
            <w:pPr>
              <w:pStyle w:val="GOSTTablenorm"/>
              <w:rPr>
                <w:ins w:id="8560" w:author="Сатлер Марина Викторовна" w:date="2024-10-10T15:39:00Z"/>
              </w:rPr>
            </w:pPr>
            <w:ins w:id="8561" w:author="Сатлер Марина Викторовна" w:date="2024-10-10T15:39:00Z">
              <w:r w:rsidRPr="00414304">
                <w:t>Наименование атрибута документа, являющегося источником для заполнения аналитического признака, значение которого требуется изменить.</w:t>
              </w:r>
            </w:ins>
          </w:p>
          <w:p w14:paraId="1543AAEB" w14:textId="00BC1A6D" w:rsidR="00414304" w:rsidRPr="00414304" w:rsidRDefault="00414304" w:rsidP="00414304">
            <w:pPr>
              <w:pStyle w:val="GOSTTablenorm"/>
              <w:rPr>
                <w:ins w:id="8562" w:author="Сатлер Марина Викторовна" w:date="2024-10-10T15:39:00Z"/>
              </w:rPr>
            </w:pPr>
            <w:ins w:id="8563" w:author="Сатлер Марина Викторовна" w:date="2024-10-10T15:39:00Z">
              <w:r w:rsidRPr="00414304">
                <w:t xml:space="preserve">Если параметр передан, то значение указанного в параметре </w:t>
              </w:r>
              <w:r w:rsidRPr="007B1DE7">
                <w:rPr>
                  <w:b/>
                </w:rPr>
                <w:t>UpdateAttribute:</w:t>
              </w:r>
              <w:r w:rsidRPr="00414304">
                <w:t>name аналитического признака изменяется только в случае, если заданный аналитический признак в правилах формирования записей учета сопоставлен (смапплен) с данным атрибутом документа. При этом изменяется значение самого атрибута документа, указанного в запросе.</w:t>
              </w:r>
            </w:ins>
          </w:p>
          <w:p w14:paraId="4CF72235" w14:textId="2A0E5FBE" w:rsidR="00414304" w:rsidRPr="00141AE4" w:rsidDel="00A176EA" w:rsidRDefault="00414304" w:rsidP="00346AD2">
            <w:pPr>
              <w:pStyle w:val="GOSTTablenorm"/>
              <w:rPr>
                <w:ins w:id="8564" w:author="Сатлер Марина Викторовна" w:date="2024-10-10T15:36:00Z"/>
                <w:lang w:eastAsia="en-US"/>
              </w:rPr>
            </w:pPr>
            <w:ins w:id="8565" w:author="Сатлер Марина Викторовна" w:date="2024-10-10T15:39:00Z">
              <w:r w:rsidRPr="00414304">
                <w:t xml:space="preserve">Если параметр не передан, то значение указанного в параметре </w:t>
              </w:r>
              <w:r w:rsidRPr="007B1DE7">
                <w:rPr>
                  <w:b/>
                </w:rPr>
                <w:t>UpdateAttribute:</w:t>
              </w:r>
              <w:r w:rsidRPr="00414304">
                <w:t>name аналитического признака изменяется вне зависимости от того, с каким атрибутом документа сопоставлен (смапплен) аналитический признак. При этом изменяются значения всех атрибутов документа, смаппленных с заданным аналитическим признаком в правилах формирования записей учета</w:t>
              </w:r>
            </w:ins>
          </w:p>
        </w:tc>
      </w:tr>
      <w:tr w:rsidR="00414304" w:rsidRPr="005A52E1" w14:paraId="7A13D2A1" w14:textId="77777777" w:rsidTr="00C75A4E">
        <w:trPr>
          <w:ins w:id="8566" w:author="Сатлер Марина Викторовна" w:date="2024-10-10T15:36:00Z"/>
        </w:trPr>
        <w:tc>
          <w:tcPr>
            <w:tcW w:w="1194" w:type="pct"/>
          </w:tcPr>
          <w:p w14:paraId="7C8B90D3" w14:textId="1D89716E" w:rsidR="00414304" w:rsidRDefault="00414304" w:rsidP="00414304">
            <w:pPr>
              <w:pStyle w:val="GOSTTablenorm"/>
              <w:rPr>
                <w:ins w:id="8567" w:author="Сатлер Марина Викторовна" w:date="2024-10-10T15:36:00Z"/>
              </w:rPr>
            </w:pPr>
            <w:ins w:id="8568" w:author="Сатлер Марина Викторовна" w:date="2024-10-10T15:39:00Z">
              <w:r w:rsidRPr="00414304">
                <w:t>Идентификатор строки документа</w:t>
              </w:r>
            </w:ins>
          </w:p>
        </w:tc>
        <w:tc>
          <w:tcPr>
            <w:tcW w:w="814" w:type="pct"/>
          </w:tcPr>
          <w:p w14:paraId="113FE6D7" w14:textId="7892BACB" w:rsidR="00414304" w:rsidRPr="00BD7E9D" w:rsidRDefault="00414304" w:rsidP="00414304">
            <w:pPr>
              <w:pStyle w:val="GOSTTablenorm"/>
              <w:rPr>
                <w:ins w:id="8569" w:author="Сатлер Марина Викторовна" w:date="2024-10-10T15:36:00Z"/>
                <w:b/>
              </w:rPr>
            </w:pPr>
            <w:ins w:id="8570" w:author="Сатлер Марина Викторовна" w:date="2024-10-10T15:39:00Z">
              <w:r w:rsidRPr="00414304">
                <w:rPr>
                  <w:b/>
                </w:rPr>
                <w:t>UpdateAttribute:</w:t>
              </w:r>
              <w:r w:rsidRPr="007B1DE7">
                <w:t>id</w:t>
              </w:r>
            </w:ins>
          </w:p>
        </w:tc>
        <w:tc>
          <w:tcPr>
            <w:tcW w:w="543" w:type="pct"/>
          </w:tcPr>
          <w:p w14:paraId="5B878711" w14:textId="54DAD526" w:rsidR="00414304" w:rsidRDefault="00414304" w:rsidP="00414304">
            <w:pPr>
              <w:pStyle w:val="GOSTTablenorm"/>
              <w:rPr>
                <w:ins w:id="8571" w:author="Сатлер Марина Викторовна" w:date="2024-10-10T15:36:00Z"/>
              </w:rPr>
            </w:pPr>
            <w:ins w:id="8572" w:author="Сатлер Марина Викторовна" w:date="2024-10-10T15:40:00Z">
              <w:r w:rsidRPr="000325AD">
                <w:t>Строка</w:t>
              </w:r>
            </w:ins>
          </w:p>
        </w:tc>
        <w:tc>
          <w:tcPr>
            <w:tcW w:w="321" w:type="pct"/>
          </w:tcPr>
          <w:p w14:paraId="79558385" w14:textId="6A2FE2FA" w:rsidR="00414304" w:rsidRDefault="00414304" w:rsidP="00414304">
            <w:pPr>
              <w:pStyle w:val="GOSTTablenorm"/>
              <w:rPr>
                <w:ins w:id="8573" w:author="Сатлер Марина Викторовна" w:date="2024-10-10T15:36:00Z"/>
              </w:rPr>
            </w:pPr>
            <w:ins w:id="8574" w:author="Сатлер Марина Викторовна" w:date="2024-10-10T15:40:00Z">
              <w:r w:rsidRPr="000325AD">
                <w:t>Нет</w:t>
              </w:r>
            </w:ins>
          </w:p>
        </w:tc>
        <w:tc>
          <w:tcPr>
            <w:tcW w:w="288" w:type="pct"/>
          </w:tcPr>
          <w:p w14:paraId="60A3782E" w14:textId="4A23784C" w:rsidR="00414304" w:rsidRPr="00A176EA" w:rsidRDefault="00414304" w:rsidP="00414304">
            <w:pPr>
              <w:pStyle w:val="GOSTTablenorm"/>
              <w:rPr>
                <w:ins w:id="8575" w:author="Сатлер Марина Викторовна" w:date="2024-10-10T15:36:00Z"/>
              </w:rPr>
            </w:pPr>
            <w:ins w:id="8576" w:author="Сатлер Марина Викторовна" w:date="2024-10-10T15:40:00Z">
              <w:r w:rsidRPr="000325AD">
                <w:t>&lt;=36</w:t>
              </w:r>
            </w:ins>
          </w:p>
        </w:tc>
        <w:tc>
          <w:tcPr>
            <w:tcW w:w="1840" w:type="pct"/>
          </w:tcPr>
          <w:p w14:paraId="6CF928EE" w14:textId="77777777" w:rsidR="00414304" w:rsidRPr="00414304" w:rsidRDefault="00414304" w:rsidP="00414304">
            <w:pPr>
              <w:pStyle w:val="GOSTTablenorm"/>
              <w:rPr>
                <w:ins w:id="8577" w:author="Сатлер Марина Викторовна" w:date="2024-10-10T15:40:00Z"/>
              </w:rPr>
            </w:pPr>
            <w:ins w:id="8578" w:author="Сатлер Марина Викторовна" w:date="2024-10-10T15:40:00Z">
              <w:r w:rsidRPr="00414304">
                <w:t>Идентификатор строки документа, в записях учета по которой требуется изменить значение заданного аналитического признака.</w:t>
              </w:r>
            </w:ins>
          </w:p>
          <w:p w14:paraId="2DA42C12" w14:textId="77777777" w:rsidR="00414304" w:rsidRPr="00414304" w:rsidRDefault="00414304" w:rsidP="00414304">
            <w:pPr>
              <w:pStyle w:val="GOSTTablenorm"/>
              <w:rPr>
                <w:ins w:id="8579" w:author="Сатлер Марина Викторовна" w:date="2024-10-10T15:40:00Z"/>
              </w:rPr>
            </w:pPr>
            <w:ins w:id="8580" w:author="Сатлер Марина Викторовна" w:date="2024-10-10T15:40:00Z">
              <w:r w:rsidRPr="00414304">
                <w:t>Может быть задано несколько значений, через символ «,» (запятая). Размерность каждого из значений соответствует указанной.</w:t>
              </w:r>
            </w:ins>
          </w:p>
          <w:p w14:paraId="7A466814" w14:textId="3CD1505E" w:rsidR="00414304" w:rsidRPr="00141AE4" w:rsidDel="00A176EA" w:rsidRDefault="00414304">
            <w:pPr>
              <w:pStyle w:val="GOSTTablenorm"/>
              <w:rPr>
                <w:ins w:id="8581" w:author="Сатлер Марина Викторовна" w:date="2024-10-10T15:36:00Z"/>
                <w:lang w:eastAsia="en-US"/>
              </w:rPr>
            </w:pPr>
            <w:ins w:id="8582" w:author="Сатлер Марина Викторовна" w:date="2024-10-10T15:40:00Z">
              <w:r w:rsidRPr="00414304">
                <w:t xml:space="preserve">Если параметр не передан, то значение указанного в параметре </w:t>
              </w:r>
              <w:r w:rsidRPr="007B1DE7">
                <w:rPr>
                  <w:b/>
                </w:rPr>
                <w:t>UpdateAttribute:</w:t>
              </w:r>
              <w:r w:rsidRPr="00414304">
                <w:t>name аналитического признака изменяется по всем строкам многострочного документа или документ не имеет строк</w:t>
              </w:r>
            </w:ins>
          </w:p>
        </w:tc>
      </w:tr>
    </w:tbl>
    <w:p w14:paraId="08C969C4" w14:textId="37E6CD4A" w:rsidR="006F725F" w:rsidRPr="00474651" w:rsidRDefault="00857497" w:rsidP="00474651">
      <w:pPr>
        <w:pStyle w:val="31"/>
      </w:pPr>
      <w:bookmarkStart w:id="8583" w:name="_Toc226556194"/>
      <w:r w:rsidRPr="00474651">
        <w:lastRenderedPageBreak/>
        <w:t>Пример запроса</w:t>
      </w:r>
      <w:bookmarkEnd w:id="8583"/>
    </w:p>
    <w:p w14:paraId="2E67BCEF" w14:textId="77777777" w:rsidR="00B67A70" w:rsidRPr="003B0425" w:rsidRDefault="00B67A70" w:rsidP="00C75A4E">
      <w:pPr>
        <w:pStyle w:val="GOSTScript"/>
      </w:pPr>
      <w:r w:rsidRPr="003B0425">
        <w:t>{</w:t>
      </w:r>
    </w:p>
    <w:p w14:paraId="5CC7DBD6" w14:textId="77777777" w:rsidR="00B67A70" w:rsidRPr="003B0425" w:rsidRDefault="00B67A70" w:rsidP="00C75A4E">
      <w:pPr>
        <w:pStyle w:val="GOSTScript"/>
      </w:pPr>
      <w:r w:rsidRPr="003B0425">
        <w:tab/>
        <w:t>"header": {</w:t>
      </w:r>
    </w:p>
    <w:p w14:paraId="7A4997BA" w14:textId="77777777" w:rsidR="00B67A70" w:rsidRPr="003B0425" w:rsidRDefault="00B67A70" w:rsidP="00C75A4E">
      <w:pPr>
        <w:pStyle w:val="GOSTScript"/>
      </w:pPr>
      <w:r w:rsidRPr="003B0425">
        <w:tab/>
      </w:r>
      <w:r w:rsidRPr="003B0425">
        <w:tab/>
        <w:t>"Source": "EXP05",</w:t>
      </w:r>
    </w:p>
    <w:p w14:paraId="744EA57D" w14:textId="77777777" w:rsidR="00B67A70" w:rsidRPr="003B0425" w:rsidRDefault="00B67A70" w:rsidP="00C75A4E">
      <w:pPr>
        <w:pStyle w:val="GOSTScript"/>
      </w:pPr>
      <w:r w:rsidRPr="003B0425">
        <w:tab/>
      </w:r>
      <w:r w:rsidRPr="003B0425">
        <w:tab/>
        <w:t>"ReqDateTime": "2023-04-24 10:37:22",</w:t>
      </w:r>
    </w:p>
    <w:p w14:paraId="082FB469" w14:textId="77777777" w:rsidR="00B67A70" w:rsidRPr="003B0425" w:rsidRDefault="00B67A70" w:rsidP="00C75A4E">
      <w:pPr>
        <w:pStyle w:val="GOSTScript"/>
      </w:pPr>
      <w:r w:rsidRPr="003B0425">
        <w:tab/>
      </w:r>
      <w:r w:rsidRPr="003B0425">
        <w:tab/>
        <w:t>"Version": "2.4",</w:t>
      </w:r>
    </w:p>
    <w:p w14:paraId="2928C755" w14:textId="77777777" w:rsidR="00B67A70" w:rsidRPr="003B0425" w:rsidRDefault="00B67A70" w:rsidP="00C75A4E">
      <w:pPr>
        <w:pStyle w:val="GOSTScript"/>
      </w:pPr>
      <w:r w:rsidRPr="003B0425">
        <w:tab/>
      </w:r>
      <w:r w:rsidRPr="003B0425">
        <w:tab/>
        <w:t>"ReqGuid": "b0d4ce5d-2757-4699-948c-cfa72ba94f10",</w:t>
      </w:r>
    </w:p>
    <w:p w14:paraId="1C73E1A5" w14:textId="77777777" w:rsidR="00B67A70" w:rsidRPr="00FD42B5" w:rsidRDefault="00B67A70" w:rsidP="00C75A4E">
      <w:pPr>
        <w:pStyle w:val="GOSTScript"/>
      </w:pPr>
      <w:r w:rsidRPr="00890A8D">
        <w:tab/>
      </w:r>
      <w:r w:rsidRPr="00890A8D">
        <w:tab/>
        <w:t>"DocGuid": "0bd90a7c-e339-46ff-ac39-71029ff81370",</w:t>
      </w:r>
    </w:p>
    <w:p w14:paraId="24A441A6" w14:textId="77777777" w:rsidR="00B67A70" w:rsidRPr="00FD42B5" w:rsidRDefault="00B67A70" w:rsidP="00C75A4E">
      <w:pPr>
        <w:pStyle w:val="GOSTScript"/>
      </w:pPr>
      <w:r w:rsidRPr="00FD42B5">
        <w:tab/>
      </w:r>
      <w:r w:rsidRPr="00FD42B5">
        <w:tab/>
        <w:t>"RequestType": "UpdateNotAccounting"</w:t>
      </w:r>
    </w:p>
    <w:p w14:paraId="4C773474" w14:textId="77777777" w:rsidR="00B67A70" w:rsidRPr="00FD42B5" w:rsidRDefault="00B67A70" w:rsidP="00C75A4E">
      <w:pPr>
        <w:pStyle w:val="GOSTScript"/>
      </w:pPr>
      <w:r w:rsidRPr="00FD42B5">
        <w:tab/>
        <w:t>},</w:t>
      </w:r>
    </w:p>
    <w:p w14:paraId="142413FE" w14:textId="77777777" w:rsidR="00B67A70" w:rsidRPr="00FD42B5" w:rsidRDefault="00B67A70" w:rsidP="00C75A4E">
      <w:pPr>
        <w:pStyle w:val="GOSTScript"/>
      </w:pPr>
      <w:r w:rsidRPr="00FD42B5">
        <w:tab/>
        <w:t>"document": {</w:t>
      </w:r>
    </w:p>
    <w:p w14:paraId="471FC68C" w14:textId="77777777" w:rsidR="00B67A70" w:rsidRPr="00FD42B5" w:rsidRDefault="00B67A70" w:rsidP="00C75A4E">
      <w:pPr>
        <w:pStyle w:val="GOSTScript"/>
      </w:pPr>
      <w:r w:rsidRPr="00FD42B5">
        <w:tab/>
      </w:r>
      <w:r w:rsidRPr="00FD42B5">
        <w:tab/>
        <w:t>"UpdateAttribute": [</w:t>
      </w:r>
    </w:p>
    <w:p w14:paraId="2910C972" w14:textId="77777777" w:rsidR="00B67A70" w:rsidRPr="00FD42B5" w:rsidRDefault="00B67A70" w:rsidP="00C75A4E">
      <w:pPr>
        <w:pStyle w:val="GOSTScript"/>
      </w:pPr>
      <w:r w:rsidRPr="00FD42B5">
        <w:tab/>
      </w:r>
      <w:r w:rsidRPr="00FD42B5">
        <w:tab/>
      </w:r>
      <w:r w:rsidRPr="00FD42B5">
        <w:tab/>
        <w:t>{</w:t>
      </w:r>
    </w:p>
    <w:p w14:paraId="040CD310" w14:textId="77777777" w:rsidR="00B67A70" w:rsidRPr="00FD42B5" w:rsidRDefault="00B67A70" w:rsidP="00C75A4E">
      <w:pPr>
        <w:pStyle w:val="GOSTScript"/>
      </w:pPr>
      <w:r w:rsidRPr="00FD42B5">
        <w:tab/>
      </w:r>
      <w:r w:rsidRPr="00FD42B5">
        <w:tab/>
      </w:r>
      <w:r w:rsidRPr="00FD42B5">
        <w:tab/>
      </w:r>
      <w:r w:rsidRPr="00FD42B5">
        <w:tab/>
        <w:t>"name": "accesslevel",</w:t>
      </w:r>
    </w:p>
    <w:p w14:paraId="7B09CC93" w14:textId="77777777" w:rsidR="00B67A70" w:rsidRPr="003B0425" w:rsidRDefault="00B67A70" w:rsidP="00C75A4E">
      <w:pPr>
        <w:pStyle w:val="GOSTScript"/>
      </w:pPr>
      <w:r w:rsidRPr="00FD42B5">
        <w:tab/>
      </w:r>
      <w:r w:rsidRPr="00FD42B5">
        <w:tab/>
      </w:r>
      <w:r w:rsidRPr="00FD42B5">
        <w:tab/>
      </w:r>
      <w:r w:rsidRPr="00FD42B5">
        <w:tab/>
      </w:r>
      <w:r w:rsidRPr="003B0425">
        <w:t>"value": "1"</w:t>
      </w:r>
    </w:p>
    <w:p w14:paraId="41FA1358" w14:textId="77777777" w:rsidR="00B67A70" w:rsidRPr="003B0425" w:rsidRDefault="00B67A70" w:rsidP="00C75A4E">
      <w:pPr>
        <w:pStyle w:val="GOSTScript"/>
      </w:pPr>
      <w:r w:rsidRPr="003B0425">
        <w:tab/>
      </w:r>
      <w:r w:rsidRPr="003B0425">
        <w:tab/>
      </w:r>
      <w:r w:rsidRPr="003B0425">
        <w:tab/>
        <w:t>}</w:t>
      </w:r>
    </w:p>
    <w:p w14:paraId="31C4FF32" w14:textId="77777777" w:rsidR="00B67A70" w:rsidRPr="003B0425" w:rsidRDefault="00B67A70" w:rsidP="00C75A4E">
      <w:pPr>
        <w:pStyle w:val="GOSTScript"/>
      </w:pPr>
      <w:r w:rsidRPr="003B0425">
        <w:tab/>
      </w:r>
      <w:r w:rsidRPr="003B0425">
        <w:tab/>
        <w:t>]</w:t>
      </w:r>
    </w:p>
    <w:p w14:paraId="6D7EEE0A" w14:textId="77777777" w:rsidR="00B67A70" w:rsidRPr="003B0425" w:rsidRDefault="00B67A70" w:rsidP="00C75A4E">
      <w:pPr>
        <w:pStyle w:val="GOSTScript"/>
      </w:pPr>
      <w:r w:rsidRPr="003B0425">
        <w:tab/>
        <w:t>}</w:t>
      </w:r>
    </w:p>
    <w:p w14:paraId="6448DABF" w14:textId="397EDD69" w:rsidR="00B67A70" w:rsidRDefault="00B67A70" w:rsidP="00C75A4E">
      <w:pPr>
        <w:pStyle w:val="GOSTScript"/>
      </w:pPr>
      <w:r w:rsidRPr="003B0425">
        <w:t>}</w:t>
      </w:r>
    </w:p>
    <w:p w14:paraId="21019352" w14:textId="0CDCD0D2" w:rsidR="009D00A1" w:rsidRPr="00C75A4E" w:rsidRDefault="009D00A1" w:rsidP="00474651">
      <w:pPr>
        <w:pStyle w:val="21"/>
      </w:pPr>
      <w:bookmarkStart w:id="8584" w:name="_Toc226556195"/>
      <w:r w:rsidRPr="00474651">
        <w:t>Параметры ответа</w:t>
      </w:r>
      <w:bookmarkEnd w:id="8584"/>
    </w:p>
    <w:p w14:paraId="2EC86AEB" w14:textId="5CC737D8" w:rsidR="00B67A70" w:rsidRDefault="00C51529" w:rsidP="00C75A4E">
      <w:pPr>
        <w:pStyle w:val="GOSTNameTable"/>
      </w:pPr>
      <w:r>
        <w:fldChar w:fldCharType="begin"/>
      </w:r>
      <w:r>
        <w:instrText xml:space="preserve"> SEQ Таблица \* ARABIC </w:instrText>
      </w:r>
      <w:r>
        <w:fldChar w:fldCharType="separate"/>
      </w:r>
      <w:bookmarkStart w:id="8585" w:name="_Toc226556245"/>
      <w:r w:rsidR="00F300A9">
        <w:t>31</w:t>
      </w:r>
      <w:r>
        <w:fldChar w:fldCharType="end"/>
      </w:r>
      <w:r w:rsidR="00B67A70">
        <w:t xml:space="preserve"> - </w:t>
      </w:r>
      <w:r w:rsidR="00B67A70" w:rsidRPr="006A74C4">
        <w:t>Параметры ответа на запрос «Запрос на изменение аналитических признаков, не участвующих в расчете балансов (свойств записи учета)»</w:t>
      </w:r>
      <w:bookmarkEnd w:id="8585"/>
    </w:p>
    <w:tbl>
      <w:tblPr>
        <w:tblStyle w:val="GOSTTable"/>
        <w:tblW w:w="5000" w:type="pct"/>
        <w:tblLayout w:type="fixed"/>
        <w:tblLook w:val="07E0" w:firstRow="1" w:lastRow="1" w:firstColumn="1" w:lastColumn="1" w:noHBand="1" w:noVBand="1"/>
      </w:tblPr>
      <w:tblGrid>
        <w:gridCol w:w="3560"/>
        <w:gridCol w:w="2427"/>
        <w:gridCol w:w="1617"/>
        <w:gridCol w:w="968"/>
        <w:gridCol w:w="1023"/>
        <w:gridCol w:w="6099"/>
      </w:tblGrid>
      <w:tr w:rsidR="00CA62D9" w:rsidRPr="005A52E1" w14:paraId="50D6A9D8"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6A0EEFC7" w14:textId="77777777" w:rsidR="009D00A1" w:rsidRPr="00474651" w:rsidRDefault="009D00A1">
            <w:pPr>
              <w:pStyle w:val="GOSTTableHead"/>
            </w:pPr>
            <w:r w:rsidRPr="00474651">
              <w:t>Наименование параметра</w:t>
            </w:r>
          </w:p>
        </w:tc>
        <w:tc>
          <w:tcPr>
            <w:tcW w:w="750" w:type="pct"/>
            <w:hideMark/>
          </w:tcPr>
          <w:p w14:paraId="5A1192B0" w14:textId="77777777" w:rsidR="009D00A1" w:rsidRPr="00890A8D" w:rsidRDefault="009D00A1">
            <w:pPr>
              <w:pStyle w:val="GOSTTableHead"/>
            </w:pPr>
            <w:r w:rsidRPr="00890A8D">
              <w:t>Название тэга</w:t>
            </w:r>
          </w:p>
        </w:tc>
        <w:tc>
          <w:tcPr>
            <w:tcW w:w="500" w:type="pct"/>
            <w:hideMark/>
          </w:tcPr>
          <w:p w14:paraId="6F354B44" w14:textId="77777777" w:rsidR="009D00A1" w:rsidRPr="00C75A4E" w:rsidRDefault="009D00A1">
            <w:pPr>
              <w:pStyle w:val="GOSTTableHead"/>
            </w:pPr>
            <w:r w:rsidRPr="00BA7A4A">
              <w:t>Тип данных</w:t>
            </w:r>
          </w:p>
        </w:tc>
        <w:tc>
          <w:tcPr>
            <w:tcW w:w="299" w:type="pct"/>
          </w:tcPr>
          <w:p w14:paraId="6A956E08" w14:textId="77777777" w:rsidR="009D00A1" w:rsidRPr="00474651" w:rsidRDefault="009D00A1">
            <w:pPr>
              <w:pStyle w:val="GOSTTableHead"/>
            </w:pPr>
            <w:r w:rsidRPr="00474651">
              <w:t>Обязательность</w:t>
            </w:r>
          </w:p>
        </w:tc>
        <w:tc>
          <w:tcPr>
            <w:tcW w:w="316" w:type="pct"/>
            <w:hideMark/>
          </w:tcPr>
          <w:p w14:paraId="01AB0C57" w14:textId="77777777" w:rsidR="009D00A1" w:rsidRPr="00BA7A4A" w:rsidRDefault="009D00A1">
            <w:pPr>
              <w:pStyle w:val="GOSTTableHead"/>
            </w:pPr>
            <w:r w:rsidRPr="00890A8D">
              <w:t>Размерность</w:t>
            </w:r>
          </w:p>
        </w:tc>
        <w:tc>
          <w:tcPr>
            <w:tcW w:w="1885" w:type="pct"/>
          </w:tcPr>
          <w:p w14:paraId="1A051A82" w14:textId="77777777" w:rsidR="009D00A1" w:rsidRPr="00BA7A4A" w:rsidRDefault="009D00A1">
            <w:pPr>
              <w:pStyle w:val="GOSTTableHead"/>
            </w:pPr>
            <w:r w:rsidRPr="00BA7A4A">
              <w:t>Описание</w:t>
            </w:r>
          </w:p>
        </w:tc>
      </w:tr>
      <w:tr w:rsidR="009D00A1" w:rsidRPr="005A52E1" w14:paraId="3E4A8D29" w14:textId="77777777" w:rsidTr="00C75A4E">
        <w:tc>
          <w:tcPr>
            <w:tcW w:w="500" w:type="pct"/>
            <w:gridSpan w:val="6"/>
          </w:tcPr>
          <w:p w14:paraId="563EB249" w14:textId="0EC22AD7" w:rsidR="009D00A1" w:rsidRPr="005A52E1" w:rsidRDefault="009D00A1" w:rsidP="00292EE0">
            <w:pPr>
              <w:ind w:firstLine="30"/>
              <w:jc w:val="center"/>
              <w:rPr>
                <w:b/>
                <w:sz w:val="22"/>
                <w:szCs w:val="22"/>
              </w:rPr>
            </w:pPr>
            <w:r w:rsidRPr="005A52E1">
              <w:rPr>
                <w:b/>
                <w:sz w:val="22"/>
                <w:szCs w:val="22"/>
              </w:rPr>
              <w:t xml:space="preserve">Перечень параметров заголовка </w:t>
            </w:r>
            <w:r>
              <w:rPr>
                <w:b/>
                <w:sz w:val="22"/>
                <w:szCs w:val="22"/>
              </w:rPr>
              <w:t>ответ</w:t>
            </w:r>
            <w:r w:rsidRPr="005A52E1">
              <w:rPr>
                <w:b/>
                <w:sz w:val="22"/>
                <w:szCs w:val="22"/>
              </w:rPr>
              <w:t>а (</w:t>
            </w:r>
            <w:r w:rsidRPr="005A52E1">
              <w:rPr>
                <w:b/>
                <w:sz w:val="22"/>
                <w:szCs w:val="22"/>
                <w:lang w:val="en-US"/>
              </w:rPr>
              <w:t>header</w:t>
            </w:r>
            <w:r w:rsidRPr="005A52E1">
              <w:rPr>
                <w:b/>
                <w:sz w:val="22"/>
                <w:szCs w:val="22"/>
              </w:rPr>
              <w:t>)</w:t>
            </w:r>
          </w:p>
        </w:tc>
      </w:tr>
      <w:tr w:rsidR="00CA62D9" w:rsidRPr="005A52E1" w14:paraId="020D9CAB" w14:textId="77777777" w:rsidTr="00C75A4E">
        <w:tc>
          <w:tcPr>
            <w:tcW w:w="1100" w:type="pct"/>
          </w:tcPr>
          <w:p w14:paraId="4D163449" w14:textId="77777777" w:rsidR="009D00A1" w:rsidRPr="00106607" w:rsidRDefault="009D00A1" w:rsidP="00474651">
            <w:pPr>
              <w:pStyle w:val="GOSTTablenorm"/>
            </w:pPr>
            <w:r w:rsidRPr="00106607">
              <w:t>Система - отправитель запроса</w:t>
            </w:r>
          </w:p>
        </w:tc>
        <w:tc>
          <w:tcPr>
            <w:tcW w:w="750" w:type="pct"/>
          </w:tcPr>
          <w:p w14:paraId="67E0BEEA" w14:textId="77777777" w:rsidR="009D00A1" w:rsidRPr="003F2180" w:rsidRDefault="009D00A1">
            <w:pPr>
              <w:pStyle w:val="GOSTTablenorm"/>
              <w:rPr>
                <w:lang w:val="en-US"/>
              </w:rPr>
            </w:pPr>
            <w:r w:rsidRPr="00106607">
              <w:rPr>
                <w:lang w:val="en-US"/>
              </w:rPr>
              <w:t>Source</w:t>
            </w:r>
          </w:p>
        </w:tc>
        <w:tc>
          <w:tcPr>
            <w:tcW w:w="500" w:type="pct"/>
          </w:tcPr>
          <w:p w14:paraId="34091484" w14:textId="77777777" w:rsidR="009D00A1" w:rsidRPr="005A52E1" w:rsidRDefault="009D00A1" w:rsidP="00C75A4E">
            <w:pPr>
              <w:pStyle w:val="GOSTTablenorm"/>
              <w:rPr>
                <w:lang w:val="en-US"/>
              </w:rPr>
            </w:pPr>
            <w:r w:rsidRPr="005A52E1">
              <w:t>Строка</w:t>
            </w:r>
          </w:p>
        </w:tc>
        <w:tc>
          <w:tcPr>
            <w:tcW w:w="299" w:type="pct"/>
          </w:tcPr>
          <w:p w14:paraId="5B64C8F2" w14:textId="77777777" w:rsidR="009D00A1" w:rsidRPr="005A52E1" w:rsidRDefault="009D00A1" w:rsidP="00C75A4E">
            <w:pPr>
              <w:pStyle w:val="GOSTTablenorm"/>
            </w:pPr>
            <w:r w:rsidRPr="005A52E1">
              <w:t>Да</w:t>
            </w:r>
          </w:p>
        </w:tc>
        <w:tc>
          <w:tcPr>
            <w:tcW w:w="316" w:type="pct"/>
          </w:tcPr>
          <w:p w14:paraId="447DC035" w14:textId="77777777" w:rsidR="009D00A1" w:rsidRPr="00106607" w:rsidRDefault="009D00A1" w:rsidP="00474651">
            <w:pPr>
              <w:pStyle w:val="GOSTTablenorm"/>
              <w:rPr>
                <w:lang w:val="en-US"/>
              </w:rPr>
            </w:pPr>
            <w:r w:rsidRPr="00106607">
              <w:t>&lt;=</w:t>
            </w:r>
            <w:r w:rsidRPr="00106607">
              <w:rPr>
                <w:lang w:val="en-US"/>
              </w:rPr>
              <w:t>10</w:t>
            </w:r>
          </w:p>
        </w:tc>
        <w:tc>
          <w:tcPr>
            <w:tcW w:w="1885" w:type="pct"/>
          </w:tcPr>
          <w:p w14:paraId="3D125DD6" w14:textId="77777777" w:rsidR="0040447B" w:rsidRDefault="009D00A1">
            <w:pPr>
              <w:pStyle w:val="GOSTTablenorm"/>
            </w:pPr>
            <w:r w:rsidRPr="003F2180">
              <w:t xml:space="preserve">ФП </w:t>
            </w:r>
            <w:r w:rsidRPr="005A52E1">
              <w:t>ГИИС ЭБ</w:t>
            </w:r>
            <w:r w:rsidRPr="00106607">
              <w:t xml:space="preserve"> </w:t>
            </w:r>
            <w:r w:rsidR="0079613E" w:rsidRPr="36854D62">
              <w:t>–</w:t>
            </w:r>
            <w:r w:rsidRPr="00106607">
              <w:t xml:space="preserve"> отправитель запроса.</w:t>
            </w:r>
          </w:p>
          <w:p w14:paraId="2743985B" w14:textId="04A6B27D" w:rsidR="009D00A1" w:rsidRPr="00106607" w:rsidRDefault="009D00A1">
            <w:pPr>
              <w:pStyle w:val="GOSTTablenorm"/>
            </w:pPr>
            <w:r w:rsidRPr="00106607">
              <w:t>Возможные значения:</w:t>
            </w:r>
          </w:p>
          <w:p w14:paraId="6E275C1D" w14:textId="77777777" w:rsidR="008F2246" w:rsidRPr="00AA1940" w:rsidRDefault="008F2246" w:rsidP="008F2246">
            <w:pPr>
              <w:pStyle w:val="GOSTTableListMark1"/>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6738B27F" w14:textId="77777777" w:rsidR="009D00A1" w:rsidRPr="00AA1940" w:rsidRDefault="009D00A1" w:rsidP="00C75A4E">
            <w:pPr>
              <w:pStyle w:val="GOSTTableListMark1"/>
              <w:rPr>
                <w:lang w:val="en-US"/>
              </w:rPr>
            </w:pPr>
            <w:r w:rsidRPr="00AA1940">
              <w:rPr>
                <w:lang w:val="en-US"/>
              </w:rPr>
              <w:t>EXP05 (ПУР 05 ЭБ)</w:t>
            </w:r>
            <w:r w:rsidRPr="00AA1940">
              <w:t>;</w:t>
            </w:r>
          </w:p>
          <w:p w14:paraId="6BB526F5" w14:textId="77777777" w:rsidR="009D00A1" w:rsidRPr="00AA1940" w:rsidRDefault="009D00A1" w:rsidP="00C75A4E">
            <w:pPr>
              <w:pStyle w:val="GOSTTableListMark1"/>
              <w:rPr>
                <w:lang w:val="en-US"/>
              </w:rPr>
            </w:pPr>
            <w:r>
              <w:rPr>
                <w:lang w:val="en-US"/>
              </w:rPr>
              <w:lastRenderedPageBreak/>
              <w:t xml:space="preserve">FAMABS </w:t>
            </w:r>
            <w:r>
              <w:t>(ПУДС ЭБ);</w:t>
            </w:r>
          </w:p>
          <w:p w14:paraId="460FACD8" w14:textId="22C27D60" w:rsidR="00D85705" w:rsidRPr="00714F3D" w:rsidRDefault="009D00A1" w:rsidP="00D85705">
            <w:pPr>
              <w:pStyle w:val="GOSTTableListMark1"/>
              <w:rPr>
                <w:lang w:val="en-US"/>
              </w:rPr>
            </w:pPr>
            <w:r w:rsidRPr="00141AE4">
              <w:rPr>
                <w:lang w:val="en-US"/>
              </w:rPr>
              <w:t>ARP (ПУИО ЭБ)</w:t>
            </w:r>
            <w:r w:rsidR="00D85705">
              <w:t>;</w:t>
            </w:r>
          </w:p>
          <w:p w14:paraId="6266BAD3" w14:textId="77777777" w:rsidR="00D85705" w:rsidRPr="00DC5BBC" w:rsidRDefault="00D85705" w:rsidP="00D85705">
            <w:pPr>
              <w:pStyle w:val="GOSTTableListMark1"/>
              <w:rPr>
                <w:lang w:val="en-US"/>
              </w:rPr>
            </w:pPr>
            <w:r w:rsidRPr="00C75A4E">
              <w:t>RMS (ПУД ЭБ)</w:t>
            </w:r>
            <w:r w:rsidRPr="00DC5BBC">
              <w:t>;</w:t>
            </w:r>
          </w:p>
          <w:p w14:paraId="41E74B11" w14:textId="77777777" w:rsidR="00F146C0" w:rsidRPr="00C75A4E" w:rsidRDefault="00F146C0" w:rsidP="00F146C0">
            <w:pPr>
              <w:pStyle w:val="GOSTTableListMark1"/>
              <w:rPr>
                <w:ins w:id="8586" w:author="Сатлер Марина Викторовна" w:date="2024-10-04T13:49:00Z"/>
              </w:rPr>
            </w:pPr>
            <w:ins w:id="8587" w:author="Сатлер Марина Викторовна" w:date="2024-10-04T13:49:00Z">
              <w:r w:rsidRPr="00696CBB">
                <w:t>TSE (ПУР КС ЭБ)</w:t>
              </w:r>
              <w:r>
                <w:t>;</w:t>
              </w:r>
            </w:ins>
          </w:p>
          <w:p w14:paraId="1FA46D9B" w14:textId="6BEA68D4" w:rsidR="009D00A1" w:rsidRPr="00C75A4E" w:rsidRDefault="00D85705" w:rsidP="00FA4C31">
            <w:pPr>
              <w:pStyle w:val="GOSTTableListMark1"/>
            </w:pPr>
            <w:r w:rsidRPr="00C75A4E">
              <w:rPr>
                <w:lang w:val="en-US"/>
              </w:rPr>
              <w:t>INC</w:t>
            </w:r>
            <w:r w:rsidRPr="00C75A4E">
              <w:t xml:space="preserve"> (</w:t>
            </w:r>
            <w:del w:id="8588" w:author="Сатлер Марина Викторовна" w:date="2024-10-04T13:41:00Z">
              <w:r w:rsidRPr="00C75A4E" w:rsidDel="00B44B92">
                <w:delText xml:space="preserve">Компонент </w:delText>
              </w:r>
            </w:del>
            <w:ins w:id="8589" w:author="Сатлер Марина Викторовна" w:date="2024-10-04T13:41:00Z">
              <w:r w:rsidR="00B44B92" w:rsidRPr="00C75A4E">
                <w:t xml:space="preserve">ПУР </w:t>
              </w:r>
            </w:ins>
            <w:r w:rsidRPr="00C75A4E">
              <w:t xml:space="preserve">АУ/БУ </w:t>
            </w:r>
            <w:del w:id="8590" w:author="Сатлер Марина Викторовна" w:date="2024-10-04T13:41:00Z">
              <w:r w:rsidRPr="00C75A4E" w:rsidDel="00B44B92">
                <w:delText xml:space="preserve">ПУР </w:delText>
              </w:r>
            </w:del>
            <w:r w:rsidRPr="00C75A4E">
              <w:t>ЭБ)</w:t>
            </w:r>
          </w:p>
        </w:tc>
      </w:tr>
      <w:tr w:rsidR="00CA62D9" w:rsidRPr="005A52E1" w14:paraId="24B3F5A0" w14:textId="77777777" w:rsidTr="00C75A4E">
        <w:tc>
          <w:tcPr>
            <w:tcW w:w="1100" w:type="pct"/>
          </w:tcPr>
          <w:p w14:paraId="368607AB" w14:textId="585322A1" w:rsidR="009D00A1" w:rsidRPr="00106607" w:rsidRDefault="00627EC7" w:rsidP="00474651">
            <w:pPr>
              <w:pStyle w:val="GOSTTablenorm"/>
            </w:pPr>
            <w:r>
              <w:lastRenderedPageBreak/>
              <w:t>Система – получатель ответа</w:t>
            </w:r>
          </w:p>
        </w:tc>
        <w:tc>
          <w:tcPr>
            <w:tcW w:w="750" w:type="pct"/>
          </w:tcPr>
          <w:p w14:paraId="4EE0EC3C" w14:textId="4E1774D9" w:rsidR="009D00A1" w:rsidRPr="00627EC7" w:rsidRDefault="00627EC7">
            <w:pPr>
              <w:pStyle w:val="GOSTTablenorm"/>
            </w:pPr>
            <w:r>
              <w:rPr>
                <w:lang w:val="en-US"/>
              </w:rPr>
              <w:t>Receiver</w:t>
            </w:r>
          </w:p>
        </w:tc>
        <w:tc>
          <w:tcPr>
            <w:tcW w:w="500" w:type="pct"/>
          </w:tcPr>
          <w:p w14:paraId="25D38DB8" w14:textId="540E6756" w:rsidR="009D00A1" w:rsidRPr="005A52E1" w:rsidRDefault="00627EC7" w:rsidP="00C75A4E">
            <w:pPr>
              <w:pStyle w:val="GOSTTablenorm"/>
            </w:pPr>
            <w:r>
              <w:t>Строка</w:t>
            </w:r>
          </w:p>
        </w:tc>
        <w:tc>
          <w:tcPr>
            <w:tcW w:w="299" w:type="pct"/>
          </w:tcPr>
          <w:p w14:paraId="3FF0901B" w14:textId="255B127A" w:rsidR="009D00A1" w:rsidRPr="005A52E1" w:rsidRDefault="00627EC7" w:rsidP="00C75A4E">
            <w:pPr>
              <w:pStyle w:val="GOSTTablenorm"/>
            </w:pPr>
            <w:r>
              <w:t>Да</w:t>
            </w:r>
          </w:p>
        </w:tc>
        <w:tc>
          <w:tcPr>
            <w:tcW w:w="316" w:type="pct"/>
          </w:tcPr>
          <w:p w14:paraId="0AD5217F" w14:textId="3E040D1D" w:rsidR="009D00A1" w:rsidRPr="00106607" w:rsidRDefault="00627EC7" w:rsidP="00474651">
            <w:pPr>
              <w:pStyle w:val="GOSTTablenorm"/>
            </w:pPr>
            <w:r w:rsidRPr="00106607">
              <w:t>&lt;=</w:t>
            </w:r>
            <w:r w:rsidRPr="00106607">
              <w:rPr>
                <w:lang w:val="en-US"/>
              </w:rPr>
              <w:t>10</w:t>
            </w:r>
          </w:p>
        </w:tc>
        <w:tc>
          <w:tcPr>
            <w:tcW w:w="1885" w:type="pct"/>
          </w:tcPr>
          <w:p w14:paraId="2481C1ED" w14:textId="77777777" w:rsidR="0040447B" w:rsidRDefault="00627EC7" w:rsidP="00474651">
            <w:pPr>
              <w:pStyle w:val="GOSTTablenorm"/>
            </w:pPr>
            <w:r w:rsidRPr="003F2180">
              <w:t xml:space="preserve">ФП </w:t>
            </w:r>
            <w:r w:rsidRPr="005A52E1">
              <w:t>ГИИС ЭБ</w:t>
            </w:r>
            <w:r w:rsidRPr="00106607">
              <w:t xml:space="preserve"> </w:t>
            </w:r>
            <w:r w:rsidR="003C39F0">
              <w:t>–</w:t>
            </w:r>
            <w:r w:rsidRPr="00106607">
              <w:t xml:space="preserve"> </w:t>
            </w:r>
            <w:r w:rsidR="003C39F0">
              <w:t>получатель ответ</w:t>
            </w:r>
            <w:r w:rsidRPr="00106607">
              <w:t>а.</w:t>
            </w:r>
          </w:p>
          <w:p w14:paraId="416274DE" w14:textId="20F964D6" w:rsidR="00627EC7" w:rsidRPr="00106607" w:rsidRDefault="00627EC7" w:rsidP="00474651">
            <w:pPr>
              <w:pStyle w:val="GOSTTablenorm"/>
            </w:pPr>
            <w:r w:rsidRPr="00106607">
              <w:t>Возможные значения:</w:t>
            </w:r>
          </w:p>
          <w:p w14:paraId="338FF607" w14:textId="77777777" w:rsidR="008F2246" w:rsidRPr="00AA1940" w:rsidRDefault="008F2246" w:rsidP="008F2246">
            <w:pPr>
              <w:pStyle w:val="GOSTTableListMark1"/>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792A3632" w14:textId="77777777" w:rsidR="00627EC7" w:rsidRPr="00AA1940" w:rsidRDefault="00627EC7" w:rsidP="00C75A4E">
            <w:pPr>
              <w:pStyle w:val="GOSTTableListMark1"/>
              <w:rPr>
                <w:lang w:val="en-US"/>
              </w:rPr>
            </w:pPr>
            <w:r w:rsidRPr="00AA1940">
              <w:rPr>
                <w:lang w:val="en-US"/>
              </w:rPr>
              <w:t>EXP05 (ПУР 05 ЭБ)</w:t>
            </w:r>
            <w:r w:rsidRPr="00AA1940">
              <w:t>;</w:t>
            </w:r>
          </w:p>
          <w:p w14:paraId="1240341A" w14:textId="77777777" w:rsidR="00627EC7" w:rsidRPr="00AA1940" w:rsidRDefault="00627EC7" w:rsidP="00C75A4E">
            <w:pPr>
              <w:pStyle w:val="GOSTTableListMark1"/>
              <w:rPr>
                <w:lang w:val="en-US"/>
              </w:rPr>
            </w:pPr>
            <w:r>
              <w:rPr>
                <w:lang w:val="en-US"/>
              </w:rPr>
              <w:t xml:space="preserve">FAMABS </w:t>
            </w:r>
            <w:r>
              <w:t>(ПУДС ЭБ);</w:t>
            </w:r>
          </w:p>
          <w:p w14:paraId="1A5082F3" w14:textId="53C07ED5" w:rsidR="00D85705" w:rsidRPr="00714F3D" w:rsidRDefault="00627EC7" w:rsidP="00D85705">
            <w:pPr>
              <w:pStyle w:val="GOSTTableListMark1"/>
              <w:rPr>
                <w:lang w:val="en-US"/>
              </w:rPr>
            </w:pPr>
            <w:r w:rsidRPr="00141AE4">
              <w:rPr>
                <w:lang w:val="en-US"/>
              </w:rPr>
              <w:t>ARP (ПУИО ЭБ)</w:t>
            </w:r>
            <w:r w:rsidR="00D85705">
              <w:t>;</w:t>
            </w:r>
          </w:p>
          <w:p w14:paraId="1DBC6B29" w14:textId="77777777" w:rsidR="00D85705" w:rsidRPr="00DC5BBC" w:rsidRDefault="00D85705" w:rsidP="00D85705">
            <w:pPr>
              <w:pStyle w:val="GOSTTableListMark1"/>
              <w:rPr>
                <w:lang w:val="en-US"/>
              </w:rPr>
            </w:pPr>
            <w:r w:rsidRPr="00C75A4E">
              <w:t>RMS (ПУД ЭБ)</w:t>
            </w:r>
            <w:r w:rsidRPr="00DC5BBC">
              <w:t>;</w:t>
            </w:r>
          </w:p>
          <w:p w14:paraId="61379C52" w14:textId="77777777" w:rsidR="00F146C0" w:rsidRPr="00C75A4E" w:rsidRDefault="00F146C0" w:rsidP="00F146C0">
            <w:pPr>
              <w:pStyle w:val="GOSTTableListMark1"/>
              <w:rPr>
                <w:ins w:id="8591" w:author="Сатлер Марина Викторовна" w:date="2024-10-04T13:49:00Z"/>
              </w:rPr>
            </w:pPr>
            <w:ins w:id="8592" w:author="Сатлер Марина Викторовна" w:date="2024-10-04T13:49:00Z">
              <w:r w:rsidRPr="00696CBB">
                <w:t>TSE (ПУР КС ЭБ)</w:t>
              </w:r>
              <w:r>
                <w:t>;</w:t>
              </w:r>
            </w:ins>
          </w:p>
          <w:p w14:paraId="2D72B5C4" w14:textId="657FF985" w:rsidR="009D00A1" w:rsidRPr="003F2180" w:rsidRDefault="00D85705" w:rsidP="00FA4C31">
            <w:pPr>
              <w:pStyle w:val="GOSTTableListMark1"/>
            </w:pPr>
            <w:r w:rsidRPr="00C75A4E">
              <w:rPr>
                <w:lang w:val="en-US"/>
              </w:rPr>
              <w:t>INC</w:t>
            </w:r>
            <w:r w:rsidRPr="00C75A4E">
              <w:t xml:space="preserve"> (</w:t>
            </w:r>
            <w:ins w:id="8593" w:author="Сатлер Марина Викторовна" w:date="2024-10-04T13:42:00Z">
              <w:r w:rsidR="00B44B92" w:rsidRPr="00C75A4E">
                <w:t xml:space="preserve">ПУР </w:t>
              </w:r>
            </w:ins>
            <w:del w:id="8594" w:author="Сатлер Марина Викторовна" w:date="2024-10-04T13:42:00Z">
              <w:r w:rsidRPr="00C75A4E" w:rsidDel="00B44B92">
                <w:delText xml:space="preserve">Компонент </w:delText>
              </w:r>
            </w:del>
            <w:r w:rsidRPr="00C75A4E">
              <w:t xml:space="preserve">АУ/БУ </w:t>
            </w:r>
            <w:del w:id="8595" w:author="Сатлер Марина Викторовна" w:date="2024-10-04T13:42:00Z">
              <w:r w:rsidRPr="00C75A4E" w:rsidDel="00B44B92">
                <w:delText xml:space="preserve">ПУР </w:delText>
              </w:r>
            </w:del>
            <w:r w:rsidRPr="00C75A4E">
              <w:t>ЭБ)</w:t>
            </w:r>
          </w:p>
        </w:tc>
      </w:tr>
      <w:tr w:rsidR="00CA62D9" w:rsidRPr="005A52E1" w14:paraId="71BF7A13" w14:textId="77777777" w:rsidTr="00C75A4E">
        <w:tc>
          <w:tcPr>
            <w:tcW w:w="1100" w:type="pct"/>
          </w:tcPr>
          <w:p w14:paraId="5F3FF8ED" w14:textId="11F90347" w:rsidR="009D00A1" w:rsidRPr="00106607" w:rsidRDefault="009D00A1" w:rsidP="00474651">
            <w:pPr>
              <w:pStyle w:val="GOSTTablenorm"/>
            </w:pPr>
            <w:r w:rsidRPr="00106607">
              <w:t xml:space="preserve">Дата и время </w:t>
            </w:r>
            <w:r w:rsidR="003C39F0">
              <w:t>ответа</w:t>
            </w:r>
          </w:p>
        </w:tc>
        <w:tc>
          <w:tcPr>
            <w:tcW w:w="750" w:type="pct"/>
          </w:tcPr>
          <w:p w14:paraId="343D8DC4" w14:textId="7625187D" w:rsidR="009D00A1" w:rsidRPr="003F2180" w:rsidRDefault="00D34B2C">
            <w:pPr>
              <w:pStyle w:val="GOSTTablenorm"/>
              <w:rPr>
                <w:lang w:val="en-US"/>
              </w:rPr>
            </w:pPr>
            <w:ins w:id="8596" w:author="Сатлер Марина Викторовна" w:date="2023-12-29T17:17:00Z">
              <w:r w:rsidRPr="00CB2665">
                <w:t>AnsDateTime</w:t>
              </w:r>
            </w:ins>
            <w:commentRangeStart w:id="8597"/>
            <w:del w:id="8598" w:author="Сатлер Марина Викторовна" w:date="2023-12-29T17:17:00Z">
              <w:r w:rsidR="009D00A1" w:rsidRPr="00106607" w:rsidDel="00D34B2C">
                <w:rPr>
                  <w:lang w:val="en-US"/>
                </w:rPr>
                <w:delText>ReqDateTime</w:delText>
              </w:r>
              <w:commentRangeEnd w:id="8597"/>
              <w:r w:rsidDel="00D34B2C">
                <w:rPr>
                  <w:rStyle w:val="afff4"/>
                </w:rPr>
                <w:commentReference w:id="8597"/>
              </w:r>
            </w:del>
          </w:p>
        </w:tc>
        <w:tc>
          <w:tcPr>
            <w:tcW w:w="500" w:type="pct"/>
          </w:tcPr>
          <w:p w14:paraId="387477BD" w14:textId="77777777" w:rsidR="009D00A1" w:rsidRPr="005A52E1" w:rsidRDefault="009D00A1" w:rsidP="00C75A4E">
            <w:pPr>
              <w:pStyle w:val="GOSTTablenorm"/>
            </w:pPr>
            <w:r w:rsidRPr="005A52E1">
              <w:t>Дата-время (</w:t>
            </w:r>
            <w:r w:rsidRPr="005A52E1">
              <w:rPr>
                <w:lang w:val="en-US"/>
              </w:rPr>
              <w:t>timestamp</w:t>
            </w:r>
            <w:r w:rsidRPr="005A52E1">
              <w:t>)</w:t>
            </w:r>
          </w:p>
        </w:tc>
        <w:tc>
          <w:tcPr>
            <w:tcW w:w="299" w:type="pct"/>
          </w:tcPr>
          <w:p w14:paraId="672257D6" w14:textId="77777777" w:rsidR="009D00A1" w:rsidRPr="005A52E1" w:rsidRDefault="009D00A1" w:rsidP="00C75A4E">
            <w:pPr>
              <w:pStyle w:val="GOSTTablenorm"/>
            </w:pPr>
            <w:r w:rsidRPr="005A52E1">
              <w:t>Да</w:t>
            </w:r>
          </w:p>
        </w:tc>
        <w:tc>
          <w:tcPr>
            <w:tcW w:w="316" w:type="pct"/>
          </w:tcPr>
          <w:p w14:paraId="2B90A634" w14:textId="7BB9B29E" w:rsidR="009D00A1" w:rsidRPr="005A52E1" w:rsidRDefault="009D00A1" w:rsidP="00C75A4E">
            <w:pPr>
              <w:pStyle w:val="GOSTTablenorm"/>
            </w:pPr>
          </w:p>
        </w:tc>
        <w:tc>
          <w:tcPr>
            <w:tcW w:w="1885" w:type="pct"/>
          </w:tcPr>
          <w:p w14:paraId="6744DD39" w14:textId="240E3D4B" w:rsidR="009D00A1" w:rsidRPr="00106607" w:rsidRDefault="009D00A1" w:rsidP="00474651">
            <w:pPr>
              <w:pStyle w:val="GOSTTablenorm"/>
            </w:pPr>
            <w:r w:rsidRPr="00106607">
              <w:t xml:space="preserve">Дата и время формирования </w:t>
            </w:r>
            <w:r w:rsidR="003C39F0">
              <w:t>ответа</w:t>
            </w:r>
            <w:r w:rsidRPr="00106607">
              <w:t xml:space="preserve"> </w:t>
            </w:r>
            <w:r w:rsidR="003C39F0">
              <w:rPr>
                <w:lang w:val="en-US"/>
              </w:rPr>
              <w:t>SVAP</w:t>
            </w:r>
            <w:r w:rsidRPr="005A52E1">
              <w:t>.</w:t>
            </w:r>
          </w:p>
          <w:p w14:paraId="57E7C6B9" w14:textId="77777777" w:rsidR="009D00A1" w:rsidRPr="00AF60EA" w:rsidRDefault="009D00A1">
            <w:pPr>
              <w:pStyle w:val="GOSTTablenorm"/>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gramStart"/>
            <w:r w:rsidRPr="00AF60EA">
              <w:rPr>
                <w:lang w:val="en-US"/>
              </w:rPr>
              <w:t>hh</w:t>
            </w:r>
            <w:r w:rsidRPr="00AF60EA">
              <w:t>:</w:t>
            </w:r>
            <w:r w:rsidRPr="00AF60EA">
              <w:rPr>
                <w:lang w:val="en-US"/>
              </w:rPr>
              <w:t>mm</w:t>
            </w:r>
            <w:proofErr w:type="gramEnd"/>
            <w:r w:rsidRPr="00AF60EA">
              <w:t>:</w:t>
            </w:r>
            <w:r w:rsidRPr="00AF60EA">
              <w:rPr>
                <w:lang w:val="en-US"/>
              </w:rPr>
              <w:t>ss</w:t>
            </w:r>
          </w:p>
        </w:tc>
      </w:tr>
      <w:tr w:rsidR="00CA62D9" w:rsidRPr="005A52E1" w14:paraId="3D2CE873" w14:textId="77777777" w:rsidTr="00C75A4E">
        <w:tc>
          <w:tcPr>
            <w:tcW w:w="1100" w:type="pct"/>
          </w:tcPr>
          <w:p w14:paraId="59BB270F" w14:textId="77777777" w:rsidR="009D00A1" w:rsidRPr="00106607" w:rsidRDefault="009D00A1" w:rsidP="00474651">
            <w:pPr>
              <w:pStyle w:val="GOSTTablenorm"/>
            </w:pPr>
            <w:r w:rsidRPr="00106607">
              <w:t>Версия формата</w:t>
            </w:r>
          </w:p>
        </w:tc>
        <w:tc>
          <w:tcPr>
            <w:tcW w:w="750" w:type="pct"/>
          </w:tcPr>
          <w:p w14:paraId="7BD64389" w14:textId="77777777" w:rsidR="009D00A1" w:rsidRPr="003F2180" w:rsidRDefault="009D00A1">
            <w:pPr>
              <w:pStyle w:val="GOSTTablenorm"/>
              <w:rPr>
                <w:lang w:val="en-US"/>
              </w:rPr>
            </w:pPr>
            <w:r w:rsidRPr="00106607">
              <w:rPr>
                <w:lang w:val="en-US"/>
              </w:rPr>
              <w:t>Version</w:t>
            </w:r>
          </w:p>
        </w:tc>
        <w:tc>
          <w:tcPr>
            <w:tcW w:w="500" w:type="pct"/>
          </w:tcPr>
          <w:p w14:paraId="65E9DDD9" w14:textId="77777777" w:rsidR="009D00A1" w:rsidRPr="005A52E1" w:rsidRDefault="009D00A1" w:rsidP="00C75A4E">
            <w:pPr>
              <w:pStyle w:val="GOSTTablenorm"/>
              <w:rPr>
                <w:lang w:val="en-US"/>
              </w:rPr>
            </w:pPr>
            <w:r w:rsidRPr="005A52E1">
              <w:t>Строка</w:t>
            </w:r>
          </w:p>
        </w:tc>
        <w:tc>
          <w:tcPr>
            <w:tcW w:w="299" w:type="pct"/>
          </w:tcPr>
          <w:p w14:paraId="57F0AA11" w14:textId="77777777" w:rsidR="009D00A1" w:rsidRPr="005A52E1" w:rsidRDefault="009D00A1" w:rsidP="00C75A4E">
            <w:pPr>
              <w:pStyle w:val="GOSTTablenorm"/>
            </w:pPr>
            <w:r w:rsidRPr="005A52E1">
              <w:t>Да</w:t>
            </w:r>
          </w:p>
        </w:tc>
        <w:tc>
          <w:tcPr>
            <w:tcW w:w="316" w:type="pct"/>
          </w:tcPr>
          <w:p w14:paraId="46B93F05" w14:textId="77777777" w:rsidR="009D00A1" w:rsidRPr="00106607" w:rsidRDefault="009D00A1" w:rsidP="00474651">
            <w:pPr>
              <w:pStyle w:val="GOSTTablenorm"/>
              <w:rPr>
                <w:lang w:val="en-US"/>
              </w:rPr>
            </w:pPr>
            <w:r w:rsidRPr="00106607">
              <w:t>&lt;=</w:t>
            </w:r>
            <w:r w:rsidRPr="00106607">
              <w:rPr>
                <w:lang w:val="en-US"/>
              </w:rPr>
              <w:t>10</w:t>
            </w:r>
          </w:p>
        </w:tc>
        <w:tc>
          <w:tcPr>
            <w:tcW w:w="1885" w:type="pct"/>
          </w:tcPr>
          <w:p w14:paraId="4BB36B6C" w14:textId="1ABFC5E5" w:rsidR="009D00A1" w:rsidRPr="00711EB3" w:rsidRDefault="009D00A1">
            <w:pPr>
              <w:pStyle w:val="GOSTTablenorm"/>
            </w:pPr>
            <w:r w:rsidRPr="003F2180">
              <w:t xml:space="preserve">Версия формата </w:t>
            </w:r>
            <w:r w:rsidR="003C39F0">
              <w:t>ответа</w:t>
            </w:r>
          </w:p>
        </w:tc>
      </w:tr>
      <w:tr w:rsidR="00CA62D9" w:rsidRPr="005A52E1" w14:paraId="534D2351" w14:textId="77777777" w:rsidTr="00C75A4E">
        <w:tc>
          <w:tcPr>
            <w:tcW w:w="1100" w:type="pct"/>
          </w:tcPr>
          <w:p w14:paraId="7EDE51ED" w14:textId="77777777" w:rsidR="009D00A1" w:rsidRPr="00106607" w:rsidRDefault="009D00A1" w:rsidP="00474651">
            <w:pPr>
              <w:pStyle w:val="GOSTTablenorm"/>
            </w:pPr>
            <w:r w:rsidRPr="00106607">
              <w:t>Глобальный идентификатор запроса</w:t>
            </w:r>
          </w:p>
        </w:tc>
        <w:tc>
          <w:tcPr>
            <w:tcW w:w="750" w:type="pct"/>
          </w:tcPr>
          <w:p w14:paraId="31F9DC3F" w14:textId="77777777" w:rsidR="009D00A1" w:rsidRPr="003F2180" w:rsidRDefault="009D00A1">
            <w:pPr>
              <w:pStyle w:val="GOSTTablenorm"/>
              <w:rPr>
                <w:lang w:val="en-US"/>
              </w:rPr>
            </w:pPr>
            <w:r w:rsidRPr="00106607">
              <w:rPr>
                <w:lang w:val="en-US"/>
              </w:rPr>
              <w:t>ReqGuid</w:t>
            </w:r>
          </w:p>
        </w:tc>
        <w:tc>
          <w:tcPr>
            <w:tcW w:w="500" w:type="pct"/>
          </w:tcPr>
          <w:p w14:paraId="59832D22" w14:textId="77777777" w:rsidR="009D00A1" w:rsidRPr="005A52E1" w:rsidRDefault="009D00A1" w:rsidP="00C75A4E">
            <w:pPr>
              <w:pStyle w:val="GOSTTablenorm"/>
            </w:pPr>
            <w:r w:rsidRPr="005A52E1">
              <w:rPr>
                <w:lang w:val="en-US"/>
              </w:rPr>
              <w:t>GUID</w:t>
            </w:r>
          </w:p>
        </w:tc>
        <w:tc>
          <w:tcPr>
            <w:tcW w:w="299" w:type="pct"/>
          </w:tcPr>
          <w:p w14:paraId="18675FCC" w14:textId="77777777" w:rsidR="009D00A1" w:rsidRPr="005A52E1" w:rsidRDefault="009D00A1" w:rsidP="00C75A4E">
            <w:pPr>
              <w:pStyle w:val="GOSTTablenorm"/>
            </w:pPr>
            <w:r w:rsidRPr="005A52E1">
              <w:t>Да</w:t>
            </w:r>
          </w:p>
        </w:tc>
        <w:tc>
          <w:tcPr>
            <w:tcW w:w="316" w:type="pct"/>
          </w:tcPr>
          <w:p w14:paraId="50D2E4E8" w14:textId="77777777" w:rsidR="009D00A1" w:rsidRPr="00106607" w:rsidRDefault="009D00A1" w:rsidP="00474651">
            <w:pPr>
              <w:pStyle w:val="GOSTTablenorm"/>
              <w:rPr>
                <w:lang w:val="en-US"/>
              </w:rPr>
            </w:pPr>
            <w:r w:rsidRPr="00106607">
              <w:rPr>
                <w:lang w:val="en-US"/>
              </w:rPr>
              <w:t>=</w:t>
            </w:r>
            <w:r w:rsidRPr="00106607">
              <w:t>36</w:t>
            </w:r>
          </w:p>
        </w:tc>
        <w:tc>
          <w:tcPr>
            <w:tcW w:w="1885" w:type="pct"/>
          </w:tcPr>
          <w:p w14:paraId="45A48347" w14:textId="53A0A01F" w:rsidR="009D00A1" w:rsidRPr="00106607" w:rsidRDefault="009D00A1">
            <w:pPr>
              <w:pStyle w:val="GOSTTablenorm"/>
            </w:pPr>
            <w:r w:rsidRPr="003F2180">
              <w:t xml:space="preserve">Уникальный идентификатор </w:t>
            </w:r>
            <w:r w:rsidRPr="00106607">
              <w:t>запроса (с тире)</w:t>
            </w:r>
            <w:r w:rsidR="00097895">
              <w:t>, на который направляется ответ</w:t>
            </w:r>
          </w:p>
        </w:tc>
      </w:tr>
      <w:tr w:rsidR="00CA62D9" w:rsidRPr="005A52E1" w14:paraId="4FA45FB0" w14:textId="77777777" w:rsidTr="00C75A4E">
        <w:tc>
          <w:tcPr>
            <w:tcW w:w="1100" w:type="pct"/>
          </w:tcPr>
          <w:p w14:paraId="6478070E" w14:textId="3F7DC34D" w:rsidR="009D00A1" w:rsidRPr="00106607" w:rsidRDefault="00627EC7" w:rsidP="00474651">
            <w:pPr>
              <w:pStyle w:val="GOSTTablenorm"/>
            </w:pPr>
            <w:r>
              <w:t>Глобальный идентификатор ответа</w:t>
            </w:r>
          </w:p>
        </w:tc>
        <w:tc>
          <w:tcPr>
            <w:tcW w:w="750" w:type="pct"/>
          </w:tcPr>
          <w:p w14:paraId="6BB3A08A" w14:textId="67A0E003" w:rsidR="009D00A1" w:rsidRPr="00E95E6C" w:rsidRDefault="00627EC7">
            <w:pPr>
              <w:pStyle w:val="GOSTTablenorm"/>
            </w:pPr>
            <w:r>
              <w:rPr>
                <w:lang w:val="en-US"/>
              </w:rPr>
              <w:t>AnsGuid</w:t>
            </w:r>
          </w:p>
        </w:tc>
        <w:tc>
          <w:tcPr>
            <w:tcW w:w="500" w:type="pct"/>
          </w:tcPr>
          <w:p w14:paraId="6522C305" w14:textId="30594370" w:rsidR="009D00A1" w:rsidRPr="00E95E6C" w:rsidRDefault="00627EC7" w:rsidP="00C75A4E">
            <w:pPr>
              <w:pStyle w:val="GOSTTablenorm"/>
            </w:pPr>
            <w:r>
              <w:rPr>
                <w:lang w:val="en-US"/>
              </w:rPr>
              <w:t>GUID</w:t>
            </w:r>
          </w:p>
        </w:tc>
        <w:tc>
          <w:tcPr>
            <w:tcW w:w="299" w:type="pct"/>
          </w:tcPr>
          <w:p w14:paraId="01A07E72" w14:textId="356944BF" w:rsidR="009D00A1" w:rsidRPr="005A52E1" w:rsidRDefault="00627EC7" w:rsidP="00C75A4E">
            <w:pPr>
              <w:pStyle w:val="GOSTTablenorm"/>
            </w:pPr>
            <w:r>
              <w:t>Да</w:t>
            </w:r>
          </w:p>
        </w:tc>
        <w:tc>
          <w:tcPr>
            <w:tcW w:w="316" w:type="pct"/>
          </w:tcPr>
          <w:p w14:paraId="051F96E9" w14:textId="055B4BB6" w:rsidR="009D00A1" w:rsidRPr="00E95E6C" w:rsidRDefault="00627EC7" w:rsidP="00474651">
            <w:pPr>
              <w:pStyle w:val="GOSTTablenorm"/>
            </w:pPr>
            <w:r w:rsidRPr="00106607">
              <w:rPr>
                <w:lang w:val="en-US"/>
              </w:rPr>
              <w:t>=</w:t>
            </w:r>
            <w:r w:rsidRPr="00106607">
              <w:t>36</w:t>
            </w:r>
          </w:p>
        </w:tc>
        <w:tc>
          <w:tcPr>
            <w:tcW w:w="1885" w:type="pct"/>
          </w:tcPr>
          <w:p w14:paraId="27ED24AA" w14:textId="2011C69C" w:rsidR="009D00A1" w:rsidRPr="003F2180" w:rsidRDefault="00627EC7">
            <w:pPr>
              <w:pStyle w:val="GOSTTablenorm"/>
            </w:pPr>
            <w:r w:rsidRPr="003F2180">
              <w:t xml:space="preserve">Уникальный идентификатор </w:t>
            </w:r>
            <w:r>
              <w:t>ответа</w:t>
            </w:r>
            <w:r w:rsidRPr="00106607">
              <w:t xml:space="preserve"> (с тире)</w:t>
            </w:r>
          </w:p>
        </w:tc>
      </w:tr>
      <w:tr w:rsidR="00CA62D9" w:rsidRPr="005A52E1" w14:paraId="33A141A0" w14:textId="77777777" w:rsidTr="00C75A4E">
        <w:tc>
          <w:tcPr>
            <w:tcW w:w="1100" w:type="pct"/>
          </w:tcPr>
          <w:p w14:paraId="5150C32D" w14:textId="77777777" w:rsidR="009D00A1" w:rsidRPr="00106607" w:rsidRDefault="009D00A1" w:rsidP="00474651">
            <w:pPr>
              <w:pStyle w:val="GOSTTablenorm"/>
            </w:pPr>
            <w:r w:rsidRPr="00106607">
              <w:t>Глобальный идентификатор документа</w:t>
            </w:r>
          </w:p>
        </w:tc>
        <w:tc>
          <w:tcPr>
            <w:tcW w:w="750" w:type="pct"/>
          </w:tcPr>
          <w:p w14:paraId="225C6CA4" w14:textId="77777777" w:rsidR="009D00A1" w:rsidRPr="003F2180" w:rsidRDefault="009D00A1">
            <w:pPr>
              <w:pStyle w:val="GOSTTablenorm"/>
              <w:rPr>
                <w:lang w:val="en-US"/>
              </w:rPr>
            </w:pPr>
            <w:r w:rsidRPr="00106607">
              <w:t>DocGuid</w:t>
            </w:r>
          </w:p>
        </w:tc>
        <w:tc>
          <w:tcPr>
            <w:tcW w:w="500" w:type="pct"/>
          </w:tcPr>
          <w:p w14:paraId="4EC09A81" w14:textId="77777777" w:rsidR="009D00A1" w:rsidRPr="005A52E1" w:rsidRDefault="009D00A1" w:rsidP="00C75A4E">
            <w:pPr>
              <w:pStyle w:val="GOSTTablenorm"/>
            </w:pPr>
            <w:r w:rsidRPr="00141AE4">
              <w:t>GUID</w:t>
            </w:r>
          </w:p>
        </w:tc>
        <w:tc>
          <w:tcPr>
            <w:tcW w:w="299" w:type="pct"/>
          </w:tcPr>
          <w:p w14:paraId="4DF43947" w14:textId="11FCC965" w:rsidR="009D00A1" w:rsidRPr="005A52E1" w:rsidRDefault="009D00A1" w:rsidP="00C75A4E">
            <w:pPr>
              <w:pStyle w:val="GOSTTablenorm"/>
            </w:pPr>
            <w:commentRangeStart w:id="8599"/>
            <w:del w:id="8600" w:author="Сказецкая Наталья Камилевна" w:date="2023-08-29T19:41:00Z">
              <w:r w:rsidRPr="005A52E1" w:rsidDel="00345E44">
                <w:delText>Нет</w:delText>
              </w:r>
              <w:commentRangeEnd w:id="8599"/>
              <w:r w:rsidR="00345E44" w:rsidDel="00345E44">
                <w:rPr>
                  <w:rStyle w:val="afff4"/>
                </w:rPr>
                <w:commentReference w:id="8599"/>
              </w:r>
            </w:del>
            <w:ins w:id="8601" w:author="Сказецкая Наталья Камилевна" w:date="2023-08-29T19:41:00Z">
              <w:r w:rsidR="00345E44">
                <w:t>Да</w:t>
              </w:r>
            </w:ins>
          </w:p>
        </w:tc>
        <w:tc>
          <w:tcPr>
            <w:tcW w:w="316" w:type="pct"/>
          </w:tcPr>
          <w:p w14:paraId="2D4640A5" w14:textId="77777777" w:rsidR="009D00A1" w:rsidRPr="00106607" w:rsidRDefault="009D00A1" w:rsidP="00474651">
            <w:pPr>
              <w:pStyle w:val="GOSTTablenorm"/>
            </w:pPr>
            <w:r w:rsidRPr="00106607">
              <w:t>=36</w:t>
            </w:r>
          </w:p>
        </w:tc>
        <w:tc>
          <w:tcPr>
            <w:tcW w:w="1885" w:type="pct"/>
          </w:tcPr>
          <w:p w14:paraId="7B2ACA56" w14:textId="6AD63C6A" w:rsidR="009D00A1" w:rsidRPr="00106607" w:rsidRDefault="009D00A1">
            <w:pPr>
              <w:pStyle w:val="GOSTTablenorm"/>
            </w:pPr>
            <w:r w:rsidRPr="00106607">
              <w:t>Уникальный идентификатор документа (с тире</w:t>
            </w:r>
            <w:r w:rsidR="00097895">
              <w:t>)</w:t>
            </w:r>
          </w:p>
        </w:tc>
      </w:tr>
      <w:tr w:rsidR="00CA62D9" w:rsidRPr="005A52E1" w14:paraId="404742F8" w14:textId="77777777" w:rsidTr="00C75A4E">
        <w:tc>
          <w:tcPr>
            <w:tcW w:w="1100" w:type="pct"/>
          </w:tcPr>
          <w:p w14:paraId="3AA1F1DF" w14:textId="3E340FBB" w:rsidR="009D00A1" w:rsidRPr="00106607" w:rsidRDefault="00097895" w:rsidP="00474651">
            <w:pPr>
              <w:pStyle w:val="GOSTTablenorm"/>
            </w:pPr>
            <w:r>
              <w:t>Результат выполнения операции</w:t>
            </w:r>
          </w:p>
        </w:tc>
        <w:tc>
          <w:tcPr>
            <w:tcW w:w="750" w:type="pct"/>
          </w:tcPr>
          <w:p w14:paraId="71C8C0EA" w14:textId="551F0BA8" w:rsidR="009D00A1" w:rsidRPr="00097895" w:rsidRDefault="00097895">
            <w:pPr>
              <w:pStyle w:val="GOSTTablenorm"/>
              <w:rPr>
                <w:lang w:val="en-US"/>
              </w:rPr>
            </w:pPr>
            <w:r>
              <w:rPr>
                <w:lang w:val="en-US"/>
              </w:rPr>
              <w:t>Result</w:t>
            </w:r>
          </w:p>
        </w:tc>
        <w:tc>
          <w:tcPr>
            <w:tcW w:w="500" w:type="pct"/>
          </w:tcPr>
          <w:p w14:paraId="3D9DC718" w14:textId="3E14C9EC" w:rsidR="009D00A1" w:rsidRPr="00141AE4" w:rsidRDefault="00097895" w:rsidP="00C75A4E">
            <w:pPr>
              <w:pStyle w:val="GOSTTablenorm"/>
            </w:pPr>
            <w:r>
              <w:t>Строка</w:t>
            </w:r>
          </w:p>
        </w:tc>
        <w:tc>
          <w:tcPr>
            <w:tcW w:w="299" w:type="pct"/>
          </w:tcPr>
          <w:p w14:paraId="68EBC7BF" w14:textId="3187A513" w:rsidR="009D00A1" w:rsidRPr="005A52E1" w:rsidRDefault="00097895" w:rsidP="00C75A4E">
            <w:pPr>
              <w:pStyle w:val="GOSTTablenorm"/>
            </w:pPr>
            <w:r>
              <w:t>Да</w:t>
            </w:r>
          </w:p>
        </w:tc>
        <w:tc>
          <w:tcPr>
            <w:tcW w:w="316" w:type="pct"/>
          </w:tcPr>
          <w:p w14:paraId="385AD709" w14:textId="68EEB11E" w:rsidR="009D00A1" w:rsidRPr="00106607" w:rsidRDefault="00097895" w:rsidP="00474651">
            <w:pPr>
              <w:pStyle w:val="GOSTTablenorm"/>
            </w:pPr>
            <w:r w:rsidRPr="00106607">
              <w:t>=</w:t>
            </w:r>
            <w:r>
              <w:t>1</w:t>
            </w:r>
          </w:p>
        </w:tc>
        <w:tc>
          <w:tcPr>
            <w:tcW w:w="1885" w:type="pct"/>
          </w:tcPr>
          <w:p w14:paraId="770BE0CE" w14:textId="77777777" w:rsidR="009D00A1" w:rsidRDefault="00097895">
            <w:pPr>
              <w:pStyle w:val="GOSTTablenorm"/>
            </w:pPr>
            <w:r>
              <w:t>Передаются следующие значения:</w:t>
            </w:r>
          </w:p>
          <w:p w14:paraId="2D364F1A" w14:textId="6181342B" w:rsidR="00097895" w:rsidRPr="00097895" w:rsidRDefault="00CA62D9" w:rsidP="00C75A4E">
            <w:pPr>
              <w:pStyle w:val="GOSTTableListMark1"/>
            </w:pPr>
            <w:r>
              <w:t>«</w:t>
            </w:r>
            <w:r w:rsidR="00097895">
              <w:rPr>
                <w:lang w:val="en-US"/>
              </w:rPr>
              <w:t>S</w:t>
            </w:r>
            <w:r>
              <w:t>»</w:t>
            </w:r>
            <w:r w:rsidR="00097895" w:rsidRPr="00097895">
              <w:t xml:space="preserve"> – </w:t>
            </w:r>
            <w:r w:rsidR="00097895">
              <w:rPr>
                <w:lang w:val="en-US"/>
              </w:rPr>
              <w:t>SUCCESS</w:t>
            </w:r>
            <w:r w:rsidR="00097895" w:rsidRPr="00097895">
              <w:t xml:space="preserve"> – </w:t>
            </w:r>
            <w:r w:rsidR="00097895">
              <w:t>успешное завершение</w:t>
            </w:r>
            <w:r>
              <w:t>;</w:t>
            </w:r>
          </w:p>
          <w:p w14:paraId="0FF83649" w14:textId="01DEF59D" w:rsidR="009D00A1" w:rsidRPr="00106607" w:rsidRDefault="00CA62D9" w:rsidP="00C75A4E">
            <w:pPr>
              <w:pStyle w:val="GOSTTableListMark1"/>
            </w:pPr>
            <w:r>
              <w:t>«</w:t>
            </w:r>
            <w:r w:rsidR="00097895">
              <w:rPr>
                <w:lang w:val="en-US"/>
              </w:rPr>
              <w:t>E</w:t>
            </w:r>
            <w:r>
              <w:t>»</w:t>
            </w:r>
            <w:r w:rsidR="00097895" w:rsidRPr="00097895">
              <w:t xml:space="preserve"> – </w:t>
            </w:r>
            <w:r w:rsidR="00097895">
              <w:rPr>
                <w:lang w:val="en-US"/>
              </w:rPr>
              <w:t>ERROR</w:t>
            </w:r>
            <w:r w:rsidR="00097895">
              <w:t xml:space="preserve"> – не успешное завершение</w:t>
            </w:r>
          </w:p>
        </w:tc>
      </w:tr>
      <w:tr w:rsidR="00CA62D9" w:rsidRPr="005A52E1" w14:paraId="3BA82D7E" w14:textId="77777777" w:rsidTr="00C75A4E">
        <w:tc>
          <w:tcPr>
            <w:tcW w:w="1100" w:type="pct"/>
          </w:tcPr>
          <w:p w14:paraId="43721079" w14:textId="4AA7F968" w:rsidR="009D00A1" w:rsidRPr="00106607" w:rsidRDefault="00097895" w:rsidP="00474651">
            <w:pPr>
              <w:pStyle w:val="GOSTTablenorm"/>
            </w:pPr>
            <w:r>
              <w:lastRenderedPageBreak/>
              <w:t>Текст ошибки</w:t>
            </w:r>
          </w:p>
        </w:tc>
        <w:tc>
          <w:tcPr>
            <w:tcW w:w="750" w:type="pct"/>
          </w:tcPr>
          <w:p w14:paraId="09EED8EA" w14:textId="36811225" w:rsidR="009D00A1" w:rsidRPr="00106607" w:rsidRDefault="00097895">
            <w:pPr>
              <w:pStyle w:val="GOSTTablenorm"/>
            </w:pPr>
            <w:r>
              <w:rPr>
                <w:lang w:val="en-US"/>
              </w:rPr>
              <w:t>ResultDescr</w:t>
            </w:r>
          </w:p>
        </w:tc>
        <w:tc>
          <w:tcPr>
            <w:tcW w:w="500" w:type="pct"/>
          </w:tcPr>
          <w:p w14:paraId="2B042C27" w14:textId="591AFC55" w:rsidR="009D00A1" w:rsidRPr="00141AE4" w:rsidRDefault="00097895" w:rsidP="00C75A4E">
            <w:pPr>
              <w:pStyle w:val="GOSTTablenorm"/>
            </w:pPr>
            <w:r>
              <w:t>Строка</w:t>
            </w:r>
          </w:p>
        </w:tc>
        <w:tc>
          <w:tcPr>
            <w:tcW w:w="299" w:type="pct"/>
          </w:tcPr>
          <w:p w14:paraId="5A1E8EE9" w14:textId="17C7E7B6" w:rsidR="009D00A1" w:rsidRPr="005A52E1" w:rsidRDefault="00097895" w:rsidP="00C75A4E">
            <w:pPr>
              <w:pStyle w:val="GOSTTablenorm"/>
            </w:pPr>
            <w:r>
              <w:t>Нет</w:t>
            </w:r>
          </w:p>
        </w:tc>
        <w:tc>
          <w:tcPr>
            <w:tcW w:w="316" w:type="pct"/>
          </w:tcPr>
          <w:p w14:paraId="615D6A11" w14:textId="2F3C1539" w:rsidR="009D00A1" w:rsidRPr="00106607" w:rsidRDefault="00097895" w:rsidP="00474651">
            <w:pPr>
              <w:pStyle w:val="GOSTTablenorm"/>
            </w:pPr>
            <w:r>
              <w:rPr>
                <w:lang w:val="en-US"/>
              </w:rPr>
              <w:t>&lt;</w:t>
            </w:r>
            <w:r w:rsidRPr="00106607">
              <w:t>=</w:t>
            </w:r>
            <w:r>
              <w:t>2000</w:t>
            </w:r>
          </w:p>
        </w:tc>
        <w:tc>
          <w:tcPr>
            <w:tcW w:w="1885" w:type="pct"/>
          </w:tcPr>
          <w:p w14:paraId="57BAFDD1" w14:textId="6B28AEDF" w:rsidR="009D00A1" w:rsidRPr="00106607" w:rsidRDefault="00097895" w:rsidP="00474651">
            <w:pPr>
              <w:pStyle w:val="GOSTTablenorm"/>
            </w:pPr>
            <w:r>
              <w:t xml:space="preserve">Содержит текст ошибки. Обязательно заполняется, если в </w:t>
            </w:r>
            <w:r>
              <w:rPr>
                <w:lang w:val="en-US"/>
              </w:rPr>
              <w:t>Result</w:t>
            </w:r>
            <w:r>
              <w:t xml:space="preserve"> передано значение, отличное от</w:t>
            </w:r>
            <w:r w:rsidRPr="00097895">
              <w:t xml:space="preserve"> </w:t>
            </w:r>
            <w:r>
              <w:t>«</w:t>
            </w:r>
            <w:r>
              <w:rPr>
                <w:lang w:val="en-US"/>
              </w:rPr>
              <w:t>S</w:t>
            </w:r>
            <w:r>
              <w:t>»</w:t>
            </w:r>
          </w:p>
        </w:tc>
      </w:tr>
    </w:tbl>
    <w:p w14:paraId="3C09DF13" w14:textId="7058D20A" w:rsidR="009D00A1" w:rsidRPr="00474651" w:rsidRDefault="009D00A1" w:rsidP="00474651">
      <w:pPr>
        <w:pStyle w:val="31"/>
      </w:pPr>
      <w:bookmarkStart w:id="8602" w:name="_Toc226556196"/>
      <w:r w:rsidRPr="00474651">
        <w:t xml:space="preserve">Пример </w:t>
      </w:r>
      <w:r w:rsidR="00097895" w:rsidRPr="00474651">
        <w:t>ответ</w:t>
      </w:r>
      <w:r w:rsidRPr="00474651">
        <w:t>а</w:t>
      </w:r>
      <w:bookmarkEnd w:id="8602"/>
    </w:p>
    <w:p w14:paraId="6EB08C6D"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w:t>
      </w:r>
    </w:p>
    <w:p w14:paraId="06081BB3"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t>"header": {</w:t>
      </w:r>
    </w:p>
    <w:p w14:paraId="001B5D4D"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"Source": "EXP05",</w:t>
      </w:r>
    </w:p>
    <w:p w14:paraId="34D6FA16"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"Receiver": "EXP05",</w:t>
      </w:r>
    </w:p>
    <w:p w14:paraId="3644F0CA" w14:textId="05EDB35C"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w:t>
      </w:r>
      <w:r w:rsidR="00D34B2C" w:rsidRPr="00CB2665">
        <w:t>AnsDateTime</w:t>
      </w:r>
      <w:r w:rsidRPr="00CA62D9">
        <w:rPr>
          <w:bdr w:val="none" w:sz="0" w:space="0" w:color="auto" w:frame="1"/>
          <w:lang w:eastAsia="en-US"/>
        </w:rPr>
        <w:t>": "2023-04-24 10:37:24",</w:t>
      </w:r>
    </w:p>
    <w:p w14:paraId="0DD65299"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"Version": "2.4",</w:t>
      </w:r>
    </w:p>
    <w:p w14:paraId="722B698E"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"ReqGuid": "b0d4ce5d-2757-4699-948c-cfa72ba94f10",</w:t>
      </w:r>
    </w:p>
    <w:p w14:paraId="067D72B6"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"AnsGuid": "a5t4c45d-1473-9737-903v-cfa72ba94f00",</w:t>
      </w:r>
    </w:p>
    <w:p w14:paraId="15A668FE"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"DocGuid": "0bd90a7c-e339-46ff-ac39-71029ff81370",</w:t>
      </w:r>
    </w:p>
    <w:p w14:paraId="2C168695"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r>
      <w:r w:rsidRPr="00CA62D9">
        <w:rPr>
          <w:bdr w:val="none" w:sz="0" w:space="0" w:color="auto" w:frame="1"/>
          <w:lang w:eastAsia="en-US"/>
        </w:rPr>
        <w:tab/>
        <w:t>"Result": "S"</w:t>
      </w:r>
    </w:p>
    <w:p w14:paraId="7735BF58" w14:textId="77777777" w:rsidR="00CA62D9" w:rsidRPr="00CA62D9" w:rsidRDefault="00CA62D9" w:rsidP="008070C2">
      <w:pPr>
        <w:pStyle w:val="GOSTScript"/>
        <w:rPr>
          <w:bdr w:val="none" w:sz="0" w:space="0" w:color="auto" w:frame="1"/>
          <w:lang w:eastAsia="en-US"/>
        </w:rPr>
      </w:pPr>
      <w:r w:rsidRPr="00CA62D9">
        <w:rPr>
          <w:bdr w:val="none" w:sz="0" w:space="0" w:color="auto" w:frame="1"/>
          <w:lang w:eastAsia="en-US"/>
        </w:rPr>
        <w:tab/>
        <w:t>}</w:t>
      </w:r>
    </w:p>
    <w:p w14:paraId="57315372" w14:textId="63FA7C2B" w:rsidR="00CA62D9" w:rsidRDefault="00CA62D9" w:rsidP="008070C2">
      <w:pPr>
        <w:pStyle w:val="GOSTScript"/>
        <w:rPr>
          <w:bdr w:val="none" w:sz="0" w:space="0" w:color="auto" w:frame="1"/>
          <w:lang w:eastAsia="en-US"/>
        </w:rPr>
      </w:pPr>
      <w:r w:rsidRPr="00CA62D9">
        <w:rPr>
          <w:bdr w:val="none" w:sz="0" w:space="0" w:color="auto" w:frame="1"/>
          <w:lang w:eastAsia="en-US"/>
        </w:rPr>
        <w:t>}</w:t>
      </w:r>
    </w:p>
    <w:p w14:paraId="5486EA41" w14:textId="0EE63B21" w:rsidR="001605AA" w:rsidRPr="00890A8D" w:rsidRDefault="00CB3B96" w:rsidP="00C75A4E">
      <w:pPr>
        <w:pStyle w:val="1"/>
      </w:pPr>
      <w:bookmarkStart w:id="8603" w:name="_Toc154609781"/>
      <w:bookmarkStart w:id="8604" w:name="_Toc154610769"/>
      <w:bookmarkStart w:id="8605" w:name="_Toc154738990"/>
      <w:bookmarkStart w:id="8606" w:name="_Toc154739934"/>
      <w:bookmarkStart w:id="8607" w:name="_Toc155696853"/>
      <w:bookmarkStart w:id="8608" w:name="_Toc154609783"/>
      <w:bookmarkStart w:id="8609" w:name="_Toc154610771"/>
      <w:bookmarkStart w:id="8610" w:name="_Toc154738992"/>
      <w:bookmarkStart w:id="8611" w:name="_Toc154739936"/>
      <w:bookmarkStart w:id="8612" w:name="_Toc155696855"/>
      <w:bookmarkStart w:id="8613" w:name="_Toc154609822"/>
      <w:bookmarkStart w:id="8614" w:name="_Toc154610810"/>
      <w:bookmarkStart w:id="8615" w:name="_Toc154739031"/>
      <w:bookmarkStart w:id="8616" w:name="_Toc154739975"/>
      <w:bookmarkStart w:id="8617" w:name="_Toc155696894"/>
      <w:bookmarkStart w:id="8618" w:name="_Toc154609823"/>
      <w:bookmarkStart w:id="8619" w:name="_Toc154610811"/>
      <w:bookmarkStart w:id="8620" w:name="_Toc154739032"/>
      <w:bookmarkStart w:id="8621" w:name="_Toc154739976"/>
      <w:bookmarkStart w:id="8622" w:name="_Toc155696895"/>
      <w:bookmarkStart w:id="8623" w:name="_Toc154609825"/>
      <w:bookmarkStart w:id="8624" w:name="_Toc154610813"/>
      <w:bookmarkStart w:id="8625" w:name="_Toc154739034"/>
      <w:bookmarkStart w:id="8626" w:name="_Toc154739978"/>
      <w:bookmarkStart w:id="8627" w:name="_Toc155696897"/>
      <w:bookmarkStart w:id="8628" w:name="_Toc154609826"/>
      <w:bookmarkStart w:id="8629" w:name="_Toc154610814"/>
      <w:bookmarkStart w:id="8630" w:name="_Toc154739035"/>
      <w:bookmarkStart w:id="8631" w:name="_Toc154739979"/>
      <w:bookmarkStart w:id="8632" w:name="_Toc155696898"/>
      <w:bookmarkStart w:id="8633" w:name="_Toc150763515"/>
      <w:bookmarkStart w:id="8634" w:name="_Ref154666008"/>
      <w:bookmarkStart w:id="8635" w:name="_Ref154666025"/>
      <w:bookmarkStart w:id="8636" w:name="_Toc226556197"/>
      <w:bookmarkEnd w:id="8405"/>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r w:rsidRPr="00C75A4E">
        <w:lastRenderedPageBreak/>
        <w:t>Запросы, направляемые в рамках выполнения процедур по закрытию отчетного финанс</w:t>
      </w:r>
      <w:r w:rsidRPr="00890A8D">
        <w:t>о</w:t>
      </w:r>
      <w:r w:rsidRPr="00C75A4E">
        <w:t>вого года</w:t>
      </w:r>
      <w:bookmarkEnd w:id="8633"/>
      <w:bookmarkEnd w:id="8634"/>
      <w:bookmarkEnd w:id="8635"/>
      <w:bookmarkEnd w:id="8636"/>
    </w:p>
    <w:p w14:paraId="79A02CB9" w14:textId="7871C9C8" w:rsidR="001605AA" w:rsidRDefault="00457424" w:rsidP="00C75A4E">
      <w:pPr>
        <w:pStyle w:val="GOSTNormal"/>
      </w:pPr>
      <w:r w:rsidRPr="00BA7A4A">
        <w:t>Выполнение процед</w:t>
      </w:r>
      <w:r w:rsidR="001605AA" w:rsidRPr="00BA7A4A">
        <w:t>ур по закрытию отчетного финансов</w:t>
      </w:r>
      <w:r w:rsidRPr="00BA7A4A">
        <w:t>о</w:t>
      </w:r>
      <w:r w:rsidR="001605AA" w:rsidRPr="00BA7A4A">
        <w:t xml:space="preserve">го года в </w:t>
      </w:r>
      <w:r w:rsidR="001605AA" w:rsidRPr="00C75A4E">
        <w:t>SVAP</w:t>
      </w:r>
      <w:r w:rsidR="001605AA" w:rsidRPr="00890A8D">
        <w:t xml:space="preserve"> осуществляется посредством обработки запросов, направляемыми из ПУиО ЭБ. Типы запросов представлены в</w:t>
      </w:r>
      <w:r w:rsidR="002B2E0B">
        <w:t xml:space="preserve"> таблице </w:t>
      </w:r>
      <w:r w:rsidR="002B2E0B">
        <w:fldChar w:fldCharType="begin"/>
      </w:r>
      <w:r w:rsidR="002B2E0B">
        <w:instrText xml:space="preserve"> REF _Ref154577897 \h </w:instrText>
      </w:r>
      <w:r w:rsidR="002B2E0B">
        <w:fldChar w:fldCharType="separate"/>
      </w:r>
      <w:r w:rsidR="00F300A9">
        <w:t>32</w:t>
      </w:r>
      <w:r w:rsidR="002B2E0B">
        <w:fldChar w:fldCharType="end"/>
      </w:r>
      <w:r w:rsidR="001605AA" w:rsidRPr="00890A8D">
        <w:t>.</w:t>
      </w:r>
    </w:p>
    <w:p w14:paraId="76E4A3CB" w14:textId="2DEA0951" w:rsidR="002B2E0B" w:rsidRDefault="00B016CB" w:rsidP="00C75A4E">
      <w:pPr>
        <w:pStyle w:val="GOSTNameTable"/>
      </w:pPr>
      <w:r>
        <w:fldChar w:fldCharType="begin"/>
      </w:r>
      <w:r>
        <w:instrText xml:space="preserve"> SEQ Таблица \* ARABIC </w:instrText>
      </w:r>
      <w:r>
        <w:fldChar w:fldCharType="separate"/>
      </w:r>
      <w:bookmarkStart w:id="8637" w:name="_Ref154577897"/>
      <w:bookmarkStart w:id="8638" w:name="_Toc226556246"/>
      <w:r w:rsidR="00F300A9">
        <w:t>32</w:t>
      </w:r>
      <w:bookmarkEnd w:id="8637"/>
      <w:r>
        <w:fldChar w:fldCharType="end"/>
      </w:r>
      <w:r w:rsidR="002B2E0B">
        <w:t xml:space="preserve"> - </w:t>
      </w:r>
      <w:r w:rsidR="002B2E0B" w:rsidRPr="00214ED1">
        <w:t>Типы запросов по выполнению процедур по закрытию отчетного финанс</w:t>
      </w:r>
      <w:ins w:id="8639" w:author="Сатлер Марина Викторовна" w:date="2025-11-12T15:27:00Z">
        <w:r w:rsidR="001B4C8C">
          <w:t>о</w:t>
        </w:r>
      </w:ins>
      <w:r w:rsidR="002B2E0B" w:rsidRPr="00214ED1">
        <w:t>вого года</w:t>
      </w:r>
      <w:bookmarkEnd w:id="8638"/>
    </w:p>
    <w:tbl>
      <w:tblPr>
        <w:tblStyle w:val="GOSTTable"/>
        <w:tblW w:w="5000" w:type="pct"/>
        <w:tblLook w:val="07E0" w:firstRow="1" w:lastRow="1" w:firstColumn="1" w:lastColumn="1" w:noHBand="1" w:noVBand="1"/>
      </w:tblPr>
      <w:tblGrid>
        <w:gridCol w:w="3252"/>
        <w:gridCol w:w="12442"/>
      </w:tblGrid>
      <w:tr w:rsidR="001605AA" w:rsidRPr="00002655" w14:paraId="27305E1C" w14:textId="77777777" w:rsidTr="00C75A4E">
        <w:trPr>
          <w:cnfStyle w:val="100000000000" w:firstRow="1" w:lastRow="0" w:firstColumn="0" w:lastColumn="0" w:oddVBand="0" w:evenVBand="0" w:oddHBand="0" w:evenHBand="0" w:firstRowFirstColumn="0" w:firstRowLastColumn="0" w:lastRowFirstColumn="0" w:lastRowLastColumn="0"/>
          <w:trHeight w:val="396"/>
        </w:trPr>
        <w:tc>
          <w:tcPr>
            <w:tcW w:w="2958" w:type="dxa"/>
          </w:tcPr>
          <w:p w14:paraId="10E0C107" w14:textId="77777777" w:rsidR="001605AA" w:rsidRPr="00002655" w:rsidRDefault="001605AA" w:rsidP="00C75A4E">
            <w:pPr>
              <w:pStyle w:val="GOSTTableHead"/>
            </w:pPr>
            <w:r w:rsidRPr="00002655">
              <w:t>Тип запроса</w:t>
            </w:r>
          </w:p>
        </w:tc>
        <w:tc>
          <w:tcPr>
            <w:tcW w:w="11319" w:type="dxa"/>
          </w:tcPr>
          <w:p w14:paraId="1959DAEC" w14:textId="64897057" w:rsidR="001605AA" w:rsidRPr="00002655" w:rsidRDefault="001605AA" w:rsidP="00C75A4E">
            <w:pPr>
              <w:pStyle w:val="GOSTTableHead"/>
            </w:pPr>
            <w:r w:rsidRPr="00002655">
              <w:t>Наименование сервиса</w:t>
            </w:r>
          </w:p>
        </w:tc>
      </w:tr>
      <w:tr w:rsidR="001605AA" w:rsidRPr="00002655" w14:paraId="5C273472" w14:textId="77777777" w:rsidTr="00C75A4E">
        <w:trPr>
          <w:trHeight w:val="396"/>
        </w:trPr>
        <w:tc>
          <w:tcPr>
            <w:tcW w:w="2958" w:type="dxa"/>
          </w:tcPr>
          <w:p w14:paraId="059731DD" w14:textId="77777777" w:rsidR="001605AA" w:rsidRPr="00C75A4E" w:rsidRDefault="001605AA" w:rsidP="00C75A4E">
            <w:pPr>
              <w:pStyle w:val="GOSTTablenorm"/>
            </w:pPr>
            <w:r w:rsidRPr="00C75A4E">
              <w:rPr>
                <w:rStyle w:val="aff2"/>
                <w:b w:val="0"/>
                <w:bCs w:val="0"/>
              </w:rPr>
              <w:t>CLOSINGYEAR</w:t>
            </w:r>
          </w:p>
        </w:tc>
        <w:tc>
          <w:tcPr>
            <w:tcW w:w="11319" w:type="dxa"/>
          </w:tcPr>
          <w:p w14:paraId="1460AF06" w14:textId="45814CAA" w:rsidR="001605AA" w:rsidRPr="00BA7A4A" w:rsidRDefault="001605AA" w:rsidP="00C75A4E">
            <w:pPr>
              <w:pStyle w:val="GOSTTablenorm"/>
            </w:pPr>
            <w:r w:rsidRPr="00890A8D">
              <w:t xml:space="preserve">Запрос на выполнение операции по </w:t>
            </w:r>
            <w:r w:rsidRPr="00BA7A4A">
              <w:t>заключению счетов отчетного финансов</w:t>
            </w:r>
            <w:ins w:id="8640" w:author="Сатлер Марина Викторовна" w:date="2025-11-12T15:27:00Z">
              <w:r w:rsidR="001B4C8C">
                <w:t>о</w:t>
              </w:r>
            </w:ins>
            <w:r w:rsidRPr="00BA7A4A">
              <w:t>го года</w:t>
            </w:r>
          </w:p>
        </w:tc>
      </w:tr>
      <w:tr w:rsidR="001605AA" w:rsidRPr="00002655" w14:paraId="434CEFF8" w14:textId="77777777" w:rsidTr="00C75A4E">
        <w:trPr>
          <w:trHeight w:val="396"/>
        </w:trPr>
        <w:tc>
          <w:tcPr>
            <w:tcW w:w="2958" w:type="dxa"/>
          </w:tcPr>
          <w:p w14:paraId="6713ED40" w14:textId="77777777" w:rsidR="001605AA" w:rsidRPr="00C75A4E" w:rsidRDefault="001605AA" w:rsidP="00C75A4E">
            <w:pPr>
              <w:pStyle w:val="GOSTTablenorm"/>
            </w:pPr>
            <w:r w:rsidRPr="00C75A4E">
              <w:t>OPENINGYEAR</w:t>
            </w:r>
          </w:p>
        </w:tc>
        <w:tc>
          <w:tcPr>
            <w:tcW w:w="11319" w:type="dxa"/>
          </w:tcPr>
          <w:p w14:paraId="0281A96A" w14:textId="77777777" w:rsidR="001605AA" w:rsidRPr="00BA7A4A" w:rsidRDefault="001605AA" w:rsidP="00C75A4E">
            <w:pPr>
              <w:pStyle w:val="GOSTTablenorm"/>
            </w:pPr>
            <w:r w:rsidRPr="00890A8D">
              <w:t>Запрос на выполнение операции по переносу остатков средств на новый финансовый год</w:t>
            </w:r>
          </w:p>
        </w:tc>
      </w:tr>
    </w:tbl>
    <w:p w14:paraId="799EDA3B" w14:textId="77777777" w:rsidR="001605AA" w:rsidRPr="002B2E0B" w:rsidRDefault="001605AA">
      <w:pPr>
        <w:pStyle w:val="21"/>
      </w:pPr>
      <w:bookmarkStart w:id="8641" w:name="_Toc131524922"/>
      <w:bookmarkStart w:id="8642" w:name="_Toc150763516"/>
      <w:bookmarkStart w:id="8643" w:name="_Toc226556198"/>
      <w:r w:rsidRPr="002B2E0B">
        <w:t>Параметры запроса</w:t>
      </w:r>
      <w:bookmarkEnd w:id="8641"/>
      <w:bookmarkEnd w:id="8642"/>
      <w:bookmarkEnd w:id="8643"/>
    </w:p>
    <w:p w14:paraId="26FD8182" w14:textId="0C66F778" w:rsidR="002B2E0B" w:rsidRDefault="00B016CB" w:rsidP="00C75A4E">
      <w:pPr>
        <w:pStyle w:val="GOSTNameTable"/>
      </w:pPr>
      <w:r>
        <w:fldChar w:fldCharType="begin"/>
      </w:r>
      <w:r>
        <w:instrText xml:space="preserve"> SEQ Таблица \* ARABIC </w:instrText>
      </w:r>
      <w:r>
        <w:fldChar w:fldCharType="separate"/>
      </w:r>
      <w:bookmarkStart w:id="8644" w:name="_Ref154578137"/>
      <w:bookmarkStart w:id="8645" w:name="_Toc226556247"/>
      <w:r w:rsidR="00F300A9">
        <w:t>33</w:t>
      </w:r>
      <w:bookmarkEnd w:id="8644"/>
      <w:r>
        <w:fldChar w:fldCharType="end"/>
      </w:r>
      <w:r w:rsidR="002B2E0B">
        <w:t xml:space="preserve"> - </w:t>
      </w:r>
      <w:r w:rsidR="002B2E0B" w:rsidRPr="009A204C">
        <w:t>Параметры запроса по выполнению процедур по закрытию отчетного финансов</w:t>
      </w:r>
      <w:ins w:id="8646" w:author="Сатлер Марина Викторовна" w:date="2025-11-12T15:27:00Z">
        <w:r w:rsidR="001B4C8C">
          <w:t>о</w:t>
        </w:r>
      </w:ins>
      <w:r w:rsidR="002B2E0B" w:rsidRPr="009A204C">
        <w:t>го года</w:t>
      </w:r>
      <w:bookmarkEnd w:id="8645"/>
    </w:p>
    <w:tbl>
      <w:tblPr>
        <w:tblStyle w:val="GOSTTable"/>
        <w:tblW w:w="5000" w:type="pct"/>
        <w:tblLayout w:type="fixed"/>
        <w:tblCellMar>
          <w:top w:w="28" w:type="dxa"/>
          <w:left w:w="0" w:type="dxa"/>
          <w:bottom w:w="28" w:type="dxa"/>
          <w:right w:w="0" w:type="dxa"/>
        </w:tblCellMar>
        <w:tblLook w:val="07E0" w:firstRow="1" w:lastRow="1" w:firstColumn="1" w:lastColumn="1" w:noHBand="1" w:noVBand="1"/>
      </w:tblPr>
      <w:tblGrid>
        <w:gridCol w:w="2712"/>
        <w:gridCol w:w="2869"/>
        <w:gridCol w:w="1271"/>
        <w:gridCol w:w="942"/>
        <w:gridCol w:w="847"/>
        <w:gridCol w:w="7053"/>
      </w:tblGrid>
      <w:tr w:rsidR="002B2E0B" w:rsidRPr="00002655" w14:paraId="4C858796" w14:textId="77777777" w:rsidTr="00C75A4E">
        <w:trPr>
          <w:cnfStyle w:val="100000000000" w:firstRow="1" w:lastRow="0" w:firstColumn="0" w:lastColumn="0" w:oddVBand="0" w:evenVBand="0" w:oddHBand="0" w:evenHBand="0" w:firstRowFirstColumn="0" w:firstRowLastColumn="0" w:lastRowFirstColumn="0" w:lastRowLastColumn="0"/>
          <w:trHeight w:val="785"/>
        </w:trPr>
        <w:tc>
          <w:tcPr>
            <w:tcW w:w="864" w:type="pct"/>
            <w:hideMark/>
          </w:tcPr>
          <w:p w14:paraId="17176D17" w14:textId="77777777" w:rsidR="001605AA" w:rsidRPr="00C75A4E" w:rsidRDefault="001605AA" w:rsidP="00C75A4E">
            <w:pPr>
              <w:pStyle w:val="GOSTTableHead"/>
              <w:rPr>
                <w:b w:val="0"/>
              </w:rPr>
            </w:pPr>
            <w:r w:rsidRPr="00890A8D">
              <w:t>Наименование параметра</w:t>
            </w:r>
          </w:p>
        </w:tc>
        <w:tc>
          <w:tcPr>
            <w:tcW w:w="914" w:type="pct"/>
            <w:hideMark/>
          </w:tcPr>
          <w:p w14:paraId="78C0CB7E" w14:textId="77777777" w:rsidR="001605AA" w:rsidRPr="00C75A4E" w:rsidRDefault="001605AA" w:rsidP="00C75A4E">
            <w:pPr>
              <w:pStyle w:val="GOSTTableHead"/>
              <w:rPr>
                <w:b w:val="0"/>
              </w:rPr>
            </w:pPr>
            <w:r w:rsidRPr="00890A8D">
              <w:t>Название тэга</w:t>
            </w:r>
          </w:p>
        </w:tc>
        <w:tc>
          <w:tcPr>
            <w:tcW w:w="405" w:type="pct"/>
            <w:hideMark/>
          </w:tcPr>
          <w:p w14:paraId="174B8D33" w14:textId="77777777" w:rsidR="001605AA" w:rsidRPr="00C75A4E" w:rsidRDefault="001605AA" w:rsidP="00C75A4E">
            <w:pPr>
              <w:pStyle w:val="GOSTTableHead"/>
              <w:rPr>
                <w:b w:val="0"/>
              </w:rPr>
            </w:pPr>
            <w:r w:rsidRPr="00890A8D">
              <w:t>Тип данных</w:t>
            </w:r>
          </w:p>
        </w:tc>
        <w:tc>
          <w:tcPr>
            <w:tcW w:w="300" w:type="pct"/>
          </w:tcPr>
          <w:p w14:paraId="48748AB5" w14:textId="77777777" w:rsidR="001605AA" w:rsidRPr="00C75A4E" w:rsidRDefault="001605AA" w:rsidP="00C75A4E">
            <w:pPr>
              <w:pStyle w:val="GOSTTableHead"/>
              <w:rPr>
                <w:b w:val="0"/>
              </w:rPr>
            </w:pPr>
            <w:r w:rsidRPr="00890A8D">
              <w:t>Обязательность</w:t>
            </w:r>
          </w:p>
        </w:tc>
        <w:tc>
          <w:tcPr>
            <w:tcW w:w="270" w:type="pct"/>
            <w:hideMark/>
          </w:tcPr>
          <w:p w14:paraId="39FA2FE6" w14:textId="77777777" w:rsidR="001605AA" w:rsidRPr="00C75A4E" w:rsidRDefault="001605AA" w:rsidP="00C75A4E">
            <w:pPr>
              <w:pStyle w:val="GOSTTableHead"/>
              <w:rPr>
                <w:b w:val="0"/>
              </w:rPr>
            </w:pPr>
            <w:r w:rsidRPr="00890A8D">
              <w:t>Размерность</w:t>
            </w:r>
          </w:p>
        </w:tc>
        <w:tc>
          <w:tcPr>
            <w:tcW w:w="2247" w:type="pct"/>
          </w:tcPr>
          <w:p w14:paraId="4E0C64D8" w14:textId="77777777" w:rsidR="001605AA" w:rsidRPr="00C75A4E" w:rsidRDefault="001605AA" w:rsidP="00C75A4E">
            <w:pPr>
              <w:pStyle w:val="GOSTTableHead"/>
              <w:rPr>
                <w:b w:val="0"/>
              </w:rPr>
            </w:pPr>
            <w:r w:rsidRPr="00890A8D">
              <w:t>Описание</w:t>
            </w:r>
          </w:p>
        </w:tc>
      </w:tr>
      <w:tr w:rsidR="000B57C5" w:rsidRPr="00002655" w14:paraId="19E2FACB" w14:textId="77777777" w:rsidTr="000B57C5">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39AF6C85" w14:textId="6DED53ED" w:rsidR="000B57C5" w:rsidRPr="00002655" w:rsidRDefault="000B57C5" w:rsidP="006D5903">
            <w:pPr>
              <w:ind w:firstLine="0"/>
              <w:jc w:val="center"/>
              <w:rPr>
                <w:b/>
                <w:sz w:val="22"/>
                <w:szCs w:val="22"/>
              </w:rPr>
            </w:pPr>
            <w:r w:rsidRPr="00002655">
              <w:rPr>
                <w:b/>
                <w:sz w:val="22"/>
                <w:szCs w:val="22"/>
              </w:rPr>
              <w:t>Перечень параметров запроса (</w:t>
            </w:r>
            <w:r w:rsidRPr="00002655">
              <w:rPr>
                <w:b/>
                <w:sz w:val="22"/>
                <w:szCs w:val="22"/>
                <w:lang w:val="en-US"/>
              </w:rPr>
              <w:t>header</w:t>
            </w:r>
            <w:r w:rsidRPr="00002655">
              <w:rPr>
                <w:b/>
                <w:sz w:val="22"/>
                <w:szCs w:val="22"/>
              </w:rPr>
              <w:t>)</w:t>
            </w:r>
          </w:p>
        </w:tc>
      </w:tr>
      <w:tr w:rsidR="002B2E0B" w:rsidRPr="00002655" w14:paraId="25DDECDB" w14:textId="77777777" w:rsidTr="00C75A4E">
        <w:tc>
          <w:tcPr>
            <w:tcW w:w="864" w:type="pct"/>
          </w:tcPr>
          <w:p w14:paraId="33BBF45F" w14:textId="77777777" w:rsidR="001605AA" w:rsidRPr="00BA7A4A" w:rsidRDefault="001605AA" w:rsidP="00C75A4E">
            <w:pPr>
              <w:pStyle w:val="GOSTTablenorm"/>
            </w:pPr>
            <w:r w:rsidRPr="00890A8D">
              <w:t>Система-отправитель запроса</w:t>
            </w:r>
          </w:p>
        </w:tc>
        <w:tc>
          <w:tcPr>
            <w:tcW w:w="914" w:type="pct"/>
          </w:tcPr>
          <w:p w14:paraId="4C9AA3F2" w14:textId="77777777" w:rsidR="001605AA" w:rsidRPr="00BA7A4A" w:rsidRDefault="001605AA" w:rsidP="00C75A4E">
            <w:pPr>
              <w:pStyle w:val="GOSTTablenorm"/>
            </w:pPr>
            <w:r w:rsidRPr="00BA7A4A">
              <w:t>Source</w:t>
            </w:r>
          </w:p>
        </w:tc>
        <w:tc>
          <w:tcPr>
            <w:tcW w:w="405" w:type="pct"/>
          </w:tcPr>
          <w:p w14:paraId="63906709" w14:textId="77777777" w:rsidR="001605AA" w:rsidRPr="00BA7A4A" w:rsidRDefault="001605AA" w:rsidP="00C75A4E">
            <w:pPr>
              <w:pStyle w:val="GOSTTablenorm"/>
            </w:pPr>
            <w:r w:rsidRPr="00BA7A4A">
              <w:t>Строка</w:t>
            </w:r>
          </w:p>
        </w:tc>
        <w:tc>
          <w:tcPr>
            <w:tcW w:w="300" w:type="pct"/>
          </w:tcPr>
          <w:p w14:paraId="35CDA23B" w14:textId="77777777" w:rsidR="001605AA" w:rsidRPr="00BA7A4A" w:rsidRDefault="001605AA" w:rsidP="00C75A4E">
            <w:pPr>
              <w:pStyle w:val="GOSTTablenorm"/>
            </w:pPr>
            <w:r w:rsidRPr="00BA7A4A">
              <w:t>Да</w:t>
            </w:r>
          </w:p>
        </w:tc>
        <w:tc>
          <w:tcPr>
            <w:tcW w:w="270" w:type="pct"/>
          </w:tcPr>
          <w:p w14:paraId="2CD582BB" w14:textId="77777777" w:rsidR="001605AA" w:rsidRPr="00BA7A4A" w:rsidRDefault="001605AA" w:rsidP="00C75A4E">
            <w:pPr>
              <w:pStyle w:val="GOSTTablenorm"/>
            </w:pPr>
            <w:r w:rsidRPr="00BA7A4A">
              <w:t>&lt;=10</w:t>
            </w:r>
          </w:p>
        </w:tc>
        <w:tc>
          <w:tcPr>
            <w:tcW w:w="2247" w:type="pct"/>
          </w:tcPr>
          <w:p w14:paraId="4F4288AE" w14:textId="77777777" w:rsidR="0040447B" w:rsidRDefault="001605AA" w:rsidP="00C75A4E">
            <w:pPr>
              <w:pStyle w:val="GOSTTablenorm"/>
            </w:pPr>
            <w:r w:rsidRPr="00C75A4E">
              <w:rPr>
                <w:rFonts w:hint="eastAsia"/>
              </w:rPr>
              <w:t>ФП</w:t>
            </w:r>
            <w:r w:rsidRPr="00C75A4E">
              <w:t xml:space="preserve"> </w:t>
            </w:r>
            <w:r w:rsidRPr="00C75A4E">
              <w:rPr>
                <w:rFonts w:hint="eastAsia"/>
              </w:rPr>
              <w:t>ГИИС</w:t>
            </w:r>
            <w:r w:rsidRPr="00C75A4E">
              <w:t xml:space="preserve"> </w:t>
            </w:r>
            <w:r w:rsidRPr="00C75A4E">
              <w:rPr>
                <w:rFonts w:hint="eastAsia"/>
              </w:rPr>
              <w:t>ЭБ</w:t>
            </w:r>
            <w:r w:rsidRPr="00C75A4E">
              <w:t xml:space="preserve"> </w:t>
            </w:r>
            <w:r w:rsidR="0040447B" w:rsidRPr="36854D62">
              <w:t>–</w:t>
            </w:r>
            <w:r w:rsidRPr="00C75A4E">
              <w:t xml:space="preserve"> </w:t>
            </w:r>
            <w:r w:rsidRPr="00C75A4E">
              <w:rPr>
                <w:rFonts w:hint="eastAsia"/>
              </w:rPr>
              <w:t>отправитель</w:t>
            </w:r>
            <w:r w:rsidRPr="00C75A4E">
              <w:t xml:space="preserve"> </w:t>
            </w:r>
            <w:r w:rsidRPr="00C75A4E">
              <w:rPr>
                <w:rFonts w:hint="eastAsia"/>
              </w:rPr>
              <w:t>запроса</w:t>
            </w:r>
            <w:r w:rsidRPr="00C75A4E">
              <w:t>.</w:t>
            </w:r>
          </w:p>
          <w:p w14:paraId="16051CD9" w14:textId="46825AD2" w:rsidR="001605AA" w:rsidRPr="00C75A4E" w:rsidRDefault="001605AA" w:rsidP="00C75A4E">
            <w:pPr>
              <w:pStyle w:val="GOSTTablenorm"/>
            </w:pPr>
            <w:r w:rsidRPr="00C75A4E">
              <w:rPr>
                <w:rFonts w:hint="eastAsia"/>
              </w:rPr>
              <w:t>Возможные</w:t>
            </w:r>
            <w:r w:rsidRPr="00C75A4E">
              <w:t xml:space="preserve"> </w:t>
            </w:r>
            <w:r w:rsidRPr="00C75A4E">
              <w:rPr>
                <w:rFonts w:hint="eastAsia"/>
              </w:rPr>
              <w:t>значения</w:t>
            </w:r>
            <w:r w:rsidRPr="00C75A4E">
              <w:t>:</w:t>
            </w:r>
          </w:p>
          <w:p w14:paraId="5D306D4C" w14:textId="01A5B35A" w:rsidR="001605AA" w:rsidRPr="00C75A4E" w:rsidRDefault="001605AA" w:rsidP="00C75A4E">
            <w:pPr>
              <w:pStyle w:val="GOSTTableListMark1"/>
            </w:pPr>
            <w:r w:rsidRPr="00C75A4E">
              <w:t>ARP (</w:t>
            </w:r>
            <w:r w:rsidRPr="00C75A4E">
              <w:rPr>
                <w:rFonts w:hint="eastAsia"/>
              </w:rPr>
              <w:t>ПУИО</w:t>
            </w:r>
            <w:r w:rsidRPr="00C75A4E">
              <w:t xml:space="preserve"> </w:t>
            </w:r>
            <w:r w:rsidRPr="00C75A4E">
              <w:rPr>
                <w:rFonts w:hint="eastAsia"/>
              </w:rPr>
              <w:t>ЭБ</w:t>
            </w:r>
            <w:r w:rsidRPr="00C75A4E">
              <w:t>)</w:t>
            </w:r>
          </w:p>
        </w:tc>
      </w:tr>
      <w:tr w:rsidR="002B2E0B" w:rsidRPr="00002655" w14:paraId="5AFB105F" w14:textId="77777777" w:rsidTr="00C75A4E">
        <w:tc>
          <w:tcPr>
            <w:tcW w:w="864" w:type="pct"/>
          </w:tcPr>
          <w:p w14:paraId="4DD444C8" w14:textId="77777777" w:rsidR="001605AA" w:rsidRPr="00BA7A4A" w:rsidRDefault="001605AA" w:rsidP="00C75A4E">
            <w:pPr>
              <w:pStyle w:val="GOSTTablenorm"/>
            </w:pPr>
            <w:r w:rsidRPr="00890A8D">
              <w:t>Дата и время запрос</w:t>
            </w:r>
          </w:p>
        </w:tc>
        <w:tc>
          <w:tcPr>
            <w:tcW w:w="914" w:type="pct"/>
          </w:tcPr>
          <w:p w14:paraId="635F8179" w14:textId="77777777" w:rsidR="001605AA" w:rsidRPr="00BA7A4A" w:rsidRDefault="001605AA" w:rsidP="00C75A4E">
            <w:pPr>
              <w:pStyle w:val="GOSTTablenorm"/>
            </w:pPr>
            <w:r w:rsidRPr="00BA7A4A">
              <w:t>ReqDateTime</w:t>
            </w:r>
          </w:p>
        </w:tc>
        <w:tc>
          <w:tcPr>
            <w:tcW w:w="405" w:type="pct"/>
          </w:tcPr>
          <w:p w14:paraId="61F6F079" w14:textId="77777777" w:rsidR="001605AA" w:rsidRPr="00BA7A4A" w:rsidRDefault="001605AA" w:rsidP="00C75A4E">
            <w:pPr>
              <w:pStyle w:val="GOSTTablenorm"/>
            </w:pPr>
            <w:r w:rsidRPr="00BA7A4A">
              <w:t>Дата-время (timestamp)</w:t>
            </w:r>
          </w:p>
        </w:tc>
        <w:tc>
          <w:tcPr>
            <w:tcW w:w="300" w:type="pct"/>
          </w:tcPr>
          <w:p w14:paraId="597432EA" w14:textId="77777777" w:rsidR="001605AA" w:rsidRPr="00BA7A4A" w:rsidRDefault="001605AA" w:rsidP="00C75A4E">
            <w:pPr>
              <w:pStyle w:val="GOSTTablenorm"/>
            </w:pPr>
            <w:r w:rsidRPr="00BA7A4A">
              <w:t>Да</w:t>
            </w:r>
          </w:p>
        </w:tc>
        <w:tc>
          <w:tcPr>
            <w:tcW w:w="270" w:type="pct"/>
          </w:tcPr>
          <w:p w14:paraId="59D2167E" w14:textId="51967707" w:rsidR="001605AA" w:rsidRPr="00BA7A4A" w:rsidRDefault="001605AA" w:rsidP="00C75A4E">
            <w:pPr>
              <w:pStyle w:val="GOSTTablenorm"/>
            </w:pPr>
          </w:p>
        </w:tc>
        <w:tc>
          <w:tcPr>
            <w:tcW w:w="2247" w:type="pct"/>
          </w:tcPr>
          <w:p w14:paraId="6BB5D7A8" w14:textId="77777777" w:rsidR="001605AA" w:rsidRPr="00BA7A4A" w:rsidRDefault="001605AA" w:rsidP="00C75A4E">
            <w:pPr>
              <w:pStyle w:val="GOSTTablenorm"/>
            </w:pPr>
            <w:r w:rsidRPr="00BA7A4A">
              <w:t>Дата и время формирования запроса ФП ГИИС ЭБ</w:t>
            </w:r>
          </w:p>
          <w:p w14:paraId="3A1F39D9" w14:textId="77777777" w:rsidR="001605AA" w:rsidRPr="00BA7A4A" w:rsidRDefault="001605AA" w:rsidP="00C75A4E">
            <w:pPr>
              <w:pStyle w:val="GOSTTablenorm"/>
            </w:pPr>
            <w:r w:rsidRPr="00BA7A4A">
              <w:t xml:space="preserve">Формат YYYY-MM-DD </w:t>
            </w:r>
            <w:proofErr w:type="gramStart"/>
            <w:r w:rsidRPr="00BA7A4A">
              <w:t>hh:mm</w:t>
            </w:r>
            <w:proofErr w:type="gramEnd"/>
            <w:r w:rsidRPr="00BA7A4A">
              <w:t>:ss</w:t>
            </w:r>
          </w:p>
        </w:tc>
      </w:tr>
      <w:tr w:rsidR="002B2E0B" w:rsidRPr="00002655" w14:paraId="4D89FD45" w14:textId="77777777" w:rsidTr="00C75A4E">
        <w:tc>
          <w:tcPr>
            <w:tcW w:w="864" w:type="pct"/>
          </w:tcPr>
          <w:p w14:paraId="6CB004D8" w14:textId="77777777" w:rsidR="001605AA" w:rsidRPr="00BA7A4A" w:rsidRDefault="001605AA" w:rsidP="00C75A4E">
            <w:pPr>
              <w:pStyle w:val="GOSTTablenorm"/>
            </w:pPr>
            <w:r w:rsidRPr="00890A8D">
              <w:t>Версия формата запроса</w:t>
            </w:r>
          </w:p>
        </w:tc>
        <w:tc>
          <w:tcPr>
            <w:tcW w:w="914" w:type="pct"/>
          </w:tcPr>
          <w:p w14:paraId="37B6C7BB" w14:textId="77777777" w:rsidR="001605AA" w:rsidRPr="00BA7A4A" w:rsidRDefault="001605AA" w:rsidP="00C75A4E">
            <w:pPr>
              <w:pStyle w:val="GOSTTablenorm"/>
            </w:pPr>
            <w:r w:rsidRPr="00BA7A4A">
              <w:t>Version</w:t>
            </w:r>
          </w:p>
        </w:tc>
        <w:tc>
          <w:tcPr>
            <w:tcW w:w="405" w:type="pct"/>
          </w:tcPr>
          <w:p w14:paraId="7A19351C" w14:textId="77777777" w:rsidR="001605AA" w:rsidRPr="00BA7A4A" w:rsidRDefault="001605AA" w:rsidP="00C75A4E">
            <w:pPr>
              <w:pStyle w:val="GOSTTablenorm"/>
            </w:pPr>
            <w:r w:rsidRPr="00BA7A4A">
              <w:t>Строка</w:t>
            </w:r>
          </w:p>
        </w:tc>
        <w:tc>
          <w:tcPr>
            <w:tcW w:w="300" w:type="pct"/>
          </w:tcPr>
          <w:p w14:paraId="34176DC1" w14:textId="77777777" w:rsidR="001605AA" w:rsidRPr="00BA7A4A" w:rsidRDefault="001605AA" w:rsidP="00C75A4E">
            <w:pPr>
              <w:pStyle w:val="GOSTTablenorm"/>
            </w:pPr>
            <w:r w:rsidRPr="00BA7A4A">
              <w:t>Да</w:t>
            </w:r>
          </w:p>
        </w:tc>
        <w:tc>
          <w:tcPr>
            <w:tcW w:w="270" w:type="pct"/>
          </w:tcPr>
          <w:p w14:paraId="01DA6540" w14:textId="77777777" w:rsidR="001605AA" w:rsidRPr="00BA7A4A" w:rsidRDefault="001605AA" w:rsidP="00C75A4E">
            <w:pPr>
              <w:pStyle w:val="GOSTTablenorm"/>
            </w:pPr>
            <w:r w:rsidRPr="00BA7A4A">
              <w:t>&lt;=10</w:t>
            </w:r>
          </w:p>
        </w:tc>
        <w:tc>
          <w:tcPr>
            <w:tcW w:w="2247" w:type="pct"/>
          </w:tcPr>
          <w:p w14:paraId="326AFD73" w14:textId="77777777" w:rsidR="001605AA" w:rsidRPr="00BA7A4A" w:rsidRDefault="001605AA" w:rsidP="00C75A4E">
            <w:pPr>
              <w:pStyle w:val="GOSTTablenorm"/>
            </w:pPr>
            <w:r w:rsidRPr="00BA7A4A">
              <w:t>Версия формата запроса</w:t>
            </w:r>
          </w:p>
        </w:tc>
      </w:tr>
      <w:tr w:rsidR="002B2E0B" w:rsidRPr="00002655" w14:paraId="3B9D192B" w14:textId="77777777" w:rsidTr="00C75A4E">
        <w:tc>
          <w:tcPr>
            <w:tcW w:w="864" w:type="pct"/>
          </w:tcPr>
          <w:p w14:paraId="41C61E67" w14:textId="77777777" w:rsidR="001605AA" w:rsidRPr="00BA7A4A" w:rsidRDefault="001605AA" w:rsidP="00C75A4E">
            <w:pPr>
              <w:pStyle w:val="GOSTTablenorm"/>
            </w:pPr>
            <w:r w:rsidRPr="00890A8D">
              <w:t>Глобальный идентификатор запроса</w:t>
            </w:r>
          </w:p>
        </w:tc>
        <w:tc>
          <w:tcPr>
            <w:tcW w:w="914" w:type="pct"/>
          </w:tcPr>
          <w:p w14:paraId="68892331" w14:textId="77777777" w:rsidR="001605AA" w:rsidRPr="00BA7A4A" w:rsidRDefault="001605AA" w:rsidP="00C75A4E">
            <w:pPr>
              <w:pStyle w:val="GOSTTablenorm"/>
            </w:pPr>
            <w:r w:rsidRPr="00C75A4E">
              <w:t>Req</w:t>
            </w:r>
            <w:r w:rsidRPr="00890A8D">
              <w:t>Guid</w:t>
            </w:r>
          </w:p>
        </w:tc>
        <w:tc>
          <w:tcPr>
            <w:tcW w:w="405" w:type="pct"/>
          </w:tcPr>
          <w:p w14:paraId="7017FD78" w14:textId="77777777" w:rsidR="001605AA" w:rsidRPr="00BA7A4A" w:rsidRDefault="001605AA" w:rsidP="00C75A4E">
            <w:pPr>
              <w:pStyle w:val="GOSTTablenorm"/>
            </w:pPr>
            <w:r w:rsidRPr="00BA7A4A">
              <w:t>GUID</w:t>
            </w:r>
          </w:p>
        </w:tc>
        <w:tc>
          <w:tcPr>
            <w:tcW w:w="300" w:type="pct"/>
          </w:tcPr>
          <w:p w14:paraId="6363C94C" w14:textId="77777777" w:rsidR="001605AA" w:rsidRPr="00BA7A4A" w:rsidRDefault="001605AA" w:rsidP="00C75A4E">
            <w:pPr>
              <w:pStyle w:val="GOSTTablenorm"/>
            </w:pPr>
            <w:r w:rsidRPr="00BA7A4A">
              <w:t>Да</w:t>
            </w:r>
          </w:p>
        </w:tc>
        <w:tc>
          <w:tcPr>
            <w:tcW w:w="270" w:type="pct"/>
          </w:tcPr>
          <w:p w14:paraId="062E473F" w14:textId="77777777" w:rsidR="001605AA" w:rsidRPr="00BA7A4A" w:rsidRDefault="001605AA" w:rsidP="00C75A4E">
            <w:pPr>
              <w:pStyle w:val="GOSTTablenorm"/>
            </w:pPr>
            <w:r w:rsidRPr="00BA7A4A">
              <w:t>=36</w:t>
            </w:r>
          </w:p>
        </w:tc>
        <w:tc>
          <w:tcPr>
            <w:tcW w:w="2247" w:type="pct"/>
          </w:tcPr>
          <w:p w14:paraId="386FFF2C" w14:textId="77777777" w:rsidR="001605AA" w:rsidRPr="00BA7A4A" w:rsidRDefault="001605AA" w:rsidP="00C75A4E">
            <w:pPr>
              <w:pStyle w:val="GOSTTablenorm"/>
            </w:pPr>
            <w:r w:rsidRPr="00BA7A4A">
              <w:t>Уникальный идентификатор запроса (с тире)</w:t>
            </w:r>
          </w:p>
        </w:tc>
      </w:tr>
      <w:tr w:rsidR="00F22203" w:rsidRPr="00002655" w14:paraId="6D4D2D41" w14:textId="77777777" w:rsidTr="00C75A4E">
        <w:tc>
          <w:tcPr>
            <w:tcW w:w="864" w:type="pct"/>
          </w:tcPr>
          <w:p w14:paraId="14DB6CD4" w14:textId="77777777" w:rsidR="00F22203" w:rsidRPr="00002655" w:rsidRDefault="00F22203" w:rsidP="00F22203">
            <w:pPr>
              <w:ind w:firstLine="0"/>
              <w:jc w:val="left"/>
              <w:rPr>
                <w:sz w:val="22"/>
                <w:szCs w:val="22"/>
              </w:rPr>
            </w:pPr>
            <w:r w:rsidRPr="00002655">
              <w:rPr>
                <w:sz w:val="22"/>
                <w:szCs w:val="22"/>
              </w:rPr>
              <w:lastRenderedPageBreak/>
              <w:t>Тип запроса</w:t>
            </w:r>
          </w:p>
        </w:tc>
        <w:tc>
          <w:tcPr>
            <w:tcW w:w="914" w:type="pct"/>
          </w:tcPr>
          <w:p w14:paraId="40EAAB33" w14:textId="77777777" w:rsidR="00F22203" w:rsidRPr="00002655" w:rsidRDefault="00F22203" w:rsidP="00F22203">
            <w:pPr>
              <w:ind w:firstLine="0"/>
              <w:jc w:val="left"/>
              <w:rPr>
                <w:sz w:val="22"/>
                <w:szCs w:val="22"/>
              </w:rPr>
            </w:pPr>
            <w:r w:rsidRPr="00002655">
              <w:rPr>
                <w:sz w:val="22"/>
                <w:szCs w:val="22"/>
              </w:rPr>
              <w:t>RequestType</w:t>
            </w:r>
          </w:p>
        </w:tc>
        <w:tc>
          <w:tcPr>
            <w:tcW w:w="405" w:type="pct"/>
          </w:tcPr>
          <w:p w14:paraId="05B6A77C" w14:textId="77777777" w:rsidR="00F22203" w:rsidRPr="00002655" w:rsidRDefault="00F22203" w:rsidP="00F22203">
            <w:pPr>
              <w:ind w:firstLine="30"/>
              <w:jc w:val="left"/>
              <w:rPr>
                <w:sz w:val="22"/>
                <w:szCs w:val="22"/>
              </w:rPr>
            </w:pPr>
            <w:r w:rsidRPr="00002655">
              <w:rPr>
                <w:sz w:val="22"/>
                <w:szCs w:val="22"/>
              </w:rPr>
              <w:t>Строка</w:t>
            </w:r>
          </w:p>
        </w:tc>
        <w:tc>
          <w:tcPr>
            <w:tcW w:w="300" w:type="pct"/>
          </w:tcPr>
          <w:p w14:paraId="4B43FF5C" w14:textId="77777777" w:rsidR="00F22203" w:rsidRPr="00002655" w:rsidRDefault="00F22203" w:rsidP="00F22203">
            <w:pPr>
              <w:ind w:firstLine="30"/>
              <w:jc w:val="left"/>
              <w:rPr>
                <w:sz w:val="22"/>
                <w:szCs w:val="22"/>
              </w:rPr>
            </w:pPr>
            <w:r w:rsidRPr="00002655">
              <w:rPr>
                <w:sz w:val="22"/>
                <w:szCs w:val="22"/>
              </w:rPr>
              <w:t>Да</w:t>
            </w:r>
          </w:p>
        </w:tc>
        <w:tc>
          <w:tcPr>
            <w:tcW w:w="270" w:type="pct"/>
          </w:tcPr>
          <w:p w14:paraId="0AA858EC" w14:textId="332B0BB3" w:rsidR="00F22203" w:rsidRPr="00002655" w:rsidRDefault="00F22203" w:rsidP="00F22203">
            <w:pPr>
              <w:ind w:firstLine="30"/>
              <w:jc w:val="left"/>
              <w:rPr>
                <w:sz w:val="22"/>
                <w:szCs w:val="22"/>
              </w:rPr>
            </w:pPr>
            <w:r w:rsidRPr="00002655">
              <w:rPr>
                <w:sz w:val="22"/>
                <w:szCs w:val="22"/>
              </w:rPr>
              <w:t>&lt;=</w:t>
            </w:r>
            <w:del w:id="8647" w:author="Сатлер Марина Викторовна" w:date="2024-10-31T11:33:00Z">
              <w:r w:rsidRPr="00002655" w:rsidDel="00AA6E06">
                <w:rPr>
                  <w:sz w:val="22"/>
                  <w:szCs w:val="22"/>
                </w:rPr>
                <w:delText>10</w:delText>
              </w:r>
            </w:del>
            <w:ins w:id="8648" w:author="Сатлер Марина Викторовна" w:date="2024-10-31T11:33:00Z">
              <w:r>
                <w:rPr>
                  <w:sz w:val="22"/>
                  <w:szCs w:val="22"/>
                </w:rPr>
                <w:t>5</w:t>
              </w:r>
              <w:r w:rsidRPr="00002655">
                <w:rPr>
                  <w:sz w:val="22"/>
                  <w:szCs w:val="22"/>
                </w:rPr>
                <w:t>0</w:t>
              </w:r>
            </w:ins>
          </w:p>
        </w:tc>
        <w:tc>
          <w:tcPr>
            <w:tcW w:w="2247" w:type="pct"/>
          </w:tcPr>
          <w:p w14:paraId="776809CE" w14:textId="742F4F35" w:rsidR="00F22203" w:rsidRPr="00002655" w:rsidRDefault="00F22203" w:rsidP="00F22203">
            <w:pPr>
              <w:ind w:firstLine="0"/>
              <w:jc w:val="left"/>
              <w:rPr>
                <w:sz w:val="22"/>
                <w:szCs w:val="22"/>
              </w:rPr>
            </w:pPr>
            <w:r w:rsidRPr="00002655">
              <w:rPr>
                <w:sz w:val="22"/>
                <w:szCs w:val="22"/>
              </w:rPr>
              <w:t xml:space="preserve">Тип запроса согласно </w:t>
            </w:r>
            <w:r>
              <w:rPr>
                <w:sz w:val="22"/>
                <w:szCs w:val="22"/>
              </w:rPr>
              <w:t xml:space="preserve">таблице </w:t>
            </w:r>
            <w:r>
              <w:rPr>
                <w:sz w:val="22"/>
                <w:szCs w:val="22"/>
              </w:rPr>
              <w:fldChar w:fldCharType="begin"/>
            </w:r>
            <w:r>
              <w:rPr>
                <w:sz w:val="22"/>
                <w:szCs w:val="22"/>
              </w:rPr>
              <w:instrText xml:space="preserve"> REF _Ref154577897 \h </w:instrText>
            </w:r>
            <w:r>
              <w:rPr>
                <w:sz w:val="22"/>
                <w:szCs w:val="22"/>
              </w:rPr>
            </w:r>
            <w:r>
              <w:rPr>
                <w:sz w:val="22"/>
                <w:szCs w:val="22"/>
              </w:rPr>
              <w:fldChar w:fldCharType="separate"/>
            </w:r>
            <w:r w:rsidR="00F300A9">
              <w:rPr>
                <w:noProof/>
              </w:rPr>
              <w:t>32</w:t>
            </w:r>
            <w:r>
              <w:rPr>
                <w:sz w:val="22"/>
                <w:szCs w:val="22"/>
              </w:rPr>
              <w:fldChar w:fldCharType="end"/>
            </w:r>
          </w:p>
        </w:tc>
      </w:tr>
      <w:tr w:rsidR="00F22203" w:rsidRPr="00002655" w14:paraId="2C51DB18" w14:textId="77777777" w:rsidTr="000B57C5">
        <w:trPr>
          <w:trHeight w:val="407"/>
        </w:trPr>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44CDF58C" w14:textId="6B5DAACF" w:rsidR="00F22203" w:rsidRPr="00C75A4E" w:rsidRDefault="00F22203" w:rsidP="00F22203">
            <w:pPr>
              <w:pStyle w:val="GOSTTablenorm"/>
              <w:jc w:val="center"/>
              <w:rPr>
                <w:b/>
              </w:rPr>
            </w:pPr>
            <w:r w:rsidRPr="00C75A4E">
              <w:rPr>
                <w:b/>
              </w:rPr>
              <w:t>Перечень параметров тела запроса на выполнение операции по заключению счетов отчетно</w:t>
            </w:r>
            <w:r w:rsidR="00DE7A74">
              <w:rPr>
                <w:b/>
              </w:rPr>
              <w:t>го</w:t>
            </w:r>
            <w:r w:rsidRPr="00C75A4E">
              <w:rPr>
                <w:b/>
              </w:rPr>
              <w:t xml:space="preserve"> финансов</w:t>
            </w:r>
            <w:ins w:id="8649" w:author="Сатлер Марина Викторовна" w:date="2025-11-12T15:27:00Z">
              <w:r>
                <w:rPr>
                  <w:b/>
                </w:rPr>
                <w:t>о</w:t>
              </w:r>
            </w:ins>
            <w:r w:rsidRPr="00C75A4E">
              <w:rPr>
                <w:b/>
              </w:rPr>
              <w:t xml:space="preserve">го года </w:t>
            </w:r>
            <w:r w:rsidRPr="0040447B">
              <w:rPr>
                <w:b/>
                <w:color w:val="000000"/>
              </w:rPr>
              <w:t>CLOSINGYEAR</w:t>
            </w:r>
            <w:r w:rsidRPr="00C75A4E">
              <w:rPr>
                <w:rFonts w:ascii="-apple-system" w:hAnsi="-apple-system"/>
                <w:b/>
                <w:color w:val="000000"/>
                <w:sz w:val="21"/>
                <w:szCs w:val="21"/>
                <w:shd w:val="clear" w:color="auto" w:fill="FFFFFF"/>
              </w:rPr>
              <w:t xml:space="preserve"> (</w:t>
            </w:r>
            <w:r w:rsidRPr="00C75A4E">
              <w:rPr>
                <w:b/>
                <w:lang w:val="en-US"/>
              </w:rPr>
              <w:t>document</w:t>
            </w:r>
            <w:r w:rsidRPr="00C75A4E">
              <w:rPr>
                <w:b/>
              </w:rPr>
              <w:t>)</w:t>
            </w:r>
          </w:p>
        </w:tc>
      </w:tr>
      <w:tr w:rsidR="00F22203" w:rsidRPr="00002655" w14:paraId="0E6DEAB0" w14:textId="77777777" w:rsidTr="00C75A4E">
        <w:tc>
          <w:tcPr>
            <w:tcW w:w="864" w:type="pct"/>
          </w:tcPr>
          <w:p w14:paraId="5B4EFC63" w14:textId="77777777" w:rsidR="00F22203" w:rsidRPr="00890A8D" w:rsidRDefault="00F22203" w:rsidP="00F22203">
            <w:pPr>
              <w:pStyle w:val="GOSTTablenorm"/>
            </w:pPr>
            <w:r w:rsidRPr="00C75A4E">
              <w:t>Финансовый год</w:t>
            </w:r>
          </w:p>
        </w:tc>
        <w:tc>
          <w:tcPr>
            <w:tcW w:w="914" w:type="pct"/>
          </w:tcPr>
          <w:p w14:paraId="0035458C" w14:textId="77777777" w:rsidR="00F22203" w:rsidRPr="00890A8D" w:rsidRDefault="00F22203" w:rsidP="00F22203">
            <w:pPr>
              <w:pStyle w:val="GOSTTablenorm"/>
            </w:pPr>
            <w:r w:rsidRPr="00C75A4E">
              <w:t>ClosingYear</w:t>
            </w:r>
          </w:p>
        </w:tc>
        <w:tc>
          <w:tcPr>
            <w:tcW w:w="405" w:type="pct"/>
          </w:tcPr>
          <w:p w14:paraId="16B9CEB3" w14:textId="77777777" w:rsidR="00F22203" w:rsidRPr="00890A8D" w:rsidRDefault="00F22203" w:rsidP="00F22203">
            <w:pPr>
              <w:pStyle w:val="GOSTTablenorm"/>
            </w:pPr>
            <w:r w:rsidRPr="00C75A4E">
              <w:t>Число</w:t>
            </w:r>
          </w:p>
        </w:tc>
        <w:tc>
          <w:tcPr>
            <w:tcW w:w="300" w:type="pct"/>
          </w:tcPr>
          <w:p w14:paraId="713B5D67" w14:textId="77777777" w:rsidR="00F22203" w:rsidRPr="00BA7A4A" w:rsidRDefault="00F22203" w:rsidP="00F22203">
            <w:pPr>
              <w:pStyle w:val="GOSTTablenorm"/>
            </w:pPr>
            <w:r w:rsidRPr="00BA7A4A">
              <w:t>Да</w:t>
            </w:r>
          </w:p>
        </w:tc>
        <w:tc>
          <w:tcPr>
            <w:tcW w:w="270" w:type="pct"/>
          </w:tcPr>
          <w:p w14:paraId="0D7B1F5B" w14:textId="77777777" w:rsidR="00F22203" w:rsidRPr="00BA7A4A" w:rsidRDefault="00F22203" w:rsidP="00F22203">
            <w:pPr>
              <w:pStyle w:val="GOSTTablenorm"/>
            </w:pPr>
            <w:r w:rsidRPr="00BA7A4A">
              <w:t>=4</w:t>
            </w:r>
          </w:p>
        </w:tc>
        <w:tc>
          <w:tcPr>
            <w:tcW w:w="2247" w:type="pct"/>
          </w:tcPr>
          <w:p w14:paraId="476E9124" w14:textId="0278BB42" w:rsidR="00F22203" w:rsidRPr="00C75A4E" w:rsidRDefault="00F22203" w:rsidP="00F22203">
            <w:pPr>
              <w:pStyle w:val="GOSTTablenorm"/>
            </w:pPr>
            <w:r w:rsidRPr="00C75A4E">
              <w:rPr>
                <w:rFonts w:hint="eastAsia"/>
              </w:rPr>
              <w:t>Указывается</w:t>
            </w:r>
            <w:r w:rsidRPr="00C75A4E">
              <w:t xml:space="preserve"> </w:t>
            </w:r>
            <w:r w:rsidRPr="00C75A4E">
              <w:rPr>
                <w:rFonts w:hint="eastAsia"/>
              </w:rPr>
              <w:t>финансовый</w:t>
            </w:r>
            <w:r w:rsidRPr="00C75A4E">
              <w:t xml:space="preserve"> </w:t>
            </w:r>
            <w:r w:rsidRPr="00C75A4E">
              <w:rPr>
                <w:rFonts w:hint="eastAsia"/>
              </w:rPr>
              <w:t>год</w:t>
            </w:r>
            <w:r w:rsidRPr="00C75A4E">
              <w:t>, в котором требуется выполнить операции по заключению счетов.</w:t>
            </w:r>
          </w:p>
          <w:p w14:paraId="77C2FCEC" w14:textId="77777777" w:rsidR="00F22203" w:rsidRPr="00C75A4E" w:rsidRDefault="00F22203" w:rsidP="00F22203">
            <w:pPr>
              <w:pStyle w:val="GOSTTablenorm"/>
            </w:pPr>
            <w:r w:rsidRPr="00C75A4E">
              <w:rPr>
                <w:rFonts w:hint="eastAsia"/>
              </w:rPr>
              <w:t>Формат</w:t>
            </w:r>
            <w:r w:rsidRPr="00C75A4E">
              <w:t xml:space="preserve"> YYYY</w:t>
            </w:r>
          </w:p>
        </w:tc>
      </w:tr>
      <w:tr w:rsidR="00F22203" w:rsidRPr="00002655" w14:paraId="45D6EF7B" w14:textId="77777777" w:rsidTr="00C75A4E">
        <w:tc>
          <w:tcPr>
            <w:tcW w:w="864" w:type="pct"/>
          </w:tcPr>
          <w:p w14:paraId="29D12CA5" w14:textId="77777777" w:rsidR="00F22203" w:rsidRPr="00890A8D" w:rsidRDefault="00F22203" w:rsidP="00F22203">
            <w:pPr>
              <w:pStyle w:val="GOSTTablenorm"/>
            </w:pPr>
            <w:r w:rsidRPr="00C75A4E">
              <w:t>Субъект учета</w:t>
            </w:r>
          </w:p>
        </w:tc>
        <w:tc>
          <w:tcPr>
            <w:tcW w:w="914" w:type="pct"/>
          </w:tcPr>
          <w:p w14:paraId="58AA6D16" w14:textId="77777777" w:rsidR="00F22203" w:rsidRPr="00890A8D" w:rsidRDefault="00F22203" w:rsidP="00F22203">
            <w:pPr>
              <w:pStyle w:val="GOSTTablenorm"/>
            </w:pPr>
            <w:r w:rsidRPr="00C75A4E">
              <w:t>Subject</w:t>
            </w:r>
          </w:p>
        </w:tc>
        <w:tc>
          <w:tcPr>
            <w:tcW w:w="405" w:type="pct"/>
          </w:tcPr>
          <w:p w14:paraId="1D27D935" w14:textId="77777777" w:rsidR="00F22203" w:rsidRPr="00890A8D" w:rsidRDefault="00F22203" w:rsidP="00F22203">
            <w:pPr>
              <w:pStyle w:val="GOSTTablenorm"/>
            </w:pPr>
            <w:r w:rsidRPr="00C75A4E">
              <w:t>Строка</w:t>
            </w:r>
          </w:p>
        </w:tc>
        <w:tc>
          <w:tcPr>
            <w:tcW w:w="300" w:type="pct"/>
          </w:tcPr>
          <w:p w14:paraId="1CC49588" w14:textId="77777777" w:rsidR="00F22203" w:rsidRPr="00BA7A4A" w:rsidRDefault="00F22203" w:rsidP="00F22203">
            <w:pPr>
              <w:pStyle w:val="GOSTTablenorm"/>
            </w:pPr>
            <w:r w:rsidRPr="00BA7A4A">
              <w:t>Да</w:t>
            </w:r>
          </w:p>
        </w:tc>
        <w:tc>
          <w:tcPr>
            <w:tcW w:w="270" w:type="pct"/>
          </w:tcPr>
          <w:p w14:paraId="3CA93CA0" w14:textId="77777777" w:rsidR="00F22203" w:rsidRPr="00890A8D" w:rsidRDefault="00F22203" w:rsidP="00F22203">
            <w:pPr>
              <w:pStyle w:val="GOSTTablenorm"/>
            </w:pPr>
            <w:r w:rsidRPr="00C75A4E">
              <w:t>=4</w:t>
            </w:r>
          </w:p>
        </w:tc>
        <w:tc>
          <w:tcPr>
            <w:tcW w:w="2247" w:type="pct"/>
          </w:tcPr>
          <w:p w14:paraId="4387A522" w14:textId="77777777" w:rsidR="00F22203" w:rsidRPr="00C75A4E" w:rsidRDefault="00F22203" w:rsidP="00F22203">
            <w:pPr>
              <w:pStyle w:val="GOSTTablenorm"/>
            </w:pPr>
            <w:r w:rsidRPr="00C75A4E">
              <w:t>Указывается код ТОФК /ЦС по учету, в котором требуется выполнить операции по заключеию счетов</w:t>
            </w:r>
          </w:p>
        </w:tc>
      </w:tr>
      <w:tr w:rsidR="00F22203" w:rsidRPr="00002655" w14:paraId="0CFA08DF" w14:textId="77777777" w:rsidTr="00C75A4E">
        <w:tc>
          <w:tcPr>
            <w:tcW w:w="864" w:type="pct"/>
          </w:tcPr>
          <w:p w14:paraId="61AE0B43" w14:textId="6E93D644" w:rsidR="00F22203" w:rsidRPr="00BA7A4A" w:rsidRDefault="00F22203" w:rsidP="00F22203">
            <w:pPr>
              <w:pStyle w:val="GOSTTablenorm"/>
            </w:pPr>
            <w:r w:rsidRPr="00C75A4E">
              <w:t>Вид средств</w:t>
            </w:r>
          </w:p>
        </w:tc>
        <w:tc>
          <w:tcPr>
            <w:tcW w:w="914" w:type="pct"/>
          </w:tcPr>
          <w:p w14:paraId="6CF2F16A" w14:textId="77777777" w:rsidR="00F22203" w:rsidRPr="00890A8D" w:rsidRDefault="00F22203" w:rsidP="00F22203">
            <w:pPr>
              <w:pStyle w:val="GOSTTablenorm"/>
            </w:pPr>
            <w:r w:rsidRPr="00C75A4E">
              <w:t>TypeFunds</w:t>
            </w:r>
          </w:p>
        </w:tc>
        <w:tc>
          <w:tcPr>
            <w:tcW w:w="405" w:type="pct"/>
          </w:tcPr>
          <w:p w14:paraId="3F2454D0" w14:textId="77777777" w:rsidR="00F22203" w:rsidRPr="00890A8D" w:rsidRDefault="00F22203" w:rsidP="00F22203">
            <w:pPr>
              <w:pStyle w:val="GOSTTablenorm"/>
            </w:pPr>
            <w:r w:rsidRPr="00C75A4E">
              <w:t>Строка</w:t>
            </w:r>
          </w:p>
        </w:tc>
        <w:tc>
          <w:tcPr>
            <w:tcW w:w="300" w:type="pct"/>
          </w:tcPr>
          <w:p w14:paraId="6FD67937" w14:textId="77777777" w:rsidR="00F22203" w:rsidRPr="00BA7A4A" w:rsidRDefault="00F22203" w:rsidP="00F22203">
            <w:pPr>
              <w:pStyle w:val="GOSTTablenorm"/>
            </w:pPr>
            <w:r w:rsidRPr="00BA7A4A">
              <w:t>Да</w:t>
            </w:r>
          </w:p>
        </w:tc>
        <w:tc>
          <w:tcPr>
            <w:tcW w:w="270" w:type="pct"/>
          </w:tcPr>
          <w:p w14:paraId="11F52207" w14:textId="77777777" w:rsidR="00F22203" w:rsidRPr="00BA7A4A" w:rsidRDefault="00F22203" w:rsidP="00F22203">
            <w:pPr>
              <w:pStyle w:val="GOSTTablenorm"/>
            </w:pPr>
            <w:r w:rsidRPr="00BA7A4A">
              <w:t>=1</w:t>
            </w:r>
          </w:p>
        </w:tc>
        <w:tc>
          <w:tcPr>
            <w:tcW w:w="2247" w:type="pct"/>
          </w:tcPr>
          <w:p w14:paraId="04272184" w14:textId="77777777" w:rsidR="00F22203" w:rsidRPr="00C75A4E" w:rsidRDefault="00F22203" w:rsidP="00F22203">
            <w:pPr>
              <w:pStyle w:val="GOSTTablenorm"/>
            </w:pPr>
            <w:r w:rsidRPr="00C75A4E">
              <w:rPr>
                <w:rFonts w:hint="eastAsia"/>
              </w:rPr>
              <w:t>Указывается</w:t>
            </w:r>
            <w:r w:rsidRPr="00C75A4E">
              <w:t xml:space="preserve"> кодовое </w:t>
            </w:r>
            <w:r w:rsidRPr="00C75A4E">
              <w:rPr>
                <w:rFonts w:hint="eastAsia"/>
              </w:rPr>
              <w:t>значение</w:t>
            </w:r>
            <w:r w:rsidRPr="00C75A4E">
              <w:t xml:space="preserve"> </w:t>
            </w:r>
            <w:r w:rsidRPr="00C75A4E">
              <w:rPr>
                <w:rFonts w:hint="eastAsia"/>
              </w:rPr>
              <w:t>вида</w:t>
            </w:r>
            <w:r w:rsidRPr="00C75A4E">
              <w:t xml:space="preserve"> </w:t>
            </w:r>
            <w:r w:rsidRPr="00C75A4E">
              <w:rPr>
                <w:rFonts w:hint="eastAsia"/>
              </w:rPr>
              <w:t>деятельности</w:t>
            </w:r>
            <w:r w:rsidRPr="00C75A4E">
              <w:t xml:space="preserve">, </w:t>
            </w:r>
            <w:r w:rsidRPr="00C75A4E">
              <w:rPr>
                <w:rFonts w:hint="eastAsia"/>
              </w:rPr>
              <w:t>по</w:t>
            </w:r>
            <w:r w:rsidRPr="00C75A4E">
              <w:t xml:space="preserve"> </w:t>
            </w:r>
            <w:r w:rsidRPr="00C75A4E">
              <w:rPr>
                <w:rFonts w:hint="eastAsia"/>
              </w:rPr>
              <w:t>которому</w:t>
            </w:r>
            <w:r w:rsidRPr="00C75A4E">
              <w:t xml:space="preserve"> </w:t>
            </w:r>
            <w:r w:rsidRPr="00C75A4E">
              <w:rPr>
                <w:rFonts w:hint="eastAsia"/>
              </w:rPr>
              <w:t>требуется</w:t>
            </w:r>
            <w:r w:rsidRPr="00C75A4E">
              <w:t xml:space="preserve"> </w:t>
            </w:r>
            <w:r w:rsidRPr="00C75A4E">
              <w:rPr>
                <w:rFonts w:hint="eastAsia"/>
              </w:rPr>
              <w:t>выполнить</w:t>
            </w:r>
            <w:r w:rsidRPr="00C75A4E">
              <w:t xml:space="preserve"> </w:t>
            </w:r>
            <w:r w:rsidRPr="00C75A4E">
              <w:rPr>
                <w:rFonts w:hint="eastAsia"/>
              </w:rPr>
              <w:t>операции</w:t>
            </w:r>
            <w:r w:rsidRPr="00C75A4E">
              <w:t xml:space="preserve"> </w:t>
            </w:r>
            <w:r w:rsidRPr="00C75A4E">
              <w:rPr>
                <w:rFonts w:hint="eastAsia"/>
              </w:rPr>
              <w:t>по</w:t>
            </w:r>
            <w:r w:rsidRPr="00C75A4E">
              <w:t xml:space="preserve"> </w:t>
            </w:r>
            <w:r w:rsidRPr="00C75A4E">
              <w:rPr>
                <w:rFonts w:hint="eastAsia"/>
              </w:rPr>
              <w:t>заключеию</w:t>
            </w:r>
            <w:r w:rsidRPr="00C75A4E">
              <w:t xml:space="preserve"> счетов.</w:t>
            </w:r>
          </w:p>
          <w:p w14:paraId="6C3D768E" w14:textId="77777777" w:rsidR="00F22203" w:rsidRPr="00C75A4E" w:rsidRDefault="00F22203" w:rsidP="00F22203">
            <w:pPr>
              <w:pStyle w:val="GOSTTablenorm"/>
            </w:pPr>
            <w:r w:rsidRPr="00C75A4E">
              <w:rPr>
                <w:rFonts w:hint="eastAsia"/>
              </w:rPr>
              <w:t>В</w:t>
            </w:r>
            <w:r w:rsidRPr="00C75A4E">
              <w:t xml:space="preserve"> </w:t>
            </w:r>
            <w:r w:rsidRPr="00C75A4E">
              <w:rPr>
                <w:rFonts w:hint="eastAsia"/>
              </w:rPr>
              <w:t>рамках</w:t>
            </w:r>
            <w:r w:rsidRPr="00C75A4E">
              <w:t xml:space="preserve"> </w:t>
            </w:r>
            <w:r w:rsidRPr="00C75A4E">
              <w:rPr>
                <w:rFonts w:hint="eastAsia"/>
              </w:rPr>
              <w:t>закрытия</w:t>
            </w:r>
            <w:r w:rsidRPr="00C75A4E">
              <w:t xml:space="preserve"> </w:t>
            </w:r>
            <w:r w:rsidRPr="00C75A4E">
              <w:rPr>
                <w:rFonts w:hint="eastAsia"/>
              </w:rPr>
              <w:t>года</w:t>
            </w:r>
            <w:r w:rsidRPr="00C75A4E">
              <w:t xml:space="preserve"> </w:t>
            </w:r>
            <w:r w:rsidRPr="00C75A4E">
              <w:rPr>
                <w:rFonts w:hint="eastAsia"/>
              </w:rPr>
              <w:t>по</w:t>
            </w:r>
            <w:r w:rsidRPr="00C75A4E">
              <w:t xml:space="preserve"> </w:t>
            </w:r>
            <w:r w:rsidRPr="00C75A4E">
              <w:rPr>
                <w:rFonts w:hint="eastAsia"/>
              </w:rPr>
              <w:t>СВР</w:t>
            </w:r>
            <w:r w:rsidRPr="00C75A4E">
              <w:t xml:space="preserve"> </w:t>
            </w:r>
            <w:r w:rsidRPr="00C75A4E">
              <w:rPr>
                <w:rFonts w:hint="eastAsia"/>
              </w:rPr>
              <w:t>передается</w:t>
            </w:r>
            <w:r w:rsidRPr="00C75A4E">
              <w:t xml:space="preserve"> </w:t>
            </w:r>
            <w:r w:rsidRPr="00C75A4E">
              <w:rPr>
                <w:rFonts w:hint="eastAsia"/>
              </w:rPr>
              <w:t>значение</w:t>
            </w:r>
            <w:r w:rsidRPr="00C75A4E">
              <w:t xml:space="preserve"> «3»</w:t>
            </w:r>
          </w:p>
        </w:tc>
      </w:tr>
      <w:tr w:rsidR="00F22203" w:rsidRPr="00002655" w14:paraId="11AF908E" w14:textId="77777777" w:rsidTr="000B57C5">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6F32FA0C" w14:textId="25234B19" w:rsidR="00F22203" w:rsidRPr="00C75A4E" w:rsidRDefault="00F22203" w:rsidP="00F22203">
            <w:pPr>
              <w:pStyle w:val="GOSTTablenorm"/>
              <w:jc w:val="center"/>
              <w:rPr>
                <w:b/>
              </w:rPr>
            </w:pPr>
            <w:r w:rsidRPr="00C75A4E">
              <w:rPr>
                <w:b/>
              </w:rPr>
              <w:t>Перечень параметров тела запроса</w:t>
            </w:r>
            <w:r w:rsidRPr="00C75A4E" w:rsidDel="00B45405">
              <w:rPr>
                <w:b/>
              </w:rPr>
              <w:t xml:space="preserve"> </w:t>
            </w:r>
            <w:r w:rsidRPr="00C75A4E">
              <w:rPr>
                <w:b/>
              </w:rPr>
              <w:t xml:space="preserve">на выполнение операции по переносу остатков средств на новый финансовый год </w:t>
            </w:r>
            <w:r w:rsidRPr="00C75A4E">
              <w:rPr>
                <w:rFonts w:ascii="-apple-system" w:hAnsi="-apple-system"/>
                <w:b/>
                <w:color w:val="000000"/>
                <w:sz w:val="21"/>
                <w:szCs w:val="21"/>
                <w:shd w:val="clear" w:color="auto" w:fill="FFFFFF"/>
              </w:rPr>
              <w:t>OPENINGYEAR</w:t>
            </w:r>
            <w:r w:rsidRPr="00C75A4E">
              <w:rPr>
                <w:b/>
              </w:rPr>
              <w:t xml:space="preserve"> (</w:t>
            </w:r>
            <w:r w:rsidRPr="00C75A4E">
              <w:rPr>
                <w:b/>
                <w:lang w:val="en-US"/>
              </w:rPr>
              <w:t>document</w:t>
            </w:r>
            <w:r w:rsidRPr="00C75A4E" w:rsidDel="00B45405">
              <w:rPr>
                <w:b/>
              </w:rPr>
              <w:t>)</w:t>
            </w:r>
          </w:p>
        </w:tc>
      </w:tr>
      <w:tr w:rsidR="00F22203" w:rsidRPr="00002655" w14:paraId="061BF82A" w14:textId="77777777" w:rsidTr="00C75A4E">
        <w:tc>
          <w:tcPr>
            <w:tcW w:w="864" w:type="pct"/>
          </w:tcPr>
          <w:p w14:paraId="1749442C" w14:textId="77777777" w:rsidR="00F22203" w:rsidRPr="00890A8D" w:rsidRDefault="00F22203" w:rsidP="00F22203">
            <w:pPr>
              <w:pStyle w:val="GOSTTablenorm"/>
            </w:pPr>
            <w:r w:rsidRPr="00C75A4E">
              <w:t>Финансовый год</w:t>
            </w:r>
          </w:p>
        </w:tc>
        <w:tc>
          <w:tcPr>
            <w:tcW w:w="914" w:type="pct"/>
          </w:tcPr>
          <w:p w14:paraId="70C90261" w14:textId="37777376" w:rsidR="00F22203" w:rsidRPr="00890A8D" w:rsidRDefault="00F22203" w:rsidP="00F22203">
            <w:pPr>
              <w:pStyle w:val="GOSTTablenorm"/>
            </w:pPr>
            <w:r w:rsidRPr="00CB2665">
              <w:rPr>
                <w:lang w:val="en-US"/>
              </w:rPr>
              <w:t>OpeningYear</w:t>
            </w:r>
          </w:p>
        </w:tc>
        <w:tc>
          <w:tcPr>
            <w:tcW w:w="405" w:type="pct"/>
          </w:tcPr>
          <w:p w14:paraId="6A6D3E7E" w14:textId="77777777" w:rsidR="00F22203" w:rsidRPr="00890A8D" w:rsidRDefault="00F22203" w:rsidP="00F22203">
            <w:pPr>
              <w:pStyle w:val="GOSTTablenorm"/>
            </w:pPr>
            <w:r w:rsidRPr="00C75A4E">
              <w:t>Число</w:t>
            </w:r>
          </w:p>
        </w:tc>
        <w:tc>
          <w:tcPr>
            <w:tcW w:w="300" w:type="pct"/>
          </w:tcPr>
          <w:p w14:paraId="7C036054" w14:textId="77777777" w:rsidR="00F22203" w:rsidRPr="00BA7A4A" w:rsidRDefault="00F22203" w:rsidP="00F22203">
            <w:pPr>
              <w:pStyle w:val="GOSTTablenorm"/>
            </w:pPr>
            <w:r w:rsidRPr="00BA7A4A">
              <w:t>Да</w:t>
            </w:r>
          </w:p>
        </w:tc>
        <w:tc>
          <w:tcPr>
            <w:tcW w:w="270" w:type="pct"/>
          </w:tcPr>
          <w:p w14:paraId="289380AF" w14:textId="77777777" w:rsidR="00F22203" w:rsidRPr="00BA7A4A" w:rsidRDefault="00F22203" w:rsidP="00F22203">
            <w:pPr>
              <w:pStyle w:val="GOSTTablenorm"/>
            </w:pPr>
            <w:r w:rsidRPr="00BA7A4A">
              <w:t>=4</w:t>
            </w:r>
          </w:p>
        </w:tc>
        <w:tc>
          <w:tcPr>
            <w:tcW w:w="2247" w:type="pct"/>
          </w:tcPr>
          <w:p w14:paraId="3DBC9151" w14:textId="61FBFFD1" w:rsidR="00F22203" w:rsidRPr="00C75A4E" w:rsidRDefault="00F22203" w:rsidP="00F22203">
            <w:pPr>
              <w:pStyle w:val="GOSTTablenorm"/>
            </w:pPr>
            <w:r w:rsidRPr="00C75A4E">
              <w:t>Указывается финансовый год, в котором требуется выполнить операции по переносу остатков</w:t>
            </w:r>
            <w:r w:rsidRPr="00BA7A4A">
              <w:t>.</w:t>
            </w:r>
          </w:p>
          <w:p w14:paraId="061F9ECE" w14:textId="77777777" w:rsidR="00F22203" w:rsidRPr="00BA7A4A" w:rsidRDefault="00F22203" w:rsidP="00F22203">
            <w:pPr>
              <w:pStyle w:val="GOSTTablenorm"/>
            </w:pPr>
            <w:r w:rsidRPr="00C75A4E">
              <w:t>Формат YYYY</w:t>
            </w:r>
          </w:p>
        </w:tc>
      </w:tr>
      <w:tr w:rsidR="00F22203" w:rsidRPr="00002655" w14:paraId="645DD07C" w14:textId="77777777" w:rsidTr="00C75A4E">
        <w:tc>
          <w:tcPr>
            <w:tcW w:w="864" w:type="pct"/>
          </w:tcPr>
          <w:p w14:paraId="7A0C26FD" w14:textId="77777777" w:rsidR="00F22203" w:rsidRPr="00890A8D" w:rsidRDefault="00F22203" w:rsidP="00F22203">
            <w:pPr>
              <w:pStyle w:val="GOSTTablenorm"/>
            </w:pPr>
            <w:r w:rsidRPr="00C75A4E">
              <w:t>Субъект учета</w:t>
            </w:r>
          </w:p>
        </w:tc>
        <w:tc>
          <w:tcPr>
            <w:tcW w:w="914" w:type="pct"/>
          </w:tcPr>
          <w:p w14:paraId="3F40BFE8" w14:textId="77777777" w:rsidR="00F22203" w:rsidRPr="00890A8D" w:rsidRDefault="00F22203" w:rsidP="00F22203">
            <w:pPr>
              <w:pStyle w:val="GOSTTablenorm"/>
            </w:pPr>
            <w:r w:rsidRPr="00C75A4E">
              <w:t>Subject</w:t>
            </w:r>
          </w:p>
        </w:tc>
        <w:tc>
          <w:tcPr>
            <w:tcW w:w="405" w:type="pct"/>
          </w:tcPr>
          <w:p w14:paraId="320EF4D5" w14:textId="77777777" w:rsidR="00F22203" w:rsidRPr="00890A8D" w:rsidRDefault="00F22203" w:rsidP="00F22203">
            <w:pPr>
              <w:pStyle w:val="GOSTTablenorm"/>
            </w:pPr>
            <w:r w:rsidRPr="00C75A4E">
              <w:t>Строка</w:t>
            </w:r>
          </w:p>
        </w:tc>
        <w:tc>
          <w:tcPr>
            <w:tcW w:w="300" w:type="pct"/>
          </w:tcPr>
          <w:p w14:paraId="02D36926" w14:textId="77777777" w:rsidR="00F22203" w:rsidRPr="00BA7A4A" w:rsidRDefault="00F22203" w:rsidP="00F22203">
            <w:pPr>
              <w:pStyle w:val="GOSTTablenorm"/>
            </w:pPr>
            <w:r w:rsidRPr="00BA7A4A">
              <w:t>Да</w:t>
            </w:r>
          </w:p>
        </w:tc>
        <w:tc>
          <w:tcPr>
            <w:tcW w:w="270" w:type="pct"/>
          </w:tcPr>
          <w:p w14:paraId="03757B26" w14:textId="77777777" w:rsidR="00F22203" w:rsidRPr="00890A8D" w:rsidRDefault="00F22203" w:rsidP="00F22203">
            <w:pPr>
              <w:pStyle w:val="GOSTTablenorm"/>
            </w:pPr>
            <w:r w:rsidRPr="00C75A4E">
              <w:t>=4</w:t>
            </w:r>
          </w:p>
        </w:tc>
        <w:tc>
          <w:tcPr>
            <w:tcW w:w="2247" w:type="pct"/>
          </w:tcPr>
          <w:p w14:paraId="4D0217F4" w14:textId="77777777" w:rsidR="00F22203" w:rsidRPr="00C75A4E" w:rsidRDefault="00F22203" w:rsidP="00F22203">
            <w:pPr>
              <w:pStyle w:val="GOSTTablenorm"/>
            </w:pPr>
            <w:r w:rsidRPr="00C75A4E">
              <w:t>Указывается код ТОФК /ЦС по учету, в котором требуется выполнить операции по переносу остатков</w:t>
            </w:r>
          </w:p>
        </w:tc>
      </w:tr>
      <w:tr w:rsidR="00F22203" w:rsidRPr="00002655" w14:paraId="64FE31EC" w14:textId="77777777" w:rsidTr="00C75A4E">
        <w:tc>
          <w:tcPr>
            <w:tcW w:w="864" w:type="pct"/>
          </w:tcPr>
          <w:p w14:paraId="7E140254" w14:textId="58FFF62C" w:rsidR="00F22203" w:rsidRPr="00BA7A4A" w:rsidRDefault="00F22203" w:rsidP="00F22203">
            <w:pPr>
              <w:pStyle w:val="GOSTTablenorm"/>
            </w:pPr>
            <w:r w:rsidRPr="00C75A4E">
              <w:t>Вид средств</w:t>
            </w:r>
          </w:p>
        </w:tc>
        <w:tc>
          <w:tcPr>
            <w:tcW w:w="914" w:type="pct"/>
          </w:tcPr>
          <w:p w14:paraId="60AA5630" w14:textId="77777777" w:rsidR="00F22203" w:rsidRPr="00890A8D" w:rsidRDefault="00F22203" w:rsidP="00F22203">
            <w:pPr>
              <w:pStyle w:val="GOSTTablenorm"/>
            </w:pPr>
            <w:r w:rsidRPr="00C75A4E">
              <w:t>TypeFunds</w:t>
            </w:r>
          </w:p>
        </w:tc>
        <w:tc>
          <w:tcPr>
            <w:tcW w:w="405" w:type="pct"/>
          </w:tcPr>
          <w:p w14:paraId="01B94B14" w14:textId="77777777" w:rsidR="00F22203" w:rsidRPr="00890A8D" w:rsidRDefault="00F22203" w:rsidP="00F22203">
            <w:pPr>
              <w:pStyle w:val="GOSTTablenorm"/>
            </w:pPr>
            <w:r w:rsidRPr="00C75A4E">
              <w:t>Строка</w:t>
            </w:r>
          </w:p>
        </w:tc>
        <w:tc>
          <w:tcPr>
            <w:tcW w:w="300" w:type="pct"/>
          </w:tcPr>
          <w:p w14:paraId="3C81F75D" w14:textId="77777777" w:rsidR="00F22203" w:rsidRPr="00BA7A4A" w:rsidRDefault="00F22203" w:rsidP="00F22203">
            <w:pPr>
              <w:pStyle w:val="GOSTTablenorm"/>
            </w:pPr>
            <w:r w:rsidRPr="00BA7A4A">
              <w:t>Да</w:t>
            </w:r>
          </w:p>
        </w:tc>
        <w:tc>
          <w:tcPr>
            <w:tcW w:w="270" w:type="pct"/>
          </w:tcPr>
          <w:p w14:paraId="60FB6DFF" w14:textId="77777777" w:rsidR="00F22203" w:rsidRPr="00BA7A4A" w:rsidRDefault="00F22203" w:rsidP="00F22203">
            <w:pPr>
              <w:pStyle w:val="GOSTTablenorm"/>
            </w:pPr>
            <w:r w:rsidRPr="00BA7A4A">
              <w:t>=1</w:t>
            </w:r>
          </w:p>
        </w:tc>
        <w:tc>
          <w:tcPr>
            <w:tcW w:w="2247" w:type="pct"/>
          </w:tcPr>
          <w:p w14:paraId="28B7BDDC" w14:textId="77777777" w:rsidR="00F22203" w:rsidRPr="00C75A4E" w:rsidRDefault="00F22203" w:rsidP="00F22203">
            <w:pPr>
              <w:pStyle w:val="GOSTTablenorm"/>
            </w:pPr>
            <w:r w:rsidRPr="00C75A4E">
              <w:t>Указывается кодовое значение вида деятельности, по которому требуется выполнить операции по переносу остатков.</w:t>
            </w:r>
          </w:p>
          <w:p w14:paraId="2BFB5BD1" w14:textId="77777777" w:rsidR="00F22203" w:rsidRPr="00890A8D" w:rsidRDefault="00F22203" w:rsidP="00F22203">
            <w:pPr>
              <w:pStyle w:val="GOSTTablenorm"/>
            </w:pPr>
            <w:r w:rsidRPr="00C75A4E">
              <w:t>В рамках закрытия года по СВР передается значение «3»</w:t>
            </w:r>
          </w:p>
        </w:tc>
      </w:tr>
      <w:tr w:rsidR="00F22203" w:rsidRPr="00002655" w14:paraId="43B3C68F" w14:textId="77777777" w:rsidTr="00C75A4E">
        <w:tc>
          <w:tcPr>
            <w:tcW w:w="864" w:type="pct"/>
          </w:tcPr>
          <w:p w14:paraId="06CE1224" w14:textId="77777777" w:rsidR="00F22203" w:rsidRPr="00890A8D" w:rsidRDefault="00F22203" w:rsidP="00F22203">
            <w:pPr>
              <w:pStyle w:val="GOSTTablenorm"/>
            </w:pPr>
            <w:r w:rsidRPr="00C75A4E">
              <w:t>Номер казначейского счета</w:t>
            </w:r>
          </w:p>
        </w:tc>
        <w:tc>
          <w:tcPr>
            <w:tcW w:w="914" w:type="pct"/>
          </w:tcPr>
          <w:p w14:paraId="2A9A95AB" w14:textId="77777777" w:rsidR="00F22203" w:rsidRPr="00890A8D" w:rsidRDefault="00F22203" w:rsidP="00F22203">
            <w:pPr>
              <w:pStyle w:val="GOSTTablenorm"/>
            </w:pPr>
            <w:r w:rsidRPr="00C75A4E">
              <w:t>CheckAcc</w:t>
            </w:r>
          </w:p>
        </w:tc>
        <w:tc>
          <w:tcPr>
            <w:tcW w:w="405" w:type="pct"/>
          </w:tcPr>
          <w:p w14:paraId="076C8981" w14:textId="77777777" w:rsidR="00F22203" w:rsidRPr="00890A8D" w:rsidRDefault="00F22203" w:rsidP="00F22203">
            <w:pPr>
              <w:pStyle w:val="GOSTTablenorm"/>
            </w:pPr>
            <w:r w:rsidRPr="00C75A4E">
              <w:t>Строка</w:t>
            </w:r>
          </w:p>
        </w:tc>
        <w:tc>
          <w:tcPr>
            <w:tcW w:w="300" w:type="pct"/>
          </w:tcPr>
          <w:p w14:paraId="69E3DF2B" w14:textId="77777777" w:rsidR="00F22203" w:rsidRPr="00890A8D" w:rsidRDefault="00F22203" w:rsidP="00F22203">
            <w:pPr>
              <w:pStyle w:val="GOSTTablenorm"/>
            </w:pPr>
            <w:r w:rsidRPr="00C75A4E">
              <w:t>Да</w:t>
            </w:r>
          </w:p>
        </w:tc>
        <w:tc>
          <w:tcPr>
            <w:tcW w:w="270" w:type="pct"/>
          </w:tcPr>
          <w:p w14:paraId="65F5757F" w14:textId="77777777" w:rsidR="00F22203" w:rsidRPr="00BA7A4A" w:rsidRDefault="00F22203" w:rsidP="00F22203">
            <w:pPr>
              <w:pStyle w:val="GOSTTablenorm"/>
            </w:pPr>
            <w:r w:rsidRPr="00BA7A4A">
              <w:t>=20</w:t>
            </w:r>
          </w:p>
        </w:tc>
        <w:tc>
          <w:tcPr>
            <w:tcW w:w="2247" w:type="pct"/>
          </w:tcPr>
          <w:p w14:paraId="14A9732A" w14:textId="77777777" w:rsidR="00F22203" w:rsidRPr="00890A8D" w:rsidRDefault="00F22203" w:rsidP="00F22203">
            <w:pPr>
              <w:pStyle w:val="GOSTTablenorm"/>
            </w:pPr>
            <w:r w:rsidRPr="00C75A4E">
              <w:t xml:space="preserve">Указывается номер казначейского счета, открытого </w:t>
            </w:r>
            <w:r w:rsidRPr="00C75A4E">
              <w:rPr>
                <w:rFonts w:hint="eastAsia"/>
              </w:rPr>
              <w:t>ТОФК</w:t>
            </w:r>
            <w:r w:rsidRPr="00C75A4E">
              <w:t xml:space="preserve"> /</w:t>
            </w:r>
            <w:r w:rsidRPr="00C75A4E">
              <w:rPr>
                <w:rFonts w:hint="eastAsia"/>
              </w:rPr>
              <w:t>ЦС</w:t>
            </w:r>
            <w:r w:rsidRPr="00C75A4E">
              <w:t xml:space="preserve"> </w:t>
            </w:r>
            <w:r w:rsidRPr="00C75A4E">
              <w:rPr>
                <w:rFonts w:hint="eastAsia"/>
              </w:rPr>
              <w:t>по</w:t>
            </w:r>
            <w:r w:rsidRPr="00C75A4E">
              <w:t xml:space="preserve"> </w:t>
            </w:r>
            <w:r w:rsidRPr="00C75A4E">
              <w:rPr>
                <w:rFonts w:hint="eastAsia"/>
              </w:rPr>
              <w:t>учету</w:t>
            </w:r>
            <w:r w:rsidRPr="00C75A4E">
              <w:t>, в котором требуется провести операции по переносу остатков</w:t>
            </w:r>
          </w:p>
        </w:tc>
      </w:tr>
    </w:tbl>
    <w:p w14:paraId="27412648" w14:textId="77777777" w:rsidR="001605AA" w:rsidRPr="00C616AD" w:rsidRDefault="001605AA">
      <w:pPr>
        <w:pStyle w:val="31"/>
      </w:pPr>
      <w:bookmarkStart w:id="8650" w:name="_Toc131524923"/>
      <w:bookmarkStart w:id="8651" w:name="_Toc150763517"/>
      <w:bookmarkStart w:id="8652" w:name="_Toc226556199"/>
      <w:r w:rsidRPr="00C616AD">
        <w:t>Пример запроса</w:t>
      </w:r>
      <w:bookmarkEnd w:id="8650"/>
      <w:bookmarkEnd w:id="8651"/>
      <w:bookmarkEnd w:id="8652"/>
    </w:p>
    <w:p w14:paraId="217851BA" w14:textId="7A5CCF59" w:rsidR="00C616AD" w:rsidRPr="00890A8D" w:rsidRDefault="001605AA" w:rsidP="00C75A4E">
      <w:pPr>
        <w:pStyle w:val="GOSTNormal"/>
      </w:pPr>
      <w:r w:rsidRPr="00CC6B2E">
        <w:rPr>
          <w:u w:val="single"/>
        </w:rPr>
        <w:t>Пример №1: Запрос на выполнение операции по заключению счетов отчетного финансов</w:t>
      </w:r>
      <w:ins w:id="8653" w:author="Сатлер Марина Викторовна" w:date="2025-11-12T15:27:00Z">
        <w:r w:rsidR="001B4C8C">
          <w:rPr>
            <w:u w:val="single"/>
          </w:rPr>
          <w:t>о</w:t>
        </w:r>
      </w:ins>
      <w:r w:rsidRPr="00CC6B2E">
        <w:rPr>
          <w:u w:val="single"/>
        </w:rPr>
        <w:t>го года (</w:t>
      </w:r>
      <w:r w:rsidRPr="00C75A4E">
        <w:rPr>
          <w:rStyle w:val="aff2"/>
          <w:b w:val="0"/>
          <w:bCs w:val="0"/>
          <w:u w:val="single"/>
        </w:rPr>
        <w:t>CLOSINGYEAR</w:t>
      </w:r>
      <w:r w:rsidRPr="00CC6B2E">
        <w:rPr>
          <w:u w:val="single"/>
        </w:rPr>
        <w:t>)</w:t>
      </w:r>
      <w:r w:rsidR="00C616AD" w:rsidRPr="00CC6B2E">
        <w:rPr>
          <w:u w:val="single"/>
        </w:rPr>
        <w:t>:</w:t>
      </w:r>
    </w:p>
    <w:p w14:paraId="771B4679" w14:textId="77777777" w:rsidR="008F0A93" w:rsidRPr="00C75A4E" w:rsidRDefault="008F0A93" w:rsidP="00C75A4E">
      <w:pPr>
        <w:pStyle w:val="GOSTScript"/>
      </w:pPr>
      <w:r w:rsidRPr="00C75A4E">
        <w:t>{</w:t>
      </w:r>
    </w:p>
    <w:p w14:paraId="6C6B9241" w14:textId="77777777" w:rsidR="008F0A93" w:rsidRPr="00C75A4E" w:rsidRDefault="008F0A93" w:rsidP="00C75A4E">
      <w:pPr>
        <w:pStyle w:val="GOSTScript"/>
      </w:pPr>
      <w:r w:rsidRPr="00C75A4E">
        <w:tab/>
        <w:t>"header": {</w:t>
      </w:r>
    </w:p>
    <w:p w14:paraId="75D6C304" w14:textId="77777777" w:rsidR="008F0A93" w:rsidRPr="00C75A4E" w:rsidRDefault="008F0A93" w:rsidP="00C75A4E">
      <w:pPr>
        <w:pStyle w:val="GOSTScript"/>
      </w:pPr>
      <w:r w:rsidRPr="00C75A4E">
        <w:lastRenderedPageBreak/>
        <w:tab/>
      </w:r>
      <w:r w:rsidRPr="00C75A4E">
        <w:tab/>
        <w:t>"Source": "ARP",</w:t>
      </w:r>
    </w:p>
    <w:p w14:paraId="4B0476F3" w14:textId="77777777" w:rsidR="008F0A93" w:rsidRPr="00C75A4E" w:rsidRDefault="008F0A93" w:rsidP="00C75A4E">
      <w:pPr>
        <w:pStyle w:val="GOSTScript"/>
      </w:pPr>
      <w:r w:rsidRPr="00C75A4E">
        <w:tab/>
      </w:r>
      <w:r w:rsidRPr="00C75A4E">
        <w:tab/>
        <w:t>"ReqDateTime": "2024-01-03 10:34:12",</w:t>
      </w:r>
    </w:p>
    <w:p w14:paraId="055423EB" w14:textId="77777777" w:rsidR="008F0A93" w:rsidRPr="00C75A4E" w:rsidRDefault="008F0A93" w:rsidP="00C75A4E">
      <w:pPr>
        <w:pStyle w:val="GOSTScript"/>
      </w:pPr>
      <w:r w:rsidRPr="00C75A4E">
        <w:tab/>
      </w:r>
      <w:r w:rsidRPr="00C75A4E">
        <w:tab/>
        <w:t>"Version": "2.4",</w:t>
      </w:r>
    </w:p>
    <w:p w14:paraId="07F2A778" w14:textId="77777777" w:rsidR="008F0A93" w:rsidRPr="003B0425" w:rsidRDefault="008F0A93" w:rsidP="00C75A4E">
      <w:pPr>
        <w:pStyle w:val="GOSTScript"/>
      </w:pPr>
      <w:r w:rsidRPr="00C75A4E">
        <w:tab/>
      </w:r>
      <w:r w:rsidRPr="00C75A4E">
        <w:tab/>
      </w:r>
      <w:r w:rsidRPr="003B0425">
        <w:t>"ReqGuid": "b3d4ce5d-2757-4454-948c-cfa72ba94f10",</w:t>
      </w:r>
    </w:p>
    <w:p w14:paraId="030F69CF" w14:textId="77777777" w:rsidR="008F0A93" w:rsidRPr="003B0425" w:rsidRDefault="008F0A93" w:rsidP="00C75A4E">
      <w:pPr>
        <w:pStyle w:val="GOSTScript"/>
      </w:pPr>
      <w:r w:rsidRPr="003B0425">
        <w:tab/>
      </w:r>
      <w:r w:rsidRPr="003B0425">
        <w:tab/>
        <w:t>"RequestType": "CLOSINGYEAR"</w:t>
      </w:r>
    </w:p>
    <w:p w14:paraId="015ADB0E" w14:textId="77777777" w:rsidR="008F0A93" w:rsidRPr="004F2863" w:rsidRDefault="008F0A93" w:rsidP="00C75A4E">
      <w:pPr>
        <w:pStyle w:val="GOSTScript"/>
        <w:rPr>
          <w:lang w:val="ru-RU"/>
        </w:rPr>
      </w:pPr>
      <w:r w:rsidRPr="003B0425">
        <w:tab/>
      </w:r>
      <w:r w:rsidRPr="00C75A4E">
        <w:rPr>
          <w:lang w:val="ru-RU"/>
        </w:rPr>
        <w:t>},</w:t>
      </w:r>
    </w:p>
    <w:p w14:paraId="15926C0D" w14:textId="77777777" w:rsidR="008F0A93" w:rsidRPr="004F2863" w:rsidRDefault="008F0A93" w:rsidP="00C75A4E">
      <w:pPr>
        <w:pStyle w:val="GOSTScript"/>
        <w:rPr>
          <w:lang w:val="ru-RU"/>
        </w:rPr>
      </w:pPr>
      <w:r w:rsidRPr="00C75A4E">
        <w:rPr>
          <w:lang w:val="ru-RU"/>
        </w:rPr>
        <w:tab/>
        <w:t>"</w:t>
      </w:r>
      <w:r w:rsidRPr="008F0A93">
        <w:t>document</w:t>
      </w:r>
      <w:r w:rsidRPr="00C75A4E">
        <w:rPr>
          <w:lang w:val="ru-RU"/>
        </w:rPr>
        <w:t>": {</w:t>
      </w:r>
    </w:p>
    <w:p w14:paraId="2D47EF88" w14:textId="4D489E50" w:rsidR="008F0A93" w:rsidRPr="004F2863" w:rsidRDefault="008F0A93" w:rsidP="00C75A4E">
      <w:pPr>
        <w:pStyle w:val="GOSTScript"/>
        <w:rPr>
          <w:lang w:val="ru-RU"/>
        </w:rPr>
      </w:pPr>
      <w:r w:rsidRPr="00C75A4E">
        <w:rPr>
          <w:lang w:val="ru-RU"/>
        </w:rPr>
        <w:tab/>
      </w:r>
      <w:r w:rsidRPr="00C75A4E">
        <w:rPr>
          <w:lang w:val="ru-RU"/>
        </w:rPr>
        <w:tab/>
        <w:t>"</w:t>
      </w:r>
      <w:r w:rsidRPr="008F0A93">
        <w:t>ClosingYear</w:t>
      </w:r>
      <w:r w:rsidRPr="00C75A4E">
        <w:rPr>
          <w:lang w:val="ru-RU"/>
        </w:rPr>
        <w:t>": 2023,</w:t>
      </w:r>
    </w:p>
    <w:p w14:paraId="3BBCFFB1" w14:textId="77777777" w:rsidR="008F0A93" w:rsidRPr="004F2863" w:rsidRDefault="008F0A93" w:rsidP="00C75A4E">
      <w:pPr>
        <w:pStyle w:val="GOSTScript"/>
        <w:rPr>
          <w:lang w:val="ru-RU"/>
        </w:rPr>
      </w:pPr>
      <w:r w:rsidRPr="00C75A4E">
        <w:rPr>
          <w:lang w:val="ru-RU"/>
        </w:rPr>
        <w:tab/>
      </w:r>
      <w:r w:rsidRPr="00C75A4E">
        <w:rPr>
          <w:lang w:val="ru-RU"/>
        </w:rPr>
        <w:tab/>
        <w:t>"</w:t>
      </w:r>
      <w:r w:rsidRPr="008F0A93">
        <w:t>Subject</w:t>
      </w:r>
      <w:r w:rsidRPr="00C75A4E">
        <w:rPr>
          <w:lang w:val="ru-RU"/>
        </w:rPr>
        <w:t>": "6200",</w:t>
      </w:r>
    </w:p>
    <w:p w14:paraId="5CA9F9B3" w14:textId="77777777" w:rsidR="008F0A93" w:rsidRPr="004F2863" w:rsidRDefault="008F0A93" w:rsidP="00C75A4E">
      <w:pPr>
        <w:pStyle w:val="GOSTScript"/>
        <w:rPr>
          <w:lang w:val="ru-RU"/>
        </w:rPr>
      </w:pPr>
      <w:r w:rsidRPr="00C75A4E">
        <w:rPr>
          <w:lang w:val="ru-RU"/>
        </w:rPr>
        <w:tab/>
      </w:r>
      <w:r w:rsidRPr="00C75A4E">
        <w:rPr>
          <w:lang w:val="ru-RU"/>
        </w:rPr>
        <w:tab/>
        <w:t>"</w:t>
      </w:r>
      <w:r w:rsidRPr="008F0A93">
        <w:t>TypeFunds</w:t>
      </w:r>
      <w:r w:rsidRPr="00C75A4E">
        <w:rPr>
          <w:lang w:val="ru-RU"/>
        </w:rPr>
        <w:t>": "3"</w:t>
      </w:r>
    </w:p>
    <w:p w14:paraId="7FDD1E0B" w14:textId="77777777" w:rsidR="008F0A93" w:rsidRPr="004F2863" w:rsidRDefault="008F0A93" w:rsidP="00C75A4E">
      <w:pPr>
        <w:pStyle w:val="GOSTScript"/>
        <w:rPr>
          <w:lang w:val="ru-RU"/>
        </w:rPr>
      </w:pPr>
      <w:r w:rsidRPr="00C75A4E">
        <w:rPr>
          <w:lang w:val="ru-RU"/>
        </w:rPr>
        <w:tab/>
        <w:t>}</w:t>
      </w:r>
    </w:p>
    <w:p w14:paraId="3910A23E" w14:textId="60D679EA" w:rsidR="001605AA" w:rsidRPr="004F2863" w:rsidRDefault="008F0A93" w:rsidP="00C75A4E">
      <w:pPr>
        <w:pStyle w:val="GOSTScript"/>
        <w:rPr>
          <w:lang w:val="ru-RU"/>
        </w:rPr>
      </w:pPr>
      <w:r w:rsidRPr="00C75A4E">
        <w:rPr>
          <w:lang w:val="ru-RU"/>
        </w:rPr>
        <w:t>}</w:t>
      </w:r>
    </w:p>
    <w:p w14:paraId="35390B8B" w14:textId="77777777" w:rsidR="00C616AD" w:rsidRDefault="00C616AD" w:rsidP="00C75A4E">
      <w:pPr>
        <w:pStyle w:val="GOSTNormal"/>
      </w:pPr>
    </w:p>
    <w:p w14:paraId="2776F641" w14:textId="4016EE76" w:rsidR="00C616AD" w:rsidRPr="00890A8D" w:rsidRDefault="00C616AD" w:rsidP="00C75A4E">
      <w:pPr>
        <w:pStyle w:val="GOSTNormal"/>
      </w:pPr>
      <w:r w:rsidRPr="00CC6B2E">
        <w:rPr>
          <w:u w:val="single"/>
        </w:rPr>
        <w:t>Пример №2: Запрос на выполнение операции по переносу остатков средств на новый финансовый год (</w:t>
      </w:r>
      <w:r w:rsidRPr="00C75A4E">
        <w:rPr>
          <w:u w:val="single"/>
        </w:rPr>
        <w:t>OPENINGYEAR</w:t>
      </w:r>
      <w:r w:rsidRPr="00CC6B2E">
        <w:rPr>
          <w:u w:val="single"/>
        </w:rPr>
        <w:t>):</w:t>
      </w:r>
    </w:p>
    <w:p w14:paraId="2CB9EECF" w14:textId="77777777" w:rsidR="00C616AD" w:rsidRPr="00FD42B5" w:rsidRDefault="00C616AD" w:rsidP="00CC6B2E">
      <w:pPr>
        <w:pStyle w:val="GOSTScript"/>
      </w:pPr>
      <w:r w:rsidRPr="00FD42B5">
        <w:t>{</w:t>
      </w:r>
    </w:p>
    <w:p w14:paraId="740B45D3" w14:textId="77777777" w:rsidR="00C616AD" w:rsidRPr="00FD42B5" w:rsidRDefault="00C616AD" w:rsidP="00CC6B2E">
      <w:pPr>
        <w:pStyle w:val="GOSTScript"/>
      </w:pPr>
      <w:r w:rsidRPr="00FD42B5">
        <w:tab/>
        <w:t>"header": {</w:t>
      </w:r>
    </w:p>
    <w:p w14:paraId="6F82AC8E" w14:textId="77777777" w:rsidR="00C616AD" w:rsidRPr="00FD42B5" w:rsidRDefault="00C616AD" w:rsidP="00CC6B2E">
      <w:pPr>
        <w:pStyle w:val="GOSTScript"/>
      </w:pPr>
      <w:r w:rsidRPr="00FD42B5">
        <w:tab/>
      </w:r>
      <w:r w:rsidRPr="00FD42B5">
        <w:tab/>
        <w:t>"Source": "EXP05",</w:t>
      </w:r>
    </w:p>
    <w:p w14:paraId="0322BC00" w14:textId="77777777" w:rsidR="00C616AD" w:rsidRPr="00FD42B5" w:rsidRDefault="00C616AD" w:rsidP="00CC6B2E">
      <w:pPr>
        <w:pStyle w:val="GOSTScript"/>
      </w:pPr>
      <w:r w:rsidRPr="00FD42B5">
        <w:tab/>
      </w:r>
      <w:r w:rsidRPr="00FD42B5">
        <w:tab/>
        <w:t>"ReqDateTime": "2023-12-03 10:34:12",</w:t>
      </w:r>
    </w:p>
    <w:p w14:paraId="6692FB94" w14:textId="77777777" w:rsidR="00C616AD" w:rsidRPr="00FD42B5" w:rsidRDefault="00C616AD" w:rsidP="00CC6B2E">
      <w:pPr>
        <w:pStyle w:val="GOSTScript"/>
      </w:pPr>
      <w:r w:rsidRPr="00FD42B5">
        <w:tab/>
      </w:r>
      <w:r w:rsidRPr="00FD42B5">
        <w:tab/>
        <w:t>"Version": "2.4",</w:t>
      </w:r>
    </w:p>
    <w:p w14:paraId="2FCA43B9" w14:textId="77777777" w:rsidR="00C616AD" w:rsidRPr="00FD42B5" w:rsidRDefault="00C616AD" w:rsidP="00CC6B2E">
      <w:pPr>
        <w:pStyle w:val="GOSTScript"/>
      </w:pPr>
      <w:r w:rsidRPr="00FD42B5">
        <w:tab/>
      </w:r>
      <w:r w:rsidRPr="00FD42B5">
        <w:tab/>
        <w:t>"ReqGuid": "g3d4ce5d-5453-4454-948c-cfa72ba94f10",</w:t>
      </w:r>
    </w:p>
    <w:p w14:paraId="7D94CA59" w14:textId="77777777" w:rsidR="00C616AD" w:rsidRPr="00FD42B5" w:rsidRDefault="00C616AD" w:rsidP="00CC6B2E">
      <w:pPr>
        <w:pStyle w:val="GOSTScript"/>
      </w:pPr>
      <w:r w:rsidRPr="00FD42B5">
        <w:tab/>
      </w:r>
      <w:r w:rsidRPr="00FD42B5">
        <w:tab/>
        <w:t>"RequestType": "OPENINGYEAR"</w:t>
      </w:r>
    </w:p>
    <w:p w14:paraId="5023B6BC" w14:textId="77777777" w:rsidR="00C616AD" w:rsidRPr="00FD42B5" w:rsidRDefault="00C616AD" w:rsidP="00CC6B2E">
      <w:pPr>
        <w:pStyle w:val="GOSTScript"/>
      </w:pPr>
      <w:r w:rsidRPr="00FD42B5">
        <w:tab/>
        <w:t>},</w:t>
      </w:r>
    </w:p>
    <w:p w14:paraId="052634A0" w14:textId="77777777" w:rsidR="00C616AD" w:rsidRPr="00FD42B5" w:rsidRDefault="00C616AD" w:rsidP="00CC6B2E">
      <w:pPr>
        <w:pStyle w:val="GOSTScript"/>
      </w:pPr>
      <w:r w:rsidRPr="00FD42B5">
        <w:tab/>
        <w:t>"document": {</w:t>
      </w:r>
    </w:p>
    <w:p w14:paraId="25BD87F0" w14:textId="51B9E389" w:rsidR="00C616AD" w:rsidRPr="00FD42B5" w:rsidRDefault="00C616AD" w:rsidP="00CC6B2E">
      <w:pPr>
        <w:pStyle w:val="GOSTScript"/>
      </w:pPr>
      <w:r w:rsidRPr="00FD42B5">
        <w:tab/>
      </w:r>
      <w:r w:rsidRPr="00FD42B5">
        <w:tab/>
        <w:t>"OpeningYear": 2024,</w:t>
      </w:r>
    </w:p>
    <w:p w14:paraId="7314C34C" w14:textId="77777777" w:rsidR="00C616AD" w:rsidRDefault="00C616AD" w:rsidP="00CC6B2E">
      <w:pPr>
        <w:pStyle w:val="GOSTScript"/>
      </w:pPr>
      <w:r w:rsidRPr="00FD42B5">
        <w:tab/>
      </w:r>
      <w:r w:rsidRPr="00FD42B5">
        <w:tab/>
        <w:t>"Subject": "6200",</w:t>
      </w:r>
    </w:p>
    <w:p w14:paraId="15958A55" w14:textId="77777777" w:rsidR="00CF3974" w:rsidRPr="00CB2665" w:rsidRDefault="00CF3974" w:rsidP="00CC6B2E">
      <w:pPr>
        <w:pStyle w:val="GOSTScript"/>
      </w:pPr>
      <w:r w:rsidRPr="00CB2665">
        <w:tab/>
      </w:r>
      <w:r w:rsidRPr="00CB2665">
        <w:tab/>
        <w:t>"TypeFunds": "3"</w:t>
      </w:r>
    </w:p>
    <w:p w14:paraId="7E9534E4" w14:textId="77777777" w:rsidR="00C616AD" w:rsidRPr="00FD42B5" w:rsidRDefault="00C616AD" w:rsidP="00CC6B2E">
      <w:pPr>
        <w:pStyle w:val="GOSTScript"/>
      </w:pPr>
      <w:r w:rsidRPr="00FD42B5">
        <w:tab/>
      </w:r>
      <w:r w:rsidRPr="00FD42B5">
        <w:tab/>
        <w:t>"CheckAcc": "03212643000000016200",</w:t>
      </w:r>
    </w:p>
    <w:p w14:paraId="4EE09CE6" w14:textId="77777777" w:rsidR="00C616AD" w:rsidRPr="00C616AD" w:rsidRDefault="00C616AD" w:rsidP="00CC6B2E">
      <w:pPr>
        <w:pStyle w:val="GOSTScript"/>
      </w:pPr>
      <w:r w:rsidRPr="00FD42B5">
        <w:tab/>
      </w:r>
      <w:r w:rsidRPr="00C616AD">
        <w:t>}</w:t>
      </w:r>
    </w:p>
    <w:p w14:paraId="40B9873C" w14:textId="6562C97B" w:rsidR="001605AA" w:rsidRPr="009F26A6" w:rsidRDefault="00C616AD" w:rsidP="00CC6B2E">
      <w:pPr>
        <w:pStyle w:val="GOSTScript"/>
      </w:pPr>
      <w:r w:rsidRPr="00C616AD">
        <w:t>}</w:t>
      </w:r>
    </w:p>
    <w:p w14:paraId="2885E1F7" w14:textId="77777777" w:rsidR="001605AA" w:rsidRPr="00C616AD" w:rsidRDefault="001605AA">
      <w:pPr>
        <w:pStyle w:val="21"/>
      </w:pPr>
      <w:bookmarkStart w:id="8654" w:name="_Toc131524924"/>
      <w:bookmarkStart w:id="8655" w:name="_Toc150763518"/>
      <w:bookmarkStart w:id="8656" w:name="_Toc226556200"/>
      <w:r w:rsidRPr="00C616AD">
        <w:lastRenderedPageBreak/>
        <w:t>Параметры ответа</w:t>
      </w:r>
      <w:bookmarkEnd w:id="8654"/>
      <w:bookmarkEnd w:id="8655"/>
      <w:bookmarkEnd w:id="8656"/>
    </w:p>
    <w:p w14:paraId="41531E20" w14:textId="558B92D3" w:rsidR="00C616AD" w:rsidRDefault="00B016CB" w:rsidP="00C75A4E">
      <w:pPr>
        <w:pStyle w:val="GOSTNameTable"/>
      </w:pPr>
      <w:r>
        <w:fldChar w:fldCharType="begin"/>
      </w:r>
      <w:r>
        <w:instrText xml:space="preserve"> SEQ Таблица \* ARABIC </w:instrText>
      </w:r>
      <w:r>
        <w:fldChar w:fldCharType="separate"/>
      </w:r>
      <w:bookmarkStart w:id="8657" w:name="_Toc226556248"/>
      <w:r w:rsidR="00F300A9">
        <w:t>34</w:t>
      </w:r>
      <w:r>
        <w:fldChar w:fldCharType="end"/>
      </w:r>
      <w:r w:rsidR="00C616AD">
        <w:t xml:space="preserve"> - </w:t>
      </w:r>
      <w:r w:rsidR="00C616AD" w:rsidRPr="0034097F">
        <w:t>Параметры ответа на запросы по выполнению процедур по закрытию отчетного финансов</w:t>
      </w:r>
      <w:ins w:id="8658" w:author="Сатлер Марина Викторовна" w:date="2025-11-12T15:28:00Z">
        <w:r w:rsidR="001B4C8C">
          <w:t>о</w:t>
        </w:r>
      </w:ins>
      <w:r w:rsidR="00C616AD" w:rsidRPr="0034097F">
        <w:t>го года</w:t>
      </w:r>
      <w:bookmarkEnd w:id="8657"/>
    </w:p>
    <w:tbl>
      <w:tblPr>
        <w:tblStyle w:val="GOSTTable"/>
        <w:tblW w:w="5000" w:type="pct"/>
        <w:tblLayout w:type="fixed"/>
        <w:tblLook w:val="07E0" w:firstRow="1" w:lastRow="1" w:firstColumn="1" w:lastColumn="1" w:noHBand="1" w:noVBand="1"/>
      </w:tblPr>
      <w:tblGrid>
        <w:gridCol w:w="3452"/>
        <w:gridCol w:w="2354"/>
        <w:gridCol w:w="1569"/>
        <w:gridCol w:w="895"/>
        <w:gridCol w:w="895"/>
        <w:gridCol w:w="6529"/>
      </w:tblGrid>
      <w:tr w:rsidR="001605AA" w:rsidRPr="003F1563" w14:paraId="6D896A44" w14:textId="77777777" w:rsidTr="00C75A4E">
        <w:trPr>
          <w:cnfStyle w:val="100000000000" w:firstRow="1" w:lastRow="0" w:firstColumn="0" w:lastColumn="0" w:oddVBand="0" w:evenVBand="0" w:oddHBand="0" w:evenHBand="0" w:firstRowFirstColumn="0" w:firstRowLastColumn="0" w:lastRowFirstColumn="0" w:lastRowLastColumn="0"/>
          <w:trHeight w:val="785"/>
        </w:trPr>
        <w:tc>
          <w:tcPr>
            <w:tcW w:w="1100" w:type="pct"/>
            <w:hideMark/>
          </w:tcPr>
          <w:p w14:paraId="6720E90D" w14:textId="77777777" w:rsidR="001605AA" w:rsidRPr="00C75A4E" w:rsidRDefault="001605AA" w:rsidP="00C75A4E">
            <w:pPr>
              <w:pStyle w:val="GOSTTableHead"/>
              <w:rPr>
                <w:b w:val="0"/>
              </w:rPr>
            </w:pPr>
            <w:r w:rsidRPr="00890A8D">
              <w:t>Наименование параметра</w:t>
            </w:r>
          </w:p>
        </w:tc>
        <w:tc>
          <w:tcPr>
            <w:tcW w:w="750" w:type="pct"/>
            <w:hideMark/>
          </w:tcPr>
          <w:p w14:paraId="7499783A" w14:textId="77777777" w:rsidR="001605AA" w:rsidRPr="00C75A4E" w:rsidRDefault="001605AA" w:rsidP="00C75A4E">
            <w:pPr>
              <w:pStyle w:val="GOSTTableHead"/>
              <w:rPr>
                <w:b w:val="0"/>
              </w:rPr>
            </w:pPr>
            <w:r w:rsidRPr="00890A8D">
              <w:t>Название тэга</w:t>
            </w:r>
          </w:p>
        </w:tc>
        <w:tc>
          <w:tcPr>
            <w:tcW w:w="500" w:type="pct"/>
            <w:hideMark/>
          </w:tcPr>
          <w:p w14:paraId="3EA6477A" w14:textId="77777777" w:rsidR="001605AA" w:rsidRPr="00C75A4E" w:rsidRDefault="001605AA" w:rsidP="00C75A4E">
            <w:pPr>
              <w:pStyle w:val="GOSTTableHead"/>
              <w:rPr>
                <w:b w:val="0"/>
              </w:rPr>
            </w:pPr>
            <w:r w:rsidRPr="00890A8D">
              <w:t>Тип данных</w:t>
            </w:r>
          </w:p>
        </w:tc>
        <w:tc>
          <w:tcPr>
            <w:tcW w:w="285" w:type="pct"/>
          </w:tcPr>
          <w:p w14:paraId="0C10D749" w14:textId="77777777" w:rsidR="001605AA" w:rsidRPr="00C75A4E" w:rsidRDefault="001605AA" w:rsidP="00C75A4E">
            <w:pPr>
              <w:pStyle w:val="GOSTTableHead"/>
              <w:rPr>
                <w:b w:val="0"/>
              </w:rPr>
            </w:pPr>
            <w:r w:rsidRPr="00890A8D">
              <w:t>Обязательность</w:t>
            </w:r>
          </w:p>
        </w:tc>
        <w:tc>
          <w:tcPr>
            <w:tcW w:w="285" w:type="pct"/>
            <w:hideMark/>
          </w:tcPr>
          <w:p w14:paraId="7D1FB553" w14:textId="77777777" w:rsidR="001605AA" w:rsidRPr="00C75A4E" w:rsidRDefault="001605AA" w:rsidP="00C75A4E">
            <w:pPr>
              <w:pStyle w:val="GOSTTableHead"/>
              <w:rPr>
                <w:b w:val="0"/>
              </w:rPr>
            </w:pPr>
            <w:r w:rsidRPr="00890A8D">
              <w:t>Размерность</w:t>
            </w:r>
          </w:p>
        </w:tc>
        <w:tc>
          <w:tcPr>
            <w:tcW w:w="2160" w:type="pct"/>
          </w:tcPr>
          <w:p w14:paraId="447C3EFE" w14:textId="77777777" w:rsidR="001605AA" w:rsidRPr="00C75A4E" w:rsidRDefault="001605AA" w:rsidP="00C75A4E">
            <w:pPr>
              <w:pStyle w:val="GOSTTableHead"/>
              <w:rPr>
                <w:b w:val="0"/>
              </w:rPr>
            </w:pPr>
            <w:r w:rsidRPr="00890A8D">
              <w:t>Описание</w:t>
            </w:r>
          </w:p>
        </w:tc>
      </w:tr>
      <w:tr w:rsidR="001605AA" w:rsidRPr="003F1563" w14:paraId="6BB1B92B" w14:textId="77777777" w:rsidTr="00C75A4E">
        <w:tc>
          <w:tcPr>
            <w:tcW w:w="2160" w:type="pct"/>
            <w:gridSpan w:val="6"/>
          </w:tcPr>
          <w:p w14:paraId="4BBEA44B" w14:textId="77777777" w:rsidR="001605AA" w:rsidRPr="003F1563" w:rsidRDefault="001605AA" w:rsidP="006D5903">
            <w:pPr>
              <w:ind w:firstLine="0"/>
              <w:jc w:val="center"/>
              <w:rPr>
                <w:b/>
                <w:sz w:val="22"/>
                <w:szCs w:val="22"/>
              </w:rPr>
            </w:pPr>
            <w:r w:rsidRPr="003F1563">
              <w:rPr>
                <w:b/>
                <w:sz w:val="22"/>
                <w:szCs w:val="22"/>
              </w:rPr>
              <w:t>Перечень параметров запроса (</w:t>
            </w:r>
            <w:r w:rsidRPr="003F1563">
              <w:rPr>
                <w:b/>
                <w:sz w:val="22"/>
                <w:szCs w:val="22"/>
                <w:lang w:val="en-US"/>
              </w:rPr>
              <w:t>header</w:t>
            </w:r>
            <w:r w:rsidRPr="003F1563">
              <w:rPr>
                <w:b/>
                <w:sz w:val="22"/>
                <w:szCs w:val="22"/>
              </w:rPr>
              <w:t>)</w:t>
            </w:r>
          </w:p>
        </w:tc>
      </w:tr>
      <w:tr w:rsidR="001605AA" w:rsidRPr="003F1563" w14:paraId="102A2F90" w14:textId="77777777" w:rsidTr="00C75A4E">
        <w:tc>
          <w:tcPr>
            <w:tcW w:w="1100" w:type="pct"/>
          </w:tcPr>
          <w:p w14:paraId="1C19A45A" w14:textId="77777777" w:rsidR="001605AA" w:rsidRPr="00BA7A4A" w:rsidRDefault="001605AA" w:rsidP="00C75A4E">
            <w:pPr>
              <w:pStyle w:val="GOSTTablenorm"/>
            </w:pPr>
            <w:r w:rsidRPr="00890A8D">
              <w:t xml:space="preserve">Система </w:t>
            </w:r>
            <w:r w:rsidRPr="00BA7A4A">
              <w:t>-отправитель запроса</w:t>
            </w:r>
          </w:p>
        </w:tc>
        <w:tc>
          <w:tcPr>
            <w:tcW w:w="750" w:type="pct"/>
          </w:tcPr>
          <w:p w14:paraId="1EC2E2BF" w14:textId="77777777" w:rsidR="001605AA" w:rsidRPr="00BA7A4A" w:rsidRDefault="001605AA" w:rsidP="00C75A4E">
            <w:pPr>
              <w:pStyle w:val="GOSTTablenorm"/>
            </w:pPr>
            <w:r w:rsidRPr="00BA7A4A">
              <w:t>Source</w:t>
            </w:r>
          </w:p>
        </w:tc>
        <w:tc>
          <w:tcPr>
            <w:tcW w:w="500" w:type="pct"/>
          </w:tcPr>
          <w:p w14:paraId="358168E4" w14:textId="77777777" w:rsidR="001605AA" w:rsidRPr="00BA7A4A" w:rsidRDefault="001605AA" w:rsidP="00C75A4E">
            <w:pPr>
              <w:pStyle w:val="GOSTTablenorm"/>
            </w:pPr>
            <w:r w:rsidRPr="00BA7A4A">
              <w:t>Строка</w:t>
            </w:r>
          </w:p>
        </w:tc>
        <w:tc>
          <w:tcPr>
            <w:tcW w:w="285" w:type="pct"/>
          </w:tcPr>
          <w:p w14:paraId="40A1D2D0" w14:textId="77777777" w:rsidR="001605AA" w:rsidRPr="00BA7A4A" w:rsidRDefault="001605AA" w:rsidP="00C75A4E">
            <w:pPr>
              <w:pStyle w:val="GOSTTablenorm"/>
            </w:pPr>
            <w:r w:rsidRPr="00BA7A4A">
              <w:t>Да</w:t>
            </w:r>
          </w:p>
        </w:tc>
        <w:tc>
          <w:tcPr>
            <w:tcW w:w="285" w:type="pct"/>
          </w:tcPr>
          <w:p w14:paraId="1B214331" w14:textId="77777777" w:rsidR="001605AA" w:rsidRPr="00BA7A4A" w:rsidRDefault="001605AA" w:rsidP="00C75A4E">
            <w:pPr>
              <w:pStyle w:val="GOSTTablenorm"/>
            </w:pPr>
            <w:r w:rsidRPr="00BA7A4A">
              <w:t>&lt;=10</w:t>
            </w:r>
          </w:p>
        </w:tc>
        <w:tc>
          <w:tcPr>
            <w:tcW w:w="2160" w:type="pct"/>
          </w:tcPr>
          <w:p w14:paraId="2BE3EBCB" w14:textId="77777777" w:rsidR="0040447B" w:rsidRDefault="001605AA" w:rsidP="00C75A4E">
            <w:pPr>
              <w:pStyle w:val="GOSTTablenorm"/>
            </w:pPr>
            <w:r w:rsidRPr="00C75A4E">
              <w:rPr>
                <w:rFonts w:hint="eastAsia"/>
              </w:rPr>
              <w:t>ФП</w:t>
            </w:r>
            <w:r w:rsidRPr="00C75A4E">
              <w:t xml:space="preserve"> </w:t>
            </w:r>
            <w:r w:rsidRPr="00C75A4E">
              <w:rPr>
                <w:rFonts w:hint="eastAsia"/>
              </w:rPr>
              <w:t>ГИИС</w:t>
            </w:r>
            <w:r w:rsidRPr="00C75A4E">
              <w:t xml:space="preserve"> </w:t>
            </w:r>
            <w:r w:rsidRPr="00C75A4E">
              <w:rPr>
                <w:rFonts w:hint="eastAsia"/>
              </w:rPr>
              <w:t>ЭБ</w:t>
            </w:r>
            <w:r w:rsidRPr="00C75A4E">
              <w:t xml:space="preserve"> </w:t>
            </w:r>
            <w:r w:rsidR="0079613E" w:rsidRPr="36854D62">
              <w:t>–</w:t>
            </w:r>
            <w:r w:rsidRPr="00C75A4E">
              <w:t xml:space="preserve"> </w:t>
            </w:r>
            <w:r w:rsidRPr="00C75A4E">
              <w:rPr>
                <w:rFonts w:hint="eastAsia"/>
              </w:rPr>
              <w:t>отправитель</w:t>
            </w:r>
            <w:r w:rsidRPr="00C75A4E">
              <w:t xml:space="preserve"> </w:t>
            </w:r>
            <w:r w:rsidRPr="00C75A4E">
              <w:rPr>
                <w:rFonts w:hint="eastAsia"/>
              </w:rPr>
              <w:t>запроса</w:t>
            </w:r>
            <w:r w:rsidR="0040447B">
              <w:t>.</w:t>
            </w:r>
          </w:p>
          <w:p w14:paraId="661B692B" w14:textId="1F200EC9" w:rsidR="001605AA" w:rsidRPr="00C75A4E" w:rsidRDefault="001605AA" w:rsidP="00C75A4E">
            <w:pPr>
              <w:pStyle w:val="GOSTTablenorm"/>
            </w:pPr>
            <w:r w:rsidRPr="00C75A4E">
              <w:rPr>
                <w:rFonts w:hint="eastAsia"/>
              </w:rPr>
              <w:t>Возможные</w:t>
            </w:r>
            <w:r w:rsidRPr="00C75A4E">
              <w:t xml:space="preserve"> </w:t>
            </w:r>
            <w:r w:rsidRPr="00C75A4E">
              <w:rPr>
                <w:rFonts w:hint="eastAsia"/>
              </w:rPr>
              <w:t>значения</w:t>
            </w:r>
            <w:r w:rsidRPr="00C75A4E">
              <w:t>:</w:t>
            </w:r>
          </w:p>
          <w:p w14:paraId="449E8391" w14:textId="20A088AE" w:rsidR="001605AA" w:rsidRPr="00C75A4E" w:rsidRDefault="001605AA" w:rsidP="00C75A4E">
            <w:pPr>
              <w:pStyle w:val="GOSTTableListMark1"/>
            </w:pPr>
            <w:r w:rsidRPr="00C75A4E">
              <w:t>ARP (</w:t>
            </w:r>
            <w:r w:rsidRPr="00C75A4E">
              <w:rPr>
                <w:rFonts w:hint="eastAsia"/>
              </w:rPr>
              <w:t>ПУИО</w:t>
            </w:r>
            <w:r w:rsidRPr="00C75A4E">
              <w:t xml:space="preserve"> </w:t>
            </w:r>
            <w:r w:rsidRPr="00C75A4E">
              <w:rPr>
                <w:rFonts w:hint="eastAsia"/>
              </w:rPr>
              <w:t>ЭБ</w:t>
            </w:r>
            <w:r w:rsidRPr="00C75A4E">
              <w:t>)</w:t>
            </w:r>
          </w:p>
        </w:tc>
      </w:tr>
      <w:tr w:rsidR="001605AA" w:rsidRPr="003F1563" w14:paraId="7B05AA42" w14:textId="77777777" w:rsidTr="00C75A4E">
        <w:tc>
          <w:tcPr>
            <w:tcW w:w="1100" w:type="pct"/>
          </w:tcPr>
          <w:p w14:paraId="3D6F71A4" w14:textId="61D99C1E" w:rsidR="001605AA" w:rsidRPr="00BA7A4A" w:rsidRDefault="001605AA" w:rsidP="00C75A4E">
            <w:pPr>
              <w:pStyle w:val="GOSTTablenorm"/>
            </w:pPr>
            <w:r w:rsidRPr="00890A8D">
              <w:t>Система-получатель ответа</w:t>
            </w:r>
          </w:p>
        </w:tc>
        <w:tc>
          <w:tcPr>
            <w:tcW w:w="750" w:type="pct"/>
          </w:tcPr>
          <w:p w14:paraId="7767819B" w14:textId="77777777" w:rsidR="001605AA" w:rsidRPr="00890A8D" w:rsidRDefault="001605AA" w:rsidP="00C75A4E">
            <w:pPr>
              <w:pStyle w:val="GOSTTablenorm"/>
            </w:pPr>
            <w:r w:rsidRPr="00C75A4E">
              <w:t>Receiver</w:t>
            </w:r>
          </w:p>
        </w:tc>
        <w:tc>
          <w:tcPr>
            <w:tcW w:w="500" w:type="pct"/>
          </w:tcPr>
          <w:p w14:paraId="58E42020" w14:textId="77777777" w:rsidR="001605AA" w:rsidRPr="00BA7A4A" w:rsidRDefault="001605AA" w:rsidP="00C75A4E">
            <w:pPr>
              <w:pStyle w:val="GOSTTablenorm"/>
            </w:pPr>
            <w:r w:rsidRPr="00BA7A4A">
              <w:t>Строка</w:t>
            </w:r>
          </w:p>
        </w:tc>
        <w:tc>
          <w:tcPr>
            <w:tcW w:w="285" w:type="pct"/>
          </w:tcPr>
          <w:p w14:paraId="42B15F8A" w14:textId="77777777" w:rsidR="001605AA" w:rsidRPr="00BA7A4A" w:rsidRDefault="001605AA" w:rsidP="00C75A4E">
            <w:pPr>
              <w:pStyle w:val="GOSTTablenorm"/>
            </w:pPr>
            <w:r w:rsidRPr="00BA7A4A">
              <w:t>Да</w:t>
            </w:r>
          </w:p>
        </w:tc>
        <w:tc>
          <w:tcPr>
            <w:tcW w:w="285" w:type="pct"/>
          </w:tcPr>
          <w:p w14:paraId="29AB0AE6" w14:textId="77777777" w:rsidR="001605AA" w:rsidRPr="00890A8D" w:rsidRDefault="001605AA" w:rsidP="00C75A4E">
            <w:pPr>
              <w:pStyle w:val="GOSTTablenorm"/>
            </w:pPr>
            <w:r w:rsidRPr="00BA7A4A">
              <w:t>&lt;=</w:t>
            </w:r>
            <w:r w:rsidRPr="00C75A4E">
              <w:t>10</w:t>
            </w:r>
          </w:p>
        </w:tc>
        <w:tc>
          <w:tcPr>
            <w:tcW w:w="2160" w:type="pct"/>
          </w:tcPr>
          <w:p w14:paraId="650EC700" w14:textId="77777777" w:rsidR="0040447B" w:rsidRDefault="001605AA" w:rsidP="00C75A4E">
            <w:pPr>
              <w:pStyle w:val="GOSTTablenorm"/>
            </w:pPr>
            <w:r w:rsidRPr="00C75A4E">
              <w:rPr>
                <w:rFonts w:hint="eastAsia"/>
              </w:rPr>
              <w:t>ФП</w:t>
            </w:r>
            <w:r w:rsidRPr="00C75A4E">
              <w:t xml:space="preserve"> </w:t>
            </w:r>
            <w:r w:rsidRPr="00C75A4E">
              <w:rPr>
                <w:rFonts w:hint="eastAsia"/>
              </w:rPr>
              <w:t>ГИИС</w:t>
            </w:r>
            <w:r w:rsidRPr="00C75A4E">
              <w:t xml:space="preserve"> </w:t>
            </w:r>
            <w:r w:rsidRPr="00C75A4E">
              <w:rPr>
                <w:rFonts w:hint="eastAsia"/>
              </w:rPr>
              <w:t>ЭБ</w:t>
            </w:r>
            <w:r w:rsidRPr="00C75A4E">
              <w:t xml:space="preserve"> </w:t>
            </w:r>
            <w:r w:rsidR="0079613E" w:rsidRPr="36854D62">
              <w:t>–</w:t>
            </w:r>
            <w:r w:rsidRPr="00C75A4E">
              <w:t xml:space="preserve"> </w:t>
            </w:r>
            <w:r w:rsidRPr="00C75A4E">
              <w:rPr>
                <w:rFonts w:hint="eastAsia"/>
              </w:rPr>
              <w:t>отправитель</w:t>
            </w:r>
            <w:r w:rsidRPr="00C75A4E">
              <w:t xml:space="preserve"> </w:t>
            </w:r>
            <w:r w:rsidRPr="00C75A4E">
              <w:rPr>
                <w:rFonts w:hint="eastAsia"/>
              </w:rPr>
              <w:t>запроса</w:t>
            </w:r>
            <w:r w:rsidR="0040447B">
              <w:t>.</w:t>
            </w:r>
          </w:p>
          <w:p w14:paraId="21CDE443" w14:textId="74470EC6" w:rsidR="001605AA" w:rsidRPr="00C75A4E" w:rsidRDefault="001605AA" w:rsidP="00C75A4E">
            <w:pPr>
              <w:pStyle w:val="GOSTTablenorm"/>
            </w:pPr>
            <w:r w:rsidRPr="00C75A4E">
              <w:rPr>
                <w:rFonts w:hint="eastAsia"/>
              </w:rPr>
              <w:t>Возможные</w:t>
            </w:r>
            <w:r w:rsidRPr="00C75A4E">
              <w:t xml:space="preserve"> </w:t>
            </w:r>
            <w:r w:rsidRPr="00C75A4E">
              <w:rPr>
                <w:rFonts w:hint="eastAsia"/>
              </w:rPr>
              <w:t>значения</w:t>
            </w:r>
            <w:r w:rsidRPr="00C75A4E">
              <w:t>:</w:t>
            </w:r>
          </w:p>
          <w:p w14:paraId="72BA957C" w14:textId="55821406" w:rsidR="001605AA" w:rsidRPr="00C616AD" w:rsidRDefault="001605AA" w:rsidP="00C75A4E">
            <w:pPr>
              <w:pStyle w:val="GOSTTableListMark1"/>
            </w:pPr>
            <w:r w:rsidRPr="00C75A4E">
              <w:t>ARP (</w:t>
            </w:r>
            <w:r w:rsidRPr="00C75A4E">
              <w:rPr>
                <w:rFonts w:hint="eastAsia"/>
              </w:rPr>
              <w:t>ПУИО</w:t>
            </w:r>
            <w:r w:rsidRPr="00C75A4E">
              <w:t xml:space="preserve"> </w:t>
            </w:r>
            <w:r w:rsidRPr="00C75A4E">
              <w:rPr>
                <w:rFonts w:hint="eastAsia"/>
              </w:rPr>
              <w:t>ЭБ</w:t>
            </w:r>
            <w:r w:rsidRPr="00C75A4E">
              <w:t>)</w:t>
            </w:r>
          </w:p>
        </w:tc>
      </w:tr>
      <w:tr w:rsidR="001605AA" w:rsidRPr="003F1563" w14:paraId="53FEDED6" w14:textId="77777777" w:rsidTr="00C75A4E">
        <w:tc>
          <w:tcPr>
            <w:tcW w:w="1100" w:type="pct"/>
          </w:tcPr>
          <w:p w14:paraId="23619BB1" w14:textId="02F53B9F" w:rsidR="001605AA" w:rsidRPr="00BA7A4A" w:rsidRDefault="001605AA" w:rsidP="00C75A4E">
            <w:pPr>
              <w:pStyle w:val="GOSTTablenorm"/>
            </w:pPr>
            <w:r w:rsidRPr="00890A8D">
              <w:t>Дата и время ответа</w:t>
            </w:r>
          </w:p>
        </w:tc>
        <w:tc>
          <w:tcPr>
            <w:tcW w:w="750" w:type="pct"/>
          </w:tcPr>
          <w:p w14:paraId="729E9690" w14:textId="77777777" w:rsidR="001605AA" w:rsidRPr="00BA7A4A" w:rsidRDefault="001605AA" w:rsidP="00C75A4E">
            <w:pPr>
              <w:pStyle w:val="GOSTTablenorm"/>
            </w:pPr>
            <w:commentRangeStart w:id="8659"/>
            <w:commentRangeStart w:id="8660"/>
            <w:r w:rsidRPr="00C75A4E">
              <w:t>Ans</w:t>
            </w:r>
            <w:commentRangeEnd w:id="8659"/>
            <w:r w:rsidRPr="00890A8D">
              <w:rPr>
                <w:rStyle w:val="afff4"/>
                <w:sz w:val="22"/>
                <w:szCs w:val="20"/>
              </w:rPr>
              <w:commentReference w:id="8659"/>
            </w:r>
            <w:commentRangeEnd w:id="8660"/>
            <w:r w:rsidRPr="00BA7A4A">
              <w:rPr>
                <w:rStyle w:val="afff4"/>
                <w:sz w:val="22"/>
                <w:szCs w:val="20"/>
              </w:rPr>
              <w:commentReference w:id="8660"/>
            </w:r>
            <w:r w:rsidRPr="00BA7A4A">
              <w:t>DateTime</w:t>
            </w:r>
          </w:p>
        </w:tc>
        <w:tc>
          <w:tcPr>
            <w:tcW w:w="500" w:type="pct"/>
          </w:tcPr>
          <w:p w14:paraId="4902F42B" w14:textId="77777777" w:rsidR="001605AA" w:rsidRPr="00BA7A4A" w:rsidRDefault="001605AA" w:rsidP="00C75A4E">
            <w:pPr>
              <w:pStyle w:val="GOSTTablenorm"/>
            </w:pPr>
            <w:r w:rsidRPr="00BA7A4A">
              <w:t>Дата-время (timestamp)</w:t>
            </w:r>
          </w:p>
        </w:tc>
        <w:tc>
          <w:tcPr>
            <w:tcW w:w="285" w:type="pct"/>
          </w:tcPr>
          <w:p w14:paraId="115DF828" w14:textId="77777777" w:rsidR="001605AA" w:rsidRPr="00BA7A4A" w:rsidRDefault="001605AA" w:rsidP="00C75A4E">
            <w:pPr>
              <w:pStyle w:val="GOSTTablenorm"/>
            </w:pPr>
            <w:r w:rsidRPr="00BA7A4A">
              <w:t>Да</w:t>
            </w:r>
          </w:p>
        </w:tc>
        <w:tc>
          <w:tcPr>
            <w:tcW w:w="285" w:type="pct"/>
          </w:tcPr>
          <w:p w14:paraId="5D05C489" w14:textId="14611BFD" w:rsidR="001605AA" w:rsidRPr="00C75A4E" w:rsidRDefault="001605AA" w:rsidP="00C75A4E">
            <w:pPr>
              <w:pStyle w:val="GOSTTablenorm"/>
              <w:rPr>
                <w:lang w:val="en-US"/>
              </w:rPr>
            </w:pPr>
          </w:p>
        </w:tc>
        <w:tc>
          <w:tcPr>
            <w:tcW w:w="2160" w:type="pct"/>
          </w:tcPr>
          <w:p w14:paraId="4151A9D7" w14:textId="77777777" w:rsidR="001605AA" w:rsidRPr="00BA7A4A" w:rsidRDefault="001605AA" w:rsidP="00C75A4E">
            <w:pPr>
              <w:pStyle w:val="GOSTTablenorm"/>
            </w:pPr>
            <w:r w:rsidRPr="00BA7A4A">
              <w:t>Дата и время формирования ответа SVAP.</w:t>
            </w:r>
          </w:p>
          <w:p w14:paraId="74ED706C" w14:textId="77777777" w:rsidR="001605AA" w:rsidRPr="00BA7A4A" w:rsidRDefault="001605AA" w:rsidP="00C75A4E">
            <w:pPr>
              <w:pStyle w:val="GOSTTablenorm"/>
            </w:pPr>
            <w:r w:rsidRPr="00BA7A4A">
              <w:t xml:space="preserve">Формат YYYY-MM-DD </w:t>
            </w:r>
            <w:proofErr w:type="gramStart"/>
            <w:r w:rsidRPr="00BA7A4A">
              <w:t>hh:mm</w:t>
            </w:r>
            <w:proofErr w:type="gramEnd"/>
            <w:r w:rsidRPr="00BA7A4A">
              <w:t>:ss</w:t>
            </w:r>
          </w:p>
        </w:tc>
      </w:tr>
      <w:tr w:rsidR="001605AA" w:rsidRPr="003F1563" w14:paraId="3CA5191A" w14:textId="77777777" w:rsidTr="00C75A4E">
        <w:tc>
          <w:tcPr>
            <w:tcW w:w="1100" w:type="pct"/>
          </w:tcPr>
          <w:p w14:paraId="73B79E77" w14:textId="77777777" w:rsidR="001605AA" w:rsidRPr="00BA7A4A" w:rsidRDefault="001605AA" w:rsidP="00C75A4E">
            <w:pPr>
              <w:pStyle w:val="GOSTTablenorm"/>
            </w:pPr>
            <w:r w:rsidRPr="00890A8D">
              <w:t>Версия формата</w:t>
            </w:r>
          </w:p>
        </w:tc>
        <w:tc>
          <w:tcPr>
            <w:tcW w:w="750" w:type="pct"/>
          </w:tcPr>
          <w:p w14:paraId="66473C8E" w14:textId="77777777" w:rsidR="001605AA" w:rsidRPr="00BA7A4A" w:rsidRDefault="001605AA" w:rsidP="00C75A4E">
            <w:pPr>
              <w:pStyle w:val="GOSTTablenorm"/>
            </w:pPr>
            <w:r w:rsidRPr="00BA7A4A">
              <w:t>Version</w:t>
            </w:r>
          </w:p>
        </w:tc>
        <w:tc>
          <w:tcPr>
            <w:tcW w:w="500" w:type="pct"/>
          </w:tcPr>
          <w:p w14:paraId="55EB0134" w14:textId="77777777" w:rsidR="001605AA" w:rsidRPr="00BA7A4A" w:rsidRDefault="001605AA" w:rsidP="00C75A4E">
            <w:pPr>
              <w:pStyle w:val="GOSTTablenorm"/>
            </w:pPr>
            <w:r w:rsidRPr="00BA7A4A">
              <w:t>Строка</w:t>
            </w:r>
          </w:p>
        </w:tc>
        <w:tc>
          <w:tcPr>
            <w:tcW w:w="285" w:type="pct"/>
          </w:tcPr>
          <w:p w14:paraId="339A1E21" w14:textId="77777777" w:rsidR="001605AA" w:rsidRPr="00BA7A4A" w:rsidRDefault="001605AA" w:rsidP="00C75A4E">
            <w:pPr>
              <w:pStyle w:val="GOSTTablenorm"/>
            </w:pPr>
            <w:r w:rsidRPr="00BA7A4A">
              <w:t>Да</w:t>
            </w:r>
          </w:p>
        </w:tc>
        <w:tc>
          <w:tcPr>
            <w:tcW w:w="285" w:type="pct"/>
          </w:tcPr>
          <w:p w14:paraId="3A82A397" w14:textId="77777777" w:rsidR="001605AA" w:rsidRPr="00BA7A4A" w:rsidRDefault="001605AA" w:rsidP="00C75A4E">
            <w:pPr>
              <w:pStyle w:val="GOSTTablenorm"/>
            </w:pPr>
            <w:r w:rsidRPr="00BA7A4A">
              <w:t>&lt;=10</w:t>
            </w:r>
          </w:p>
        </w:tc>
        <w:tc>
          <w:tcPr>
            <w:tcW w:w="2160" w:type="pct"/>
          </w:tcPr>
          <w:p w14:paraId="40CABC42" w14:textId="77777777" w:rsidR="001605AA" w:rsidRPr="00BA7A4A" w:rsidRDefault="001605AA" w:rsidP="00C75A4E">
            <w:pPr>
              <w:pStyle w:val="GOSTTablenorm"/>
            </w:pPr>
            <w:r w:rsidRPr="00BA7A4A">
              <w:t>Версия формата ответа</w:t>
            </w:r>
          </w:p>
        </w:tc>
      </w:tr>
      <w:tr w:rsidR="001605AA" w:rsidRPr="003F1563" w14:paraId="61C5B0C1" w14:textId="77777777" w:rsidTr="00C75A4E">
        <w:tc>
          <w:tcPr>
            <w:tcW w:w="1100" w:type="pct"/>
          </w:tcPr>
          <w:p w14:paraId="24C0CE38" w14:textId="77777777" w:rsidR="001605AA" w:rsidRPr="00BA7A4A" w:rsidRDefault="001605AA" w:rsidP="00C75A4E">
            <w:pPr>
              <w:pStyle w:val="GOSTTablenorm"/>
            </w:pPr>
            <w:r w:rsidRPr="00890A8D">
              <w:t>Глобальный идентификатор запроса</w:t>
            </w:r>
          </w:p>
        </w:tc>
        <w:tc>
          <w:tcPr>
            <w:tcW w:w="750" w:type="pct"/>
          </w:tcPr>
          <w:p w14:paraId="13B3F0AB" w14:textId="77777777" w:rsidR="001605AA" w:rsidRPr="00BA7A4A" w:rsidRDefault="001605AA" w:rsidP="00C75A4E">
            <w:pPr>
              <w:pStyle w:val="GOSTTablenorm"/>
            </w:pPr>
            <w:r w:rsidRPr="00C75A4E">
              <w:t>Req</w:t>
            </w:r>
            <w:r w:rsidRPr="00890A8D">
              <w:t>Guid</w:t>
            </w:r>
          </w:p>
        </w:tc>
        <w:tc>
          <w:tcPr>
            <w:tcW w:w="500" w:type="pct"/>
          </w:tcPr>
          <w:p w14:paraId="79249E0B" w14:textId="77777777" w:rsidR="001605AA" w:rsidRPr="00BA7A4A" w:rsidRDefault="001605AA" w:rsidP="00C75A4E">
            <w:pPr>
              <w:pStyle w:val="GOSTTablenorm"/>
            </w:pPr>
            <w:r w:rsidRPr="00BA7A4A">
              <w:t>GUID</w:t>
            </w:r>
          </w:p>
        </w:tc>
        <w:tc>
          <w:tcPr>
            <w:tcW w:w="285" w:type="pct"/>
          </w:tcPr>
          <w:p w14:paraId="0CD0089B" w14:textId="77777777" w:rsidR="001605AA" w:rsidRPr="00BA7A4A" w:rsidRDefault="001605AA" w:rsidP="00C75A4E">
            <w:pPr>
              <w:pStyle w:val="GOSTTablenorm"/>
            </w:pPr>
            <w:r w:rsidRPr="00BA7A4A">
              <w:t>Да</w:t>
            </w:r>
          </w:p>
        </w:tc>
        <w:tc>
          <w:tcPr>
            <w:tcW w:w="285" w:type="pct"/>
          </w:tcPr>
          <w:p w14:paraId="23E6D87C" w14:textId="77777777" w:rsidR="001605AA" w:rsidRPr="00BA7A4A" w:rsidRDefault="001605AA" w:rsidP="00C75A4E">
            <w:pPr>
              <w:pStyle w:val="GOSTTablenorm"/>
            </w:pPr>
            <w:r w:rsidRPr="00BA7A4A">
              <w:t>=36</w:t>
            </w:r>
          </w:p>
        </w:tc>
        <w:tc>
          <w:tcPr>
            <w:tcW w:w="2160" w:type="pct"/>
          </w:tcPr>
          <w:p w14:paraId="6A0BCD09" w14:textId="5F28012C" w:rsidR="001605AA" w:rsidRPr="00BA7A4A" w:rsidRDefault="001605AA" w:rsidP="00C75A4E">
            <w:pPr>
              <w:pStyle w:val="GOSTTablenorm"/>
            </w:pPr>
            <w:r w:rsidRPr="00BA7A4A">
              <w:t>Уникальный идентификатор запроса (</w:t>
            </w:r>
            <w:proofErr w:type="gramStart"/>
            <w:r w:rsidRPr="00BA7A4A">
              <w:t>с тире</w:t>
            </w:r>
            <w:proofErr w:type="gramEnd"/>
            <w:r w:rsidR="00C616AD" w:rsidRPr="00BA7A4A">
              <w:t>) на который направляется ответ</w:t>
            </w:r>
          </w:p>
        </w:tc>
      </w:tr>
      <w:tr w:rsidR="001605AA" w:rsidRPr="003F1563" w14:paraId="1DB0A84E" w14:textId="77777777" w:rsidTr="00C75A4E">
        <w:tc>
          <w:tcPr>
            <w:tcW w:w="1100" w:type="pct"/>
          </w:tcPr>
          <w:p w14:paraId="781AB7D3" w14:textId="77777777" w:rsidR="001605AA" w:rsidRPr="00BA7A4A" w:rsidRDefault="001605AA" w:rsidP="00C75A4E">
            <w:pPr>
              <w:pStyle w:val="GOSTTablenorm"/>
            </w:pPr>
            <w:r w:rsidRPr="00890A8D">
              <w:t>Глобальный идентификатор ответа</w:t>
            </w:r>
          </w:p>
        </w:tc>
        <w:tc>
          <w:tcPr>
            <w:tcW w:w="750" w:type="pct"/>
          </w:tcPr>
          <w:p w14:paraId="340B0015" w14:textId="77777777" w:rsidR="001605AA" w:rsidRPr="00890A8D" w:rsidRDefault="001605AA" w:rsidP="00C75A4E">
            <w:pPr>
              <w:pStyle w:val="GOSTTablenorm"/>
            </w:pPr>
            <w:r w:rsidRPr="00C75A4E">
              <w:t>AnsGuid</w:t>
            </w:r>
          </w:p>
        </w:tc>
        <w:tc>
          <w:tcPr>
            <w:tcW w:w="500" w:type="pct"/>
          </w:tcPr>
          <w:p w14:paraId="250EE4CC" w14:textId="77777777" w:rsidR="001605AA" w:rsidRPr="00890A8D" w:rsidRDefault="001605AA" w:rsidP="00C75A4E">
            <w:pPr>
              <w:pStyle w:val="GOSTTablenorm"/>
            </w:pPr>
            <w:r w:rsidRPr="00C75A4E">
              <w:t>GUID</w:t>
            </w:r>
          </w:p>
        </w:tc>
        <w:tc>
          <w:tcPr>
            <w:tcW w:w="285" w:type="pct"/>
          </w:tcPr>
          <w:p w14:paraId="476C1E4E" w14:textId="77777777" w:rsidR="001605AA" w:rsidRPr="00BA7A4A" w:rsidRDefault="001605AA" w:rsidP="00C75A4E">
            <w:pPr>
              <w:pStyle w:val="GOSTTablenorm"/>
            </w:pPr>
            <w:r w:rsidRPr="00BA7A4A">
              <w:t>Нет</w:t>
            </w:r>
          </w:p>
        </w:tc>
        <w:tc>
          <w:tcPr>
            <w:tcW w:w="285" w:type="pct"/>
          </w:tcPr>
          <w:p w14:paraId="19D37905" w14:textId="77777777" w:rsidR="001605AA" w:rsidRPr="00BA7A4A" w:rsidRDefault="001605AA" w:rsidP="00C75A4E">
            <w:pPr>
              <w:pStyle w:val="GOSTTablenorm"/>
            </w:pPr>
            <w:r w:rsidRPr="00C75A4E">
              <w:t>=</w:t>
            </w:r>
            <w:r w:rsidRPr="00890A8D">
              <w:t>36</w:t>
            </w:r>
          </w:p>
        </w:tc>
        <w:tc>
          <w:tcPr>
            <w:tcW w:w="2160" w:type="pct"/>
          </w:tcPr>
          <w:p w14:paraId="60D670C2" w14:textId="11FBFF49" w:rsidR="001605AA" w:rsidRPr="00BA7A4A" w:rsidRDefault="001605AA" w:rsidP="00C75A4E">
            <w:pPr>
              <w:pStyle w:val="GOSTTablenorm"/>
            </w:pPr>
            <w:r w:rsidRPr="00BA7A4A">
              <w:t>Уникальный идентифик</w:t>
            </w:r>
            <w:r w:rsidR="00C616AD" w:rsidRPr="00BA7A4A">
              <w:t>атор ответа (с тире)</w:t>
            </w:r>
          </w:p>
        </w:tc>
      </w:tr>
      <w:tr w:rsidR="001605AA" w:rsidRPr="003F1563" w14:paraId="65A3EC31" w14:textId="77777777" w:rsidTr="00C75A4E">
        <w:tc>
          <w:tcPr>
            <w:tcW w:w="1100" w:type="pct"/>
          </w:tcPr>
          <w:p w14:paraId="1D358C68" w14:textId="77777777" w:rsidR="001605AA" w:rsidRPr="00BA7A4A" w:rsidRDefault="001605AA" w:rsidP="00C75A4E">
            <w:pPr>
              <w:pStyle w:val="GOSTTablenorm"/>
            </w:pPr>
            <w:r w:rsidRPr="00890A8D">
              <w:t>Результат выполнения операции</w:t>
            </w:r>
          </w:p>
        </w:tc>
        <w:tc>
          <w:tcPr>
            <w:tcW w:w="750" w:type="pct"/>
          </w:tcPr>
          <w:p w14:paraId="2A5843FB" w14:textId="77777777" w:rsidR="001605AA" w:rsidRPr="00BA7A4A" w:rsidRDefault="001605AA" w:rsidP="00C75A4E">
            <w:pPr>
              <w:pStyle w:val="GOSTTablenorm"/>
            </w:pPr>
            <w:r w:rsidRPr="00BA7A4A">
              <w:t>Result</w:t>
            </w:r>
          </w:p>
        </w:tc>
        <w:tc>
          <w:tcPr>
            <w:tcW w:w="500" w:type="pct"/>
          </w:tcPr>
          <w:p w14:paraId="1734B1A1" w14:textId="77777777" w:rsidR="001605AA" w:rsidRPr="00BA7A4A" w:rsidRDefault="001605AA" w:rsidP="00C75A4E">
            <w:pPr>
              <w:pStyle w:val="GOSTTablenorm"/>
            </w:pPr>
            <w:r w:rsidRPr="00BA7A4A">
              <w:t>Строка</w:t>
            </w:r>
          </w:p>
        </w:tc>
        <w:tc>
          <w:tcPr>
            <w:tcW w:w="285" w:type="pct"/>
          </w:tcPr>
          <w:p w14:paraId="5B8F1EDD" w14:textId="77777777" w:rsidR="001605AA" w:rsidRPr="00BA7A4A" w:rsidRDefault="001605AA" w:rsidP="00C75A4E">
            <w:pPr>
              <w:pStyle w:val="GOSTTablenorm"/>
            </w:pPr>
            <w:r w:rsidRPr="00BA7A4A">
              <w:t>Да</w:t>
            </w:r>
          </w:p>
        </w:tc>
        <w:tc>
          <w:tcPr>
            <w:tcW w:w="285" w:type="pct"/>
          </w:tcPr>
          <w:p w14:paraId="1C9FF907" w14:textId="77777777" w:rsidR="001605AA" w:rsidRPr="00BA7A4A" w:rsidRDefault="001605AA" w:rsidP="00C75A4E">
            <w:pPr>
              <w:pStyle w:val="GOSTTablenorm"/>
            </w:pPr>
            <w:r w:rsidRPr="00BA7A4A">
              <w:t>=1</w:t>
            </w:r>
          </w:p>
        </w:tc>
        <w:tc>
          <w:tcPr>
            <w:tcW w:w="2160" w:type="pct"/>
          </w:tcPr>
          <w:p w14:paraId="402134DF" w14:textId="77777777" w:rsidR="001605AA" w:rsidRPr="00C75A4E" w:rsidRDefault="001605AA" w:rsidP="00C75A4E">
            <w:pPr>
              <w:pStyle w:val="GOSTTablenorm"/>
            </w:pPr>
            <w:r w:rsidRPr="00C75A4E">
              <w:rPr>
                <w:rFonts w:hint="eastAsia"/>
              </w:rPr>
              <w:t>Передаются</w:t>
            </w:r>
            <w:r w:rsidRPr="00C75A4E">
              <w:t xml:space="preserve"> </w:t>
            </w:r>
            <w:r w:rsidRPr="00C75A4E">
              <w:rPr>
                <w:rFonts w:hint="eastAsia"/>
              </w:rPr>
              <w:t>следующие</w:t>
            </w:r>
            <w:r w:rsidRPr="00C75A4E">
              <w:t xml:space="preserve"> </w:t>
            </w:r>
            <w:r w:rsidRPr="00C75A4E">
              <w:rPr>
                <w:rFonts w:hint="eastAsia"/>
              </w:rPr>
              <w:t>значения</w:t>
            </w:r>
            <w:r w:rsidRPr="00C75A4E">
              <w:t>:</w:t>
            </w:r>
          </w:p>
          <w:p w14:paraId="54F612BF" w14:textId="5E70B184" w:rsidR="001605AA" w:rsidRPr="00C75A4E" w:rsidRDefault="00C616AD" w:rsidP="00C75A4E">
            <w:pPr>
              <w:pStyle w:val="GOSTTableListMark1"/>
            </w:pPr>
            <w:r>
              <w:t>«</w:t>
            </w:r>
            <w:r w:rsidR="001605AA" w:rsidRPr="00C75A4E">
              <w:t>S</w:t>
            </w:r>
            <w:r>
              <w:t>»</w:t>
            </w:r>
            <w:r w:rsidR="001605AA" w:rsidRPr="00C75A4E">
              <w:t xml:space="preserve"> </w:t>
            </w:r>
            <w:r w:rsidR="0079613E" w:rsidRPr="36854D62">
              <w:t>–</w:t>
            </w:r>
            <w:r w:rsidR="001605AA" w:rsidRPr="00C75A4E">
              <w:t xml:space="preserve"> SUCCESS </w:t>
            </w:r>
            <w:r w:rsidR="001605AA" w:rsidRPr="00C75A4E">
              <w:rPr>
                <w:rFonts w:hint="eastAsia"/>
              </w:rPr>
              <w:t>–</w:t>
            </w:r>
            <w:r w:rsidR="001605AA" w:rsidRPr="00C75A4E">
              <w:t xml:space="preserve"> </w:t>
            </w:r>
            <w:r w:rsidR="001605AA" w:rsidRPr="00C75A4E">
              <w:rPr>
                <w:rFonts w:hint="eastAsia"/>
              </w:rPr>
              <w:t>успешное</w:t>
            </w:r>
            <w:r w:rsidR="001605AA" w:rsidRPr="00C75A4E">
              <w:t xml:space="preserve"> </w:t>
            </w:r>
            <w:r w:rsidR="001605AA" w:rsidRPr="00C75A4E">
              <w:rPr>
                <w:rFonts w:hint="eastAsia"/>
              </w:rPr>
              <w:t>завершение</w:t>
            </w:r>
            <w:r w:rsidR="001605AA" w:rsidRPr="00C75A4E">
              <w:t>;</w:t>
            </w:r>
          </w:p>
          <w:p w14:paraId="7F3A0B04" w14:textId="144DDE85" w:rsidR="001605AA" w:rsidRPr="00C75A4E" w:rsidRDefault="00C616AD" w:rsidP="00C75A4E">
            <w:pPr>
              <w:pStyle w:val="GOSTTableListMark1"/>
            </w:pPr>
            <w:r>
              <w:t>«</w:t>
            </w:r>
            <w:r w:rsidR="001605AA" w:rsidRPr="00C75A4E">
              <w:t>E</w:t>
            </w:r>
            <w:r>
              <w:t>»</w:t>
            </w:r>
            <w:r w:rsidR="001605AA" w:rsidRPr="00C75A4E">
              <w:t xml:space="preserve"> </w:t>
            </w:r>
            <w:r w:rsidR="001605AA" w:rsidRPr="00C75A4E">
              <w:rPr>
                <w:rFonts w:hint="eastAsia"/>
              </w:rPr>
              <w:t>–</w:t>
            </w:r>
            <w:r w:rsidR="001605AA" w:rsidRPr="00C75A4E">
              <w:t xml:space="preserve"> ERROR </w:t>
            </w:r>
            <w:r w:rsidR="001605AA" w:rsidRPr="00C75A4E">
              <w:rPr>
                <w:rFonts w:hint="eastAsia"/>
              </w:rPr>
              <w:t>–</w:t>
            </w:r>
            <w:r w:rsidR="001605AA" w:rsidRPr="00C75A4E">
              <w:t xml:space="preserve"> </w:t>
            </w:r>
            <w:r w:rsidR="001605AA" w:rsidRPr="00C75A4E">
              <w:rPr>
                <w:rFonts w:hint="eastAsia"/>
              </w:rPr>
              <w:t>не</w:t>
            </w:r>
            <w:r w:rsidR="001605AA" w:rsidRPr="00C75A4E">
              <w:t xml:space="preserve"> </w:t>
            </w:r>
            <w:r w:rsidR="001605AA" w:rsidRPr="00C75A4E">
              <w:rPr>
                <w:rFonts w:hint="eastAsia"/>
              </w:rPr>
              <w:t>успешное</w:t>
            </w:r>
            <w:r w:rsidR="001605AA" w:rsidRPr="00C75A4E">
              <w:t xml:space="preserve"> </w:t>
            </w:r>
            <w:r w:rsidR="001605AA" w:rsidRPr="00C75A4E">
              <w:rPr>
                <w:rFonts w:hint="eastAsia"/>
              </w:rPr>
              <w:t>завершение</w:t>
            </w:r>
            <w:r w:rsidR="001605AA" w:rsidRPr="00C75A4E">
              <w:t>;</w:t>
            </w:r>
          </w:p>
          <w:p w14:paraId="70C58C4A" w14:textId="29C29AF2" w:rsidR="001605AA" w:rsidRPr="00C75A4E" w:rsidRDefault="00C616AD" w:rsidP="00C75A4E">
            <w:pPr>
              <w:pStyle w:val="GOSTTableListMark1"/>
            </w:pPr>
            <w:r>
              <w:t>«</w:t>
            </w:r>
            <w:r w:rsidR="001605AA" w:rsidRPr="00C75A4E">
              <w:t>Z</w:t>
            </w:r>
            <w:r>
              <w:t>»</w:t>
            </w:r>
            <w:r w:rsidR="001605AA" w:rsidRPr="00C75A4E">
              <w:t xml:space="preserve"> </w:t>
            </w:r>
            <w:r w:rsidR="001605AA" w:rsidRPr="00C75A4E">
              <w:rPr>
                <w:rFonts w:hint="eastAsia"/>
              </w:rPr>
              <w:t>–</w:t>
            </w:r>
            <w:r w:rsidR="001605AA" w:rsidRPr="00C75A4E">
              <w:t xml:space="preserve"> ZERRO </w:t>
            </w:r>
            <w:r w:rsidR="001605AA" w:rsidRPr="00C75A4E">
              <w:rPr>
                <w:rFonts w:hint="eastAsia"/>
              </w:rPr>
              <w:t>–</w:t>
            </w:r>
            <w:r w:rsidR="001605AA" w:rsidRPr="00C75A4E">
              <w:t xml:space="preserve"> </w:t>
            </w:r>
            <w:r w:rsidR="001605AA" w:rsidRPr="00C75A4E">
              <w:rPr>
                <w:rFonts w:hint="eastAsia"/>
              </w:rPr>
              <w:t>не</w:t>
            </w:r>
            <w:r w:rsidR="001605AA" w:rsidRPr="00C75A4E">
              <w:t xml:space="preserve"> </w:t>
            </w:r>
            <w:r w:rsidR="001605AA" w:rsidRPr="00C75A4E">
              <w:rPr>
                <w:rFonts w:hint="eastAsia"/>
              </w:rPr>
              <w:t>удалось</w:t>
            </w:r>
            <w:r w:rsidR="001605AA" w:rsidRPr="00C75A4E">
              <w:t xml:space="preserve"> </w:t>
            </w:r>
            <w:r w:rsidR="001605AA" w:rsidRPr="00C75A4E">
              <w:rPr>
                <w:rFonts w:hint="eastAsia"/>
              </w:rPr>
              <w:t>подобрать</w:t>
            </w:r>
            <w:r w:rsidR="001605AA" w:rsidRPr="00C75A4E">
              <w:t xml:space="preserve"> </w:t>
            </w:r>
            <w:r w:rsidR="001605AA" w:rsidRPr="00C75A4E">
              <w:rPr>
                <w:rFonts w:hint="eastAsia"/>
              </w:rPr>
              <w:t>ни</w:t>
            </w:r>
            <w:r w:rsidR="001605AA" w:rsidRPr="00C75A4E">
              <w:t xml:space="preserve"> </w:t>
            </w:r>
            <w:r w:rsidR="001605AA" w:rsidRPr="00C75A4E">
              <w:rPr>
                <w:rFonts w:hint="eastAsia"/>
              </w:rPr>
              <w:t>одной</w:t>
            </w:r>
            <w:r w:rsidR="001605AA" w:rsidRPr="00C75A4E">
              <w:t xml:space="preserve"> </w:t>
            </w:r>
            <w:r w:rsidR="001605AA" w:rsidRPr="00C75A4E">
              <w:rPr>
                <w:rFonts w:hint="eastAsia"/>
              </w:rPr>
              <w:t>записи</w:t>
            </w:r>
            <w:r w:rsidR="001605AA" w:rsidRPr="00C75A4E">
              <w:t xml:space="preserve"> </w:t>
            </w:r>
            <w:r w:rsidR="001605AA" w:rsidRPr="00C75A4E">
              <w:rPr>
                <w:rFonts w:hint="eastAsia"/>
              </w:rPr>
              <w:t>учета</w:t>
            </w:r>
            <w:r w:rsidR="001605AA" w:rsidRPr="00C75A4E">
              <w:t xml:space="preserve"> </w:t>
            </w:r>
            <w:r w:rsidR="001605AA" w:rsidRPr="00C75A4E">
              <w:rPr>
                <w:rFonts w:hint="eastAsia"/>
              </w:rPr>
              <w:t>для</w:t>
            </w:r>
            <w:r w:rsidR="001605AA" w:rsidRPr="00C75A4E">
              <w:t xml:space="preserve"> </w:t>
            </w:r>
            <w:r w:rsidR="001605AA" w:rsidRPr="00C75A4E">
              <w:rPr>
                <w:rFonts w:hint="eastAsia"/>
              </w:rPr>
              <w:t>документа</w:t>
            </w:r>
          </w:p>
        </w:tc>
      </w:tr>
      <w:tr w:rsidR="001605AA" w:rsidRPr="003F1563" w14:paraId="5AD98370" w14:textId="77777777" w:rsidTr="00C75A4E">
        <w:tc>
          <w:tcPr>
            <w:tcW w:w="1100" w:type="pct"/>
          </w:tcPr>
          <w:p w14:paraId="5CA8F0A3" w14:textId="77777777" w:rsidR="001605AA" w:rsidRPr="00C75A4E" w:rsidRDefault="001605AA" w:rsidP="00C75A4E">
            <w:pPr>
              <w:pStyle w:val="GOSTTablenorm"/>
              <w:rPr>
                <w:b/>
              </w:rPr>
            </w:pPr>
            <w:r w:rsidRPr="00C75A4E">
              <w:rPr>
                <w:rFonts w:hint="eastAsia"/>
                <w:b/>
              </w:rPr>
              <w:t>Текст</w:t>
            </w:r>
            <w:r w:rsidRPr="00C75A4E">
              <w:rPr>
                <w:b/>
              </w:rPr>
              <w:t xml:space="preserve"> </w:t>
            </w:r>
            <w:r w:rsidRPr="00C75A4E">
              <w:rPr>
                <w:rFonts w:hint="eastAsia"/>
                <w:b/>
              </w:rPr>
              <w:t>ошибки</w:t>
            </w:r>
            <w:r w:rsidRPr="00C75A4E">
              <w:rPr>
                <w:b/>
              </w:rPr>
              <w:t xml:space="preserve"> (</w:t>
            </w:r>
            <w:r w:rsidRPr="00C75A4E">
              <w:rPr>
                <w:rFonts w:hint="eastAsia"/>
                <w:b/>
              </w:rPr>
              <w:t>дополнительный</w:t>
            </w:r>
            <w:r w:rsidRPr="00C75A4E">
              <w:rPr>
                <w:b/>
              </w:rPr>
              <w:t>)</w:t>
            </w:r>
          </w:p>
        </w:tc>
        <w:tc>
          <w:tcPr>
            <w:tcW w:w="750" w:type="pct"/>
          </w:tcPr>
          <w:p w14:paraId="58247913" w14:textId="77777777" w:rsidR="001605AA" w:rsidRPr="00C75A4E" w:rsidRDefault="001605AA" w:rsidP="00C75A4E">
            <w:pPr>
              <w:pStyle w:val="GOSTTablenorm"/>
              <w:rPr>
                <w:b/>
              </w:rPr>
            </w:pPr>
            <w:r w:rsidRPr="00C75A4E">
              <w:rPr>
                <w:b/>
              </w:rPr>
              <w:t>ResultAddDescr</w:t>
            </w:r>
          </w:p>
        </w:tc>
        <w:tc>
          <w:tcPr>
            <w:tcW w:w="500" w:type="pct"/>
          </w:tcPr>
          <w:p w14:paraId="0A45C245" w14:textId="77777777" w:rsidR="001605AA" w:rsidRPr="00890A8D" w:rsidRDefault="001605AA" w:rsidP="00C75A4E">
            <w:pPr>
              <w:pStyle w:val="GOSTTablenorm"/>
            </w:pPr>
            <w:r w:rsidRPr="00C75A4E">
              <w:rPr>
                <w:rFonts w:hint="eastAsia"/>
              </w:rPr>
              <w:t>Массив</w:t>
            </w:r>
          </w:p>
        </w:tc>
        <w:tc>
          <w:tcPr>
            <w:tcW w:w="285" w:type="pct"/>
          </w:tcPr>
          <w:p w14:paraId="313A87EA" w14:textId="77777777" w:rsidR="001605AA" w:rsidRPr="00BA7A4A" w:rsidRDefault="001605AA" w:rsidP="00C75A4E">
            <w:pPr>
              <w:pStyle w:val="GOSTTablenorm"/>
            </w:pPr>
            <w:r w:rsidRPr="00BA7A4A">
              <w:t>Нет</w:t>
            </w:r>
          </w:p>
        </w:tc>
        <w:tc>
          <w:tcPr>
            <w:tcW w:w="285" w:type="pct"/>
          </w:tcPr>
          <w:p w14:paraId="2D7CF45A" w14:textId="77777777" w:rsidR="001605AA" w:rsidRPr="00BA7A4A" w:rsidRDefault="001605AA" w:rsidP="00C75A4E">
            <w:pPr>
              <w:pStyle w:val="GOSTTablenorm"/>
            </w:pPr>
            <w:r w:rsidRPr="00BA7A4A">
              <w:t>-</w:t>
            </w:r>
          </w:p>
        </w:tc>
        <w:tc>
          <w:tcPr>
            <w:tcW w:w="2160" w:type="pct"/>
          </w:tcPr>
          <w:p w14:paraId="2DB6DA18" w14:textId="77777777" w:rsidR="001605AA" w:rsidRPr="00BA7A4A" w:rsidRDefault="001605AA" w:rsidP="00C75A4E">
            <w:pPr>
              <w:pStyle w:val="GOSTTablenorm"/>
            </w:pPr>
            <w:r w:rsidRPr="00BA7A4A">
              <w:t xml:space="preserve">Содержит развернутый текст ошибки. </w:t>
            </w:r>
            <w:r w:rsidRPr="00BA7A4A">
              <w:rPr>
                <w:rStyle w:val="GOSTTablenorm0"/>
              </w:rPr>
              <w:t>Обязательно з</w:t>
            </w:r>
            <w:r w:rsidRPr="00BA7A4A">
              <w:t>аполняется, если в параметре «Результат выполнения операции» (Result) передано значение, отличное от «</w:t>
            </w:r>
            <w:r w:rsidRPr="00C75A4E">
              <w:t>S</w:t>
            </w:r>
            <w:r w:rsidRPr="00890A8D">
              <w:t>»</w:t>
            </w:r>
          </w:p>
        </w:tc>
      </w:tr>
      <w:tr w:rsidR="001605AA" w:rsidRPr="003F1563" w14:paraId="0D023E34" w14:textId="77777777" w:rsidTr="00C75A4E">
        <w:tc>
          <w:tcPr>
            <w:tcW w:w="1100" w:type="pct"/>
          </w:tcPr>
          <w:p w14:paraId="65944CC8" w14:textId="77777777" w:rsidR="001605AA" w:rsidRPr="00C75A4E" w:rsidRDefault="001605AA" w:rsidP="00C75A4E">
            <w:pPr>
              <w:pStyle w:val="GOSTTablenorm"/>
            </w:pPr>
            <w:r w:rsidRPr="00C75A4E">
              <w:rPr>
                <w:rFonts w:hint="eastAsia"/>
              </w:rPr>
              <w:lastRenderedPageBreak/>
              <w:t>Номер</w:t>
            </w:r>
            <w:r w:rsidRPr="00C75A4E">
              <w:t xml:space="preserve"> </w:t>
            </w:r>
            <w:r w:rsidRPr="00C75A4E">
              <w:rPr>
                <w:rFonts w:hint="eastAsia"/>
              </w:rPr>
              <w:t>строки</w:t>
            </w:r>
          </w:p>
        </w:tc>
        <w:tc>
          <w:tcPr>
            <w:tcW w:w="750" w:type="pct"/>
          </w:tcPr>
          <w:p w14:paraId="0552807B" w14:textId="77777777" w:rsidR="001605AA" w:rsidRPr="00C75A4E" w:rsidRDefault="001605AA" w:rsidP="00C75A4E">
            <w:pPr>
              <w:pStyle w:val="GOSTTablenorm"/>
            </w:pPr>
            <w:proofErr w:type="gramStart"/>
            <w:r w:rsidRPr="00C75A4E">
              <w:rPr>
                <w:b/>
              </w:rPr>
              <w:t>ResultAddDescr:</w:t>
            </w:r>
            <w:r w:rsidRPr="00C75A4E">
              <w:t>StrNum</w:t>
            </w:r>
            <w:proofErr w:type="gramEnd"/>
          </w:p>
        </w:tc>
        <w:tc>
          <w:tcPr>
            <w:tcW w:w="500" w:type="pct"/>
          </w:tcPr>
          <w:p w14:paraId="4917B0C5" w14:textId="77777777" w:rsidR="001605AA" w:rsidRPr="00C75A4E" w:rsidRDefault="001605AA" w:rsidP="00C75A4E">
            <w:pPr>
              <w:pStyle w:val="GOSTTablenorm"/>
            </w:pPr>
            <w:r w:rsidRPr="00C75A4E">
              <w:rPr>
                <w:rFonts w:hint="eastAsia"/>
              </w:rPr>
              <w:t>Строка</w:t>
            </w:r>
          </w:p>
        </w:tc>
        <w:tc>
          <w:tcPr>
            <w:tcW w:w="285" w:type="pct"/>
          </w:tcPr>
          <w:p w14:paraId="2CE55759" w14:textId="77777777" w:rsidR="001605AA" w:rsidRPr="00890A8D" w:rsidRDefault="001605AA" w:rsidP="00C75A4E">
            <w:pPr>
              <w:pStyle w:val="GOSTTablenorm"/>
            </w:pPr>
            <w:r w:rsidRPr="00C75A4E">
              <w:rPr>
                <w:rFonts w:hint="eastAsia"/>
              </w:rPr>
              <w:t>Нет</w:t>
            </w:r>
          </w:p>
        </w:tc>
        <w:tc>
          <w:tcPr>
            <w:tcW w:w="285" w:type="pct"/>
          </w:tcPr>
          <w:p w14:paraId="7554CCBE" w14:textId="77777777" w:rsidR="001605AA" w:rsidRPr="00C75A4E" w:rsidRDefault="001605AA" w:rsidP="00C75A4E">
            <w:pPr>
              <w:pStyle w:val="GOSTTablenorm"/>
            </w:pPr>
            <w:r w:rsidRPr="00C75A4E">
              <w:t>&lt;=8</w:t>
            </w:r>
          </w:p>
        </w:tc>
        <w:tc>
          <w:tcPr>
            <w:tcW w:w="2160" w:type="pct"/>
          </w:tcPr>
          <w:p w14:paraId="513F85F1" w14:textId="77777777" w:rsidR="001605AA" w:rsidRPr="00890A8D" w:rsidRDefault="001605AA" w:rsidP="00C75A4E">
            <w:pPr>
              <w:pStyle w:val="GOSTTablenorm"/>
            </w:pPr>
            <w:r w:rsidRPr="00C75A4E">
              <w:rPr>
                <w:rFonts w:hint="eastAsia"/>
              </w:rPr>
              <w:t>Номер</w:t>
            </w:r>
            <w:r w:rsidRPr="00C75A4E">
              <w:t xml:space="preserve"> </w:t>
            </w:r>
            <w:r w:rsidRPr="00C75A4E">
              <w:rPr>
                <w:rFonts w:hint="eastAsia"/>
              </w:rPr>
              <w:t>строки</w:t>
            </w:r>
            <w:r w:rsidRPr="00C75A4E">
              <w:t xml:space="preserve"> </w:t>
            </w:r>
            <w:r w:rsidRPr="00C75A4E">
              <w:rPr>
                <w:rFonts w:hint="eastAsia"/>
              </w:rPr>
              <w:t>документа</w:t>
            </w:r>
            <w:r w:rsidRPr="00C75A4E">
              <w:t xml:space="preserve">, </w:t>
            </w:r>
            <w:r w:rsidRPr="00C75A4E">
              <w:rPr>
                <w:rFonts w:hint="eastAsia"/>
              </w:rPr>
              <w:t>по</w:t>
            </w:r>
            <w:r w:rsidRPr="00C75A4E">
              <w:t xml:space="preserve"> </w:t>
            </w:r>
            <w:r w:rsidRPr="00C75A4E">
              <w:rPr>
                <w:rFonts w:hint="eastAsia"/>
              </w:rPr>
              <w:t>которому</w:t>
            </w:r>
            <w:r w:rsidRPr="00C75A4E">
              <w:t xml:space="preserve"> </w:t>
            </w:r>
            <w:r w:rsidRPr="00C75A4E">
              <w:rPr>
                <w:rFonts w:hint="eastAsia"/>
              </w:rPr>
              <w:t>осуществлялась</w:t>
            </w:r>
            <w:r w:rsidRPr="00C75A4E">
              <w:t xml:space="preserve"> </w:t>
            </w:r>
            <w:r w:rsidRPr="00C75A4E">
              <w:rPr>
                <w:rFonts w:hint="eastAsia"/>
              </w:rPr>
              <w:t>попытка</w:t>
            </w:r>
            <w:r w:rsidRPr="00C75A4E">
              <w:t xml:space="preserve"> </w:t>
            </w:r>
            <w:r w:rsidRPr="00C75A4E">
              <w:rPr>
                <w:rFonts w:hint="eastAsia"/>
              </w:rPr>
              <w:t>подбора</w:t>
            </w:r>
            <w:r w:rsidRPr="00C75A4E">
              <w:t xml:space="preserve"> </w:t>
            </w:r>
            <w:r w:rsidRPr="00C75A4E">
              <w:rPr>
                <w:rFonts w:hint="eastAsia"/>
              </w:rPr>
              <w:t>записей</w:t>
            </w:r>
            <w:r w:rsidRPr="00C75A4E">
              <w:t xml:space="preserve"> </w:t>
            </w:r>
            <w:r w:rsidRPr="00C75A4E">
              <w:rPr>
                <w:rFonts w:hint="eastAsia"/>
              </w:rPr>
              <w:t>учета</w:t>
            </w:r>
          </w:p>
        </w:tc>
      </w:tr>
      <w:tr w:rsidR="001605AA" w:rsidRPr="003F1563" w14:paraId="636985F5" w14:textId="77777777" w:rsidTr="00C75A4E">
        <w:tc>
          <w:tcPr>
            <w:tcW w:w="1100" w:type="pct"/>
          </w:tcPr>
          <w:p w14:paraId="2A190797" w14:textId="77777777" w:rsidR="001605AA" w:rsidRPr="00C75A4E" w:rsidRDefault="001605AA" w:rsidP="00C75A4E">
            <w:pPr>
              <w:pStyle w:val="GOSTTablenorm"/>
            </w:pPr>
            <w:r w:rsidRPr="00C75A4E">
              <w:rPr>
                <w:rFonts w:hint="eastAsia"/>
              </w:rPr>
              <w:t>Описание</w:t>
            </w:r>
            <w:r w:rsidRPr="00C75A4E">
              <w:t xml:space="preserve"> </w:t>
            </w:r>
            <w:r w:rsidRPr="00C75A4E">
              <w:rPr>
                <w:rFonts w:hint="eastAsia"/>
              </w:rPr>
              <w:t>ошибки</w:t>
            </w:r>
          </w:p>
        </w:tc>
        <w:tc>
          <w:tcPr>
            <w:tcW w:w="750" w:type="pct"/>
          </w:tcPr>
          <w:p w14:paraId="1D44F643" w14:textId="77777777" w:rsidR="001605AA" w:rsidRPr="00C75A4E" w:rsidRDefault="001605AA" w:rsidP="00C75A4E">
            <w:pPr>
              <w:pStyle w:val="GOSTTablenorm"/>
            </w:pPr>
            <w:proofErr w:type="gramStart"/>
            <w:r w:rsidRPr="00C75A4E">
              <w:rPr>
                <w:b/>
              </w:rPr>
              <w:t>ResultAddDescr:</w:t>
            </w:r>
            <w:r w:rsidRPr="00C75A4E">
              <w:t>ErrStr</w:t>
            </w:r>
            <w:proofErr w:type="gramEnd"/>
          </w:p>
        </w:tc>
        <w:tc>
          <w:tcPr>
            <w:tcW w:w="500" w:type="pct"/>
          </w:tcPr>
          <w:p w14:paraId="79A829F9" w14:textId="77777777" w:rsidR="001605AA" w:rsidRPr="00C75A4E" w:rsidRDefault="001605AA" w:rsidP="00C75A4E">
            <w:pPr>
              <w:pStyle w:val="GOSTTablenorm"/>
            </w:pPr>
            <w:r w:rsidRPr="00C75A4E">
              <w:rPr>
                <w:rFonts w:hint="eastAsia"/>
              </w:rPr>
              <w:t>Строка</w:t>
            </w:r>
          </w:p>
        </w:tc>
        <w:tc>
          <w:tcPr>
            <w:tcW w:w="285" w:type="pct"/>
          </w:tcPr>
          <w:p w14:paraId="435F3A28" w14:textId="77777777" w:rsidR="001605AA" w:rsidRPr="00C75A4E" w:rsidRDefault="001605AA" w:rsidP="00C75A4E">
            <w:pPr>
              <w:pStyle w:val="GOSTTablenorm"/>
            </w:pPr>
            <w:r w:rsidRPr="00C75A4E">
              <w:rPr>
                <w:rFonts w:hint="eastAsia"/>
              </w:rPr>
              <w:t>Да</w:t>
            </w:r>
          </w:p>
        </w:tc>
        <w:tc>
          <w:tcPr>
            <w:tcW w:w="285" w:type="pct"/>
          </w:tcPr>
          <w:p w14:paraId="3746DE62" w14:textId="77777777" w:rsidR="001605AA" w:rsidRPr="00C75A4E" w:rsidRDefault="001605AA" w:rsidP="00C75A4E">
            <w:pPr>
              <w:pStyle w:val="GOSTTablenorm"/>
            </w:pPr>
            <w:r w:rsidRPr="00C75A4E">
              <w:t>&lt;=2000</w:t>
            </w:r>
          </w:p>
        </w:tc>
        <w:tc>
          <w:tcPr>
            <w:tcW w:w="2160" w:type="pct"/>
          </w:tcPr>
          <w:p w14:paraId="34CE24E0" w14:textId="77777777" w:rsidR="001605AA" w:rsidRPr="00C75A4E" w:rsidRDefault="001605AA" w:rsidP="00C75A4E">
            <w:pPr>
              <w:pStyle w:val="GOSTTablenorm"/>
            </w:pPr>
            <w:r w:rsidRPr="00C75A4E">
              <w:rPr>
                <w:rFonts w:hint="eastAsia"/>
              </w:rPr>
              <w:t>Текст</w:t>
            </w:r>
            <w:r w:rsidRPr="00C75A4E">
              <w:t xml:space="preserve"> </w:t>
            </w:r>
            <w:r w:rsidRPr="00C75A4E">
              <w:rPr>
                <w:rFonts w:hint="eastAsia"/>
              </w:rPr>
              <w:t>ошибки</w:t>
            </w:r>
            <w:r w:rsidRPr="00C75A4E">
              <w:t xml:space="preserve"> </w:t>
            </w:r>
            <w:r w:rsidRPr="00C75A4E">
              <w:rPr>
                <w:rFonts w:hint="eastAsia"/>
              </w:rPr>
              <w:t>для</w:t>
            </w:r>
            <w:r w:rsidRPr="00C75A4E">
              <w:t xml:space="preserve"> </w:t>
            </w:r>
            <w:r w:rsidRPr="00C75A4E">
              <w:rPr>
                <w:rFonts w:hint="eastAsia"/>
              </w:rPr>
              <w:t>строки</w:t>
            </w:r>
            <w:r w:rsidRPr="00C75A4E">
              <w:t xml:space="preserve"> </w:t>
            </w:r>
            <w:r w:rsidRPr="00C75A4E">
              <w:rPr>
                <w:rFonts w:hint="eastAsia"/>
              </w:rPr>
              <w:t>документа</w:t>
            </w:r>
          </w:p>
        </w:tc>
      </w:tr>
      <w:tr w:rsidR="001605AA" w:rsidRPr="003F1563" w14:paraId="085F4439" w14:textId="77777777" w:rsidTr="00C75A4E">
        <w:trPr>
          <w:trHeight w:val="407"/>
        </w:trPr>
        <w:tc>
          <w:tcPr>
            <w:tcW w:w="2160" w:type="pct"/>
            <w:gridSpan w:val="6"/>
          </w:tcPr>
          <w:p w14:paraId="6244E703" w14:textId="668C9A04" w:rsidR="001605AA" w:rsidRPr="00C75A4E" w:rsidRDefault="001605AA" w:rsidP="00C75A4E">
            <w:pPr>
              <w:pStyle w:val="GOSTTablenorm"/>
              <w:jc w:val="center"/>
              <w:rPr>
                <w:b/>
              </w:rPr>
            </w:pPr>
            <w:r w:rsidRPr="00C75A4E">
              <w:rPr>
                <w:b/>
              </w:rPr>
              <w:t>Перечень параметров ответа на запрос на выполнение операции по заключению счетов отчетно финансов</w:t>
            </w:r>
            <w:ins w:id="8661" w:author="Сатлер Марина Викторовна" w:date="2025-11-12T15:28:00Z">
              <w:r w:rsidR="001B4C8C">
                <w:rPr>
                  <w:b/>
                </w:rPr>
                <w:t>о</w:t>
              </w:r>
            </w:ins>
            <w:r w:rsidRPr="00C75A4E">
              <w:rPr>
                <w:b/>
              </w:rPr>
              <w:t xml:space="preserve">го года </w:t>
            </w:r>
            <w:r w:rsidRPr="00C75A4E">
              <w:rPr>
                <w:rStyle w:val="aff2"/>
                <w:bCs w:val="0"/>
              </w:rPr>
              <w:t>CLOSINGYEAR</w:t>
            </w:r>
            <w:r w:rsidRPr="00C75A4E">
              <w:rPr>
                <w:b/>
              </w:rPr>
              <w:t xml:space="preserve"> (document)</w:t>
            </w:r>
          </w:p>
        </w:tc>
      </w:tr>
      <w:tr w:rsidR="001605AA" w:rsidRPr="003F1563" w14:paraId="170CFD52" w14:textId="77777777" w:rsidTr="00C75A4E">
        <w:tc>
          <w:tcPr>
            <w:tcW w:w="1100" w:type="pct"/>
          </w:tcPr>
          <w:p w14:paraId="49C8E1EC" w14:textId="77777777" w:rsidR="001605AA" w:rsidRPr="003F1563" w:rsidRDefault="001605AA" w:rsidP="00C75A4E">
            <w:pPr>
              <w:pStyle w:val="GOSTTablenorm"/>
              <w:rPr>
                <w:szCs w:val="22"/>
              </w:rPr>
            </w:pPr>
            <w:r>
              <w:rPr>
                <w:shd w:val="clear" w:color="auto" w:fill="FFFFFF"/>
              </w:rPr>
              <w:t>Субъект учета</w:t>
            </w:r>
          </w:p>
        </w:tc>
        <w:tc>
          <w:tcPr>
            <w:tcW w:w="750" w:type="pct"/>
          </w:tcPr>
          <w:p w14:paraId="3A9002CF" w14:textId="77777777" w:rsidR="001605AA" w:rsidRPr="003F1563" w:rsidRDefault="001605AA" w:rsidP="00C75A4E">
            <w:pPr>
              <w:pStyle w:val="GOSTTablenorm"/>
              <w:rPr>
                <w:szCs w:val="22"/>
              </w:rPr>
            </w:pPr>
            <w:r>
              <w:rPr>
                <w:shd w:val="clear" w:color="auto" w:fill="FFFFFF"/>
              </w:rPr>
              <w:t>Subject</w:t>
            </w:r>
          </w:p>
        </w:tc>
        <w:tc>
          <w:tcPr>
            <w:tcW w:w="500" w:type="pct"/>
          </w:tcPr>
          <w:p w14:paraId="41C8A481" w14:textId="77777777" w:rsidR="001605AA" w:rsidRPr="003F1563" w:rsidRDefault="001605AA" w:rsidP="00C75A4E">
            <w:pPr>
              <w:pStyle w:val="GOSTTablenorm"/>
              <w:rPr>
                <w:szCs w:val="22"/>
              </w:rPr>
            </w:pPr>
            <w:r w:rsidRPr="003F1563">
              <w:rPr>
                <w:szCs w:val="22"/>
              </w:rPr>
              <w:t>Строка</w:t>
            </w:r>
          </w:p>
        </w:tc>
        <w:tc>
          <w:tcPr>
            <w:tcW w:w="285" w:type="pct"/>
          </w:tcPr>
          <w:p w14:paraId="495BB284" w14:textId="77777777" w:rsidR="001605AA" w:rsidRPr="003F1563" w:rsidRDefault="001605AA" w:rsidP="00C75A4E">
            <w:pPr>
              <w:pStyle w:val="GOSTTablenorm"/>
              <w:rPr>
                <w:szCs w:val="22"/>
              </w:rPr>
            </w:pPr>
            <w:r w:rsidRPr="003F1563">
              <w:rPr>
                <w:szCs w:val="22"/>
              </w:rPr>
              <w:t>Да</w:t>
            </w:r>
          </w:p>
        </w:tc>
        <w:tc>
          <w:tcPr>
            <w:tcW w:w="285" w:type="pct"/>
          </w:tcPr>
          <w:p w14:paraId="5DDC60FF" w14:textId="77777777" w:rsidR="001605AA" w:rsidRPr="003F1563" w:rsidRDefault="001605AA" w:rsidP="00C75A4E">
            <w:pPr>
              <w:pStyle w:val="GOSTTablenorm"/>
              <w:rPr>
                <w:szCs w:val="22"/>
              </w:rPr>
            </w:pPr>
            <w:r>
              <w:rPr>
                <w:szCs w:val="22"/>
              </w:rPr>
              <w:t>=</w:t>
            </w:r>
            <w:r w:rsidRPr="003F1563">
              <w:rPr>
                <w:szCs w:val="22"/>
              </w:rPr>
              <w:t>4</w:t>
            </w:r>
          </w:p>
        </w:tc>
        <w:tc>
          <w:tcPr>
            <w:tcW w:w="2160" w:type="pct"/>
          </w:tcPr>
          <w:p w14:paraId="6A81F7D1" w14:textId="77777777" w:rsidR="001605AA" w:rsidRPr="003F1563" w:rsidRDefault="001605AA" w:rsidP="00C75A4E">
            <w:pPr>
              <w:pStyle w:val="GOSTTablenorm"/>
              <w:rPr>
                <w:szCs w:val="22"/>
              </w:rPr>
            </w:pPr>
            <w:r>
              <w:rPr>
                <w:shd w:val="clear" w:color="auto" w:fill="FFFFFF"/>
              </w:rPr>
              <w:t>Указывается код ТОФК /ЦС по учету, в котором проводилась операция</w:t>
            </w:r>
          </w:p>
        </w:tc>
      </w:tr>
      <w:tr w:rsidR="001605AA" w:rsidRPr="003F1563" w14:paraId="40A3E97D" w14:textId="77777777" w:rsidTr="00C75A4E">
        <w:tc>
          <w:tcPr>
            <w:tcW w:w="1100" w:type="pct"/>
          </w:tcPr>
          <w:p w14:paraId="685EF7F2" w14:textId="77777777" w:rsidR="001605AA" w:rsidRPr="003F1563" w:rsidRDefault="001605AA" w:rsidP="00C75A4E">
            <w:pPr>
              <w:pStyle w:val="GOSTTablenorm"/>
              <w:rPr>
                <w:szCs w:val="22"/>
              </w:rPr>
            </w:pPr>
            <w:r>
              <w:rPr>
                <w:shd w:val="clear" w:color="auto" w:fill="FFFFFF"/>
              </w:rPr>
              <w:t>Глобальный идентификатор документа</w:t>
            </w:r>
          </w:p>
        </w:tc>
        <w:tc>
          <w:tcPr>
            <w:tcW w:w="750" w:type="pct"/>
          </w:tcPr>
          <w:p w14:paraId="1E5AF1DB" w14:textId="77777777" w:rsidR="001605AA" w:rsidRPr="003F1563" w:rsidRDefault="001605AA" w:rsidP="00C75A4E">
            <w:pPr>
              <w:pStyle w:val="GOSTTablenorm"/>
              <w:rPr>
                <w:szCs w:val="22"/>
              </w:rPr>
            </w:pPr>
            <w:r>
              <w:rPr>
                <w:shd w:val="clear" w:color="auto" w:fill="FFFFFF"/>
              </w:rPr>
              <w:t>DocGuid</w:t>
            </w:r>
          </w:p>
        </w:tc>
        <w:tc>
          <w:tcPr>
            <w:tcW w:w="500" w:type="pct"/>
          </w:tcPr>
          <w:p w14:paraId="21FD2A77" w14:textId="77777777" w:rsidR="001605AA" w:rsidRPr="003F1563" w:rsidRDefault="001605AA" w:rsidP="00C75A4E">
            <w:pPr>
              <w:pStyle w:val="GOSTTablenorm"/>
              <w:rPr>
                <w:szCs w:val="22"/>
              </w:rPr>
            </w:pPr>
            <w:r>
              <w:rPr>
                <w:shd w:val="clear" w:color="auto" w:fill="FFFFFF"/>
              </w:rPr>
              <w:t>GUID</w:t>
            </w:r>
          </w:p>
        </w:tc>
        <w:tc>
          <w:tcPr>
            <w:tcW w:w="285" w:type="pct"/>
          </w:tcPr>
          <w:p w14:paraId="0852CAC9" w14:textId="77777777" w:rsidR="001605AA" w:rsidRPr="003F1563" w:rsidRDefault="001605AA" w:rsidP="00C75A4E">
            <w:pPr>
              <w:pStyle w:val="GOSTTablenorm"/>
              <w:rPr>
                <w:szCs w:val="22"/>
              </w:rPr>
            </w:pPr>
            <w:r w:rsidRPr="003F1563">
              <w:rPr>
                <w:szCs w:val="22"/>
              </w:rPr>
              <w:t>Да</w:t>
            </w:r>
          </w:p>
        </w:tc>
        <w:tc>
          <w:tcPr>
            <w:tcW w:w="285" w:type="pct"/>
          </w:tcPr>
          <w:p w14:paraId="6B3A334B" w14:textId="77777777" w:rsidR="001605AA" w:rsidRPr="003F1563" w:rsidRDefault="001605AA" w:rsidP="00C75A4E">
            <w:pPr>
              <w:pStyle w:val="GOSTTablenorm"/>
              <w:rPr>
                <w:szCs w:val="22"/>
              </w:rPr>
            </w:pPr>
            <w:r>
              <w:rPr>
                <w:szCs w:val="22"/>
              </w:rPr>
              <w:t>=36</w:t>
            </w:r>
          </w:p>
        </w:tc>
        <w:tc>
          <w:tcPr>
            <w:tcW w:w="2160" w:type="pct"/>
          </w:tcPr>
          <w:p w14:paraId="32CEBFE1" w14:textId="77777777" w:rsidR="001605AA" w:rsidRPr="003F1563" w:rsidRDefault="001605AA" w:rsidP="00C75A4E">
            <w:pPr>
              <w:pStyle w:val="GOSTTablenorm"/>
              <w:rPr>
                <w:szCs w:val="22"/>
              </w:rPr>
            </w:pPr>
            <w:r>
              <w:rPr>
                <w:shd w:val="clear" w:color="auto" w:fill="FFFFFF"/>
              </w:rPr>
              <w:t>Указывается идентификатор документа (тип данных = GUID, размерность =36), сформированного по результатам отработки запроса (Бухгалтерская справка (ф. 0504833) с типом «БСЗ»))</w:t>
            </w:r>
          </w:p>
        </w:tc>
      </w:tr>
      <w:tr w:rsidR="001605AA" w:rsidRPr="003F1563" w14:paraId="5F6DC84C" w14:textId="77777777" w:rsidTr="00C75A4E">
        <w:tc>
          <w:tcPr>
            <w:tcW w:w="1100" w:type="pct"/>
          </w:tcPr>
          <w:p w14:paraId="6B413693" w14:textId="77777777" w:rsidR="001605AA" w:rsidRPr="003F1563" w:rsidRDefault="001605AA" w:rsidP="00C75A4E">
            <w:pPr>
              <w:pStyle w:val="GOSTTablenorm"/>
              <w:rPr>
                <w:szCs w:val="22"/>
              </w:rPr>
            </w:pPr>
            <w:r>
              <w:rPr>
                <w:shd w:val="clear" w:color="auto" w:fill="FFFFFF"/>
              </w:rPr>
              <w:t>Тип документа</w:t>
            </w:r>
          </w:p>
        </w:tc>
        <w:tc>
          <w:tcPr>
            <w:tcW w:w="750" w:type="pct"/>
          </w:tcPr>
          <w:p w14:paraId="3FD7A142" w14:textId="77777777" w:rsidR="001605AA" w:rsidRPr="003F1563" w:rsidRDefault="001605AA" w:rsidP="00C75A4E">
            <w:pPr>
              <w:pStyle w:val="GOSTTablenorm"/>
              <w:rPr>
                <w:szCs w:val="22"/>
              </w:rPr>
            </w:pPr>
            <w:r>
              <w:rPr>
                <w:shd w:val="clear" w:color="auto" w:fill="FFFFFF"/>
              </w:rPr>
              <w:t>TypeDoc</w:t>
            </w:r>
          </w:p>
        </w:tc>
        <w:tc>
          <w:tcPr>
            <w:tcW w:w="500" w:type="pct"/>
          </w:tcPr>
          <w:p w14:paraId="4E52448E" w14:textId="77777777" w:rsidR="001605AA" w:rsidRPr="003F1563" w:rsidRDefault="001605AA" w:rsidP="00C75A4E">
            <w:pPr>
              <w:pStyle w:val="GOSTTablenorm"/>
              <w:rPr>
                <w:szCs w:val="22"/>
              </w:rPr>
            </w:pPr>
            <w:r w:rsidRPr="003F1563">
              <w:rPr>
                <w:szCs w:val="22"/>
              </w:rPr>
              <w:t>Строка</w:t>
            </w:r>
          </w:p>
        </w:tc>
        <w:tc>
          <w:tcPr>
            <w:tcW w:w="285" w:type="pct"/>
          </w:tcPr>
          <w:p w14:paraId="451CE4C9" w14:textId="77777777" w:rsidR="001605AA" w:rsidRPr="003F1563" w:rsidRDefault="001605AA" w:rsidP="00C75A4E">
            <w:pPr>
              <w:pStyle w:val="GOSTTablenorm"/>
              <w:rPr>
                <w:szCs w:val="22"/>
              </w:rPr>
            </w:pPr>
            <w:r w:rsidRPr="003F1563">
              <w:rPr>
                <w:szCs w:val="22"/>
              </w:rPr>
              <w:t>Да</w:t>
            </w:r>
          </w:p>
        </w:tc>
        <w:tc>
          <w:tcPr>
            <w:tcW w:w="285" w:type="pct"/>
          </w:tcPr>
          <w:p w14:paraId="0081CDC3" w14:textId="77777777" w:rsidR="001605AA" w:rsidRPr="003F1563" w:rsidRDefault="001605AA" w:rsidP="00C75A4E">
            <w:pPr>
              <w:pStyle w:val="GOSTTablenorm"/>
              <w:rPr>
                <w:szCs w:val="22"/>
              </w:rPr>
            </w:pPr>
            <w:r w:rsidRPr="003F1563">
              <w:rPr>
                <w:szCs w:val="22"/>
              </w:rPr>
              <w:t>=3</w:t>
            </w:r>
          </w:p>
        </w:tc>
        <w:tc>
          <w:tcPr>
            <w:tcW w:w="2160" w:type="pct"/>
          </w:tcPr>
          <w:p w14:paraId="0EBF640C" w14:textId="77777777" w:rsidR="001605AA" w:rsidRPr="003F1563" w:rsidRDefault="001605AA" w:rsidP="00C75A4E">
            <w:pPr>
              <w:pStyle w:val="GOSTTablenorm"/>
              <w:rPr>
                <w:szCs w:val="22"/>
              </w:rPr>
            </w:pPr>
            <w:r>
              <w:rPr>
                <w:shd w:val="clear" w:color="auto" w:fill="FFFFFF"/>
              </w:rPr>
              <w:t>Указывается значение «БСЗ»</w:t>
            </w:r>
          </w:p>
        </w:tc>
      </w:tr>
      <w:tr w:rsidR="001605AA" w:rsidRPr="003F1563" w14:paraId="44A1A80F" w14:textId="77777777" w:rsidTr="00C75A4E">
        <w:tc>
          <w:tcPr>
            <w:tcW w:w="1100" w:type="pct"/>
          </w:tcPr>
          <w:p w14:paraId="11A9E9D6" w14:textId="77777777" w:rsidR="001605AA" w:rsidRPr="003F1563" w:rsidRDefault="001605AA" w:rsidP="00C75A4E">
            <w:pPr>
              <w:pStyle w:val="GOSTTablenorm"/>
              <w:rPr>
                <w:szCs w:val="22"/>
              </w:rPr>
            </w:pPr>
            <w:r>
              <w:rPr>
                <w:shd w:val="clear" w:color="auto" w:fill="FFFFFF"/>
              </w:rPr>
              <w:t>Наименование документа</w:t>
            </w:r>
          </w:p>
        </w:tc>
        <w:tc>
          <w:tcPr>
            <w:tcW w:w="750" w:type="pct"/>
          </w:tcPr>
          <w:p w14:paraId="3E7C66D9" w14:textId="77777777" w:rsidR="001605AA" w:rsidRPr="003F1563" w:rsidRDefault="001605AA" w:rsidP="00C75A4E">
            <w:pPr>
              <w:pStyle w:val="GOSTTablenorm"/>
              <w:rPr>
                <w:szCs w:val="22"/>
              </w:rPr>
            </w:pPr>
            <w:r>
              <w:rPr>
                <w:shd w:val="clear" w:color="auto" w:fill="FFFFFF"/>
              </w:rPr>
              <w:t>NameDoc</w:t>
            </w:r>
          </w:p>
        </w:tc>
        <w:tc>
          <w:tcPr>
            <w:tcW w:w="500" w:type="pct"/>
          </w:tcPr>
          <w:p w14:paraId="45825DD6" w14:textId="77777777" w:rsidR="001605AA" w:rsidRPr="003F1563" w:rsidRDefault="001605AA" w:rsidP="00C75A4E">
            <w:pPr>
              <w:pStyle w:val="GOSTTablenorm"/>
              <w:rPr>
                <w:szCs w:val="22"/>
              </w:rPr>
            </w:pPr>
            <w:r w:rsidRPr="003F1563">
              <w:rPr>
                <w:szCs w:val="22"/>
              </w:rPr>
              <w:t>Строка</w:t>
            </w:r>
          </w:p>
        </w:tc>
        <w:tc>
          <w:tcPr>
            <w:tcW w:w="285" w:type="pct"/>
          </w:tcPr>
          <w:p w14:paraId="3556ADC4" w14:textId="77777777" w:rsidR="001605AA" w:rsidRPr="003F1563" w:rsidRDefault="001605AA" w:rsidP="00C75A4E">
            <w:pPr>
              <w:pStyle w:val="GOSTTablenorm"/>
              <w:rPr>
                <w:szCs w:val="22"/>
              </w:rPr>
            </w:pPr>
            <w:r w:rsidRPr="003F1563">
              <w:rPr>
                <w:szCs w:val="22"/>
              </w:rPr>
              <w:t>Да</w:t>
            </w:r>
          </w:p>
        </w:tc>
        <w:tc>
          <w:tcPr>
            <w:tcW w:w="285" w:type="pct"/>
          </w:tcPr>
          <w:p w14:paraId="5954F591" w14:textId="77777777" w:rsidR="001605AA" w:rsidRPr="003F1563" w:rsidRDefault="001605AA" w:rsidP="00C75A4E">
            <w:pPr>
              <w:pStyle w:val="GOSTTablenorm"/>
              <w:rPr>
                <w:szCs w:val="22"/>
              </w:rPr>
            </w:pPr>
            <w:r>
              <w:rPr>
                <w:shd w:val="clear" w:color="auto" w:fill="FFFFFF"/>
              </w:rPr>
              <w:t>&lt;=2000</w:t>
            </w:r>
          </w:p>
        </w:tc>
        <w:tc>
          <w:tcPr>
            <w:tcW w:w="2160" w:type="pct"/>
          </w:tcPr>
          <w:p w14:paraId="2B5DB2D0" w14:textId="40F1D8FD" w:rsidR="001605AA" w:rsidRPr="003F1563" w:rsidRDefault="001605AA" w:rsidP="00C75A4E">
            <w:pPr>
              <w:pStyle w:val="GOSTTablenorm"/>
              <w:rPr>
                <w:szCs w:val="22"/>
              </w:rPr>
            </w:pPr>
            <w:r>
              <w:rPr>
                <w:shd w:val="clear" w:color="auto" w:fill="FFFFFF"/>
              </w:rPr>
              <w:t>Указывается наи</w:t>
            </w:r>
            <w:r w:rsidR="00C616AD">
              <w:rPr>
                <w:shd w:val="clear" w:color="auto" w:fill="FFFFFF"/>
              </w:rPr>
              <w:t>менование документа – «</w:t>
            </w:r>
            <w:r>
              <w:rPr>
                <w:shd w:val="clear" w:color="auto" w:fill="FFFFFF"/>
              </w:rPr>
              <w:t>Бух</w:t>
            </w:r>
            <w:r w:rsidR="00C616AD">
              <w:rPr>
                <w:shd w:val="clear" w:color="auto" w:fill="FFFFFF"/>
              </w:rPr>
              <w:t>галтерская справка (ф. 0504833)»</w:t>
            </w:r>
          </w:p>
        </w:tc>
      </w:tr>
      <w:tr w:rsidR="001605AA" w:rsidRPr="003F1563" w14:paraId="56D42764" w14:textId="77777777" w:rsidTr="00C75A4E">
        <w:tc>
          <w:tcPr>
            <w:tcW w:w="1100" w:type="pct"/>
          </w:tcPr>
          <w:p w14:paraId="08B920C4" w14:textId="77777777" w:rsidR="001605AA" w:rsidRPr="003F1563" w:rsidRDefault="001605AA" w:rsidP="00C75A4E">
            <w:pPr>
              <w:pStyle w:val="GOSTTablenorm"/>
              <w:rPr>
                <w:szCs w:val="22"/>
              </w:rPr>
            </w:pPr>
            <w:r>
              <w:rPr>
                <w:shd w:val="clear" w:color="auto" w:fill="FFFFFF"/>
              </w:rPr>
              <w:t>Номер документа</w:t>
            </w:r>
          </w:p>
        </w:tc>
        <w:tc>
          <w:tcPr>
            <w:tcW w:w="750" w:type="pct"/>
          </w:tcPr>
          <w:p w14:paraId="412AC676" w14:textId="77777777" w:rsidR="001605AA" w:rsidRPr="003F1563" w:rsidRDefault="001605AA" w:rsidP="00C75A4E">
            <w:pPr>
              <w:pStyle w:val="GOSTTablenorm"/>
              <w:rPr>
                <w:szCs w:val="22"/>
              </w:rPr>
            </w:pPr>
            <w:r>
              <w:rPr>
                <w:shd w:val="clear" w:color="auto" w:fill="FFFFFF"/>
              </w:rPr>
              <w:t>DocNumber</w:t>
            </w:r>
          </w:p>
        </w:tc>
        <w:tc>
          <w:tcPr>
            <w:tcW w:w="500" w:type="pct"/>
          </w:tcPr>
          <w:p w14:paraId="210C6CBE" w14:textId="77777777" w:rsidR="001605AA" w:rsidRPr="003F1563" w:rsidRDefault="001605AA" w:rsidP="00C75A4E">
            <w:pPr>
              <w:pStyle w:val="GOSTTablenorm"/>
              <w:rPr>
                <w:szCs w:val="22"/>
              </w:rPr>
            </w:pPr>
            <w:r>
              <w:rPr>
                <w:shd w:val="clear" w:color="auto" w:fill="FFFFFF"/>
              </w:rPr>
              <w:t>Строка</w:t>
            </w:r>
          </w:p>
        </w:tc>
        <w:tc>
          <w:tcPr>
            <w:tcW w:w="285" w:type="pct"/>
          </w:tcPr>
          <w:p w14:paraId="74B480A0" w14:textId="77777777" w:rsidR="001605AA" w:rsidRPr="003F1563" w:rsidRDefault="001605AA" w:rsidP="00C75A4E">
            <w:pPr>
              <w:pStyle w:val="GOSTTablenorm"/>
              <w:rPr>
                <w:szCs w:val="22"/>
              </w:rPr>
            </w:pPr>
            <w:r w:rsidRPr="003F1563">
              <w:rPr>
                <w:szCs w:val="22"/>
              </w:rPr>
              <w:t>Да</w:t>
            </w:r>
          </w:p>
        </w:tc>
        <w:tc>
          <w:tcPr>
            <w:tcW w:w="285" w:type="pct"/>
          </w:tcPr>
          <w:p w14:paraId="4BB75E87" w14:textId="77777777" w:rsidR="001605AA" w:rsidRPr="003F1563" w:rsidRDefault="001605AA" w:rsidP="00C75A4E">
            <w:pPr>
              <w:pStyle w:val="GOSTTablenorm"/>
              <w:rPr>
                <w:szCs w:val="22"/>
              </w:rPr>
            </w:pPr>
            <w:r>
              <w:rPr>
                <w:shd w:val="clear" w:color="auto" w:fill="FFFFFF"/>
              </w:rPr>
              <w:t>&lt;=100</w:t>
            </w:r>
          </w:p>
        </w:tc>
        <w:tc>
          <w:tcPr>
            <w:tcW w:w="2160" w:type="pct"/>
          </w:tcPr>
          <w:p w14:paraId="54B24A2B" w14:textId="77777777" w:rsidR="001605AA" w:rsidRPr="003F1563" w:rsidRDefault="001605AA" w:rsidP="00C75A4E">
            <w:pPr>
              <w:pStyle w:val="GOSTTablenorm"/>
              <w:rPr>
                <w:szCs w:val="22"/>
              </w:rPr>
            </w:pPr>
            <w:r>
              <w:rPr>
                <w:shd w:val="clear" w:color="auto" w:fill="FFFFFF"/>
              </w:rPr>
              <w:t>Указывается номер документа</w:t>
            </w:r>
          </w:p>
        </w:tc>
      </w:tr>
      <w:tr w:rsidR="001605AA" w:rsidRPr="003F1563" w14:paraId="57B5EB84" w14:textId="77777777" w:rsidTr="00C75A4E">
        <w:tc>
          <w:tcPr>
            <w:tcW w:w="1100" w:type="pct"/>
          </w:tcPr>
          <w:p w14:paraId="23F80404" w14:textId="77777777" w:rsidR="001605AA" w:rsidRPr="006F7E3A" w:rsidRDefault="001605AA" w:rsidP="00C75A4E">
            <w:pPr>
              <w:pStyle w:val="GOSTTablenorm"/>
              <w:rPr>
                <w:rFonts w:asciiTheme="minorHAnsi" w:hAnsiTheme="minorHAnsi"/>
              </w:rPr>
            </w:pPr>
            <w:r>
              <w:t>Дата документа</w:t>
            </w:r>
          </w:p>
        </w:tc>
        <w:tc>
          <w:tcPr>
            <w:tcW w:w="750" w:type="pct"/>
          </w:tcPr>
          <w:p w14:paraId="7CBEDB60" w14:textId="77777777" w:rsidR="001605AA" w:rsidRPr="003F1563" w:rsidRDefault="001605AA" w:rsidP="00C75A4E">
            <w:pPr>
              <w:pStyle w:val="GOSTTablenorm"/>
              <w:rPr>
                <w:szCs w:val="22"/>
              </w:rPr>
            </w:pPr>
            <w:r>
              <w:rPr>
                <w:shd w:val="clear" w:color="auto" w:fill="FFFFFF"/>
              </w:rPr>
              <w:t>DocDate</w:t>
            </w:r>
          </w:p>
        </w:tc>
        <w:tc>
          <w:tcPr>
            <w:tcW w:w="500" w:type="pct"/>
          </w:tcPr>
          <w:p w14:paraId="40F2EE7B" w14:textId="77777777" w:rsidR="001605AA" w:rsidRPr="003F1563" w:rsidRDefault="001605AA" w:rsidP="00C75A4E">
            <w:pPr>
              <w:pStyle w:val="GOSTTablenorm"/>
              <w:rPr>
                <w:szCs w:val="22"/>
              </w:rPr>
            </w:pPr>
            <w:r>
              <w:rPr>
                <w:shd w:val="clear" w:color="auto" w:fill="FFFFFF"/>
              </w:rPr>
              <w:t>Дата</w:t>
            </w:r>
          </w:p>
        </w:tc>
        <w:tc>
          <w:tcPr>
            <w:tcW w:w="285" w:type="pct"/>
          </w:tcPr>
          <w:p w14:paraId="42B3C138" w14:textId="77777777" w:rsidR="001605AA" w:rsidRPr="003F1563" w:rsidRDefault="001605AA" w:rsidP="00C75A4E">
            <w:pPr>
              <w:pStyle w:val="GOSTTablenorm"/>
              <w:rPr>
                <w:szCs w:val="22"/>
              </w:rPr>
            </w:pPr>
            <w:r w:rsidRPr="003F1563">
              <w:rPr>
                <w:szCs w:val="22"/>
              </w:rPr>
              <w:t>Да</w:t>
            </w:r>
          </w:p>
        </w:tc>
        <w:tc>
          <w:tcPr>
            <w:tcW w:w="285" w:type="pct"/>
          </w:tcPr>
          <w:p w14:paraId="050867B3" w14:textId="6C7B8795" w:rsidR="001605AA" w:rsidRPr="00C75A4E" w:rsidRDefault="001605AA" w:rsidP="00C75A4E">
            <w:pPr>
              <w:pStyle w:val="GOSTTablenorm"/>
              <w:rPr>
                <w:szCs w:val="22"/>
                <w:lang w:val="en-US"/>
              </w:rPr>
            </w:pPr>
          </w:p>
        </w:tc>
        <w:tc>
          <w:tcPr>
            <w:tcW w:w="2160" w:type="pct"/>
          </w:tcPr>
          <w:p w14:paraId="2E7EF626" w14:textId="77777777" w:rsidR="001605AA" w:rsidRPr="003F1563" w:rsidRDefault="001605AA" w:rsidP="00C75A4E">
            <w:pPr>
              <w:pStyle w:val="GOSTTablenorm"/>
              <w:rPr>
                <w:szCs w:val="22"/>
              </w:rPr>
            </w:pPr>
            <w:r>
              <w:rPr>
                <w:shd w:val="clear" w:color="auto" w:fill="FFFFFF"/>
              </w:rPr>
              <w:t>Указывается дата документа в формате YYYY-MM-DD</w:t>
            </w:r>
          </w:p>
        </w:tc>
      </w:tr>
      <w:tr w:rsidR="001605AA" w:rsidRPr="003F1563" w14:paraId="503FD4C2" w14:textId="77777777" w:rsidTr="00C75A4E">
        <w:tc>
          <w:tcPr>
            <w:tcW w:w="1100" w:type="pct"/>
          </w:tcPr>
          <w:p w14:paraId="79190D60" w14:textId="77777777" w:rsidR="001605AA" w:rsidRPr="003F1563" w:rsidRDefault="001605AA" w:rsidP="00C75A4E">
            <w:pPr>
              <w:pStyle w:val="GOSTTablenorm"/>
              <w:rPr>
                <w:szCs w:val="22"/>
              </w:rPr>
            </w:pPr>
            <w:r>
              <w:rPr>
                <w:shd w:val="clear" w:color="auto" w:fill="FFFFFF"/>
              </w:rPr>
              <w:t>Дата отражения операции в учете</w:t>
            </w:r>
          </w:p>
        </w:tc>
        <w:tc>
          <w:tcPr>
            <w:tcW w:w="750" w:type="pct"/>
          </w:tcPr>
          <w:p w14:paraId="512327B1" w14:textId="77777777" w:rsidR="001605AA" w:rsidRPr="003F1563" w:rsidRDefault="001605AA" w:rsidP="00C75A4E">
            <w:pPr>
              <w:pStyle w:val="GOSTTablenorm"/>
              <w:rPr>
                <w:szCs w:val="22"/>
              </w:rPr>
            </w:pPr>
            <w:r>
              <w:rPr>
                <w:shd w:val="clear" w:color="auto" w:fill="FFFFFF"/>
              </w:rPr>
              <w:t>SettlementDate</w:t>
            </w:r>
          </w:p>
        </w:tc>
        <w:tc>
          <w:tcPr>
            <w:tcW w:w="500" w:type="pct"/>
          </w:tcPr>
          <w:p w14:paraId="4CB6890B" w14:textId="77777777" w:rsidR="001605AA" w:rsidRPr="003F1563" w:rsidRDefault="001605AA" w:rsidP="00C75A4E">
            <w:pPr>
              <w:pStyle w:val="GOSTTablenorm"/>
              <w:rPr>
                <w:szCs w:val="22"/>
              </w:rPr>
            </w:pPr>
            <w:r>
              <w:rPr>
                <w:shd w:val="clear" w:color="auto" w:fill="FFFFFF"/>
              </w:rPr>
              <w:t>Дата</w:t>
            </w:r>
          </w:p>
        </w:tc>
        <w:tc>
          <w:tcPr>
            <w:tcW w:w="285" w:type="pct"/>
          </w:tcPr>
          <w:p w14:paraId="11B43960" w14:textId="77777777" w:rsidR="001605AA" w:rsidRPr="003F1563" w:rsidRDefault="001605AA" w:rsidP="00C75A4E">
            <w:pPr>
              <w:pStyle w:val="GOSTTablenorm"/>
              <w:rPr>
                <w:szCs w:val="22"/>
              </w:rPr>
            </w:pPr>
            <w:r w:rsidRPr="003F1563">
              <w:rPr>
                <w:szCs w:val="22"/>
              </w:rPr>
              <w:t>Да</w:t>
            </w:r>
          </w:p>
        </w:tc>
        <w:tc>
          <w:tcPr>
            <w:tcW w:w="285" w:type="pct"/>
          </w:tcPr>
          <w:p w14:paraId="4A09CB33" w14:textId="5A0D54B1" w:rsidR="001605AA" w:rsidRPr="00C75A4E" w:rsidRDefault="001605AA" w:rsidP="00C75A4E">
            <w:pPr>
              <w:pStyle w:val="GOSTTablenorm"/>
              <w:rPr>
                <w:szCs w:val="22"/>
                <w:lang w:val="en-US"/>
              </w:rPr>
            </w:pPr>
          </w:p>
        </w:tc>
        <w:tc>
          <w:tcPr>
            <w:tcW w:w="2160" w:type="pct"/>
          </w:tcPr>
          <w:p w14:paraId="74C54D9F" w14:textId="77777777" w:rsidR="001605AA" w:rsidRPr="003F1563" w:rsidRDefault="001605AA" w:rsidP="00C75A4E">
            <w:pPr>
              <w:pStyle w:val="GOSTTablenorm"/>
              <w:rPr>
                <w:szCs w:val="22"/>
              </w:rPr>
            </w:pPr>
            <w:r>
              <w:rPr>
                <w:shd w:val="clear" w:color="auto" w:fill="FFFFFF"/>
              </w:rPr>
              <w:t>Дата отражения операции в учете, указывается в формате YYYY-MM-DD</w:t>
            </w:r>
          </w:p>
        </w:tc>
      </w:tr>
      <w:tr w:rsidR="001605AA" w:rsidRPr="003F1563" w14:paraId="26AB871B" w14:textId="77777777" w:rsidTr="00C75A4E">
        <w:tc>
          <w:tcPr>
            <w:tcW w:w="1100" w:type="pct"/>
          </w:tcPr>
          <w:p w14:paraId="3BD1E407" w14:textId="77777777" w:rsidR="001605AA" w:rsidRPr="003F1563" w:rsidRDefault="001605AA" w:rsidP="00C75A4E">
            <w:pPr>
              <w:pStyle w:val="GOSTTablenorm"/>
              <w:rPr>
                <w:szCs w:val="22"/>
              </w:rPr>
            </w:pPr>
            <w:r>
              <w:rPr>
                <w:shd w:val="clear" w:color="auto" w:fill="FFFFFF"/>
              </w:rPr>
              <w:t>Номер регистрации</w:t>
            </w:r>
          </w:p>
        </w:tc>
        <w:tc>
          <w:tcPr>
            <w:tcW w:w="750" w:type="pct"/>
          </w:tcPr>
          <w:p w14:paraId="7E25BA4E" w14:textId="77777777" w:rsidR="001605AA" w:rsidRPr="003F1563" w:rsidRDefault="001605AA" w:rsidP="00C75A4E">
            <w:pPr>
              <w:pStyle w:val="GOSTTablenorm"/>
              <w:rPr>
                <w:szCs w:val="22"/>
              </w:rPr>
            </w:pPr>
            <w:r>
              <w:rPr>
                <w:shd w:val="clear" w:color="auto" w:fill="FFFFFF"/>
              </w:rPr>
              <w:t>RegNumber</w:t>
            </w:r>
          </w:p>
        </w:tc>
        <w:tc>
          <w:tcPr>
            <w:tcW w:w="500" w:type="pct"/>
          </w:tcPr>
          <w:p w14:paraId="08693368" w14:textId="77777777" w:rsidR="001605AA" w:rsidRPr="003F1563" w:rsidRDefault="001605AA" w:rsidP="00C75A4E">
            <w:pPr>
              <w:pStyle w:val="GOSTTablenorm"/>
              <w:rPr>
                <w:szCs w:val="22"/>
              </w:rPr>
            </w:pPr>
            <w:r w:rsidRPr="003F1563">
              <w:rPr>
                <w:szCs w:val="22"/>
              </w:rPr>
              <w:t>Строка</w:t>
            </w:r>
          </w:p>
        </w:tc>
        <w:tc>
          <w:tcPr>
            <w:tcW w:w="285" w:type="pct"/>
          </w:tcPr>
          <w:p w14:paraId="46E5D401" w14:textId="77777777" w:rsidR="001605AA" w:rsidRPr="003F1563" w:rsidRDefault="001605AA" w:rsidP="00C75A4E">
            <w:pPr>
              <w:pStyle w:val="GOSTTablenorm"/>
              <w:rPr>
                <w:szCs w:val="22"/>
              </w:rPr>
            </w:pPr>
            <w:r w:rsidRPr="003F1563">
              <w:rPr>
                <w:szCs w:val="22"/>
              </w:rPr>
              <w:t>Да</w:t>
            </w:r>
          </w:p>
        </w:tc>
        <w:tc>
          <w:tcPr>
            <w:tcW w:w="285" w:type="pct"/>
          </w:tcPr>
          <w:p w14:paraId="7A02FF2E" w14:textId="77777777" w:rsidR="001605AA" w:rsidRPr="003F1563" w:rsidRDefault="001605AA" w:rsidP="00C75A4E">
            <w:pPr>
              <w:pStyle w:val="GOSTTablenorm"/>
              <w:rPr>
                <w:szCs w:val="22"/>
              </w:rPr>
            </w:pPr>
            <w:r>
              <w:rPr>
                <w:shd w:val="clear" w:color="auto" w:fill="FFFFFF"/>
              </w:rPr>
              <w:t>&lt;=100</w:t>
            </w:r>
          </w:p>
        </w:tc>
        <w:tc>
          <w:tcPr>
            <w:tcW w:w="2160" w:type="pct"/>
          </w:tcPr>
          <w:p w14:paraId="6004793A" w14:textId="77777777" w:rsidR="001605AA" w:rsidRPr="003F1563" w:rsidRDefault="001605AA" w:rsidP="00C75A4E">
            <w:pPr>
              <w:pStyle w:val="GOSTTablenorm"/>
              <w:rPr>
                <w:szCs w:val="22"/>
              </w:rPr>
            </w:pPr>
            <w:r>
              <w:rPr>
                <w:shd w:val="clear" w:color="auto" w:fill="FFFFFF"/>
              </w:rPr>
              <w:t>Указывается номер документа</w:t>
            </w:r>
          </w:p>
        </w:tc>
      </w:tr>
      <w:tr w:rsidR="001605AA" w:rsidRPr="003F1563" w14:paraId="5DE12AE0" w14:textId="77777777" w:rsidTr="00C75A4E">
        <w:tc>
          <w:tcPr>
            <w:tcW w:w="1100" w:type="pct"/>
          </w:tcPr>
          <w:p w14:paraId="1D6AD2E7" w14:textId="77777777" w:rsidR="001605AA" w:rsidRPr="003F1563" w:rsidRDefault="001605AA" w:rsidP="00C75A4E">
            <w:pPr>
              <w:pStyle w:val="GOSTTablenorm"/>
              <w:rPr>
                <w:szCs w:val="22"/>
              </w:rPr>
            </w:pPr>
            <w:r>
              <w:rPr>
                <w:shd w:val="clear" w:color="auto" w:fill="FFFFFF"/>
              </w:rPr>
              <w:t>Сумма</w:t>
            </w:r>
          </w:p>
        </w:tc>
        <w:tc>
          <w:tcPr>
            <w:tcW w:w="750" w:type="pct"/>
          </w:tcPr>
          <w:p w14:paraId="2629B552" w14:textId="77777777" w:rsidR="001605AA" w:rsidRPr="003F1563" w:rsidRDefault="001605AA" w:rsidP="00C75A4E">
            <w:pPr>
              <w:pStyle w:val="GOSTTablenorm"/>
              <w:rPr>
                <w:szCs w:val="22"/>
              </w:rPr>
            </w:pPr>
            <w:r>
              <w:rPr>
                <w:shd w:val="clear" w:color="auto" w:fill="FFFFFF"/>
              </w:rPr>
              <w:t>Summ</w:t>
            </w:r>
          </w:p>
        </w:tc>
        <w:tc>
          <w:tcPr>
            <w:tcW w:w="500" w:type="pct"/>
          </w:tcPr>
          <w:p w14:paraId="291DD69E" w14:textId="77777777" w:rsidR="001605AA" w:rsidRPr="003F1563" w:rsidRDefault="001605AA" w:rsidP="00C75A4E">
            <w:pPr>
              <w:pStyle w:val="GOSTTablenorm"/>
              <w:rPr>
                <w:szCs w:val="22"/>
              </w:rPr>
            </w:pPr>
            <w:r>
              <w:rPr>
                <w:shd w:val="clear" w:color="auto" w:fill="FFFFFF"/>
              </w:rPr>
              <w:t>Сумма</w:t>
            </w:r>
          </w:p>
        </w:tc>
        <w:tc>
          <w:tcPr>
            <w:tcW w:w="285" w:type="pct"/>
          </w:tcPr>
          <w:p w14:paraId="78BF3E57" w14:textId="77777777" w:rsidR="001605AA" w:rsidRPr="003F1563" w:rsidRDefault="001605AA" w:rsidP="00C75A4E">
            <w:pPr>
              <w:pStyle w:val="GOSTTablenorm"/>
              <w:rPr>
                <w:szCs w:val="22"/>
              </w:rPr>
            </w:pPr>
            <w:r>
              <w:rPr>
                <w:shd w:val="clear" w:color="auto" w:fill="FFFFFF"/>
              </w:rPr>
              <w:t>Да</w:t>
            </w:r>
          </w:p>
        </w:tc>
        <w:tc>
          <w:tcPr>
            <w:tcW w:w="285" w:type="pct"/>
          </w:tcPr>
          <w:p w14:paraId="5BC792BB" w14:textId="5DF66A52" w:rsidR="001605AA" w:rsidRPr="003F1563" w:rsidRDefault="001605AA" w:rsidP="00C75A4E">
            <w:pPr>
              <w:pStyle w:val="GOSTTablenorm"/>
              <w:rPr>
                <w:szCs w:val="22"/>
              </w:rPr>
            </w:pPr>
          </w:p>
        </w:tc>
        <w:tc>
          <w:tcPr>
            <w:tcW w:w="2160" w:type="pct"/>
          </w:tcPr>
          <w:p w14:paraId="1254E4FB" w14:textId="77777777" w:rsidR="001605AA" w:rsidRPr="003F1563" w:rsidRDefault="001605AA" w:rsidP="00C75A4E">
            <w:pPr>
              <w:pStyle w:val="GOSTTablenorm"/>
              <w:rPr>
                <w:szCs w:val="22"/>
              </w:rPr>
            </w:pPr>
            <w:r>
              <w:rPr>
                <w:shd w:val="clear" w:color="auto" w:fill="FFFFFF"/>
              </w:rPr>
              <w:t>Сумма передается с точностью 2 знака после запятой</w:t>
            </w:r>
          </w:p>
        </w:tc>
      </w:tr>
      <w:tr w:rsidR="001605AA" w:rsidRPr="003F1563" w14:paraId="434D66E3" w14:textId="77777777" w:rsidTr="00C75A4E">
        <w:tc>
          <w:tcPr>
            <w:tcW w:w="1100" w:type="pct"/>
          </w:tcPr>
          <w:p w14:paraId="2236CE56" w14:textId="77777777" w:rsidR="001605AA" w:rsidRPr="003F1563" w:rsidRDefault="001605AA" w:rsidP="00C75A4E">
            <w:pPr>
              <w:pStyle w:val="GOSTTablenorm"/>
              <w:rPr>
                <w:szCs w:val="22"/>
              </w:rPr>
            </w:pPr>
            <w:r>
              <w:rPr>
                <w:shd w:val="clear" w:color="auto" w:fill="FFFFFF"/>
              </w:rPr>
              <w:t>Группа БСГ</w:t>
            </w:r>
          </w:p>
        </w:tc>
        <w:tc>
          <w:tcPr>
            <w:tcW w:w="750" w:type="pct"/>
          </w:tcPr>
          <w:p w14:paraId="2B966F7E" w14:textId="77777777" w:rsidR="001605AA" w:rsidRPr="003F1563" w:rsidRDefault="001605AA" w:rsidP="00C75A4E">
            <w:pPr>
              <w:pStyle w:val="GOSTTablenorm"/>
              <w:rPr>
                <w:szCs w:val="22"/>
              </w:rPr>
            </w:pPr>
            <w:r>
              <w:rPr>
                <w:shd w:val="clear" w:color="auto" w:fill="FFFFFF"/>
              </w:rPr>
              <w:t>Group</w:t>
            </w:r>
          </w:p>
        </w:tc>
        <w:tc>
          <w:tcPr>
            <w:tcW w:w="500" w:type="pct"/>
          </w:tcPr>
          <w:p w14:paraId="453FFBBB" w14:textId="77777777" w:rsidR="001605AA" w:rsidRPr="003F1563" w:rsidRDefault="001605AA" w:rsidP="00C75A4E">
            <w:pPr>
              <w:pStyle w:val="GOSTTablenorm"/>
              <w:rPr>
                <w:szCs w:val="22"/>
              </w:rPr>
            </w:pPr>
            <w:r w:rsidRPr="003F1563">
              <w:rPr>
                <w:szCs w:val="22"/>
              </w:rPr>
              <w:t>Строка</w:t>
            </w:r>
          </w:p>
        </w:tc>
        <w:tc>
          <w:tcPr>
            <w:tcW w:w="285" w:type="pct"/>
          </w:tcPr>
          <w:p w14:paraId="42A90F4C" w14:textId="77777777" w:rsidR="001605AA" w:rsidRPr="003F1563" w:rsidRDefault="001605AA" w:rsidP="00C75A4E">
            <w:pPr>
              <w:pStyle w:val="GOSTTablenorm"/>
              <w:rPr>
                <w:szCs w:val="22"/>
              </w:rPr>
            </w:pPr>
            <w:r w:rsidRPr="003F1563">
              <w:rPr>
                <w:szCs w:val="22"/>
              </w:rPr>
              <w:t>Да</w:t>
            </w:r>
          </w:p>
        </w:tc>
        <w:tc>
          <w:tcPr>
            <w:tcW w:w="285" w:type="pct"/>
          </w:tcPr>
          <w:p w14:paraId="6ABCB2B2" w14:textId="77777777" w:rsidR="001605AA" w:rsidRPr="003F1563" w:rsidRDefault="001605AA" w:rsidP="00C75A4E">
            <w:pPr>
              <w:pStyle w:val="GOSTTablenorm"/>
              <w:rPr>
                <w:szCs w:val="22"/>
              </w:rPr>
            </w:pPr>
            <w:r>
              <w:rPr>
                <w:shd w:val="clear" w:color="auto" w:fill="FFFFFF"/>
              </w:rPr>
              <w:t>=3</w:t>
            </w:r>
          </w:p>
        </w:tc>
        <w:tc>
          <w:tcPr>
            <w:tcW w:w="2160" w:type="pct"/>
          </w:tcPr>
          <w:p w14:paraId="64203991" w14:textId="77777777" w:rsidR="001605AA" w:rsidRPr="003F1563" w:rsidRDefault="001605AA" w:rsidP="00C75A4E">
            <w:pPr>
              <w:pStyle w:val="GOSTTablenorm"/>
              <w:rPr>
                <w:szCs w:val="22"/>
              </w:rPr>
            </w:pPr>
            <w:commentRangeStart w:id="8662"/>
            <w:r>
              <w:rPr>
                <w:szCs w:val="22"/>
              </w:rPr>
              <w:t>-</w:t>
            </w:r>
            <w:commentRangeEnd w:id="8662"/>
            <w:r w:rsidR="00853902">
              <w:rPr>
                <w:rStyle w:val="afff4"/>
              </w:rPr>
              <w:commentReference w:id="8662"/>
            </w:r>
          </w:p>
        </w:tc>
      </w:tr>
      <w:tr w:rsidR="001605AA" w:rsidRPr="003F1563" w14:paraId="0617DEA9" w14:textId="77777777" w:rsidTr="00C75A4E">
        <w:tc>
          <w:tcPr>
            <w:tcW w:w="2160" w:type="pct"/>
            <w:gridSpan w:val="6"/>
          </w:tcPr>
          <w:p w14:paraId="0B70EBEF" w14:textId="77777777" w:rsidR="001605AA" w:rsidRPr="00C75A4E" w:rsidRDefault="001605AA" w:rsidP="00C75A4E">
            <w:pPr>
              <w:pStyle w:val="GOSTTablenorm"/>
              <w:rPr>
                <w:b/>
              </w:rPr>
            </w:pPr>
            <w:r w:rsidRPr="00C75A4E">
              <w:rPr>
                <w:b/>
              </w:rPr>
              <w:t>Перечень параметров ответа на запрос на выполнение операции по переносу остатков средств на новый финансовый год OPENINGYEAR (document</w:t>
            </w:r>
            <w:r w:rsidRPr="00C75A4E" w:rsidDel="00B45405">
              <w:rPr>
                <w:b/>
              </w:rPr>
              <w:t>)</w:t>
            </w:r>
          </w:p>
        </w:tc>
      </w:tr>
      <w:tr w:rsidR="001605AA" w:rsidRPr="003F1563" w14:paraId="06BEB47E" w14:textId="77777777" w:rsidTr="00C75A4E">
        <w:tc>
          <w:tcPr>
            <w:tcW w:w="1100" w:type="pct"/>
          </w:tcPr>
          <w:p w14:paraId="5CC59AA9" w14:textId="77777777" w:rsidR="001605AA" w:rsidRPr="003F1563" w:rsidRDefault="001605AA" w:rsidP="00C75A4E">
            <w:pPr>
              <w:pStyle w:val="GOSTTablenorm"/>
              <w:rPr>
                <w:szCs w:val="22"/>
              </w:rPr>
            </w:pPr>
            <w:r>
              <w:rPr>
                <w:shd w:val="clear" w:color="auto" w:fill="FFFFFF"/>
              </w:rPr>
              <w:t>Субъект учета</w:t>
            </w:r>
          </w:p>
        </w:tc>
        <w:tc>
          <w:tcPr>
            <w:tcW w:w="750" w:type="pct"/>
          </w:tcPr>
          <w:p w14:paraId="23CB381D" w14:textId="77777777" w:rsidR="001605AA" w:rsidRPr="003F1563" w:rsidRDefault="001605AA" w:rsidP="00C75A4E">
            <w:pPr>
              <w:pStyle w:val="GOSTTablenorm"/>
              <w:rPr>
                <w:szCs w:val="22"/>
              </w:rPr>
            </w:pPr>
            <w:r>
              <w:rPr>
                <w:shd w:val="clear" w:color="auto" w:fill="FFFFFF"/>
              </w:rPr>
              <w:t>Subject</w:t>
            </w:r>
          </w:p>
        </w:tc>
        <w:tc>
          <w:tcPr>
            <w:tcW w:w="500" w:type="pct"/>
          </w:tcPr>
          <w:p w14:paraId="46346788" w14:textId="77777777" w:rsidR="001605AA" w:rsidRPr="003F1563" w:rsidRDefault="001605AA" w:rsidP="00C75A4E">
            <w:pPr>
              <w:pStyle w:val="GOSTTablenorm"/>
              <w:rPr>
                <w:szCs w:val="22"/>
              </w:rPr>
            </w:pPr>
            <w:r w:rsidRPr="003F1563">
              <w:rPr>
                <w:szCs w:val="22"/>
              </w:rPr>
              <w:t>Строка</w:t>
            </w:r>
          </w:p>
        </w:tc>
        <w:tc>
          <w:tcPr>
            <w:tcW w:w="285" w:type="pct"/>
          </w:tcPr>
          <w:p w14:paraId="6374B2AE" w14:textId="77777777" w:rsidR="001605AA" w:rsidRPr="003F1563" w:rsidRDefault="001605AA" w:rsidP="00C75A4E">
            <w:pPr>
              <w:pStyle w:val="GOSTTablenorm"/>
              <w:rPr>
                <w:szCs w:val="22"/>
              </w:rPr>
            </w:pPr>
            <w:r w:rsidRPr="003F1563">
              <w:rPr>
                <w:szCs w:val="22"/>
              </w:rPr>
              <w:t>Да</w:t>
            </w:r>
          </w:p>
        </w:tc>
        <w:tc>
          <w:tcPr>
            <w:tcW w:w="285" w:type="pct"/>
          </w:tcPr>
          <w:p w14:paraId="0EF7BB18" w14:textId="77777777" w:rsidR="001605AA" w:rsidRPr="003F1563" w:rsidRDefault="001605AA" w:rsidP="00C75A4E">
            <w:pPr>
              <w:pStyle w:val="GOSTTablenorm"/>
              <w:rPr>
                <w:szCs w:val="22"/>
              </w:rPr>
            </w:pPr>
            <w:r>
              <w:rPr>
                <w:szCs w:val="22"/>
              </w:rPr>
              <w:t>=</w:t>
            </w:r>
            <w:r w:rsidRPr="003F1563">
              <w:rPr>
                <w:szCs w:val="22"/>
              </w:rPr>
              <w:t>4</w:t>
            </w:r>
          </w:p>
        </w:tc>
        <w:tc>
          <w:tcPr>
            <w:tcW w:w="2160" w:type="pct"/>
          </w:tcPr>
          <w:p w14:paraId="50D14130" w14:textId="77777777" w:rsidR="001605AA" w:rsidRPr="003F1563" w:rsidRDefault="001605AA" w:rsidP="00C75A4E">
            <w:pPr>
              <w:pStyle w:val="GOSTTablenorm"/>
              <w:rPr>
                <w:szCs w:val="22"/>
              </w:rPr>
            </w:pPr>
            <w:r>
              <w:rPr>
                <w:shd w:val="clear" w:color="auto" w:fill="FFFFFF"/>
              </w:rPr>
              <w:t>Указывается код ТОФК /ЦС по учету, в котором проводилась операция</w:t>
            </w:r>
          </w:p>
        </w:tc>
      </w:tr>
      <w:tr w:rsidR="001605AA" w:rsidRPr="003F1563" w14:paraId="0AFCFEB3" w14:textId="77777777" w:rsidTr="00C75A4E">
        <w:tc>
          <w:tcPr>
            <w:tcW w:w="1100" w:type="pct"/>
          </w:tcPr>
          <w:p w14:paraId="5D1F0862" w14:textId="77777777" w:rsidR="001605AA" w:rsidRPr="003F1563" w:rsidRDefault="001605AA" w:rsidP="00C75A4E">
            <w:pPr>
              <w:pStyle w:val="GOSTTablenorm"/>
              <w:rPr>
                <w:szCs w:val="22"/>
              </w:rPr>
            </w:pPr>
            <w:r>
              <w:rPr>
                <w:shd w:val="clear" w:color="auto" w:fill="FFFFFF"/>
              </w:rPr>
              <w:lastRenderedPageBreak/>
              <w:t>Глобальный идентификатор документа</w:t>
            </w:r>
          </w:p>
        </w:tc>
        <w:tc>
          <w:tcPr>
            <w:tcW w:w="750" w:type="pct"/>
          </w:tcPr>
          <w:p w14:paraId="0A9183CD" w14:textId="77777777" w:rsidR="001605AA" w:rsidRPr="003F1563" w:rsidRDefault="001605AA" w:rsidP="00C75A4E">
            <w:pPr>
              <w:pStyle w:val="GOSTTablenorm"/>
              <w:rPr>
                <w:szCs w:val="22"/>
              </w:rPr>
            </w:pPr>
            <w:r>
              <w:rPr>
                <w:shd w:val="clear" w:color="auto" w:fill="FFFFFF"/>
              </w:rPr>
              <w:t>DocGuid</w:t>
            </w:r>
          </w:p>
        </w:tc>
        <w:tc>
          <w:tcPr>
            <w:tcW w:w="500" w:type="pct"/>
          </w:tcPr>
          <w:p w14:paraId="0B7A0E0B" w14:textId="77777777" w:rsidR="001605AA" w:rsidRPr="003F1563" w:rsidRDefault="001605AA" w:rsidP="00C75A4E">
            <w:pPr>
              <w:pStyle w:val="GOSTTablenorm"/>
              <w:rPr>
                <w:szCs w:val="22"/>
              </w:rPr>
            </w:pPr>
            <w:r>
              <w:rPr>
                <w:shd w:val="clear" w:color="auto" w:fill="FFFFFF"/>
              </w:rPr>
              <w:t>GUID</w:t>
            </w:r>
          </w:p>
        </w:tc>
        <w:tc>
          <w:tcPr>
            <w:tcW w:w="285" w:type="pct"/>
          </w:tcPr>
          <w:p w14:paraId="647962CF" w14:textId="77777777" w:rsidR="001605AA" w:rsidRPr="003F1563" w:rsidRDefault="001605AA" w:rsidP="00C75A4E">
            <w:pPr>
              <w:pStyle w:val="GOSTTablenorm"/>
              <w:rPr>
                <w:szCs w:val="22"/>
              </w:rPr>
            </w:pPr>
            <w:r w:rsidRPr="003F1563">
              <w:rPr>
                <w:szCs w:val="22"/>
              </w:rPr>
              <w:t>Да</w:t>
            </w:r>
          </w:p>
        </w:tc>
        <w:tc>
          <w:tcPr>
            <w:tcW w:w="285" w:type="pct"/>
          </w:tcPr>
          <w:p w14:paraId="1FD07C7D" w14:textId="77777777" w:rsidR="001605AA" w:rsidRPr="003F1563" w:rsidRDefault="001605AA" w:rsidP="00C75A4E">
            <w:pPr>
              <w:pStyle w:val="GOSTTablenorm"/>
              <w:rPr>
                <w:szCs w:val="22"/>
              </w:rPr>
            </w:pPr>
            <w:r>
              <w:rPr>
                <w:szCs w:val="22"/>
              </w:rPr>
              <w:t>=36</w:t>
            </w:r>
          </w:p>
        </w:tc>
        <w:tc>
          <w:tcPr>
            <w:tcW w:w="2160" w:type="pct"/>
          </w:tcPr>
          <w:p w14:paraId="1C44805C" w14:textId="77777777" w:rsidR="001605AA" w:rsidRPr="003F1563" w:rsidRDefault="001605AA" w:rsidP="00C75A4E">
            <w:pPr>
              <w:pStyle w:val="GOSTTablenorm"/>
              <w:rPr>
                <w:szCs w:val="22"/>
              </w:rPr>
            </w:pPr>
            <w:r>
              <w:rPr>
                <w:shd w:val="clear" w:color="auto" w:fill="FFFFFF"/>
              </w:rPr>
              <w:t>Указывается идентификатор документа (тип данных = GUID, размерность =36), сформированного по результатам отработки запроса (Бухгалтерская справка (ф. 0504833) с типом «БСЗ»))</w:t>
            </w:r>
          </w:p>
        </w:tc>
      </w:tr>
      <w:tr w:rsidR="001605AA" w:rsidRPr="003F1563" w14:paraId="25341C6E" w14:textId="77777777" w:rsidTr="00C75A4E">
        <w:tc>
          <w:tcPr>
            <w:tcW w:w="1100" w:type="pct"/>
          </w:tcPr>
          <w:p w14:paraId="26C3D220" w14:textId="77777777" w:rsidR="001605AA" w:rsidRPr="003F1563" w:rsidRDefault="001605AA" w:rsidP="00C75A4E">
            <w:pPr>
              <w:pStyle w:val="GOSTTablenorm"/>
              <w:rPr>
                <w:szCs w:val="22"/>
              </w:rPr>
            </w:pPr>
            <w:r w:rsidRPr="00890A8D">
              <w:rPr>
                <w:shd w:val="clear" w:color="auto" w:fill="FFFFFF"/>
              </w:rPr>
              <w:t>Тип документа</w:t>
            </w:r>
          </w:p>
        </w:tc>
        <w:tc>
          <w:tcPr>
            <w:tcW w:w="750" w:type="pct"/>
          </w:tcPr>
          <w:p w14:paraId="4160D8D6" w14:textId="77777777" w:rsidR="001605AA" w:rsidRPr="003F1563" w:rsidRDefault="001605AA" w:rsidP="00C75A4E">
            <w:pPr>
              <w:pStyle w:val="GOSTTablenorm"/>
              <w:rPr>
                <w:szCs w:val="22"/>
              </w:rPr>
            </w:pPr>
            <w:r>
              <w:rPr>
                <w:shd w:val="clear" w:color="auto" w:fill="FFFFFF"/>
              </w:rPr>
              <w:t>TypeDoc</w:t>
            </w:r>
          </w:p>
        </w:tc>
        <w:tc>
          <w:tcPr>
            <w:tcW w:w="500" w:type="pct"/>
          </w:tcPr>
          <w:p w14:paraId="3B6B60F6" w14:textId="77777777" w:rsidR="001605AA" w:rsidRPr="003F1563" w:rsidRDefault="001605AA" w:rsidP="00C75A4E">
            <w:pPr>
              <w:pStyle w:val="GOSTTablenorm"/>
              <w:rPr>
                <w:szCs w:val="22"/>
              </w:rPr>
            </w:pPr>
            <w:r w:rsidRPr="003F1563">
              <w:rPr>
                <w:szCs w:val="22"/>
              </w:rPr>
              <w:t>Строка</w:t>
            </w:r>
          </w:p>
        </w:tc>
        <w:tc>
          <w:tcPr>
            <w:tcW w:w="285" w:type="pct"/>
          </w:tcPr>
          <w:p w14:paraId="21738154" w14:textId="77777777" w:rsidR="001605AA" w:rsidRPr="003F1563" w:rsidRDefault="001605AA" w:rsidP="00C75A4E">
            <w:pPr>
              <w:pStyle w:val="GOSTTablenorm"/>
              <w:rPr>
                <w:szCs w:val="22"/>
              </w:rPr>
            </w:pPr>
            <w:r w:rsidRPr="003F1563">
              <w:rPr>
                <w:szCs w:val="22"/>
              </w:rPr>
              <w:t>Да</w:t>
            </w:r>
          </w:p>
        </w:tc>
        <w:tc>
          <w:tcPr>
            <w:tcW w:w="285" w:type="pct"/>
          </w:tcPr>
          <w:p w14:paraId="673543B0" w14:textId="77777777" w:rsidR="001605AA" w:rsidRPr="003F1563" w:rsidRDefault="001605AA" w:rsidP="00C75A4E">
            <w:pPr>
              <w:pStyle w:val="GOSTTablenorm"/>
              <w:rPr>
                <w:szCs w:val="22"/>
              </w:rPr>
            </w:pPr>
            <w:r w:rsidRPr="003F1563">
              <w:rPr>
                <w:szCs w:val="22"/>
              </w:rPr>
              <w:t>=3</w:t>
            </w:r>
          </w:p>
        </w:tc>
        <w:tc>
          <w:tcPr>
            <w:tcW w:w="2160" w:type="pct"/>
          </w:tcPr>
          <w:p w14:paraId="01729E6B" w14:textId="77777777" w:rsidR="001605AA" w:rsidRPr="003F1563" w:rsidRDefault="001605AA" w:rsidP="00C75A4E">
            <w:pPr>
              <w:pStyle w:val="GOSTTablenorm"/>
              <w:rPr>
                <w:szCs w:val="22"/>
              </w:rPr>
            </w:pPr>
            <w:r>
              <w:rPr>
                <w:shd w:val="clear" w:color="auto" w:fill="FFFFFF"/>
              </w:rPr>
              <w:t>Указывается значение «БС</w:t>
            </w:r>
            <w:r w:rsidRPr="006F7E3A">
              <w:rPr>
                <w:shd w:val="clear" w:color="auto" w:fill="FFFFFF"/>
              </w:rPr>
              <w:t>Е</w:t>
            </w:r>
            <w:r>
              <w:rPr>
                <w:shd w:val="clear" w:color="auto" w:fill="FFFFFF"/>
              </w:rPr>
              <w:t>»</w:t>
            </w:r>
          </w:p>
        </w:tc>
      </w:tr>
      <w:tr w:rsidR="001605AA" w:rsidRPr="003F1563" w14:paraId="277ACB3D" w14:textId="77777777" w:rsidTr="00C75A4E">
        <w:tc>
          <w:tcPr>
            <w:tcW w:w="1100" w:type="pct"/>
          </w:tcPr>
          <w:p w14:paraId="5B336C38" w14:textId="77777777" w:rsidR="001605AA" w:rsidRPr="003F1563" w:rsidRDefault="001605AA" w:rsidP="00C75A4E">
            <w:pPr>
              <w:pStyle w:val="GOSTTablenorm"/>
              <w:rPr>
                <w:szCs w:val="22"/>
              </w:rPr>
            </w:pPr>
            <w:r>
              <w:rPr>
                <w:shd w:val="clear" w:color="auto" w:fill="FFFFFF"/>
              </w:rPr>
              <w:t>Наименование документа</w:t>
            </w:r>
          </w:p>
        </w:tc>
        <w:tc>
          <w:tcPr>
            <w:tcW w:w="750" w:type="pct"/>
          </w:tcPr>
          <w:p w14:paraId="5ECB97E4" w14:textId="77777777" w:rsidR="001605AA" w:rsidRPr="003F1563" w:rsidRDefault="001605AA" w:rsidP="00C75A4E">
            <w:pPr>
              <w:pStyle w:val="GOSTTablenorm"/>
              <w:rPr>
                <w:szCs w:val="22"/>
              </w:rPr>
            </w:pPr>
            <w:r>
              <w:rPr>
                <w:shd w:val="clear" w:color="auto" w:fill="FFFFFF"/>
              </w:rPr>
              <w:t>NameDoc</w:t>
            </w:r>
          </w:p>
        </w:tc>
        <w:tc>
          <w:tcPr>
            <w:tcW w:w="500" w:type="pct"/>
          </w:tcPr>
          <w:p w14:paraId="438EEB6E" w14:textId="77777777" w:rsidR="001605AA" w:rsidRPr="003F1563" w:rsidRDefault="001605AA" w:rsidP="00C75A4E">
            <w:pPr>
              <w:pStyle w:val="GOSTTablenorm"/>
              <w:rPr>
                <w:szCs w:val="22"/>
              </w:rPr>
            </w:pPr>
            <w:r w:rsidRPr="003F1563">
              <w:rPr>
                <w:szCs w:val="22"/>
              </w:rPr>
              <w:t>Строка</w:t>
            </w:r>
          </w:p>
        </w:tc>
        <w:tc>
          <w:tcPr>
            <w:tcW w:w="285" w:type="pct"/>
          </w:tcPr>
          <w:p w14:paraId="5CEAC07D" w14:textId="77777777" w:rsidR="001605AA" w:rsidRPr="003F1563" w:rsidRDefault="001605AA" w:rsidP="00C75A4E">
            <w:pPr>
              <w:pStyle w:val="GOSTTablenorm"/>
              <w:rPr>
                <w:szCs w:val="22"/>
              </w:rPr>
            </w:pPr>
            <w:r w:rsidRPr="003F1563">
              <w:rPr>
                <w:szCs w:val="22"/>
              </w:rPr>
              <w:t>Да</w:t>
            </w:r>
          </w:p>
        </w:tc>
        <w:tc>
          <w:tcPr>
            <w:tcW w:w="285" w:type="pct"/>
          </w:tcPr>
          <w:p w14:paraId="34E759F8" w14:textId="77777777" w:rsidR="001605AA" w:rsidRPr="003F1563" w:rsidRDefault="001605AA" w:rsidP="00C75A4E">
            <w:pPr>
              <w:pStyle w:val="GOSTTablenorm"/>
              <w:rPr>
                <w:szCs w:val="22"/>
              </w:rPr>
            </w:pPr>
            <w:r>
              <w:rPr>
                <w:shd w:val="clear" w:color="auto" w:fill="FFFFFF"/>
              </w:rPr>
              <w:t>&lt;=2000</w:t>
            </w:r>
          </w:p>
        </w:tc>
        <w:tc>
          <w:tcPr>
            <w:tcW w:w="2160" w:type="pct"/>
          </w:tcPr>
          <w:p w14:paraId="2A7361C7" w14:textId="2723B591" w:rsidR="001605AA" w:rsidRPr="003F1563" w:rsidRDefault="001605AA" w:rsidP="00C75A4E">
            <w:pPr>
              <w:pStyle w:val="GOSTTablenorm"/>
              <w:rPr>
                <w:szCs w:val="22"/>
              </w:rPr>
            </w:pPr>
            <w:r>
              <w:rPr>
                <w:shd w:val="clear" w:color="auto" w:fill="FFFFFF"/>
              </w:rPr>
              <w:t xml:space="preserve">Указывается наименование документа </w:t>
            </w:r>
            <w:r w:rsidR="00C616AD">
              <w:rPr>
                <w:shd w:val="clear" w:color="auto" w:fill="FFFFFF"/>
              </w:rPr>
              <w:t>–</w:t>
            </w:r>
            <w:r>
              <w:rPr>
                <w:shd w:val="clear" w:color="auto" w:fill="FFFFFF"/>
              </w:rPr>
              <w:t xml:space="preserve"> </w:t>
            </w:r>
            <w:r w:rsidR="00C616AD">
              <w:rPr>
                <w:shd w:val="clear" w:color="auto" w:fill="FFFFFF"/>
              </w:rPr>
              <w:t>«</w:t>
            </w:r>
            <w:r>
              <w:rPr>
                <w:shd w:val="clear" w:color="auto" w:fill="FFFFFF"/>
              </w:rPr>
              <w:t>Бух</w:t>
            </w:r>
            <w:r w:rsidR="00C616AD">
              <w:rPr>
                <w:shd w:val="clear" w:color="auto" w:fill="FFFFFF"/>
              </w:rPr>
              <w:t>галтерская справка (ф. 0504833)»</w:t>
            </w:r>
          </w:p>
        </w:tc>
      </w:tr>
      <w:tr w:rsidR="001605AA" w:rsidRPr="003F1563" w14:paraId="0A884708" w14:textId="77777777" w:rsidTr="00C75A4E">
        <w:tc>
          <w:tcPr>
            <w:tcW w:w="1100" w:type="pct"/>
          </w:tcPr>
          <w:p w14:paraId="2CD3A2A0" w14:textId="77777777" w:rsidR="001605AA" w:rsidRPr="003F1563" w:rsidRDefault="001605AA" w:rsidP="00C75A4E">
            <w:pPr>
              <w:pStyle w:val="GOSTTablenorm"/>
              <w:rPr>
                <w:szCs w:val="22"/>
              </w:rPr>
            </w:pPr>
            <w:r>
              <w:rPr>
                <w:shd w:val="clear" w:color="auto" w:fill="FFFFFF"/>
              </w:rPr>
              <w:t>Номер документа</w:t>
            </w:r>
          </w:p>
        </w:tc>
        <w:tc>
          <w:tcPr>
            <w:tcW w:w="750" w:type="pct"/>
          </w:tcPr>
          <w:p w14:paraId="4E12A832" w14:textId="77777777" w:rsidR="001605AA" w:rsidRPr="003F1563" w:rsidRDefault="001605AA" w:rsidP="00C75A4E">
            <w:pPr>
              <w:pStyle w:val="GOSTTablenorm"/>
              <w:rPr>
                <w:szCs w:val="22"/>
              </w:rPr>
            </w:pPr>
            <w:r>
              <w:rPr>
                <w:shd w:val="clear" w:color="auto" w:fill="FFFFFF"/>
              </w:rPr>
              <w:t>DocNumber</w:t>
            </w:r>
          </w:p>
        </w:tc>
        <w:tc>
          <w:tcPr>
            <w:tcW w:w="500" w:type="pct"/>
          </w:tcPr>
          <w:p w14:paraId="3CCB585C" w14:textId="77777777" w:rsidR="001605AA" w:rsidRPr="003F1563" w:rsidRDefault="001605AA" w:rsidP="00C75A4E">
            <w:pPr>
              <w:pStyle w:val="GOSTTablenorm"/>
              <w:rPr>
                <w:szCs w:val="22"/>
              </w:rPr>
            </w:pPr>
            <w:r>
              <w:rPr>
                <w:shd w:val="clear" w:color="auto" w:fill="FFFFFF"/>
              </w:rPr>
              <w:t>Строка</w:t>
            </w:r>
          </w:p>
        </w:tc>
        <w:tc>
          <w:tcPr>
            <w:tcW w:w="285" w:type="pct"/>
          </w:tcPr>
          <w:p w14:paraId="6009A53A" w14:textId="77777777" w:rsidR="001605AA" w:rsidRPr="003F1563" w:rsidRDefault="001605AA" w:rsidP="00C75A4E">
            <w:pPr>
              <w:pStyle w:val="GOSTTablenorm"/>
              <w:rPr>
                <w:szCs w:val="22"/>
              </w:rPr>
            </w:pPr>
            <w:r w:rsidRPr="003F1563">
              <w:rPr>
                <w:szCs w:val="22"/>
              </w:rPr>
              <w:t>Да</w:t>
            </w:r>
          </w:p>
        </w:tc>
        <w:tc>
          <w:tcPr>
            <w:tcW w:w="285" w:type="pct"/>
          </w:tcPr>
          <w:p w14:paraId="6D1479CF" w14:textId="77777777" w:rsidR="001605AA" w:rsidRPr="003F1563" w:rsidRDefault="001605AA" w:rsidP="00C75A4E">
            <w:pPr>
              <w:pStyle w:val="GOSTTablenorm"/>
              <w:rPr>
                <w:szCs w:val="22"/>
              </w:rPr>
            </w:pPr>
            <w:r>
              <w:rPr>
                <w:shd w:val="clear" w:color="auto" w:fill="FFFFFF"/>
              </w:rPr>
              <w:t>&lt;=100</w:t>
            </w:r>
          </w:p>
        </w:tc>
        <w:tc>
          <w:tcPr>
            <w:tcW w:w="2160" w:type="pct"/>
          </w:tcPr>
          <w:p w14:paraId="4591EEF0" w14:textId="77777777" w:rsidR="001605AA" w:rsidRPr="003F1563" w:rsidRDefault="001605AA" w:rsidP="00C75A4E">
            <w:pPr>
              <w:pStyle w:val="GOSTTablenorm"/>
              <w:rPr>
                <w:szCs w:val="22"/>
              </w:rPr>
            </w:pPr>
            <w:r>
              <w:rPr>
                <w:shd w:val="clear" w:color="auto" w:fill="FFFFFF"/>
              </w:rPr>
              <w:t>Указывается номер документа</w:t>
            </w:r>
          </w:p>
        </w:tc>
      </w:tr>
      <w:tr w:rsidR="001605AA" w:rsidRPr="003F1563" w14:paraId="678929FA" w14:textId="77777777" w:rsidTr="00C75A4E">
        <w:tc>
          <w:tcPr>
            <w:tcW w:w="1100" w:type="pct"/>
          </w:tcPr>
          <w:p w14:paraId="2919A937" w14:textId="77777777" w:rsidR="001605AA" w:rsidRPr="003F1563" w:rsidRDefault="001605AA" w:rsidP="00C75A4E">
            <w:pPr>
              <w:pStyle w:val="GOSTTablenorm"/>
              <w:rPr>
                <w:szCs w:val="22"/>
              </w:rPr>
            </w:pPr>
            <w:r>
              <w:t>Дата документа</w:t>
            </w:r>
          </w:p>
        </w:tc>
        <w:tc>
          <w:tcPr>
            <w:tcW w:w="750" w:type="pct"/>
          </w:tcPr>
          <w:p w14:paraId="587D7C5E" w14:textId="77777777" w:rsidR="001605AA" w:rsidRPr="003F1563" w:rsidRDefault="001605AA" w:rsidP="00C75A4E">
            <w:pPr>
              <w:pStyle w:val="GOSTTablenorm"/>
              <w:rPr>
                <w:szCs w:val="22"/>
              </w:rPr>
            </w:pPr>
            <w:r>
              <w:rPr>
                <w:shd w:val="clear" w:color="auto" w:fill="FFFFFF"/>
              </w:rPr>
              <w:t>DocDate</w:t>
            </w:r>
          </w:p>
        </w:tc>
        <w:tc>
          <w:tcPr>
            <w:tcW w:w="500" w:type="pct"/>
          </w:tcPr>
          <w:p w14:paraId="611916BC" w14:textId="77777777" w:rsidR="001605AA" w:rsidRPr="003F1563" w:rsidRDefault="001605AA" w:rsidP="00C75A4E">
            <w:pPr>
              <w:pStyle w:val="GOSTTablenorm"/>
              <w:rPr>
                <w:szCs w:val="22"/>
              </w:rPr>
            </w:pPr>
            <w:r>
              <w:rPr>
                <w:shd w:val="clear" w:color="auto" w:fill="FFFFFF"/>
              </w:rPr>
              <w:t>Дата</w:t>
            </w:r>
          </w:p>
        </w:tc>
        <w:tc>
          <w:tcPr>
            <w:tcW w:w="285" w:type="pct"/>
          </w:tcPr>
          <w:p w14:paraId="1A8A1C6A" w14:textId="77777777" w:rsidR="001605AA" w:rsidRPr="003F1563" w:rsidRDefault="001605AA" w:rsidP="00C75A4E">
            <w:pPr>
              <w:pStyle w:val="GOSTTablenorm"/>
              <w:rPr>
                <w:szCs w:val="22"/>
              </w:rPr>
            </w:pPr>
            <w:r w:rsidRPr="003F1563">
              <w:rPr>
                <w:szCs w:val="22"/>
              </w:rPr>
              <w:t>Да</w:t>
            </w:r>
          </w:p>
        </w:tc>
        <w:tc>
          <w:tcPr>
            <w:tcW w:w="285" w:type="pct"/>
          </w:tcPr>
          <w:p w14:paraId="3F70DA7C" w14:textId="4C76E3FD" w:rsidR="001605AA" w:rsidRPr="00C75A4E" w:rsidRDefault="001605AA" w:rsidP="00C75A4E">
            <w:pPr>
              <w:pStyle w:val="GOSTTablenorm"/>
              <w:rPr>
                <w:szCs w:val="22"/>
                <w:lang w:val="en-US"/>
              </w:rPr>
            </w:pPr>
          </w:p>
        </w:tc>
        <w:tc>
          <w:tcPr>
            <w:tcW w:w="2160" w:type="pct"/>
          </w:tcPr>
          <w:p w14:paraId="677AA7ED" w14:textId="77777777" w:rsidR="001605AA" w:rsidRPr="003F1563" w:rsidRDefault="001605AA" w:rsidP="00C75A4E">
            <w:pPr>
              <w:pStyle w:val="GOSTTablenorm"/>
              <w:rPr>
                <w:szCs w:val="22"/>
              </w:rPr>
            </w:pPr>
            <w:r>
              <w:rPr>
                <w:shd w:val="clear" w:color="auto" w:fill="FFFFFF"/>
              </w:rPr>
              <w:t>Указывается дата документа в формате YYYY-MM-DD</w:t>
            </w:r>
          </w:p>
        </w:tc>
      </w:tr>
      <w:tr w:rsidR="001605AA" w:rsidRPr="003F1563" w14:paraId="57F0DC2E" w14:textId="77777777" w:rsidTr="00C75A4E">
        <w:tc>
          <w:tcPr>
            <w:tcW w:w="1100" w:type="pct"/>
          </w:tcPr>
          <w:p w14:paraId="141C57D4" w14:textId="77777777" w:rsidR="001605AA" w:rsidRDefault="001605AA" w:rsidP="00C75A4E">
            <w:pPr>
              <w:pStyle w:val="GOSTTablenorm"/>
            </w:pPr>
            <w:r>
              <w:rPr>
                <w:shd w:val="clear" w:color="auto" w:fill="FFFFFF"/>
              </w:rPr>
              <w:t>Дата отражения операции в учете</w:t>
            </w:r>
          </w:p>
        </w:tc>
        <w:tc>
          <w:tcPr>
            <w:tcW w:w="750" w:type="pct"/>
          </w:tcPr>
          <w:p w14:paraId="1E622B19" w14:textId="77777777" w:rsidR="001605AA" w:rsidRDefault="001605AA" w:rsidP="00C75A4E">
            <w:pPr>
              <w:pStyle w:val="GOSTTablenorm"/>
              <w:rPr>
                <w:shd w:val="clear" w:color="auto" w:fill="FFFFFF"/>
              </w:rPr>
            </w:pPr>
            <w:r>
              <w:rPr>
                <w:shd w:val="clear" w:color="auto" w:fill="FFFFFF"/>
              </w:rPr>
              <w:t>SettlementDate</w:t>
            </w:r>
          </w:p>
        </w:tc>
        <w:tc>
          <w:tcPr>
            <w:tcW w:w="500" w:type="pct"/>
          </w:tcPr>
          <w:p w14:paraId="371C11B5" w14:textId="77777777" w:rsidR="001605AA" w:rsidRDefault="001605AA" w:rsidP="00C75A4E">
            <w:pPr>
              <w:pStyle w:val="GOSTTablenorm"/>
              <w:rPr>
                <w:shd w:val="clear" w:color="auto" w:fill="FFFFFF"/>
              </w:rPr>
            </w:pPr>
            <w:r>
              <w:rPr>
                <w:shd w:val="clear" w:color="auto" w:fill="FFFFFF"/>
              </w:rPr>
              <w:t>Дата</w:t>
            </w:r>
          </w:p>
        </w:tc>
        <w:tc>
          <w:tcPr>
            <w:tcW w:w="285" w:type="pct"/>
          </w:tcPr>
          <w:p w14:paraId="4AE02C5D" w14:textId="77777777" w:rsidR="001605AA" w:rsidRPr="003F1563" w:rsidRDefault="001605AA" w:rsidP="00C75A4E">
            <w:pPr>
              <w:pStyle w:val="GOSTTablenorm"/>
              <w:rPr>
                <w:szCs w:val="22"/>
              </w:rPr>
            </w:pPr>
            <w:r w:rsidRPr="003F1563">
              <w:rPr>
                <w:szCs w:val="22"/>
              </w:rPr>
              <w:t>Да</w:t>
            </w:r>
          </w:p>
        </w:tc>
        <w:tc>
          <w:tcPr>
            <w:tcW w:w="285" w:type="pct"/>
          </w:tcPr>
          <w:p w14:paraId="1512BCEF" w14:textId="08154B03" w:rsidR="001605AA" w:rsidRPr="00C75A4E" w:rsidRDefault="001605AA" w:rsidP="00C75A4E">
            <w:pPr>
              <w:pStyle w:val="GOSTTablenorm"/>
              <w:rPr>
                <w:szCs w:val="22"/>
                <w:lang w:val="en-US"/>
              </w:rPr>
            </w:pPr>
          </w:p>
        </w:tc>
        <w:tc>
          <w:tcPr>
            <w:tcW w:w="2160" w:type="pct"/>
          </w:tcPr>
          <w:p w14:paraId="0AE6EBCD" w14:textId="77777777" w:rsidR="001605AA" w:rsidRDefault="001605AA" w:rsidP="00C75A4E">
            <w:pPr>
              <w:pStyle w:val="GOSTTablenorm"/>
              <w:rPr>
                <w:shd w:val="clear" w:color="auto" w:fill="FFFFFF"/>
              </w:rPr>
            </w:pPr>
            <w:r>
              <w:rPr>
                <w:shd w:val="clear" w:color="auto" w:fill="FFFFFF"/>
              </w:rPr>
              <w:t>Дата отражения операции в учете, указывается в формате YYYY-MM-DD</w:t>
            </w:r>
          </w:p>
        </w:tc>
      </w:tr>
      <w:tr w:rsidR="001605AA" w:rsidRPr="003F1563" w14:paraId="33E72CA7" w14:textId="77777777" w:rsidTr="00C75A4E">
        <w:tc>
          <w:tcPr>
            <w:tcW w:w="1100" w:type="pct"/>
          </w:tcPr>
          <w:p w14:paraId="4E3BC034" w14:textId="77777777" w:rsidR="001605AA" w:rsidRDefault="001605AA" w:rsidP="00C75A4E">
            <w:pPr>
              <w:pStyle w:val="GOSTTablenorm"/>
              <w:rPr>
                <w:shd w:val="clear" w:color="auto" w:fill="FFFFFF"/>
              </w:rPr>
            </w:pPr>
            <w:r>
              <w:rPr>
                <w:shd w:val="clear" w:color="auto" w:fill="FFFFFF"/>
              </w:rPr>
              <w:t>Номер регистрации</w:t>
            </w:r>
          </w:p>
        </w:tc>
        <w:tc>
          <w:tcPr>
            <w:tcW w:w="750" w:type="pct"/>
          </w:tcPr>
          <w:p w14:paraId="65496F84" w14:textId="77777777" w:rsidR="001605AA" w:rsidRDefault="001605AA" w:rsidP="00C75A4E">
            <w:pPr>
              <w:pStyle w:val="GOSTTablenorm"/>
              <w:rPr>
                <w:shd w:val="clear" w:color="auto" w:fill="FFFFFF"/>
              </w:rPr>
            </w:pPr>
            <w:r>
              <w:rPr>
                <w:shd w:val="clear" w:color="auto" w:fill="FFFFFF"/>
              </w:rPr>
              <w:t>RegNumber</w:t>
            </w:r>
          </w:p>
        </w:tc>
        <w:tc>
          <w:tcPr>
            <w:tcW w:w="500" w:type="pct"/>
          </w:tcPr>
          <w:p w14:paraId="4D4818FB" w14:textId="77777777" w:rsidR="001605AA" w:rsidRDefault="001605AA" w:rsidP="00C75A4E">
            <w:pPr>
              <w:pStyle w:val="GOSTTablenorm"/>
              <w:rPr>
                <w:shd w:val="clear" w:color="auto" w:fill="FFFFFF"/>
              </w:rPr>
            </w:pPr>
            <w:r w:rsidRPr="003F1563">
              <w:rPr>
                <w:szCs w:val="22"/>
              </w:rPr>
              <w:t>Строка</w:t>
            </w:r>
          </w:p>
        </w:tc>
        <w:tc>
          <w:tcPr>
            <w:tcW w:w="285" w:type="pct"/>
          </w:tcPr>
          <w:p w14:paraId="61F342F4" w14:textId="77777777" w:rsidR="001605AA" w:rsidRPr="003F1563" w:rsidRDefault="001605AA" w:rsidP="00C75A4E">
            <w:pPr>
              <w:pStyle w:val="GOSTTablenorm"/>
              <w:rPr>
                <w:szCs w:val="22"/>
              </w:rPr>
            </w:pPr>
            <w:r w:rsidRPr="003F1563">
              <w:rPr>
                <w:szCs w:val="22"/>
              </w:rPr>
              <w:t>Да</w:t>
            </w:r>
          </w:p>
        </w:tc>
        <w:tc>
          <w:tcPr>
            <w:tcW w:w="285" w:type="pct"/>
          </w:tcPr>
          <w:p w14:paraId="4C5C6873" w14:textId="77777777" w:rsidR="001605AA" w:rsidRDefault="001605AA" w:rsidP="00C75A4E">
            <w:pPr>
              <w:pStyle w:val="GOSTTablenorm"/>
              <w:rPr>
                <w:szCs w:val="22"/>
              </w:rPr>
            </w:pPr>
            <w:r>
              <w:rPr>
                <w:shd w:val="clear" w:color="auto" w:fill="FFFFFF"/>
              </w:rPr>
              <w:t>&lt;=100</w:t>
            </w:r>
          </w:p>
        </w:tc>
        <w:tc>
          <w:tcPr>
            <w:tcW w:w="2160" w:type="pct"/>
          </w:tcPr>
          <w:p w14:paraId="101FED81" w14:textId="77777777" w:rsidR="001605AA" w:rsidRDefault="001605AA" w:rsidP="00C75A4E">
            <w:pPr>
              <w:pStyle w:val="GOSTTablenorm"/>
              <w:rPr>
                <w:shd w:val="clear" w:color="auto" w:fill="FFFFFF"/>
              </w:rPr>
            </w:pPr>
            <w:r>
              <w:rPr>
                <w:shd w:val="clear" w:color="auto" w:fill="FFFFFF"/>
              </w:rPr>
              <w:t>Указывается номер документа</w:t>
            </w:r>
          </w:p>
        </w:tc>
      </w:tr>
      <w:tr w:rsidR="001605AA" w:rsidRPr="003F1563" w14:paraId="2C7B95B7" w14:textId="77777777" w:rsidTr="00C75A4E">
        <w:tc>
          <w:tcPr>
            <w:tcW w:w="1100" w:type="pct"/>
          </w:tcPr>
          <w:p w14:paraId="46A8E4C0" w14:textId="77777777" w:rsidR="001605AA" w:rsidRDefault="001605AA" w:rsidP="00C75A4E">
            <w:pPr>
              <w:pStyle w:val="GOSTTablenorm"/>
              <w:rPr>
                <w:shd w:val="clear" w:color="auto" w:fill="FFFFFF"/>
              </w:rPr>
            </w:pPr>
            <w:r>
              <w:rPr>
                <w:shd w:val="clear" w:color="auto" w:fill="FFFFFF"/>
              </w:rPr>
              <w:t>Сумма</w:t>
            </w:r>
          </w:p>
        </w:tc>
        <w:tc>
          <w:tcPr>
            <w:tcW w:w="750" w:type="pct"/>
          </w:tcPr>
          <w:p w14:paraId="585C6AAC" w14:textId="77777777" w:rsidR="001605AA" w:rsidRDefault="001605AA" w:rsidP="00C75A4E">
            <w:pPr>
              <w:pStyle w:val="GOSTTablenorm"/>
              <w:rPr>
                <w:shd w:val="clear" w:color="auto" w:fill="FFFFFF"/>
              </w:rPr>
            </w:pPr>
            <w:r>
              <w:rPr>
                <w:shd w:val="clear" w:color="auto" w:fill="FFFFFF"/>
              </w:rPr>
              <w:t>Summ</w:t>
            </w:r>
          </w:p>
        </w:tc>
        <w:tc>
          <w:tcPr>
            <w:tcW w:w="500" w:type="pct"/>
          </w:tcPr>
          <w:p w14:paraId="6C7528EA" w14:textId="77777777" w:rsidR="001605AA" w:rsidRPr="003F1563" w:rsidRDefault="001605AA" w:rsidP="00C75A4E">
            <w:pPr>
              <w:pStyle w:val="GOSTTablenorm"/>
              <w:rPr>
                <w:szCs w:val="22"/>
              </w:rPr>
            </w:pPr>
            <w:r>
              <w:rPr>
                <w:shd w:val="clear" w:color="auto" w:fill="FFFFFF"/>
              </w:rPr>
              <w:t>Сумма</w:t>
            </w:r>
          </w:p>
        </w:tc>
        <w:tc>
          <w:tcPr>
            <w:tcW w:w="285" w:type="pct"/>
          </w:tcPr>
          <w:p w14:paraId="65AF9071" w14:textId="77777777" w:rsidR="001605AA" w:rsidRPr="003F1563" w:rsidRDefault="001605AA" w:rsidP="00C75A4E">
            <w:pPr>
              <w:pStyle w:val="GOSTTablenorm"/>
              <w:rPr>
                <w:szCs w:val="22"/>
              </w:rPr>
            </w:pPr>
            <w:r>
              <w:rPr>
                <w:shd w:val="clear" w:color="auto" w:fill="FFFFFF"/>
              </w:rPr>
              <w:t>Да</w:t>
            </w:r>
          </w:p>
        </w:tc>
        <w:tc>
          <w:tcPr>
            <w:tcW w:w="285" w:type="pct"/>
          </w:tcPr>
          <w:p w14:paraId="1B452D93" w14:textId="5159B836" w:rsidR="001605AA" w:rsidRDefault="001605AA" w:rsidP="00C75A4E">
            <w:pPr>
              <w:pStyle w:val="GOSTTablenorm"/>
              <w:rPr>
                <w:shd w:val="clear" w:color="auto" w:fill="FFFFFF"/>
              </w:rPr>
            </w:pPr>
          </w:p>
        </w:tc>
        <w:tc>
          <w:tcPr>
            <w:tcW w:w="2160" w:type="pct"/>
          </w:tcPr>
          <w:p w14:paraId="47F210CE" w14:textId="77777777" w:rsidR="001605AA" w:rsidRDefault="001605AA" w:rsidP="00C75A4E">
            <w:pPr>
              <w:pStyle w:val="GOSTTablenorm"/>
              <w:rPr>
                <w:shd w:val="clear" w:color="auto" w:fill="FFFFFF"/>
              </w:rPr>
            </w:pPr>
            <w:r>
              <w:rPr>
                <w:shd w:val="clear" w:color="auto" w:fill="FFFFFF"/>
              </w:rPr>
              <w:t>Сумма передается с точностью 2 знака после запятой</w:t>
            </w:r>
          </w:p>
        </w:tc>
      </w:tr>
      <w:tr w:rsidR="001605AA" w:rsidRPr="003F1563" w14:paraId="2F674F38" w14:textId="77777777" w:rsidTr="00C75A4E">
        <w:tc>
          <w:tcPr>
            <w:tcW w:w="1100" w:type="pct"/>
          </w:tcPr>
          <w:p w14:paraId="1C2B5005" w14:textId="77777777" w:rsidR="001605AA" w:rsidRPr="00C75A4E" w:rsidRDefault="001605AA" w:rsidP="00C75A4E">
            <w:pPr>
              <w:pStyle w:val="GOSTTablenorm"/>
            </w:pPr>
            <w:r w:rsidRPr="00C75A4E">
              <w:t>Группа БСГ</w:t>
            </w:r>
          </w:p>
        </w:tc>
        <w:tc>
          <w:tcPr>
            <w:tcW w:w="750" w:type="pct"/>
          </w:tcPr>
          <w:p w14:paraId="44A98EAE" w14:textId="77777777" w:rsidR="001605AA" w:rsidRPr="00C75A4E" w:rsidRDefault="001605AA" w:rsidP="00C75A4E">
            <w:pPr>
              <w:pStyle w:val="GOSTTablenorm"/>
            </w:pPr>
            <w:r w:rsidRPr="00C75A4E">
              <w:t>Group</w:t>
            </w:r>
          </w:p>
        </w:tc>
        <w:tc>
          <w:tcPr>
            <w:tcW w:w="500" w:type="pct"/>
          </w:tcPr>
          <w:p w14:paraId="37D39243" w14:textId="77777777" w:rsidR="001605AA" w:rsidRPr="00C75A4E" w:rsidRDefault="001605AA" w:rsidP="00C75A4E">
            <w:pPr>
              <w:pStyle w:val="GOSTTablenorm"/>
            </w:pPr>
            <w:r w:rsidRPr="00890A8D">
              <w:t>Строка</w:t>
            </w:r>
          </w:p>
        </w:tc>
        <w:tc>
          <w:tcPr>
            <w:tcW w:w="285" w:type="pct"/>
          </w:tcPr>
          <w:p w14:paraId="4A9EE124" w14:textId="77777777" w:rsidR="001605AA" w:rsidRPr="00C75A4E" w:rsidRDefault="001605AA" w:rsidP="00C75A4E">
            <w:pPr>
              <w:pStyle w:val="GOSTTablenorm"/>
            </w:pPr>
            <w:r w:rsidRPr="00890A8D">
              <w:t>Да</w:t>
            </w:r>
          </w:p>
        </w:tc>
        <w:tc>
          <w:tcPr>
            <w:tcW w:w="285" w:type="pct"/>
          </w:tcPr>
          <w:p w14:paraId="4C3002E3" w14:textId="77777777" w:rsidR="001605AA" w:rsidRPr="00C75A4E" w:rsidRDefault="001605AA" w:rsidP="00C75A4E">
            <w:pPr>
              <w:pStyle w:val="GOSTTablenorm"/>
            </w:pPr>
            <w:r w:rsidRPr="00C75A4E">
              <w:t>=3</w:t>
            </w:r>
          </w:p>
        </w:tc>
        <w:tc>
          <w:tcPr>
            <w:tcW w:w="2160" w:type="pct"/>
          </w:tcPr>
          <w:p w14:paraId="68EB8C03" w14:textId="77777777" w:rsidR="001605AA" w:rsidRPr="00C75A4E" w:rsidRDefault="001605AA" w:rsidP="00C75A4E">
            <w:pPr>
              <w:pStyle w:val="GOSTTablenorm"/>
            </w:pPr>
            <w:commentRangeStart w:id="8663"/>
            <w:r w:rsidRPr="00890A8D">
              <w:t>-</w:t>
            </w:r>
            <w:commentRangeEnd w:id="8663"/>
            <w:r w:rsidR="00853902">
              <w:rPr>
                <w:rStyle w:val="afff4"/>
              </w:rPr>
              <w:commentReference w:id="8663"/>
            </w:r>
          </w:p>
        </w:tc>
      </w:tr>
    </w:tbl>
    <w:p w14:paraId="2956E20D" w14:textId="77777777" w:rsidR="001605AA" w:rsidRDefault="001605AA">
      <w:pPr>
        <w:pStyle w:val="31"/>
      </w:pPr>
      <w:bookmarkStart w:id="8664" w:name="_Toc150763519"/>
      <w:bookmarkStart w:id="8665" w:name="_Toc226556201"/>
      <w:r>
        <w:t>Пример ответа</w:t>
      </w:r>
      <w:bookmarkEnd w:id="8664"/>
      <w:bookmarkEnd w:id="8665"/>
    </w:p>
    <w:p w14:paraId="54A90FDC" w14:textId="3AFD84D6" w:rsidR="001605AA" w:rsidRDefault="001605AA" w:rsidP="00C75A4E">
      <w:pPr>
        <w:pStyle w:val="GOSTNormal"/>
      </w:pPr>
      <w:r w:rsidRPr="00CC6B2E">
        <w:rPr>
          <w:u w:val="single"/>
        </w:rPr>
        <w:t>Пример №1: Ответ на запрос на выполнение операции по заключению счетов отчетного финансов</w:t>
      </w:r>
      <w:ins w:id="8666" w:author="Сатлер Марина Викторовна" w:date="2025-11-12T15:28:00Z">
        <w:r w:rsidR="001B4C8C">
          <w:rPr>
            <w:u w:val="single"/>
          </w:rPr>
          <w:t>о</w:t>
        </w:r>
      </w:ins>
      <w:r w:rsidRPr="00CC6B2E">
        <w:rPr>
          <w:u w:val="single"/>
        </w:rPr>
        <w:t>го года (</w:t>
      </w:r>
      <w:r w:rsidRPr="00C75A4E">
        <w:rPr>
          <w:rStyle w:val="aff2"/>
          <w:b w:val="0"/>
          <w:bCs w:val="0"/>
          <w:u w:val="single"/>
        </w:rPr>
        <w:t>CLOSINGYEAR</w:t>
      </w:r>
      <w:r w:rsidRPr="00CC6B2E">
        <w:rPr>
          <w:u w:val="single"/>
        </w:rPr>
        <w:t>)</w:t>
      </w:r>
      <w:r w:rsidR="00C616AD" w:rsidRPr="00CC6B2E">
        <w:rPr>
          <w:u w:val="single"/>
        </w:rPr>
        <w:t>:</w:t>
      </w:r>
    </w:p>
    <w:p w14:paraId="7130CCE0" w14:textId="77777777" w:rsidR="00D52566" w:rsidRPr="003B0425" w:rsidRDefault="00D52566" w:rsidP="00C75A4E">
      <w:pPr>
        <w:pStyle w:val="GOSTScript"/>
      </w:pPr>
      <w:r w:rsidRPr="003B0425">
        <w:t>{</w:t>
      </w:r>
    </w:p>
    <w:p w14:paraId="7830A568" w14:textId="77777777" w:rsidR="00D52566" w:rsidRPr="003B0425" w:rsidRDefault="00D52566" w:rsidP="00C75A4E">
      <w:pPr>
        <w:pStyle w:val="GOSTScript"/>
      </w:pPr>
      <w:r w:rsidRPr="003B0425">
        <w:tab/>
        <w:t>"header": {</w:t>
      </w:r>
    </w:p>
    <w:p w14:paraId="7D4686AE" w14:textId="77777777" w:rsidR="00D52566" w:rsidRPr="003B0425" w:rsidRDefault="00D52566" w:rsidP="00C75A4E">
      <w:pPr>
        <w:pStyle w:val="GOSTScript"/>
      </w:pPr>
      <w:r w:rsidRPr="003B0425">
        <w:tab/>
      </w:r>
      <w:r w:rsidRPr="003B0425">
        <w:tab/>
        <w:t>"Source": "ARP",</w:t>
      </w:r>
    </w:p>
    <w:p w14:paraId="15A9C3D0" w14:textId="77777777" w:rsidR="00D52566" w:rsidRPr="003B0425" w:rsidRDefault="00D52566" w:rsidP="00C75A4E">
      <w:pPr>
        <w:pStyle w:val="GOSTScript"/>
      </w:pPr>
      <w:r w:rsidRPr="003B0425">
        <w:tab/>
      </w:r>
      <w:r w:rsidRPr="003B0425">
        <w:tab/>
        <w:t>"Receiver": "ARP",</w:t>
      </w:r>
    </w:p>
    <w:p w14:paraId="2CC9CD1E" w14:textId="77777777" w:rsidR="00D52566" w:rsidRPr="003B0425" w:rsidRDefault="00D52566" w:rsidP="00C75A4E">
      <w:pPr>
        <w:pStyle w:val="GOSTScript"/>
      </w:pPr>
      <w:r w:rsidRPr="003B0425">
        <w:tab/>
      </w:r>
      <w:r w:rsidRPr="003B0425">
        <w:tab/>
        <w:t>"AnsDateTime": "2023-03-29 12:21:15",</w:t>
      </w:r>
    </w:p>
    <w:p w14:paraId="54CEC779" w14:textId="77777777" w:rsidR="00D52566" w:rsidRPr="003B0425" w:rsidRDefault="00D52566" w:rsidP="00C75A4E">
      <w:pPr>
        <w:pStyle w:val="GOSTScript"/>
      </w:pPr>
      <w:r w:rsidRPr="003B0425">
        <w:tab/>
      </w:r>
      <w:r w:rsidRPr="003B0425">
        <w:tab/>
        <w:t>"Version": "2.4",</w:t>
      </w:r>
    </w:p>
    <w:p w14:paraId="1BC7430D" w14:textId="77777777" w:rsidR="00D52566" w:rsidRPr="003B0425" w:rsidRDefault="00D52566" w:rsidP="00C75A4E">
      <w:pPr>
        <w:pStyle w:val="GOSTScript"/>
      </w:pPr>
      <w:r w:rsidRPr="003B0425">
        <w:tab/>
      </w:r>
      <w:r w:rsidRPr="003B0425">
        <w:tab/>
        <w:t>"ReqGuid": "b3d4ce5d-2757-4454-948c-cfa72ba94f10",</w:t>
      </w:r>
    </w:p>
    <w:p w14:paraId="4664183F" w14:textId="77777777" w:rsidR="00D52566" w:rsidRPr="003B0425" w:rsidRDefault="00D52566" w:rsidP="00C75A4E">
      <w:pPr>
        <w:pStyle w:val="GOSTScript"/>
      </w:pPr>
      <w:r w:rsidRPr="003B0425">
        <w:tab/>
      </w:r>
      <w:r w:rsidRPr="003B0425">
        <w:tab/>
        <w:t>"AnsGuid": "syo4ce5d-2er7-4783-948c-cfa72ba94f92",</w:t>
      </w:r>
    </w:p>
    <w:p w14:paraId="09031084" w14:textId="77777777" w:rsidR="00D52566" w:rsidRPr="003B0425" w:rsidRDefault="00D52566" w:rsidP="00C75A4E">
      <w:pPr>
        <w:pStyle w:val="GOSTScript"/>
      </w:pPr>
      <w:r w:rsidRPr="003B0425">
        <w:tab/>
      </w:r>
      <w:r w:rsidRPr="003B0425">
        <w:tab/>
        <w:t>"Result": "S"</w:t>
      </w:r>
    </w:p>
    <w:p w14:paraId="559D5372" w14:textId="77777777" w:rsidR="00D52566" w:rsidRPr="003B0425" w:rsidRDefault="00D52566" w:rsidP="00C75A4E">
      <w:pPr>
        <w:pStyle w:val="GOSTScript"/>
      </w:pPr>
      <w:r w:rsidRPr="003B0425">
        <w:tab/>
        <w:t>},</w:t>
      </w:r>
    </w:p>
    <w:p w14:paraId="0F971ECC" w14:textId="77777777" w:rsidR="00D52566" w:rsidRPr="00C75A4E" w:rsidRDefault="00D52566" w:rsidP="00C75A4E">
      <w:pPr>
        <w:pStyle w:val="GOSTScript"/>
      </w:pPr>
      <w:r w:rsidRPr="003B0425">
        <w:lastRenderedPageBreak/>
        <w:tab/>
      </w:r>
      <w:r w:rsidRPr="00C75A4E">
        <w:t>"document": {</w:t>
      </w:r>
    </w:p>
    <w:p w14:paraId="33853E8B" w14:textId="77777777" w:rsidR="00D52566" w:rsidRPr="00C75A4E" w:rsidRDefault="00D52566" w:rsidP="00C75A4E">
      <w:pPr>
        <w:pStyle w:val="GOSTScript"/>
      </w:pPr>
      <w:r w:rsidRPr="00C75A4E">
        <w:tab/>
      </w:r>
      <w:r w:rsidRPr="00C75A4E">
        <w:tab/>
        <w:t>"subject": "6200",</w:t>
      </w:r>
    </w:p>
    <w:p w14:paraId="19BD2A72" w14:textId="77777777" w:rsidR="00D52566" w:rsidRPr="00C75A4E" w:rsidRDefault="00D52566" w:rsidP="00C75A4E">
      <w:pPr>
        <w:pStyle w:val="GOSTScript"/>
      </w:pPr>
      <w:r w:rsidRPr="00C75A4E">
        <w:tab/>
      </w:r>
      <w:r w:rsidRPr="00C75A4E">
        <w:tab/>
        <w:t>"docGuid": "b0d4ce5d-2757-4699-948c-cfa72ba94f86",</w:t>
      </w:r>
    </w:p>
    <w:p w14:paraId="091229FD" w14:textId="77777777" w:rsidR="00D52566" w:rsidRPr="004F2863" w:rsidRDefault="00D52566" w:rsidP="00C75A4E">
      <w:pPr>
        <w:pStyle w:val="GOSTScript"/>
        <w:rPr>
          <w:lang w:val="ru-RU"/>
        </w:rPr>
      </w:pPr>
      <w:r w:rsidRPr="00C75A4E">
        <w:tab/>
      </w:r>
      <w:r w:rsidRPr="00C75A4E">
        <w:tab/>
      </w:r>
      <w:r w:rsidRPr="00C75A4E">
        <w:rPr>
          <w:lang w:val="ru-RU"/>
        </w:rPr>
        <w:t>"</w:t>
      </w:r>
      <w:r w:rsidRPr="00D52566">
        <w:t>TypeDoc</w:t>
      </w:r>
      <w:r w:rsidRPr="00C75A4E">
        <w:rPr>
          <w:lang w:val="ru-RU"/>
        </w:rPr>
        <w:t>": "БСЗ",</w:t>
      </w:r>
    </w:p>
    <w:p w14:paraId="18E188D5" w14:textId="77777777" w:rsidR="00D52566" w:rsidRPr="00C75A4E" w:rsidRDefault="00D52566" w:rsidP="00C75A4E">
      <w:pPr>
        <w:pStyle w:val="GOSTScript"/>
        <w:rPr>
          <w:lang w:val="ru-RU"/>
        </w:rPr>
      </w:pPr>
      <w:r w:rsidRPr="00C75A4E">
        <w:rPr>
          <w:lang w:val="ru-RU"/>
        </w:rPr>
        <w:tab/>
      </w:r>
      <w:r w:rsidRPr="00C75A4E">
        <w:rPr>
          <w:lang w:val="ru-RU"/>
        </w:rPr>
        <w:tab/>
        <w:t>"</w:t>
      </w:r>
      <w:r w:rsidRPr="00D52566">
        <w:t>NameDoc</w:t>
      </w:r>
      <w:r w:rsidRPr="00C75A4E">
        <w:rPr>
          <w:lang w:val="ru-RU"/>
        </w:rPr>
        <w:t>": "Бухгалтерская справка (ф. 0504833)",</w:t>
      </w:r>
    </w:p>
    <w:p w14:paraId="1F4B1684" w14:textId="77777777" w:rsidR="00D52566" w:rsidRPr="00C75A4E" w:rsidRDefault="00D52566" w:rsidP="00C75A4E">
      <w:pPr>
        <w:pStyle w:val="GOSTScript"/>
      </w:pPr>
      <w:r w:rsidRPr="00C75A4E">
        <w:rPr>
          <w:lang w:val="ru-RU"/>
        </w:rPr>
        <w:tab/>
      </w:r>
      <w:r w:rsidRPr="00C75A4E">
        <w:rPr>
          <w:lang w:val="ru-RU"/>
        </w:rPr>
        <w:tab/>
      </w:r>
      <w:r w:rsidRPr="00C75A4E">
        <w:t>"DocNumber": "6200_ZG_23_01",</w:t>
      </w:r>
    </w:p>
    <w:p w14:paraId="1EAB9634" w14:textId="77777777" w:rsidR="00D52566" w:rsidRPr="00C75A4E" w:rsidRDefault="00D52566" w:rsidP="00C75A4E">
      <w:pPr>
        <w:pStyle w:val="GOSTScript"/>
      </w:pPr>
      <w:r w:rsidRPr="00C75A4E">
        <w:tab/>
      </w:r>
      <w:r w:rsidRPr="00C75A4E">
        <w:tab/>
        <w:t>"DocDate": "2023-12-31",</w:t>
      </w:r>
    </w:p>
    <w:p w14:paraId="37AE10F9" w14:textId="77777777" w:rsidR="00D52566" w:rsidRPr="00C75A4E" w:rsidRDefault="00D52566" w:rsidP="00C75A4E">
      <w:pPr>
        <w:pStyle w:val="GOSTScript"/>
      </w:pPr>
      <w:r w:rsidRPr="00C75A4E">
        <w:tab/>
      </w:r>
      <w:r w:rsidRPr="00C75A4E">
        <w:tab/>
        <w:t>"SettlementDate": "2023-12-31",</w:t>
      </w:r>
    </w:p>
    <w:p w14:paraId="2BCDF042" w14:textId="77777777" w:rsidR="00D52566" w:rsidRPr="00C75A4E" w:rsidRDefault="00D52566" w:rsidP="00C75A4E">
      <w:pPr>
        <w:pStyle w:val="GOSTScript"/>
      </w:pPr>
      <w:r w:rsidRPr="00C75A4E">
        <w:tab/>
      </w:r>
      <w:r w:rsidRPr="00C75A4E">
        <w:tab/>
        <w:t>"RegNumber": "6200_ZG_23_01",</w:t>
      </w:r>
    </w:p>
    <w:p w14:paraId="1686D89D" w14:textId="24A035BA" w:rsidR="00D52566" w:rsidRPr="00C75A4E" w:rsidRDefault="00D52566" w:rsidP="00C75A4E">
      <w:pPr>
        <w:pStyle w:val="GOSTScript"/>
        <w:rPr>
          <w:lang w:val="ru-RU"/>
        </w:rPr>
      </w:pPr>
      <w:r w:rsidRPr="00C75A4E">
        <w:tab/>
      </w:r>
      <w:r w:rsidRPr="00C75A4E">
        <w:tab/>
      </w:r>
      <w:r w:rsidRPr="00C75A4E">
        <w:rPr>
          <w:lang w:val="ru-RU"/>
        </w:rPr>
        <w:t>"</w:t>
      </w:r>
      <w:r w:rsidRPr="00D52566">
        <w:t>Summ</w:t>
      </w:r>
      <w:r w:rsidRPr="00C75A4E">
        <w:rPr>
          <w:lang w:val="ru-RU"/>
        </w:rPr>
        <w:t>": 86874983</w:t>
      </w:r>
      <w:r w:rsidR="00AC2F86" w:rsidRPr="00C75A4E">
        <w:rPr>
          <w:lang w:val="ru-RU"/>
        </w:rPr>
        <w:t>.</w:t>
      </w:r>
      <w:r w:rsidRPr="00C75A4E">
        <w:rPr>
          <w:lang w:val="ru-RU"/>
        </w:rPr>
        <w:t>54,</w:t>
      </w:r>
    </w:p>
    <w:p w14:paraId="4E30C132" w14:textId="77777777" w:rsidR="00D52566" w:rsidRPr="00C75A4E" w:rsidRDefault="00D52566" w:rsidP="00C75A4E">
      <w:pPr>
        <w:pStyle w:val="GOSTScript"/>
        <w:rPr>
          <w:lang w:val="ru-RU"/>
        </w:rPr>
      </w:pPr>
      <w:r w:rsidRPr="00C75A4E">
        <w:rPr>
          <w:lang w:val="ru-RU"/>
        </w:rPr>
        <w:tab/>
      </w:r>
      <w:r w:rsidRPr="00C75A4E">
        <w:rPr>
          <w:lang w:val="ru-RU"/>
        </w:rPr>
        <w:tab/>
        <w:t>"</w:t>
      </w:r>
      <w:r w:rsidRPr="00D52566">
        <w:t>Group</w:t>
      </w:r>
      <w:r w:rsidRPr="00C75A4E">
        <w:rPr>
          <w:lang w:val="ru-RU"/>
        </w:rPr>
        <w:t>": "</w:t>
      </w:r>
      <w:commentRangeStart w:id="8667"/>
      <w:r w:rsidRPr="00C75A4E">
        <w:rPr>
          <w:lang w:val="ru-RU"/>
        </w:rPr>
        <w:t>-</w:t>
      </w:r>
      <w:commentRangeEnd w:id="8667"/>
      <w:r w:rsidR="00853902">
        <w:rPr>
          <w:rStyle w:val="afff4"/>
          <w:rFonts w:ascii="Times New Roman" w:hAnsi="Times New Roman"/>
          <w:noProof w:val="0"/>
          <w:spacing w:val="0"/>
          <w:lang w:val="ru-RU"/>
        </w:rPr>
        <w:commentReference w:id="8667"/>
      </w:r>
      <w:r w:rsidRPr="00C75A4E">
        <w:rPr>
          <w:lang w:val="ru-RU"/>
        </w:rPr>
        <w:t>"</w:t>
      </w:r>
    </w:p>
    <w:p w14:paraId="3F7083EA" w14:textId="77777777" w:rsidR="00D52566" w:rsidRPr="00C75A4E" w:rsidRDefault="00D52566" w:rsidP="00C75A4E">
      <w:pPr>
        <w:pStyle w:val="GOSTScript"/>
        <w:rPr>
          <w:lang w:val="ru-RU"/>
        </w:rPr>
      </w:pPr>
      <w:r w:rsidRPr="00C75A4E">
        <w:rPr>
          <w:lang w:val="ru-RU"/>
        </w:rPr>
        <w:tab/>
        <w:t>}</w:t>
      </w:r>
    </w:p>
    <w:p w14:paraId="071BC1A0" w14:textId="5A817F4C" w:rsidR="00D52566" w:rsidRPr="00C75A4E" w:rsidRDefault="00D52566" w:rsidP="00C75A4E">
      <w:pPr>
        <w:pStyle w:val="GOSTScript"/>
        <w:rPr>
          <w:lang w:val="ru-RU"/>
        </w:rPr>
      </w:pPr>
      <w:r w:rsidRPr="00C75A4E">
        <w:rPr>
          <w:lang w:val="ru-RU"/>
        </w:rPr>
        <w:t>}</w:t>
      </w:r>
    </w:p>
    <w:p w14:paraId="74B2B6CD" w14:textId="77777777" w:rsidR="00D52566" w:rsidRPr="00B9499D" w:rsidRDefault="00D52566" w:rsidP="001605AA">
      <w:pPr>
        <w:rPr>
          <w:u w:val="single"/>
        </w:rPr>
      </w:pPr>
    </w:p>
    <w:p w14:paraId="68D3206B" w14:textId="4F401643" w:rsidR="001605AA" w:rsidRDefault="001605AA" w:rsidP="00C75A4E">
      <w:pPr>
        <w:pStyle w:val="GOSTNormal"/>
      </w:pPr>
      <w:r w:rsidRPr="00CC6B2E">
        <w:rPr>
          <w:u w:val="single"/>
        </w:rPr>
        <w:t>Пример №2: Ответ на запрос на выполнение операции по переносу остатков средств на новый финансовый год (</w:t>
      </w:r>
      <w:r w:rsidRPr="00C75A4E">
        <w:rPr>
          <w:u w:val="single"/>
        </w:rPr>
        <w:t>OPENINGYEAR</w:t>
      </w:r>
      <w:r w:rsidRPr="00CC6B2E">
        <w:rPr>
          <w:u w:val="single"/>
        </w:rPr>
        <w:t>)</w:t>
      </w:r>
      <w:r w:rsidR="00D52566" w:rsidRPr="00CC6B2E">
        <w:rPr>
          <w:u w:val="single"/>
        </w:rPr>
        <w:t>:</w:t>
      </w:r>
    </w:p>
    <w:p w14:paraId="1693F65E" w14:textId="77777777" w:rsidR="00D52566" w:rsidRPr="00C75A4E" w:rsidRDefault="00D52566" w:rsidP="00C75A4E">
      <w:pPr>
        <w:pStyle w:val="GOSTScript"/>
      </w:pPr>
      <w:r w:rsidRPr="00C75A4E">
        <w:t>{</w:t>
      </w:r>
    </w:p>
    <w:p w14:paraId="455F2D78" w14:textId="77777777" w:rsidR="00D52566" w:rsidRPr="00C75A4E" w:rsidRDefault="00D52566" w:rsidP="00C75A4E">
      <w:pPr>
        <w:pStyle w:val="GOSTScript"/>
      </w:pPr>
      <w:r w:rsidRPr="00C75A4E">
        <w:tab/>
        <w:t>"header": {</w:t>
      </w:r>
    </w:p>
    <w:p w14:paraId="6F602CB5" w14:textId="77777777" w:rsidR="00D52566" w:rsidRPr="00C75A4E" w:rsidRDefault="00D52566" w:rsidP="00C75A4E">
      <w:pPr>
        <w:pStyle w:val="GOSTScript"/>
      </w:pPr>
      <w:r w:rsidRPr="00C75A4E">
        <w:tab/>
      </w:r>
      <w:r w:rsidRPr="00C75A4E">
        <w:tab/>
        <w:t>"Source": "ARP",</w:t>
      </w:r>
    </w:p>
    <w:p w14:paraId="57A00CF8" w14:textId="77777777" w:rsidR="00D52566" w:rsidRPr="00C75A4E" w:rsidRDefault="00D52566" w:rsidP="00C75A4E">
      <w:pPr>
        <w:pStyle w:val="GOSTScript"/>
      </w:pPr>
      <w:r w:rsidRPr="00C75A4E">
        <w:tab/>
      </w:r>
      <w:r w:rsidRPr="00C75A4E">
        <w:tab/>
        <w:t>"Receiver": "ARP",</w:t>
      </w:r>
    </w:p>
    <w:p w14:paraId="321E719E" w14:textId="77777777" w:rsidR="00D52566" w:rsidRPr="00C75A4E" w:rsidRDefault="00D52566" w:rsidP="00C75A4E">
      <w:pPr>
        <w:pStyle w:val="GOSTScript"/>
      </w:pPr>
      <w:r w:rsidRPr="00C75A4E">
        <w:tab/>
      </w:r>
      <w:r w:rsidRPr="00C75A4E">
        <w:tab/>
        <w:t>"AnsDateTime": "2024-01-03 12:21:15",</w:t>
      </w:r>
    </w:p>
    <w:p w14:paraId="54F986F9" w14:textId="77777777" w:rsidR="00D52566" w:rsidRPr="00C75A4E" w:rsidRDefault="00D52566" w:rsidP="00C75A4E">
      <w:pPr>
        <w:pStyle w:val="GOSTScript"/>
      </w:pPr>
      <w:r w:rsidRPr="00C75A4E">
        <w:tab/>
      </w:r>
      <w:r w:rsidRPr="00C75A4E">
        <w:tab/>
        <w:t>"Version": "2.4",</w:t>
      </w:r>
    </w:p>
    <w:p w14:paraId="03BBF0BA" w14:textId="77777777" w:rsidR="00D52566" w:rsidRPr="00C75A4E" w:rsidRDefault="00D52566" w:rsidP="00C75A4E">
      <w:pPr>
        <w:pStyle w:val="GOSTScript"/>
      </w:pPr>
      <w:r w:rsidRPr="00C75A4E">
        <w:tab/>
      </w:r>
      <w:r w:rsidRPr="00C75A4E">
        <w:tab/>
        <w:t>"ReqGuid": "b3d4ce5d-2757-4454-948c-cfa72ba94f10",</w:t>
      </w:r>
    </w:p>
    <w:p w14:paraId="5C0EC31F" w14:textId="77777777" w:rsidR="00D52566" w:rsidRPr="003B0425" w:rsidRDefault="00D52566" w:rsidP="00C75A4E">
      <w:pPr>
        <w:pStyle w:val="GOSTScript"/>
      </w:pPr>
      <w:r w:rsidRPr="00C75A4E">
        <w:tab/>
      </w:r>
      <w:r w:rsidRPr="00C75A4E">
        <w:tab/>
      </w:r>
      <w:r w:rsidRPr="003B0425">
        <w:t>"AnsGuid": "syo4ce5d-2er7-4783-948c-cfa72ba94f92",</w:t>
      </w:r>
    </w:p>
    <w:p w14:paraId="3D6054E7" w14:textId="77777777" w:rsidR="00D52566" w:rsidRPr="003B0425" w:rsidRDefault="00D52566" w:rsidP="00C75A4E">
      <w:pPr>
        <w:pStyle w:val="GOSTScript"/>
      </w:pPr>
      <w:r w:rsidRPr="003B0425">
        <w:tab/>
      </w:r>
      <w:r w:rsidRPr="003B0425">
        <w:tab/>
        <w:t>"Result": "S"</w:t>
      </w:r>
    </w:p>
    <w:p w14:paraId="33A5F730" w14:textId="77777777" w:rsidR="00D52566" w:rsidRPr="003B0425" w:rsidRDefault="00D52566" w:rsidP="00C75A4E">
      <w:pPr>
        <w:pStyle w:val="GOSTScript"/>
      </w:pPr>
      <w:r w:rsidRPr="003B0425">
        <w:tab/>
        <w:t>},</w:t>
      </w:r>
    </w:p>
    <w:p w14:paraId="0108BB0B" w14:textId="77777777" w:rsidR="00D52566" w:rsidRPr="003B0425" w:rsidRDefault="00D52566" w:rsidP="00C75A4E">
      <w:pPr>
        <w:pStyle w:val="GOSTScript"/>
      </w:pPr>
      <w:r w:rsidRPr="003B0425">
        <w:tab/>
        <w:t>"document": {</w:t>
      </w:r>
    </w:p>
    <w:p w14:paraId="46FC36DD" w14:textId="77777777" w:rsidR="00D52566" w:rsidRPr="003B0425" w:rsidRDefault="00D52566" w:rsidP="00C75A4E">
      <w:pPr>
        <w:pStyle w:val="GOSTScript"/>
      </w:pPr>
      <w:r w:rsidRPr="003B0425">
        <w:tab/>
      </w:r>
      <w:r w:rsidRPr="003B0425">
        <w:tab/>
        <w:t>"subject": "6200",</w:t>
      </w:r>
    </w:p>
    <w:p w14:paraId="54D19A05" w14:textId="77777777" w:rsidR="00D52566" w:rsidRPr="003B0425" w:rsidRDefault="00D52566" w:rsidP="00C75A4E">
      <w:pPr>
        <w:pStyle w:val="GOSTScript"/>
      </w:pPr>
      <w:r w:rsidRPr="003B0425">
        <w:tab/>
      </w:r>
      <w:r w:rsidRPr="003B0425">
        <w:tab/>
        <w:t>"docGuid": "a0d4ce5d-7890-4699-948c-cfa72ba94f86",</w:t>
      </w:r>
    </w:p>
    <w:p w14:paraId="080EA00A" w14:textId="77777777" w:rsidR="00D52566" w:rsidRPr="00C75A4E" w:rsidRDefault="00D52566" w:rsidP="00C75A4E">
      <w:pPr>
        <w:pStyle w:val="GOSTScript"/>
        <w:rPr>
          <w:lang w:val="ru-RU"/>
        </w:rPr>
      </w:pPr>
      <w:r w:rsidRPr="003B0425">
        <w:tab/>
      </w:r>
      <w:r w:rsidRPr="003B0425">
        <w:tab/>
      </w:r>
      <w:r w:rsidRPr="00C75A4E">
        <w:rPr>
          <w:lang w:val="ru-RU"/>
        </w:rPr>
        <w:t>"</w:t>
      </w:r>
      <w:r w:rsidRPr="00D52566">
        <w:t>TypeDoc</w:t>
      </w:r>
      <w:r w:rsidRPr="00C75A4E">
        <w:rPr>
          <w:lang w:val="ru-RU"/>
        </w:rPr>
        <w:t>": "БСЕ",</w:t>
      </w:r>
    </w:p>
    <w:p w14:paraId="341E5A87" w14:textId="77777777" w:rsidR="00D52566" w:rsidRPr="00C75A4E" w:rsidRDefault="00D52566" w:rsidP="00C75A4E">
      <w:pPr>
        <w:pStyle w:val="GOSTScript"/>
        <w:rPr>
          <w:lang w:val="ru-RU"/>
        </w:rPr>
      </w:pPr>
      <w:r w:rsidRPr="00C75A4E">
        <w:rPr>
          <w:lang w:val="ru-RU"/>
        </w:rPr>
        <w:tab/>
      </w:r>
      <w:r w:rsidRPr="00C75A4E">
        <w:rPr>
          <w:lang w:val="ru-RU"/>
        </w:rPr>
        <w:tab/>
        <w:t>"</w:t>
      </w:r>
      <w:r w:rsidRPr="00D52566">
        <w:t>NameDoc</w:t>
      </w:r>
      <w:r w:rsidRPr="00C75A4E">
        <w:rPr>
          <w:lang w:val="ru-RU"/>
        </w:rPr>
        <w:t>": "Бухгалтерская справка (ф. 0504833)",</w:t>
      </w:r>
    </w:p>
    <w:p w14:paraId="0B83BE0B" w14:textId="77777777" w:rsidR="00D52566" w:rsidRPr="003B0425" w:rsidRDefault="00D52566" w:rsidP="00C75A4E">
      <w:pPr>
        <w:pStyle w:val="GOSTScript"/>
      </w:pPr>
      <w:r w:rsidRPr="00C75A4E">
        <w:rPr>
          <w:lang w:val="ru-RU"/>
        </w:rPr>
        <w:tab/>
      </w:r>
      <w:r w:rsidRPr="00C75A4E">
        <w:rPr>
          <w:lang w:val="ru-RU"/>
        </w:rPr>
        <w:tab/>
      </w:r>
      <w:r w:rsidRPr="003B0425">
        <w:t>"DocNumber": "6200_ZG_23_01",</w:t>
      </w:r>
    </w:p>
    <w:p w14:paraId="581E6D08" w14:textId="77777777" w:rsidR="00D52566" w:rsidRPr="00C75A4E" w:rsidRDefault="00D52566" w:rsidP="00C75A4E">
      <w:pPr>
        <w:pStyle w:val="GOSTScript"/>
      </w:pPr>
      <w:r w:rsidRPr="003B0425">
        <w:tab/>
      </w:r>
      <w:r w:rsidRPr="003B0425">
        <w:tab/>
      </w:r>
      <w:r w:rsidRPr="00C75A4E">
        <w:t>"DocDate": "2024-01-01",</w:t>
      </w:r>
    </w:p>
    <w:p w14:paraId="2249BF39" w14:textId="77777777" w:rsidR="00D52566" w:rsidRPr="00C75A4E" w:rsidRDefault="00D52566" w:rsidP="00C75A4E">
      <w:pPr>
        <w:pStyle w:val="GOSTScript"/>
      </w:pPr>
      <w:r w:rsidRPr="00C75A4E">
        <w:tab/>
      </w:r>
      <w:r w:rsidRPr="00C75A4E">
        <w:tab/>
        <w:t>"SettlementDate": "2024-01-01",</w:t>
      </w:r>
    </w:p>
    <w:p w14:paraId="0239B618" w14:textId="77777777" w:rsidR="00D52566" w:rsidRPr="00C75A4E" w:rsidRDefault="00D52566" w:rsidP="00C75A4E">
      <w:pPr>
        <w:pStyle w:val="GOSTScript"/>
      </w:pPr>
      <w:r w:rsidRPr="00C75A4E">
        <w:tab/>
      </w:r>
      <w:r w:rsidRPr="00C75A4E">
        <w:tab/>
        <w:t>"RegNumber": "6200_ZG_23_01",</w:t>
      </w:r>
    </w:p>
    <w:p w14:paraId="7B0B55A9" w14:textId="750FF018" w:rsidR="00D52566" w:rsidRPr="00C75A4E" w:rsidRDefault="00D52566" w:rsidP="00C75A4E">
      <w:pPr>
        <w:pStyle w:val="GOSTScript"/>
      </w:pPr>
      <w:r w:rsidRPr="00C75A4E">
        <w:tab/>
      </w:r>
      <w:r w:rsidRPr="00C75A4E">
        <w:tab/>
        <w:t>"Summ</w:t>
      </w:r>
      <w:r w:rsidR="00AC2F86" w:rsidRPr="003B0425">
        <w:t xml:space="preserve">": </w:t>
      </w:r>
      <w:r w:rsidRPr="00C75A4E">
        <w:t>86874983</w:t>
      </w:r>
      <w:r w:rsidR="00AC2F86">
        <w:t>.</w:t>
      </w:r>
      <w:r w:rsidRPr="00C75A4E">
        <w:t>54,</w:t>
      </w:r>
    </w:p>
    <w:p w14:paraId="7CE23545" w14:textId="77777777" w:rsidR="00D52566" w:rsidRPr="00D52566" w:rsidRDefault="00D52566" w:rsidP="00C75A4E">
      <w:pPr>
        <w:pStyle w:val="GOSTScript"/>
      </w:pPr>
      <w:r w:rsidRPr="00C75A4E">
        <w:tab/>
      </w:r>
      <w:r w:rsidRPr="00C75A4E">
        <w:tab/>
      </w:r>
      <w:r w:rsidRPr="00D52566">
        <w:t>"Group": "-"</w:t>
      </w:r>
    </w:p>
    <w:p w14:paraId="0D22992C" w14:textId="77777777" w:rsidR="00D52566" w:rsidRPr="00D52566" w:rsidRDefault="00D52566" w:rsidP="00C75A4E">
      <w:pPr>
        <w:pStyle w:val="GOSTScript"/>
      </w:pPr>
      <w:r w:rsidRPr="00D52566">
        <w:tab/>
        <w:t>}</w:t>
      </w:r>
    </w:p>
    <w:p w14:paraId="3FFCD706" w14:textId="035ADF44" w:rsidR="00D52566" w:rsidRDefault="00D52566" w:rsidP="00C75A4E">
      <w:pPr>
        <w:pStyle w:val="GOSTScript"/>
      </w:pPr>
      <w:r w:rsidRPr="00D52566">
        <w:lastRenderedPageBreak/>
        <w:t>}</w:t>
      </w:r>
    </w:p>
    <w:p w14:paraId="6C8C744F" w14:textId="35A88182" w:rsidR="008537A2" w:rsidRPr="003262ED" w:rsidRDefault="008537A2" w:rsidP="008537A2">
      <w:pPr>
        <w:pStyle w:val="1"/>
        <w:rPr>
          <w:ins w:id="8668" w:author="Сатлер Марина Викторовна" w:date="2025-11-12T15:35:00Z"/>
        </w:rPr>
      </w:pPr>
      <w:bookmarkStart w:id="8669" w:name="_Toc226556202"/>
      <w:ins w:id="8670" w:author="Сатлер Марина Викторовна" w:date="2025-11-12T13:57:00Z">
        <w:r w:rsidRPr="007B1D64">
          <w:lastRenderedPageBreak/>
          <w:t xml:space="preserve">Запросы, направляемые </w:t>
        </w:r>
      </w:ins>
      <w:ins w:id="8671" w:author="Сатлер Марина Викторовна" w:date="2025-11-13T11:03:00Z">
        <w:r w:rsidR="008022C1" w:rsidRPr="003262ED">
          <w:t>в рамках процедур по закрытию отчетного финансового года по операциям ЕБП</w:t>
        </w:r>
      </w:ins>
      <w:bookmarkEnd w:id="8669"/>
    </w:p>
    <w:p w14:paraId="0A160C28" w14:textId="2517CBC1" w:rsidR="002568C9" w:rsidRPr="001A3380" w:rsidRDefault="002568C9" w:rsidP="003262ED">
      <w:pPr>
        <w:pStyle w:val="GOSTNormal"/>
        <w:rPr>
          <w:ins w:id="8672" w:author="Сатлер Марина Викторовна" w:date="2025-11-12T13:57:00Z"/>
        </w:rPr>
      </w:pPr>
      <w:ins w:id="8673" w:author="Сатлер Марина Викторовна" w:date="2025-11-12T15:40:00Z">
        <w:r w:rsidRPr="003262ED">
          <w:t>Выполнение процедур по закрытию о</w:t>
        </w:r>
        <w:r w:rsidR="00DB63E1" w:rsidRPr="003262ED">
          <w:t>тчетного финансового года по оп</w:t>
        </w:r>
      </w:ins>
      <w:ins w:id="8674" w:author="Сатлер Марина Викторовна" w:date="2025-11-13T11:00:00Z">
        <w:r w:rsidR="00DB63E1" w:rsidRPr="003262ED">
          <w:t>ерациям ЕБП</w:t>
        </w:r>
      </w:ins>
      <w:ins w:id="8675" w:author="Сатлер Марина Викторовна" w:date="2025-11-12T15:40:00Z">
        <w:r w:rsidRPr="003262ED">
          <w:t xml:space="preserve"> осуществляется посредством обработки запросов, направляемы</w:t>
        </w:r>
      </w:ins>
      <w:ins w:id="8676" w:author="Сатлер Марина Викторовна" w:date="2025-11-12T15:50:00Z">
        <w:r w:rsidR="001360B8" w:rsidRPr="003262ED">
          <w:t>х</w:t>
        </w:r>
      </w:ins>
      <w:ins w:id="8677" w:author="Сатлер Марина Викторовна" w:date="2025-11-12T15:40:00Z">
        <w:r w:rsidRPr="003262ED">
          <w:t xml:space="preserve"> из ПУиО ЭБ</w:t>
        </w:r>
      </w:ins>
      <w:ins w:id="8678" w:author="Сатлер Марина Викторовна" w:date="2025-11-12T15:50:00Z">
        <w:r w:rsidR="001360B8" w:rsidRPr="003262ED">
          <w:t xml:space="preserve"> в ЕБП</w:t>
        </w:r>
      </w:ins>
      <w:ins w:id="8679" w:author="Сатлер Марина Викторовна" w:date="2025-11-12T15:40:00Z">
        <w:r w:rsidRPr="003262ED">
          <w:t>.</w:t>
        </w:r>
      </w:ins>
      <w:ins w:id="8680" w:author="Сатлер Марина Викторовна" w:date="2025-11-13T11:51:00Z">
        <w:r w:rsidR="00190326">
          <w:t xml:space="preserve"> ЕБП осуществляет проверку</w:t>
        </w:r>
        <w:r w:rsidR="00190326" w:rsidRPr="00190326">
          <w:t xml:space="preserve"> поступивш</w:t>
        </w:r>
        <w:r w:rsidR="00190326">
          <w:t xml:space="preserve">его от </w:t>
        </w:r>
      </w:ins>
      <w:ins w:id="8681" w:author="Сатлер Марина Викторовна" w:date="2025-11-13T11:52:00Z">
        <w:r w:rsidR="00190326">
          <w:t>ПУиО ЭБ</w:t>
        </w:r>
      </w:ins>
      <w:ins w:id="8682" w:author="Сатлер Марина Викторовна" w:date="2025-11-13T11:51:00Z">
        <w:r w:rsidR="00190326" w:rsidRPr="00190326">
          <w:t xml:space="preserve"> запрос</w:t>
        </w:r>
      </w:ins>
      <w:ins w:id="8683" w:author="Сатлер Марина Викторовна" w:date="2025-11-13T11:52:00Z">
        <w:r w:rsidR="00190326">
          <w:t>а, и в случае, если запрос</w:t>
        </w:r>
      </w:ins>
      <w:ins w:id="8684" w:author="Сатлер Марина Викторовна" w:date="2025-11-13T11:51:00Z">
        <w:r w:rsidR="00190326" w:rsidRPr="00190326">
          <w:t xml:space="preserve"> валиден, направляет </w:t>
        </w:r>
      </w:ins>
      <w:ins w:id="8685" w:author="Сатлер Марина Викторовна" w:date="2025-11-13T11:52:00Z">
        <w:r w:rsidR="00190326">
          <w:t xml:space="preserve">его </w:t>
        </w:r>
      </w:ins>
      <w:ins w:id="8686" w:author="Сатлер Марина Викторовна" w:date="2025-11-13T11:55:00Z">
        <w:r w:rsidR="000F18D2">
          <w:t xml:space="preserve">далее </w:t>
        </w:r>
      </w:ins>
      <w:ins w:id="8687" w:author="Сатлер Марина Викторовна" w:date="2025-11-13T11:51:00Z">
        <w:r w:rsidR="00190326" w:rsidRPr="00190326">
          <w:t>на обработку в микросервис по закрытию года</w:t>
        </w:r>
      </w:ins>
      <w:ins w:id="8688" w:author="Сатлер Марина Викторовна" w:date="2025-11-13T11:52:00Z">
        <w:r w:rsidR="00190326">
          <w:t>.</w:t>
        </w:r>
      </w:ins>
    </w:p>
    <w:p w14:paraId="7C9D130E" w14:textId="687FF0CE" w:rsidR="008537A2" w:rsidRDefault="008A5BDD" w:rsidP="003262ED">
      <w:pPr>
        <w:pStyle w:val="21"/>
        <w:tabs>
          <w:tab w:val="clear" w:pos="851"/>
          <w:tab w:val="num" w:pos="576"/>
        </w:tabs>
        <w:rPr>
          <w:ins w:id="8689" w:author="Сатлер Марина Викторовна" w:date="2025-11-12T15:29:00Z"/>
        </w:rPr>
      </w:pPr>
      <w:bookmarkStart w:id="8690" w:name="_Toc226556203"/>
      <w:ins w:id="8691" w:author="Сатлер Марина Викторовна" w:date="2025-11-12T17:33:00Z">
        <w:r w:rsidRPr="009A712C">
          <w:t>Параметры запроса</w:t>
        </w:r>
      </w:ins>
      <w:bookmarkEnd w:id="8690"/>
      <w:del w:id="8692" w:author="Сатлер Марина Викторовна" w:date="2025-11-12T15:30:00Z">
        <w:r w:rsidR="007236D7" w:rsidDel="00171BD9">
          <w:delText xml:space="preserve"> </w:delText>
        </w:r>
      </w:del>
    </w:p>
    <w:p w14:paraId="4B035F57" w14:textId="4D021251" w:rsidR="00171BD9" w:rsidRDefault="00171BD9" w:rsidP="003262ED">
      <w:pPr>
        <w:pStyle w:val="31"/>
        <w:tabs>
          <w:tab w:val="clear" w:pos="993"/>
          <w:tab w:val="num" w:pos="720"/>
        </w:tabs>
        <w:ind w:left="1134" w:hanging="1134"/>
        <w:rPr>
          <w:ins w:id="8693" w:author="Сатлер Марина Викторовна" w:date="2025-11-12T17:16:00Z"/>
        </w:rPr>
      </w:pPr>
      <w:bookmarkStart w:id="8694" w:name="_Ref213926988"/>
      <w:bookmarkStart w:id="8695" w:name="_Ref213926996"/>
      <w:bookmarkStart w:id="8696" w:name="_Toc226556204"/>
      <w:ins w:id="8697" w:author="Сатлер Марина Викторовна" w:date="2025-11-12T15:30:00Z">
        <w:r w:rsidRPr="003262ED">
          <w:t xml:space="preserve">Параметры </w:t>
        </w:r>
      </w:ins>
      <w:ins w:id="8698" w:author="Сатлер Марина Викторовна" w:date="2025-11-12T17:33:00Z">
        <w:r w:rsidR="008A5BDD">
          <w:t>з</w:t>
        </w:r>
        <w:r w:rsidR="008A5BDD" w:rsidRPr="008A5BDD">
          <w:t>апрос</w:t>
        </w:r>
        <w:r w:rsidR="008A5BDD">
          <w:t>ов</w:t>
        </w:r>
        <w:r w:rsidR="008A5BDD" w:rsidRPr="008A5BDD">
          <w:t xml:space="preserve"> </w:t>
        </w:r>
      </w:ins>
      <w:ins w:id="8699" w:author="Сатлер Марина Викторовна" w:date="2025-11-13T11:28:00Z">
        <w:r w:rsidR="007B1D64">
          <w:t>по</w:t>
        </w:r>
      </w:ins>
      <w:ins w:id="8700" w:author="Сатлер Марина Викторовна" w:date="2025-11-12T17:33:00Z">
        <w:r w:rsidR="008A5BDD" w:rsidRPr="008A5BDD">
          <w:t xml:space="preserve"> выполнени</w:t>
        </w:r>
      </w:ins>
      <w:ins w:id="8701" w:author="Сатлер Марина Викторовна" w:date="2025-11-13T11:28:00Z">
        <w:r w:rsidR="007B1D64">
          <w:t>ю</w:t>
        </w:r>
      </w:ins>
      <w:ins w:id="8702" w:author="Сатлер Марина Викторовна" w:date="2025-11-12T17:33:00Z">
        <w:r w:rsidR="008A5BDD" w:rsidRPr="008A5BDD">
          <w:t xml:space="preserve"> процедур по закрытию отчетного финансового года</w:t>
        </w:r>
      </w:ins>
      <w:ins w:id="8703" w:author="Сатлер Марина Викторовна" w:date="2025-11-13T11:27:00Z">
        <w:r w:rsidR="007B1D64">
          <w:t xml:space="preserve"> </w:t>
        </w:r>
        <w:r w:rsidR="007B1D64" w:rsidRPr="00117E38">
          <w:t>по операциям ЕБП</w:t>
        </w:r>
      </w:ins>
      <w:ins w:id="8704" w:author="Сатлер Марина Викторовна" w:date="2025-11-12T17:33:00Z">
        <w:r w:rsidR="008A5BDD" w:rsidRPr="008A5BDD">
          <w:t xml:space="preserve">, </w:t>
        </w:r>
      </w:ins>
      <w:ins w:id="8705" w:author="Сатлер Марина Викторовна" w:date="2025-11-13T11:42:00Z">
        <w:r w:rsidR="00427EB6" w:rsidRPr="00117E38">
          <w:t>направляемых</w:t>
        </w:r>
        <w:r w:rsidR="00427EB6" w:rsidRPr="008A5BDD">
          <w:t xml:space="preserve"> </w:t>
        </w:r>
      </w:ins>
      <w:ins w:id="8706" w:author="Сатлер Марина Викторовна" w:date="2025-11-12T17:33:00Z">
        <w:r w:rsidR="008A5BDD" w:rsidRPr="008A5BDD">
          <w:t>из ПУиО ЭБ в ЕБП (EBP_CLOSINGYEAR / EBP_OPENINGYEAR)</w:t>
        </w:r>
      </w:ins>
      <w:bookmarkEnd w:id="8694"/>
      <w:bookmarkEnd w:id="8695"/>
      <w:bookmarkEnd w:id="8696"/>
    </w:p>
    <w:p w14:paraId="7EEE1FF2" w14:textId="658572D9" w:rsidR="00234974" w:rsidRDefault="00234974" w:rsidP="00234974">
      <w:pPr>
        <w:pStyle w:val="GOSTNormal"/>
        <w:rPr>
          <w:ins w:id="8707" w:author="Сатлер Марина Викторовна" w:date="2025-11-12T17:18:00Z"/>
        </w:rPr>
      </w:pPr>
      <w:ins w:id="8708" w:author="Сатлер Марина Викторовна" w:date="2025-11-12T17:18:00Z">
        <w:r w:rsidRPr="00890A8D">
          <w:t>Типы запросов представлены в</w:t>
        </w:r>
        <w:r>
          <w:t xml:space="preserve"> таблице</w:t>
        </w:r>
      </w:ins>
      <w:r w:rsidR="00C97DD6">
        <w:t xml:space="preserve"> </w:t>
      </w:r>
      <w:ins w:id="8709" w:author="Сатлер Марина Викторовна" w:date="2025-11-13T10:33:00Z">
        <w:r w:rsidR="00C97DD6">
          <w:fldChar w:fldCharType="begin"/>
        </w:r>
        <w:r w:rsidR="00C97DD6">
          <w:instrText xml:space="preserve"> REF _Ref213922557 \h </w:instrText>
        </w:r>
      </w:ins>
      <w:r w:rsidR="00C97DD6">
        <w:fldChar w:fldCharType="separate"/>
      </w:r>
      <w:r w:rsidR="00F300A9">
        <w:t>35</w:t>
      </w:r>
      <w:ins w:id="8710" w:author="Сатлер Марина Викторовна" w:date="2025-11-13T10:33:00Z">
        <w:r w:rsidR="00C97DD6">
          <w:fldChar w:fldCharType="end"/>
        </w:r>
      </w:ins>
      <w:ins w:id="8711" w:author="Сатлер Марина Викторовна" w:date="2025-11-12T17:18:00Z">
        <w:r w:rsidRPr="00890A8D">
          <w:t>.</w:t>
        </w:r>
      </w:ins>
    </w:p>
    <w:p w14:paraId="104C8685" w14:textId="3FED0CFD" w:rsidR="00234974" w:rsidRDefault="00234974" w:rsidP="00234974">
      <w:pPr>
        <w:pStyle w:val="GOSTNameTable"/>
        <w:rPr>
          <w:ins w:id="8712" w:author="Сатлер Марина Викторовна" w:date="2025-11-12T17:18:00Z"/>
        </w:rPr>
      </w:pPr>
      <w:ins w:id="8713" w:author="Сатлер Марина Викторовна" w:date="2025-11-12T17:18:00Z">
        <w:r>
          <w:fldChar w:fldCharType="begin"/>
        </w:r>
        <w:r>
          <w:instrText xml:space="preserve"> SEQ Таблица \* ARABIC </w:instrText>
        </w:r>
        <w:r>
          <w:fldChar w:fldCharType="separate"/>
        </w:r>
      </w:ins>
      <w:bookmarkStart w:id="8714" w:name="_Ref213922557"/>
      <w:bookmarkStart w:id="8715" w:name="_Toc226556249"/>
      <w:r w:rsidR="00F300A9">
        <w:t>35</w:t>
      </w:r>
      <w:bookmarkEnd w:id="8714"/>
      <w:ins w:id="8716" w:author="Сатлер Марина Викторовна" w:date="2025-11-12T17:18:00Z">
        <w:r>
          <w:fldChar w:fldCharType="end"/>
        </w:r>
        <w:r>
          <w:t xml:space="preserve"> - </w:t>
        </w:r>
        <w:r w:rsidRPr="00214ED1">
          <w:t xml:space="preserve">Типы запросов </w:t>
        </w:r>
      </w:ins>
      <w:ins w:id="8717" w:author="Сатлер Марина Викторовна" w:date="2025-11-13T11:42:00Z">
        <w:r w:rsidR="005D5DC3">
          <w:t>по</w:t>
        </w:r>
        <w:r w:rsidR="005D5DC3" w:rsidRPr="008A5BDD">
          <w:t xml:space="preserve"> выполнени</w:t>
        </w:r>
        <w:r w:rsidR="005D5DC3">
          <w:t>ю</w:t>
        </w:r>
        <w:r w:rsidR="005D5DC3" w:rsidRPr="008A5BDD">
          <w:t xml:space="preserve"> процедур по закрытию отчетного финансового года</w:t>
        </w:r>
        <w:r w:rsidR="005D5DC3">
          <w:t xml:space="preserve"> </w:t>
        </w:r>
        <w:r w:rsidR="005D5DC3" w:rsidRPr="00117E38">
          <w:t>по операциям ЕБП</w:t>
        </w:r>
        <w:r w:rsidR="005D5DC3" w:rsidRPr="008A5BDD">
          <w:t xml:space="preserve">, </w:t>
        </w:r>
        <w:r w:rsidR="005D5DC3" w:rsidRPr="00117E38">
          <w:t>направляемых</w:t>
        </w:r>
        <w:r w:rsidR="005D5DC3" w:rsidRPr="008A5BDD">
          <w:t xml:space="preserve"> из ПУиО ЭБ в ЕБП</w:t>
        </w:r>
      </w:ins>
      <w:bookmarkEnd w:id="8715"/>
    </w:p>
    <w:tbl>
      <w:tblPr>
        <w:tblStyle w:val="GOSTTable"/>
        <w:tblW w:w="5000" w:type="pct"/>
        <w:tblLook w:val="07E0" w:firstRow="1" w:lastRow="1" w:firstColumn="1" w:lastColumn="1" w:noHBand="1" w:noVBand="1"/>
      </w:tblPr>
      <w:tblGrid>
        <w:gridCol w:w="3252"/>
        <w:gridCol w:w="12442"/>
      </w:tblGrid>
      <w:tr w:rsidR="00234974" w:rsidRPr="00002655" w14:paraId="0AD93775" w14:textId="77777777" w:rsidTr="00F70D86">
        <w:trPr>
          <w:cnfStyle w:val="100000000000" w:firstRow="1" w:lastRow="0" w:firstColumn="0" w:lastColumn="0" w:oddVBand="0" w:evenVBand="0" w:oddHBand="0" w:evenHBand="0" w:firstRowFirstColumn="0" w:firstRowLastColumn="0" w:lastRowFirstColumn="0" w:lastRowLastColumn="0"/>
          <w:trHeight w:val="396"/>
          <w:ins w:id="8718" w:author="Сатлер Марина Викторовна" w:date="2025-11-12T17:18:00Z"/>
        </w:trPr>
        <w:tc>
          <w:tcPr>
            <w:tcW w:w="2958" w:type="dxa"/>
          </w:tcPr>
          <w:p w14:paraId="62D15CAE" w14:textId="77777777" w:rsidR="00234974" w:rsidRPr="00002655" w:rsidRDefault="00234974" w:rsidP="00F70D86">
            <w:pPr>
              <w:pStyle w:val="GOSTTableHead"/>
              <w:rPr>
                <w:ins w:id="8719" w:author="Сатлер Марина Викторовна" w:date="2025-11-12T17:18:00Z"/>
              </w:rPr>
            </w:pPr>
            <w:ins w:id="8720" w:author="Сатлер Марина Викторовна" w:date="2025-11-12T17:18:00Z">
              <w:r w:rsidRPr="00002655">
                <w:t>Тип запроса</w:t>
              </w:r>
            </w:ins>
          </w:p>
        </w:tc>
        <w:tc>
          <w:tcPr>
            <w:tcW w:w="11319" w:type="dxa"/>
          </w:tcPr>
          <w:p w14:paraId="14DD5A2D" w14:textId="77777777" w:rsidR="00234974" w:rsidRPr="00002655" w:rsidRDefault="00234974" w:rsidP="00F70D86">
            <w:pPr>
              <w:pStyle w:val="GOSTTableHead"/>
              <w:rPr>
                <w:ins w:id="8721" w:author="Сатлер Марина Викторовна" w:date="2025-11-12T17:18:00Z"/>
              </w:rPr>
            </w:pPr>
            <w:ins w:id="8722" w:author="Сатлер Марина Викторовна" w:date="2025-11-12T17:18:00Z">
              <w:r w:rsidRPr="00002655">
                <w:t>Наименование сервиса</w:t>
              </w:r>
            </w:ins>
          </w:p>
        </w:tc>
      </w:tr>
      <w:tr w:rsidR="00234974" w:rsidRPr="00002655" w14:paraId="7B6ADBD8" w14:textId="77777777" w:rsidTr="00F70D86">
        <w:trPr>
          <w:trHeight w:val="396"/>
          <w:ins w:id="8723" w:author="Сатлер Марина Викторовна" w:date="2025-11-12T17:18:00Z"/>
        </w:trPr>
        <w:tc>
          <w:tcPr>
            <w:tcW w:w="2958" w:type="dxa"/>
          </w:tcPr>
          <w:p w14:paraId="4A314571" w14:textId="3DAA6DD9" w:rsidR="00234974" w:rsidRPr="00C75A4E" w:rsidRDefault="00AA1255" w:rsidP="00F70D86">
            <w:pPr>
              <w:pStyle w:val="GOSTTablenorm"/>
              <w:rPr>
                <w:ins w:id="8724" w:author="Сатлер Марина Викторовна" w:date="2025-11-12T17:18:00Z"/>
              </w:rPr>
            </w:pPr>
            <w:ins w:id="8725" w:author="Сатлер Марина Викторовна" w:date="2025-11-12T17:19:00Z">
              <w:r w:rsidRPr="00AA1255">
                <w:rPr>
                  <w:rStyle w:val="aff2"/>
                  <w:b w:val="0"/>
                  <w:bCs w:val="0"/>
                </w:rPr>
                <w:t>EBP_CLOSINGYEAR</w:t>
              </w:r>
            </w:ins>
          </w:p>
        </w:tc>
        <w:tc>
          <w:tcPr>
            <w:tcW w:w="11319" w:type="dxa"/>
          </w:tcPr>
          <w:p w14:paraId="5F41D3E5" w14:textId="0AAB9FB4" w:rsidR="00234974" w:rsidRPr="00BA7A4A" w:rsidRDefault="00234974">
            <w:pPr>
              <w:pStyle w:val="GOSTTablenorm"/>
              <w:rPr>
                <w:ins w:id="8726" w:author="Сатлер Марина Викторовна" w:date="2025-11-12T17:18:00Z"/>
              </w:rPr>
            </w:pPr>
            <w:ins w:id="8727" w:author="Сатлер Марина Викторовна" w:date="2025-11-12T17:18:00Z">
              <w:r w:rsidRPr="00890A8D">
                <w:t xml:space="preserve">Запрос на выполнение операции по </w:t>
              </w:r>
              <w:r w:rsidRPr="00BA7A4A">
                <w:t>заключению счетов отчетного финансов</w:t>
              </w:r>
              <w:r>
                <w:t>о</w:t>
              </w:r>
              <w:r w:rsidRPr="00BA7A4A">
                <w:t>го года</w:t>
              </w:r>
            </w:ins>
            <w:ins w:id="8728" w:author="Сатлер Марина Викторовна" w:date="2025-11-13T11:04:00Z">
              <w:r w:rsidR="008022C1">
                <w:t xml:space="preserve"> по операциям ЕБП</w:t>
              </w:r>
            </w:ins>
            <w:ins w:id="8729" w:author="Сатлер Марина Викторовна" w:date="2025-11-12T17:20:00Z">
              <w:r w:rsidR="00AA1255">
                <w:t xml:space="preserve">, </w:t>
              </w:r>
              <w:r w:rsidR="00AA1255" w:rsidRPr="00AA1255">
                <w:t>направляемы</w:t>
              </w:r>
              <w:r w:rsidR="00AA1255">
                <w:t>й</w:t>
              </w:r>
              <w:r w:rsidR="00AA1255" w:rsidRPr="00AA1255">
                <w:t xml:space="preserve"> из ПУиО ЭБ в ЕБП</w:t>
              </w:r>
            </w:ins>
          </w:p>
        </w:tc>
      </w:tr>
      <w:tr w:rsidR="00234974" w:rsidRPr="00002655" w14:paraId="60018030" w14:textId="77777777" w:rsidTr="00F70D86">
        <w:trPr>
          <w:trHeight w:val="396"/>
          <w:ins w:id="8730" w:author="Сатлер Марина Викторовна" w:date="2025-11-12T17:18:00Z"/>
        </w:trPr>
        <w:tc>
          <w:tcPr>
            <w:tcW w:w="2958" w:type="dxa"/>
          </w:tcPr>
          <w:p w14:paraId="4D80DDA3" w14:textId="58C57D89" w:rsidR="00234974" w:rsidRPr="00C75A4E" w:rsidRDefault="00AA1255" w:rsidP="00F70D86">
            <w:pPr>
              <w:pStyle w:val="GOSTTablenorm"/>
              <w:rPr>
                <w:ins w:id="8731" w:author="Сатлер Марина Викторовна" w:date="2025-11-12T17:18:00Z"/>
              </w:rPr>
            </w:pPr>
            <w:ins w:id="8732" w:author="Сатлер Марина Викторовна" w:date="2025-11-12T17:19:00Z">
              <w:r w:rsidRPr="00AA1255">
                <w:t>EBP_OPENINGYEAR</w:t>
              </w:r>
            </w:ins>
          </w:p>
        </w:tc>
        <w:tc>
          <w:tcPr>
            <w:tcW w:w="11319" w:type="dxa"/>
          </w:tcPr>
          <w:p w14:paraId="63C38CE8" w14:textId="57C321B8" w:rsidR="00234974" w:rsidRPr="00BA7A4A" w:rsidRDefault="00234974" w:rsidP="00F70D86">
            <w:pPr>
              <w:pStyle w:val="GOSTTablenorm"/>
              <w:rPr>
                <w:ins w:id="8733" w:author="Сатлер Марина Викторовна" w:date="2025-11-12T17:18:00Z"/>
              </w:rPr>
            </w:pPr>
            <w:ins w:id="8734" w:author="Сатлер Марина Викторовна" w:date="2025-11-12T17:18:00Z">
              <w:r w:rsidRPr="00890A8D">
                <w:t>Запрос на выполнение операции по переносу остатков средств на новый финансовый год</w:t>
              </w:r>
            </w:ins>
            <w:ins w:id="8735" w:author="Сатлер Марина Викторовна" w:date="2025-11-13T11:05:00Z">
              <w:r w:rsidR="008022C1">
                <w:t xml:space="preserve"> по операциям ЕБП</w:t>
              </w:r>
            </w:ins>
            <w:ins w:id="8736" w:author="Сатлер Марина Викторовна" w:date="2025-11-12T17:20:00Z">
              <w:r w:rsidR="00AA1255">
                <w:t xml:space="preserve">, </w:t>
              </w:r>
              <w:r w:rsidR="00AA1255" w:rsidRPr="00AA1255">
                <w:t>направляемы</w:t>
              </w:r>
              <w:r w:rsidR="00AA1255">
                <w:t>й</w:t>
              </w:r>
              <w:r w:rsidR="00AA1255" w:rsidRPr="00AA1255">
                <w:t xml:space="preserve"> из ПУиО ЭБ в ЕБП</w:t>
              </w:r>
            </w:ins>
          </w:p>
        </w:tc>
      </w:tr>
    </w:tbl>
    <w:p w14:paraId="49204F12" w14:textId="301A074F" w:rsidR="001605AA" w:rsidRPr="002568C9" w:rsidDel="008537A2" w:rsidRDefault="001605AA">
      <w:pPr>
        <w:ind w:firstLine="0"/>
        <w:jc w:val="left"/>
        <w:rPr>
          <w:del w:id="8737" w:author="Сатлер Марина Викторовна" w:date="2025-11-12T14:06:00Z"/>
        </w:rPr>
      </w:pPr>
    </w:p>
    <w:p w14:paraId="0D859AB6" w14:textId="768B898F" w:rsidR="008537A2" w:rsidRPr="002568C9" w:rsidRDefault="008537A2" w:rsidP="00234974">
      <w:pPr>
        <w:pStyle w:val="GOSTNameTable"/>
        <w:rPr>
          <w:ins w:id="8738" w:author="Сатлер Марина Викторовна" w:date="2025-11-12T14:06:00Z"/>
        </w:rPr>
      </w:pPr>
      <w:ins w:id="8739" w:author="Сатлер Марина Викторовна" w:date="2025-11-12T14:06:00Z">
        <w:r w:rsidRPr="00CF093F">
          <w:fldChar w:fldCharType="begin"/>
        </w:r>
        <w:r w:rsidRPr="002568C9">
          <w:instrText xml:space="preserve"> SEQ Таблица \* ARABIC </w:instrText>
        </w:r>
        <w:r w:rsidRPr="00CF093F">
          <w:fldChar w:fldCharType="separate"/>
        </w:r>
      </w:ins>
      <w:bookmarkStart w:id="8740" w:name="_Toc226556250"/>
      <w:r w:rsidR="00F300A9">
        <w:t>36</w:t>
      </w:r>
      <w:ins w:id="8741" w:author="Сатлер Марина Викторовна" w:date="2025-11-12T14:06:00Z">
        <w:r w:rsidRPr="00CF093F">
          <w:fldChar w:fldCharType="end"/>
        </w:r>
        <w:r w:rsidRPr="002568C9">
          <w:t xml:space="preserve"> - Параметры запрос</w:t>
        </w:r>
      </w:ins>
      <w:ins w:id="8742" w:author="Сатлер Марина Викторовна" w:date="2025-11-12T17:16:00Z">
        <w:r w:rsidR="00234974">
          <w:t>ов</w:t>
        </w:r>
      </w:ins>
      <w:ins w:id="8743" w:author="Сатлер Марина Викторовна" w:date="2025-11-13T11:43:00Z">
        <w:r w:rsidR="005D5DC3" w:rsidRPr="005D5DC3">
          <w:t xml:space="preserve"> </w:t>
        </w:r>
        <w:r w:rsidR="005D5DC3">
          <w:t>по</w:t>
        </w:r>
        <w:r w:rsidR="005D5DC3" w:rsidRPr="008A5BDD">
          <w:t xml:space="preserve"> выполнени</w:t>
        </w:r>
        <w:r w:rsidR="005D5DC3">
          <w:t>ю</w:t>
        </w:r>
        <w:r w:rsidR="005D5DC3" w:rsidRPr="008A5BDD">
          <w:t xml:space="preserve"> процедур по закрытию отчетного финансового года</w:t>
        </w:r>
        <w:r w:rsidR="005D5DC3">
          <w:t xml:space="preserve"> </w:t>
        </w:r>
        <w:r w:rsidR="005D5DC3" w:rsidRPr="00117E38">
          <w:t>по операциям ЕБП</w:t>
        </w:r>
        <w:r w:rsidR="005D5DC3" w:rsidRPr="008A5BDD">
          <w:t xml:space="preserve">, </w:t>
        </w:r>
        <w:r w:rsidR="005D5DC3" w:rsidRPr="00117E38">
          <w:t>направляемых</w:t>
        </w:r>
        <w:r w:rsidR="005D5DC3" w:rsidRPr="008A5BDD">
          <w:t xml:space="preserve"> из ПУиО ЭБ в ЕБП</w:t>
        </w:r>
      </w:ins>
      <w:ins w:id="8744" w:author="Сатлер Марина Викторовна" w:date="2025-11-12T17:15:00Z">
        <w:r w:rsidR="00234974" w:rsidRPr="00234974">
          <w:t xml:space="preserve"> (EBP_CLOSINGYEAR / EBP_OPENINGYEAR)</w:t>
        </w:r>
      </w:ins>
      <w:bookmarkEnd w:id="8740"/>
    </w:p>
    <w:tbl>
      <w:tblPr>
        <w:tblStyle w:val="GOSTTable"/>
        <w:tblW w:w="5000" w:type="pct"/>
        <w:tblLayout w:type="fixed"/>
        <w:tblCellMar>
          <w:top w:w="28" w:type="dxa"/>
          <w:left w:w="0" w:type="dxa"/>
          <w:bottom w:w="28" w:type="dxa"/>
          <w:right w:w="0" w:type="dxa"/>
        </w:tblCellMar>
        <w:tblLook w:val="07E0" w:firstRow="1" w:lastRow="1" w:firstColumn="1" w:lastColumn="1" w:noHBand="1" w:noVBand="1"/>
      </w:tblPr>
      <w:tblGrid>
        <w:gridCol w:w="2712"/>
        <w:gridCol w:w="2869"/>
        <w:gridCol w:w="1271"/>
        <w:gridCol w:w="942"/>
        <w:gridCol w:w="847"/>
        <w:gridCol w:w="7053"/>
      </w:tblGrid>
      <w:tr w:rsidR="008537A2" w:rsidRPr="00002655" w14:paraId="6FA9DDE9" w14:textId="77777777" w:rsidTr="008537A2">
        <w:trPr>
          <w:cnfStyle w:val="100000000000" w:firstRow="1" w:lastRow="0" w:firstColumn="0" w:lastColumn="0" w:oddVBand="0" w:evenVBand="0" w:oddHBand="0" w:evenHBand="0" w:firstRowFirstColumn="0" w:firstRowLastColumn="0" w:lastRowFirstColumn="0" w:lastRowLastColumn="0"/>
          <w:trHeight w:val="785"/>
          <w:ins w:id="8745" w:author="Сатлер Марина Викторовна" w:date="2025-11-12T14:06:00Z"/>
        </w:trPr>
        <w:tc>
          <w:tcPr>
            <w:tcW w:w="864" w:type="pct"/>
            <w:hideMark/>
          </w:tcPr>
          <w:p w14:paraId="598CE5BF" w14:textId="77777777" w:rsidR="008537A2" w:rsidRPr="00C75A4E" w:rsidRDefault="008537A2" w:rsidP="008537A2">
            <w:pPr>
              <w:pStyle w:val="GOSTTableHead"/>
              <w:rPr>
                <w:ins w:id="8746" w:author="Сатлер Марина Викторовна" w:date="2025-11-12T14:06:00Z"/>
                <w:b w:val="0"/>
              </w:rPr>
            </w:pPr>
            <w:ins w:id="8747" w:author="Сатлер Марина Викторовна" w:date="2025-11-12T14:06:00Z">
              <w:r w:rsidRPr="00890A8D">
                <w:t>Наименование параметра</w:t>
              </w:r>
            </w:ins>
          </w:p>
        </w:tc>
        <w:tc>
          <w:tcPr>
            <w:tcW w:w="914" w:type="pct"/>
            <w:hideMark/>
          </w:tcPr>
          <w:p w14:paraId="0D56C1FB" w14:textId="77777777" w:rsidR="008537A2" w:rsidRPr="00C75A4E" w:rsidRDefault="008537A2" w:rsidP="008537A2">
            <w:pPr>
              <w:pStyle w:val="GOSTTableHead"/>
              <w:rPr>
                <w:ins w:id="8748" w:author="Сатлер Марина Викторовна" w:date="2025-11-12T14:06:00Z"/>
                <w:b w:val="0"/>
              </w:rPr>
            </w:pPr>
            <w:ins w:id="8749" w:author="Сатлер Марина Викторовна" w:date="2025-11-12T14:06:00Z">
              <w:r w:rsidRPr="00890A8D">
                <w:t>Название тэга</w:t>
              </w:r>
            </w:ins>
          </w:p>
        </w:tc>
        <w:tc>
          <w:tcPr>
            <w:tcW w:w="405" w:type="pct"/>
            <w:hideMark/>
          </w:tcPr>
          <w:p w14:paraId="545C7BBF" w14:textId="77777777" w:rsidR="008537A2" w:rsidRPr="00C75A4E" w:rsidRDefault="008537A2" w:rsidP="008537A2">
            <w:pPr>
              <w:pStyle w:val="GOSTTableHead"/>
              <w:rPr>
                <w:ins w:id="8750" w:author="Сатлер Марина Викторовна" w:date="2025-11-12T14:06:00Z"/>
                <w:b w:val="0"/>
              </w:rPr>
            </w:pPr>
            <w:ins w:id="8751" w:author="Сатлер Марина Викторовна" w:date="2025-11-12T14:06:00Z">
              <w:r w:rsidRPr="00890A8D">
                <w:t>Тип данных</w:t>
              </w:r>
            </w:ins>
          </w:p>
        </w:tc>
        <w:tc>
          <w:tcPr>
            <w:tcW w:w="300" w:type="pct"/>
          </w:tcPr>
          <w:p w14:paraId="7B0425C0" w14:textId="77777777" w:rsidR="008537A2" w:rsidRPr="00C75A4E" w:rsidRDefault="008537A2" w:rsidP="008537A2">
            <w:pPr>
              <w:pStyle w:val="GOSTTableHead"/>
              <w:rPr>
                <w:ins w:id="8752" w:author="Сатлер Марина Викторовна" w:date="2025-11-12T14:06:00Z"/>
                <w:b w:val="0"/>
              </w:rPr>
            </w:pPr>
            <w:ins w:id="8753" w:author="Сатлер Марина Викторовна" w:date="2025-11-12T14:06:00Z">
              <w:r w:rsidRPr="00890A8D">
                <w:t>Обязательность</w:t>
              </w:r>
            </w:ins>
          </w:p>
        </w:tc>
        <w:tc>
          <w:tcPr>
            <w:tcW w:w="270" w:type="pct"/>
            <w:hideMark/>
          </w:tcPr>
          <w:p w14:paraId="69292F02" w14:textId="77777777" w:rsidR="008537A2" w:rsidRPr="00C75A4E" w:rsidRDefault="008537A2" w:rsidP="008537A2">
            <w:pPr>
              <w:pStyle w:val="GOSTTableHead"/>
              <w:rPr>
                <w:ins w:id="8754" w:author="Сатлер Марина Викторовна" w:date="2025-11-12T14:06:00Z"/>
                <w:b w:val="0"/>
              </w:rPr>
            </w:pPr>
            <w:ins w:id="8755" w:author="Сатлер Марина Викторовна" w:date="2025-11-12T14:06:00Z">
              <w:r w:rsidRPr="00890A8D">
                <w:t>Размерность</w:t>
              </w:r>
            </w:ins>
          </w:p>
        </w:tc>
        <w:tc>
          <w:tcPr>
            <w:tcW w:w="2247" w:type="pct"/>
          </w:tcPr>
          <w:p w14:paraId="6BFD4E18" w14:textId="77777777" w:rsidR="008537A2" w:rsidRPr="00C75A4E" w:rsidRDefault="008537A2" w:rsidP="008537A2">
            <w:pPr>
              <w:pStyle w:val="GOSTTableHead"/>
              <w:rPr>
                <w:ins w:id="8756" w:author="Сатлер Марина Викторовна" w:date="2025-11-12T14:06:00Z"/>
                <w:b w:val="0"/>
              </w:rPr>
            </w:pPr>
            <w:ins w:id="8757" w:author="Сатлер Марина Викторовна" w:date="2025-11-12T14:06:00Z">
              <w:r w:rsidRPr="00890A8D">
                <w:t>Описание</w:t>
              </w:r>
            </w:ins>
          </w:p>
        </w:tc>
      </w:tr>
      <w:tr w:rsidR="008537A2" w:rsidRPr="00002655" w14:paraId="0D497B12" w14:textId="77777777" w:rsidTr="008537A2">
        <w:trPr>
          <w:ins w:id="8758" w:author="Сатлер Марина Викторовна" w:date="2025-11-12T14:06:00Z"/>
        </w:trPr>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62B322C3" w14:textId="77777777" w:rsidR="008537A2" w:rsidRPr="00002655" w:rsidRDefault="008537A2" w:rsidP="008537A2">
            <w:pPr>
              <w:ind w:firstLine="0"/>
              <w:jc w:val="center"/>
              <w:rPr>
                <w:ins w:id="8759" w:author="Сатлер Марина Викторовна" w:date="2025-11-12T14:06:00Z"/>
                <w:b/>
                <w:sz w:val="22"/>
                <w:szCs w:val="22"/>
              </w:rPr>
            </w:pPr>
            <w:ins w:id="8760" w:author="Сатлер Марина Викторовна" w:date="2025-11-12T14:06:00Z">
              <w:r w:rsidRPr="00002655">
                <w:rPr>
                  <w:b/>
                  <w:sz w:val="22"/>
                  <w:szCs w:val="22"/>
                </w:rPr>
                <w:t>Перечень параметров запроса (</w:t>
              </w:r>
              <w:r w:rsidRPr="00002655">
                <w:rPr>
                  <w:b/>
                  <w:sz w:val="22"/>
                  <w:szCs w:val="22"/>
                  <w:lang w:val="en-US"/>
                </w:rPr>
                <w:t>header</w:t>
              </w:r>
              <w:r w:rsidRPr="00002655">
                <w:rPr>
                  <w:b/>
                  <w:sz w:val="22"/>
                  <w:szCs w:val="22"/>
                </w:rPr>
                <w:t>)</w:t>
              </w:r>
            </w:ins>
          </w:p>
        </w:tc>
      </w:tr>
      <w:tr w:rsidR="008537A2" w:rsidRPr="00002655" w14:paraId="02997ACF" w14:textId="77777777" w:rsidTr="008537A2">
        <w:trPr>
          <w:ins w:id="8761" w:author="Сатлер Марина Викторовна" w:date="2025-11-12T14:06:00Z"/>
        </w:trPr>
        <w:tc>
          <w:tcPr>
            <w:tcW w:w="864" w:type="pct"/>
          </w:tcPr>
          <w:p w14:paraId="5703080D" w14:textId="77777777" w:rsidR="008537A2" w:rsidRPr="00BA7A4A" w:rsidRDefault="008537A2">
            <w:pPr>
              <w:pStyle w:val="GOSTTablenorm"/>
              <w:rPr>
                <w:ins w:id="8762" w:author="Сатлер Марина Викторовна" w:date="2025-11-12T14:06:00Z"/>
              </w:rPr>
            </w:pPr>
            <w:ins w:id="8763" w:author="Сатлер Марина Викторовна" w:date="2025-11-12T14:06:00Z">
              <w:r w:rsidRPr="00890A8D">
                <w:lastRenderedPageBreak/>
                <w:t>Система-отправитель запроса</w:t>
              </w:r>
            </w:ins>
          </w:p>
        </w:tc>
        <w:tc>
          <w:tcPr>
            <w:tcW w:w="914" w:type="pct"/>
          </w:tcPr>
          <w:p w14:paraId="2A58C280" w14:textId="77777777" w:rsidR="008537A2" w:rsidRPr="00BA7A4A" w:rsidRDefault="008537A2">
            <w:pPr>
              <w:pStyle w:val="GOSTTablenorm"/>
              <w:rPr>
                <w:ins w:id="8764" w:author="Сатлер Марина Викторовна" w:date="2025-11-12T14:06:00Z"/>
              </w:rPr>
            </w:pPr>
            <w:ins w:id="8765" w:author="Сатлер Марина Викторовна" w:date="2025-11-12T14:06:00Z">
              <w:r w:rsidRPr="00BA7A4A">
                <w:t>Source</w:t>
              </w:r>
            </w:ins>
          </w:p>
        </w:tc>
        <w:tc>
          <w:tcPr>
            <w:tcW w:w="405" w:type="pct"/>
          </w:tcPr>
          <w:p w14:paraId="2A2A71EE" w14:textId="77777777" w:rsidR="008537A2" w:rsidRPr="00BA7A4A" w:rsidRDefault="008537A2">
            <w:pPr>
              <w:pStyle w:val="GOSTTablenorm"/>
              <w:rPr>
                <w:ins w:id="8766" w:author="Сатлер Марина Викторовна" w:date="2025-11-12T14:06:00Z"/>
              </w:rPr>
            </w:pPr>
            <w:ins w:id="8767" w:author="Сатлер Марина Викторовна" w:date="2025-11-12T14:06:00Z">
              <w:r w:rsidRPr="00BA7A4A">
                <w:t>Строка</w:t>
              </w:r>
            </w:ins>
          </w:p>
        </w:tc>
        <w:tc>
          <w:tcPr>
            <w:tcW w:w="300" w:type="pct"/>
          </w:tcPr>
          <w:p w14:paraId="3961919A" w14:textId="77777777" w:rsidR="008537A2" w:rsidRPr="00BA7A4A" w:rsidRDefault="008537A2">
            <w:pPr>
              <w:pStyle w:val="GOSTTablenorm"/>
              <w:rPr>
                <w:ins w:id="8768" w:author="Сатлер Марина Викторовна" w:date="2025-11-12T14:06:00Z"/>
              </w:rPr>
            </w:pPr>
            <w:ins w:id="8769" w:author="Сатлер Марина Викторовна" w:date="2025-11-12T14:06:00Z">
              <w:r w:rsidRPr="00BA7A4A">
                <w:t>Да</w:t>
              </w:r>
            </w:ins>
          </w:p>
        </w:tc>
        <w:tc>
          <w:tcPr>
            <w:tcW w:w="270" w:type="pct"/>
          </w:tcPr>
          <w:p w14:paraId="6F1B8820" w14:textId="77777777" w:rsidR="008537A2" w:rsidRPr="00BA7A4A" w:rsidRDefault="008537A2">
            <w:pPr>
              <w:pStyle w:val="GOSTTablenorm"/>
              <w:rPr>
                <w:ins w:id="8770" w:author="Сатлер Марина Викторовна" w:date="2025-11-12T14:06:00Z"/>
              </w:rPr>
            </w:pPr>
            <w:ins w:id="8771" w:author="Сатлер Марина Викторовна" w:date="2025-11-12T14:06:00Z">
              <w:r w:rsidRPr="00BA7A4A">
                <w:t>&lt;=10</w:t>
              </w:r>
            </w:ins>
          </w:p>
        </w:tc>
        <w:tc>
          <w:tcPr>
            <w:tcW w:w="2247" w:type="pct"/>
          </w:tcPr>
          <w:p w14:paraId="0E4222E6" w14:textId="77777777" w:rsidR="008537A2" w:rsidRDefault="008537A2" w:rsidP="008537A2">
            <w:pPr>
              <w:pStyle w:val="GOSTTablenorm"/>
              <w:rPr>
                <w:ins w:id="8772" w:author="Сатлер Марина Викторовна" w:date="2025-11-12T14:06:00Z"/>
              </w:rPr>
            </w:pPr>
            <w:ins w:id="8773" w:author="Сатлер Марина Викторовна" w:date="2025-11-12T14:06:00Z">
              <w:r w:rsidRPr="00C75A4E">
                <w:rPr>
                  <w:rFonts w:hint="eastAsia"/>
                </w:rPr>
                <w:t>ФП</w:t>
              </w:r>
              <w:r w:rsidRPr="00C75A4E">
                <w:t xml:space="preserve"> </w:t>
              </w:r>
              <w:r w:rsidRPr="00C75A4E">
                <w:rPr>
                  <w:rFonts w:hint="eastAsia"/>
                </w:rPr>
                <w:t>ГИИС</w:t>
              </w:r>
              <w:r w:rsidRPr="00C75A4E">
                <w:t xml:space="preserve"> </w:t>
              </w:r>
              <w:r w:rsidRPr="00C75A4E">
                <w:rPr>
                  <w:rFonts w:hint="eastAsia"/>
                </w:rPr>
                <w:t>ЭБ</w:t>
              </w:r>
              <w:r w:rsidRPr="00C75A4E">
                <w:t xml:space="preserve"> </w:t>
              </w:r>
              <w:r w:rsidRPr="36854D62">
                <w:t>–</w:t>
              </w:r>
              <w:r w:rsidRPr="00C75A4E">
                <w:t xml:space="preserve"> </w:t>
              </w:r>
              <w:r w:rsidRPr="00C75A4E">
                <w:rPr>
                  <w:rFonts w:hint="eastAsia"/>
                </w:rPr>
                <w:t>отправитель</w:t>
              </w:r>
              <w:r w:rsidRPr="00C75A4E">
                <w:t xml:space="preserve"> </w:t>
              </w:r>
              <w:r w:rsidRPr="00C75A4E">
                <w:rPr>
                  <w:rFonts w:hint="eastAsia"/>
                </w:rPr>
                <w:t>запроса</w:t>
              </w:r>
              <w:r w:rsidRPr="00C75A4E">
                <w:t>.</w:t>
              </w:r>
            </w:ins>
          </w:p>
          <w:p w14:paraId="1A417AFE" w14:textId="77777777" w:rsidR="008537A2" w:rsidRPr="00C75A4E" w:rsidRDefault="008537A2" w:rsidP="008537A2">
            <w:pPr>
              <w:pStyle w:val="GOSTTablenorm"/>
              <w:rPr>
                <w:ins w:id="8774" w:author="Сатлер Марина Викторовна" w:date="2025-11-12T14:06:00Z"/>
              </w:rPr>
            </w:pPr>
            <w:ins w:id="8775" w:author="Сатлер Марина Викторовна" w:date="2025-11-12T14:06:00Z">
              <w:r w:rsidRPr="00C75A4E">
                <w:rPr>
                  <w:rFonts w:hint="eastAsia"/>
                </w:rPr>
                <w:t>Возможные</w:t>
              </w:r>
              <w:r w:rsidRPr="00C75A4E">
                <w:t xml:space="preserve"> </w:t>
              </w:r>
              <w:r w:rsidRPr="00C75A4E">
                <w:rPr>
                  <w:rFonts w:hint="eastAsia"/>
                </w:rPr>
                <w:t>значения</w:t>
              </w:r>
              <w:r w:rsidRPr="00C75A4E">
                <w:t>:</w:t>
              </w:r>
            </w:ins>
          </w:p>
          <w:p w14:paraId="5D1826E8" w14:textId="42A783E5" w:rsidR="008537A2" w:rsidRPr="00C75A4E" w:rsidRDefault="008537A2">
            <w:pPr>
              <w:pStyle w:val="GOSTTableListMark1"/>
              <w:rPr>
                <w:ins w:id="8776" w:author="Сатлер Марина Викторовна" w:date="2025-11-12T14:06:00Z"/>
              </w:rPr>
            </w:pPr>
            <w:ins w:id="8777" w:author="Сатлер Марина Викторовна" w:date="2025-11-12T14:06:00Z">
              <w:r w:rsidRPr="00C75A4E">
                <w:t>ARP (</w:t>
              </w:r>
              <w:r w:rsidRPr="00C75A4E">
                <w:rPr>
                  <w:rFonts w:hint="eastAsia"/>
                </w:rPr>
                <w:t>ПУ</w:t>
              </w:r>
            </w:ins>
            <w:ins w:id="8778" w:author="Сатлер Марина Викторовна" w:date="2025-11-13T18:18:00Z">
              <w:r w:rsidR="00E23554">
                <w:t>и</w:t>
              </w:r>
            </w:ins>
            <w:ins w:id="8779" w:author="Сатлер Марина Викторовна" w:date="2025-11-12T14:06:00Z">
              <w:r w:rsidRPr="00C75A4E">
                <w:rPr>
                  <w:rFonts w:hint="eastAsia"/>
                </w:rPr>
                <w:t>О</w:t>
              </w:r>
              <w:r w:rsidRPr="00C75A4E">
                <w:t xml:space="preserve"> </w:t>
              </w:r>
              <w:r w:rsidRPr="00C75A4E">
                <w:rPr>
                  <w:rFonts w:hint="eastAsia"/>
                </w:rPr>
                <w:t>ЭБ</w:t>
              </w:r>
              <w:r w:rsidRPr="00C75A4E">
                <w:t>)</w:t>
              </w:r>
            </w:ins>
          </w:p>
        </w:tc>
      </w:tr>
      <w:tr w:rsidR="008537A2" w:rsidRPr="00002655" w14:paraId="554B1892" w14:textId="77777777" w:rsidTr="008537A2">
        <w:trPr>
          <w:ins w:id="8780" w:author="Сатлер Марина Викторовна" w:date="2025-11-12T14:06:00Z"/>
        </w:trPr>
        <w:tc>
          <w:tcPr>
            <w:tcW w:w="864" w:type="pct"/>
          </w:tcPr>
          <w:p w14:paraId="55091996" w14:textId="213BC9F8" w:rsidR="008537A2" w:rsidRPr="00BA7A4A" w:rsidRDefault="008537A2">
            <w:pPr>
              <w:pStyle w:val="GOSTTablenorm"/>
              <w:rPr>
                <w:ins w:id="8781" w:author="Сатлер Марина Викторовна" w:date="2025-11-12T14:06:00Z"/>
              </w:rPr>
            </w:pPr>
            <w:ins w:id="8782" w:author="Сатлер Марина Викторовна" w:date="2025-11-12T14:06:00Z">
              <w:r w:rsidRPr="00890A8D">
                <w:t>Дата и время запрос</w:t>
              </w:r>
            </w:ins>
            <w:ins w:id="8783" w:author="Сатлер Марина Викторовна" w:date="2025-11-13T18:06:00Z">
              <w:r w:rsidR="008D427B">
                <w:t>а</w:t>
              </w:r>
            </w:ins>
          </w:p>
        </w:tc>
        <w:tc>
          <w:tcPr>
            <w:tcW w:w="914" w:type="pct"/>
          </w:tcPr>
          <w:p w14:paraId="592766C9" w14:textId="77777777" w:rsidR="008537A2" w:rsidRPr="00BA7A4A" w:rsidRDefault="008537A2">
            <w:pPr>
              <w:pStyle w:val="GOSTTablenorm"/>
              <w:rPr>
                <w:ins w:id="8784" w:author="Сатлер Марина Викторовна" w:date="2025-11-12T14:06:00Z"/>
              </w:rPr>
            </w:pPr>
            <w:ins w:id="8785" w:author="Сатлер Марина Викторовна" w:date="2025-11-12T14:06:00Z">
              <w:r w:rsidRPr="00BA7A4A">
                <w:t>ReqDateTime</w:t>
              </w:r>
            </w:ins>
          </w:p>
        </w:tc>
        <w:tc>
          <w:tcPr>
            <w:tcW w:w="405" w:type="pct"/>
          </w:tcPr>
          <w:p w14:paraId="579F0EF3" w14:textId="77777777" w:rsidR="008537A2" w:rsidRPr="00BA7A4A" w:rsidRDefault="008537A2">
            <w:pPr>
              <w:pStyle w:val="GOSTTablenorm"/>
              <w:rPr>
                <w:ins w:id="8786" w:author="Сатлер Марина Викторовна" w:date="2025-11-12T14:06:00Z"/>
              </w:rPr>
            </w:pPr>
            <w:ins w:id="8787" w:author="Сатлер Марина Викторовна" w:date="2025-11-12T14:06:00Z">
              <w:r w:rsidRPr="00BA7A4A">
                <w:t>Дата-время (timestamp)</w:t>
              </w:r>
            </w:ins>
          </w:p>
        </w:tc>
        <w:tc>
          <w:tcPr>
            <w:tcW w:w="300" w:type="pct"/>
          </w:tcPr>
          <w:p w14:paraId="0C0D69A1" w14:textId="77777777" w:rsidR="008537A2" w:rsidRPr="00BA7A4A" w:rsidRDefault="008537A2">
            <w:pPr>
              <w:pStyle w:val="GOSTTablenorm"/>
              <w:rPr>
                <w:ins w:id="8788" w:author="Сатлер Марина Викторовна" w:date="2025-11-12T14:06:00Z"/>
              </w:rPr>
            </w:pPr>
            <w:ins w:id="8789" w:author="Сатлер Марина Викторовна" w:date="2025-11-12T14:06:00Z">
              <w:r w:rsidRPr="00BA7A4A">
                <w:t>Да</w:t>
              </w:r>
            </w:ins>
          </w:p>
        </w:tc>
        <w:tc>
          <w:tcPr>
            <w:tcW w:w="270" w:type="pct"/>
          </w:tcPr>
          <w:p w14:paraId="799A07CC" w14:textId="77777777" w:rsidR="008537A2" w:rsidRPr="00BA7A4A" w:rsidRDefault="008537A2">
            <w:pPr>
              <w:pStyle w:val="GOSTTablenorm"/>
              <w:rPr>
                <w:ins w:id="8790" w:author="Сатлер Марина Викторовна" w:date="2025-11-12T14:06:00Z"/>
              </w:rPr>
            </w:pPr>
          </w:p>
        </w:tc>
        <w:tc>
          <w:tcPr>
            <w:tcW w:w="2247" w:type="pct"/>
          </w:tcPr>
          <w:p w14:paraId="252A13CC" w14:textId="0DC002B8" w:rsidR="008537A2" w:rsidRPr="00C425C3" w:rsidRDefault="008537A2">
            <w:pPr>
              <w:pStyle w:val="GOSTTablenorm"/>
              <w:rPr>
                <w:ins w:id="8791" w:author="Сатлер Марина Викторовна" w:date="2025-11-12T14:06:00Z"/>
              </w:rPr>
            </w:pPr>
            <w:ins w:id="8792" w:author="Сатлер Марина Викторовна" w:date="2025-11-12T14:06:00Z">
              <w:r w:rsidRPr="00C425C3">
                <w:t xml:space="preserve">Дата и время формирования запроса </w:t>
              </w:r>
            </w:ins>
            <w:ins w:id="8793" w:author="Сатлер Марина Викторовна" w:date="2025-11-13T18:07:00Z">
              <w:r w:rsidR="008D427B">
                <w:t xml:space="preserve">в </w:t>
              </w:r>
            </w:ins>
            <w:ins w:id="8794" w:author="Сатлер Марина Викторовна" w:date="2025-11-12T14:06:00Z">
              <w:r w:rsidRPr="00C425C3">
                <w:t>ФП ГИИС ЭБ</w:t>
              </w:r>
            </w:ins>
          </w:p>
          <w:p w14:paraId="5A464828" w14:textId="77777777" w:rsidR="008537A2" w:rsidRPr="00C425C3" w:rsidRDefault="008537A2">
            <w:pPr>
              <w:pStyle w:val="GOSTTablenorm"/>
              <w:rPr>
                <w:ins w:id="8795" w:author="Сатлер Марина Викторовна" w:date="2025-11-12T14:06:00Z"/>
              </w:rPr>
            </w:pPr>
            <w:ins w:id="8796" w:author="Сатлер Марина Викторовна" w:date="2025-11-12T14:06:00Z">
              <w:r w:rsidRPr="00C425C3">
                <w:t xml:space="preserve">Формат YYYY-MM-DD </w:t>
              </w:r>
              <w:proofErr w:type="gramStart"/>
              <w:r w:rsidRPr="00C425C3">
                <w:t>hh:mm</w:t>
              </w:r>
              <w:proofErr w:type="gramEnd"/>
              <w:r w:rsidRPr="00C425C3">
                <w:t>:ss</w:t>
              </w:r>
            </w:ins>
          </w:p>
        </w:tc>
      </w:tr>
      <w:tr w:rsidR="008537A2" w:rsidRPr="00002655" w14:paraId="1CCDC44F" w14:textId="77777777" w:rsidTr="008537A2">
        <w:trPr>
          <w:ins w:id="8797" w:author="Сатлер Марина Викторовна" w:date="2025-11-12T14:06:00Z"/>
        </w:trPr>
        <w:tc>
          <w:tcPr>
            <w:tcW w:w="864" w:type="pct"/>
          </w:tcPr>
          <w:p w14:paraId="3CFA8469" w14:textId="77777777" w:rsidR="008537A2" w:rsidRPr="00BA7A4A" w:rsidRDefault="008537A2">
            <w:pPr>
              <w:pStyle w:val="GOSTTablenorm"/>
              <w:rPr>
                <w:ins w:id="8798" w:author="Сатлер Марина Викторовна" w:date="2025-11-12T14:06:00Z"/>
              </w:rPr>
            </w:pPr>
            <w:ins w:id="8799" w:author="Сатлер Марина Викторовна" w:date="2025-11-12T14:06:00Z">
              <w:r w:rsidRPr="00890A8D">
                <w:t>Версия формата запроса</w:t>
              </w:r>
            </w:ins>
          </w:p>
        </w:tc>
        <w:tc>
          <w:tcPr>
            <w:tcW w:w="914" w:type="pct"/>
          </w:tcPr>
          <w:p w14:paraId="71B69525" w14:textId="77777777" w:rsidR="008537A2" w:rsidRPr="00BA7A4A" w:rsidRDefault="008537A2">
            <w:pPr>
              <w:pStyle w:val="GOSTTablenorm"/>
              <w:rPr>
                <w:ins w:id="8800" w:author="Сатлер Марина Викторовна" w:date="2025-11-12T14:06:00Z"/>
              </w:rPr>
            </w:pPr>
            <w:ins w:id="8801" w:author="Сатлер Марина Викторовна" w:date="2025-11-12T14:06:00Z">
              <w:r w:rsidRPr="00BA7A4A">
                <w:t>Version</w:t>
              </w:r>
            </w:ins>
          </w:p>
        </w:tc>
        <w:tc>
          <w:tcPr>
            <w:tcW w:w="405" w:type="pct"/>
          </w:tcPr>
          <w:p w14:paraId="0484A6F4" w14:textId="77777777" w:rsidR="008537A2" w:rsidRPr="00BA7A4A" w:rsidRDefault="008537A2">
            <w:pPr>
              <w:pStyle w:val="GOSTTablenorm"/>
              <w:rPr>
                <w:ins w:id="8802" w:author="Сатлер Марина Викторовна" w:date="2025-11-12T14:06:00Z"/>
              </w:rPr>
            </w:pPr>
            <w:ins w:id="8803" w:author="Сатлер Марина Викторовна" w:date="2025-11-12T14:06:00Z">
              <w:r w:rsidRPr="00BA7A4A">
                <w:t>Строка</w:t>
              </w:r>
            </w:ins>
          </w:p>
        </w:tc>
        <w:tc>
          <w:tcPr>
            <w:tcW w:w="300" w:type="pct"/>
          </w:tcPr>
          <w:p w14:paraId="70059184" w14:textId="77777777" w:rsidR="008537A2" w:rsidRPr="00BA7A4A" w:rsidRDefault="008537A2">
            <w:pPr>
              <w:pStyle w:val="GOSTTablenorm"/>
              <w:rPr>
                <w:ins w:id="8804" w:author="Сатлер Марина Викторовна" w:date="2025-11-12T14:06:00Z"/>
              </w:rPr>
            </w:pPr>
            <w:ins w:id="8805" w:author="Сатлер Марина Викторовна" w:date="2025-11-12T14:06:00Z">
              <w:r w:rsidRPr="00BA7A4A">
                <w:t>Да</w:t>
              </w:r>
            </w:ins>
          </w:p>
        </w:tc>
        <w:tc>
          <w:tcPr>
            <w:tcW w:w="270" w:type="pct"/>
          </w:tcPr>
          <w:p w14:paraId="20AC5B9B" w14:textId="77777777" w:rsidR="008537A2" w:rsidRPr="00BA7A4A" w:rsidRDefault="008537A2">
            <w:pPr>
              <w:pStyle w:val="GOSTTablenorm"/>
              <w:rPr>
                <w:ins w:id="8806" w:author="Сатлер Марина Викторовна" w:date="2025-11-12T14:06:00Z"/>
              </w:rPr>
            </w:pPr>
            <w:ins w:id="8807" w:author="Сатлер Марина Викторовна" w:date="2025-11-12T14:06:00Z">
              <w:r w:rsidRPr="00BA7A4A">
                <w:t>&lt;=10</w:t>
              </w:r>
            </w:ins>
          </w:p>
        </w:tc>
        <w:tc>
          <w:tcPr>
            <w:tcW w:w="2247" w:type="pct"/>
          </w:tcPr>
          <w:p w14:paraId="0F431D75" w14:textId="77777777" w:rsidR="008537A2" w:rsidRPr="00C425C3" w:rsidRDefault="008537A2">
            <w:pPr>
              <w:pStyle w:val="GOSTTablenorm"/>
              <w:rPr>
                <w:ins w:id="8808" w:author="Сатлер Марина Викторовна" w:date="2025-11-12T14:06:00Z"/>
              </w:rPr>
            </w:pPr>
            <w:ins w:id="8809" w:author="Сатлер Марина Викторовна" w:date="2025-11-12T14:06:00Z">
              <w:r w:rsidRPr="00C425C3">
                <w:t>Версия формата запроса</w:t>
              </w:r>
            </w:ins>
          </w:p>
        </w:tc>
      </w:tr>
      <w:tr w:rsidR="008537A2" w:rsidRPr="00002655" w14:paraId="438DB6B0" w14:textId="77777777" w:rsidTr="008537A2">
        <w:trPr>
          <w:ins w:id="8810" w:author="Сатлер Марина Викторовна" w:date="2025-11-12T14:06:00Z"/>
        </w:trPr>
        <w:tc>
          <w:tcPr>
            <w:tcW w:w="864" w:type="pct"/>
          </w:tcPr>
          <w:p w14:paraId="1CF0C406" w14:textId="77777777" w:rsidR="008537A2" w:rsidRPr="00BA7A4A" w:rsidRDefault="008537A2">
            <w:pPr>
              <w:pStyle w:val="GOSTTablenorm"/>
              <w:rPr>
                <w:ins w:id="8811" w:author="Сатлер Марина Викторовна" w:date="2025-11-12T14:06:00Z"/>
              </w:rPr>
            </w:pPr>
            <w:ins w:id="8812" w:author="Сатлер Марина Викторовна" w:date="2025-11-12T14:06:00Z">
              <w:r w:rsidRPr="00890A8D">
                <w:t>Глобальный идентификатор запроса</w:t>
              </w:r>
            </w:ins>
          </w:p>
        </w:tc>
        <w:tc>
          <w:tcPr>
            <w:tcW w:w="914" w:type="pct"/>
          </w:tcPr>
          <w:p w14:paraId="5B9CCBEE" w14:textId="77777777" w:rsidR="008537A2" w:rsidRPr="00BA7A4A" w:rsidRDefault="008537A2">
            <w:pPr>
              <w:pStyle w:val="GOSTTablenorm"/>
              <w:rPr>
                <w:ins w:id="8813" w:author="Сатлер Марина Викторовна" w:date="2025-11-12T14:06:00Z"/>
              </w:rPr>
            </w:pPr>
            <w:ins w:id="8814" w:author="Сатлер Марина Викторовна" w:date="2025-11-12T14:06:00Z">
              <w:r w:rsidRPr="00C75A4E">
                <w:t>Req</w:t>
              </w:r>
              <w:r w:rsidRPr="00890A8D">
                <w:t>Guid</w:t>
              </w:r>
            </w:ins>
          </w:p>
        </w:tc>
        <w:tc>
          <w:tcPr>
            <w:tcW w:w="405" w:type="pct"/>
          </w:tcPr>
          <w:p w14:paraId="29485AAE" w14:textId="77777777" w:rsidR="008537A2" w:rsidRPr="00BA7A4A" w:rsidRDefault="008537A2">
            <w:pPr>
              <w:pStyle w:val="GOSTTablenorm"/>
              <w:rPr>
                <w:ins w:id="8815" w:author="Сатлер Марина Викторовна" w:date="2025-11-12T14:06:00Z"/>
              </w:rPr>
            </w:pPr>
            <w:ins w:id="8816" w:author="Сатлер Марина Викторовна" w:date="2025-11-12T14:06:00Z">
              <w:r w:rsidRPr="00BA7A4A">
                <w:t>GUID</w:t>
              </w:r>
            </w:ins>
          </w:p>
        </w:tc>
        <w:tc>
          <w:tcPr>
            <w:tcW w:w="300" w:type="pct"/>
          </w:tcPr>
          <w:p w14:paraId="57CB8A4B" w14:textId="77777777" w:rsidR="008537A2" w:rsidRPr="00BA7A4A" w:rsidRDefault="008537A2">
            <w:pPr>
              <w:pStyle w:val="GOSTTablenorm"/>
              <w:rPr>
                <w:ins w:id="8817" w:author="Сатлер Марина Викторовна" w:date="2025-11-12T14:06:00Z"/>
              </w:rPr>
            </w:pPr>
            <w:ins w:id="8818" w:author="Сатлер Марина Викторовна" w:date="2025-11-12T14:06:00Z">
              <w:r w:rsidRPr="00BA7A4A">
                <w:t>Да</w:t>
              </w:r>
            </w:ins>
          </w:p>
        </w:tc>
        <w:tc>
          <w:tcPr>
            <w:tcW w:w="270" w:type="pct"/>
          </w:tcPr>
          <w:p w14:paraId="36854B38" w14:textId="77777777" w:rsidR="008537A2" w:rsidRPr="00BA7A4A" w:rsidRDefault="008537A2">
            <w:pPr>
              <w:pStyle w:val="GOSTTablenorm"/>
              <w:rPr>
                <w:ins w:id="8819" w:author="Сатлер Марина Викторовна" w:date="2025-11-12T14:06:00Z"/>
              </w:rPr>
            </w:pPr>
            <w:ins w:id="8820" w:author="Сатлер Марина Викторовна" w:date="2025-11-12T14:06:00Z">
              <w:r w:rsidRPr="00BA7A4A">
                <w:t>=36</w:t>
              </w:r>
            </w:ins>
          </w:p>
        </w:tc>
        <w:tc>
          <w:tcPr>
            <w:tcW w:w="2247" w:type="pct"/>
          </w:tcPr>
          <w:p w14:paraId="32A3735E" w14:textId="77777777" w:rsidR="008537A2" w:rsidRPr="00C425C3" w:rsidRDefault="008537A2">
            <w:pPr>
              <w:pStyle w:val="GOSTTablenorm"/>
              <w:rPr>
                <w:ins w:id="8821" w:author="Сатлер Марина Викторовна" w:date="2025-11-12T14:06:00Z"/>
              </w:rPr>
            </w:pPr>
            <w:ins w:id="8822" w:author="Сатлер Марина Викторовна" w:date="2025-11-12T14:06:00Z">
              <w:r w:rsidRPr="00C425C3">
                <w:t>Уникальный идентификатор запроса (с тире)</w:t>
              </w:r>
            </w:ins>
          </w:p>
        </w:tc>
      </w:tr>
      <w:tr w:rsidR="00CF093F" w:rsidRPr="00002655" w14:paraId="45D93B0B" w14:textId="77777777" w:rsidTr="008537A2">
        <w:trPr>
          <w:ins w:id="8823" w:author="Сатлер Марина Викторовна" w:date="2025-11-13T11:22:00Z"/>
        </w:trPr>
        <w:tc>
          <w:tcPr>
            <w:tcW w:w="864" w:type="pct"/>
          </w:tcPr>
          <w:p w14:paraId="56CA580E" w14:textId="72BDE520" w:rsidR="00CF093F" w:rsidRPr="00890A8D" w:rsidRDefault="00CF093F" w:rsidP="00CF093F">
            <w:pPr>
              <w:pStyle w:val="GOSTTablenorm"/>
              <w:rPr>
                <w:ins w:id="8824" w:author="Сатлер Марина Викторовна" w:date="2025-11-13T11:22:00Z"/>
              </w:rPr>
            </w:pPr>
            <w:commentRangeStart w:id="8825"/>
            <w:ins w:id="8826" w:author="Сатлер Марина Викторовна" w:date="2025-11-13T11:22:00Z">
              <w:r w:rsidRPr="00117E38">
                <w:rPr>
                  <w:highlight w:val="yellow"/>
                </w:rPr>
                <w:t>Глобальный идентификатор документа</w:t>
              </w:r>
              <w:commentRangeEnd w:id="8825"/>
              <w:r>
                <w:rPr>
                  <w:rStyle w:val="afff4"/>
                </w:rPr>
                <w:commentReference w:id="8825"/>
              </w:r>
            </w:ins>
          </w:p>
        </w:tc>
        <w:tc>
          <w:tcPr>
            <w:tcW w:w="914" w:type="pct"/>
          </w:tcPr>
          <w:p w14:paraId="2BA0F80A" w14:textId="3576EACD" w:rsidR="00CF093F" w:rsidRPr="00C75A4E" w:rsidRDefault="00CF093F" w:rsidP="00CF093F">
            <w:pPr>
              <w:pStyle w:val="GOSTTablenorm"/>
              <w:rPr>
                <w:ins w:id="8827" w:author="Сатлер Марина Викторовна" w:date="2025-11-13T11:22:00Z"/>
              </w:rPr>
            </w:pPr>
            <w:ins w:id="8828" w:author="Сатлер Марина Викторовна" w:date="2025-11-13T11:22:00Z">
              <w:r w:rsidRPr="00117E38">
                <w:rPr>
                  <w:highlight w:val="yellow"/>
                  <w:lang w:val="en-US"/>
                </w:rPr>
                <w:t>DocGuid</w:t>
              </w:r>
            </w:ins>
          </w:p>
        </w:tc>
        <w:tc>
          <w:tcPr>
            <w:tcW w:w="405" w:type="pct"/>
          </w:tcPr>
          <w:p w14:paraId="59586123" w14:textId="2E1A82EE" w:rsidR="00CF093F" w:rsidRPr="00BA7A4A" w:rsidRDefault="00CF093F" w:rsidP="00CF093F">
            <w:pPr>
              <w:pStyle w:val="GOSTTablenorm"/>
              <w:rPr>
                <w:ins w:id="8829" w:author="Сатлер Марина Викторовна" w:date="2025-11-13T11:22:00Z"/>
              </w:rPr>
            </w:pPr>
            <w:ins w:id="8830" w:author="Сатлер Марина Викторовна" w:date="2025-11-13T11:22:00Z">
              <w:r w:rsidRPr="00117E38">
                <w:rPr>
                  <w:highlight w:val="yellow"/>
                  <w:lang w:val="en-US"/>
                </w:rPr>
                <w:t>GUID</w:t>
              </w:r>
            </w:ins>
          </w:p>
        </w:tc>
        <w:tc>
          <w:tcPr>
            <w:tcW w:w="300" w:type="pct"/>
          </w:tcPr>
          <w:p w14:paraId="2E935CD3" w14:textId="4A1DB0BD" w:rsidR="00CF093F" w:rsidRPr="00BA7A4A" w:rsidRDefault="00CF093F" w:rsidP="00CF093F">
            <w:pPr>
              <w:pStyle w:val="GOSTTablenorm"/>
              <w:rPr>
                <w:ins w:id="8831" w:author="Сатлер Марина Викторовна" w:date="2025-11-13T11:22:00Z"/>
              </w:rPr>
            </w:pPr>
            <w:ins w:id="8832" w:author="Сатлер Марина Викторовна" w:date="2025-11-13T11:22:00Z">
              <w:r w:rsidRPr="00117E38">
                <w:rPr>
                  <w:highlight w:val="yellow"/>
                </w:rPr>
                <w:t>Да</w:t>
              </w:r>
            </w:ins>
          </w:p>
        </w:tc>
        <w:tc>
          <w:tcPr>
            <w:tcW w:w="270" w:type="pct"/>
          </w:tcPr>
          <w:p w14:paraId="665CCDB6" w14:textId="7012190D" w:rsidR="00CF093F" w:rsidRPr="00BA7A4A" w:rsidRDefault="00CF093F" w:rsidP="00CF093F">
            <w:pPr>
              <w:pStyle w:val="GOSTTablenorm"/>
              <w:rPr>
                <w:ins w:id="8833" w:author="Сатлер Марина Викторовна" w:date="2025-11-13T11:22:00Z"/>
              </w:rPr>
            </w:pPr>
            <w:ins w:id="8834" w:author="Сатлер Марина Викторовна" w:date="2025-11-13T11:22:00Z">
              <w:r w:rsidRPr="00117E38">
                <w:rPr>
                  <w:highlight w:val="yellow"/>
                  <w:lang w:val="en-US"/>
                </w:rPr>
                <w:t>=</w:t>
              </w:r>
              <w:r w:rsidRPr="00117E38">
                <w:rPr>
                  <w:highlight w:val="yellow"/>
                </w:rPr>
                <w:t>36</w:t>
              </w:r>
            </w:ins>
          </w:p>
        </w:tc>
        <w:tc>
          <w:tcPr>
            <w:tcW w:w="2247" w:type="pct"/>
          </w:tcPr>
          <w:p w14:paraId="114CAEC3" w14:textId="0157F220" w:rsidR="00CF093F" w:rsidRPr="00C425C3" w:rsidRDefault="00CF093F" w:rsidP="00CF093F">
            <w:pPr>
              <w:pStyle w:val="GOSTTablenorm"/>
              <w:rPr>
                <w:ins w:id="8835" w:author="Сатлер Марина Викторовна" w:date="2025-11-13T11:22:00Z"/>
              </w:rPr>
            </w:pPr>
            <w:ins w:id="8836" w:author="Сатлер Марина Викторовна" w:date="2025-11-13T11:22:00Z">
              <w:r w:rsidRPr="00117E38">
                <w:rPr>
                  <w:highlight w:val="yellow"/>
                </w:rPr>
                <w:t>Уникальный идентификатор документа (с тире), по которому требуется отразить операцию в учете</w:t>
              </w:r>
            </w:ins>
          </w:p>
        </w:tc>
      </w:tr>
      <w:tr w:rsidR="00CF093F" w:rsidRPr="00002655" w14:paraId="797176B5" w14:textId="77777777" w:rsidTr="008537A2">
        <w:trPr>
          <w:ins w:id="8837" w:author="Сатлер Марина Викторовна" w:date="2025-11-12T14:06:00Z"/>
        </w:trPr>
        <w:tc>
          <w:tcPr>
            <w:tcW w:w="864" w:type="pct"/>
          </w:tcPr>
          <w:p w14:paraId="2EA65A1A" w14:textId="77777777" w:rsidR="00CF093F" w:rsidRPr="00002655" w:rsidRDefault="00CF093F" w:rsidP="003262ED">
            <w:pPr>
              <w:pStyle w:val="GOSTTablenorm"/>
              <w:rPr>
                <w:ins w:id="8838" w:author="Сатлер Марина Викторовна" w:date="2025-11-12T14:06:00Z"/>
                <w:szCs w:val="22"/>
              </w:rPr>
            </w:pPr>
            <w:ins w:id="8839" w:author="Сатлер Марина Викторовна" w:date="2025-11-12T14:06:00Z">
              <w:r w:rsidRPr="00002655">
                <w:rPr>
                  <w:szCs w:val="22"/>
                </w:rPr>
                <w:t>Тип запроса</w:t>
              </w:r>
            </w:ins>
          </w:p>
        </w:tc>
        <w:tc>
          <w:tcPr>
            <w:tcW w:w="914" w:type="pct"/>
          </w:tcPr>
          <w:p w14:paraId="3EDB5AF5" w14:textId="77777777" w:rsidR="00CF093F" w:rsidRPr="00002655" w:rsidRDefault="00CF093F" w:rsidP="003262ED">
            <w:pPr>
              <w:pStyle w:val="GOSTTablenorm"/>
              <w:rPr>
                <w:ins w:id="8840" w:author="Сатлер Марина Викторовна" w:date="2025-11-12T14:06:00Z"/>
                <w:szCs w:val="22"/>
              </w:rPr>
            </w:pPr>
            <w:ins w:id="8841" w:author="Сатлер Марина Викторовна" w:date="2025-11-12T14:06:00Z">
              <w:r w:rsidRPr="00002655">
                <w:rPr>
                  <w:szCs w:val="22"/>
                </w:rPr>
                <w:t>RequestType</w:t>
              </w:r>
            </w:ins>
          </w:p>
        </w:tc>
        <w:tc>
          <w:tcPr>
            <w:tcW w:w="405" w:type="pct"/>
          </w:tcPr>
          <w:p w14:paraId="003D35BC" w14:textId="77777777" w:rsidR="00CF093F" w:rsidRPr="00002655" w:rsidRDefault="00CF093F" w:rsidP="003262ED">
            <w:pPr>
              <w:pStyle w:val="GOSTTablenorm"/>
              <w:rPr>
                <w:ins w:id="8842" w:author="Сатлер Марина Викторовна" w:date="2025-11-12T14:06:00Z"/>
                <w:szCs w:val="22"/>
              </w:rPr>
            </w:pPr>
            <w:ins w:id="8843" w:author="Сатлер Марина Викторовна" w:date="2025-11-12T14:06:00Z">
              <w:r w:rsidRPr="00002655">
                <w:rPr>
                  <w:szCs w:val="22"/>
                </w:rPr>
                <w:t>Строка</w:t>
              </w:r>
            </w:ins>
          </w:p>
        </w:tc>
        <w:tc>
          <w:tcPr>
            <w:tcW w:w="300" w:type="pct"/>
          </w:tcPr>
          <w:p w14:paraId="474320C6" w14:textId="77777777" w:rsidR="00CF093F" w:rsidRPr="00002655" w:rsidRDefault="00CF093F" w:rsidP="003262ED">
            <w:pPr>
              <w:pStyle w:val="GOSTTablenorm"/>
              <w:rPr>
                <w:ins w:id="8844" w:author="Сатлер Марина Викторовна" w:date="2025-11-12T14:06:00Z"/>
                <w:szCs w:val="22"/>
              </w:rPr>
            </w:pPr>
            <w:ins w:id="8845" w:author="Сатлер Марина Викторовна" w:date="2025-11-12T14:06:00Z">
              <w:r w:rsidRPr="00002655">
                <w:rPr>
                  <w:szCs w:val="22"/>
                </w:rPr>
                <w:t>Да</w:t>
              </w:r>
            </w:ins>
          </w:p>
        </w:tc>
        <w:tc>
          <w:tcPr>
            <w:tcW w:w="270" w:type="pct"/>
          </w:tcPr>
          <w:p w14:paraId="754D1D9A" w14:textId="26E401F3" w:rsidR="00CF093F" w:rsidRPr="00002655" w:rsidRDefault="00CF093F" w:rsidP="003262ED">
            <w:pPr>
              <w:pStyle w:val="GOSTTablenorm"/>
              <w:rPr>
                <w:ins w:id="8846" w:author="Сатлер Марина Викторовна" w:date="2025-11-12T14:06:00Z"/>
                <w:szCs w:val="22"/>
              </w:rPr>
            </w:pPr>
            <w:ins w:id="8847" w:author="Сатлер Марина Викторовна" w:date="2025-11-12T14:06:00Z">
              <w:r w:rsidRPr="00002655">
                <w:rPr>
                  <w:szCs w:val="22"/>
                </w:rPr>
                <w:t>&lt;=</w:t>
              </w:r>
            </w:ins>
            <w:ins w:id="8848" w:author="Сатлер Марина Викторовна" w:date="2025-11-14T09:31:00Z">
              <w:r w:rsidR="00683415">
                <w:rPr>
                  <w:szCs w:val="22"/>
                </w:rPr>
                <w:t>5</w:t>
              </w:r>
            </w:ins>
            <w:commentRangeStart w:id="8849"/>
            <w:ins w:id="8850" w:author="Сатлер Марина Викторовна" w:date="2025-11-12T14:06:00Z">
              <w:r w:rsidRPr="003F3AB3">
                <w:rPr>
                  <w:szCs w:val="22"/>
                </w:rPr>
                <w:t>0</w:t>
              </w:r>
            </w:ins>
            <w:commentRangeEnd w:id="8849"/>
            <w:ins w:id="8851" w:author="Сатлер Марина Викторовна" w:date="2025-11-13T11:56:00Z">
              <w:r w:rsidR="006343B0">
                <w:rPr>
                  <w:rStyle w:val="afff4"/>
                </w:rPr>
                <w:commentReference w:id="8849"/>
              </w:r>
            </w:ins>
          </w:p>
        </w:tc>
        <w:tc>
          <w:tcPr>
            <w:tcW w:w="2247" w:type="pct"/>
          </w:tcPr>
          <w:p w14:paraId="2A7584B9" w14:textId="2FCA1915" w:rsidR="00CF093F" w:rsidRPr="00CF093F" w:rsidRDefault="00CF093F" w:rsidP="003262ED">
            <w:pPr>
              <w:pStyle w:val="GOSTTablenorm"/>
              <w:rPr>
                <w:ins w:id="8852" w:author="Сатлер Марина Викторовна" w:date="2025-11-12T14:06:00Z"/>
              </w:rPr>
            </w:pPr>
            <w:ins w:id="8853" w:author="Сатлер Марина Викторовна" w:date="2025-11-12T17:22:00Z">
              <w:r w:rsidRPr="00AA1255">
                <w:t>Тип запроса согласно таблице</w:t>
              </w:r>
              <w:r>
                <w:t xml:space="preserve"> </w:t>
              </w:r>
            </w:ins>
            <w:ins w:id="8854" w:author="Сатлер Марина Викторовна" w:date="2025-11-13T13:39:00Z">
              <w:r w:rsidR="001A3380">
                <w:fldChar w:fldCharType="begin"/>
              </w:r>
              <w:r w:rsidR="001A3380">
                <w:instrText xml:space="preserve"> REF _Ref213922557 \h </w:instrText>
              </w:r>
            </w:ins>
            <w:r w:rsidR="001A3380">
              <w:fldChar w:fldCharType="separate"/>
            </w:r>
            <w:r w:rsidR="00F300A9">
              <w:rPr>
                <w:noProof/>
              </w:rPr>
              <w:t>35</w:t>
            </w:r>
            <w:ins w:id="8855" w:author="Сатлер Марина Викторовна" w:date="2025-11-13T13:39:00Z">
              <w:r w:rsidR="001A3380">
                <w:fldChar w:fldCharType="end"/>
              </w:r>
            </w:ins>
          </w:p>
        </w:tc>
      </w:tr>
      <w:tr w:rsidR="00CF093F" w:rsidRPr="00002655" w14:paraId="16A94522" w14:textId="77777777" w:rsidTr="008537A2">
        <w:trPr>
          <w:trHeight w:val="407"/>
          <w:ins w:id="8856" w:author="Сатлер Марина Викторовна" w:date="2025-11-12T14:06:00Z"/>
        </w:trPr>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10E4053A" w14:textId="70534BCE" w:rsidR="00CF093F" w:rsidRPr="00C75A4E" w:rsidRDefault="00CF093F">
            <w:pPr>
              <w:pStyle w:val="GOSTTablenorm"/>
              <w:jc w:val="center"/>
              <w:rPr>
                <w:ins w:id="8857" w:author="Сатлер Марина Викторовна" w:date="2025-11-12T14:06:00Z"/>
                <w:b/>
              </w:rPr>
            </w:pPr>
            <w:ins w:id="8858" w:author="Сатлер Марина Викторовна" w:date="2025-11-12T17:20:00Z">
              <w:r w:rsidRPr="00AA1255">
                <w:rPr>
                  <w:b/>
                </w:rPr>
                <w:t xml:space="preserve">Перечень параметров тела запроса </w:t>
              </w:r>
            </w:ins>
            <w:ins w:id="8859" w:author="Сатлер Марина Викторовна" w:date="2025-11-13T11:43:00Z">
              <w:r w:rsidR="005D5DC3" w:rsidRPr="005D5DC3">
                <w:rPr>
                  <w:b/>
                </w:rPr>
                <w:t>на выполнение операции по заключению счетов отчетного финансового года по операциям ЕБП, направляем</w:t>
              </w:r>
              <w:r w:rsidR="005D5DC3">
                <w:rPr>
                  <w:b/>
                </w:rPr>
                <w:t>ого</w:t>
              </w:r>
              <w:r w:rsidR="005D5DC3" w:rsidRPr="005D5DC3">
                <w:rPr>
                  <w:b/>
                </w:rPr>
                <w:t xml:space="preserve"> из ПУиО ЭБ в ЕБП</w:t>
              </w:r>
            </w:ins>
            <w:ins w:id="8860" w:author="Сатлер Марина Викторовна" w:date="2025-11-12T17:20:00Z">
              <w:r w:rsidRPr="00AA1255">
                <w:rPr>
                  <w:b/>
                </w:rPr>
                <w:t xml:space="preserve"> </w:t>
              </w:r>
            </w:ins>
            <w:ins w:id="8861" w:author="Сатлер Марина Викторовна" w:date="2025-11-13T11:45:00Z">
              <w:r w:rsidR="005D5DC3">
                <w:rPr>
                  <w:b/>
                </w:rPr>
                <w:t>(</w:t>
              </w:r>
            </w:ins>
            <w:ins w:id="8862" w:author="Сатлер Марина Викторовна" w:date="2025-11-12T17:20:00Z">
              <w:r w:rsidRPr="00AA1255">
                <w:rPr>
                  <w:b/>
                </w:rPr>
                <w:t>EBP_CLOSINGYEAR</w:t>
              </w:r>
            </w:ins>
            <w:ins w:id="8863" w:author="Сатлер Марина Викторовна" w:date="2025-11-13T11:45:00Z">
              <w:r w:rsidR="005D5DC3">
                <w:rPr>
                  <w:b/>
                </w:rPr>
                <w:t>)</w:t>
              </w:r>
            </w:ins>
            <w:ins w:id="8864" w:author="Сатлер Марина Викторовна" w:date="2025-11-12T17:20:00Z">
              <w:r w:rsidRPr="00AA1255">
                <w:rPr>
                  <w:b/>
                </w:rPr>
                <w:t xml:space="preserve"> (document)</w:t>
              </w:r>
            </w:ins>
          </w:p>
        </w:tc>
      </w:tr>
      <w:tr w:rsidR="00CF093F" w:rsidRPr="00002655" w14:paraId="19308A54" w14:textId="77777777" w:rsidTr="008537A2">
        <w:trPr>
          <w:ins w:id="8865" w:author="Сатлер Марина Викторовна" w:date="2025-11-12T14:06:00Z"/>
        </w:trPr>
        <w:tc>
          <w:tcPr>
            <w:tcW w:w="864" w:type="pct"/>
          </w:tcPr>
          <w:p w14:paraId="76CDF2A1" w14:textId="77777777" w:rsidR="00CF093F" w:rsidRPr="00890A8D" w:rsidRDefault="00CF093F" w:rsidP="00CF093F">
            <w:pPr>
              <w:pStyle w:val="GOSTTablenorm"/>
              <w:rPr>
                <w:ins w:id="8866" w:author="Сатлер Марина Викторовна" w:date="2025-11-12T14:06:00Z"/>
              </w:rPr>
            </w:pPr>
            <w:ins w:id="8867" w:author="Сатлер Марина Викторовна" w:date="2025-11-12T14:06:00Z">
              <w:r w:rsidRPr="00C75A4E">
                <w:t>Финансовый год</w:t>
              </w:r>
            </w:ins>
          </w:p>
        </w:tc>
        <w:tc>
          <w:tcPr>
            <w:tcW w:w="914" w:type="pct"/>
          </w:tcPr>
          <w:p w14:paraId="55E1FD0D" w14:textId="48F988EF" w:rsidR="00CF093F" w:rsidRPr="00890A8D" w:rsidRDefault="00CF093F" w:rsidP="00CF093F">
            <w:pPr>
              <w:pStyle w:val="GOSTTablenorm"/>
              <w:rPr>
                <w:ins w:id="8868" w:author="Сатлер Марина Викторовна" w:date="2025-11-12T14:06:00Z"/>
              </w:rPr>
            </w:pPr>
            <w:ins w:id="8869" w:author="Сатлер Марина Викторовна" w:date="2025-11-12T14:13:00Z">
              <w:r w:rsidRPr="003F62E0">
                <w:t>OpeningYear</w:t>
              </w:r>
            </w:ins>
          </w:p>
        </w:tc>
        <w:tc>
          <w:tcPr>
            <w:tcW w:w="405" w:type="pct"/>
          </w:tcPr>
          <w:p w14:paraId="59B5D195" w14:textId="3EFE021A" w:rsidR="00CF093F" w:rsidRPr="00890A8D" w:rsidRDefault="00ED4132" w:rsidP="00CF093F">
            <w:pPr>
              <w:pStyle w:val="GOSTTablenorm"/>
              <w:rPr>
                <w:ins w:id="8870" w:author="Сатлер Марина Викторовна" w:date="2025-11-12T14:06:00Z"/>
              </w:rPr>
            </w:pPr>
            <w:ins w:id="8871" w:author="Сатлер Марина Викторовна" w:date="2025-11-13T18:09:00Z">
              <w:r w:rsidRPr="00C75A4E">
                <w:t>Строка</w:t>
              </w:r>
            </w:ins>
          </w:p>
        </w:tc>
        <w:tc>
          <w:tcPr>
            <w:tcW w:w="300" w:type="pct"/>
          </w:tcPr>
          <w:p w14:paraId="2F36369E" w14:textId="77777777" w:rsidR="00CF093F" w:rsidRPr="00BA7A4A" w:rsidRDefault="00CF093F" w:rsidP="00CF093F">
            <w:pPr>
              <w:pStyle w:val="GOSTTablenorm"/>
              <w:rPr>
                <w:ins w:id="8872" w:author="Сатлер Марина Викторовна" w:date="2025-11-12T14:06:00Z"/>
              </w:rPr>
            </w:pPr>
            <w:ins w:id="8873" w:author="Сатлер Марина Викторовна" w:date="2025-11-12T14:06:00Z">
              <w:r w:rsidRPr="00BA7A4A">
                <w:t>Да</w:t>
              </w:r>
            </w:ins>
          </w:p>
        </w:tc>
        <w:tc>
          <w:tcPr>
            <w:tcW w:w="270" w:type="pct"/>
          </w:tcPr>
          <w:p w14:paraId="4DDA1E0B" w14:textId="77777777" w:rsidR="00CF093F" w:rsidRPr="00BA7A4A" w:rsidRDefault="00CF093F" w:rsidP="00CF093F">
            <w:pPr>
              <w:pStyle w:val="GOSTTablenorm"/>
              <w:rPr>
                <w:ins w:id="8874" w:author="Сатлер Марина Викторовна" w:date="2025-11-12T14:06:00Z"/>
              </w:rPr>
            </w:pPr>
            <w:ins w:id="8875" w:author="Сатлер Марина Викторовна" w:date="2025-11-12T14:06:00Z">
              <w:r w:rsidRPr="00BA7A4A">
                <w:t>=4</w:t>
              </w:r>
            </w:ins>
          </w:p>
        </w:tc>
        <w:tc>
          <w:tcPr>
            <w:tcW w:w="2247" w:type="pct"/>
          </w:tcPr>
          <w:p w14:paraId="43BF733F" w14:textId="1543EF27" w:rsidR="00CF093F" w:rsidRPr="00C75A4E" w:rsidRDefault="00CF093F" w:rsidP="00CF093F">
            <w:pPr>
              <w:pStyle w:val="GOSTTablenorm"/>
              <w:rPr>
                <w:ins w:id="8876" w:author="Сатлер Марина Викторовна" w:date="2025-11-12T14:06:00Z"/>
              </w:rPr>
            </w:pPr>
            <w:ins w:id="8877" w:author="Сатлер Марина Викторовна" w:date="2025-11-12T14:13:00Z">
              <w:r w:rsidRPr="003F62E0">
                <w:t>Указывается финансовый год, который требуется закрыть</w:t>
              </w:r>
            </w:ins>
            <w:ins w:id="8878" w:author="Сатлер Марина Викторовна" w:date="2025-11-12T14:06:00Z">
              <w:r w:rsidRPr="00C75A4E">
                <w:t>.</w:t>
              </w:r>
            </w:ins>
          </w:p>
          <w:p w14:paraId="22B51D44" w14:textId="77777777" w:rsidR="00CF093F" w:rsidRPr="00C75A4E" w:rsidRDefault="00CF093F" w:rsidP="00CF093F">
            <w:pPr>
              <w:pStyle w:val="GOSTTablenorm"/>
              <w:rPr>
                <w:ins w:id="8879" w:author="Сатлер Марина Викторовна" w:date="2025-11-12T14:06:00Z"/>
              </w:rPr>
            </w:pPr>
            <w:ins w:id="8880" w:author="Сатлер Марина Викторовна" w:date="2025-11-12T14:06:00Z">
              <w:r w:rsidRPr="00C75A4E">
                <w:rPr>
                  <w:rFonts w:hint="eastAsia"/>
                </w:rPr>
                <w:t>Формат</w:t>
              </w:r>
              <w:r w:rsidRPr="00C75A4E">
                <w:t xml:space="preserve"> YYYY</w:t>
              </w:r>
            </w:ins>
          </w:p>
        </w:tc>
      </w:tr>
      <w:tr w:rsidR="00CF093F" w:rsidRPr="00002655" w14:paraId="6DADC601" w14:textId="77777777" w:rsidTr="008537A2">
        <w:trPr>
          <w:ins w:id="8881" w:author="Сатлер Марина Викторовна" w:date="2025-11-12T14:06:00Z"/>
        </w:trPr>
        <w:tc>
          <w:tcPr>
            <w:tcW w:w="864" w:type="pct"/>
          </w:tcPr>
          <w:p w14:paraId="76377D12" w14:textId="77777777" w:rsidR="00CF093F" w:rsidRPr="00890A8D" w:rsidRDefault="00CF093F" w:rsidP="00CF093F">
            <w:pPr>
              <w:pStyle w:val="GOSTTablenorm"/>
              <w:rPr>
                <w:ins w:id="8882" w:author="Сатлер Марина Викторовна" w:date="2025-11-12T14:06:00Z"/>
              </w:rPr>
            </w:pPr>
            <w:ins w:id="8883" w:author="Сатлер Марина Викторовна" w:date="2025-11-12T14:06:00Z">
              <w:r w:rsidRPr="00C75A4E">
                <w:t>Субъект учета</w:t>
              </w:r>
            </w:ins>
          </w:p>
        </w:tc>
        <w:tc>
          <w:tcPr>
            <w:tcW w:w="914" w:type="pct"/>
          </w:tcPr>
          <w:p w14:paraId="49C62375" w14:textId="77777777" w:rsidR="00CF093F" w:rsidRPr="00890A8D" w:rsidRDefault="00CF093F" w:rsidP="00CF093F">
            <w:pPr>
              <w:pStyle w:val="GOSTTablenorm"/>
              <w:rPr>
                <w:ins w:id="8884" w:author="Сатлер Марина Викторовна" w:date="2025-11-12T14:06:00Z"/>
              </w:rPr>
            </w:pPr>
            <w:ins w:id="8885" w:author="Сатлер Марина Викторовна" w:date="2025-11-12T14:06:00Z">
              <w:r w:rsidRPr="00C75A4E">
                <w:t>Subject</w:t>
              </w:r>
            </w:ins>
          </w:p>
        </w:tc>
        <w:tc>
          <w:tcPr>
            <w:tcW w:w="405" w:type="pct"/>
          </w:tcPr>
          <w:p w14:paraId="514B2C86" w14:textId="77777777" w:rsidR="00CF093F" w:rsidRPr="00890A8D" w:rsidRDefault="00CF093F" w:rsidP="00CF093F">
            <w:pPr>
              <w:pStyle w:val="GOSTTablenorm"/>
              <w:rPr>
                <w:ins w:id="8886" w:author="Сатлер Марина Викторовна" w:date="2025-11-12T14:06:00Z"/>
              </w:rPr>
            </w:pPr>
            <w:ins w:id="8887" w:author="Сатлер Марина Викторовна" w:date="2025-11-12T14:06:00Z">
              <w:r w:rsidRPr="00C75A4E">
                <w:t>Строка</w:t>
              </w:r>
            </w:ins>
          </w:p>
        </w:tc>
        <w:tc>
          <w:tcPr>
            <w:tcW w:w="300" w:type="pct"/>
          </w:tcPr>
          <w:p w14:paraId="4BF7F588" w14:textId="77777777" w:rsidR="00CF093F" w:rsidRPr="00BA7A4A" w:rsidRDefault="00CF093F" w:rsidP="00CF093F">
            <w:pPr>
              <w:pStyle w:val="GOSTTablenorm"/>
              <w:rPr>
                <w:ins w:id="8888" w:author="Сатлер Марина Викторовна" w:date="2025-11-12T14:06:00Z"/>
              </w:rPr>
            </w:pPr>
            <w:ins w:id="8889" w:author="Сатлер Марина Викторовна" w:date="2025-11-12T14:06:00Z">
              <w:r w:rsidRPr="00BA7A4A">
                <w:t>Да</w:t>
              </w:r>
            </w:ins>
          </w:p>
        </w:tc>
        <w:tc>
          <w:tcPr>
            <w:tcW w:w="270" w:type="pct"/>
          </w:tcPr>
          <w:p w14:paraId="02934EFB" w14:textId="77777777" w:rsidR="00CF093F" w:rsidRPr="00890A8D" w:rsidRDefault="00CF093F" w:rsidP="00CF093F">
            <w:pPr>
              <w:pStyle w:val="GOSTTablenorm"/>
              <w:rPr>
                <w:ins w:id="8890" w:author="Сатлер Марина Викторовна" w:date="2025-11-12T14:06:00Z"/>
              </w:rPr>
            </w:pPr>
            <w:ins w:id="8891" w:author="Сатлер Марина Викторовна" w:date="2025-11-12T14:06:00Z">
              <w:r w:rsidRPr="00C75A4E">
                <w:t>=4</w:t>
              </w:r>
            </w:ins>
          </w:p>
        </w:tc>
        <w:tc>
          <w:tcPr>
            <w:tcW w:w="2247" w:type="pct"/>
          </w:tcPr>
          <w:p w14:paraId="6849AE3A" w14:textId="3D283D75" w:rsidR="00CF093F" w:rsidRPr="00C75A4E" w:rsidRDefault="00CF093F" w:rsidP="00CF093F">
            <w:pPr>
              <w:pStyle w:val="GOSTTablenorm"/>
              <w:rPr>
                <w:ins w:id="8892" w:author="Сатлер Марина Викторовна" w:date="2025-11-12T14:06:00Z"/>
              </w:rPr>
            </w:pPr>
            <w:ins w:id="8893" w:author="Сатлер Марина Викторовна" w:date="2025-11-12T14:18:00Z">
              <w:r w:rsidRPr="00062747">
                <w:t>Указывается код ТОФК /ЦС по учету, по которому требуется провести процедуру закрытия года (значение аналитического признака "tofk" записи учета)</w:t>
              </w:r>
            </w:ins>
          </w:p>
        </w:tc>
      </w:tr>
      <w:tr w:rsidR="00CF093F" w:rsidRPr="00002655" w14:paraId="6BE99060" w14:textId="77777777" w:rsidTr="00234974">
        <w:trPr>
          <w:ins w:id="8894" w:author="Сатлер Марина Викторовна" w:date="2025-11-12T17:16:00Z"/>
        </w:trPr>
        <w:tc>
          <w:tcPr>
            <w:tcW w:w="5000" w:type="pct"/>
            <w:gridSpan w:val="6"/>
          </w:tcPr>
          <w:p w14:paraId="1D15E471" w14:textId="7B469B72" w:rsidR="00CF093F" w:rsidRPr="00062747" w:rsidRDefault="00CF093F">
            <w:pPr>
              <w:pStyle w:val="GOSTTablenorm"/>
              <w:rPr>
                <w:ins w:id="8895" w:author="Сатлер Марина Викторовна" w:date="2025-11-12T17:16:00Z"/>
              </w:rPr>
            </w:pPr>
            <w:ins w:id="8896" w:author="Сатлер Марина Викторовна" w:date="2025-11-12T17:21:00Z">
              <w:r w:rsidRPr="00AA1255">
                <w:rPr>
                  <w:b/>
                </w:rPr>
                <w:t xml:space="preserve">Перечень параметров тела запроса </w:t>
              </w:r>
            </w:ins>
            <w:ins w:id="8897" w:author="Сатлер Марина Викторовна" w:date="2025-11-13T11:44:00Z">
              <w:r w:rsidR="005D5DC3" w:rsidRPr="005D5DC3">
                <w:rPr>
                  <w:b/>
                </w:rPr>
                <w:t>на выполнение операции по переносу остатков средств на новый финансовый год по операциям ЕБП, направляем</w:t>
              </w:r>
            </w:ins>
            <w:ins w:id="8898" w:author="Сатлер Марина Викторовна" w:date="2025-11-13T18:11:00Z">
              <w:r w:rsidR="0055720D">
                <w:rPr>
                  <w:b/>
                </w:rPr>
                <w:t>ого</w:t>
              </w:r>
            </w:ins>
            <w:ins w:id="8899" w:author="Сатлер Марина Викторовна" w:date="2025-11-13T11:44:00Z">
              <w:r w:rsidR="005D5DC3" w:rsidRPr="005D5DC3">
                <w:rPr>
                  <w:b/>
                </w:rPr>
                <w:t xml:space="preserve"> из ПУиО ЭБ в ЕБП</w:t>
              </w:r>
            </w:ins>
            <w:ins w:id="8900" w:author="Сатлер Марина Викторовна" w:date="2025-11-12T17:21:00Z">
              <w:r w:rsidRPr="00AA1255">
                <w:rPr>
                  <w:b/>
                </w:rPr>
                <w:t xml:space="preserve"> </w:t>
              </w:r>
            </w:ins>
            <w:ins w:id="8901" w:author="Сатлер Марина Викторовна" w:date="2025-11-13T11:44:00Z">
              <w:r w:rsidR="005D5DC3">
                <w:rPr>
                  <w:b/>
                </w:rPr>
                <w:t>(</w:t>
              </w:r>
            </w:ins>
            <w:ins w:id="8902" w:author="Сатлер Марина Викторовна" w:date="2025-11-12T17:21:00Z">
              <w:r w:rsidRPr="00AA1255">
                <w:rPr>
                  <w:b/>
                </w:rPr>
                <w:t>EBP_OPENINGYEAR</w:t>
              </w:r>
            </w:ins>
            <w:ins w:id="8903" w:author="Сатлер Марина Викторовна" w:date="2025-11-13T11:45:00Z">
              <w:r w:rsidR="005D5DC3">
                <w:rPr>
                  <w:b/>
                </w:rPr>
                <w:t>)</w:t>
              </w:r>
            </w:ins>
            <w:ins w:id="8904" w:author="Сатлер Марина Викторовна" w:date="2025-11-12T17:21:00Z">
              <w:r w:rsidRPr="00AA1255">
                <w:rPr>
                  <w:b/>
                </w:rPr>
                <w:t xml:space="preserve"> (document)</w:t>
              </w:r>
            </w:ins>
          </w:p>
        </w:tc>
      </w:tr>
      <w:tr w:rsidR="00CF093F" w:rsidRPr="00002655" w14:paraId="54FA1DA9" w14:textId="77777777" w:rsidTr="008537A2">
        <w:trPr>
          <w:ins w:id="8905" w:author="Сатлер Марина Викторовна" w:date="2025-11-12T17:16:00Z"/>
        </w:trPr>
        <w:tc>
          <w:tcPr>
            <w:tcW w:w="864" w:type="pct"/>
          </w:tcPr>
          <w:p w14:paraId="65233C6E" w14:textId="72A18A65" w:rsidR="00CF093F" w:rsidRPr="00C75A4E" w:rsidRDefault="00CF093F" w:rsidP="00CF093F">
            <w:pPr>
              <w:pStyle w:val="GOSTTablenorm"/>
              <w:rPr>
                <w:ins w:id="8906" w:author="Сатлер Марина Викторовна" w:date="2025-11-12T17:16:00Z"/>
              </w:rPr>
            </w:pPr>
            <w:ins w:id="8907" w:author="Сатлер Марина Викторовна" w:date="2025-11-12T17:17:00Z">
              <w:r w:rsidRPr="00C75A4E">
                <w:t>Финансовый год</w:t>
              </w:r>
            </w:ins>
          </w:p>
        </w:tc>
        <w:tc>
          <w:tcPr>
            <w:tcW w:w="914" w:type="pct"/>
          </w:tcPr>
          <w:p w14:paraId="13D232F6" w14:textId="3A4744D2" w:rsidR="00CF093F" w:rsidRPr="00C75A4E" w:rsidRDefault="00CF093F" w:rsidP="00CF093F">
            <w:pPr>
              <w:pStyle w:val="GOSTTablenorm"/>
              <w:rPr>
                <w:ins w:id="8908" w:author="Сатлер Марина Викторовна" w:date="2025-11-12T17:16:00Z"/>
              </w:rPr>
            </w:pPr>
            <w:ins w:id="8909" w:author="Сатлер Марина Викторовна" w:date="2025-11-12T17:17:00Z">
              <w:r w:rsidRPr="00CB2665">
                <w:rPr>
                  <w:lang w:val="en-US"/>
                </w:rPr>
                <w:t>OpeningYear</w:t>
              </w:r>
            </w:ins>
          </w:p>
        </w:tc>
        <w:tc>
          <w:tcPr>
            <w:tcW w:w="405" w:type="pct"/>
          </w:tcPr>
          <w:p w14:paraId="01F9C988" w14:textId="375B4F83" w:rsidR="00CF093F" w:rsidRPr="00C75A4E" w:rsidRDefault="00ED4132" w:rsidP="00CF093F">
            <w:pPr>
              <w:pStyle w:val="GOSTTablenorm"/>
              <w:rPr>
                <w:ins w:id="8910" w:author="Сатлер Марина Викторовна" w:date="2025-11-12T17:16:00Z"/>
              </w:rPr>
            </w:pPr>
            <w:ins w:id="8911" w:author="Сатлер Марина Викторовна" w:date="2025-11-13T18:09:00Z">
              <w:r w:rsidRPr="00C75A4E">
                <w:t>Строка</w:t>
              </w:r>
            </w:ins>
          </w:p>
        </w:tc>
        <w:tc>
          <w:tcPr>
            <w:tcW w:w="300" w:type="pct"/>
          </w:tcPr>
          <w:p w14:paraId="66B528CA" w14:textId="27410B87" w:rsidR="00CF093F" w:rsidRPr="00BA7A4A" w:rsidRDefault="00CF093F" w:rsidP="00CF093F">
            <w:pPr>
              <w:pStyle w:val="GOSTTablenorm"/>
              <w:rPr>
                <w:ins w:id="8912" w:author="Сатлер Марина Викторовна" w:date="2025-11-12T17:16:00Z"/>
              </w:rPr>
            </w:pPr>
            <w:ins w:id="8913" w:author="Сатлер Марина Викторовна" w:date="2025-11-12T17:17:00Z">
              <w:r w:rsidRPr="00BA7A4A">
                <w:t>Да</w:t>
              </w:r>
            </w:ins>
          </w:p>
        </w:tc>
        <w:tc>
          <w:tcPr>
            <w:tcW w:w="270" w:type="pct"/>
          </w:tcPr>
          <w:p w14:paraId="4EEACB0A" w14:textId="0563FFA8" w:rsidR="00CF093F" w:rsidRPr="00C75A4E" w:rsidRDefault="00CF093F" w:rsidP="00CF093F">
            <w:pPr>
              <w:pStyle w:val="GOSTTablenorm"/>
              <w:rPr>
                <w:ins w:id="8914" w:author="Сатлер Марина Викторовна" w:date="2025-11-12T17:16:00Z"/>
              </w:rPr>
            </w:pPr>
            <w:ins w:id="8915" w:author="Сатлер Марина Викторовна" w:date="2025-11-12T17:17:00Z">
              <w:r w:rsidRPr="00BA7A4A">
                <w:t>=4</w:t>
              </w:r>
            </w:ins>
          </w:p>
        </w:tc>
        <w:tc>
          <w:tcPr>
            <w:tcW w:w="2247" w:type="pct"/>
          </w:tcPr>
          <w:p w14:paraId="685379B0" w14:textId="77777777" w:rsidR="00CF093F" w:rsidRDefault="00CF093F" w:rsidP="00CF093F">
            <w:pPr>
              <w:pStyle w:val="GOSTTablenorm"/>
              <w:rPr>
                <w:ins w:id="8916" w:author="Сатлер Марина Викторовна" w:date="2025-11-12T17:17:00Z"/>
              </w:rPr>
            </w:pPr>
            <w:ins w:id="8917" w:author="Сатлер Марина Викторовна" w:date="2025-11-12T17:17:00Z">
              <w:r w:rsidRPr="00062747">
                <w:t>Указывается новый (текущий) финансовый год, который требуется открыть.</w:t>
              </w:r>
            </w:ins>
          </w:p>
          <w:p w14:paraId="207C2091" w14:textId="657054D7" w:rsidR="00CF093F" w:rsidRPr="00062747" w:rsidRDefault="00CF093F" w:rsidP="00CF093F">
            <w:pPr>
              <w:pStyle w:val="GOSTTablenorm"/>
              <w:rPr>
                <w:ins w:id="8918" w:author="Сатлер Марина Викторовна" w:date="2025-11-12T17:16:00Z"/>
              </w:rPr>
            </w:pPr>
            <w:ins w:id="8919" w:author="Сатлер Марина Викторовна" w:date="2025-11-12T17:17:00Z">
              <w:r w:rsidRPr="00C75A4E">
                <w:t>Формат YYYY</w:t>
              </w:r>
            </w:ins>
          </w:p>
        </w:tc>
      </w:tr>
      <w:tr w:rsidR="00CF093F" w:rsidRPr="00002655" w14:paraId="7F469717" w14:textId="77777777" w:rsidTr="008537A2">
        <w:trPr>
          <w:ins w:id="8920" w:author="Сатлер Марина Викторовна" w:date="2025-11-12T17:16:00Z"/>
        </w:trPr>
        <w:tc>
          <w:tcPr>
            <w:tcW w:w="864" w:type="pct"/>
          </w:tcPr>
          <w:p w14:paraId="08146E03" w14:textId="21739845" w:rsidR="00CF093F" w:rsidRPr="00C75A4E" w:rsidRDefault="00CF093F" w:rsidP="00CF093F">
            <w:pPr>
              <w:pStyle w:val="GOSTTablenorm"/>
              <w:rPr>
                <w:ins w:id="8921" w:author="Сатлер Марина Викторовна" w:date="2025-11-12T17:16:00Z"/>
              </w:rPr>
            </w:pPr>
            <w:ins w:id="8922" w:author="Сатлер Марина Викторовна" w:date="2025-11-12T17:17:00Z">
              <w:r w:rsidRPr="00C75A4E">
                <w:t>Субъект учета</w:t>
              </w:r>
            </w:ins>
          </w:p>
        </w:tc>
        <w:tc>
          <w:tcPr>
            <w:tcW w:w="914" w:type="pct"/>
          </w:tcPr>
          <w:p w14:paraId="12CD2B1B" w14:textId="6AA55293" w:rsidR="00CF093F" w:rsidRPr="00C75A4E" w:rsidRDefault="00CF093F" w:rsidP="00CF093F">
            <w:pPr>
              <w:pStyle w:val="GOSTTablenorm"/>
              <w:rPr>
                <w:ins w:id="8923" w:author="Сатлер Марина Викторовна" w:date="2025-11-12T17:16:00Z"/>
              </w:rPr>
            </w:pPr>
            <w:ins w:id="8924" w:author="Сатлер Марина Викторовна" w:date="2025-11-12T17:17:00Z">
              <w:r w:rsidRPr="00C75A4E">
                <w:t>Subject</w:t>
              </w:r>
            </w:ins>
          </w:p>
        </w:tc>
        <w:tc>
          <w:tcPr>
            <w:tcW w:w="405" w:type="pct"/>
          </w:tcPr>
          <w:p w14:paraId="63FB5F42" w14:textId="635DC47E" w:rsidR="00CF093F" w:rsidRPr="00C75A4E" w:rsidRDefault="00CF093F" w:rsidP="00CF093F">
            <w:pPr>
              <w:pStyle w:val="GOSTTablenorm"/>
              <w:rPr>
                <w:ins w:id="8925" w:author="Сатлер Марина Викторовна" w:date="2025-11-12T17:16:00Z"/>
              </w:rPr>
            </w:pPr>
            <w:ins w:id="8926" w:author="Сатлер Марина Викторовна" w:date="2025-11-12T17:17:00Z">
              <w:r w:rsidRPr="00C75A4E">
                <w:t>Строка</w:t>
              </w:r>
            </w:ins>
          </w:p>
        </w:tc>
        <w:tc>
          <w:tcPr>
            <w:tcW w:w="300" w:type="pct"/>
          </w:tcPr>
          <w:p w14:paraId="3D824683" w14:textId="1F47EF9D" w:rsidR="00CF093F" w:rsidRPr="00BA7A4A" w:rsidRDefault="00CF093F" w:rsidP="00CF093F">
            <w:pPr>
              <w:pStyle w:val="GOSTTablenorm"/>
              <w:rPr>
                <w:ins w:id="8927" w:author="Сатлер Марина Викторовна" w:date="2025-11-12T17:16:00Z"/>
              </w:rPr>
            </w:pPr>
            <w:ins w:id="8928" w:author="Сатлер Марина Викторовна" w:date="2025-11-12T17:17:00Z">
              <w:r w:rsidRPr="00BA7A4A">
                <w:t>Да</w:t>
              </w:r>
            </w:ins>
          </w:p>
        </w:tc>
        <w:tc>
          <w:tcPr>
            <w:tcW w:w="270" w:type="pct"/>
          </w:tcPr>
          <w:p w14:paraId="49D7D9C5" w14:textId="25C02BB5" w:rsidR="00CF093F" w:rsidRPr="00C75A4E" w:rsidRDefault="00CF093F" w:rsidP="00CF093F">
            <w:pPr>
              <w:pStyle w:val="GOSTTablenorm"/>
              <w:rPr>
                <w:ins w:id="8929" w:author="Сатлер Марина Викторовна" w:date="2025-11-12T17:16:00Z"/>
              </w:rPr>
            </w:pPr>
            <w:ins w:id="8930" w:author="Сатлер Марина Викторовна" w:date="2025-11-12T17:17:00Z">
              <w:r w:rsidRPr="00C75A4E">
                <w:t>=4</w:t>
              </w:r>
            </w:ins>
          </w:p>
        </w:tc>
        <w:tc>
          <w:tcPr>
            <w:tcW w:w="2247" w:type="pct"/>
          </w:tcPr>
          <w:p w14:paraId="78CA2DA9" w14:textId="58599824" w:rsidR="00CF093F" w:rsidRPr="00062747" w:rsidRDefault="00CF093F" w:rsidP="00CF093F">
            <w:pPr>
              <w:pStyle w:val="GOSTTablenorm"/>
              <w:rPr>
                <w:ins w:id="8931" w:author="Сатлер Марина Викторовна" w:date="2025-11-12T17:16:00Z"/>
              </w:rPr>
            </w:pPr>
            <w:ins w:id="8932" w:author="Сатлер Марина Викторовна" w:date="2025-11-12T17:17:00Z">
              <w:r w:rsidRPr="00062747">
                <w:t>Указывается код ТОФК /ЦС по учету, по которому требуется провести процедуру открытия года (значение аналитического признака "tofk" записи учета)</w:t>
              </w:r>
            </w:ins>
          </w:p>
        </w:tc>
      </w:tr>
      <w:tr w:rsidR="00CF093F" w:rsidRPr="00002655" w14:paraId="288686B8" w14:textId="77777777" w:rsidTr="008537A2">
        <w:trPr>
          <w:ins w:id="8933" w:author="Сатлер Марина Викторовна" w:date="2025-11-12T17:16:00Z"/>
        </w:trPr>
        <w:tc>
          <w:tcPr>
            <w:tcW w:w="864" w:type="pct"/>
          </w:tcPr>
          <w:p w14:paraId="62507FA0" w14:textId="002E91AC" w:rsidR="00CF093F" w:rsidRPr="00C75A4E" w:rsidRDefault="00CF093F" w:rsidP="00CF093F">
            <w:pPr>
              <w:pStyle w:val="GOSTTablenorm"/>
              <w:rPr>
                <w:ins w:id="8934" w:author="Сатлер Марина Викторовна" w:date="2025-11-12T17:16:00Z"/>
              </w:rPr>
            </w:pPr>
            <w:ins w:id="8935" w:author="Сатлер Марина Викторовна" w:date="2025-11-12T17:17:00Z">
              <w:r w:rsidRPr="006E5C39">
                <w:t>Тип открытия</w:t>
              </w:r>
            </w:ins>
          </w:p>
        </w:tc>
        <w:tc>
          <w:tcPr>
            <w:tcW w:w="914" w:type="pct"/>
          </w:tcPr>
          <w:p w14:paraId="453D07BF" w14:textId="159718E0" w:rsidR="00CF093F" w:rsidRPr="00C75A4E" w:rsidRDefault="00CF093F" w:rsidP="00CF093F">
            <w:pPr>
              <w:pStyle w:val="GOSTTablenorm"/>
              <w:rPr>
                <w:ins w:id="8936" w:author="Сатлер Марина Викторовна" w:date="2025-11-12T17:16:00Z"/>
              </w:rPr>
            </w:pPr>
            <w:ins w:id="8937" w:author="Сатлер Марина Викторовна" w:date="2025-11-12T17:17:00Z">
              <w:r w:rsidRPr="006E5C39">
                <w:t>TypeOpening</w:t>
              </w:r>
            </w:ins>
          </w:p>
        </w:tc>
        <w:tc>
          <w:tcPr>
            <w:tcW w:w="405" w:type="pct"/>
          </w:tcPr>
          <w:p w14:paraId="515F166F" w14:textId="60A2155A" w:rsidR="00CF093F" w:rsidRPr="00C75A4E" w:rsidRDefault="00CF093F" w:rsidP="00CF093F">
            <w:pPr>
              <w:pStyle w:val="GOSTTablenorm"/>
              <w:rPr>
                <w:ins w:id="8938" w:author="Сатлер Марина Викторовна" w:date="2025-11-12T17:16:00Z"/>
              </w:rPr>
            </w:pPr>
            <w:ins w:id="8939" w:author="Сатлер Марина Викторовна" w:date="2025-11-12T17:17:00Z">
              <w:r w:rsidRPr="006E5C39">
                <w:t>Строка</w:t>
              </w:r>
            </w:ins>
          </w:p>
        </w:tc>
        <w:tc>
          <w:tcPr>
            <w:tcW w:w="300" w:type="pct"/>
          </w:tcPr>
          <w:p w14:paraId="47EC7751" w14:textId="451A0CF2" w:rsidR="00CF093F" w:rsidRPr="00BA7A4A" w:rsidRDefault="00CF093F" w:rsidP="00CF093F">
            <w:pPr>
              <w:pStyle w:val="GOSTTablenorm"/>
              <w:rPr>
                <w:ins w:id="8940" w:author="Сатлер Марина Викторовна" w:date="2025-11-12T17:16:00Z"/>
              </w:rPr>
            </w:pPr>
            <w:ins w:id="8941" w:author="Сатлер Марина Викторовна" w:date="2025-11-12T17:17:00Z">
              <w:r w:rsidRPr="006E5C39">
                <w:t>Да</w:t>
              </w:r>
            </w:ins>
          </w:p>
        </w:tc>
        <w:tc>
          <w:tcPr>
            <w:tcW w:w="270" w:type="pct"/>
          </w:tcPr>
          <w:p w14:paraId="55AA33D8" w14:textId="136F7782" w:rsidR="00CF093F" w:rsidRPr="00C75A4E" w:rsidRDefault="00CF093F" w:rsidP="00CF093F">
            <w:pPr>
              <w:pStyle w:val="GOSTTablenorm"/>
              <w:rPr>
                <w:ins w:id="8942" w:author="Сатлер Марина Викторовна" w:date="2025-11-12T17:16:00Z"/>
              </w:rPr>
            </w:pPr>
            <w:ins w:id="8943" w:author="Сатлер Марина Викторовна" w:date="2025-11-12T17:17:00Z">
              <w:r w:rsidRPr="006E5C39">
                <w:t>&lt;=10</w:t>
              </w:r>
            </w:ins>
          </w:p>
        </w:tc>
        <w:tc>
          <w:tcPr>
            <w:tcW w:w="2247" w:type="pct"/>
          </w:tcPr>
          <w:p w14:paraId="364876AA" w14:textId="77777777" w:rsidR="00CF093F" w:rsidRDefault="00CF093F" w:rsidP="00CF093F">
            <w:pPr>
              <w:pStyle w:val="GOSTTablenorm"/>
              <w:rPr>
                <w:ins w:id="8944" w:author="Сатлер Марина Викторовна" w:date="2025-11-12T17:17:00Z"/>
              </w:rPr>
            </w:pPr>
            <w:ins w:id="8945" w:author="Сатлер Марина Викторовна" w:date="2025-11-12T17:17:00Z">
              <w:r>
                <w:t>Указывается тип открытия.</w:t>
              </w:r>
            </w:ins>
          </w:p>
          <w:p w14:paraId="14FD39B1" w14:textId="77777777" w:rsidR="00CF093F" w:rsidRDefault="00CF093F" w:rsidP="00CF093F">
            <w:pPr>
              <w:pStyle w:val="GOSTTablenorm"/>
              <w:rPr>
                <w:ins w:id="8946" w:author="Сатлер Марина Викторовна" w:date="2025-11-12T17:17:00Z"/>
              </w:rPr>
            </w:pPr>
            <w:ins w:id="8947" w:author="Сатлер Марина Викторовна" w:date="2025-11-12T17:17:00Z">
              <w:r w:rsidRPr="006E5C39">
                <w:lastRenderedPageBreak/>
                <w:t>Возможные значения:</w:t>
              </w:r>
            </w:ins>
          </w:p>
          <w:p w14:paraId="519AFE49" w14:textId="1D98ADC7" w:rsidR="00CF093F" w:rsidRDefault="00CF093F" w:rsidP="00CF093F">
            <w:pPr>
              <w:pStyle w:val="GOSTTableListMark1"/>
              <w:rPr>
                <w:ins w:id="8948" w:author="Сатлер Марина Викторовна" w:date="2025-11-12T17:17:00Z"/>
              </w:rPr>
            </w:pPr>
            <w:ins w:id="8949" w:author="Сатлер Марина Викторовна" w:date="2025-11-12T17:17:00Z">
              <w:r>
                <w:t>«AUBU» – открытия финансового года по счетам АУБУ (перенос остатков по счетам вида 03224 и 03234);</w:t>
              </w:r>
            </w:ins>
          </w:p>
          <w:p w14:paraId="421A1F32" w14:textId="34C2508B" w:rsidR="00CF093F" w:rsidRDefault="00CF093F" w:rsidP="00CF093F">
            <w:pPr>
              <w:pStyle w:val="GOSTTableListMark1"/>
              <w:rPr>
                <w:ins w:id="8950" w:author="Сатлер Марина Викторовна" w:date="2025-11-12T17:17:00Z"/>
              </w:rPr>
            </w:pPr>
            <w:ins w:id="8951" w:author="Сатлер Марина Викторовна" w:date="2025-11-12T17:17:00Z">
              <w:r>
                <w:t>«KU05» – для открытия финансового года по счетам КУ 05 лс (перенос остатков по счетам вида 03222, 03232 и 03272);</w:t>
              </w:r>
            </w:ins>
          </w:p>
          <w:p w14:paraId="7F2B917C" w14:textId="054F7780" w:rsidR="00CF093F" w:rsidRDefault="00CF093F" w:rsidP="00CF093F">
            <w:pPr>
              <w:pStyle w:val="GOSTTableListMark1"/>
              <w:rPr>
                <w:ins w:id="8952" w:author="Сатлер Марина Викторовна" w:date="2025-11-12T17:17:00Z"/>
              </w:rPr>
            </w:pPr>
            <w:ins w:id="8953" w:author="Сатлер Марина Викторовна" w:date="2025-11-12T17:17:00Z">
              <w:r>
                <w:t>«NAL» – для открытия финансового года по счетам по операциям с наличными денежными средствами и денежными средствами для осуществления расчетов с использованием платежных карт участников СКП (перенос остатков по счетам вида 02131 и 02132);</w:t>
              </w:r>
            </w:ins>
          </w:p>
          <w:p w14:paraId="7D93C200" w14:textId="45793776" w:rsidR="00CF093F" w:rsidRPr="00062747" w:rsidRDefault="00CF093F" w:rsidP="003262ED">
            <w:pPr>
              <w:pStyle w:val="GOSTTableListMark1"/>
              <w:tabs>
                <w:tab w:val="clear" w:pos="340"/>
              </w:tabs>
              <w:ind w:left="284"/>
              <w:rPr>
                <w:ins w:id="8954" w:author="Сатлер Марина Викторовна" w:date="2025-11-12T17:16:00Z"/>
              </w:rPr>
            </w:pPr>
            <w:ins w:id="8955" w:author="Сатлер Марина Викторовна" w:date="2025-11-12T17:17:00Z">
              <w:r>
                <w:t>«SKP» – Для открытия финансового года по счетам оборотов (перенос остатков по счетам вида 02111, 03499, 04130 (на который заключаются счета вида 03410 и 03430))</w:t>
              </w:r>
            </w:ins>
          </w:p>
        </w:tc>
      </w:tr>
      <w:tr w:rsidR="00CF093F" w:rsidRPr="00002655" w14:paraId="0B99B9DA" w14:textId="77777777" w:rsidTr="008537A2">
        <w:trPr>
          <w:ins w:id="8956" w:author="Сатлер Марина Викторовна" w:date="2025-11-12T17:16:00Z"/>
        </w:trPr>
        <w:tc>
          <w:tcPr>
            <w:tcW w:w="864" w:type="pct"/>
          </w:tcPr>
          <w:p w14:paraId="00B21105" w14:textId="5651759E" w:rsidR="00CF093F" w:rsidRPr="00C75A4E" w:rsidRDefault="00CF093F" w:rsidP="00CF093F">
            <w:pPr>
              <w:pStyle w:val="GOSTTablenorm"/>
              <w:rPr>
                <w:ins w:id="8957" w:author="Сатлер Марина Викторовна" w:date="2025-11-12T17:16:00Z"/>
              </w:rPr>
            </w:pPr>
            <w:ins w:id="8958" w:author="Сатлер Марина Викторовна" w:date="2025-11-12T17:17:00Z">
              <w:r w:rsidRPr="00CE7BBB">
                <w:lastRenderedPageBreak/>
                <w:t>Уровень бюджета</w:t>
              </w:r>
            </w:ins>
          </w:p>
        </w:tc>
        <w:tc>
          <w:tcPr>
            <w:tcW w:w="914" w:type="pct"/>
          </w:tcPr>
          <w:p w14:paraId="4A439222" w14:textId="0E1A20BE" w:rsidR="00CF093F" w:rsidRPr="00C75A4E" w:rsidRDefault="00CF093F" w:rsidP="00CF093F">
            <w:pPr>
              <w:pStyle w:val="GOSTTablenorm"/>
              <w:rPr>
                <w:ins w:id="8959" w:author="Сатлер Марина Викторовна" w:date="2025-11-12T17:16:00Z"/>
              </w:rPr>
            </w:pPr>
            <w:ins w:id="8960" w:author="Сатлер Марина Викторовна" w:date="2025-11-12T17:17:00Z">
              <w:r w:rsidRPr="00CE7BBB">
                <w:t>BudgetLevel</w:t>
              </w:r>
            </w:ins>
          </w:p>
        </w:tc>
        <w:tc>
          <w:tcPr>
            <w:tcW w:w="405" w:type="pct"/>
          </w:tcPr>
          <w:p w14:paraId="1D49F5BC" w14:textId="1B66D38C" w:rsidR="00CF093F" w:rsidRPr="00C75A4E" w:rsidRDefault="00CF093F" w:rsidP="00CF093F">
            <w:pPr>
              <w:pStyle w:val="GOSTTablenorm"/>
              <w:rPr>
                <w:ins w:id="8961" w:author="Сатлер Марина Викторовна" w:date="2025-11-12T17:16:00Z"/>
              </w:rPr>
            </w:pPr>
            <w:ins w:id="8962" w:author="Сатлер Марина Викторовна" w:date="2025-11-12T17:17:00Z">
              <w:r w:rsidRPr="00CE7BBB">
                <w:t>Строка</w:t>
              </w:r>
            </w:ins>
          </w:p>
        </w:tc>
        <w:tc>
          <w:tcPr>
            <w:tcW w:w="300" w:type="pct"/>
          </w:tcPr>
          <w:p w14:paraId="3965021E" w14:textId="52CE5004" w:rsidR="00CF093F" w:rsidRPr="00BA7A4A" w:rsidRDefault="00CF093F" w:rsidP="00CF093F">
            <w:pPr>
              <w:pStyle w:val="GOSTTablenorm"/>
              <w:rPr>
                <w:ins w:id="8963" w:author="Сатлер Марина Викторовна" w:date="2025-11-12T17:16:00Z"/>
              </w:rPr>
            </w:pPr>
            <w:ins w:id="8964" w:author="Сатлер Марина Викторовна" w:date="2025-11-12T17:17:00Z">
              <w:r w:rsidRPr="00CE7BBB">
                <w:t>Нет</w:t>
              </w:r>
            </w:ins>
          </w:p>
        </w:tc>
        <w:tc>
          <w:tcPr>
            <w:tcW w:w="270" w:type="pct"/>
          </w:tcPr>
          <w:p w14:paraId="730F040C" w14:textId="4FE07F18" w:rsidR="00CF093F" w:rsidRPr="00C75A4E" w:rsidRDefault="00CF093F" w:rsidP="00CF093F">
            <w:pPr>
              <w:pStyle w:val="GOSTTablenorm"/>
              <w:rPr>
                <w:ins w:id="8965" w:author="Сатлер Марина Викторовна" w:date="2025-11-12T17:16:00Z"/>
              </w:rPr>
            </w:pPr>
            <w:ins w:id="8966" w:author="Сатлер Марина Викторовна" w:date="2025-11-12T17:17:00Z">
              <w:r w:rsidRPr="00CE7BBB">
                <w:t>=1</w:t>
              </w:r>
            </w:ins>
          </w:p>
        </w:tc>
        <w:tc>
          <w:tcPr>
            <w:tcW w:w="2247" w:type="pct"/>
          </w:tcPr>
          <w:p w14:paraId="7278AD28" w14:textId="77777777" w:rsidR="00CF093F" w:rsidRPr="009A712C" w:rsidRDefault="00CF093F" w:rsidP="00CF093F">
            <w:pPr>
              <w:pStyle w:val="GOSTTablenorm"/>
              <w:rPr>
                <w:ins w:id="8967" w:author="Сатлер Марина Викторовна" w:date="2025-11-12T17:17:00Z"/>
              </w:rPr>
            </w:pPr>
            <w:ins w:id="8968" w:author="Сатлер Марина Викторовна" w:date="2025-11-12T17:17:00Z">
              <w:r w:rsidRPr="009A712C">
                <w:t>Указывается уровень бюджета.</w:t>
              </w:r>
            </w:ins>
          </w:p>
          <w:p w14:paraId="1A97D7E3" w14:textId="77777777" w:rsidR="00CF093F" w:rsidRPr="009A712C" w:rsidRDefault="00CF093F" w:rsidP="00CF093F">
            <w:pPr>
              <w:pStyle w:val="GOSTTablenorm"/>
              <w:rPr>
                <w:ins w:id="8969" w:author="Сатлер Марина Викторовна" w:date="2025-11-12T17:17:00Z"/>
              </w:rPr>
            </w:pPr>
            <w:ins w:id="8970" w:author="Сатлер Марина Викторовна" w:date="2025-11-12T17:17:00Z">
              <w:r w:rsidRPr="009A712C">
                <w:t>Если параметр пустой, то открытие запускается по всем уровням бюджета. Если заполнен, то по соответствующему уровню.</w:t>
              </w:r>
            </w:ins>
          </w:p>
          <w:p w14:paraId="4E41D8C9" w14:textId="77777777" w:rsidR="00CF093F" w:rsidRPr="009A712C" w:rsidRDefault="00CF093F" w:rsidP="00CF093F">
            <w:pPr>
              <w:pStyle w:val="GOSTTablenorm"/>
              <w:rPr>
                <w:ins w:id="8971" w:author="Сатлер Марина Викторовна" w:date="2025-11-12T17:17:00Z"/>
              </w:rPr>
            </w:pPr>
            <w:ins w:id="8972" w:author="Сатлер Марина Викторовна" w:date="2025-11-12T17:17:00Z">
              <w:r w:rsidRPr="009A712C">
                <w:t>Возможные значения:</w:t>
              </w:r>
            </w:ins>
          </w:p>
          <w:p w14:paraId="4F266F22" w14:textId="77777777" w:rsidR="00CF093F" w:rsidRDefault="00CF093F" w:rsidP="00CF093F">
            <w:pPr>
              <w:pStyle w:val="GOSTTableListMark1"/>
              <w:rPr>
                <w:ins w:id="8973" w:author="Сатлер Марина Викторовна" w:date="2025-11-12T17:17:00Z"/>
              </w:rPr>
            </w:pPr>
            <w:ins w:id="8974" w:author="Сатлер Марина Викторовна" w:date="2025-11-12T17:17:00Z">
              <w:r>
                <w:t>«1» – федеральный бюджет,</w:t>
              </w:r>
            </w:ins>
          </w:p>
          <w:p w14:paraId="10825C92" w14:textId="77777777" w:rsidR="00CF093F" w:rsidRDefault="00CF093F" w:rsidP="00CF093F">
            <w:pPr>
              <w:pStyle w:val="GOSTTableListMark1"/>
              <w:rPr>
                <w:ins w:id="8975" w:author="Сатлер Марина Викторовна" w:date="2025-11-12T17:17:00Z"/>
              </w:rPr>
            </w:pPr>
            <w:ins w:id="8976" w:author="Сатлер Марина Викторовна" w:date="2025-11-12T17:17:00Z">
              <w:r>
                <w:t>«2» – бюджет субъекта РФ;</w:t>
              </w:r>
            </w:ins>
          </w:p>
          <w:p w14:paraId="221B47AF" w14:textId="7426121F" w:rsidR="00CF093F" w:rsidRPr="00062747" w:rsidRDefault="00CF093F" w:rsidP="003262ED">
            <w:pPr>
              <w:pStyle w:val="GOSTTableListMark1"/>
              <w:rPr>
                <w:ins w:id="8977" w:author="Сатлер Марина Викторовна" w:date="2025-11-12T17:16:00Z"/>
              </w:rPr>
            </w:pPr>
            <w:ins w:id="8978" w:author="Сатлер Марина Викторовна" w:date="2025-11-12T17:17:00Z">
              <w:r>
                <w:t>«3» – местный бюджет</w:t>
              </w:r>
            </w:ins>
          </w:p>
        </w:tc>
      </w:tr>
      <w:tr w:rsidR="00CF093F" w:rsidRPr="00002655" w14:paraId="6A81DDAE" w14:textId="77777777" w:rsidTr="008537A2">
        <w:trPr>
          <w:ins w:id="8979" w:author="Сатлер Марина Викторовна" w:date="2025-11-12T17:17:00Z"/>
        </w:trPr>
        <w:tc>
          <w:tcPr>
            <w:tcW w:w="864" w:type="pct"/>
          </w:tcPr>
          <w:p w14:paraId="3E7DA05D" w14:textId="73921B3B" w:rsidR="00CF093F" w:rsidRPr="00C75A4E" w:rsidRDefault="00CF093F" w:rsidP="00CF093F">
            <w:pPr>
              <w:pStyle w:val="GOSTTablenorm"/>
              <w:rPr>
                <w:ins w:id="8980" w:author="Сатлер Марина Викторовна" w:date="2025-11-12T17:17:00Z"/>
              </w:rPr>
            </w:pPr>
            <w:ins w:id="8981" w:author="Сатлер Марина Викторовна" w:date="2025-11-12T17:17:00Z">
              <w:r w:rsidRPr="00EA01FE">
                <w:t>ОКТМО</w:t>
              </w:r>
            </w:ins>
          </w:p>
        </w:tc>
        <w:tc>
          <w:tcPr>
            <w:tcW w:w="914" w:type="pct"/>
          </w:tcPr>
          <w:p w14:paraId="747DD2EB" w14:textId="472B9CE5" w:rsidR="00CF093F" w:rsidRPr="00C75A4E" w:rsidRDefault="00CF093F" w:rsidP="00CF093F">
            <w:pPr>
              <w:pStyle w:val="GOSTTablenorm"/>
              <w:rPr>
                <w:ins w:id="8982" w:author="Сатлер Марина Викторовна" w:date="2025-11-12T17:17:00Z"/>
              </w:rPr>
            </w:pPr>
            <w:ins w:id="8983" w:author="Сатлер Марина Викторовна" w:date="2025-11-12T17:17:00Z">
              <w:r w:rsidRPr="00EA01FE">
                <w:t>OKTMO</w:t>
              </w:r>
            </w:ins>
          </w:p>
        </w:tc>
        <w:tc>
          <w:tcPr>
            <w:tcW w:w="405" w:type="pct"/>
          </w:tcPr>
          <w:p w14:paraId="1A1177FC" w14:textId="6F2EDDC5" w:rsidR="00CF093F" w:rsidRPr="00C75A4E" w:rsidRDefault="00CF093F" w:rsidP="00CF093F">
            <w:pPr>
              <w:pStyle w:val="GOSTTablenorm"/>
              <w:rPr>
                <w:ins w:id="8984" w:author="Сатлер Марина Викторовна" w:date="2025-11-12T17:17:00Z"/>
              </w:rPr>
            </w:pPr>
            <w:ins w:id="8985" w:author="Сатлер Марина Викторовна" w:date="2025-11-12T17:17:00Z">
              <w:r w:rsidRPr="00EA01FE">
                <w:t>Массив</w:t>
              </w:r>
            </w:ins>
          </w:p>
        </w:tc>
        <w:tc>
          <w:tcPr>
            <w:tcW w:w="300" w:type="pct"/>
          </w:tcPr>
          <w:p w14:paraId="2B34C6B4" w14:textId="73FED3F0" w:rsidR="00CF093F" w:rsidRPr="00BA7A4A" w:rsidRDefault="00CF093F" w:rsidP="00CF093F">
            <w:pPr>
              <w:pStyle w:val="GOSTTablenorm"/>
              <w:rPr>
                <w:ins w:id="8986" w:author="Сатлер Марина Викторовна" w:date="2025-11-12T17:17:00Z"/>
              </w:rPr>
            </w:pPr>
            <w:ins w:id="8987" w:author="Сатлер Марина Викторовна" w:date="2025-11-12T17:17:00Z">
              <w:r w:rsidRPr="00EA01FE">
                <w:t>Нет</w:t>
              </w:r>
            </w:ins>
          </w:p>
        </w:tc>
        <w:tc>
          <w:tcPr>
            <w:tcW w:w="270" w:type="pct"/>
          </w:tcPr>
          <w:p w14:paraId="22B7BE29" w14:textId="12158451" w:rsidR="00CF093F" w:rsidRPr="00C75A4E" w:rsidRDefault="00CF093F" w:rsidP="00CF093F">
            <w:pPr>
              <w:pStyle w:val="GOSTTablenorm"/>
              <w:rPr>
                <w:ins w:id="8988" w:author="Сатлер Марина Викторовна" w:date="2025-11-12T17:17:00Z"/>
              </w:rPr>
            </w:pPr>
            <w:ins w:id="8989" w:author="Сатлер Марина Викторовна" w:date="2025-11-12T17:17:00Z">
              <w:r w:rsidRPr="00EA01FE">
                <w:t>&lt;=10000</w:t>
              </w:r>
            </w:ins>
          </w:p>
        </w:tc>
        <w:tc>
          <w:tcPr>
            <w:tcW w:w="2247" w:type="pct"/>
          </w:tcPr>
          <w:p w14:paraId="5E81E114" w14:textId="77777777" w:rsidR="00CF093F" w:rsidRDefault="00CF093F" w:rsidP="00CF093F">
            <w:pPr>
              <w:pStyle w:val="GOSTTablenorm"/>
              <w:rPr>
                <w:ins w:id="8990" w:author="Сатлер Марина Викторовна" w:date="2025-11-12T17:17:00Z"/>
              </w:rPr>
            </w:pPr>
            <w:ins w:id="8991" w:author="Сатлер Марина Викторовна" w:date="2025-11-12T17:17:00Z">
              <w:r w:rsidRPr="00EA01FE">
                <w:t>Указываются коды бюджета (коды ОКТМО), по которым тре</w:t>
              </w:r>
              <w:r>
                <w:t>буется выполнить открытие года.</w:t>
              </w:r>
            </w:ins>
          </w:p>
          <w:p w14:paraId="7E06EB68" w14:textId="37A4AB4F" w:rsidR="00CF093F" w:rsidRPr="00062747" w:rsidRDefault="00CF093F" w:rsidP="00CF093F">
            <w:pPr>
              <w:pStyle w:val="GOSTTablenorm"/>
              <w:rPr>
                <w:ins w:id="8992" w:author="Сатлер Марина Викторовна" w:date="2025-11-12T17:17:00Z"/>
              </w:rPr>
            </w:pPr>
            <w:ins w:id="8993" w:author="Сатлер Марина Викторовна" w:date="2025-11-12T17:17:00Z">
              <w:r w:rsidRPr="00EA01FE">
                <w:t>Если параметр пустой, то открытие запускается по всем значениям кода ОКТМО, если заполнен, то только по указанным</w:t>
              </w:r>
            </w:ins>
          </w:p>
        </w:tc>
      </w:tr>
    </w:tbl>
    <w:p w14:paraId="1726CCED" w14:textId="7B79E34E" w:rsidR="00E26864" w:rsidRDefault="00E26864" w:rsidP="003262ED">
      <w:pPr>
        <w:pStyle w:val="41"/>
        <w:rPr>
          <w:ins w:id="8994" w:author="Сатлер Марина Викторовна" w:date="2025-11-12T17:25:00Z"/>
        </w:rPr>
      </w:pPr>
      <w:bookmarkStart w:id="8995" w:name="_Toc226556205"/>
      <w:ins w:id="8996" w:author="Сатлер Марина Викторовна" w:date="2025-11-12T15:33:00Z">
        <w:r w:rsidRPr="00B30C62">
          <w:t>Пример запроса</w:t>
        </w:r>
      </w:ins>
      <w:bookmarkEnd w:id="8995"/>
    </w:p>
    <w:p w14:paraId="3354C3DF" w14:textId="3B90C9A6" w:rsidR="00AA1255" w:rsidRPr="009A712C" w:rsidRDefault="00AA1255" w:rsidP="00AA1255">
      <w:pPr>
        <w:pStyle w:val="GOSTNormal"/>
        <w:rPr>
          <w:ins w:id="8997" w:author="Сатлер Марина Викторовна" w:date="2025-11-12T17:26:00Z"/>
          <w:u w:val="single"/>
        </w:rPr>
      </w:pPr>
      <w:ins w:id="8998" w:author="Сатлер Марина Викторовна" w:date="2025-11-12T17:26:00Z">
        <w:r w:rsidRPr="009A712C">
          <w:rPr>
            <w:u w:val="single"/>
          </w:rPr>
          <w:t>Пример №</w:t>
        </w:r>
      </w:ins>
      <w:ins w:id="8999" w:author="Сатлер Марина Викторовна" w:date="2025-11-12T17:27:00Z">
        <w:r w:rsidR="000F7B08">
          <w:rPr>
            <w:u w:val="single"/>
          </w:rPr>
          <w:t>1</w:t>
        </w:r>
      </w:ins>
      <w:ins w:id="9000" w:author="Сатлер Марина Викторовна" w:date="2025-11-12T17:26:00Z">
        <w:r w:rsidRPr="009A712C">
          <w:rPr>
            <w:u w:val="single"/>
          </w:rPr>
          <w:t xml:space="preserve">: </w:t>
        </w:r>
      </w:ins>
      <w:ins w:id="9001" w:author="Сатлер Марина Викторовна" w:date="2025-11-12T17:27:00Z">
        <w:r w:rsidR="000F7B08" w:rsidRPr="000F7B08">
          <w:rPr>
            <w:u w:val="single"/>
          </w:rPr>
          <w:t>Запрос на выполнение операции по заключению счетов отчетного финансового года</w:t>
        </w:r>
      </w:ins>
      <w:ins w:id="9002" w:author="Сатлер Марина Викторовна" w:date="2025-11-13T11:45:00Z">
        <w:r w:rsidR="005D5DC3">
          <w:rPr>
            <w:u w:val="single"/>
          </w:rPr>
          <w:t xml:space="preserve"> </w:t>
        </w:r>
        <w:r w:rsidR="005D5DC3" w:rsidRPr="005D5DC3">
          <w:rPr>
            <w:u w:val="single"/>
          </w:rPr>
          <w:t>по операциям ЕБП</w:t>
        </w:r>
      </w:ins>
      <w:ins w:id="9003" w:author="Сатлер Марина Викторовна" w:date="2025-11-12T17:27:00Z">
        <w:r w:rsidR="000F7B08" w:rsidRPr="000F7B08">
          <w:rPr>
            <w:u w:val="single"/>
          </w:rPr>
          <w:t>, направляемый из ПУиО ЭБ в ЕБП</w:t>
        </w:r>
      </w:ins>
      <w:ins w:id="9004" w:author="Сатлер Марина Викторовна" w:date="2025-11-12T17:26:00Z">
        <w:r w:rsidRPr="009A712C">
          <w:rPr>
            <w:u w:val="single"/>
          </w:rPr>
          <w:t xml:space="preserve"> (</w:t>
        </w:r>
      </w:ins>
      <w:ins w:id="9005" w:author="Сатлер Марина Викторовна" w:date="2025-11-12T17:27:00Z">
        <w:r w:rsidR="000F7B08" w:rsidRPr="000F7B08">
          <w:rPr>
            <w:u w:val="single"/>
          </w:rPr>
          <w:t>EBP_CLOSINGYEAR</w:t>
        </w:r>
      </w:ins>
      <w:ins w:id="9006" w:author="Сатлер Марина Викторовна" w:date="2025-11-12T17:26:00Z">
        <w:r w:rsidRPr="009A712C">
          <w:rPr>
            <w:u w:val="single"/>
          </w:rPr>
          <w:t>):</w:t>
        </w:r>
      </w:ins>
    </w:p>
    <w:p w14:paraId="06DBBE8F" w14:textId="77777777" w:rsidR="00C90D32" w:rsidRDefault="00C90D32" w:rsidP="00C90D32">
      <w:pPr>
        <w:pStyle w:val="GOSTScript"/>
        <w:rPr>
          <w:ins w:id="9007" w:author="Сатлер Марина Викторовна" w:date="2025-11-12T15:43:00Z"/>
        </w:rPr>
      </w:pPr>
      <w:ins w:id="9008" w:author="Сатлер Марина Викторовна" w:date="2025-11-12T15:43:00Z">
        <w:r>
          <w:t>{</w:t>
        </w:r>
      </w:ins>
    </w:p>
    <w:p w14:paraId="372A1C09" w14:textId="77777777" w:rsidR="00C90D32" w:rsidRDefault="00C90D32" w:rsidP="00C90D32">
      <w:pPr>
        <w:pStyle w:val="GOSTScript"/>
        <w:rPr>
          <w:ins w:id="9009" w:author="Сатлер Марина Викторовна" w:date="2025-11-12T15:43:00Z"/>
        </w:rPr>
      </w:pPr>
      <w:ins w:id="9010" w:author="Сатлер Марина Викторовна" w:date="2025-11-12T15:43:00Z">
        <w:r>
          <w:lastRenderedPageBreak/>
          <w:tab/>
          <w:t>"header": {</w:t>
        </w:r>
      </w:ins>
    </w:p>
    <w:p w14:paraId="658265ED" w14:textId="77777777" w:rsidR="00C90D32" w:rsidRDefault="00C90D32" w:rsidP="00C90D32">
      <w:pPr>
        <w:pStyle w:val="GOSTScript"/>
        <w:rPr>
          <w:ins w:id="9011" w:author="Сатлер Марина Викторовна" w:date="2025-11-12T15:43:00Z"/>
        </w:rPr>
      </w:pPr>
      <w:ins w:id="9012" w:author="Сатлер Марина Викторовна" w:date="2025-11-12T15:43:00Z">
        <w:r>
          <w:tab/>
        </w:r>
        <w:r>
          <w:tab/>
          <w:t>"Source": "ARP",</w:t>
        </w:r>
      </w:ins>
    </w:p>
    <w:p w14:paraId="568D1B13" w14:textId="77777777" w:rsidR="00C90D32" w:rsidRDefault="00C90D32" w:rsidP="00C90D32">
      <w:pPr>
        <w:pStyle w:val="GOSTScript"/>
        <w:rPr>
          <w:ins w:id="9013" w:author="Сатлер Марина Викторовна" w:date="2025-11-12T15:43:00Z"/>
        </w:rPr>
      </w:pPr>
      <w:ins w:id="9014" w:author="Сатлер Марина Викторовна" w:date="2025-11-12T15:43:00Z">
        <w:r>
          <w:tab/>
        </w:r>
        <w:r>
          <w:tab/>
          <w:t>"ReqDateTime": "2025-01-03 10:34:12",</w:t>
        </w:r>
      </w:ins>
    </w:p>
    <w:p w14:paraId="7E5489E8" w14:textId="77777777" w:rsidR="00C90D32" w:rsidRDefault="00C90D32" w:rsidP="00C90D32">
      <w:pPr>
        <w:pStyle w:val="GOSTScript"/>
        <w:rPr>
          <w:ins w:id="9015" w:author="Сатлер Марина Викторовна" w:date="2025-11-12T15:43:00Z"/>
        </w:rPr>
      </w:pPr>
      <w:ins w:id="9016" w:author="Сатлер Марина Викторовна" w:date="2025-11-12T15:43:00Z">
        <w:r>
          <w:tab/>
        </w:r>
        <w:r>
          <w:tab/>
          <w:t>"Version": "2.4",</w:t>
        </w:r>
      </w:ins>
    </w:p>
    <w:p w14:paraId="0C3B799A" w14:textId="575A1BD3" w:rsidR="00C90D32" w:rsidRDefault="00C90D32" w:rsidP="00C90D32">
      <w:pPr>
        <w:pStyle w:val="GOSTScript"/>
        <w:rPr>
          <w:ins w:id="9017" w:author="Сатлер Марина Викторовна" w:date="2025-11-13T12:00:00Z"/>
        </w:rPr>
      </w:pPr>
      <w:ins w:id="9018" w:author="Сатлер Марина Викторовна" w:date="2025-11-12T15:43:00Z">
        <w:r>
          <w:tab/>
        </w:r>
        <w:r>
          <w:tab/>
          <w:t>"ReqGuid": "</w:t>
        </w:r>
      </w:ins>
      <w:ins w:id="9019" w:author="Сатлер Марина Викторовна" w:date="2025-11-12T15:44:00Z">
        <w:r w:rsidRPr="00C90D32">
          <w:t>b3d4ce5d-2757-4454-948c-cfa72ba94f10</w:t>
        </w:r>
      </w:ins>
      <w:ins w:id="9020" w:author="Сатлер Марина Викторовна" w:date="2025-11-12T15:48:00Z">
        <w:r w:rsidR="003B1FF5">
          <w:t>"</w:t>
        </w:r>
        <w:r w:rsidR="003B1FF5" w:rsidRPr="003262ED">
          <w:t>,</w:t>
        </w:r>
      </w:ins>
    </w:p>
    <w:p w14:paraId="55B10871" w14:textId="2560B3D4" w:rsidR="00AB48BC" w:rsidRPr="00AA1255" w:rsidRDefault="00AB48BC" w:rsidP="00AB48BC">
      <w:pPr>
        <w:pStyle w:val="GOSTScript"/>
        <w:rPr>
          <w:ins w:id="9021" w:author="Сатлер Марина Викторовна" w:date="2025-11-13T12:00:00Z"/>
        </w:rPr>
      </w:pPr>
      <w:ins w:id="9022" w:author="Сатлер Марина Викторовна" w:date="2025-11-13T12:00:00Z">
        <w:r>
          <w:tab/>
        </w:r>
        <w:r>
          <w:tab/>
          <w:t>"</w:t>
        </w:r>
        <w:r w:rsidRPr="00AB48BC">
          <w:t>DocGuid</w:t>
        </w:r>
        <w:r>
          <w:t>": "a0d4ce5d-7890-4699-948c-cfa72ba94f86"</w:t>
        </w:r>
        <w:r w:rsidRPr="00117E38">
          <w:t>,</w:t>
        </w:r>
      </w:ins>
    </w:p>
    <w:p w14:paraId="60B4C736" w14:textId="77777777" w:rsidR="00C90D32" w:rsidRDefault="00C90D32" w:rsidP="00C90D32">
      <w:pPr>
        <w:pStyle w:val="GOSTScript"/>
        <w:rPr>
          <w:ins w:id="9023" w:author="Сатлер Марина Викторовна" w:date="2025-11-12T15:43:00Z"/>
        </w:rPr>
      </w:pPr>
      <w:ins w:id="9024" w:author="Сатлер Марина Викторовна" w:date="2025-11-12T15:43:00Z">
        <w:r>
          <w:tab/>
        </w:r>
        <w:r>
          <w:tab/>
          <w:t>"RequestType": "EBP_CLOSINGYEAR"</w:t>
        </w:r>
      </w:ins>
    </w:p>
    <w:p w14:paraId="124B3A49" w14:textId="77777777" w:rsidR="00C90D32" w:rsidRPr="007171D7" w:rsidRDefault="00C90D32" w:rsidP="00C90D32">
      <w:pPr>
        <w:pStyle w:val="GOSTScript"/>
        <w:rPr>
          <w:ins w:id="9025" w:author="Сатлер Марина Викторовна" w:date="2025-11-12T15:43:00Z"/>
        </w:rPr>
      </w:pPr>
      <w:ins w:id="9026" w:author="Сатлер Марина Викторовна" w:date="2025-11-12T15:43:00Z">
        <w:r>
          <w:tab/>
        </w:r>
        <w:r w:rsidRPr="007171D7">
          <w:t>},</w:t>
        </w:r>
      </w:ins>
    </w:p>
    <w:p w14:paraId="6B07C9ED" w14:textId="77777777" w:rsidR="00C90D32" w:rsidRPr="007171D7" w:rsidRDefault="00C90D32" w:rsidP="00C90D32">
      <w:pPr>
        <w:pStyle w:val="GOSTScript"/>
        <w:rPr>
          <w:ins w:id="9027" w:author="Сатлер Марина Викторовна" w:date="2025-11-12T15:43:00Z"/>
        </w:rPr>
      </w:pPr>
      <w:ins w:id="9028" w:author="Сатлер Марина Викторовна" w:date="2025-11-12T15:43:00Z">
        <w:r w:rsidRPr="007171D7">
          <w:tab/>
          <w:t>"</w:t>
        </w:r>
        <w:r>
          <w:t>document</w:t>
        </w:r>
        <w:r w:rsidRPr="007171D7">
          <w:t>": {</w:t>
        </w:r>
      </w:ins>
    </w:p>
    <w:p w14:paraId="24DA66E9" w14:textId="77777777" w:rsidR="00C90D32" w:rsidRPr="007171D7" w:rsidRDefault="00C90D32" w:rsidP="00C90D32">
      <w:pPr>
        <w:pStyle w:val="GOSTScript"/>
        <w:rPr>
          <w:ins w:id="9029" w:author="Сатлер Марина Викторовна" w:date="2025-11-12T15:43:00Z"/>
        </w:rPr>
      </w:pPr>
      <w:ins w:id="9030" w:author="Сатлер Марина Викторовна" w:date="2025-11-12T15:43:00Z">
        <w:r w:rsidRPr="007171D7">
          <w:tab/>
        </w:r>
        <w:r w:rsidRPr="007171D7">
          <w:tab/>
          <w:t>"</w:t>
        </w:r>
        <w:r>
          <w:t>OpeningYear</w:t>
        </w:r>
        <w:r w:rsidRPr="007171D7">
          <w:t>": "2024",</w:t>
        </w:r>
      </w:ins>
    </w:p>
    <w:p w14:paraId="69AABC01" w14:textId="77777777" w:rsidR="00C90D32" w:rsidRPr="003262ED" w:rsidRDefault="00C90D32" w:rsidP="00C90D32">
      <w:pPr>
        <w:pStyle w:val="GOSTScript"/>
        <w:rPr>
          <w:ins w:id="9031" w:author="Сатлер Марина Викторовна" w:date="2025-11-12T15:43:00Z"/>
          <w:lang w:val="ru-RU"/>
        </w:rPr>
      </w:pPr>
      <w:ins w:id="9032" w:author="Сатлер Марина Викторовна" w:date="2025-11-12T15:43:00Z">
        <w:r w:rsidRPr="007171D7">
          <w:tab/>
        </w:r>
        <w:r w:rsidRPr="007171D7">
          <w:tab/>
        </w:r>
        <w:r w:rsidRPr="003262ED">
          <w:rPr>
            <w:lang w:val="ru-RU"/>
          </w:rPr>
          <w:t>"</w:t>
        </w:r>
        <w:r>
          <w:t>Subject</w:t>
        </w:r>
        <w:r w:rsidRPr="003262ED">
          <w:rPr>
            <w:lang w:val="ru-RU"/>
          </w:rPr>
          <w:t>": "6200"</w:t>
        </w:r>
      </w:ins>
    </w:p>
    <w:p w14:paraId="55FB5784" w14:textId="77777777" w:rsidR="00C90D32" w:rsidRPr="003262ED" w:rsidRDefault="00C90D32" w:rsidP="00C90D32">
      <w:pPr>
        <w:pStyle w:val="GOSTScript"/>
        <w:rPr>
          <w:ins w:id="9033" w:author="Сатлер Марина Викторовна" w:date="2025-11-12T15:43:00Z"/>
          <w:lang w:val="ru-RU"/>
        </w:rPr>
      </w:pPr>
      <w:ins w:id="9034" w:author="Сатлер Марина Викторовна" w:date="2025-11-12T15:43:00Z">
        <w:r w:rsidRPr="003262ED">
          <w:rPr>
            <w:lang w:val="ru-RU"/>
          </w:rPr>
          <w:tab/>
          <w:t>}</w:t>
        </w:r>
      </w:ins>
    </w:p>
    <w:p w14:paraId="2CAE70A0" w14:textId="26594509" w:rsidR="00E26864" w:rsidRPr="003262ED" w:rsidRDefault="00C90D32" w:rsidP="00C90D32">
      <w:pPr>
        <w:pStyle w:val="GOSTScript"/>
        <w:rPr>
          <w:ins w:id="9035" w:author="Сатлер Марина Викторовна" w:date="2025-11-12T15:33:00Z"/>
          <w:lang w:val="ru-RU"/>
        </w:rPr>
      </w:pPr>
      <w:ins w:id="9036" w:author="Сатлер Марина Викторовна" w:date="2025-11-12T15:43:00Z">
        <w:r w:rsidRPr="003262ED">
          <w:rPr>
            <w:lang w:val="ru-RU"/>
          </w:rPr>
          <w:t>}</w:t>
        </w:r>
      </w:ins>
    </w:p>
    <w:p w14:paraId="0FD312F2" w14:textId="35FF6E33" w:rsidR="00AA1255" w:rsidRPr="003262ED" w:rsidRDefault="00AA1255" w:rsidP="003262ED">
      <w:pPr>
        <w:pStyle w:val="GOSTNormal"/>
        <w:rPr>
          <w:ins w:id="9037" w:author="Сатлер Марина Викторовна" w:date="2025-11-12T15:37:00Z"/>
          <w:u w:val="single"/>
        </w:rPr>
      </w:pPr>
      <w:ins w:id="9038" w:author="Сатлер Марина Викторовна" w:date="2025-11-12T17:25:00Z">
        <w:r w:rsidRPr="003262ED">
          <w:rPr>
            <w:u w:val="single"/>
          </w:rPr>
          <w:t xml:space="preserve">Пример №2: </w:t>
        </w:r>
      </w:ins>
      <w:ins w:id="9039" w:author="Сатлер Марина Викторовна" w:date="2025-11-12T17:26:00Z">
        <w:r w:rsidRPr="003262ED">
          <w:rPr>
            <w:u w:val="single"/>
          </w:rPr>
          <w:t xml:space="preserve">Запрос </w:t>
        </w:r>
      </w:ins>
      <w:ins w:id="9040" w:author="Сатлер Марина Викторовна" w:date="2025-11-12T17:25:00Z">
        <w:r w:rsidRPr="003262ED">
          <w:rPr>
            <w:u w:val="single"/>
          </w:rPr>
          <w:t>на выполнение операции по переносу остатков средств на новый финансовый год</w:t>
        </w:r>
      </w:ins>
      <w:ins w:id="9041" w:author="Сатлер Марина Викторовна" w:date="2025-11-13T11:45:00Z">
        <w:r w:rsidR="005D5DC3">
          <w:rPr>
            <w:u w:val="single"/>
          </w:rPr>
          <w:t xml:space="preserve"> </w:t>
        </w:r>
        <w:r w:rsidR="005D5DC3" w:rsidRPr="005D5DC3">
          <w:rPr>
            <w:u w:val="single"/>
          </w:rPr>
          <w:t>по операциям ЕБП</w:t>
        </w:r>
      </w:ins>
      <w:ins w:id="9042" w:author="Сатлер Марина Викторовна" w:date="2025-11-12T17:25:00Z">
        <w:r w:rsidRPr="003262ED">
          <w:rPr>
            <w:u w:val="single"/>
          </w:rPr>
          <w:t>, направляемый из ПУиО ЭБ в ЕБП</w:t>
        </w:r>
      </w:ins>
      <w:ins w:id="9043" w:author="Сатлер Марина Викторовна" w:date="2025-11-12T17:26:00Z">
        <w:r w:rsidRPr="003262ED">
          <w:rPr>
            <w:u w:val="single"/>
          </w:rPr>
          <w:t xml:space="preserve"> (EBP_OPENINGYEAR)</w:t>
        </w:r>
      </w:ins>
      <w:ins w:id="9044" w:author="Сатлер Марина Викторовна" w:date="2025-11-12T17:25:00Z">
        <w:r w:rsidRPr="003262ED">
          <w:rPr>
            <w:u w:val="single"/>
          </w:rPr>
          <w:t>:</w:t>
        </w:r>
      </w:ins>
    </w:p>
    <w:p w14:paraId="70975F43" w14:textId="77777777" w:rsidR="003B1FF5" w:rsidRDefault="003B1FF5" w:rsidP="003B1FF5">
      <w:pPr>
        <w:pStyle w:val="GOSTScript"/>
        <w:rPr>
          <w:ins w:id="9045" w:author="Сатлер Марина Викторовна" w:date="2025-11-12T15:47:00Z"/>
        </w:rPr>
      </w:pPr>
      <w:ins w:id="9046" w:author="Сатлер Марина Викторовна" w:date="2025-11-12T15:47:00Z">
        <w:r>
          <w:t>{</w:t>
        </w:r>
      </w:ins>
    </w:p>
    <w:p w14:paraId="7A2E83E0" w14:textId="77777777" w:rsidR="003B1FF5" w:rsidRDefault="003B1FF5" w:rsidP="003B1FF5">
      <w:pPr>
        <w:pStyle w:val="GOSTScript"/>
        <w:rPr>
          <w:ins w:id="9047" w:author="Сатлер Марина Викторовна" w:date="2025-11-12T15:47:00Z"/>
        </w:rPr>
      </w:pPr>
      <w:ins w:id="9048" w:author="Сатлер Марина Викторовна" w:date="2025-11-12T15:47:00Z">
        <w:r>
          <w:tab/>
          <w:t>"header": {</w:t>
        </w:r>
      </w:ins>
    </w:p>
    <w:p w14:paraId="65861000" w14:textId="77777777" w:rsidR="003B1FF5" w:rsidRDefault="003B1FF5" w:rsidP="003B1FF5">
      <w:pPr>
        <w:pStyle w:val="GOSTScript"/>
        <w:rPr>
          <w:ins w:id="9049" w:author="Сатлер Марина Викторовна" w:date="2025-11-12T15:47:00Z"/>
        </w:rPr>
      </w:pPr>
      <w:ins w:id="9050" w:author="Сатлер Марина Викторовна" w:date="2025-11-12T15:47:00Z">
        <w:r>
          <w:tab/>
        </w:r>
        <w:r>
          <w:tab/>
          <w:t>"Source": "ARP",</w:t>
        </w:r>
      </w:ins>
    </w:p>
    <w:p w14:paraId="6320B1EE" w14:textId="77777777" w:rsidR="003B1FF5" w:rsidRDefault="003B1FF5" w:rsidP="003B1FF5">
      <w:pPr>
        <w:pStyle w:val="GOSTScript"/>
        <w:rPr>
          <w:ins w:id="9051" w:author="Сатлер Марина Викторовна" w:date="2025-11-12T15:47:00Z"/>
        </w:rPr>
      </w:pPr>
      <w:ins w:id="9052" w:author="Сатлер Марина Викторовна" w:date="2025-11-12T15:47:00Z">
        <w:r>
          <w:tab/>
        </w:r>
        <w:r>
          <w:tab/>
          <w:t>"ReqDateTime": "2025-01-03 10:34:12",</w:t>
        </w:r>
      </w:ins>
    </w:p>
    <w:p w14:paraId="7856E0CF" w14:textId="77777777" w:rsidR="003B1FF5" w:rsidRDefault="003B1FF5" w:rsidP="003B1FF5">
      <w:pPr>
        <w:pStyle w:val="GOSTScript"/>
        <w:rPr>
          <w:ins w:id="9053" w:author="Сатлер Марина Викторовна" w:date="2025-11-12T15:47:00Z"/>
        </w:rPr>
      </w:pPr>
      <w:ins w:id="9054" w:author="Сатлер Марина Викторовна" w:date="2025-11-12T15:47:00Z">
        <w:r>
          <w:tab/>
        </w:r>
        <w:r>
          <w:tab/>
          <w:t>"Version": "2.4",</w:t>
        </w:r>
      </w:ins>
    </w:p>
    <w:p w14:paraId="37FB4DE0" w14:textId="5456BA2C" w:rsidR="003B1FF5" w:rsidRDefault="003B1FF5" w:rsidP="003B1FF5">
      <w:pPr>
        <w:pStyle w:val="GOSTScript"/>
        <w:rPr>
          <w:ins w:id="9055" w:author="Сатлер Марина Викторовна" w:date="2025-11-13T12:01:00Z"/>
        </w:rPr>
      </w:pPr>
      <w:ins w:id="9056" w:author="Сатлер Марина Викторовна" w:date="2025-11-12T15:47:00Z">
        <w:r>
          <w:tab/>
        </w:r>
        <w:r>
          <w:tab/>
          <w:t>"ReqGuid": "</w:t>
        </w:r>
      </w:ins>
      <w:ins w:id="9057" w:author="Сатлер Марина Викторовна" w:date="2025-11-12T15:48:00Z">
        <w:r w:rsidRPr="00C90D32">
          <w:t>b3d4ce5d-2757-4454-948c-cfa72ba94f10</w:t>
        </w:r>
      </w:ins>
      <w:ins w:id="9058" w:author="Сатлер Марина Викторовна" w:date="2025-11-12T15:47:00Z">
        <w:r>
          <w:t>",</w:t>
        </w:r>
      </w:ins>
    </w:p>
    <w:p w14:paraId="6BDA5DB9" w14:textId="77777777" w:rsidR="00AB48BC" w:rsidRPr="00AA1255" w:rsidRDefault="00AB48BC" w:rsidP="00AB48BC">
      <w:pPr>
        <w:pStyle w:val="GOSTScript"/>
        <w:rPr>
          <w:ins w:id="9059" w:author="Сатлер Марина Викторовна" w:date="2025-11-13T12:01:00Z"/>
        </w:rPr>
      </w:pPr>
      <w:ins w:id="9060" w:author="Сатлер Марина Викторовна" w:date="2025-11-13T12:01:00Z">
        <w:r>
          <w:tab/>
        </w:r>
        <w:r>
          <w:tab/>
          <w:t>"</w:t>
        </w:r>
        <w:r w:rsidRPr="00AB48BC">
          <w:t>DocGuid</w:t>
        </w:r>
        <w:r>
          <w:t>": "a0d4ce5d-7890-4699-948c-cfa72ba94f86"</w:t>
        </w:r>
        <w:r w:rsidRPr="00117E38">
          <w:t>,</w:t>
        </w:r>
      </w:ins>
    </w:p>
    <w:p w14:paraId="3EE75AC6" w14:textId="77777777" w:rsidR="003B1FF5" w:rsidRDefault="003B1FF5" w:rsidP="003B1FF5">
      <w:pPr>
        <w:pStyle w:val="GOSTScript"/>
        <w:rPr>
          <w:ins w:id="9061" w:author="Сатлер Марина Викторовна" w:date="2025-11-12T15:47:00Z"/>
        </w:rPr>
      </w:pPr>
      <w:ins w:id="9062" w:author="Сатлер Марина Викторовна" w:date="2025-11-12T15:47:00Z">
        <w:r>
          <w:tab/>
        </w:r>
        <w:r>
          <w:tab/>
          <w:t>"RequestType": "EBP_OPENINGYEAR"</w:t>
        </w:r>
      </w:ins>
    </w:p>
    <w:p w14:paraId="4C9233F2" w14:textId="77777777" w:rsidR="003B1FF5" w:rsidRDefault="003B1FF5" w:rsidP="003B1FF5">
      <w:pPr>
        <w:pStyle w:val="GOSTScript"/>
        <w:rPr>
          <w:ins w:id="9063" w:author="Сатлер Марина Викторовна" w:date="2025-11-12T15:47:00Z"/>
        </w:rPr>
      </w:pPr>
      <w:ins w:id="9064" w:author="Сатлер Марина Викторовна" w:date="2025-11-12T15:47:00Z">
        <w:r>
          <w:tab/>
          <w:t>},</w:t>
        </w:r>
      </w:ins>
    </w:p>
    <w:p w14:paraId="1FDFB8D6" w14:textId="77777777" w:rsidR="003B1FF5" w:rsidRDefault="003B1FF5" w:rsidP="003B1FF5">
      <w:pPr>
        <w:pStyle w:val="GOSTScript"/>
        <w:rPr>
          <w:ins w:id="9065" w:author="Сатлер Марина Викторовна" w:date="2025-11-12T15:47:00Z"/>
        </w:rPr>
      </w:pPr>
      <w:ins w:id="9066" w:author="Сатлер Марина Викторовна" w:date="2025-11-12T15:47:00Z">
        <w:r>
          <w:tab/>
          <w:t>"document": {</w:t>
        </w:r>
      </w:ins>
    </w:p>
    <w:p w14:paraId="64C2AF20" w14:textId="77777777" w:rsidR="003B1FF5" w:rsidRDefault="003B1FF5" w:rsidP="003B1FF5">
      <w:pPr>
        <w:pStyle w:val="GOSTScript"/>
        <w:rPr>
          <w:ins w:id="9067" w:author="Сатлер Марина Викторовна" w:date="2025-11-12T15:47:00Z"/>
        </w:rPr>
      </w:pPr>
      <w:ins w:id="9068" w:author="Сатлер Марина Викторовна" w:date="2025-11-12T15:47:00Z">
        <w:r>
          <w:tab/>
        </w:r>
        <w:r>
          <w:tab/>
          <w:t>"OpeningYear": "2024",</w:t>
        </w:r>
      </w:ins>
    </w:p>
    <w:p w14:paraId="1BC5401C" w14:textId="77777777" w:rsidR="003B1FF5" w:rsidRDefault="003B1FF5" w:rsidP="003B1FF5">
      <w:pPr>
        <w:pStyle w:val="GOSTScript"/>
        <w:rPr>
          <w:ins w:id="9069" w:author="Сатлер Марина Викторовна" w:date="2025-11-12T15:47:00Z"/>
        </w:rPr>
      </w:pPr>
      <w:ins w:id="9070" w:author="Сатлер Марина Викторовна" w:date="2025-11-12T15:47:00Z">
        <w:r>
          <w:tab/>
        </w:r>
        <w:r>
          <w:tab/>
          <w:t>"Subject": "6200",</w:t>
        </w:r>
      </w:ins>
    </w:p>
    <w:p w14:paraId="793931B5" w14:textId="77777777" w:rsidR="003B1FF5" w:rsidRDefault="003B1FF5" w:rsidP="003B1FF5">
      <w:pPr>
        <w:pStyle w:val="GOSTScript"/>
        <w:rPr>
          <w:ins w:id="9071" w:author="Сатлер Марина Викторовна" w:date="2025-11-12T15:47:00Z"/>
        </w:rPr>
      </w:pPr>
      <w:ins w:id="9072" w:author="Сатлер Марина Викторовна" w:date="2025-11-12T15:47:00Z">
        <w:r>
          <w:tab/>
        </w:r>
        <w:r>
          <w:tab/>
          <w:t>"TypeOpening": "AUBU"</w:t>
        </w:r>
      </w:ins>
    </w:p>
    <w:p w14:paraId="2234EE28" w14:textId="77777777" w:rsidR="003B1FF5" w:rsidRDefault="003B1FF5" w:rsidP="003B1FF5">
      <w:pPr>
        <w:pStyle w:val="GOSTScript"/>
        <w:rPr>
          <w:ins w:id="9073" w:author="Сатлер Марина Викторовна" w:date="2025-11-12T15:47:00Z"/>
        </w:rPr>
      </w:pPr>
      <w:ins w:id="9074" w:author="Сатлер Марина Викторовна" w:date="2025-11-12T15:47:00Z">
        <w:r>
          <w:tab/>
          <w:t>}</w:t>
        </w:r>
      </w:ins>
    </w:p>
    <w:p w14:paraId="7CB67BBC" w14:textId="63A142AE" w:rsidR="002568C9" w:rsidRPr="009A712C" w:rsidRDefault="003B1FF5" w:rsidP="003B1FF5">
      <w:pPr>
        <w:pStyle w:val="GOSTScript"/>
        <w:rPr>
          <w:ins w:id="9075" w:author="Сатлер Марина Викторовна" w:date="2025-11-12T15:37:00Z"/>
        </w:rPr>
      </w:pPr>
      <w:ins w:id="9076" w:author="Сатлер Марина Викторовна" w:date="2025-11-12T15:47:00Z">
        <w:r>
          <w:t>}</w:t>
        </w:r>
      </w:ins>
    </w:p>
    <w:p w14:paraId="758038BE" w14:textId="4BD9E27D" w:rsidR="000F7B08" w:rsidRDefault="000F7B08" w:rsidP="008A5BDD">
      <w:pPr>
        <w:pStyle w:val="31"/>
        <w:tabs>
          <w:tab w:val="clear" w:pos="993"/>
          <w:tab w:val="num" w:pos="720"/>
        </w:tabs>
        <w:ind w:left="1134" w:hanging="1134"/>
        <w:rPr>
          <w:ins w:id="9077" w:author="Сатлер Марина Викторовна" w:date="2025-11-12T17:28:00Z"/>
        </w:rPr>
      </w:pPr>
      <w:bookmarkStart w:id="9078" w:name="_Ref213926895"/>
      <w:bookmarkStart w:id="9079" w:name="_Toc226556206"/>
      <w:ins w:id="9080" w:author="Сатлер Марина Викторовна" w:date="2025-11-12T17:28:00Z">
        <w:r w:rsidRPr="009A712C">
          <w:lastRenderedPageBreak/>
          <w:t xml:space="preserve">Параметры </w:t>
        </w:r>
      </w:ins>
      <w:ins w:id="9081" w:author="Сатлер Марина Викторовна" w:date="2025-11-12T17:34:00Z">
        <w:r w:rsidR="008A5BDD">
          <w:t>з</w:t>
        </w:r>
        <w:r w:rsidR="008A5BDD" w:rsidRPr="008A5BDD">
          <w:t>апрос</w:t>
        </w:r>
        <w:r w:rsidR="008A5BDD">
          <w:t>а</w:t>
        </w:r>
        <w:r w:rsidR="008A5BDD" w:rsidRPr="008A5BDD">
          <w:t xml:space="preserve"> на сторнирование / отмену записей учета</w:t>
        </w:r>
      </w:ins>
      <w:ins w:id="9082" w:author="Сатлер Марина Викторовна" w:date="2025-11-13T11:07:00Z">
        <w:r w:rsidR="000734BE">
          <w:t>,</w:t>
        </w:r>
      </w:ins>
      <w:ins w:id="9083" w:author="Сатлер Марина Викторовна" w:date="2025-11-13T11:05:00Z">
        <w:r w:rsidR="000734BE">
          <w:t xml:space="preserve"> </w:t>
        </w:r>
      </w:ins>
      <w:ins w:id="9084" w:author="Сатлер Марина Викторовна" w:date="2025-11-13T11:06:00Z">
        <w:r w:rsidR="000734BE">
          <w:t xml:space="preserve">сформированных в рамках </w:t>
        </w:r>
        <w:r w:rsidR="000734BE" w:rsidRPr="003262ED">
          <w:t>процедур по закрытию отчетного финансового года по операциям ЕБП</w:t>
        </w:r>
      </w:ins>
      <w:ins w:id="9085" w:author="Сатлер Марина Викторовна" w:date="2025-11-12T17:34:00Z">
        <w:r w:rsidR="008A5BDD" w:rsidRPr="008A5BDD">
          <w:t>, направлем</w:t>
        </w:r>
        <w:r w:rsidR="008A5BDD">
          <w:t>ого</w:t>
        </w:r>
        <w:r w:rsidR="008A5BDD" w:rsidRPr="008A5BDD">
          <w:t xml:space="preserve"> из ПУиО ЭБ </w:t>
        </w:r>
      </w:ins>
      <w:ins w:id="9086" w:author="Сатлер Марина Викторовна" w:date="2025-11-13T11:07:00Z">
        <w:r w:rsidR="000734BE">
          <w:t xml:space="preserve">в </w:t>
        </w:r>
      </w:ins>
      <w:ins w:id="9087" w:author="Сатлер Марина Викторовна" w:date="2025-11-12T17:34:00Z">
        <w:r w:rsidR="008A5BDD" w:rsidRPr="008A5BDD">
          <w:t>ЕБП (REVERSAL)</w:t>
        </w:r>
      </w:ins>
      <w:bookmarkEnd w:id="9078"/>
      <w:bookmarkEnd w:id="9079"/>
    </w:p>
    <w:p w14:paraId="320617EC" w14:textId="158429BA" w:rsidR="007F156B" w:rsidRDefault="007F156B" w:rsidP="003262ED">
      <w:pPr>
        <w:pStyle w:val="GOSTNameTable"/>
        <w:rPr>
          <w:ins w:id="9088" w:author="Сатлер Марина Викторовна" w:date="2025-11-12T15:07:00Z"/>
        </w:rPr>
      </w:pPr>
      <w:ins w:id="9089" w:author="Сатлер Марина Викторовна" w:date="2025-11-12T15:07:00Z">
        <w:r>
          <w:fldChar w:fldCharType="begin"/>
        </w:r>
        <w:r>
          <w:instrText xml:space="preserve"> SEQ Таблица \* ARABIC </w:instrText>
        </w:r>
      </w:ins>
      <w:r>
        <w:fldChar w:fldCharType="separate"/>
      </w:r>
      <w:bookmarkStart w:id="9090" w:name="_Toc226556251"/>
      <w:r w:rsidR="00F300A9">
        <w:t>37</w:t>
      </w:r>
      <w:ins w:id="9091" w:author="Сатлер Марина Викторовна" w:date="2025-11-12T15:07:00Z">
        <w:r>
          <w:fldChar w:fldCharType="end"/>
        </w:r>
      </w:ins>
      <w:ins w:id="9092" w:author="Сатлер Марина Викторовна" w:date="2025-11-12T15:08:00Z">
        <w:r>
          <w:t xml:space="preserve"> - </w:t>
        </w:r>
      </w:ins>
      <w:ins w:id="9093" w:author="Сатлер Марина Викторовна" w:date="2025-11-12T15:07:00Z">
        <w:r w:rsidRPr="000F4291">
          <w:t>Параметры запроса на сторнирование / отмену записей учета</w:t>
        </w:r>
      </w:ins>
      <w:ins w:id="9094" w:author="Сатлер Марина Викторовна" w:date="2025-11-12T15:51:00Z">
        <w:r w:rsidR="00EC7A3C" w:rsidRPr="001360B8">
          <w:t xml:space="preserve">, </w:t>
        </w:r>
      </w:ins>
      <w:ins w:id="9095" w:author="Сатлер Марина Викторовна" w:date="2025-11-14T09:36:00Z">
        <w:r w:rsidR="00871D2D">
          <w:t xml:space="preserve">сформированных в рамках </w:t>
        </w:r>
        <w:r w:rsidR="00871D2D" w:rsidRPr="00C25824">
          <w:t>процедур по закрытию отчетного финансового года по операциям ЕБП</w:t>
        </w:r>
        <w:r w:rsidR="00871D2D" w:rsidRPr="008A5BDD">
          <w:t>,</w:t>
        </w:r>
        <w:r w:rsidR="00871D2D">
          <w:t xml:space="preserve"> </w:t>
        </w:r>
      </w:ins>
      <w:ins w:id="9096" w:author="Сатлер Марина Викторовна" w:date="2025-11-12T15:51:00Z">
        <w:r w:rsidR="00EC7A3C" w:rsidRPr="001360B8">
          <w:t>направлем</w:t>
        </w:r>
        <w:r w:rsidR="00EC7A3C">
          <w:t>ого</w:t>
        </w:r>
        <w:r w:rsidR="00EC7A3C" w:rsidRPr="001360B8">
          <w:t xml:space="preserve"> из ПУиО ЭБ </w:t>
        </w:r>
      </w:ins>
      <w:ins w:id="9097" w:author="Сатлер Марина Викторовна" w:date="2025-11-13T11:07:00Z">
        <w:r w:rsidR="000734BE">
          <w:t>в</w:t>
        </w:r>
      </w:ins>
      <w:ins w:id="9098" w:author="Сатлер Марина Викторовна" w:date="2025-11-12T15:51:00Z">
        <w:r w:rsidR="00EC7A3C" w:rsidRPr="001360B8">
          <w:t xml:space="preserve"> ЕБП (</w:t>
        </w:r>
        <w:r w:rsidR="00EC7A3C" w:rsidRPr="007D7198">
          <w:rPr>
            <w:szCs w:val="22"/>
          </w:rPr>
          <w:t>REVERSAL</w:t>
        </w:r>
        <w:r w:rsidR="00EC7A3C">
          <w:rPr>
            <w:szCs w:val="22"/>
          </w:rPr>
          <w:t>)</w:t>
        </w:r>
      </w:ins>
      <w:bookmarkEnd w:id="9090"/>
    </w:p>
    <w:tbl>
      <w:tblPr>
        <w:tblStyle w:val="GOSTTable"/>
        <w:tblW w:w="5000" w:type="pct"/>
        <w:tblLayout w:type="fixed"/>
        <w:tblLook w:val="07E0" w:firstRow="1" w:lastRow="1" w:firstColumn="1" w:lastColumn="1" w:noHBand="1" w:noVBand="1"/>
      </w:tblPr>
      <w:tblGrid>
        <w:gridCol w:w="3453"/>
        <w:gridCol w:w="2354"/>
        <w:gridCol w:w="1569"/>
        <w:gridCol w:w="942"/>
        <w:gridCol w:w="891"/>
        <w:gridCol w:w="6485"/>
      </w:tblGrid>
      <w:tr w:rsidR="00FB3094" w:rsidRPr="007D7198" w14:paraId="7D99FF80" w14:textId="77777777" w:rsidTr="009B0783">
        <w:trPr>
          <w:cnfStyle w:val="100000000000" w:firstRow="1" w:lastRow="0" w:firstColumn="0" w:lastColumn="0" w:oddVBand="0" w:evenVBand="0" w:oddHBand="0" w:evenHBand="0" w:firstRowFirstColumn="0" w:firstRowLastColumn="0" w:lastRowFirstColumn="0" w:lastRowLastColumn="0"/>
          <w:trHeight w:val="739"/>
          <w:ins w:id="9099" w:author="Сатлер Марина Викторовна" w:date="2025-11-12T14:32:00Z"/>
        </w:trPr>
        <w:tc>
          <w:tcPr>
            <w:tcW w:w="1100" w:type="pct"/>
            <w:hideMark/>
          </w:tcPr>
          <w:p w14:paraId="634235C9" w14:textId="77777777" w:rsidR="00FB3094" w:rsidRPr="007D7198" w:rsidRDefault="00FB3094" w:rsidP="009B0783">
            <w:pPr>
              <w:pStyle w:val="GOSTTableHead"/>
              <w:rPr>
                <w:ins w:id="9100" w:author="Сатлер Марина Викторовна" w:date="2025-11-12T14:32:00Z"/>
                <w:szCs w:val="22"/>
              </w:rPr>
            </w:pPr>
            <w:ins w:id="9101" w:author="Сатлер Марина Викторовна" w:date="2025-11-12T14:32:00Z">
              <w:r w:rsidRPr="007D7198">
                <w:rPr>
                  <w:szCs w:val="22"/>
                </w:rPr>
                <w:t>Наименование параметра</w:t>
              </w:r>
            </w:ins>
          </w:p>
        </w:tc>
        <w:tc>
          <w:tcPr>
            <w:tcW w:w="750" w:type="pct"/>
            <w:hideMark/>
          </w:tcPr>
          <w:p w14:paraId="7E16446C" w14:textId="77777777" w:rsidR="00FB3094" w:rsidRPr="007D7198" w:rsidRDefault="00FB3094" w:rsidP="009B0783">
            <w:pPr>
              <w:pStyle w:val="GOSTTableHead"/>
              <w:rPr>
                <w:ins w:id="9102" w:author="Сатлер Марина Викторовна" w:date="2025-11-12T14:32:00Z"/>
                <w:szCs w:val="22"/>
              </w:rPr>
            </w:pPr>
            <w:ins w:id="9103" w:author="Сатлер Марина Викторовна" w:date="2025-11-12T14:32:00Z">
              <w:r w:rsidRPr="007D7198">
                <w:rPr>
                  <w:szCs w:val="22"/>
                </w:rPr>
                <w:t>Название тэга</w:t>
              </w:r>
            </w:ins>
          </w:p>
        </w:tc>
        <w:tc>
          <w:tcPr>
            <w:tcW w:w="500" w:type="pct"/>
            <w:hideMark/>
          </w:tcPr>
          <w:p w14:paraId="374BCC5C" w14:textId="77777777" w:rsidR="00FB3094" w:rsidRPr="007D7198" w:rsidRDefault="00FB3094" w:rsidP="009B0783">
            <w:pPr>
              <w:pStyle w:val="GOSTTableHead"/>
              <w:rPr>
                <w:ins w:id="9104" w:author="Сатлер Марина Викторовна" w:date="2025-11-12T14:32:00Z"/>
                <w:szCs w:val="22"/>
                <w:lang w:val="en-US"/>
              </w:rPr>
            </w:pPr>
            <w:ins w:id="9105" w:author="Сатлер Марина Викторовна" w:date="2025-11-12T14:32:00Z">
              <w:r w:rsidRPr="007D7198">
                <w:rPr>
                  <w:szCs w:val="22"/>
                </w:rPr>
                <w:t>Тип данных</w:t>
              </w:r>
            </w:ins>
          </w:p>
        </w:tc>
        <w:tc>
          <w:tcPr>
            <w:tcW w:w="300" w:type="pct"/>
          </w:tcPr>
          <w:p w14:paraId="71EBB944" w14:textId="77777777" w:rsidR="00FB3094" w:rsidRPr="007D7198" w:rsidRDefault="00FB3094" w:rsidP="009B0783">
            <w:pPr>
              <w:pStyle w:val="GOSTTableHead"/>
              <w:rPr>
                <w:ins w:id="9106" w:author="Сатлер Марина Викторовна" w:date="2025-11-12T14:32:00Z"/>
                <w:szCs w:val="22"/>
              </w:rPr>
            </w:pPr>
            <w:ins w:id="9107" w:author="Сатлер Марина Викторовна" w:date="2025-11-12T14:32:00Z">
              <w:r w:rsidRPr="007D7198">
                <w:rPr>
                  <w:szCs w:val="22"/>
                </w:rPr>
                <w:t>Обязательность</w:t>
              </w:r>
            </w:ins>
          </w:p>
        </w:tc>
        <w:tc>
          <w:tcPr>
            <w:tcW w:w="284" w:type="pct"/>
            <w:hideMark/>
          </w:tcPr>
          <w:p w14:paraId="7B2F495B" w14:textId="77777777" w:rsidR="00FB3094" w:rsidRPr="007D7198" w:rsidRDefault="00FB3094" w:rsidP="009B0783">
            <w:pPr>
              <w:pStyle w:val="GOSTTableHead"/>
              <w:rPr>
                <w:ins w:id="9108" w:author="Сатлер Марина Викторовна" w:date="2025-11-12T14:32:00Z"/>
                <w:szCs w:val="22"/>
              </w:rPr>
            </w:pPr>
            <w:ins w:id="9109" w:author="Сатлер Марина Викторовна" w:date="2025-11-12T14:32:00Z">
              <w:r w:rsidRPr="007D7198">
                <w:rPr>
                  <w:szCs w:val="22"/>
                </w:rPr>
                <w:t>Размерность</w:t>
              </w:r>
            </w:ins>
          </w:p>
        </w:tc>
        <w:tc>
          <w:tcPr>
            <w:tcW w:w="2066" w:type="pct"/>
          </w:tcPr>
          <w:p w14:paraId="601E1860" w14:textId="77777777" w:rsidR="00FB3094" w:rsidRPr="007D7198" w:rsidRDefault="00FB3094" w:rsidP="009B0783">
            <w:pPr>
              <w:pStyle w:val="GOSTTableHead"/>
              <w:rPr>
                <w:ins w:id="9110" w:author="Сатлер Марина Викторовна" w:date="2025-11-12T14:32:00Z"/>
                <w:szCs w:val="22"/>
              </w:rPr>
            </w:pPr>
            <w:ins w:id="9111" w:author="Сатлер Марина Викторовна" w:date="2025-11-12T14:32:00Z">
              <w:r w:rsidRPr="007D7198">
                <w:rPr>
                  <w:szCs w:val="22"/>
                </w:rPr>
                <w:t>Описание</w:t>
              </w:r>
            </w:ins>
          </w:p>
        </w:tc>
      </w:tr>
      <w:tr w:rsidR="00FB3094" w:rsidRPr="007D7198" w14:paraId="4C855BF6" w14:textId="77777777" w:rsidTr="009B0783">
        <w:trPr>
          <w:ins w:id="9112" w:author="Сатлер Марина Викторовна" w:date="2025-11-12T14:32:00Z"/>
        </w:trPr>
        <w:tc>
          <w:tcPr>
            <w:tcW w:w="5000" w:type="pct"/>
            <w:gridSpan w:val="6"/>
          </w:tcPr>
          <w:p w14:paraId="17EBCF88" w14:textId="77777777" w:rsidR="00FB3094" w:rsidRPr="007D7198" w:rsidRDefault="00FB3094" w:rsidP="009B0783">
            <w:pPr>
              <w:ind w:firstLine="30"/>
              <w:jc w:val="center"/>
              <w:rPr>
                <w:ins w:id="9113" w:author="Сатлер Марина Викторовна" w:date="2025-11-12T14:32:00Z"/>
                <w:b/>
                <w:sz w:val="22"/>
                <w:szCs w:val="22"/>
              </w:rPr>
            </w:pPr>
            <w:ins w:id="9114" w:author="Сатлер Марина Викторовна" w:date="2025-11-12T14:32:00Z">
              <w:r w:rsidRPr="007D7198">
                <w:rPr>
                  <w:b/>
                  <w:sz w:val="22"/>
                  <w:szCs w:val="22"/>
                </w:rPr>
                <w:t>Перечень параметров запроса (</w:t>
              </w:r>
              <w:r w:rsidRPr="007D7198">
                <w:rPr>
                  <w:b/>
                  <w:sz w:val="22"/>
                  <w:szCs w:val="22"/>
                  <w:lang w:val="en-US"/>
                </w:rPr>
                <w:t>header</w:t>
              </w:r>
              <w:r w:rsidRPr="007D7198">
                <w:rPr>
                  <w:b/>
                  <w:sz w:val="22"/>
                  <w:szCs w:val="22"/>
                </w:rPr>
                <w:t>)</w:t>
              </w:r>
            </w:ins>
          </w:p>
        </w:tc>
      </w:tr>
      <w:tr w:rsidR="00FB3094" w:rsidRPr="007D7198" w14:paraId="017D9742" w14:textId="77777777" w:rsidTr="009B0783">
        <w:trPr>
          <w:ins w:id="9115" w:author="Сатлер Марина Викторовна" w:date="2025-11-12T14:32:00Z"/>
        </w:trPr>
        <w:tc>
          <w:tcPr>
            <w:tcW w:w="1100" w:type="pct"/>
          </w:tcPr>
          <w:p w14:paraId="3325D81D" w14:textId="77777777" w:rsidR="00FB3094" w:rsidRPr="007D7198" w:rsidRDefault="00FB3094" w:rsidP="009B0783">
            <w:pPr>
              <w:pStyle w:val="GOSTTablenorm"/>
              <w:rPr>
                <w:ins w:id="9116" w:author="Сатлер Марина Викторовна" w:date="2025-11-12T14:32:00Z"/>
              </w:rPr>
            </w:pPr>
            <w:ins w:id="9117" w:author="Сатлер Марина Викторовна" w:date="2025-11-12T14:32:00Z">
              <w:r>
                <w:t>Система-отправитель запроса</w:t>
              </w:r>
            </w:ins>
          </w:p>
        </w:tc>
        <w:tc>
          <w:tcPr>
            <w:tcW w:w="750" w:type="pct"/>
          </w:tcPr>
          <w:p w14:paraId="4DE0B204" w14:textId="77777777" w:rsidR="00FB3094" w:rsidRPr="007D7198" w:rsidRDefault="00FB3094" w:rsidP="009B0783">
            <w:pPr>
              <w:pStyle w:val="GOSTTablenorm"/>
              <w:rPr>
                <w:ins w:id="9118" w:author="Сатлер Марина Викторовна" w:date="2025-11-12T14:32:00Z"/>
                <w:szCs w:val="22"/>
                <w:lang w:val="en-US"/>
              </w:rPr>
            </w:pPr>
            <w:ins w:id="9119" w:author="Сатлер Марина Викторовна" w:date="2025-11-12T14:32:00Z">
              <w:r w:rsidRPr="007D7198">
                <w:rPr>
                  <w:szCs w:val="22"/>
                  <w:lang w:val="en-US"/>
                </w:rPr>
                <w:t>Source</w:t>
              </w:r>
            </w:ins>
          </w:p>
        </w:tc>
        <w:tc>
          <w:tcPr>
            <w:tcW w:w="500" w:type="pct"/>
          </w:tcPr>
          <w:p w14:paraId="401A295B" w14:textId="77777777" w:rsidR="00FB3094" w:rsidRPr="007D7198" w:rsidRDefault="00FB3094" w:rsidP="009B0783">
            <w:pPr>
              <w:ind w:firstLine="30"/>
              <w:rPr>
                <w:ins w:id="9120" w:author="Сатлер Марина Викторовна" w:date="2025-11-12T14:32:00Z"/>
                <w:sz w:val="22"/>
                <w:szCs w:val="22"/>
                <w:lang w:val="en-US"/>
              </w:rPr>
            </w:pPr>
            <w:ins w:id="9121" w:author="Сатлер Марина Викторовна" w:date="2025-11-12T14:32:00Z">
              <w:r w:rsidRPr="007D7198">
                <w:rPr>
                  <w:sz w:val="22"/>
                  <w:szCs w:val="22"/>
                </w:rPr>
                <w:t>Строка</w:t>
              </w:r>
            </w:ins>
          </w:p>
        </w:tc>
        <w:tc>
          <w:tcPr>
            <w:tcW w:w="300" w:type="pct"/>
          </w:tcPr>
          <w:p w14:paraId="46B16319" w14:textId="77777777" w:rsidR="00FB3094" w:rsidRPr="007D7198" w:rsidRDefault="00FB3094" w:rsidP="009B0783">
            <w:pPr>
              <w:ind w:firstLine="30"/>
              <w:rPr>
                <w:ins w:id="9122" w:author="Сатлер Марина Викторовна" w:date="2025-11-12T14:32:00Z"/>
                <w:sz w:val="22"/>
                <w:szCs w:val="22"/>
              </w:rPr>
            </w:pPr>
            <w:ins w:id="9123" w:author="Сатлер Марина Викторовна" w:date="2025-11-12T14:32:00Z">
              <w:r w:rsidRPr="007D7198">
                <w:rPr>
                  <w:sz w:val="22"/>
                  <w:szCs w:val="22"/>
                </w:rPr>
                <w:t>Да</w:t>
              </w:r>
            </w:ins>
          </w:p>
        </w:tc>
        <w:tc>
          <w:tcPr>
            <w:tcW w:w="284" w:type="pct"/>
          </w:tcPr>
          <w:p w14:paraId="1E338429" w14:textId="77777777" w:rsidR="00FB3094" w:rsidRPr="007D7198" w:rsidRDefault="00FB3094" w:rsidP="009B0783">
            <w:pPr>
              <w:pStyle w:val="GOSTTablenorm"/>
              <w:rPr>
                <w:ins w:id="9124" w:author="Сатлер Марина Викторовна" w:date="2025-11-12T14:32:00Z"/>
                <w:szCs w:val="22"/>
                <w:lang w:val="en-US"/>
              </w:rPr>
            </w:pPr>
            <w:ins w:id="9125" w:author="Сатлер Марина Викторовна" w:date="2025-11-12T14:32:00Z">
              <w:r w:rsidRPr="007D7198">
                <w:rPr>
                  <w:szCs w:val="22"/>
                </w:rPr>
                <w:t>&lt;=</w:t>
              </w:r>
              <w:r w:rsidRPr="007D7198">
                <w:rPr>
                  <w:szCs w:val="22"/>
                  <w:lang w:val="en-US"/>
                </w:rPr>
                <w:t>10</w:t>
              </w:r>
            </w:ins>
          </w:p>
        </w:tc>
        <w:tc>
          <w:tcPr>
            <w:tcW w:w="2066" w:type="pct"/>
          </w:tcPr>
          <w:p w14:paraId="3961D6B6" w14:textId="77777777" w:rsidR="00FB3094" w:rsidRDefault="00FB3094" w:rsidP="009B0783">
            <w:pPr>
              <w:pStyle w:val="GOSTTablenorm"/>
              <w:rPr>
                <w:ins w:id="9126" w:author="Сатлер Марина Викторовна" w:date="2025-11-12T14:32:00Z"/>
              </w:rPr>
            </w:pPr>
            <w:ins w:id="9127" w:author="Сатлер Марина Викторовна" w:date="2025-11-12T14:32:00Z">
              <w:r>
                <w:t xml:space="preserve">ФП ГИИС ЭБ </w:t>
              </w:r>
              <w:r w:rsidRPr="36854D62">
                <w:t>–</w:t>
              </w:r>
              <w:r>
                <w:t xml:space="preserve"> отправитель запроса.</w:t>
              </w:r>
            </w:ins>
          </w:p>
          <w:p w14:paraId="7976D855" w14:textId="77777777" w:rsidR="00FB3094" w:rsidRPr="007D7198" w:rsidRDefault="00FB3094" w:rsidP="009B0783">
            <w:pPr>
              <w:pStyle w:val="GOSTTablenorm"/>
              <w:rPr>
                <w:ins w:id="9128" w:author="Сатлер Марина Викторовна" w:date="2025-11-12T14:32:00Z"/>
              </w:rPr>
            </w:pPr>
            <w:ins w:id="9129" w:author="Сатлер Марина Викторовна" w:date="2025-11-12T14:32:00Z">
              <w:r>
                <w:t>Возможные значения:</w:t>
              </w:r>
            </w:ins>
          </w:p>
          <w:p w14:paraId="209B50F5" w14:textId="39B2BFDF" w:rsidR="00FB3094" w:rsidRPr="00FC684C" w:rsidRDefault="00FB3094">
            <w:pPr>
              <w:pStyle w:val="GOSTTableListMark1"/>
              <w:rPr>
                <w:ins w:id="9130" w:author="Сатлер Марина Викторовна" w:date="2025-11-12T14:32:00Z"/>
              </w:rPr>
            </w:pPr>
            <w:ins w:id="9131" w:author="Сатлер Марина Викторовна" w:date="2025-11-12T14:32:00Z">
              <w:r w:rsidRPr="007D7198">
                <w:rPr>
                  <w:lang w:val="en-US"/>
                </w:rPr>
                <w:t>ARP (ПУ</w:t>
              </w:r>
            </w:ins>
            <w:ins w:id="9132" w:author="Сатлер Марина Викторовна" w:date="2025-11-13T18:19:00Z">
              <w:r w:rsidR="00E23554">
                <w:t>и</w:t>
              </w:r>
            </w:ins>
            <w:ins w:id="9133" w:author="Сатлер Марина Викторовна" w:date="2025-11-12T14:32:00Z">
              <w:r w:rsidRPr="007D7198">
                <w:rPr>
                  <w:lang w:val="en-US"/>
                </w:rPr>
                <w:t>О</w:t>
              </w:r>
              <w:r w:rsidRPr="007D7198">
                <w:t xml:space="preserve"> ЭБ</w:t>
              </w:r>
              <w:r w:rsidRPr="007D7198">
                <w:rPr>
                  <w:lang w:val="en-US"/>
                </w:rPr>
                <w:t>)</w:t>
              </w:r>
            </w:ins>
          </w:p>
        </w:tc>
      </w:tr>
      <w:tr w:rsidR="00FB3094" w:rsidRPr="007D7198" w14:paraId="078642D6" w14:textId="77777777" w:rsidTr="009B0783">
        <w:trPr>
          <w:ins w:id="9134" w:author="Сатлер Марина Викторовна" w:date="2025-11-12T14:32:00Z"/>
        </w:trPr>
        <w:tc>
          <w:tcPr>
            <w:tcW w:w="1100" w:type="pct"/>
          </w:tcPr>
          <w:p w14:paraId="4A2060B2" w14:textId="77777777" w:rsidR="00FB3094" w:rsidRPr="007D7198" w:rsidRDefault="00FB3094" w:rsidP="009B0783">
            <w:pPr>
              <w:pStyle w:val="GOSTTablenorm"/>
              <w:rPr>
                <w:ins w:id="9135" w:author="Сатлер Марина Викторовна" w:date="2025-11-12T14:32:00Z"/>
                <w:szCs w:val="22"/>
              </w:rPr>
            </w:pPr>
            <w:ins w:id="9136" w:author="Сатлер Марина Викторовна" w:date="2025-11-12T14:32:00Z">
              <w:r w:rsidRPr="007D7198">
                <w:rPr>
                  <w:szCs w:val="22"/>
                </w:rPr>
                <w:t>Дата и время запроса</w:t>
              </w:r>
            </w:ins>
          </w:p>
        </w:tc>
        <w:tc>
          <w:tcPr>
            <w:tcW w:w="750" w:type="pct"/>
          </w:tcPr>
          <w:p w14:paraId="572A5C76" w14:textId="77777777" w:rsidR="00FB3094" w:rsidRPr="007D7198" w:rsidRDefault="00FB3094" w:rsidP="009B0783">
            <w:pPr>
              <w:pStyle w:val="GOSTTablenorm"/>
              <w:rPr>
                <w:ins w:id="9137" w:author="Сатлер Марина Викторовна" w:date="2025-11-12T14:32:00Z"/>
                <w:szCs w:val="22"/>
                <w:lang w:val="en-US"/>
              </w:rPr>
            </w:pPr>
            <w:ins w:id="9138" w:author="Сатлер Марина Викторовна" w:date="2025-11-12T14:32:00Z">
              <w:r w:rsidRPr="007D7198">
                <w:rPr>
                  <w:szCs w:val="22"/>
                  <w:lang w:val="en-US"/>
                </w:rPr>
                <w:t>ReqDateTime</w:t>
              </w:r>
            </w:ins>
          </w:p>
        </w:tc>
        <w:tc>
          <w:tcPr>
            <w:tcW w:w="500" w:type="pct"/>
          </w:tcPr>
          <w:p w14:paraId="0F2A1155" w14:textId="77777777" w:rsidR="00FB3094" w:rsidRPr="007D7198" w:rsidRDefault="00FB3094" w:rsidP="009B0783">
            <w:pPr>
              <w:ind w:firstLine="30"/>
              <w:rPr>
                <w:ins w:id="9139" w:author="Сатлер Марина Викторовна" w:date="2025-11-12T14:32:00Z"/>
                <w:sz w:val="22"/>
                <w:szCs w:val="22"/>
              </w:rPr>
            </w:pPr>
            <w:ins w:id="9140" w:author="Сатлер Марина Викторовна" w:date="2025-11-12T14:32:00Z">
              <w:r w:rsidRPr="007D7198">
                <w:rPr>
                  <w:sz w:val="22"/>
                  <w:szCs w:val="22"/>
                </w:rPr>
                <w:t>Дата-время (</w:t>
              </w:r>
              <w:r w:rsidRPr="007D7198">
                <w:rPr>
                  <w:sz w:val="22"/>
                  <w:szCs w:val="22"/>
                  <w:lang w:val="en-US"/>
                </w:rPr>
                <w:t>timestamp</w:t>
              </w:r>
              <w:r w:rsidRPr="007D7198">
                <w:rPr>
                  <w:sz w:val="22"/>
                  <w:szCs w:val="22"/>
                </w:rPr>
                <w:t>)</w:t>
              </w:r>
            </w:ins>
          </w:p>
        </w:tc>
        <w:tc>
          <w:tcPr>
            <w:tcW w:w="300" w:type="pct"/>
          </w:tcPr>
          <w:p w14:paraId="5BE7A406" w14:textId="77777777" w:rsidR="00FB3094" w:rsidRPr="007D7198" w:rsidRDefault="00FB3094" w:rsidP="009B0783">
            <w:pPr>
              <w:ind w:firstLine="30"/>
              <w:rPr>
                <w:ins w:id="9141" w:author="Сатлер Марина Викторовна" w:date="2025-11-12T14:32:00Z"/>
                <w:sz w:val="22"/>
                <w:szCs w:val="22"/>
              </w:rPr>
            </w:pPr>
            <w:ins w:id="9142" w:author="Сатлер Марина Викторовна" w:date="2025-11-12T14:32:00Z">
              <w:r w:rsidRPr="007D7198">
                <w:rPr>
                  <w:sz w:val="22"/>
                  <w:szCs w:val="22"/>
                </w:rPr>
                <w:t>Да</w:t>
              </w:r>
            </w:ins>
          </w:p>
        </w:tc>
        <w:tc>
          <w:tcPr>
            <w:tcW w:w="284" w:type="pct"/>
          </w:tcPr>
          <w:p w14:paraId="608C5238" w14:textId="77777777" w:rsidR="00FB3094" w:rsidRPr="007D7198" w:rsidRDefault="00FB3094" w:rsidP="009B0783">
            <w:pPr>
              <w:ind w:firstLine="30"/>
              <w:rPr>
                <w:ins w:id="9143" w:author="Сатлер Марина Викторовна" w:date="2025-11-12T14:32:00Z"/>
                <w:sz w:val="22"/>
                <w:szCs w:val="22"/>
              </w:rPr>
            </w:pPr>
          </w:p>
        </w:tc>
        <w:tc>
          <w:tcPr>
            <w:tcW w:w="2066" w:type="pct"/>
          </w:tcPr>
          <w:p w14:paraId="023B1899" w14:textId="1A34F53C" w:rsidR="00FB3094" w:rsidRPr="007D7198" w:rsidRDefault="00FB3094" w:rsidP="009B0783">
            <w:pPr>
              <w:pStyle w:val="GOSTTablenorm"/>
              <w:rPr>
                <w:ins w:id="9144" w:author="Сатлер Марина Викторовна" w:date="2025-11-12T14:32:00Z"/>
              </w:rPr>
            </w:pPr>
            <w:ins w:id="9145" w:author="Сатлер Марина Викторовна" w:date="2025-11-12T14:32:00Z">
              <w:r>
                <w:t xml:space="preserve">Дата и время формирования запроса </w:t>
              </w:r>
            </w:ins>
            <w:ins w:id="9146" w:author="Сатлер Марина Викторовна" w:date="2025-11-13T18:07:00Z">
              <w:r w:rsidR="008D427B">
                <w:t xml:space="preserve">в </w:t>
              </w:r>
            </w:ins>
            <w:ins w:id="9147" w:author="Сатлер Марина Викторовна" w:date="2025-11-12T14:32:00Z">
              <w:r>
                <w:t>ФП ГИИС ЭБ.</w:t>
              </w:r>
            </w:ins>
          </w:p>
          <w:p w14:paraId="302B486D" w14:textId="77777777" w:rsidR="00FB3094" w:rsidRPr="007D7198" w:rsidRDefault="00FB3094" w:rsidP="009B0783">
            <w:pPr>
              <w:pStyle w:val="GOSTTablenorm"/>
              <w:rPr>
                <w:ins w:id="9148" w:author="Сатлер Марина Викторовна" w:date="2025-11-12T14:32:00Z"/>
                <w:szCs w:val="22"/>
              </w:rPr>
            </w:pPr>
            <w:ins w:id="9149" w:author="Сатлер Марина Викторовна" w:date="2025-11-12T14:32:00Z">
              <w:r w:rsidRPr="007D7198">
                <w:rPr>
                  <w:szCs w:val="22"/>
                </w:rPr>
                <w:t xml:space="preserve">Формат </w:t>
              </w:r>
              <w:r w:rsidRPr="007D7198">
                <w:rPr>
                  <w:szCs w:val="22"/>
                  <w:lang w:val="en-US"/>
                </w:rPr>
                <w:t>YYYY</w:t>
              </w:r>
              <w:r w:rsidRPr="007D7198">
                <w:rPr>
                  <w:szCs w:val="22"/>
                </w:rPr>
                <w:t>-</w:t>
              </w:r>
              <w:r w:rsidRPr="007D7198">
                <w:rPr>
                  <w:szCs w:val="22"/>
                  <w:lang w:val="en-US"/>
                </w:rPr>
                <w:t>MM</w:t>
              </w:r>
              <w:r w:rsidRPr="007D7198">
                <w:rPr>
                  <w:szCs w:val="22"/>
                </w:rPr>
                <w:t>-</w:t>
              </w:r>
              <w:r w:rsidRPr="007D7198">
                <w:rPr>
                  <w:szCs w:val="22"/>
                  <w:lang w:val="en-US"/>
                </w:rPr>
                <w:t>DD</w:t>
              </w:r>
              <w:r w:rsidRPr="007D7198">
                <w:rPr>
                  <w:szCs w:val="22"/>
                </w:rPr>
                <w:t xml:space="preserve"> </w:t>
              </w:r>
              <w:proofErr w:type="gramStart"/>
              <w:r w:rsidRPr="007D7198">
                <w:rPr>
                  <w:szCs w:val="22"/>
                  <w:lang w:val="en-US"/>
                </w:rPr>
                <w:t>hh</w:t>
              </w:r>
              <w:r w:rsidRPr="007D7198">
                <w:rPr>
                  <w:szCs w:val="22"/>
                </w:rPr>
                <w:t>:</w:t>
              </w:r>
              <w:r w:rsidRPr="007D7198">
                <w:rPr>
                  <w:szCs w:val="22"/>
                  <w:lang w:val="en-US"/>
                </w:rPr>
                <w:t>mm</w:t>
              </w:r>
              <w:proofErr w:type="gramEnd"/>
              <w:r w:rsidRPr="007D7198">
                <w:rPr>
                  <w:szCs w:val="22"/>
                </w:rPr>
                <w:t>:</w:t>
              </w:r>
              <w:r w:rsidRPr="007D7198">
                <w:rPr>
                  <w:szCs w:val="22"/>
                  <w:lang w:val="en-US"/>
                </w:rPr>
                <w:t>ss</w:t>
              </w:r>
            </w:ins>
          </w:p>
        </w:tc>
      </w:tr>
      <w:tr w:rsidR="00FB3094" w:rsidRPr="007D7198" w14:paraId="7B43010C" w14:textId="77777777" w:rsidTr="009B0783">
        <w:trPr>
          <w:ins w:id="9150" w:author="Сатлер Марина Викторовна" w:date="2025-11-12T14:32:00Z"/>
        </w:trPr>
        <w:tc>
          <w:tcPr>
            <w:tcW w:w="1100" w:type="pct"/>
          </w:tcPr>
          <w:p w14:paraId="44BECFED" w14:textId="77777777" w:rsidR="00FB3094" w:rsidRPr="007D7198" w:rsidRDefault="00FB3094" w:rsidP="009B0783">
            <w:pPr>
              <w:pStyle w:val="GOSTTablenorm"/>
              <w:rPr>
                <w:ins w:id="9151" w:author="Сатлер Марина Викторовна" w:date="2025-11-12T14:32:00Z"/>
                <w:szCs w:val="22"/>
              </w:rPr>
            </w:pPr>
            <w:ins w:id="9152" w:author="Сатлер Марина Викторовна" w:date="2025-11-12T14:32:00Z">
              <w:r w:rsidRPr="007D7198">
                <w:rPr>
                  <w:szCs w:val="22"/>
                </w:rPr>
                <w:t>Версия формата запроса</w:t>
              </w:r>
            </w:ins>
          </w:p>
        </w:tc>
        <w:tc>
          <w:tcPr>
            <w:tcW w:w="750" w:type="pct"/>
          </w:tcPr>
          <w:p w14:paraId="673B9C2D" w14:textId="77777777" w:rsidR="00FB3094" w:rsidRPr="007D7198" w:rsidRDefault="00FB3094" w:rsidP="009B0783">
            <w:pPr>
              <w:pStyle w:val="GOSTTablenorm"/>
              <w:rPr>
                <w:ins w:id="9153" w:author="Сатлер Марина Викторовна" w:date="2025-11-12T14:32:00Z"/>
                <w:szCs w:val="22"/>
                <w:lang w:val="en-US"/>
              </w:rPr>
            </w:pPr>
            <w:ins w:id="9154" w:author="Сатлер Марина Викторовна" w:date="2025-11-12T14:32:00Z">
              <w:r w:rsidRPr="007D7198">
                <w:rPr>
                  <w:szCs w:val="22"/>
                  <w:lang w:val="en-US"/>
                </w:rPr>
                <w:t>Version</w:t>
              </w:r>
            </w:ins>
          </w:p>
        </w:tc>
        <w:tc>
          <w:tcPr>
            <w:tcW w:w="500" w:type="pct"/>
          </w:tcPr>
          <w:p w14:paraId="74E34575" w14:textId="77777777" w:rsidR="00FB3094" w:rsidRPr="007D7198" w:rsidRDefault="00FB3094" w:rsidP="009B0783">
            <w:pPr>
              <w:ind w:firstLine="30"/>
              <w:rPr>
                <w:ins w:id="9155" w:author="Сатлер Марина Викторовна" w:date="2025-11-12T14:32:00Z"/>
                <w:sz w:val="22"/>
                <w:szCs w:val="22"/>
                <w:lang w:val="en-US"/>
              </w:rPr>
            </w:pPr>
            <w:ins w:id="9156" w:author="Сатлер Марина Викторовна" w:date="2025-11-12T14:32:00Z">
              <w:r w:rsidRPr="007D7198">
                <w:rPr>
                  <w:sz w:val="22"/>
                  <w:szCs w:val="22"/>
                </w:rPr>
                <w:t>Строка</w:t>
              </w:r>
            </w:ins>
          </w:p>
        </w:tc>
        <w:tc>
          <w:tcPr>
            <w:tcW w:w="300" w:type="pct"/>
          </w:tcPr>
          <w:p w14:paraId="4DEC94E9" w14:textId="77777777" w:rsidR="00FB3094" w:rsidRPr="007D7198" w:rsidRDefault="00FB3094" w:rsidP="009B0783">
            <w:pPr>
              <w:ind w:firstLine="30"/>
              <w:rPr>
                <w:ins w:id="9157" w:author="Сатлер Марина Викторовна" w:date="2025-11-12T14:32:00Z"/>
                <w:sz w:val="22"/>
                <w:szCs w:val="22"/>
              </w:rPr>
            </w:pPr>
            <w:ins w:id="9158" w:author="Сатлер Марина Викторовна" w:date="2025-11-12T14:32:00Z">
              <w:r w:rsidRPr="007D7198">
                <w:rPr>
                  <w:sz w:val="22"/>
                  <w:szCs w:val="22"/>
                </w:rPr>
                <w:t>Да</w:t>
              </w:r>
            </w:ins>
          </w:p>
        </w:tc>
        <w:tc>
          <w:tcPr>
            <w:tcW w:w="284" w:type="pct"/>
          </w:tcPr>
          <w:p w14:paraId="08198EC8" w14:textId="77777777" w:rsidR="00FB3094" w:rsidRPr="007D7198" w:rsidRDefault="00FB3094" w:rsidP="009B0783">
            <w:pPr>
              <w:pStyle w:val="GOSTTablenorm"/>
              <w:rPr>
                <w:ins w:id="9159" w:author="Сатлер Марина Викторовна" w:date="2025-11-12T14:32:00Z"/>
                <w:szCs w:val="22"/>
                <w:lang w:val="en-US"/>
              </w:rPr>
            </w:pPr>
            <w:ins w:id="9160" w:author="Сатлер Марина Викторовна" w:date="2025-11-12T14:32:00Z">
              <w:r w:rsidRPr="007D7198">
                <w:rPr>
                  <w:szCs w:val="22"/>
                </w:rPr>
                <w:t>&lt;=</w:t>
              </w:r>
              <w:r w:rsidRPr="007D7198">
                <w:rPr>
                  <w:szCs w:val="22"/>
                  <w:lang w:val="en-US"/>
                </w:rPr>
                <w:t>10</w:t>
              </w:r>
            </w:ins>
          </w:p>
        </w:tc>
        <w:tc>
          <w:tcPr>
            <w:tcW w:w="2066" w:type="pct"/>
          </w:tcPr>
          <w:p w14:paraId="578743DB" w14:textId="77777777" w:rsidR="00FB3094" w:rsidRPr="007D7198" w:rsidRDefault="00FB3094" w:rsidP="009B0783">
            <w:pPr>
              <w:pStyle w:val="GOSTTablenorm"/>
              <w:rPr>
                <w:ins w:id="9161" w:author="Сатлер Марина Викторовна" w:date="2025-11-12T14:32:00Z"/>
                <w:szCs w:val="22"/>
              </w:rPr>
            </w:pPr>
            <w:ins w:id="9162" w:author="Сатлер Марина Викторовна" w:date="2025-11-12T14:32:00Z">
              <w:r w:rsidRPr="007D7198">
                <w:rPr>
                  <w:szCs w:val="22"/>
                </w:rPr>
                <w:t>Версия формата запроса</w:t>
              </w:r>
            </w:ins>
          </w:p>
        </w:tc>
      </w:tr>
      <w:tr w:rsidR="00FB3094" w:rsidRPr="007D7198" w14:paraId="6612B128" w14:textId="77777777" w:rsidTr="009B0783">
        <w:trPr>
          <w:ins w:id="9163" w:author="Сатлер Марина Викторовна" w:date="2025-11-12T14:32:00Z"/>
        </w:trPr>
        <w:tc>
          <w:tcPr>
            <w:tcW w:w="1100" w:type="pct"/>
          </w:tcPr>
          <w:p w14:paraId="548C170E" w14:textId="77777777" w:rsidR="00FB3094" w:rsidRPr="007D7198" w:rsidRDefault="00FB3094" w:rsidP="009B0783">
            <w:pPr>
              <w:pStyle w:val="GOSTTablenorm"/>
              <w:rPr>
                <w:ins w:id="9164" w:author="Сатлер Марина Викторовна" w:date="2025-11-12T14:32:00Z"/>
                <w:szCs w:val="22"/>
              </w:rPr>
            </w:pPr>
            <w:ins w:id="9165" w:author="Сатлер Марина Викторовна" w:date="2025-11-12T14:32:00Z">
              <w:r w:rsidRPr="007D7198">
                <w:rPr>
                  <w:szCs w:val="22"/>
                </w:rPr>
                <w:t>Глобальный идентификатор запроса</w:t>
              </w:r>
            </w:ins>
          </w:p>
        </w:tc>
        <w:tc>
          <w:tcPr>
            <w:tcW w:w="750" w:type="pct"/>
          </w:tcPr>
          <w:p w14:paraId="1D5D4AEE" w14:textId="77777777" w:rsidR="00FB3094" w:rsidRPr="007D7198" w:rsidRDefault="00FB3094" w:rsidP="009B0783">
            <w:pPr>
              <w:pStyle w:val="GOSTTablenorm"/>
              <w:rPr>
                <w:ins w:id="9166" w:author="Сатлер Марина Викторовна" w:date="2025-11-12T14:32:00Z"/>
                <w:szCs w:val="22"/>
                <w:lang w:val="en-US"/>
              </w:rPr>
            </w:pPr>
            <w:ins w:id="9167" w:author="Сатлер Марина Викторовна" w:date="2025-11-12T14:32:00Z">
              <w:r w:rsidRPr="007D7198">
                <w:rPr>
                  <w:szCs w:val="22"/>
                  <w:lang w:val="en-US"/>
                </w:rPr>
                <w:t>ReqGuid</w:t>
              </w:r>
            </w:ins>
          </w:p>
        </w:tc>
        <w:tc>
          <w:tcPr>
            <w:tcW w:w="500" w:type="pct"/>
          </w:tcPr>
          <w:p w14:paraId="1F1053F2" w14:textId="77777777" w:rsidR="00FB3094" w:rsidRPr="007D7198" w:rsidRDefault="00FB3094" w:rsidP="009B0783">
            <w:pPr>
              <w:ind w:firstLine="30"/>
              <w:rPr>
                <w:ins w:id="9168" w:author="Сатлер Марина Викторовна" w:date="2025-11-12T14:32:00Z"/>
                <w:sz w:val="22"/>
                <w:szCs w:val="22"/>
              </w:rPr>
            </w:pPr>
            <w:ins w:id="9169" w:author="Сатлер Марина Викторовна" w:date="2025-11-12T14:32:00Z">
              <w:r w:rsidRPr="007D7198">
                <w:rPr>
                  <w:sz w:val="22"/>
                  <w:szCs w:val="22"/>
                  <w:lang w:val="en-US"/>
                </w:rPr>
                <w:t>GUID</w:t>
              </w:r>
            </w:ins>
          </w:p>
        </w:tc>
        <w:tc>
          <w:tcPr>
            <w:tcW w:w="300" w:type="pct"/>
          </w:tcPr>
          <w:p w14:paraId="50712954" w14:textId="77777777" w:rsidR="00FB3094" w:rsidRPr="007D7198" w:rsidRDefault="00FB3094" w:rsidP="009B0783">
            <w:pPr>
              <w:ind w:firstLine="30"/>
              <w:rPr>
                <w:ins w:id="9170" w:author="Сатлер Марина Викторовна" w:date="2025-11-12T14:32:00Z"/>
                <w:sz w:val="22"/>
                <w:szCs w:val="22"/>
              </w:rPr>
            </w:pPr>
            <w:ins w:id="9171" w:author="Сатлер Марина Викторовна" w:date="2025-11-12T14:32:00Z">
              <w:r w:rsidRPr="007D7198">
                <w:rPr>
                  <w:sz w:val="22"/>
                  <w:szCs w:val="22"/>
                </w:rPr>
                <w:t>Да</w:t>
              </w:r>
            </w:ins>
          </w:p>
        </w:tc>
        <w:tc>
          <w:tcPr>
            <w:tcW w:w="284" w:type="pct"/>
          </w:tcPr>
          <w:p w14:paraId="204B611F" w14:textId="77777777" w:rsidR="00FB3094" w:rsidRPr="007D7198" w:rsidRDefault="00FB3094" w:rsidP="009B0783">
            <w:pPr>
              <w:pStyle w:val="GOSTTablenorm"/>
              <w:rPr>
                <w:ins w:id="9172" w:author="Сатлер Марина Викторовна" w:date="2025-11-12T14:32:00Z"/>
                <w:szCs w:val="22"/>
                <w:lang w:val="en-US"/>
              </w:rPr>
            </w:pPr>
            <w:ins w:id="9173" w:author="Сатлер Марина Викторовна" w:date="2025-11-12T14:32:00Z">
              <w:r w:rsidRPr="007D7198">
                <w:rPr>
                  <w:szCs w:val="22"/>
                  <w:lang w:val="en-US"/>
                </w:rPr>
                <w:t>=</w:t>
              </w:r>
              <w:r w:rsidRPr="007D7198">
                <w:rPr>
                  <w:szCs w:val="22"/>
                </w:rPr>
                <w:t>36</w:t>
              </w:r>
            </w:ins>
          </w:p>
        </w:tc>
        <w:tc>
          <w:tcPr>
            <w:tcW w:w="2066" w:type="pct"/>
          </w:tcPr>
          <w:p w14:paraId="06D9A16E" w14:textId="77777777" w:rsidR="00FB3094" w:rsidRPr="007D7198" w:rsidRDefault="00FB3094" w:rsidP="009B0783">
            <w:pPr>
              <w:pStyle w:val="GOSTTablenorm"/>
              <w:rPr>
                <w:ins w:id="9174" w:author="Сатлер Марина Викторовна" w:date="2025-11-12T14:32:00Z"/>
                <w:szCs w:val="22"/>
              </w:rPr>
            </w:pPr>
            <w:ins w:id="9175" w:author="Сатлер Марина Викторовна" w:date="2025-11-12T14:32:00Z">
              <w:r w:rsidRPr="007D7198">
                <w:rPr>
                  <w:szCs w:val="22"/>
                </w:rPr>
                <w:t>Уникальный идентификатор запроса (с тире)</w:t>
              </w:r>
            </w:ins>
          </w:p>
        </w:tc>
      </w:tr>
      <w:tr w:rsidR="00FB3094" w:rsidRPr="007D7198" w14:paraId="1D8A70C0" w14:textId="77777777" w:rsidTr="009B0783">
        <w:trPr>
          <w:ins w:id="9176" w:author="Сатлер Марина Викторовна" w:date="2025-11-12T14:32:00Z"/>
        </w:trPr>
        <w:tc>
          <w:tcPr>
            <w:tcW w:w="1100" w:type="pct"/>
          </w:tcPr>
          <w:p w14:paraId="76232E35" w14:textId="77777777" w:rsidR="00FB3094" w:rsidRPr="007D7198" w:rsidRDefault="00FB3094" w:rsidP="009B0783">
            <w:pPr>
              <w:pStyle w:val="GOSTTablenorm"/>
              <w:rPr>
                <w:ins w:id="9177" w:author="Сатлер Марина Викторовна" w:date="2025-11-12T14:32:00Z"/>
                <w:szCs w:val="22"/>
              </w:rPr>
            </w:pPr>
            <w:ins w:id="9178" w:author="Сатлер Марина Викторовна" w:date="2025-11-12T14:32:00Z">
              <w:r w:rsidRPr="007D7198">
                <w:rPr>
                  <w:szCs w:val="22"/>
                </w:rPr>
                <w:t>Глобальный идентификатор документа</w:t>
              </w:r>
            </w:ins>
          </w:p>
        </w:tc>
        <w:tc>
          <w:tcPr>
            <w:tcW w:w="750" w:type="pct"/>
          </w:tcPr>
          <w:p w14:paraId="3EB0AFEC" w14:textId="77777777" w:rsidR="00FB3094" w:rsidRPr="007D7198" w:rsidRDefault="00FB3094" w:rsidP="009B0783">
            <w:pPr>
              <w:pStyle w:val="GOSTTablenorm"/>
              <w:rPr>
                <w:ins w:id="9179" w:author="Сатлер Марина Викторовна" w:date="2025-11-12T14:32:00Z"/>
                <w:szCs w:val="22"/>
              </w:rPr>
            </w:pPr>
            <w:ins w:id="9180" w:author="Сатлер Марина Викторовна" w:date="2025-11-12T14:32:00Z">
              <w:r w:rsidRPr="007D7198">
                <w:rPr>
                  <w:szCs w:val="22"/>
                  <w:lang w:val="en-US"/>
                </w:rPr>
                <w:t>DocGuid</w:t>
              </w:r>
            </w:ins>
          </w:p>
        </w:tc>
        <w:tc>
          <w:tcPr>
            <w:tcW w:w="500" w:type="pct"/>
          </w:tcPr>
          <w:p w14:paraId="1B59D691" w14:textId="77777777" w:rsidR="00FB3094" w:rsidRPr="007D7198" w:rsidRDefault="00FB3094" w:rsidP="009B0783">
            <w:pPr>
              <w:ind w:firstLine="30"/>
              <w:rPr>
                <w:ins w:id="9181" w:author="Сатлер Марина Викторовна" w:date="2025-11-12T14:32:00Z"/>
                <w:sz w:val="22"/>
                <w:szCs w:val="22"/>
              </w:rPr>
            </w:pPr>
            <w:ins w:id="9182" w:author="Сатлер Марина Викторовна" w:date="2025-11-12T14:32:00Z">
              <w:r w:rsidRPr="007D7198">
                <w:rPr>
                  <w:sz w:val="22"/>
                  <w:szCs w:val="22"/>
                  <w:lang w:val="en-US"/>
                </w:rPr>
                <w:t>GUID</w:t>
              </w:r>
            </w:ins>
          </w:p>
        </w:tc>
        <w:tc>
          <w:tcPr>
            <w:tcW w:w="300" w:type="pct"/>
          </w:tcPr>
          <w:p w14:paraId="60892661" w14:textId="77777777" w:rsidR="00FB3094" w:rsidRPr="007D7198" w:rsidRDefault="00FB3094" w:rsidP="009B0783">
            <w:pPr>
              <w:ind w:firstLine="30"/>
              <w:rPr>
                <w:ins w:id="9183" w:author="Сатлер Марина Викторовна" w:date="2025-11-12T14:32:00Z"/>
                <w:sz w:val="22"/>
                <w:szCs w:val="22"/>
              </w:rPr>
            </w:pPr>
            <w:ins w:id="9184" w:author="Сатлер Марина Викторовна" w:date="2025-11-12T14:32:00Z">
              <w:r w:rsidRPr="007D7198">
                <w:rPr>
                  <w:sz w:val="22"/>
                  <w:szCs w:val="22"/>
                </w:rPr>
                <w:t>Да</w:t>
              </w:r>
            </w:ins>
          </w:p>
        </w:tc>
        <w:tc>
          <w:tcPr>
            <w:tcW w:w="284" w:type="pct"/>
          </w:tcPr>
          <w:p w14:paraId="08924FCD" w14:textId="77777777" w:rsidR="00FB3094" w:rsidRPr="007D7198" w:rsidRDefault="00FB3094" w:rsidP="009B0783">
            <w:pPr>
              <w:pStyle w:val="GOSTTablenorm"/>
              <w:rPr>
                <w:ins w:id="9185" w:author="Сатлер Марина Викторовна" w:date="2025-11-12T14:32:00Z"/>
                <w:szCs w:val="22"/>
              </w:rPr>
            </w:pPr>
            <w:ins w:id="9186" w:author="Сатлер Марина Викторовна" w:date="2025-11-12T14:32:00Z">
              <w:r w:rsidRPr="007D7198">
                <w:rPr>
                  <w:szCs w:val="22"/>
                </w:rPr>
                <w:t>=36</w:t>
              </w:r>
            </w:ins>
          </w:p>
        </w:tc>
        <w:tc>
          <w:tcPr>
            <w:tcW w:w="2066" w:type="pct"/>
          </w:tcPr>
          <w:p w14:paraId="700C28E9" w14:textId="4D412C88" w:rsidR="00FB3094" w:rsidRPr="007D7198" w:rsidRDefault="00FB3094" w:rsidP="009B0783">
            <w:pPr>
              <w:pStyle w:val="GOSTTablenorm"/>
              <w:rPr>
                <w:ins w:id="9187" w:author="Сатлер Марина Викторовна" w:date="2025-11-12T14:32:00Z"/>
                <w:szCs w:val="22"/>
              </w:rPr>
            </w:pPr>
            <w:ins w:id="9188" w:author="Сатлер Марина Викторовна" w:date="2025-11-12T14:32:00Z">
              <w:r w:rsidRPr="007D7198">
                <w:rPr>
                  <w:szCs w:val="22"/>
                </w:rPr>
                <w:t xml:space="preserve">Уникальный </w:t>
              </w:r>
            </w:ins>
            <w:ins w:id="9189" w:author="Сатлер Марина Викторовна" w:date="2025-11-13T13:41:00Z">
              <w:r w:rsidR="00EB5828" w:rsidRPr="00EB5828">
                <w:rPr>
                  <w:szCs w:val="22"/>
                </w:rPr>
                <w:t>идентификатор технической бухгалтерской справки, записи учета по которой требуется сторнировать / отменить</w:t>
              </w:r>
            </w:ins>
          </w:p>
        </w:tc>
      </w:tr>
      <w:tr w:rsidR="00FB3094" w:rsidRPr="007D7198" w14:paraId="729A6683" w14:textId="77777777" w:rsidTr="009B0783">
        <w:trPr>
          <w:ins w:id="9190" w:author="Сатлер Марина Викторовна" w:date="2025-11-12T14:32:00Z"/>
        </w:trPr>
        <w:tc>
          <w:tcPr>
            <w:tcW w:w="1100" w:type="pct"/>
          </w:tcPr>
          <w:p w14:paraId="63144433" w14:textId="77777777" w:rsidR="00FB3094" w:rsidRPr="007D7198" w:rsidRDefault="00FB3094" w:rsidP="009B0783">
            <w:pPr>
              <w:pStyle w:val="GOSTTablenorm"/>
              <w:rPr>
                <w:ins w:id="9191" w:author="Сатлер Марина Викторовна" w:date="2025-11-12T14:32:00Z"/>
                <w:szCs w:val="22"/>
              </w:rPr>
            </w:pPr>
            <w:ins w:id="9192" w:author="Сатлер Марина Викторовна" w:date="2025-11-12T14:32:00Z">
              <w:r w:rsidRPr="007D7198">
                <w:rPr>
                  <w:szCs w:val="22"/>
                </w:rPr>
                <w:t>Тип запроса</w:t>
              </w:r>
            </w:ins>
          </w:p>
        </w:tc>
        <w:tc>
          <w:tcPr>
            <w:tcW w:w="750" w:type="pct"/>
          </w:tcPr>
          <w:p w14:paraId="1B893930" w14:textId="77777777" w:rsidR="00FB3094" w:rsidRPr="007D7198" w:rsidRDefault="00FB3094" w:rsidP="009B0783">
            <w:pPr>
              <w:pStyle w:val="GOSTTablenorm"/>
              <w:rPr>
                <w:ins w:id="9193" w:author="Сатлер Марина Викторовна" w:date="2025-11-12T14:32:00Z"/>
                <w:szCs w:val="22"/>
                <w:lang w:val="en-US"/>
              </w:rPr>
            </w:pPr>
            <w:ins w:id="9194" w:author="Сатлер Марина Викторовна" w:date="2025-11-12T14:32:00Z">
              <w:r w:rsidRPr="007D7198">
                <w:rPr>
                  <w:szCs w:val="22"/>
                  <w:lang w:val="en-US"/>
                </w:rPr>
                <w:t>RequestType</w:t>
              </w:r>
            </w:ins>
          </w:p>
        </w:tc>
        <w:tc>
          <w:tcPr>
            <w:tcW w:w="500" w:type="pct"/>
          </w:tcPr>
          <w:p w14:paraId="7A63A60C" w14:textId="77777777" w:rsidR="00FB3094" w:rsidRPr="007D7198" w:rsidRDefault="00FB3094" w:rsidP="009B0783">
            <w:pPr>
              <w:ind w:firstLine="30"/>
              <w:rPr>
                <w:ins w:id="9195" w:author="Сатлер Марина Викторовна" w:date="2025-11-12T14:32:00Z"/>
                <w:sz w:val="22"/>
                <w:szCs w:val="22"/>
                <w:lang w:val="en-US"/>
              </w:rPr>
            </w:pPr>
            <w:ins w:id="9196" w:author="Сатлер Марина Викторовна" w:date="2025-11-12T14:32:00Z">
              <w:r w:rsidRPr="007D7198">
                <w:rPr>
                  <w:sz w:val="22"/>
                  <w:szCs w:val="22"/>
                </w:rPr>
                <w:t>Строка</w:t>
              </w:r>
            </w:ins>
          </w:p>
        </w:tc>
        <w:tc>
          <w:tcPr>
            <w:tcW w:w="300" w:type="pct"/>
          </w:tcPr>
          <w:p w14:paraId="5BE622BA" w14:textId="77777777" w:rsidR="00FB3094" w:rsidRPr="007D7198" w:rsidRDefault="00FB3094" w:rsidP="009B0783">
            <w:pPr>
              <w:ind w:firstLine="30"/>
              <w:rPr>
                <w:ins w:id="9197" w:author="Сатлер Марина Викторовна" w:date="2025-11-12T14:32:00Z"/>
                <w:sz w:val="22"/>
                <w:szCs w:val="22"/>
              </w:rPr>
            </w:pPr>
            <w:ins w:id="9198" w:author="Сатлер Марина Викторовна" w:date="2025-11-12T14:32:00Z">
              <w:r w:rsidRPr="007D7198">
                <w:rPr>
                  <w:sz w:val="22"/>
                  <w:szCs w:val="22"/>
                </w:rPr>
                <w:t>Да</w:t>
              </w:r>
            </w:ins>
          </w:p>
        </w:tc>
        <w:tc>
          <w:tcPr>
            <w:tcW w:w="284" w:type="pct"/>
          </w:tcPr>
          <w:p w14:paraId="26CF29E4" w14:textId="22108322" w:rsidR="00FB3094" w:rsidRPr="007D7198" w:rsidRDefault="00FB3094">
            <w:pPr>
              <w:pStyle w:val="GOSTTablenorm"/>
              <w:rPr>
                <w:ins w:id="9199" w:author="Сатлер Марина Викторовна" w:date="2025-11-12T14:32:00Z"/>
                <w:szCs w:val="22"/>
                <w:lang w:val="en-US"/>
              </w:rPr>
            </w:pPr>
            <w:ins w:id="9200" w:author="Сатлер Марина Викторовна" w:date="2025-11-12T14:32:00Z">
              <w:r w:rsidRPr="007D7198">
                <w:rPr>
                  <w:szCs w:val="22"/>
                </w:rPr>
                <w:t>&lt;=</w:t>
              </w:r>
            </w:ins>
            <w:commentRangeStart w:id="9201"/>
            <w:ins w:id="9202" w:author="Сатлер Марина Викторовна" w:date="2025-11-14T09:32:00Z">
              <w:r w:rsidR="00683415">
                <w:rPr>
                  <w:szCs w:val="22"/>
                </w:rPr>
                <w:t>50</w:t>
              </w:r>
              <w:commentRangeEnd w:id="9201"/>
              <w:r w:rsidR="00683415">
                <w:rPr>
                  <w:rStyle w:val="afff4"/>
                </w:rPr>
                <w:commentReference w:id="9201"/>
              </w:r>
            </w:ins>
          </w:p>
        </w:tc>
        <w:tc>
          <w:tcPr>
            <w:tcW w:w="2066" w:type="pct"/>
          </w:tcPr>
          <w:p w14:paraId="7486CE04" w14:textId="77777777" w:rsidR="00FB3094" w:rsidRPr="007D7198" w:rsidRDefault="00FB3094" w:rsidP="009B0783">
            <w:pPr>
              <w:pStyle w:val="GOSTTablenorm"/>
              <w:rPr>
                <w:ins w:id="9203" w:author="Сатлер Марина Викторовна" w:date="2025-11-12T14:32:00Z"/>
                <w:szCs w:val="22"/>
              </w:rPr>
            </w:pPr>
            <w:ins w:id="9204" w:author="Сатлер Марина Викторовна" w:date="2025-11-12T14:32:00Z">
              <w:r w:rsidRPr="007D7198">
                <w:rPr>
                  <w:szCs w:val="22"/>
                </w:rPr>
                <w:t>Передается значение «REVERSAL»</w:t>
              </w:r>
            </w:ins>
          </w:p>
        </w:tc>
      </w:tr>
      <w:tr w:rsidR="00FB3094" w:rsidRPr="007D7198" w14:paraId="2262C429" w14:textId="77777777" w:rsidTr="009B0783">
        <w:trPr>
          <w:ins w:id="9205" w:author="Сатлер Марина Викторовна" w:date="2025-11-12T14:32:00Z"/>
        </w:trPr>
        <w:tc>
          <w:tcPr>
            <w:tcW w:w="1100" w:type="pct"/>
          </w:tcPr>
          <w:p w14:paraId="1FFDC164" w14:textId="77777777" w:rsidR="00FB3094" w:rsidRPr="007D7198" w:rsidRDefault="00FB3094" w:rsidP="009B0783">
            <w:pPr>
              <w:pStyle w:val="GOSTTablenorm"/>
              <w:rPr>
                <w:ins w:id="9206" w:author="Сатлер Марина Викторовна" w:date="2025-11-12T14:32:00Z"/>
                <w:szCs w:val="22"/>
              </w:rPr>
            </w:pPr>
            <w:ins w:id="9207" w:author="Сатлер Марина Викторовна" w:date="2025-11-12T14:32:00Z">
              <w:r w:rsidRPr="007D7198">
                <w:rPr>
                  <w:szCs w:val="22"/>
                </w:rPr>
                <w:t>Уровень контроля</w:t>
              </w:r>
            </w:ins>
          </w:p>
        </w:tc>
        <w:tc>
          <w:tcPr>
            <w:tcW w:w="750" w:type="pct"/>
          </w:tcPr>
          <w:p w14:paraId="64F0EF45" w14:textId="77777777" w:rsidR="00FB3094" w:rsidRPr="007D7198" w:rsidRDefault="00FB3094" w:rsidP="009B0783">
            <w:pPr>
              <w:pStyle w:val="GOSTTablenorm"/>
              <w:rPr>
                <w:ins w:id="9208" w:author="Сатлер Марина Викторовна" w:date="2025-11-12T14:32:00Z"/>
                <w:szCs w:val="22"/>
                <w:lang w:val="en-US"/>
              </w:rPr>
            </w:pPr>
            <w:ins w:id="9209" w:author="Сатлер Марина Викторовна" w:date="2025-11-12T14:32:00Z">
              <w:r w:rsidRPr="007D7198">
                <w:rPr>
                  <w:szCs w:val="22"/>
                  <w:lang w:val="en-US"/>
                </w:rPr>
                <w:t>BalLevContrl</w:t>
              </w:r>
            </w:ins>
          </w:p>
        </w:tc>
        <w:tc>
          <w:tcPr>
            <w:tcW w:w="500" w:type="pct"/>
          </w:tcPr>
          <w:p w14:paraId="0A181106" w14:textId="77777777" w:rsidR="00FB3094" w:rsidRPr="007D7198" w:rsidRDefault="00FB3094" w:rsidP="009B0783">
            <w:pPr>
              <w:ind w:firstLine="30"/>
              <w:rPr>
                <w:ins w:id="9210" w:author="Сатлер Марина Викторовна" w:date="2025-11-12T14:32:00Z"/>
                <w:sz w:val="22"/>
                <w:szCs w:val="22"/>
              </w:rPr>
            </w:pPr>
            <w:ins w:id="9211" w:author="Сатлер Марина Викторовна" w:date="2025-11-12T14:32:00Z">
              <w:r w:rsidRPr="007D7198">
                <w:rPr>
                  <w:sz w:val="22"/>
                  <w:szCs w:val="22"/>
                </w:rPr>
                <w:t>Число</w:t>
              </w:r>
            </w:ins>
          </w:p>
        </w:tc>
        <w:tc>
          <w:tcPr>
            <w:tcW w:w="300" w:type="pct"/>
          </w:tcPr>
          <w:p w14:paraId="5851B652" w14:textId="77777777" w:rsidR="00FB3094" w:rsidRPr="007D7198" w:rsidRDefault="00FB3094" w:rsidP="009B0783">
            <w:pPr>
              <w:ind w:firstLine="30"/>
              <w:rPr>
                <w:ins w:id="9212" w:author="Сатлер Марина Викторовна" w:date="2025-11-12T14:32:00Z"/>
                <w:sz w:val="22"/>
                <w:szCs w:val="22"/>
              </w:rPr>
            </w:pPr>
            <w:ins w:id="9213" w:author="Сатлер Марина Викторовна" w:date="2025-11-12T14:32:00Z">
              <w:r w:rsidRPr="007D7198">
                <w:rPr>
                  <w:sz w:val="22"/>
                  <w:szCs w:val="22"/>
                </w:rPr>
                <w:t>Да</w:t>
              </w:r>
            </w:ins>
          </w:p>
        </w:tc>
        <w:tc>
          <w:tcPr>
            <w:tcW w:w="284" w:type="pct"/>
          </w:tcPr>
          <w:p w14:paraId="51CC48E5" w14:textId="77777777" w:rsidR="00FB3094" w:rsidRPr="007D7198" w:rsidRDefault="00FB3094" w:rsidP="009B0783">
            <w:pPr>
              <w:pStyle w:val="GOSTTablenorm"/>
              <w:rPr>
                <w:ins w:id="9214" w:author="Сатлер Марина Викторовна" w:date="2025-11-12T14:32:00Z"/>
                <w:szCs w:val="22"/>
              </w:rPr>
            </w:pPr>
            <w:ins w:id="9215" w:author="Сатлер Марина Викторовна" w:date="2025-11-12T14:32:00Z">
              <w:r w:rsidRPr="007D7198">
                <w:rPr>
                  <w:szCs w:val="22"/>
                  <w:lang w:val="en-US"/>
                </w:rPr>
                <w:t>=1</w:t>
              </w:r>
            </w:ins>
          </w:p>
        </w:tc>
        <w:tc>
          <w:tcPr>
            <w:tcW w:w="2066" w:type="pct"/>
          </w:tcPr>
          <w:p w14:paraId="2515629E" w14:textId="302E9CF5" w:rsidR="00FB3094" w:rsidRPr="007D7198" w:rsidRDefault="00FB3094" w:rsidP="009B0783">
            <w:pPr>
              <w:pStyle w:val="GOSTTablenorm"/>
              <w:rPr>
                <w:ins w:id="9216" w:author="Сатлер Марина Викторовна" w:date="2025-11-12T14:32:00Z"/>
                <w:szCs w:val="22"/>
              </w:rPr>
            </w:pPr>
            <w:ins w:id="9217" w:author="Сатлер Марина Викторовна" w:date="2025-11-12T14:32:00Z">
              <w:r w:rsidRPr="007D7198">
                <w:rPr>
                  <w:szCs w:val="22"/>
                </w:rPr>
                <w:t>Уровень контроля остатков по счетам.</w:t>
              </w:r>
            </w:ins>
          </w:p>
          <w:p w14:paraId="407510AE" w14:textId="77777777" w:rsidR="00FB3094" w:rsidRPr="007D7198" w:rsidRDefault="00FB3094" w:rsidP="009B0783">
            <w:pPr>
              <w:pStyle w:val="GOSTTablenorm"/>
              <w:rPr>
                <w:ins w:id="9218" w:author="Сатлер Марина Викторовна" w:date="2025-11-12T14:32:00Z"/>
                <w:szCs w:val="22"/>
              </w:rPr>
            </w:pPr>
            <w:ins w:id="9219" w:author="Сатлер Марина Викторовна" w:date="2025-11-12T14:32:00Z">
              <w:r w:rsidRPr="007D7198">
                <w:rPr>
                  <w:szCs w:val="22"/>
                </w:rPr>
                <w:t>Возможные значения:</w:t>
              </w:r>
            </w:ins>
          </w:p>
          <w:p w14:paraId="259A0FF4" w14:textId="3EBB61A6" w:rsidR="00FB3094" w:rsidRPr="007D7198" w:rsidRDefault="00FB3094" w:rsidP="003262ED">
            <w:pPr>
              <w:pStyle w:val="GOSTTableListMark1"/>
              <w:rPr>
                <w:ins w:id="9220" w:author="Сатлер Марина Викторовна" w:date="2025-11-12T14:32:00Z"/>
                <w:szCs w:val="22"/>
              </w:rPr>
            </w:pPr>
            <w:ins w:id="9221" w:author="Сатлер Марина Викторовна" w:date="2025-11-12T14:32:00Z">
              <w:r>
                <w:t>«</w:t>
              </w:r>
              <w:r w:rsidRPr="007D7198">
                <w:t>2</w:t>
              </w:r>
              <w:r>
                <w:t>»</w:t>
              </w:r>
              <w:r w:rsidRPr="007D7198">
                <w:t xml:space="preserve"> – без контроля</w:t>
              </w:r>
            </w:ins>
          </w:p>
        </w:tc>
      </w:tr>
      <w:tr w:rsidR="00FB3094" w:rsidRPr="007D7198" w14:paraId="1C10931A" w14:textId="77777777" w:rsidTr="009B0783">
        <w:trPr>
          <w:ins w:id="9222" w:author="Сатлер Марина Викторовна" w:date="2025-11-12T14:32:00Z"/>
        </w:trPr>
        <w:tc>
          <w:tcPr>
            <w:tcW w:w="5000" w:type="pct"/>
            <w:gridSpan w:val="6"/>
          </w:tcPr>
          <w:p w14:paraId="4699F9CA" w14:textId="77777777" w:rsidR="00FB3094" w:rsidRPr="007D7198" w:rsidRDefault="00FB3094" w:rsidP="009B0783">
            <w:pPr>
              <w:pStyle w:val="GOSTTableHead"/>
              <w:rPr>
                <w:ins w:id="9223" w:author="Сатлер Марина Викторовна" w:date="2025-11-12T14:32:00Z"/>
                <w:szCs w:val="22"/>
              </w:rPr>
            </w:pPr>
            <w:ins w:id="9224" w:author="Сатлер Марина Викторовна" w:date="2025-11-12T14:32:00Z">
              <w:r w:rsidRPr="007D7198">
                <w:rPr>
                  <w:szCs w:val="22"/>
                </w:rPr>
                <w:t>Перечень параметров запроса (</w:t>
              </w:r>
              <w:r>
                <w:rPr>
                  <w:szCs w:val="22"/>
                  <w:lang w:val="en-US"/>
                </w:rPr>
                <w:t>document</w:t>
              </w:r>
              <w:r w:rsidRPr="007D7198">
                <w:rPr>
                  <w:szCs w:val="22"/>
                </w:rPr>
                <w:t>)</w:t>
              </w:r>
            </w:ins>
          </w:p>
        </w:tc>
      </w:tr>
      <w:tr w:rsidR="00FB3094" w:rsidRPr="007D7198" w14:paraId="17909A88" w14:textId="77777777" w:rsidTr="009B0783">
        <w:trPr>
          <w:ins w:id="9225" w:author="Сатлер Марина Викторовна" w:date="2025-11-12T14:32:00Z"/>
        </w:trPr>
        <w:tc>
          <w:tcPr>
            <w:tcW w:w="1100" w:type="pct"/>
          </w:tcPr>
          <w:p w14:paraId="42E80252" w14:textId="0E611F4A" w:rsidR="00FB3094" w:rsidRPr="007D7198" w:rsidRDefault="00E77C66" w:rsidP="009B0783">
            <w:pPr>
              <w:pStyle w:val="GOSTTablenorm"/>
              <w:rPr>
                <w:ins w:id="9226" w:author="Сатлер Марина Викторовна" w:date="2025-11-12T14:32:00Z"/>
                <w:szCs w:val="22"/>
              </w:rPr>
            </w:pPr>
            <w:ins w:id="9227" w:author="Сатлер Марина Викторовна" w:date="2025-11-12T14:32:00Z">
              <w:r>
                <w:rPr>
                  <w:szCs w:val="22"/>
                </w:rPr>
                <w:t>Способ сторнирования</w:t>
              </w:r>
            </w:ins>
          </w:p>
        </w:tc>
        <w:tc>
          <w:tcPr>
            <w:tcW w:w="750" w:type="pct"/>
          </w:tcPr>
          <w:p w14:paraId="59ADCE44" w14:textId="77777777" w:rsidR="00FB3094" w:rsidRPr="007D7198" w:rsidRDefault="00FB3094" w:rsidP="009B0783">
            <w:pPr>
              <w:pStyle w:val="GOSTTablenorm"/>
              <w:rPr>
                <w:ins w:id="9228" w:author="Сатлер Марина Викторовна" w:date="2025-11-12T14:32:00Z"/>
                <w:szCs w:val="22"/>
                <w:lang w:val="en-US"/>
              </w:rPr>
            </w:pPr>
            <w:ins w:id="9229" w:author="Сатлер Марина Викторовна" w:date="2025-11-12T14:32:00Z">
              <w:r w:rsidRPr="007D7198">
                <w:rPr>
                  <w:szCs w:val="22"/>
                  <w:lang w:val="en-US"/>
                </w:rPr>
                <w:t>Method</w:t>
              </w:r>
            </w:ins>
          </w:p>
        </w:tc>
        <w:tc>
          <w:tcPr>
            <w:tcW w:w="500" w:type="pct"/>
          </w:tcPr>
          <w:p w14:paraId="7BCEF5AB" w14:textId="77777777" w:rsidR="00FB3094" w:rsidRPr="007D7198" w:rsidRDefault="00FB3094" w:rsidP="009B0783">
            <w:pPr>
              <w:ind w:firstLine="30"/>
              <w:rPr>
                <w:ins w:id="9230" w:author="Сатлер Марина Викторовна" w:date="2025-11-12T14:32:00Z"/>
                <w:sz w:val="22"/>
                <w:szCs w:val="22"/>
                <w:lang w:val="en-US"/>
              </w:rPr>
            </w:pPr>
            <w:ins w:id="9231" w:author="Сатлер Марина Викторовна" w:date="2025-11-12T14:32:00Z">
              <w:r>
                <w:rPr>
                  <w:sz w:val="22"/>
                  <w:szCs w:val="22"/>
                </w:rPr>
                <w:t>Строка</w:t>
              </w:r>
            </w:ins>
          </w:p>
        </w:tc>
        <w:tc>
          <w:tcPr>
            <w:tcW w:w="300" w:type="pct"/>
          </w:tcPr>
          <w:p w14:paraId="4DB3A1B3" w14:textId="77777777" w:rsidR="00FB3094" w:rsidRPr="007D7198" w:rsidRDefault="00FB3094" w:rsidP="009B0783">
            <w:pPr>
              <w:ind w:firstLine="30"/>
              <w:rPr>
                <w:ins w:id="9232" w:author="Сатлер Марина Викторовна" w:date="2025-11-12T14:32:00Z"/>
                <w:sz w:val="22"/>
                <w:szCs w:val="22"/>
              </w:rPr>
            </w:pPr>
            <w:ins w:id="9233" w:author="Сатлер Марина Викторовна" w:date="2025-11-12T14:32:00Z">
              <w:r w:rsidRPr="007D7198">
                <w:rPr>
                  <w:sz w:val="22"/>
                  <w:szCs w:val="22"/>
                </w:rPr>
                <w:t>Да</w:t>
              </w:r>
            </w:ins>
          </w:p>
        </w:tc>
        <w:tc>
          <w:tcPr>
            <w:tcW w:w="284" w:type="pct"/>
          </w:tcPr>
          <w:p w14:paraId="7F4F1E2D" w14:textId="77777777" w:rsidR="00FB3094" w:rsidRPr="007D7198" w:rsidRDefault="00FB3094" w:rsidP="009B0783">
            <w:pPr>
              <w:pStyle w:val="GOSTTablenorm"/>
              <w:rPr>
                <w:ins w:id="9234" w:author="Сатлер Марина Викторовна" w:date="2025-11-12T14:32:00Z"/>
                <w:szCs w:val="22"/>
              </w:rPr>
            </w:pPr>
            <w:ins w:id="9235" w:author="Сатлер Марина Викторовна" w:date="2025-11-12T14:32:00Z">
              <w:r w:rsidRPr="007D7198">
                <w:rPr>
                  <w:szCs w:val="22"/>
                </w:rPr>
                <w:t>=1</w:t>
              </w:r>
            </w:ins>
          </w:p>
        </w:tc>
        <w:tc>
          <w:tcPr>
            <w:tcW w:w="2066" w:type="pct"/>
          </w:tcPr>
          <w:p w14:paraId="19458F7F" w14:textId="77777777" w:rsidR="00FB3094" w:rsidRDefault="00FB3094" w:rsidP="009B0783">
            <w:pPr>
              <w:pStyle w:val="GOSTTablenorm"/>
              <w:rPr>
                <w:ins w:id="9236" w:author="Сатлер Марина Викторовна" w:date="2025-11-12T14:32:00Z"/>
                <w:szCs w:val="22"/>
              </w:rPr>
            </w:pPr>
            <w:ins w:id="9237" w:author="Сатлер Марина Викторовна" w:date="2025-11-12T14:32:00Z">
              <w:r w:rsidRPr="007D7198">
                <w:rPr>
                  <w:szCs w:val="22"/>
                </w:rPr>
                <w:t>Ук</w:t>
              </w:r>
              <w:r>
                <w:rPr>
                  <w:szCs w:val="22"/>
                </w:rPr>
                <w:t>азывается способ сторнирования.</w:t>
              </w:r>
            </w:ins>
          </w:p>
          <w:p w14:paraId="1C9ECB63" w14:textId="77777777" w:rsidR="00FB3094" w:rsidRPr="007D7198" w:rsidRDefault="00FB3094" w:rsidP="009B0783">
            <w:pPr>
              <w:pStyle w:val="GOSTTablenorm"/>
              <w:rPr>
                <w:ins w:id="9238" w:author="Сатлер Марина Викторовна" w:date="2025-11-12T14:32:00Z"/>
                <w:szCs w:val="22"/>
              </w:rPr>
            </w:pPr>
            <w:ins w:id="9239" w:author="Сатлер Марина Викторовна" w:date="2025-11-12T14:32:00Z">
              <w:r w:rsidRPr="007D7198">
                <w:rPr>
                  <w:szCs w:val="22"/>
                </w:rPr>
                <w:t>Возможные значения:</w:t>
              </w:r>
            </w:ins>
          </w:p>
          <w:p w14:paraId="37176529" w14:textId="7D864A62" w:rsidR="00FB3094" w:rsidRPr="007D7198" w:rsidRDefault="00FB3094" w:rsidP="009B0783">
            <w:pPr>
              <w:pStyle w:val="GOSTTableListMark1"/>
              <w:rPr>
                <w:ins w:id="9240" w:author="Сатлер Марина Викторовна" w:date="2025-11-12T14:32:00Z"/>
              </w:rPr>
            </w:pPr>
            <w:ins w:id="9241" w:author="Сатлер Марина Викторовна" w:date="2025-11-12T14:32:00Z">
              <w:r>
                <w:t>«</w:t>
              </w:r>
              <w:r w:rsidRPr="007D7198">
                <w:t>2</w:t>
              </w:r>
              <w:r>
                <w:t>»</w:t>
              </w:r>
              <w:r w:rsidRPr="007D7198">
                <w:t xml:space="preserve"> </w:t>
              </w:r>
              <w:r w:rsidRPr="36854D62">
                <w:t>–</w:t>
              </w:r>
              <w:r w:rsidRPr="007D7198">
                <w:t xml:space="preserve"> отмена</w:t>
              </w:r>
            </w:ins>
          </w:p>
        </w:tc>
      </w:tr>
      <w:tr w:rsidR="00FB3094" w:rsidRPr="007D7198" w14:paraId="093BC8BD" w14:textId="77777777" w:rsidTr="009B0783">
        <w:trPr>
          <w:ins w:id="9242" w:author="Сатлер Марина Викторовна" w:date="2025-11-12T14:32:00Z"/>
        </w:trPr>
        <w:tc>
          <w:tcPr>
            <w:tcW w:w="1100" w:type="pct"/>
          </w:tcPr>
          <w:p w14:paraId="21851592" w14:textId="77777777" w:rsidR="00FB3094" w:rsidRPr="007D7198" w:rsidRDefault="00FB3094" w:rsidP="009B0783">
            <w:pPr>
              <w:pStyle w:val="GOSTTablenorm"/>
              <w:rPr>
                <w:ins w:id="9243" w:author="Сатлер Марина Викторовна" w:date="2025-11-12T14:32:00Z"/>
                <w:szCs w:val="22"/>
              </w:rPr>
            </w:pPr>
            <w:ins w:id="9244" w:author="Сатлер Марина Викторовна" w:date="2025-11-12T14:32:00Z">
              <w:r w:rsidRPr="007D7198">
                <w:rPr>
                  <w:szCs w:val="22"/>
                </w:rPr>
                <w:lastRenderedPageBreak/>
                <w:t>Вариант сторнирования</w:t>
              </w:r>
            </w:ins>
          </w:p>
        </w:tc>
        <w:tc>
          <w:tcPr>
            <w:tcW w:w="750" w:type="pct"/>
          </w:tcPr>
          <w:p w14:paraId="0999446E" w14:textId="77777777" w:rsidR="00FB3094" w:rsidRPr="007D7198" w:rsidRDefault="00FB3094" w:rsidP="009B0783">
            <w:pPr>
              <w:pStyle w:val="GOSTTablenorm"/>
              <w:rPr>
                <w:ins w:id="9245" w:author="Сатлер Марина Викторовна" w:date="2025-11-12T14:32:00Z"/>
                <w:szCs w:val="22"/>
                <w:lang w:val="en-US"/>
              </w:rPr>
            </w:pPr>
            <w:ins w:id="9246" w:author="Сатлер Марина Викторовна" w:date="2025-11-12T14:32:00Z">
              <w:r w:rsidRPr="007D7198">
                <w:rPr>
                  <w:szCs w:val="22"/>
                  <w:lang w:val="en-US"/>
                </w:rPr>
                <w:t>Option</w:t>
              </w:r>
            </w:ins>
          </w:p>
        </w:tc>
        <w:tc>
          <w:tcPr>
            <w:tcW w:w="500" w:type="pct"/>
          </w:tcPr>
          <w:p w14:paraId="57E2E0E3" w14:textId="77777777" w:rsidR="00FB3094" w:rsidRPr="00925522" w:rsidRDefault="00FB3094" w:rsidP="009B0783">
            <w:pPr>
              <w:ind w:firstLine="30"/>
              <w:rPr>
                <w:ins w:id="9247" w:author="Сатлер Марина Викторовна" w:date="2025-11-12T14:32:00Z"/>
                <w:sz w:val="22"/>
                <w:szCs w:val="22"/>
                <w:lang w:val="en-US"/>
              </w:rPr>
            </w:pPr>
            <w:ins w:id="9248" w:author="Сатлер Марина Викторовна" w:date="2025-11-12T14:32:00Z">
              <w:r>
                <w:rPr>
                  <w:sz w:val="22"/>
                  <w:szCs w:val="22"/>
                </w:rPr>
                <w:t>Строка</w:t>
              </w:r>
            </w:ins>
          </w:p>
        </w:tc>
        <w:tc>
          <w:tcPr>
            <w:tcW w:w="300" w:type="pct"/>
          </w:tcPr>
          <w:p w14:paraId="35DA55C2" w14:textId="77777777" w:rsidR="00FB3094" w:rsidRPr="007D7198" w:rsidRDefault="00FB3094" w:rsidP="009B0783">
            <w:pPr>
              <w:ind w:firstLine="30"/>
              <w:rPr>
                <w:ins w:id="9249" w:author="Сатлер Марина Викторовна" w:date="2025-11-12T14:32:00Z"/>
                <w:sz w:val="22"/>
                <w:szCs w:val="22"/>
              </w:rPr>
            </w:pPr>
            <w:ins w:id="9250" w:author="Сатлер Марина Викторовна" w:date="2025-11-12T14:32:00Z">
              <w:r w:rsidRPr="007D7198">
                <w:rPr>
                  <w:sz w:val="22"/>
                  <w:szCs w:val="22"/>
                </w:rPr>
                <w:t>Да</w:t>
              </w:r>
            </w:ins>
          </w:p>
        </w:tc>
        <w:tc>
          <w:tcPr>
            <w:tcW w:w="284" w:type="pct"/>
          </w:tcPr>
          <w:p w14:paraId="1418BF88" w14:textId="77777777" w:rsidR="00FB3094" w:rsidRPr="007D7198" w:rsidRDefault="00FB3094" w:rsidP="009B0783">
            <w:pPr>
              <w:pStyle w:val="GOSTTablenorm"/>
              <w:rPr>
                <w:ins w:id="9251" w:author="Сатлер Марина Викторовна" w:date="2025-11-12T14:32:00Z"/>
                <w:szCs w:val="22"/>
              </w:rPr>
            </w:pPr>
            <w:ins w:id="9252" w:author="Сатлер Марина Викторовна" w:date="2025-11-12T14:32:00Z">
              <w:r w:rsidRPr="007D7198">
                <w:rPr>
                  <w:szCs w:val="22"/>
                </w:rPr>
                <w:t>=1</w:t>
              </w:r>
            </w:ins>
          </w:p>
        </w:tc>
        <w:tc>
          <w:tcPr>
            <w:tcW w:w="2066" w:type="pct"/>
          </w:tcPr>
          <w:p w14:paraId="147885E6" w14:textId="77777777" w:rsidR="00FB3094" w:rsidRDefault="00FB3094" w:rsidP="009B0783">
            <w:pPr>
              <w:pStyle w:val="GOSTTablenorm"/>
              <w:rPr>
                <w:ins w:id="9253" w:author="Сатлер Марина Викторовна" w:date="2025-11-12T14:32:00Z"/>
                <w:szCs w:val="22"/>
              </w:rPr>
            </w:pPr>
            <w:ins w:id="9254" w:author="Сатлер Марина Викторовна" w:date="2025-11-12T14:32:00Z">
              <w:r w:rsidRPr="007D7198">
                <w:rPr>
                  <w:szCs w:val="22"/>
                </w:rPr>
                <w:t>Ука</w:t>
              </w:r>
              <w:r>
                <w:rPr>
                  <w:szCs w:val="22"/>
                </w:rPr>
                <w:t>зывается вариант сторнирования.</w:t>
              </w:r>
            </w:ins>
          </w:p>
          <w:p w14:paraId="6EB57296" w14:textId="77777777" w:rsidR="00FB3094" w:rsidRPr="007D7198" w:rsidRDefault="00FB3094" w:rsidP="009B0783">
            <w:pPr>
              <w:pStyle w:val="GOSTTablenorm"/>
              <w:rPr>
                <w:ins w:id="9255" w:author="Сатлер Марина Викторовна" w:date="2025-11-12T14:32:00Z"/>
                <w:szCs w:val="22"/>
              </w:rPr>
            </w:pPr>
            <w:ins w:id="9256" w:author="Сатлер Марина Викторовна" w:date="2025-11-12T14:32:00Z">
              <w:r w:rsidRPr="007D7198">
                <w:rPr>
                  <w:szCs w:val="22"/>
                </w:rPr>
                <w:t>Возможные значения (применимо для всех способов сторнирования):</w:t>
              </w:r>
            </w:ins>
          </w:p>
          <w:p w14:paraId="43A76E35" w14:textId="6A8228BD" w:rsidR="00FB3094" w:rsidRPr="007D7198" w:rsidRDefault="00FB3094">
            <w:pPr>
              <w:pStyle w:val="GOSTTableListMark1"/>
              <w:rPr>
                <w:ins w:id="9257" w:author="Сатлер Марина Викторовна" w:date="2025-11-12T14:32:00Z"/>
              </w:rPr>
            </w:pPr>
            <w:ins w:id="9258" w:author="Сатлер Марина Викторовна" w:date="2025-11-12T14:32:00Z">
              <w:r>
                <w:t>«</w:t>
              </w:r>
              <w:r w:rsidRPr="007D7198">
                <w:t>1</w:t>
              </w:r>
              <w:r>
                <w:t>»</w:t>
              </w:r>
              <w:r w:rsidRPr="007D7198">
                <w:t xml:space="preserve"> – сторнирование всех выполненных этапов по документу</w:t>
              </w:r>
            </w:ins>
          </w:p>
        </w:tc>
      </w:tr>
    </w:tbl>
    <w:p w14:paraId="5590BA33" w14:textId="77777777" w:rsidR="00FB3094" w:rsidRDefault="00FB3094" w:rsidP="003262ED">
      <w:pPr>
        <w:pStyle w:val="41"/>
        <w:rPr>
          <w:ins w:id="9259" w:author="Сатлер Марина Викторовна" w:date="2025-11-12T15:07:00Z"/>
        </w:rPr>
      </w:pPr>
      <w:bookmarkStart w:id="9260" w:name="_Toc226556207"/>
      <w:ins w:id="9261" w:author="Сатлер Марина Викторовна" w:date="2025-11-12T14:32:00Z">
        <w:r w:rsidRPr="00B30C62">
          <w:t>Пример запроса</w:t>
        </w:r>
      </w:ins>
      <w:bookmarkEnd w:id="9260"/>
    </w:p>
    <w:p w14:paraId="77B1881D" w14:textId="77777777" w:rsidR="008E022B" w:rsidRDefault="008E022B" w:rsidP="008E022B">
      <w:pPr>
        <w:pStyle w:val="GOSTScript"/>
        <w:rPr>
          <w:ins w:id="9262" w:author="Сатлер Марина Викторовна" w:date="2025-11-12T15:52:00Z"/>
        </w:rPr>
      </w:pPr>
      <w:ins w:id="9263" w:author="Сатлер Марина Викторовна" w:date="2025-11-12T15:52:00Z">
        <w:r>
          <w:t>{</w:t>
        </w:r>
      </w:ins>
    </w:p>
    <w:p w14:paraId="70BFA77C" w14:textId="77777777" w:rsidR="008E022B" w:rsidRDefault="008E022B" w:rsidP="008E022B">
      <w:pPr>
        <w:pStyle w:val="GOSTScript"/>
        <w:rPr>
          <w:ins w:id="9264" w:author="Сатлер Марина Викторовна" w:date="2025-11-12T15:52:00Z"/>
        </w:rPr>
      </w:pPr>
      <w:ins w:id="9265" w:author="Сатлер Марина Викторовна" w:date="2025-11-12T15:52:00Z">
        <w:r>
          <w:tab/>
          <w:t>"header": {</w:t>
        </w:r>
      </w:ins>
    </w:p>
    <w:p w14:paraId="03893012" w14:textId="77777777" w:rsidR="008E022B" w:rsidRDefault="008E022B" w:rsidP="008E022B">
      <w:pPr>
        <w:pStyle w:val="GOSTScript"/>
        <w:rPr>
          <w:ins w:id="9266" w:author="Сатлер Марина Викторовна" w:date="2025-11-12T15:52:00Z"/>
        </w:rPr>
      </w:pPr>
      <w:ins w:id="9267" w:author="Сатлер Марина Викторовна" w:date="2025-11-12T15:52:00Z">
        <w:r>
          <w:tab/>
        </w:r>
        <w:r>
          <w:tab/>
          <w:t>"Source": "ARP",</w:t>
        </w:r>
      </w:ins>
    </w:p>
    <w:p w14:paraId="4105C4EE" w14:textId="77777777" w:rsidR="008E022B" w:rsidRDefault="008E022B" w:rsidP="008E022B">
      <w:pPr>
        <w:pStyle w:val="GOSTScript"/>
        <w:rPr>
          <w:ins w:id="9268" w:author="Сатлер Марина Викторовна" w:date="2025-11-12T15:52:00Z"/>
        </w:rPr>
      </w:pPr>
      <w:ins w:id="9269" w:author="Сатлер Марина Викторовна" w:date="2025-11-12T15:52:00Z">
        <w:r>
          <w:tab/>
        </w:r>
        <w:r>
          <w:tab/>
          <w:t>"ReqDateTime": "2025-04-21 10:37:22",</w:t>
        </w:r>
      </w:ins>
    </w:p>
    <w:p w14:paraId="1560C69D" w14:textId="77777777" w:rsidR="008E022B" w:rsidRDefault="008E022B" w:rsidP="008E022B">
      <w:pPr>
        <w:pStyle w:val="GOSTScript"/>
        <w:rPr>
          <w:ins w:id="9270" w:author="Сатлер Марина Викторовна" w:date="2025-11-12T15:52:00Z"/>
        </w:rPr>
      </w:pPr>
      <w:ins w:id="9271" w:author="Сатлер Марина Викторовна" w:date="2025-11-12T15:52:00Z">
        <w:r>
          <w:tab/>
        </w:r>
        <w:r>
          <w:tab/>
          <w:t>"Version": "2.4",</w:t>
        </w:r>
      </w:ins>
    </w:p>
    <w:p w14:paraId="3CB03AF2" w14:textId="77777777" w:rsidR="008E022B" w:rsidRDefault="008E022B" w:rsidP="008E022B">
      <w:pPr>
        <w:pStyle w:val="GOSTScript"/>
        <w:rPr>
          <w:ins w:id="9272" w:author="Сатлер Марина Викторовна" w:date="2025-11-12T15:52:00Z"/>
        </w:rPr>
      </w:pPr>
      <w:ins w:id="9273" w:author="Сатлер Марина Викторовна" w:date="2025-11-12T15:52:00Z">
        <w:r>
          <w:tab/>
        </w:r>
        <w:r>
          <w:tab/>
          <w:t>"ReqGuid": "b3d4ce5d-2757-4454-948c-cfa72ba94f10",</w:t>
        </w:r>
      </w:ins>
    </w:p>
    <w:p w14:paraId="4FD21B72" w14:textId="77777777" w:rsidR="008E022B" w:rsidRDefault="008E022B" w:rsidP="008E022B">
      <w:pPr>
        <w:pStyle w:val="GOSTScript"/>
        <w:rPr>
          <w:ins w:id="9274" w:author="Сатлер Марина Викторовна" w:date="2025-11-12T15:52:00Z"/>
        </w:rPr>
      </w:pPr>
      <w:ins w:id="9275" w:author="Сатлер Марина Викторовна" w:date="2025-11-12T15:52:00Z">
        <w:r>
          <w:tab/>
        </w:r>
        <w:r>
          <w:tab/>
          <w:t>"DocGuid": "c15e33f4-31fe-411c-83a7-b176d8199287",</w:t>
        </w:r>
      </w:ins>
    </w:p>
    <w:p w14:paraId="4A73D3D5" w14:textId="77777777" w:rsidR="008E022B" w:rsidRDefault="008E022B" w:rsidP="008E022B">
      <w:pPr>
        <w:pStyle w:val="GOSTScript"/>
        <w:rPr>
          <w:ins w:id="9276" w:author="Сатлер Марина Викторовна" w:date="2025-11-12T15:52:00Z"/>
        </w:rPr>
      </w:pPr>
      <w:ins w:id="9277" w:author="Сатлер Марина Викторовна" w:date="2025-11-12T15:52:00Z">
        <w:r>
          <w:tab/>
        </w:r>
        <w:r>
          <w:tab/>
          <w:t>"RequestType": "REVERSAL",</w:t>
        </w:r>
      </w:ins>
    </w:p>
    <w:p w14:paraId="5892700A" w14:textId="586D6134" w:rsidR="008E022B" w:rsidRPr="003F3AB3" w:rsidRDefault="008E022B" w:rsidP="008E022B">
      <w:pPr>
        <w:pStyle w:val="GOSTScript"/>
        <w:rPr>
          <w:ins w:id="9278" w:author="Сатлер Марина Викторовна" w:date="2025-11-12T15:52:00Z"/>
        </w:rPr>
      </w:pPr>
      <w:ins w:id="9279" w:author="Сатлер Марина Викторовна" w:date="2025-11-12T15:52:00Z">
        <w:r>
          <w:tab/>
        </w:r>
        <w:r>
          <w:tab/>
          <w:t xml:space="preserve">"BalLevContrl": </w:t>
        </w:r>
      </w:ins>
      <w:ins w:id="9280" w:author="Сатлер Марина Викторовна" w:date="2025-11-14T10:18:00Z">
        <w:r w:rsidR="004C528F" w:rsidRPr="003262ED">
          <w:t>2</w:t>
        </w:r>
      </w:ins>
    </w:p>
    <w:p w14:paraId="04E10B6D" w14:textId="77777777" w:rsidR="008E022B" w:rsidRDefault="008E022B" w:rsidP="008E022B">
      <w:pPr>
        <w:pStyle w:val="GOSTScript"/>
        <w:rPr>
          <w:ins w:id="9281" w:author="Сатлер Марина Викторовна" w:date="2025-11-12T15:52:00Z"/>
        </w:rPr>
      </w:pPr>
      <w:ins w:id="9282" w:author="Сатлер Марина Викторовна" w:date="2025-11-12T15:52:00Z">
        <w:r>
          <w:tab/>
          <w:t>},</w:t>
        </w:r>
      </w:ins>
    </w:p>
    <w:p w14:paraId="487FF544" w14:textId="77777777" w:rsidR="008E022B" w:rsidRDefault="008E022B" w:rsidP="008E022B">
      <w:pPr>
        <w:pStyle w:val="GOSTScript"/>
        <w:rPr>
          <w:ins w:id="9283" w:author="Сатлер Марина Викторовна" w:date="2025-11-12T15:52:00Z"/>
        </w:rPr>
      </w:pPr>
      <w:ins w:id="9284" w:author="Сатлер Марина Викторовна" w:date="2025-11-12T15:52:00Z">
        <w:r>
          <w:tab/>
          <w:t>"document": {</w:t>
        </w:r>
      </w:ins>
    </w:p>
    <w:p w14:paraId="6FF11308" w14:textId="77777777" w:rsidR="008E022B" w:rsidRDefault="008E022B" w:rsidP="008E022B">
      <w:pPr>
        <w:pStyle w:val="GOSTScript"/>
        <w:rPr>
          <w:ins w:id="9285" w:author="Сатлер Марина Викторовна" w:date="2025-11-12T15:52:00Z"/>
        </w:rPr>
      </w:pPr>
      <w:ins w:id="9286" w:author="Сатлер Марина Викторовна" w:date="2025-11-12T15:52:00Z">
        <w:r>
          <w:tab/>
        </w:r>
        <w:r>
          <w:tab/>
          <w:t>"Method": "2",</w:t>
        </w:r>
      </w:ins>
    </w:p>
    <w:p w14:paraId="0E74183D" w14:textId="77777777" w:rsidR="008E022B" w:rsidRDefault="008E022B" w:rsidP="008E022B">
      <w:pPr>
        <w:pStyle w:val="GOSTScript"/>
        <w:rPr>
          <w:ins w:id="9287" w:author="Сатлер Марина Викторовна" w:date="2025-11-12T15:52:00Z"/>
        </w:rPr>
      </w:pPr>
      <w:ins w:id="9288" w:author="Сатлер Марина Викторовна" w:date="2025-11-12T15:52:00Z">
        <w:r>
          <w:tab/>
        </w:r>
        <w:r>
          <w:tab/>
          <w:t>"Option": "1"</w:t>
        </w:r>
      </w:ins>
    </w:p>
    <w:p w14:paraId="16D2993B" w14:textId="77777777" w:rsidR="008E022B" w:rsidRDefault="008E022B" w:rsidP="008E022B">
      <w:pPr>
        <w:pStyle w:val="GOSTScript"/>
        <w:rPr>
          <w:ins w:id="9289" w:author="Сатлер Марина Викторовна" w:date="2025-11-12T15:52:00Z"/>
        </w:rPr>
      </w:pPr>
      <w:ins w:id="9290" w:author="Сатлер Марина Викторовна" w:date="2025-11-12T15:52:00Z">
        <w:r>
          <w:tab/>
          <w:t>}</w:t>
        </w:r>
      </w:ins>
    </w:p>
    <w:p w14:paraId="3C7CE3C8" w14:textId="284D2156" w:rsidR="00FB3094" w:rsidRDefault="008E022B" w:rsidP="003262ED">
      <w:pPr>
        <w:pStyle w:val="GOSTScript"/>
        <w:rPr>
          <w:ins w:id="9291" w:author="Сатлер Марина Викторовна" w:date="2025-11-12T14:30:00Z"/>
        </w:rPr>
      </w:pPr>
      <w:ins w:id="9292" w:author="Сатлер Марина Викторовна" w:date="2025-11-12T15:52:00Z">
        <w:r>
          <w:t>}</w:t>
        </w:r>
      </w:ins>
    </w:p>
    <w:p w14:paraId="34769D57" w14:textId="457EF06A" w:rsidR="00E26864" w:rsidRDefault="00E26864" w:rsidP="007F156B">
      <w:pPr>
        <w:pStyle w:val="21"/>
        <w:rPr>
          <w:ins w:id="9293" w:author="Сатлер Марина Викторовна" w:date="2025-11-14T09:54:00Z"/>
        </w:rPr>
      </w:pPr>
      <w:bookmarkStart w:id="9294" w:name="_Toc226556208"/>
      <w:ins w:id="9295" w:author="Сатлер Марина Викторовна" w:date="2025-11-12T15:34:00Z">
        <w:r w:rsidRPr="00C616AD">
          <w:t>Параметры ответа</w:t>
        </w:r>
      </w:ins>
      <w:bookmarkEnd w:id="9294"/>
    </w:p>
    <w:p w14:paraId="630482DB" w14:textId="3F1CFBE0" w:rsidR="00F424D2" w:rsidRDefault="00F424D2" w:rsidP="003262ED">
      <w:pPr>
        <w:pStyle w:val="GOSTNormal"/>
        <w:rPr>
          <w:ins w:id="9296" w:author="Сатлер Марина Викторовна" w:date="2025-11-14T09:54:00Z"/>
        </w:rPr>
      </w:pPr>
      <w:ins w:id="9297" w:author="Сатлер Марина Викторовна" w:date="2025-11-14T09:54:00Z">
        <w:r w:rsidRPr="36854D62">
          <w:rPr>
            <w:b/>
            <w:bCs/>
          </w:rPr>
          <w:t>ПРИМЕЧАНИЕ</w:t>
        </w:r>
        <w:r>
          <w:t>:</w:t>
        </w:r>
      </w:ins>
    </w:p>
    <w:p w14:paraId="1F3DFD2B" w14:textId="274324D2" w:rsidR="00D328C6" w:rsidRDefault="00D328C6" w:rsidP="00D328C6">
      <w:pPr>
        <w:pStyle w:val="GOSTNormal"/>
        <w:rPr>
          <w:ins w:id="9298" w:author="Сатлер Марина Викторовна" w:date="2025-11-12T15:57:00Z"/>
        </w:rPr>
      </w:pPr>
      <w:ins w:id="9299" w:author="Сатлер Марина Викторовна" w:date="2025-11-12T15:57:00Z">
        <w:r>
          <w:t>При получении одного из описанных выше запросов</w:t>
        </w:r>
      </w:ins>
      <w:ins w:id="9300" w:author="Сатлер Марина Викторовна" w:date="2025-11-12T16:05:00Z">
        <w:r w:rsidR="004265D7">
          <w:t>,</w:t>
        </w:r>
      </w:ins>
      <w:ins w:id="9301" w:author="Сатлер Марина Викторовна" w:date="2025-11-12T15:57:00Z">
        <w:r>
          <w:t xml:space="preserve"> ЕБП в синхронном режиме направляет ответ по одному из возможных вариантов:</w:t>
        </w:r>
      </w:ins>
    </w:p>
    <w:p w14:paraId="729EC8AE" w14:textId="52066C28" w:rsidR="00D328C6" w:rsidRDefault="00D328C6" w:rsidP="003262ED">
      <w:pPr>
        <w:pStyle w:val="GOSTListmark1"/>
        <w:rPr>
          <w:ins w:id="9302" w:author="Сатлер Марина Викторовна" w:date="2025-11-12T15:58:00Z"/>
        </w:rPr>
      </w:pPr>
      <w:ins w:id="9303" w:author="Сатлер Марина Викторовна" w:date="2025-11-12T15:57:00Z">
        <w:r>
          <w:t>если поступивший запрос валиден, то он направляется на обработку в микросервис по закрытию года и в ПУиО направляется ответ следующего вида:</w:t>
        </w:r>
      </w:ins>
    </w:p>
    <w:p w14:paraId="5153FF40" w14:textId="77777777" w:rsidR="00D328C6" w:rsidRPr="00CF093F" w:rsidRDefault="00D328C6" w:rsidP="003262ED">
      <w:pPr>
        <w:pStyle w:val="GOSTScript"/>
        <w:rPr>
          <w:ins w:id="9304" w:author="Сатлер Марина Викторовна" w:date="2025-11-12T16:00:00Z"/>
        </w:rPr>
      </w:pPr>
      <w:ins w:id="9305" w:author="Сатлер Марина Викторовна" w:date="2025-11-12T16:00:00Z">
        <w:r w:rsidRPr="00CF093F">
          <w:t>{</w:t>
        </w:r>
      </w:ins>
    </w:p>
    <w:p w14:paraId="1E740807" w14:textId="77777777" w:rsidR="00D328C6" w:rsidRPr="003F3AB3" w:rsidRDefault="00D328C6" w:rsidP="003262ED">
      <w:pPr>
        <w:pStyle w:val="GOSTScript"/>
        <w:rPr>
          <w:ins w:id="9306" w:author="Сатлер Марина Викторовна" w:date="2025-11-12T16:00:00Z"/>
        </w:rPr>
      </w:pPr>
      <w:ins w:id="9307" w:author="Сатлер Марина Викторовна" w:date="2025-11-12T16:00:00Z">
        <w:r w:rsidRPr="00CF093F">
          <w:tab/>
          <w:t>"header":</w:t>
        </w:r>
        <w:r w:rsidRPr="001A3380">
          <w:t xml:space="preserve"> {</w:t>
        </w:r>
      </w:ins>
    </w:p>
    <w:p w14:paraId="6464BCD9" w14:textId="77777777" w:rsidR="00D328C6" w:rsidRPr="003F3AB3" w:rsidRDefault="00D328C6" w:rsidP="003262ED">
      <w:pPr>
        <w:pStyle w:val="GOSTScript"/>
        <w:rPr>
          <w:ins w:id="9308" w:author="Сатлер Марина Викторовна" w:date="2025-11-12T16:00:00Z"/>
        </w:rPr>
      </w:pPr>
      <w:ins w:id="9309" w:author="Сатлер Марина Викторовна" w:date="2025-11-12T16:00:00Z">
        <w:r w:rsidRPr="003F3AB3">
          <w:lastRenderedPageBreak/>
          <w:tab/>
        </w:r>
        <w:r w:rsidRPr="003F3AB3">
          <w:tab/>
          <w:t>"Source": "ARP",</w:t>
        </w:r>
      </w:ins>
    </w:p>
    <w:p w14:paraId="07ADB58A" w14:textId="77777777" w:rsidR="00D328C6" w:rsidRPr="00CF40B5" w:rsidRDefault="00D328C6" w:rsidP="003262ED">
      <w:pPr>
        <w:pStyle w:val="GOSTScript"/>
        <w:rPr>
          <w:ins w:id="9310" w:author="Сатлер Марина Викторовна" w:date="2025-11-12T16:00:00Z"/>
        </w:rPr>
      </w:pPr>
      <w:ins w:id="9311" w:author="Сатлер Марина Викторовна" w:date="2025-11-12T16:00:00Z">
        <w:r w:rsidRPr="003F3AB3">
          <w:tab/>
        </w:r>
        <w:r w:rsidRPr="003F3AB3">
          <w:tab/>
          <w:t>"Receiver": "ARP",</w:t>
        </w:r>
      </w:ins>
    </w:p>
    <w:p w14:paraId="2E1A2768" w14:textId="77777777" w:rsidR="00D328C6" w:rsidRPr="003C4ACA" w:rsidRDefault="00D328C6" w:rsidP="003262ED">
      <w:pPr>
        <w:pStyle w:val="GOSTScript"/>
        <w:rPr>
          <w:ins w:id="9312" w:author="Сатлер Марина Викторовна" w:date="2025-11-12T16:00:00Z"/>
        </w:rPr>
      </w:pPr>
      <w:ins w:id="9313" w:author="Сатлер Марина Викторовна" w:date="2025-11-12T16:00:00Z">
        <w:r w:rsidRPr="003C4ACA">
          <w:tab/>
        </w:r>
        <w:r w:rsidRPr="003C4ACA">
          <w:tab/>
          <w:t>"AnsDateTime": "2025-01-03 12:21:15",</w:t>
        </w:r>
      </w:ins>
    </w:p>
    <w:p w14:paraId="3C668411" w14:textId="77777777" w:rsidR="00D328C6" w:rsidRPr="003C4ACA" w:rsidRDefault="00D328C6" w:rsidP="003262ED">
      <w:pPr>
        <w:pStyle w:val="GOSTScript"/>
        <w:rPr>
          <w:ins w:id="9314" w:author="Сатлер Марина Викторовна" w:date="2025-11-12T16:00:00Z"/>
        </w:rPr>
      </w:pPr>
      <w:ins w:id="9315" w:author="Сатлер Марина Викторовна" w:date="2025-11-12T16:00:00Z">
        <w:r w:rsidRPr="003C4ACA">
          <w:tab/>
        </w:r>
        <w:r w:rsidRPr="003C4ACA">
          <w:tab/>
          <w:t>"Version": "2.4",</w:t>
        </w:r>
      </w:ins>
    </w:p>
    <w:p w14:paraId="43E55E5C" w14:textId="0A1C517B" w:rsidR="00D328C6" w:rsidRPr="00CF093F" w:rsidRDefault="00D328C6" w:rsidP="003262ED">
      <w:pPr>
        <w:pStyle w:val="GOSTScript"/>
        <w:rPr>
          <w:ins w:id="9316" w:author="Сатлер Марина Викторовна" w:date="2025-11-12T16:00:00Z"/>
        </w:rPr>
      </w:pPr>
      <w:ins w:id="9317" w:author="Сатлер Марина Викторовна" w:date="2025-11-12T16:00:00Z">
        <w:r w:rsidRPr="003C4ACA">
          <w:tab/>
        </w:r>
        <w:r w:rsidRPr="003C4ACA">
          <w:tab/>
          <w:t>"ReqGuid": "</w:t>
        </w:r>
      </w:ins>
      <w:ins w:id="9318" w:author="Сатлер Марина Викторовна" w:date="2025-11-13T11:57:00Z">
        <w:r w:rsidR="00AB48BC" w:rsidRPr="00C90D32">
          <w:t>b3d4ce5d-2757-4454-948c-cfa72ba94f10</w:t>
        </w:r>
      </w:ins>
      <w:ins w:id="9319" w:author="Сатлер Марина Викторовна" w:date="2025-11-12T16:00:00Z">
        <w:r w:rsidRPr="00CF093F">
          <w:t>",</w:t>
        </w:r>
      </w:ins>
    </w:p>
    <w:p w14:paraId="5161D5A0" w14:textId="77777777" w:rsidR="00D328C6" w:rsidRPr="00CF093F" w:rsidRDefault="00D328C6" w:rsidP="003262ED">
      <w:pPr>
        <w:pStyle w:val="GOSTScript"/>
        <w:rPr>
          <w:ins w:id="9320" w:author="Сатлер Марина Викторовна" w:date="2025-11-12T16:00:00Z"/>
        </w:rPr>
      </w:pPr>
      <w:ins w:id="9321" w:author="Сатлер Марина Викторовна" w:date="2025-11-12T16:00:00Z">
        <w:r w:rsidRPr="00CF093F">
          <w:tab/>
        </w:r>
        <w:r w:rsidRPr="00CF093F">
          <w:tab/>
          <w:t>"AnsGuid": "syo4ce5d-2er7-4783-948c-cfa72ba94f92",</w:t>
        </w:r>
      </w:ins>
    </w:p>
    <w:p w14:paraId="314D2BAD" w14:textId="77777777" w:rsidR="00D328C6" w:rsidRPr="00CF093F" w:rsidRDefault="00D328C6" w:rsidP="003262ED">
      <w:pPr>
        <w:pStyle w:val="GOSTScript"/>
        <w:rPr>
          <w:ins w:id="9322" w:author="Сатлер Марина Викторовна" w:date="2025-11-12T16:00:00Z"/>
        </w:rPr>
      </w:pPr>
      <w:ins w:id="9323" w:author="Сатлер Марина Викторовна" w:date="2025-11-12T16:00:00Z">
        <w:r w:rsidRPr="001A3380">
          <w:tab/>
        </w:r>
        <w:r w:rsidRPr="001A3380">
          <w:tab/>
        </w:r>
        <w:r w:rsidRPr="003262ED">
          <w:rPr>
            <w:lang w:val="ru-RU"/>
          </w:rPr>
          <w:t>"</w:t>
        </w:r>
        <w:r>
          <w:t>Result</w:t>
        </w:r>
        <w:r w:rsidRPr="003262ED">
          <w:rPr>
            <w:lang w:val="ru-RU"/>
          </w:rPr>
          <w:t>": "</w:t>
        </w:r>
        <w:r>
          <w:t>Z</w:t>
        </w:r>
        <w:r w:rsidRPr="003262ED">
          <w:rPr>
            <w:lang w:val="ru-RU"/>
          </w:rPr>
          <w:t>"</w:t>
        </w:r>
      </w:ins>
    </w:p>
    <w:p w14:paraId="78914970" w14:textId="77777777" w:rsidR="00D328C6" w:rsidRPr="00CF093F" w:rsidRDefault="00D328C6" w:rsidP="003262ED">
      <w:pPr>
        <w:pStyle w:val="GOSTScript"/>
        <w:rPr>
          <w:ins w:id="9324" w:author="Сатлер Марина Викторовна" w:date="2025-11-12T16:00:00Z"/>
        </w:rPr>
      </w:pPr>
      <w:ins w:id="9325" w:author="Сатлер Марина Викторовна" w:date="2025-11-12T16:00:00Z">
        <w:r w:rsidRPr="003262ED">
          <w:rPr>
            <w:lang w:val="ru-RU"/>
          </w:rPr>
          <w:tab/>
          <w:t>}</w:t>
        </w:r>
      </w:ins>
    </w:p>
    <w:p w14:paraId="5B70180A" w14:textId="78BB335D" w:rsidR="00D328C6" w:rsidRPr="00CF093F" w:rsidRDefault="00D328C6" w:rsidP="003262ED">
      <w:pPr>
        <w:pStyle w:val="GOSTScript"/>
        <w:rPr>
          <w:ins w:id="9326" w:author="Сатлер Марина Викторовна" w:date="2025-11-12T16:00:00Z"/>
        </w:rPr>
      </w:pPr>
      <w:ins w:id="9327" w:author="Сатлер Марина Викторовна" w:date="2025-11-12T16:00:00Z">
        <w:r w:rsidRPr="003262ED">
          <w:rPr>
            <w:lang w:val="ru-RU"/>
          </w:rPr>
          <w:t>}</w:t>
        </w:r>
      </w:ins>
    </w:p>
    <w:p w14:paraId="40AE635B" w14:textId="0C4BCBD8" w:rsidR="00D328C6" w:rsidRDefault="00D328C6" w:rsidP="003262ED">
      <w:pPr>
        <w:pStyle w:val="GOSTListmark1"/>
        <w:rPr>
          <w:ins w:id="9328" w:author="Сатлер Марина Викторовна" w:date="2025-11-12T16:01:00Z"/>
        </w:rPr>
      </w:pPr>
      <w:ins w:id="9329" w:author="Сатлер Марина Викторовна" w:date="2025-11-12T16:01:00Z">
        <w:r w:rsidRPr="00D328C6">
          <w:t>если поступивший запрос не валиден, то в ПУиО направляется ответ следующего вида:</w:t>
        </w:r>
      </w:ins>
    </w:p>
    <w:p w14:paraId="006CA6E8" w14:textId="77777777" w:rsidR="00D328C6" w:rsidRPr="00CF093F" w:rsidRDefault="00D328C6" w:rsidP="003262ED">
      <w:pPr>
        <w:pStyle w:val="GOSTScript"/>
        <w:rPr>
          <w:ins w:id="9330" w:author="Сатлер Марина Викторовна" w:date="2025-11-12T16:04:00Z"/>
        </w:rPr>
      </w:pPr>
      <w:ins w:id="9331" w:author="Сатлер Марина Викторовна" w:date="2025-11-12T16:04:00Z">
        <w:r w:rsidRPr="00CF093F">
          <w:t>{</w:t>
        </w:r>
      </w:ins>
    </w:p>
    <w:p w14:paraId="634BC12F" w14:textId="77777777" w:rsidR="00D328C6" w:rsidRPr="00CF093F" w:rsidRDefault="00D328C6" w:rsidP="003262ED">
      <w:pPr>
        <w:pStyle w:val="GOSTScript"/>
        <w:rPr>
          <w:ins w:id="9332" w:author="Сатлер Марина Викторовна" w:date="2025-11-12T16:04:00Z"/>
        </w:rPr>
      </w:pPr>
      <w:ins w:id="9333" w:author="Сатлер Марина Викторовна" w:date="2025-11-12T16:04:00Z">
        <w:r w:rsidRPr="00CF093F">
          <w:tab/>
          <w:t>"header": {</w:t>
        </w:r>
      </w:ins>
    </w:p>
    <w:p w14:paraId="6C3F1D09" w14:textId="77777777" w:rsidR="00D328C6" w:rsidRPr="00CF093F" w:rsidRDefault="00D328C6" w:rsidP="003262ED">
      <w:pPr>
        <w:pStyle w:val="GOSTScript"/>
        <w:rPr>
          <w:ins w:id="9334" w:author="Сатлер Марина Викторовна" w:date="2025-11-12T16:04:00Z"/>
        </w:rPr>
      </w:pPr>
      <w:ins w:id="9335" w:author="Сатлер Марина Викторовна" w:date="2025-11-12T16:04:00Z">
        <w:r w:rsidRPr="00CF093F">
          <w:tab/>
        </w:r>
        <w:r w:rsidRPr="00CF093F">
          <w:tab/>
          <w:t>"Source": "ARP",</w:t>
        </w:r>
      </w:ins>
    </w:p>
    <w:p w14:paraId="4C49DC54" w14:textId="77777777" w:rsidR="00D328C6" w:rsidRPr="003F3AB3" w:rsidRDefault="00D328C6" w:rsidP="003262ED">
      <w:pPr>
        <w:pStyle w:val="GOSTScript"/>
        <w:rPr>
          <w:ins w:id="9336" w:author="Сатлер Марина Викторовна" w:date="2025-11-12T16:04:00Z"/>
        </w:rPr>
      </w:pPr>
      <w:ins w:id="9337" w:author="Сатлер Марина Викторовна" w:date="2025-11-12T16:04:00Z">
        <w:r w:rsidRPr="001A3380">
          <w:tab/>
        </w:r>
        <w:r w:rsidRPr="001A3380">
          <w:tab/>
          <w:t>"Receiver": "ARP",</w:t>
        </w:r>
      </w:ins>
    </w:p>
    <w:p w14:paraId="4896584F" w14:textId="77777777" w:rsidR="00D328C6" w:rsidRPr="00CF40B5" w:rsidRDefault="00D328C6" w:rsidP="003262ED">
      <w:pPr>
        <w:pStyle w:val="GOSTScript"/>
        <w:rPr>
          <w:ins w:id="9338" w:author="Сатлер Марина Викторовна" w:date="2025-11-12T16:04:00Z"/>
        </w:rPr>
      </w:pPr>
      <w:ins w:id="9339" w:author="Сатлер Марина Викторовна" w:date="2025-11-12T16:04:00Z">
        <w:r w:rsidRPr="003F3AB3">
          <w:tab/>
        </w:r>
        <w:r w:rsidRPr="003F3AB3">
          <w:tab/>
          <w:t>"AnsDateTime": "2025-01-03 12:21:15",</w:t>
        </w:r>
      </w:ins>
    </w:p>
    <w:p w14:paraId="4AC6A7B7" w14:textId="77777777" w:rsidR="00D328C6" w:rsidRPr="003C4ACA" w:rsidRDefault="00D328C6" w:rsidP="003262ED">
      <w:pPr>
        <w:pStyle w:val="GOSTScript"/>
        <w:rPr>
          <w:ins w:id="9340" w:author="Сатлер Марина Викторовна" w:date="2025-11-12T16:04:00Z"/>
        </w:rPr>
      </w:pPr>
      <w:ins w:id="9341" w:author="Сатлер Марина Викторовна" w:date="2025-11-12T16:04:00Z">
        <w:r w:rsidRPr="003C4ACA">
          <w:tab/>
        </w:r>
        <w:r w:rsidRPr="003C4ACA">
          <w:tab/>
          <w:t>"Version": "2.4",</w:t>
        </w:r>
      </w:ins>
    </w:p>
    <w:p w14:paraId="421CE93A" w14:textId="3040E3AA" w:rsidR="00D328C6" w:rsidRPr="00CF093F" w:rsidRDefault="00D328C6" w:rsidP="003262ED">
      <w:pPr>
        <w:pStyle w:val="GOSTScript"/>
        <w:rPr>
          <w:ins w:id="9342" w:author="Сатлер Марина Викторовна" w:date="2025-11-12T16:04:00Z"/>
        </w:rPr>
      </w:pPr>
      <w:ins w:id="9343" w:author="Сатлер Марина Викторовна" w:date="2025-11-12T16:04:00Z">
        <w:r w:rsidRPr="003C4ACA">
          <w:tab/>
        </w:r>
        <w:r w:rsidRPr="003C4ACA">
          <w:tab/>
          <w:t>"ReqGuid": "</w:t>
        </w:r>
      </w:ins>
      <w:ins w:id="9344" w:author="Сатлер Марина Викторовна" w:date="2025-11-13T11:58:00Z">
        <w:r w:rsidR="00AB48BC" w:rsidRPr="00AB48BC">
          <w:t>b3d4ce5d-2757-4454-948c-cfa72ba94f10</w:t>
        </w:r>
      </w:ins>
      <w:ins w:id="9345" w:author="Сатлер Марина Викторовна" w:date="2025-11-12T16:04:00Z">
        <w:r w:rsidRPr="00CF093F">
          <w:t>",</w:t>
        </w:r>
      </w:ins>
    </w:p>
    <w:p w14:paraId="6A2C366D" w14:textId="77777777" w:rsidR="00D328C6" w:rsidRPr="00CF093F" w:rsidRDefault="00D328C6" w:rsidP="003262ED">
      <w:pPr>
        <w:pStyle w:val="GOSTScript"/>
        <w:rPr>
          <w:ins w:id="9346" w:author="Сатлер Марина Викторовна" w:date="2025-11-12T16:04:00Z"/>
        </w:rPr>
      </w:pPr>
      <w:ins w:id="9347" w:author="Сатлер Марина Викторовна" w:date="2025-11-12T16:04:00Z">
        <w:r w:rsidRPr="00CF093F">
          <w:tab/>
        </w:r>
        <w:r w:rsidRPr="00CF093F">
          <w:tab/>
          <w:t>"AnsGuid": "syo4ce5d-2er7-4783-948c-cfa72ba94f92",</w:t>
        </w:r>
      </w:ins>
    </w:p>
    <w:p w14:paraId="3D30E411" w14:textId="77777777" w:rsidR="00D328C6" w:rsidRPr="003262ED" w:rsidRDefault="00D328C6" w:rsidP="003262ED">
      <w:pPr>
        <w:pStyle w:val="GOSTScript"/>
        <w:rPr>
          <w:ins w:id="9348" w:author="Сатлер Марина Викторовна" w:date="2025-11-12T16:04:00Z"/>
          <w:lang w:val="ru-RU"/>
        </w:rPr>
      </w:pPr>
      <w:ins w:id="9349" w:author="Сатлер Марина Викторовна" w:date="2025-11-12T16:04:00Z">
        <w:r w:rsidRPr="00CF093F">
          <w:tab/>
        </w:r>
        <w:r w:rsidRPr="00CF093F">
          <w:tab/>
        </w:r>
        <w:r w:rsidRPr="003262ED">
          <w:rPr>
            <w:lang w:val="ru-RU"/>
          </w:rPr>
          <w:t>"</w:t>
        </w:r>
        <w:r>
          <w:t>Result</w:t>
        </w:r>
        <w:r w:rsidRPr="003262ED">
          <w:rPr>
            <w:lang w:val="ru-RU"/>
          </w:rPr>
          <w:t>": "</w:t>
        </w:r>
        <w:r>
          <w:t>E</w:t>
        </w:r>
        <w:r w:rsidRPr="003262ED">
          <w:rPr>
            <w:lang w:val="ru-RU"/>
          </w:rPr>
          <w:t>",</w:t>
        </w:r>
      </w:ins>
    </w:p>
    <w:p w14:paraId="17AA2C4E" w14:textId="77777777" w:rsidR="00D328C6" w:rsidRPr="003262ED" w:rsidRDefault="00D328C6" w:rsidP="003262ED">
      <w:pPr>
        <w:pStyle w:val="GOSTScript"/>
        <w:rPr>
          <w:ins w:id="9350" w:author="Сатлер Марина Викторовна" w:date="2025-11-12T16:04:00Z"/>
          <w:lang w:val="ru-RU"/>
        </w:rPr>
      </w:pPr>
      <w:ins w:id="9351" w:author="Сатлер Марина Викторовна" w:date="2025-11-12T16:04:00Z">
        <w:r w:rsidRPr="003262ED">
          <w:rPr>
            <w:lang w:val="ru-RU"/>
          </w:rPr>
          <w:tab/>
        </w:r>
        <w:r w:rsidRPr="003262ED">
          <w:rPr>
            <w:lang w:val="ru-RU"/>
          </w:rPr>
          <w:tab/>
          <w:t>"</w:t>
        </w:r>
        <w:r>
          <w:t>ErrorCode</w:t>
        </w:r>
        <w:r w:rsidRPr="003262ED">
          <w:rPr>
            <w:lang w:val="ru-RU"/>
          </w:rPr>
          <w:t>": "01",</w:t>
        </w:r>
      </w:ins>
    </w:p>
    <w:p w14:paraId="767274CA" w14:textId="77777777" w:rsidR="00D328C6" w:rsidRPr="003262ED" w:rsidRDefault="00D328C6" w:rsidP="003262ED">
      <w:pPr>
        <w:pStyle w:val="GOSTScript"/>
        <w:rPr>
          <w:ins w:id="9352" w:author="Сатлер Марина Викторовна" w:date="2025-11-12T16:04:00Z"/>
          <w:lang w:val="ru-RU"/>
        </w:rPr>
      </w:pPr>
      <w:ins w:id="9353" w:author="Сатлер Марина Викторовна" w:date="2025-11-12T16:04:00Z">
        <w:r w:rsidRPr="003262ED">
          <w:rPr>
            <w:lang w:val="ru-RU"/>
          </w:rPr>
          <w:tab/>
        </w:r>
        <w:r w:rsidRPr="003262ED">
          <w:rPr>
            <w:lang w:val="ru-RU"/>
          </w:rPr>
          <w:tab/>
          <w:t>"</w:t>
        </w:r>
        <w:r>
          <w:t>ResultDescr</w:t>
        </w:r>
        <w:r w:rsidRPr="003262ED">
          <w:rPr>
            <w:lang w:val="ru-RU"/>
          </w:rPr>
          <w:t>": "Параметры запроса не прошли проверку корректности структуры"</w:t>
        </w:r>
      </w:ins>
    </w:p>
    <w:p w14:paraId="1FF75C07" w14:textId="77777777" w:rsidR="00D328C6" w:rsidRPr="003262ED" w:rsidRDefault="00D328C6" w:rsidP="003262ED">
      <w:pPr>
        <w:pStyle w:val="GOSTScript"/>
        <w:rPr>
          <w:ins w:id="9354" w:author="Сатлер Марина Викторовна" w:date="2025-11-12T16:04:00Z"/>
          <w:lang w:val="ru-RU"/>
        </w:rPr>
      </w:pPr>
      <w:ins w:id="9355" w:author="Сатлер Марина Викторовна" w:date="2025-11-12T16:04:00Z">
        <w:r w:rsidRPr="003262ED">
          <w:rPr>
            <w:lang w:val="ru-RU"/>
          </w:rPr>
          <w:tab/>
          <w:t>}</w:t>
        </w:r>
      </w:ins>
    </w:p>
    <w:p w14:paraId="52D7DFC8" w14:textId="6F9228B8" w:rsidR="00D328C6" w:rsidRPr="003262ED" w:rsidRDefault="00D328C6" w:rsidP="003262ED">
      <w:pPr>
        <w:pStyle w:val="GOSTScript"/>
        <w:rPr>
          <w:ins w:id="9356" w:author="Сатлер Марина Викторовна" w:date="2025-11-12T16:01:00Z"/>
          <w:b/>
          <w:bCs/>
          <w:iCs/>
          <w:lang w:val="ru-RU"/>
        </w:rPr>
      </w:pPr>
      <w:ins w:id="9357" w:author="Сатлер Марина Викторовна" w:date="2025-11-12T16:04:00Z">
        <w:r w:rsidRPr="003262ED">
          <w:rPr>
            <w:lang w:val="ru-RU"/>
          </w:rPr>
          <w:t>}</w:t>
        </w:r>
      </w:ins>
    </w:p>
    <w:p w14:paraId="10569A36" w14:textId="77777777" w:rsidR="004265D7" w:rsidRDefault="004265D7" w:rsidP="004265D7">
      <w:pPr>
        <w:ind w:left="567" w:firstLine="0"/>
        <w:rPr>
          <w:ins w:id="9358" w:author="Сатлер Марина Викторовна" w:date="2025-11-12T16:11:00Z"/>
        </w:rPr>
      </w:pPr>
    </w:p>
    <w:p w14:paraId="02CD7B31" w14:textId="7558FE1A" w:rsidR="00B10BA1" w:rsidRDefault="004265D7" w:rsidP="004265D7">
      <w:pPr>
        <w:ind w:left="567" w:firstLine="0"/>
        <w:rPr>
          <w:ins w:id="9359" w:author="Сатлер Марина Викторовна" w:date="2025-11-12T16:28:00Z"/>
        </w:rPr>
      </w:pPr>
      <w:ins w:id="9360" w:author="Сатлер Марина Викторовна" w:date="2025-11-12T16:09:00Z">
        <w:r>
          <w:t xml:space="preserve">ЕБП берет валидный запрос в обработку. По результатам обработки ответ доводится до ПУиО посредством </w:t>
        </w:r>
      </w:ins>
      <w:ins w:id="9361" w:author="Сатлер Марина Викторовна" w:date="2025-11-12T16:20:00Z">
        <w:r w:rsidR="00B10BA1" w:rsidRPr="00B10BA1">
          <w:t>единого сервиса межсистемного взаимодействия</w:t>
        </w:r>
      </w:ins>
      <w:ins w:id="9362" w:author="Сатлер Марина Викторовна" w:date="2025-11-12T16:27:00Z">
        <w:r w:rsidR="00B40C95">
          <w:t xml:space="preserve"> </w:t>
        </w:r>
      </w:ins>
      <w:ins w:id="9363" w:author="Сатлер Марина Викторовна" w:date="2025-11-12T16:28:00Z">
        <w:r w:rsidR="00B40C95" w:rsidRPr="00B40C95">
          <w:t>(далее –</w:t>
        </w:r>
        <w:r w:rsidR="00B40C95">
          <w:t xml:space="preserve"> </w:t>
        </w:r>
        <w:r w:rsidR="00B40C95" w:rsidRPr="00B40C95">
          <w:t>ЕСМВ)</w:t>
        </w:r>
      </w:ins>
      <w:ins w:id="9364" w:author="Сатлер Марина Викторовна" w:date="2025-11-12T16:20:00Z">
        <w:r w:rsidR="00B10BA1" w:rsidRPr="00B10BA1">
          <w:t>, описание которого приведено в требованиях к форматам обмена «Информационное взаимодействие государственной интегрированной информационной системы управления общественными финансами «Электронный бюджет» с прочими информационными системами с использованием единого сервиса межсистемного взаимодействия»»</w:t>
        </w:r>
      </w:ins>
      <w:ins w:id="9365" w:author="Сатлер Марина Викторовна" w:date="2025-11-12T16:27:00Z">
        <w:r w:rsidR="00B40C95" w:rsidRPr="00B40C95">
          <w:t xml:space="preserve"> (далее – Альбом ТФО Сервис ПОИ (ЕСМВ))</w:t>
        </w:r>
      </w:ins>
      <w:ins w:id="9366" w:author="Сатлер Марина Викторовна" w:date="2025-11-12T16:45:00Z">
        <w:r w:rsidR="00E80650">
          <w:t>, при этом:</w:t>
        </w:r>
      </w:ins>
    </w:p>
    <w:p w14:paraId="4790B10D" w14:textId="2C3171BC" w:rsidR="00B40C95" w:rsidRDefault="00E80650" w:rsidP="003262ED">
      <w:pPr>
        <w:pStyle w:val="GOSTListnum1"/>
        <w:rPr>
          <w:ins w:id="9367" w:author="Сатлер Марина Викторовна" w:date="2025-11-12T16:22:00Z"/>
        </w:rPr>
      </w:pPr>
      <w:ins w:id="9368" w:author="Сатлер Марина Викторовна" w:date="2025-11-12T16:45:00Z">
        <w:r>
          <w:t>д</w:t>
        </w:r>
      </w:ins>
      <w:ins w:id="9369" w:author="Сатлер Марина Викторовна" w:date="2025-11-12T16:28:00Z">
        <w:r w:rsidR="00B40C95">
          <w:t xml:space="preserve">ля передачи </w:t>
        </w:r>
      </w:ins>
      <w:ins w:id="9370" w:author="Сатлер Марина Викторовна" w:date="2025-11-12T16:29:00Z">
        <w:r w:rsidR="00B40C95">
          <w:t>ответа исполь</w:t>
        </w:r>
      </w:ins>
      <w:ins w:id="9371" w:author="Сатлер Марина Викторовна" w:date="2025-11-12T16:32:00Z">
        <w:r w:rsidR="00B40C95">
          <w:t>з</w:t>
        </w:r>
      </w:ins>
      <w:ins w:id="9372" w:author="Сатлер Марина Викторовна" w:date="2025-11-12T16:29:00Z">
        <w:r w:rsidR="00B40C95">
          <w:t xml:space="preserve">уется </w:t>
        </w:r>
      </w:ins>
      <w:ins w:id="9373" w:author="Сатлер Марина Викторовна" w:date="2025-11-12T16:33:00Z">
        <w:r w:rsidR="00B40C95" w:rsidRPr="00B40C95">
          <w:t>XML-сообщение «transferDocumentRequest»</w:t>
        </w:r>
      </w:ins>
      <w:ins w:id="9374" w:author="Сатлер Марина Викторовна" w:date="2025-11-12T16:41:00Z">
        <w:r w:rsidR="00551CD3">
          <w:t>,</w:t>
        </w:r>
      </w:ins>
      <w:ins w:id="9375" w:author="Сатлер Марина Викторовна" w:date="2025-11-12T16:32:00Z">
        <w:r w:rsidR="00B40C95" w:rsidRPr="00B40C95">
          <w:t xml:space="preserve"> </w:t>
        </w:r>
      </w:ins>
      <w:ins w:id="9376" w:author="Сатлер Марина Викторовна" w:date="2025-11-12T16:34:00Z">
        <w:r w:rsidR="00B40C95" w:rsidRPr="00B40C95">
          <w:t>в теге header/documentType</w:t>
        </w:r>
      </w:ins>
      <w:ins w:id="9377" w:author="Сатлер Марина Викторовна" w:date="2025-11-12T16:35:00Z">
        <w:r w:rsidR="00551CD3">
          <w:t xml:space="preserve"> которого</w:t>
        </w:r>
      </w:ins>
      <w:ins w:id="9378" w:author="Сатлер Марина Викторовна" w:date="2025-11-12T16:34:00Z">
        <w:r w:rsidR="00B40C95" w:rsidRPr="00B40C95">
          <w:t xml:space="preserve"> указывается значение «transferDocumentReceipt»</w:t>
        </w:r>
      </w:ins>
      <w:ins w:id="9379" w:author="Сатлер Марина Викторовна" w:date="2025-11-12T16:45:00Z">
        <w:r>
          <w:t>;</w:t>
        </w:r>
      </w:ins>
    </w:p>
    <w:p w14:paraId="7401DAD0" w14:textId="36BD8CCA" w:rsidR="004265D7" w:rsidRPr="00E80650" w:rsidRDefault="004265D7" w:rsidP="003262ED">
      <w:pPr>
        <w:pStyle w:val="GOSTListnum1"/>
        <w:rPr>
          <w:ins w:id="9380" w:author="Сатлер Марина Викторовна" w:date="2025-11-12T16:09:00Z"/>
        </w:rPr>
      </w:pPr>
      <w:ins w:id="9381" w:author="Сатлер Марина Викторовна" w:date="2025-11-12T16:09:00Z">
        <w:r>
          <w:t>файл</w:t>
        </w:r>
        <w:r w:rsidRPr="00551CD3">
          <w:t xml:space="preserve"> </w:t>
        </w:r>
        <w:r>
          <w:t>ответа</w:t>
        </w:r>
        <w:r w:rsidRPr="00551CD3">
          <w:t xml:space="preserve"> </w:t>
        </w:r>
        <w:r>
          <w:t>в</w:t>
        </w:r>
        <w:r w:rsidRPr="00551CD3">
          <w:t xml:space="preserve"> </w:t>
        </w:r>
        <w:r>
          <w:t>формате</w:t>
        </w:r>
        <w:r w:rsidRPr="00551CD3">
          <w:t xml:space="preserve"> </w:t>
        </w:r>
        <w:r w:rsidRPr="003262ED">
          <w:rPr>
            <w:lang w:val="en-US"/>
          </w:rPr>
          <w:t>json</w:t>
        </w:r>
        <w:r w:rsidRPr="00551CD3">
          <w:t xml:space="preserve"> </w:t>
        </w:r>
        <w:r>
          <w:t>передается</w:t>
        </w:r>
        <w:r w:rsidRPr="00551CD3">
          <w:t xml:space="preserve"> </w:t>
        </w:r>
        <w:r>
          <w:t>в</w:t>
        </w:r>
        <w:r w:rsidRPr="00551CD3">
          <w:t xml:space="preserve"> </w:t>
        </w:r>
      </w:ins>
      <w:ins w:id="9382" w:author="Сатлер Марина Викторовна" w:date="2025-11-12T16:45:00Z">
        <w:r w:rsidR="00E80650">
          <w:t xml:space="preserve">виде вложения в </w:t>
        </w:r>
      </w:ins>
      <w:ins w:id="9383" w:author="Сатлер Марина Викторовна" w:date="2025-11-12T16:09:00Z">
        <w:r>
          <w:t>блоке</w:t>
        </w:r>
        <w:r w:rsidRPr="00551CD3">
          <w:t xml:space="preserve"> </w:t>
        </w:r>
        <w:r w:rsidRPr="003262ED">
          <w:rPr>
            <w:lang w:val="en-US"/>
          </w:rPr>
          <w:t>transferDocumentRequest</w:t>
        </w:r>
        <w:r w:rsidRPr="00551CD3">
          <w:t>/</w:t>
        </w:r>
        <w:r w:rsidRPr="003262ED">
          <w:rPr>
            <w:lang w:val="en-US"/>
          </w:rPr>
          <w:t>attachments</w:t>
        </w:r>
        <w:r w:rsidRPr="00551CD3">
          <w:t xml:space="preserve"> </w:t>
        </w:r>
        <w:r>
          <w:t>в</w:t>
        </w:r>
        <w:r w:rsidRPr="00551CD3">
          <w:t xml:space="preserve"> </w:t>
        </w:r>
        <w:r>
          <w:t>параметре</w:t>
        </w:r>
        <w:r w:rsidRPr="00551CD3">
          <w:t xml:space="preserve"> </w:t>
        </w:r>
        <w:r w:rsidRPr="003262ED">
          <w:rPr>
            <w:lang w:val="en-US"/>
          </w:rPr>
          <w:t>attachment</w:t>
        </w:r>
      </w:ins>
      <w:ins w:id="9384" w:author="Сатлер Марина Викторовна" w:date="2025-11-12T16:46:00Z">
        <w:r w:rsidR="00E80650">
          <w:t>.</w:t>
        </w:r>
      </w:ins>
    </w:p>
    <w:p w14:paraId="06344498" w14:textId="77777777" w:rsidR="004265D7" w:rsidRPr="00551CD3" w:rsidRDefault="004265D7" w:rsidP="004265D7">
      <w:pPr>
        <w:ind w:left="567" w:firstLine="0"/>
        <w:rPr>
          <w:ins w:id="9385" w:author="Сатлер Марина Викторовна" w:date="2025-11-12T16:09:00Z"/>
        </w:rPr>
      </w:pPr>
    </w:p>
    <w:p w14:paraId="55E85844" w14:textId="77D28AC6" w:rsidR="004265D7" w:rsidRPr="00CF093F" w:rsidRDefault="00E80650" w:rsidP="003262ED">
      <w:pPr>
        <w:ind w:left="567" w:firstLine="0"/>
        <w:rPr>
          <w:ins w:id="9386" w:author="Сатлер Марина Викторовна" w:date="2025-11-12T16:08:00Z"/>
        </w:rPr>
      </w:pPr>
      <w:ins w:id="9387" w:author="Сатлер Марина Викторовна" w:date="2025-11-12T16:47:00Z">
        <w:r>
          <w:t xml:space="preserve">Описание </w:t>
        </w:r>
      </w:ins>
      <w:ins w:id="9388" w:author="Сатлер Марина Викторовна" w:date="2025-11-12T16:48:00Z">
        <w:r>
          <w:t>ф</w:t>
        </w:r>
      </w:ins>
      <w:ins w:id="9389" w:author="Сатлер Марина Викторовна" w:date="2025-11-12T16:09:00Z">
        <w:r w:rsidR="004265D7">
          <w:t>ормат</w:t>
        </w:r>
      </w:ins>
      <w:ins w:id="9390" w:author="Сатлер Марина Викторовна" w:date="2025-11-12T16:48:00Z">
        <w:r>
          <w:t>ов</w:t>
        </w:r>
      </w:ins>
      <w:ins w:id="9391" w:author="Сатлер Марина Викторовна" w:date="2025-11-12T16:09:00Z">
        <w:r w:rsidR="004265D7">
          <w:t xml:space="preserve"> файлов ответа приведены </w:t>
        </w:r>
      </w:ins>
      <w:ins w:id="9392" w:author="Сатлер Марина Викторовна" w:date="2025-11-12T16:47:00Z">
        <w:r>
          <w:t xml:space="preserve">в п.п. </w:t>
        </w:r>
        <w:r>
          <w:fldChar w:fldCharType="begin"/>
        </w:r>
        <w:r>
          <w:instrText xml:space="preserve"> REF _Ref213858470 \r \h </w:instrText>
        </w:r>
      </w:ins>
      <w:r>
        <w:fldChar w:fldCharType="separate"/>
      </w:r>
      <w:r w:rsidR="00F300A9">
        <w:t>19.2.1</w:t>
      </w:r>
      <w:ins w:id="9393" w:author="Сатлер Марина Викторовна" w:date="2025-11-12T16:47:00Z">
        <w:r>
          <w:fldChar w:fldCharType="end"/>
        </w:r>
        <w:r>
          <w:t xml:space="preserve"> </w:t>
        </w:r>
        <w:r w:rsidRPr="36854D62">
          <w:t>–</w:t>
        </w:r>
      </w:ins>
      <w:ins w:id="9394" w:author="Сатлер Марина Викторовна" w:date="2025-11-13T10:34:00Z">
        <w:r w:rsidR="00C97DD6">
          <w:t xml:space="preserve"> </w:t>
        </w:r>
      </w:ins>
      <w:ins w:id="9395" w:author="Сатлер Марина Викторовна" w:date="2025-11-13T10:35:00Z">
        <w:r w:rsidR="00C97DD6">
          <w:fldChar w:fldCharType="begin"/>
        </w:r>
        <w:r w:rsidR="00C97DD6">
          <w:instrText xml:space="preserve"> REF _Ref213922558 \r \h </w:instrText>
        </w:r>
      </w:ins>
      <w:r w:rsidR="00C97DD6">
        <w:fldChar w:fldCharType="separate"/>
      </w:r>
      <w:r w:rsidR="00F300A9">
        <w:t>19.2.2</w:t>
      </w:r>
      <w:ins w:id="9396" w:author="Сатлер Марина Викторовна" w:date="2025-11-13T10:35:00Z">
        <w:r w:rsidR="00C97DD6">
          <w:fldChar w:fldCharType="end"/>
        </w:r>
      </w:ins>
      <w:ins w:id="9397" w:author="Сатлер Марина Викторовна" w:date="2025-11-12T16:47:00Z">
        <w:r>
          <w:t>.</w:t>
        </w:r>
      </w:ins>
    </w:p>
    <w:p w14:paraId="7931A130" w14:textId="0F03654F" w:rsidR="007F156B" w:rsidRPr="00C616AD" w:rsidRDefault="007F156B" w:rsidP="003262ED">
      <w:pPr>
        <w:pStyle w:val="31"/>
        <w:tabs>
          <w:tab w:val="clear" w:pos="993"/>
          <w:tab w:val="num" w:pos="720"/>
        </w:tabs>
        <w:ind w:left="1134" w:hanging="1134"/>
        <w:rPr>
          <w:ins w:id="9398" w:author="Сатлер Марина Викторовна" w:date="2025-11-12T15:10:00Z"/>
        </w:rPr>
      </w:pPr>
      <w:bookmarkStart w:id="9399" w:name="_Ref213858470"/>
      <w:bookmarkStart w:id="9400" w:name="_Toc226556209"/>
      <w:ins w:id="9401" w:author="Сатлер Марина Викторовна" w:date="2025-11-12T15:10:00Z">
        <w:r w:rsidRPr="00C616AD">
          <w:lastRenderedPageBreak/>
          <w:t>Параметры ответа</w:t>
        </w:r>
      </w:ins>
      <w:ins w:id="9402" w:author="Сатлер Марина Викторовна" w:date="2025-11-12T15:19:00Z">
        <w:r w:rsidR="00D47AC9">
          <w:t xml:space="preserve"> </w:t>
        </w:r>
        <w:r w:rsidR="00D47AC9" w:rsidRPr="0034097F">
          <w:t xml:space="preserve">на запросы </w:t>
        </w:r>
      </w:ins>
      <w:ins w:id="9403" w:author="Сатлер Марина Викторовна" w:date="2025-11-13T13:45:00Z">
        <w:r w:rsidR="00FA7ACA" w:rsidRPr="00FA7ACA">
          <w:t>по выполнению процедур по закрытию отчетного финансового года по операциям ЕБП</w:t>
        </w:r>
      </w:ins>
      <w:bookmarkEnd w:id="9399"/>
      <w:bookmarkEnd w:id="9400"/>
    </w:p>
    <w:p w14:paraId="0001B8C2" w14:textId="25AC3883" w:rsidR="007F156B" w:rsidRDefault="007F156B" w:rsidP="00FA7ACA">
      <w:pPr>
        <w:pStyle w:val="GOSTNameTable"/>
        <w:rPr>
          <w:ins w:id="9404" w:author="Сатлер Марина Викторовна" w:date="2025-11-12T15:10:00Z"/>
        </w:rPr>
      </w:pPr>
      <w:ins w:id="9405" w:author="Сатлер Марина Викторовна" w:date="2025-11-12T15:10:00Z">
        <w:r>
          <w:fldChar w:fldCharType="begin"/>
        </w:r>
        <w:r>
          <w:instrText xml:space="preserve"> SEQ Таблица \* ARABIC </w:instrText>
        </w:r>
        <w:r>
          <w:fldChar w:fldCharType="separate"/>
        </w:r>
      </w:ins>
      <w:bookmarkStart w:id="9406" w:name="_Toc226556252"/>
      <w:r w:rsidR="00F300A9">
        <w:t>38</w:t>
      </w:r>
      <w:ins w:id="9407" w:author="Сатлер Марина Викторовна" w:date="2025-11-12T15:10:00Z">
        <w:r>
          <w:fldChar w:fldCharType="end"/>
        </w:r>
        <w:r>
          <w:t xml:space="preserve"> - </w:t>
        </w:r>
        <w:r w:rsidRPr="0034097F">
          <w:t xml:space="preserve">Параметры </w:t>
        </w:r>
      </w:ins>
      <w:ins w:id="9408" w:author="Сатлер Марина Викторовна" w:date="2025-11-12T15:56:00Z">
        <w:r w:rsidRPr="00345FE5">
          <w:t>ответа</w:t>
        </w:r>
        <w:r w:rsidR="00D47AC9" w:rsidRPr="00345FE5">
          <w:t xml:space="preserve"> </w:t>
        </w:r>
        <w:r w:rsidRPr="00345FE5">
          <w:t xml:space="preserve">на запросы </w:t>
        </w:r>
      </w:ins>
      <w:ins w:id="9409" w:author="Сатлер Марина Викторовна" w:date="2025-11-13T13:46:00Z">
        <w:r w:rsidR="00FA7ACA" w:rsidRPr="00FA7ACA">
          <w:t>по выполнению процедур по закрытию отчетного финансового года по операциям ЕБП</w:t>
        </w:r>
      </w:ins>
      <w:bookmarkEnd w:id="9406"/>
    </w:p>
    <w:tbl>
      <w:tblPr>
        <w:tblStyle w:val="GOSTTable"/>
        <w:tblW w:w="5000" w:type="pct"/>
        <w:tblLayout w:type="fixed"/>
        <w:tblLook w:val="07E0" w:firstRow="1" w:lastRow="1" w:firstColumn="1" w:lastColumn="1" w:noHBand="1" w:noVBand="1"/>
      </w:tblPr>
      <w:tblGrid>
        <w:gridCol w:w="3452"/>
        <w:gridCol w:w="2354"/>
        <w:gridCol w:w="1569"/>
        <w:gridCol w:w="895"/>
        <w:gridCol w:w="895"/>
        <w:gridCol w:w="6529"/>
      </w:tblGrid>
      <w:tr w:rsidR="007F156B" w:rsidRPr="003F1563" w14:paraId="4AA1710D" w14:textId="77777777" w:rsidTr="00F82EFA">
        <w:trPr>
          <w:cnfStyle w:val="100000000000" w:firstRow="1" w:lastRow="0" w:firstColumn="0" w:lastColumn="0" w:oddVBand="0" w:evenVBand="0" w:oddHBand="0" w:evenHBand="0" w:firstRowFirstColumn="0" w:firstRowLastColumn="0" w:lastRowFirstColumn="0" w:lastRowLastColumn="0"/>
          <w:trHeight w:val="785"/>
          <w:ins w:id="9410" w:author="Сатлер Марина Викторовна" w:date="2025-11-12T15:10:00Z"/>
        </w:trPr>
        <w:tc>
          <w:tcPr>
            <w:tcW w:w="1100" w:type="pct"/>
            <w:hideMark/>
          </w:tcPr>
          <w:p w14:paraId="5D19A9F0" w14:textId="77777777" w:rsidR="007F156B" w:rsidRPr="00C75A4E" w:rsidRDefault="007F156B" w:rsidP="009B0783">
            <w:pPr>
              <w:pStyle w:val="GOSTTableHead"/>
              <w:rPr>
                <w:ins w:id="9411" w:author="Сатлер Марина Викторовна" w:date="2025-11-12T15:10:00Z"/>
                <w:b w:val="0"/>
              </w:rPr>
            </w:pPr>
            <w:ins w:id="9412" w:author="Сатлер Марина Викторовна" w:date="2025-11-12T15:10:00Z">
              <w:r w:rsidRPr="00890A8D">
                <w:t>Наименование параметра</w:t>
              </w:r>
            </w:ins>
          </w:p>
        </w:tc>
        <w:tc>
          <w:tcPr>
            <w:tcW w:w="750" w:type="pct"/>
            <w:hideMark/>
          </w:tcPr>
          <w:p w14:paraId="3C99569F" w14:textId="77777777" w:rsidR="007F156B" w:rsidRPr="00C75A4E" w:rsidRDefault="007F156B" w:rsidP="009B0783">
            <w:pPr>
              <w:pStyle w:val="GOSTTableHead"/>
              <w:rPr>
                <w:ins w:id="9413" w:author="Сатлер Марина Викторовна" w:date="2025-11-12T15:10:00Z"/>
                <w:b w:val="0"/>
              </w:rPr>
            </w:pPr>
            <w:ins w:id="9414" w:author="Сатлер Марина Викторовна" w:date="2025-11-12T15:10:00Z">
              <w:r w:rsidRPr="00890A8D">
                <w:t>Название тэга</w:t>
              </w:r>
            </w:ins>
          </w:p>
        </w:tc>
        <w:tc>
          <w:tcPr>
            <w:tcW w:w="500" w:type="pct"/>
            <w:hideMark/>
          </w:tcPr>
          <w:p w14:paraId="619CF1D1" w14:textId="77777777" w:rsidR="007F156B" w:rsidRPr="00C75A4E" w:rsidRDefault="007F156B" w:rsidP="009B0783">
            <w:pPr>
              <w:pStyle w:val="GOSTTableHead"/>
              <w:rPr>
                <w:ins w:id="9415" w:author="Сатлер Марина Викторовна" w:date="2025-11-12T15:10:00Z"/>
                <w:b w:val="0"/>
              </w:rPr>
            </w:pPr>
            <w:ins w:id="9416" w:author="Сатлер Марина Викторовна" w:date="2025-11-12T15:10:00Z">
              <w:r w:rsidRPr="00890A8D">
                <w:t>Тип данных</w:t>
              </w:r>
            </w:ins>
          </w:p>
        </w:tc>
        <w:tc>
          <w:tcPr>
            <w:tcW w:w="285" w:type="pct"/>
          </w:tcPr>
          <w:p w14:paraId="5CF5D9E2" w14:textId="77777777" w:rsidR="007F156B" w:rsidRPr="00C75A4E" w:rsidRDefault="007F156B" w:rsidP="009B0783">
            <w:pPr>
              <w:pStyle w:val="GOSTTableHead"/>
              <w:rPr>
                <w:ins w:id="9417" w:author="Сатлер Марина Викторовна" w:date="2025-11-12T15:10:00Z"/>
                <w:b w:val="0"/>
              </w:rPr>
            </w:pPr>
            <w:ins w:id="9418" w:author="Сатлер Марина Викторовна" w:date="2025-11-12T15:10:00Z">
              <w:r w:rsidRPr="00890A8D">
                <w:t>Обязательность</w:t>
              </w:r>
            </w:ins>
          </w:p>
        </w:tc>
        <w:tc>
          <w:tcPr>
            <w:tcW w:w="285" w:type="pct"/>
            <w:hideMark/>
          </w:tcPr>
          <w:p w14:paraId="5EB48FB6" w14:textId="77777777" w:rsidR="007F156B" w:rsidRPr="00C75A4E" w:rsidRDefault="007F156B" w:rsidP="009B0783">
            <w:pPr>
              <w:pStyle w:val="GOSTTableHead"/>
              <w:rPr>
                <w:ins w:id="9419" w:author="Сатлер Марина Викторовна" w:date="2025-11-12T15:10:00Z"/>
                <w:b w:val="0"/>
              </w:rPr>
            </w:pPr>
            <w:ins w:id="9420" w:author="Сатлер Марина Викторовна" w:date="2025-11-12T15:10:00Z">
              <w:r w:rsidRPr="00890A8D">
                <w:t>Размерность</w:t>
              </w:r>
            </w:ins>
          </w:p>
        </w:tc>
        <w:tc>
          <w:tcPr>
            <w:tcW w:w="2080" w:type="pct"/>
          </w:tcPr>
          <w:p w14:paraId="4FFA2670" w14:textId="77777777" w:rsidR="007F156B" w:rsidRPr="00C75A4E" w:rsidRDefault="007F156B" w:rsidP="009B0783">
            <w:pPr>
              <w:pStyle w:val="GOSTTableHead"/>
              <w:rPr>
                <w:ins w:id="9421" w:author="Сатлер Марина Викторовна" w:date="2025-11-12T15:10:00Z"/>
                <w:b w:val="0"/>
              </w:rPr>
            </w:pPr>
            <w:ins w:id="9422" w:author="Сатлер Марина Викторовна" w:date="2025-11-12T15:10:00Z">
              <w:r w:rsidRPr="00890A8D">
                <w:t>Описание</w:t>
              </w:r>
            </w:ins>
          </w:p>
        </w:tc>
      </w:tr>
      <w:tr w:rsidR="007F156B" w:rsidRPr="003F1563" w14:paraId="3A4F771B" w14:textId="77777777" w:rsidTr="00F82EFA">
        <w:trPr>
          <w:ins w:id="9423" w:author="Сатлер Марина Викторовна" w:date="2025-11-12T15:10:00Z"/>
        </w:trPr>
        <w:tc>
          <w:tcPr>
            <w:tcW w:w="5000" w:type="pct"/>
            <w:gridSpan w:val="6"/>
          </w:tcPr>
          <w:p w14:paraId="2E7ADBD0" w14:textId="77777777" w:rsidR="007F156B" w:rsidRPr="003F1563" w:rsidRDefault="007F156B" w:rsidP="009B0783">
            <w:pPr>
              <w:ind w:firstLine="0"/>
              <w:jc w:val="center"/>
              <w:rPr>
                <w:ins w:id="9424" w:author="Сатлер Марина Викторовна" w:date="2025-11-12T15:10:00Z"/>
                <w:b/>
                <w:sz w:val="22"/>
                <w:szCs w:val="22"/>
              </w:rPr>
            </w:pPr>
            <w:ins w:id="9425" w:author="Сатлер Марина Викторовна" w:date="2025-11-12T15:10:00Z">
              <w:r w:rsidRPr="003F1563">
                <w:rPr>
                  <w:b/>
                  <w:sz w:val="22"/>
                  <w:szCs w:val="22"/>
                </w:rPr>
                <w:t>Перечень параметров запроса (</w:t>
              </w:r>
              <w:r w:rsidRPr="003F1563">
                <w:rPr>
                  <w:b/>
                  <w:sz w:val="22"/>
                  <w:szCs w:val="22"/>
                  <w:lang w:val="en-US"/>
                </w:rPr>
                <w:t>header</w:t>
              </w:r>
              <w:r w:rsidRPr="003F1563">
                <w:rPr>
                  <w:b/>
                  <w:sz w:val="22"/>
                  <w:szCs w:val="22"/>
                </w:rPr>
                <w:t>)</w:t>
              </w:r>
            </w:ins>
          </w:p>
        </w:tc>
      </w:tr>
      <w:tr w:rsidR="007F156B" w:rsidRPr="003F1563" w14:paraId="3F0EA515" w14:textId="77777777" w:rsidTr="00F82EFA">
        <w:trPr>
          <w:ins w:id="9426" w:author="Сатлер Марина Викторовна" w:date="2025-11-12T15:10:00Z"/>
        </w:trPr>
        <w:tc>
          <w:tcPr>
            <w:tcW w:w="1100" w:type="pct"/>
          </w:tcPr>
          <w:p w14:paraId="159917A9" w14:textId="32C8DFE2" w:rsidR="007F156B" w:rsidRPr="00BA7A4A" w:rsidRDefault="007F156B">
            <w:pPr>
              <w:pStyle w:val="GOSTTablenorm"/>
              <w:rPr>
                <w:ins w:id="9427" w:author="Сатлер Марина Викторовна" w:date="2025-11-12T15:10:00Z"/>
              </w:rPr>
            </w:pPr>
            <w:ins w:id="9428" w:author="Сатлер Марина Викторовна" w:date="2025-11-12T15:10:00Z">
              <w:r w:rsidRPr="00890A8D">
                <w:t>Система</w:t>
              </w:r>
              <w:r w:rsidRPr="00BA7A4A">
                <w:t>-отправитель запроса</w:t>
              </w:r>
            </w:ins>
          </w:p>
        </w:tc>
        <w:tc>
          <w:tcPr>
            <w:tcW w:w="750" w:type="pct"/>
          </w:tcPr>
          <w:p w14:paraId="2D2D617F" w14:textId="77777777" w:rsidR="007F156B" w:rsidRPr="00BA7A4A" w:rsidRDefault="007F156B" w:rsidP="009B0783">
            <w:pPr>
              <w:pStyle w:val="GOSTTablenorm"/>
              <w:rPr>
                <w:ins w:id="9429" w:author="Сатлер Марина Викторовна" w:date="2025-11-12T15:10:00Z"/>
              </w:rPr>
            </w:pPr>
            <w:ins w:id="9430" w:author="Сатлер Марина Викторовна" w:date="2025-11-12T15:10:00Z">
              <w:r w:rsidRPr="00BA7A4A">
                <w:t>Source</w:t>
              </w:r>
            </w:ins>
          </w:p>
        </w:tc>
        <w:tc>
          <w:tcPr>
            <w:tcW w:w="500" w:type="pct"/>
          </w:tcPr>
          <w:p w14:paraId="41021A55" w14:textId="77777777" w:rsidR="007F156B" w:rsidRPr="00BA7A4A" w:rsidRDefault="007F156B" w:rsidP="009B0783">
            <w:pPr>
              <w:pStyle w:val="GOSTTablenorm"/>
              <w:rPr>
                <w:ins w:id="9431" w:author="Сатлер Марина Викторовна" w:date="2025-11-12T15:10:00Z"/>
              </w:rPr>
            </w:pPr>
            <w:ins w:id="9432" w:author="Сатлер Марина Викторовна" w:date="2025-11-12T15:10:00Z">
              <w:r w:rsidRPr="00BA7A4A">
                <w:t>Строка</w:t>
              </w:r>
            </w:ins>
          </w:p>
        </w:tc>
        <w:tc>
          <w:tcPr>
            <w:tcW w:w="285" w:type="pct"/>
          </w:tcPr>
          <w:p w14:paraId="08B8F684" w14:textId="77777777" w:rsidR="007F156B" w:rsidRPr="00BA7A4A" w:rsidRDefault="007F156B" w:rsidP="009B0783">
            <w:pPr>
              <w:pStyle w:val="GOSTTablenorm"/>
              <w:rPr>
                <w:ins w:id="9433" w:author="Сатлер Марина Викторовна" w:date="2025-11-12T15:10:00Z"/>
              </w:rPr>
            </w:pPr>
            <w:ins w:id="9434" w:author="Сатлер Марина Викторовна" w:date="2025-11-12T15:10:00Z">
              <w:r w:rsidRPr="00BA7A4A">
                <w:t>Да</w:t>
              </w:r>
            </w:ins>
          </w:p>
        </w:tc>
        <w:tc>
          <w:tcPr>
            <w:tcW w:w="285" w:type="pct"/>
          </w:tcPr>
          <w:p w14:paraId="3AD5CBF1" w14:textId="77777777" w:rsidR="007F156B" w:rsidRPr="00BA7A4A" w:rsidRDefault="007F156B" w:rsidP="009B0783">
            <w:pPr>
              <w:pStyle w:val="GOSTTablenorm"/>
              <w:rPr>
                <w:ins w:id="9435" w:author="Сатлер Марина Викторовна" w:date="2025-11-12T15:10:00Z"/>
              </w:rPr>
            </w:pPr>
            <w:ins w:id="9436" w:author="Сатлер Марина Викторовна" w:date="2025-11-12T15:10:00Z">
              <w:r w:rsidRPr="00BA7A4A">
                <w:t>&lt;=10</w:t>
              </w:r>
            </w:ins>
          </w:p>
        </w:tc>
        <w:tc>
          <w:tcPr>
            <w:tcW w:w="2080" w:type="pct"/>
          </w:tcPr>
          <w:p w14:paraId="36FDB9EA" w14:textId="77777777" w:rsidR="007F156B" w:rsidRDefault="007F156B" w:rsidP="009B0783">
            <w:pPr>
              <w:pStyle w:val="GOSTTablenorm"/>
              <w:rPr>
                <w:ins w:id="9437" w:author="Сатлер Марина Викторовна" w:date="2025-11-12T15:10:00Z"/>
              </w:rPr>
            </w:pPr>
            <w:ins w:id="9438" w:author="Сатлер Марина Викторовна" w:date="2025-11-12T15:10:00Z">
              <w:r w:rsidRPr="00C75A4E">
                <w:rPr>
                  <w:rFonts w:hint="eastAsia"/>
                </w:rPr>
                <w:t>ФП</w:t>
              </w:r>
              <w:r w:rsidRPr="00C75A4E">
                <w:t xml:space="preserve"> </w:t>
              </w:r>
              <w:r w:rsidRPr="00C75A4E">
                <w:rPr>
                  <w:rFonts w:hint="eastAsia"/>
                </w:rPr>
                <w:t>ГИИС</w:t>
              </w:r>
              <w:r w:rsidRPr="00C75A4E">
                <w:t xml:space="preserve"> </w:t>
              </w:r>
              <w:r w:rsidRPr="00C75A4E">
                <w:rPr>
                  <w:rFonts w:hint="eastAsia"/>
                </w:rPr>
                <w:t>ЭБ</w:t>
              </w:r>
              <w:r w:rsidRPr="00C75A4E">
                <w:t xml:space="preserve"> </w:t>
              </w:r>
              <w:r w:rsidRPr="36854D62">
                <w:t>–</w:t>
              </w:r>
              <w:r w:rsidRPr="00C75A4E">
                <w:t xml:space="preserve"> </w:t>
              </w:r>
              <w:r w:rsidRPr="00C75A4E">
                <w:rPr>
                  <w:rFonts w:hint="eastAsia"/>
                </w:rPr>
                <w:t>отправитель</w:t>
              </w:r>
              <w:r w:rsidRPr="00C75A4E">
                <w:t xml:space="preserve"> </w:t>
              </w:r>
              <w:r w:rsidRPr="00C75A4E">
                <w:rPr>
                  <w:rFonts w:hint="eastAsia"/>
                </w:rPr>
                <w:t>запроса</w:t>
              </w:r>
              <w:r>
                <w:t>.</w:t>
              </w:r>
            </w:ins>
          </w:p>
          <w:p w14:paraId="3ED205EC" w14:textId="77777777" w:rsidR="007F156B" w:rsidRPr="00C75A4E" w:rsidRDefault="007F156B" w:rsidP="009B0783">
            <w:pPr>
              <w:pStyle w:val="GOSTTablenorm"/>
              <w:rPr>
                <w:ins w:id="9439" w:author="Сатлер Марина Викторовна" w:date="2025-11-12T15:10:00Z"/>
              </w:rPr>
            </w:pPr>
            <w:ins w:id="9440" w:author="Сатлер Марина Викторовна" w:date="2025-11-12T15:10:00Z">
              <w:r w:rsidRPr="00C75A4E">
                <w:rPr>
                  <w:rFonts w:hint="eastAsia"/>
                </w:rPr>
                <w:t>Возможные</w:t>
              </w:r>
              <w:r w:rsidRPr="00C75A4E">
                <w:t xml:space="preserve"> </w:t>
              </w:r>
              <w:r w:rsidRPr="00C75A4E">
                <w:rPr>
                  <w:rFonts w:hint="eastAsia"/>
                </w:rPr>
                <w:t>значения</w:t>
              </w:r>
              <w:r w:rsidRPr="00C75A4E">
                <w:t>:</w:t>
              </w:r>
            </w:ins>
          </w:p>
          <w:p w14:paraId="1A3A0641" w14:textId="598E33CF" w:rsidR="007F156B" w:rsidRPr="00C75A4E" w:rsidRDefault="007F156B">
            <w:pPr>
              <w:pStyle w:val="GOSTTableListMark1"/>
              <w:rPr>
                <w:ins w:id="9441" w:author="Сатлер Марина Викторовна" w:date="2025-11-12T15:10:00Z"/>
              </w:rPr>
            </w:pPr>
            <w:ins w:id="9442" w:author="Сатлер Марина Викторовна" w:date="2025-11-12T15:10:00Z">
              <w:r w:rsidRPr="00C75A4E">
                <w:t>ARP (</w:t>
              </w:r>
              <w:r w:rsidRPr="00C75A4E">
                <w:rPr>
                  <w:rFonts w:hint="eastAsia"/>
                </w:rPr>
                <w:t>ПУ</w:t>
              </w:r>
            </w:ins>
            <w:ins w:id="9443" w:author="Сатлер Марина Викторовна" w:date="2025-11-13T18:19:00Z">
              <w:r w:rsidR="00D314BE">
                <w:rPr>
                  <w:rFonts w:hint="eastAsia"/>
                </w:rPr>
                <w:t>и</w:t>
              </w:r>
            </w:ins>
            <w:ins w:id="9444" w:author="Сатлер Марина Викторовна" w:date="2025-11-12T15:10:00Z">
              <w:r w:rsidRPr="00C75A4E">
                <w:rPr>
                  <w:rFonts w:hint="eastAsia"/>
                </w:rPr>
                <w:t>О</w:t>
              </w:r>
              <w:r w:rsidRPr="00C75A4E">
                <w:t xml:space="preserve"> </w:t>
              </w:r>
              <w:r w:rsidRPr="00C75A4E">
                <w:rPr>
                  <w:rFonts w:hint="eastAsia"/>
                </w:rPr>
                <w:t>ЭБ</w:t>
              </w:r>
              <w:r w:rsidRPr="00C75A4E">
                <w:t>)</w:t>
              </w:r>
            </w:ins>
          </w:p>
        </w:tc>
      </w:tr>
      <w:tr w:rsidR="007F156B" w:rsidRPr="003F1563" w14:paraId="21A490F1" w14:textId="77777777" w:rsidTr="00F82EFA">
        <w:trPr>
          <w:ins w:id="9445" w:author="Сатлер Марина Викторовна" w:date="2025-11-12T15:10:00Z"/>
        </w:trPr>
        <w:tc>
          <w:tcPr>
            <w:tcW w:w="1100" w:type="pct"/>
          </w:tcPr>
          <w:p w14:paraId="2FDFFCAF" w14:textId="77777777" w:rsidR="007F156B" w:rsidRPr="00BA7A4A" w:rsidRDefault="007F156B" w:rsidP="009B0783">
            <w:pPr>
              <w:pStyle w:val="GOSTTablenorm"/>
              <w:rPr>
                <w:ins w:id="9446" w:author="Сатлер Марина Викторовна" w:date="2025-11-12T15:10:00Z"/>
              </w:rPr>
            </w:pPr>
            <w:ins w:id="9447" w:author="Сатлер Марина Викторовна" w:date="2025-11-12T15:10:00Z">
              <w:r w:rsidRPr="00890A8D">
                <w:t>Система-получатель ответа</w:t>
              </w:r>
            </w:ins>
          </w:p>
        </w:tc>
        <w:tc>
          <w:tcPr>
            <w:tcW w:w="750" w:type="pct"/>
          </w:tcPr>
          <w:p w14:paraId="3EED8830" w14:textId="77777777" w:rsidR="007F156B" w:rsidRPr="00890A8D" w:rsidRDefault="007F156B" w:rsidP="009B0783">
            <w:pPr>
              <w:pStyle w:val="GOSTTablenorm"/>
              <w:rPr>
                <w:ins w:id="9448" w:author="Сатлер Марина Викторовна" w:date="2025-11-12T15:10:00Z"/>
              </w:rPr>
            </w:pPr>
            <w:ins w:id="9449" w:author="Сатлер Марина Викторовна" w:date="2025-11-12T15:10:00Z">
              <w:r w:rsidRPr="00C75A4E">
                <w:t>Receiver</w:t>
              </w:r>
            </w:ins>
          </w:p>
        </w:tc>
        <w:tc>
          <w:tcPr>
            <w:tcW w:w="500" w:type="pct"/>
          </w:tcPr>
          <w:p w14:paraId="398E5F45" w14:textId="77777777" w:rsidR="007F156B" w:rsidRPr="00BA7A4A" w:rsidRDefault="007F156B" w:rsidP="009B0783">
            <w:pPr>
              <w:pStyle w:val="GOSTTablenorm"/>
              <w:rPr>
                <w:ins w:id="9450" w:author="Сатлер Марина Викторовна" w:date="2025-11-12T15:10:00Z"/>
              </w:rPr>
            </w:pPr>
            <w:ins w:id="9451" w:author="Сатлер Марина Викторовна" w:date="2025-11-12T15:10:00Z">
              <w:r w:rsidRPr="00BA7A4A">
                <w:t>Строка</w:t>
              </w:r>
            </w:ins>
          </w:p>
        </w:tc>
        <w:tc>
          <w:tcPr>
            <w:tcW w:w="285" w:type="pct"/>
          </w:tcPr>
          <w:p w14:paraId="25E9BEFF" w14:textId="77777777" w:rsidR="007F156B" w:rsidRPr="00BA7A4A" w:rsidRDefault="007F156B" w:rsidP="009B0783">
            <w:pPr>
              <w:pStyle w:val="GOSTTablenorm"/>
              <w:rPr>
                <w:ins w:id="9452" w:author="Сатлер Марина Викторовна" w:date="2025-11-12T15:10:00Z"/>
              </w:rPr>
            </w:pPr>
            <w:ins w:id="9453" w:author="Сатлер Марина Викторовна" w:date="2025-11-12T15:10:00Z">
              <w:r w:rsidRPr="00BA7A4A">
                <w:t>Да</w:t>
              </w:r>
            </w:ins>
          </w:p>
        </w:tc>
        <w:tc>
          <w:tcPr>
            <w:tcW w:w="285" w:type="pct"/>
          </w:tcPr>
          <w:p w14:paraId="135109D1" w14:textId="77777777" w:rsidR="007F156B" w:rsidRPr="00890A8D" w:rsidRDefault="007F156B" w:rsidP="009B0783">
            <w:pPr>
              <w:pStyle w:val="GOSTTablenorm"/>
              <w:rPr>
                <w:ins w:id="9454" w:author="Сатлер Марина Викторовна" w:date="2025-11-12T15:10:00Z"/>
              </w:rPr>
            </w:pPr>
            <w:ins w:id="9455" w:author="Сатлер Марина Викторовна" w:date="2025-11-12T15:10:00Z">
              <w:r w:rsidRPr="00BA7A4A">
                <w:t>&lt;=</w:t>
              </w:r>
              <w:r w:rsidRPr="00C75A4E">
                <w:t>10</w:t>
              </w:r>
            </w:ins>
          </w:p>
        </w:tc>
        <w:tc>
          <w:tcPr>
            <w:tcW w:w="2080" w:type="pct"/>
          </w:tcPr>
          <w:p w14:paraId="26F24DDA" w14:textId="242146C1" w:rsidR="007F156B" w:rsidRDefault="007F156B" w:rsidP="009B0783">
            <w:pPr>
              <w:pStyle w:val="GOSTTablenorm"/>
              <w:rPr>
                <w:ins w:id="9456" w:author="Сатлер Марина Викторовна" w:date="2025-11-12T15:10:00Z"/>
              </w:rPr>
            </w:pPr>
            <w:ins w:id="9457" w:author="Сатлер Марина Викторовна" w:date="2025-11-12T15:10:00Z">
              <w:r w:rsidRPr="00C75A4E">
                <w:rPr>
                  <w:rFonts w:hint="eastAsia"/>
                </w:rPr>
                <w:t>ФП</w:t>
              </w:r>
              <w:r w:rsidRPr="00C75A4E">
                <w:t xml:space="preserve"> </w:t>
              </w:r>
              <w:r w:rsidRPr="00C75A4E">
                <w:rPr>
                  <w:rFonts w:hint="eastAsia"/>
                </w:rPr>
                <w:t>ГИИС</w:t>
              </w:r>
              <w:r w:rsidRPr="00C75A4E">
                <w:t xml:space="preserve"> </w:t>
              </w:r>
              <w:r w:rsidRPr="00C75A4E">
                <w:rPr>
                  <w:rFonts w:hint="eastAsia"/>
                </w:rPr>
                <w:t>ЭБ</w:t>
              </w:r>
              <w:r w:rsidRPr="00C75A4E">
                <w:t xml:space="preserve"> </w:t>
              </w:r>
              <w:r w:rsidRPr="36854D62">
                <w:t>–</w:t>
              </w:r>
              <w:r w:rsidRPr="00C75A4E">
                <w:t xml:space="preserve"> </w:t>
              </w:r>
            </w:ins>
            <w:ins w:id="9458" w:author="Сатлер Марина Викторовна" w:date="2025-11-13T17:59:00Z">
              <w:r w:rsidR="00265AE8" w:rsidRPr="00890A8D">
                <w:t>получатель</w:t>
              </w:r>
            </w:ins>
            <w:ins w:id="9459" w:author="Сатлер Марина Викторовна" w:date="2025-11-12T15:10:00Z">
              <w:r w:rsidRPr="00C75A4E">
                <w:t xml:space="preserve"> </w:t>
              </w:r>
              <w:r w:rsidRPr="00C75A4E">
                <w:rPr>
                  <w:rFonts w:hint="eastAsia"/>
                </w:rPr>
                <w:t>запроса</w:t>
              </w:r>
              <w:r>
                <w:t>.</w:t>
              </w:r>
            </w:ins>
          </w:p>
          <w:p w14:paraId="38A15D24" w14:textId="77777777" w:rsidR="007F156B" w:rsidRPr="00C75A4E" w:rsidRDefault="007F156B" w:rsidP="009B0783">
            <w:pPr>
              <w:pStyle w:val="GOSTTablenorm"/>
              <w:rPr>
                <w:ins w:id="9460" w:author="Сатлер Марина Викторовна" w:date="2025-11-12T15:10:00Z"/>
              </w:rPr>
            </w:pPr>
            <w:ins w:id="9461" w:author="Сатлер Марина Викторовна" w:date="2025-11-12T15:10:00Z">
              <w:r w:rsidRPr="00C75A4E">
                <w:rPr>
                  <w:rFonts w:hint="eastAsia"/>
                </w:rPr>
                <w:t>Возможные</w:t>
              </w:r>
              <w:r w:rsidRPr="00C75A4E">
                <w:t xml:space="preserve"> </w:t>
              </w:r>
              <w:r w:rsidRPr="00C75A4E">
                <w:rPr>
                  <w:rFonts w:hint="eastAsia"/>
                </w:rPr>
                <w:t>значения</w:t>
              </w:r>
              <w:r w:rsidRPr="00C75A4E">
                <w:t>:</w:t>
              </w:r>
            </w:ins>
          </w:p>
          <w:p w14:paraId="217F09B8" w14:textId="0B87C2F8" w:rsidR="007F156B" w:rsidRPr="00C616AD" w:rsidRDefault="007F156B">
            <w:pPr>
              <w:pStyle w:val="GOSTTableListMark1"/>
              <w:rPr>
                <w:ins w:id="9462" w:author="Сатлер Марина Викторовна" w:date="2025-11-12T15:10:00Z"/>
              </w:rPr>
            </w:pPr>
            <w:ins w:id="9463" w:author="Сатлер Марина Викторовна" w:date="2025-11-12T15:10:00Z">
              <w:r w:rsidRPr="00C75A4E">
                <w:t>ARP (</w:t>
              </w:r>
              <w:r w:rsidRPr="00C75A4E">
                <w:rPr>
                  <w:rFonts w:hint="eastAsia"/>
                </w:rPr>
                <w:t>ПУ</w:t>
              </w:r>
            </w:ins>
            <w:ins w:id="9464" w:author="Сатлер Марина Викторовна" w:date="2025-11-14T09:39:00Z">
              <w:r w:rsidR="00871D2D">
                <w:rPr>
                  <w:rFonts w:hint="eastAsia"/>
                </w:rPr>
                <w:t>и</w:t>
              </w:r>
            </w:ins>
            <w:ins w:id="9465" w:author="Сатлер Марина Викторовна" w:date="2025-11-12T15:10:00Z">
              <w:r w:rsidRPr="00C75A4E">
                <w:rPr>
                  <w:rFonts w:hint="eastAsia"/>
                </w:rPr>
                <w:t>О</w:t>
              </w:r>
              <w:r w:rsidRPr="00C75A4E">
                <w:t xml:space="preserve"> </w:t>
              </w:r>
              <w:r w:rsidRPr="00C75A4E">
                <w:rPr>
                  <w:rFonts w:hint="eastAsia"/>
                </w:rPr>
                <w:t>ЭБ</w:t>
              </w:r>
              <w:r w:rsidRPr="00C75A4E">
                <w:t>)</w:t>
              </w:r>
            </w:ins>
          </w:p>
        </w:tc>
      </w:tr>
      <w:tr w:rsidR="007F156B" w:rsidRPr="003F1563" w14:paraId="6ED8C664" w14:textId="77777777" w:rsidTr="00F82EFA">
        <w:trPr>
          <w:ins w:id="9466" w:author="Сатлер Марина Викторовна" w:date="2025-11-12T15:10:00Z"/>
        </w:trPr>
        <w:tc>
          <w:tcPr>
            <w:tcW w:w="1100" w:type="pct"/>
          </w:tcPr>
          <w:p w14:paraId="415930C3" w14:textId="77777777" w:rsidR="007F156B" w:rsidRPr="00BA7A4A" w:rsidRDefault="007F156B" w:rsidP="009B0783">
            <w:pPr>
              <w:pStyle w:val="GOSTTablenorm"/>
              <w:rPr>
                <w:ins w:id="9467" w:author="Сатлер Марина Викторовна" w:date="2025-11-12T15:10:00Z"/>
              </w:rPr>
            </w:pPr>
            <w:ins w:id="9468" w:author="Сатлер Марина Викторовна" w:date="2025-11-12T15:10:00Z">
              <w:r w:rsidRPr="00890A8D">
                <w:t>Дата и время ответа</w:t>
              </w:r>
            </w:ins>
          </w:p>
        </w:tc>
        <w:tc>
          <w:tcPr>
            <w:tcW w:w="750" w:type="pct"/>
          </w:tcPr>
          <w:p w14:paraId="15B0800F" w14:textId="77777777" w:rsidR="007F156B" w:rsidRPr="00BA7A4A" w:rsidRDefault="007F156B" w:rsidP="009B0783">
            <w:pPr>
              <w:pStyle w:val="GOSTTablenorm"/>
              <w:rPr>
                <w:ins w:id="9469" w:author="Сатлер Марина Викторовна" w:date="2025-11-12T15:10:00Z"/>
              </w:rPr>
            </w:pPr>
            <w:ins w:id="9470" w:author="Сатлер Марина Викторовна" w:date="2025-11-12T15:10:00Z">
              <w:r w:rsidRPr="00C75A4E">
                <w:t>Ans</w:t>
              </w:r>
              <w:r w:rsidRPr="00BA7A4A">
                <w:t>DateTime</w:t>
              </w:r>
            </w:ins>
          </w:p>
        </w:tc>
        <w:tc>
          <w:tcPr>
            <w:tcW w:w="500" w:type="pct"/>
          </w:tcPr>
          <w:p w14:paraId="2F2D8369" w14:textId="77777777" w:rsidR="007F156B" w:rsidRPr="00BA7A4A" w:rsidRDefault="007F156B" w:rsidP="009B0783">
            <w:pPr>
              <w:pStyle w:val="GOSTTablenorm"/>
              <w:rPr>
                <w:ins w:id="9471" w:author="Сатлер Марина Викторовна" w:date="2025-11-12T15:10:00Z"/>
              </w:rPr>
            </w:pPr>
            <w:ins w:id="9472" w:author="Сатлер Марина Викторовна" w:date="2025-11-12T15:10:00Z">
              <w:r w:rsidRPr="00BA7A4A">
                <w:t>Дата-время (timestamp)</w:t>
              </w:r>
            </w:ins>
          </w:p>
        </w:tc>
        <w:tc>
          <w:tcPr>
            <w:tcW w:w="285" w:type="pct"/>
          </w:tcPr>
          <w:p w14:paraId="00172352" w14:textId="77777777" w:rsidR="007F156B" w:rsidRPr="00BA7A4A" w:rsidRDefault="007F156B" w:rsidP="009B0783">
            <w:pPr>
              <w:pStyle w:val="GOSTTablenorm"/>
              <w:rPr>
                <w:ins w:id="9473" w:author="Сатлер Марина Викторовна" w:date="2025-11-12T15:10:00Z"/>
              </w:rPr>
            </w:pPr>
            <w:ins w:id="9474" w:author="Сатлер Марина Викторовна" w:date="2025-11-12T15:10:00Z">
              <w:r w:rsidRPr="00BA7A4A">
                <w:t>Да</w:t>
              </w:r>
            </w:ins>
          </w:p>
        </w:tc>
        <w:tc>
          <w:tcPr>
            <w:tcW w:w="285" w:type="pct"/>
          </w:tcPr>
          <w:p w14:paraId="12B2C1E8" w14:textId="77777777" w:rsidR="007F156B" w:rsidRPr="00C75A4E" w:rsidRDefault="007F156B" w:rsidP="009B0783">
            <w:pPr>
              <w:pStyle w:val="GOSTTablenorm"/>
              <w:rPr>
                <w:ins w:id="9475" w:author="Сатлер Марина Викторовна" w:date="2025-11-12T15:10:00Z"/>
                <w:lang w:val="en-US"/>
              </w:rPr>
            </w:pPr>
          </w:p>
        </w:tc>
        <w:tc>
          <w:tcPr>
            <w:tcW w:w="2080" w:type="pct"/>
          </w:tcPr>
          <w:p w14:paraId="6EC58ED6" w14:textId="7CB0AE99" w:rsidR="007F156B" w:rsidRPr="00BA7A4A" w:rsidRDefault="007F156B" w:rsidP="009B0783">
            <w:pPr>
              <w:pStyle w:val="GOSTTablenorm"/>
              <w:rPr>
                <w:ins w:id="9476" w:author="Сатлер Марина Викторовна" w:date="2025-11-12T15:10:00Z"/>
              </w:rPr>
            </w:pPr>
            <w:ins w:id="9477" w:author="Сатлер Марина Викторовна" w:date="2025-11-12T15:10:00Z">
              <w:r w:rsidRPr="00BA7A4A">
                <w:t>Дата и время формирования ответа</w:t>
              </w:r>
            </w:ins>
            <w:ins w:id="9478" w:author="Сатлер Марина Викторовна" w:date="2025-11-13T18:07:00Z">
              <w:r w:rsidR="008D427B">
                <w:t xml:space="preserve"> в</w:t>
              </w:r>
            </w:ins>
            <w:ins w:id="9479" w:author="Сатлер Марина Викторовна" w:date="2025-11-12T15:10:00Z">
              <w:r w:rsidRPr="00BA7A4A">
                <w:t xml:space="preserve"> SVAP.</w:t>
              </w:r>
            </w:ins>
          </w:p>
          <w:p w14:paraId="2C05A006" w14:textId="77777777" w:rsidR="007F156B" w:rsidRPr="00BA7A4A" w:rsidRDefault="007F156B" w:rsidP="009B0783">
            <w:pPr>
              <w:pStyle w:val="GOSTTablenorm"/>
              <w:rPr>
                <w:ins w:id="9480" w:author="Сатлер Марина Викторовна" w:date="2025-11-12T15:10:00Z"/>
              </w:rPr>
            </w:pPr>
            <w:ins w:id="9481" w:author="Сатлер Марина Викторовна" w:date="2025-11-12T15:10:00Z">
              <w:r w:rsidRPr="00BA7A4A">
                <w:t xml:space="preserve">Формат YYYY-MM-DD </w:t>
              </w:r>
              <w:proofErr w:type="gramStart"/>
              <w:r w:rsidRPr="00BA7A4A">
                <w:t>hh:mm</w:t>
              </w:r>
              <w:proofErr w:type="gramEnd"/>
              <w:r w:rsidRPr="00BA7A4A">
                <w:t>:ss</w:t>
              </w:r>
            </w:ins>
          </w:p>
        </w:tc>
      </w:tr>
      <w:tr w:rsidR="007F156B" w:rsidRPr="003F1563" w14:paraId="676B2C1E" w14:textId="77777777" w:rsidTr="00F82EFA">
        <w:trPr>
          <w:ins w:id="9482" w:author="Сатлер Марина Викторовна" w:date="2025-11-12T15:10:00Z"/>
        </w:trPr>
        <w:tc>
          <w:tcPr>
            <w:tcW w:w="1100" w:type="pct"/>
          </w:tcPr>
          <w:p w14:paraId="0D3FDDB9" w14:textId="77777777" w:rsidR="007F156B" w:rsidRPr="00BA7A4A" w:rsidRDefault="007F156B" w:rsidP="009B0783">
            <w:pPr>
              <w:pStyle w:val="GOSTTablenorm"/>
              <w:rPr>
                <w:ins w:id="9483" w:author="Сатлер Марина Викторовна" w:date="2025-11-12T15:10:00Z"/>
              </w:rPr>
            </w:pPr>
            <w:ins w:id="9484" w:author="Сатлер Марина Викторовна" w:date="2025-11-12T15:10:00Z">
              <w:r w:rsidRPr="00890A8D">
                <w:t>Версия формата</w:t>
              </w:r>
            </w:ins>
          </w:p>
        </w:tc>
        <w:tc>
          <w:tcPr>
            <w:tcW w:w="750" w:type="pct"/>
          </w:tcPr>
          <w:p w14:paraId="6629AB31" w14:textId="77777777" w:rsidR="007F156B" w:rsidRPr="00BA7A4A" w:rsidRDefault="007F156B" w:rsidP="009B0783">
            <w:pPr>
              <w:pStyle w:val="GOSTTablenorm"/>
              <w:rPr>
                <w:ins w:id="9485" w:author="Сатлер Марина Викторовна" w:date="2025-11-12T15:10:00Z"/>
              </w:rPr>
            </w:pPr>
            <w:ins w:id="9486" w:author="Сатлер Марина Викторовна" w:date="2025-11-12T15:10:00Z">
              <w:r w:rsidRPr="00BA7A4A">
                <w:t>Version</w:t>
              </w:r>
            </w:ins>
          </w:p>
        </w:tc>
        <w:tc>
          <w:tcPr>
            <w:tcW w:w="500" w:type="pct"/>
          </w:tcPr>
          <w:p w14:paraId="67995E59" w14:textId="77777777" w:rsidR="007F156B" w:rsidRPr="00BA7A4A" w:rsidRDefault="007F156B" w:rsidP="009B0783">
            <w:pPr>
              <w:pStyle w:val="GOSTTablenorm"/>
              <w:rPr>
                <w:ins w:id="9487" w:author="Сатлер Марина Викторовна" w:date="2025-11-12T15:10:00Z"/>
              </w:rPr>
            </w:pPr>
            <w:ins w:id="9488" w:author="Сатлер Марина Викторовна" w:date="2025-11-12T15:10:00Z">
              <w:r w:rsidRPr="00BA7A4A">
                <w:t>Строка</w:t>
              </w:r>
            </w:ins>
          </w:p>
        </w:tc>
        <w:tc>
          <w:tcPr>
            <w:tcW w:w="285" w:type="pct"/>
          </w:tcPr>
          <w:p w14:paraId="01C57D96" w14:textId="77777777" w:rsidR="007F156B" w:rsidRPr="00BA7A4A" w:rsidRDefault="007F156B" w:rsidP="009B0783">
            <w:pPr>
              <w:pStyle w:val="GOSTTablenorm"/>
              <w:rPr>
                <w:ins w:id="9489" w:author="Сатлер Марина Викторовна" w:date="2025-11-12T15:10:00Z"/>
              </w:rPr>
            </w:pPr>
            <w:ins w:id="9490" w:author="Сатлер Марина Викторовна" w:date="2025-11-12T15:10:00Z">
              <w:r w:rsidRPr="00BA7A4A">
                <w:t>Да</w:t>
              </w:r>
            </w:ins>
          </w:p>
        </w:tc>
        <w:tc>
          <w:tcPr>
            <w:tcW w:w="285" w:type="pct"/>
          </w:tcPr>
          <w:p w14:paraId="106FA3A2" w14:textId="77777777" w:rsidR="007F156B" w:rsidRPr="00BA7A4A" w:rsidRDefault="007F156B" w:rsidP="009B0783">
            <w:pPr>
              <w:pStyle w:val="GOSTTablenorm"/>
              <w:rPr>
                <w:ins w:id="9491" w:author="Сатлер Марина Викторовна" w:date="2025-11-12T15:10:00Z"/>
              </w:rPr>
            </w:pPr>
            <w:ins w:id="9492" w:author="Сатлер Марина Викторовна" w:date="2025-11-12T15:10:00Z">
              <w:r w:rsidRPr="00BA7A4A">
                <w:t>&lt;=10</w:t>
              </w:r>
            </w:ins>
          </w:p>
        </w:tc>
        <w:tc>
          <w:tcPr>
            <w:tcW w:w="2080" w:type="pct"/>
          </w:tcPr>
          <w:p w14:paraId="25E543EA" w14:textId="77777777" w:rsidR="007F156B" w:rsidRPr="00BA7A4A" w:rsidRDefault="007F156B" w:rsidP="009B0783">
            <w:pPr>
              <w:pStyle w:val="GOSTTablenorm"/>
              <w:rPr>
                <w:ins w:id="9493" w:author="Сатлер Марина Викторовна" w:date="2025-11-12T15:10:00Z"/>
              </w:rPr>
            </w:pPr>
            <w:ins w:id="9494" w:author="Сатлер Марина Викторовна" w:date="2025-11-12T15:10:00Z">
              <w:r w:rsidRPr="00BA7A4A">
                <w:t>Версия формата ответа</w:t>
              </w:r>
            </w:ins>
          </w:p>
        </w:tc>
      </w:tr>
      <w:tr w:rsidR="007F156B" w:rsidRPr="003F1563" w14:paraId="14CCA782" w14:textId="77777777" w:rsidTr="00F82EFA">
        <w:trPr>
          <w:ins w:id="9495" w:author="Сатлер Марина Викторовна" w:date="2025-11-12T15:10:00Z"/>
        </w:trPr>
        <w:tc>
          <w:tcPr>
            <w:tcW w:w="1100" w:type="pct"/>
          </w:tcPr>
          <w:p w14:paraId="15885903" w14:textId="77777777" w:rsidR="007F156B" w:rsidRPr="00BA7A4A" w:rsidRDefault="007F156B" w:rsidP="009B0783">
            <w:pPr>
              <w:pStyle w:val="GOSTTablenorm"/>
              <w:rPr>
                <w:ins w:id="9496" w:author="Сатлер Марина Викторовна" w:date="2025-11-12T15:10:00Z"/>
              </w:rPr>
            </w:pPr>
            <w:ins w:id="9497" w:author="Сатлер Марина Викторовна" w:date="2025-11-12T15:10:00Z">
              <w:r w:rsidRPr="00890A8D">
                <w:t>Глобальный идентификатор запроса</w:t>
              </w:r>
            </w:ins>
          </w:p>
        </w:tc>
        <w:tc>
          <w:tcPr>
            <w:tcW w:w="750" w:type="pct"/>
          </w:tcPr>
          <w:p w14:paraId="2ACB80F6" w14:textId="77777777" w:rsidR="007F156B" w:rsidRPr="00BA7A4A" w:rsidRDefault="007F156B" w:rsidP="009B0783">
            <w:pPr>
              <w:pStyle w:val="GOSTTablenorm"/>
              <w:rPr>
                <w:ins w:id="9498" w:author="Сатлер Марина Викторовна" w:date="2025-11-12T15:10:00Z"/>
              </w:rPr>
            </w:pPr>
            <w:ins w:id="9499" w:author="Сатлер Марина Викторовна" w:date="2025-11-12T15:10:00Z">
              <w:r w:rsidRPr="00C75A4E">
                <w:t>Req</w:t>
              </w:r>
              <w:r w:rsidRPr="00890A8D">
                <w:t>Guid</w:t>
              </w:r>
            </w:ins>
          </w:p>
        </w:tc>
        <w:tc>
          <w:tcPr>
            <w:tcW w:w="500" w:type="pct"/>
          </w:tcPr>
          <w:p w14:paraId="5C1F3209" w14:textId="77777777" w:rsidR="007F156B" w:rsidRPr="00BA7A4A" w:rsidRDefault="007F156B" w:rsidP="009B0783">
            <w:pPr>
              <w:pStyle w:val="GOSTTablenorm"/>
              <w:rPr>
                <w:ins w:id="9500" w:author="Сатлер Марина Викторовна" w:date="2025-11-12T15:10:00Z"/>
              </w:rPr>
            </w:pPr>
            <w:ins w:id="9501" w:author="Сатлер Марина Викторовна" w:date="2025-11-12T15:10:00Z">
              <w:r w:rsidRPr="00BA7A4A">
                <w:t>GUID</w:t>
              </w:r>
            </w:ins>
          </w:p>
        </w:tc>
        <w:tc>
          <w:tcPr>
            <w:tcW w:w="285" w:type="pct"/>
          </w:tcPr>
          <w:p w14:paraId="33CF66DA" w14:textId="77777777" w:rsidR="007F156B" w:rsidRPr="00BA7A4A" w:rsidRDefault="007F156B" w:rsidP="009B0783">
            <w:pPr>
              <w:pStyle w:val="GOSTTablenorm"/>
              <w:rPr>
                <w:ins w:id="9502" w:author="Сатлер Марина Викторовна" w:date="2025-11-12T15:10:00Z"/>
              </w:rPr>
            </w:pPr>
            <w:ins w:id="9503" w:author="Сатлер Марина Викторовна" w:date="2025-11-12T15:10:00Z">
              <w:r w:rsidRPr="00BA7A4A">
                <w:t>Да</w:t>
              </w:r>
            </w:ins>
          </w:p>
        </w:tc>
        <w:tc>
          <w:tcPr>
            <w:tcW w:w="285" w:type="pct"/>
          </w:tcPr>
          <w:p w14:paraId="36A97C08" w14:textId="77777777" w:rsidR="007F156B" w:rsidRPr="00BA7A4A" w:rsidRDefault="007F156B" w:rsidP="009B0783">
            <w:pPr>
              <w:pStyle w:val="GOSTTablenorm"/>
              <w:rPr>
                <w:ins w:id="9504" w:author="Сатлер Марина Викторовна" w:date="2025-11-12T15:10:00Z"/>
              </w:rPr>
            </w:pPr>
            <w:ins w:id="9505" w:author="Сатлер Марина Викторовна" w:date="2025-11-12T15:10:00Z">
              <w:r w:rsidRPr="00BA7A4A">
                <w:t>=36</w:t>
              </w:r>
            </w:ins>
          </w:p>
        </w:tc>
        <w:tc>
          <w:tcPr>
            <w:tcW w:w="2080" w:type="pct"/>
          </w:tcPr>
          <w:p w14:paraId="1F0819A6" w14:textId="77777777" w:rsidR="007F156B" w:rsidRPr="00BA7A4A" w:rsidRDefault="007F156B" w:rsidP="009B0783">
            <w:pPr>
              <w:pStyle w:val="GOSTTablenorm"/>
              <w:rPr>
                <w:ins w:id="9506" w:author="Сатлер Марина Викторовна" w:date="2025-11-12T15:10:00Z"/>
              </w:rPr>
            </w:pPr>
            <w:ins w:id="9507" w:author="Сатлер Марина Викторовна" w:date="2025-11-12T15:10:00Z">
              <w:r w:rsidRPr="00BA7A4A">
                <w:t>Уникальный идентификатор запроса (</w:t>
              </w:r>
              <w:proofErr w:type="gramStart"/>
              <w:r w:rsidRPr="00BA7A4A">
                <w:t>с тире</w:t>
              </w:r>
              <w:proofErr w:type="gramEnd"/>
              <w:r w:rsidRPr="00BA7A4A">
                <w:t>) на который направляется ответ</w:t>
              </w:r>
            </w:ins>
          </w:p>
        </w:tc>
      </w:tr>
      <w:tr w:rsidR="007F156B" w:rsidRPr="003F1563" w14:paraId="26C5421F" w14:textId="77777777" w:rsidTr="00F82EFA">
        <w:trPr>
          <w:ins w:id="9508" w:author="Сатлер Марина Викторовна" w:date="2025-11-12T15:10:00Z"/>
        </w:trPr>
        <w:tc>
          <w:tcPr>
            <w:tcW w:w="1100" w:type="pct"/>
          </w:tcPr>
          <w:p w14:paraId="0A42F488" w14:textId="77777777" w:rsidR="007F156B" w:rsidRPr="00BA7A4A" w:rsidRDefault="007F156B" w:rsidP="009B0783">
            <w:pPr>
              <w:pStyle w:val="GOSTTablenorm"/>
              <w:rPr>
                <w:ins w:id="9509" w:author="Сатлер Марина Викторовна" w:date="2025-11-12T15:10:00Z"/>
              </w:rPr>
            </w:pPr>
            <w:ins w:id="9510" w:author="Сатлер Марина Викторовна" w:date="2025-11-12T15:10:00Z">
              <w:r w:rsidRPr="00890A8D">
                <w:t>Глобальный идентификатор ответа</w:t>
              </w:r>
            </w:ins>
          </w:p>
        </w:tc>
        <w:tc>
          <w:tcPr>
            <w:tcW w:w="750" w:type="pct"/>
          </w:tcPr>
          <w:p w14:paraId="45ABB1C4" w14:textId="77777777" w:rsidR="007F156B" w:rsidRPr="00890A8D" w:rsidRDefault="007F156B" w:rsidP="009B0783">
            <w:pPr>
              <w:pStyle w:val="GOSTTablenorm"/>
              <w:rPr>
                <w:ins w:id="9511" w:author="Сатлер Марина Викторовна" w:date="2025-11-12T15:10:00Z"/>
              </w:rPr>
            </w:pPr>
            <w:ins w:id="9512" w:author="Сатлер Марина Викторовна" w:date="2025-11-12T15:10:00Z">
              <w:r w:rsidRPr="00C75A4E">
                <w:t>AnsGuid</w:t>
              </w:r>
            </w:ins>
          </w:p>
        </w:tc>
        <w:tc>
          <w:tcPr>
            <w:tcW w:w="500" w:type="pct"/>
          </w:tcPr>
          <w:p w14:paraId="66CF740F" w14:textId="77777777" w:rsidR="007F156B" w:rsidRPr="00890A8D" w:rsidRDefault="007F156B" w:rsidP="009B0783">
            <w:pPr>
              <w:pStyle w:val="GOSTTablenorm"/>
              <w:rPr>
                <w:ins w:id="9513" w:author="Сатлер Марина Викторовна" w:date="2025-11-12T15:10:00Z"/>
              </w:rPr>
            </w:pPr>
            <w:ins w:id="9514" w:author="Сатлер Марина Викторовна" w:date="2025-11-12T15:10:00Z">
              <w:r w:rsidRPr="00C75A4E">
                <w:t>GUID</w:t>
              </w:r>
            </w:ins>
          </w:p>
        </w:tc>
        <w:tc>
          <w:tcPr>
            <w:tcW w:w="285" w:type="pct"/>
          </w:tcPr>
          <w:p w14:paraId="3FA444B5" w14:textId="50A4E950" w:rsidR="007F156B" w:rsidRPr="00BA7A4A" w:rsidRDefault="00AB2E34" w:rsidP="009B0783">
            <w:pPr>
              <w:pStyle w:val="GOSTTablenorm"/>
              <w:rPr>
                <w:ins w:id="9515" w:author="Сатлер Марина Викторовна" w:date="2025-11-12T15:10:00Z"/>
              </w:rPr>
            </w:pPr>
            <w:ins w:id="9516" w:author="Сатлер Марина Викторовна" w:date="2025-11-13T17:59:00Z">
              <w:r w:rsidRPr="00BA7A4A">
                <w:t>Да</w:t>
              </w:r>
            </w:ins>
          </w:p>
        </w:tc>
        <w:tc>
          <w:tcPr>
            <w:tcW w:w="285" w:type="pct"/>
          </w:tcPr>
          <w:p w14:paraId="1BECA4C1" w14:textId="77777777" w:rsidR="007F156B" w:rsidRPr="00BA7A4A" w:rsidRDefault="007F156B" w:rsidP="009B0783">
            <w:pPr>
              <w:pStyle w:val="GOSTTablenorm"/>
              <w:rPr>
                <w:ins w:id="9517" w:author="Сатлер Марина Викторовна" w:date="2025-11-12T15:10:00Z"/>
              </w:rPr>
            </w:pPr>
            <w:ins w:id="9518" w:author="Сатлер Марина Викторовна" w:date="2025-11-12T15:10:00Z">
              <w:r w:rsidRPr="00C75A4E">
                <w:t>=</w:t>
              </w:r>
              <w:r w:rsidRPr="00890A8D">
                <w:t>36</w:t>
              </w:r>
            </w:ins>
          </w:p>
        </w:tc>
        <w:tc>
          <w:tcPr>
            <w:tcW w:w="2080" w:type="pct"/>
          </w:tcPr>
          <w:p w14:paraId="60794126" w14:textId="77777777" w:rsidR="007F156B" w:rsidRPr="00BA7A4A" w:rsidRDefault="007F156B" w:rsidP="009B0783">
            <w:pPr>
              <w:pStyle w:val="GOSTTablenorm"/>
              <w:rPr>
                <w:ins w:id="9519" w:author="Сатлер Марина Викторовна" w:date="2025-11-12T15:10:00Z"/>
              </w:rPr>
            </w:pPr>
            <w:ins w:id="9520" w:author="Сатлер Марина Викторовна" w:date="2025-11-12T15:10:00Z">
              <w:r w:rsidRPr="00BA7A4A">
                <w:t>Уникальный идентификатор ответа (с тире)</w:t>
              </w:r>
            </w:ins>
          </w:p>
        </w:tc>
      </w:tr>
      <w:tr w:rsidR="007F156B" w:rsidRPr="003F1563" w14:paraId="594F7886" w14:textId="77777777" w:rsidTr="00F82EFA">
        <w:trPr>
          <w:ins w:id="9521" w:author="Сатлер Марина Викторовна" w:date="2025-11-12T15:10:00Z"/>
        </w:trPr>
        <w:tc>
          <w:tcPr>
            <w:tcW w:w="1100" w:type="pct"/>
          </w:tcPr>
          <w:p w14:paraId="788667A4" w14:textId="77777777" w:rsidR="007F156B" w:rsidRPr="00BA7A4A" w:rsidRDefault="007F156B" w:rsidP="009B0783">
            <w:pPr>
              <w:pStyle w:val="GOSTTablenorm"/>
              <w:rPr>
                <w:ins w:id="9522" w:author="Сатлер Марина Викторовна" w:date="2025-11-12T15:10:00Z"/>
              </w:rPr>
            </w:pPr>
            <w:ins w:id="9523" w:author="Сатлер Марина Викторовна" w:date="2025-11-12T15:10:00Z">
              <w:r w:rsidRPr="00890A8D">
                <w:t>Результат выполнения операции</w:t>
              </w:r>
            </w:ins>
          </w:p>
        </w:tc>
        <w:tc>
          <w:tcPr>
            <w:tcW w:w="750" w:type="pct"/>
          </w:tcPr>
          <w:p w14:paraId="5742EA40" w14:textId="77777777" w:rsidR="007F156B" w:rsidRPr="00BA7A4A" w:rsidRDefault="007F156B" w:rsidP="009B0783">
            <w:pPr>
              <w:pStyle w:val="GOSTTablenorm"/>
              <w:rPr>
                <w:ins w:id="9524" w:author="Сатлер Марина Викторовна" w:date="2025-11-12T15:10:00Z"/>
              </w:rPr>
            </w:pPr>
            <w:ins w:id="9525" w:author="Сатлер Марина Викторовна" w:date="2025-11-12T15:10:00Z">
              <w:r w:rsidRPr="00BA7A4A">
                <w:t>Result</w:t>
              </w:r>
            </w:ins>
          </w:p>
        </w:tc>
        <w:tc>
          <w:tcPr>
            <w:tcW w:w="500" w:type="pct"/>
          </w:tcPr>
          <w:p w14:paraId="3D2173D7" w14:textId="77777777" w:rsidR="007F156B" w:rsidRPr="00BA7A4A" w:rsidRDefault="007F156B" w:rsidP="009B0783">
            <w:pPr>
              <w:pStyle w:val="GOSTTablenorm"/>
              <w:rPr>
                <w:ins w:id="9526" w:author="Сатлер Марина Викторовна" w:date="2025-11-12T15:10:00Z"/>
              </w:rPr>
            </w:pPr>
            <w:ins w:id="9527" w:author="Сатлер Марина Викторовна" w:date="2025-11-12T15:10:00Z">
              <w:r w:rsidRPr="00BA7A4A">
                <w:t>Строка</w:t>
              </w:r>
            </w:ins>
          </w:p>
        </w:tc>
        <w:tc>
          <w:tcPr>
            <w:tcW w:w="285" w:type="pct"/>
          </w:tcPr>
          <w:p w14:paraId="4765C9BC" w14:textId="77777777" w:rsidR="007F156B" w:rsidRPr="00BA7A4A" w:rsidRDefault="007F156B" w:rsidP="009B0783">
            <w:pPr>
              <w:pStyle w:val="GOSTTablenorm"/>
              <w:rPr>
                <w:ins w:id="9528" w:author="Сатлер Марина Викторовна" w:date="2025-11-12T15:10:00Z"/>
              </w:rPr>
            </w:pPr>
            <w:ins w:id="9529" w:author="Сатлер Марина Викторовна" w:date="2025-11-12T15:10:00Z">
              <w:r w:rsidRPr="00BA7A4A">
                <w:t>Да</w:t>
              </w:r>
            </w:ins>
          </w:p>
        </w:tc>
        <w:tc>
          <w:tcPr>
            <w:tcW w:w="285" w:type="pct"/>
          </w:tcPr>
          <w:p w14:paraId="26F907D7" w14:textId="77777777" w:rsidR="007F156B" w:rsidRPr="00BA7A4A" w:rsidRDefault="007F156B" w:rsidP="009B0783">
            <w:pPr>
              <w:pStyle w:val="GOSTTablenorm"/>
              <w:rPr>
                <w:ins w:id="9530" w:author="Сатлер Марина Викторовна" w:date="2025-11-12T15:10:00Z"/>
              </w:rPr>
            </w:pPr>
            <w:ins w:id="9531" w:author="Сатлер Марина Викторовна" w:date="2025-11-12T15:10:00Z">
              <w:r w:rsidRPr="00BA7A4A">
                <w:t>=1</w:t>
              </w:r>
            </w:ins>
          </w:p>
        </w:tc>
        <w:tc>
          <w:tcPr>
            <w:tcW w:w="2080" w:type="pct"/>
          </w:tcPr>
          <w:p w14:paraId="3AAE9514" w14:textId="77777777" w:rsidR="007F156B" w:rsidRPr="00C75A4E" w:rsidRDefault="007F156B" w:rsidP="009B0783">
            <w:pPr>
              <w:pStyle w:val="GOSTTablenorm"/>
              <w:rPr>
                <w:ins w:id="9532" w:author="Сатлер Марина Викторовна" w:date="2025-11-12T15:10:00Z"/>
              </w:rPr>
            </w:pPr>
            <w:ins w:id="9533" w:author="Сатлер Марина Викторовна" w:date="2025-11-12T15:10:00Z">
              <w:r w:rsidRPr="00C75A4E">
                <w:rPr>
                  <w:rFonts w:hint="eastAsia"/>
                </w:rPr>
                <w:t>Передаются</w:t>
              </w:r>
              <w:r w:rsidRPr="00C75A4E">
                <w:t xml:space="preserve"> </w:t>
              </w:r>
              <w:r w:rsidRPr="00C75A4E">
                <w:rPr>
                  <w:rFonts w:hint="eastAsia"/>
                </w:rPr>
                <w:t>следующие</w:t>
              </w:r>
              <w:r w:rsidRPr="00C75A4E">
                <w:t xml:space="preserve"> </w:t>
              </w:r>
              <w:r w:rsidRPr="00C75A4E">
                <w:rPr>
                  <w:rFonts w:hint="eastAsia"/>
                </w:rPr>
                <w:t>значения</w:t>
              </w:r>
              <w:r w:rsidRPr="00C75A4E">
                <w:t>:</w:t>
              </w:r>
            </w:ins>
          </w:p>
          <w:p w14:paraId="5699EF2A" w14:textId="77777777" w:rsidR="007F156B" w:rsidRPr="00C75A4E" w:rsidRDefault="007F156B" w:rsidP="009B0783">
            <w:pPr>
              <w:pStyle w:val="GOSTTableListMark1"/>
              <w:rPr>
                <w:ins w:id="9534" w:author="Сатлер Марина Викторовна" w:date="2025-11-12T15:10:00Z"/>
              </w:rPr>
            </w:pPr>
            <w:ins w:id="9535" w:author="Сатлер Марина Викторовна" w:date="2025-11-12T15:10:00Z">
              <w:r>
                <w:t>«</w:t>
              </w:r>
              <w:r w:rsidRPr="00C75A4E">
                <w:t>S</w:t>
              </w:r>
              <w:r>
                <w:t>»</w:t>
              </w:r>
              <w:r w:rsidRPr="00C75A4E">
                <w:t xml:space="preserve"> </w:t>
              </w:r>
              <w:r w:rsidRPr="36854D62">
                <w:t>–</w:t>
              </w:r>
              <w:r w:rsidRPr="00C75A4E">
                <w:t xml:space="preserve"> SUCCESS </w:t>
              </w:r>
              <w:r w:rsidRPr="00C75A4E">
                <w:rPr>
                  <w:rFonts w:hint="eastAsia"/>
                </w:rPr>
                <w:t>–</w:t>
              </w:r>
              <w:r w:rsidRPr="00C75A4E">
                <w:t xml:space="preserve"> </w:t>
              </w:r>
              <w:r w:rsidRPr="00C75A4E">
                <w:rPr>
                  <w:rFonts w:hint="eastAsia"/>
                </w:rPr>
                <w:t>успешное</w:t>
              </w:r>
              <w:r w:rsidRPr="00C75A4E">
                <w:t xml:space="preserve"> </w:t>
              </w:r>
              <w:r w:rsidRPr="00C75A4E">
                <w:rPr>
                  <w:rFonts w:hint="eastAsia"/>
                </w:rPr>
                <w:t>завершение</w:t>
              </w:r>
              <w:r w:rsidRPr="00C75A4E">
                <w:t>;</w:t>
              </w:r>
            </w:ins>
          </w:p>
          <w:p w14:paraId="3F5C7709" w14:textId="6B9A100F" w:rsidR="007F156B" w:rsidRPr="00C75A4E" w:rsidRDefault="007F156B">
            <w:pPr>
              <w:pStyle w:val="GOSTTableListMark1"/>
              <w:rPr>
                <w:ins w:id="9536" w:author="Сатлер Марина Викторовна" w:date="2025-11-12T15:10:00Z"/>
              </w:rPr>
            </w:pPr>
            <w:ins w:id="9537" w:author="Сатлер Марина Викторовна" w:date="2025-11-12T15:10:00Z">
              <w:r>
                <w:t>«</w:t>
              </w:r>
              <w:r w:rsidRPr="00C75A4E">
                <w:t>E</w:t>
              </w:r>
              <w:r>
                <w:t>»</w:t>
              </w:r>
              <w:r w:rsidRPr="00C75A4E">
                <w:t xml:space="preserve"> </w:t>
              </w:r>
              <w:r w:rsidRPr="00C75A4E">
                <w:rPr>
                  <w:rFonts w:hint="eastAsia"/>
                </w:rPr>
                <w:t>–</w:t>
              </w:r>
              <w:r w:rsidRPr="00C75A4E">
                <w:t xml:space="preserve"> ERROR </w:t>
              </w:r>
              <w:r w:rsidRPr="00C75A4E">
                <w:rPr>
                  <w:rFonts w:hint="eastAsia"/>
                </w:rPr>
                <w:t>–</w:t>
              </w:r>
              <w:r w:rsidRPr="00C75A4E">
                <w:t xml:space="preserve"> </w:t>
              </w:r>
              <w:r w:rsidRPr="00C75A4E">
                <w:rPr>
                  <w:rFonts w:hint="eastAsia"/>
                </w:rPr>
                <w:t>не</w:t>
              </w:r>
              <w:r w:rsidRPr="00C75A4E">
                <w:t xml:space="preserve"> </w:t>
              </w:r>
              <w:r w:rsidRPr="00C75A4E">
                <w:rPr>
                  <w:rFonts w:hint="eastAsia"/>
                </w:rPr>
                <w:t>успешное</w:t>
              </w:r>
              <w:r w:rsidRPr="00C75A4E">
                <w:t xml:space="preserve"> </w:t>
              </w:r>
              <w:r w:rsidRPr="00C75A4E">
                <w:rPr>
                  <w:rFonts w:hint="eastAsia"/>
                </w:rPr>
                <w:t>завершение</w:t>
              </w:r>
            </w:ins>
          </w:p>
        </w:tc>
      </w:tr>
      <w:tr w:rsidR="00F82EFA" w:rsidRPr="003F1563" w14:paraId="61F93E14" w14:textId="77777777" w:rsidTr="00F82EFA">
        <w:trPr>
          <w:ins w:id="9538" w:author="Сатлер Марина Викторовна" w:date="2025-11-12T15:13:00Z"/>
        </w:trPr>
        <w:tc>
          <w:tcPr>
            <w:tcW w:w="1100" w:type="pct"/>
          </w:tcPr>
          <w:p w14:paraId="34353AB9" w14:textId="18675286" w:rsidR="00F82EFA" w:rsidRPr="00890A8D" w:rsidRDefault="00F82EFA" w:rsidP="00F82EFA">
            <w:pPr>
              <w:pStyle w:val="GOSTTablenorm"/>
              <w:rPr>
                <w:ins w:id="9539" w:author="Сатлер Марина Викторовна" w:date="2025-11-12T15:13:00Z"/>
              </w:rPr>
            </w:pPr>
            <w:ins w:id="9540" w:author="Сатлер Марина Викторовна" w:date="2025-11-12T15:13:00Z">
              <w:r w:rsidRPr="00C44EDC">
                <w:t>Код ошибки</w:t>
              </w:r>
            </w:ins>
          </w:p>
        </w:tc>
        <w:tc>
          <w:tcPr>
            <w:tcW w:w="750" w:type="pct"/>
          </w:tcPr>
          <w:p w14:paraId="791A8AF8" w14:textId="4ED59B72" w:rsidR="00F82EFA" w:rsidRPr="00BA7A4A" w:rsidRDefault="00F82EFA" w:rsidP="00F82EFA">
            <w:pPr>
              <w:pStyle w:val="GOSTTablenorm"/>
              <w:rPr>
                <w:ins w:id="9541" w:author="Сатлер Марина Викторовна" w:date="2025-11-12T15:13:00Z"/>
              </w:rPr>
            </w:pPr>
            <w:ins w:id="9542" w:author="Сатлер Марина Викторовна" w:date="2025-11-12T15:13:00Z">
              <w:r w:rsidRPr="00C44EDC">
                <w:t>ErrorCode</w:t>
              </w:r>
            </w:ins>
          </w:p>
        </w:tc>
        <w:tc>
          <w:tcPr>
            <w:tcW w:w="500" w:type="pct"/>
          </w:tcPr>
          <w:p w14:paraId="0A523C0A" w14:textId="73B94A2A" w:rsidR="00F82EFA" w:rsidRPr="00BA7A4A" w:rsidRDefault="00F82EFA" w:rsidP="00F82EFA">
            <w:pPr>
              <w:pStyle w:val="GOSTTablenorm"/>
              <w:rPr>
                <w:ins w:id="9543" w:author="Сатлер Марина Викторовна" w:date="2025-11-12T15:13:00Z"/>
              </w:rPr>
            </w:pPr>
            <w:ins w:id="9544" w:author="Сатлер Марина Викторовна" w:date="2025-11-12T15:13:00Z">
              <w:r w:rsidRPr="00C44EDC">
                <w:t>Строка</w:t>
              </w:r>
            </w:ins>
          </w:p>
        </w:tc>
        <w:tc>
          <w:tcPr>
            <w:tcW w:w="285" w:type="pct"/>
          </w:tcPr>
          <w:p w14:paraId="0FD60D80" w14:textId="265F20B9" w:rsidR="00F82EFA" w:rsidRPr="00BA7A4A" w:rsidRDefault="00F82EFA" w:rsidP="00F82EFA">
            <w:pPr>
              <w:pStyle w:val="GOSTTablenorm"/>
              <w:rPr>
                <w:ins w:id="9545" w:author="Сатлер Марина Викторовна" w:date="2025-11-12T15:13:00Z"/>
              </w:rPr>
            </w:pPr>
            <w:ins w:id="9546" w:author="Сатлер Марина Викторовна" w:date="2025-11-12T15:13:00Z">
              <w:r w:rsidRPr="00C44EDC">
                <w:t>Нет</w:t>
              </w:r>
            </w:ins>
          </w:p>
        </w:tc>
        <w:tc>
          <w:tcPr>
            <w:tcW w:w="285" w:type="pct"/>
          </w:tcPr>
          <w:p w14:paraId="21D08E04" w14:textId="2A772F9A" w:rsidR="00F82EFA" w:rsidRPr="00BA7A4A" w:rsidRDefault="00F82EFA" w:rsidP="00F82EFA">
            <w:pPr>
              <w:pStyle w:val="GOSTTablenorm"/>
              <w:rPr>
                <w:ins w:id="9547" w:author="Сатлер Марина Викторовна" w:date="2025-11-12T15:13:00Z"/>
              </w:rPr>
            </w:pPr>
            <w:ins w:id="9548" w:author="Сатлер Марина Викторовна" w:date="2025-11-12T15:13:00Z">
              <w:r w:rsidRPr="00C44EDC">
                <w:t>=2</w:t>
              </w:r>
            </w:ins>
          </w:p>
        </w:tc>
        <w:tc>
          <w:tcPr>
            <w:tcW w:w="2080" w:type="pct"/>
          </w:tcPr>
          <w:p w14:paraId="482DF0AE" w14:textId="77777777" w:rsidR="00F82EFA" w:rsidRDefault="00F82EFA" w:rsidP="00F82EFA">
            <w:pPr>
              <w:pStyle w:val="GOSTTablenorm"/>
              <w:rPr>
                <w:ins w:id="9549" w:author="Сатлер Марина Викторовна" w:date="2025-11-12T15:13:00Z"/>
              </w:rPr>
            </w:pPr>
            <w:ins w:id="9550" w:author="Сатлер Марина Викторовна" w:date="2025-11-12T15:13:00Z">
              <w:r>
                <w:t>Код ошибки.</w:t>
              </w:r>
            </w:ins>
          </w:p>
          <w:p w14:paraId="58E4F0DD" w14:textId="257712DD" w:rsidR="00F82EFA" w:rsidRPr="00C75A4E" w:rsidRDefault="00F82EFA" w:rsidP="00F82EFA">
            <w:pPr>
              <w:pStyle w:val="GOSTTablenorm"/>
              <w:rPr>
                <w:ins w:id="9551" w:author="Сатлер Марина Викторовна" w:date="2025-11-12T15:13:00Z"/>
              </w:rPr>
            </w:pPr>
            <w:ins w:id="9552" w:author="Сатлер Марина Викторовна" w:date="2025-11-12T15:13:00Z">
              <w:r>
                <w:t>Обязательно заполняется, если в параметре «Результат выполнения операции» (Result) передано значение «E»</w:t>
              </w:r>
            </w:ins>
          </w:p>
        </w:tc>
      </w:tr>
      <w:tr w:rsidR="00F82EFA" w:rsidRPr="003F1563" w14:paraId="6E127EEF" w14:textId="77777777" w:rsidTr="00F82EFA">
        <w:trPr>
          <w:ins w:id="9553" w:author="Сатлер Марина Викторовна" w:date="2025-11-12T15:10:00Z"/>
        </w:trPr>
        <w:tc>
          <w:tcPr>
            <w:tcW w:w="1100" w:type="pct"/>
          </w:tcPr>
          <w:p w14:paraId="0D507E56" w14:textId="00CF604D" w:rsidR="00F82EFA" w:rsidRPr="00C75A4E" w:rsidRDefault="00F82EFA" w:rsidP="00F82EFA">
            <w:pPr>
              <w:pStyle w:val="GOSTTablenorm"/>
              <w:rPr>
                <w:ins w:id="9554" w:author="Сатлер Марина Викторовна" w:date="2025-11-12T15:10:00Z"/>
              </w:rPr>
            </w:pPr>
            <w:ins w:id="9555" w:author="Сатлер Марина Викторовна" w:date="2025-11-12T15:13:00Z">
              <w:r w:rsidRPr="00485DB4">
                <w:t>Текст ошибки</w:t>
              </w:r>
            </w:ins>
          </w:p>
        </w:tc>
        <w:tc>
          <w:tcPr>
            <w:tcW w:w="750" w:type="pct"/>
          </w:tcPr>
          <w:p w14:paraId="640B72AC" w14:textId="28A65C5E" w:rsidR="00F82EFA" w:rsidRPr="00C75A4E" w:rsidRDefault="00F82EFA" w:rsidP="00F82EFA">
            <w:pPr>
              <w:pStyle w:val="GOSTTablenorm"/>
              <w:rPr>
                <w:ins w:id="9556" w:author="Сатлер Марина Викторовна" w:date="2025-11-12T15:10:00Z"/>
              </w:rPr>
            </w:pPr>
            <w:ins w:id="9557" w:author="Сатлер Марина Викторовна" w:date="2025-11-12T15:13:00Z">
              <w:r w:rsidRPr="00485DB4">
                <w:t>ResultDescr</w:t>
              </w:r>
            </w:ins>
          </w:p>
        </w:tc>
        <w:tc>
          <w:tcPr>
            <w:tcW w:w="500" w:type="pct"/>
          </w:tcPr>
          <w:p w14:paraId="263B0AA0" w14:textId="5430A862" w:rsidR="00F82EFA" w:rsidRPr="00C75A4E" w:rsidRDefault="00F82EFA" w:rsidP="00F82EFA">
            <w:pPr>
              <w:pStyle w:val="GOSTTablenorm"/>
              <w:rPr>
                <w:ins w:id="9558" w:author="Сатлер Марина Викторовна" w:date="2025-11-12T15:10:00Z"/>
              </w:rPr>
            </w:pPr>
            <w:ins w:id="9559" w:author="Сатлер Марина Викторовна" w:date="2025-11-12T15:13:00Z">
              <w:r w:rsidRPr="00485DB4">
                <w:t>Строка</w:t>
              </w:r>
            </w:ins>
          </w:p>
        </w:tc>
        <w:tc>
          <w:tcPr>
            <w:tcW w:w="285" w:type="pct"/>
          </w:tcPr>
          <w:p w14:paraId="4213634F" w14:textId="699F02FD" w:rsidR="00F82EFA" w:rsidRPr="00C75A4E" w:rsidRDefault="00F82EFA" w:rsidP="00F82EFA">
            <w:pPr>
              <w:pStyle w:val="GOSTTablenorm"/>
              <w:rPr>
                <w:ins w:id="9560" w:author="Сатлер Марина Викторовна" w:date="2025-11-12T15:10:00Z"/>
              </w:rPr>
            </w:pPr>
            <w:ins w:id="9561" w:author="Сатлер Марина Викторовна" w:date="2025-11-12T15:13:00Z">
              <w:r w:rsidRPr="00485DB4">
                <w:t>Нет</w:t>
              </w:r>
            </w:ins>
          </w:p>
        </w:tc>
        <w:tc>
          <w:tcPr>
            <w:tcW w:w="285" w:type="pct"/>
          </w:tcPr>
          <w:p w14:paraId="7CD5969A" w14:textId="56495BA3" w:rsidR="00F82EFA" w:rsidRPr="00C75A4E" w:rsidRDefault="00F82EFA" w:rsidP="00F82EFA">
            <w:pPr>
              <w:pStyle w:val="GOSTTablenorm"/>
              <w:rPr>
                <w:ins w:id="9562" w:author="Сатлер Марина Викторовна" w:date="2025-11-12T15:10:00Z"/>
              </w:rPr>
            </w:pPr>
            <w:ins w:id="9563" w:author="Сатлер Марина Викторовна" w:date="2025-11-12T15:13:00Z">
              <w:r w:rsidRPr="00485DB4">
                <w:t>&lt;=2000</w:t>
              </w:r>
            </w:ins>
          </w:p>
        </w:tc>
        <w:tc>
          <w:tcPr>
            <w:tcW w:w="2080" w:type="pct"/>
          </w:tcPr>
          <w:p w14:paraId="01BF49BD" w14:textId="77777777" w:rsidR="00F82EFA" w:rsidRDefault="00F82EFA" w:rsidP="00F82EFA">
            <w:pPr>
              <w:pStyle w:val="GOSTTablenorm"/>
              <w:rPr>
                <w:ins w:id="9564" w:author="Сатлер Марина Викторовна" w:date="2025-11-12T15:13:00Z"/>
              </w:rPr>
            </w:pPr>
            <w:ins w:id="9565" w:author="Сатлер Марина Викторовна" w:date="2025-11-12T15:13:00Z">
              <w:r>
                <w:t>Развернутый текст ошибки.</w:t>
              </w:r>
            </w:ins>
          </w:p>
          <w:p w14:paraId="28FF8809" w14:textId="227C9208" w:rsidR="00F82EFA" w:rsidRPr="00C75A4E" w:rsidRDefault="00F82EFA" w:rsidP="00F82EFA">
            <w:pPr>
              <w:pStyle w:val="GOSTTablenorm"/>
              <w:rPr>
                <w:ins w:id="9566" w:author="Сатлер Марина Викторовна" w:date="2025-11-12T15:10:00Z"/>
              </w:rPr>
            </w:pPr>
            <w:ins w:id="9567" w:author="Сатлер Марина Викторовна" w:date="2025-11-12T15:13:00Z">
              <w:r>
                <w:lastRenderedPageBreak/>
                <w:t>Обязательно заполняется, если в параметре «Результат выполнения операции» (Result) передано значение «E»</w:t>
              </w:r>
            </w:ins>
          </w:p>
        </w:tc>
      </w:tr>
      <w:tr w:rsidR="007F156B" w:rsidRPr="003F1563" w14:paraId="4D6C7B1E" w14:textId="77777777" w:rsidTr="00F82EFA">
        <w:trPr>
          <w:trHeight w:val="407"/>
          <w:ins w:id="9568" w:author="Сатлер Марина Викторовна" w:date="2025-11-12T15:10:00Z"/>
        </w:trPr>
        <w:tc>
          <w:tcPr>
            <w:tcW w:w="5000" w:type="pct"/>
            <w:gridSpan w:val="6"/>
          </w:tcPr>
          <w:p w14:paraId="569C8378" w14:textId="490E2B6B" w:rsidR="007F156B" w:rsidRPr="00C75A4E" w:rsidRDefault="007F156B">
            <w:pPr>
              <w:pStyle w:val="GOSTTablenorm"/>
              <w:jc w:val="center"/>
              <w:rPr>
                <w:ins w:id="9569" w:author="Сатлер Марина Викторовна" w:date="2025-11-12T15:10:00Z"/>
                <w:b/>
              </w:rPr>
            </w:pPr>
            <w:ins w:id="9570" w:author="Сатлер Марина Викторовна" w:date="2025-11-12T15:10:00Z">
              <w:r w:rsidRPr="00C75A4E">
                <w:rPr>
                  <w:b/>
                </w:rPr>
                <w:lastRenderedPageBreak/>
                <w:t>Перечень параметров ответа (document)</w:t>
              </w:r>
            </w:ins>
          </w:p>
        </w:tc>
      </w:tr>
      <w:tr w:rsidR="007F156B" w:rsidRPr="003F1563" w14:paraId="1FCBB884" w14:textId="77777777" w:rsidTr="00F82EFA">
        <w:trPr>
          <w:ins w:id="9571" w:author="Сатлер Марина Викторовна" w:date="2025-11-12T15:10:00Z"/>
        </w:trPr>
        <w:tc>
          <w:tcPr>
            <w:tcW w:w="1100" w:type="pct"/>
          </w:tcPr>
          <w:p w14:paraId="55BC16A6" w14:textId="77777777" w:rsidR="007F156B" w:rsidRPr="003F1563" w:rsidRDefault="007F156B" w:rsidP="009B0783">
            <w:pPr>
              <w:pStyle w:val="GOSTTablenorm"/>
              <w:rPr>
                <w:ins w:id="9572" w:author="Сатлер Марина Викторовна" w:date="2025-11-12T15:10:00Z"/>
                <w:szCs w:val="22"/>
              </w:rPr>
            </w:pPr>
            <w:ins w:id="9573" w:author="Сатлер Марина Викторовна" w:date="2025-11-12T15:10:00Z">
              <w:r>
                <w:rPr>
                  <w:shd w:val="clear" w:color="auto" w:fill="FFFFFF"/>
                </w:rPr>
                <w:t>Субъект учета</w:t>
              </w:r>
            </w:ins>
          </w:p>
        </w:tc>
        <w:tc>
          <w:tcPr>
            <w:tcW w:w="750" w:type="pct"/>
          </w:tcPr>
          <w:p w14:paraId="2BBDB599" w14:textId="77777777" w:rsidR="007F156B" w:rsidRPr="003F1563" w:rsidRDefault="007F156B" w:rsidP="009B0783">
            <w:pPr>
              <w:pStyle w:val="GOSTTablenorm"/>
              <w:rPr>
                <w:ins w:id="9574" w:author="Сатлер Марина Викторовна" w:date="2025-11-12T15:10:00Z"/>
                <w:szCs w:val="22"/>
              </w:rPr>
            </w:pPr>
            <w:ins w:id="9575" w:author="Сатлер Марина Викторовна" w:date="2025-11-12T15:10:00Z">
              <w:r>
                <w:rPr>
                  <w:shd w:val="clear" w:color="auto" w:fill="FFFFFF"/>
                </w:rPr>
                <w:t>Subject</w:t>
              </w:r>
            </w:ins>
          </w:p>
        </w:tc>
        <w:tc>
          <w:tcPr>
            <w:tcW w:w="500" w:type="pct"/>
          </w:tcPr>
          <w:p w14:paraId="27EC7983" w14:textId="77777777" w:rsidR="007F156B" w:rsidRPr="003F1563" w:rsidRDefault="007F156B" w:rsidP="009B0783">
            <w:pPr>
              <w:pStyle w:val="GOSTTablenorm"/>
              <w:rPr>
                <w:ins w:id="9576" w:author="Сатлер Марина Викторовна" w:date="2025-11-12T15:10:00Z"/>
                <w:szCs w:val="22"/>
              </w:rPr>
            </w:pPr>
            <w:ins w:id="9577" w:author="Сатлер Марина Викторовна" w:date="2025-11-12T15:10:00Z">
              <w:r w:rsidRPr="003F1563">
                <w:rPr>
                  <w:szCs w:val="22"/>
                </w:rPr>
                <w:t>Строка</w:t>
              </w:r>
            </w:ins>
          </w:p>
        </w:tc>
        <w:tc>
          <w:tcPr>
            <w:tcW w:w="285" w:type="pct"/>
          </w:tcPr>
          <w:p w14:paraId="35FE62A5" w14:textId="77777777" w:rsidR="007F156B" w:rsidRPr="003F1563" w:rsidRDefault="007F156B" w:rsidP="009B0783">
            <w:pPr>
              <w:pStyle w:val="GOSTTablenorm"/>
              <w:rPr>
                <w:ins w:id="9578" w:author="Сатлер Марина Викторовна" w:date="2025-11-12T15:10:00Z"/>
                <w:szCs w:val="22"/>
              </w:rPr>
            </w:pPr>
            <w:ins w:id="9579" w:author="Сатлер Марина Викторовна" w:date="2025-11-12T15:10:00Z">
              <w:r w:rsidRPr="003F1563">
                <w:rPr>
                  <w:szCs w:val="22"/>
                </w:rPr>
                <w:t>Да</w:t>
              </w:r>
            </w:ins>
          </w:p>
        </w:tc>
        <w:tc>
          <w:tcPr>
            <w:tcW w:w="285" w:type="pct"/>
          </w:tcPr>
          <w:p w14:paraId="7B1B156D" w14:textId="77777777" w:rsidR="007F156B" w:rsidRPr="003F1563" w:rsidRDefault="007F156B" w:rsidP="009B0783">
            <w:pPr>
              <w:pStyle w:val="GOSTTablenorm"/>
              <w:rPr>
                <w:ins w:id="9580" w:author="Сатлер Марина Викторовна" w:date="2025-11-12T15:10:00Z"/>
                <w:szCs w:val="22"/>
              </w:rPr>
            </w:pPr>
            <w:ins w:id="9581" w:author="Сатлер Марина Викторовна" w:date="2025-11-12T15:10:00Z">
              <w:r>
                <w:rPr>
                  <w:szCs w:val="22"/>
                </w:rPr>
                <w:t>=</w:t>
              </w:r>
              <w:r w:rsidRPr="003F1563">
                <w:rPr>
                  <w:szCs w:val="22"/>
                </w:rPr>
                <w:t>4</w:t>
              </w:r>
            </w:ins>
          </w:p>
        </w:tc>
        <w:tc>
          <w:tcPr>
            <w:tcW w:w="2080" w:type="pct"/>
          </w:tcPr>
          <w:p w14:paraId="30363E6E" w14:textId="77777777" w:rsidR="00D47AC9" w:rsidRDefault="00D47AC9" w:rsidP="009B0783">
            <w:pPr>
              <w:pStyle w:val="GOSTTablenorm"/>
              <w:rPr>
                <w:ins w:id="9582" w:author="Сатлер Марина Викторовна" w:date="2025-11-12T15:17:00Z"/>
                <w:shd w:val="clear" w:color="auto" w:fill="FFFFFF"/>
              </w:rPr>
            </w:pPr>
            <w:ins w:id="9583" w:author="Сатлер Марина Викторовна" w:date="2025-11-12T15:17:00Z">
              <w:r>
                <w:rPr>
                  <w:shd w:val="clear" w:color="auto" w:fill="FFFFFF"/>
                </w:rPr>
                <w:t>Субъект учета.</w:t>
              </w:r>
            </w:ins>
          </w:p>
          <w:p w14:paraId="5911ED5C" w14:textId="0B9D64F2" w:rsidR="007F156B" w:rsidRPr="003F1563" w:rsidRDefault="00D47AC9" w:rsidP="009B0783">
            <w:pPr>
              <w:pStyle w:val="GOSTTablenorm"/>
              <w:rPr>
                <w:ins w:id="9584" w:author="Сатлер Марина Викторовна" w:date="2025-11-12T15:10:00Z"/>
                <w:szCs w:val="22"/>
              </w:rPr>
            </w:pPr>
            <w:ins w:id="9585" w:author="Сатлер Марина Викторовна" w:date="2025-11-12T15:17:00Z">
              <w:r w:rsidRPr="00D47AC9">
                <w:rPr>
                  <w:shd w:val="clear" w:color="auto" w:fill="FFFFFF"/>
                </w:rPr>
                <w:t>Указывается код ТОФК /ЦС по учету, в котором проводилась операция</w:t>
              </w:r>
            </w:ins>
          </w:p>
        </w:tc>
      </w:tr>
      <w:tr w:rsidR="007F156B" w:rsidRPr="003F1563" w14:paraId="0EC82628" w14:textId="77777777" w:rsidTr="00F82EFA">
        <w:trPr>
          <w:ins w:id="9586" w:author="Сатлер Марина Викторовна" w:date="2025-11-12T15:10:00Z"/>
        </w:trPr>
        <w:tc>
          <w:tcPr>
            <w:tcW w:w="1100" w:type="pct"/>
          </w:tcPr>
          <w:p w14:paraId="65726E7A" w14:textId="2C05C360" w:rsidR="007F156B" w:rsidRPr="003F1563" w:rsidRDefault="007F156B" w:rsidP="009B0783">
            <w:pPr>
              <w:pStyle w:val="GOSTTablenorm"/>
              <w:rPr>
                <w:ins w:id="9587" w:author="Сатлер Марина Викторовна" w:date="2025-11-12T15:10:00Z"/>
                <w:szCs w:val="22"/>
              </w:rPr>
            </w:pPr>
            <w:ins w:id="9588" w:author="Сатлер Марина Викторовна" w:date="2025-11-12T15:10:00Z">
              <w:r>
                <w:rPr>
                  <w:shd w:val="clear" w:color="auto" w:fill="FFFFFF"/>
                </w:rPr>
                <w:t>Глобальный идентификатор документа</w:t>
              </w:r>
            </w:ins>
          </w:p>
        </w:tc>
        <w:tc>
          <w:tcPr>
            <w:tcW w:w="750" w:type="pct"/>
          </w:tcPr>
          <w:p w14:paraId="720525F2" w14:textId="77777777" w:rsidR="007F156B" w:rsidRPr="003F1563" w:rsidRDefault="007F156B" w:rsidP="009B0783">
            <w:pPr>
              <w:pStyle w:val="GOSTTablenorm"/>
              <w:rPr>
                <w:ins w:id="9589" w:author="Сатлер Марина Викторовна" w:date="2025-11-12T15:10:00Z"/>
                <w:szCs w:val="22"/>
              </w:rPr>
            </w:pPr>
            <w:ins w:id="9590" w:author="Сатлер Марина Викторовна" w:date="2025-11-12T15:10:00Z">
              <w:r>
                <w:rPr>
                  <w:shd w:val="clear" w:color="auto" w:fill="FFFFFF"/>
                </w:rPr>
                <w:t>DocGuid</w:t>
              </w:r>
            </w:ins>
          </w:p>
        </w:tc>
        <w:tc>
          <w:tcPr>
            <w:tcW w:w="500" w:type="pct"/>
          </w:tcPr>
          <w:p w14:paraId="4A8D96C5" w14:textId="77777777" w:rsidR="007F156B" w:rsidRPr="003F1563" w:rsidRDefault="007F156B" w:rsidP="009B0783">
            <w:pPr>
              <w:pStyle w:val="GOSTTablenorm"/>
              <w:rPr>
                <w:ins w:id="9591" w:author="Сатлер Марина Викторовна" w:date="2025-11-12T15:10:00Z"/>
                <w:szCs w:val="22"/>
              </w:rPr>
            </w:pPr>
            <w:ins w:id="9592" w:author="Сатлер Марина Викторовна" w:date="2025-11-12T15:10:00Z">
              <w:r>
                <w:rPr>
                  <w:shd w:val="clear" w:color="auto" w:fill="FFFFFF"/>
                </w:rPr>
                <w:t>GUID</w:t>
              </w:r>
            </w:ins>
          </w:p>
        </w:tc>
        <w:tc>
          <w:tcPr>
            <w:tcW w:w="285" w:type="pct"/>
          </w:tcPr>
          <w:p w14:paraId="34DDE619" w14:textId="77777777" w:rsidR="007F156B" w:rsidRPr="003F1563" w:rsidRDefault="007F156B" w:rsidP="009B0783">
            <w:pPr>
              <w:pStyle w:val="GOSTTablenorm"/>
              <w:rPr>
                <w:ins w:id="9593" w:author="Сатлер Марина Викторовна" w:date="2025-11-12T15:10:00Z"/>
                <w:szCs w:val="22"/>
              </w:rPr>
            </w:pPr>
            <w:ins w:id="9594" w:author="Сатлер Марина Викторовна" w:date="2025-11-12T15:10:00Z">
              <w:r w:rsidRPr="003F1563">
                <w:rPr>
                  <w:szCs w:val="22"/>
                </w:rPr>
                <w:t>Да</w:t>
              </w:r>
            </w:ins>
          </w:p>
        </w:tc>
        <w:tc>
          <w:tcPr>
            <w:tcW w:w="285" w:type="pct"/>
          </w:tcPr>
          <w:p w14:paraId="3FD12174" w14:textId="77777777" w:rsidR="007F156B" w:rsidRPr="003F1563" w:rsidRDefault="007F156B" w:rsidP="009B0783">
            <w:pPr>
              <w:pStyle w:val="GOSTTablenorm"/>
              <w:rPr>
                <w:ins w:id="9595" w:author="Сатлер Марина Викторовна" w:date="2025-11-12T15:10:00Z"/>
                <w:szCs w:val="22"/>
              </w:rPr>
            </w:pPr>
            <w:ins w:id="9596" w:author="Сатлер Марина Викторовна" w:date="2025-11-12T15:10:00Z">
              <w:r>
                <w:rPr>
                  <w:szCs w:val="22"/>
                </w:rPr>
                <w:t>=36</w:t>
              </w:r>
            </w:ins>
          </w:p>
        </w:tc>
        <w:tc>
          <w:tcPr>
            <w:tcW w:w="2080" w:type="pct"/>
          </w:tcPr>
          <w:p w14:paraId="54FD26D9" w14:textId="6939BD17" w:rsidR="007F156B" w:rsidRPr="003F1563" w:rsidRDefault="007F156B" w:rsidP="009B0783">
            <w:pPr>
              <w:pStyle w:val="GOSTTablenorm"/>
              <w:rPr>
                <w:ins w:id="9597" w:author="Сатлер Марина Викторовна" w:date="2025-11-12T15:10:00Z"/>
                <w:szCs w:val="22"/>
              </w:rPr>
            </w:pPr>
            <w:ins w:id="9598" w:author="Сатлер Марина Викторовна" w:date="2025-11-12T15:10:00Z">
              <w:r>
                <w:rPr>
                  <w:shd w:val="clear" w:color="auto" w:fill="FFFFFF"/>
                </w:rPr>
                <w:t>Указывается идентификатор документа (тип данных = GUID, размерность =36), сформированного по результатам отработки запроса (Бухгалтерская справка (ф. 0504833) с типом «</w:t>
              </w:r>
            </w:ins>
            <w:ins w:id="9599" w:author="Сатлер Марина Викторовна" w:date="2025-11-12T15:18:00Z">
              <w:r w:rsidR="00D47AC9" w:rsidRPr="00D47AC9">
                <w:rPr>
                  <w:shd w:val="clear" w:color="auto" w:fill="FFFFFF"/>
                </w:rPr>
                <w:t>БСЕ</w:t>
              </w:r>
            </w:ins>
            <w:ins w:id="9600" w:author="Сатлер Марина Викторовна" w:date="2025-11-12T15:10:00Z">
              <w:r>
                <w:rPr>
                  <w:shd w:val="clear" w:color="auto" w:fill="FFFFFF"/>
                </w:rPr>
                <w:t>»))</w:t>
              </w:r>
            </w:ins>
          </w:p>
        </w:tc>
      </w:tr>
      <w:tr w:rsidR="007F156B" w:rsidRPr="003F1563" w14:paraId="391D777C" w14:textId="77777777" w:rsidTr="00F82EFA">
        <w:trPr>
          <w:ins w:id="9601" w:author="Сатлер Марина Викторовна" w:date="2025-11-12T15:10:00Z"/>
        </w:trPr>
        <w:tc>
          <w:tcPr>
            <w:tcW w:w="1100" w:type="pct"/>
          </w:tcPr>
          <w:p w14:paraId="2F6C7F69" w14:textId="77777777" w:rsidR="007F156B" w:rsidRPr="003F1563" w:rsidRDefault="007F156B" w:rsidP="009B0783">
            <w:pPr>
              <w:pStyle w:val="GOSTTablenorm"/>
              <w:rPr>
                <w:ins w:id="9602" w:author="Сатлер Марина Викторовна" w:date="2025-11-12T15:10:00Z"/>
                <w:szCs w:val="22"/>
              </w:rPr>
            </w:pPr>
            <w:ins w:id="9603" w:author="Сатлер Марина Викторовна" w:date="2025-11-12T15:10:00Z">
              <w:r>
                <w:rPr>
                  <w:shd w:val="clear" w:color="auto" w:fill="FFFFFF"/>
                </w:rPr>
                <w:t>Тип документа</w:t>
              </w:r>
            </w:ins>
          </w:p>
        </w:tc>
        <w:tc>
          <w:tcPr>
            <w:tcW w:w="750" w:type="pct"/>
          </w:tcPr>
          <w:p w14:paraId="70609F6E" w14:textId="77777777" w:rsidR="007F156B" w:rsidRPr="003F1563" w:rsidRDefault="007F156B" w:rsidP="009B0783">
            <w:pPr>
              <w:pStyle w:val="GOSTTablenorm"/>
              <w:rPr>
                <w:ins w:id="9604" w:author="Сатлер Марина Викторовна" w:date="2025-11-12T15:10:00Z"/>
                <w:szCs w:val="22"/>
              </w:rPr>
            </w:pPr>
            <w:ins w:id="9605" w:author="Сатлер Марина Викторовна" w:date="2025-11-12T15:10:00Z">
              <w:r>
                <w:rPr>
                  <w:shd w:val="clear" w:color="auto" w:fill="FFFFFF"/>
                </w:rPr>
                <w:t>TypeDoc</w:t>
              </w:r>
            </w:ins>
          </w:p>
        </w:tc>
        <w:tc>
          <w:tcPr>
            <w:tcW w:w="500" w:type="pct"/>
          </w:tcPr>
          <w:p w14:paraId="45D13952" w14:textId="77777777" w:rsidR="007F156B" w:rsidRPr="003F1563" w:rsidRDefault="007F156B" w:rsidP="009B0783">
            <w:pPr>
              <w:pStyle w:val="GOSTTablenorm"/>
              <w:rPr>
                <w:ins w:id="9606" w:author="Сатлер Марина Викторовна" w:date="2025-11-12T15:10:00Z"/>
                <w:szCs w:val="22"/>
              </w:rPr>
            </w:pPr>
            <w:ins w:id="9607" w:author="Сатлер Марина Викторовна" w:date="2025-11-12T15:10:00Z">
              <w:r w:rsidRPr="003F1563">
                <w:rPr>
                  <w:szCs w:val="22"/>
                </w:rPr>
                <w:t>Строка</w:t>
              </w:r>
            </w:ins>
          </w:p>
        </w:tc>
        <w:tc>
          <w:tcPr>
            <w:tcW w:w="285" w:type="pct"/>
          </w:tcPr>
          <w:p w14:paraId="0690CA19" w14:textId="77777777" w:rsidR="007F156B" w:rsidRPr="003F1563" w:rsidRDefault="007F156B" w:rsidP="009B0783">
            <w:pPr>
              <w:pStyle w:val="GOSTTablenorm"/>
              <w:rPr>
                <w:ins w:id="9608" w:author="Сатлер Марина Викторовна" w:date="2025-11-12T15:10:00Z"/>
                <w:szCs w:val="22"/>
              </w:rPr>
            </w:pPr>
            <w:ins w:id="9609" w:author="Сатлер Марина Викторовна" w:date="2025-11-12T15:10:00Z">
              <w:r w:rsidRPr="003F1563">
                <w:rPr>
                  <w:szCs w:val="22"/>
                </w:rPr>
                <w:t>Да</w:t>
              </w:r>
            </w:ins>
          </w:p>
        </w:tc>
        <w:tc>
          <w:tcPr>
            <w:tcW w:w="285" w:type="pct"/>
          </w:tcPr>
          <w:p w14:paraId="7BA5C33F" w14:textId="77777777" w:rsidR="007F156B" w:rsidRPr="003F1563" w:rsidRDefault="007F156B" w:rsidP="009B0783">
            <w:pPr>
              <w:pStyle w:val="GOSTTablenorm"/>
              <w:rPr>
                <w:ins w:id="9610" w:author="Сатлер Марина Викторовна" w:date="2025-11-12T15:10:00Z"/>
                <w:szCs w:val="22"/>
              </w:rPr>
            </w:pPr>
            <w:ins w:id="9611" w:author="Сатлер Марина Викторовна" w:date="2025-11-12T15:10:00Z">
              <w:r w:rsidRPr="003F1563">
                <w:rPr>
                  <w:szCs w:val="22"/>
                </w:rPr>
                <w:t>=3</w:t>
              </w:r>
            </w:ins>
          </w:p>
        </w:tc>
        <w:tc>
          <w:tcPr>
            <w:tcW w:w="2080" w:type="pct"/>
          </w:tcPr>
          <w:p w14:paraId="2140417F" w14:textId="19909E4F" w:rsidR="007F156B" w:rsidRPr="003F1563" w:rsidRDefault="007F156B" w:rsidP="009B0783">
            <w:pPr>
              <w:pStyle w:val="GOSTTablenorm"/>
              <w:rPr>
                <w:ins w:id="9612" w:author="Сатлер Марина Викторовна" w:date="2025-11-12T15:10:00Z"/>
                <w:szCs w:val="22"/>
              </w:rPr>
            </w:pPr>
            <w:ins w:id="9613" w:author="Сатлер Марина Викторовна" w:date="2025-11-12T15:10:00Z">
              <w:r>
                <w:rPr>
                  <w:shd w:val="clear" w:color="auto" w:fill="FFFFFF"/>
                </w:rPr>
                <w:t>Указывается значение «</w:t>
              </w:r>
            </w:ins>
            <w:ins w:id="9614" w:author="Сатлер Марина Викторовна" w:date="2025-11-12T15:18:00Z">
              <w:r w:rsidR="00D47AC9" w:rsidRPr="00D47AC9">
                <w:rPr>
                  <w:shd w:val="clear" w:color="auto" w:fill="FFFFFF"/>
                </w:rPr>
                <w:t>БСЕ</w:t>
              </w:r>
            </w:ins>
            <w:ins w:id="9615" w:author="Сатлер Марина Викторовна" w:date="2025-11-12T15:10:00Z">
              <w:r>
                <w:rPr>
                  <w:shd w:val="clear" w:color="auto" w:fill="FFFFFF"/>
                </w:rPr>
                <w:t>»</w:t>
              </w:r>
            </w:ins>
          </w:p>
        </w:tc>
      </w:tr>
      <w:tr w:rsidR="007F156B" w:rsidRPr="003F1563" w14:paraId="586B319A" w14:textId="77777777" w:rsidTr="00F82EFA">
        <w:trPr>
          <w:ins w:id="9616" w:author="Сатлер Марина Викторовна" w:date="2025-11-12T15:10:00Z"/>
        </w:trPr>
        <w:tc>
          <w:tcPr>
            <w:tcW w:w="1100" w:type="pct"/>
          </w:tcPr>
          <w:p w14:paraId="3A7D9B6D" w14:textId="77777777" w:rsidR="007F156B" w:rsidRPr="003F1563" w:rsidRDefault="007F156B" w:rsidP="009B0783">
            <w:pPr>
              <w:pStyle w:val="GOSTTablenorm"/>
              <w:rPr>
                <w:ins w:id="9617" w:author="Сатлер Марина Викторовна" w:date="2025-11-12T15:10:00Z"/>
                <w:szCs w:val="22"/>
              </w:rPr>
            </w:pPr>
            <w:ins w:id="9618" w:author="Сатлер Марина Викторовна" w:date="2025-11-12T15:10:00Z">
              <w:r>
                <w:rPr>
                  <w:shd w:val="clear" w:color="auto" w:fill="FFFFFF"/>
                </w:rPr>
                <w:t>Наименование документа</w:t>
              </w:r>
            </w:ins>
          </w:p>
        </w:tc>
        <w:tc>
          <w:tcPr>
            <w:tcW w:w="750" w:type="pct"/>
          </w:tcPr>
          <w:p w14:paraId="7FC07418" w14:textId="77777777" w:rsidR="007F156B" w:rsidRPr="003F1563" w:rsidRDefault="007F156B" w:rsidP="009B0783">
            <w:pPr>
              <w:pStyle w:val="GOSTTablenorm"/>
              <w:rPr>
                <w:ins w:id="9619" w:author="Сатлер Марина Викторовна" w:date="2025-11-12T15:10:00Z"/>
                <w:szCs w:val="22"/>
              </w:rPr>
            </w:pPr>
            <w:ins w:id="9620" w:author="Сатлер Марина Викторовна" w:date="2025-11-12T15:10:00Z">
              <w:r>
                <w:rPr>
                  <w:shd w:val="clear" w:color="auto" w:fill="FFFFFF"/>
                </w:rPr>
                <w:t>NameDoc</w:t>
              </w:r>
            </w:ins>
          </w:p>
        </w:tc>
        <w:tc>
          <w:tcPr>
            <w:tcW w:w="500" w:type="pct"/>
          </w:tcPr>
          <w:p w14:paraId="1532B236" w14:textId="77777777" w:rsidR="007F156B" w:rsidRPr="003F1563" w:rsidRDefault="007F156B" w:rsidP="009B0783">
            <w:pPr>
              <w:pStyle w:val="GOSTTablenorm"/>
              <w:rPr>
                <w:ins w:id="9621" w:author="Сатлер Марина Викторовна" w:date="2025-11-12T15:10:00Z"/>
                <w:szCs w:val="22"/>
              </w:rPr>
            </w:pPr>
            <w:ins w:id="9622" w:author="Сатлер Марина Викторовна" w:date="2025-11-12T15:10:00Z">
              <w:r w:rsidRPr="003F1563">
                <w:rPr>
                  <w:szCs w:val="22"/>
                </w:rPr>
                <w:t>Строка</w:t>
              </w:r>
            </w:ins>
          </w:p>
        </w:tc>
        <w:tc>
          <w:tcPr>
            <w:tcW w:w="285" w:type="pct"/>
          </w:tcPr>
          <w:p w14:paraId="54EB6DE6" w14:textId="77777777" w:rsidR="007F156B" w:rsidRPr="003F1563" w:rsidRDefault="007F156B" w:rsidP="009B0783">
            <w:pPr>
              <w:pStyle w:val="GOSTTablenorm"/>
              <w:rPr>
                <w:ins w:id="9623" w:author="Сатлер Марина Викторовна" w:date="2025-11-12T15:10:00Z"/>
                <w:szCs w:val="22"/>
              </w:rPr>
            </w:pPr>
            <w:ins w:id="9624" w:author="Сатлер Марина Викторовна" w:date="2025-11-12T15:10:00Z">
              <w:r w:rsidRPr="003F1563">
                <w:rPr>
                  <w:szCs w:val="22"/>
                </w:rPr>
                <w:t>Да</w:t>
              </w:r>
            </w:ins>
          </w:p>
        </w:tc>
        <w:tc>
          <w:tcPr>
            <w:tcW w:w="285" w:type="pct"/>
          </w:tcPr>
          <w:p w14:paraId="66E3F7CE" w14:textId="77777777" w:rsidR="007F156B" w:rsidRPr="003F1563" w:rsidRDefault="007F156B" w:rsidP="009B0783">
            <w:pPr>
              <w:pStyle w:val="GOSTTablenorm"/>
              <w:rPr>
                <w:ins w:id="9625" w:author="Сатлер Марина Викторовна" w:date="2025-11-12T15:10:00Z"/>
                <w:szCs w:val="22"/>
              </w:rPr>
            </w:pPr>
            <w:ins w:id="9626" w:author="Сатлер Марина Викторовна" w:date="2025-11-12T15:10:00Z">
              <w:r>
                <w:rPr>
                  <w:shd w:val="clear" w:color="auto" w:fill="FFFFFF"/>
                </w:rPr>
                <w:t>&lt;=2000</w:t>
              </w:r>
            </w:ins>
          </w:p>
        </w:tc>
        <w:tc>
          <w:tcPr>
            <w:tcW w:w="2080" w:type="pct"/>
          </w:tcPr>
          <w:p w14:paraId="52A67F37" w14:textId="77777777" w:rsidR="007F156B" w:rsidRPr="003F1563" w:rsidRDefault="007F156B" w:rsidP="009B0783">
            <w:pPr>
              <w:pStyle w:val="GOSTTablenorm"/>
              <w:rPr>
                <w:ins w:id="9627" w:author="Сатлер Марина Викторовна" w:date="2025-11-12T15:10:00Z"/>
                <w:szCs w:val="22"/>
              </w:rPr>
            </w:pPr>
            <w:ins w:id="9628" w:author="Сатлер Марина Викторовна" w:date="2025-11-12T15:10:00Z">
              <w:r>
                <w:rPr>
                  <w:shd w:val="clear" w:color="auto" w:fill="FFFFFF"/>
                </w:rPr>
                <w:t>Указывается наименование документа – «Бухгалтерская справка (ф. 0504833)»</w:t>
              </w:r>
            </w:ins>
          </w:p>
        </w:tc>
      </w:tr>
      <w:tr w:rsidR="007F156B" w:rsidRPr="003F1563" w14:paraId="2FA7095F" w14:textId="77777777" w:rsidTr="00F82EFA">
        <w:trPr>
          <w:ins w:id="9629" w:author="Сатлер Марина Викторовна" w:date="2025-11-12T15:10:00Z"/>
        </w:trPr>
        <w:tc>
          <w:tcPr>
            <w:tcW w:w="1100" w:type="pct"/>
          </w:tcPr>
          <w:p w14:paraId="235ACBDF" w14:textId="77777777" w:rsidR="007F156B" w:rsidRPr="003F1563" w:rsidRDefault="007F156B" w:rsidP="009B0783">
            <w:pPr>
              <w:pStyle w:val="GOSTTablenorm"/>
              <w:rPr>
                <w:ins w:id="9630" w:author="Сатлер Марина Викторовна" w:date="2025-11-12T15:10:00Z"/>
                <w:szCs w:val="22"/>
              </w:rPr>
            </w:pPr>
            <w:ins w:id="9631" w:author="Сатлер Марина Викторовна" w:date="2025-11-12T15:10:00Z">
              <w:r>
                <w:rPr>
                  <w:shd w:val="clear" w:color="auto" w:fill="FFFFFF"/>
                </w:rPr>
                <w:t>Номер документа</w:t>
              </w:r>
            </w:ins>
          </w:p>
        </w:tc>
        <w:tc>
          <w:tcPr>
            <w:tcW w:w="750" w:type="pct"/>
          </w:tcPr>
          <w:p w14:paraId="6D4BE534" w14:textId="77777777" w:rsidR="007F156B" w:rsidRPr="003F1563" w:rsidRDefault="007F156B" w:rsidP="009B0783">
            <w:pPr>
              <w:pStyle w:val="GOSTTablenorm"/>
              <w:rPr>
                <w:ins w:id="9632" w:author="Сатлер Марина Викторовна" w:date="2025-11-12T15:10:00Z"/>
                <w:szCs w:val="22"/>
              </w:rPr>
            </w:pPr>
            <w:ins w:id="9633" w:author="Сатлер Марина Викторовна" w:date="2025-11-12T15:10:00Z">
              <w:r>
                <w:rPr>
                  <w:shd w:val="clear" w:color="auto" w:fill="FFFFFF"/>
                </w:rPr>
                <w:t>DocNumber</w:t>
              </w:r>
            </w:ins>
          </w:p>
        </w:tc>
        <w:tc>
          <w:tcPr>
            <w:tcW w:w="500" w:type="pct"/>
          </w:tcPr>
          <w:p w14:paraId="13A4E8C4" w14:textId="77777777" w:rsidR="007F156B" w:rsidRPr="003F1563" w:rsidRDefault="007F156B" w:rsidP="009B0783">
            <w:pPr>
              <w:pStyle w:val="GOSTTablenorm"/>
              <w:rPr>
                <w:ins w:id="9634" w:author="Сатлер Марина Викторовна" w:date="2025-11-12T15:10:00Z"/>
                <w:szCs w:val="22"/>
              </w:rPr>
            </w:pPr>
            <w:ins w:id="9635" w:author="Сатлер Марина Викторовна" w:date="2025-11-12T15:10:00Z">
              <w:r>
                <w:rPr>
                  <w:shd w:val="clear" w:color="auto" w:fill="FFFFFF"/>
                </w:rPr>
                <w:t>Строка</w:t>
              </w:r>
            </w:ins>
          </w:p>
        </w:tc>
        <w:tc>
          <w:tcPr>
            <w:tcW w:w="285" w:type="pct"/>
          </w:tcPr>
          <w:p w14:paraId="388257D5" w14:textId="77777777" w:rsidR="007F156B" w:rsidRPr="003F1563" w:rsidRDefault="007F156B" w:rsidP="009B0783">
            <w:pPr>
              <w:pStyle w:val="GOSTTablenorm"/>
              <w:rPr>
                <w:ins w:id="9636" w:author="Сатлер Марина Викторовна" w:date="2025-11-12T15:10:00Z"/>
                <w:szCs w:val="22"/>
              </w:rPr>
            </w:pPr>
            <w:ins w:id="9637" w:author="Сатлер Марина Викторовна" w:date="2025-11-12T15:10:00Z">
              <w:r w:rsidRPr="003F1563">
                <w:rPr>
                  <w:szCs w:val="22"/>
                </w:rPr>
                <w:t>Да</w:t>
              </w:r>
            </w:ins>
          </w:p>
        </w:tc>
        <w:tc>
          <w:tcPr>
            <w:tcW w:w="285" w:type="pct"/>
          </w:tcPr>
          <w:p w14:paraId="7B705BCB" w14:textId="77777777" w:rsidR="007F156B" w:rsidRPr="003F1563" w:rsidRDefault="007F156B" w:rsidP="009B0783">
            <w:pPr>
              <w:pStyle w:val="GOSTTablenorm"/>
              <w:rPr>
                <w:ins w:id="9638" w:author="Сатлер Марина Викторовна" w:date="2025-11-12T15:10:00Z"/>
                <w:szCs w:val="22"/>
              </w:rPr>
            </w:pPr>
            <w:ins w:id="9639" w:author="Сатлер Марина Викторовна" w:date="2025-11-12T15:10:00Z">
              <w:r>
                <w:rPr>
                  <w:shd w:val="clear" w:color="auto" w:fill="FFFFFF"/>
                </w:rPr>
                <w:t>&lt;=100</w:t>
              </w:r>
            </w:ins>
          </w:p>
        </w:tc>
        <w:tc>
          <w:tcPr>
            <w:tcW w:w="2080" w:type="pct"/>
          </w:tcPr>
          <w:p w14:paraId="207E7DA6" w14:textId="77777777" w:rsidR="007F156B" w:rsidRPr="003F1563" w:rsidRDefault="007F156B" w:rsidP="009B0783">
            <w:pPr>
              <w:pStyle w:val="GOSTTablenorm"/>
              <w:rPr>
                <w:ins w:id="9640" w:author="Сатлер Марина Викторовна" w:date="2025-11-12T15:10:00Z"/>
                <w:szCs w:val="22"/>
              </w:rPr>
            </w:pPr>
            <w:ins w:id="9641" w:author="Сатлер Марина Викторовна" w:date="2025-11-12T15:10:00Z">
              <w:r>
                <w:rPr>
                  <w:shd w:val="clear" w:color="auto" w:fill="FFFFFF"/>
                </w:rPr>
                <w:t>Указывается номер документа</w:t>
              </w:r>
            </w:ins>
          </w:p>
        </w:tc>
      </w:tr>
      <w:tr w:rsidR="007F156B" w:rsidRPr="003F1563" w14:paraId="78EE1CE4" w14:textId="77777777" w:rsidTr="00F82EFA">
        <w:trPr>
          <w:ins w:id="9642" w:author="Сатлер Марина Викторовна" w:date="2025-11-12T15:10:00Z"/>
        </w:trPr>
        <w:tc>
          <w:tcPr>
            <w:tcW w:w="1100" w:type="pct"/>
          </w:tcPr>
          <w:p w14:paraId="361F409A" w14:textId="77777777" w:rsidR="007F156B" w:rsidRPr="006F7E3A" w:rsidRDefault="007F156B" w:rsidP="009B0783">
            <w:pPr>
              <w:pStyle w:val="GOSTTablenorm"/>
              <w:rPr>
                <w:ins w:id="9643" w:author="Сатлер Марина Викторовна" w:date="2025-11-12T15:10:00Z"/>
                <w:rFonts w:asciiTheme="minorHAnsi" w:hAnsiTheme="minorHAnsi"/>
              </w:rPr>
            </w:pPr>
            <w:ins w:id="9644" w:author="Сатлер Марина Викторовна" w:date="2025-11-12T15:10:00Z">
              <w:r>
                <w:t>Дата документа</w:t>
              </w:r>
            </w:ins>
          </w:p>
        </w:tc>
        <w:tc>
          <w:tcPr>
            <w:tcW w:w="750" w:type="pct"/>
          </w:tcPr>
          <w:p w14:paraId="67FE2B89" w14:textId="77777777" w:rsidR="007F156B" w:rsidRPr="003F1563" w:rsidRDefault="007F156B" w:rsidP="009B0783">
            <w:pPr>
              <w:pStyle w:val="GOSTTablenorm"/>
              <w:rPr>
                <w:ins w:id="9645" w:author="Сатлер Марина Викторовна" w:date="2025-11-12T15:10:00Z"/>
                <w:szCs w:val="22"/>
              </w:rPr>
            </w:pPr>
            <w:ins w:id="9646" w:author="Сатлер Марина Викторовна" w:date="2025-11-12T15:10:00Z">
              <w:r>
                <w:rPr>
                  <w:shd w:val="clear" w:color="auto" w:fill="FFFFFF"/>
                </w:rPr>
                <w:t>DocDate</w:t>
              </w:r>
            </w:ins>
          </w:p>
        </w:tc>
        <w:tc>
          <w:tcPr>
            <w:tcW w:w="500" w:type="pct"/>
          </w:tcPr>
          <w:p w14:paraId="1CD90D93" w14:textId="77777777" w:rsidR="007F156B" w:rsidRPr="003F1563" w:rsidRDefault="007F156B" w:rsidP="009B0783">
            <w:pPr>
              <w:pStyle w:val="GOSTTablenorm"/>
              <w:rPr>
                <w:ins w:id="9647" w:author="Сатлер Марина Викторовна" w:date="2025-11-12T15:10:00Z"/>
                <w:szCs w:val="22"/>
              </w:rPr>
            </w:pPr>
            <w:ins w:id="9648" w:author="Сатлер Марина Викторовна" w:date="2025-11-12T15:10:00Z">
              <w:r>
                <w:rPr>
                  <w:shd w:val="clear" w:color="auto" w:fill="FFFFFF"/>
                </w:rPr>
                <w:t>Дата</w:t>
              </w:r>
            </w:ins>
          </w:p>
        </w:tc>
        <w:tc>
          <w:tcPr>
            <w:tcW w:w="285" w:type="pct"/>
          </w:tcPr>
          <w:p w14:paraId="4DEA7BF8" w14:textId="77777777" w:rsidR="007F156B" w:rsidRPr="003F1563" w:rsidRDefault="007F156B" w:rsidP="009B0783">
            <w:pPr>
              <w:pStyle w:val="GOSTTablenorm"/>
              <w:rPr>
                <w:ins w:id="9649" w:author="Сатлер Марина Викторовна" w:date="2025-11-12T15:10:00Z"/>
                <w:szCs w:val="22"/>
              </w:rPr>
            </w:pPr>
            <w:ins w:id="9650" w:author="Сатлер Марина Викторовна" w:date="2025-11-12T15:10:00Z">
              <w:r w:rsidRPr="003F1563">
                <w:rPr>
                  <w:szCs w:val="22"/>
                </w:rPr>
                <w:t>Да</w:t>
              </w:r>
            </w:ins>
          </w:p>
        </w:tc>
        <w:tc>
          <w:tcPr>
            <w:tcW w:w="285" w:type="pct"/>
          </w:tcPr>
          <w:p w14:paraId="37A2C272" w14:textId="77777777" w:rsidR="007F156B" w:rsidRPr="00C75A4E" w:rsidRDefault="007F156B" w:rsidP="009B0783">
            <w:pPr>
              <w:pStyle w:val="GOSTTablenorm"/>
              <w:rPr>
                <w:ins w:id="9651" w:author="Сатлер Марина Викторовна" w:date="2025-11-12T15:10:00Z"/>
                <w:szCs w:val="22"/>
                <w:lang w:val="en-US"/>
              </w:rPr>
            </w:pPr>
          </w:p>
        </w:tc>
        <w:tc>
          <w:tcPr>
            <w:tcW w:w="2080" w:type="pct"/>
          </w:tcPr>
          <w:p w14:paraId="7A0A51B9" w14:textId="77777777" w:rsidR="007F156B" w:rsidRPr="003F1563" w:rsidRDefault="007F156B" w:rsidP="009B0783">
            <w:pPr>
              <w:pStyle w:val="GOSTTablenorm"/>
              <w:rPr>
                <w:ins w:id="9652" w:author="Сатлер Марина Викторовна" w:date="2025-11-12T15:10:00Z"/>
                <w:szCs w:val="22"/>
              </w:rPr>
            </w:pPr>
            <w:ins w:id="9653" w:author="Сатлер Марина Викторовна" w:date="2025-11-12T15:10:00Z">
              <w:r>
                <w:rPr>
                  <w:shd w:val="clear" w:color="auto" w:fill="FFFFFF"/>
                </w:rPr>
                <w:t>Указывается дата документа в формате YYYY-MM-DD</w:t>
              </w:r>
            </w:ins>
          </w:p>
        </w:tc>
      </w:tr>
      <w:tr w:rsidR="007F156B" w:rsidRPr="003F1563" w14:paraId="547334B1" w14:textId="77777777" w:rsidTr="00F82EFA">
        <w:trPr>
          <w:ins w:id="9654" w:author="Сатлер Марина Викторовна" w:date="2025-11-12T15:10:00Z"/>
        </w:trPr>
        <w:tc>
          <w:tcPr>
            <w:tcW w:w="1100" w:type="pct"/>
          </w:tcPr>
          <w:p w14:paraId="61D74C3D" w14:textId="77777777" w:rsidR="007F156B" w:rsidRPr="003F1563" w:rsidRDefault="007F156B" w:rsidP="009B0783">
            <w:pPr>
              <w:pStyle w:val="GOSTTablenorm"/>
              <w:rPr>
                <w:ins w:id="9655" w:author="Сатлер Марина Викторовна" w:date="2025-11-12T15:10:00Z"/>
                <w:szCs w:val="22"/>
              </w:rPr>
            </w:pPr>
            <w:ins w:id="9656" w:author="Сатлер Марина Викторовна" w:date="2025-11-12T15:10:00Z">
              <w:r>
                <w:rPr>
                  <w:shd w:val="clear" w:color="auto" w:fill="FFFFFF"/>
                </w:rPr>
                <w:t>Дата отражения операции в учете</w:t>
              </w:r>
            </w:ins>
          </w:p>
        </w:tc>
        <w:tc>
          <w:tcPr>
            <w:tcW w:w="750" w:type="pct"/>
          </w:tcPr>
          <w:p w14:paraId="1B94B247" w14:textId="77777777" w:rsidR="007F156B" w:rsidRPr="003F1563" w:rsidRDefault="007F156B" w:rsidP="009B0783">
            <w:pPr>
              <w:pStyle w:val="GOSTTablenorm"/>
              <w:rPr>
                <w:ins w:id="9657" w:author="Сатлер Марина Викторовна" w:date="2025-11-12T15:10:00Z"/>
                <w:szCs w:val="22"/>
              </w:rPr>
            </w:pPr>
            <w:ins w:id="9658" w:author="Сатлер Марина Викторовна" w:date="2025-11-12T15:10:00Z">
              <w:r>
                <w:rPr>
                  <w:shd w:val="clear" w:color="auto" w:fill="FFFFFF"/>
                </w:rPr>
                <w:t>SettlementDate</w:t>
              </w:r>
            </w:ins>
          </w:p>
        </w:tc>
        <w:tc>
          <w:tcPr>
            <w:tcW w:w="500" w:type="pct"/>
          </w:tcPr>
          <w:p w14:paraId="328819C5" w14:textId="77777777" w:rsidR="007F156B" w:rsidRPr="003F1563" w:rsidRDefault="007F156B" w:rsidP="009B0783">
            <w:pPr>
              <w:pStyle w:val="GOSTTablenorm"/>
              <w:rPr>
                <w:ins w:id="9659" w:author="Сатлер Марина Викторовна" w:date="2025-11-12T15:10:00Z"/>
                <w:szCs w:val="22"/>
              </w:rPr>
            </w:pPr>
            <w:ins w:id="9660" w:author="Сатлер Марина Викторовна" w:date="2025-11-12T15:10:00Z">
              <w:r>
                <w:rPr>
                  <w:shd w:val="clear" w:color="auto" w:fill="FFFFFF"/>
                </w:rPr>
                <w:t>Дата</w:t>
              </w:r>
            </w:ins>
          </w:p>
        </w:tc>
        <w:tc>
          <w:tcPr>
            <w:tcW w:w="285" w:type="pct"/>
          </w:tcPr>
          <w:p w14:paraId="2A517B73" w14:textId="77777777" w:rsidR="007F156B" w:rsidRPr="003F1563" w:rsidRDefault="007F156B" w:rsidP="009B0783">
            <w:pPr>
              <w:pStyle w:val="GOSTTablenorm"/>
              <w:rPr>
                <w:ins w:id="9661" w:author="Сатлер Марина Викторовна" w:date="2025-11-12T15:10:00Z"/>
                <w:szCs w:val="22"/>
              </w:rPr>
            </w:pPr>
            <w:ins w:id="9662" w:author="Сатлер Марина Викторовна" w:date="2025-11-12T15:10:00Z">
              <w:r w:rsidRPr="003F1563">
                <w:rPr>
                  <w:szCs w:val="22"/>
                </w:rPr>
                <w:t>Да</w:t>
              </w:r>
            </w:ins>
          </w:p>
        </w:tc>
        <w:tc>
          <w:tcPr>
            <w:tcW w:w="285" w:type="pct"/>
          </w:tcPr>
          <w:p w14:paraId="12F9BF4D" w14:textId="77777777" w:rsidR="007F156B" w:rsidRPr="00C75A4E" w:rsidRDefault="007F156B" w:rsidP="009B0783">
            <w:pPr>
              <w:pStyle w:val="GOSTTablenorm"/>
              <w:rPr>
                <w:ins w:id="9663" w:author="Сатлер Марина Викторовна" w:date="2025-11-12T15:10:00Z"/>
                <w:szCs w:val="22"/>
                <w:lang w:val="en-US"/>
              </w:rPr>
            </w:pPr>
          </w:p>
        </w:tc>
        <w:tc>
          <w:tcPr>
            <w:tcW w:w="2080" w:type="pct"/>
          </w:tcPr>
          <w:p w14:paraId="122C9C41" w14:textId="77777777" w:rsidR="007F156B" w:rsidRPr="003F1563" w:rsidRDefault="007F156B" w:rsidP="009B0783">
            <w:pPr>
              <w:pStyle w:val="GOSTTablenorm"/>
              <w:rPr>
                <w:ins w:id="9664" w:author="Сатлер Марина Викторовна" w:date="2025-11-12T15:10:00Z"/>
                <w:szCs w:val="22"/>
              </w:rPr>
            </w:pPr>
            <w:ins w:id="9665" w:author="Сатлер Марина Викторовна" w:date="2025-11-12T15:10:00Z">
              <w:r>
                <w:rPr>
                  <w:shd w:val="clear" w:color="auto" w:fill="FFFFFF"/>
                </w:rPr>
                <w:t>Дата отражения операции в учете, указывается в формате YYYY-MM-DD</w:t>
              </w:r>
            </w:ins>
          </w:p>
        </w:tc>
      </w:tr>
    </w:tbl>
    <w:p w14:paraId="65C7EC20" w14:textId="4DEA80D6" w:rsidR="007F156B" w:rsidRDefault="007F156B" w:rsidP="003262ED">
      <w:pPr>
        <w:pStyle w:val="41"/>
        <w:rPr>
          <w:ins w:id="9666" w:author="Сатлер Марина Викторовна" w:date="2025-11-12T15:19:00Z"/>
        </w:rPr>
      </w:pPr>
      <w:bookmarkStart w:id="9667" w:name="_Toc226556210"/>
      <w:ins w:id="9668" w:author="Сатлер Марина Викторовна" w:date="2025-11-12T15:10:00Z">
        <w:r>
          <w:t>Пример ответа</w:t>
        </w:r>
      </w:ins>
      <w:bookmarkEnd w:id="9667"/>
    </w:p>
    <w:p w14:paraId="60265AC8" w14:textId="02720E83" w:rsidR="00D87AD1" w:rsidRPr="00890A8D" w:rsidRDefault="00D87AD1" w:rsidP="00D87AD1">
      <w:pPr>
        <w:pStyle w:val="GOSTNormal"/>
        <w:rPr>
          <w:ins w:id="9669" w:author="Сатлер Марина Викторовна" w:date="2025-11-12T16:49:00Z"/>
        </w:rPr>
      </w:pPr>
      <w:ins w:id="9670" w:author="Сатлер Марина Викторовна" w:date="2025-11-12T16:49:00Z">
        <w:r w:rsidRPr="00CC6B2E">
          <w:rPr>
            <w:u w:val="single"/>
          </w:rPr>
          <w:t xml:space="preserve">Пример №1: </w:t>
        </w:r>
        <w:r w:rsidRPr="00D87AD1">
          <w:rPr>
            <w:u w:val="single"/>
          </w:rPr>
          <w:t>Закрытие года (заключение счетов) осуществлено успешно</w:t>
        </w:r>
        <w:r w:rsidRPr="00CC6B2E">
          <w:rPr>
            <w:u w:val="single"/>
          </w:rPr>
          <w:t>:</w:t>
        </w:r>
      </w:ins>
    </w:p>
    <w:p w14:paraId="6AC656E3" w14:textId="77777777" w:rsidR="00D87AD1" w:rsidRDefault="00D87AD1" w:rsidP="00D87AD1">
      <w:pPr>
        <w:pStyle w:val="GOSTScript"/>
        <w:rPr>
          <w:ins w:id="9671" w:author="Сатлер Марина Викторовна" w:date="2025-11-12T16:51:00Z"/>
        </w:rPr>
      </w:pPr>
      <w:ins w:id="9672" w:author="Сатлер Марина Викторовна" w:date="2025-11-12T16:51:00Z">
        <w:r>
          <w:t>{</w:t>
        </w:r>
      </w:ins>
    </w:p>
    <w:p w14:paraId="56004105" w14:textId="77777777" w:rsidR="00D87AD1" w:rsidRDefault="00D87AD1" w:rsidP="00D87AD1">
      <w:pPr>
        <w:pStyle w:val="GOSTScript"/>
        <w:rPr>
          <w:ins w:id="9673" w:author="Сатлер Марина Викторовна" w:date="2025-11-12T16:51:00Z"/>
        </w:rPr>
      </w:pPr>
      <w:ins w:id="9674" w:author="Сатлер Марина Викторовна" w:date="2025-11-12T16:51:00Z">
        <w:r>
          <w:tab/>
          <w:t>"header": {</w:t>
        </w:r>
      </w:ins>
    </w:p>
    <w:p w14:paraId="62CB3D19" w14:textId="70F35087" w:rsidR="00D87AD1" w:rsidRDefault="00D87AD1" w:rsidP="00D87AD1">
      <w:pPr>
        <w:pStyle w:val="GOSTScript"/>
        <w:rPr>
          <w:ins w:id="9675" w:author="Сатлер Марина Викторовна" w:date="2025-11-12T16:51:00Z"/>
        </w:rPr>
      </w:pPr>
      <w:ins w:id="9676" w:author="Сатлер Марина Викторовна" w:date="2025-11-12T16:51:00Z">
        <w:r>
          <w:tab/>
        </w:r>
        <w:r>
          <w:tab/>
          <w:t>"Source": "</w:t>
        </w:r>
      </w:ins>
      <w:ins w:id="9677" w:author="Сатлер Марина Викторовна" w:date="2025-11-13T11:58:00Z">
        <w:r w:rsidR="00AB48BC">
          <w:t>ARP</w:t>
        </w:r>
      </w:ins>
      <w:ins w:id="9678" w:author="Сатлер Марина Викторовна" w:date="2025-11-12T16:51:00Z">
        <w:r>
          <w:t>",</w:t>
        </w:r>
      </w:ins>
    </w:p>
    <w:p w14:paraId="29F3D195" w14:textId="3934BB4B" w:rsidR="00D87AD1" w:rsidRPr="00AB48BC" w:rsidRDefault="00D87AD1" w:rsidP="00D87AD1">
      <w:pPr>
        <w:pStyle w:val="GOSTScript"/>
        <w:rPr>
          <w:ins w:id="9679" w:author="Сатлер Марина Викторовна" w:date="2025-11-12T16:51:00Z"/>
        </w:rPr>
      </w:pPr>
      <w:ins w:id="9680" w:author="Сатлер Марина Викторовна" w:date="2025-11-12T16:51:00Z">
        <w:r>
          <w:tab/>
        </w:r>
        <w:r>
          <w:tab/>
        </w:r>
        <w:r w:rsidRPr="00AB48BC">
          <w:t>"</w:t>
        </w:r>
        <w:r>
          <w:t>Receiver</w:t>
        </w:r>
        <w:r w:rsidRPr="00AB48BC">
          <w:t>": "</w:t>
        </w:r>
      </w:ins>
      <w:ins w:id="9681" w:author="Сатлер Марина Викторовна" w:date="2025-11-13T11:58:00Z">
        <w:r w:rsidR="00AB48BC">
          <w:t>ARP</w:t>
        </w:r>
      </w:ins>
      <w:ins w:id="9682" w:author="Сатлер Марина Викторовна" w:date="2025-11-12T16:51:00Z">
        <w:r w:rsidRPr="00AB48BC">
          <w:t>",</w:t>
        </w:r>
      </w:ins>
    </w:p>
    <w:p w14:paraId="09BC1161" w14:textId="74E5B6F7" w:rsidR="00D87AD1" w:rsidRPr="00AB48BC" w:rsidRDefault="00D87AD1" w:rsidP="00D87AD1">
      <w:pPr>
        <w:pStyle w:val="GOSTScript"/>
        <w:rPr>
          <w:ins w:id="9683" w:author="Сатлер Марина Викторовна" w:date="2025-11-12T16:51:00Z"/>
        </w:rPr>
      </w:pPr>
      <w:ins w:id="9684" w:author="Сатлер Марина Викторовна" w:date="2025-11-12T16:51:00Z">
        <w:r w:rsidRPr="00AB48BC">
          <w:tab/>
        </w:r>
        <w:r w:rsidRPr="00AB48BC">
          <w:tab/>
          <w:t>"</w:t>
        </w:r>
        <w:r>
          <w:t>AnsDateTime</w:t>
        </w:r>
        <w:r w:rsidRPr="00AB48BC">
          <w:t>": "202</w:t>
        </w:r>
      </w:ins>
      <w:ins w:id="9685" w:author="Сатлер Марина Викторовна" w:date="2025-11-13T11:58:00Z">
        <w:r w:rsidR="00AB48BC">
          <w:t>5</w:t>
        </w:r>
      </w:ins>
      <w:ins w:id="9686" w:author="Сатлер Марина Викторовна" w:date="2025-11-12T16:51:00Z">
        <w:r w:rsidRPr="00AB48BC">
          <w:t>-06-21 14:30:19",</w:t>
        </w:r>
      </w:ins>
    </w:p>
    <w:p w14:paraId="0EF37E53" w14:textId="77777777" w:rsidR="00D87AD1" w:rsidRDefault="00D87AD1" w:rsidP="00D87AD1">
      <w:pPr>
        <w:pStyle w:val="GOSTScript"/>
        <w:rPr>
          <w:ins w:id="9687" w:author="Сатлер Марина Викторовна" w:date="2025-11-12T16:51:00Z"/>
        </w:rPr>
      </w:pPr>
      <w:ins w:id="9688" w:author="Сатлер Марина Викторовна" w:date="2025-11-12T16:51:00Z">
        <w:r w:rsidRPr="00AB48BC">
          <w:tab/>
        </w:r>
        <w:r w:rsidRPr="00AB48BC">
          <w:tab/>
        </w:r>
        <w:r>
          <w:t>"Version": "2.4",</w:t>
        </w:r>
      </w:ins>
    </w:p>
    <w:p w14:paraId="2E41DF97" w14:textId="461D146D" w:rsidR="00D87AD1" w:rsidRDefault="00D87AD1" w:rsidP="00D87AD1">
      <w:pPr>
        <w:pStyle w:val="GOSTScript"/>
        <w:rPr>
          <w:ins w:id="9689" w:author="Сатлер Марина Викторовна" w:date="2025-11-12T16:51:00Z"/>
        </w:rPr>
      </w:pPr>
      <w:ins w:id="9690" w:author="Сатлер Марина Викторовна" w:date="2025-11-12T16:51:00Z">
        <w:r>
          <w:lastRenderedPageBreak/>
          <w:tab/>
        </w:r>
        <w:r>
          <w:tab/>
          <w:t>"ReqGuid": "</w:t>
        </w:r>
      </w:ins>
      <w:ins w:id="9691" w:author="Сатлер Марина Викторовна" w:date="2025-11-13T11:58:00Z">
        <w:r w:rsidR="00AB48BC" w:rsidRPr="00AB48BC">
          <w:t>b3d4ce5d-2757-4454-948c-cfa72ba94f10</w:t>
        </w:r>
      </w:ins>
      <w:ins w:id="9692" w:author="Сатлер Марина Викторовна" w:date="2025-11-12T16:51:00Z">
        <w:r>
          <w:t>",</w:t>
        </w:r>
      </w:ins>
    </w:p>
    <w:p w14:paraId="302B687E" w14:textId="031D0A78" w:rsidR="00D87AD1" w:rsidRDefault="00D87AD1" w:rsidP="00D87AD1">
      <w:pPr>
        <w:pStyle w:val="GOSTScript"/>
        <w:rPr>
          <w:ins w:id="9693" w:author="Сатлер Марина Викторовна" w:date="2025-11-12T16:51:00Z"/>
        </w:rPr>
      </w:pPr>
      <w:ins w:id="9694" w:author="Сатлер Марина Викторовна" w:date="2025-11-12T16:51:00Z">
        <w:r>
          <w:tab/>
        </w:r>
        <w:r>
          <w:tab/>
          <w:t>"AnsGuid": "</w:t>
        </w:r>
      </w:ins>
      <w:ins w:id="9695" w:author="Сатлер Марина Викторовна" w:date="2025-11-13T11:59:00Z">
        <w:r w:rsidR="00AB48BC" w:rsidRPr="00AB48BC">
          <w:t>syo4ce5d-2er7-4783-948c-cfa72ba94f92</w:t>
        </w:r>
      </w:ins>
      <w:ins w:id="9696" w:author="Сатлер Марина Викторовна" w:date="2025-11-12T16:51:00Z">
        <w:r>
          <w:t>",</w:t>
        </w:r>
      </w:ins>
    </w:p>
    <w:p w14:paraId="0C546BF0" w14:textId="77777777" w:rsidR="00D87AD1" w:rsidRDefault="00D87AD1" w:rsidP="00D87AD1">
      <w:pPr>
        <w:pStyle w:val="GOSTScript"/>
        <w:rPr>
          <w:ins w:id="9697" w:author="Сатлер Марина Викторовна" w:date="2025-11-12T16:51:00Z"/>
        </w:rPr>
      </w:pPr>
      <w:ins w:id="9698" w:author="Сатлер Марина Викторовна" w:date="2025-11-12T16:51:00Z">
        <w:r>
          <w:tab/>
        </w:r>
        <w:r>
          <w:tab/>
          <w:t>"Result": "S"</w:t>
        </w:r>
      </w:ins>
    </w:p>
    <w:p w14:paraId="1DBD9894" w14:textId="77777777" w:rsidR="00D87AD1" w:rsidRDefault="00D87AD1" w:rsidP="00D87AD1">
      <w:pPr>
        <w:pStyle w:val="GOSTScript"/>
        <w:rPr>
          <w:ins w:id="9699" w:author="Сатлер Марина Викторовна" w:date="2025-11-12T16:51:00Z"/>
        </w:rPr>
      </w:pPr>
      <w:ins w:id="9700" w:author="Сатлер Марина Викторовна" w:date="2025-11-12T16:51:00Z">
        <w:r>
          <w:tab/>
          <w:t>},</w:t>
        </w:r>
      </w:ins>
    </w:p>
    <w:p w14:paraId="0D9316B2" w14:textId="77777777" w:rsidR="00D87AD1" w:rsidRDefault="00D87AD1" w:rsidP="00D87AD1">
      <w:pPr>
        <w:pStyle w:val="GOSTScript"/>
        <w:rPr>
          <w:ins w:id="9701" w:author="Сатлер Марина Викторовна" w:date="2025-11-12T16:51:00Z"/>
        </w:rPr>
      </w:pPr>
      <w:ins w:id="9702" w:author="Сатлер Марина Викторовна" w:date="2025-11-12T16:51:00Z">
        <w:r>
          <w:tab/>
          <w:t>"document": {</w:t>
        </w:r>
      </w:ins>
    </w:p>
    <w:p w14:paraId="5EDA7597" w14:textId="17E7F34F" w:rsidR="00D87AD1" w:rsidRDefault="00D87AD1" w:rsidP="00D87AD1">
      <w:pPr>
        <w:pStyle w:val="GOSTScript"/>
        <w:rPr>
          <w:ins w:id="9703" w:author="Сатлер Марина Викторовна" w:date="2025-11-12T16:51:00Z"/>
        </w:rPr>
      </w:pPr>
      <w:ins w:id="9704" w:author="Сатлер Марина Викторовна" w:date="2025-11-12T16:51:00Z">
        <w:r>
          <w:tab/>
        </w:r>
        <w:r>
          <w:tab/>
          <w:t>"Subject": "</w:t>
        </w:r>
      </w:ins>
      <w:ins w:id="9705" w:author="Сатлер Марина Викторовна" w:date="2025-11-13T18:18:00Z">
        <w:r w:rsidR="008E70A1">
          <w:t>6200</w:t>
        </w:r>
      </w:ins>
      <w:ins w:id="9706" w:author="Сатлер Марина Викторовна" w:date="2025-11-12T16:51:00Z">
        <w:r>
          <w:t>",</w:t>
        </w:r>
      </w:ins>
    </w:p>
    <w:p w14:paraId="7DDE1444" w14:textId="77777777" w:rsidR="00D87AD1" w:rsidRDefault="00D87AD1" w:rsidP="00D87AD1">
      <w:pPr>
        <w:pStyle w:val="GOSTScript"/>
        <w:rPr>
          <w:ins w:id="9707" w:author="Сатлер Марина Викторовна" w:date="2025-11-12T16:51:00Z"/>
        </w:rPr>
      </w:pPr>
      <w:ins w:id="9708" w:author="Сатлер Марина Викторовна" w:date="2025-11-12T16:51:00Z">
        <w:r>
          <w:tab/>
        </w:r>
        <w:r>
          <w:tab/>
          <w:t>"DocGuid": "a0d4ce5d-7890-4699-948c-cfa72ba94f86",</w:t>
        </w:r>
      </w:ins>
    </w:p>
    <w:p w14:paraId="4BBC82EB" w14:textId="77777777" w:rsidR="00D87AD1" w:rsidRPr="003262ED" w:rsidRDefault="00D87AD1" w:rsidP="00D87AD1">
      <w:pPr>
        <w:pStyle w:val="GOSTScript"/>
        <w:rPr>
          <w:ins w:id="9709" w:author="Сатлер Марина Викторовна" w:date="2025-11-12T16:51:00Z"/>
          <w:lang w:val="ru-RU"/>
        </w:rPr>
      </w:pPr>
      <w:ins w:id="9710" w:author="Сатлер Марина Викторовна" w:date="2025-11-12T16:51:00Z">
        <w:r>
          <w:tab/>
        </w:r>
        <w:r>
          <w:tab/>
        </w:r>
        <w:r w:rsidRPr="003262ED">
          <w:rPr>
            <w:lang w:val="ru-RU"/>
          </w:rPr>
          <w:t>"</w:t>
        </w:r>
        <w:r>
          <w:t>TypeDoc</w:t>
        </w:r>
        <w:r w:rsidRPr="003262ED">
          <w:rPr>
            <w:lang w:val="ru-RU"/>
          </w:rPr>
          <w:t>": "БСЕ",</w:t>
        </w:r>
      </w:ins>
    </w:p>
    <w:p w14:paraId="19F741EC" w14:textId="77777777" w:rsidR="00D87AD1" w:rsidRPr="003262ED" w:rsidRDefault="00D87AD1" w:rsidP="00D87AD1">
      <w:pPr>
        <w:pStyle w:val="GOSTScript"/>
        <w:rPr>
          <w:ins w:id="9711" w:author="Сатлер Марина Викторовна" w:date="2025-11-12T16:51:00Z"/>
          <w:lang w:val="ru-RU"/>
        </w:rPr>
      </w:pPr>
      <w:ins w:id="9712" w:author="Сатлер Марина Викторовна" w:date="2025-11-12T16:51:00Z">
        <w:r w:rsidRPr="003262ED">
          <w:rPr>
            <w:lang w:val="ru-RU"/>
          </w:rPr>
          <w:tab/>
        </w:r>
        <w:r w:rsidRPr="003262ED">
          <w:rPr>
            <w:lang w:val="ru-RU"/>
          </w:rPr>
          <w:tab/>
          <w:t>"</w:t>
        </w:r>
        <w:r>
          <w:t>NameDoc</w:t>
        </w:r>
        <w:r w:rsidRPr="003262ED">
          <w:rPr>
            <w:lang w:val="ru-RU"/>
          </w:rPr>
          <w:t>": "Бухгалтерская справка (ф. 0504833)",</w:t>
        </w:r>
      </w:ins>
    </w:p>
    <w:p w14:paraId="3DA8B853" w14:textId="77777777" w:rsidR="00D87AD1" w:rsidRDefault="00D87AD1" w:rsidP="00D87AD1">
      <w:pPr>
        <w:pStyle w:val="GOSTScript"/>
        <w:rPr>
          <w:ins w:id="9713" w:author="Сатлер Марина Викторовна" w:date="2025-11-12T16:51:00Z"/>
        </w:rPr>
      </w:pPr>
      <w:ins w:id="9714" w:author="Сатлер Марина Викторовна" w:date="2025-11-12T16:51:00Z">
        <w:r w:rsidRPr="003262ED">
          <w:rPr>
            <w:lang w:val="ru-RU"/>
          </w:rPr>
          <w:tab/>
        </w:r>
        <w:r w:rsidRPr="003262ED">
          <w:rPr>
            <w:lang w:val="ru-RU"/>
          </w:rPr>
          <w:tab/>
        </w:r>
        <w:r>
          <w:t>"DocNumber": "6200_ZG_EBP_25_00001",</w:t>
        </w:r>
      </w:ins>
    </w:p>
    <w:p w14:paraId="0CB42DD5" w14:textId="77777777" w:rsidR="00D87AD1" w:rsidRPr="00683415" w:rsidRDefault="00D87AD1" w:rsidP="00D87AD1">
      <w:pPr>
        <w:pStyle w:val="GOSTScript"/>
        <w:rPr>
          <w:ins w:id="9715" w:author="Сатлер Марина Викторовна" w:date="2025-11-12T16:51:00Z"/>
        </w:rPr>
      </w:pPr>
      <w:ins w:id="9716" w:author="Сатлер Марина Викторовна" w:date="2025-11-12T16:51:00Z">
        <w:r>
          <w:tab/>
        </w:r>
        <w:r>
          <w:tab/>
        </w:r>
        <w:r w:rsidRPr="00683415">
          <w:t>"</w:t>
        </w:r>
        <w:r>
          <w:t>DocDate</w:t>
        </w:r>
        <w:r w:rsidRPr="00683415">
          <w:t>": "2025-01-01",</w:t>
        </w:r>
      </w:ins>
    </w:p>
    <w:p w14:paraId="774F0A82" w14:textId="77777777" w:rsidR="00D87AD1" w:rsidRPr="00683415" w:rsidRDefault="00D87AD1" w:rsidP="00D87AD1">
      <w:pPr>
        <w:pStyle w:val="GOSTScript"/>
        <w:rPr>
          <w:ins w:id="9717" w:author="Сатлер Марина Викторовна" w:date="2025-11-12T16:51:00Z"/>
        </w:rPr>
      </w:pPr>
      <w:ins w:id="9718" w:author="Сатлер Марина Викторовна" w:date="2025-11-12T16:51:00Z">
        <w:r w:rsidRPr="00683415">
          <w:tab/>
        </w:r>
        <w:r w:rsidRPr="00683415">
          <w:tab/>
          <w:t>"</w:t>
        </w:r>
        <w:r>
          <w:t>SettlementDate</w:t>
        </w:r>
        <w:r w:rsidRPr="00683415">
          <w:t>": "2025-01-01"</w:t>
        </w:r>
      </w:ins>
    </w:p>
    <w:p w14:paraId="2E531E08" w14:textId="77777777" w:rsidR="00D87AD1" w:rsidRPr="003262ED" w:rsidRDefault="00D87AD1" w:rsidP="00D87AD1">
      <w:pPr>
        <w:pStyle w:val="GOSTScript"/>
        <w:rPr>
          <w:ins w:id="9719" w:author="Сатлер Марина Викторовна" w:date="2025-11-12T16:51:00Z"/>
          <w:lang w:val="ru-RU"/>
        </w:rPr>
      </w:pPr>
      <w:ins w:id="9720" w:author="Сатлер Марина Викторовна" w:date="2025-11-12T16:51:00Z">
        <w:r w:rsidRPr="00683415">
          <w:tab/>
        </w:r>
        <w:r w:rsidRPr="003262ED">
          <w:rPr>
            <w:lang w:val="ru-RU"/>
          </w:rPr>
          <w:t>}</w:t>
        </w:r>
      </w:ins>
    </w:p>
    <w:p w14:paraId="69F091FA" w14:textId="45B3D5AC" w:rsidR="00D87AD1" w:rsidRPr="004F2863" w:rsidRDefault="00D87AD1" w:rsidP="00D87AD1">
      <w:pPr>
        <w:pStyle w:val="GOSTScript"/>
        <w:rPr>
          <w:ins w:id="9721" w:author="Сатлер Марина Викторовна" w:date="2025-11-12T16:49:00Z"/>
          <w:lang w:val="ru-RU"/>
        </w:rPr>
      </w:pPr>
      <w:ins w:id="9722" w:author="Сатлер Марина Викторовна" w:date="2025-11-12T16:51:00Z">
        <w:r w:rsidRPr="003262ED">
          <w:rPr>
            <w:lang w:val="ru-RU"/>
          </w:rPr>
          <w:t>}</w:t>
        </w:r>
      </w:ins>
    </w:p>
    <w:p w14:paraId="1BB65712" w14:textId="18AABBDD" w:rsidR="005C7047" w:rsidRPr="00890A8D" w:rsidRDefault="005C7047" w:rsidP="005C7047">
      <w:pPr>
        <w:pStyle w:val="GOSTNormal"/>
        <w:rPr>
          <w:ins w:id="9723" w:author="Сатлер Марина Викторовна" w:date="2025-11-12T16:54:00Z"/>
        </w:rPr>
      </w:pPr>
      <w:ins w:id="9724" w:author="Сатлер Марина Викторовна" w:date="2025-11-12T16:54:00Z">
        <w:r w:rsidRPr="00CC6B2E">
          <w:rPr>
            <w:u w:val="single"/>
          </w:rPr>
          <w:t>Пример №</w:t>
        </w:r>
        <w:r>
          <w:rPr>
            <w:u w:val="single"/>
          </w:rPr>
          <w:t>2</w:t>
        </w:r>
        <w:r w:rsidRPr="00CC6B2E">
          <w:rPr>
            <w:u w:val="single"/>
          </w:rPr>
          <w:t xml:space="preserve">: </w:t>
        </w:r>
        <w:r w:rsidRPr="005C7047">
          <w:rPr>
            <w:u w:val="single"/>
          </w:rPr>
          <w:t>Закрытие года не может быть осуществлено по причине недопустимого статуса финансового года</w:t>
        </w:r>
        <w:r w:rsidRPr="00CC6B2E">
          <w:rPr>
            <w:u w:val="single"/>
          </w:rPr>
          <w:t>:</w:t>
        </w:r>
      </w:ins>
    </w:p>
    <w:p w14:paraId="723DB120" w14:textId="77777777" w:rsidR="005C7047" w:rsidRPr="00CF093F" w:rsidRDefault="005C7047" w:rsidP="003262ED">
      <w:pPr>
        <w:pStyle w:val="GOSTScript"/>
        <w:rPr>
          <w:ins w:id="9725" w:author="Сатлер Марина Викторовна" w:date="2025-11-12T16:55:00Z"/>
        </w:rPr>
      </w:pPr>
      <w:ins w:id="9726" w:author="Сатлер Марина Викторовна" w:date="2025-11-12T16:55:00Z">
        <w:r w:rsidRPr="00CF093F">
          <w:t>{</w:t>
        </w:r>
      </w:ins>
    </w:p>
    <w:p w14:paraId="43C11DFF" w14:textId="77777777" w:rsidR="005C7047" w:rsidRPr="003F3AB3" w:rsidRDefault="005C7047" w:rsidP="003262ED">
      <w:pPr>
        <w:pStyle w:val="GOSTScript"/>
        <w:rPr>
          <w:ins w:id="9727" w:author="Сатлер Марина Викторовна" w:date="2025-11-12T16:55:00Z"/>
        </w:rPr>
      </w:pPr>
      <w:ins w:id="9728" w:author="Сатлер Марина Викторовна" w:date="2025-11-12T16:55:00Z">
        <w:r w:rsidRPr="001A3380">
          <w:tab/>
          <w:t>"header": {</w:t>
        </w:r>
      </w:ins>
    </w:p>
    <w:p w14:paraId="62A8A5C3" w14:textId="49B987A7" w:rsidR="005C7047" w:rsidRPr="00CF093F" w:rsidRDefault="005C7047" w:rsidP="003262ED">
      <w:pPr>
        <w:pStyle w:val="GOSTScript"/>
        <w:rPr>
          <w:ins w:id="9729" w:author="Сатлер Марина Викторовна" w:date="2025-11-12T16:55:00Z"/>
        </w:rPr>
      </w:pPr>
      <w:ins w:id="9730" w:author="Сатлер Марина Викторовна" w:date="2025-11-12T16:55:00Z">
        <w:r w:rsidRPr="003F3AB3">
          <w:tab/>
        </w:r>
        <w:r w:rsidRPr="003F3AB3">
          <w:tab/>
          <w:t>"Source": "</w:t>
        </w:r>
      </w:ins>
      <w:ins w:id="9731" w:author="Сатлер Марина Викторовна" w:date="2025-11-13T11:59:00Z">
        <w:r w:rsidR="00AB48BC">
          <w:t>ARP</w:t>
        </w:r>
      </w:ins>
      <w:ins w:id="9732" w:author="Сатлер Марина Викторовна" w:date="2025-11-12T16:55:00Z">
        <w:r w:rsidRPr="00CF093F">
          <w:t>",</w:t>
        </w:r>
      </w:ins>
    </w:p>
    <w:p w14:paraId="7AEC19C8" w14:textId="2992E1C2" w:rsidR="005C7047" w:rsidRPr="003F3AB3" w:rsidRDefault="005C7047" w:rsidP="003262ED">
      <w:pPr>
        <w:pStyle w:val="GOSTScript"/>
        <w:rPr>
          <w:ins w:id="9733" w:author="Сатлер Марина Викторовна" w:date="2025-11-12T16:55:00Z"/>
        </w:rPr>
      </w:pPr>
      <w:ins w:id="9734" w:author="Сатлер Марина Викторовна" w:date="2025-11-12T16:55:00Z">
        <w:r w:rsidRPr="00CF093F">
          <w:tab/>
        </w:r>
        <w:r w:rsidRPr="00CF093F">
          <w:tab/>
        </w:r>
        <w:r w:rsidRPr="001A3380">
          <w:t>"Receiver": "</w:t>
        </w:r>
      </w:ins>
      <w:ins w:id="9735" w:author="Сатлер Марина Викторовна" w:date="2025-11-13T12:00:00Z">
        <w:r w:rsidR="00AB48BC">
          <w:t>ARP</w:t>
        </w:r>
      </w:ins>
      <w:ins w:id="9736" w:author="Сатлер Марина Викторовна" w:date="2025-11-12T16:55:00Z">
        <w:r w:rsidRPr="001A3380">
          <w:t>",</w:t>
        </w:r>
      </w:ins>
    </w:p>
    <w:p w14:paraId="4EA5F5BB" w14:textId="1275EB8C" w:rsidR="005C7047" w:rsidRPr="003F3AB3" w:rsidRDefault="005C7047" w:rsidP="003262ED">
      <w:pPr>
        <w:pStyle w:val="GOSTScript"/>
        <w:rPr>
          <w:ins w:id="9737" w:author="Сатлер Марина Викторовна" w:date="2025-11-12T16:55:00Z"/>
        </w:rPr>
      </w:pPr>
      <w:ins w:id="9738" w:author="Сатлер Марина Викторовна" w:date="2025-11-12T16:55:00Z">
        <w:r w:rsidRPr="003F3AB3">
          <w:tab/>
        </w:r>
        <w:r w:rsidRPr="003F3AB3">
          <w:tab/>
          <w:t>"AnsDateTime": "202</w:t>
        </w:r>
      </w:ins>
      <w:ins w:id="9739" w:author="Сатлер Марина Викторовна" w:date="2025-11-13T11:59:00Z">
        <w:r w:rsidR="00AB48BC">
          <w:t>5</w:t>
        </w:r>
      </w:ins>
      <w:ins w:id="9740" w:author="Сатлер Марина Викторовна" w:date="2025-11-12T16:55:00Z">
        <w:r w:rsidRPr="001A3380">
          <w:t>-06-21 14:30:19",</w:t>
        </w:r>
      </w:ins>
    </w:p>
    <w:p w14:paraId="4FD0EC50" w14:textId="3E694684" w:rsidR="005C7047" w:rsidRPr="003C4ACA" w:rsidRDefault="005C7047" w:rsidP="003262ED">
      <w:pPr>
        <w:pStyle w:val="GOSTScript"/>
        <w:rPr>
          <w:ins w:id="9741" w:author="Сатлер Марина Викторовна" w:date="2025-11-12T16:55:00Z"/>
        </w:rPr>
      </w:pPr>
      <w:ins w:id="9742" w:author="Сатлер Марина Викторовна" w:date="2025-11-12T16:55:00Z">
        <w:r w:rsidRPr="003F3AB3">
          <w:tab/>
        </w:r>
        <w:r w:rsidRPr="003F3AB3">
          <w:tab/>
          <w:t>"Version": "</w:t>
        </w:r>
      </w:ins>
      <w:ins w:id="9743" w:author="Сатлер Марина Викторовна" w:date="2025-11-13T11:59:00Z">
        <w:r w:rsidR="00AB48BC" w:rsidRPr="00CF40B5">
          <w:t>2.4</w:t>
        </w:r>
      </w:ins>
      <w:ins w:id="9744" w:author="Сатлер Марина Викторовна" w:date="2025-11-12T16:55:00Z">
        <w:r w:rsidRPr="003C4ACA">
          <w:t>",</w:t>
        </w:r>
      </w:ins>
    </w:p>
    <w:p w14:paraId="1D0689B0" w14:textId="79EBDCB6" w:rsidR="005C7047" w:rsidRPr="003262ED" w:rsidRDefault="005C7047" w:rsidP="003262ED">
      <w:pPr>
        <w:pStyle w:val="GOSTScript"/>
        <w:rPr>
          <w:ins w:id="9745" w:author="Сатлер Марина Викторовна" w:date="2025-11-12T16:55:00Z"/>
        </w:rPr>
      </w:pPr>
      <w:ins w:id="9746" w:author="Сатлер Марина Викторовна" w:date="2025-11-12T16:55:00Z">
        <w:r w:rsidRPr="003262ED">
          <w:tab/>
        </w:r>
        <w:r w:rsidRPr="003262ED">
          <w:tab/>
          <w:t>"ReqGuid": "</w:t>
        </w:r>
      </w:ins>
      <w:ins w:id="9747" w:author="Сатлер Марина Викторовна" w:date="2025-11-13T11:59:00Z">
        <w:r w:rsidR="00AB48BC" w:rsidRPr="003262ED">
          <w:t>b3d4ce5d-2757-4454-948c-cfa72ba94f10</w:t>
        </w:r>
      </w:ins>
      <w:ins w:id="9748" w:author="Сатлер Марина Викторовна" w:date="2025-11-12T16:55:00Z">
        <w:r w:rsidRPr="003262ED">
          <w:t>",</w:t>
        </w:r>
      </w:ins>
    </w:p>
    <w:p w14:paraId="1EDCE980" w14:textId="3192F246" w:rsidR="005C7047" w:rsidRPr="003262ED" w:rsidRDefault="005C7047" w:rsidP="003262ED">
      <w:pPr>
        <w:pStyle w:val="GOSTScript"/>
        <w:rPr>
          <w:ins w:id="9749" w:author="Сатлер Марина Викторовна" w:date="2025-11-12T16:55:00Z"/>
        </w:rPr>
      </w:pPr>
      <w:ins w:id="9750" w:author="Сатлер Марина Викторовна" w:date="2025-11-12T16:55:00Z">
        <w:r w:rsidRPr="003262ED">
          <w:tab/>
        </w:r>
        <w:r w:rsidRPr="003262ED">
          <w:tab/>
          <w:t>"AnsGuid": "</w:t>
        </w:r>
      </w:ins>
      <w:ins w:id="9751" w:author="Сатлер Марина Викторовна" w:date="2025-11-13T11:59:00Z">
        <w:r w:rsidR="00AB48BC" w:rsidRPr="003262ED">
          <w:t>syo4ce5d-2er7-4783-948c-cfa72ba94f92</w:t>
        </w:r>
      </w:ins>
      <w:ins w:id="9752" w:author="Сатлер Марина Викторовна" w:date="2025-11-12T16:55:00Z">
        <w:r w:rsidRPr="003262ED">
          <w:t>",</w:t>
        </w:r>
      </w:ins>
    </w:p>
    <w:p w14:paraId="1BF68EB2" w14:textId="77777777" w:rsidR="005C7047" w:rsidRPr="003262ED" w:rsidRDefault="005C7047" w:rsidP="003262ED">
      <w:pPr>
        <w:pStyle w:val="GOSTScript"/>
        <w:rPr>
          <w:ins w:id="9753" w:author="Сатлер Марина Викторовна" w:date="2025-11-12T16:55:00Z"/>
          <w:lang w:val="ru-RU"/>
        </w:rPr>
      </w:pPr>
      <w:ins w:id="9754" w:author="Сатлер Марина Викторовна" w:date="2025-11-12T16:55:00Z">
        <w:r w:rsidRPr="003262ED">
          <w:tab/>
        </w:r>
        <w:r w:rsidRPr="003262ED">
          <w:tab/>
        </w:r>
        <w:r w:rsidRPr="003262ED">
          <w:rPr>
            <w:lang w:val="ru-RU"/>
          </w:rPr>
          <w:t>"Result": "E",</w:t>
        </w:r>
      </w:ins>
    </w:p>
    <w:p w14:paraId="5CCD092C" w14:textId="77777777" w:rsidR="005C7047" w:rsidRPr="003262ED" w:rsidRDefault="005C7047" w:rsidP="003262ED">
      <w:pPr>
        <w:pStyle w:val="GOSTScript"/>
        <w:rPr>
          <w:ins w:id="9755" w:author="Сатлер Марина Викторовна" w:date="2025-11-12T16:55:00Z"/>
          <w:lang w:val="ru-RU"/>
        </w:rPr>
      </w:pPr>
      <w:ins w:id="9756" w:author="Сатлер Марина Викторовна" w:date="2025-11-12T16:55:00Z">
        <w:r w:rsidRPr="003262ED">
          <w:rPr>
            <w:lang w:val="ru-RU"/>
          </w:rPr>
          <w:tab/>
        </w:r>
        <w:r w:rsidRPr="003262ED">
          <w:rPr>
            <w:lang w:val="ru-RU"/>
          </w:rPr>
          <w:tab/>
          <w:t>"ErrorCode": "02",</w:t>
        </w:r>
      </w:ins>
    </w:p>
    <w:p w14:paraId="40E5B3E7" w14:textId="77777777" w:rsidR="005C7047" w:rsidRPr="003262ED" w:rsidRDefault="005C7047" w:rsidP="003262ED">
      <w:pPr>
        <w:pStyle w:val="GOSTScript"/>
        <w:rPr>
          <w:ins w:id="9757" w:author="Сатлер Марина Викторовна" w:date="2025-11-12T16:55:00Z"/>
          <w:lang w:val="ru-RU"/>
        </w:rPr>
      </w:pPr>
      <w:ins w:id="9758" w:author="Сатлер Марина Викторовна" w:date="2025-11-12T16:55:00Z">
        <w:r w:rsidRPr="003262ED">
          <w:rPr>
            <w:lang w:val="ru-RU"/>
          </w:rPr>
          <w:tab/>
        </w:r>
        <w:r w:rsidRPr="003262ED">
          <w:rPr>
            <w:lang w:val="ru-RU"/>
          </w:rPr>
          <w:tab/>
          <w:t>"ResultDescr": "Закрытие года (заключение счетов) не может быть осуществлено, т.к. в ЕБП отсутствует (или находится в недопустимом статусе) финансовый год &lt;OpeningYear&gt; по субъекту учета &lt;Subject&gt;. Проверьте корректность параметров запроса на закрытие года. В случае необходимости обратитесь в службу технической поддержки ЕБП"</w:t>
        </w:r>
      </w:ins>
    </w:p>
    <w:p w14:paraId="4733735E" w14:textId="77777777" w:rsidR="005C7047" w:rsidRPr="003262ED" w:rsidRDefault="005C7047" w:rsidP="003262ED">
      <w:pPr>
        <w:pStyle w:val="GOSTScript"/>
        <w:rPr>
          <w:ins w:id="9759" w:author="Сатлер Марина Викторовна" w:date="2025-11-12T16:55:00Z"/>
          <w:lang w:val="ru-RU"/>
        </w:rPr>
      </w:pPr>
      <w:ins w:id="9760" w:author="Сатлер Марина Викторовна" w:date="2025-11-12T16:55:00Z">
        <w:r w:rsidRPr="003262ED">
          <w:rPr>
            <w:lang w:val="ru-RU"/>
          </w:rPr>
          <w:tab/>
          <w:t>}</w:t>
        </w:r>
      </w:ins>
    </w:p>
    <w:p w14:paraId="6289179A" w14:textId="1BDDBDCF" w:rsidR="00D47AC9" w:rsidRPr="003262ED" w:rsidRDefault="005C7047" w:rsidP="003262ED">
      <w:pPr>
        <w:pStyle w:val="GOSTScript"/>
        <w:rPr>
          <w:ins w:id="9761" w:author="Сатлер Марина Викторовна" w:date="2025-11-12T15:10:00Z"/>
          <w:b/>
          <w:iCs/>
          <w:lang w:val="ru-RU"/>
        </w:rPr>
      </w:pPr>
      <w:ins w:id="9762" w:author="Сатлер Марина Викторовна" w:date="2025-11-12T16:55:00Z">
        <w:r w:rsidRPr="003262ED">
          <w:rPr>
            <w:lang w:val="ru-RU"/>
          </w:rPr>
          <w:t>}</w:t>
        </w:r>
      </w:ins>
    </w:p>
    <w:p w14:paraId="35279804" w14:textId="1AC9E137" w:rsidR="009B0783" w:rsidRPr="00890A8D" w:rsidRDefault="009B0783" w:rsidP="009B0783">
      <w:pPr>
        <w:pStyle w:val="GOSTNormal"/>
        <w:rPr>
          <w:ins w:id="9763" w:author="Сатлер Марина Викторовна" w:date="2025-11-12T16:56:00Z"/>
        </w:rPr>
      </w:pPr>
      <w:bookmarkStart w:id="9764" w:name="_Ref213858476"/>
      <w:ins w:id="9765" w:author="Сатлер Марина Викторовна" w:date="2025-11-12T16:56:00Z">
        <w:r w:rsidRPr="00CC6B2E">
          <w:rPr>
            <w:u w:val="single"/>
          </w:rPr>
          <w:t>Пример №</w:t>
        </w:r>
        <w:r>
          <w:rPr>
            <w:u w:val="single"/>
          </w:rPr>
          <w:t>3</w:t>
        </w:r>
        <w:r w:rsidRPr="00CC6B2E">
          <w:rPr>
            <w:u w:val="single"/>
          </w:rPr>
          <w:t xml:space="preserve">: </w:t>
        </w:r>
        <w:r w:rsidRPr="009B0783">
          <w:rPr>
            <w:u w:val="single"/>
          </w:rPr>
          <w:t>Закрытие года не может быть осуществлено по причине того, что процедура заключения счетов уже запущена или находится в процессе отмены</w:t>
        </w:r>
        <w:r w:rsidRPr="00CC6B2E">
          <w:rPr>
            <w:u w:val="single"/>
          </w:rPr>
          <w:t>:</w:t>
        </w:r>
      </w:ins>
    </w:p>
    <w:p w14:paraId="3ADA32BC" w14:textId="77777777" w:rsidR="00C93A19" w:rsidRPr="00CF093F" w:rsidRDefault="00C93A19" w:rsidP="003262ED">
      <w:pPr>
        <w:pStyle w:val="GOSTScript"/>
        <w:rPr>
          <w:ins w:id="9766" w:author="Сатлер Марина Викторовна" w:date="2025-11-12T16:59:00Z"/>
        </w:rPr>
      </w:pPr>
      <w:ins w:id="9767" w:author="Сатлер Марина Викторовна" w:date="2025-11-12T16:59:00Z">
        <w:r w:rsidRPr="00CF093F">
          <w:t>{</w:t>
        </w:r>
      </w:ins>
    </w:p>
    <w:p w14:paraId="5FD9383A" w14:textId="77777777" w:rsidR="00C93A19" w:rsidRPr="00CF093F" w:rsidRDefault="00C93A19" w:rsidP="003262ED">
      <w:pPr>
        <w:pStyle w:val="GOSTScript"/>
        <w:rPr>
          <w:ins w:id="9768" w:author="Сатлер Марина Викторовна" w:date="2025-11-12T16:59:00Z"/>
        </w:rPr>
      </w:pPr>
      <w:ins w:id="9769" w:author="Сатлер Марина Викторовна" w:date="2025-11-12T16:59:00Z">
        <w:r w:rsidRPr="00CF093F">
          <w:tab/>
          <w:t>"header": {</w:t>
        </w:r>
      </w:ins>
    </w:p>
    <w:p w14:paraId="2B4EF26C" w14:textId="13C5B06B" w:rsidR="00C93A19" w:rsidRPr="00CF093F" w:rsidRDefault="00C93A19" w:rsidP="003262ED">
      <w:pPr>
        <w:pStyle w:val="GOSTScript"/>
        <w:rPr>
          <w:ins w:id="9770" w:author="Сатлер Марина Викторовна" w:date="2025-11-12T16:59:00Z"/>
        </w:rPr>
      </w:pPr>
      <w:ins w:id="9771" w:author="Сатлер Марина Викторовна" w:date="2025-11-12T16:59:00Z">
        <w:r w:rsidRPr="001A3380">
          <w:tab/>
        </w:r>
        <w:r w:rsidRPr="001A3380">
          <w:tab/>
          <w:t>"Source": "</w:t>
        </w:r>
      </w:ins>
      <w:ins w:id="9772" w:author="Сатлер Марина Викторовна" w:date="2025-11-13T12:02:00Z">
        <w:r w:rsidR="00AB48BC">
          <w:t>ARP</w:t>
        </w:r>
      </w:ins>
      <w:ins w:id="9773" w:author="Сатлер Марина Викторовна" w:date="2025-11-12T16:59:00Z">
        <w:r w:rsidRPr="00CF093F">
          <w:t>",</w:t>
        </w:r>
      </w:ins>
    </w:p>
    <w:p w14:paraId="0EB6DB8D" w14:textId="4772EE99" w:rsidR="00C93A19" w:rsidRPr="003F3AB3" w:rsidRDefault="00C93A19" w:rsidP="003262ED">
      <w:pPr>
        <w:pStyle w:val="GOSTScript"/>
        <w:rPr>
          <w:ins w:id="9774" w:author="Сатлер Марина Викторовна" w:date="2025-11-12T16:59:00Z"/>
        </w:rPr>
      </w:pPr>
      <w:ins w:id="9775" w:author="Сатлер Марина Викторовна" w:date="2025-11-12T16:59:00Z">
        <w:r w:rsidRPr="001A3380">
          <w:lastRenderedPageBreak/>
          <w:tab/>
        </w:r>
        <w:r w:rsidRPr="001A3380">
          <w:tab/>
        </w:r>
        <w:r w:rsidRPr="003F3AB3">
          <w:t>"Receiver": "</w:t>
        </w:r>
      </w:ins>
      <w:ins w:id="9776" w:author="Сатлер Марина Викторовна" w:date="2025-11-13T12:02:00Z">
        <w:r w:rsidR="00AB48BC">
          <w:t>ARP</w:t>
        </w:r>
      </w:ins>
      <w:ins w:id="9777" w:author="Сатлер Марина Викторовна" w:date="2025-11-12T16:59:00Z">
        <w:r w:rsidRPr="001A3380">
          <w:t>",</w:t>
        </w:r>
      </w:ins>
    </w:p>
    <w:p w14:paraId="18115A2F" w14:textId="68E9342E" w:rsidR="00C93A19" w:rsidRPr="003F3AB3" w:rsidRDefault="00C93A19" w:rsidP="003262ED">
      <w:pPr>
        <w:pStyle w:val="GOSTScript"/>
        <w:rPr>
          <w:ins w:id="9778" w:author="Сатлер Марина Викторовна" w:date="2025-11-12T16:59:00Z"/>
        </w:rPr>
      </w:pPr>
      <w:ins w:id="9779" w:author="Сатлер Марина Викторовна" w:date="2025-11-12T16:59:00Z">
        <w:r w:rsidRPr="003F3AB3">
          <w:tab/>
        </w:r>
        <w:r w:rsidRPr="003F3AB3">
          <w:tab/>
          <w:t>"AnsDateTime": "202</w:t>
        </w:r>
      </w:ins>
      <w:ins w:id="9780" w:author="Сатлер Марина Викторовна" w:date="2025-11-13T12:02:00Z">
        <w:r w:rsidR="00AB48BC">
          <w:t>5</w:t>
        </w:r>
      </w:ins>
      <w:ins w:id="9781" w:author="Сатлер Марина Викторовна" w:date="2025-11-12T16:59:00Z">
        <w:r w:rsidRPr="001A3380">
          <w:t>-06-21 14:30:19",</w:t>
        </w:r>
      </w:ins>
    </w:p>
    <w:p w14:paraId="6CBD8C1F" w14:textId="43887BD6" w:rsidR="00C93A19" w:rsidRPr="003F3AB3" w:rsidRDefault="00C93A19" w:rsidP="003262ED">
      <w:pPr>
        <w:pStyle w:val="GOSTScript"/>
        <w:rPr>
          <w:ins w:id="9782" w:author="Сатлер Марина Викторовна" w:date="2025-11-12T16:59:00Z"/>
        </w:rPr>
      </w:pPr>
      <w:ins w:id="9783" w:author="Сатлер Марина Викторовна" w:date="2025-11-12T16:59:00Z">
        <w:r w:rsidRPr="003F3AB3">
          <w:tab/>
        </w:r>
        <w:r w:rsidRPr="003F3AB3">
          <w:tab/>
          <w:t>"Version": "</w:t>
        </w:r>
      </w:ins>
      <w:ins w:id="9784" w:author="Сатлер Марина Викторовна" w:date="2025-11-13T12:02:00Z">
        <w:r w:rsidR="00AB48BC" w:rsidRPr="00117E38">
          <w:t>2.4</w:t>
        </w:r>
      </w:ins>
      <w:ins w:id="9785" w:author="Сатлер Марина Викторовна" w:date="2025-11-12T16:59:00Z">
        <w:r w:rsidRPr="001A3380">
          <w:t>",</w:t>
        </w:r>
      </w:ins>
    </w:p>
    <w:p w14:paraId="3EB5734E" w14:textId="1CABA862" w:rsidR="00C93A19" w:rsidRPr="003F3AB3" w:rsidRDefault="00C93A19" w:rsidP="003262ED">
      <w:pPr>
        <w:pStyle w:val="GOSTScript"/>
        <w:rPr>
          <w:ins w:id="9786" w:author="Сатлер Марина Викторовна" w:date="2025-11-12T16:59:00Z"/>
        </w:rPr>
      </w:pPr>
      <w:ins w:id="9787" w:author="Сатлер Марина Викторовна" w:date="2025-11-12T16:59:00Z">
        <w:r w:rsidRPr="003F3AB3">
          <w:tab/>
        </w:r>
        <w:r w:rsidRPr="003F3AB3">
          <w:tab/>
          <w:t>"ReqGuid": "</w:t>
        </w:r>
      </w:ins>
      <w:ins w:id="9788" w:author="Сатлер Марина Викторовна" w:date="2025-11-13T12:02:00Z">
        <w:r w:rsidR="00AB48BC" w:rsidRPr="00117E38">
          <w:t>b3d4ce5d-2757-4454-948c-cfa72ba94f10</w:t>
        </w:r>
      </w:ins>
      <w:ins w:id="9789" w:author="Сатлер Марина Викторовна" w:date="2025-11-12T16:59:00Z">
        <w:r w:rsidRPr="001A3380">
          <w:t>",</w:t>
        </w:r>
      </w:ins>
    </w:p>
    <w:p w14:paraId="52153C7E" w14:textId="5716EC10" w:rsidR="00C93A19" w:rsidRPr="003F3AB3" w:rsidRDefault="00C93A19" w:rsidP="003262ED">
      <w:pPr>
        <w:pStyle w:val="GOSTScript"/>
        <w:rPr>
          <w:ins w:id="9790" w:author="Сатлер Марина Викторовна" w:date="2025-11-12T16:59:00Z"/>
        </w:rPr>
      </w:pPr>
      <w:ins w:id="9791" w:author="Сатлер Марина Викторовна" w:date="2025-11-12T16:59:00Z">
        <w:r w:rsidRPr="003F3AB3">
          <w:tab/>
        </w:r>
        <w:r w:rsidRPr="003F3AB3">
          <w:tab/>
          <w:t>"AnsGuid": "</w:t>
        </w:r>
      </w:ins>
      <w:ins w:id="9792" w:author="Сатлер Марина Викторовна" w:date="2025-11-13T12:02:00Z">
        <w:r w:rsidR="00AB48BC" w:rsidRPr="00117E38">
          <w:t>syo4ce5d-2er7-4783-948c-cfa72ba94f92</w:t>
        </w:r>
      </w:ins>
      <w:ins w:id="9793" w:author="Сатлер Марина Викторовна" w:date="2025-11-12T16:59:00Z">
        <w:r w:rsidRPr="001A3380">
          <w:t>",</w:t>
        </w:r>
      </w:ins>
    </w:p>
    <w:p w14:paraId="13BEA0B7" w14:textId="77777777" w:rsidR="00C93A19" w:rsidRPr="003262ED" w:rsidRDefault="00C93A19" w:rsidP="003262ED">
      <w:pPr>
        <w:pStyle w:val="GOSTScript"/>
        <w:rPr>
          <w:ins w:id="9794" w:author="Сатлер Марина Викторовна" w:date="2025-11-12T16:59:00Z"/>
          <w:lang w:val="ru-RU"/>
        </w:rPr>
      </w:pPr>
      <w:ins w:id="9795" w:author="Сатлер Марина Викторовна" w:date="2025-11-12T16:59:00Z">
        <w:r w:rsidRPr="003F3AB3">
          <w:tab/>
        </w:r>
        <w:r w:rsidRPr="003F3AB3">
          <w:tab/>
        </w:r>
        <w:r w:rsidRPr="003262ED">
          <w:rPr>
            <w:lang w:val="ru-RU"/>
          </w:rPr>
          <w:t>"Result": "E",</w:t>
        </w:r>
      </w:ins>
    </w:p>
    <w:p w14:paraId="13285863" w14:textId="77777777" w:rsidR="00C93A19" w:rsidRPr="003262ED" w:rsidRDefault="00C93A19" w:rsidP="003262ED">
      <w:pPr>
        <w:pStyle w:val="GOSTScript"/>
        <w:rPr>
          <w:ins w:id="9796" w:author="Сатлер Марина Викторовна" w:date="2025-11-12T16:59:00Z"/>
          <w:lang w:val="ru-RU"/>
        </w:rPr>
      </w:pPr>
      <w:ins w:id="9797" w:author="Сатлер Марина Викторовна" w:date="2025-11-12T16:59:00Z">
        <w:r w:rsidRPr="003262ED">
          <w:rPr>
            <w:lang w:val="ru-RU"/>
          </w:rPr>
          <w:tab/>
        </w:r>
        <w:r w:rsidRPr="003262ED">
          <w:rPr>
            <w:lang w:val="ru-RU"/>
          </w:rPr>
          <w:tab/>
          <w:t>"ErrorCode": "03",</w:t>
        </w:r>
      </w:ins>
    </w:p>
    <w:p w14:paraId="0DD38185" w14:textId="77777777" w:rsidR="00C93A19" w:rsidRPr="003262ED" w:rsidRDefault="00C93A19" w:rsidP="003262ED">
      <w:pPr>
        <w:pStyle w:val="GOSTScript"/>
        <w:rPr>
          <w:ins w:id="9798" w:author="Сатлер Марина Викторовна" w:date="2025-11-12T16:59:00Z"/>
          <w:lang w:val="ru-RU"/>
        </w:rPr>
      </w:pPr>
      <w:ins w:id="9799" w:author="Сатлер Марина Викторовна" w:date="2025-11-12T16:59:00Z">
        <w:r w:rsidRPr="003262ED">
          <w:rPr>
            <w:lang w:val="ru-RU"/>
          </w:rPr>
          <w:tab/>
        </w:r>
        <w:r w:rsidRPr="003262ED">
          <w:rPr>
            <w:lang w:val="ru-RU"/>
          </w:rPr>
          <w:tab/>
          <w:t>"ResultDescr": "Процедура закрытия финансового года &lt;OpeningYear&gt; по субъекту учета &lt;Subject&gt; уже запущена или находится в процессе отмены"</w:t>
        </w:r>
      </w:ins>
    </w:p>
    <w:p w14:paraId="061C7D99" w14:textId="77777777" w:rsidR="00C93A19" w:rsidRPr="003262ED" w:rsidRDefault="00C93A19" w:rsidP="003262ED">
      <w:pPr>
        <w:pStyle w:val="GOSTScript"/>
        <w:rPr>
          <w:ins w:id="9800" w:author="Сатлер Марина Викторовна" w:date="2025-11-12T16:59:00Z"/>
          <w:lang w:val="ru-RU"/>
        </w:rPr>
      </w:pPr>
      <w:ins w:id="9801" w:author="Сатлер Марина Викторовна" w:date="2025-11-12T16:59:00Z">
        <w:r w:rsidRPr="003262ED">
          <w:rPr>
            <w:lang w:val="ru-RU"/>
          </w:rPr>
          <w:tab/>
          <w:t>}</w:t>
        </w:r>
      </w:ins>
    </w:p>
    <w:p w14:paraId="282BD8C4" w14:textId="0E0B057E" w:rsidR="009B0783" w:rsidRPr="003262ED" w:rsidRDefault="00C93A19" w:rsidP="003262ED">
      <w:pPr>
        <w:pStyle w:val="GOSTScript"/>
        <w:rPr>
          <w:ins w:id="9802" w:author="Сатлер Марина Викторовна" w:date="2025-11-12T16:56:00Z"/>
          <w:b/>
          <w:bCs/>
          <w:iCs/>
          <w:lang w:val="ru-RU"/>
        </w:rPr>
      </w:pPr>
      <w:ins w:id="9803" w:author="Сатлер Марина Викторовна" w:date="2025-11-12T16:59:00Z">
        <w:r w:rsidRPr="003262ED">
          <w:rPr>
            <w:lang w:val="ru-RU"/>
          </w:rPr>
          <w:t>}</w:t>
        </w:r>
      </w:ins>
    </w:p>
    <w:p w14:paraId="007D6BEA" w14:textId="47F2BFA1" w:rsidR="009B0783" w:rsidRPr="00890A8D" w:rsidRDefault="009B0783" w:rsidP="009B0783">
      <w:pPr>
        <w:pStyle w:val="GOSTNormal"/>
        <w:rPr>
          <w:ins w:id="9804" w:author="Сатлер Марина Викторовна" w:date="2025-11-12T16:56:00Z"/>
        </w:rPr>
      </w:pPr>
      <w:ins w:id="9805" w:author="Сатлер Марина Викторовна" w:date="2025-11-12T16:56:00Z">
        <w:r w:rsidRPr="00CC6B2E">
          <w:rPr>
            <w:u w:val="single"/>
          </w:rPr>
          <w:t>Пример №</w:t>
        </w:r>
        <w:r>
          <w:rPr>
            <w:u w:val="single"/>
          </w:rPr>
          <w:t>4</w:t>
        </w:r>
        <w:r w:rsidRPr="00CC6B2E">
          <w:rPr>
            <w:u w:val="single"/>
          </w:rPr>
          <w:t xml:space="preserve">: </w:t>
        </w:r>
        <w:r w:rsidRPr="009B0783">
          <w:rPr>
            <w:u w:val="single"/>
          </w:rPr>
          <w:t>Закрытие года не может быть осуществлено по причине недопустимого статуса ОД</w:t>
        </w:r>
        <w:r w:rsidRPr="00CC6B2E">
          <w:rPr>
            <w:u w:val="single"/>
          </w:rPr>
          <w:t>:</w:t>
        </w:r>
      </w:ins>
    </w:p>
    <w:p w14:paraId="411482A2" w14:textId="77777777" w:rsidR="00C93A19" w:rsidRPr="00CF093F" w:rsidRDefault="00C93A19" w:rsidP="003262ED">
      <w:pPr>
        <w:pStyle w:val="GOSTScript"/>
        <w:rPr>
          <w:ins w:id="9806" w:author="Сатлер Марина Викторовна" w:date="2025-11-12T17:00:00Z"/>
        </w:rPr>
      </w:pPr>
      <w:ins w:id="9807" w:author="Сатлер Марина Викторовна" w:date="2025-11-12T17:00:00Z">
        <w:r w:rsidRPr="00CF093F">
          <w:t>{</w:t>
        </w:r>
      </w:ins>
    </w:p>
    <w:p w14:paraId="4AE44ABB" w14:textId="77777777" w:rsidR="00C93A19" w:rsidRPr="003F3AB3" w:rsidRDefault="00C93A19" w:rsidP="003262ED">
      <w:pPr>
        <w:pStyle w:val="GOSTScript"/>
        <w:rPr>
          <w:ins w:id="9808" w:author="Сатлер Марина Викторовна" w:date="2025-11-12T17:00:00Z"/>
        </w:rPr>
      </w:pPr>
      <w:ins w:id="9809" w:author="Сатлер Марина Викторовна" w:date="2025-11-12T17:00:00Z">
        <w:r w:rsidRPr="001A3380">
          <w:tab/>
          <w:t>"header": {</w:t>
        </w:r>
      </w:ins>
    </w:p>
    <w:p w14:paraId="3313C585" w14:textId="332F298A" w:rsidR="00C93A19" w:rsidRPr="00CF093F" w:rsidRDefault="00C93A19" w:rsidP="003262ED">
      <w:pPr>
        <w:pStyle w:val="GOSTScript"/>
        <w:rPr>
          <w:ins w:id="9810" w:author="Сатлер Марина Викторовна" w:date="2025-11-12T17:00:00Z"/>
        </w:rPr>
      </w:pPr>
      <w:ins w:id="9811" w:author="Сатлер Марина Викторовна" w:date="2025-11-12T17:00:00Z">
        <w:r w:rsidRPr="003F3AB3">
          <w:tab/>
        </w:r>
        <w:r w:rsidRPr="003F3AB3">
          <w:tab/>
          <w:t>"Source": "</w:t>
        </w:r>
      </w:ins>
      <w:ins w:id="9812" w:author="Сатлер Марина Викторовна" w:date="2025-11-13T12:02:00Z">
        <w:r w:rsidR="00AB48BC">
          <w:t>ARP</w:t>
        </w:r>
      </w:ins>
      <w:ins w:id="9813" w:author="Сатлер Марина Викторовна" w:date="2025-11-12T17:00:00Z">
        <w:r w:rsidRPr="00CF093F">
          <w:t>",</w:t>
        </w:r>
      </w:ins>
    </w:p>
    <w:p w14:paraId="188D5423" w14:textId="02ED1758" w:rsidR="00C93A19" w:rsidRPr="003F3AB3" w:rsidRDefault="00C93A19" w:rsidP="003262ED">
      <w:pPr>
        <w:pStyle w:val="GOSTScript"/>
        <w:rPr>
          <w:ins w:id="9814" w:author="Сатлер Марина Викторовна" w:date="2025-11-12T17:00:00Z"/>
        </w:rPr>
      </w:pPr>
      <w:ins w:id="9815" w:author="Сатлер Марина Викторовна" w:date="2025-11-12T17:00:00Z">
        <w:r w:rsidRPr="001A3380">
          <w:tab/>
        </w:r>
        <w:r w:rsidRPr="001A3380">
          <w:tab/>
        </w:r>
        <w:r w:rsidRPr="003F3AB3">
          <w:t>"Receiver": "</w:t>
        </w:r>
      </w:ins>
      <w:ins w:id="9816" w:author="Сатлер Марина Викторовна" w:date="2025-11-13T12:02:00Z">
        <w:r w:rsidR="00AB48BC">
          <w:t>ARP</w:t>
        </w:r>
      </w:ins>
      <w:ins w:id="9817" w:author="Сатлер Марина Викторовна" w:date="2025-11-12T17:00:00Z">
        <w:r w:rsidRPr="001A3380">
          <w:t>",</w:t>
        </w:r>
      </w:ins>
    </w:p>
    <w:p w14:paraId="00E18DDF" w14:textId="174E53BD" w:rsidR="00C93A19" w:rsidRPr="003F3AB3" w:rsidRDefault="00C93A19" w:rsidP="003262ED">
      <w:pPr>
        <w:pStyle w:val="GOSTScript"/>
        <w:rPr>
          <w:ins w:id="9818" w:author="Сатлер Марина Викторовна" w:date="2025-11-12T17:00:00Z"/>
        </w:rPr>
      </w:pPr>
      <w:ins w:id="9819" w:author="Сатлер Марина Викторовна" w:date="2025-11-12T17:00:00Z">
        <w:r w:rsidRPr="003F3AB3">
          <w:tab/>
        </w:r>
        <w:r w:rsidRPr="003F3AB3">
          <w:tab/>
          <w:t>"AnsDateTime": "202</w:t>
        </w:r>
      </w:ins>
      <w:ins w:id="9820" w:author="Сатлер Марина Викторовна" w:date="2025-11-13T12:03:00Z">
        <w:r w:rsidR="00AB48BC">
          <w:t>5</w:t>
        </w:r>
      </w:ins>
      <w:ins w:id="9821" w:author="Сатлер Марина Викторовна" w:date="2025-11-12T17:00:00Z">
        <w:r w:rsidRPr="001A3380">
          <w:t xml:space="preserve">-06-21 </w:t>
        </w:r>
        <w:r w:rsidRPr="003F3AB3">
          <w:t>14:30:19",</w:t>
        </w:r>
      </w:ins>
    </w:p>
    <w:p w14:paraId="680C5E9B" w14:textId="18F91368" w:rsidR="00C93A19" w:rsidRPr="003F3AB3" w:rsidRDefault="00C93A19" w:rsidP="003262ED">
      <w:pPr>
        <w:pStyle w:val="GOSTScript"/>
        <w:rPr>
          <w:ins w:id="9822" w:author="Сатлер Марина Викторовна" w:date="2025-11-12T17:00:00Z"/>
        </w:rPr>
      </w:pPr>
      <w:ins w:id="9823" w:author="Сатлер Марина Викторовна" w:date="2025-11-12T17:00:00Z">
        <w:r w:rsidRPr="003F3AB3">
          <w:tab/>
        </w:r>
        <w:r w:rsidRPr="003F3AB3">
          <w:tab/>
        </w:r>
        <w:r w:rsidRPr="00CF40B5">
          <w:t>"Version": "</w:t>
        </w:r>
      </w:ins>
      <w:ins w:id="9824" w:author="Сатлер Марина Викторовна" w:date="2025-11-13T12:03:00Z">
        <w:r w:rsidR="00CC5D5E" w:rsidRPr="00117E38">
          <w:t>2.4</w:t>
        </w:r>
      </w:ins>
      <w:ins w:id="9825" w:author="Сатлер Марина Викторовна" w:date="2025-11-12T17:00:00Z">
        <w:r w:rsidRPr="001A3380">
          <w:t>",</w:t>
        </w:r>
      </w:ins>
    </w:p>
    <w:p w14:paraId="3D963BCC" w14:textId="27146567" w:rsidR="00C93A19" w:rsidRPr="003F3AB3" w:rsidRDefault="00C93A19" w:rsidP="003262ED">
      <w:pPr>
        <w:pStyle w:val="GOSTScript"/>
        <w:rPr>
          <w:ins w:id="9826" w:author="Сатлер Марина Викторовна" w:date="2025-11-12T17:00:00Z"/>
        </w:rPr>
      </w:pPr>
      <w:ins w:id="9827" w:author="Сатлер Марина Викторовна" w:date="2025-11-12T17:00:00Z">
        <w:r w:rsidRPr="003F3AB3">
          <w:tab/>
        </w:r>
        <w:r w:rsidRPr="003F3AB3">
          <w:tab/>
          <w:t>"ReqGuid": "</w:t>
        </w:r>
      </w:ins>
      <w:ins w:id="9828" w:author="Сатлер Марина Викторовна" w:date="2025-11-13T12:03:00Z">
        <w:r w:rsidR="00CC5D5E" w:rsidRPr="00117E38">
          <w:t>b3d4ce5d-2757-4454-948c-cfa72ba94f10</w:t>
        </w:r>
      </w:ins>
      <w:ins w:id="9829" w:author="Сатлер Марина Викторовна" w:date="2025-11-12T17:00:00Z">
        <w:r w:rsidRPr="001A3380">
          <w:t>",</w:t>
        </w:r>
      </w:ins>
    </w:p>
    <w:p w14:paraId="4780DE18" w14:textId="1C105359" w:rsidR="00C93A19" w:rsidRPr="003F3AB3" w:rsidRDefault="00C93A19" w:rsidP="003262ED">
      <w:pPr>
        <w:pStyle w:val="GOSTScript"/>
        <w:rPr>
          <w:ins w:id="9830" w:author="Сатлер Марина Викторовна" w:date="2025-11-12T17:00:00Z"/>
        </w:rPr>
      </w:pPr>
      <w:ins w:id="9831" w:author="Сатлер Марина Викторовна" w:date="2025-11-12T17:00:00Z">
        <w:r w:rsidRPr="003F3AB3">
          <w:tab/>
        </w:r>
        <w:r w:rsidRPr="003F3AB3">
          <w:tab/>
          <w:t>"AnsGuid": "</w:t>
        </w:r>
      </w:ins>
      <w:ins w:id="9832" w:author="Сатлер Марина Викторовна" w:date="2025-11-13T12:03:00Z">
        <w:r w:rsidR="00CC5D5E" w:rsidRPr="00117E38">
          <w:t>syo4ce5d-2er7-4783-948c-cfa72ba94f92</w:t>
        </w:r>
      </w:ins>
      <w:ins w:id="9833" w:author="Сатлер Марина Викторовна" w:date="2025-11-12T17:00:00Z">
        <w:r w:rsidRPr="001A3380">
          <w:t>",</w:t>
        </w:r>
      </w:ins>
    </w:p>
    <w:p w14:paraId="35D52885" w14:textId="77777777" w:rsidR="00C93A19" w:rsidRPr="003262ED" w:rsidRDefault="00C93A19" w:rsidP="003262ED">
      <w:pPr>
        <w:pStyle w:val="GOSTScript"/>
        <w:rPr>
          <w:ins w:id="9834" w:author="Сатлер Марина Викторовна" w:date="2025-11-12T17:00:00Z"/>
          <w:lang w:val="ru-RU"/>
        </w:rPr>
      </w:pPr>
      <w:ins w:id="9835" w:author="Сатлер Марина Викторовна" w:date="2025-11-12T17:00:00Z">
        <w:r w:rsidRPr="003F3AB3">
          <w:tab/>
        </w:r>
        <w:r w:rsidRPr="003F3AB3">
          <w:tab/>
        </w:r>
        <w:r w:rsidRPr="003262ED">
          <w:rPr>
            <w:lang w:val="ru-RU"/>
          </w:rPr>
          <w:t>"Result": "E",</w:t>
        </w:r>
      </w:ins>
    </w:p>
    <w:p w14:paraId="4D803C13" w14:textId="77777777" w:rsidR="00C93A19" w:rsidRPr="003262ED" w:rsidRDefault="00C93A19" w:rsidP="003262ED">
      <w:pPr>
        <w:pStyle w:val="GOSTScript"/>
        <w:rPr>
          <w:ins w:id="9836" w:author="Сатлер Марина Викторовна" w:date="2025-11-12T17:00:00Z"/>
          <w:lang w:val="ru-RU"/>
        </w:rPr>
      </w:pPr>
      <w:ins w:id="9837" w:author="Сатлер Марина Викторовна" w:date="2025-11-12T17:00:00Z">
        <w:r w:rsidRPr="003262ED">
          <w:rPr>
            <w:lang w:val="ru-RU"/>
          </w:rPr>
          <w:tab/>
        </w:r>
        <w:r w:rsidRPr="003262ED">
          <w:rPr>
            <w:lang w:val="ru-RU"/>
          </w:rPr>
          <w:tab/>
          <w:t>"ErrorCode": "04",</w:t>
        </w:r>
      </w:ins>
    </w:p>
    <w:p w14:paraId="4B8D82DD" w14:textId="41AF93E8" w:rsidR="00C93A19" w:rsidRPr="003262ED" w:rsidRDefault="00C93A19" w:rsidP="003262ED">
      <w:pPr>
        <w:pStyle w:val="GOSTScript"/>
        <w:rPr>
          <w:ins w:id="9838" w:author="Сатлер Марина Викторовна" w:date="2025-11-12T17:00:00Z"/>
          <w:lang w:val="ru-RU"/>
        </w:rPr>
      </w:pPr>
      <w:ins w:id="9839" w:author="Сатлер Марина Викторовна" w:date="2025-11-12T17:00:00Z">
        <w:r w:rsidRPr="003262ED">
          <w:rPr>
            <w:lang w:val="ru-RU"/>
          </w:rPr>
          <w:tab/>
        </w:r>
        <w:r w:rsidRPr="003262ED">
          <w:rPr>
            <w:lang w:val="ru-RU"/>
          </w:rPr>
          <w:tab/>
          <w:t>"ResultDescr": "&lt;Операционный день [дата операционного дня], находится в статусе, отличном от «Закрыт окончательно». Для выполнения операции закрытия года доведите операционный день до указанного статуса&gt;"</w:t>
        </w:r>
      </w:ins>
    </w:p>
    <w:p w14:paraId="0EE22996" w14:textId="77777777" w:rsidR="00C93A19" w:rsidRPr="003262ED" w:rsidRDefault="00C93A19" w:rsidP="003262ED">
      <w:pPr>
        <w:pStyle w:val="GOSTScript"/>
        <w:rPr>
          <w:ins w:id="9840" w:author="Сатлер Марина Викторовна" w:date="2025-11-12T17:00:00Z"/>
          <w:lang w:val="ru-RU"/>
        </w:rPr>
      </w:pPr>
      <w:ins w:id="9841" w:author="Сатлер Марина Викторовна" w:date="2025-11-12T17:00:00Z">
        <w:r w:rsidRPr="003262ED">
          <w:rPr>
            <w:lang w:val="ru-RU"/>
          </w:rPr>
          <w:tab/>
          <w:t>}</w:t>
        </w:r>
      </w:ins>
    </w:p>
    <w:p w14:paraId="4AFFAFDD" w14:textId="1562160B" w:rsidR="009B0783" w:rsidRPr="003262ED" w:rsidRDefault="00C93A19" w:rsidP="003262ED">
      <w:pPr>
        <w:pStyle w:val="GOSTScript"/>
        <w:rPr>
          <w:ins w:id="9842" w:author="Сатлер Марина Викторовна" w:date="2025-11-12T16:57:00Z"/>
          <w:b/>
          <w:bCs/>
          <w:iCs/>
          <w:lang w:val="ru-RU"/>
        </w:rPr>
      </w:pPr>
      <w:ins w:id="9843" w:author="Сатлер Марина Викторовна" w:date="2025-11-12T17:00:00Z">
        <w:r w:rsidRPr="003262ED">
          <w:rPr>
            <w:lang w:val="ru-RU"/>
          </w:rPr>
          <w:t>}</w:t>
        </w:r>
      </w:ins>
    </w:p>
    <w:p w14:paraId="78A2E6F0" w14:textId="01CBEC6D" w:rsidR="009B0783" w:rsidRPr="00890A8D" w:rsidRDefault="009B0783" w:rsidP="009B0783">
      <w:pPr>
        <w:pStyle w:val="GOSTNormal"/>
        <w:rPr>
          <w:ins w:id="9844" w:author="Сатлер Марина Викторовна" w:date="2025-11-12T16:57:00Z"/>
        </w:rPr>
      </w:pPr>
      <w:ins w:id="9845" w:author="Сатлер Марина Викторовна" w:date="2025-11-12T16:57:00Z">
        <w:r w:rsidRPr="00CC6B2E">
          <w:rPr>
            <w:u w:val="single"/>
          </w:rPr>
          <w:t>Пример №</w:t>
        </w:r>
        <w:r>
          <w:rPr>
            <w:u w:val="single"/>
          </w:rPr>
          <w:t>5</w:t>
        </w:r>
        <w:r w:rsidRPr="00CC6B2E">
          <w:rPr>
            <w:u w:val="single"/>
          </w:rPr>
          <w:t xml:space="preserve">: </w:t>
        </w:r>
      </w:ins>
      <w:ins w:id="9846" w:author="Сатлер Марина Викторовна" w:date="2025-11-12T16:58:00Z">
        <w:r w:rsidR="00543B4B" w:rsidRPr="00543B4B">
          <w:rPr>
            <w:u w:val="single"/>
          </w:rPr>
          <w:t>Перенос остатков осуществлен успешно</w:t>
        </w:r>
      </w:ins>
      <w:ins w:id="9847" w:author="Сатлер Марина Викторовна" w:date="2025-11-12T16:57:00Z">
        <w:r w:rsidRPr="00CC6B2E">
          <w:rPr>
            <w:u w:val="single"/>
          </w:rPr>
          <w:t>:</w:t>
        </w:r>
      </w:ins>
    </w:p>
    <w:p w14:paraId="1B567D74" w14:textId="77777777" w:rsidR="00B709C9" w:rsidRPr="00CF093F" w:rsidRDefault="00B709C9" w:rsidP="003262ED">
      <w:pPr>
        <w:pStyle w:val="GOSTScript"/>
        <w:rPr>
          <w:ins w:id="9848" w:author="Сатлер Марина Викторовна" w:date="2025-11-12T17:02:00Z"/>
        </w:rPr>
      </w:pPr>
      <w:ins w:id="9849" w:author="Сатлер Марина Викторовна" w:date="2025-11-12T17:02:00Z">
        <w:r w:rsidRPr="00CF093F">
          <w:t>{</w:t>
        </w:r>
      </w:ins>
    </w:p>
    <w:p w14:paraId="60178FA0" w14:textId="77777777" w:rsidR="00B709C9" w:rsidRPr="003F3AB3" w:rsidRDefault="00B709C9" w:rsidP="003262ED">
      <w:pPr>
        <w:pStyle w:val="GOSTScript"/>
        <w:rPr>
          <w:ins w:id="9850" w:author="Сатлер Марина Викторовна" w:date="2025-11-12T17:02:00Z"/>
        </w:rPr>
      </w:pPr>
      <w:ins w:id="9851" w:author="Сатлер Марина Викторовна" w:date="2025-11-12T17:02:00Z">
        <w:r w:rsidRPr="001A3380">
          <w:tab/>
          <w:t>"header": {</w:t>
        </w:r>
      </w:ins>
    </w:p>
    <w:p w14:paraId="02EDC7B8" w14:textId="77777777" w:rsidR="00B709C9" w:rsidRPr="00CF40B5" w:rsidRDefault="00B709C9" w:rsidP="003262ED">
      <w:pPr>
        <w:pStyle w:val="GOSTScript"/>
        <w:rPr>
          <w:ins w:id="9852" w:author="Сатлер Марина Викторовна" w:date="2025-11-12T17:02:00Z"/>
        </w:rPr>
      </w:pPr>
      <w:ins w:id="9853" w:author="Сатлер Марина Викторовна" w:date="2025-11-12T17:02:00Z">
        <w:r w:rsidRPr="003F3AB3">
          <w:tab/>
        </w:r>
        <w:r w:rsidRPr="003F3AB3">
          <w:tab/>
          <w:t>"Source": "ARP",</w:t>
        </w:r>
      </w:ins>
    </w:p>
    <w:p w14:paraId="7713821B" w14:textId="77777777" w:rsidR="00B709C9" w:rsidRPr="003C4ACA" w:rsidRDefault="00B709C9" w:rsidP="003262ED">
      <w:pPr>
        <w:pStyle w:val="GOSTScript"/>
        <w:rPr>
          <w:ins w:id="9854" w:author="Сатлер Марина Викторовна" w:date="2025-11-12T17:02:00Z"/>
        </w:rPr>
      </w:pPr>
      <w:ins w:id="9855" w:author="Сатлер Марина Викторовна" w:date="2025-11-12T17:02:00Z">
        <w:r w:rsidRPr="003C4ACA">
          <w:tab/>
        </w:r>
        <w:r w:rsidRPr="003C4ACA">
          <w:tab/>
          <w:t>"Receiver": "ARP",</w:t>
        </w:r>
      </w:ins>
    </w:p>
    <w:p w14:paraId="427342B7" w14:textId="77777777" w:rsidR="00B709C9" w:rsidRPr="00EC766A" w:rsidRDefault="00B709C9" w:rsidP="003262ED">
      <w:pPr>
        <w:pStyle w:val="GOSTScript"/>
        <w:rPr>
          <w:ins w:id="9856" w:author="Сатлер Марина Викторовна" w:date="2025-11-12T17:02:00Z"/>
        </w:rPr>
      </w:pPr>
      <w:ins w:id="9857" w:author="Сатлер Марина Викторовна" w:date="2025-11-12T17:02:00Z">
        <w:r w:rsidRPr="003C4ACA">
          <w:tab/>
        </w:r>
        <w:r w:rsidRPr="003C4ACA">
          <w:tab/>
          <w:t>"AnsDateTime": "2025-01-03 12:21:15",</w:t>
        </w:r>
      </w:ins>
    </w:p>
    <w:p w14:paraId="5AD34F74" w14:textId="77777777" w:rsidR="00B709C9" w:rsidRPr="003262ED" w:rsidRDefault="00B709C9" w:rsidP="003262ED">
      <w:pPr>
        <w:pStyle w:val="GOSTScript"/>
        <w:rPr>
          <w:ins w:id="9858" w:author="Сатлер Марина Викторовна" w:date="2025-11-12T17:02:00Z"/>
        </w:rPr>
      </w:pPr>
      <w:ins w:id="9859" w:author="Сатлер Марина Викторовна" w:date="2025-11-12T17:02:00Z">
        <w:r w:rsidRPr="003262ED">
          <w:tab/>
        </w:r>
        <w:r w:rsidRPr="003262ED">
          <w:tab/>
          <w:t>"Version": "2.4",</w:t>
        </w:r>
      </w:ins>
    </w:p>
    <w:p w14:paraId="779C0156" w14:textId="77777777" w:rsidR="00B709C9" w:rsidRPr="003262ED" w:rsidRDefault="00B709C9" w:rsidP="003262ED">
      <w:pPr>
        <w:pStyle w:val="GOSTScript"/>
        <w:rPr>
          <w:ins w:id="9860" w:author="Сатлер Марина Викторовна" w:date="2025-11-12T17:02:00Z"/>
        </w:rPr>
      </w:pPr>
      <w:ins w:id="9861" w:author="Сатлер Марина Викторовна" w:date="2025-11-12T17:02:00Z">
        <w:r w:rsidRPr="003262ED">
          <w:tab/>
        </w:r>
        <w:r w:rsidRPr="003262ED">
          <w:tab/>
          <w:t>"ReqGuid": "b3d4ce5d-2757-4454-948c-cfa72ba94f10",</w:t>
        </w:r>
      </w:ins>
    </w:p>
    <w:p w14:paraId="36EC252C" w14:textId="77777777" w:rsidR="00B709C9" w:rsidRPr="003262ED" w:rsidRDefault="00B709C9" w:rsidP="003262ED">
      <w:pPr>
        <w:pStyle w:val="GOSTScript"/>
        <w:rPr>
          <w:ins w:id="9862" w:author="Сатлер Марина Викторовна" w:date="2025-11-12T17:02:00Z"/>
        </w:rPr>
      </w:pPr>
      <w:ins w:id="9863" w:author="Сатлер Марина Викторовна" w:date="2025-11-12T17:02:00Z">
        <w:r w:rsidRPr="003262ED">
          <w:tab/>
        </w:r>
        <w:r w:rsidRPr="003262ED">
          <w:tab/>
          <w:t>"AnsGuid": "syo4ce5d-2er7-4783-948c-cfa72ba94f92",</w:t>
        </w:r>
      </w:ins>
    </w:p>
    <w:p w14:paraId="1C5AD63D" w14:textId="77777777" w:rsidR="00B709C9" w:rsidRPr="003262ED" w:rsidRDefault="00B709C9" w:rsidP="003262ED">
      <w:pPr>
        <w:pStyle w:val="GOSTScript"/>
        <w:rPr>
          <w:ins w:id="9864" w:author="Сатлер Марина Викторовна" w:date="2025-11-12T17:02:00Z"/>
        </w:rPr>
      </w:pPr>
      <w:ins w:id="9865" w:author="Сатлер Марина Викторовна" w:date="2025-11-12T17:02:00Z">
        <w:r w:rsidRPr="003262ED">
          <w:tab/>
        </w:r>
        <w:r w:rsidRPr="003262ED">
          <w:tab/>
          <w:t>"Result": "S"</w:t>
        </w:r>
      </w:ins>
    </w:p>
    <w:p w14:paraId="63D9A00D" w14:textId="77777777" w:rsidR="00B709C9" w:rsidRPr="003262ED" w:rsidRDefault="00B709C9" w:rsidP="003262ED">
      <w:pPr>
        <w:pStyle w:val="GOSTScript"/>
        <w:rPr>
          <w:ins w:id="9866" w:author="Сатлер Марина Викторовна" w:date="2025-11-12T17:02:00Z"/>
        </w:rPr>
      </w:pPr>
      <w:ins w:id="9867" w:author="Сатлер Марина Викторовна" w:date="2025-11-12T17:02:00Z">
        <w:r w:rsidRPr="003262ED">
          <w:lastRenderedPageBreak/>
          <w:tab/>
          <w:t>},</w:t>
        </w:r>
      </w:ins>
    </w:p>
    <w:p w14:paraId="2EDDEDE9" w14:textId="77777777" w:rsidR="00B709C9" w:rsidRPr="003262ED" w:rsidRDefault="00B709C9" w:rsidP="003262ED">
      <w:pPr>
        <w:pStyle w:val="GOSTScript"/>
        <w:rPr>
          <w:ins w:id="9868" w:author="Сатлер Марина Викторовна" w:date="2025-11-12T17:02:00Z"/>
        </w:rPr>
      </w:pPr>
      <w:ins w:id="9869" w:author="Сатлер Марина Викторовна" w:date="2025-11-12T17:02:00Z">
        <w:r w:rsidRPr="003262ED">
          <w:tab/>
          <w:t>"document": {</w:t>
        </w:r>
      </w:ins>
    </w:p>
    <w:p w14:paraId="12FCDFA9" w14:textId="77777777" w:rsidR="00B709C9" w:rsidRPr="003262ED" w:rsidRDefault="00B709C9" w:rsidP="003262ED">
      <w:pPr>
        <w:pStyle w:val="GOSTScript"/>
        <w:rPr>
          <w:ins w:id="9870" w:author="Сатлер Марина Викторовна" w:date="2025-11-12T17:02:00Z"/>
        </w:rPr>
      </w:pPr>
      <w:ins w:id="9871" w:author="Сатлер Марина Викторовна" w:date="2025-11-12T17:02:00Z">
        <w:r w:rsidRPr="003262ED">
          <w:tab/>
        </w:r>
        <w:r w:rsidRPr="003262ED">
          <w:tab/>
          <w:t>"Subject": "6200",</w:t>
        </w:r>
      </w:ins>
    </w:p>
    <w:p w14:paraId="0A1D0BF9" w14:textId="77777777" w:rsidR="00B709C9" w:rsidRPr="003262ED" w:rsidRDefault="00B709C9" w:rsidP="003262ED">
      <w:pPr>
        <w:pStyle w:val="GOSTScript"/>
        <w:rPr>
          <w:ins w:id="9872" w:author="Сатлер Марина Викторовна" w:date="2025-11-12T17:02:00Z"/>
        </w:rPr>
      </w:pPr>
      <w:ins w:id="9873" w:author="Сатлер Марина Викторовна" w:date="2025-11-12T17:02:00Z">
        <w:r w:rsidRPr="003262ED">
          <w:tab/>
        </w:r>
        <w:r w:rsidRPr="003262ED">
          <w:tab/>
          <w:t>"DocGuid": "a0d4ce5d-7890-4699-948c-cfa72ba94f86",</w:t>
        </w:r>
      </w:ins>
    </w:p>
    <w:p w14:paraId="1760FE11" w14:textId="77777777" w:rsidR="00B709C9" w:rsidRPr="003262ED" w:rsidRDefault="00B709C9" w:rsidP="003262ED">
      <w:pPr>
        <w:pStyle w:val="GOSTScript"/>
        <w:rPr>
          <w:ins w:id="9874" w:author="Сатлер Марина Викторовна" w:date="2025-11-12T17:02:00Z"/>
          <w:lang w:val="ru-RU"/>
        </w:rPr>
      </w:pPr>
      <w:ins w:id="9875" w:author="Сатлер Марина Викторовна" w:date="2025-11-12T17:02:00Z">
        <w:r w:rsidRPr="003262ED">
          <w:tab/>
        </w:r>
        <w:r w:rsidRPr="003262ED">
          <w:tab/>
        </w:r>
        <w:r w:rsidRPr="003262ED">
          <w:rPr>
            <w:lang w:val="ru-RU"/>
          </w:rPr>
          <w:t>"TypeDoc": "БСЕ",</w:t>
        </w:r>
      </w:ins>
    </w:p>
    <w:p w14:paraId="7EFF84E6" w14:textId="77777777" w:rsidR="00B709C9" w:rsidRPr="003262ED" w:rsidRDefault="00B709C9" w:rsidP="003262ED">
      <w:pPr>
        <w:pStyle w:val="GOSTScript"/>
        <w:rPr>
          <w:ins w:id="9876" w:author="Сатлер Марина Викторовна" w:date="2025-11-12T17:02:00Z"/>
          <w:lang w:val="ru-RU"/>
        </w:rPr>
      </w:pPr>
      <w:ins w:id="9877" w:author="Сатлер Марина Викторовна" w:date="2025-11-12T17:02:00Z">
        <w:r w:rsidRPr="003262ED">
          <w:rPr>
            <w:lang w:val="ru-RU"/>
          </w:rPr>
          <w:tab/>
        </w:r>
        <w:r w:rsidRPr="003262ED">
          <w:rPr>
            <w:lang w:val="ru-RU"/>
          </w:rPr>
          <w:tab/>
          <w:t>"NameDoc": "Бухгалтерская справка (ф. 0504833)",</w:t>
        </w:r>
      </w:ins>
    </w:p>
    <w:p w14:paraId="2B9A6AA2" w14:textId="77777777" w:rsidR="00B709C9" w:rsidRPr="001A3380" w:rsidRDefault="00B709C9" w:rsidP="003262ED">
      <w:pPr>
        <w:pStyle w:val="GOSTScript"/>
        <w:rPr>
          <w:ins w:id="9878" w:author="Сатлер Марина Викторовна" w:date="2025-11-12T17:02:00Z"/>
        </w:rPr>
      </w:pPr>
      <w:ins w:id="9879" w:author="Сатлер Марина Викторовна" w:date="2025-11-12T17:02:00Z">
        <w:r w:rsidRPr="003262ED">
          <w:rPr>
            <w:lang w:val="ru-RU"/>
          </w:rPr>
          <w:tab/>
        </w:r>
        <w:r w:rsidRPr="003262ED">
          <w:rPr>
            <w:lang w:val="ru-RU"/>
          </w:rPr>
          <w:tab/>
        </w:r>
        <w:r w:rsidRPr="00CF093F">
          <w:t>"DocNumber": "6200_NG_EBP_AUBU_25_00001",</w:t>
        </w:r>
      </w:ins>
    </w:p>
    <w:p w14:paraId="5DF9A516" w14:textId="77777777" w:rsidR="00B709C9" w:rsidRPr="003F3AB3" w:rsidRDefault="00B709C9" w:rsidP="003262ED">
      <w:pPr>
        <w:pStyle w:val="GOSTScript"/>
        <w:rPr>
          <w:ins w:id="9880" w:author="Сатлер Марина Викторовна" w:date="2025-11-12T17:02:00Z"/>
        </w:rPr>
      </w:pPr>
      <w:ins w:id="9881" w:author="Сатлер Марина Викторовна" w:date="2025-11-12T17:02:00Z">
        <w:r w:rsidRPr="003F3AB3">
          <w:tab/>
        </w:r>
        <w:r w:rsidRPr="003F3AB3">
          <w:tab/>
          <w:t>"DocDate": "2025-01-01",</w:t>
        </w:r>
      </w:ins>
    </w:p>
    <w:p w14:paraId="4D3F2DD5" w14:textId="77777777" w:rsidR="00B709C9" w:rsidRPr="003262ED" w:rsidRDefault="00B709C9" w:rsidP="003262ED">
      <w:pPr>
        <w:pStyle w:val="GOSTScript"/>
        <w:rPr>
          <w:ins w:id="9882" w:author="Сатлер Марина Викторовна" w:date="2025-11-12T17:02:00Z"/>
          <w:lang w:val="ru-RU"/>
        </w:rPr>
      </w:pPr>
      <w:ins w:id="9883" w:author="Сатлер Марина Викторовна" w:date="2025-11-12T17:02:00Z">
        <w:r w:rsidRPr="003F3AB3">
          <w:tab/>
        </w:r>
        <w:r w:rsidRPr="003F3AB3">
          <w:tab/>
        </w:r>
        <w:r w:rsidRPr="003262ED">
          <w:rPr>
            <w:lang w:val="ru-RU"/>
          </w:rPr>
          <w:t>"SettlementDate": "2025-01-01"</w:t>
        </w:r>
      </w:ins>
    </w:p>
    <w:p w14:paraId="0BCE335A" w14:textId="77777777" w:rsidR="00B709C9" w:rsidRPr="003262ED" w:rsidRDefault="00B709C9" w:rsidP="003262ED">
      <w:pPr>
        <w:pStyle w:val="GOSTScript"/>
        <w:rPr>
          <w:ins w:id="9884" w:author="Сатлер Марина Викторовна" w:date="2025-11-12T17:02:00Z"/>
          <w:lang w:val="ru-RU"/>
        </w:rPr>
      </w:pPr>
      <w:ins w:id="9885" w:author="Сатлер Марина Викторовна" w:date="2025-11-12T17:02:00Z">
        <w:r w:rsidRPr="003262ED">
          <w:rPr>
            <w:lang w:val="ru-RU"/>
          </w:rPr>
          <w:tab/>
          <w:t>}</w:t>
        </w:r>
      </w:ins>
    </w:p>
    <w:p w14:paraId="2AF4490B" w14:textId="0094B78D" w:rsidR="009B0783" w:rsidRPr="003262ED" w:rsidRDefault="00B709C9" w:rsidP="003262ED">
      <w:pPr>
        <w:pStyle w:val="GOSTScript"/>
        <w:rPr>
          <w:ins w:id="9886" w:author="Сатлер Марина Викторовна" w:date="2025-11-12T16:57:00Z"/>
          <w:b/>
          <w:bCs/>
          <w:iCs/>
          <w:lang w:val="ru-RU"/>
        </w:rPr>
      </w:pPr>
      <w:ins w:id="9887" w:author="Сатлер Марина Викторовна" w:date="2025-11-12T17:02:00Z">
        <w:r w:rsidRPr="003262ED">
          <w:rPr>
            <w:lang w:val="ru-RU"/>
          </w:rPr>
          <w:t>}</w:t>
        </w:r>
      </w:ins>
    </w:p>
    <w:p w14:paraId="63B41911" w14:textId="7407BE2C" w:rsidR="009B0783" w:rsidRPr="00890A8D" w:rsidRDefault="009B0783" w:rsidP="009B0783">
      <w:pPr>
        <w:pStyle w:val="GOSTNormal"/>
        <w:rPr>
          <w:ins w:id="9888" w:author="Сатлер Марина Викторовна" w:date="2025-11-12T16:57:00Z"/>
        </w:rPr>
      </w:pPr>
      <w:ins w:id="9889" w:author="Сатлер Марина Викторовна" w:date="2025-11-12T16:57:00Z">
        <w:r w:rsidRPr="00CC6B2E">
          <w:rPr>
            <w:u w:val="single"/>
          </w:rPr>
          <w:t>Пример №</w:t>
        </w:r>
        <w:r>
          <w:rPr>
            <w:u w:val="single"/>
          </w:rPr>
          <w:t>6</w:t>
        </w:r>
        <w:r w:rsidRPr="00CC6B2E">
          <w:rPr>
            <w:u w:val="single"/>
          </w:rPr>
          <w:t xml:space="preserve">: </w:t>
        </w:r>
      </w:ins>
      <w:ins w:id="9890" w:author="Сатлер Марина Викторовна" w:date="2025-11-12T16:58:00Z">
        <w:r w:rsidR="00543B4B" w:rsidRPr="00543B4B">
          <w:rPr>
            <w:u w:val="single"/>
          </w:rPr>
          <w:t>Перенос остатков не может быть осуществлен по причине недопустимого статуса финансового года</w:t>
        </w:r>
      </w:ins>
      <w:ins w:id="9891" w:author="Сатлер Марина Викторовна" w:date="2025-11-12T16:57:00Z">
        <w:r w:rsidRPr="00CC6B2E">
          <w:rPr>
            <w:u w:val="single"/>
          </w:rPr>
          <w:t>:</w:t>
        </w:r>
      </w:ins>
    </w:p>
    <w:p w14:paraId="280A6B2A" w14:textId="77777777" w:rsidR="00B709C9" w:rsidRPr="001A3380" w:rsidRDefault="00B709C9" w:rsidP="003262ED">
      <w:pPr>
        <w:pStyle w:val="GOSTScript"/>
        <w:rPr>
          <w:ins w:id="9892" w:author="Сатлер Марина Викторовна" w:date="2025-11-12T17:04:00Z"/>
        </w:rPr>
      </w:pPr>
      <w:ins w:id="9893" w:author="Сатлер Марина Викторовна" w:date="2025-11-12T17:04:00Z">
        <w:r w:rsidRPr="00CF093F">
          <w:t>{</w:t>
        </w:r>
      </w:ins>
    </w:p>
    <w:p w14:paraId="32BDE860" w14:textId="77777777" w:rsidR="00B709C9" w:rsidRPr="003F3AB3" w:rsidRDefault="00B709C9" w:rsidP="003262ED">
      <w:pPr>
        <w:pStyle w:val="GOSTScript"/>
        <w:rPr>
          <w:ins w:id="9894" w:author="Сатлер Марина Викторовна" w:date="2025-11-12T17:04:00Z"/>
        </w:rPr>
      </w:pPr>
      <w:ins w:id="9895" w:author="Сатлер Марина Викторовна" w:date="2025-11-12T17:04:00Z">
        <w:r w:rsidRPr="003F3AB3">
          <w:tab/>
          <w:t>"header": {</w:t>
        </w:r>
      </w:ins>
    </w:p>
    <w:p w14:paraId="3A88749B" w14:textId="764F5668" w:rsidR="00B709C9" w:rsidRPr="001A3380" w:rsidRDefault="00B709C9" w:rsidP="003262ED">
      <w:pPr>
        <w:pStyle w:val="GOSTScript"/>
        <w:rPr>
          <w:ins w:id="9896" w:author="Сатлер Марина Викторовна" w:date="2025-11-12T17:04:00Z"/>
        </w:rPr>
      </w:pPr>
      <w:ins w:id="9897" w:author="Сатлер Марина Викторовна" w:date="2025-11-12T17:04:00Z">
        <w:r w:rsidRPr="003F3AB3">
          <w:tab/>
        </w:r>
        <w:r w:rsidRPr="003F3AB3">
          <w:tab/>
          <w:t>"Source": "</w:t>
        </w:r>
      </w:ins>
      <w:ins w:id="9898" w:author="Сатлер Марина Викторовна" w:date="2025-11-13T12:05:00Z">
        <w:r w:rsidR="00CC5D5E" w:rsidRPr="00117E38">
          <w:t>ARP</w:t>
        </w:r>
      </w:ins>
      <w:ins w:id="9899" w:author="Сатлер Марина Викторовна" w:date="2025-11-12T17:04:00Z">
        <w:r w:rsidRPr="00CF093F">
          <w:t>",</w:t>
        </w:r>
      </w:ins>
    </w:p>
    <w:p w14:paraId="1FEE2DF6" w14:textId="0C1AB38F" w:rsidR="00B709C9" w:rsidRPr="001A3380" w:rsidRDefault="00B709C9" w:rsidP="003262ED">
      <w:pPr>
        <w:pStyle w:val="GOSTScript"/>
        <w:rPr>
          <w:ins w:id="9900" w:author="Сатлер Марина Викторовна" w:date="2025-11-12T17:04:00Z"/>
        </w:rPr>
      </w:pPr>
      <w:ins w:id="9901" w:author="Сатлер Марина Викторовна" w:date="2025-11-12T17:04:00Z">
        <w:r w:rsidRPr="003F3AB3">
          <w:tab/>
        </w:r>
        <w:r w:rsidRPr="003F3AB3">
          <w:tab/>
          <w:t>"Receiver": "</w:t>
        </w:r>
      </w:ins>
      <w:ins w:id="9902" w:author="Сатлер Марина Викторовна" w:date="2025-11-13T12:05:00Z">
        <w:r w:rsidR="00CC5D5E" w:rsidRPr="00117E38">
          <w:t>ARP</w:t>
        </w:r>
      </w:ins>
      <w:ins w:id="9903" w:author="Сатлер Марина Викторовна" w:date="2025-11-12T17:04:00Z">
        <w:r w:rsidRPr="00CF093F">
          <w:t>",</w:t>
        </w:r>
      </w:ins>
    </w:p>
    <w:p w14:paraId="0F65ED11" w14:textId="49E8C1E4" w:rsidR="00B709C9" w:rsidRPr="003F3AB3" w:rsidRDefault="00B709C9" w:rsidP="003262ED">
      <w:pPr>
        <w:pStyle w:val="GOSTScript"/>
        <w:rPr>
          <w:ins w:id="9904" w:author="Сатлер Марина Викторовна" w:date="2025-11-12T17:04:00Z"/>
        </w:rPr>
      </w:pPr>
      <w:ins w:id="9905" w:author="Сатлер Марина Викторовна" w:date="2025-11-12T17:04:00Z">
        <w:r w:rsidRPr="003F3AB3">
          <w:tab/>
        </w:r>
        <w:r w:rsidRPr="003F3AB3">
          <w:tab/>
          <w:t>"AnsDateTime": "202</w:t>
        </w:r>
      </w:ins>
      <w:ins w:id="9906" w:author="Сатлер Марина Викторовна" w:date="2025-11-13T12:05:00Z">
        <w:r w:rsidR="00CC5D5E">
          <w:t>5</w:t>
        </w:r>
      </w:ins>
      <w:ins w:id="9907" w:author="Сатлер Марина Викторовна" w:date="2025-11-12T17:04:00Z">
        <w:r w:rsidRPr="001A3380">
          <w:t>-06-21 14:30:19",</w:t>
        </w:r>
      </w:ins>
    </w:p>
    <w:p w14:paraId="54446F94" w14:textId="0B70556C" w:rsidR="00B709C9" w:rsidRPr="001A3380" w:rsidRDefault="00B709C9" w:rsidP="003262ED">
      <w:pPr>
        <w:pStyle w:val="GOSTScript"/>
        <w:rPr>
          <w:ins w:id="9908" w:author="Сатлер Марина Викторовна" w:date="2025-11-12T17:04:00Z"/>
        </w:rPr>
      </w:pPr>
      <w:ins w:id="9909" w:author="Сатлер Марина Викторовна" w:date="2025-11-12T17:04:00Z">
        <w:r w:rsidRPr="003F3AB3">
          <w:tab/>
        </w:r>
        <w:r w:rsidRPr="003F3AB3">
          <w:tab/>
          <w:t>"Version": "</w:t>
        </w:r>
      </w:ins>
      <w:ins w:id="9910" w:author="Сатлер Марина Викторовна" w:date="2025-11-13T12:05:00Z">
        <w:r w:rsidR="00CC5D5E" w:rsidRPr="00117E38">
          <w:t>2.4</w:t>
        </w:r>
      </w:ins>
      <w:ins w:id="9911" w:author="Сатлер Марина Викторовна" w:date="2025-11-12T17:04:00Z">
        <w:r w:rsidRPr="00CF093F">
          <w:t>",</w:t>
        </w:r>
      </w:ins>
    </w:p>
    <w:p w14:paraId="607968C4" w14:textId="11426A89" w:rsidR="00B709C9" w:rsidRPr="001A3380" w:rsidRDefault="00B709C9" w:rsidP="003262ED">
      <w:pPr>
        <w:pStyle w:val="GOSTScript"/>
        <w:rPr>
          <w:ins w:id="9912" w:author="Сатлер Марина Викторовна" w:date="2025-11-12T17:04:00Z"/>
        </w:rPr>
      </w:pPr>
      <w:ins w:id="9913" w:author="Сатлер Марина Викторовна" w:date="2025-11-12T17:04:00Z">
        <w:r w:rsidRPr="003F3AB3">
          <w:tab/>
        </w:r>
        <w:r w:rsidRPr="003F3AB3">
          <w:tab/>
          <w:t>"ReqGuid": "</w:t>
        </w:r>
      </w:ins>
      <w:ins w:id="9914" w:author="Сатлер Марина Викторовна" w:date="2025-11-13T12:05:00Z">
        <w:r w:rsidR="00CC5D5E" w:rsidRPr="00117E38">
          <w:t>b3d4ce5d-2757-4454-948c-cfa72ba94f10</w:t>
        </w:r>
      </w:ins>
      <w:ins w:id="9915" w:author="Сатлер Марина Викторовна" w:date="2025-11-12T17:04:00Z">
        <w:r w:rsidRPr="00CF093F">
          <w:t>",</w:t>
        </w:r>
      </w:ins>
    </w:p>
    <w:p w14:paraId="2CB5058A" w14:textId="07326523" w:rsidR="00B709C9" w:rsidRPr="001A3380" w:rsidRDefault="00B709C9" w:rsidP="003262ED">
      <w:pPr>
        <w:pStyle w:val="GOSTScript"/>
        <w:rPr>
          <w:ins w:id="9916" w:author="Сатлер Марина Викторовна" w:date="2025-11-12T17:04:00Z"/>
        </w:rPr>
      </w:pPr>
      <w:ins w:id="9917" w:author="Сатлер Марина Викторовна" w:date="2025-11-12T17:04:00Z">
        <w:r w:rsidRPr="003F3AB3">
          <w:tab/>
        </w:r>
        <w:r w:rsidRPr="003F3AB3">
          <w:tab/>
          <w:t>"AnsGuid": "</w:t>
        </w:r>
      </w:ins>
      <w:ins w:id="9918" w:author="Сатлер Марина Викторовна" w:date="2025-11-13T12:05:00Z">
        <w:r w:rsidR="00CC5D5E" w:rsidRPr="00117E38">
          <w:t>syo4ce5d-2er7-4783-948c-cfa72ba94f92</w:t>
        </w:r>
      </w:ins>
      <w:ins w:id="9919" w:author="Сатлер Марина Викторовна" w:date="2025-11-12T17:04:00Z">
        <w:r w:rsidRPr="00CF093F">
          <w:t>",</w:t>
        </w:r>
      </w:ins>
    </w:p>
    <w:p w14:paraId="37A24CE9" w14:textId="77777777" w:rsidR="00B709C9" w:rsidRPr="003262ED" w:rsidRDefault="00B709C9" w:rsidP="003262ED">
      <w:pPr>
        <w:pStyle w:val="GOSTScript"/>
        <w:rPr>
          <w:ins w:id="9920" w:author="Сатлер Марина Викторовна" w:date="2025-11-12T17:04:00Z"/>
          <w:lang w:val="ru-RU"/>
        </w:rPr>
      </w:pPr>
      <w:ins w:id="9921" w:author="Сатлер Марина Викторовна" w:date="2025-11-12T17:04:00Z">
        <w:r w:rsidRPr="003F3AB3">
          <w:tab/>
        </w:r>
        <w:r w:rsidRPr="003F3AB3">
          <w:tab/>
        </w:r>
        <w:r w:rsidRPr="003262ED">
          <w:rPr>
            <w:lang w:val="ru-RU"/>
          </w:rPr>
          <w:t>"Result": "E",</w:t>
        </w:r>
      </w:ins>
    </w:p>
    <w:p w14:paraId="686D4EF3" w14:textId="77777777" w:rsidR="00B709C9" w:rsidRPr="003262ED" w:rsidRDefault="00B709C9" w:rsidP="003262ED">
      <w:pPr>
        <w:pStyle w:val="GOSTScript"/>
        <w:rPr>
          <w:ins w:id="9922" w:author="Сатлер Марина Викторовна" w:date="2025-11-12T17:04:00Z"/>
          <w:lang w:val="ru-RU"/>
        </w:rPr>
      </w:pPr>
      <w:ins w:id="9923" w:author="Сатлер Марина Викторовна" w:date="2025-11-12T17:04:00Z">
        <w:r w:rsidRPr="003262ED">
          <w:rPr>
            <w:lang w:val="ru-RU"/>
          </w:rPr>
          <w:tab/>
        </w:r>
        <w:r w:rsidRPr="003262ED">
          <w:rPr>
            <w:lang w:val="ru-RU"/>
          </w:rPr>
          <w:tab/>
          <w:t>"ErrorCode": "02",</w:t>
        </w:r>
      </w:ins>
    </w:p>
    <w:p w14:paraId="447AA4FB" w14:textId="77777777" w:rsidR="00B709C9" w:rsidRPr="003262ED" w:rsidRDefault="00B709C9" w:rsidP="003262ED">
      <w:pPr>
        <w:pStyle w:val="GOSTScript"/>
        <w:rPr>
          <w:ins w:id="9924" w:author="Сатлер Марина Викторовна" w:date="2025-11-12T17:04:00Z"/>
          <w:lang w:val="ru-RU"/>
        </w:rPr>
      </w:pPr>
      <w:ins w:id="9925" w:author="Сатлер Марина Викторовна" w:date="2025-11-12T17:04:00Z">
        <w:r w:rsidRPr="003262ED">
          <w:rPr>
            <w:lang w:val="ru-RU"/>
          </w:rPr>
          <w:tab/>
        </w:r>
        <w:r w:rsidRPr="003262ED">
          <w:rPr>
            <w:lang w:val="ru-RU"/>
          </w:rPr>
          <w:tab/>
          <w:t>"ResultDescr": "Перенос остатков не может быть осуществлен, т.к. в ЕБП отсутствует (или находится в недопустимом статусе) финансовый год &lt;OpeningYear&gt; по функциональной области &lt;TypeOpening&gt; по субъекту учета &lt;Subject&gt;. Проверьте корректность параметров запроса переноса остатков. В случае необходимости обратитесь в службу технической поддержки ЕБП"</w:t>
        </w:r>
      </w:ins>
    </w:p>
    <w:p w14:paraId="30180FD2" w14:textId="77777777" w:rsidR="00B709C9" w:rsidRPr="003262ED" w:rsidRDefault="00B709C9" w:rsidP="003262ED">
      <w:pPr>
        <w:pStyle w:val="GOSTScript"/>
        <w:rPr>
          <w:ins w:id="9926" w:author="Сатлер Марина Викторовна" w:date="2025-11-12T17:04:00Z"/>
          <w:lang w:val="ru-RU"/>
        </w:rPr>
      </w:pPr>
      <w:ins w:id="9927" w:author="Сатлер Марина Викторовна" w:date="2025-11-12T17:04:00Z">
        <w:r w:rsidRPr="003262ED">
          <w:rPr>
            <w:lang w:val="ru-RU"/>
          </w:rPr>
          <w:tab/>
          <w:t>}</w:t>
        </w:r>
      </w:ins>
    </w:p>
    <w:p w14:paraId="6D9762BF" w14:textId="2623AE94" w:rsidR="009B0783" w:rsidRPr="003262ED" w:rsidRDefault="00B709C9" w:rsidP="003262ED">
      <w:pPr>
        <w:pStyle w:val="GOSTScript"/>
        <w:rPr>
          <w:ins w:id="9928" w:author="Сатлер Марина Викторовна" w:date="2025-11-12T16:57:00Z"/>
          <w:b/>
          <w:bCs/>
          <w:iCs/>
          <w:lang w:val="ru-RU"/>
        </w:rPr>
      </w:pPr>
      <w:ins w:id="9929" w:author="Сатлер Марина Викторовна" w:date="2025-11-12T17:04:00Z">
        <w:r w:rsidRPr="003262ED">
          <w:rPr>
            <w:lang w:val="ru-RU"/>
          </w:rPr>
          <w:t>}</w:t>
        </w:r>
      </w:ins>
    </w:p>
    <w:p w14:paraId="76A24608" w14:textId="5EC66870" w:rsidR="009B0783" w:rsidRPr="00890A8D" w:rsidRDefault="009B0783" w:rsidP="009B0783">
      <w:pPr>
        <w:pStyle w:val="GOSTNormal"/>
        <w:rPr>
          <w:ins w:id="9930" w:author="Сатлер Марина Викторовна" w:date="2025-11-12T16:57:00Z"/>
        </w:rPr>
      </w:pPr>
      <w:ins w:id="9931" w:author="Сатлер Марина Викторовна" w:date="2025-11-12T16:57:00Z">
        <w:r w:rsidRPr="00CC6B2E">
          <w:rPr>
            <w:u w:val="single"/>
          </w:rPr>
          <w:t>Пример №</w:t>
        </w:r>
        <w:r>
          <w:rPr>
            <w:u w:val="single"/>
          </w:rPr>
          <w:t>7</w:t>
        </w:r>
        <w:r w:rsidRPr="00CC6B2E">
          <w:rPr>
            <w:u w:val="single"/>
          </w:rPr>
          <w:t xml:space="preserve">: </w:t>
        </w:r>
      </w:ins>
      <w:ins w:id="9932" w:author="Сатлер Марина Викторовна" w:date="2025-11-12T16:58:00Z">
        <w:r w:rsidR="00543B4B" w:rsidRPr="00543B4B">
          <w:rPr>
            <w:u w:val="single"/>
          </w:rPr>
          <w:t>Перенос остатков не может быть осуществлен по причине того, что процедура переноса остатков уже запущена или находится в процессе отмен</w:t>
        </w:r>
      </w:ins>
      <w:ins w:id="9933" w:author="Сатлер Марина Викторовна" w:date="2025-11-13T18:11:00Z">
        <w:r w:rsidR="0055720D">
          <w:rPr>
            <w:u w:val="single"/>
          </w:rPr>
          <w:t>ы</w:t>
        </w:r>
      </w:ins>
      <w:ins w:id="9934" w:author="Сатлер Марина Викторовна" w:date="2025-11-12T16:57:00Z">
        <w:r w:rsidRPr="00CC6B2E">
          <w:rPr>
            <w:u w:val="single"/>
          </w:rPr>
          <w:t>:</w:t>
        </w:r>
      </w:ins>
    </w:p>
    <w:p w14:paraId="1C09A494" w14:textId="77777777" w:rsidR="00B709C9" w:rsidRPr="001A3380" w:rsidRDefault="00B709C9" w:rsidP="003262ED">
      <w:pPr>
        <w:pStyle w:val="GOSTScript"/>
        <w:rPr>
          <w:ins w:id="9935" w:author="Сатлер Марина Викторовна" w:date="2025-11-12T17:06:00Z"/>
        </w:rPr>
      </w:pPr>
      <w:ins w:id="9936" w:author="Сатлер Марина Викторовна" w:date="2025-11-12T17:06:00Z">
        <w:r w:rsidRPr="00CF093F">
          <w:t>{</w:t>
        </w:r>
      </w:ins>
    </w:p>
    <w:p w14:paraId="38FB80EE" w14:textId="77777777" w:rsidR="00B709C9" w:rsidRPr="003F3AB3" w:rsidRDefault="00B709C9" w:rsidP="003262ED">
      <w:pPr>
        <w:pStyle w:val="GOSTScript"/>
        <w:rPr>
          <w:ins w:id="9937" w:author="Сатлер Марина Викторовна" w:date="2025-11-12T17:06:00Z"/>
        </w:rPr>
      </w:pPr>
      <w:ins w:id="9938" w:author="Сатлер Марина Викторовна" w:date="2025-11-12T17:06:00Z">
        <w:r w:rsidRPr="003F3AB3">
          <w:tab/>
          <w:t>"header": {</w:t>
        </w:r>
      </w:ins>
    </w:p>
    <w:p w14:paraId="238E0906" w14:textId="6647C7D1" w:rsidR="00B709C9" w:rsidRPr="001A3380" w:rsidRDefault="00B709C9" w:rsidP="003262ED">
      <w:pPr>
        <w:pStyle w:val="GOSTScript"/>
        <w:rPr>
          <w:ins w:id="9939" w:author="Сатлер Марина Викторовна" w:date="2025-11-12T17:06:00Z"/>
        </w:rPr>
      </w:pPr>
      <w:ins w:id="9940" w:author="Сатлер Марина Викторовна" w:date="2025-11-12T17:06:00Z">
        <w:r w:rsidRPr="003F3AB3">
          <w:tab/>
        </w:r>
        <w:r w:rsidRPr="003F3AB3">
          <w:tab/>
          <w:t>"Source": "</w:t>
        </w:r>
      </w:ins>
      <w:ins w:id="9941" w:author="Сатлер Марина Викторовна" w:date="2025-11-13T12:05:00Z">
        <w:r w:rsidR="00CC5D5E" w:rsidRPr="00117E38">
          <w:t>ARP</w:t>
        </w:r>
      </w:ins>
      <w:ins w:id="9942" w:author="Сатлер Марина Викторовна" w:date="2025-11-12T17:06:00Z">
        <w:r w:rsidRPr="00CF093F">
          <w:t>",</w:t>
        </w:r>
      </w:ins>
    </w:p>
    <w:p w14:paraId="1AFCE780" w14:textId="3EA5BEA7" w:rsidR="00B709C9" w:rsidRPr="001A3380" w:rsidRDefault="00B709C9" w:rsidP="003262ED">
      <w:pPr>
        <w:pStyle w:val="GOSTScript"/>
        <w:rPr>
          <w:ins w:id="9943" w:author="Сатлер Марина Викторовна" w:date="2025-11-12T17:06:00Z"/>
        </w:rPr>
      </w:pPr>
      <w:ins w:id="9944" w:author="Сатлер Марина Викторовна" w:date="2025-11-12T17:06:00Z">
        <w:r w:rsidRPr="003F3AB3">
          <w:tab/>
        </w:r>
        <w:r w:rsidRPr="003F3AB3">
          <w:tab/>
          <w:t>"Receiver": "</w:t>
        </w:r>
      </w:ins>
      <w:ins w:id="9945" w:author="Сатлер Марина Викторовна" w:date="2025-11-13T12:05:00Z">
        <w:r w:rsidR="00CC5D5E" w:rsidRPr="00117E38">
          <w:t>ARP</w:t>
        </w:r>
      </w:ins>
      <w:ins w:id="9946" w:author="Сатлер Марина Викторовна" w:date="2025-11-12T17:06:00Z">
        <w:r w:rsidRPr="00CF093F">
          <w:t>",</w:t>
        </w:r>
      </w:ins>
    </w:p>
    <w:p w14:paraId="7349D571" w14:textId="647712D2" w:rsidR="00B709C9" w:rsidRPr="003F3AB3" w:rsidRDefault="00B709C9" w:rsidP="003262ED">
      <w:pPr>
        <w:pStyle w:val="GOSTScript"/>
        <w:rPr>
          <w:ins w:id="9947" w:author="Сатлер Марина Викторовна" w:date="2025-11-12T17:06:00Z"/>
        </w:rPr>
      </w:pPr>
      <w:ins w:id="9948" w:author="Сатлер Марина Викторовна" w:date="2025-11-12T17:06:00Z">
        <w:r w:rsidRPr="003F3AB3">
          <w:tab/>
        </w:r>
        <w:r w:rsidRPr="003F3AB3">
          <w:tab/>
          <w:t>"AnsDateTime": "202</w:t>
        </w:r>
      </w:ins>
      <w:ins w:id="9949" w:author="Сатлер Марина Викторовна" w:date="2025-11-13T12:06:00Z">
        <w:r w:rsidR="00CC5D5E">
          <w:t>5</w:t>
        </w:r>
      </w:ins>
      <w:ins w:id="9950" w:author="Сатлер Марина Викторовна" w:date="2025-11-12T17:06:00Z">
        <w:r w:rsidRPr="001A3380">
          <w:t>-06-21 14:30:19",</w:t>
        </w:r>
      </w:ins>
    </w:p>
    <w:p w14:paraId="728E35E0" w14:textId="4B2D1BBD" w:rsidR="00B709C9" w:rsidRPr="003F3AB3" w:rsidRDefault="00B709C9" w:rsidP="003262ED">
      <w:pPr>
        <w:pStyle w:val="GOSTScript"/>
        <w:rPr>
          <w:ins w:id="9951" w:author="Сатлер Марина Викторовна" w:date="2025-11-12T17:06:00Z"/>
        </w:rPr>
      </w:pPr>
      <w:ins w:id="9952" w:author="Сатлер Марина Викторовна" w:date="2025-11-12T17:06:00Z">
        <w:r w:rsidRPr="003F3AB3">
          <w:tab/>
        </w:r>
        <w:r w:rsidRPr="003F3AB3">
          <w:tab/>
          <w:t>"Version": "</w:t>
        </w:r>
      </w:ins>
      <w:ins w:id="9953" w:author="Сатлер Марина Викторовна" w:date="2025-11-13T12:06:00Z">
        <w:r w:rsidR="00CC5D5E" w:rsidRPr="00117E38">
          <w:t>2.4</w:t>
        </w:r>
      </w:ins>
      <w:ins w:id="9954" w:author="Сатлер Марина Викторовна" w:date="2025-11-12T17:06:00Z">
        <w:r w:rsidRPr="001A3380">
          <w:t>",</w:t>
        </w:r>
      </w:ins>
    </w:p>
    <w:p w14:paraId="54B5CCE2" w14:textId="253972F0" w:rsidR="00B709C9" w:rsidRPr="003F3AB3" w:rsidRDefault="00B709C9" w:rsidP="003262ED">
      <w:pPr>
        <w:pStyle w:val="GOSTScript"/>
        <w:rPr>
          <w:ins w:id="9955" w:author="Сатлер Марина Викторовна" w:date="2025-11-12T17:06:00Z"/>
        </w:rPr>
      </w:pPr>
      <w:ins w:id="9956" w:author="Сатлер Марина Викторовна" w:date="2025-11-12T17:06:00Z">
        <w:r w:rsidRPr="003F3AB3">
          <w:lastRenderedPageBreak/>
          <w:tab/>
        </w:r>
        <w:r w:rsidRPr="003F3AB3">
          <w:tab/>
          <w:t>"ReqGuid": "</w:t>
        </w:r>
      </w:ins>
      <w:ins w:id="9957" w:author="Сатлер Марина Викторовна" w:date="2025-11-13T12:06:00Z">
        <w:r w:rsidR="00CC5D5E" w:rsidRPr="00117E38">
          <w:t>b3d4ce5d-2757-4454-948c-cfa72ba94f10</w:t>
        </w:r>
      </w:ins>
      <w:ins w:id="9958" w:author="Сатлер Марина Викторовна" w:date="2025-11-12T17:06:00Z">
        <w:r w:rsidRPr="001A3380">
          <w:t>",</w:t>
        </w:r>
      </w:ins>
    </w:p>
    <w:p w14:paraId="5D81D357" w14:textId="66D3CC0C" w:rsidR="00B709C9" w:rsidRPr="003F3AB3" w:rsidRDefault="00B709C9" w:rsidP="003262ED">
      <w:pPr>
        <w:pStyle w:val="GOSTScript"/>
        <w:rPr>
          <w:ins w:id="9959" w:author="Сатлер Марина Викторовна" w:date="2025-11-12T17:06:00Z"/>
        </w:rPr>
      </w:pPr>
      <w:ins w:id="9960" w:author="Сатлер Марина Викторовна" w:date="2025-11-12T17:06:00Z">
        <w:r w:rsidRPr="003F3AB3">
          <w:tab/>
        </w:r>
        <w:r w:rsidRPr="003F3AB3">
          <w:tab/>
          <w:t>"AnsGuid": "</w:t>
        </w:r>
      </w:ins>
      <w:ins w:id="9961" w:author="Сатлер Марина Викторовна" w:date="2025-11-13T12:06:00Z">
        <w:r w:rsidR="00CC5D5E" w:rsidRPr="00117E38">
          <w:t>syo4ce5d-2er7-4783-948c-cfa72ba94f92</w:t>
        </w:r>
      </w:ins>
      <w:ins w:id="9962" w:author="Сатлер Марина Викторовна" w:date="2025-11-12T17:06:00Z">
        <w:r w:rsidRPr="001A3380">
          <w:t>",</w:t>
        </w:r>
      </w:ins>
    </w:p>
    <w:p w14:paraId="58959742" w14:textId="77777777" w:rsidR="00B709C9" w:rsidRPr="003262ED" w:rsidRDefault="00B709C9" w:rsidP="003262ED">
      <w:pPr>
        <w:pStyle w:val="GOSTScript"/>
        <w:rPr>
          <w:ins w:id="9963" w:author="Сатлер Марина Викторовна" w:date="2025-11-12T17:06:00Z"/>
          <w:lang w:val="ru-RU"/>
        </w:rPr>
      </w:pPr>
      <w:ins w:id="9964" w:author="Сатлер Марина Викторовна" w:date="2025-11-12T17:06:00Z">
        <w:r w:rsidRPr="003F3AB3">
          <w:tab/>
        </w:r>
        <w:r w:rsidRPr="003F3AB3">
          <w:tab/>
        </w:r>
        <w:r w:rsidRPr="003262ED">
          <w:rPr>
            <w:lang w:val="ru-RU"/>
          </w:rPr>
          <w:t>"Result": "E",</w:t>
        </w:r>
      </w:ins>
    </w:p>
    <w:p w14:paraId="7DD892F8" w14:textId="77777777" w:rsidR="00B709C9" w:rsidRPr="003262ED" w:rsidRDefault="00B709C9" w:rsidP="003262ED">
      <w:pPr>
        <w:pStyle w:val="GOSTScript"/>
        <w:rPr>
          <w:ins w:id="9965" w:author="Сатлер Марина Викторовна" w:date="2025-11-12T17:06:00Z"/>
          <w:lang w:val="ru-RU"/>
        </w:rPr>
      </w:pPr>
      <w:ins w:id="9966" w:author="Сатлер Марина Викторовна" w:date="2025-11-12T17:06:00Z">
        <w:r w:rsidRPr="003262ED">
          <w:rPr>
            <w:lang w:val="ru-RU"/>
          </w:rPr>
          <w:tab/>
        </w:r>
        <w:r w:rsidRPr="003262ED">
          <w:rPr>
            <w:lang w:val="ru-RU"/>
          </w:rPr>
          <w:tab/>
          <w:t>"ErrorCode": "03",</w:t>
        </w:r>
      </w:ins>
    </w:p>
    <w:p w14:paraId="788B25AF" w14:textId="77777777" w:rsidR="00B709C9" w:rsidRPr="003262ED" w:rsidRDefault="00B709C9" w:rsidP="003262ED">
      <w:pPr>
        <w:pStyle w:val="GOSTScript"/>
        <w:rPr>
          <w:ins w:id="9967" w:author="Сатлер Марина Викторовна" w:date="2025-11-12T17:06:00Z"/>
          <w:lang w:val="ru-RU"/>
        </w:rPr>
      </w:pPr>
      <w:ins w:id="9968" w:author="Сатлер Марина Викторовна" w:date="2025-11-12T17:06:00Z">
        <w:r w:rsidRPr="003262ED">
          <w:rPr>
            <w:lang w:val="ru-RU"/>
          </w:rPr>
          <w:tab/>
        </w:r>
        <w:r w:rsidRPr="003262ED">
          <w:rPr>
            <w:lang w:val="ru-RU"/>
          </w:rPr>
          <w:tab/>
          <w:t>"ResultDescr": "Процедура переноса остатков на финансовый год &lt;OpeningYear&gt; по функциональной области &lt;TypeOpening&gt; по субъекту учета &lt;Subject&gt; уже запущена или находится в процессе отмены"</w:t>
        </w:r>
      </w:ins>
    </w:p>
    <w:p w14:paraId="0D319281" w14:textId="77777777" w:rsidR="00B709C9" w:rsidRPr="003262ED" w:rsidRDefault="00B709C9" w:rsidP="003262ED">
      <w:pPr>
        <w:pStyle w:val="GOSTScript"/>
        <w:rPr>
          <w:ins w:id="9969" w:author="Сатлер Марина Викторовна" w:date="2025-11-12T17:06:00Z"/>
          <w:lang w:val="ru-RU"/>
        </w:rPr>
      </w:pPr>
      <w:ins w:id="9970" w:author="Сатлер Марина Викторовна" w:date="2025-11-12T17:06:00Z">
        <w:r w:rsidRPr="003262ED">
          <w:rPr>
            <w:lang w:val="ru-RU"/>
          </w:rPr>
          <w:tab/>
          <w:t>}</w:t>
        </w:r>
      </w:ins>
    </w:p>
    <w:p w14:paraId="780BC570" w14:textId="41CE0FF1" w:rsidR="009B0783" w:rsidRPr="003262ED" w:rsidRDefault="00B709C9" w:rsidP="003262ED">
      <w:pPr>
        <w:pStyle w:val="GOSTScript"/>
        <w:rPr>
          <w:ins w:id="9971" w:author="Сатлер Марина Викторовна" w:date="2025-11-12T16:57:00Z"/>
          <w:b/>
          <w:bCs/>
          <w:iCs/>
          <w:lang w:val="ru-RU"/>
        </w:rPr>
      </w:pPr>
      <w:ins w:id="9972" w:author="Сатлер Марина Викторовна" w:date="2025-11-12T17:06:00Z">
        <w:r w:rsidRPr="003262ED">
          <w:rPr>
            <w:lang w:val="ru-RU"/>
          </w:rPr>
          <w:t>}</w:t>
        </w:r>
      </w:ins>
    </w:p>
    <w:p w14:paraId="73EA8759" w14:textId="6E5DFDF6" w:rsidR="009B0783" w:rsidRPr="00890A8D" w:rsidRDefault="009B0783" w:rsidP="009B0783">
      <w:pPr>
        <w:pStyle w:val="GOSTNormal"/>
        <w:rPr>
          <w:ins w:id="9973" w:author="Сатлер Марина Викторовна" w:date="2025-11-12T16:57:00Z"/>
        </w:rPr>
      </w:pPr>
      <w:ins w:id="9974" w:author="Сатлер Марина Викторовна" w:date="2025-11-12T16:57:00Z">
        <w:r w:rsidRPr="00CC6B2E">
          <w:rPr>
            <w:u w:val="single"/>
          </w:rPr>
          <w:t>Пример №</w:t>
        </w:r>
        <w:r>
          <w:rPr>
            <w:u w:val="single"/>
          </w:rPr>
          <w:t>8</w:t>
        </w:r>
        <w:r w:rsidRPr="00CC6B2E">
          <w:rPr>
            <w:u w:val="single"/>
          </w:rPr>
          <w:t xml:space="preserve">: </w:t>
        </w:r>
      </w:ins>
      <w:ins w:id="9975" w:author="Сатлер Марина Викторовна" w:date="2025-11-12T16:58:00Z">
        <w:r w:rsidR="00543B4B" w:rsidRPr="00543B4B">
          <w:rPr>
            <w:u w:val="single"/>
          </w:rPr>
          <w:t>Перенос остатков не может быть осуществлен по причине недопустимого статуса ОД</w:t>
        </w:r>
      </w:ins>
      <w:ins w:id="9976" w:author="Сатлер Марина Викторовна" w:date="2025-11-12T16:57:00Z">
        <w:r w:rsidRPr="00CC6B2E">
          <w:rPr>
            <w:u w:val="single"/>
          </w:rPr>
          <w:t>:</w:t>
        </w:r>
      </w:ins>
    </w:p>
    <w:p w14:paraId="0DFEEF24" w14:textId="77777777" w:rsidR="000C0B1F" w:rsidRPr="003F3AB3" w:rsidRDefault="000C0B1F" w:rsidP="003262ED">
      <w:pPr>
        <w:pStyle w:val="GOSTScript"/>
        <w:rPr>
          <w:ins w:id="9977" w:author="Сатлер Марина Викторовна" w:date="2025-11-12T17:09:00Z"/>
        </w:rPr>
      </w:pPr>
      <w:ins w:id="9978" w:author="Сатлер Марина Викторовна" w:date="2025-11-12T17:09:00Z">
        <w:r w:rsidRPr="001A3380">
          <w:t>{</w:t>
        </w:r>
      </w:ins>
    </w:p>
    <w:p w14:paraId="0828F932" w14:textId="77777777" w:rsidR="000C0B1F" w:rsidRPr="00CF40B5" w:rsidRDefault="000C0B1F" w:rsidP="003262ED">
      <w:pPr>
        <w:pStyle w:val="GOSTScript"/>
        <w:rPr>
          <w:ins w:id="9979" w:author="Сатлер Марина Викторовна" w:date="2025-11-12T17:09:00Z"/>
        </w:rPr>
      </w:pPr>
      <w:ins w:id="9980" w:author="Сатлер Марина Викторовна" w:date="2025-11-12T17:09:00Z">
        <w:r w:rsidRPr="003F3AB3">
          <w:tab/>
          <w:t>"header": {</w:t>
        </w:r>
      </w:ins>
    </w:p>
    <w:p w14:paraId="26ECA0B9" w14:textId="2D801085" w:rsidR="000C0B1F" w:rsidRPr="003F3AB3" w:rsidRDefault="000C0B1F" w:rsidP="003262ED">
      <w:pPr>
        <w:pStyle w:val="GOSTScript"/>
        <w:rPr>
          <w:ins w:id="9981" w:author="Сатлер Марина Викторовна" w:date="2025-11-12T17:09:00Z"/>
        </w:rPr>
      </w:pPr>
      <w:ins w:id="9982" w:author="Сатлер Марина Викторовна" w:date="2025-11-12T17:09:00Z">
        <w:r w:rsidRPr="003C4ACA">
          <w:tab/>
        </w:r>
        <w:r w:rsidRPr="003C4ACA">
          <w:tab/>
          <w:t>"Source": "</w:t>
        </w:r>
      </w:ins>
      <w:ins w:id="9983" w:author="Сатлер Марина Викторовна" w:date="2025-11-13T12:06:00Z">
        <w:r w:rsidR="00CC5D5E" w:rsidRPr="00117E38">
          <w:t>ARP</w:t>
        </w:r>
      </w:ins>
      <w:ins w:id="9984" w:author="Сатлер Марина Викторовна" w:date="2025-11-12T17:09:00Z">
        <w:r w:rsidRPr="001A3380">
          <w:t>",</w:t>
        </w:r>
      </w:ins>
    </w:p>
    <w:p w14:paraId="5EDE9D77" w14:textId="1379105B" w:rsidR="000C0B1F" w:rsidRPr="003F3AB3" w:rsidRDefault="000C0B1F" w:rsidP="003262ED">
      <w:pPr>
        <w:pStyle w:val="GOSTScript"/>
        <w:rPr>
          <w:ins w:id="9985" w:author="Сатлер Марина Викторовна" w:date="2025-11-12T17:09:00Z"/>
        </w:rPr>
      </w:pPr>
      <w:ins w:id="9986" w:author="Сатлер Марина Викторовна" w:date="2025-11-12T17:09:00Z">
        <w:r w:rsidRPr="003F3AB3">
          <w:tab/>
        </w:r>
        <w:r w:rsidRPr="003F3AB3">
          <w:tab/>
          <w:t>"Receiver": "</w:t>
        </w:r>
      </w:ins>
      <w:ins w:id="9987" w:author="Сатлер Марина Викторовна" w:date="2025-11-13T12:06:00Z">
        <w:r w:rsidR="00CC5D5E" w:rsidRPr="00117E38">
          <w:t>ARP</w:t>
        </w:r>
      </w:ins>
      <w:ins w:id="9988" w:author="Сатлер Марина Викторовна" w:date="2025-11-12T17:09:00Z">
        <w:r w:rsidRPr="001A3380">
          <w:t>",</w:t>
        </w:r>
      </w:ins>
    </w:p>
    <w:p w14:paraId="1D4BCA48" w14:textId="75F57737" w:rsidR="000C0B1F" w:rsidRPr="003F3AB3" w:rsidRDefault="000C0B1F" w:rsidP="003262ED">
      <w:pPr>
        <w:pStyle w:val="GOSTScript"/>
        <w:rPr>
          <w:ins w:id="9989" w:author="Сатлер Марина Викторовна" w:date="2025-11-12T17:09:00Z"/>
        </w:rPr>
      </w:pPr>
      <w:ins w:id="9990" w:author="Сатлер Марина Викторовна" w:date="2025-11-12T17:09:00Z">
        <w:r w:rsidRPr="003F3AB3">
          <w:tab/>
        </w:r>
        <w:r w:rsidRPr="003F3AB3">
          <w:tab/>
          <w:t>"AnsDateTime": "202</w:t>
        </w:r>
      </w:ins>
      <w:ins w:id="9991" w:author="Сатлер Марина Викторовна" w:date="2025-11-13T12:06:00Z">
        <w:r w:rsidR="00CC5D5E">
          <w:t>5</w:t>
        </w:r>
      </w:ins>
      <w:ins w:id="9992" w:author="Сатлер Марина Викторовна" w:date="2025-11-12T17:09:00Z">
        <w:r w:rsidRPr="001A3380">
          <w:t>-06-21 14:30:19",</w:t>
        </w:r>
      </w:ins>
    </w:p>
    <w:p w14:paraId="7F9BDCC8" w14:textId="6EFAD005" w:rsidR="000C0B1F" w:rsidRPr="003F3AB3" w:rsidRDefault="000C0B1F" w:rsidP="003262ED">
      <w:pPr>
        <w:pStyle w:val="GOSTScript"/>
        <w:rPr>
          <w:ins w:id="9993" w:author="Сатлер Марина Викторовна" w:date="2025-11-12T17:09:00Z"/>
        </w:rPr>
      </w:pPr>
      <w:ins w:id="9994" w:author="Сатлер Марина Викторовна" w:date="2025-11-12T17:09:00Z">
        <w:r w:rsidRPr="003F3AB3">
          <w:tab/>
        </w:r>
        <w:r w:rsidRPr="003F3AB3">
          <w:tab/>
          <w:t>"Version": "</w:t>
        </w:r>
      </w:ins>
      <w:ins w:id="9995" w:author="Сатлер Марина Викторовна" w:date="2025-11-13T12:07:00Z">
        <w:r w:rsidR="00CC5D5E" w:rsidRPr="00117E38">
          <w:t>2.4</w:t>
        </w:r>
      </w:ins>
      <w:ins w:id="9996" w:author="Сатлер Марина Викторовна" w:date="2025-11-12T17:09:00Z">
        <w:r w:rsidRPr="001A3380">
          <w:t>",</w:t>
        </w:r>
      </w:ins>
    </w:p>
    <w:p w14:paraId="1971E071" w14:textId="53C62EF1" w:rsidR="000C0B1F" w:rsidRPr="003F3AB3" w:rsidRDefault="000C0B1F" w:rsidP="003262ED">
      <w:pPr>
        <w:pStyle w:val="GOSTScript"/>
        <w:rPr>
          <w:ins w:id="9997" w:author="Сатлер Марина Викторовна" w:date="2025-11-12T17:09:00Z"/>
        </w:rPr>
      </w:pPr>
      <w:ins w:id="9998" w:author="Сатлер Марина Викторовна" w:date="2025-11-12T17:09:00Z">
        <w:r w:rsidRPr="003F3AB3">
          <w:tab/>
        </w:r>
        <w:r w:rsidRPr="003F3AB3">
          <w:tab/>
          <w:t>"ReqGuid": "</w:t>
        </w:r>
      </w:ins>
      <w:ins w:id="9999" w:author="Сатлер Марина Викторовна" w:date="2025-11-13T12:07:00Z">
        <w:r w:rsidR="00CC5D5E" w:rsidRPr="00117E38">
          <w:t>b3d4ce5d-2757-4454-948c-cfa72ba94f10</w:t>
        </w:r>
      </w:ins>
      <w:ins w:id="10000" w:author="Сатлер Марина Викторовна" w:date="2025-11-12T17:09:00Z">
        <w:r w:rsidRPr="001A3380">
          <w:t>",</w:t>
        </w:r>
      </w:ins>
    </w:p>
    <w:p w14:paraId="40BC0539" w14:textId="61E79C1B" w:rsidR="000C0B1F" w:rsidRPr="003F3AB3" w:rsidRDefault="000C0B1F" w:rsidP="003262ED">
      <w:pPr>
        <w:pStyle w:val="GOSTScript"/>
        <w:rPr>
          <w:ins w:id="10001" w:author="Сатлер Марина Викторовна" w:date="2025-11-12T17:09:00Z"/>
        </w:rPr>
      </w:pPr>
      <w:ins w:id="10002" w:author="Сатлер Марина Викторовна" w:date="2025-11-12T17:09:00Z">
        <w:r w:rsidRPr="003F3AB3">
          <w:tab/>
        </w:r>
        <w:r w:rsidRPr="003F3AB3">
          <w:tab/>
          <w:t>"AnsGuid": "</w:t>
        </w:r>
      </w:ins>
      <w:ins w:id="10003" w:author="Сатлер Марина Викторовна" w:date="2025-11-13T12:07:00Z">
        <w:r w:rsidR="00CC5D5E" w:rsidRPr="00117E38">
          <w:t>syo4ce5d-2er7-4783-948c-cfa72ba94f92</w:t>
        </w:r>
      </w:ins>
      <w:ins w:id="10004" w:author="Сатлер Марина Викторовна" w:date="2025-11-12T17:09:00Z">
        <w:r w:rsidRPr="001A3380">
          <w:t>",</w:t>
        </w:r>
      </w:ins>
    </w:p>
    <w:p w14:paraId="08214210" w14:textId="77777777" w:rsidR="000C0B1F" w:rsidRPr="003262ED" w:rsidRDefault="000C0B1F" w:rsidP="003262ED">
      <w:pPr>
        <w:pStyle w:val="GOSTScript"/>
        <w:rPr>
          <w:ins w:id="10005" w:author="Сатлер Марина Викторовна" w:date="2025-11-12T17:09:00Z"/>
          <w:lang w:val="ru-RU"/>
        </w:rPr>
      </w:pPr>
      <w:ins w:id="10006" w:author="Сатлер Марина Викторовна" w:date="2025-11-12T17:09:00Z">
        <w:r w:rsidRPr="003F3AB3">
          <w:tab/>
        </w:r>
        <w:r w:rsidRPr="003F3AB3">
          <w:tab/>
        </w:r>
        <w:r w:rsidRPr="003262ED">
          <w:rPr>
            <w:lang w:val="ru-RU"/>
          </w:rPr>
          <w:t>"Result": "E",</w:t>
        </w:r>
      </w:ins>
    </w:p>
    <w:p w14:paraId="7EF017EE" w14:textId="77777777" w:rsidR="000C0B1F" w:rsidRPr="003262ED" w:rsidRDefault="000C0B1F" w:rsidP="003262ED">
      <w:pPr>
        <w:pStyle w:val="GOSTScript"/>
        <w:rPr>
          <w:ins w:id="10007" w:author="Сатлер Марина Викторовна" w:date="2025-11-12T17:09:00Z"/>
          <w:lang w:val="ru-RU"/>
        </w:rPr>
      </w:pPr>
      <w:ins w:id="10008" w:author="Сатлер Марина Викторовна" w:date="2025-11-12T17:09:00Z">
        <w:r w:rsidRPr="003262ED">
          <w:rPr>
            <w:lang w:val="ru-RU"/>
          </w:rPr>
          <w:tab/>
        </w:r>
        <w:r w:rsidRPr="003262ED">
          <w:rPr>
            <w:lang w:val="ru-RU"/>
          </w:rPr>
          <w:tab/>
          <w:t>"ErrorCode": "04",</w:t>
        </w:r>
      </w:ins>
    </w:p>
    <w:p w14:paraId="5BD30789" w14:textId="77777777" w:rsidR="000C0B1F" w:rsidRPr="003262ED" w:rsidRDefault="000C0B1F" w:rsidP="003262ED">
      <w:pPr>
        <w:pStyle w:val="GOSTScript"/>
        <w:rPr>
          <w:ins w:id="10009" w:author="Сатлер Марина Викторовна" w:date="2025-11-12T17:09:00Z"/>
          <w:lang w:val="ru-RU"/>
        </w:rPr>
      </w:pPr>
      <w:ins w:id="10010" w:author="Сатлер Марина Викторовна" w:date="2025-11-12T17:09:00Z">
        <w:r w:rsidRPr="003262ED">
          <w:rPr>
            <w:lang w:val="ru-RU"/>
          </w:rPr>
          <w:tab/>
        </w:r>
        <w:r w:rsidRPr="003262ED">
          <w:rPr>
            <w:lang w:val="ru-RU"/>
          </w:rPr>
          <w:tab/>
          <w:t>"ResultDescr": " Операционный день [дата операционного дня], находится в статусе [статус операционного дня]. Для выполнения операции открытия года доведите операционный день до статуса \"Закрыт окончательно\" или \"Открыт по запросу\" (допустимо для ОД 31.12)"</w:t>
        </w:r>
      </w:ins>
    </w:p>
    <w:p w14:paraId="49D4F932" w14:textId="77777777" w:rsidR="000C0B1F" w:rsidRPr="001A3380" w:rsidRDefault="000C0B1F" w:rsidP="003262ED">
      <w:pPr>
        <w:pStyle w:val="GOSTScript"/>
        <w:rPr>
          <w:ins w:id="10011" w:author="Сатлер Марина Викторовна" w:date="2025-11-12T17:09:00Z"/>
        </w:rPr>
      </w:pPr>
      <w:ins w:id="10012" w:author="Сатлер Марина Викторовна" w:date="2025-11-12T17:09:00Z">
        <w:r w:rsidRPr="003262ED">
          <w:rPr>
            <w:lang w:val="ru-RU"/>
          </w:rPr>
          <w:tab/>
          <w:t>}</w:t>
        </w:r>
      </w:ins>
    </w:p>
    <w:p w14:paraId="370FCAF9" w14:textId="0A68D89F" w:rsidR="009B0783" w:rsidRPr="001A3380" w:rsidRDefault="000C0B1F" w:rsidP="003262ED">
      <w:pPr>
        <w:pStyle w:val="GOSTScript"/>
        <w:rPr>
          <w:ins w:id="10013" w:author="Сатлер Марина Викторовна" w:date="2025-11-12T16:56:00Z"/>
        </w:rPr>
      </w:pPr>
      <w:ins w:id="10014" w:author="Сатлер Марина Викторовна" w:date="2025-11-12T17:09:00Z">
        <w:r w:rsidRPr="003262ED">
          <w:rPr>
            <w:lang w:val="ru-RU"/>
          </w:rPr>
          <w:t>}</w:t>
        </w:r>
      </w:ins>
    </w:p>
    <w:p w14:paraId="6FE3FBFB" w14:textId="7F5AF6AF" w:rsidR="006E5CDE" w:rsidRPr="00260C63" w:rsidRDefault="006E5CDE" w:rsidP="003262ED">
      <w:pPr>
        <w:pStyle w:val="31"/>
        <w:tabs>
          <w:tab w:val="clear" w:pos="993"/>
          <w:tab w:val="num" w:pos="720"/>
        </w:tabs>
        <w:ind w:left="1134" w:hanging="1134"/>
        <w:rPr>
          <w:ins w:id="10015" w:author="Сатлер Марина Викторовна" w:date="2025-11-12T15:20:00Z"/>
        </w:rPr>
      </w:pPr>
      <w:bookmarkStart w:id="10016" w:name="_Ref213922558"/>
      <w:bookmarkStart w:id="10017" w:name="_Toc226556211"/>
      <w:ins w:id="10018" w:author="Сатлер Марина Викторовна" w:date="2025-11-12T15:20:00Z">
        <w:r w:rsidRPr="00B30C62">
          <w:lastRenderedPageBreak/>
          <w:t>Параметры ответа</w:t>
        </w:r>
        <w:r>
          <w:t xml:space="preserve"> </w:t>
        </w:r>
      </w:ins>
      <w:ins w:id="10019" w:author="Сатлер Марина Викторовна" w:date="2025-11-12T15:21:00Z">
        <w:r w:rsidRPr="006E5CDE">
          <w:t xml:space="preserve">на </w:t>
        </w:r>
      </w:ins>
      <w:ins w:id="10020" w:author="Сатлер Марина Викторовна" w:date="2025-11-12T17:10:00Z">
        <w:r w:rsidR="00234974">
          <w:t>з</w:t>
        </w:r>
      </w:ins>
      <w:ins w:id="10021" w:author="Сатлер Марина Викторовна" w:date="2025-11-12T15:21:00Z">
        <w:r w:rsidRPr="006E5CDE">
          <w:t>апрос на сторнирование / отмену записей учета</w:t>
        </w:r>
      </w:ins>
      <w:bookmarkEnd w:id="9764"/>
      <w:bookmarkEnd w:id="10016"/>
      <w:ins w:id="10022" w:author="Сатлер Марина Викторовна" w:date="2025-11-13T13:46:00Z">
        <w:r w:rsidR="00FA7ACA" w:rsidRPr="00FA7ACA">
          <w:t>, сформированных в рамках процедур по закрытию отчетного финансового года по операциям ЕБП</w:t>
        </w:r>
      </w:ins>
      <w:bookmarkEnd w:id="10017"/>
    </w:p>
    <w:p w14:paraId="1846BBAE" w14:textId="1D98860A" w:rsidR="006E5CDE" w:rsidRDefault="006E5CDE" w:rsidP="00FA7ACA">
      <w:pPr>
        <w:pStyle w:val="GOSTNameTable"/>
        <w:rPr>
          <w:ins w:id="10023" w:author="Сатлер Марина Викторовна" w:date="2025-11-12T15:20:00Z"/>
        </w:rPr>
      </w:pPr>
      <w:ins w:id="10024" w:author="Сатлер Марина Викторовна" w:date="2025-11-12T15:20:00Z">
        <w:r>
          <w:fldChar w:fldCharType="begin"/>
        </w:r>
        <w:r>
          <w:instrText xml:space="preserve"> SEQ Таблица \* ARABIC </w:instrText>
        </w:r>
        <w:r>
          <w:fldChar w:fldCharType="separate"/>
        </w:r>
      </w:ins>
      <w:bookmarkStart w:id="10025" w:name="_Toc226556253"/>
      <w:r w:rsidR="00F300A9">
        <w:t>39</w:t>
      </w:r>
      <w:ins w:id="10026" w:author="Сатлер Марина Викторовна" w:date="2025-11-12T15:20:00Z">
        <w:r>
          <w:fldChar w:fldCharType="end"/>
        </w:r>
        <w:r>
          <w:t xml:space="preserve"> - </w:t>
        </w:r>
        <w:r w:rsidRPr="008C6F6F">
          <w:t xml:space="preserve">Параметры ответа на </w:t>
        </w:r>
      </w:ins>
      <w:ins w:id="10027" w:author="Сатлер Марина Викторовна" w:date="2025-11-12T17:10:00Z">
        <w:r w:rsidR="00234974">
          <w:t>з</w:t>
        </w:r>
      </w:ins>
      <w:ins w:id="10028" w:author="Сатлер Марина Викторовна" w:date="2025-11-12T15:20:00Z">
        <w:r w:rsidRPr="008C6F6F">
          <w:t>апрос на сторнирование / отмену записей учета</w:t>
        </w:r>
      </w:ins>
      <w:ins w:id="10029" w:author="Сатлер Марина Викторовна" w:date="2025-11-13T13:47:00Z">
        <w:r w:rsidR="00FA7ACA" w:rsidRPr="00FA7ACA">
          <w:t>, сформированных в рамках процедур по закрытию отчетного финансового года по операциям ЕБП</w:t>
        </w:r>
      </w:ins>
      <w:bookmarkEnd w:id="10025"/>
    </w:p>
    <w:tbl>
      <w:tblPr>
        <w:tblStyle w:val="GOSTTable"/>
        <w:tblW w:w="5000" w:type="pct"/>
        <w:tblLayout w:type="fixed"/>
        <w:tblLook w:val="07E0" w:firstRow="1" w:lastRow="1" w:firstColumn="1" w:lastColumn="1" w:noHBand="1" w:noVBand="1"/>
      </w:tblPr>
      <w:tblGrid>
        <w:gridCol w:w="3453"/>
        <w:gridCol w:w="2354"/>
        <w:gridCol w:w="1569"/>
        <w:gridCol w:w="979"/>
        <w:gridCol w:w="989"/>
        <w:gridCol w:w="6350"/>
      </w:tblGrid>
      <w:tr w:rsidR="006E5CDE" w:rsidRPr="00B9499D" w14:paraId="67EB8B69" w14:textId="77777777" w:rsidTr="009B0783">
        <w:trPr>
          <w:cnfStyle w:val="100000000000" w:firstRow="1" w:lastRow="0" w:firstColumn="0" w:lastColumn="0" w:oddVBand="0" w:evenVBand="0" w:oddHBand="0" w:evenHBand="0" w:firstRowFirstColumn="0" w:firstRowLastColumn="0" w:lastRowFirstColumn="0" w:lastRowLastColumn="0"/>
          <w:trHeight w:val="683"/>
          <w:ins w:id="10030" w:author="Сатлер Марина Викторовна" w:date="2025-11-12T15:20:00Z"/>
        </w:trPr>
        <w:tc>
          <w:tcPr>
            <w:tcW w:w="1100" w:type="pct"/>
            <w:hideMark/>
          </w:tcPr>
          <w:p w14:paraId="6C9AC079" w14:textId="77777777" w:rsidR="006E5CDE" w:rsidRPr="00B9499D" w:rsidRDefault="006E5CDE" w:rsidP="009B0783">
            <w:pPr>
              <w:pStyle w:val="GOSTTableHead"/>
              <w:rPr>
                <w:ins w:id="10031" w:author="Сатлер Марина Викторовна" w:date="2025-11-12T15:20:00Z"/>
              </w:rPr>
            </w:pPr>
            <w:ins w:id="10032" w:author="Сатлер Марина Викторовна" w:date="2025-11-12T15:20:00Z">
              <w:r w:rsidRPr="00B9499D">
                <w:t>Наименование параметра</w:t>
              </w:r>
            </w:ins>
          </w:p>
        </w:tc>
        <w:tc>
          <w:tcPr>
            <w:tcW w:w="750" w:type="pct"/>
            <w:hideMark/>
          </w:tcPr>
          <w:p w14:paraId="07D6DFFD" w14:textId="77777777" w:rsidR="006E5CDE" w:rsidRPr="00B9499D" w:rsidRDefault="006E5CDE" w:rsidP="009B0783">
            <w:pPr>
              <w:pStyle w:val="GOSTTableHead"/>
              <w:rPr>
                <w:ins w:id="10033" w:author="Сатлер Марина Викторовна" w:date="2025-11-12T15:20:00Z"/>
              </w:rPr>
            </w:pPr>
            <w:ins w:id="10034" w:author="Сатлер Марина Викторовна" w:date="2025-11-12T15:20:00Z">
              <w:r w:rsidRPr="00B9499D">
                <w:t>Название тэга</w:t>
              </w:r>
            </w:ins>
          </w:p>
        </w:tc>
        <w:tc>
          <w:tcPr>
            <w:tcW w:w="500" w:type="pct"/>
            <w:hideMark/>
          </w:tcPr>
          <w:p w14:paraId="595BB477" w14:textId="77777777" w:rsidR="006E5CDE" w:rsidRPr="00B9499D" w:rsidRDefault="006E5CDE" w:rsidP="009B0783">
            <w:pPr>
              <w:pStyle w:val="GOSTTableHead"/>
              <w:rPr>
                <w:ins w:id="10035" w:author="Сатлер Марина Викторовна" w:date="2025-11-12T15:20:00Z"/>
              </w:rPr>
            </w:pPr>
            <w:ins w:id="10036" w:author="Сатлер Марина Викторовна" w:date="2025-11-12T15:20:00Z">
              <w:r w:rsidRPr="00B9499D">
                <w:t>Тип данных</w:t>
              </w:r>
            </w:ins>
          </w:p>
        </w:tc>
        <w:tc>
          <w:tcPr>
            <w:tcW w:w="312" w:type="pct"/>
          </w:tcPr>
          <w:p w14:paraId="2E2724FB" w14:textId="77777777" w:rsidR="006E5CDE" w:rsidRPr="00B9499D" w:rsidRDefault="006E5CDE" w:rsidP="009B0783">
            <w:pPr>
              <w:pStyle w:val="GOSTTableHead"/>
              <w:rPr>
                <w:ins w:id="10037" w:author="Сатлер Марина Викторовна" w:date="2025-11-12T15:20:00Z"/>
              </w:rPr>
            </w:pPr>
            <w:ins w:id="10038" w:author="Сатлер Марина Викторовна" w:date="2025-11-12T15:20:00Z">
              <w:r w:rsidRPr="00B9499D">
                <w:t>Обязательность</w:t>
              </w:r>
            </w:ins>
          </w:p>
        </w:tc>
        <w:tc>
          <w:tcPr>
            <w:tcW w:w="315" w:type="pct"/>
          </w:tcPr>
          <w:p w14:paraId="2EC26C4E" w14:textId="77777777" w:rsidR="006E5CDE" w:rsidRPr="00B9499D" w:rsidRDefault="006E5CDE" w:rsidP="009B0783">
            <w:pPr>
              <w:pStyle w:val="GOSTTableHead"/>
              <w:rPr>
                <w:ins w:id="10039" w:author="Сатлер Марина Викторовна" w:date="2025-11-12T15:20:00Z"/>
              </w:rPr>
            </w:pPr>
            <w:ins w:id="10040" w:author="Сатлер Марина Викторовна" w:date="2025-11-12T15:20:00Z">
              <w:r w:rsidRPr="00B9499D">
                <w:t>Размерность</w:t>
              </w:r>
            </w:ins>
          </w:p>
        </w:tc>
        <w:tc>
          <w:tcPr>
            <w:tcW w:w="2023" w:type="pct"/>
            <w:hideMark/>
          </w:tcPr>
          <w:p w14:paraId="73C1ABDF" w14:textId="77777777" w:rsidR="006E5CDE" w:rsidRPr="00B9499D" w:rsidRDefault="006E5CDE" w:rsidP="009B0783">
            <w:pPr>
              <w:pStyle w:val="GOSTTableHead"/>
              <w:rPr>
                <w:ins w:id="10041" w:author="Сатлер Марина Викторовна" w:date="2025-11-12T15:20:00Z"/>
              </w:rPr>
            </w:pPr>
            <w:ins w:id="10042" w:author="Сатлер Марина Викторовна" w:date="2025-11-12T15:20:00Z">
              <w:r w:rsidRPr="00B9499D">
                <w:t>Описание</w:t>
              </w:r>
            </w:ins>
          </w:p>
        </w:tc>
      </w:tr>
      <w:tr w:rsidR="006E5CDE" w:rsidRPr="00B9499D" w14:paraId="69412B2D" w14:textId="77777777" w:rsidTr="009B0783">
        <w:trPr>
          <w:ins w:id="10043" w:author="Сатлер Марина Викторовна" w:date="2025-11-12T15:20:00Z"/>
        </w:trPr>
        <w:tc>
          <w:tcPr>
            <w:tcW w:w="5000" w:type="pct"/>
            <w:gridSpan w:val="6"/>
          </w:tcPr>
          <w:p w14:paraId="52502FA8" w14:textId="77777777" w:rsidR="006E5CDE" w:rsidRPr="00B9499D" w:rsidRDefault="006E5CDE" w:rsidP="009B0783">
            <w:pPr>
              <w:pStyle w:val="GOSTTableHead"/>
              <w:rPr>
                <w:ins w:id="10044" w:author="Сатлер Марина Викторовна" w:date="2025-11-12T15:20:00Z"/>
              </w:rPr>
            </w:pPr>
            <w:ins w:id="10045" w:author="Сатлер Марина Викторовна" w:date="2025-11-12T15:20:00Z">
              <w:r w:rsidRPr="00B9499D">
                <w:t>Перечень параметров ответа (</w:t>
              </w:r>
              <w:r w:rsidRPr="00B9499D">
                <w:rPr>
                  <w:lang w:val="en-US"/>
                </w:rPr>
                <w:t>header</w:t>
              </w:r>
              <w:r w:rsidRPr="00B9499D">
                <w:t>)</w:t>
              </w:r>
            </w:ins>
          </w:p>
        </w:tc>
      </w:tr>
      <w:tr w:rsidR="006E5CDE" w:rsidRPr="00B9499D" w14:paraId="41659FD4" w14:textId="77777777" w:rsidTr="009B0783">
        <w:trPr>
          <w:ins w:id="10046" w:author="Сатлер Марина Викторовна" w:date="2025-11-12T15:20:00Z"/>
        </w:trPr>
        <w:tc>
          <w:tcPr>
            <w:tcW w:w="1100" w:type="pct"/>
          </w:tcPr>
          <w:p w14:paraId="042253D0" w14:textId="77777777" w:rsidR="006E5CDE" w:rsidRPr="00B9499D" w:rsidRDefault="006E5CDE" w:rsidP="009B0783">
            <w:pPr>
              <w:pStyle w:val="GOSTTablenorm"/>
              <w:rPr>
                <w:ins w:id="10047" w:author="Сатлер Марина Викторовна" w:date="2025-11-12T15:20:00Z"/>
              </w:rPr>
            </w:pPr>
            <w:ins w:id="10048" w:author="Сатлер Марина Викторовна" w:date="2025-11-12T15:20:00Z">
              <w:r w:rsidRPr="00B9499D">
                <w:t>Система-отправитель запроса</w:t>
              </w:r>
            </w:ins>
          </w:p>
        </w:tc>
        <w:tc>
          <w:tcPr>
            <w:tcW w:w="750" w:type="pct"/>
          </w:tcPr>
          <w:p w14:paraId="33F60CB5" w14:textId="77777777" w:rsidR="006E5CDE" w:rsidRPr="00B9499D" w:rsidRDefault="006E5CDE" w:rsidP="009B0783">
            <w:pPr>
              <w:pStyle w:val="GOSTTablenorm"/>
              <w:rPr>
                <w:ins w:id="10049" w:author="Сатлер Марина Викторовна" w:date="2025-11-12T15:20:00Z"/>
                <w:lang w:val="en-US"/>
              </w:rPr>
            </w:pPr>
            <w:ins w:id="10050" w:author="Сатлер Марина Викторовна" w:date="2025-11-12T15:20:00Z">
              <w:r w:rsidRPr="00B9499D">
                <w:rPr>
                  <w:lang w:val="en-US"/>
                </w:rPr>
                <w:t>Source</w:t>
              </w:r>
            </w:ins>
          </w:p>
        </w:tc>
        <w:tc>
          <w:tcPr>
            <w:tcW w:w="500" w:type="pct"/>
          </w:tcPr>
          <w:p w14:paraId="015253CC" w14:textId="77777777" w:rsidR="006E5CDE" w:rsidRPr="00B9499D" w:rsidRDefault="006E5CDE" w:rsidP="009B0783">
            <w:pPr>
              <w:pStyle w:val="GOSTTablenorm"/>
              <w:rPr>
                <w:ins w:id="10051" w:author="Сатлер Марина Викторовна" w:date="2025-11-12T15:20:00Z"/>
                <w:szCs w:val="22"/>
                <w:lang w:val="en-US"/>
              </w:rPr>
            </w:pPr>
            <w:ins w:id="10052" w:author="Сатлер Марина Викторовна" w:date="2025-11-12T15:20:00Z">
              <w:r w:rsidRPr="00B9499D">
                <w:rPr>
                  <w:szCs w:val="22"/>
                </w:rPr>
                <w:t>Строка</w:t>
              </w:r>
            </w:ins>
          </w:p>
        </w:tc>
        <w:tc>
          <w:tcPr>
            <w:tcW w:w="312" w:type="pct"/>
          </w:tcPr>
          <w:p w14:paraId="4E657CFE" w14:textId="77777777" w:rsidR="006E5CDE" w:rsidRPr="00B9499D" w:rsidRDefault="006E5CDE" w:rsidP="009B0783">
            <w:pPr>
              <w:pStyle w:val="GOSTTablenorm"/>
              <w:rPr>
                <w:ins w:id="10053" w:author="Сатлер Марина Викторовна" w:date="2025-11-12T15:20:00Z"/>
                <w:szCs w:val="22"/>
              </w:rPr>
            </w:pPr>
            <w:ins w:id="10054" w:author="Сатлер Марина Викторовна" w:date="2025-11-12T15:20:00Z">
              <w:r w:rsidRPr="00B9499D">
                <w:rPr>
                  <w:szCs w:val="22"/>
                </w:rPr>
                <w:t>Да</w:t>
              </w:r>
            </w:ins>
          </w:p>
        </w:tc>
        <w:tc>
          <w:tcPr>
            <w:tcW w:w="315" w:type="pct"/>
          </w:tcPr>
          <w:p w14:paraId="26790BD8" w14:textId="77777777" w:rsidR="006E5CDE" w:rsidRPr="00B9499D" w:rsidRDefault="006E5CDE" w:rsidP="009B0783">
            <w:pPr>
              <w:pStyle w:val="GOSTTablenorm"/>
              <w:rPr>
                <w:ins w:id="10055" w:author="Сатлер Марина Викторовна" w:date="2025-11-12T15:20:00Z"/>
                <w:szCs w:val="22"/>
                <w:lang w:val="en-US"/>
              </w:rPr>
            </w:pPr>
            <w:ins w:id="10056" w:author="Сатлер Марина Викторовна" w:date="2025-11-12T15:20:00Z">
              <w:r w:rsidRPr="00B9499D">
                <w:rPr>
                  <w:szCs w:val="22"/>
                </w:rPr>
                <w:t>&lt;=</w:t>
              </w:r>
              <w:r w:rsidRPr="00B9499D">
                <w:rPr>
                  <w:szCs w:val="22"/>
                  <w:lang w:val="en-US"/>
                </w:rPr>
                <w:t>10</w:t>
              </w:r>
            </w:ins>
          </w:p>
        </w:tc>
        <w:tc>
          <w:tcPr>
            <w:tcW w:w="2023" w:type="pct"/>
          </w:tcPr>
          <w:p w14:paraId="0CC82E2C" w14:textId="77777777" w:rsidR="006E5CDE" w:rsidRDefault="006E5CDE" w:rsidP="009B0783">
            <w:pPr>
              <w:pStyle w:val="GOSTTablenorm"/>
              <w:rPr>
                <w:ins w:id="10057" w:author="Сатлер Марина Викторовна" w:date="2025-11-12T15:20:00Z"/>
              </w:rPr>
            </w:pPr>
            <w:ins w:id="10058" w:author="Сатлер Марина Викторовна" w:date="2025-11-12T15:20:00Z">
              <w:r>
                <w:t xml:space="preserve">ФП ГИИС ЭБ </w:t>
              </w:r>
              <w:r w:rsidRPr="36854D62">
                <w:t>–</w:t>
              </w:r>
              <w:r>
                <w:t xml:space="preserve"> отправитель запроса.</w:t>
              </w:r>
            </w:ins>
          </w:p>
          <w:p w14:paraId="769FF325" w14:textId="77777777" w:rsidR="006E5CDE" w:rsidRPr="00B9499D" w:rsidRDefault="006E5CDE" w:rsidP="009B0783">
            <w:pPr>
              <w:pStyle w:val="GOSTTablenorm"/>
              <w:rPr>
                <w:ins w:id="10059" w:author="Сатлер Марина Викторовна" w:date="2025-11-12T15:20:00Z"/>
              </w:rPr>
            </w:pPr>
            <w:ins w:id="10060" w:author="Сатлер Марина Викторовна" w:date="2025-11-12T15:20:00Z">
              <w:r>
                <w:t>Возможные значения:</w:t>
              </w:r>
            </w:ins>
          </w:p>
          <w:p w14:paraId="42689695" w14:textId="55C12240" w:rsidR="006E5CDE" w:rsidRPr="00471360" w:rsidRDefault="006E5CDE">
            <w:pPr>
              <w:pStyle w:val="GOSTTableListMark1"/>
              <w:rPr>
                <w:ins w:id="10061" w:author="Сатлер Марина Викторовна" w:date="2025-11-12T15:20:00Z"/>
              </w:rPr>
            </w:pPr>
            <w:ins w:id="10062" w:author="Сатлер Марина Викторовна" w:date="2025-11-12T15:20:00Z">
              <w:r w:rsidRPr="170E4D90">
                <w:rPr>
                  <w:lang w:val="en-US"/>
                </w:rPr>
                <w:t>ARP (</w:t>
              </w:r>
            </w:ins>
            <w:ins w:id="10063" w:author="Сатлер Марина Викторовна" w:date="2025-11-13T11:12:00Z">
              <w:r w:rsidR="00BA6155">
                <w:t>ПУи</w:t>
              </w:r>
            </w:ins>
            <w:ins w:id="10064" w:author="Сатлер Марина Викторовна" w:date="2025-11-13T11:13:00Z">
              <w:r w:rsidR="00BA6155">
                <w:t>О</w:t>
              </w:r>
            </w:ins>
            <w:ins w:id="10065" w:author="Сатлер Марина Викторовна" w:date="2025-11-13T11:12:00Z">
              <w:r w:rsidR="00BA6155">
                <w:t xml:space="preserve"> ЭБ</w:t>
              </w:r>
            </w:ins>
            <w:ins w:id="10066" w:author="Сатлер Марина Викторовна" w:date="2025-11-12T15:20:00Z">
              <w:r w:rsidRPr="170E4D90">
                <w:rPr>
                  <w:lang w:val="en-US"/>
                </w:rPr>
                <w:t>)</w:t>
              </w:r>
            </w:ins>
          </w:p>
        </w:tc>
      </w:tr>
      <w:tr w:rsidR="006E5CDE" w:rsidRPr="00B9499D" w14:paraId="4D3D1E6D" w14:textId="77777777" w:rsidTr="009B0783">
        <w:trPr>
          <w:ins w:id="10067" w:author="Сатлер Марина Викторовна" w:date="2025-11-12T15:20:00Z"/>
        </w:trPr>
        <w:tc>
          <w:tcPr>
            <w:tcW w:w="1100" w:type="pct"/>
          </w:tcPr>
          <w:p w14:paraId="72B16FB7" w14:textId="77777777" w:rsidR="006E5CDE" w:rsidRPr="00B9499D" w:rsidRDefault="006E5CDE" w:rsidP="009B0783">
            <w:pPr>
              <w:pStyle w:val="GOSTTablenorm"/>
              <w:rPr>
                <w:ins w:id="10068" w:author="Сатлер Марина Викторовна" w:date="2025-11-12T15:20:00Z"/>
              </w:rPr>
            </w:pPr>
            <w:ins w:id="10069" w:author="Сатлер Марина Викторовна" w:date="2025-11-12T15:20:00Z">
              <w:r>
                <w:t>Система-получатель ответа</w:t>
              </w:r>
            </w:ins>
          </w:p>
        </w:tc>
        <w:tc>
          <w:tcPr>
            <w:tcW w:w="750" w:type="pct"/>
          </w:tcPr>
          <w:p w14:paraId="1C17A84F" w14:textId="77777777" w:rsidR="006E5CDE" w:rsidRPr="00B9499D" w:rsidRDefault="006E5CDE" w:rsidP="009B0783">
            <w:pPr>
              <w:pStyle w:val="GOSTTablenorm"/>
              <w:rPr>
                <w:ins w:id="10070" w:author="Сатлер Марина Викторовна" w:date="2025-11-12T15:20:00Z"/>
                <w:lang w:val="en-US"/>
              </w:rPr>
            </w:pPr>
            <w:ins w:id="10071" w:author="Сатлер Марина Викторовна" w:date="2025-11-12T15:20:00Z">
              <w:r w:rsidRPr="00B9499D">
                <w:rPr>
                  <w:lang w:val="en-US"/>
                </w:rPr>
                <w:t>Receiver</w:t>
              </w:r>
            </w:ins>
          </w:p>
        </w:tc>
        <w:tc>
          <w:tcPr>
            <w:tcW w:w="500" w:type="pct"/>
          </w:tcPr>
          <w:p w14:paraId="52A096AB" w14:textId="77777777" w:rsidR="006E5CDE" w:rsidRPr="00B9499D" w:rsidRDefault="006E5CDE" w:rsidP="009B0783">
            <w:pPr>
              <w:pStyle w:val="GOSTTablenorm"/>
              <w:rPr>
                <w:ins w:id="10072" w:author="Сатлер Марина Викторовна" w:date="2025-11-12T15:20:00Z"/>
                <w:szCs w:val="22"/>
              </w:rPr>
            </w:pPr>
            <w:ins w:id="10073" w:author="Сатлер Марина Викторовна" w:date="2025-11-12T15:20:00Z">
              <w:r w:rsidRPr="00B9499D">
                <w:rPr>
                  <w:szCs w:val="22"/>
                </w:rPr>
                <w:t>Строка</w:t>
              </w:r>
            </w:ins>
          </w:p>
        </w:tc>
        <w:tc>
          <w:tcPr>
            <w:tcW w:w="312" w:type="pct"/>
          </w:tcPr>
          <w:p w14:paraId="75C11242" w14:textId="77777777" w:rsidR="006E5CDE" w:rsidRPr="00B9499D" w:rsidRDefault="006E5CDE" w:rsidP="009B0783">
            <w:pPr>
              <w:pStyle w:val="GOSTTablenorm"/>
              <w:rPr>
                <w:ins w:id="10074" w:author="Сатлер Марина Викторовна" w:date="2025-11-12T15:20:00Z"/>
                <w:szCs w:val="22"/>
              </w:rPr>
            </w:pPr>
            <w:ins w:id="10075" w:author="Сатлер Марина Викторовна" w:date="2025-11-12T15:20:00Z">
              <w:r w:rsidRPr="00B9499D">
                <w:rPr>
                  <w:szCs w:val="22"/>
                </w:rPr>
                <w:t>Да</w:t>
              </w:r>
            </w:ins>
          </w:p>
        </w:tc>
        <w:tc>
          <w:tcPr>
            <w:tcW w:w="315" w:type="pct"/>
          </w:tcPr>
          <w:p w14:paraId="0AE65CA6" w14:textId="77777777" w:rsidR="006E5CDE" w:rsidRPr="00B9499D" w:rsidRDefault="006E5CDE" w:rsidP="009B0783">
            <w:pPr>
              <w:pStyle w:val="GOSTTablenorm"/>
              <w:rPr>
                <w:ins w:id="10076" w:author="Сатлер Марина Викторовна" w:date="2025-11-12T15:20:00Z"/>
              </w:rPr>
            </w:pPr>
            <w:ins w:id="10077" w:author="Сатлер Марина Викторовна" w:date="2025-11-12T15:20:00Z">
              <w:r w:rsidRPr="00B9499D">
                <w:t>&lt;=</w:t>
              </w:r>
              <w:r w:rsidRPr="00B9499D">
                <w:rPr>
                  <w:lang w:val="en-US"/>
                </w:rPr>
                <w:t>10</w:t>
              </w:r>
            </w:ins>
          </w:p>
        </w:tc>
        <w:tc>
          <w:tcPr>
            <w:tcW w:w="2023" w:type="pct"/>
          </w:tcPr>
          <w:p w14:paraId="427D0AB8" w14:textId="77777777" w:rsidR="006E5CDE" w:rsidRDefault="006E5CDE" w:rsidP="009B0783">
            <w:pPr>
              <w:pStyle w:val="GOSTTablenorm"/>
              <w:rPr>
                <w:ins w:id="10078" w:author="Сатлер Марина Викторовна" w:date="2025-11-12T15:20:00Z"/>
              </w:rPr>
            </w:pPr>
            <w:ins w:id="10079" w:author="Сатлер Марина Викторовна" w:date="2025-11-12T15:20:00Z">
              <w:r>
                <w:t xml:space="preserve">ФП ГИИС ЭБ </w:t>
              </w:r>
              <w:r w:rsidRPr="36854D62">
                <w:t>–</w:t>
              </w:r>
              <w:r>
                <w:t xml:space="preserve"> получатель ответа.</w:t>
              </w:r>
            </w:ins>
          </w:p>
          <w:p w14:paraId="52111A72" w14:textId="77777777" w:rsidR="006E5CDE" w:rsidRPr="00B9499D" w:rsidRDefault="006E5CDE" w:rsidP="009B0783">
            <w:pPr>
              <w:pStyle w:val="GOSTTablenorm"/>
              <w:rPr>
                <w:ins w:id="10080" w:author="Сатлер Марина Викторовна" w:date="2025-11-12T15:20:00Z"/>
              </w:rPr>
            </w:pPr>
            <w:ins w:id="10081" w:author="Сатлер Марина Викторовна" w:date="2025-11-12T15:20:00Z">
              <w:r>
                <w:t>Возможные значения:</w:t>
              </w:r>
            </w:ins>
          </w:p>
          <w:p w14:paraId="22A91FFE" w14:textId="27EA42D4" w:rsidR="006E5CDE" w:rsidRPr="00471360" w:rsidRDefault="006E5CDE">
            <w:pPr>
              <w:pStyle w:val="GOSTTableListMark1"/>
              <w:rPr>
                <w:ins w:id="10082" w:author="Сатлер Марина Викторовна" w:date="2025-11-12T15:20:00Z"/>
              </w:rPr>
            </w:pPr>
            <w:ins w:id="10083" w:author="Сатлер Марина Викторовна" w:date="2025-11-12T15:21:00Z">
              <w:r w:rsidRPr="170E4D90">
                <w:rPr>
                  <w:lang w:val="en-US"/>
                </w:rPr>
                <w:t>ARP</w:t>
              </w:r>
              <w:r w:rsidRPr="003262ED">
                <w:t xml:space="preserve"> (</w:t>
              </w:r>
            </w:ins>
            <w:ins w:id="10084" w:author="Сатлер Марина Викторовна" w:date="2025-11-13T11:13:00Z">
              <w:r w:rsidR="00BA6155">
                <w:t>ПУиО ЭБ</w:t>
              </w:r>
            </w:ins>
            <w:ins w:id="10085" w:author="Сатлер Марина Викторовна" w:date="2025-11-12T15:21:00Z">
              <w:r w:rsidRPr="003262ED">
                <w:t>)</w:t>
              </w:r>
            </w:ins>
          </w:p>
        </w:tc>
      </w:tr>
      <w:tr w:rsidR="006E5CDE" w:rsidRPr="00B9499D" w14:paraId="2A89AB4A" w14:textId="77777777" w:rsidTr="009B0783">
        <w:trPr>
          <w:ins w:id="10086" w:author="Сатлер Марина Викторовна" w:date="2025-11-12T15:20:00Z"/>
        </w:trPr>
        <w:tc>
          <w:tcPr>
            <w:tcW w:w="1100" w:type="pct"/>
          </w:tcPr>
          <w:p w14:paraId="3CC51C8E" w14:textId="77777777" w:rsidR="006E5CDE" w:rsidRPr="00B9499D" w:rsidRDefault="006E5CDE" w:rsidP="009B0783">
            <w:pPr>
              <w:pStyle w:val="GOSTTablenorm"/>
              <w:rPr>
                <w:ins w:id="10087" w:author="Сатлер Марина Викторовна" w:date="2025-11-12T15:20:00Z"/>
                <w:lang w:val="en-US"/>
              </w:rPr>
            </w:pPr>
            <w:ins w:id="10088" w:author="Сатлер Марина Викторовна" w:date="2025-11-12T15:20:00Z">
              <w:r w:rsidRPr="00B9499D">
                <w:t>Дата и время ответа</w:t>
              </w:r>
            </w:ins>
          </w:p>
        </w:tc>
        <w:tc>
          <w:tcPr>
            <w:tcW w:w="750" w:type="pct"/>
          </w:tcPr>
          <w:p w14:paraId="70E54F12" w14:textId="77777777" w:rsidR="006E5CDE" w:rsidRPr="00B9499D" w:rsidRDefault="006E5CDE" w:rsidP="009B0783">
            <w:pPr>
              <w:pStyle w:val="GOSTTablenorm"/>
              <w:rPr>
                <w:ins w:id="10089" w:author="Сатлер Марина Викторовна" w:date="2025-11-12T15:20:00Z"/>
                <w:lang w:val="en-US"/>
              </w:rPr>
            </w:pPr>
            <w:ins w:id="10090" w:author="Сатлер Марина Викторовна" w:date="2025-11-12T15:20:00Z">
              <w:r w:rsidRPr="00B9499D">
                <w:rPr>
                  <w:lang w:val="en-US"/>
                </w:rPr>
                <w:t>AnsDateTime</w:t>
              </w:r>
            </w:ins>
          </w:p>
        </w:tc>
        <w:tc>
          <w:tcPr>
            <w:tcW w:w="500" w:type="pct"/>
          </w:tcPr>
          <w:p w14:paraId="28175D6D" w14:textId="77777777" w:rsidR="006E5CDE" w:rsidRPr="00B9499D" w:rsidRDefault="006E5CDE" w:rsidP="009B0783">
            <w:pPr>
              <w:pStyle w:val="GOSTTablenorm"/>
              <w:rPr>
                <w:ins w:id="10091" w:author="Сатлер Марина Викторовна" w:date="2025-11-12T15:20:00Z"/>
                <w:szCs w:val="22"/>
              </w:rPr>
            </w:pPr>
            <w:ins w:id="10092" w:author="Сатлер Марина Викторовна" w:date="2025-11-12T15:20:00Z">
              <w:r w:rsidRPr="00B9499D">
                <w:rPr>
                  <w:szCs w:val="22"/>
                </w:rPr>
                <w:t>Дата-время (</w:t>
              </w:r>
              <w:r w:rsidRPr="00B9499D">
                <w:rPr>
                  <w:szCs w:val="22"/>
                  <w:lang w:val="en-US"/>
                </w:rPr>
                <w:t>timestamp</w:t>
              </w:r>
              <w:r w:rsidRPr="00B9499D">
                <w:rPr>
                  <w:szCs w:val="22"/>
                </w:rPr>
                <w:t>)</w:t>
              </w:r>
            </w:ins>
          </w:p>
        </w:tc>
        <w:tc>
          <w:tcPr>
            <w:tcW w:w="312" w:type="pct"/>
          </w:tcPr>
          <w:p w14:paraId="2367EA0D" w14:textId="77777777" w:rsidR="006E5CDE" w:rsidRPr="00B9499D" w:rsidRDefault="006E5CDE" w:rsidP="009B0783">
            <w:pPr>
              <w:pStyle w:val="GOSTTablenorm"/>
              <w:rPr>
                <w:ins w:id="10093" w:author="Сатлер Марина Викторовна" w:date="2025-11-12T15:20:00Z"/>
                <w:szCs w:val="22"/>
              </w:rPr>
            </w:pPr>
            <w:ins w:id="10094" w:author="Сатлер Марина Викторовна" w:date="2025-11-12T15:20:00Z">
              <w:r w:rsidRPr="00B9499D">
                <w:rPr>
                  <w:szCs w:val="22"/>
                </w:rPr>
                <w:t>Да</w:t>
              </w:r>
            </w:ins>
          </w:p>
        </w:tc>
        <w:tc>
          <w:tcPr>
            <w:tcW w:w="315" w:type="pct"/>
          </w:tcPr>
          <w:p w14:paraId="648ACB30" w14:textId="77777777" w:rsidR="006E5CDE" w:rsidRPr="00B9499D" w:rsidRDefault="006E5CDE" w:rsidP="009B0783">
            <w:pPr>
              <w:pStyle w:val="GOSTTablenorm"/>
              <w:rPr>
                <w:ins w:id="10095" w:author="Сатлер Марина Викторовна" w:date="2025-11-12T15:20:00Z"/>
                <w:szCs w:val="22"/>
              </w:rPr>
            </w:pPr>
          </w:p>
        </w:tc>
        <w:tc>
          <w:tcPr>
            <w:tcW w:w="2023" w:type="pct"/>
          </w:tcPr>
          <w:p w14:paraId="3BA1E1CE" w14:textId="21271F71" w:rsidR="006E5CDE" w:rsidRPr="00B9499D" w:rsidRDefault="006E5CDE" w:rsidP="009B0783">
            <w:pPr>
              <w:pStyle w:val="GOSTTablenorm"/>
              <w:rPr>
                <w:ins w:id="10096" w:author="Сатлер Марина Викторовна" w:date="2025-11-12T15:20:00Z"/>
              </w:rPr>
            </w:pPr>
            <w:ins w:id="10097" w:author="Сатлер Марина Викторовна" w:date="2025-11-12T15:20:00Z">
              <w:r>
                <w:t xml:space="preserve">Дата и время формирования ответа </w:t>
              </w:r>
            </w:ins>
            <w:ins w:id="10098" w:author="Сатлер Марина Викторовна" w:date="2025-11-13T18:07:00Z">
              <w:r w:rsidR="008D427B">
                <w:t xml:space="preserve">в </w:t>
              </w:r>
            </w:ins>
            <w:ins w:id="10099" w:author="Сатлер Марина Викторовна" w:date="2025-11-12T15:20:00Z">
              <w:r w:rsidRPr="170E4D90">
                <w:rPr>
                  <w:lang w:val="en-US"/>
                </w:rPr>
                <w:t>SVAP</w:t>
              </w:r>
              <w:r w:rsidRPr="003B770B">
                <w:t>.</w:t>
              </w:r>
            </w:ins>
          </w:p>
          <w:p w14:paraId="4C606EDB" w14:textId="77777777" w:rsidR="006E5CDE" w:rsidRPr="00B9499D" w:rsidRDefault="006E5CDE" w:rsidP="009B0783">
            <w:pPr>
              <w:pStyle w:val="GOSTTablenorm"/>
              <w:rPr>
                <w:ins w:id="10100" w:author="Сатлер Марина Викторовна" w:date="2025-11-12T15:20:00Z"/>
              </w:rPr>
            </w:pPr>
            <w:ins w:id="10101" w:author="Сатлер Марина Викторовна" w:date="2025-11-12T15:20:00Z">
              <w:r w:rsidRPr="00B9499D">
                <w:t xml:space="preserve">Формат </w:t>
              </w:r>
              <w:r w:rsidRPr="00B9499D">
                <w:rPr>
                  <w:lang w:val="en-US"/>
                </w:rPr>
                <w:t>YYYY</w:t>
              </w:r>
              <w:r w:rsidRPr="00B9499D">
                <w:t>-</w:t>
              </w:r>
              <w:r w:rsidRPr="00B9499D">
                <w:rPr>
                  <w:lang w:val="en-US"/>
                </w:rPr>
                <w:t>MM</w:t>
              </w:r>
              <w:r w:rsidRPr="00B9499D">
                <w:t>-</w:t>
              </w:r>
              <w:r w:rsidRPr="00B9499D">
                <w:rPr>
                  <w:lang w:val="en-US"/>
                </w:rPr>
                <w:t>DD</w:t>
              </w:r>
              <w:r w:rsidRPr="00B9499D">
                <w:t xml:space="preserve"> </w:t>
              </w:r>
              <w:proofErr w:type="gramStart"/>
              <w:r w:rsidRPr="00B9499D">
                <w:rPr>
                  <w:lang w:val="en-US"/>
                </w:rPr>
                <w:t>hh</w:t>
              </w:r>
              <w:r w:rsidRPr="00B9499D">
                <w:t>:</w:t>
              </w:r>
              <w:r w:rsidRPr="00B9499D">
                <w:rPr>
                  <w:lang w:val="en-US"/>
                </w:rPr>
                <w:t>mm</w:t>
              </w:r>
              <w:proofErr w:type="gramEnd"/>
              <w:r w:rsidRPr="00B9499D">
                <w:t>:</w:t>
              </w:r>
              <w:r w:rsidRPr="00B9499D">
                <w:rPr>
                  <w:lang w:val="en-US"/>
                </w:rPr>
                <w:t>ss</w:t>
              </w:r>
            </w:ins>
          </w:p>
        </w:tc>
      </w:tr>
      <w:tr w:rsidR="006E5CDE" w:rsidRPr="00B9499D" w14:paraId="13BEE5FF" w14:textId="77777777" w:rsidTr="009B0783">
        <w:trPr>
          <w:ins w:id="10102" w:author="Сатлер Марина Викторовна" w:date="2025-11-12T15:20:00Z"/>
        </w:trPr>
        <w:tc>
          <w:tcPr>
            <w:tcW w:w="1100" w:type="pct"/>
          </w:tcPr>
          <w:p w14:paraId="7E7D06A7" w14:textId="77777777" w:rsidR="006E5CDE" w:rsidRPr="00B9499D" w:rsidRDefault="006E5CDE" w:rsidP="009B0783">
            <w:pPr>
              <w:pStyle w:val="GOSTTablenorm"/>
              <w:rPr>
                <w:ins w:id="10103" w:author="Сатлер Марина Викторовна" w:date="2025-11-12T15:20:00Z"/>
              </w:rPr>
            </w:pPr>
            <w:ins w:id="10104" w:author="Сатлер Марина Викторовна" w:date="2025-11-12T15:20:00Z">
              <w:r w:rsidRPr="00B9499D">
                <w:t>Версия формата</w:t>
              </w:r>
            </w:ins>
          </w:p>
        </w:tc>
        <w:tc>
          <w:tcPr>
            <w:tcW w:w="750" w:type="pct"/>
          </w:tcPr>
          <w:p w14:paraId="1D752D88" w14:textId="77777777" w:rsidR="006E5CDE" w:rsidRPr="00B9499D" w:rsidRDefault="006E5CDE" w:rsidP="009B0783">
            <w:pPr>
              <w:pStyle w:val="GOSTTablenorm"/>
              <w:rPr>
                <w:ins w:id="10105" w:author="Сатлер Марина Викторовна" w:date="2025-11-12T15:20:00Z"/>
                <w:lang w:val="en-US"/>
              </w:rPr>
            </w:pPr>
            <w:ins w:id="10106" w:author="Сатлер Марина Викторовна" w:date="2025-11-12T15:20:00Z">
              <w:r w:rsidRPr="00B9499D">
                <w:rPr>
                  <w:lang w:val="en-US"/>
                </w:rPr>
                <w:t>Version</w:t>
              </w:r>
            </w:ins>
          </w:p>
        </w:tc>
        <w:tc>
          <w:tcPr>
            <w:tcW w:w="500" w:type="pct"/>
          </w:tcPr>
          <w:p w14:paraId="33606D6F" w14:textId="77777777" w:rsidR="006E5CDE" w:rsidRPr="00B9499D" w:rsidRDefault="006E5CDE" w:rsidP="009B0783">
            <w:pPr>
              <w:pStyle w:val="GOSTTablenorm"/>
              <w:rPr>
                <w:ins w:id="10107" w:author="Сатлер Марина Викторовна" w:date="2025-11-12T15:20:00Z"/>
                <w:szCs w:val="22"/>
                <w:lang w:val="en-US"/>
              </w:rPr>
            </w:pPr>
            <w:ins w:id="10108" w:author="Сатлер Марина Викторовна" w:date="2025-11-12T15:20:00Z">
              <w:r w:rsidRPr="00B9499D">
                <w:rPr>
                  <w:szCs w:val="22"/>
                </w:rPr>
                <w:t>Строка</w:t>
              </w:r>
            </w:ins>
          </w:p>
        </w:tc>
        <w:tc>
          <w:tcPr>
            <w:tcW w:w="312" w:type="pct"/>
          </w:tcPr>
          <w:p w14:paraId="1553098D" w14:textId="77777777" w:rsidR="006E5CDE" w:rsidRPr="00B9499D" w:rsidRDefault="006E5CDE" w:rsidP="009B0783">
            <w:pPr>
              <w:pStyle w:val="GOSTTablenorm"/>
              <w:rPr>
                <w:ins w:id="10109" w:author="Сатлер Марина Викторовна" w:date="2025-11-12T15:20:00Z"/>
                <w:szCs w:val="22"/>
              </w:rPr>
            </w:pPr>
            <w:ins w:id="10110" w:author="Сатлер Марина Викторовна" w:date="2025-11-12T15:20:00Z">
              <w:r w:rsidRPr="00B9499D">
                <w:rPr>
                  <w:szCs w:val="22"/>
                </w:rPr>
                <w:t>Да</w:t>
              </w:r>
            </w:ins>
          </w:p>
        </w:tc>
        <w:tc>
          <w:tcPr>
            <w:tcW w:w="315" w:type="pct"/>
          </w:tcPr>
          <w:p w14:paraId="2DA231FA" w14:textId="77777777" w:rsidR="006E5CDE" w:rsidRPr="00B9499D" w:rsidRDefault="006E5CDE" w:rsidP="009B0783">
            <w:pPr>
              <w:pStyle w:val="GOSTTablenorm"/>
              <w:rPr>
                <w:ins w:id="10111" w:author="Сатлер Марина Викторовна" w:date="2025-11-12T15:20:00Z"/>
                <w:lang w:val="en-US"/>
              </w:rPr>
            </w:pPr>
            <w:ins w:id="10112" w:author="Сатлер Марина Викторовна" w:date="2025-11-12T15:20:00Z">
              <w:r w:rsidRPr="00B9499D">
                <w:t>&lt;=</w:t>
              </w:r>
              <w:r w:rsidRPr="00B9499D">
                <w:rPr>
                  <w:lang w:val="en-US"/>
                </w:rPr>
                <w:t>10</w:t>
              </w:r>
            </w:ins>
          </w:p>
        </w:tc>
        <w:tc>
          <w:tcPr>
            <w:tcW w:w="2023" w:type="pct"/>
          </w:tcPr>
          <w:p w14:paraId="42640FCC" w14:textId="77777777" w:rsidR="006E5CDE" w:rsidRPr="00B9499D" w:rsidRDefault="006E5CDE" w:rsidP="009B0783">
            <w:pPr>
              <w:pStyle w:val="GOSTTablenorm"/>
              <w:rPr>
                <w:ins w:id="10113" w:author="Сатлер Марина Викторовна" w:date="2025-11-12T15:20:00Z"/>
                <w:szCs w:val="22"/>
              </w:rPr>
            </w:pPr>
            <w:ins w:id="10114" w:author="Сатлер Марина Викторовна" w:date="2025-11-12T15:20:00Z">
              <w:r w:rsidRPr="00B9499D">
                <w:rPr>
                  <w:szCs w:val="22"/>
                </w:rPr>
                <w:t>Версия формата ответа</w:t>
              </w:r>
            </w:ins>
          </w:p>
        </w:tc>
      </w:tr>
      <w:tr w:rsidR="006E5CDE" w:rsidRPr="00B9499D" w14:paraId="53A6F31C" w14:textId="77777777" w:rsidTr="009B0783">
        <w:trPr>
          <w:ins w:id="10115" w:author="Сатлер Марина Викторовна" w:date="2025-11-12T15:20:00Z"/>
        </w:trPr>
        <w:tc>
          <w:tcPr>
            <w:tcW w:w="1100" w:type="pct"/>
          </w:tcPr>
          <w:p w14:paraId="1D8A15CC" w14:textId="77777777" w:rsidR="006E5CDE" w:rsidRPr="00B9499D" w:rsidRDefault="006E5CDE" w:rsidP="009B0783">
            <w:pPr>
              <w:pStyle w:val="GOSTTablenorm"/>
              <w:rPr>
                <w:ins w:id="10116" w:author="Сатлер Марина Викторовна" w:date="2025-11-12T15:20:00Z"/>
              </w:rPr>
            </w:pPr>
            <w:ins w:id="10117" w:author="Сатлер Марина Викторовна" w:date="2025-11-12T15:20:00Z">
              <w:r w:rsidRPr="00B9499D">
                <w:t>Глобальный идентификатор запроса</w:t>
              </w:r>
            </w:ins>
          </w:p>
        </w:tc>
        <w:tc>
          <w:tcPr>
            <w:tcW w:w="750" w:type="pct"/>
          </w:tcPr>
          <w:p w14:paraId="5572E263" w14:textId="77777777" w:rsidR="006E5CDE" w:rsidRPr="00B9499D" w:rsidRDefault="006E5CDE" w:rsidP="009B0783">
            <w:pPr>
              <w:pStyle w:val="GOSTTablenorm"/>
              <w:rPr>
                <w:ins w:id="10118" w:author="Сатлер Марина Викторовна" w:date="2025-11-12T15:20:00Z"/>
                <w:lang w:val="en-US"/>
              </w:rPr>
            </w:pPr>
            <w:ins w:id="10119" w:author="Сатлер Марина Викторовна" w:date="2025-11-12T15:20:00Z">
              <w:r w:rsidRPr="00B9499D">
                <w:rPr>
                  <w:lang w:val="en-US"/>
                </w:rPr>
                <w:t>Req</w:t>
              </w:r>
              <w:r w:rsidRPr="00B9499D">
                <w:t>G</w:t>
              </w:r>
              <w:r w:rsidRPr="00B9499D">
                <w:rPr>
                  <w:lang w:val="en-US"/>
                </w:rPr>
                <w:t>uid</w:t>
              </w:r>
            </w:ins>
          </w:p>
        </w:tc>
        <w:tc>
          <w:tcPr>
            <w:tcW w:w="500" w:type="pct"/>
          </w:tcPr>
          <w:p w14:paraId="3363E168" w14:textId="77777777" w:rsidR="006E5CDE" w:rsidRPr="00B9499D" w:rsidRDefault="006E5CDE" w:rsidP="009B0783">
            <w:pPr>
              <w:pStyle w:val="GOSTTablenorm"/>
              <w:rPr>
                <w:ins w:id="10120" w:author="Сатлер Марина Викторовна" w:date="2025-11-12T15:20:00Z"/>
                <w:szCs w:val="22"/>
              </w:rPr>
            </w:pPr>
            <w:ins w:id="10121" w:author="Сатлер Марина Викторовна" w:date="2025-11-12T15:20:00Z">
              <w:r w:rsidRPr="00B9499D">
                <w:rPr>
                  <w:szCs w:val="22"/>
                  <w:lang w:val="en-US"/>
                </w:rPr>
                <w:t>GUID</w:t>
              </w:r>
            </w:ins>
          </w:p>
        </w:tc>
        <w:tc>
          <w:tcPr>
            <w:tcW w:w="312" w:type="pct"/>
          </w:tcPr>
          <w:p w14:paraId="19CB2CC6" w14:textId="77777777" w:rsidR="006E5CDE" w:rsidRPr="00B9499D" w:rsidRDefault="006E5CDE" w:rsidP="009B0783">
            <w:pPr>
              <w:pStyle w:val="GOSTTablenorm"/>
              <w:rPr>
                <w:ins w:id="10122" w:author="Сатлер Марина Викторовна" w:date="2025-11-12T15:20:00Z"/>
                <w:szCs w:val="22"/>
              </w:rPr>
            </w:pPr>
            <w:ins w:id="10123" w:author="Сатлер Марина Викторовна" w:date="2025-11-12T15:20:00Z">
              <w:r w:rsidRPr="00B9499D">
                <w:rPr>
                  <w:szCs w:val="22"/>
                </w:rPr>
                <w:t>Да</w:t>
              </w:r>
            </w:ins>
          </w:p>
        </w:tc>
        <w:tc>
          <w:tcPr>
            <w:tcW w:w="315" w:type="pct"/>
          </w:tcPr>
          <w:p w14:paraId="2281612D" w14:textId="77777777" w:rsidR="006E5CDE" w:rsidRPr="00B9499D" w:rsidRDefault="006E5CDE" w:rsidP="009B0783">
            <w:pPr>
              <w:pStyle w:val="GOSTTablenorm"/>
              <w:rPr>
                <w:ins w:id="10124" w:author="Сатлер Марина Викторовна" w:date="2025-11-12T15:20:00Z"/>
                <w:lang w:val="en-US"/>
              </w:rPr>
            </w:pPr>
            <w:ins w:id="10125" w:author="Сатлер Марина Викторовна" w:date="2025-11-12T15:20:00Z">
              <w:r w:rsidRPr="00B9499D">
                <w:rPr>
                  <w:lang w:val="en-US"/>
                </w:rPr>
                <w:t>=</w:t>
              </w:r>
              <w:r w:rsidRPr="00B9499D">
                <w:t>36</w:t>
              </w:r>
            </w:ins>
          </w:p>
        </w:tc>
        <w:tc>
          <w:tcPr>
            <w:tcW w:w="2023" w:type="pct"/>
          </w:tcPr>
          <w:p w14:paraId="5879CC7E" w14:textId="77777777" w:rsidR="006E5CDE" w:rsidRPr="00B9499D" w:rsidRDefault="006E5CDE" w:rsidP="009B0783">
            <w:pPr>
              <w:pStyle w:val="GOSTTablenorm"/>
              <w:rPr>
                <w:ins w:id="10126" w:author="Сатлер Марина Викторовна" w:date="2025-11-12T15:20:00Z"/>
              </w:rPr>
            </w:pPr>
            <w:ins w:id="10127" w:author="Сатлер Марина Викторовна" w:date="2025-11-12T15:20:00Z">
              <w:r>
                <w:t>Уникальный идентификатор запроса (с тире), на который направляется ответ</w:t>
              </w:r>
            </w:ins>
          </w:p>
        </w:tc>
      </w:tr>
      <w:tr w:rsidR="006E5CDE" w:rsidRPr="00B9499D" w14:paraId="42223710" w14:textId="77777777" w:rsidTr="009B0783">
        <w:trPr>
          <w:ins w:id="10128" w:author="Сатлер Марина Викторовна" w:date="2025-11-12T15:20:00Z"/>
        </w:trPr>
        <w:tc>
          <w:tcPr>
            <w:tcW w:w="1100" w:type="pct"/>
          </w:tcPr>
          <w:p w14:paraId="46C9643F" w14:textId="77777777" w:rsidR="006E5CDE" w:rsidRPr="00B9499D" w:rsidRDefault="006E5CDE" w:rsidP="009B0783">
            <w:pPr>
              <w:pStyle w:val="GOSTTablenorm"/>
              <w:rPr>
                <w:ins w:id="10129" w:author="Сатлер Марина Викторовна" w:date="2025-11-12T15:20:00Z"/>
                <w:szCs w:val="22"/>
              </w:rPr>
            </w:pPr>
            <w:ins w:id="10130" w:author="Сатлер Марина Викторовна" w:date="2025-11-12T15:20:00Z">
              <w:r w:rsidRPr="00B9499D">
                <w:rPr>
                  <w:szCs w:val="22"/>
                </w:rPr>
                <w:t>Глобальный идентификатор ответа</w:t>
              </w:r>
            </w:ins>
          </w:p>
        </w:tc>
        <w:tc>
          <w:tcPr>
            <w:tcW w:w="750" w:type="pct"/>
          </w:tcPr>
          <w:p w14:paraId="37178E05" w14:textId="77777777" w:rsidR="006E5CDE" w:rsidRPr="00B9499D" w:rsidRDefault="006E5CDE" w:rsidP="009B0783">
            <w:pPr>
              <w:pStyle w:val="GOSTTablenorm"/>
              <w:rPr>
                <w:ins w:id="10131" w:author="Сатлер Марина Викторовна" w:date="2025-11-12T15:20:00Z"/>
                <w:szCs w:val="22"/>
                <w:lang w:val="en-US"/>
              </w:rPr>
            </w:pPr>
            <w:ins w:id="10132" w:author="Сатлер Марина Викторовна" w:date="2025-11-12T15:20:00Z">
              <w:r w:rsidRPr="00B9499D">
                <w:rPr>
                  <w:szCs w:val="22"/>
                  <w:lang w:val="en-US"/>
                </w:rPr>
                <w:t>AnsGuid</w:t>
              </w:r>
            </w:ins>
          </w:p>
        </w:tc>
        <w:tc>
          <w:tcPr>
            <w:tcW w:w="500" w:type="pct"/>
          </w:tcPr>
          <w:p w14:paraId="1DB01416" w14:textId="77777777" w:rsidR="006E5CDE" w:rsidRPr="00B9499D" w:rsidRDefault="006E5CDE" w:rsidP="009B0783">
            <w:pPr>
              <w:pStyle w:val="GOSTTablenorm"/>
              <w:rPr>
                <w:ins w:id="10133" w:author="Сатлер Марина Викторовна" w:date="2025-11-12T15:20:00Z"/>
                <w:szCs w:val="22"/>
                <w:lang w:val="en-US"/>
              </w:rPr>
            </w:pPr>
            <w:ins w:id="10134" w:author="Сатлер Марина Викторовна" w:date="2025-11-12T15:20:00Z">
              <w:r w:rsidRPr="00B9499D">
                <w:rPr>
                  <w:szCs w:val="22"/>
                  <w:lang w:val="en-US"/>
                </w:rPr>
                <w:t>GUID</w:t>
              </w:r>
            </w:ins>
          </w:p>
        </w:tc>
        <w:tc>
          <w:tcPr>
            <w:tcW w:w="312" w:type="pct"/>
          </w:tcPr>
          <w:p w14:paraId="06FF414C" w14:textId="77777777" w:rsidR="006E5CDE" w:rsidRPr="00B9499D" w:rsidRDefault="006E5CDE" w:rsidP="009B0783">
            <w:pPr>
              <w:pStyle w:val="GOSTTablenorm"/>
              <w:rPr>
                <w:ins w:id="10135" w:author="Сатлер Марина Викторовна" w:date="2025-11-12T15:20:00Z"/>
                <w:szCs w:val="22"/>
              </w:rPr>
            </w:pPr>
            <w:ins w:id="10136" w:author="Сатлер Марина Викторовна" w:date="2025-11-12T15:20:00Z">
              <w:r w:rsidRPr="00B9499D">
                <w:rPr>
                  <w:szCs w:val="22"/>
                </w:rPr>
                <w:t>Да</w:t>
              </w:r>
            </w:ins>
          </w:p>
        </w:tc>
        <w:tc>
          <w:tcPr>
            <w:tcW w:w="315" w:type="pct"/>
          </w:tcPr>
          <w:p w14:paraId="0978C805" w14:textId="77777777" w:rsidR="006E5CDE" w:rsidRPr="00B9499D" w:rsidRDefault="006E5CDE" w:rsidP="009B0783">
            <w:pPr>
              <w:pStyle w:val="GOSTTablenorm"/>
              <w:rPr>
                <w:ins w:id="10137" w:author="Сатлер Марина Викторовна" w:date="2025-11-12T15:20:00Z"/>
                <w:szCs w:val="22"/>
                <w:lang w:val="en-US"/>
              </w:rPr>
            </w:pPr>
            <w:ins w:id="10138" w:author="Сатлер Марина Викторовна" w:date="2025-11-12T15:20:00Z">
              <w:r w:rsidRPr="00B9499D">
                <w:rPr>
                  <w:szCs w:val="22"/>
                  <w:lang w:val="en-US"/>
                </w:rPr>
                <w:t>=</w:t>
              </w:r>
              <w:r w:rsidRPr="00B9499D">
                <w:rPr>
                  <w:szCs w:val="22"/>
                </w:rPr>
                <w:t>36</w:t>
              </w:r>
            </w:ins>
          </w:p>
        </w:tc>
        <w:tc>
          <w:tcPr>
            <w:tcW w:w="2023" w:type="pct"/>
          </w:tcPr>
          <w:p w14:paraId="799E1F43" w14:textId="77777777" w:rsidR="006E5CDE" w:rsidRPr="00B9499D" w:rsidRDefault="006E5CDE" w:rsidP="009B0783">
            <w:pPr>
              <w:pStyle w:val="GOSTTablenorm"/>
              <w:rPr>
                <w:ins w:id="10139" w:author="Сатлер Марина Викторовна" w:date="2025-11-12T15:20:00Z"/>
                <w:szCs w:val="22"/>
              </w:rPr>
            </w:pPr>
            <w:ins w:id="10140" w:author="Сатлер Марина Викторовна" w:date="2025-11-12T15:20:00Z">
              <w:r w:rsidRPr="00B9499D">
                <w:rPr>
                  <w:szCs w:val="22"/>
                </w:rPr>
                <w:t>Уникальный идентификатор ответа (с тире)</w:t>
              </w:r>
            </w:ins>
          </w:p>
        </w:tc>
      </w:tr>
      <w:tr w:rsidR="006E5CDE" w:rsidRPr="00B9499D" w14:paraId="5B774420" w14:textId="77777777" w:rsidTr="009B0783">
        <w:trPr>
          <w:ins w:id="10141" w:author="Сатлер Марина Викторовна" w:date="2025-11-12T15:20:00Z"/>
        </w:trPr>
        <w:tc>
          <w:tcPr>
            <w:tcW w:w="1100" w:type="pct"/>
          </w:tcPr>
          <w:p w14:paraId="35A7460B" w14:textId="77777777" w:rsidR="006E5CDE" w:rsidRPr="00B9499D" w:rsidRDefault="006E5CDE" w:rsidP="009B0783">
            <w:pPr>
              <w:pStyle w:val="GOSTTablenorm"/>
              <w:rPr>
                <w:ins w:id="10142" w:author="Сатлер Марина Викторовна" w:date="2025-11-12T15:20:00Z"/>
                <w:lang w:val="en-US"/>
              </w:rPr>
            </w:pPr>
            <w:ins w:id="10143" w:author="Сатлер Марина Викторовна" w:date="2025-11-12T15:20:00Z">
              <w:r w:rsidRPr="00B9499D">
                <w:t>Глобальный идентификатор документа</w:t>
              </w:r>
            </w:ins>
          </w:p>
        </w:tc>
        <w:tc>
          <w:tcPr>
            <w:tcW w:w="750" w:type="pct"/>
          </w:tcPr>
          <w:p w14:paraId="6D36D6AE" w14:textId="77777777" w:rsidR="006E5CDE" w:rsidRPr="00B9499D" w:rsidRDefault="006E5CDE" w:rsidP="009B0783">
            <w:pPr>
              <w:pStyle w:val="GOSTTablenorm"/>
              <w:rPr>
                <w:ins w:id="10144" w:author="Сатлер Марина Викторовна" w:date="2025-11-12T15:20:00Z"/>
                <w:lang w:val="en-US"/>
              </w:rPr>
            </w:pPr>
            <w:ins w:id="10145" w:author="Сатлер Марина Викторовна" w:date="2025-11-12T15:20:00Z">
              <w:r w:rsidRPr="00B9499D">
                <w:rPr>
                  <w:lang w:val="en-US"/>
                </w:rPr>
                <w:t>DocGuid</w:t>
              </w:r>
            </w:ins>
          </w:p>
        </w:tc>
        <w:tc>
          <w:tcPr>
            <w:tcW w:w="500" w:type="pct"/>
          </w:tcPr>
          <w:p w14:paraId="6BD6C460" w14:textId="77777777" w:rsidR="006E5CDE" w:rsidRPr="00B9499D" w:rsidRDefault="006E5CDE" w:rsidP="009B0783">
            <w:pPr>
              <w:pStyle w:val="GOSTTablenorm"/>
              <w:rPr>
                <w:ins w:id="10146" w:author="Сатлер Марина Викторовна" w:date="2025-11-12T15:20:00Z"/>
                <w:szCs w:val="22"/>
              </w:rPr>
            </w:pPr>
            <w:ins w:id="10147" w:author="Сатлер Марина Викторовна" w:date="2025-11-12T15:20:00Z">
              <w:r w:rsidRPr="00B9499D">
                <w:rPr>
                  <w:szCs w:val="22"/>
                  <w:lang w:val="en-US"/>
                </w:rPr>
                <w:t>GUID</w:t>
              </w:r>
            </w:ins>
          </w:p>
        </w:tc>
        <w:tc>
          <w:tcPr>
            <w:tcW w:w="312" w:type="pct"/>
          </w:tcPr>
          <w:p w14:paraId="293877C2" w14:textId="77777777" w:rsidR="006E5CDE" w:rsidRPr="00B9499D" w:rsidRDefault="006E5CDE" w:rsidP="009B0783">
            <w:pPr>
              <w:pStyle w:val="GOSTTablenorm"/>
              <w:rPr>
                <w:ins w:id="10148" w:author="Сатлер Марина Викторовна" w:date="2025-11-12T15:20:00Z"/>
                <w:szCs w:val="22"/>
              </w:rPr>
            </w:pPr>
            <w:ins w:id="10149" w:author="Сатлер Марина Викторовна" w:date="2025-11-12T15:20:00Z">
              <w:r w:rsidRPr="00B9499D">
                <w:rPr>
                  <w:szCs w:val="22"/>
                </w:rPr>
                <w:t>Да</w:t>
              </w:r>
            </w:ins>
          </w:p>
        </w:tc>
        <w:tc>
          <w:tcPr>
            <w:tcW w:w="315" w:type="pct"/>
          </w:tcPr>
          <w:p w14:paraId="76572211" w14:textId="77777777" w:rsidR="006E5CDE" w:rsidRPr="00B9499D" w:rsidRDefault="006E5CDE" w:rsidP="009B0783">
            <w:pPr>
              <w:pStyle w:val="GOSTTablenorm"/>
              <w:rPr>
                <w:ins w:id="10150" w:author="Сатлер Марина Викторовна" w:date="2025-11-12T15:20:00Z"/>
                <w:szCs w:val="22"/>
              </w:rPr>
            </w:pPr>
            <w:ins w:id="10151" w:author="Сатлер Марина Викторовна" w:date="2025-11-12T15:20:00Z">
              <w:r w:rsidRPr="00B9499D">
                <w:rPr>
                  <w:szCs w:val="22"/>
                  <w:lang w:val="en-US"/>
                </w:rPr>
                <w:t>=</w:t>
              </w:r>
              <w:r w:rsidRPr="00B9499D">
                <w:rPr>
                  <w:szCs w:val="22"/>
                </w:rPr>
                <w:t>36</w:t>
              </w:r>
            </w:ins>
          </w:p>
        </w:tc>
        <w:tc>
          <w:tcPr>
            <w:tcW w:w="2023" w:type="pct"/>
          </w:tcPr>
          <w:p w14:paraId="07C2E927" w14:textId="77777777" w:rsidR="006E5CDE" w:rsidRPr="00B9499D" w:rsidRDefault="006E5CDE" w:rsidP="009B0783">
            <w:pPr>
              <w:pStyle w:val="GOSTTablenorm"/>
              <w:rPr>
                <w:ins w:id="10152" w:author="Сатлер Марина Викторовна" w:date="2025-11-12T15:20:00Z"/>
              </w:rPr>
            </w:pPr>
            <w:ins w:id="10153" w:author="Сатлер Марина Викторовна" w:date="2025-11-12T15:20:00Z">
              <w:r w:rsidRPr="00B9499D">
                <w:t>Уникальный и</w:t>
              </w:r>
              <w:r>
                <w:t>дентификатор документа (с тире)</w:t>
              </w:r>
            </w:ins>
          </w:p>
        </w:tc>
      </w:tr>
      <w:tr w:rsidR="006E5CDE" w:rsidRPr="00B9499D" w14:paraId="7A1D20D7" w14:textId="77777777" w:rsidTr="009B0783">
        <w:trPr>
          <w:ins w:id="10154" w:author="Сатлер Марина Викторовна" w:date="2025-11-12T15:20:00Z"/>
        </w:trPr>
        <w:tc>
          <w:tcPr>
            <w:tcW w:w="1100" w:type="pct"/>
          </w:tcPr>
          <w:p w14:paraId="097D59FE" w14:textId="77777777" w:rsidR="006E5CDE" w:rsidRPr="00B9499D" w:rsidRDefault="006E5CDE" w:rsidP="009B0783">
            <w:pPr>
              <w:pStyle w:val="GOSTTablenorm"/>
              <w:rPr>
                <w:ins w:id="10155" w:author="Сатлер Марина Викторовна" w:date="2025-11-12T15:20:00Z"/>
                <w:szCs w:val="22"/>
              </w:rPr>
            </w:pPr>
            <w:ins w:id="10156" w:author="Сатлер Марина Викторовна" w:date="2025-11-12T15:20:00Z">
              <w:r w:rsidRPr="00B9499D">
                <w:t>Результат выполнения операции</w:t>
              </w:r>
            </w:ins>
          </w:p>
        </w:tc>
        <w:tc>
          <w:tcPr>
            <w:tcW w:w="750" w:type="pct"/>
          </w:tcPr>
          <w:p w14:paraId="28F21B00" w14:textId="77777777" w:rsidR="006E5CDE" w:rsidRPr="00B9499D" w:rsidRDefault="006E5CDE" w:rsidP="009B0783">
            <w:pPr>
              <w:pStyle w:val="GOSTTablenorm"/>
              <w:rPr>
                <w:ins w:id="10157" w:author="Сатлер Марина Викторовна" w:date="2025-11-12T15:20:00Z"/>
                <w:szCs w:val="22"/>
                <w:lang w:val="en-US"/>
              </w:rPr>
            </w:pPr>
            <w:ins w:id="10158" w:author="Сатлер Марина Викторовна" w:date="2025-11-12T15:20:00Z">
              <w:r w:rsidRPr="00B9499D">
                <w:t>Result</w:t>
              </w:r>
            </w:ins>
          </w:p>
        </w:tc>
        <w:tc>
          <w:tcPr>
            <w:tcW w:w="500" w:type="pct"/>
          </w:tcPr>
          <w:p w14:paraId="6B028B8A" w14:textId="77777777" w:rsidR="006E5CDE" w:rsidRPr="00B9499D" w:rsidRDefault="006E5CDE" w:rsidP="009B0783">
            <w:pPr>
              <w:ind w:firstLine="30"/>
              <w:rPr>
                <w:ins w:id="10159" w:author="Сатлер Марина Викторовна" w:date="2025-11-12T15:20:00Z"/>
                <w:sz w:val="22"/>
                <w:szCs w:val="22"/>
              </w:rPr>
            </w:pPr>
            <w:ins w:id="10160" w:author="Сатлер Марина Викторовна" w:date="2025-11-12T15:20:00Z">
              <w:r w:rsidRPr="00B9499D">
                <w:rPr>
                  <w:sz w:val="22"/>
                  <w:szCs w:val="22"/>
                </w:rPr>
                <w:t>Строка</w:t>
              </w:r>
            </w:ins>
          </w:p>
        </w:tc>
        <w:tc>
          <w:tcPr>
            <w:tcW w:w="312" w:type="pct"/>
          </w:tcPr>
          <w:p w14:paraId="5BB02458" w14:textId="77777777" w:rsidR="006E5CDE" w:rsidRPr="00B9499D" w:rsidRDefault="006E5CDE" w:rsidP="009B0783">
            <w:pPr>
              <w:pStyle w:val="GOSTTablenorm"/>
              <w:rPr>
                <w:ins w:id="10161" w:author="Сатлер Марина Викторовна" w:date="2025-11-12T15:20:00Z"/>
              </w:rPr>
            </w:pPr>
            <w:ins w:id="10162" w:author="Сатлер Марина Викторовна" w:date="2025-11-12T15:20:00Z">
              <w:r w:rsidRPr="00B9499D">
                <w:t>Да</w:t>
              </w:r>
            </w:ins>
          </w:p>
        </w:tc>
        <w:tc>
          <w:tcPr>
            <w:tcW w:w="315" w:type="pct"/>
          </w:tcPr>
          <w:p w14:paraId="0F6F1D83" w14:textId="77777777" w:rsidR="006E5CDE" w:rsidRPr="00B9499D" w:rsidRDefault="006E5CDE" w:rsidP="009B0783">
            <w:pPr>
              <w:pStyle w:val="GOSTTablenorm"/>
              <w:rPr>
                <w:ins w:id="10163" w:author="Сатлер Марина Викторовна" w:date="2025-11-12T15:20:00Z"/>
              </w:rPr>
            </w:pPr>
            <w:ins w:id="10164" w:author="Сатлер Марина Викторовна" w:date="2025-11-12T15:20:00Z">
              <w:r w:rsidRPr="00B9499D">
                <w:t>=1</w:t>
              </w:r>
            </w:ins>
          </w:p>
        </w:tc>
        <w:tc>
          <w:tcPr>
            <w:tcW w:w="2023" w:type="pct"/>
          </w:tcPr>
          <w:p w14:paraId="34CBE064" w14:textId="77777777" w:rsidR="006E5CDE" w:rsidRPr="00B9499D" w:rsidRDefault="006E5CDE" w:rsidP="009B0783">
            <w:pPr>
              <w:pStyle w:val="GOSTTablenorm"/>
              <w:rPr>
                <w:ins w:id="10165" w:author="Сатлер Марина Викторовна" w:date="2025-11-12T15:20:00Z"/>
              </w:rPr>
            </w:pPr>
            <w:ins w:id="10166" w:author="Сатлер Марина Викторовна" w:date="2025-11-12T15:20:00Z">
              <w:r w:rsidRPr="00B9499D">
                <w:t>Передаются следующие значения:</w:t>
              </w:r>
            </w:ins>
          </w:p>
          <w:p w14:paraId="0C6C1FD8" w14:textId="77777777" w:rsidR="006E5CDE" w:rsidRPr="00B30C62" w:rsidRDefault="006E5CDE" w:rsidP="009B0783">
            <w:pPr>
              <w:pStyle w:val="GOSTTableListMark1"/>
              <w:rPr>
                <w:ins w:id="10167" w:author="Сатлер Марина Викторовна" w:date="2025-11-12T15:20:00Z"/>
              </w:rPr>
            </w:pPr>
            <w:ins w:id="10168" w:author="Сатлер Марина Викторовна" w:date="2025-11-12T15:20:00Z">
              <w:r>
                <w:t xml:space="preserve">«S» </w:t>
              </w:r>
              <w:r w:rsidRPr="36854D62">
                <w:t>–</w:t>
              </w:r>
              <w:r w:rsidRPr="00B30C62">
                <w:t xml:space="preserve"> SUCCESS – успеш</w:t>
              </w:r>
              <w:r>
                <w:t>ное завершение;</w:t>
              </w:r>
            </w:ins>
          </w:p>
          <w:p w14:paraId="71378603" w14:textId="40859273" w:rsidR="006E5CDE" w:rsidRPr="00B9499D" w:rsidRDefault="00D34564">
            <w:pPr>
              <w:pStyle w:val="GOSTTableListMark1"/>
              <w:rPr>
                <w:ins w:id="10169" w:author="Сатлер Марина Викторовна" w:date="2025-11-12T15:20:00Z"/>
              </w:rPr>
            </w:pPr>
            <w:ins w:id="10170" w:author="Сатлер Марина Викторовна" w:date="2025-11-12T15:23:00Z">
              <w:r>
                <w:t xml:space="preserve"> </w:t>
              </w:r>
            </w:ins>
            <w:ins w:id="10171" w:author="Сатлер Марина Викторовна" w:date="2025-11-12T15:20:00Z">
              <w:r w:rsidR="006E5CDE">
                <w:t>«</w:t>
              </w:r>
              <w:r w:rsidR="006E5CDE" w:rsidRPr="00B30C62">
                <w:t>E</w:t>
              </w:r>
              <w:r w:rsidR="006E5CDE">
                <w:t>»</w:t>
              </w:r>
              <w:r w:rsidR="006E5CDE" w:rsidRPr="00B30C62">
                <w:t xml:space="preserve"> – ERROR – не успешное завершение</w:t>
              </w:r>
            </w:ins>
          </w:p>
        </w:tc>
      </w:tr>
      <w:tr w:rsidR="00D34564" w:rsidRPr="00B9499D" w14:paraId="0FE099FE" w14:textId="77777777" w:rsidTr="009B0783">
        <w:trPr>
          <w:ins w:id="10172" w:author="Сатлер Марина Викторовна" w:date="2025-11-12T15:20:00Z"/>
        </w:trPr>
        <w:tc>
          <w:tcPr>
            <w:tcW w:w="1100" w:type="pct"/>
          </w:tcPr>
          <w:p w14:paraId="2A7E06E2" w14:textId="3594880B" w:rsidR="00D34564" w:rsidRPr="00B9499D" w:rsidDel="009F7EB0" w:rsidRDefault="00D34564" w:rsidP="00D34564">
            <w:pPr>
              <w:pStyle w:val="GOSTTablenorm"/>
              <w:rPr>
                <w:ins w:id="10173" w:author="Сатлер Марина Викторовна" w:date="2025-11-12T15:20:00Z"/>
              </w:rPr>
            </w:pPr>
            <w:ins w:id="10174" w:author="Сатлер Марина Викторовна" w:date="2025-11-12T15:24:00Z">
              <w:r w:rsidRPr="000C328E">
                <w:t>Код ошибки</w:t>
              </w:r>
            </w:ins>
          </w:p>
        </w:tc>
        <w:tc>
          <w:tcPr>
            <w:tcW w:w="750" w:type="pct"/>
          </w:tcPr>
          <w:p w14:paraId="3FDAE62A" w14:textId="0915097E" w:rsidR="00D34564" w:rsidRPr="00ED0029" w:rsidDel="009F7EB0" w:rsidRDefault="00D34564" w:rsidP="00D34564">
            <w:pPr>
              <w:pStyle w:val="GOSTTablenorm"/>
              <w:rPr>
                <w:ins w:id="10175" w:author="Сатлер Марина Викторовна" w:date="2025-11-12T15:20:00Z"/>
              </w:rPr>
            </w:pPr>
            <w:ins w:id="10176" w:author="Сатлер Марина Викторовна" w:date="2025-11-12T15:24:00Z">
              <w:r w:rsidRPr="000C328E">
                <w:t>ErrorCode</w:t>
              </w:r>
            </w:ins>
          </w:p>
        </w:tc>
        <w:tc>
          <w:tcPr>
            <w:tcW w:w="500" w:type="pct"/>
          </w:tcPr>
          <w:p w14:paraId="4BBCBFD6" w14:textId="07DC03A6" w:rsidR="00D34564" w:rsidRPr="00B9499D" w:rsidDel="009F7EB0" w:rsidRDefault="00D34564" w:rsidP="00D34564">
            <w:pPr>
              <w:pStyle w:val="GOSTTablenorm"/>
              <w:rPr>
                <w:ins w:id="10177" w:author="Сатлер Марина Викторовна" w:date="2025-11-12T15:20:00Z"/>
                <w:szCs w:val="22"/>
              </w:rPr>
            </w:pPr>
            <w:ins w:id="10178" w:author="Сатлер Марина Викторовна" w:date="2025-11-12T15:24:00Z">
              <w:r w:rsidRPr="000C328E">
                <w:t>Строка</w:t>
              </w:r>
            </w:ins>
          </w:p>
        </w:tc>
        <w:tc>
          <w:tcPr>
            <w:tcW w:w="312" w:type="pct"/>
          </w:tcPr>
          <w:p w14:paraId="231841C5" w14:textId="6098E359" w:rsidR="00D34564" w:rsidRPr="00B9499D" w:rsidDel="009F7EB0" w:rsidRDefault="00D34564" w:rsidP="00D34564">
            <w:pPr>
              <w:pStyle w:val="GOSTTablenorm"/>
              <w:rPr>
                <w:ins w:id="10179" w:author="Сатлер Марина Викторовна" w:date="2025-11-12T15:20:00Z"/>
              </w:rPr>
            </w:pPr>
            <w:ins w:id="10180" w:author="Сатлер Марина Викторовна" w:date="2025-11-12T15:24:00Z">
              <w:r w:rsidRPr="000C328E">
                <w:t>Нет</w:t>
              </w:r>
            </w:ins>
          </w:p>
        </w:tc>
        <w:tc>
          <w:tcPr>
            <w:tcW w:w="315" w:type="pct"/>
          </w:tcPr>
          <w:p w14:paraId="749FF1EA" w14:textId="6BF90D69" w:rsidR="00D34564" w:rsidRPr="00B9499D" w:rsidDel="009F7EB0" w:rsidRDefault="00D34564" w:rsidP="00D34564">
            <w:pPr>
              <w:pStyle w:val="GOSTTablenorm"/>
              <w:rPr>
                <w:ins w:id="10181" w:author="Сатлер Марина Викторовна" w:date="2025-11-12T15:20:00Z"/>
                <w:lang w:val="en-US"/>
              </w:rPr>
            </w:pPr>
            <w:ins w:id="10182" w:author="Сатлер Марина Викторовна" w:date="2025-11-12T15:24:00Z">
              <w:r w:rsidRPr="000C328E">
                <w:t>=2</w:t>
              </w:r>
            </w:ins>
          </w:p>
        </w:tc>
        <w:tc>
          <w:tcPr>
            <w:tcW w:w="2023" w:type="pct"/>
          </w:tcPr>
          <w:p w14:paraId="1313BC77" w14:textId="77777777" w:rsidR="00D34564" w:rsidRDefault="00D34564" w:rsidP="00D34564">
            <w:pPr>
              <w:pStyle w:val="GOSTTablenorm"/>
              <w:rPr>
                <w:ins w:id="10183" w:author="Сатлер Марина Викторовна" w:date="2025-11-12T15:24:00Z"/>
              </w:rPr>
            </w:pPr>
            <w:ins w:id="10184" w:author="Сатлер Марина Викторовна" w:date="2025-11-12T15:24:00Z">
              <w:r>
                <w:t>Код ошибки.</w:t>
              </w:r>
            </w:ins>
          </w:p>
          <w:p w14:paraId="3710858F" w14:textId="7731E44A" w:rsidR="00D34564" w:rsidRPr="00B9499D" w:rsidDel="009F7EB0" w:rsidRDefault="00D34564" w:rsidP="00D34564">
            <w:pPr>
              <w:pStyle w:val="GOSTTablenorm"/>
              <w:rPr>
                <w:ins w:id="10185" w:author="Сатлер Марина Викторовна" w:date="2025-11-12T15:20:00Z"/>
              </w:rPr>
            </w:pPr>
            <w:ins w:id="10186" w:author="Сатлер Марина Викторовна" w:date="2025-11-12T15:24:00Z">
              <w:r>
                <w:lastRenderedPageBreak/>
                <w:t>Обязательно заполняется, если в параметре «Результат выполнения операции» (Result) передано значение «E»</w:t>
              </w:r>
            </w:ins>
          </w:p>
        </w:tc>
      </w:tr>
      <w:tr w:rsidR="00D34564" w:rsidRPr="00B9499D" w14:paraId="22AFC84B" w14:textId="77777777" w:rsidTr="009B0783">
        <w:trPr>
          <w:ins w:id="10187" w:author="Сатлер Марина Викторовна" w:date="2025-11-12T15:20:00Z"/>
        </w:trPr>
        <w:tc>
          <w:tcPr>
            <w:tcW w:w="1100" w:type="pct"/>
          </w:tcPr>
          <w:p w14:paraId="36804CFD" w14:textId="106E6AE5" w:rsidR="00D34564" w:rsidRPr="00B9499D" w:rsidDel="009F7EB0" w:rsidRDefault="00D34564" w:rsidP="00D34564">
            <w:pPr>
              <w:pStyle w:val="GOSTTablenorm"/>
              <w:rPr>
                <w:ins w:id="10188" w:author="Сатлер Марина Викторовна" w:date="2025-11-12T15:20:00Z"/>
              </w:rPr>
            </w:pPr>
            <w:ins w:id="10189" w:author="Сатлер Марина Викторовна" w:date="2025-11-12T15:24:00Z">
              <w:r w:rsidRPr="000C328E">
                <w:lastRenderedPageBreak/>
                <w:t>Текст ошибки</w:t>
              </w:r>
            </w:ins>
          </w:p>
        </w:tc>
        <w:tc>
          <w:tcPr>
            <w:tcW w:w="750" w:type="pct"/>
          </w:tcPr>
          <w:p w14:paraId="731643B9" w14:textId="22E4D872" w:rsidR="00D34564" w:rsidRPr="00ED0029" w:rsidDel="009F7EB0" w:rsidRDefault="00D34564" w:rsidP="00D34564">
            <w:pPr>
              <w:pStyle w:val="GOSTTablenorm"/>
              <w:rPr>
                <w:ins w:id="10190" w:author="Сатлер Марина Викторовна" w:date="2025-11-12T15:20:00Z"/>
              </w:rPr>
            </w:pPr>
            <w:ins w:id="10191" w:author="Сатлер Марина Викторовна" w:date="2025-11-12T15:24:00Z">
              <w:r w:rsidRPr="000C328E">
                <w:t>ResultDescr</w:t>
              </w:r>
            </w:ins>
          </w:p>
        </w:tc>
        <w:tc>
          <w:tcPr>
            <w:tcW w:w="500" w:type="pct"/>
          </w:tcPr>
          <w:p w14:paraId="38310ACA" w14:textId="6334ECB8" w:rsidR="00D34564" w:rsidRPr="00B9499D" w:rsidDel="009F7EB0" w:rsidRDefault="00D34564" w:rsidP="00D34564">
            <w:pPr>
              <w:pStyle w:val="GOSTTablenorm"/>
              <w:rPr>
                <w:ins w:id="10192" w:author="Сатлер Марина Викторовна" w:date="2025-11-12T15:20:00Z"/>
                <w:szCs w:val="22"/>
              </w:rPr>
            </w:pPr>
            <w:ins w:id="10193" w:author="Сатлер Марина Викторовна" w:date="2025-11-12T15:24:00Z">
              <w:r w:rsidRPr="000C328E">
                <w:t>Строка</w:t>
              </w:r>
            </w:ins>
          </w:p>
        </w:tc>
        <w:tc>
          <w:tcPr>
            <w:tcW w:w="312" w:type="pct"/>
          </w:tcPr>
          <w:p w14:paraId="4C77C784" w14:textId="08BAD8CB" w:rsidR="00D34564" w:rsidRPr="00B9499D" w:rsidDel="009F7EB0" w:rsidRDefault="00D34564" w:rsidP="00D34564">
            <w:pPr>
              <w:pStyle w:val="GOSTTablenorm"/>
              <w:rPr>
                <w:ins w:id="10194" w:author="Сатлер Марина Викторовна" w:date="2025-11-12T15:20:00Z"/>
              </w:rPr>
            </w:pPr>
            <w:ins w:id="10195" w:author="Сатлер Марина Викторовна" w:date="2025-11-12T15:24:00Z">
              <w:r w:rsidRPr="000C328E">
                <w:t>Нет</w:t>
              </w:r>
            </w:ins>
          </w:p>
        </w:tc>
        <w:tc>
          <w:tcPr>
            <w:tcW w:w="315" w:type="pct"/>
          </w:tcPr>
          <w:p w14:paraId="2A2DEE84" w14:textId="5703662B" w:rsidR="00D34564" w:rsidRPr="00B9499D" w:rsidDel="009F7EB0" w:rsidRDefault="00D34564" w:rsidP="00D34564">
            <w:pPr>
              <w:pStyle w:val="GOSTTablenorm"/>
              <w:rPr>
                <w:ins w:id="10196" w:author="Сатлер Марина Викторовна" w:date="2025-11-12T15:20:00Z"/>
                <w:lang w:val="en-US"/>
              </w:rPr>
            </w:pPr>
            <w:ins w:id="10197" w:author="Сатлер Марина Викторовна" w:date="2025-11-12T15:24:00Z">
              <w:r w:rsidRPr="000C328E">
                <w:t>&lt;=2000</w:t>
              </w:r>
            </w:ins>
          </w:p>
        </w:tc>
        <w:tc>
          <w:tcPr>
            <w:tcW w:w="2023" w:type="pct"/>
          </w:tcPr>
          <w:p w14:paraId="6296EA2C" w14:textId="77777777" w:rsidR="00D34564" w:rsidRDefault="00D34564" w:rsidP="00D34564">
            <w:pPr>
              <w:pStyle w:val="GOSTTablenorm"/>
              <w:rPr>
                <w:ins w:id="10198" w:author="Сатлер Марина Викторовна" w:date="2025-11-12T15:24:00Z"/>
              </w:rPr>
            </w:pPr>
            <w:ins w:id="10199" w:author="Сатлер Марина Викторовна" w:date="2025-11-12T15:24:00Z">
              <w:r>
                <w:t>Развернутый текст ошибки.</w:t>
              </w:r>
            </w:ins>
          </w:p>
          <w:p w14:paraId="73085B9F" w14:textId="52A2765F" w:rsidR="00D34564" w:rsidRPr="00B9499D" w:rsidDel="009F7EB0" w:rsidRDefault="00D34564" w:rsidP="003262ED">
            <w:pPr>
              <w:pStyle w:val="GOSTTablenorm"/>
              <w:rPr>
                <w:ins w:id="10200" w:author="Сатлер Марина Викторовна" w:date="2025-11-12T15:20:00Z"/>
              </w:rPr>
            </w:pPr>
            <w:ins w:id="10201" w:author="Сатлер Марина Викторовна" w:date="2025-11-12T15:24:00Z">
              <w:r>
                <w:t>Обязательно заполняется, если в параметре «Результат выполнения операции» (Result) передано значение «E»</w:t>
              </w:r>
            </w:ins>
          </w:p>
        </w:tc>
      </w:tr>
    </w:tbl>
    <w:p w14:paraId="28FDBD4E" w14:textId="643CD1E2" w:rsidR="006E5CDE" w:rsidRDefault="006E5CDE" w:rsidP="003262ED">
      <w:pPr>
        <w:pStyle w:val="41"/>
        <w:rPr>
          <w:ins w:id="10202" w:author="Сатлер Марина Викторовна" w:date="2025-11-12T15:26:00Z"/>
        </w:rPr>
      </w:pPr>
      <w:bookmarkStart w:id="10203" w:name="_Toc226556212"/>
      <w:ins w:id="10204" w:author="Сатлер Марина Викторовна" w:date="2025-11-12T15:20:00Z">
        <w:r w:rsidRPr="00600E6D">
          <w:t>Пример ответа</w:t>
        </w:r>
      </w:ins>
      <w:bookmarkEnd w:id="10203"/>
    </w:p>
    <w:p w14:paraId="47A95379" w14:textId="319EAFF5" w:rsidR="00971A68" w:rsidRPr="00890A8D" w:rsidRDefault="00971A68" w:rsidP="00971A68">
      <w:pPr>
        <w:pStyle w:val="GOSTNormal"/>
        <w:rPr>
          <w:ins w:id="10205" w:author="Сатлер Марина Викторовна" w:date="2025-11-12T17:35:00Z"/>
        </w:rPr>
      </w:pPr>
      <w:ins w:id="10206" w:author="Сатлер Марина Викторовна" w:date="2025-11-12T17:35:00Z">
        <w:r w:rsidRPr="00CC6B2E">
          <w:rPr>
            <w:u w:val="single"/>
          </w:rPr>
          <w:t xml:space="preserve">Пример №1: </w:t>
        </w:r>
      </w:ins>
      <w:ins w:id="10207" w:author="Сатлер Марина Викторовна" w:date="2025-11-12T17:36:00Z">
        <w:r w:rsidRPr="00971A68">
          <w:rPr>
            <w:u w:val="single"/>
          </w:rPr>
          <w:t>Отмена процедуры закрытия года / переноса остатков осуществлена успешно</w:t>
        </w:r>
      </w:ins>
      <w:ins w:id="10208" w:author="Сатлер Марина Викторовна" w:date="2025-11-12T17:35:00Z">
        <w:r w:rsidRPr="00CC6B2E">
          <w:rPr>
            <w:u w:val="single"/>
          </w:rPr>
          <w:t>:</w:t>
        </w:r>
      </w:ins>
    </w:p>
    <w:p w14:paraId="725775FE" w14:textId="77777777" w:rsidR="00971A68" w:rsidRPr="009A712C" w:rsidRDefault="00971A68" w:rsidP="00971A68">
      <w:pPr>
        <w:pStyle w:val="GOSTScript"/>
        <w:rPr>
          <w:ins w:id="10209" w:author="Сатлер Марина Викторовна" w:date="2025-11-12T17:38:00Z"/>
        </w:rPr>
      </w:pPr>
      <w:ins w:id="10210" w:author="Сатлер Марина Викторовна" w:date="2025-11-12T17:38:00Z">
        <w:r w:rsidRPr="009A712C">
          <w:t>{</w:t>
        </w:r>
      </w:ins>
    </w:p>
    <w:p w14:paraId="2056948D" w14:textId="77777777" w:rsidR="00971A68" w:rsidRPr="009A712C" w:rsidRDefault="00971A68" w:rsidP="00971A68">
      <w:pPr>
        <w:pStyle w:val="GOSTScript"/>
        <w:rPr>
          <w:ins w:id="10211" w:author="Сатлер Марина Викторовна" w:date="2025-11-12T17:38:00Z"/>
        </w:rPr>
      </w:pPr>
      <w:ins w:id="10212" w:author="Сатлер Марина Викторовна" w:date="2025-11-12T17:38:00Z">
        <w:r w:rsidRPr="009A712C">
          <w:tab/>
          <w:t>"header": {</w:t>
        </w:r>
      </w:ins>
    </w:p>
    <w:p w14:paraId="348DA1B1" w14:textId="77777777" w:rsidR="00971A68" w:rsidRPr="009A712C" w:rsidRDefault="00971A68" w:rsidP="00971A68">
      <w:pPr>
        <w:pStyle w:val="GOSTScript"/>
        <w:rPr>
          <w:ins w:id="10213" w:author="Сатлер Марина Викторовна" w:date="2025-11-12T17:38:00Z"/>
        </w:rPr>
      </w:pPr>
      <w:ins w:id="10214" w:author="Сатлер Марина Викторовна" w:date="2025-11-12T17:38:00Z">
        <w:r w:rsidRPr="009A712C">
          <w:tab/>
        </w:r>
        <w:r w:rsidRPr="009A712C">
          <w:tab/>
          <w:t>"Source": "ARP",</w:t>
        </w:r>
      </w:ins>
    </w:p>
    <w:p w14:paraId="3880CD2E" w14:textId="77777777" w:rsidR="00971A68" w:rsidRPr="009A712C" w:rsidRDefault="00971A68" w:rsidP="00971A68">
      <w:pPr>
        <w:pStyle w:val="GOSTScript"/>
        <w:rPr>
          <w:ins w:id="10215" w:author="Сатлер Марина Викторовна" w:date="2025-11-12T17:38:00Z"/>
        </w:rPr>
      </w:pPr>
      <w:ins w:id="10216" w:author="Сатлер Марина Викторовна" w:date="2025-11-12T17:38:00Z">
        <w:r w:rsidRPr="009A712C">
          <w:tab/>
        </w:r>
        <w:r w:rsidRPr="009A712C">
          <w:tab/>
          <w:t>"Receiver": "ARP",</w:t>
        </w:r>
      </w:ins>
    </w:p>
    <w:p w14:paraId="404C3B4C" w14:textId="77777777" w:rsidR="00971A68" w:rsidRPr="009A712C" w:rsidRDefault="00971A68" w:rsidP="00971A68">
      <w:pPr>
        <w:pStyle w:val="GOSTScript"/>
        <w:rPr>
          <w:ins w:id="10217" w:author="Сатлер Марина Викторовна" w:date="2025-11-12T17:38:00Z"/>
        </w:rPr>
      </w:pPr>
      <w:ins w:id="10218" w:author="Сатлер Марина Викторовна" w:date="2025-11-12T17:38:00Z">
        <w:r w:rsidRPr="009A712C">
          <w:tab/>
        </w:r>
        <w:r w:rsidRPr="009A712C">
          <w:tab/>
          <w:t>"AnsDateTime": "2025-01-03 12:21:15",</w:t>
        </w:r>
      </w:ins>
    </w:p>
    <w:p w14:paraId="478BA76E" w14:textId="77777777" w:rsidR="00971A68" w:rsidRPr="009A712C" w:rsidRDefault="00971A68" w:rsidP="00971A68">
      <w:pPr>
        <w:pStyle w:val="GOSTScript"/>
        <w:rPr>
          <w:ins w:id="10219" w:author="Сатлер Марина Викторовна" w:date="2025-11-12T17:38:00Z"/>
        </w:rPr>
      </w:pPr>
      <w:ins w:id="10220" w:author="Сатлер Марина Викторовна" w:date="2025-11-12T17:38:00Z">
        <w:r w:rsidRPr="009A712C">
          <w:tab/>
        </w:r>
        <w:r w:rsidRPr="009A712C">
          <w:tab/>
          <w:t>"Version": "2.4",</w:t>
        </w:r>
      </w:ins>
    </w:p>
    <w:p w14:paraId="53A2F21D" w14:textId="34808DD1" w:rsidR="00971A68" w:rsidRPr="009A712C" w:rsidRDefault="00971A68" w:rsidP="00971A68">
      <w:pPr>
        <w:pStyle w:val="GOSTScript"/>
        <w:rPr>
          <w:ins w:id="10221" w:author="Сатлер Марина Викторовна" w:date="2025-11-12T17:38:00Z"/>
        </w:rPr>
      </w:pPr>
      <w:ins w:id="10222" w:author="Сатлер Марина Викторовна" w:date="2025-11-12T17:38:00Z">
        <w:r w:rsidRPr="009A712C">
          <w:tab/>
        </w:r>
        <w:r w:rsidRPr="009A712C">
          <w:tab/>
          <w:t>"ReqGuid": "</w:t>
        </w:r>
      </w:ins>
      <w:ins w:id="10223" w:author="Сатлер Марина Викторовна" w:date="2025-11-13T12:07:00Z">
        <w:r w:rsidR="000B6BD7" w:rsidRPr="00AB48BC">
          <w:t>b3d4ce5d-2757-4454-948c-cfa72ba94f10</w:t>
        </w:r>
      </w:ins>
      <w:ins w:id="10224" w:author="Сатлер Марина Викторовна" w:date="2025-11-12T17:38:00Z">
        <w:r w:rsidRPr="009A712C">
          <w:t>",</w:t>
        </w:r>
      </w:ins>
    </w:p>
    <w:p w14:paraId="2D2F237E" w14:textId="77777777" w:rsidR="00971A68" w:rsidRDefault="00971A68" w:rsidP="00971A68">
      <w:pPr>
        <w:pStyle w:val="GOSTScript"/>
        <w:rPr>
          <w:ins w:id="10225" w:author="Сатлер Марина Викторовна" w:date="2025-11-13T18:05:00Z"/>
        </w:rPr>
      </w:pPr>
      <w:ins w:id="10226" w:author="Сатлер Марина Викторовна" w:date="2025-11-12T17:38:00Z">
        <w:r w:rsidRPr="009A712C">
          <w:tab/>
        </w:r>
        <w:r w:rsidRPr="009A712C">
          <w:tab/>
          <w:t>"AnsGuid": "syo4ce5d-2er7-4783-948c-cfa72ba94f92",</w:t>
        </w:r>
      </w:ins>
    </w:p>
    <w:p w14:paraId="14C24851" w14:textId="77777777" w:rsidR="00DB5A86" w:rsidRDefault="00DB5A86" w:rsidP="00DB5A86">
      <w:pPr>
        <w:pStyle w:val="GOSTScript"/>
        <w:rPr>
          <w:ins w:id="10227" w:author="Сатлер Марина Викторовна" w:date="2025-11-13T18:05:00Z"/>
        </w:rPr>
      </w:pPr>
      <w:ins w:id="10228" w:author="Сатлер Марина Викторовна" w:date="2025-11-13T18:05:00Z">
        <w:r>
          <w:tab/>
        </w:r>
        <w:r>
          <w:tab/>
          <w:t>"DocGuid": "a0d4ce5d-7890-4699-948c-cfa72ba94f86",</w:t>
        </w:r>
      </w:ins>
    </w:p>
    <w:p w14:paraId="04717444" w14:textId="77777777" w:rsidR="00971A68" w:rsidRPr="00683415" w:rsidRDefault="00971A68" w:rsidP="00971A68">
      <w:pPr>
        <w:pStyle w:val="GOSTScript"/>
        <w:rPr>
          <w:ins w:id="10229" w:author="Сатлер Марина Викторовна" w:date="2025-11-12T17:38:00Z"/>
        </w:rPr>
      </w:pPr>
      <w:ins w:id="10230" w:author="Сатлер Марина Викторовна" w:date="2025-11-12T17:38:00Z">
        <w:r w:rsidRPr="009A712C">
          <w:tab/>
        </w:r>
        <w:r w:rsidRPr="009A712C">
          <w:tab/>
        </w:r>
        <w:r w:rsidRPr="00683415">
          <w:t>"</w:t>
        </w:r>
        <w:r w:rsidRPr="00971A68">
          <w:t>Result</w:t>
        </w:r>
        <w:r w:rsidRPr="00683415">
          <w:t>": "</w:t>
        </w:r>
        <w:r w:rsidRPr="00971A68">
          <w:t>S</w:t>
        </w:r>
        <w:r w:rsidRPr="00683415">
          <w:t>"</w:t>
        </w:r>
      </w:ins>
    </w:p>
    <w:p w14:paraId="0F85FFDD" w14:textId="77777777" w:rsidR="00971A68" w:rsidRPr="003262ED" w:rsidRDefault="00971A68" w:rsidP="00971A68">
      <w:pPr>
        <w:pStyle w:val="GOSTScript"/>
        <w:rPr>
          <w:ins w:id="10231" w:author="Сатлер Марина Викторовна" w:date="2025-11-12T17:38:00Z"/>
          <w:lang w:val="ru-RU"/>
        </w:rPr>
      </w:pPr>
      <w:ins w:id="10232" w:author="Сатлер Марина Викторовна" w:date="2025-11-12T17:38:00Z">
        <w:r w:rsidRPr="00683415">
          <w:tab/>
        </w:r>
        <w:r w:rsidRPr="003262ED">
          <w:rPr>
            <w:lang w:val="ru-RU"/>
          </w:rPr>
          <w:t>}</w:t>
        </w:r>
      </w:ins>
    </w:p>
    <w:p w14:paraId="22B58CBD" w14:textId="77777777" w:rsidR="00971A68" w:rsidRPr="003262ED" w:rsidRDefault="00971A68" w:rsidP="00971A68">
      <w:pPr>
        <w:pStyle w:val="GOSTScript"/>
        <w:rPr>
          <w:ins w:id="10233" w:author="Сатлер Марина Викторовна" w:date="2025-11-12T17:38:00Z"/>
          <w:lang w:val="ru-RU"/>
        </w:rPr>
      </w:pPr>
      <w:ins w:id="10234" w:author="Сатлер Марина Викторовна" w:date="2025-11-12T17:38:00Z">
        <w:r w:rsidRPr="003262ED">
          <w:rPr>
            <w:lang w:val="ru-RU"/>
          </w:rPr>
          <w:t>}</w:t>
        </w:r>
      </w:ins>
    </w:p>
    <w:p w14:paraId="0592648F" w14:textId="1156165B" w:rsidR="00971A68" w:rsidRDefault="00971A68" w:rsidP="003262ED">
      <w:pPr>
        <w:pStyle w:val="GOSTNormal"/>
        <w:rPr>
          <w:ins w:id="10235" w:author="Сатлер Марина Викторовна" w:date="2025-11-12T17:38:00Z"/>
          <w:u w:val="single"/>
        </w:rPr>
      </w:pPr>
      <w:ins w:id="10236" w:author="Сатлер Марина Викторовна" w:date="2025-11-12T17:36:00Z">
        <w:r w:rsidRPr="00CC6B2E">
          <w:rPr>
            <w:u w:val="single"/>
          </w:rPr>
          <w:t>Пример №</w:t>
        </w:r>
        <w:r>
          <w:rPr>
            <w:u w:val="single"/>
          </w:rPr>
          <w:t>2</w:t>
        </w:r>
        <w:r w:rsidRPr="00CC6B2E">
          <w:rPr>
            <w:u w:val="single"/>
          </w:rPr>
          <w:t>:</w:t>
        </w:r>
        <w:r>
          <w:rPr>
            <w:u w:val="single"/>
          </w:rPr>
          <w:t xml:space="preserve"> </w:t>
        </w:r>
        <w:r w:rsidRPr="00971A68">
          <w:rPr>
            <w:u w:val="single"/>
          </w:rPr>
          <w:t>Отмена процедуры закрытия года / переноса остатков не может быть осуществлена из-за указания недопустимого идентификатора бухгалтерской справки</w:t>
        </w:r>
      </w:ins>
    </w:p>
    <w:p w14:paraId="252D00DF" w14:textId="77777777" w:rsidR="00971A68" w:rsidRPr="003262ED" w:rsidRDefault="00971A68" w:rsidP="003262ED">
      <w:pPr>
        <w:pStyle w:val="GOSTScript"/>
        <w:rPr>
          <w:ins w:id="10237" w:author="Сатлер Марина Викторовна" w:date="2025-11-12T17:38:00Z"/>
        </w:rPr>
      </w:pPr>
      <w:ins w:id="10238" w:author="Сатлер Марина Викторовна" w:date="2025-11-12T17:38:00Z">
        <w:r w:rsidRPr="003262ED">
          <w:t>{</w:t>
        </w:r>
      </w:ins>
    </w:p>
    <w:p w14:paraId="4A871F50" w14:textId="77777777" w:rsidR="00971A68" w:rsidRPr="003262ED" w:rsidRDefault="00971A68" w:rsidP="003262ED">
      <w:pPr>
        <w:pStyle w:val="GOSTScript"/>
        <w:rPr>
          <w:ins w:id="10239" w:author="Сатлер Марина Викторовна" w:date="2025-11-12T17:38:00Z"/>
        </w:rPr>
      </w:pPr>
      <w:ins w:id="10240" w:author="Сатлер Марина Викторовна" w:date="2025-11-12T17:38:00Z">
        <w:r w:rsidRPr="003262ED">
          <w:tab/>
          <w:t>"header": {</w:t>
        </w:r>
      </w:ins>
    </w:p>
    <w:p w14:paraId="3CC9200C" w14:textId="76BFDA25" w:rsidR="00971A68" w:rsidRPr="003262ED" w:rsidRDefault="00971A68" w:rsidP="003262ED">
      <w:pPr>
        <w:pStyle w:val="GOSTScript"/>
        <w:rPr>
          <w:ins w:id="10241" w:author="Сатлер Марина Викторовна" w:date="2025-11-12T17:38:00Z"/>
        </w:rPr>
      </w:pPr>
      <w:ins w:id="10242" w:author="Сатлер Марина Викторовна" w:date="2025-11-12T17:38:00Z">
        <w:r w:rsidRPr="003262ED">
          <w:tab/>
        </w:r>
        <w:r w:rsidRPr="003262ED">
          <w:tab/>
          <w:t>"Source": "</w:t>
        </w:r>
      </w:ins>
      <w:ins w:id="10243" w:author="Сатлер Марина Викторовна" w:date="2025-11-13T12:08:00Z">
        <w:r w:rsidR="000B6BD7" w:rsidRPr="009A712C">
          <w:t>ARP</w:t>
        </w:r>
      </w:ins>
      <w:ins w:id="10244" w:author="Сатлер Марина Викторовна" w:date="2025-11-12T17:38:00Z">
        <w:r w:rsidRPr="003262ED">
          <w:t>",</w:t>
        </w:r>
      </w:ins>
    </w:p>
    <w:p w14:paraId="0ADF39FD" w14:textId="7F9AC870" w:rsidR="00971A68" w:rsidRPr="003262ED" w:rsidRDefault="00971A68" w:rsidP="003262ED">
      <w:pPr>
        <w:pStyle w:val="GOSTScript"/>
        <w:rPr>
          <w:ins w:id="10245" w:author="Сатлер Марина Викторовна" w:date="2025-11-12T17:38:00Z"/>
        </w:rPr>
      </w:pPr>
      <w:ins w:id="10246" w:author="Сатлер Марина Викторовна" w:date="2025-11-12T17:38:00Z">
        <w:r w:rsidRPr="003262ED">
          <w:tab/>
        </w:r>
        <w:r w:rsidRPr="003262ED">
          <w:tab/>
          <w:t>"Receiver": "</w:t>
        </w:r>
      </w:ins>
      <w:ins w:id="10247" w:author="Сатлер Марина Викторовна" w:date="2025-11-13T12:09:00Z">
        <w:r w:rsidR="000B6BD7" w:rsidRPr="009A712C">
          <w:t>ARP</w:t>
        </w:r>
      </w:ins>
      <w:ins w:id="10248" w:author="Сатлер Марина Викторовна" w:date="2025-11-12T17:38:00Z">
        <w:r w:rsidRPr="003262ED">
          <w:t>",</w:t>
        </w:r>
      </w:ins>
    </w:p>
    <w:p w14:paraId="30C05948" w14:textId="247CFA07" w:rsidR="00971A68" w:rsidRPr="003262ED" w:rsidRDefault="00971A68" w:rsidP="003262ED">
      <w:pPr>
        <w:pStyle w:val="GOSTScript"/>
        <w:rPr>
          <w:ins w:id="10249" w:author="Сатлер Марина Викторовна" w:date="2025-11-12T17:38:00Z"/>
        </w:rPr>
      </w:pPr>
      <w:ins w:id="10250" w:author="Сатлер Марина Викторовна" w:date="2025-11-12T17:38:00Z">
        <w:r w:rsidRPr="003262ED">
          <w:tab/>
        </w:r>
        <w:r w:rsidRPr="003262ED">
          <w:tab/>
          <w:t>"AnsDateTime": "202</w:t>
        </w:r>
      </w:ins>
      <w:ins w:id="10251" w:author="Сатлер Марина Викторовна" w:date="2025-11-13T18:16:00Z">
        <w:r w:rsidR="0055720D">
          <w:t>5</w:t>
        </w:r>
      </w:ins>
      <w:ins w:id="10252" w:author="Сатлер Марина Викторовна" w:date="2025-11-12T17:38:00Z">
        <w:r w:rsidRPr="003262ED">
          <w:t>-06-21 14:30:19",</w:t>
        </w:r>
      </w:ins>
    </w:p>
    <w:p w14:paraId="5E2DE5BD" w14:textId="2E788CFD" w:rsidR="00971A68" w:rsidRPr="003262ED" w:rsidRDefault="00971A68" w:rsidP="003262ED">
      <w:pPr>
        <w:pStyle w:val="GOSTScript"/>
        <w:rPr>
          <w:ins w:id="10253" w:author="Сатлер Марина Викторовна" w:date="2025-11-12T17:38:00Z"/>
        </w:rPr>
      </w:pPr>
      <w:ins w:id="10254" w:author="Сатлер Марина Викторовна" w:date="2025-11-12T17:38:00Z">
        <w:r w:rsidRPr="003262ED">
          <w:tab/>
        </w:r>
        <w:r w:rsidRPr="003262ED">
          <w:tab/>
          <w:t>"Version": "</w:t>
        </w:r>
      </w:ins>
      <w:ins w:id="10255" w:author="Сатлер Марина Викторовна" w:date="2025-11-13T12:08:00Z">
        <w:r w:rsidR="000B6BD7" w:rsidRPr="009A712C">
          <w:t>2.4</w:t>
        </w:r>
      </w:ins>
      <w:ins w:id="10256" w:author="Сатлер Марина Викторовна" w:date="2025-11-12T17:38:00Z">
        <w:r w:rsidRPr="003262ED">
          <w:t>",</w:t>
        </w:r>
      </w:ins>
    </w:p>
    <w:p w14:paraId="21D3618C" w14:textId="22EBEB05" w:rsidR="00971A68" w:rsidRPr="003262ED" w:rsidRDefault="00971A68" w:rsidP="003262ED">
      <w:pPr>
        <w:pStyle w:val="GOSTScript"/>
        <w:rPr>
          <w:ins w:id="10257" w:author="Сатлер Марина Викторовна" w:date="2025-11-12T17:38:00Z"/>
        </w:rPr>
      </w:pPr>
      <w:ins w:id="10258" w:author="Сатлер Марина Викторовна" w:date="2025-11-12T17:38:00Z">
        <w:r w:rsidRPr="003262ED">
          <w:tab/>
        </w:r>
        <w:r w:rsidRPr="003262ED">
          <w:tab/>
          <w:t>"ReqGuid": "</w:t>
        </w:r>
      </w:ins>
      <w:ins w:id="10259" w:author="Сатлер Марина Викторовна" w:date="2025-11-13T12:07:00Z">
        <w:r w:rsidR="000B6BD7" w:rsidRPr="00AB48BC">
          <w:t>b3d4ce5d-2757-4454-948c-cfa72ba94f10</w:t>
        </w:r>
      </w:ins>
      <w:ins w:id="10260" w:author="Сатлер Марина Викторовна" w:date="2025-11-12T17:38:00Z">
        <w:r w:rsidRPr="003262ED">
          <w:t>",</w:t>
        </w:r>
      </w:ins>
    </w:p>
    <w:p w14:paraId="45520230" w14:textId="29078AFF" w:rsidR="00971A68" w:rsidRDefault="00971A68" w:rsidP="003262ED">
      <w:pPr>
        <w:pStyle w:val="GOSTScript"/>
        <w:rPr>
          <w:ins w:id="10261" w:author="Сатлер Марина Викторовна" w:date="2025-11-14T10:34:00Z"/>
        </w:rPr>
      </w:pPr>
      <w:ins w:id="10262" w:author="Сатлер Марина Викторовна" w:date="2025-11-12T17:38:00Z">
        <w:r w:rsidRPr="003262ED">
          <w:lastRenderedPageBreak/>
          <w:tab/>
        </w:r>
        <w:r w:rsidRPr="003262ED">
          <w:tab/>
          <w:t>"AnsGuid": "</w:t>
        </w:r>
      </w:ins>
      <w:ins w:id="10263" w:author="Сатлер Марина Викторовна" w:date="2025-11-13T12:08:00Z">
        <w:r w:rsidR="000B6BD7" w:rsidRPr="009A712C">
          <w:t>syo4ce5d-2er7-4783-948c-cfa72ba94f92</w:t>
        </w:r>
      </w:ins>
      <w:ins w:id="10264" w:author="Сатлер Марина Викторовна" w:date="2025-11-12T17:38:00Z">
        <w:r w:rsidRPr="003262ED">
          <w:t>",</w:t>
        </w:r>
      </w:ins>
    </w:p>
    <w:p w14:paraId="697464D8" w14:textId="77777777" w:rsidR="00CB7824" w:rsidRDefault="00CB7824" w:rsidP="00CB7824">
      <w:pPr>
        <w:pStyle w:val="GOSTScript"/>
        <w:rPr>
          <w:ins w:id="10265" w:author="Сатлер Марина Викторовна" w:date="2025-11-14T10:34:00Z"/>
        </w:rPr>
      </w:pPr>
      <w:ins w:id="10266" w:author="Сатлер Марина Викторовна" w:date="2025-11-14T10:34:00Z">
        <w:r>
          <w:tab/>
        </w:r>
        <w:r>
          <w:tab/>
          <w:t>"DocGuid": "a0d4ce5d-7890-4699-948c-cfa72ba94f86",</w:t>
        </w:r>
      </w:ins>
    </w:p>
    <w:p w14:paraId="762ACC77" w14:textId="77777777" w:rsidR="00971A68" w:rsidRPr="003262ED" w:rsidRDefault="00971A68" w:rsidP="003262ED">
      <w:pPr>
        <w:pStyle w:val="GOSTScript"/>
        <w:rPr>
          <w:ins w:id="10267" w:author="Сатлер Марина Викторовна" w:date="2025-11-12T17:38:00Z"/>
        </w:rPr>
      </w:pPr>
      <w:ins w:id="10268" w:author="Сатлер Марина Викторовна" w:date="2025-11-12T17:38:00Z">
        <w:r w:rsidRPr="003262ED">
          <w:tab/>
        </w:r>
        <w:r w:rsidRPr="003262ED">
          <w:tab/>
          <w:t>"Result": "E",</w:t>
        </w:r>
      </w:ins>
    </w:p>
    <w:p w14:paraId="62F2FA0C" w14:textId="77777777" w:rsidR="00971A68" w:rsidRPr="003262ED" w:rsidRDefault="00971A68" w:rsidP="003262ED">
      <w:pPr>
        <w:pStyle w:val="GOSTScript"/>
        <w:rPr>
          <w:ins w:id="10269" w:author="Сатлер Марина Викторовна" w:date="2025-11-12T17:38:00Z"/>
          <w:lang w:val="ru-RU"/>
        </w:rPr>
      </w:pPr>
      <w:ins w:id="10270" w:author="Сатлер Марина Викторовна" w:date="2025-11-12T17:38:00Z">
        <w:r w:rsidRPr="003262ED">
          <w:tab/>
        </w:r>
        <w:r w:rsidRPr="003262ED">
          <w:tab/>
        </w:r>
        <w:r w:rsidRPr="003262ED">
          <w:rPr>
            <w:lang w:val="ru-RU"/>
          </w:rPr>
          <w:t>"</w:t>
        </w:r>
        <w:r w:rsidRPr="003262ED">
          <w:t>ErrorCode</w:t>
        </w:r>
        <w:r w:rsidRPr="003262ED">
          <w:rPr>
            <w:lang w:val="ru-RU"/>
          </w:rPr>
          <w:t>": "02",</w:t>
        </w:r>
      </w:ins>
    </w:p>
    <w:p w14:paraId="1E6F9247" w14:textId="77777777" w:rsidR="00971A68" w:rsidRPr="003262ED" w:rsidRDefault="00971A68" w:rsidP="003262ED">
      <w:pPr>
        <w:pStyle w:val="GOSTScript"/>
        <w:rPr>
          <w:ins w:id="10271" w:author="Сатлер Марина Викторовна" w:date="2025-11-12T17:38:00Z"/>
          <w:lang w:val="ru-RU"/>
        </w:rPr>
      </w:pPr>
      <w:ins w:id="10272" w:author="Сатлер Марина Викторовна" w:date="2025-11-12T17:38:00Z">
        <w:r w:rsidRPr="003262ED">
          <w:rPr>
            <w:lang w:val="ru-RU"/>
          </w:rPr>
          <w:tab/>
        </w:r>
        <w:r w:rsidRPr="003262ED">
          <w:rPr>
            <w:lang w:val="ru-RU"/>
          </w:rPr>
          <w:tab/>
          <w:t>"</w:t>
        </w:r>
        <w:r w:rsidRPr="003262ED">
          <w:t>ResultDescr</w:t>
        </w:r>
        <w:r w:rsidRPr="003262ED">
          <w:rPr>
            <w:lang w:val="ru-RU"/>
          </w:rPr>
          <w:t>": "В ЕБП отсутствует информация, что с помощью технической бухгалтерской справки с идентификатором, указанным в запросе, была осуществлена актуальная процедура закрытия года / переноса остатков"</w:t>
        </w:r>
      </w:ins>
    </w:p>
    <w:p w14:paraId="394B6132" w14:textId="77777777" w:rsidR="00971A68" w:rsidRPr="003262ED" w:rsidRDefault="00971A68" w:rsidP="003262ED">
      <w:pPr>
        <w:pStyle w:val="GOSTScript"/>
        <w:rPr>
          <w:ins w:id="10273" w:author="Сатлер Марина Викторовна" w:date="2025-11-12T17:38:00Z"/>
          <w:lang w:val="ru-RU"/>
        </w:rPr>
      </w:pPr>
      <w:ins w:id="10274" w:author="Сатлер Марина Викторовна" w:date="2025-11-12T17:38:00Z">
        <w:r w:rsidRPr="003262ED">
          <w:rPr>
            <w:lang w:val="ru-RU"/>
          </w:rPr>
          <w:tab/>
          <w:t>}</w:t>
        </w:r>
      </w:ins>
    </w:p>
    <w:p w14:paraId="29E50521" w14:textId="1BDC85DF" w:rsidR="00971A68" w:rsidRPr="003262ED" w:rsidRDefault="00971A68" w:rsidP="003262ED">
      <w:pPr>
        <w:pStyle w:val="GOSTScript"/>
        <w:rPr>
          <w:ins w:id="10275" w:author="Сатлер Марина Викторовна" w:date="2025-11-12T17:36:00Z"/>
          <w:lang w:val="ru-RU"/>
        </w:rPr>
      </w:pPr>
      <w:ins w:id="10276" w:author="Сатлер Марина Викторовна" w:date="2025-11-12T17:38:00Z">
        <w:r w:rsidRPr="003262ED">
          <w:rPr>
            <w:lang w:val="ru-RU"/>
          </w:rPr>
          <w:t>}</w:t>
        </w:r>
      </w:ins>
    </w:p>
    <w:p w14:paraId="7200F54B" w14:textId="31F0C9A3" w:rsidR="00971A68" w:rsidRDefault="00971A68" w:rsidP="003262ED">
      <w:pPr>
        <w:pStyle w:val="GOSTNormal"/>
        <w:rPr>
          <w:ins w:id="10277" w:author="Сатлер Марина Викторовна" w:date="2025-11-12T17:37:00Z"/>
          <w:u w:val="single"/>
        </w:rPr>
      </w:pPr>
      <w:ins w:id="10278" w:author="Сатлер Марина Викторовна" w:date="2025-11-12T17:36:00Z">
        <w:r w:rsidRPr="00CC6B2E">
          <w:rPr>
            <w:u w:val="single"/>
          </w:rPr>
          <w:t>Пример №</w:t>
        </w:r>
        <w:r>
          <w:rPr>
            <w:u w:val="single"/>
          </w:rPr>
          <w:t>3</w:t>
        </w:r>
        <w:r w:rsidRPr="00CC6B2E">
          <w:rPr>
            <w:u w:val="single"/>
          </w:rPr>
          <w:t>:</w:t>
        </w:r>
      </w:ins>
      <w:ins w:id="10279" w:author="Сатлер Марина Викторовна" w:date="2025-11-12T17:37:00Z">
        <w:r>
          <w:rPr>
            <w:u w:val="single"/>
          </w:rPr>
          <w:t xml:space="preserve"> </w:t>
        </w:r>
        <w:r w:rsidRPr="00971A68">
          <w:rPr>
            <w:u w:val="single"/>
          </w:rPr>
          <w:t>Отмена процедуры закрытия года / переноса остатков не может быть осуществлена по причине недопустимого статуса финансового года</w:t>
        </w:r>
      </w:ins>
    </w:p>
    <w:p w14:paraId="140CC28D" w14:textId="77777777" w:rsidR="005329D5" w:rsidRPr="003262ED" w:rsidRDefault="005329D5" w:rsidP="003262ED">
      <w:pPr>
        <w:pStyle w:val="GOSTScript"/>
        <w:rPr>
          <w:ins w:id="10280" w:author="Сатлер Марина Викторовна" w:date="2025-11-12T18:15:00Z"/>
        </w:rPr>
      </w:pPr>
      <w:ins w:id="10281" w:author="Сатлер Марина Викторовна" w:date="2025-11-12T18:15:00Z">
        <w:r w:rsidRPr="003262ED">
          <w:t>{</w:t>
        </w:r>
      </w:ins>
    </w:p>
    <w:p w14:paraId="489067E0" w14:textId="77777777" w:rsidR="005329D5" w:rsidRPr="003262ED" w:rsidRDefault="005329D5" w:rsidP="003262ED">
      <w:pPr>
        <w:pStyle w:val="GOSTScript"/>
        <w:rPr>
          <w:ins w:id="10282" w:author="Сатлер Марина Викторовна" w:date="2025-11-12T18:15:00Z"/>
        </w:rPr>
      </w:pPr>
      <w:ins w:id="10283" w:author="Сатлер Марина Викторовна" w:date="2025-11-12T18:15:00Z">
        <w:r w:rsidRPr="003262ED">
          <w:tab/>
          <w:t>"header": {</w:t>
        </w:r>
      </w:ins>
    </w:p>
    <w:p w14:paraId="66EDCF3E" w14:textId="659C379F" w:rsidR="005329D5" w:rsidRPr="003262ED" w:rsidRDefault="005329D5" w:rsidP="003262ED">
      <w:pPr>
        <w:pStyle w:val="GOSTScript"/>
        <w:rPr>
          <w:ins w:id="10284" w:author="Сатлер Марина Викторовна" w:date="2025-11-12T18:15:00Z"/>
        </w:rPr>
      </w:pPr>
      <w:ins w:id="10285" w:author="Сатлер Марина Викторовна" w:date="2025-11-12T18:15:00Z">
        <w:r w:rsidRPr="003262ED">
          <w:tab/>
        </w:r>
        <w:r w:rsidRPr="003262ED">
          <w:tab/>
          <w:t>"Source": "</w:t>
        </w:r>
      </w:ins>
      <w:ins w:id="10286" w:author="Сатлер Марина Викторовна" w:date="2025-11-13T12:09:00Z">
        <w:r w:rsidR="000B6BD7" w:rsidRPr="009A712C">
          <w:t>ARP</w:t>
        </w:r>
      </w:ins>
      <w:ins w:id="10287" w:author="Сатлер Марина Викторовна" w:date="2025-11-12T18:15:00Z">
        <w:r w:rsidRPr="003262ED">
          <w:t>",</w:t>
        </w:r>
      </w:ins>
    </w:p>
    <w:p w14:paraId="4C3479AE" w14:textId="350EBF74" w:rsidR="005329D5" w:rsidRPr="003262ED" w:rsidRDefault="005329D5" w:rsidP="003262ED">
      <w:pPr>
        <w:pStyle w:val="GOSTScript"/>
        <w:rPr>
          <w:ins w:id="10288" w:author="Сатлер Марина Викторовна" w:date="2025-11-12T18:15:00Z"/>
        </w:rPr>
      </w:pPr>
      <w:ins w:id="10289" w:author="Сатлер Марина Викторовна" w:date="2025-11-12T18:15:00Z">
        <w:r w:rsidRPr="003262ED">
          <w:tab/>
        </w:r>
        <w:r w:rsidRPr="003262ED">
          <w:tab/>
          <w:t>"Receiver": "</w:t>
        </w:r>
      </w:ins>
      <w:ins w:id="10290" w:author="Сатлер Марина Викторовна" w:date="2025-11-13T12:09:00Z">
        <w:r w:rsidR="000B6BD7" w:rsidRPr="009A712C">
          <w:t>ARP</w:t>
        </w:r>
      </w:ins>
      <w:ins w:id="10291" w:author="Сатлер Марина Викторовна" w:date="2025-11-12T18:15:00Z">
        <w:r w:rsidRPr="003262ED">
          <w:t>",</w:t>
        </w:r>
      </w:ins>
    </w:p>
    <w:p w14:paraId="142CE13B" w14:textId="6DCDD27D" w:rsidR="005329D5" w:rsidRPr="003262ED" w:rsidRDefault="005329D5" w:rsidP="003262ED">
      <w:pPr>
        <w:pStyle w:val="GOSTScript"/>
        <w:rPr>
          <w:ins w:id="10292" w:author="Сатлер Марина Викторовна" w:date="2025-11-12T18:15:00Z"/>
        </w:rPr>
      </w:pPr>
      <w:ins w:id="10293" w:author="Сатлер Марина Викторовна" w:date="2025-11-12T18:15:00Z">
        <w:r w:rsidRPr="003262ED">
          <w:tab/>
        </w:r>
        <w:r w:rsidRPr="003262ED">
          <w:tab/>
          <w:t>"AnsDateTime": "202</w:t>
        </w:r>
      </w:ins>
      <w:ins w:id="10294" w:author="Сатлер Марина Викторовна" w:date="2025-11-13T18:16:00Z">
        <w:r w:rsidR="0055720D">
          <w:t>5</w:t>
        </w:r>
      </w:ins>
      <w:ins w:id="10295" w:author="Сатлер Марина Викторовна" w:date="2025-11-12T18:15:00Z">
        <w:r w:rsidRPr="003262ED">
          <w:t>-06-21 14:30:19",</w:t>
        </w:r>
      </w:ins>
    </w:p>
    <w:p w14:paraId="18C93FD2" w14:textId="73D68E35" w:rsidR="005329D5" w:rsidRPr="003262ED" w:rsidRDefault="005329D5" w:rsidP="003262ED">
      <w:pPr>
        <w:pStyle w:val="GOSTScript"/>
        <w:rPr>
          <w:ins w:id="10296" w:author="Сатлер Марина Викторовна" w:date="2025-11-12T18:15:00Z"/>
        </w:rPr>
      </w:pPr>
      <w:ins w:id="10297" w:author="Сатлер Марина Викторовна" w:date="2025-11-12T18:15:00Z">
        <w:r w:rsidRPr="003262ED">
          <w:tab/>
        </w:r>
        <w:r w:rsidRPr="003262ED">
          <w:tab/>
          <w:t>"Version": "</w:t>
        </w:r>
      </w:ins>
      <w:ins w:id="10298" w:author="Сатлер Марина Викторовна" w:date="2025-11-13T12:08:00Z">
        <w:r w:rsidR="000B6BD7" w:rsidRPr="009A712C">
          <w:t>2.4</w:t>
        </w:r>
      </w:ins>
      <w:ins w:id="10299" w:author="Сатлер Марина Викторовна" w:date="2025-11-12T18:15:00Z">
        <w:r w:rsidRPr="003262ED">
          <w:t>",</w:t>
        </w:r>
      </w:ins>
    </w:p>
    <w:p w14:paraId="7BA21548" w14:textId="024B4359" w:rsidR="005329D5" w:rsidRPr="003262ED" w:rsidRDefault="005329D5" w:rsidP="003262ED">
      <w:pPr>
        <w:pStyle w:val="GOSTScript"/>
        <w:rPr>
          <w:ins w:id="10300" w:author="Сатлер Марина Викторовна" w:date="2025-11-12T18:15:00Z"/>
        </w:rPr>
      </w:pPr>
      <w:ins w:id="10301" w:author="Сатлер Марина Викторовна" w:date="2025-11-12T18:15:00Z">
        <w:r w:rsidRPr="003262ED">
          <w:tab/>
        </w:r>
        <w:r w:rsidRPr="003262ED">
          <w:tab/>
          <w:t>"ReqGuid": "</w:t>
        </w:r>
      </w:ins>
      <w:ins w:id="10302" w:author="Сатлер Марина Викторовна" w:date="2025-11-13T12:08:00Z">
        <w:r w:rsidR="000B6BD7" w:rsidRPr="00AB48BC">
          <w:t>b3d4ce5d-2757-4454-948c-cfa72ba94f10</w:t>
        </w:r>
      </w:ins>
      <w:ins w:id="10303" w:author="Сатлер Марина Викторовна" w:date="2025-11-12T18:15:00Z">
        <w:r w:rsidRPr="003262ED">
          <w:t>",</w:t>
        </w:r>
      </w:ins>
    </w:p>
    <w:p w14:paraId="14175BA0" w14:textId="535AFFDF" w:rsidR="005329D5" w:rsidRDefault="005329D5" w:rsidP="003262ED">
      <w:pPr>
        <w:pStyle w:val="GOSTScript"/>
        <w:rPr>
          <w:ins w:id="10304" w:author="Сатлер Марина Викторовна" w:date="2025-11-13T18:05:00Z"/>
        </w:rPr>
      </w:pPr>
      <w:ins w:id="10305" w:author="Сатлер Марина Викторовна" w:date="2025-11-12T18:15:00Z">
        <w:r w:rsidRPr="003262ED">
          <w:tab/>
        </w:r>
        <w:r w:rsidRPr="003262ED">
          <w:tab/>
          <w:t>"AnsGuid": "</w:t>
        </w:r>
      </w:ins>
      <w:ins w:id="10306" w:author="Сатлер Марина Викторовна" w:date="2025-11-13T12:08:00Z">
        <w:r w:rsidR="000B6BD7" w:rsidRPr="009A712C">
          <w:t>syo4ce5d-2er7-4783-948c-cfa72ba94f92</w:t>
        </w:r>
      </w:ins>
      <w:ins w:id="10307" w:author="Сатлер Марина Викторовна" w:date="2025-11-12T18:15:00Z">
        <w:r w:rsidRPr="003262ED">
          <w:t>",</w:t>
        </w:r>
      </w:ins>
    </w:p>
    <w:p w14:paraId="185DC210" w14:textId="77777777" w:rsidR="00DB5A86" w:rsidRDefault="00DB5A86" w:rsidP="00DB5A86">
      <w:pPr>
        <w:pStyle w:val="GOSTScript"/>
        <w:rPr>
          <w:ins w:id="10308" w:author="Сатлер Марина Викторовна" w:date="2025-11-13T18:05:00Z"/>
        </w:rPr>
      </w:pPr>
      <w:ins w:id="10309" w:author="Сатлер Марина Викторовна" w:date="2025-11-13T18:05:00Z">
        <w:r>
          <w:tab/>
        </w:r>
        <w:r>
          <w:tab/>
          <w:t>"DocGuid": "a0d4ce5d-7890-4699-948c-cfa72ba94f86",</w:t>
        </w:r>
      </w:ins>
    </w:p>
    <w:p w14:paraId="5F22D553" w14:textId="77777777" w:rsidR="005329D5" w:rsidRPr="003262ED" w:rsidRDefault="005329D5" w:rsidP="003262ED">
      <w:pPr>
        <w:pStyle w:val="GOSTScript"/>
        <w:rPr>
          <w:ins w:id="10310" w:author="Сатлер Марина Викторовна" w:date="2025-11-12T18:15:00Z"/>
        </w:rPr>
      </w:pPr>
      <w:ins w:id="10311" w:author="Сатлер Марина Викторовна" w:date="2025-11-12T18:15:00Z">
        <w:r w:rsidRPr="003262ED">
          <w:tab/>
        </w:r>
        <w:r w:rsidRPr="003262ED">
          <w:tab/>
          <w:t>"Result": "E",</w:t>
        </w:r>
      </w:ins>
    </w:p>
    <w:p w14:paraId="565EC6F0" w14:textId="77777777" w:rsidR="005329D5" w:rsidRPr="003262ED" w:rsidRDefault="005329D5" w:rsidP="003262ED">
      <w:pPr>
        <w:pStyle w:val="GOSTScript"/>
        <w:rPr>
          <w:ins w:id="10312" w:author="Сатлер Марина Викторовна" w:date="2025-11-12T18:15:00Z"/>
          <w:lang w:val="ru-RU"/>
        </w:rPr>
      </w:pPr>
      <w:ins w:id="10313" w:author="Сатлер Марина Викторовна" w:date="2025-11-12T18:15:00Z">
        <w:r w:rsidRPr="003262ED">
          <w:tab/>
        </w:r>
        <w:r w:rsidRPr="003262ED">
          <w:tab/>
        </w:r>
        <w:r w:rsidRPr="003262ED">
          <w:rPr>
            <w:lang w:val="ru-RU"/>
          </w:rPr>
          <w:t>"</w:t>
        </w:r>
        <w:r w:rsidRPr="003262ED">
          <w:t>ErrorCode</w:t>
        </w:r>
        <w:r w:rsidRPr="003262ED">
          <w:rPr>
            <w:lang w:val="ru-RU"/>
          </w:rPr>
          <w:t>": "02",</w:t>
        </w:r>
      </w:ins>
    </w:p>
    <w:p w14:paraId="0D02D3B6" w14:textId="77777777" w:rsidR="005329D5" w:rsidRPr="003262ED" w:rsidRDefault="005329D5" w:rsidP="003262ED">
      <w:pPr>
        <w:pStyle w:val="GOSTScript"/>
        <w:rPr>
          <w:ins w:id="10314" w:author="Сатлер Марина Викторовна" w:date="2025-11-12T18:15:00Z"/>
          <w:lang w:val="ru-RU"/>
        </w:rPr>
      </w:pPr>
      <w:ins w:id="10315" w:author="Сатлер Марина Викторовна" w:date="2025-11-12T18:15:00Z">
        <w:r w:rsidRPr="003262ED">
          <w:rPr>
            <w:lang w:val="ru-RU"/>
          </w:rPr>
          <w:tab/>
        </w:r>
        <w:r w:rsidRPr="003262ED">
          <w:rPr>
            <w:lang w:val="ru-RU"/>
          </w:rPr>
          <w:tab/>
          <w:t>"</w:t>
        </w:r>
        <w:r w:rsidRPr="003262ED">
          <w:t>ResultDescr</w:t>
        </w:r>
        <w:r w:rsidRPr="003262ED">
          <w:rPr>
            <w:lang w:val="ru-RU"/>
          </w:rPr>
          <w:t>": "Отмена процедуры закрытия года / переноса остатков не может быть осуществлена, т.к. финансовый год &lt;</w:t>
        </w:r>
        <w:r w:rsidRPr="003262ED">
          <w:t>OpeningYear</w:t>
        </w:r>
        <w:r w:rsidRPr="003262ED">
          <w:rPr>
            <w:lang w:val="ru-RU"/>
          </w:rPr>
          <w:t>&gt; по субъекту учета &lt;</w:t>
        </w:r>
        <w:r w:rsidRPr="003262ED">
          <w:t>Subject</w:t>
        </w:r>
        <w:r w:rsidRPr="003262ED">
          <w:rPr>
            <w:lang w:val="ru-RU"/>
          </w:rPr>
          <w:t>&gt;имеет недопустимый статус. В случае необходимости обратитесь в службу технической поддержки ЕБП"</w:t>
        </w:r>
      </w:ins>
    </w:p>
    <w:p w14:paraId="40809D85" w14:textId="77777777" w:rsidR="005329D5" w:rsidRPr="003262ED" w:rsidRDefault="005329D5" w:rsidP="003262ED">
      <w:pPr>
        <w:pStyle w:val="GOSTScript"/>
        <w:rPr>
          <w:ins w:id="10316" w:author="Сатлер Марина Викторовна" w:date="2025-11-12T18:15:00Z"/>
          <w:lang w:val="ru-RU"/>
        </w:rPr>
      </w:pPr>
      <w:ins w:id="10317" w:author="Сатлер Марина Викторовна" w:date="2025-11-12T18:15:00Z">
        <w:r w:rsidRPr="003262ED">
          <w:rPr>
            <w:lang w:val="ru-RU"/>
          </w:rPr>
          <w:tab/>
          <w:t>}</w:t>
        </w:r>
      </w:ins>
    </w:p>
    <w:p w14:paraId="1FD6E35C" w14:textId="2127DE32" w:rsidR="00971A68" w:rsidRPr="003262ED" w:rsidRDefault="005329D5" w:rsidP="003262ED">
      <w:pPr>
        <w:pStyle w:val="GOSTScript"/>
        <w:rPr>
          <w:ins w:id="10318" w:author="Сатлер Марина Викторовна" w:date="2025-11-12T17:37:00Z"/>
          <w:lang w:val="ru-RU"/>
        </w:rPr>
      </w:pPr>
      <w:ins w:id="10319" w:author="Сатлер Марина Викторовна" w:date="2025-11-12T18:15:00Z">
        <w:r w:rsidRPr="003262ED">
          <w:rPr>
            <w:lang w:val="ru-RU"/>
          </w:rPr>
          <w:t>}</w:t>
        </w:r>
      </w:ins>
    </w:p>
    <w:p w14:paraId="11DCF1CE" w14:textId="14A3E467" w:rsidR="00971A68" w:rsidRDefault="00971A68" w:rsidP="003262ED">
      <w:pPr>
        <w:pStyle w:val="GOSTNormal"/>
        <w:rPr>
          <w:ins w:id="10320" w:author="Сатлер Марина Викторовна" w:date="2025-11-12T17:37:00Z"/>
          <w:u w:val="single"/>
        </w:rPr>
      </w:pPr>
      <w:ins w:id="10321" w:author="Сатлер Марина Викторовна" w:date="2025-11-12T17:37:00Z">
        <w:r w:rsidRPr="00CC6B2E">
          <w:rPr>
            <w:u w:val="single"/>
          </w:rPr>
          <w:t>Пример №</w:t>
        </w:r>
        <w:r>
          <w:rPr>
            <w:u w:val="single"/>
          </w:rPr>
          <w:t>4</w:t>
        </w:r>
        <w:r w:rsidRPr="00CC6B2E">
          <w:rPr>
            <w:u w:val="single"/>
          </w:rPr>
          <w:t>:</w:t>
        </w:r>
        <w:r>
          <w:rPr>
            <w:u w:val="single"/>
          </w:rPr>
          <w:t xml:space="preserve"> </w:t>
        </w:r>
        <w:r w:rsidRPr="00971A68">
          <w:rPr>
            <w:u w:val="single"/>
          </w:rPr>
          <w:t>Отмена процедуры закрытия года / переноса остатков не может быть осуществлена, т.к. запущена другая процедура отмены закрытия года / переноса остатков</w:t>
        </w:r>
      </w:ins>
    </w:p>
    <w:p w14:paraId="0BFDC2AA" w14:textId="77777777" w:rsidR="005329D5" w:rsidRPr="001A3380" w:rsidRDefault="005329D5" w:rsidP="003262ED">
      <w:pPr>
        <w:pStyle w:val="GOSTScript"/>
        <w:rPr>
          <w:ins w:id="10322" w:author="Сатлер Марина Викторовна" w:date="2025-11-12T18:16:00Z"/>
        </w:rPr>
      </w:pPr>
      <w:ins w:id="10323" w:author="Сатлер Марина Викторовна" w:date="2025-11-12T18:16:00Z">
        <w:r w:rsidRPr="001A3380">
          <w:t>{</w:t>
        </w:r>
      </w:ins>
    </w:p>
    <w:p w14:paraId="2121A763" w14:textId="77777777" w:rsidR="005329D5" w:rsidRPr="003F3AB3" w:rsidRDefault="005329D5" w:rsidP="003262ED">
      <w:pPr>
        <w:pStyle w:val="GOSTScript"/>
        <w:rPr>
          <w:ins w:id="10324" w:author="Сатлер Марина Викторовна" w:date="2025-11-12T18:16:00Z"/>
        </w:rPr>
      </w:pPr>
      <w:ins w:id="10325" w:author="Сатлер Марина Викторовна" w:date="2025-11-12T18:16:00Z">
        <w:r w:rsidRPr="003F3AB3">
          <w:tab/>
          <w:t>"header": {</w:t>
        </w:r>
      </w:ins>
    </w:p>
    <w:p w14:paraId="231F3A36" w14:textId="154F4DF2" w:rsidR="005329D5" w:rsidRPr="001A3380" w:rsidRDefault="005329D5" w:rsidP="003262ED">
      <w:pPr>
        <w:pStyle w:val="GOSTScript"/>
        <w:rPr>
          <w:ins w:id="10326" w:author="Сатлер Марина Викторовна" w:date="2025-11-12T18:16:00Z"/>
        </w:rPr>
      </w:pPr>
      <w:ins w:id="10327" w:author="Сатлер Марина Викторовна" w:date="2025-11-12T18:16:00Z">
        <w:r w:rsidRPr="003F3AB3">
          <w:tab/>
        </w:r>
        <w:r w:rsidRPr="003F3AB3">
          <w:tab/>
          <w:t>"Source": "</w:t>
        </w:r>
      </w:ins>
      <w:ins w:id="10328" w:author="Сатлер Марина Викторовна" w:date="2025-11-13T12:09:00Z">
        <w:r w:rsidR="000B6BD7" w:rsidRPr="009A712C">
          <w:t>ARP</w:t>
        </w:r>
      </w:ins>
      <w:ins w:id="10329" w:author="Сатлер Марина Викторовна" w:date="2025-11-12T18:16:00Z">
        <w:r w:rsidRPr="001A3380">
          <w:t>",</w:t>
        </w:r>
      </w:ins>
    </w:p>
    <w:p w14:paraId="0008FAC5" w14:textId="7FF12968" w:rsidR="005329D5" w:rsidRPr="001A3380" w:rsidRDefault="005329D5" w:rsidP="003262ED">
      <w:pPr>
        <w:pStyle w:val="GOSTScript"/>
        <w:rPr>
          <w:ins w:id="10330" w:author="Сатлер Марина Викторовна" w:date="2025-11-12T18:16:00Z"/>
        </w:rPr>
      </w:pPr>
      <w:ins w:id="10331" w:author="Сатлер Марина Викторовна" w:date="2025-11-12T18:16:00Z">
        <w:r w:rsidRPr="003F3AB3">
          <w:tab/>
        </w:r>
        <w:r w:rsidRPr="003F3AB3">
          <w:tab/>
          <w:t>"Receiver": "</w:t>
        </w:r>
      </w:ins>
      <w:ins w:id="10332" w:author="Сатлер Марина Викторовна" w:date="2025-11-13T12:09:00Z">
        <w:r w:rsidR="000B6BD7" w:rsidRPr="009A712C">
          <w:t>ARP</w:t>
        </w:r>
      </w:ins>
      <w:ins w:id="10333" w:author="Сатлер Марина Викторовна" w:date="2025-11-12T18:16:00Z">
        <w:r w:rsidRPr="001A3380">
          <w:t>",</w:t>
        </w:r>
      </w:ins>
    </w:p>
    <w:p w14:paraId="7389002D" w14:textId="03B24E21" w:rsidR="005329D5" w:rsidRPr="003F3AB3" w:rsidRDefault="005329D5" w:rsidP="003262ED">
      <w:pPr>
        <w:pStyle w:val="GOSTScript"/>
        <w:rPr>
          <w:ins w:id="10334" w:author="Сатлер Марина Викторовна" w:date="2025-11-12T18:16:00Z"/>
        </w:rPr>
      </w:pPr>
      <w:ins w:id="10335" w:author="Сатлер Марина Викторовна" w:date="2025-11-12T18:16:00Z">
        <w:r w:rsidRPr="003F3AB3">
          <w:tab/>
        </w:r>
        <w:r w:rsidRPr="003F3AB3">
          <w:tab/>
          <w:t>"AnsDateTime": "202</w:t>
        </w:r>
      </w:ins>
      <w:ins w:id="10336" w:author="Сатлер Марина Викторовна" w:date="2025-11-13T18:16:00Z">
        <w:r w:rsidR="0055720D">
          <w:t>5</w:t>
        </w:r>
      </w:ins>
      <w:ins w:id="10337" w:author="Сатлер Марина Викторовна" w:date="2025-11-12T18:16:00Z">
        <w:r w:rsidRPr="003F3AB3">
          <w:t>-06-21 14:30:19",</w:t>
        </w:r>
      </w:ins>
    </w:p>
    <w:p w14:paraId="69D8A96B" w14:textId="3944CA5D" w:rsidR="005329D5" w:rsidRPr="001A3380" w:rsidRDefault="005329D5" w:rsidP="003262ED">
      <w:pPr>
        <w:pStyle w:val="GOSTScript"/>
        <w:rPr>
          <w:ins w:id="10338" w:author="Сатлер Марина Викторовна" w:date="2025-11-12T18:16:00Z"/>
        </w:rPr>
      </w:pPr>
      <w:ins w:id="10339" w:author="Сатлер Марина Викторовна" w:date="2025-11-12T18:16:00Z">
        <w:r w:rsidRPr="003F3AB3">
          <w:tab/>
        </w:r>
        <w:r w:rsidRPr="003F3AB3">
          <w:tab/>
          <w:t>"Version": "</w:t>
        </w:r>
      </w:ins>
      <w:ins w:id="10340" w:author="Сатлер Марина Викторовна" w:date="2025-11-13T12:08:00Z">
        <w:r w:rsidR="000B6BD7" w:rsidRPr="009A712C">
          <w:t>2.4</w:t>
        </w:r>
      </w:ins>
      <w:ins w:id="10341" w:author="Сатлер Марина Викторовна" w:date="2025-11-12T18:16:00Z">
        <w:r w:rsidRPr="001A3380">
          <w:t>",</w:t>
        </w:r>
      </w:ins>
    </w:p>
    <w:p w14:paraId="37E86B14" w14:textId="43F0873C" w:rsidR="005329D5" w:rsidRPr="001A3380" w:rsidRDefault="005329D5" w:rsidP="003262ED">
      <w:pPr>
        <w:pStyle w:val="GOSTScript"/>
        <w:rPr>
          <w:ins w:id="10342" w:author="Сатлер Марина Викторовна" w:date="2025-11-12T18:16:00Z"/>
        </w:rPr>
      </w:pPr>
      <w:ins w:id="10343" w:author="Сатлер Марина Викторовна" w:date="2025-11-12T18:16:00Z">
        <w:r w:rsidRPr="003F3AB3">
          <w:tab/>
        </w:r>
        <w:r w:rsidRPr="003F3AB3">
          <w:tab/>
          <w:t>"ReqGuid": "</w:t>
        </w:r>
      </w:ins>
      <w:ins w:id="10344" w:author="Сатлер Марина Викторовна" w:date="2025-11-13T12:08:00Z">
        <w:r w:rsidR="000B6BD7" w:rsidRPr="00AB48BC">
          <w:t>b3d4ce5d-2757-4454-948c-cfa72ba94f10</w:t>
        </w:r>
      </w:ins>
      <w:ins w:id="10345" w:author="Сатлер Марина Викторовна" w:date="2025-11-12T18:16:00Z">
        <w:r w:rsidRPr="001A3380">
          <w:t>",</w:t>
        </w:r>
      </w:ins>
    </w:p>
    <w:p w14:paraId="6A60A5BF" w14:textId="41938B3D" w:rsidR="005329D5" w:rsidRDefault="005329D5" w:rsidP="003262ED">
      <w:pPr>
        <w:pStyle w:val="GOSTScript"/>
        <w:rPr>
          <w:ins w:id="10346" w:author="Сатлер Марина Викторовна" w:date="2025-11-13T18:05:00Z"/>
        </w:rPr>
      </w:pPr>
      <w:ins w:id="10347" w:author="Сатлер Марина Викторовна" w:date="2025-11-12T18:16:00Z">
        <w:r w:rsidRPr="003F3AB3">
          <w:tab/>
        </w:r>
        <w:r w:rsidRPr="003F3AB3">
          <w:tab/>
          <w:t>"AnsGuid": "</w:t>
        </w:r>
      </w:ins>
      <w:ins w:id="10348" w:author="Сатлер Марина Викторовна" w:date="2025-11-13T12:08:00Z">
        <w:r w:rsidR="000B6BD7" w:rsidRPr="009A712C">
          <w:t>syo4ce5d-2er7-4783-948c-cfa72ba94f92</w:t>
        </w:r>
      </w:ins>
      <w:ins w:id="10349" w:author="Сатлер Марина Викторовна" w:date="2025-11-12T18:16:00Z">
        <w:r w:rsidRPr="001A3380">
          <w:t>",</w:t>
        </w:r>
      </w:ins>
    </w:p>
    <w:p w14:paraId="498DDC9A" w14:textId="77777777" w:rsidR="00DB5A86" w:rsidRDefault="00DB5A86" w:rsidP="00DB5A86">
      <w:pPr>
        <w:pStyle w:val="GOSTScript"/>
        <w:rPr>
          <w:ins w:id="10350" w:author="Сатлер Марина Викторовна" w:date="2025-11-13T18:05:00Z"/>
        </w:rPr>
      </w:pPr>
      <w:ins w:id="10351" w:author="Сатлер Марина Викторовна" w:date="2025-11-13T18:05:00Z">
        <w:r>
          <w:lastRenderedPageBreak/>
          <w:tab/>
        </w:r>
        <w:r>
          <w:tab/>
          <w:t>"DocGuid": "a0d4ce5d-7890-4699-948c-cfa72ba94f86",</w:t>
        </w:r>
      </w:ins>
    </w:p>
    <w:p w14:paraId="18C3752B" w14:textId="77777777" w:rsidR="005329D5" w:rsidRPr="00683415" w:rsidRDefault="005329D5" w:rsidP="003262ED">
      <w:pPr>
        <w:pStyle w:val="GOSTScript"/>
        <w:rPr>
          <w:ins w:id="10352" w:author="Сатлер Марина Викторовна" w:date="2025-11-12T18:16:00Z"/>
        </w:rPr>
      </w:pPr>
      <w:ins w:id="10353" w:author="Сатлер Марина Викторовна" w:date="2025-11-12T18:16:00Z">
        <w:r w:rsidRPr="003F3AB3">
          <w:tab/>
        </w:r>
        <w:r w:rsidRPr="003F3AB3">
          <w:tab/>
          <w:t>"</w:t>
        </w:r>
        <w:r>
          <w:t>Result</w:t>
        </w:r>
        <w:r w:rsidRPr="003F3AB3">
          <w:t>": "</w:t>
        </w:r>
        <w:r>
          <w:t>E</w:t>
        </w:r>
        <w:r w:rsidRPr="003F3AB3">
          <w:t>",</w:t>
        </w:r>
      </w:ins>
    </w:p>
    <w:p w14:paraId="1D72B1DD" w14:textId="77777777" w:rsidR="005329D5" w:rsidRPr="003262ED" w:rsidRDefault="005329D5" w:rsidP="003262ED">
      <w:pPr>
        <w:pStyle w:val="GOSTScript"/>
        <w:rPr>
          <w:ins w:id="10354" w:author="Сатлер Марина Викторовна" w:date="2025-11-12T18:16:00Z"/>
          <w:lang w:val="ru-RU"/>
        </w:rPr>
      </w:pPr>
      <w:ins w:id="10355" w:author="Сатлер Марина Викторовна" w:date="2025-11-12T18:16:00Z">
        <w:r w:rsidRPr="003F3AB3">
          <w:tab/>
        </w:r>
        <w:r w:rsidRPr="003F3AB3">
          <w:tab/>
        </w:r>
        <w:r w:rsidRPr="003262ED">
          <w:rPr>
            <w:lang w:val="ru-RU"/>
          </w:rPr>
          <w:t>"</w:t>
        </w:r>
        <w:r>
          <w:t>ErrorCode</w:t>
        </w:r>
        <w:r w:rsidRPr="003262ED">
          <w:rPr>
            <w:lang w:val="ru-RU"/>
          </w:rPr>
          <w:t>": "03",</w:t>
        </w:r>
      </w:ins>
    </w:p>
    <w:p w14:paraId="541E2A73" w14:textId="77777777" w:rsidR="005329D5" w:rsidRPr="003262ED" w:rsidRDefault="005329D5" w:rsidP="003262ED">
      <w:pPr>
        <w:pStyle w:val="GOSTScript"/>
        <w:rPr>
          <w:ins w:id="10356" w:author="Сатлер Марина Викторовна" w:date="2025-11-12T18:16:00Z"/>
          <w:lang w:val="ru-RU"/>
        </w:rPr>
      </w:pPr>
      <w:ins w:id="10357" w:author="Сатлер Марина Викторовна" w:date="2025-11-12T18:16:00Z">
        <w:r w:rsidRPr="003262ED">
          <w:rPr>
            <w:lang w:val="ru-RU"/>
          </w:rPr>
          <w:tab/>
        </w:r>
        <w:r w:rsidRPr="003262ED">
          <w:rPr>
            <w:lang w:val="ru-RU"/>
          </w:rPr>
          <w:tab/>
          <w:t>"</w:t>
        </w:r>
        <w:r>
          <w:t>ResultDescr</w:t>
        </w:r>
        <w:r w:rsidRPr="003262ED">
          <w:rPr>
            <w:lang w:val="ru-RU"/>
          </w:rPr>
          <w:t>": "Отмена процедуры закрытия года / переноса остатков не может быть осуществлена, т.к. запущена другая процедура отмены закрытия года / переноса остатков"</w:t>
        </w:r>
      </w:ins>
    </w:p>
    <w:p w14:paraId="244F5C57" w14:textId="77777777" w:rsidR="005329D5" w:rsidRDefault="005329D5" w:rsidP="003262ED">
      <w:pPr>
        <w:pStyle w:val="GOSTScript"/>
        <w:rPr>
          <w:ins w:id="10358" w:author="Сатлер Марина Викторовна" w:date="2025-11-12T18:16:00Z"/>
        </w:rPr>
      </w:pPr>
      <w:ins w:id="10359" w:author="Сатлер Марина Викторовна" w:date="2025-11-12T18:16:00Z">
        <w:r w:rsidRPr="003262ED">
          <w:rPr>
            <w:lang w:val="ru-RU"/>
          </w:rPr>
          <w:tab/>
        </w:r>
        <w:r>
          <w:t>}</w:t>
        </w:r>
      </w:ins>
    </w:p>
    <w:p w14:paraId="6E7E0534" w14:textId="139631ED" w:rsidR="00971A68" w:rsidRPr="001A3380" w:rsidRDefault="005329D5" w:rsidP="003262ED">
      <w:pPr>
        <w:pStyle w:val="GOSTScript"/>
        <w:rPr>
          <w:ins w:id="10360" w:author="Сатлер Марина Викторовна" w:date="2025-11-12T15:20:00Z"/>
        </w:rPr>
      </w:pPr>
      <w:ins w:id="10361" w:author="Сатлер Марина Викторовна" w:date="2025-11-12T18:16:00Z">
        <w:r>
          <w:t>}</w:t>
        </w:r>
      </w:ins>
    </w:p>
    <w:p w14:paraId="1E3B36B1" w14:textId="77777777" w:rsidR="00FB3094" w:rsidRPr="001A3380" w:rsidRDefault="00FB3094" w:rsidP="003262ED">
      <w:pPr>
        <w:pStyle w:val="GOSTNormal"/>
        <w:rPr>
          <w:ins w:id="10362" w:author="Сатлер Марина Викторовна" w:date="2025-11-12T14:06:00Z"/>
        </w:rPr>
      </w:pPr>
    </w:p>
    <w:p w14:paraId="1243FC00" w14:textId="77777777" w:rsidR="001605AA" w:rsidRPr="00B9499D" w:rsidRDefault="001605AA">
      <w:pPr>
        <w:ind w:firstLine="0"/>
        <w:jc w:val="left"/>
        <w:sectPr w:rsidR="001605AA" w:rsidRPr="00B9499D" w:rsidSect="008F36FA">
          <w:headerReference w:type="default" r:id="rId27"/>
          <w:footerReference w:type="default" r:id="rId28"/>
          <w:pgSz w:w="16838" w:h="11906" w:orient="landscape" w:code="9"/>
          <w:pgMar w:top="1701" w:right="567" w:bottom="567" w:left="567" w:header="1134" w:footer="284" w:gutter="0"/>
          <w:cols w:space="708"/>
          <w:docGrid w:linePitch="360"/>
        </w:sectPr>
      </w:pPr>
    </w:p>
    <w:p w14:paraId="6DF9C95C" w14:textId="77777777" w:rsidR="00D45C06" w:rsidRPr="005928BF" w:rsidRDefault="00D45C06" w:rsidP="005928BF">
      <w:pPr>
        <w:pStyle w:val="GOSTReg"/>
      </w:pPr>
      <w:bookmarkStart w:id="10363" w:name="_Toc121319652"/>
      <w:bookmarkStart w:id="10364" w:name="_Toc226556213"/>
      <w:r w:rsidRPr="005928BF">
        <w:lastRenderedPageBreak/>
        <w:t>СОГЛАСОВАНО</w:t>
      </w:r>
      <w:bookmarkEnd w:id="10363"/>
      <w:bookmarkEnd w:id="10364"/>
    </w:p>
    <w:tbl>
      <w:tblPr>
        <w:tblStyle w:val="GOSTTable"/>
        <w:tblW w:w="5000" w:type="pct"/>
        <w:tblLook w:val="07E0" w:firstRow="1" w:lastRow="1" w:firstColumn="1" w:lastColumn="1" w:noHBand="1" w:noVBand="1"/>
      </w:tblPr>
      <w:tblGrid>
        <w:gridCol w:w="2023"/>
        <w:gridCol w:w="2398"/>
        <w:gridCol w:w="2315"/>
        <w:gridCol w:w="1359"/>
        <w:gridCol w:w="1533"/>
      </w:tblGrid>
      <w:tr w:rsidR="00D34E1B" w:rsidRPr="00B9499D" w14:paraId="46DA9733" w14:textId="77777777" w:rsidTr="00C75A4E">
        <w:trPr>
          <w:cnfStyle w:val="100000000000" w:firstRow="1" w:lastRow="0" w:firstColumn="0" w:lastColumn="0" w:oddVBand="0" w:evenVBand="0" w:oddHBand="0" w:evenHBand="0" w:firstRowFirstColumn="0" w:firstRowLastColumn="0" w:lastRowFirstColumn="0" w:lastRowLastColumn="0"/>
        </w:trPr>
        <w:tc>
          <w:tcPr>
            <w:tcW w:w="1050" w:type="pct"/>
          </w:tcPr>
          <w:p w14:paraId="22AEBAD8" w14:textId="77777777" w:rsidR="00D34E1B" w:rsidRPr="00B9499D" w:rsidRDefault="00D34E1B" w:rsidP="001A5048">
            <w:pPr>
              <w:pStyle w:val="GOSTTableHead"/>
            </w:pPr>
            <w:r w:rsidRPr="00B9499D">
              <w:t>Наименование организации, предприятия</w:t>
            </w:r>
          </w:p>
        </w:tc>
        <w:tc>
          <w:tcPr>
            <w:tcW w:w="1245" w:type="pct"/>
          </w:tcPr>
          <w:p w14:paraId="2442C404" w14:textId="77777777" w:rsidR="00D34E1B" w:rsidRPr="00B9499D" w:rsidRDefault="00D34E1B" w:rsidP="0090097B">
            <w:pPr>
              <w:pStyle w:val="GOSTTableHead"/>
            </w:pPr>
            <w:r w:rsidRPr="00B9499D">
              <w:t>Должность исполнителя</w:t>
            </w:r>
          </w:p>
        </w:tc>
        <w:tc>
          <w:tcPr>
            <w:tcW w:w="1202" w:type="pct"/>
          </w:tcPr>
          <w:p w14:paraId="3066953C" w14:textId="77777777" w:rsidR="00D34E1B" w:rsidRPr="00B9499D" w:rsidRDefault="00D34E1B" w:rsidP="0090097B">
            <w:pPr>
              <w:pStyle w:val="GOSTTableHead"/>
            </w:pPr>
            <w:r w:rsidRPr="00B9499D">
              <w:t>Фамилия, имя, отчество</w:t>
            </w:r>
          </w:p>
        </w:tc>
        <w:tc>
          <w:tcPr>
            <w:tcW w:w="706" w:type="pct"/>
          </w:tcPr>
          <w:p w14:paraId="6A77F915" w14:textId="77777777" w:rsidR="00D34E1B" w:rsidRPr="00B9499D" w:rsidRDefault="00D34E1B" w:rsidP="001A5048">
            <w:pPr>
              <w:pStyle w:val="GOSTTableHead"/>
            </w:pPr>
            <w:r w:rsidRPr="00B9499D">
              <w:t>Подпись</w:t>
            </w:r>
          </w:p>
        </w:tc>
        <w:tc>
          <w:tcPr>
            <w:tcW w:w="796" w:type="pct"/>
          </w:tcPr>
          <w:p w14:paraId="179B961D" w14:textId="77777777" w:rsidR="00D34E1B" w:rsidRPr="00B9499D" w:rsidRDefault="00D34E1B" w:rsidP="001A5048">
            <w:pPr>
              <w:pStyle w:val="GOSTTableHead"/>
            </w:pPr>
            <w:r w:rsidRPr="00B9499D">
              <w:t>Дата</w:t>
            </w:r>
          </w:p>
        </w:tc>
      </w:tr>
      <w:tr w:rsidR="00D34E1B" w:rsidRPr="00B9499D" w14:paraId="5D200DDF" w14:textId="77777777" w:rsidTr="00C75A4E">
        <w:trPr>
          <w:trHeight w:val="20"/>
        </w:trPr>
        <w:tc>
          <w:tcPr>
            <w:tcW w:w="1050" w:type="pct"/>
          </w:tcPr>
          <w:p w14:paraId="4AE75000" w14:textId="77777777" w:rsidR="00D34E1B" w:rsidRPr="00B9499D" w:rsidRDefault="00D34E1B" w:rsidP="001A5048">
            <w:pPr>
              <w:pStyle w:val="GOSTTablenorm"/>
            </w:pPr>
          </w:p>
        </w:tc>
        <w:tc>
          <w:tcPr>
            <w:tcW w:w="1245" w:type="pct"/>
          </w:tcPr>
          <w:p w14:paraId="26F4ECFD" w14:textId="77777777" w:rsidR="00D34E1B" w:rsidRPr="00B9499D" w:rsidRDefault="00D34E1B" w:rsidP="001A5048">
            <w:pPr>
              <w:pStyle w:val="GOSTTablenorm"/>
            </w:pPr>
          </w:p>
        </w:tc>
        <w:tc>
          <w:tcPr>
            <w:tcW w:w="1202" w:type="pct"/>
          </w:tcPr>
          <w:p w14:paraId="1D346959" w14:textId="77777777" w:rsidR="00D34E1B" w:rsidRPr="00B9499D" w:rsidRDefault="00D34E1B" w:rsidP="001A5048">
            <w:pPr>
              <w:pStyle w:val="GOSTTablenorm"/>
            </w:pPr>
          </w:p>
        </w:tc>
        <w:tc>
          <w:tcPr>
            <w:tcW w:w="706" w:type="pct"/>
          </w:tcPr>
          <w:p w14:paraId="7EBA4116" w14:textId="77777777" w:rsidR="00D34E1B" w:rsidRPr="00B9499D" w:rsidRDefault="00D34E1B" w:rsidP="001A5048">
            <w:pPr>
              <w:pStyle w:val="GOSTTablenorm"/>
            </w:pPr>
          </w:p>
        </w:tc>
        <w:tc>
          <w:tcPr>
            <w:tcW w:w="796" w:type="pct"/>
          </w:tcPr>
          <w:p w14:paraId="4A5FED51" w14:textId="77777777" w:rsidR="00D34E1B" w:rsidRPr="00B9499D" w:rsidRDefault="00D34E1B" w:rsidP="001A5048">
            <w:pPr>
              <w:pStyle w:val="GOSTTablenorm"/>
            </w:pPr>
          </w:p>
        </w:tc>
      </w:tr>
      <w:tr w:rsidR="00D34E1B" w:rsidRPr="00B9499D" w14:paraId="3E4C63BD" w14:textId="77777777" w:rsidTr="00C75A4E">
        <w:trPr>
          <w:trHeight w:val="20"/>
        </w:trPr>
        <w:tc>
          <w:tcPr>
            <w:tcW w:w="1050" w:type="pct"/>
          </w:tcPr>
          <w:p w14:paraId="31C10EDC" w14:textId="77777777" w:rsidR="00D34E1B" w:rsidRPr="00B9499D" w:rsidRDefault="00D34E1B" w:rsidP="001A5048">
            <w:pPr>
              <w:pStyle w:val="GOSTTablenorm"/>
            </w:pPr>
          </w:p>
        </w:tc>
        <w:tc>
          <w:tcPr>
            <w:tcW w:w="1245" w:type="pct"/>
          </w:tcPr>
          <w:p w14:paraId="5663E882" w14:textId="77777777" w:rsidR="00D34E1B" w:rsidRPr="00B9499D" w:rsidRDefault="00D34E1B" w:rsidP="001A5048">
            <w:pPr>
              <w:pStyle w:val="GOSTTablenorm"/>
            </w:pPr>
          </w:p>
        </w:tc>
        <w:tc>
          <w:tcPr>
            <w:tcW w:w="1202" w:type="pct"/>
          </w:tcPr>
          <w:p w14:paraId="51DBB438" w14:textId="77777777" w:rsidR="00D34E1B" w:rsidRPr="00B9499D" w:rsidRDefault="00D34E1B" w:rsidP="001A5048">
            <w:pPr>
              <w:pStyle w:val="GOSTTablenorm"/>
            </w:pPr>
          </w:p>
        </w:tc>
        <w:tc>
          <w:tcPr>
            <w:tcW w:w="706" w:type="pct"/>
          </w:tcPr>
          <w:p w14:paraId="749D9EE2" w14:textId="77777777" w:rsidR="00D34E1B" w:rsidRPr="00B9499D" w:rsidRDefault="00D34E1B" w:rsidP="001A5048">
            <w:pPr>
              <w:pStyle w:val="GOSTTablenorm"/>
            </w:pPr>
          </w:p>
        </w:tc>
        <w:tc>
          <w:tcPr>
            <w:tcW w:w="796" w:type="pct"/>
          </w:tcPr>
          <w:p w14:paraId="5DE53C6F" w14:textId="77777777" w:rsidR="00D34E1B" w:rsidRPr="00B9499D" w:rsidRDefault="00D34E1B" w:rsidP="001A5048">
            <w:pPr>
              <w:pStyle w:val="GOSTTablenorm"/>
            </w:pPr>
          </w:p>
        </w:tc>
      </w:tr>
      <w:tr w:rsidR="00D34E1B" w:rsidRPr="00B9499D" w14:paraId="1F8E6D31" w14:textId="77777777" w:rsidTr="00C75A4E">
        <w:trPr>
          <w:trHeight w:val="20"/>
        </w:trPr>
        <w:tc>
          <w:tcPr>
            <w:tcW w:w="1050" w:type="pct"/>
          </w:tcPr>
          <w:p w14:paraId="139B1557" w14:textId="77777777" w:rsidR="00D34E1B" w:rsidRPr="00B9499D" w:rsidRDefault="00D34E1B" w:rsidP="001A5048">
            <w:pPr>
              <w:pStyle w:val="GOSTTablenorm"/>
            </w:pPr>
          </w:p>
        </w:tc>
        <w:tc>
          <w:tcPr>
            <w:tcW w:w="1245" w:type="pct"/>
          </w:tcPr>
          <w:p w14:paraId="3F8E6F9D" w14:textId="77777777" w:rsidR="00D34E1B" w:rsidRPr="00B9499D" w:rsidRDefault="00D34E1B" w:rsidP="001A5048">
            <w:pPr>
              <w:pStyle w:val="GOSTTablenorm"/>
            </w:pPr>
          </w:p>
        </w:tc>
        <w:tc>
          <w:tcPr>
            <w:tcW w:w="1202" w:type="pct"/>
          </w:tcPr>
          <w:p w14:paraId="565CBF0A" w14:textId="77777777" w:rsidR="00D34E1B" w:rsidRPr="00B9499D" w:rsidRDefault="00D34E1B" w:rsidP="001A5048">
            <w:pPr>
              <w:pStyle w:val="GOSTTablenorm"/>
            </w:pPr>
          </w:p>
        </w:tc>
        <w:tc>
          <w:tcPr>
            <w:tcW w:w="706" w:type="pct"/>
          </w:tcPr>
          <w:p w14:paraId="3F19B6C7" w14:textId="77777777" w:rsidR="00D34E1B" w:rsidRPr="00B9499D" w:rsidRDefault="00D34E1B" w:rsidP="001A5048">
            <w:pPr>
              <w:pStyle w:val="GOSTTablenorm"/>
            </w:pPr>
          </w:p>
        </w:tc>
        <w:tc>
          <w:tcPr>
            <w:tcW w:w="796" w:type="pct"/>
          </w:tcPr>
          <w:p w14:paraId="5885C975" w14:textId="77777777" w:rsidR="00D34E1B" w:rsidRPr="00B9499D" w:rsidRDefault="00D34E1B" w:rsidP="001A5048">
            <w:pPr>
              <w:pStyle w:val="GOSTTablenorm"/>
            </w:pPr>
          </w:p>
        </w:tc>
      </w:tr>
      <w:tr w:rsidR="00D34E1B" w:rsidRPr="00B9499D" w14:paraId="45BD2BE3" w14:textId="77777777" w:rsidTr="00C75A4E">
        <w:trPr>
          <w:trHeight w:val="20"/>
        </w:trPr>
        <w:tc>
          <w:tcPr>
            <w:tcW w:w="1050" w:type="pct"/>
          </w:tcPr>
          <w:p w14:paraId="35FFA28E" w14:textId="77777777" w:rsidR="00D34E1B" w:rsidRPr="00B9499D" w:rsidRDefault="00D34E1B" w:rsidP="001A5048">
            <w:pPr>
              <w:pStyle w:val="GOSTTablenorm"/>
            </w:pPr>
          </w:p>
        </w:tc>
        <w:tc>
          <w:tcPr>
            <w:tcW w:w="1245" w:type="pct"/>
          </w:tcPr>
          <w:p w14:paraId="2B0BEC71" w14:textId="77777777" w:rsidR="00D34E1B" w:rsidRPr="00B9499D" w:rsidRDefault="00D34E1B" w:rsidP="001A5048">
            <w:pPr>
              <w:pStyle w:val="GOSTTablenorm"/>
            </w:pPr>
          </w:p>
        </w:tc>
        <w:tc>
          <w:tcPr>
            <w:tcW w:w="1202" w:type="pct"/>
          </w:tcPr>
          <w:p w14:paraId="037A7024" w14:textId="77777777" w:rsidR="00D34E1B" w:rsidRPr="00B9499D" w:rsidRDefault="00D34E1B" w:rsidP="001A5048">
            <w:pPr>
              <w:pStyle w:val="GOSTTablenorm"/>
            </w:pPr>
          </w:p>
        </w:tc>
        <w:tc>
          <w:tcPr>
            <w:tcW w:w="706" w:type="pct"/>
          </w:tcPr>
          <w:p w14:paraId="0B2CB454" w14:textId="77777777" w:rsidR="00D34E1B" w:rsidRPr="00B9499D" w:rsidRDefault="00D34E1B" w:rsidP="001A5048">
            <w:pPr>
              <w:pStyle w:val="GOSTTablenorm"/>
            </w:pPr>
          </w:p>
        </w:tc>
        <w:tc>
          <w:tcPr>
            <w:tcW w:w="796" w:type="pct"/>
          </w:tcPr>
          <w:p w14:paraId="4D0EA42D" w14:textId="77777777" w:rsidR="00D34E1B" w:rsidRPr="00B9499D" w:rsidRDefault="00D34E1B" w:rsidP="001A5048">
            <w:pPr>
              <w:pStyle w:val="GOSTTablenorm"/>
            </w:pPr>
          </w:p>
        </w:tc>
      </w:tr>
      <w:tr w:rsidR="00D34E1B" w:rsidRPr="00B9499D" w14:paraId="77D05850" w14:textId="77777777" w:rsidTr="00C75A4E">
        <w:trPr>
          <w:trHeight w:val="20"/>
        </w:trPr>
        <w:tc>
          <w:tcPr>
            <w:tcW w:w="1050" w:type="pct"/>
          </w:tcPr>
          <w:p w14:paraId="05497FA1" w14:textId="77777777" w:rsidR="00D34E1B" w:rsidRPr="00B9499D" w:rsidRDefault="00D34E1B" w:rsidP="001A5048">
            <w:pPr>
              <w:pStyle w:val="GOSTTablenorm"/>
            </w:pPr>
          </w:p>
        </w:tc>
        <w:tc>
          <w:tcPr>
            <w:tcW w:w="1245" w:type="pct"/>
          </w:tcPr>
          <w:p w14:paraId="6FB206FF" w14:textId="77777777" w:rsidR="00D34E1B" w:rsidRPr="00B9499D" w:rsidRDefault="00D34E1B" w:rsidP="001A5048">
            <w:pPr>
              <w:pStyle w:val="GOSTTablenorm"/>
            </w:pPr>
          </w:p>
        </w:tc>
        <w:tc>
          <w:tcPr>
            <w:tcW w:w="1202" w:type="pct"/>
          </w:tcPr>
          <w:p w14:paraId="1BC357BB" w14:textId="77777777" w:rsidR="00D34E1B" w:rsidRPr="00B9499D" w:rsidRDefault="00D34E1B" w:rsidP="001A5048">
            <w:pPr>
              <w:pStyle w:val="GOSTTablenorm"/>
            </w:pPr>
          </w:p>
        </w:tc>
        <w:tc>
          <w:tcPr>
            <w:tcW w:w="706" w:type="pct"/>
          </w:tcPr>
          <w:p w14:paraId="30095469" w14:textId="77777777" w:rsidR="00D34E1B" w:rsidRPr="00B9499D" w:rsidRDefault="00D34E1B" w:rsidP="001A5048">
            <w:pPr>
              <w:pStyle w:val="GOSTTablenorm"/>
            </w:pPr>
          </w:p>
        </w:tc>
        <w:tc>
          <w:tcPr>
            <w:tcW w:w="796" w:type="pct"/>
          </w:tcPr>
          <w:p w14:paraId="70F811D0" w14:textId="77777777" w:rsidR="00D34E1B" w:rsidRPr="00B9499D" w:rsidRDefault="00D34E1B" w:rsidP="001A5048">
            <w:pPr>
              <w:pStyle w:val="GOSTTablenorm"/>
            </w:pPr>
          </w:p>
        </w:tc>
      </w:tr>
      <w:tr w:rsidR="00D34E1B" w:rsidRPr="00B9499D" w14:paraId="61A98CBC" w14:textId="77777777" w:rsidTr="00C75A4E">
        <w:trPr>
          <w:trHeight w:val="20"/>
        </w:trPr>
        <w:tc>
          <w:tcPr>
            <w:tcW w:w="1050" w:type="pct"/>
          </w:tcPr>
          <w:p w14:paraId="0ED8E9BB" w14:textId="77777777" w:rsidR="00D34E1B" w:rsidRPr="00B9499D" w:rsidRDefault="00D34E1B" w:rsidP="001A5048">
            <w:pPr>
              <w:pStyle w:val="GOSTTablenorm"/>
            </w:pPr>
          </w:p>
        </w:tc>
        <w:tc>
          <w:tcPr>
            <w:tcW w:w="1245" w:type="pct"/>
          </w:tcPr>
          <w:p w14:paraId="328B575E" w14:textId="77777777" w:rsidR="00D34E1B" w:rsidRPr="00B9499D" w:rsidRDefault="00D34E1B" w:rsidP="001A5048">
            <w:pPr>
              <w:pStyle w:val="GOSTTablenorm"/>
            </w:pPr>
          </w:p>
        </w:tc>
        <w:tc>
          <w:tcPr>
            <w:tcW w:w="1202" w:type="pct"/>
          </w:tcPr>
          <w:p w14:paraId="26A37FFA" w14:textId="77777777" w:rsidR="00D34E1B" w:rsidRPr="00B9499D" w:rsidRDefault="00D34E1B" w:rsidP="001A5048">
            <w:pPr>
              <w:pStyle w:val="GOSTTablenorm"/>
            </w:pPr>
          </w:p>
        </w:tc>
        <w:tc>
          <w:tcPr>
            <w:tcW w:w="706" w:type="pct"/>
          </w:tcPr>
          <w:p w14:paraId="69715097" w14:textId="77777777" w:rsidR="00D34E1B" w:rsidRPr="00B9499D" w:rsidRDefault="00D34E1B" w:rsidP="001A5048">
            <w:pPr>
              <w:pStyle w:val="GOSTTablenorm"/>
            </w:pPr>
          </w:p>
        </w:tc>
        <w:tc>
          <w:tcPr>
            <w:tcW w:w="796" w:type="pct"/>
          </w:tcPr>
          <w:p w14:paraId="3B2DA897" w14:textId="77777777" w:rsidR="00D34E1B" w:rsidRPr="00B9499D" w:rsidRDefault="00D34E1B" w:rsidP="001A5048">
            <w:pPr>
              <w:pStyle w:val="GOSTTablenorm"/>
            </w:pPr>
          </w:p>
        </w:tc>
      </w:tr>
      <w:tr w:rsidR="00D34E1B" w:rsidRPr="00B9499D" w14:paraId="1AEAE033" w14:textId="77777777" w:rsidTr="00C75A4E">
        <w:trPr>
          <w:trHeight w:val="20"/>
        </w:trPr>
        <w:tc>
          <w:tcPr>
            <w:tcW w:w="1050" w:type="pct"/>
          </w:tcPr>
          <w:p w14:paraId="4088E702" w14:textId="77777777" w:rsidR="00D34E1B" w:rsidRPr="00B9499D" w:rsidRDefault="00D34E1B" w:rsidP="001A5048">
            <w:pPr>
              <w:pStyle w:val="GOSTTablenorm"/>
            </w:pPr>
          </w:p>
        </w:tc>
        <w:tc>
          <w:tcPr>
            <w:tcW w:w="1245" w:type="pct"/>
          </w:tcPr>
          <w:p w14:paraId="5F1301FB" w14:textId="77777777" w:rsidR="00D34E1B" w:rsidRPr="00B9499D" w:rsidRDefault="00D34E1B" w:rsidP="001A5048">
            <w:pPr>
              <w:pStyle w:val="GOSTTablenorm"/>
            </w:pPr>
          </w:p>
        </w:tc>
        <w:tc>
          <w:tcPr>
            <w:tcW w:w="1202" w:type="pct"/>
          </w:tcPr>
          <w:p w14:paraId="773FD43F" w14:textId="77777777" w:rsidR="00D34E1B" w:rsidRPr="00B9499D" w:rsidRDefault="00D34E1B" w:rsidP="001A5048">
            <w:pPr>
              <w:pStyle w:val="GOSTTablenorm"/>
            </w:pPr>
          </w:p>
        </w:tc>
        <w:tc>
          <w:tcPr>
            <w:tcW w:w="706" w:type="pct"/>
          </w:tcPr>
          <w:p w14:paraId="66BE5B76" w14:textId="77777777" w:rsidR="00D34E1B" w:rsidRPr="00B9499D" w:rsidRDefault="00D34E1B" w:rsidP="001A5048">
            <w:pPr>
              <w:pStyle w:val="GOSTTablenorm"/>
            </w:pPr>
          </w:p>
        </w:tc>
        <w:tc>
          <w:tcPr>
            <w:tcW w:w="796" w:type="pct"/>
          </w:tcPr>
          <w:p w14:paraId="2FC7B155" w14:textId="77777777" w:rsidR="00D34E1B" w:rsidRPr="00B9499D" w:rsidRDefault="00D34E1B" w:rsidP="001A5048">
            <w:pPr>
              <w:pStyle w:val="GOSTTablenorm"/>
            </w:pPr>
          </w:p>
        </w:tc>
      </w:tr>
      <w:tr w:rsidR="00D34E1B" w:rsidRPr="00B9499D" w14:paraId="7B917E07" w14:textId="77777777" w:rsidTr="00C75A4E">
        <w:trPr>
          <w:trHeight w:val="20"/>
        </w:trPr>
        <w:tc>
          <w:tcPr>
            <w:tcW w:w="1050" w:type="pct"/>
          </w:tcPr>
          <w:p w14:paraId="3FA7C198" w14:textId="77777777" w:rsidR="00D34E1B" w:rsidRPr="00B9499D" w:rsidRDefault="00D34E1B" w:rsidP="001A5048">
            <w:pPr>
              <w:pStyle w:val="GOSTTablenorm"/>
            </w:pPr>
          </w:p>
        </w:tc>
        <w:tc>
          <w:tcPr>
            <w:tcW w:w="1245" w:type="pct"/>
          </w:tcPr>
          <w:p w14:paraId="21BABF7C" w14:textId="77777777" w:rsidR="00D34E1B" w:rsidRPr="00B9499D" w:rsidRDefault="00D34E1B" w:rsidP="001A5048">
            <w:pPr>
              <w:pStyle w:val="GOSTTablenorm"/>
            </w:pPr>
          </w:p>
        </w:tc>
        <w:tc>
          <w:tcPr>
            <w:tcW w:w="1202" w:type="pct"/>
          </w:tcPr>
          <w:p w14:paraId="1450B4AB" w14:textId="77777777" w:rsidR="00D34E1B" w:rsidRPr="00B9499D" w:rsidRDefault="00D34E1B" w:rsidP="001A5048">
            <w:pPr>
              <w:pStyle w:val="GOSTTablenorm"/>
            </w:pPr>
          </w:p>
        </w:tc>
        <w:tc>
          <w:tcPr>
            <w:tcW w:w="706" w:type="pct"/>
          </w:tcPr>
          <w:p w14:paraId="772FB592" w14:textId="77777777" w:rsidR="00D34E1B" w:rsidRPr="00B9499D" w:rsidRDefault="00D34E1B" w:rsidP="001A5048">
            <w:pPr>
              <w:pStyle w:val="GOSTTablenorm"/>
            </w:pPr>
          </w:p>
        </w:tc>
        <w:tc>
          <w:tcPr>
            <w:tcW w:w="796" w:type="pct"/>
          </w:tcPr>
          <w:p w14:paraId="7C559DBE" w14:textId="77777777" w:rsidR="00D34E1B" w:rsidRPr="00B9499D" w:rsidRDefault="00D34E1B" w:rsidP="001A5048">
            <w:pPr>
              <w:pStyle w:val="GOSTTablenorm"/>
            </w:pPr>
          </w:p>
        </w:tc>
      </w:tr>
      <w:tr w:rsidR="00D34E1B" w:rsidRPr="00B9499D" w14:paraId="1603C552" w14:textId="77777777" w:rsidTr="00C75A4E">
        <w:trPr>
          <w:trHeight w:val="20"/>
        </w:trPr>
        <w:tc>
          <w:tcPr>
            <w:tcW w:w="1050" w:type="pct"/>
          </w:tcPr>
          <w:p w14:paraId="179CC410" w14:textId="77777777" w:rsidR="00D34E1B" w:rsidRPr="00B9499D" w:rsidRDefault="00D34E1B" w:rsidP="001A5048">
            <w:pPr>
              <w:pStyle w:val="GOSTTablenorm"/>
            </w:pPr>
          </w:p>
        </w:tc>
        <w:tc>
          <w:tcPr>
            <w:tcW w:w="1245" w:type="pct"/>
          </w:tcPr>
          <w:p w14:paraId="741A547A" w14:textId="77777777" w:rsidR="00D34E1B" w:rsidRPr="00B9499D" w:rsidRDefault="00D34E1B" w:rsidP="001A5048">
            <w:pPr>
              <w:pStyle w:val="GOSTTablenorm"/>
            </w:pPr>
          </w:p>
        </w:tc>
        <w:tc>
          <w:tcPr>
            <w:tcW w:w="1202" w:type="pct"/>
          </w:tcPr>
          <w:p w14:paraId="3127D524" w14:textId="77777777" w:rsidR="00D34E1B" w:rsidRPr="00B9499D" w:rsidRDefault="00D34E1B" w:rsidP="001A5048">
            <w:pPr>
              <w:pStyle w:val="GOSTTablenorm"/>
            </w:pPr>
          </w:p>
        </w:tc>
        <w:tc>
          <w:tcPr>
            <w:tcW w:w="706" w:type="pct"/>
          </w:tcPr>
          <w:p w14:paraId="602893A1" w14:textId="77777777" w:rsidR="00D34E1B" w:rsidRPr="00B9499D" w:rsidRDefault="00D34E1B" w:rsidP="001A5048">
            <w:pPr>
              <w:pStyle w:val="GOSTTablenorm"/>
            </w:pPr>
          </w:p>
        </w:tc>
        <w:tc>
          <w:tcPr>
            <w:tcW w:w="796" w:type="pct"/>
          </w:tcPr>
          <w:p w14:paraId="0FB46141" w14:textId="77777777" w:rsidR="00D34E1B" w:rsidRPr="00B9499D" w:rsidRDefault="00D34E1B" w:rsidP="001A5048">
            <w:pPr>
              <w:pStyle w:val="GOSTTablenorm"/>
            </w:pPr>
          </w:p>
        </w:tc>
      </w:tr>
      <w:tr w:rsidR="00D34E1B" w:rsidRPr="00B9499D" w14:paraId="20B56860" w14:textId="77777777" w:rsidTr="00C75A4E">
        <w:trPr>
          <w:trHeight w:val="20"/>
        </w:trPr>
        <w:tc>
          <w:tcPr>
            <w:tcW w:w="1050" w:type="pct"/>
          </w:tcPr>
          <w:p w14:paraId="29B591F0" w14:textId="77777777" w:rsidR="00D34E1B" w:rsidRPr="00B9499D" w:rsidRDefault="00D34E1B" w:rsidP="001A5048">
            <w:pPr>
              <w:pStyle w:val="GOSTTablenorm"/>
            </w:pPr>
          </w:p>
        </w:tc>
        <w:tc>
          <w:tcPr>
            <w:tcW w:w="1245" w:type="pct"/>
          </w:tcPr>
          <w:p w14:paraId="35AC720A" w14:textId="77777777" w:rsidR="00D34E1B" w:rsidRPr="00B9499D" w:rsidRDefault="00D34E1B" w:rsidP="001A5048">
            <w:pPr>
              <w:pStyle w:val="GOSTTablenorm"/>
            </w:pPr>
          </w:p>
        </w:tc>
        <w:tc>
          <w:tcPr>
            <w:tcW w:w="1202" w:type="pct"/>
          </w:tcPr>
          <w:p w14:paraId="339FB8E8" w14:textId="77777777" w:rsidR="00D34E1B" w:rsidRPr="00B9499D" w:rsidRDefault="00D34E1B" w:rsidP="001A5048">
            <w:pPr>
              <w:pStyle w:val="GOSTTablenorm"/>
            </w:pPr>
          </w:p>
        </w:tc>
        <w:tc>
          <w:tcPr>
            <w:tcW w:w="706" w:type="pct"/>
          </w:tcPr>
          <w:p w14:paraId="11857CDE" w14:textId="77777777" w:rsidR="00D34E1B" w:rsidRPr="00B9499D" w:rsidRDefault="00D34E1B" w:rsidP="001A5048">
            <w:pPr>
              <w:pStyle w:val="GOSTTablenorm"/>
            </w:pPr>
          </w:p>
        </w:tc>
        <w:tc>
          <w:tcPr>
            <w:tcW w:w="796" w:type="pct"/>
          </w:tcPr>
          <w:p w14:paraId="4914094B" w14:textId="77777777" w:rsidR="00D34E1B" w:rsidRPr="00B9499D" w:rsidRDefault="00D34E1B" w:rsidP="001A5048">
            <w:pPr>
              <w:pStyle w:val="GOSTTablenorm"/>
            </w:pPr>
          </w:p>
        </w:tc>
      </w:tr>
    </w:tbl>
    <w:p w14:paraId="30BBEE38" w14:textId="77777777" w:rsidR="00D45C06" w:rsidRPr="00B9499D" w:rsidRDefault="00D45C06" w:rsidP="00C75A4E">
      <w:pPr>
        <w:pStyle w:val="GOSTReg"/>
      </w:pPr>
      <w:bookmarkStart w:id="10365" w:name="_Toc529925464"/>
      <w:bookmarkStart w:id="10366" w:name="_Ref119664669"/>
      <w:bookmarkStart w:id="10367" w:name="_Toc121319653"/>
      <w:bookmarkStart w:id="10368" w:name="_Ref122017022"/>
      <w:bookmarkStart w:id="10369" w:name="_Ref122017028"/>
      <w:bookmarkStart w:id="10370" w:name="_Toc226556214"/>
      <w:r w:rsidRPr="00B9499D">
        <w:lastRenderedPageBreak/>
        <w:t xml:space="preserve">ЛИСТ </w:t>
      </w:r>
      <w:r w:rsidRPr="00B9499D">
        <w:rPr>
          <w:bCs/>
        </w:rPr>
        <w:t>РЕГИСТРАЦИИ</w:t>
      </w:r>
      <w:r w:rsidRPr="00B9499D">
        <w:t xml:space="preserve"> ИЗМЕНЕНИЙ</w:t>
      </w:r>
      <w:bookmarkEnd w:id="26"/>
      <w:bookmarkEnd w:id="27"/>
      <w:bookmarkEnd w:id="28"/>
      <w:bookmarkEnd w:id="10365"/>
      <w:bookmarkEnd w:id="10366"/>
      <w:bookmarkEnd w:id="10367"/>
      <w:bookmarkEnd w:id="10368"/>
      <w:bookmarkEnd w:id="10369"/>
      <w:bookmarkEnd w:id="10370"/>
    </w:p>
    <w:tbl>
      <w:tblPr>
        <w:tblStyle w:val="GOSTTable"/>
        <w:tblW w:w="5000" w:type="pct"/>
        <w:tblLook w:val="07E0" w:firstRow="1" w:lastRow="1" w:firstColumn="1" w:lastColumn="1" w:noHBand="1" w:noVBand="1"/>
      </w:tblPr>
      <w:tblGrid>
        <w:gridCol w:w="861"/>
        <w:gridCol w:w="1282"/>
        <w:gridCol w:w="1831"/>
        <w:gridCol w:w="5654"/>
      </w:tblGrid>
      <w:tr w:rsidR="00F05B0D" w:rsidRPr="00FE7679" w14:paraId="27464C9A" w14:textId="77777777" w:rsidTr="00C75A4E">
        <w:trPr>
          <w:cnfStyle w:val="100000000000" w:firstRow="1" w:lastRow="0" w:firstColumn="0" w:lastColumn="0" w:oddVBand="0" w:evenVBand="0" w:oddHBand="0" w:evenHBand="0" w:firstRowFirstColumn="0" w:firstRowLastColumn="0" w:lastRowFirstColumn="0" w:lastRowLastColumn="0"/>
          <w:trHeight w:val="20"/>
        </w:trPr>
        <w:tc>
          <w:tcPr>
            <w:tcW w:w="447" w:type="pct"/>
          </w:tcPr>
          <w:p w14:paraId="34AE9949" w14:textId="77777777" w:rsidR="00D45C06" w:rsidRPr="00B9499D" w:rsidRDefault="00D45C06" w:rsidP="0090097B">
            <w:pPr>
              <w:pStyle w:val="GOSTTableHead"/>
            </w:pPr>
            <w:r w:rsidRPr="00B9499D">
              <w:t>№ версии док-та</w:t>
            </w:r>
          </w:p>
        </w:tc>
        <w:tc>
          <w:tcPr>
            <w:tcW w:w="666" w:type="pct"/>
          </w:tcPr>
          <w:p w14:paraId="293B4F2D" w14:textId="77777777" w:rsidR="00D45C06" w:rsidRPr="00B9499D" w:rsidRDefault="00D45C06" w:rsidP="0090097B">
            <w:pPr>
              <w:pStyle w:val="GOSTTableHead"/>
            </w:pPr>
            <w:r w:rsidRPr="00B9499D">
              <w:t>Дата изменения</w:t>
            </w:r>
          </w:p>
        </w:tc>
        <w:tc>
          <w:tcPr>
            <w:tcW w:w="951" w:type="pct"/>
          </w:tcPr>
          <w:p w14:paraId="63593A07" w14:textId="77777777" w:rsidR="00D45C06" w:rsidRPr="00B9499D" w:rsidRDefault="00D45C06" w:rsidP="0090097B">
            <w:pPr>
              <w:pStyle w:val="GOSTTableHead"/>
            </w:pPr>
            <w:r w:rsidRPr="00B9499D">
              <w:t xml:space="preserve">Автор </w:t>
            </w:r>
            <w:r w:rsidR="0090097B" w:rsidRPr="00B9499D">
              <w:br/>
            </w:r>
            <w:r w:rsidRPr="00B9499D">
              <w:t>изменений</w:t>
            </w:r>
          </w:p>
        </w:tc>
        <w:tc>
          <w:tcPr>
            <w:tcW w:w="2936" w:type="pct"/>
          </w:tcPr>
          <w:p w14:paraId="7113FFB9" w14:textId="77777777" w:rsidR="00D45C06" w:rsidRPr="00FE7679" w:rsidRDefault="00D45C06" w:rsidP="00744203">
            <w:pPr>
              <w:pStyle w:val="GOSTTableHead"/>
            </w:pPr>
            <w:r w:rsidRPr="00B9499D">
              <w:t>Изменения</w:t>
            </w:r>
          </w:p>
        </w:tc>
      </w:tr>
      <w:tr w:rsidR="00D63946" w:rsidRPr="00744203" w14:paraId="36EF7272" w14:textId="77777777" w:rsidTr="00C75A4E">
        <w:trPr>
          <w:trHeight w:val="20"/>
        </w:trPr>
        <w:tc>
          <w:tcPr>
            <w:tcW w:w="447" w:type="pct"/>
          </w:tcPr>
          <w:p w14:paraId="1C058CCD" w14:textId="2FD8149B" w:rsidR="00D63946" w:rsidRDefault="00D63946" w:rsidP="00D63946">
            <w:pPr>
              <w:pStyle w:val="GOSTTablenorm"/>
            </w:pPr>
          </w:p>
        </w:tc>
        <w:tc>
          <w:tcPr>
            <w:tcW w:w="666" w:type="pct"/>
          </w:tcPr>
          <w:p w14:paraId="1BF74A93" w14:textId="6B6188D9" w:rsidR="00D63946" w:rsidRDefault="007F4ED1" w:rsidP="00D63946">
            <w:pPr>
              <w:pStyle w:val="GOSTTablenorm"/>
            </w:pPr>
            <w:ins w:id="10371" w:author="Гилязова Екатерина Викторовна" w:date="2024-01-26T14:48:00Z">
              <w:r>
                <w:t>26.01.2024</w:t>
              </w:r>
            </w:ins>
          </w:p>
        </w:tc>
        <w:tc>
          <w:tcPr>
            <w:tcW w:w="951" w:type="pct"/>
          </w:tcPr>
          <w:p w14:paraId="78F4A26B" w14:textId="6ED50629" w:rsidR="00D63946" w:rsidRDefault="007F4ED1" w:rsidP="00D63946">
            <w:pPr>
              <w:pStyle w:val="GOSTTablenorm"/>
            </w:pPr>
            <w:ins w:id="10372" w:author="Гилязова Екатерина Викторовна" w:date="2024-01-26T14:48:00Z">
              <w:r>
                <w:t>Гилязова Е.В.</w:t>
              </w:r>
            </w:ins>
          </w:p>
        </w:tc>
        <w:tc>
          <w:tcPr>
            <w:tcW w:w="2936" w:type="pct"/>
          </w:tcPr>
          <w:p w14:paraId="664882FC" w14:textId="33A0F212" w:rsidR="00D63946" w:rsidRDefault="007F4ED1" w:rsidP="00D63946">
            <w:pPr>
              <w:pStyle w:val="GOSTTablenorm"/>
              <w:rPr>
                <w:ins w:id="10373" w:author="Гилязова Екатерина Викторовна" w:date="2024-01-26T14:49:00Z"/>
              </w:rPr>
            </w:pPr>
            <w:ins w:id="10374" w:author="Гилязова Екатерина Викторовна" w:date="2024-01-26T14:48:00Z">
              <w:r>
                <w:t xml:space="preserve">В п. 7.1 </w:t>
              </w:r>
            </w:ins>
            <w:ins w:id="10375" w:author="Гилязова Екатерина Викторовна" w:date="2024-01-26T14:49:00Z">
              <w:r w:rsidRPr="00474903">
                <w:t>Общие требования к структуре заголовка запросов (header)</w:t>
              </w:r>
              <w:r>
                <w:t xml:space="preserve"> внесены изменения для полей</w:t>
              </w:r>
            </w:ins>
            <w:ins w:id="10376" w:author="Гилязова Екатерина Викторовна" w:date="2024-01-26T14:52:00Z">
              <w:r>
                <w:t xml:space="preserve"> (в рамках https://jira.bpcbt.com/browse/OTR-522)</w:t>
              </w:r>
            </w:ins>
            <w:ins w:id="10377" w:author="Гилязова Екатерина Викторовна" w:date="2024-01-26T14:49:00Z">
              <w:r>
                <w:t>:</w:t>
              </w:r>
            </w:ins>
          </w:p>
          <w:p w14:paraId="5F5701DD" w14:textId="77777777" w:rsidR="007F4ED1" w:rsidRDefault="007F4ED1" w:rsidP="00D63946">
            <w:pPr>
              <w:pStyle w:val="GOSTTablenorm"/>
              <w:rPr>
                <w:ins w:id="10378" w:author="Гилязова Екатерина Викторовна" w:date="2024-01-26T14:51:00Z"/>
              </w:rPr>
            </w:pPr>
            <w:ins w:id="10379" w:author="Гилязова Екатерина Викторовна" w:date="2024-01-26T14:49:00Z">
              <w:r>
                <w:t>- «</w:t>
              </w:r>
              <w:r w:rsidRPr="00B14773">
                <w:t>Дата отражения операции в учете</w:t>
              </w:r>
              <w:r>
                <w:t>»</w:t>
              </w:r>
            </w:ins>
            <w:ins w:id="10380" w:author="Гилязова Екатерина Викторовна" w:date="2024-01-26T14:50:00Z">
              <w:r>
                <w:t xml:space="preserve"> (</w:t>
              </w:r>
              <w:r w:rsidRPr="00C75A4E">
                <w:t>SettlementDate</w:t>
              </w:r>
              <w:r>
                <w:t>) – изменены условия заполнения</w:t>
              </w:r>
            </w:ins>
            <w:ins w:id="10381" w:author="Гилязова Екатерина Викторовна" w:date="2024-01-26T14:51:00Z">
              <w:r>
                <w:t>;</w:t>
              </w:r>
            </w:ins>
          </w:p>
          <w:p w14:paraId="15C03987" w14:textId="277255F5" w:rsidR="007F4ED1" w:rsidRDefault="007F4ED1" w:rsidP="00D63946">
            <w:pPr>
              <w:pStyle w:val="GOSTTablenorm"/>
              <w:rPr>
                <w:ins w:id="10382" w:author="Гилязова Екатерина Викторовна" w:date="2024-01-26T14:52:00Z"/>
              </w:rPr>
            </w:pPr>
            <w:ins w:id="10383" w:author="Гилязова Екатерина Викторовна" w:date="2024-01-26T14:51:00Z">
              <w:r>
                <w:t>- добавлено новое поле «</w:t>
              </w:r>
              <w:r w:rsidRPr="00A65380">
                <w:t>Дата отражения в учете операции по переобрабатываемому этапу</w:t>
              </w:r>
              <w:r>
                <w:t>» (</w:t>
              </w:r>
              <w:r w:rsidRPr="00A65380">
                <w:t>ReprocessSttlDate</w:t>
              </w:r>
              <w:r>
                <w:t>)</w:t>
              </w:r>
            </w:ins>
            <w:ins w:id="10384" w:author="Гилязова Екатерина Викторовна" w:date="2024-01-26T14:52:00Z">
              <w:r>
                <w:t>;</w:t>
              </w:r>
            </w:ins>
          </w:p>
          <w:p w14:paraId="685870B8" w14:textId="5DDA8336" w:rsidR="007F4ED1" w:rsidRDefault="007F4ED1" w:rsidP="00D63946">
            <w:pPr>
              <w:pStyle w:val="GOSTTablenorm"/>
              <w:rPr>
                <w:ins w:id="10385" w:author="Гилязова Екатерина Викторовна" w:date="2024-01-26T14:52:00Z"/>
              </w:rPr>
            </w:pPr>
            <w:ins w:id="10386" w:author="Гилязова Екатерина Викторовна" w:date="2024-01-26T14:52:00Z">
              <w:r>
                <w:t>- «</w:t>
              </w:r>
              <w:r w:rsidRPr="008E680B">
                <w:t>Признак переобработки</w:t>
              </w:r>
              <w:r>
                <w:t>» - добавлен</w:t>
              </w:r>
            </w:ins>
            <w:ins w:id="10387" w:author="Гилязова Екатерина Викторовна" w:date="2024-01-26T14:53:00Z">
              <w:r>
                <w:t>о значение</w:t>
              </w:r>
            </w:ins>
            <w:ins w:id="10388" w:author="Гилязова Екатерина Викторовна" w:date="2024-01-26T14:52:00Z">
              <w:r>
                <w:t xml:space="preserve"> «2» </w:t>
              </w:r>
            </w:ins>
            <w:ins w:id="10389" w:author="Гилязова Екатерина Викторовна" w:date="2024-01-26T14:53:00Z">
              <w:r w:rsidRPr="00F114EE">
                <w:t>переобработка этапа с добавлением учетной информации</w:t>
              </w:r>
            </w:ins>
          </w:p>
          <w:p w14:paraId="5C07EBD7" w14:textId="07EC77E5" w:rsidR="007F4ED1" w:rsidRDefault="007F4ED1" w:rsidP="00D63946">
            <w:pPr>
              <w:pStyle w:val="GOSTTablenorm"/>
            </w:pPr>
          </w:p>
        </w:tc>
      </w:tr>
      <w:tr w:rsidR="009A602A" w:rsidRPr="00744203" w14:paraId="69924C02" w14:textId="77777777" w:rsidTr="00C75A4E">
        <w:trPr>
          <w:trHeight w:val="20"/>
        </w:trPr>
        <w:tc>
          <w:tcPr>
            <w:tcW w:w="447" w:type="pct"/>
          </w:tcPr>
          <w:p w14:paraId="25DCA3A4" w14:textId="2656B344" w:rsidR="009A602A" w:rsidRDefault="009A602A" w:rsidP="009A602A">
            <w:pPr>
              <w:pStyle w:val="GOSTTablenorm"/>
            </w:pPr>
          </w:p>
        </w:tc>
        <w:tc>
          <w:tcPr>
            <w:tcW w:w="666" w:type="pct"/>
          </w:tcPr>
          <w:p w14:paraId="1C7E81CE" w14:textId="48847B06" w:rsidR="009A602A" w:rsidRPr="00F2529E" w:rsidRDefault="00F2529E" w:rsidP="009A602A">
            <w:pPr>
              <w:pStyle w:val="GOSTTablenorm"/>
            </w:pPr>
            <w:ins w:id="10390" w:author="Сказецкая Наталья Камилевна" w:date="2024-02-14T14:36:00Z">
              <w:r>
                <w:t>14.02.2024</w:t>
              </w:r>
            </w:ins>
          </w:p>
        </w:tc>
        <w:tc>
          <w:tcPr>
            <w:tcW w:w="951" w:type="pct"/>
          </w:tcPr>
          <w:p w14:paraId="3C466A4B" w14:textId="063EB673" w:rsidR="009A602A" w:rsidRDefault="00F2529E" w:rsidP="009A602A">
            <w:pPr>
              <w:pStyle w:val="GOSTTablenorm"/>
            </w:pPr>
            <w:ins w:id="10391" w:author="Сказецкая Наталья Камилевна" w:date="2024-02-14T14:36:00Z">
              <w:r>
                <w:t>Сказецкая Н.К.</w:t>
              </w:r>
            </w:ins>
          </w:p>
        </w:tc>
        <w:tc>
          <w:tcPr>
            <w:tcW w:w="2936" w:type="pct"/>
          </w:tcPr>
          <w:p w14:paraId="74688A65" w14:textId="14D70139" w:rsidR="009A602A" w:rsidRPr="00F2529E" w:rsidRDefault="00F2529E" w:rsidP="00F2529E">
            <w:pPr>
              <w:pStyle w:val="GOSTTablenorm"/>
            </w:pPr>
            <w:ins w:id="10392" w:author="Сказецкая Наталья Камилевна" w:date="2024-02-14T14:36:00Z">
              <w:r>
                <w:t xml:space="preserve">В </w:t>
              </w:r>
            </w:ins>
            <w:ins w:id="10393" w:author="Сказецкая Наталья Камилевна" w:date="2024-02-14T14:37:00Z">
              <w:r>
                <w:t>запросы</w:t>
              </w:r>
            </w:ins>
            <w:ins w:id="10394" w:author="Сказецкая Наталья Камилевна" w:date="2024-02-14T14:36:00Z">
              <w:r>
                <w:t xml:space="preserve"> и ответы на запросы </w:t>
              </w:r>
            </w:ins>
            <w:ins w:id="10395" w:author="Сказецкая Наталья Камилевна" w:date="2024-02-14T14:37:00Z">
              <w:r>
                <w:rPr>
                  <w:lang w:val="en-US"/>
                </w:rPr>
                <w:t>FSG</w:t>
              </w:r>
              <w:r>
                <w:t>,</w:t>
              </w:r>
              <w:r w:rsidRPr="00F2529E">
                <w:t xml:space="preserve"> </w:t>
              </w:r>
              <w:r>
                <w:rPr>
                  <w:lang w:val="en-US"/>
                </w:rPr>
                <w:t>TURN</w:t>
              </w:r>
              <w:r>
                <w:t>,</w:t>
              </w:r>
              <w:r w:rsidRPr="00F2529E">
                <w:t xml:space="preserve"> </w:t>
              </w:r>
              <w:r>
                <w:rPr>
                  <w:lang w:val="en-US"/>
                </w:rPr>
                <w:t>COR</w:t>
              </w:r>
              <w:r>
                <w:t xml:space="preserve"> добавлены </w:t>
              </w:r>
            </w:ins>
            <w:ins w:id="10396" w:author="Сказецкая Наталья Камилевна" w:date="2024-02-14T14:38:00Z">
              <w:r>
                <w:t xml:space="preserve">параметры </w:t>
              </w:r>
              <w:r w:rsidRPr="00F2529E">
                <w:t>фильтрации и группировки по дате ввода в действие и коду валюты</w:t>
              </w:r>
            </w:ins>
            <w:ins w:id="10397" w:author="Сказецкая Наталья Камилевна" w:date="2024-02-14T14:39:00Z">
              <w:r>
                <w:t xml:space="preserve"> (в рамках </w:t>
              </w:r>
              <w:r w:rsidRPr="00F2529E">
                <w:t>https://jira.bpcbt.com/browse/OTR-663</w:t>
              </w:r>
              <w:r>
                <w:t>)</w:t>
              </w:r>
            </w:ins>
          </w:p>
        </w:tc>
      </w:tr>
      <w:tr w:rsidR="00E6380F" w:rsidRPr="00744203" w14:paraId="206DF48B" w14:textId="77777777" w:rsidTr="00C75A4E">
        <w:trPr>
          <w:trHeight w:val="20"/>
          <w:ins w:id="10398" w:author="Гилязова Екатерина Викторовна" w:date="2024-03-06T12:34:00Z"/>
        </w:trPr>
        <w:tc>
          <w:tcPr>
            <w:tcW w:w="447" w:type="pct"/>
          </w:tcPr>
          <w:p w14:paraId="451E9F37" w14:textId="77777777" w:rsidR="00E6380F" w:rsidRDefault="00E6380F" w:rsidP="009A602A">
            <w:pPr>
              <w:pStyle w:val="GOSTTablenorm"/>
              <w:rPr>
                <w:ins w:id="10399" w:author="Гилязова Екатерина Викторовна" w:date="2024-03-06T12:34:00Z"/>
              </w:rPr>
            </w:pPr>
          </w:p>
        </w:tc>
        <w:tc>
          <w:tcPr>
            <w:tcW w:w="666" w:type="pct"/>
          </w:tcPr>
          <w:p w14:paraId="42CEDBDE" w14:textId="749B7DF2" w:rsidR="00E6380F" w:rsidRDefault="00E6380F" w:rsidP="009A602A">
            <w:pPr>
              <w:pStyle w:val="GOSTTablenorm"/>
              <w:rPr>
                <w:ins w:id="10400" w:author="Гилязова Екатерина Викторовна" w:date="2024-03-06T12:34:00Z"/>
              </w:rPr>
            </w:pPr>
            <w:ins w:id="10401" w:author="Гилязова Екатерина Викторовна" w:date="2024-03-06T12:34:00Z">
              <w:r>
                <w:t>06.03.</w:t>
              </w:r>
            </w:ins>
            <w:ins w:id="10402" w:author="Гилязова Екатерина Викторовна" w:date="2024-03-06T12:35:00Z">
              <w:r>
                <w:t>2024</w:t>
              </w:r>
            </w:ins>
          </w:p>
        </w:tc>
        <w:tc>
          <w:tcPr>
            <w:tcW w:w="951" w:type="pct"/>
          </w:tcPr>
          <w:p w14:paraId="14D5BA27" w14:textId="55FE465A" w:rsidR="00E6380F" w:rsidRDefault="00E6380F" w:rsidP="009A602A">
            <w:pPr>
              <w:pStyle w:val="GOSTTablenorm"/>
              <w:rPr>
                <w:ins w:id="10403" w:author="Гилязова Екатерина Викторовна" w:date="2024-03-06T12:34:00Z"/>
              </w:rPr>
            </w:pPr>
            <w:ins w:id="10404" w:author="Гилязова Екатерина Викторовна" w:date="2024-03-06T12:35:00Z">
              <w:r>
                <w:t>Гилязова Е.В.</w:t>
              </w:r>
            </w:ins>
          </w:p>
        </w:tc>
        <w:tc>
          <w:tcPr>
            <w:tcW w:w="2936" w:type="pct"/>
          </w:tcPr>
          <w:p w14:paraId="66533039" w14:textId="112EDCBC" w:rsidR="00E6380F" w:rsidRDefault="00E6380F" w:rsidP="00F2529E">
            <w:pPr>
              <w:pStyle w:val="GOSTTablenorm"/>
              <w:rPr>
                <w:ins w:id="10405" w:author="Гилязова Екатерина Викторовна" w:date="2024-03-06T12:34:00Z"/>
              </w:rPr>
            </w:pPr>
            <w:ins w:id="10406" w:author="Гилязова Екатерина Викторовна" w:date="2024-03-06T12:35:00Z">
              <w:r>
                <w:t xml:space="preserve">В таблицу 2 добавлен документ </w:t>
              </w:r>
            </w:ins>
            <w:ins w:id="10407" w:author="Гилязова Екатерина Викторовна" w:date="2024-03-06T12:36:00Z">
              <w:r>
                <w:t>«</w:t>
              </w:r>
              <w:r w:rsidRPr="005B7C71">
                <w:t>Реестр передаваемых (прин</w:t>
              </w:r>
              <w:r>
                <w:t>имаемых) платежей (ф. 0531477) (РОМ)»</w:t>
              </w:r>
            </w:ins>
            <w:ins w:id="10408" w:author="Гилязова Екатерина Викторовна" w:date="2024-03-06T12:37:00Z">
              <w:r>
                <w:t xml:space="preserve"> (</w:t>
              </w:r>
              <w:r>
                <w:rPr>
                  <w:szCs w:val="22"/>
                </w:rPr>
                <w:t>BRA_DOC_D_019</w:t>
              </w:r>
              <w:r>
                <w:t>) для ПУД.</w:t>
              </w:r>
            </w:ins>
          </w:p>
        </w:tc>
      </w:tr>
      <w:tr w:rsidR="00F44623" w:rsidRPr="00744203" w14:paraId="5319456F" w14:textId="77777777" w:rsidTr="00C75A4E">
        <w:trPr>
          <w:trHeight w:val="20"/>
          <w:ins w:id="10409" w:author="Иванов Дмитрий Валерьевич" w:date="2024-12-26T12:35:00Z"/>
        </w:trPr>
        <w:tc>
          <w:tcPr>
            <w:tcW w:w="447" w:type="pct"/>
          </w:tcPr>
          <w:p w14:paraId="28274E93" w14:textId="77777777" w:rsidR="00F44623" w:rsidRDefault="00F44623" w:rsidP="009A602A">
            <w:pPr>
              <w:pStyle w:val="GOSTTablenorm"/>
              <w:rPr>
                <w:ins w:id="10410" w:author="Иванов Дмитрий Валерьевич" w:date="2024-12-26T12:35:00Z"/>
              </w:rPr>
            </w:pPr>
          </w:p>
        </w:tc>
        <w:tc>
          <w:tcPr>
            <w:tcW w:w="666" w:type="pct"/>
          </w:tcPr>
          <w:p w14:paraId="06FE2796" w14:textId="4EB918F7" w:rsidR="00F44623" w:rsidRDefault="00F44623" w:rsidP="009A602A">
            <w:pPr>
              <w:pStyle w:val="GOSTTablenorm"/>
              <w:rPr>
                <w:ins w:id="10411" w:author="Иванов Дмитрий Валерьевич" w:date="2024-12-26T12:35:00Z"/>
              </w:rPr>
            </w:pPr>
            <w:ins w:id="10412" w:author="Иванов Дмитрий Валерьевич" w:date="2024-12-26T12:35:00Z">
              <w:r>
                <w:t>26.12.2024</w:t>
              </w:r>
            </w:ins>
          </w:p>
        </w:tc>
        <w:tc>
          <w:tcPr>
            <w:tcW w:w="951" w:type="pct"/>
          </w:tcPr>
          <w:p w14:paraId="5F415239" w14:textId="4D4080BD" w:rsidR="00F44623" w:rsidRDefault="00F44623" w:rsidP="009A602A">
            <w:pPr>
              <w:pStyle w:val="GOSTTablenorm"/>
              <w:rPr>
                <w:ins w:id="10413" w:author="Иванов Дмитрий Валерьевич" w:date="2024-12-26T12:35:00Z"/>
              </w:rPr>
            </w:pPr>
            <w:ins w:id="10414" w:author="Иванов Дмитрий Валерьевич" w:date="2024-12-26T12:35:00Z">
              <w:r>
                <w:t>Иванов Д.В.</w:t>
              </w:r>
            </w:ins>
          </w:p>
        </w:tc>
        <w:tc>
          <w:tcPr>
            <w:tcW w:w="2936" w:type="pct"/>
          </w:tcPr>
          <w:p w14:paraId="11213734" w14:textId="76B3BE2C" w:rsidR="00F44623" w:rsidRDefault="00F44623" w:rsidP="00F44623">
            <w:pPr>
              <w:pStyle w:val="GOSTTablenorm"/>
              <w:rPr>
                <w:ins w:id="10415" w:author="Иванов Дмитрий Валерьевич" w:date="2024-12-26T12:36:00Z"/>
              </w:rPr>
            </w:pPr>
            <w:ins w:id="10416" w:author="Иванов Дмитрий Валерьевич" w:date="2024-12-26T12:36:00Z">
              <w:r>
                <w:t xml:space="preserve">OTR-772 Добавление нового значения параметра ответа </w:t>
              </w:r>
              <w:proofErr w:type="gramStart"/>
              <w:r>
                <w:t>ResultAddDescr:ErrType</w:t>
              </w:r>
              <w:proofErr w:type="gramEnd"/>
              <w:r>
                <w:t xml:space="preserve"> для ЕБП</w:t>
              </w:r>
            </w:ins>
          </w:p>
          <w:p w14:paraId="67FC3F67" w14:textId="424F74DF" w:rsidR="00F44623" w:rsidRDefault="00F44623" w:rsidP="00F44623">
            <w:pPr>
              <w:pStyle w:val="GOSTTablenorm"/>
              <w:rPr>
                <w:ins w:id="10417" w:author="Иванов Дмитрий Валерьевич" w:date="2024-12-26T12:35:00Z"/>
              </w:rPr>
            </w:pPr>
            <w:ins w:id="10418" w:author="Иванов Дмитрий Валерьевич" w:date="2024-12-26T12:36:00Z">
              <w:r>
                <w:t>03 - не пройден контроль статуса операционного дня</w:t>
              </w:r>
            </w:ins>
          </w:p>
        </w:tc>
      </w:tr>
      <w:tr w:rsidR="00353FED" w:rsidRPr="00744203" w14:paraId="3F1FADEA" w14:textId="77777777" w:rsidTr="00C75A4E">
        <w:trPr>
          <w:trHeight w:val="20"/>
          <w:ins w:id="10419" w:author="Иванов Дмитрий Валерьевич" w:date="2024-12-27T12:27:00Z"/>
        </w:trPr>
        <w:tc>
          <w:tcPr>
            <w:tcW w:w="447" w:type="pct"/>
          </w:tcPr>
          <w:p w14:paraId="495AC72D" w14:textId="77777777" w:rsidR="00353FED" w:rsidRDefault="00353FED" w:rsidP="00353FED">
            <w:pPr>
              <w:pStyle w:val="GOSTTablenorm"/>
              <w:rPr>
                <w:ins w:id="10420" w:author="Иванов Дмитрий Валерьевич" w:date="2024-12-27T12:27:00Z"/>
              </w:rPr>
            </w:pPr>
          </w:p>
        </w:tc>
        <w:tc>
          <w:tcPr>
            <w:tcW w:w="666" w:type="pct"/>
          </w:tcPr>
          <w:p w14:paraId="3A97D254" w14:textId="05DE451F" w:rsidR="00353FED" w:rsidRDefault="00353FED">
            <w:pPr>
              <w:pStyle w:val="GOSTTablenorm"/>
              <w:rPr>
                <w:ins w:id="10421" w:author="Иванов Дмитрий Валерьевич" w:date="2024-12-27T12:27:00Z"/>
              </w:rPr>
            </w:pPr>
            <w:ins w:id="10422" w:author="Иванов Дмитрий Валерьевич" w:date="2024-12-27T12:29:00Z">
              <w:r>
                <w:t>2</w:t>
              </w:r>
            </w:ins>
            <w:ins w:id="10423" w:author="Иванов Дмитрий Валерьевич" w:date="2024-12-27T12:30:00Z">
              <w:r>
                <w:t>7</w:t>
              </w:r>
            </w:ins>
            <w:ins w:id="10424" w:author="Иванов Дмитрий Валерьевич" w:date="2024-12-27T12:29:00Z">
              <w:r>
                <w:t>.12.2024</w:t>
              </w:r>
            </w:ins>
          </w:p>
        </w:tc>
        <w:tc>
          <w:tcPr>
            <w:tcW w:w="951" w:type="pct"/>
          </w:tcPr>
          <w:p w14:paraId="6D6CB735" w14:textId="1690AC1B" w:rsidR="00353FED" w:rsidRDefault="00353FED" w:rsidP="00353FED">
            <w:pPr>
              <w:pStyle w:val="GOSTTablenorm"/>
              <w:rPr>
                <w:ins w:id="10425" w:author="Иванов Дмитрий Валерьевич" w:date="2024-12-27T12:27:00Z"/>
              </w:rPr>
            </w:pPr>
            <w:ins w:id="10426" w:author="Иванов Дмитрий Валерьевич" w:date="2024-12-27T12:29:00Z">
              <w:r>
                <w:t>Иванов Д.В.</w:t>
              </w:r>
            </w:ins>
          </w:p>
        </w:tc>
        <w:tc>
          <w:tcPr>
            <w:tcW w:w="2936" w:type="pct"/>
          </w:tcPr>
          <w:p w14:paraId="519320C4" w14:textId="656F94F9" w:rsidR="00353FED" w:rsidRPr="00353FED" w:rsidRDefault="00353FED">
            <w:pPr>
              <w:pStyle w:val="GOSTTablenorm"/>
              <w:rPr>
                <w:ins w:id="10427" w:author="Иванов Дмитрий Валерьевич" w:date="2024-12-27T12:28:00Z"/>
              </w:rPr>
            </w:pPr>
            <w:ins w:id="10428" w:author="Иванов Дмитрий Валерьевич" w:date="2024-12-27T12:27:00Z">
              <w:r w:rsidRPr="00353FED">
                <w:t>SUP-1530464</w:t>
              </w:r>
              <w:r>
                <w:t>/</w:t>
              </w:r>
              <w:r w:rsidRPr="00353FED">
                <w:t>OTR-928</w:t>
              </w:r>
              <w:r>
                <w:t xml:space="preserve"> </w:t>
              </w:r>
            </w:ins>
            <w:ins w:id="10429" w:author="Иванов Дмитрий Валерьевич" w:date="2024-12-27T12:28:00Z">
              <w:r>
                <w:t xml:space="preserve">для запросов </w:t>
              </w:r>
              <w:r w:rsidRPr="00C64C0B">
                <w:t xml:space="preserve">ACCUNTING/REVERSAL - </w:t>
              </w:r>
              <w:r w:rsidRPr="00C64C0B">
                <w:rPr>
                  <w:rFonts w:hint="eastAsia"/>
                </w:rPr>
                <w:t>детализация</w:t>
              </w:r>
              <w:r w:rsidRPr="00C64C0B">
                <w:t xml:space="preserve"> </w:t>
              </w:r>
              <w:r w:rsidRPr="00C64C0B">
                <w:rPr>
                  <w:rFonts w:hint="eastAsia"/>
                </w:rPr>
                <w:t>ошибки</w:t>
              </w:r>
              <w:r w:rsidRPr="00C64C0B">
                <w:t xml:space="preserve"> "</w:t>
              </w:r>
              <w:r w:rsidRPr="00C64C0B">
                <w:rPr>
                  <w:rFonts w:hint="eastAsia"/>
                </w:rPr>
                <w:t>Некорректный</w:t>
              </w:r>
              <w:r w:rsidRPr="00C64C0B">
                <w:t xml:space="preserve"> </w:t>
              </w:r>
              <w:r w:rsidRPr="00C64C0B">
                <w:rPr>
                  <w:rFonts w:hint="eastAsia"/>
                </w:rPr>
                <w:t>порядок</w:t>
              </w:r>
              <w:r w:rsidRPr="00C64C0B">
                <w:t xml:space="preserve"> </w:t>
              </w:r>
              <w:r w:rsidRPr="00C64C0B">
                <w:rPr>
                  <w:rFonts w:hint="eastAsia"/>
                </w:rPr>
                <w:t>выполнения</w:t>
              </w:r>
              <w:r w:rsidRPr="00C64C0B">
                <w:t xml:space="preserve"> </w:t>
              </w:r>
              <w:r w:rsidRPr="00C64C0B">
                <w:rPr>
                  <w:rFonts w:hint="eastAsia"/>
                </w:rPr>
                <w:t>этапов</w:t>
              </w:r>
              <w:r w:rsidRPr="00C64C0B">
                <w:t xml:space="preserve"> </w:t>
              </w:r>
              <w:r w:rsidRPr="00C64C0B">
                <w:rPr>
                  <w:rFonts w:hint="eastAsia"/>
                </w:rPr>
                <w:t>обработки</w:t>
              </w:r>
              <w:r w:rsidRPr="00C64C0B">
                <w:t>"</w:t>
              </w:r>
            </w:ins>
            <w:ins w:id="10430" w:author="Иванов Дмитрий Валерьевич" w:date="2024-12-27T12:29:00Z">
              <w:r w:rsidRPr="00C64C0B">
                <w:t xml:space="preserve">. </w:t>
              </w:r>
              <w:r>
                <w:t>Добавляем:</w:t>
              </w:r>
            </w:ins>
          </w:p>
          <w:p w14:paraId="7EBD4C29" w14:textId="3031699A" w:rsidR="00353FED" w:rsidRDefault="00353FED">
            <w:pPr>
              <w:pStyle w:val="GOSTTablenorm"/>
              <w:rPr>
                <w:ins w:id="10431" w:author="Иванов Дмитрий Валерьевич" w:date="2024-12-27T12:27:00Z"/>
              </w:rPr>
            </w:pPr>
            <w:ins w:id="10432" w:author="Иванов Дмитрий Валерьевич" w:date="2024-12-27T12:28:00Z">
              <w:r>
                <w:t xml:space="preserve">1) </w:t>
              </w:r>
              <w:proofErr w:type="gramStart"/>
              <w:r>
                <w:t>ResultAddDescr:ErrType</w:t>
              </w:r>
              <w:proofErr w:type="gramEnd"/>
              <w:r>
                <w:t xml:space="preserve"> </w:t>
              </w:r>
            </w:ins>
            <w:ins w:id="10433" w:author="Иванов Дмитрий Валерьевич" w:date="2024-12-27T12:29:00Z">
              <w:r>
                <w:t>–</w:t>
              </w:r>
            </w:ins>
            <w:ins w:id="10434" w:author="Иванов Дмитрий Валерьевич" w:date="2024-12-27T12:28:00Z">
              <w:r w:rsidRPr="00C64C0B">
                <w:t xml:space="preserve"> </w:t>
              </w:r>
              <w:r w:rsidRPr="00C64C0B">
                <w:rPr>
                  <w:rFonts w:hint="eastAsia"/>
                </w:rPr>
                <w:t>новы</w:t>
              </w:r>
            </w:ins>
            <w:ins w:id="10435" w:author="Иванов Дмитрий Валерьевич" w:date="2024-12-27T12:29:00Z">
              <w:r>
                <w:t xml:space="preserve">й </w:t>
              </w:r>
            </w:ins>
            <w:ins w:id="10436" w:author="Иванов Дмитрий Валерьевич" w:date="2024-12-27T12:28:00Z">
              <w:r>
                <w:t>код</w:t>
              </w:r>
              <w:r w:rsidRPr="00C64C0B">
                <w:t xml:space="preserve"> </w:t>
              </w:r>
              <w:r w:rsidRPr="00C64C0B">
                <w:rPr>
                  <w:rFonts w:hint="eastAsia"/>
                </w:rPr>
                <w:t>ошибки</w:t>
              </w:r>
              <w:r w:rsidRPr="00C64C0B">
                <w:t xml:space="preserve"> </w:t>
              </w:r>
              <w:r w:rsidRPr="00C64C0B">
                <w:rPr>
                  <w:rFonts w:hint="eastAsia"/>
                </w:rPr>
                <w:t>«</w:t>
              </w:r>
              <w:r w:rsidRPr="00C64C0B">
                <w:t>04</w:t>
              </w:r>
              <w:r w:rsidRPr="00C64C0B">
                <w:rPr>
                  <w:rFonts w:hint="eastAsia"/>
                </w:rPr>
                <w:t>»</w:t>
              </w:r>
              <w:r w:rsidRPr="00C64C0B">
                <w:t xml:space="preserve"> - </w:t>
              </w:r>
              <w:r w:rsidRPr="00C64C0B">
                <w:rPr>
                  <w:rFonts w:hint="eastAsia"/>
                </w:rPr>
                <w:t>некорректный</w:t>
              </w:r>
              <w:r w:rsidRPr="00C64C0B">
                <w:t xml:space="preserve"> </w:t>
              </w:r>
              <w:r w:rsidRPr="00C64C0B">
                <w:rPr>
                  <w:rFonts w:hint="eastAsia"/>
                </w:rPr>
                <w:t>порядок</w:t>
              </w:r>
              <w:r w:rsidRPr="00C64C0B">
                <w:t xml:space="preserve"> </w:t>
              </w:r>
              <w:r w:rsidRPr="00C64C0B">
                <w:rPr>
                  <w:rFonts w:hint="eastAsia"/>
                </w:rPr>
                <w:t>выполнения</w:t>
              </w:r>
              <w:r w:rsidRPr="00C64C0B">
                <w:t xml:space="preserve"> </w:t>
              </w:r>
              <w:r w:rsidRPr="00C64C0B">
                <w:rPr>
                  <w:rFonts w:hint="eastAsia"/>
                </w:rPr>
                <w:t>этапов</w:t>
              </w:r>
              <w:r w:rsidRPr="00C64C0B">
                <w:t xml:space="preserve"> </w:t>
              </w:r>
              <w:r w:rsidRPr="00C64C0B">
                <w:rPr>
                  <w:rFonts w:hint="eastAsia"/>
                </w:rPr>
                <w:t>обработки</w:t>
              </w:r>
              <w:r w:rsidRPr="00C64C0B">
                <w:br/>
                <w:t xml:space="preserve">2) ResultAddDescr:CurStage - </w:t>
              </w:r>
              <w:r w:rsidRPr="00C64C0B">
                <w:rPr>
                  <w:rFonts w:hint="eastAsia"/>
                </w:rPr>
                <w:t>новый</w:t>
              </w:r>
              <w:r w:rsidRPr="00C64C0B">
                <w:t xml:space="preserve"> </w:t>
              </w:r>
              <w:r w:rsidRPr="00C64C0B">
                <w:rPr>
                  <w:rFonts w:hint="eastAsia"/>
                </w:rPr>
                <w:t>параметр</w:t>
              </w:r>
              <w:r w:rsidRPr="00C64C0B">
                <w:t xml:space="preserve"> </w:t>
              </w:r>
              <w:r w:rsidRPr="00C64C0B">
                <w:rPr>
                  <w:rFonts w:hint="eastAsia"/>
                </w:rPr>
                <w:t>текущий</w:t>
              </w:r>
              <w:r w:rsidRPr="00C64C0B">
                <w:t xml:space="preserve"> (</w:t>
              </w:r>
              <w:r w:rsidRPr="00C64C0B">
                <w:rPr>
                  <w:rFonts w:hint="eastAsia"/>
                </w:rPr>
                <w:t>последний</w:t>
              </w:r>
              <w:r w:rsidRPr="00C64C0B">
                <w:t xml:space="preserve">, </w:t>
              </w:r>
              <w:r w:rsidRPr="00C64C0B">
                <w:rPr>
                  <w:rFonts w:hint="eastAsia"/>
                </w:rPr>
                <w:t>успешно</w:t>
              </w:r>
              <w:r w:rsidRPr="00C64C0B">
                <w:t xml:space="preserve"> </w:t>
              </w:r>
              <w:r w:rsidRPr="00C64C0B">
                <w:rPr>
                  <w:rFonts w:hint="eastAsia"/>
                </w:rPr>
                <w:t>выполненный</w:t>
              </w:r>
              <w:r w:rsidRPr="00C64C0B">
                <w:t xml:space="preserve">) </w:t>
              </w:r>
              <w:r w:rsidRPr="00C64C0B">
                <w:rPr>
                  <w:rFonts w:hint="eastAsia"/>
                </w:rPr>
                <w:t>этап</w:t>
              </w:r>
              <w:r w:rsidRPr="00C64C0B">
                <w:t xml:space="preserve"> </w:t>
              </w:r>
              <w:r w:rsidRPr="00C64C0B">
                <w:rPr>
                  <w:rFonts w:hint="eastAsia"/>
                </w:rPr>
                <w:t>обработки</w:t>
              </w:r>
              <w:r w:rsidRPr="00C64C0B">
                <w:t xml:space="preserve"> (Stage) </w:t>
              </w:r>
              <w:r w:rsidRPr="00C64C0B">
                <w:rPr>
                  <w:rFonts w:hint="eastAsia"/>
                </w:rPr>
                <w:t>документа</w:t>
              </w:r>
            </w:ins>
          </w:p>
        </w:tc>
      </w:tr>
      <w:tr w:rsidR="005859DD" w:rsidRPr="005859DD" w14:paraId="1EA9A82A" w14:textId="77777777" w:rsidTr="00C75A4E">
        <w:trPr>
          <w:trHeight w:val="20"/>
          <w:ins w:id="10437" w:author="Иванов Дмитрий Валерьевич" w:date="2024-12-27T17:46:00Z"/>
        </w:trPr>
        <w:tc>
          <w:tcPr>
            <w:tcW w:w="447" w:type="pct"/>
          </w:tcPr>
          <w:p w14:paraId="5E60C06E" w14:textId="77777777" w:rsidR="005859DD" w:rsidRDefault="005859DD" w:rsidP="005859DD">
            <w:pPr>
              <w:pStyle w:val="GOSTTablenorm"/>
              <w:rPr>
                <w:ins w:id="10438" w:author="Иванов Дмитрий Валерьевич" w:date="2024-12-27T17:46:00Z"/>
              </w:rPr>
            </w:pPr>
          </w:p>
        </w:tc>
        <w:tc>
          <w:tcPr>
            <w:tcW w:w="666" w:type="pct"/>
          </w:tcPr>
          <w:p w14:paraId="40C32A55" w14:textId="4DC2A7B5" w:rsidR="005859DD" w:rsidRDefault="005859DD" w:rsidP="005859DD">
            <w:pPr>
              <w:pStyle w:val="GOSTTablenorm"/>
              <w:rPr>
                <w:ins w:id="10439" w:author="Иванов Дмитрий Валерьевич" w:date="2024-12-27T17:46:00Z"/>
              </w:rPr>
            </w:pPr>
            <w:ins w:id="10440" w:author="Иванов Дмитрий Валерьевич" w:date="2024-12-27T17:46:00Z">
              <w:r>
                <w:t>27.12.2024</w:t>
              </w:r>
            </w:ins>
          </w:p>
        </w:tc>
        <w:tc>
          <w:tcPr>
            <w:tcW w:w="951" w:type="pct"/>
          </w:tcPr>
          <w:p w14:paraId="1A3BC7B6" w14:textId="3FA8A412" w:rsidR="005859DD" w:rsidRDefault="005859DD" w:rsidP="005859DD">
            <w:pPr>
              <w:pStyle w:val="GOSTTablenorm"/>
              <w:rPr>
                <w:ins w:id="10441" w:author="Иванов Дмитрий Валерьевич" w:date="2024-12-27T17:46:00Z"/>
              </w:rPr>
            </w:pPr>
            <w:ins w:id="10442" w:author="Иванов Дмитрий Валерьевич" w:date="2024-12-27T17:46:00Z">
              <w:r>
                <w:t>Иванов Д.В.</w:t>
              </w:r>
            </w:ins>
          </w:p>
        </w:tc>
        <w:tc>
          <w:tcPr>
            <w:tcW w:w="2936" w:type="pct"/>
          </w:tcPr>
          <w:p w14:paraId="026959E0" w14:textId="60B257A2" w:rsidR="005859DD" w:rsidRPr="00CC5520" w:rsidRDefault="007B1FD2" w:rsidP="00C64C0B">
            <w:pPr>
              <w:numPr>
                <w:ilvl w:val="0"/>
                <w:numId w:val="298"/>
              </w:numPr>
              <w:shd w:val="clear" w:color="auto" w:fill="FFFFFF"/>
              <w:ind w:left="0"/>
              <w:jc w:val="left"/>
              <w:rPr>
                <w:ins w:id="10443" w:author="Иванов Дмитрий Валерьевич" w:date="2024-12-27T17:46:00Z"/>
              </w:rPr>
            </w:pPr>
            <w:ins w:id="10444" w:author="Иванов Дмитрий Валерьевич" w:date="2024-12-27T17:49:00Z">
              <w:r w:rsidRPr="00C64C0B">
                <w:rPr>
                  <w:sz w:val="22"/>
                </w:rPr>
                <w:t xml:space="preserve">EXP-308428 </w:t>
              </w:r>
              <w:r w:rsidRPr="00C64C0B">
                <w:rPr>
                  <w:rFonts w:hint="eastAsia"/>
                  <w:sz w:val="22"/>
                </w:rPr>
                <w:t>о</w:t>
              </w:r>
            </w:ins>
            <w:ins w:id="10445" w:author="Иванов Дмитрий Валерьевич" w:date="2024-12-27T17:46:00Z">
              <w:r w:rsidR="005859DD" w:rsidRPr="007B1FD2">
                <w:rPr>
                  <w:sz w:val="22"/>
                </w:rPr>
                <w:t>ператор сравнения not exist</w:t>
              </w:r>
              <w:r w:rsidR="005859DD" w:rsidRPr="00C64C0B">
                <w:rPr>
                  <w:sz w:val="22"/>
                </w:rPr>
                <w:t xml:space="preserve"> </w:t>
              </w:r>
              <w:r w:rsidR="005859DD" w:rsidRPr="007B1FD2">
                <w:rPr>
                  <w:sz w:val="22"/>
                </w:rPr>
                <w:t>заменен на not exist</w:t>
              </w:r>
              <w:r w:rsidR="005859DD" w:rsidRPr="00C64C0B">
                <w:rPr>
                  <w:sz w:val="22"/>
                </w:rPr>
                <w:t>s</w:t>
              </w:r>
            </w:ins>
            <w:ins w:id="10446" w:author="Иванов Дмитрий Валерьевич" w:date="2024-12-27T17:47:00Z">
              <w:r w:rsidR="005859DD" w:rsidRPr="007B1FD2">
                <w:rPr>
                  <w:sz w:val="22"/>
                </w:rPr>
                <w:t>, т.к. 1-ый не существует</w:t>
              </w:r>
            </w:ins>
          </w:p>
        </w:tc>
      </w:tr>
      <w:tr w:rsidR="002C29CA" w:rsidRPr="005859DD" w14:paraId="309E95AD" w14:textId="77777777" w:rsidTr="00C75A4E">
        <w:trPr>
          <w:trHeight w:val="20"/>
          <w:ins w:id="10447" w:author="Великанова Алевтина Николаевна TSE-105716" w:date="2025-02-20T16:52:00Z"/>
        </w:trPr>
        <w:tc>
          <w:tcPr>
            <w:tcW w:w="447" w:type="pct"/>
          </w:tcPr>
          <w:p w14:paraId="09631D08" w14:textId="77777777" w:rsidR="002C29CA" w:rsidRDefault="002C29CA" w:rsidP="005859DD">
            <w:pPr>
              <w:pStyle w:val="GOSTTablenorm"/>
              <w:rPr>
                <w:ins w:id="10448" w:author="Великанова Алевтина Николаевна TSE-105716" w:date="2025-02-20T16:52:00Z"/>
              </w:rPr>
            </w:pPr>
          </w:p>
        </w:tc>
        <w:tc>
          <w:tcPr>
            <w:tcW w:w="666" w:type="pct"/>
          </w:tcPr>
          <w:p w14:paraId="3A5D6E55" w14:textId="372B3112" w:rsidR="002C29CA" w:rsidRDefault="002C29CA" w:rsidP="005859DD">
            <w:pPr>
              <w:pStyle w:val="GOSTTablenorm"/>
              <w:rPr>
                <w:ins w:id="10449" w:author="Великанова Алевтина Николаевна TSE-105716" w:date="2025-02-20T16:52:00Z"/>
              </w:rPr>
            </w:pPr>
            <w:ins w:id="10450" w:author="Великанова Алевтина Николаевна TSE-105716" w:date="2025-02-20T16:52:00Z">
              <w:r>
                <w:t>20.02.2025</w:t>
              </w:r>
            </w:ins>
          </w:p>
        </w:tc>
        <w:tc>
          <w:tcPr>
            <w:tcW w:w="951" w:type="pct"/>
          </w:tcPr>
          <w:p w14:paraId="2D5E9616" w14:textId="59CE6FBD" w:rsidR="002C29CA" w:rsidRDefault="002C29CA" w:rsidP="005859DD">
            <w:pPr>
              <w:pStyle w:val="GOSTTablenorm"/>
              <w:rPr>
                <w:ins w:id="10451" w:author="Великанова Алевтина Николаевна TSE-105716" w:date="2025-02-20T16:52:00Z"/>
              </w:rPr>
            </w:pPr>
            <w:ins w:id="10452" w:author="Великанова Алевтина Николаевна TSE-105716" w:date="2025-02-20T16:52:00Z">
              <w:r>
                <w:t>Великанова А.Н.</w:t>
              </w:r>
            </w:ins>
          </w:p>
        </w:tc>
        <w:tc>
          <w:tcPr>
            <w:tcW w:w="2936" w:type="pct"/>
          </w:tcPr>
          <w:p w14:paraId="20B0905A" w14:textId="2476BA70" w:rsidR="002C29CA" w:rsidRPr="00316DA6" w:rsidRDefault="002C29CA" w:rsidP="00C64C0B">
            <w:pPr>
              <w:pStyle w:val="GOSTTablenorm"/>
              <w:rPr>
                <w:ins w:id="10453" w:author="Великанова Алевтина Николаевна TSE-105716" w:date="2025-02-20T16:52:00Z"/>
              </w:rPr>
            </w:pPr>
            <w:ins w:id="10454" w:author="Великанова Алевтина Николаевна TSE-105716" w:date="2025-02-20T16:52:00Z">
              <w:r>
                <w:fldChar w:fldCharType="begin"/>
              </w:r>
              <w:r>
                <w:instrText xml:space="preserve"> HYPERLINK "https://job-jira.otr.ru/browse/TSE-105716" \o "Пройти по ссылке" </w:instrText>
              </w:r>
              <w:r>
                <w:fldChar w:fldCharType="separate"/>
              </w:r>
              <w:r w:rsidRPr="002C29CA">
                <w:rPr>
                  <w:rStyle w:val="ad"/>
                  <w:rFonts w:ascii="-apple-system" w:hAnsi="-apple-system"/>
                  <w:color w:val="0065FF"/>
                  <w:sz w:val="21"/>
                  <w:szCs w:val="21"/>
                  <w:shd w:val="clear" w:color="auto" w:fill="FFFFFF"/>
                </w:rPr>
                <w:t>TSE-105716</w:t>
              </w:r>
              <w:r>
                <w:fldChar w:fldCharType="end"/>
              </w:r>
              <w:r>
                <w:t xml:space="preserve"> Внесены изменения в </w:t>
              </w:r>
            </w:ins>
            <w:ins w:id="10455" w:author="Великанова Алевтина Николаевна TSE-105716" w:date="2025-02-20T16:53:00Z">
              <w:r>
                <w:t>таблицу</w:t>
              </w:r>
            </w:ins>
            <w:ins w:id="10456" w:author="Великанова Алевтина Николаевна TSE-105716" w:date="2025-02-20T16:55:00Z">
              <w:r>
                <w:t xml:space="preserve"> 2</w:t>
              </w:r>
            </w:ins>
            <w:ins w:id="10457" w:author="Великанова Алевтина Николаевна TSE-105716" w:date="2025-02-20T16:54:00Z">
              <w:r>
                <w:t xml:space="preserve"> </w:t>
              </w:r>
              <w:r w:rsidRPr="002C29CA">
                <w:t>- Типы запросов</w:t>
              </w:r>
              <w:r>
                <w:t xml:space="preserve"> раздела 4.</w:t>
              </w:r>
              <w:r w:rsidRPr="002C29CA">
                <w:t xml:space="preserve"> </w:t>
              </w:r>
            </w:ins>
          </w:p>
        </w:tc>
      </w:tr>
      <w:tr w:rsidR="00B13611" w:rsidRPr="005859DD" w14:paraId="77ED1795" w14:textId="77777777" w:rsidTr="00C75A4E">
        <w:trPr>
          <w:trHeight w:val="20"/>
          <w:ins w:id="10458" w:author="Петрушкова Олеся Олеговна" w:date="2025-03-03T15:30:00Z"/>
        </w:trPr>
        <w:tc>
          <w:tcPr>
            <w:tcW w:w="447" w:type="pct"/>
          </w:tcPr>
          <w:p w14:paraId="13C23BEC" w14:textId="77777777" w:rsidR="00B13611" w:rsidRDefault="00B13611" w:rsidP="005859DD">
            <w:pPr>
              <w:pStyle w:val="GOSTTablenorm"/>
              <w:rPr>
                <w:ins w:id="10459" w:author="Петрушкова Олеся Олеговна" w:date="2025-03-03T15:30:00Z"/>
              </w:rPr>
            </w:pPr>
          </w:p>
        </w:tc>
        <w:tc>
          <w:tcPr>
            <w:tcW w:w="666" w:type="pct"/>
          </w:tcPr>
          <w:p w14:paraId="1D817E57" w14:textId="2BEE388B" w:rsidR="00B13611" w:rsidRDefault="00B13611" w:rsidP="005859DD">
            <w:pPr>
              <w:pStyle w:val="GOSTTablenorm"/>
              <w:rPr>
                <w:ins w:id="10460" w:author="Петрушкова Олеся Олеговна" w:date="2025-03-03T15:30:00Z"/>
              </w:rPr>
            </w:pPr>
            <w:ins w:id="10461" w:author="Петрушкова Олеся Олеговна" w:date="2025-03-03T15:30:00Z">
              <w:r>
                <w:t>03.03.20</w:t>
              </w:r>
            </w:ins>
            <w:ins w:id="10462" w:author="Петрушкова Олеся Олеговна" w:date="2025-03-03T15:31:00Z">
              <w:r>
                <w:t>25</w:t>
              </w:r>
            </w:ins>
          </w:p>
        </w:tc>
        <w:tc>
          <w:tcPr>
            <w:tcW w:w="951" w:type="pct"/>
          </w:tcPr>
          <w:p w14:paraId="0BD88C87" w14:textId="1F4D71F4" w:rsidR="00B13611" w:rsidRDefault="00B13611" w:rsidP="005859DD">
            <w:pPr>
              <w:pStyle w:val="GOSTTablenorm"/>
              <w:rPr>
                <w:ins w:id="10463" w:author="Петрушкова Олеся Олеговна" w:date="2025-03-03T15:30:00Z"/>
              </w:rPr>
            </w:pPr>
            <w:ins w:id="10464" w:author="Петрушкова Олеся Олеговна" w:date="2025-03-03T15:31:00Z">
              <w:r>
                <w:t>Петрушкова О.О.</w:t>
              </w:r>
            </w:ins>
          </w:p>
        </w:tc>
        <w:tc>
          <w:tcPr>
            <w:tcW w:w="2936" w:type="pct"/>
          </w:tcPr>
          <w:p w14:paraId="0D93BE02" w14:textId="7802FBFB" w:rsidR="00B13611" w:rsidRDefault="00B13611" w:rsidP="00C64C0B">
            <w:pPr>
              <w:pStyle w:val="GOSTTablenorm"/>
              <w:rPr>
                <w:ins w:id="10465" w:author="Петрушкова Олеся Олеговна" w:date="2025-03-03T15:30:00Z"/>
              </w:rPr>
            </w:pPr>
            <w:ins w:id="10466" w:author="Петрушкова Олеся Олеговна" w:date="2025-03-03T15:32:00Z">
              <w:r w:rsidRPr="00B13611">
                <w:t>TSE-105683</w:t>
              </w:r>
              <w:r>
                <w:t xml:space="preserve">, </w:t>
              </w:r>
              <w:r w:rsidRPr="00B13611">
                <w:t>TSE-105685</w:t>
              </w:r>
              <w:r>
                <w:t xml:space="preserve">, </w:t>
              </w:r>
            </w:ins>
            <w:ins w:id="10467" w:author="Петрушкова Олеся Олеговна" w:date="2025-03-03T15:33:00Z">
              <w:r w:rsidRPr="00B13611">
                <w:t>TSE-105687</w:t>
              </w:r>
              <w:r>
                <w:t xml:space="preserve"> Внесены изменения в таблицу 2 </w:t>
              </w:r>
              <w:r w:rsidRPr="002C29CA">
                <w:t>- Типы запросов</w:t>
              </w:r>
              <w:r>
                <w:t xml:space="preserve"> раздела 4</w:t>
              </w:r>
            </w:ins>
          </w:p>
        </w:tc>
      </w:tr>
      <w:tr w:rsidR="006A31CF" w:rsidRPr="005859DD" w14:paraId="797B4A4B" w14:textId="77777777" w:rsidTr="00C75A4E">
        <w:trPr>
          <w:trHeight w:val="20"/>
          <w:ins w:id="10468" w:author="Сарафанова (Чиркова) Наталия Сергеевна" w:date="2025-07-22T23:52:00Z"/>
        </w:trPr>
        <w:tc>
          <w:tcPr>
            <w:tcW w:w="447" w:type="pct"/>
          </w:tcPr>
          <w:p w14:paraId="53DBB196" w14:textId="77777777" w:rsidR="006A31CF" w:rsidRDefault="006A31CF" w:rsidP="005859DD">
            <w:pPr>
              <w:pStyle w:val="GOSTTablenorm"/>
              <w:rPr>
                <w:ins w:id="10469" w:author="Сарафанова (Чиркова) Наталия Сергеевна" w:date="2025-07-22T23:52:00Z"/>
              </w:rPr>
            </w:pPr>
          </w:p>
        </w:tc>
        <w:tc>
          <w:tcPr>
            <w:tcW w:w="666" w:type="pct"/>
          </w:tcPr>
          <w:p w14:paraId="2E38AD2C" w14:textId="4FA3D2B6" w:rsidR="006A31CF" w:rsidRDefault="006A31CF" w:rsidP="005859DD">
            <w:pPr>
              <w:pStyle w:val="GOSTTablenorm"/>
              <w:rPr>
                <w:ins w:id="10470" w:author="Сарафанова (Чиркова) Наталия Сергеевна" w:date="2025-07-22T23:52:00Z"/>
              </w:rPr>
            </w:pPr>
            <w:ins w:id="10471" w:author="Сарафанова (Чиркова) Наталия Сергеевна" w:date="2025-07-22T23:52:00Z">
              <w:r>
                <w:t>22.07.2025</w:t>
              </w:r>
            </w:ins>
          </w:p>
        </w:tc>
        <w:tc>
          <w:tcPr>
            <w:tcW w:w="951" w:type="pct"/>
          </w:tcPr>
          <w:p w14:paraId="4F58371E" w14:textId="14EB524A" w:rsidR="006A31CF" w:rsidRDefault="006A31CF" w:rsidP="005859DD">
            <w:pPr>
              <w:pStyle w:val="GOSTTablenorm"/>
              <w:rPr>
                <w:ins w:id="10472" w:author="Сарафанова (Чиркова) Наталия Сергеевна" w:date="2025-07-22T23:52:00Z"/>
              </w:rPr>
            </w:pPr>
            <w:ins w:id="10473" w:author="Сарафанова (Чиркова) Наталия Сергеевна" w:date="2025-07-22T23:52:00Z">
              <w:r>
                <w:t>Сарафанова Н.С.</w:t>
              </w:r>
            </w:ins>
          </w:p>
        </w:tc>
        <w:tc>
          <w:tcPr>
            <w:tcW w:w="2936" w:type="pct"/>
          </w:tcPr>
          <w:p w14:paraId="06475457" w14:textId="2B058247" w:rsidR="006A31CF" w:rsidRPr="00B13611" w:rsidRDefault="00C64C0B" w:rsidP="00C64C0B">
            <w:pPr>
              <w:pStyle w:val="GOSTTablenorm"/>
              <w:rPr>
                <w:ins w:id="10474" w:author="Сарафанова (Чиркова) Наталия Сергеевна" w:date="2025-07-22T23:52:00Z"/>
              </w:rPr>
            </w:pPr>
            <w:ins w:id="10475" w:author="Сарафанова (Чиркова) Наталия Сергеевна" w:date="2025-07-22T23:53:00Z">
              <w:r>
                <w:t xml:space="preserve">В таблицу </w:t>
              </w:r>
              <w:r>
                <w:fldChar w:fldCharType="begin"/>
              </w:r>
              <w:r>
                <w:instrText xml:space="preserve"> REF _Ref154511746 \h </w:instrText>
              </w:r>
            </w:ins>
            <w:r>
              <w:fldChar w:fldCharType="separate"/>
            </w:r>
            <w:r w:rsidR="00F300A9">
              <w:rPr>
                <w:noProof/>
              </w:rPr>
              <w:t>2</w:t>
            </w:r>
            <w:ins w:id="10476" w:author="Сарафанова (Чиркова) Наталия Сергеевна" w:date="2025-07-22T23:53:00Z">
              <w:r>
                <w:fldChar w:fldCharType="end"/>
              </w:r>
              <w:r>
                <w:t xml:space="preserve"> добавлено описание по документам ARP_NPS_0504833_PUDS и ARP_NPS_0504833_TSE</w:t>
              </w:r>
            </w:ins>
          </w:p>
        </w:tc>
      </w:tr>
      <w:tr w:rsidR="00436578" w:rsidRPr="005859DD" w14:paraId="7070137A" w14:textId="77777777" w:rsidTr="00C75A4E">
        <w:trPr>
          <w:trHeight w:val="20"/>
          <w:ins w:id="10477" w:author="Сатлер Марина Викторовна" w:date="2025-10-09T12:20:00Z"/>
        </w:trPr>
        <w:tc>
          <w:tcPr>
            <w:tcW w:w="447" w:type="pct"/>
          </w:tcPr>
          <w:p w14:paraId="01D92CAE" w14:textId="77777777" w:rsidR="00436578" w:rsidRDefault="00436578" w:rsidP="005859DD">
            <w:pPr>
              <w:pStyle w:val="GOSTTablenorm"/>
              <w:rPr>
                <w:ins w:id="10478" w:author="Сатлер Марина Викторовна" w:date="2025-10-09T12:20:00Z"/>
              </w:rPr>
            </w:pPr>
          </w:p>
        </w:tc>
        <w:tc>
          <w:tcPr>
            <w:tcW w:w="666" w:type="pct"/>
          </w:tcPr>
          <w:p w14:paraId="0393BC19" w14:textId="16A8232A" w:rsidR="00436578" w:rsidRDefault="00436578" w:rsidP="005859DD">
            <w:pPr>
              <w:pStyle w:val="GOSTTablenorm"/>
              <w:rPr>
                <w:ins w:id="10479" w:author="Сатлер Марина Викторовна" w:date="2025-10-09T12:20:00Z"/>
              </w:rPr>
            </w:pPr>
            <w:ins w:id="10480" w:author="Сатлер Марина Викторовна" w:date="2025-10-09T12:20:00Z">
              <w:r>
                <w:t>09.10.2025</w:t>
              </w:r>
            </w:ins>
          </w:p>
        </w:tc>
        <w:tc>
          <w:tcPr>
            <w:tcW w:w="951" w:type="pct"/>
          </w:tcPr>
          <w:p w14:paraId="55A3B6FE" w14:textId="3DE738A9" w:rsidR="00436578" w:rsidRDefault="00436578" w:rsidP="005859DD">
            <w:pPr>
              <w:pStyle w:val="GOSTTablenorm"/>
              <w:rPr>
                <w:ins w:id="10481" w:author="Сатлер Марина Викторовна" w:date="2025-10-09T12:20:00Z"/>
              </w:rPr>
            </w:pPr>
            <w:ins w:id="10482" w:author="Сатлер Марина Викторовна" w:date="2025-10-09T12:20:00Z">
              <w:r>
                <w:t>Сатлер М.В.</w:t>
              </w:r>
            </w:ins>
          </w:p>
        </w:tc>
        <w:tc>
          <w:tcPr>
            <w:tcW w:w="2936" w:type="pct"/>
          </w:tcPr>
          <w:p w14:paraId="2169B978" w14:textId="77777777" w:rsidR="00256282" w:rsidRDefault="00256282">
            <w:pPr>
              <w:pStyle w:val="GOSTTablenorm"/>
              <w:rPr>
                <w:ins w:id="10483" w:author="Сатлер Марина Викторовна" w:date="2025-10-09T12:23:00Z"/>
              </w:rPr>
            </w:pPr>
            <w:ins w:id="10484" w:author="Сатлер Марина Викторовна" w:date="2025-10-09T12:22:00Z">
              <w:r w:rsidRPr="00256282">
                <w:t>SUP-1658110</w:t>
              </w:r>
            </w:ins>
            <w:ins w:id="10485" w:author="Сатлер Марина Викторовна" w:date="2025-10-09T12:23:00Z">
              <w:r>
                <w:t>/</w:t>
              </w:r>
              <w:r w:rsidRPr="00353FED">
                <w:t>OTR-9</w:t>
              </w:r>
              <w:r>
                <w:t>97</w:t>
              </w:r>
            </w:ins>
          </w:p>
          <w:p w14:paraId="65282995" w14:textId="77777777" w:rsidR="00436578" w:rsidRDefault="00436578">
            <w:pPr>
              <w:pStyle w:val="GOSTTablenorm"/>
              <w:rPr>
                <w:ins w:id="10486" w:author="Сатлер Марина Викторовна" w:date="2025-10-09T16:45:00Z"/>
              </w:rPr>
            </w:pPr>
            <w:ins w:id="10487" w:author="Сатлер Марина Викторовна" w:date="2025-10-09T12:20:00Z">
              <w:r>
                <w:t xml:space="preserve">В таблицу </w:t>
              </w:r>
            </w:ins>
            <w:ins w:id="10488" w:author="Сатлер Марина Викторовна" w:date="2025-10-09T12:21:00Z">
              <w:r>
                <w:fldChar w:fldCharType="begin"/>
              </w:r>
              <w:r>
                <w:instrText xml:space="preserve"> REF _Ref154568604 \h </w:instrText>
              </w:r>
            </w:ins>
            <w:r>
              <w:fldChar w:fldCharType="separate"/>
            </w:r>
            <w:r w:rsidR="00F300A9">
              <w:rPr>
                <w:noProof/>
              </w:rPr>
              <w:t>7</w:t>
            </w:r>
            <w:ins w:id="10489" w:author="Сатлер Марина Викторовна" w:date="2025-10-09T12:21:00Z">
              <w:r>
                <w:fldChar w:fldCharType="end"/>
              </w:r>
              <w:r>
                <w:t xml:space="preserve"> </w:t>
              </w:r>
            </w:ins>
            <w:ins w:id="10490" w:author="Сатлер Марина Викторовна" w:date="2025-10-09T12:20:00Z">
              <w:r>
                <w:t xml:space="preserve">добавлены </w:t>
              </w:r>
            </w:ins>
            <w:ins w:id="10491" w:author="Сатлер Марина Викторовна" w:date="2025-10-09T12:21:00Z">
              <w:r>
                <w:t xml:space="preserve">новые </w:t>
              </w:r>
              <w:r w:rsidRPr="00436578">
                <w:t>шаблоны сообщений об ошибках</w:t>
              </w:r>
              <w:r>
                <w:t xml:space="preserve"> для запроса </w:t>
              </w:r>
              <w:r w:rsidRPr="00C64C0B">
                <w:t>ACCUNTING</w:t>
              </w:r>
            </w:ins>
            <w:ins w:id="10492" w:author="Сатлер Марина Викторовна" w:date="2025-10-09T16:44:00Z">
              <w:r w:rsidR="00B23040">
                <w:t>.</w:t>
              </w:r>
            </w:ins>
          </w:p>
          <w:p w14:paraId="0C94433B" w14:textId="304AC70F" w:rsidR="00B23040" w:rsidRDefault="00CF40B5">
            <w:pPr>
              <w:pStyle w:val="GOSTTablenorm"/>
              <w:rPr>
                <w:ins w:id="10493" w:author="Сатлер Марина Викторовна" w:date="2025-11-20T11:00:00Z"/>
              </w:rPr>
            </w:pPr>
            <w:ins w:id="10494" w:author="Сатлер Марина Викторовна" w:date="2025-11-20T11:00:00Z">
              <w:r w:rsidRPr="00CF40B5">
                <w:t xml:space="preserve">В перечень параметров заголовка запроса (header) </w:t>
              </w:r>
            </w:ins>
            <w:ins w:id="10495" w:author="Сатлер Марина Викторовна" w:date="2025-11-20T11:01:00Z">
              <w:r>
                <w:fldChar w:fldCharType="begin"/>
              </w:r>
              <w:r>
                <w:instrText xml:space="preserve"> REF _Ref214528897 \r \h </w:instrText>
              </w:r>
            </w:ins>
            <w:r>
              <w:fldChar w:fldCharType="separate"/>
            </w:r>
            <w:r w:rsidR="00F300A9">
              <w:t>7.1</w:t>
            </w:r>
            <w:ins w:id="10496" w:author="Сатлер Марина Викторовна" w:date="2025-11-20T11:01:00Z">
              <w:r>
                <w:fldChar w:fldCharType="end"/>
              </w:r>
              <w:r>
                <w:t xml:space="preserve"> </w:t>
              </w:r>
            </w:ins>
            <w:ins w:id="10497" w:author="Сатлер Марина Викторовна" w:date="2025-11-20T11:00:00Z">
              <w:r w:rsidRPr="00CF40B5">
                <w:t xml:space="preserve">добавлен новый необязательный параметр «Проверка </w:t>
              </w:r>
              <w:proofErr w:type="gramStart"/>
              <w:r w:rsidRPr="00CF40B5">
                <w:t>до-ступного</w:t>
              </w:r>
              <w:proofErr w:type="gramEnd"/>
              <w:r w:rsidRPr="00CF40B5">
                <w:t xml:space="preserve"> остатка» (CheckFunds), внесены уточнения в </w:t>
              </w:r>
              <w:r w:rsidRPr="00CF40B5">
                <w:lastRenderedPageBreak/>
                <w:t>условия заполнения параметров «Уровень контроля» (BalLevContrl) и «Признак переобработки» (Reprocessing)</w:t>
              </w:r>
            </w:ins>
            <w:ins w:id="10498" w:author="Сатлер Марина Викторовна" w:date="2025-11-20T11:01:00Z">
              <w:r>
                <w:t>.</w:t>
              </w:r>
            </w:ins>
          </w:p>
          <w:p w14:paraId="28A8931F" w14:textId="77777777" w:rsidR="00CF40B5" w:rsidRDefault="00CF40B5">
            <w:pPr>
              <w:pStyle w:val="GOSTTablenorm"/>
              <w:rPr>
                <w:ins w:id="10499" w:author="Сатлер Марина Викторовна" w:date="2025-10-09T16:44:00Z"/>
              </w:rPr>
            </w:pPr>
          </w:p>
          <w:p w14:paraId="09800524" w14:textId="77777777" w:rsidR="00B23040" w:rsidRDefault="00B23040">
            <w:pPr>
              <w:pStyle w:val="GOSTTablenorm"/>
              <w:rPr>
                <w:ins w:id="10500" w:author="Сатлер Марина Викторовна" w:date="2025-10-10T09:23:00Z"/>
              </w:rPr>
            </w:pPr>
            <w:ins w:id="10501" w:author="Сатлер Марина Викторовна" w:date="2025-10-09T16:44:00Z">
              <w:r w:rsidRPr="00B23040">
                <w:t>SUP-1764575 В перечень параметров запрос</w:t>
              </w:r>
              <w:r>
                <w:t>ов</w:t>
              </w:r>
            </w:ins>
            <w:ins w:id="10502" w:author="Сатлер Марина Викторовна" w:date="2025-10-09T16:45:00Z">
              <w:r>
                <w:t>:</w:t>
              </w:r>
            </w:ins>
            <w:ins w:id="10503" w:author="Сатлер Марина Викторовна" w:date="2025-10-09T16:44:00Z">
              <w:r w:rsidRPr="00B23040">
                <w:t xml:space="preserve"> </w:t>
              </w:r>
            </w:ins>
            <w:ins w:id="10504" w:author="Сатлер Марина Викторовна" w:date="2025-10-09T17:36:00Z">
              <w:r w:rsidR="00981689" w:rsidRPr="00981689">
                <w:t>TURN</w:t>
              </w:r>
              <w:r w:rsidR="00981689">
                <w:t xml:space="preserve">, </w:t>
              </w:r>
              <w:r w:rsidR="00981689" w:rsidRPr="00981689">
                <w:t>FSG</w:t>
              </w:r>
              <w:r w:rsidR="00981689">
                <w:t xml:space="preserve">, </w:t>
              </w:r>
              <w:r w:rsidR="00981689" w:rsidRPr="004638F8">
                <w:t>ReportGK</w:t>
              </w:r>
              <w:r w:rsidR="00981689">
                <w:t>,</w:t>
              </w:r>
            </w:ins>
            <w:ins w:id="10505" w:author="Сатлер Марина Викторовна" w:date="2025-10-09T17:35:00Z">
              <w:r w:rsidR="00981689" w:rsidRPr="003262ED">
                <w:t xml:space="preserve"> </w:t>
              </w:r>
              <w:r w:rsidR="00981689">
                <w:rPr>
                  <w:lang w:val="en-US"/>
                </w:rPr>
                <w:t>COR</w:t>
              </w:r>
              <w:r w:rsidR="00981689" w:rsidRPr="003262ED">
                <w:t xml:space="preserve"> </w:t>
              </w:r>
            </w:ins>
            <w:ins w:id="10506" w:author="Сатлер Марина Викторовна" w:date="2025-10-09T16:44:00Z">
              <w:r w:rsidRPr="00B23040">
                <w:t>добавлены необязательные параметры пейджинга: «Сдвиг по номеру страницы» (Offset), «Количество записей на странице» (Limit)</w:t>
              </w:r>
            </w:ins>
            <w:ins w:id="10507" w:author="Сатлер Марина Викторовна" w:date="2025-10-09T17:37:00Z">
              <w:r w:rsidR="005923C7">
                <w:t>, актуализированы примеры запросов</w:t>
              </w:r>
            </w:ins>
            <w:ins w:id="10508" w:author="Сатлер Марина Викторовна" w:date="2025-10-10T09:23:00Z">
              <w:r w:rsidR="005A3813">
                <w:t>.</w:t>
              </w:r>
            </w:ins>
          </w:p>
          <w:p w14:paraId="04B009AE" w14:textId="0BB650EB" w:rsidR="005A3813" w:rsidRPr="005A3813" w:rsidRDefault="005A3813">
            <w:pPr>
              <w:pStyle w:val="GOSTTablenorm"/>
              <w:rPr>
                <w:ins w:id="10509" w:author="Сатлер Марина Викторовна" w:date="2025-10-09T12:20:00Z"/>
              </w:rPr>
            </w:pPr>
            <w:ins w:id="10510" w:author="Сатлер Марина Викторовна" w:date="2025-10-10T09:23:00Z">
              <w:r w:rsidRPr="00B23040">
                <w:t xml:space="preserve">В перечень параметров </w:t>
              </w:r>
              <w:r>
                <w:t xml:space="preserve">ответа на </w:t>
              </w:r>
              <w:r w:rsidRPr="00B23040">
                <w:t>запрос</w:t>
              </w:r>
            </w:ins>
            <w:ins w:id="10511" w:author="Сатлер Марина Викторовна" w:date="2025-10-10T09:24:00Z">
              <w:r>
                <w:t>ы</w:t>
              </w:r>
            </w:ins>
            <w:ins w:id="10512" w:author="Сатлер Марина Викторовна" w:date="2025-10-10T09:23:00Z">
              <w:r>
                <w:t>:</w:t>
              </w:r>
              <w:r w:rsidRPr="00B23040">
                <w:t xml:space="preserve"> </w:t>
              </w:r>
              <w:r w:rsidRPr="00981689">
                <w:t>TURN</w:t>
              </w:r>
              <w:r>
                <w:t xml:space="preserve">, </w:t>
              </w:r>
              <w:r w:rsidRPr="00981689">
                <w:t>FSG</w:t>
              </w:r>
              <w:r>
                <w:t xml:space="preserve">, </w:t>
              </w:r>
              <w:r w:rsidRPr="004638F8">
                <w:t>ReportGK</w:t>
              </w:r>
              <w:r>
                <w:t>,</w:t>
              </w:r>
              <w:r w:rsidRPr="006F5BD7">
                <w:t xml:space="preserve"> </w:t>
              </w:r>
              <w:r>
                <w:rPr>
                  <w:lang w:val="en-US"/>
                </w:rPr>
                <w:t>COR</w:t>
              </w:r>
              <w:r w:rsidRPr="006F5BD7">
                <w:t xml:space="preserve"> </w:t>
              </w:r>
              <w:r w:rsidRPr="00B23040">
                <w:t>добавлены необязательные параметр</w:t>
              </w:r>
            </w:ins>
            <w:ins w:id="10513" w:author="Сатлер Марина Викторовна" w:date="2025-10-10T09:24:00Z">
              <w:r>
                <w:t>ы</w:t>
              </w:r>
            </w:ins>
            <w:ins w:id="10514" w:author="Сатлер Марина Викторовна" w:date="2025-10-10T09:23:00Z">
              <w:r>
                <w:t xml:space="preserve"> «Номер текущей страницы» (Page), «Всего страниц» (AllPages)</w:t>
              </w:r>
            </w:ins>
          </w:p>
        </w:tc>
      </w:tr>
      <w:tr w:rsidR="000F18D2" w:rsidRPr="005859DD" w14:paraId="1435A34B" w14:textId="77777777" w:rsidTr="00C75A4E">
        <w:trPr>
          <w:trHeight w:val="20"/>
          <w:ins w:id="10515" w:author="Сатлер Марина Викторовна" w:date="2025-11-13T11:53:00Z"/>
        </w:trPr>
        <w:tc>
          <w:tcPr>
            <w:tcW w:w="447" w:type="pct"/>
          </w:tcPr>
          <w:p w14:paraId="530F439E" w14:textId="77777777" w:rsidR="000F18D2" w:rsidRDefault="000F18D2" w:rsidP="000F18D2">
            <w:pPr>
              <w:pStyle w:val="GOSTTablenorm"/>
              <w:rPr>
                <w:ins w:id="10516" w:author="Сатлер Марина Викторовна" w:date="2025-11-13T11:53:00Z"/>
              </w:rPr>
            </w:pPr>
          </w:p>
        </w:tc>
        <w:tc>
          <w:tcPr>
            <w:tcW w:w="666" w:type="pct"/>
          </w:tcPr>
          <w:p w14:paraId="0BA1DB78" w14:textId="1E7BAA38" w:rsidR="000F18D2" w:rsidRDefault="000F18D2">
            <w:pPr>
              <w:pStyle w:val="GOSTTablenorm"/>
              <w:rPr>
                <w:ins w:id="10517" w:author="Сатлер Марина Викторовна" w:date="2025-11-13T11:53:00Z"/>
              </w:rPr>
            </w:pPr>
            <w:ins w:id="10518" w:author="Сатлер Марина Викторовна" w:date="2025-11-13T11:54:00Z">
              <w:r>
                <w:t>13.1</w:t>
              </w:r>
            </w:ins>
            <w:ins w:id="10519" w:author="Сатлер Марина Викторовна" w:date="2025-11-20T11:00:00Z">
              <w:r w:rsidR="00CF40B5">
                <w:t>0</w:t>
              </w:r>
            </w:ins>
            <w:ins w:id="10520" w:author="Сатлер Марина Викторовна" w:date="2025-11-13T11:54:00Z">
              <w:r>
                <w:t>.2025</w:t>
              </w:r>
            </w:ins>
          </w:p>
        </w:tc>
        <w:tc>
          <w:tcPr>
            <w:tcW w:w="951" w:type="pct"/>
          </w:tcPr>
          <w:p w14:paraId="5B6D409E" w14:textId="204761E2" w:rsidR="000F18D2" w:rsidRDefault="000F18D2" w:rsidP="000F18D2">
            <w:pPr>
              <w:pStyle w:val="GOSTTablenorm"/>
              <w:rPr>
                <w:ins w:id="10521" w:author="Сатлер Марина Викторовна" w:date="2025-11-13T11:53:00Z"/>
              </w:rPr>
            </w:pPr>
            <w:ins w:id="10522" w:author="Сатлер Марина Викторовна" w:date="2025-11-13T11:54:00Z">
              <w:r>
                <w:t>Сатлер М.В.</w:t>
              </w:r>
            </w:ins>
          </w:p>
        </w:tc>
        <w:tc>
          <w:tcPr>
            <w:tcW w:w="2936" w:type="pct"/>
          </w:tcPr>
          <w:p w14:paraId="72DFECA4" w14:textId="77777777" w:rsidR="000F18D2" w:rsidRDefault="000F18D2" w:rsidP="000F18D2">
            <w:pPr>
              <w:pStyle w:val="GOSTTablenorm"/>
              <w:rPr>
                <w:ins w:id="10523" w:author="Сатлер Марина Викторовна" w:date="2025-11-13T11:54:00Z"/>
              </w:rPr>
            </w:pPr>
            <w:ins w:id="10524" w:author="Сатлер Марина Викторовна" w:date="2025-11-13T11:54:00Z">
              <w:r w:rsidRPr="000F18D2">
                <w:t>ACT-36444</w:t>
              </w:r>
            </w:ins>
          </w:p>
          <w:p w14:paraId="0954C5D1" w14:textId="0135FEE3" w:rsidR="000F18D2" w:rsidRPr="00256282" w:rsidRDefault="000F18D2">
            <w:pPr>
              <w:pStyle w:val="GOSTTablenorm"/>
              <w:rPr>
                <w:ins w:id="10525" w:author="Сатлер Марина Викторовна" w:date="2025-11-13T11:53:00Z"/>
              </w:rPr>
            </w:pPr>
            <w:ins w:id="10526" w:author="Сатлер Марина Викторовна" w:date="2025-11-13T11:54:00Z">
              <w:r>
                <w:t xml:space="preserve">Добавлен </w:t>
              </w:r>
            </w:ins>
            <w:ins w:id="10527" w:author="Сатлер Марина Викторовна" w:date="2025-11-13T12:12:00Z">
              <w:r w:rsidR="00F85F78">
                <w:t>раздел</w:t>
              </w:r>
            </w:ins>
            <w:ins w:id="10528" w:author="Сатлер Марина Викторовна" w:date="2025-11-13T11:54:00Z">
              <w:r>
                <w:t xml:space="preserve"> 19. З</w:t>
              </w:r>
              <w:r w:rsidRPr="000F18D2">
                <w:t xml:space="preserve">апросы, направляемые в рамках процедур по закрытию отчетного финансового года по операциям </w:t>
              </w:r>
              <w:r>
                <w:t>ЕБП</w:t>
              </w:r>
            </w:ins>
          </w:p>
        </w:tc>
      </w:tr>
      <w:tr w:rsidR="00EA1DC1" w:rsidRPr="005859DD" w14:paraId="60BCEFBA" w14:textId="77777777" w:rsidTr="00C75A4E">
        <w:trPr>
          <w:trHeight w:val="20"/>
          <w:ins w:id="10529" w:author="Сатлер Марина Викторовна" w:date="2026-01-23T10:01:00Z"/>
        </w:trPr>
        <w:tc>
          <w:tcPr>
            <w:tcW w:w="447" w:type="pct"/>
          </w:tcPr>
          <w:p w14:paraId="7F2F14C1" w14:textId="77777777" w:rsidR="00EA1DC1" w:rsidRDefault="00EA1DC1" w:rsidP="000F18D2">
            <w:pPr>
              <w:pStyle w:val="GOSTTablenorm"/>
              <w:rPr>
                <w:ins w:id="10530" w:author="Сатлер Марина Викторовна" w:date="2026-01-23T10:01:00Z"/>
              </w:rPr>
            </w:pPr>
          </w:p>
        </w:tc>
        <w:tc>
          <w:tcPr>
            <w:tcW w:w="666" w:type="pct"/>
          </w:tcPr>
          <w:p w14:paraId="4C3C260D" w14:textId="6D43E349" w:rsidR="00EA1DC1" w:rsidRDefault="009404C1">
            <w:pPr>
              <w:pStyle w:val="GOSTTablenorm"/>
              <w:rPr>
                <w:ins w:id="10531" w:author="Сатлер Марина Викторовна" w:date="2026-01-23T10:01:00Z"/>
              </w:rPr>
            </w:pPr>
            <w:ins w:id="10532" w:author="Сатлер Марина Викторовна" w:date="2026-01-23T10:08:00Z">
              <w:r>
                <w:t>23.01.2026</w:t>
              </w:r>
            </w:ins>
          </w:p>
        </w:tc>
        <w:tc>
          <w:tcPr>
            <w:tcW w:w="951" w:type="pct"/>
          </w:tcPr>
          <w:p w14:paraId="3A8CADE5" w14:textId="39898F1B" w:rsidR="00EA1DC1" w:rsidRDefault="009404C1" w:rsidP="000F18D2">
            <w:pPr>
              <w:pStyle w:val="GOSTTablenorm"/>
              <w:rPr>
                <w:ins w:id="10533" w:author="Сатлер Марина Викторовна" w:date="2026-01-23T10:01:00Z"/>
              </w:rPr>
            </w:pPr>
            <w:ins w:id="10534" w:author="Сатлер Марина Викторовна" w:date="2026-01-23T10:08:00Z">
              <w:r>
                <w:t>Сатлер М.В.</w:t>
              </w:r>
            </w:ins>
          </w:p>
        </w:tc>
        <w:tc>
          <w:tcPr>
            <w:tcW w:w="2936" w:type="pct"/>
          </w:tcPr>
          <w:p w14:paraId="0B094E06" w14:textId="77777777" w:rsidR="00EA1DC1" w:rsidRDefault="00EA1DC1" w:rsidP="000F18D2">
            <w:pPr>
              <w:pStyle w:val="GOSTTablenorm"/>
              <w:rPr>
                <w:ins w:id="10535" w:author="Сатлер Марина Викторовна" w:date="2026-01-23T10:02:00Z"/>
              </w:rPr>
            </w:pPr>
            <w:ins w:id="10536" w:author="Сатлер Марина Викторовна" w:date="2026-01-23T10:02:00Z">
              <w:r w:rsidRPr="00EA1DC1">
                <w:t>OTR-1000 и FAH-1013</w:t>
              </w:r>
            </w:ins>
          </w:p>
          <w:p w14:paraId="48D87924" w14:textId="77777777" w:rsidR="00EA1DC1" w:rsidRDefault="00EA1DC1" w:rsidP="000F18D2">
            <w:pPr>
              <w:pStyle w:val="GOSTTablenorm"/>
              <w:rPr>
                <w:ins w:id="10537" w:author="Сатлер Марина Викторовна" w:date="2026-01-23T10:03:00Z"/>
              </w:rPr>
            </w:pPr>
            <w:ins w:id="10538" w:author="Сатлер Марина Викторовна" w:date="2026-01-23T10:02:00Z">
              <w:r>
                <w:t xml:space="preserve">Внесены изменения в таблицу </w:t>
              </w:r>
            </w:ins>
            <w:ins w:id="10539" w:author="Сатлер Марина Викторовна" w:date="2026-01-23T10:03:00Z">
              <w:r>
                <w:fldChar w:fldCharType="begin"/>
              </w:r>
              <w:r>
                <w:instrText xml:space="preserve"> REF _Ref154568604 \h </w:instrText>
              </w:r>
            </w:ins>
            <w:r>
              <w:fldChar w:fldCharType="separate"/>
            </w:r>
            <w:r w:rsidR="00F300A9">
              <w:rPr>
                <w:noProof/>
              </w:rPr>
              <w:t>7</w:t>
            </w:r>
            <w:ins w:id="10540" w:author="Сатлер Марина Викторовна" w:date="2026-01-23T10:03:00Z">
              <w:r>
                <w:fldChar w:fldCharType="end"/>
              </w:r>
              <w:r>
                <w:t xml:space="preserve"> в части добавления описания ошибки для </w:t>
              </w:r>
              <w:r w:rsidRPr="00EA1DC1">
                <w:t>UpdateNotAccounting</w:t>
              </w:r>
              <w:r>
                <w:t>.</w:t>
              </w:r>
            </w:ins>
          </w:p>
          <w:p w14:paraId="1F60CD43" w14:textId="77777777" w:rsidR="00EA1DC1" w:rsidRDefault="00EA1DC1">
            <w:pPr>
              <w:pStyle w:val="GOSTTablenorm"/>
              <w:rPr>
                <w:ins w:id="10541" w:author="Сатлер Марина Викторовна" w:date="2026-01-23T10:49:00Z"/>
              </w:rPr>
            </w:pPr>
            <w:ins w:id="10542" w:author="Сатлер Марина Викторовна" w:date="2026-01-23T10:03:00Z">
              <w:r>
                <w:t>Внесены изменения в п.</w:t>
              </w:r>
            </w:ins>
            <w:ins w:id="10543" w:author="Сатлер Марина Викторовна" w:date="2026-01-23T10:04:00Z">
              <w:r>
                <w:fldChar w:fldCharType="begin"/>
              </w:r>
              <w:r>
                <w:instrText xml:space="preserve"> REF _Ref144295351 \r \h </w:instrText>
              </w:r>
            </w:ins>
            <w:r>
              <w:fldChar w:fldCharType="separate"/>
            </w:r>
            <w:r w:rsidR="00F300A9">
              <w:t>17</w:t>
            </w:r>
            <w:ins w:id="10544" w:author="Сатлер Марина Викторовна" w:date="2026-01-23T10:04:00Z">
              <w:r>
                <w:fldChar w:fldCharType="end"/>
              </w:r>
              <w:r>
                <w:t xml:space="preserve"> </w:t>
              </w:r>
            </w:ins>
            <w:ins w:id="10545" w:author="Сатлер Марина Викторовна" w:date="2026-01-23T10:33:00Z">
              <w:r w:rsidR="00BE362C">
                <w:t xml:space="preserve">для </w:t>
              </w:r>
              <w:r w:rsidR="00BE362C" w:rsidRPr="00EA1DC1">
                <w:t>UpdateNotAccounting</w:t>
              </w:r>
              <w:r w:rsidR="00BE362C">
                <w:t xml:space="preserve"> </w:t>
              </w:r>
            </w:ins>
            <w:ins w:id="10546" w:author="Сатлер Марина Викторовна" w:date="2026-01-23T10:04:00Z">
              <w:r>
                <w:t xml:space="preserve">в </w:t>
              </w:r>
            </w:ins>
            <w:ins w:id="10547" w:author="Сатлер Марина Викторовна" w:date="2026-01-23T10:31:00Z">
              <w:r w:rsidR="00BE362C">
                <w:t xml:space="preserve">части </w:t>
              </w:r>
            </w:ins>
            <w:ins w:id="10548" w:author="Сатлер Марина Викторовна" w:date="2026-01-23T10:04:00Z">
              <w:r>
                <w:t>описани</w:t>
              </w:r>
            </w:ins>
            <w:ins w:id="10549" w:author="Сатлер Марина Викторовна" w:date="2026-01-23T10:31:00Z">
              <w:r w:rsidR="00BE362C">
                <w:t>я</w:t>
              </w:r>
            </w:ins>
            <w:ins w:id="10550" w:author="Сатлер Марина Викторовна" w:date="2026-01-23T10:30:00Z">
              <w:r w:rsidR="00BE362C">
                <w:t xml:space="preserve"> </w:t>
              </w:r>
            </w:ins>
            <w:ins w:id="10551" w:author="Сатлер Марина Викторовна" w:date="2026-01-23T10:32:00Z">
              <w:r w:rsidR="00BE362C">
                <w:t xml:space="preserve">условий </w:t>
              </w:r>
            </w:ins>
            <w:ins w:id="10552" w:author="Сатлер Марина Викторовна" w:date="2026-01-23T10:06:00Z">
              <w:r w:rsidR="009404C1" w:rsidRPr="009404C1">
                <w:t>обновл</w:t>
              </w:r>
              <w:r w:rsidR="009404C1">
                <w:t>ения</w:t>
              </w:r>
              <w:r w:rsidR="009404C1" w:rsidRPr="009404C1">
                <w:t xml:space="preserve"> значени</w:t>
              </w:r>
            </w:ins>
            <w:ins w:id="10553" w:author="Сатлер Марина Викторовна" w:date="2026-01-23T10:07:00Z">
              <w:r w:rsidR="009404C1">
                <w:t>й</w:t>
              </w:r>
            </w:ins>
            <w:ins w:id="10554" w:author="Сатлер Марина Викторовна" w:date="2026-01-23T10:06:00Z">
              <w:r w:rsidR="009404C1" w:rsidRPr="009404C1">
                <w:t xml:space="preserve"> атрибутов</w:t>
              </w:r>
            </w:ins>
            <w:ins w:id="10555" w:author="Сатлер Марина Викторовна" w:date="2026-01-23T10:32:00Z">
              <w:r w:rsidR="00BE362C">
                <w:t xml:space="preserve"> с учетом их</w:t>
              </w:r>
            </w:ins>
            <w:ins w:id="10556" w:author="Сатлер Марина Викторовна" w:date="2026-01-23T10:18:00Z">
              <w:r w:rsidR="00994E43">
                <w:t xml:space="preserve"> включен</w:t>
              </w:r>
            </w:ins>
            <w:ins w:id="10557" w:author="Сатлер Марина Викторовна" w:date="2026-01-23T10:32:00Z">
              <w:r w:rsidR="00BE362C">
                <w:t xml:space="preserve">ия </w:t>
              </w:r>
              <w:r w:rsidR="00BE362C" w:rsidRPr="00BE362C">
                <w:t>в пользовательские срезы</w:t>
              </w:r>
            </w:ins>
            <w:ins w:id="10558" w:author="Сатлер Марина Викторовна" w:date="2026-01-23T10:49:00Z">
              <w:r w:rsidR="004F7BB2">
                <w:t>.</w:t>
              </w:r>
            </w:ins>
          </w:p>
          <w:p w14:paraId="60553BE8" w14:textId="77777777" w:rsidR="004F7BB2" w:rsidRDefault="004F7BB2">
            <w:pPr>
              <w:pStyle w:val="GOSTTablenorm"/>
              <w:rPr>
                <w:ins w:id="10559" w:author="Сатлер Марина Викторовна" w:date="2026-01-23T10:49:00Z"/>
              </w:rPr>
            </w:pPr>
          </w:p>
          <w:p w14:paraId="216EEBB2" w14:textId="49B4140F" w:rsidR="00B22810" w:rsidRDefault="004F7BB2">
            <w:pPr>
              <w:pStyle w:val="GOSTTablenorm"/>
              <w:rPr>
                <w:ins w:id="10560" w:author="Сатлер Марина Викторовна" w:date="2026-01-23T10:56:00Z"/>
              </w:rPr>
            </w:pPr>
            <w:ins w:id="10561" w:author="Сатлер Марина Викторовна" w:date="2026-01-23T10:49:00Z">
              <w:r>
                <w:t xml:space="preserve">В </w:t>
              </w:r>
            </w:ins>
            <w:ins w:id="10562" w:author="Сатлер Марина Викторовна" w:date="2026-01-23T10:50:00Z">
              <w:r w:rsidRPr="004F7BB2">
                <w:t xml:space="preserve">Перечень параметров тела </w:t>
              </w:r>
            </w:ins>
            <w:ins w:id="10563" w:author="Сатлер Марина Викторовна" w:date="2026-01-23T10:54:00Z">
              <w:r w:rsidR="00C036F1" w:rsidRPr="004F7BB2">
                <w:t>(document)</w:t>
              </w:r>
              <w:r w:rsidR="00C036F1">
                <w:t xml:space="preserve"> </w:t>
              </w:r>
            </w:ins>
            <w:ins w:id="10564" w:author="Сатлер Марина Викторовна" w:date="2026-01-23T10:50:00Z">
              <w:r>
                <w:t>З</w:t>
              </w:r>
              <w:r w:rsidRPr="004F7BB2">
                <w:t>апрос</w:t>
              </w:r>
              <w:r>
                <w:t>ов:</w:t>
              </w:r>
            </w:ins>
            <w:ins w:id="10565" w:author="Сатлер Марина Викторовна" w:date="2026-01-23T10:51:00Z">
              <w:r w:rsidR="00C036F1">
                <w:t xml:space="preserve"> </w:t>
              </w:r>
            </w:ins>
            <w:ins w:id="10566" w:author="Сатлер Марина Викторовна" w:date="2026-01-23T10:54:00Z">
              <w:r w:rsidR="00C036F1" w:rsidRPr="00BF7438">
                <w:rPr>
                  <w:rFonts w:eastAsiaTheme="majorEastAsia"/>
                </w:rPr>
                <w:t>FSG</w:t>
              </w:r>
              <w:r w:rsidR="00C036F1">
                <w:t xml:space="preserve">, </w:t>
              </w:r>
            </w:ins>
            <w:ins w:id="10567" w:author="Сатлер Марина Викторовна" w:date="2026-01-23T10:51:00Z">
              <w:r w:rsidR="00C036F1" w:rsidRPr="00C036F1">
                <w:t>ReportGK</w:t>
              </w:r>
            </w:ins>
          </w:p>
          <w:p w14:paraId="41F7F69E" w14:textId="27EF4676" w:rsidR="004F7BB2" w:rsidRPr="000F18D2" w:rsidRDefault="004F7BB2">
            <w:pPr>
              <w:pStyle w:val="GOSTTablenorm"/>
              <w:rPr>
                <w:ins w:id="10568" w:author="Сатлер Марина Викторовна" w:date="2026-01-23T10:01:00Z"/>
              </w:rPr>
            </w:pPr>
            <w:ins w:id="10569" w:author="Сатлер Марина Викторовна" w:date="2026-01-23T10:50:00Z">
              <w:r>
                <w:t>д</w:t>
              </w:r>
            </w:ins>
            <w:ins w:id="10570" w:author="Сатлер Марина Викторовна" w:date="2026-01-23T10:49:00Z">
              <w:r>
                <w:t xml:space="preserve">обавлен параметр </w:t>
              </w:r>
            </w:ins>
            <w:ins w:id="10571" w:author="Сатлер Марина Викторовна" w:date="2026-01-23T10:50:00Z">
              <w:r>
                <w:t>«</w:t>
              </w:r>
              <w:r w:rsidRPr="004F7BB2">
                <w:t>Идентификатор среза</w:t>
              </w:r>
              <w:r>
                <w:t>» (</w:t>
              </w:r>
              <w:r w:rsidRPr="004F7BB2">
                <w:t>SliceId</w:t>
              </w:r>
              <w:r>
                <w:t>)</w:t>
              </w:r>
            </w:ins>
          </w:p>
        </w:tc>
      </w:tr>
      <w:tr w:rsidR="00EC766A" w:rsidRPr="005859DD" w14:paraId="7C57A20E" w14:textId="77777777" w:rsidTr="00C75A4E">
        <w:trPr>
          <w:trHeight w:val="20"/>
          <w:ins w:id="10572" w:author="Сарафанова (Чиркова) Наталия Сергеевна" w:date="2026-03-06T12:58:00Z"/>
        </w:trPr>
        <w:tc>
          <w:tcPr>
            <w:tcW w:w="447" w:type="pct"/>
          </w:tcPr>
          <w:p w14:paraId="6044C980" w14:textId="77777777" w:rsidR="00EC766A" w:rsidRDefault="00EC766A" w:rsidP="000F18D2">
            <w:pPr>
              <w:pStyle w:val="GOSTTablenorm"/>
              <w:rPr>
                <w:ins w:id="10573" w:author="Сарафанова (Чиркова) Наталия Сергеевна" w:date="2026-03-06T12:58:00Z"/>
              </w:rPr>
            </w:pPr>
          </w:p>
        </w:tc>
        <w:tc>
          <w:tcPr>
            <w:tcW w:w="666" w:type="pct"/>
          </w:tcPr>
          <w:p w14:paraId="49F311AF" w14:textId="2DFE778B" w:rsidR="00EC766A" w:rsidRPr="00EC766A" w:rsidRDefault="00EC766A" w:rsidP="00EC766A">
            <w:pPr>
              <w:pStyle w:val="GOSTTablenorm"/>
              <w:rPr>
                <w:ins w:id="10574" w:author="Сарафанова (Чиркова) Наталия Сергеевна" w:date="2026-03-06T12:58:00Z"/>
              </w:rPr>
            </w:pPr>
            <w:ins w:id="10575" w:author="Сарафанова (Чиркова) Наталия Сергеевна" w:date="2026-03-06T12:58:00Z">
              <w:r w:rsidRPr="00EC766A">
                <w:t>06.03.2026</w:t>
              </w:r>
            </w:ins>
          </w:p>
        </w:tc>
        <w:tc>
          <w:tcPr>
            <w:tcW w:w="951" w:type="pct"/>
          </w:tcPr>
          <w:p w14:paraId="0CFA4CC8" w14:textId="5669352D" w:rsidR="00EC766A" w:rsidRPr="00EC766A" w:rsidRDefault="00EC766A" w:rsidP="00EC766A">
            <w:pPr>
              <w:pStyle w:val="GOSTTablenorm"/>
              <w:rPr>
                <w:ins w:id="10576" w:author="Сарафанова (Чиркова) Наталия Сергеевна" w:date="2026-03-06T12:58:00Z"/>
              </w:rPr>
            </w:pPr>
            <w:ins w:id="10577" w:author="Сарафанова (Чиркова) Наталия Сергеевна" w:date="2026-03-06T12:59:00Z">
              <w:r w:rsidRPr="00EC766A">
                <w:t>Сарафанова Н.С.</w:t>
              </w:r>
            </w:ins>
          </w:p>
        </w:tc>
        <w:tc>
          <w:tcPr>
            <w:tcW w:w="2936" w:type="pct"/>
          </w:tcPr>
          <w:p w14:paraId="6F315363" w14:textId="7D660D7C" w:rsidR="00EC766A" w:rsidRPr="00EC766A" w:rsidRDefault="00EC766A" w:rsidP="00EC766A">
            <w:pPr>
              <w:pStyle w:val="GOSTTablenorm"/>
              <w:rPr>
                <w:ins w:id="10578" w:author="Сарафанова (Чиркова) Наталия Сергеевна" w:date="2026-03-06T12:59:00Z"/>
              </w:rPr>
            </w:pPr>
            <w:ins w:id="10579" w:author="Сарафанова (Чиркова) Наталия Сергеевна" w:date="2026-03-06T12:59:00Z">
              <w:r w:rsidRPr="00EC766A">
                <w:t>Внесены изменения в таблицу</w:t>
              </w:r>
            </w:ins>
            <w:ins w:id="10580" w:author="Сарафанова (Чиркова) Наталия Сергеевна" w:date="2026-03-06T13:00:00Z">
              <w:r w:rsidRPr="00EC766A">
                <w:t xml:space="preserve"> </w:t>
              </w:r>
            </w:ins>
            <w:r w:rsidRPr="00EC766A">
              <w:fldChar w:fldCharType="begin"/>
            </w:r>
            <w:r w:rsidRPr="00EC766A">
              <w:instrText xml:space="preserve"> REF _Ref223694460 \h </w:instrText>
            </w:r>
            <w:r>
              <w:instrText xml:space="preserve"> \* MERGEFORMAT </w:instrText>
            </w:r>
            <w:r w:rsidRPr="00EC766A">
              <w:fldChar w:fldCharType="separate"/>
            </w:r>
            <w:r w:rsidR="00F300A9">
              <w:t>29</w:t>
            </w:r>
            <w:ins w:id="10581" w:author="Сарафанова (Чиркова) Наталия Сергеевна" w:date="2026-03-06T13:00:00Z">
              <w:r w:rsidRPr="00EC766A">
                <w:fldChar w:fldCharType="end"/>
              </w:r>
              <w:r w:rsidRPr="00EC766A">
                <w:t>.</w:t>
              </w:r>
            </w:ins>
          </w:p>
          <w:p w14:paraId="79603ED6" w14:textId="67E4A315" w:rsidR="00EC766A" w:rsidRPr="00EC766A" w:rsidRDefault="00EC766A" w:rsidP="00EC766A">
            <w:pPr>
              <w:pStyle w:val="GOSTTablenorm"/>
              <w:rPr>
                <w:ins w:id="10582" w:author="Сарафанова (Чиркова) Наталия Сергеевна" w:date="2026-03-06T12:58:00Z"/>
              </w:rPr>
            </w:pPr>
            <w:ins w:id="10583" w:author="Сарафанова (Чиркова) Наталия Сергеевна" w:date="2026-03-06T12:59:00Z">
              <w:r w:rsidRPr="00EC766A">
                <w:t>Актуализировано описание тега SysDayStatus запроса</w:t>
              </w:r>
            </w:ins>
            <w:ins w:id="10584" w:author="Сарафанова (Чиркова) Наталия Сергеевна" w:date="2026-03-06T13:00:00Z">
              <w:r w:rsidRPr="00EC766A">
                <w:t xml:space="preserve"> TradingDaysSubjectView с учетом текущей реализации</w:t>
              </w:r>
            </w:ins>
            <w:ins w:id="10585" w:author="Сарафанова (Чиркова) Наталия Сергеевна" w:date="2026-03-06T12:59:00Z">
              <w:r w:rsidRPr="00EC766A">
                <w:t xml:space="preserve"> </w:t>
              </w:r>
            </w:ins>
          </w:p>
        </w:tc>
      </w:tr>
      <w:tr w:rsidR="00EE5E91" w:rsidRPr="005859DD" w14:paraId="15C6158A" w14:textId="77777777" w:rsidTr="00C75A4E">
        <w:trPr>
          <w:trHeight w:val="20"/>
          <w:ins w:id="10586" w:author="Сатлер Марина Викторовна" w:date="2026-03-11T10:46:00Z"/>
        </w:trPr>
        <w:tc>
          <w:tcPr>
            <w:tcW w:w="447" w:type="pct"/>
          </w:tcPr>
          <w:p w14:paraId="139F4B85" w14:textId="77777777" w:rsidR="00EE5E91" w:rsidRDefault="00EE5E91" w:rsidP="000F18D2">
            <w:pPr>
              <w:pStyle w:val="GOSTTablenorm"/>
              <w:rPr>
                <w:ins w:id="10587" w:author="Сатлер Марина Викторовна" w:date="2026-03-11T10:46:00Z"/>
              </w:rPr>
            </w:pPr>
          </w:p>
        </w:tc>
        <w:tc>
          <w:tcPr>
            <w:tcW w:w="666" w:type="pct"/>
          </w:tcPr>
          <w:p w14:paraId="6120E00B" w14:textId="56B9C7AD" w:rsidR="00EE5E91" w:rsidRDefault="00EE5E91" w:rsidP="00EC766A">
            <w:pPr>
              <w:pStyle w:val="GOSTTablenorm"/>
              <w:rPr>
                <w:ins w:id="10588" w:author="Сатлер Марина Викторовна" w:date="2026-03-11T10:46:00Z"/>
              </w:rPr>
            </w:pPr>
            <w:ins w:id="10589" w:author="Сатлер Марина Викторовна" w:date="2026-03-11T10:48:00Z">
              <w:r>
                <w:t>11.03.2026</w:t>
              </w:r>
            </w:ins>
          </w:p>
        </w:tc>
        <w:tc>
          <w:tcPr>
            <w:tcW w:w="951" w:type="pct"/>
          </w:tcPr>
          <w:p w14:paraId="453FDEB6" w14:textId="4BA21B50" w:rsidR="00EE5E91" w:rsidRDefault="00EE5E91" w:rsidP="00EC766A">
            <w:pPr>
              <w:pStyle w:val="GOSTTablenorm"/>
              <w:rPr>
                <w:ins w:id="10590" w:author="Сатлер Марина Викторовна" w:date="2026-03-11T10:46:00Z"/>
              </w:rPr>
            </w:pPr>
            <w:ins w:id="10591" w:author="Сатлер Марина Викторовна" w:date="2026-03-11T10:48:00Z">
              <w:r>
                <w:t>Сатлер М.В.</w:t>
              </w:r>
            </w:ins>
          </w:p>
        </w:tc>
        <w:tc>
          <w:tcPr>
            <w:tcW w:w="2936" w:type="pct"/>
          </w:tcPr>
          <w:p w14:paraId="7E1BDC46" w14:textId="77777777" w:rsidR="00501620" w:rsidRDefault="00501620" w:rsidP="00501620">
            <w:pPr>
              <w:pStyle w:val="GOSTTablenorm"/>
              <w:rPr>
                <w:ins w:id="10592" w:author="Сатлер Марина Викторовна" w:date="2026-03-11T10:51:00Z"/>
              </w:rPr>
            </w:pPr>
            <w:ins w:id="10593" w:author="Сатлер Марина Викторовна" w:date="2026-03-11T10:51:00Z">
              <w:r>
                <w:rPr>
                  <w:rStyle w:val="jira-issue"/>
                </w:rPr>
                <w:fldChar w:fldCharType="begin"/>
              </w:r>
              <w:r>
                <w:rPr>
                  <w:rStyle w:val="jira-issue"/>
                </w:rPr>
                <w:instrText xml:space="preserve"> HYPERLINK "https://jira.bpcbt.com/browse/OTR-1044" </w:instrText>
              </w:r>
              <w:r>
                <w:rPr>
                  <w:rStyle w:val="jira-issue"/>
                </w:rPr>
                <w:fldChar w:fldCharType="separate"/>
              </w:r>
              <w:r>
                <w:rPr>
                  <w:rStyle w:val="ad"/>
                </w:rPr>
                <w:t>OTR-1044</w:t>
              </w:r>
              <w:r>
                <w:rPr>
                  <w:rStyle w:val="jira-issue"/>
                </w:rPr>
                <w:fldChar w:fldCharType="end"/>
              </w:r>
            </w:ins>
          </w:p>
          <w:p w14:paraId="3BC66FDD" w14:textId="77777777" w:rsidR="00EE5E91" w:rsidRPr="00EC766A" w:rsidRDefault="00EE5E91" w:rsidP="00EE5E91">
            <w:pPr>
              <w:pStyle w:val="GOSTTablenorm"/>
              <w:rPr>
                <w:ins w:id="10594" w:author="Сатлер Марина Викторовна" w:date="2026-03-11T10:48:00Z"/>
              </w:rPr>
            </w:pPr>
            <w:ins w:id="10595" w:author="Сатлер Марина Викторовна" w:date="2026-03-11T10:48:00Z">
              <w:r w:rsidRPr="00EC766A">
                <w:t xml:space="preserve">Внесены изменения в таблицу </w:t>
              </w:r>
              <w:r w:rsidRPr="00EC766A">
                <w:fldChar w:fldCharType="begin"/>
              </w:r>
              <w:r w:rsidRPr="00EC766A">
                <w:instrText xml:space="preserve"> REF _Ref223694460 \h </w:instrText>
              </w:r>
              <w:r>
                <w:instrText xml:space="preserve"> \* MERGEFORMAT </w:instrText>
              </w:r>
            </w:ins>
            <w:ins w:id="10596" w:author="Сатлер Марина Викторовна" w:date="2026-03-11T10:48:00Z">
              <w:r w:rsidRPr="00EC766A">
                <w:fldChar w:fldCharType="separate"/>
              </w:r>
            </w:ins>
            <w:r w:rsidR="00F300A9">
              <w:t>29</w:t>
            </w:r>
            <w:ins w:id="10597" w:author="Сатлер Марина Викторовна" w:date="2026-03-11T10:48:00Z">
              <w:r w:rsidRPr="00EC766A">
                <w:fldChar w:fldCharType="end"/>
              </w:r>
              <w:r w:rsidRPr="00EC766A">
                <w:t>.</w:t>
              </w:r>
            </w:ins>
          </w:p>
          <w:p w14:paraId="3E4FC85B" w14:textId="5C60041A" w:rsidR="00EE5E91" w:rsidRDefault="00EE5E91">
            <w:pPr>
              <w:pStyle w:val="GOSTTablenorm"/>
              <w:rPr>
                <w:ins w:id="10598" w:author="Сатлер Марина Викторовна" w:date="2026-03-11T10:46:00Z"/>
                <w:rStyle w:val="jira-issue"/>
              </w:rPr>
            </w:pPr>
            <w:ins w:id="10599" w:author="Сатлер Марина Викторовна" w:date="2026-03-11T10:49:00Z">
              <w:r>
                <w:rPr>
                  <w:rStyle w:val="jira-issue"/>
                </w:rPr>
                <w:t>Уточнено условие запол</w:t>
              </w:r>
            </w:ins>
            <w:ins w:id="10600" w:author="Сатлер Марина Викторовна" w:date="2026-03-11T10:53:00Z">
              <w:r w:rsidR="00020C99">
                <w:rPr>
                  <w:rStyle w:val="jira-issue"/>
                </w:rPr>
                <w:t>н</w:t>
              </w:r>
            </w:ins>
            <w:ins w:id="10601" w:author="Сатлер Марина Викторовна" w:date="2026-03-11T10:49:00Z">
              <w:r>
                <w:rPr>
                  <w:rStyle w:val="jira-issue"/>
                </w:rPr>
                <w:t>ения</w:t>
              </w:r>
            </w:ins>
            <w:ins w:id="10602" w:author="Сатлер Марина Викторовна" w:date="2026-03-11T10:48:00Z">
              <w:r w:rsidRPr="00EE5E91">
                <w:rPr>
                  <w:rStyle w:val="jira-issue"/>
                </w:rPr>
                <w:t xml:space="preserve"> параметр</w:t>
              </w:r>
            </w:ins>
            <w:ins w:id="10603" w:author="Сатлер Марина Викторовна" w:date="2026-03-11T10:49:00Z">
              <w:r>
                <w:rPr>
                  <w:rStyle w:val="jira-issue"/>
                </w:rPr>
                <w:t>а</w:t>
              </w:r>
            </w:ins>
            <w:ins w:id="10604" w:author="Сатлер Марина Викторовна" w:date="2026-03-11T10:48:00Z">
              <w:r w:rsidRPr="00EE5E91">
                <w:rPr>
                  <w:rStyle w:val="jira-issue"/>
                </w:rPr>
                <w:t xml:space="preserve"> </w:t>
              </w:r>
              <w:proofErr w:type="gramStart"/>
              <w:r w:rsidRPr="003262ED">
                <w:rPr>
                  <w:rStyle w:val="jira-issue"/>
                  <w:b/>
                </w:rPr>
                <w:t>ExceptionList:</w:t>
              </w:r>
              <w:r w:rsidRPr="00EE5E91">
                <w:rPr>
                  <w:rStyle w:val="jira-issue"/>
                </w:rPr>
                <w:t>EndDate</w:t>
              </w:r>
            </w:ins>
            <w:proofErr w:type="gramEnd"/>
            <w:ins w:id="10605" w:author="Сатлер Марина Викторовна" w:date="2026-03-11T10:50:00Z">
              <w:r>
                <w:rPr>
                  <w:rStyle w:val="jira-issue"/>
                </w:rPr>
                <w:t xml:space="preserve"> </w:t>
              </w:r>
            </w:ins>
            <w:ins w:id="10606" w:author="Сатлер Марина Викторовна" w:date="2026-03-11T10:48:00Z">
              <w:r w:rsidRPr="00EE5E91">
                <w:rPr>
                  <w:rStyle w:val="jira-issue"/>
                </w:rPr>
                <w:t>ответа на запрос TradnigDaysSubjectView</w:t>
              </w:r>
            </w:ins>
          </w:p>
        </w:tc>
      </w:tr>
      <w:tr w:rsidR="00FA0117" w:rsidRPr="005859DD" w14:paraId="561A92BB" w14:textId="77777777" w:rsidTr="00C75A4E">
        <w:trPr>
          <w:trHeight w:val="20"/>
          <w:ins w:id="10607" w:author="Сатлер Марина Викторовна" w:date="2026-04-07T11:38:00Z"/>
        </w:trPr>
        <w:tc>
          <w:tcPr>
            <w:tcW w:w="447" w:type="pct"/>
          </w:tcPr>
          <w:p w14:paraId="0323E7E0" w14:textId="77777777" w:rsidR="00FA0117" w:rsidRDefault="00FA0117" w:rsidP="00FA0117">
            <w:pPr>
              <w:pStyle w:val="GOSTTablenorm"/>
              <w:rPr>
                <w:ins w:id="10608" w:author="Сатлер Марина Викторовна" w:date="2026-04-07T11:38:00Z"/>
              </w:rPr>
            </w:pPr>
          </w:p>
        </w:tc>
        <w:tc>
          <w:tcPr>
            <w:tcW w:w="666" w:type="pct"/>
          </w:tcPr>
          <w:p w14:paraId="138329C9" w14:textId="0C910B7D" w:rsidR="00FA0117" w:rsidRDefault="00FA0117">
            <w:pPr>
              <w:pStyle w:val="GOSTTablenorm"/>
              <w:rPr>
                <w:ins w:id="10609" w:author="Сатлер Марина Викторовна" w:date="2026-04-07T11:38:00Z"/>
              </w:rPr>
            </w:pPr>
            <w:ins w:id="10610" w:author="Сатлер Марина Викторовна" w:date="2026-04-07T11:38:00Z">
              <w:r>
                <w:rPr>
                  <w:lang w:val="en-US"/>
                </w:rPr>
                <w:t>07</w:t>
              </w:r>
              <w:r>
                <w:t>.0</w:t>
              </w:r>
              <w:r>
                <w:rPr>
                  <w:lang w:val="en-US"/>
                </w:rPr>
                <w:t>4</w:t>
              </w:r>
              <w:r>
                <w:t>.2026</w:t>
              </w:r>
            </w:ins>
          </w:p>
        </w:tc>
        <w:tc>
          <w:tcPr>
            <w:tcW w:w="951" w:type="pct"/>
          </w:tcPr>
          <w:p w14:paraId="29E6BA59" w14:textId="0E8B8D33" w:rsidR="00FA0117" w:rsidRDefault="00FA0117" w:rsidP="00FA0117">
            <w:pPr>
              <w:pStyle w:val="GOSTTablenorm"/>
              <w:rPr>
                <w:ins w:id="10611" w:author="Сатлер Марина Викторовна" w:date="2026-04-07T11:38:00Z"/>
              </w:rPr>
            </w:pPr>
            <w:ins w:id="10612" w:author="Сатлер Марина Викторовна" w:date="2026-04-07T11:38:00Z">
              <w:r>
                <w:t>Сатлер М.В.</w:t>
              </w:r>
            </w:ins>
          </w:p>
        </w:tc>
        <w:tc>
          <w:tcPr>
            <w:tcW w:w="2936" w:type="pct"/>
          </w:tcPr>
          <w:p w14:paraId="337284BD" w14:textId="5AE1E43E" w:rsidR="00FA0117" w:rsidRDefault="00FA0117" w:rsidP="00FA0117">
            <w:pPr>
              <w:pStyle w:val="GOSTTablenorm"/>
              <w:rPr>
                <w:ins w:id="10613" w:author="Сатлер Марина Викторовна" w:date="2026-04-07T11:39:00Z"/>
                <w:rStyle w:val="jira-issue"/>
              </w:rPr>
            </w:pPr>
            <w:ins w:id="10614" w:author="Сатлер Марина Викторовна" w:date="2026-04-07T11:39:00Z">
              <w:r>
                <w:rPr>
                  <w:rStyle w:val="jira-issue"/>
                </w:rPr>
                <w:fldChar w:fldCharType="begin"/>
              </w:r>
              <w:r>
                <w:rPr>
                  <w:rStyle w:val="jira-issue"/>
                </w:rPr>
                <w:instrText xml:space="preserve"> HYPERLINK "</w:instrText>
              </w:r>
              <w:r w:rsidRPr="00FA0117">
                <w:rPr>
                  <w:rStyle w:val="jira-issue"/>
                </w:rPr>
                <w:instrText>https://job-jira.otr.ru/browse/ACT-38068</w:instrText>
              </w:r>
              <w:r>
                <w:rPr>
                  <w:rStyle w:val="jira-issue"/>
                </w:rPr>
                <w:instrText xml:space="preserve">" </w:instrText>
              </w:r>
              <w:r>
                <w:rPr>
                  <w:rStyle w:val="jira-issue"/>
                </w:rPr>
                <w:fldChar w:fldCharType="separate"/>
              </w:r>
              <w:r w:rsidRPr="00761C1D">
                <w:rPr>
                  <w:rStyle w:val="ad"/>
                </w:rPr>
                <w:t>ACT-38068</w:t>
              </w:r>
              <w:r>
                <w:rPr>
                  <w:rStyle w:val="jira-issue"/>
                </w:rPr>
                <w:fldChar w:fldCharType="end"/>
              </w:r>
            </w:ins>
          </w:p>
          <w:p w14:paraId="1387A6E6" w14:textId="1462767B" w:rsidR="00FA0117" w:rsidRDefault="00FA0117">
            <w:pPr>
              <w:pStyle w:val="GOSTTablenorm"/>
              <w:rPr>
                <w:ins w:id="10615" w:author="Сатлер Марина Викторовна" w:date="2026-04-07T11:38:00Z"/>
                <w:rStyle w:val="jira-issue"/>
              </w:rPr>
            </w:pPr>
            <w:ins w:id="10616" w:author="Сатлер Марина Викторовна" w:date="2026-04-07T11:39:00Z">
              <w:r>
                <w:rPr>
                  <w:rStyle w:val="jira-issue"/>
                </w:rPr>
                <w:t>Вне</w:t>
              </w:r>
            </w:ins>
            <w:ins w:id="10617" w:author="Сатлер Марина Викторовна" w:date="2026-04-07T11:40:00Z">
              <w:r>
                <w:rPr>
                  <w:rStyle w:val="jira-issue"/>
                </w:rPr>
                <w:t xml:space="preserve">сены изменения в </w:t>
              </w:r>
            </w:ins>
            <w:ins w:id="10618" w:author="Сатлер Марина Викторовна" w:date="2026-04-07T11:38:00Z">
              <w:r w:rsidRPr="00FA0117">
                <w:rPr>
                  <w:rStyle w:val="jira-issue"/>
                </w:rPr>
                <w:t>Запрос списка подобранных записей учета по документу</w:t>
              </w:r>
            </w:ins>
            <w:ins w:id="10619" w:author="Сатлер Марина Викторовна" w:date="2026-04-07T11:40:00Z">
              <w:r w:rsidR="009B040D">
                <w:rPr>
                  <w:rStyle w:val="jira-issue"/>
                </w:rPr>
                <w:t xml:space="preserve"> (</w:t>
              </w:r>
              <w:r w:rsidR="009B040D">
                <w:rPr>
                  <w:rStyle w:val="jira-issue"/>
                  <w:lang w:val="en-US"/>
                </w:rPr>
                <w:t>OPLIST</w:t>
              </w:r>
              <w:r w:rsidR="009B040D" w:rsidRPr="006D4773">
                <w:rPr>
                  <w:rStyle w:val="jira-issue"/>
                </w:rPr>
                <w:t xml:space="preserve">) </w:t>
              </w:r>
              <w:r w:rsidR="009B040D">
                <w:rPr>
                  <w:rStyle w:val="jira-issue"/>
                </w:rPr>
                <w:t xml:space="preserve">в части добавления </w:t>
              </w:r>
            </w:ins>
            <w:ins w:id="10620" w:author="Сатлер Марина Викторовна" w:date="2026-04-07T11:42:00Z">
              <w:r w:rsidR="009B040D">
                <w:rPr>
                  <w:rStyle w:val="jira-issue"/>
                </w:rPr>
                <w:t>параметров для подбора записей учета</w:t>
              </w:r>
            </w:ins>
            <w:ins w:id="10621" w:author="Сатлер Марина Викторовна" w:date="2026-04-07T11:38:00Z">
              <w:r w:rsidRPr="00FA0117">
                <w:rPr>
                  <w:rStyle w:val="jira-issue"/>
                </w:rPr>
                <w:t xml:space="preserve"> по дате отражения в учете</w:t>
              </w:r>
            </w:ins>
          </w:p>
        </w:tc>
      </w:tr>
      <w:tr w:rsidR="00484FFD" w:rsidRPr="005859DD" w14:paraId="5F713BD7" w14:textId="77777777" w:rsidTr="00C75A4E">
        <w:trPr>
          <w:trHeight w:val="20"/>
        </w:trPr>
        <w:tc>
          <w:tcPr>
            <w:tcW w:w="447" w:type="pct"/>
          </w:tcPr>
          <w:p w14:paraId="5DA5EE89" w14:textId="77777777" w:rsidR="00484FFD" w:rsidRDefault="00484FFD" w:rsidP="00FA0117">
            <w:pPr>
              <w:pStyle w:val="GOSTTablenorm"/>
            </w:pPr>
          </w:p>
        </w:tc>
        <w:tc>
          <w:tcPr>
            <w:tcW w:w="666" w:type="pct"/>
          </w:tcPr>
          <w:p w14:paraId="41BCED1D" w14:textId="1F981377" w:rsidR="00484FFD" w:rsidRPr="00484FFD" w:rsidRDefault="00484FFD">
            <w:pPr>
              <w:pStyle w:val="GOSTTablenorm"/>
            </w:pPr>
            <w:r>
              <w:t>08.04.2026</w:t>
            </w:r>
          </w:p>
        </w:tc>
        <w:tc>
          <w:tcPr>
            <w:tcW w:w="951" w:type="pct"/>
          </w:tcPr>
          <w:p w14:paraId="07E1483B" w14:textId="422D3E46" w:rsidR="00484FFD" w:rsidRDefault="00484FFD" w:rsidP="00FA0117">
            <w:pPr>
              <w:pStyle w:val="GOSTTablenorm"/>
            </w:pPr>
            <w:ins w:id="10622" w:author="Сатлер Марина Викторовна" w:date="2026-04-07T11:38:00Z">
              <w:r>
                <w:t>Сатлер М.В.</w:t>
              </w:r>
            </w:ins>
          </w:p>
        </w:tc>
        <w:tc>
          <w:tcPr>
            <w:tcW w:w="2936" w:type="pct"/>
          </w:tcPr>
          <w:p w14:paraId="08CB64C9" w14:textId="77777777" w:rsidR="00484FFD" w:rsidRDefault="002D4A41" w:rsidP="00484FFD">
            <w:pPr>
              <w:pStyle w:val="GOSTTablenorm"/>
            </w:pPr>
            <w:hyperlink r:id="rId29" w:tgtFrame="_blank" w:history="1">
              <w:r w:rsidR="00484FFD">
                <w:rPr>
                  <w:rStyle w:val="ad"/>
                  <w:rFonts w:ascii="-apple-system" w:hAnsi="-apple-system"/>
                  <w:color w:val="0052CC"/>
                  <w:sz w:val="21"/>
                  <w:szCs w:val="21"/>
                  <w:shd w:val="clear" w:color="auto" w:fill="FFFFFF"/>
                </w:rPr>
                <w:t>OTR-1101</w:t>
              </w:r>
            </w:hyperlink>
          </w:p>
          <w:p w14:paraId="42DA8A32" w14:textId="4882F91C" w:rsidR="00484FFD" w:rsidRDefault="00484FFD" w:rsidP="00484FFD">
            <w:pPr>
              <w:pStyle w:val="GOSTTablenorm"/>
            </w:pPr>
            <w:r>
              <w:t xml:space="preserve">В п. </w:t>
            </w:r>
            <w:r>
              <w:fldChar w:fldCharType="begin"/>
            </w:r>
            <w:r>
              <w:instrText xml:space="preserve"> REF _Ref214528897 \r \h </w:instrText>
            </w:r>
            <w:r>
              <w:fldChar w:fldCharType="separate"/>
            </w:r>
            <w:r>
              <w:t>7.1</w:t>
            </w:r>
            <w:r>
              <w:fldChar w:fldCharType="end"/>
            </w:r>
            <w:r>
              <w:t xml:space="preserve">, </w:t>
            </w:r>
            <w:r>
              <w:fldChar w:fldCharType="begin"/>
            </w:r>
            <w:r>
              <w:instrText xml:space="preserve"> REF _Ref226559542 \r \h </w:instrText>
            </w:r>
            <w:r>
              <w:fldChar w:fldCharType="separate"/>
            </w:r>
            <w:r>
              <w:t>10.1</w:t>
            </w:r>
            <w:r>
              <w:fldChar w:fldCharType="end"/>
            </w:r>
            <w:r>
              <w:t>, внесены изменения в наи</w:t>
            </w:r>
            <w:r w:rsidR="001727D7">
              <w:t>м</w:t>
            </w:r>
            <w:r>
              <w:t xml:space="preserve">енование параметра </w:t>
            </w:r>
            <w:r w:rsidRPr="00484FFD">
              <w:t>Subject</w:t>
            </w:r>
            <w:r>
              <w:t xml:space="preserve"> («Субъект учета» заменен на «Инициатор события учета»), внесены уточнения в описание параметра.</w:t>
            </w:r>
          </w:p>
          <w:p w14:paraId="639B8967" w14:textId="6444E55C" w:rsidR="002A1CD0" w:rsidRDefault="002A1CD0" w:rsidP="002A1CD0">
            <w:pPr>
              <w:pStyle w:val="GOSTTablenorm"/>
            </w:pPr>
            <w:r>
              <w:t xml:space="preserve">В п. </w:t>
            </w:r>
            <w:r>
              <w:fldChar w:fldCharType="begin"/>
            </w:r>
            <w:r>
              <w:instrText xml:space="preserve"> REF _Ref226559588 \r \h </w:instrText>
            </w:r>
            <w:r>
              <w:fldChar w:fldCharType="separate"/>
            </w:r>
            <w:r>
              <w:t>11.2</w:t>
            </w:r>
            <w:r>
              <w:fldChar w:fldCharType="end"/>
            </w:r>
            <w:r>
              <w:t xml:space="preserve">, </w:t>
            </w:r>
            <w:r>
              <w:fldChar w:fldCharType="begin"/>
            </w:r>
            <w:r>
              <w:instrText xml:space="preserve"> REF _Ref226559618 \r \h </w:instrText>
            </w:r>
            <w:r>
              <w:fldChar w:fldCharType="separate"/>
            </w:r>
            <w:r>
              <w:t>15.2</w:t>
            </w:r>
            <w:r>
              <w:fldChar w:fldCharType="end"/>
            </w:r>
            <w:r>
              <w:t xml:space="preserve"> внесены изменения в наименование параметра </w:t>
            </w:r>
            <w:r w:rsidRPr="002A1CD0">
              <w:t xml:space="preserve">TOFK </w:t>
            </w:r>
            <w:r>
              <w:t>(«ТОФК-источник документа» заменен на «Субъект учета»), внесены уточнения в описание параметра.</w:t>
            </w:r>
          </w:p>
          <w:p w14:paraId="689CB8FA" w14:textId="37E588A5" w:rsidR="00484FFD" w:rsidRPr="00484FFD" w:rsidRDefault="00484FFD" w:rsidP="00484FFD">
            <w:pPr>
              <w:pStyle w:val="GOSTTablenorm"/>
              <w:rPr>
                <w:rStyle w:val="jira-issue"/>
              </w:rPr>
            </w:pPr>
            <w:r>
              <w:lastRenderedPageBreak/>
              <w:t xml:space="preserve">В п. </w:t>
            </w:r>
            <w:r>
              <w:fldChar w:fldCharType="begin"/>
            </w:r>
            <w:r>
              <w:instrText xml:space="preserve"> REF _Ref226559650 \r \h </w:instrText>
            </w:r>
            <w:r>
              <w:fldChar w:fldCharType="separate"/>
            </w:r>
            <w:r>
              <w:t>7.3</w:t>
            </w:r>
            <w:r>
              <w:fldChar w:fldCharType="end"/>
            </w:r>
            <w:r>
              <w:t xml:space="preserve">, таблица </w:t>
            </w:r>
            <w:r>
              <w:fldChar w:fldCharType="begin"/>
            </w:r>
            <w:r>
              <w:instrText xml:space="preserve"> REF _Ref154568604 \h </w:instrText>
            </w:r>
            <w:r>
              <w:fldChar w:fldCharType="separate"/>
            </w:r>
            <w:r>
              <w:rPr>
                <w:noProof/>
              </w:rPr>
              <w:t>7</w:t>
            </w:r>
            <w:r>
              <w:fldChar w:fldCharType="end"/>
            </w:r>
            <w:r>
              <w:t xml:space="preserve"> добавлен новый шаблон </w:t>
            </w:r>
            <w:r w:rsidRPr="00484FFD">
              <w:t>сообщения об ошибке</w:t>
            </w:r>
            <w:r>
              <w:t xml:space="preserve"> для запроса ACCOUNTING</w:t>
            </w:r>
          </w:p>
        </w:tc>
      </w:tr>
      <w:tr w:rsidR="005C10E3" w:rsidRPr="005859DD" w14:paraId="416AEFC6" w14:textId="77777777" w:rsidTr="00C75A4E">
        <w:trPr>
          <w:trHeight w:val="20"/>
          <w:ins w:id="10623" w:author="Щанов Александр Валентинович" w:date="2026-04-16T14:16:00Z"/>
        </w:trPr>
        <w:tc>
          <w:tcPr>
            <w:tcW w:w="447" w:type="pct"/>
          </w:tcPr>
          <w:p w14:paraId="222477BF" w14:textId="77777777" w:rsidR="005C10E3" w:rsidRDefault="005C10E3" w:rsidP="005C10E3">
            <w:pPr>
              <w:pStyle w:val="GOSTTablenorm"/>
              <w:rPr>
                <w:ins w:id="10624" w:author="Щанов Александр Валентинович" w:date="2026-04-16T14:16:00Z"/>
              </w:rPr>
            </w:pPr>
          </w:p>
        </w:tc>
        <w:tc>
          <w:tcPr>
            <w:tcW w:w="666" w:type="pct"/>
          </w:tcPr>
          <w:p w14:paraId="6C12AE01" w14:textId="17A06DF4" w:rsidR="005C10E3" w:rsidRPr="005C10E3" w:rsidRDefault="005C10E3">
            <w:pPr>
              <w:pStyle w:val="GOSTTablenorm"/>
              <w:rPr>
                <w:ins w:id="10625" w:author="Щанов Александр Валентинович" w:date="2026-04-16T14:16:00Z"/>
                <w:lang w:val="en-US"/>
                <w:rPrChange w:id="10626" w:author="Щанов Александр Валентинович" w:date="2026-04-16T14:16:00Z">
                  <w:rPr>
                    <w:ins w:id="10627" w:author="Щанов Александр Валентинович" w:date="2026-04-16T14:16:00Z"/>
                  </w:rPr>
                </w:rPrChange>
              </w:rPr>
            </w:pPr>
            <w:ins w:id="10628" w:author="Щанов Александр Валентинович" w:date="2026-04-16T14:16:00Z">
              <w:r>
                <w:rPr>
                  <w:lang w:val="en-US"/>
                </w:rPr>
                <w:t>16</w:t>
              </w:r>
              <w:r>
                <w:t>.0</w:t>
              </w:r>
              <w:r>
                <w:rPr>
                  <w:lang w:val="en-US"/>
                </w:rPr>
                <w:t>4</w:t>
              </w:r>
              <w:r>
                <w:t>.202</w:t>
              </w:r>
              <w:r>
                <w:rPr>
                  <w:lang w:val="en-US"/>
                </w:rPr>
                <w:t>6</w:t>
              </w:r>
            </w:ins>
          </w:p>
        </w:tc>
        <w:tc>
          <w:tcPr>
            <w:tcW w:w="951" w:type="pct"/>
          </w:tcPr>
          <w:p w14:paraId="23AA517A" w14:textId="39227DCD" w:rsidR="005C10E3" w:rsidRPr="005C10E3" w:rsidRDefault="005C10E3" w:rsidP="005C10E3">
            <w:pPr>
              <w:pStyle w:val="GOSTTablenorm"/>
              <w:rPr>
                <w:ins w:id="10629" w:author="Щанов Александр Валентинович" w:date="2026-04-16T14:16:00Z"/>
              </w:rPr>
            </w:pPr>
            <w:ins w:id="10630" w:author="Щанов Александр Валентинович" w:date="2026-04-16T14:16:00Z">
              <w:r>
                <w:t>Щанов А.В.</w:t>
              </w:r>
            </w:ins>
          </w:p>
        </w:tc>
        <w:tc>
          <w:tcPr>
            <w:tcW w:w="2936" w:type="pct"/>
          </w:tcPr>
          <w:p w14:paraId="58048B90" w14:textId="6D5D2DAC" w:rsidR="005C10E3" w:rsidRDefault="005C10E3">
            <w:pPr>
              <w:pStyle w:val="GOSTTablenorm"/>
              <w:rPr>
                <w:ins w:id="10631" w:author="Щанов Александр Валентинович" w:date="2026-04-16T14:16:00Z"/>
                <w:rStyle w:val="ad"/>
                <w:rFonts w:ascii="-apple-system" w:hAnsi="-apple-system"/>
                <w:color w:val="0052CC"/>
                <w:sz w:val="21"/>
                <w:szCs w:val="21"/>
                <w:shd w:val="clear" w:color="auto" w:fill="FFFFFF"/>
              </w:rPr>
            </w:pPr>
            <w:ins w:id="10632" w:author="Щанов Александр Валентинович" w:date="2026-04-16T14:16:00Z">
              <w:r>
                <w:t xml:space="preserve">В таблицу </w:t>
              </w:r>
              <w:r>
                <w:fldChar w:fldCharType="begin"/>
              </w:r>
              <w:r>
                <w:instrText xml:space="preserve"> REF _Ref154511746 \h </w:instrText>
              </w:r>
            </w:ins>
            <w:ins w:id="10633" w:author="Щанов Александр Валентинович" w:date="2026-04-16T14:16:00Z">
              <w:r>
                <w:fldChar w:fldCharType="separate"/>
              </w:r>
              <w:r>
                <w:rPr>
                  <w:noProof/>
                </w:rPr>
                <w:t>2</w:t>
              </w:r>
              <w:r>
                <w:fldChar w:fldCharType="end"/>
              </w:r>
              <w:r>
                <w:t xml:space="preserve"> добавлено описание по документам ARP_NPS_0504833_</w:t>
              </w:r>
              <w:r>
                <w:rPr>
                  <w:lang w:val="en-US"/>
                </w:rPr>
                <w:t>INC</w:t>
              </w:r>
              <w:r>
                <w:t xml:space="preserve"> </w:t>
              </w:r>
            </w:ins>
          </w:p>
        </w:tc>
      </w:tr>
    </w:tbl>
    <w:p w14:paraId="249A9AA8" w14:textId="3754C270" w:rsidR="009E5FA1" w:rsidRPr="005859DD" w:rsidRDefault="009E5FA1" w:rsidP="00CE2E39">
      <w:pPr>
        <w:pStyle w:val="GOSTNormal"/>
      </w:pPr>
    </w:p>
    <w:sectPr w:rsidR="009E5FA1" w:rsidRPr="005859DD" w:rsidSect="00C75A4E">
      <w:headerReference w:type="default" r:id="rId30"/>
      <w:pgSz w:w="11906" w:h="16838" w:code="9"/>
      <w:pgMar w:top="1134" w:right="567" w:bottom="851" w:left="1701" w:header="567" w:footer="284"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5" w:author="Сказецкая Наталья Камилевна" w:date="2023-09-07T18:46:00Z" w:initials="СНК">
    <w:p w14:paraId="4E9AF419" w14:textId="479B4918" w:rsidR="00FA0117" w:rsidRDefault="00FA0117">
      <w:pPr>
        <w:pStyle w:val="ab"/>
      </w:pPr>
      <w:r w:rsidRPr="00F41E19">
        <w:rPr>
          <w:rStyle w:val="afff4"/>
          <w:highlight w:val="yellow"/>
        </w:rPr>
        <w:annotationRef/>
      </w:r>
      <w:r w:rsidRPr="00F41E19">
        <w:rPr>
          <w:highlight w:val="yellow"/>
        </w:rPr>
        <w:t>Добавить термины, используемые в описании по ПУД и ПУР АУ/БУ</w:t>
      </w:r>
    </w:p>
  </w:comment>
  <w:comment w:id="76" w:author="Сказецкая Наталья Камилевна" w:date="2023-08-01T16:39:00Z" w:initials="СНК">
    <w:p w14:paraId="7487751F" w14:textId="593B3CA7" w:rsidR="00FA0117" w:rsidRDefault="00FA0117">
      <w:pPr>
        <w:pStyle w:val="ab"/>
      </w:pPr>
      <w:r>
        <w:rPr>
          <w:rStyle w:val="afff4"/>
        </w:rPr>
        <w:annotationRef/>
      </w:r>
      <w:r>
        <w:t>Логичнее в такой последовательности</w:t>
      </w:r>
    </w:p>
  </w:comment>
  <w:comment w:id="86" w:author="BPC\i.shchekin" w:date="2023-07-12T11:00:00Z" w:initials="IS">
    <w:p w14:paraId="24C17DBF" w14:textId="2835B70A" w:rsidR="00FA0117" w:rsidRDefault="00FA0117">
      <w:pPr>
        <w:pStyle w:val="ab"/>
      </w:pPr>
      <w:r>
        <w:rPr>
          <w:rStyle w:val="afff4"/>
        </w:rPr>
        <w:annotationRef/>
      </w:r>
      <w:r>
        <w:t>ОТР-426</w:t>
      </w:r>
    </w:p>
  </w:comment>
  <w:comment w:id="103" w:author="Сказецкая Наталья Камилевна" w:date="2023-09-07T16:30:00Z" w:initials="СНК">
    <w:p w14:paraId="3A7C76EE" w14:textId="404DCB5C" w:rsidR="00FA0117" w:rsidRDefault="00FA0117">
      <w:pPr>
        <w:pStyle w:val="ab"/>
      </w:pPr>
      <w:r>
        <w:rPr>
          <w:rStyle w:val="afff4"/>
        </w:rPr>
        <w:annotationRef/>
      </w:r>
      <w:r>
        <w:t>В связи с разделением на тома по типу документов, предлагаем ссылку на описание перенести из таблицы 3 в таблицу 2</w:t>
      </w:r>
    </w:p>
  </w:comment>
  <w:comment w:id="104" w:author="Сатлер Марина Викторовна" w:date="2023-12-28T14:27:00Z" w:initials="С.М.В">
    <w:p w14:paraId="7DDE409E" w14:textId="36188EA4" w:rsidR="00FA0117" w:rsidRDefault="00FA0117">
      <w:pPr>
        <w:pStyle w:val="ab"/>
      </w:pPr>
      <w:r>
        <w:rPr>
          <w:rStyle w:val="afff4"/>
        </w:rPr>
        <w:annotationRef/>
      </w:r>
      <w:r>
        <w:t>Ссылки актуализированы</w:t>
      </w:r>
    </w:p>
  </w:comment>
  <w:comment w:id="440" w:author="Сказецкая Наталья Камилевна" w:date="2024-02-13T20:03:00Z" w:initials="СНК">
    <w:p w14:paraId="4F936B72" w14:textId="411180C6" w:rsidR="001B04F6" w:rsidRDefault="001B04F6">
      <w:pPr>
        <w:pStyle w:val="ab"/>
      </w:pPr>
      <w:r>
        <w:rPr>
          <w:rStyle w:val="afff4"/>
        </w:rPr>
        <w:annotationRef/>
      </w:r>
      <w:r>
        <w:t>Показатели будут погружены при ИМПЗ АУ, БУ. Описание имеется в ревизии 54221</w:t>
      </w:r>
    </w:p>
  </w:comment>
  <w:comment w:id="454" w:author="Сказецкая Наталья Камилевна" w:date="2024-02-13T20:04:00Z" w:initials="СНК">
    <w:p w14:paraId="5FBF53B0" w14:textId="3E130C0A" w:rsidR="001B04F6" w:rsidRDefault="001B04F6">
      <w:pPr>
        <w:pStyle w:val="ab"/>
      </w:pPr>
      <w:r>
        <w:rPr>
          <w:rStyle w:val="afff4"/>
        </w:rPr>
        <w:annotationRef/>
      </w:r>
      <w:r>
        <w:t>Показатели будут погружены при ИМПЗ АУ, БУ. Описание имеется в ревизии 54221</w:t>
      </w:r>
    </w:p>
  </w:comment>
  <w:comment w:id="528" w:author="Сказецкая Наталья Камилевна" w:date="2024-10-15T19:29:00Z" w:initials="СНК">
    <w:p w14:paraId="70E6E741" w14:textId="416E7CDC" w:rsidR="001B04F6" w:rsidRDefault="001B04F6">
      <w:pPr>
        <w:pStyle w:val="ab"/>
      </w:pPr>
      <w:r>
        <w:rPr>
          <w:rStyle w:val="afff4"/>
        </w:rPr>
        <w:annotationRef/>
      </w:r>
      <w:r>
        <w:t>Перенесла к остальным диагностическим отчета</w:t>
      </w:r>
    </w:p>
  </w:comment>
  <w:comment w:id="719" w:author="Сказецкая Наталья Камилевна" w:date="2023-08-01T19:12:00Z" w:initials="СНК">
    <w:p w14:paraId="4A711A0F" w14:textId="53E63307" w:rsidR="00FA0117" w:rsidRDefault="00FA0117">
      <w:pPr>
        <w:pStyle w:val="ab"/>
      </w:pPr>
      <w:r>
        <w:rPr>
          <w:rStyle w:val="afff4"/>
        </w:rPr>
        <w:annotationRef/>
      </w:r>
      <w:r>
        <w:t>Актуализировать под новые типы запросов:</w:t>
      </w:r>
    </w:p>
    <w:p w14:paraId="41408356" w14:textId="2F70370A" w:rsidR="00FA0117" w:rsidRDefault="00FA0117">
      <w:pPr>
        <w:pStyle w:val="ab"/>
      </w:pPr>
      <w:r>
        <w:t>Обязательный для запросов таких-</w:t>
      </w:r>
      <w:proofErr w:type="gramStart"/>
      <w:r>
        <w:t>то..</w:t>
      </w:r>
      <w:proofErr w:type="gramEnd"/>
    </w:p>
    <w:p w14:paraId="760413D9" w14:textId="53344655" w:rsidR="00FA0117" w:rsidRDefault="00FA0117">
      <w:pPr>
        <w:pStyle w:val="ab"/>
      </w:pPr>
      <w:r>
        <w:t>Может заполняться для запросов таких-</w:t>
      </w:r>
      <w:proofErr w:type="gramStart"/>
      <w:r>
        <w:t>то..</w:t>
      </w:r>
      <w:proofErr w:type="gramEnd"/>
    </w:p>
  </w:comment>
  <w:comment w:id="733" w:author="Сказецкая Наталья Камилевна" w:date="2023-09-07T16:53:00Z" w:initials="СНК">
    <w:p w14:paraId="1A07A99A" w14:textId="45A79719" w:rsidR="00FA0117" w:rsidRDefault="00FA0117">
      <w:pPr>
        <w:pStyle w:val="ab"/>
      </w:pPr>
      <w:r>
        <w:rPr>
          <w:rStyle w:val="afff4"/>
        </w:rPr>
        <w:annotationRef/>
      </w:r>
      <w:r>
        <w:t>Добавить во все запросы в соотв с табл 2</w:t>
      </w:r>
    </w:p>
  </w:comment>
  <w:comment w:id="753" w:author="Сказецкая Наталья Камилевна" w:date="2026-04-14T14:01:00Z" w:initials="СНК">
    <w:p w14:paraId="79675FE7" w14:textId="3C2DCA8E" w:rsidR="00B24BD9" w:rsidRPr="00C1552C" w:rsidRDefault="00B24BD9">
      <w:pPr>
        <w:pStyle w:val="ab"/>
        <w:rPr>
          <w:lang w:val="en-US"/>
        </w:rPr>
      </w:pPr>
      <w:r>
        <w:rPr>
          <w:rStyle w:val="afff4"/>
        </w:rPr>
        <w:annotationRef/>
      </w:r>
      <w:r>
        <w:rPr>
          <w:lang w:val="en-US"/>
        </w:rPr>
        <w:t>OTR</w:t>
      </w:r>
      <w:r w:rsidRPr="00C1552C">
        <w:rPr>
          <w:lang w:val="en-US"/>
        </w:rPr>
        <w:t>-936</w:t>
      </w:r>
    </w:p>
  </w:comment>
  <w:comment w:id="793" w:author="Сказецкая Наталья Камилевна" w:date="2026-04-14T14:02:00Z" w:initials="СНК">
    <w:p w14:paraId="1AB71E14" w14:textId="55236EF2" w:rsidR="00B24BD9" w:rsidRPr="00C1552C" w:rsidRDefault="00B24BD9">
      <w:pPr>
        <w:pStyle w:val="ab"/>
        <w:rPr>
          <w:lang w:val="en-US"/>
        </w:rPr>
      </w:pPr>
      <w:r>
        <w:rPr>
          <w:rStyle w:val="afff4"/>
        </w:rPr>
        <w:annotationRef/>
      </w:r>
      <w:r>
        <w:rPr>
          <w:lang w:val="en-US"/>
        </w:rPr>
        <w:t>OTR</w:t>
      </w:r>
      <w:r w:rsidRPr="00C1552C">
        <w:rPr>
          <w:lang w:val="en-US"/>
        </w:rPr>
        <w:t>-936</w:t>
      </w:r>
    </w:p>
  </w:comment>
  <w:comment w:id="828" w:author="Сатлер Марина Викторовна" w:date="2026-04-08T15:43:00Z" w:initials="С.М.В">
    <w:p w14:paraId="11D92C23" w14:textId="6B8F0140" w:rsidR="000A3376" w:rsidRPr="00C1552C" w:rsidRDefault="000A3376">
      <w:pPr>
        <w:pStyle w:val="ab"/>
        <w:rPr>
          <w:lang w:val="en-US"/>
        </w:rPr>
      </w:pPr>
      <w:r>
        <w:rPr>
          <w:rStyle w:val="afff4"/>
        </w:rPr>
        <w:annotationRef/>
      </w:r>
      <w:hyperlink r:id="rId1" w:tgtFrame="_blank" w:history="1">
        <w:r w:rsidRPr="00C1552C">
          <w:rPr>
            <w:rStyle w:val="ad"/>
            <w:rFonts w:ascii="-apple-system" w:hAnsi="-apple-system"/>
            <w:color w:val="0052CC"/>
            <w:sz w:val="21"/>
            <w:szCs w:val="21"/>
            <w:shd w:val="clear" w:color="auto" w:fill="FFFFFF"/>
            <w:lang w:val="en-US"/>
          </w:rPr>
          <w:t>OTR-1101</w:t>
        </w:r>
      </w:hyperlink>
    </w:p>
  </w:comment>
  <w:comment w:id="837" w:author="Сатлер Марина Викторовна" w:date="2026-04-08T15:45:00Z" w:initials="С.М.В">
    <w:p w14:paraId="2FAEA93B" w14:textId="1FD3BA60" w:rsidR="000A3376" w:rsidRPr="00C1552C" w:rsidRDefault="000A3376">
      <w:pPr>
        <w:pStyle w:val="ab"/>
        <w:rPr>
          <w:lang w:val="en-US"/>
        </w:rPr>
      </w:pPr>
      <w:r>
        <w:rPr>
          <w:rStyle w:val="afff4"/>
        </w:rPr>
        <w:annotationRef/>
      </w:r>
      <w:hyperlink r:id="rId2" w:tgtFrame="_blank" w:history="1">
        <w:r w:rsidRPr="00C1552C">
          <w:rPr>
            <w:rStyle w:val="ad"/>
            <w:rFonts w:ascii="-apple-system" w:hAnsi="-apple-system"/>
            <w:color w:val="0052CC"/>
            <w:sz w:val="21"/>
            <w:szCs w:val="21"/>
            <w:shd w:val="clear" w:color="auto" w:fill="FFFFFF"/>
            <w:lang w:val="en-US"/>
          </w:rPr>
          <w:t>OTR-1101</w:t>
        </w:r>
      </w:hyperlink>
    </w:p>
  </w:comment>
  <w:comment w:id="841" w:author="Сатлер Марина Викторовна" w:date="2026-04-08T15:45:00Z" w:initials="С.М.В">
    <w:p w14:paraId="55FF2E69" w14:textId="055AFC5C" w:rsidR="000A3376" w:rsidRPr="00C1552C" w:rsidRDefault="000A3376">
      <w:pPr>
        <w:pStyle w:val="ab"/>
        <w:rPr>
          <w:lang w:val="en-US"/>
        </w:rPr>
      </w:pPr>
      <w:r>
        <w:rPr>
          <w:rStyle w:val="afff4"/>
        </w:rPr>
        <w:annotationRef/>
      </w:r>
      <w:hyperlink r:id="rId3" w:tgtFrame="_blank" w:history="1">
        <w:r w:rsidRPr="00C1552C">
          <w:rPr>
            <w:rStyle w:val="ad"/>
            <w:rFonts w:ascii="-apple-system" w:hAnsi="-apple-system"/>
            <w:color w:val="0052CC"/>
            <w:sz w:val="21"/>
            <w:szCs w:val="21"/>
            <w:shd w:val="clear" w:color="auto" w:fill="FFFFFF"/>
            <w:lang w:val="en-US"/>
          </w:rPr>
          <w:t>OTR-1101</w:t>
        </w:r>
      </w:hyperlink>
    </w:p>
  </w:comment>
  <w:comment w:id="858" w:author="Сказецкая Наталья Камилевна" w:date="2023-09-07T16:54:00Z" w:initials="СНК">
    <w:p w14:paraId="129BBB93" w14:textId="60439BA3" w:rsidR="000A3376" w:rsidRDefault="000A3376">
      <w:pPr>
        <w:pStyle w:val="ab"/>
      </w:pPr>
      <w:r>
        <w:rPr>
          <w:rStyle w:val="afff4"/>
        </w:rPr>
        <w:annotationRef/>
      </w:r>
      <w:r>
        <w:t>В связи со значительным расширением списка типов документов предлагаю ограничиться отсылкой на табл 2. Перечень конкретных типов есть смысл приводить в томах 2-4</w:t>
      </w:r>
    </w:p>
  </w:comment>
  <w:comment w:id="890" w:author="Гилязова Екатерина Викторовна" w:date="2024-01-26T11:47:00Z" w:initials="ГЕВ">
    <w:p w14:paraId="29BAAB33" w14:textId="5D46C7DA" w:rsidR="000A3376" w:rsidRDefault="000A3376" w:rsidP="00FF24C1">
      <w:pPr>
        <w:pStyle w:val="ab"/>
      </w:pPr>
      <w:r>
        <w:rPr>
          <w:rStyle w:val="afff4"/>
        </w:rPr>
        <w:annotationRef/>
      </w:r>
      <w:r>
        <w:t>по https://jira.bpcbt.com/browse/OTR-522</w:t>
      </w:r>
    </w:p>
  </w:comment>
  <w:comment w:id="913" w:author="Гилязова Екатерина Викторовна" w:date="2024-01-26T11:47:00Z" w:initials="ГЕВ">
    <w:p w14:paraId="66F88541" w14:textId="6259A51D" w:rsidR="000A3376" w:rsidRDefault="000A3376" w:rsidP="00FF24C1">
      <w:pPr>
        <w:pStyle w:val="ab"/>
      </w:pPr>
      <w:r>
        <w:rPr>
          <w:rStyle w:val="afff4"/>
        </w:rPr>
        <w:annotationRef/>
      </w:r>
      <w:r>
        <w:t>по https://jira.bpcbt.com/browse/OTR-522</w:t>
      </w:r>
    </w:p>
  </w:comment>
  <w:comment w:id="931" w:author="Гилязова Екатерина Викторовна" w:date="2024-01-26T11:47:00Z" w:initials="ГЕВ">
    <w:p w14:paraId="51EBDFB5" w14:textId="49234A02" w:rsidR="000A3376" w:rsidRDefault="000A3376" w:rsidP="00FF24C1">
      <w:pPr>
        <w:pStyle w:val="ab"/>
      </w:pPr>
      <w:r>
        <w:rPr>
          <w:rStyle w:val="afff4"/>
        </w:rPr>
        <w:annotationRef/>
      </w:r>
      <w:r>
        <w:t>по https://jira.bpcbt.com/browse/OTR-522</w:t>
      </w:r>
    </w:p>
  </w:comment>
  <w:comment w:id="942" w:author="Сказецкая Наталья Камилевна" w:date="2026-04-14T14:06:00Z" w:initials="СНК">
    <w:p w14:paraId="6CF5DC92" w14:textId="11AFAC83" w:rsidR="00B24BD9" w:rsidRPr="00B24BD9" w:rsidRDefault="00B24BD9">
      <w:pPr>
        <w:pStyle w:val="ab"/>
      </w:pPr>
      <w:r>
        <w:rPr>
          <w:rStyle w:val="afff4"/>
        </w:rPr>
        <w:annotationRef/>
      </w:r>
      <w:r>
        <w:rPr>
          <w:lang w:val="en-US"/>
        </w:rPr>
        <w:t>OTR</w:t>
      </w:r>
      <w:r w:rsidRPr="008353C7">
        <w:t>-936</w:t>
      </w:r>
    </w:p>
  </w:comment>
  <w:comment w:id="1061" w:author="Сказецкая Наталья Камилевна" w:date="2023-06-14T19:45:00Z" w:initials="СНК">
    <w:p w14:paraId="7F579B92" w14:textId="0BC121F9" w:rsidR="00FA0117" w:rsidRDefault="00FA0117">
      <w:pPr>
        <w:pStyle w:val="ab"/>
      </w:pPr>
      <w:r>
        <w:rPr>
          <w:rStyle w:val="afff4"/>
        </w:rPr>
        <w:annotationRef/>
      </w:r>
      <w:r>
        <w:t>В рамках чего добавлен данный параметр? Какое влияние на поведенипе ФП предполагается должна оказывать эта информация? Как ее использовать?</w:t>
      </w:r>
    </w:p>
    <w:p w14:paraId="0B40F998" w14:textId="51708B23" w:rsidR="00FA0117" w:rsidRPr="001D4CEB" w:rsidRDefault="00FA0117">
      <w:pPr>
        <w:pStyle w:val="ab"/>
      </w:pPr>
      <w:r>
        <w:t xml:space="preserve">Не добавлен в параметры ответа на запрос </w:t>
      </w:r>
      <w:r>
        <w:rPr>
          <w:lang w:val="en-US"/>
        </w:rPr>
        <w:t>REVERSAL</w:t>
      </w:r>
      <w:r w:rsidRPr="001D4CEB">
        <w:t xml:space="preserve"> </w:t>
      </w:r>
      <w:r>
        <w:t>(раздел 9.2)</w:t>
      </w:r>
    </w:p>
  </w:comment>
  <w:comment w:id="1062" w:author="Sergei Ledovoi" w:date="2023-07-03T15:52:00Z" w:initials="SL">
    <w:p w14:paraId="48C5AA0C" w14:textId="59B5462B" w:rsidR="00FA0117" w:rsidRDefault="00FA0117">
      <w:pPr>
        <w:pStyle w:val="ab"/>
      </w:pPr>
      <w:r>
        <w:rPr>
          <w:rStyle w:val="afff4"/>
        </w:rPr>
        <w:annotationRef/>
      </w:r>
      <w:r>
        <w:t>Данный параметр согласован и добавлен в рамках задачи ОТР-58. В сообщении об ошибке выводится только в тех случаях, когда контроль фондов по счету пройден, но не пройден для субсчета.</w:t>
      </w:r>
    </w:p>
  </w:comment>
  <w:comment w:id="1071" w:author="Сказецкая Наталья Камилевна" w:date="2023-11-14T21:52:00Z" w:initials="СНК">
    <w:p w14:paraId="1679E8ED" w14:textId="77777777" w:rsidR="00FA0117" w:rsidRDefault="00FA0117" w:rsidP="00CA70A1">
      <w:pPr>
        <w:pStyle w:val="ab"/>
      </w:pPr>
      <w:r>
        <w:rPr>
          <w:rStyle w:val="afff4"/>
        </w:rPr>
        <w:annotationRef/>
      </w:r>
      <w:r>
        <w:t xml:space="preserve">Речь только про запросы на формирование проводок (тип </w:t>
      </w:r>
      <w:r>
        <w:rPr>
          <w:lang w:val="en-US"/>
        </w:rPr>
        <w:t>ACCOUNTING</w:t>
      </w:r>
      <w:r>
        <w:t xml:space="preserve">) и на сторнирование/отмену ранее выполненного этапа обработки документа в учете (тип </w:t>
      </w:r>
      <w:r>
        <w:rPr>
          <w:lang w:val="en-US"/>
        </w:rPr>
        <w:t>REVERSAL</w:t>
      </w:r>
      <w:r>
        <w:t>)?</w:t>
      </w:r>
    </w:p>
    <w:p w14:paraId="5DE99C45" w14:textId="77777777" w:rsidR="00FA0117" w:rsidRDefault="00FA0117" w:rsidP="00CA70A1">
      <w:pPr>
        <w:pStyle w:val="ab"/>
      </w:pPr>
      <w:r>
        <w:t xml:space="preserve">В остальных типах запросов параметры Тип документа, Субъект учета не заполняются. В том числе в запросе на предоставление списка проводок по документу (тип </w:t>
      </w:r>
      <w:r>
        <w:rPr>
          <w:lang w:val="en-US"/>
        </w:rPr>
        <w:t>OPLIST</w:t>
      </w:r>
      <w:r>
        <w:t>). А также во всех запросах на отбор и агрегацию учетных данных, которые используются для формирования отчетности в ФП (</w:t>
      </w:r>
      <w:r>
        <w:rPr>
          <w:lang w:val="en-US"/>
        </w:rPr>
        <w:t>TURN</w:t>
      </w:r>
      <w:r w:rsidRPr="00CA70A1">
        <w:t xml:space="preserve">, </w:t>
      </w:r>
      <w:r>
        <w:rPr>
          <w:lang w:val="en-US"/>
        </w:rPr>
        <w:t>FSG</w:t>
      </w:r>
      <w:r w:rsidRPr="00CA70A1">
        <w:t xml:space="preserve">, </w:t>
      </w:r>
      <w:r>
        <w:rPr>
          <w:lang w:val="en-US"/>
        </w:rPr>
        <w:t>COR</w:t>
      </w:r>
      <w:r>
        <w:t>). А формирование отчетности – длительные и объемные запросы, которые предполагается вывести в асинхрон, особенно при пакетном запуске.</w:t>
      </w:r>
    </w:p>
    <w:p w14:paraId="2B14E12F" w14:textId="661CEA8A" w:rsidR="00FA0117" w:rsidRDefault="00FA0117" w:rsidP="00CA70A1">
      <w:pPr>
        <w:pStyle w:val="ab"/>
      </w:pPr>
      <w:r>
        <w:t xml:space="preserve">Все запросы содержать ГУИД запроса и ГУИД документа/отчета, инициировавшего запрос. </w:t>
      </w:r>
      <w:proofErr w:type="gramStart"/>
      <w:r>
        <w:t>Вероятно</w:t>
      </w:r>
      <w:proofErr w:type="gramEnd"/>
      <w:r>
        <w:t xml:space="preserve"> правильнее использовать эти параметры?</w:t>
      </w:r>
    </w:p>
  </w:comment>
  <w:comment w:id="1072" w:author="Гилязова Екатерина Викторовна" w:date="2023-11-15T10:41:00Z" w:initials="ГЕВ">
    <w:p w14:paraId="3AAD7910" w14:textId="574ACC83" w:rsidR="00FA0117" w:rsidRDefault="00FA0117">
      <w:pPr>
        <w:pStyle w:val="ab"/>
      </w:pPr>
      <w:r>
        <w:rPr>
          <w:rStyle w:val="afff4"/>
        </w:rPr>
        <w:annotationRef/>
      </w:r>
      <w:r>
        <w:t>Пока оставляем в таком виде. Когда будут разрабатываться отчеты, будут внесены дополнительные изменения в части тпа документа и Код ТОФК.</w:t>
      </w:r>
    </w:p>
  </w:comment>
  <w:comment w:id="1104" w:author="Сказецкая Наталья Камилевна" w:date="2023-08-01T23:11:00Z" w:initials="СНК">
    <w:p w14:paraId="2DDDCEB0" w14:textId="3532A00A" w:rsidR="00FA0117" w:rsidRDefault="00FA0117">
      <w:pPr>
        <w:pStyle w:val="ab"/>
      </w:pPr>
      <w:r>
        <w:rPr>
          <w:rStyle w:val="afff4"/>
        </w:rPr>
        <w:annotationRef/>
      </w:r>
      <w:r>
        <w:t>Прошу в виде сноски или по тексту абзаца описать алгоритм, по которому в текущей реализации СВАП определяет аналитический признак как обязательный. Это необходимо для понимания возможных причин ошибки</w:t>
      </w:r>
    </w:p>
  </w:comment>
  <w:comment w:id="1119" w:author="Сказецкая Наталья Камилевна" w:date="2024-02-13T22:19:00Z" w:initials="СНК">
    <w:p w14:paraId="396878D3" w14:textId="3B5C8A1B" w:rsidR="00FA0117" w:rsidRDefault="00FA0117">
      <w:pPr>
        <w:pStyle w:val="ab"/>
      </w:pPr>
      <w:r>
        <w:rPr>
          <w:rStyle w:val="afff4"/>
        </w:rPr>
        <w:annotationRef/>
      </w:r>
      <w:r>
        <w:t>Выяснить, это универсальное сообщение или только по коду валюты (проверка на цифровой код)</w:t>
      </w:r>
    </w:p>
  </w:comment>
  <w:comment w:id="1130" w:author="Сказецкая Наталья Камилевна" w:date="2026-04-14T16:29:00Z" w:initials="СНК">
    <w:p w14:paraId="5AEE7FF6" w14:textId="59887278" w:rsidR="00DB0825" w:rsidRPr="006D4773" w:rsidRDefault="00DB0825">
      <w:pPr>
        <w:pStyle w:val="ab"/>
        <w:rPr>
          <w:lang w:val="en-US"/>
        </w:rPr>
      </w:pPr>
      <w:r>
        <w:rPr>
          <w:rStyle w:val="afff4"/>
        </w:rPr>
        <w:annotationRef/>
      </w:r>
      <w:r>
        <w:rPr>
          <w:lang w:val="en-US"/>
        </w:rPr>
        <w:t>OTR</w:t>
      </w:r>
      <w:r w:rsidRPr="006D4773">
        <w:rPr>
          <w:lang w:val="en-US"/>
        </w:rPr>
        <w:t>-936</w:t>
      </w:r>
    </w:p>
  </w:comment>
  <w:comment w:id="1133" w:author="Сказецкая Наталья Камилевна" w:date="2026-04-14T16:29:00Z" w:initials="СНК">
    <w:p w14:paraId="080FA810" w14:textId="77777777" w:rsidR="00DB0825" w:rsidRPr="006D4773" w:rsidRDefault="00DB0825" w:rsidP="00DB0825">
      <w:pPr>
        <w:pStyle w:val="ab"/>
        <w:rPr>
          <w:lang w:val="en-US"/>
        </w:rPr>
      </w:pPr>
      <w:r>
        <w:rPr>
          <w:rStyle w:val="afff4"/>
        </w:rPr>
        <w:annotationRef/>
      </w:r>
      <w:r>
        <w:rPr>
          <w:lang w:val="en-US"/>
        </w:rPr>
        <w:t>OTR</w:t>
      </w:r>
      <w:r w:rsidRPr="006D4773">
        <w:rPr>
          <w:lang w:val="en-US"/>
        </w:rPr>
        <w:t>-936</w:t>
      </w:r>
    </w:p>
  </w:comment>
  <w:comment w:id="1135" w:author="Сказецкая Наталья Камилевна" w:date="2026-04-14T16:29:00Z" w:initials="СНК">
    <w:p w14:paraId="1B195ADE" w14:textId="77777777" w:rsidR="00DB0825" w:rsidRPr="006D4773" w:rsidRDefault="00DB0825" w:rsidP="00DB0825">
      <w:pPr>
        <w:pStyle w:val="ab"/>
        <w:rPr>
          <w:lang w:val="en-US"/>
        </w:rPr>
      </w:pPr>
      <w:r>
        <w:rPr>
          <w:rStyle w:val="afff4"/>
        </w:rPr>
        <w:annotationRef/>
      </w:r>
      <w:r>
        <w:rPr>
          <w:lang w:val="en-US"/>
        </w:rPr>
        <w:t>OTR</w:t>
      </w:r>
      <w:r w:rsidRPr="006D4773">
        <w:rPr>
          <w:lang w:val="en-US"/>
        </w:rPr>
        <w:t>-936</w:t>
      </w:r>
    </w:p>
  </w:comment>
  <w:comment w:id="1137" w:author="Сказецкая Наталья Камилевна" w:date="2026-04-15T21:13:00Z" w:initials="СНК">
    <w:p w14:paraId="47C6713F" w14:textId="43DAB5A6" w:rsidR="00230FD4" w:rsidRPr="00230FD4" w:rsidRDefault="00230FD4">
      <w:pPr>
        <w:pStyle w:val="ab"/>
        <w:rPr>
          <w:lang w:val="en-US"/>
        </w:rPr>
      </w:pPr>
      <w:r>
        <w:rPr>
          <w:rStyle w:val="afff4"/>
        </w:rPr>
        <w:annotationRef/>
      </w:r>
      <w:r>
        <w:rPr>
          <w:lang w:val="en-US"/>
        </w:rPr>
        <w:t>OTR-1101</w:t>
      </w:r>
    </w:p>
  </w:comment>
  <w:comment w:id="1156" w:author="Сатлер Марина Викторовна" w:date="2026-04-08T16:00:00Z" w:initials="С.М.В">
    <w:p w14:paraId="6B8C5EBE" w14:textId="4E379B1D" w:rsidR="00DF4D13" w:rsidRPr="006D4773" w:rsidRDefault="00DF4D13" w:rsidP="0076010A">
      <w:pPr>
        <w:pStyle w:val="ab"/>
        <w:ind w:firstLine="0"/>
        <w:rPr>
          <w:lang w:val="en-US"/>
        </w:rPr>
      </w:pPr>
      <w:r>
        <w:rPr>
          <w:rStyle w:val="afff4"/>
        </w:rPr>
        <w:annotationRef/>
      </w:r>
      <w:hyperlink r:id="rId4" w:tgtFrame="_blank" w:history="1">
        <w:r w:rsidRPr="006D4773">
          <w:rPr>
            <w:rStyle w:val="ad"/>
            <w:rFonts w:ascii="-apple-system" w:hAnsi="-apple-system"/>
            <w:color w:val="0052CC"/>
            <w:sz w:val="21"/>
            <w:szCs w:val="21"/>
            <w:shd w:val="clear" w:color="auto" w:fill="FFFFFF"/>
            <w:lang w:val="en-US"/>
          </w:rPr>
          <w:t>OTR-1101</w:t>
        </w:r>
      </w:hyperlink>
    </w:p>
  </w:comment>
  <w:comment w:id="1158" w:author="Сатлер Марина Викторовна" w:date="2026-04-08T16:33:00Z" w:initials="С.М.В">
    <w:p w14:paraId="2C77F611" w14:textId="4EDC8BBD" w:rsidR="00607693" w:rsidRDefault="00607693">
      <w:pPr>
        <w:pStyle w:val="ab"/>
      </w:pPr>
      <w:r>
        <w:rPr>
          <w:rStyle w:val="afff4"/>
        </w:rPr>
        <w:annotationRef/>
      </w:r>
      <w:r w:rsidRPr="00754807">
        <w:rPr>
          <w:highlight w:val="red"/>
        </w:rPr>
        <w:t>Возможно требуется изменить</w:t>
      </w:r>
      <w:r w:rsidR="00DD046F" w:rsidRPr="00754807">
        <w:rPr>
          <w:highlight w:val="red"/>
        </w:rPr>
        <w:t xml:space="preserve"> в рамках </w:t>
      </w:r>
      <w:hyperlink r:id="rId5" w:tgtFrame="_blank" w:history="1">
        <w:r w:rsidR="00DD046F" w:rsidRPr="00754807">
          <w:rPr>
            <w:rStyle w:val="ad"/>
            <w:rFonts w:ascii="-apple-system" w:hAnsi="-apple-system"/>
            <w:color w:val="0052CC"/>
            <w:sz w:val="21"/>
            <w:szCs w:val="21"/>
            <w:highlight w:val="red"/>
            <w:shd w:val="clear" w:color="auto" w:fill="FFFFFF"/>
          </w:rPr>
          <w:t>OTR-1101</w:t>
        </w:r>
      </w:hyperlink>
    </w:p>
  </w:comment>
  <w:comment w:id="1177" w:author="Сказецкая Наталья Камилевна" w:date="2024-02-19T17:37:00Z" w:initials="СНК">
    <w:p w14:paraId="339AC79E" w14:textId="12580FC2" w:rsidR="00DF4D13" w:rsidRDefault="00DF4D13">
      <w:pPr>
        <w:pStyle w:val="ab"/>
      </w:pPr>
      <w:r>
        <w:rPr>
          <w:rStyle w:val="afff4"/>
        </w:rPr>
        <w:annotationRef/>
      </w:r>
      <w:r w:rsidRPr="0025466C">
        <w:t>Предусмотрен ли контроль на корректность даты в параметре «Дата отражения операции в учете» (SettlementDate) в случае Reprossing=2? Как поведет себя система, если будет указана иная дата, а не дата выполнения первого шага обработки этапа?</w:t>
      </w:r>
    </w:p>
  </w:comment>
  <w:comment w:id="1277" w:author="Сказецкая Наталья Камилевна" w:date="2026-04-14T16:29:00Z" w:initials="СНК">
    <w:p w14:paraId="321CBA4A" w14:textId="2364F420" w:rsidR="00DB0825" w:rsidRPr="00DB0825" w:rsidRDefault="00DB0825" w:rsidP="00DB0825">
      <w:pPr>
        <w:pStyle w:val="ab"/>
      </w:pPr>
      <w:r>
        <w:rPr>
          <w:rStyle w:val="afff4"/>
        </w:rPr>
        <w:annotationRef/>
      </w:r>
      <w:r>
        <w:rPr>
          <w:lang w:val="en-US"/>
        </w:rPr>
        <w:t>OTR</w:t>
      </w:r>
      <w:r w:rsidRPr="00DB0825">
        <w:t>-936</w:t>
      </w:r>
      <w:r>
        <w:t>, возможно не учтено в реализации</w:t>
      </w:r>
    </w:p>
  </w:comment>
  <w:comment w:id="1278" w:author="Сказецкая Наталья Камилевна" w:date="2023-08-01T23:36:00Z" w:initials="СНК">
    <w:p w14:paraId="05514DF8" w14:textId="2522D5E4" w:rsidR="00DF4D13" w:rsidRDefault="00DF4D13">
      <w:pPr>
        <w:pStyle w:val="ab"/>
      </w:pPr>
      <w:r>
        <w:rPr>
          <w:rStyle w:val="afff4"/>
        </w:rPr>
        <w:annotationRef/>
      </w:r>
      <w:r>
        <w:t>Предлагаем изменить формулировку текста сноски для лучшего понимания связи настроек СВАП и текста ошибки</w:t>
      </w:r>
    </w:p>
  </w:comment>
  <w:comment w:id="1280" w:author="Сказецкая Наталья Камилевна" w:date="2023-08-02T00:00:00Z" w:initials="СНК">
    <w:p w14:paraId="5300B363" w14:textId="2E990D5D" w:rsidR="00DF4D13" w:rsidRDefault="00DF4D13">
      <w:pPr>
        <w:pStyle w:val="ab"/>
      </w:pPr>
      <w:r>
        <w:rPr>
          <w:rStyle w:val="afff4"/>
        </w:rPr>
        <w:annotationRef/>
      </w:r>
      <w:r>
        <w:t>Такие уровни абстракции разработчикам ФП ГИИС ЭБ не нужны. Они живут в мире, где есть конкретно Дебет и Кредит, никаких левых и правых</w:t>
      </w:r>
    </w:p>
  </w:comment>
  <w:comment w:id="1282" w:author="Сказецкая Наталья Камилевна" w:date="2026-04-14T16:29:00Z" w:initials="СНК">
    <w:p w14:paraId="71FE43E5" w14:textId="581933FA" w:rsidR="00E02415" w:rsidRPr="00DB0825" w:rsidRDefault="00E02415" w:rsidP="00E02415">
      <w:pPr>
        <w:pStyle w:val="ab"/>
      </w:pPr>
      <w:r>
        <w:rPr>
          <w:rStyle w:val="afff4"/>
        </w:rPr>
        <w:annotationRef/>
      </w:r>
      <w:r>
        <w:rPr>
          <w:lang w:val="en-US"/>
        </w:rPr>
        <w:t>OTR</w:t>
      </w:r>
      <w:r w:rsidRPr="00DB0825">
        <w:t>-936</w:t>
      </w:r>
      <w:r>
        <w:t>, возможно не учтено в реализации</w:t>
      </w:r>
    </w:p>
  </w:comment>
  <w:comment w:id="1285" w:author="Сказецкая Наталья Камилевна" w:date="2026-04-14T16:29:00Z" w:initials="СНК">
    <w:p w14:paraId="2D7E33F8" w14:textId="77777777" w:rsidR="00E02415" w:rsidRPr="00DB0825" w:rsidRDefault="00E02415" w:rsidP="00E02415">
      <w:pPr>
        <w:pStyle w:val="ab"/>
      </w:pPr>
      <w:r>
        <w:rPr>
          <w:rStyle w:val="afff4"/>
        </w:rPr>
        <w:annotationRef/>
      </w:r>
      <w:r>
        <w:rPr>
          <w:lang w:val="en-US"/>
        </w:rPr>
        <w:t>OTR</w:t>
      </w:r>
      <w:r w:rsidRPr="00DB0825">
        <w:t>-936</w:t>
      </w:r>
      <w:r>
        <w:t>, возможно не учтено в реализации</w:t>
      </w:r>
    </w:p>
  </w:comment>
  <w:comment w:id="1287" w:author="Сказецкая Наталья Камилевна" w:date="2026-04-14T16:29:00Z" w:initials="СНК">
    <w:p w14:paraId="389F3E71" w14:textId="77777777" w:rsidR="00E02415" w:rsidRPr="00DB0825" w:rsidRDefault="00E02415" w:rsidP="00E02415">
      <w:pPr>
        <w:pStyle w:val="ab"/>
      </w:pPr>
      <w:r>
        <w:rPr>
          <w:rStyle w:val="afff4"/>
        </w:rPr>
        <w:annotationRef/>
      </w:r>
      <w:r>
        <w:rPr>
          <w:lang w:val="en-US"/>
        </w:rPr>
        <w:t>OTR</w:t>
      </w:r>
      <w:r w:rsidRPr="00DB0825">
        <w:t>-936</w:t>
      </w:r>
      <w:r>
        <w:t>, возможно не учтено в реализации</w:t>
      </w:r>
    </w:p>
  </w:comment>
  <w:comment w:id="1289" w:author="Сказецкая Наталья Камилевна" w:date="2026-04-14T16:29:00Z" w:initials="СНК">
    <w:p w14:paraId="3C90C780" w14:textId="77777777" w:rsidR="00E02415" w:rsidRPr="00DB0825" w:rsidRDefault="00E02415" w:rsidP="00E02415">
      <w:pPr>
        <w:pStyle w:val="ab"/>
      </w:pPr>
      <w:r>
        <w:rPr>
          <w:rStyle w:val="afff4"/>
        </w:rPr>
        <w:annotationRef/>
      </w:r>
      <w:r>
        <w:rPr>
          <w:lang w:val="en-US"/>
        </w:rPr>
        <w:t>OTR</w:t>
      </w:r>
      <w:r w:rsidRPr="00DB0825">
        <w:t>-936</w:t>
      </w:r>
      <w:r>
        <w:t>, возможно не учтено в реализации</w:t>
      </w:r>
    </w:p>
  </w:comment>
  <w:comment w:id="1291" w:author="Сказецкая Наталья Камилевна" w:date="2026-04-14T16:29:00Z" w:initials="СНК">
    <w:p w14:paraId="4A21C549" w14:textId="77777777" w:rsidR="00E02415" w:rsidRPr="00DB0825" w:rsidRDefault="00E02415" w:rsidP="00E02415">
      <w:pPr>
        <w:pStyle w:val="ab"/>
      </w:pPr>
      <w:r>
        <w:rPr>
          <w:rStyle w:val="afff4"/>
        </w:rPr>
        <w:annotationRef/>
      </w:r>
      <w:r>
        <w:rPr>
          <w:lang w:val="en-US"/>
        </w:rPr>
        <w:t>OTR</w:t>
      </w:r>
      <w:r w:rsidRPr="00DB0825">
        <w:t>-936</w:t>
      </w:r>
      <w:r>
        <w:t>, возможно не учтено в реализации</w:t>
      </w:r>
    </w:p>
  </w:comment>
  <w:comment w:id="1295" w:author="Сказецкая Наталья Камилевна" w:date="2023-08-30T13:55:00Z" w:initials="СНК">
    <w:p w14:paraId="5795794B" w14:textId="1BE251EA" w:rsidR="00DF4D13" w:rsidRPr="008E1323" w:rsidRDefault="00DF4D13">
      <w:pPr>
        <w:pStyle w:val="ab"/>
      </w:pPr>
      <w:r>
        <w:rPr>
          <w:rStyle w:val="afff4"/>
        </w:rPr>
        <w:annotationRef/>
      </w:r>
      <w:r>
        <w:t xml:space="preserve">Формулировка согласно </w:t>
      </w:r>
      <w:r>
        <w:rPr>
          <w:lang w:val="en-US"/>
        </w:rPr>
        <w:t>OTR</w:t>
      </w:r>
      <w:r>
        <w:t>-69</w:t>
      </w:r>
    </w:p>
  </w:comment>
  <w:comment w:id="1300" w:author="Сатлер Марина Викторовна" w:date="2026-01-23T10:00:00Z" w:initials="С.М.В">
    <w:p w14:paraId="537DB20B" w14:textId="57AFCCD9" w:rsidR="00DF4D13" w:rsidRDefault="00DF4D13">
      <w:pPr>
        <w:pStyle w:val="ab"/>
      </w:pPr>
      <w:r>
        <w:rPr>
          <w:rStyle w:val="afff4"/>
        </w:rPr>
        <w:annotationRef/>
      </w:r>
      <w:r>
        <w:t>OTR-1000 и FAH-1013</w:t>
      </w:r>
    </w:p>
  </w:comment>
  <w:comment w:id="1318" w:author="Сказецкая Наталья Камилевна" w:date="2023-08-02T16:58:00Z" w:initials="СНК">
    <w:p w14:paraId="2C57394F" w14:textId="523B6204" w:rsidR="00DF4D13" w:rsidRDefault="00DF4D13">
      <w:pPr>
        <w:pStyle w:val="ab"/>
      </w:pPr>
      <w:r>
        <w:rPr>
          <w:rStyle w:val="afff4"/>
        </w:rPr>
        <w:annotationRef/>
      </w:r>
      <w:r>
        <w:t>Это полный перечень ошибок по ОД?</w:t>
      </w:r>
    </w:p>
  </w:comment>
  <w:comment w:id="1319" w:author="Сказецкая Наталья Камилевна" w:date="2023-08-02T16:50:00Z" w:initials="СНК">
    <w:p w14:paraId="499948CD" w14:textId="069090DB" w:rsidR="00DF4D13" w:rsidRDefault="00DF4D13">
      <w:pPr>
        <w:pStyle w:val="ab"/>
      </w:pPr>
      <w:r>
        <w:rPr>
          <w:rStyle w:val="afff4"/>
        </w:rPr>
        <w:annotationRef/>
      </w:r>
      <w:r>
        <w:t>К чему относится эта фраза?</w:t>
      </w:r>
    </w:p>
  </w:comment>
  <w:comment w:id="1321" w:author="Сказецкая Наталья Камилевна" w:date="2023-08-02T16:53:00Z" w:initials="СНК">
    <w:p w14:paraId="08EA39C1" w14:textId="6A0CB905" w:rsidR="00DF4D13" w:rsidRDefault="00DF4D13">
      <w:pPr>
        <w:pStyle w:val="ab"/>
      </w:pPr>
      <w:r>
        <w:rPr>
          <w:rStyle w:val="afff4"/>
        </w:rPr>
        <w:annotationRef/>
      </w:r>
      <w:r>
        <w:t>У нас все статусы правильные. Они просто не соответствуют запрашиваемой операции</w:t>
      </w:r>
    </w:p>
  </w:comment>
  <w:comment w:id="1323" w:author="Сказецкая Наталья Камилевна" w:date="2023-06-14T21:46:00Z" w:initials="СНК">
    <w:p w14:paraId="5F6743E2" w14:textId="77777777" w:rsidR="00DF4D13" w:rsidRPr="00C426A8" w:rsidRDefault="00DF4D13" w:rsidP="00186C40">
      <w:pPr>
        <w:pStyle w:val="ab"/>
      </w:pPr>
      <w:r>
        <w:rPr>
          <w:rStyle w:val="afff4"/>
        </w:rPr>
        <w:annotationRef/>
      </w:r>
      <w:r>
        <w:t xml:space="preserve">Добавить тексты ошибок по </w:t>
      </w:r>
      <w:r>
        <w:rPr>
          <w:lang w:val="en-US"/>
        </w:rPr>
        <w:t>OTR</w:t>
      </w:r>
      <w:r w:rsidRPr="00C426A8">
        <w:t>-338</w:t>
      </w:r>
    </w:p>
  </w:comment>
  <w:comment w:id="1324" w:author="BPC\i.shchekin" w:date="2023-06-27T13:51:00Z" w:initials="IS">
    <w:p w14:paraId="1CCA18AC" w14:textId="3BEC3F15" w:rsidR="00DF4D13" w:rsidRDefault="00DF4D13">
      <w:pPr>
        <w:pStyle w:val="ab"/>
      </w:pPr>
      <w:r>
        <w:rPr>
          <w:rStyle w:val="afff4"/>
        </w:rPr>
        <w:annotationRef/>
      </w:r>
      <w:r>
        <w:t>Пока нереализовано.</w:t>
      </w:r>
    </w:p>
  </w:comment>
  <w:comment w:id="1325" w:author="Сказецкая Наталья Камилевна" w:date="2023-08-02T17:05:00Z" w:initials="СНК">
    <w:p w14:paraId="5A279C12" w14:textId="72A29A25" w:rsidR="00DF4D13" w:rsidRDefault="00DF4D13">
      <w:pPr>
        <w:pStyle w:val="ab"/>
      </w:pPr>
      <w:r>
        <w:rPr>
          <w:rStyle w:val="afff4"/>
        </w:rPr>
        <w:annotationRef/>
      </w:r>
      <w:r>
        <w:t>Прошу в виде сноски или по тексту абзаца описать алгоритм, по которому в текущей реализации СВАП определяет аналитический признак как обязательный. Это необходимо для понимания возможных причин ошибки</w:t>
      </w:r>
    </w:p>
  </w:comment>
  <w:comment w:id="1326" w:author="Наталия Коршунова" w:date="2023-12-21T10:08:00Z" w:initials="НК">
    <w:p w14:paraId="22AE4B08" w14:textId="2A919F2F" w:rsidR="00DF4D13" w:rsidRDefault="00DF4D13">
      <w:pPr>
        <w:pStyle w:val="ab"/>
      </w:pPr>
      <w:r>
        <w:rPr>
          <w:rStyle w:val="afff4"/>
        </w:rPr>
        <w:annotationRef/>
      </w:r>
      <w:r>
        <w:t>Введено в 6.3</w:t>
      </w:r>
    </w:p>
  </w:comment>
  <w:comment w:id="1332" w:author="Сказецкая Наталья Камилевна" w:date="2024-02-01T15:02:00Z" w:initials="СНК">
    <w:p w14:paraId="321AA1CA" w14:textId="671E47A1" w:rsidR="00DF4D13" w:rsidRPr="00772618" w:rsidRDefault="00DF4D13">
      <w:pPr>
        <w:pStyle w:val="ab"/>
      </w:pPr>
      <w:r>
        <w:rPr>
          <w:rStyle w:val="afff4"/>
        </w:rPr>
        <w:annotationRef/>
      </w:r>
      <w:r>
        <w:rPr>
          <w:lang w:val="en-US"/>
        </w:rPr>
        <w:t>OTR</w:t>
      </w:r>
      <w:r w:rsidRPr="00772618">
        <w:t>-587</w:t>
      </w:r>
    </w:p>
  </w:comment>
  <w:comment w:id="1352" w:author="Сказецкая Наталья Камилевна" w:date="2026-04-14T22:08:00Z" w:initials="СНК">
    <w:p w14:paraId="123DA397" w14:textId="09F8A409" w:rsidR="00F468F0" w:rsidRDefault="00F468F0">
      <w:pPr>
        <w:pStyle w:val="ab"/>
      </w:pPr>
      <w:r>
        <w:rPr>
          <w:rStyle w:val="afff4"/>
        </w:rPr>
        <w:annotationRef/>
      </w:r>
      <w:r>
        <w:t>OTR-1000 и FAH-1013</w:t>
      </w:r>
    </w:p>
  </w:comment>
  <w:comment w:id="1381" w:author="Дмитрий Иванов" w:date="2022-12-08T20:57:00Z" w:initials="ДИ">
    <w:p w14:paraId="07FF8614" w14:textId="225BEC20" w:rsidR="00FA0117" w:rsidRDefault="00FA0117">
      <w:r>
        <w:t xml:space="preserve">нет в настройках счета в SVAP уровня контроля - требуется пояснить </w:t>
      </w:r>
      <w:r>
        <w:annotationRef/>
      </w:r>
    </w:p>
  </w:comment>
  <w:comment w:id="1382" w:author="Evgeny Lebedev" w:date="2022-12-15T18:41:00Z" w:initials="EL">
    <w:p w14:paraId="190DF0EA" w14:textId="684E8148" w:rsidR="00FA0117" w:rsidRDefault="00FA0117">
      <w:pPr>
        <w:pStyle w:val="ab"/>
      </w:pPr>
      <w:r>
        <w:rPr>
          <w:rStyle w:val="afff4"/>
        </w:rPr>
        <w:annotationRef/>
      </w:r>
      <w:r>
        <w:t>Данная доработка стоит в ДК на начало 2023. В данный момент будет реализован только прием кровня контроля в запросе без корреляции с уровнем контроля на счете (потому что не реализовано пока)</w:t>
      </w:r>
    </w:p>
  </w:comment>
  <w:comment w:id="1383" w:author="Сказецкая Наталья Камилевна" w:date="2023-06-15T15:33:00Z" w:initials="СНК">
    <w:p w14:paraId="66944E84" w14:textId="5B893064" w:rsidR="00FA0117" w:rsidRDefault="00FA0117">
      <w:pPr>
        <w:pStyle w:val="ab"/>
      </w:pPr>
      <w:r>
        <w:rPr>
          <w:rStyle w:val="afff4"/>
        </w:rPr>
        <w:annotationRef/>
      </w:r>
      <w:r>
        <w:t xml:space="preserve">Задача </w:t>
      </w:r>
      <w:r w:rsidRPr="003D023F">
        <w:t>https://jira.bp</w:t>
      </w:r>
      <w:r>
        <w:t>cbt.com/browse/OTR-362</w:t>
      </w:r>
    </w:p>
  </w:comment>
  <w:comment w:id="1401" w:author="Сказецкая Наталья Камилевна" w:date="2023-08-02T18:24:00Z" w:initials="СНК">
    <w:p w14:paraId="120F9088" w14:textId="4C7F1228" w:rsidR="00FA0117" w:rsidRDefault="00FA0117" w:rsidP="00EC7703">
      <w:pPr>
        <w:pStyle w:val="ab"/>
        <w:numPr>
          <w:ilvl w:val="0"/>
          <w:numId w:val="84"/>
        </w:numPr>
      </w:pPr>
      <w:r>
        <w:rPr>
          <w:rStyle w:val="afff4"/>
        </w:rPr>
        <w:annotationRef/>
      </w:r>
      <w:r>
        <w:t>Учитывается только уровень контроля, указанный в запросе? Или также учитывается, было ли фактически выявлено превышение доступного остатка?</w:t>
      </w:r>
    </w:p>
    <w:p w14:paraId="6534DA1F" w14:textId="4CC906F3" w:rsidR="00FA0117" w:rsidRDefault="00FA0117" w:rsidP="00EC7703">
      <w:pPr>
        <w:pStyle w:val="ab"/>
        <w:numPr>
          <w:ilvl w:val="0"/>
          <w:numId w:val="84"/>
        </w:numPr>
      </w:pPr>
      <w:r>
        <w:t>Ничего не сказано про уровень контроля = 2 (без контроля)</w:t>
      </w:r>
    </w:p>
  </w:comment>
  <w:comment w:id="1402" w:author="Наталия Коршунова" w:date="2023-12-21T10:14:00Z" w:initials="НК">
    <w:p w14:paraId="7D958935" w14:textId="77777777" w:rsidR="00FA0117" w:rsidRDefault="00FA0117" w:rsidP="004200FC">
      <w:pPr>
        <w:pStyle w:val="ab"/>
        <w:numPr>
          <w:ilvl w:val="0"/>
          <w:numId w:val="97"/>
        </w:numPr>
      </w:pPr>
      <w:r>
        <w:rPr>
          <w:rStyle w:val="afff4"/>
        </w:rPr>
        <w:annotationRef/>
      </w:r>
      <w:r>
        <w:t>Учитываяется и уровень контроля и факт превышения</w:t>
      </w:r>
    </w:p>
    <w:p w14:paraId="27D9855B" w14:textId="6CBDAE5D" w:rsidR="00FA0117" w:rsidRDefault="00FA0117" w:rsidP="004200FC">
      <w:pPr>
        <w:pStyle w:val="ab"/>
      </w:pPr>
      <w:r>
        <w:t>Замечание принято</w:t>
      </w:r>
    </w:p>
  </w:comment>
  <w:comment w:id="1422" w:author="Сказецкая Наталья Камилевна" w:date="2023-06-15T16:27:00Z" w:initials="СНК">
    <w:p w14:paraId="2B1BF149" w14:textId="62129C59" w:rsidR="00FA0117" w:rsidRDefault="00FA0117" w:rsidP="00E47933">
      <w:pPr>
        <w:pStyle w:val="ab"/>
      </w:pPr>
      <w:r>
        <w:rPr>
          <w:rStyle w:val="afff4"/>
        </w:rPr>
        <w:annotationRef/>
      </w:r>
      <w:r>
        <w:t>В текущей реализации только 2 значения.</w:t>
      </w:r>
    </w:p>
  </w:comment>
  <w:comment w:id="1426" w:author="Сказецкая Наталья Камилевна" w:date="2023-06-15T16:57:00Z" w:initials="СНК">
    <w:p w14:paraId="323BF4DB" w14:textId="0E53573C" w:rsidR="00FA0117" w:rsidRDefault="00FA0117">
      <w:pPr>
        <w:pStyle w:val="ab"/>
      </w:pPr>
      <w:r>
        <w:rPr>
          <w:rStyle w:val="afff4"/>
        </w:rPr>
        <w:annotationRef/>
      </w:r>
      <w:r>
        <w:t xml:space="preserve">В рамках </w:t>
      </w:r>
      <w:r>
        <w:rPr>
          <w:lang w:val="en-US"/>
        </w:rPr>
        <w:t>OTR</w:t>
      </w:r>
      <w:r>
        <w:t xml:space="preserve">-410 обсуждали, что для этого нужен отдельный оператор </w:t>
      </w:r>
      <w:r>
        <w:rPr>
          <w:lang w:val="en-US"/>
        </w:rPr>
        <w:t>not</w:t>
      </w:r>
      <w:r w:rsidRPr="00EC4A97">
        <w:t xml:space="preserve"> </w:t>
      </w:r>
      <w:r>
        <w:rPr>
          <w:lang w:val="en-US"/>
        </w:rPr>
        <w:t>exist</w:t>
      </w:r>
      <w:r>
        <w:t xml:space="preserve">. </w:t>
      </w:r>
    </w:p>
    <w:p w14:paraId="5437862F" w14:textId="48C44445" w:rsidR="00FA0117" w:rsidRDefault="00FA0117">
      <w:pPr>
        <w:pStyle w:val="ab"/>
      </w:pPr>
    </w:p>
    <w:p w14:paraId="527E6491" w14:textId="77F17E86" w:rsidR="00FA0117" w:rsidRPr="00FA7093" w:rsidRDefault="00FA0117" w:rsidP="00FA7093">
      <w:pPr>
        <w:pStyle w:val="ab"/>
      </w:pPr>
      <w:r>
        <w:t xml:space="preserve">Для упрощения текста запросов, для минимизации ошибок в составлении запросов кроме операторов </w:t>
      </w:r>
      <w:r>
        <w:rPr>
          <w:lang w:val="en-US"/>
        </w:rPr>
        <w:t>empty</w:t>
      </w:r>
      <w:r>
        <w:t xml:space="preserve"> и </w:t>
      </w:r>
      <w:r>
        <w:rPr>
          <w:sz w:val="22"/>
          <w:szCs w:val="22"/>
          <w:lang w:val="en-US"/>
        </w:rPr>
        <w:t>not</w:t>
      </w:r>
      <w:r w:rsidRPr="00FA7093">
        <w:rPr>
          <w:sz w:val="22"/>
          <w:szCs w:val="22"/>
        </w:rPr>
        <w:t xml:space="preserve"> </w:t>
      </w:r>
      <w:r>
        <w:rPr>
          <w:sz w:val="22"/>
          <w:szCs w:val="22"/>
          <w:lang w:val="en-US"/>
        </w:rPr>
        <w:t>exist</w:t>
      </w:r>
      <w:r>
        <w:rPr>
          <w:sz w:val="22"/>
          <w:szCs w:val="22"/>
        </w:rPr>
        <w:t xml:space="preserve">, позволяющих делать </w:t>
      </w:r>
      <w:r>
        <w:t xml:space="preserve">выборки разных вариантов пустоты по отдельности, </w:t>
      </w:r>
      <w:r>
        <w:rPr>
          <w:sz w:val="22"/>
          <w:szCs w:val="22"/>
        </w:rPr>
        <w:t>необходимо разработать новый оператор – общий для выборки всех вариантов пустоты</w:t>
      </w:r>
      <w:r w:rsidRPr="00FA7093">
        <w:rPr>
          <w:sz w:val="22"/>
          <w:szCs w:val="22"/>
        </w:rPr>
        <w:t xml:space="preserve"> </w:t>
      </w:r>
      <w:r>
        <w:rPr>
          <w:sz w:val="22"/>
          <w:szCs w:val="22"/>
        </w:rPr>
        <w:t>(</w:t>
      </w:r>
      <w:r>
        <w:rPr>
          <w:sz w:val="22"/>
          <w:szCs w:val="22"/>
          <w:lang w:val="en-US"/>
        </w:rPr>
        <w:t>null</w:t>
      </w:r>
      <w:r>
        <w:rPr>
          <w:sz w:val="22"/>
          <w:szCs w:val="22"/>
        </w:rPr>
        <w:t xml:space="preserve">, прочерк, отсутствует). </w:t>
      </w:r>
    </w:p>
    <w:p w14:paraId="2C7BE26F" w14:textId="73813BEC" w:rsidR="00FA0117" w:rsidRDefault="00FA0117" w:rsidP="00FA7093">
      <w:pPr>
        <w:pStyle w:val="ab"/>
        <w:ind w:firstLine="0"/>
      </w:pPr>
      <w:r>
        <w:t>Нужно исключить для разработчиков отчетов необходимость вникать в тонкости настройки правил (сопоставлен или не сопоставлен аналит признак атрибуту документа), в историю возникновения аналит признаков (когда он был введен и предусматривался ли ранее в правилах). Они должны просто написать – выбери мне пусто или не пусто, подразумевая, что система учтет все виды пустоты.</w:t>
      </w:r>
    </w:p>
    <w:p w14:paraId="0F1CA089" w14:textId="1CE4E361" w:rsidR="00FA0117" w:rsidRDefault="00FA0117" w:rsidP="00FA7093">
      <w:pPr>
        <w:pStyle w:val="ab"/>
        <w:ind w:firstLine="0"/>
      </w:pPr>
    </w:p>
    <w:p w14:paraId="13F3C8B2" w14:textId="5338E603" w:rsidR="00FA0117" w:rsidRPr="006413AA" w:rsidRDefault="00FA0117" w:rsidP="00FA7093">
      <w:pPr>
        <w:pStyle w:val="ab"/>
        <w:ind w:firstLine="0"/>
      </w:pPr>
      <w:r>
        <w:t xml:space="preserve">Кроме того, отбор данных – это первая часть проблемы. Вторая часть проблемы – это агрегация данных с разными видами пустоты. В запросах </w:t>
      </w:r>
      <w:r>
        <w:rPr>
          <w:lang w:val="en-US"/>
        </w:rPr>
        <w:t>PA</w:t>
      </w:r>
      <w:r w:rsidRPr="003B2AA7">
        <w:t xml:space="preserve"> </w:t>
      </w:r>
      <w:r>
        <w:t xml:space="preserve">и </w:t>
      </w:r>
      <w:r>
        <w:rPr>
          <w:lang w:val="en-US"/>
        </w:rPr>
        <w:t>CONS</w:t>
      </w:r>
      <w:r w:rsidRPr="003B2AA7">
        <w:t xml:space="preserve"> </w:t>
      </w:r>
      <w:r>
        <w:t>не должно</w:t>
      </w:r>
      <w:r w:rsidRPr="003B2AA7">
        <w:t xml:space="preserve"> </w:t>
      </w:r>
      <w:r>
        <w:t>возвращаться</w:t>
      </w:r>
      <w:r w:rsidRPr="003B2AA7">
        <w:t xml:space="preserve"> отдельными строками </w:t>
      </w:r>
      <w:r w:rsidRPr="003B2AA7">
        <w:rPr>
          <w:lang w:val="en-US"/>
        </w:rPr>
        <w:t>NULL</w:t>
      </w:r>
      <w:r>
        <w:t>, прочерк</w:t>
      </w:r>
      <w:r w:rsidRPr="003B2AA7">
        <w:t xml:space="preserve"> и не существует. Это все должна быть одна строка! </w:t>
      </w:r>
    </w:p>
  </w:comment>
  <w:comment w:id="1427" w:author="Вадим Михайлов" w:date="2023-06-27T16:28:00Z" w:initials="ВМ">
    <w:p w14:paraId="5090F5FA" w14:textId="3FEFF109" w:rsidR="00FA0117" w:rsidRDefault="00FA0117" w:rsidP="000C27A3">
      <w:pPr>
        <w:pStyle w:val="ab"/>
      </w:pPr>
      <w:r>
        <w:rPr>
          <w:rStyle w:val="afff4"/>
        </w:rPr>
        <w:annotationRef/>
      </w:r>
      <w:r>
        <w:t xml:space="preserve">Отдельный оператор </w:t>
      </w:r>
      <w:r>
        <w:rPr>
          <w:lang w:val="en-US"/>
        </w:rPr>
        <w:t>not</w:t>
      </w:r>
      <w:r w:rsidRPr="000C27A3">
        <w:t xml:space="preserve"> </w:t>
      </w:r>
      <w:r>
        <w:rPr>
          <w:lang w:val="en-US"/>
        </w:rPr>
        <w:t>exists</w:t>
      </w:r>
      <w:r>
        <w:t xml:space="preserve"> как раз дорабатывался, чтобы предоставить больше гибкости для настройки фильтров. Доработка нового оператора сравнения для выборки всех вариантов видится не оптимальной, т.к. в данном случае это будет по сути дублированием имеющегося функционала. Для настройки такого фильтра нужно воспользоваться двумя операторами сравнения: </w:t>
      </w:r>
      <w:r>
        <w:rPr>
          <w:lang w:val="en-US"/>
        </w:rPr>
        <w:t>empty</w:t>
      </w:r>
      <w:r w:rsidRPr="000C27A3">
        <w:t xml:space="preserve"> </w:t>
      </w:r>
      <w:r>
        <w:t xml:space="preserve">и </w:t>
      </w:r>
      <w:r>
        <w:rPr>
          <w:lang w:val="en-US"/>
        </w:rPr>
        <w:t>not</w:t>
      </w:r>
      <w:r w:rsidRPr="000C27A3">
        <w:t xml:space="preserve"> </w:t>
      </w:r>
      <w:r>
        <w:rPr>
          <w:lang w:val="en-US"/>
        </w:rPr>
        <w:t>exists</w:t>
      </w:r>
      <w:r>
        <w:t>, для одного аналитического признака</w:t>
      </w:r>
    </w:p>
    <w:p w14:paraId="6D015E87" w14:textId="61A43DC6" w:rsidR="00FA0117" w:rsidRDefault="00FA0117" w:rsidP="000C27A3">
      <w:pPr>
        <w:pStyle w:val="ab"/>
      </w:pPr>
      <w:r>
        <w:t>Что касается агрегации данных, то здесь после устранения всех замечаний логика следующая:</w:t>
      </w:r>
    </w:p>
    <w:p w14:paraId="3A16B0A3" w14:textId="0D7E519F" w:rsidR="00FA0117" w:rsidRDefault="00FA0117" w:rsidP="00EC7703">
      <w:pPr>
        <w:pStyle w:val="GOSTNormal"/>
        <w:numPr>
          <w:ilvl w:val="0"/>
          <w:numId w:val="63"/>
        </w:numPr>
      </w:pPr>
      <w:r>
        <w:t>е</w:t>
      </w:r>
      <w:r w:rsidRPr="00F92DC8">
        <w:t>сли аналити</w:t>
      </w:r>
      <w:r>
        <w:t xml:space="preserve">ческий признак входит в структуру номера счета учета </w:t>
      </w:r>
      <w:r>
        <w:rPr>
          <w:rStyle w:val="afff4"/>
        </w:rPr>
        <w:annotationRef/>
      </w:r>
      <w:r>
        <w:t>и имеет пустое значение или значение «</w:t>
      </w:r>
      <w:r>
        <w:rPr>
          <w:lang w:val="en-US"/>
        </w:rPr>
        <w:t>NULL</w:t>
      </w:r>
      <w:r>
        <w:t>», то в ответе будет передан «-» (прочерк);</w:t>
      </w:r>
    </w:p>
    <w:p w14:paraId="518DEEC1" w14:textId="77777777" w:rsidR="00FA0117" w:rsidRDefault="00FA0117" w:rsidP="00EC7703">
      <w:pPr>
        <w:pStyle w:val="GOSTNormal"/>
        <w:numPr>
          <w:ilvl w:val="0"/>
          <w:numId w:val="63"/>
        </w:numPr>
      </w:pPr>
      <w:r>
        <w:t>Если аналитический признак не входит в структуру номера счета учета и имеет пустое значение или значение «</w:t>
      </w:r>
      <w:r>
        <w:rPr>
          <w:lang w:val="en-US"/>
        </w:rPr>
        <w:t>NULL</w:t>
      </w:r>
      <w:r>
        <w:t>», то в ответе:</w:t>
      </w:r>
    </w:p>
    <w:p w14:paraId="4A11B2FD" w14:textId="77777777" w:rsidR="00FA0117" w:rsidRDefault="00FA0117" w:rsidP="00EC7703">
      <w:pPr>
        <w:pStyle w:val="GOSTNormal"/>
        <w:numPr>
          <w:ilvl w:val="1"/>
          <w:numId w:val="63"/>
        </w:numPr>
      </w:pPr>
      <w:r>
        <w:t>Если «пустое значение», то аналитический признак отсуствует в ответе;</w:t>
      </w:r>
    </w:p>
    <w:p w14:paraId="7F9BE875" w14:textId="3E21CBF1" w:rsidR="00FA0117" w:rsidRPr="000C27A3" w:rsidRDefault="00FA0117" w:rsidP="00EC7703">
      <w:pPr>
        <w:pStyle w:val="GOSTNormal"/>
        <w:numPr>
          <w:ilvl w:val="1"/>
          <w:numId w:val="63"/>
        </w:numPr>
      </w:pPr>
      <w:r>
        <w:t>Если «</w:t>
      </w:r>
      <w:r w:rsidRPr="00222E0C">
        <w:rPr>
          <w:lang w:val="en-US"/>
        </w:rPr>
        <w:t>NULL</w:t>
      </w:r>
      <w:r>
        <w:t>», то в ответе содержится аналитический признак и его значение – «</w:t>
      </w:r>
      <w:r w:rsidRPr="00222E0C">
        <w:rPr>
          <w:lang w:val="en-US"/>
        </w:rPr>
        <w:t>NULL</w:t>
      </w:r>
      <w:r>
        <w:t>»</w:t>
      </w:r>
      <w:r w:rsidRPr="00F92DC8">
        <w:t>.</w:t>
      </w:r>
    </w:p>
  </w:comment>
  <w:comment w:id="1428" w:author="Сказецкая Наталья Камилевна" w:date="2023-08-02T20:32:00Z" w:initials="СНК">
    <w:p w14:paraId="72B28268" w14:textId="125571A9" w:rsidR="00FA0117" w:rsidRPr="00AC1D5F" w:rsidRDefault="00FA0117">
      <w:pPr>
        <w:pStyle w:val="ab"/>
      </w:pPr>
      <w:r>
        <w:rPr>
          <w:rStyle w:val="afff4"/>
        </w:rPr>
        <w:annotationRef/>
      </w:r>
      <w:r>
        <w:t xml:space="preserve">Именно это и беспокоит применительно к запросам </w:t>
      </w:r>
      <w:r>
        <w:rPr>
          <w:lang w:val="en-US"/>
        </w:rPr>
        <w:t>PA</w:t>
      </w:r>
      <w:r w:rsidRPr="00AC1D5F">
        <w:t xml:space="preserve"> </w:t>
      </w:r>
      <w:r>
        <w:t xml:space="preserve">и </w:t>
      </w:r>
      <w:r>
        <w:rPr>
          <w:lang w:val="en-US"/>
        </w:rPr>
        <w:t>CONS</w:t>
      </w:r>
      <w:r>
        <w:t>. На стороне ФП не предусмотрена дополнительная группировка данных и пересчет итогов. Н</w:t>
      </w:r>
      <w:r w:rsidRPr="00AC1D5F">
        <w:t>ужно, чтоб</w:t>
      </w:r>
      <w:r>
        <w:t>ы</w:t>
      </w:r>
      <w:r w:rsidRPr="00AC1D5F">
        <w:t xml:space="preserve"> </w:t>
      </w:r>
      <w:r>
        <w:t>сразу приходила одна строка, а не две</w:t>
      </w:r>
    </w:p>
  </w:comment>
  <w:comment w:id="1429" w:author="Наталия Коршунова" w:date="2023-12-21T10:48:00Z" w:initials="НК">
    <w:p w14:paraId="325895B2" w14:textId="6BD1955B" w:rsidR="00FA0117" w:rsidRDefault="00FA0117">
      <w:pPr>
        <w:pStyle w:val="ab"/>
      </w:pPr>
      <w:r>
        <w:rPr>
          <w:rStyle w:val="afff4"/>
        </w:rPr>
        <w:annotationRef/>
      </w:r>
      <w:r>
        <w:t>Проблематика понятна. Но предагаю пока оставить как есть. Если на ПРОМе столкнемся с такой проблемой, то будем решать с доработкой. Перевод 10 ТОФК такой проблемы не выявил</w:t>
      </w:r>
    </w:p>
  </w:comment>
  <w:comment w:id="1448" w:author="Сказецкая Наталья Камилевна" w:date="2023-09-07T16:53:00Z" w:initials="СНК">
    <w:p w14:paraId="66EABD8F" w14:textId="77777777" w:rsidR="00FA0117" w:rsidRDefault="00FA0117" w:rsidP="004069D6">
      <w:pPr>
        <w:pStyle w:val="ab"/>
      </w:pPr>
      <w:r>
        <w:rPr>
          <w:rStyle w:val="afff4"/>
        </w:rPr>
        <w:annotationRef/>
      </w:r>
      <w:r>
        <w:t>Добавить во все запросы в соотв с табл 2</w:t>
      </w:r>
    </w:p>
  </w:comment>
  <w:comment w:id="1449" w:author="Сатлер Марина Викторовна" w:date="2024-01-09T12:37:00Z" w:initials="С.М.В">
    <w:p w14:paraId="118C53B0" w14:textId="47786C42" w:rsidR="00FA0117" w:rsidRDefault="00FA0117">
      <w:pPr>
        <w:pStyle w:val="ab"/>
      </w:pPr>
      <w:r>
        <w:rPr>
          <w:rStyle w:val="afff4"/>
        </w:rPr>
        <w:annotationRef/>
      </w:r>
      <w:r>
        <w:t>Отработано. Для всех запросов актуализировано в соответствии с тбалицей 2</w:t>
      </w:r>
    </w:p>
  </w:comment>
  <w:comment w:id="1469" w:author="Сказецкая Наталья Камилевна" w:date="2023-09-07T16:53:00Z" w:initials="СНК">
    <w:p w14:paraId="6F2C1E33" w14:textId="77777777" w:rsidR="00FA0117" w:rsidRDefault="00FA0117" w:rsidP="004069D6">
      <w:pPr>
        <w:pStyle w:val="ab"/>
      </w:pPr>
      <w:r>
        <w:rPr>
          <w:rStyle w:val="afff4"/>
        </w:rPr>
        <w:annotationRef/>
      </w:r>
      <w:r>
        <w:t>Добавить во все запросы в соотв с табл 2</w:t>
      </w:r>
    </w:p>
  </w:comment>
  <w:comment w:id="1481" w:author="Сказецкая Наталья Камилевна" w:date="2023-09-07T16:53:00Z" w:initials="СНК">
    <w:p w14:paraId="5CBC895D" w14:textId="77777777" w:rsidR="00FA0117" w:rsidRDefault="00FA0117" w:rsidP="004069D6">
      <w:pPr>
        <w:pStyle w:val="ab"/>
      </w:pPr>
      <w:r>
        <w:rPr>
          <w:rStyle w:val="afff4"/>
        </w:rPr>
        <w:annotationRef/>
      </w:r>
      <w:r>
        <w:t>Добавить во все запросы в соотв с табл 2</w:t>
      </w:r>
    </w:p>
  </w:comment>
  <w:comment w:id="1502" w:author="Сказецкая Наталья Камилевна" w:date="2026-04-14T14:47:00Z" w:initials="СНК">
    <w:p w14:paraId="3E95CF0A" w14:textId="77777777" w:rsidR="00DD08B7" w:rsidRPr="00AC7C51" w:rsidRDefault="00DD08B7" w:rsidP="00DD08B7">
      <w:pPr>
        <w:pStyle w:val="ab"/>
      </w:pPr>
      <w:r>
        <w:rPr>
          <w:rStyle w:val="afff4"/>
        </w:rPr>
        <w:annotationRef/>
      </w:r>
      <w:r>
        <w:rPr>
          <w:lang w:val="en-US"/>
        </w:rPr>
        <w:t>OTR</w:t>
      </w:r>
      <w:r w:rsidRPr="008353C7">
        <w:t>-936</w:t>
      </w:r>
    </w:p>
  </w:comment>
  <w:comment w:id="1565" w:author="Сказецкая Наталья Камилевна" w:date="2024-02-19T17:25:00Z" w:initials="СНК">
    <w:p w14:paraId="1E7A73BE" w14:textId="77777777" w:rsidR="00FA0117" w:rsidRDefault="00FA0117" w:rsidP="008253D8">
      <w:pPr>
        <w:pStyle w:val="ab"/>
      </w:pPr>
      <w:r>
        <w:rPr>
          <w:rStyle w:val="afff4"/>
        </w:rPr>
        <w:annotationRef/>
      </w:r>
      <w:r>
        <w:t>OTR-522</w:t>
      </w:r>
    </w:p>
    <w:p w14:paraId="3B103FB9" w14:textId="5AB70B2D" w:rsidR="00FA0117" w:rsidRDefault="00FA0117" w:rsidP="008253D8">
      <w:pPr>
        <w:pStyle w:val="ab"/>
      </w:pPr>
      <w:r>
        <w:t>Предусмотрен ли контроль на корректность даты в параметре «Дата отражения операции в учете» (SettlementDate) в случае Reprossing=2? Как поведет себя система, если будет указана иная дата, а не дата выполнения первого шага обработки этапа?</w:t>
      </w:r>
    </w:p>
  </w:comment>
  <w:comment w:id="1586" w:author="Сказецкая Наталья Камилевна" w:date="2023-09-07T16:53:00Z" w:initials="СНК">
    <w:p w14:paraId="7BBC451F" w14:textId="77777777" w:rsidR="00FA0117" w:rsidRDefault="00FA0117" w:rsidP="004829B3">
      <w:pPr>
        <w:pStyle w:val="ab"/>
      </w:pPr>
      <w:r>
        <w:rPr>
          <w:rStyle w:val="afff4"/>
        </w:rPr>
        <w:annotationRef/>
      </w:r>
      <w:r>
        <w:t>Добавить во все запросы в соотв с табл 2</w:t>
      </w:r>
    </w:p>
  </w:comment>
  <w:comment w:id="1604" w:author="Сказецкая Наталья Камилевна" w:date="2023-09-07T16:53:00Z" w:initials="СНК">
    <w:p w14:paraId="2660B5A8" w14:textId="77777777" w:rsidR="00FA0117" w:rsidRDefault="00FA0117" w:rsidP="004829B3">
      <w:pPr>
        <w:pStyle w:val="ab"/>
      </w:pPr>
      <w:r>
        <w:rPr>
          <w:rStyle w:val="afff4"/>
        </w:rPr>
        <w:annotationRef/>
      </w:r>
      <w:r>
        <w:t>Добавить во все запросы в соотв с табл 2</w:t>
      </w:r>
    </w:p>
  </w:comment>
  <w:comment w:id="1740" w:author="Сказецкая Наталья Камилевна" w:date="2023-06-20T20:52:00Z" w:initials="СНК">
    <w:p w14:paraId="52257A74" w14:textId="1D4E555B" w:rsidR="00FA0117" w:rsidRDefault="00FA0117">
      <w:pPr>
        <w:pStyle w:val="ab"/>
      </w:pPr>
      <w:r>
        <w:rPr>
          <w:rStyle w:val="afff4"/>
        </w:rPr>
        <w:annotationRef/>
      </w:r>
      <w:r>
        <w:t xml:space="preserve">Как будет формироваться сообщение об ошибке контроля фондов с учетом того, что при REVERSAL может обрабатываться несколько этапов? Будет ли указываться этап, при сторнировании которого произошла ошибка? С запросом ACCOUNTING все понятно, там один этап пытаемся </w:t>
      </w:r>
      <w:proofErr w:type="gramStart"/>
      <w:r>
        <w:t>обработать..</w:t>
      </w:r>
      <w:proofErr w:type="gramEnd"/>
      <w:r>
        <w:t xml:space="preserve"> Может для REVERSAL надо ошибку фондов возвращать с указанием сторнируемого этапа? Или в универсальное сообщение об ошибке о превышении остатков добавить указание этапа обработки?</w:t>
      </w:r>
      <w:r>
        <w:annotationRef/>
      </w:r>
    </w:p>
  </w:comment>
  <w:comment w:id="1741" w:author="Вадим Михайлов" w:date="2023-07-03T11:34:00Z" w:initials="ВМ">
    <w:p w14:paraId="500F889D" w14:textId="0C59993E" w:rsidR="00FA0117" w:rsidRDefault="00FA0117" w:rsidP="0074766A">
      <w:pPr>
        <w:pStyle w:val="ab"/>
      </w:pPr>
      <w:r>
        <w:rPr>
          <w:rStyle w:val="afff4"/>
        </w:rPr>
        <w:annotationRef/>
      </w:r>
      <w:r w:rsidRPr="009B4CF0">
        <w:t>пока считаем нецелесообразным. Указание сторнируемого этапа неверно, т.к. сами проводки, по которым возниколо превышение фондов, могут быть на другом этапе. К тому же объем доработок большой, а "выхлоп" от нее будет небольшим, т.к. на большинстве документов настроено не более двух этапов обработки. Акты в расчет не берем, т.к. это уникальная ситуация, когда операции на счете блокирются и все должно пройти одним днем</w:t>
      </w:r>
    </w:p>
  </w:comment>
  <w:comment w:id="1742" w:author="Сказецкая Наталья Камилевна" w:date="2026-04-14T14:47:00Z" w:initials="СНК">
    <w:p w14:paraId="5621238C" w14:textId="1D13B402" w:rsidR="00AC7C51" w:rsidRPr="00AC7C51" w:rsidRDefault="00AC7C51">
      <w:pPr>
        <w:pStyle w:val="ab"/>
      </w:pPr>
      <w:r>
        <w:rPr>
          <w:rStyle w:val="afff4"/>
        </w:rPr>
        <w:annotationRef/>
      </w:r>
      <w:r>
        <w:rPr>
          <w:lang w:val="en-US"/>
        </w:rPr>
        <w:t>OTR</w:t>
      </w:r>
      <w:r w:rsidRPr="008353C7">
        <w:t>-936</w:t>
      </w:r>
    </w:p>
  </w:comment>
  <w:comment w:id="1788" w:author="Сказецкая Наталья Камилевна" w:date="2023-09-07T16:53:00Z" w:initials="СНК">
    <w:p w14:paraId="56CD7704" w14:textId="77777777" w:rsidR="00FA0117" w:rsidRDefault="00FA0117" w:rsidP="00371009">
      <w:pPr>
        <w:pStyle w:val="ab"/>
      </w:pPr>
      <w:r>
        <w:rPr>
          <w:rStyle w:val="afff4"/>
        </w:rPr>
        <w:annotationRef/>
      </w:r>
      <w:r>
        <w:t>Добавить во все запросы в соотв с табл 2</w:t>
      </w:r>
    </w:p>
  </w:comment>
  <w:comment w:id="1797" w:author="Сказецкая Наталья Камилевна" w:date="2026-04-14T14:01:00Z" w:initials="СНК">
    <w:p w14:paraId="7437FB92" w14:textId="77777777" w:rsidR="00585397" w:rsidRPr="00B24BD9" w:rsidRDefault="00585397">
      <w:pPr>
        <w:pStyle w:val="ab"/>
      </w:pPr>
      <w:r>
        <w:rPr>
          <w:rStyle w:val="afff4"/>
        </w:rPr>
        <w:annotationRef/>
      </w:r>
      <w:r>
        <w:rPr>
          <w:lang w:val="en-US"/>
        </w:rPr>
        <w:t>OTR</w:t>
      </w:r>
      <w:r w:rsidRPr="00B24BD9">
        <w:t>-936</w:t>
      </w:r>
    </w:p>
  </w:comment>
  <w:comment w:id="1815" w:author="Вадим Михайлов" w:date="2023-07-04T16:03:00Z" w:initials="ВМ">
    <w:p w14:paraId="35F9A587" w14:textId="2A1B3F7B" w:rsidR="00585397" w:rsidRDefault="00585397">
      <w:pPr>
        <w:pStyle w:val="ab"/>
      </w:pPr>
      <w:r>
        <w:rPr>
          <w:rStyle w:val="afff4"/>
        </w:rPr>
        <w:annotationRef/>
      </w:r>
      <w:r>
        <w:t xml:space="preserve">Доработка в рамках </w:t>
      </w:r>
      <w:r>
        <w:rPr>
          <w:rStyle w:val="afff4"/>
        </w:rPr>
        <w:annotationRef/>
      </w:r>
      <w:hyperlink r:id="rId6" w:history="1">
        <w:r w:rsidRPr="00C266B7">
          <w:rPr>
            <w:rStyle w:val="ad"/>
          </w:rPr>
          <w:t>https://jira.bpcbt.com/browse/FAH-899</w:t>
        </w:r>
      </w:hyperlink>
      <w:r>
        <w:t>. Тэг будет необязательным в запрсое</w:t>
      </w:r>
    </w:p>
  </w:comment>
  <w:comment w:id="1818" w:author="Сказецкая Наталья Камилевна" w:date="2023-09-15T11:57:00Z" w:initials="СНК">
    <w:p w14:paraId="60426C11" w14:textId="2C92AD7A" w:rsidR="00585397" w:rsidRDefault="00585397">
      <w:pPr>
        <w:pStyle w:val="ab"/>
      </w:pPr>
      <w:r>
        <w:rPr>
          <w:rStyle w:val="afff4"/>
        </w:rPr>
        <w:annotationRef/>
      </w:r>
      <w:r>
        <w:t>В связи со значительным расширением списка типов документов предлагаю ограничиться отсылкой на табл 2. Перечень конкретных типов есть смысл приводить в томах 2-4</w:t>
      </w:r>
    </w:p>
  </w:comment>
  <w:comment w:id="1848" w:author="Сказецкая Наталья Камилевна" w:date="2026-04-14T14:02:00Z" w:initials="СНК">
    <w:p w14:paraId="5D740C6C" w14:textId="77777777" w:rsidR="00585397" w:rsidRDefault="00585397">
      <w:pPr>
        <w:pStyle w:val="ab"/>
      </w:pPr>
      <w:r>
        <w:rPr>
          <w:rStyle w:val="afff4"/>
        </w:rPr>
        <w:annotationRef/>
      </w:r>
      <w:r>
        <w:rPr>
          <w:lang w:val="en-US"/>
        </w:rPr>
        <w:t>OTR</w:t>
      </w:r>
      <w:r w:rsidRPr="00B24BD9">
        <w:t>-936</w:t>
      </w:r>
    </w:p>
  </w:comment>
  <w:comment w:id="1865" w:author="Сатлер Марина Викторовна" w:date="2026-04-08T16:13:00Z" w:initials="С.М.В">
    <w:p w14:paraId="0C3DC68C" w14:textId="16D17A30" w:rsidR="00585397" w:rsidRDefault="00585397">
      <w:pPr>
        <w:pStyle w:val="ab"/>
      </w:pPr>
      <w:r>
        <w:rPr>
          <w:rStyle w:val="afff4"/>
        </w:rPr>
        <w:annotationRef/>
      </w:r>
      <w:hyperlink r:id="rId7" w:tgtFrame="_blank" w:history="1">
        <w:r>
          <w:rPr>
            <w:rStyle w:val="ad"/>
            <w:rFonts w:ascii="-apple-system" w:hAnsi="-apple-system"/>
            <w:color w:val="0052CC"/>
            <w:sz w:val="21"/>
            <w:szCs w:val="21"/>
            <w:shd w:val="clear" w:color="auto" w:fill="FFFFFF"/>
          </w:rPr>
          <w:t>OTR-1101</w:t>
        </w:r>
      </w:hyperlink>
    </w:p>
  </w:comment>
  <w:comment w:id="1869" w:author="Вадим Михайлов" w:date="2023-07-04T16:02:00Z" w:initials="ВМ">
    <w:p w14:paraId="383B42B3" w14:textId="37B81FEF" w:rsidR="00585397" w:rsidRDefault="00585397">
      <w:pPr>
        <w:pStyle w:val="ab"/>
      </w:pPr>
      <w:r>
        <w:t xml:space="preserve">Доработка в рамках </w:t>
      </w:r>
      <w:r>
        <w:rPr>
          <w:rStyle w:val="afff4"/>
        </w:rPr>
        <w:annotationRef/>
      </w:r>
      <w:hyperlink r:id="rId8" w:history="1">
        <w:r w:rsidRPr="00C266B7">
          <w:rPr>
            <w:rStyle w:val="ad"/>
          </w:rPr>
          <w:t>https://jira.bpcbt.com/browse/FAH-899</w:t>
        </w:r>
      </w:hyperlink>
      <w:r>
        <w:t>. Тэг будет необязательным в запрсое</w:t>
      </w:r>
    </w:p>
  </w:comment>
  <w:comment w:id="1885" w:author="Сказецкая Наталья Камилевна" w:date="2023-09-07T16:53:00Z" w:initials="СНК">
    <w:p w14:paraId="0B1120E1" w14:textId="77777777" w:rsidR="00FA0117" w:rsidRDefault="00FA0117" w:rsidP="00371009">
      <w:pPr>
        <w:pStyle w:val="ab"/>
      </w:pPr>
      <w:r>
        <w:rPr>
          <w:rStyle w:val="afff4"/>
        </w:rPr>
        <w:annotationRef/>
      </w:r>
      <w:r>
        <w:t>Добавить во все запросы в соотв с табл 2</w:t>
      </w:r>
    </w:p>
  </w:comment>
  <w:comment w:id="1895" w:author="Сказецкая Наталья Камилевна" w:date="2023-09-07T16:53:00Z" w:initials="СНК">
    <w:p w14:paraId="517EF1C5" w14:textId="77777777" w:rsidR="00FA0117" w:rsidRDefault="00FA0117" w:rsidP="00371009">
      <w:pPr>
        <w:pStyle w:val="ab"/>
      </w:pPr>
      <w:r>
        <w:rPr>
          <w:rStyle w:val="afff4"/>
        </w:rPr>
        <w:annotationRef/>
      </w:r>
      <w:r>
        <w:t>Добавить во все запросы в соотв с табл 2</w:t>
      </w:r>
    </w:p>
  </w:comment>
  <w:comment w:id="1944" w:author="Сказецкая Наталья Камилевна" w:date="2024-08-06T12:29:00Z" w:initials="СНК">
    <w:p w14:paraId="370E8590" w14:textId="4BB8F2E6" w:rsidR="00FA0117" w:rsidRPr="00D51C1A" w:rsidRDefault="00FA0117">
      <w:pPr>
        <w:pStyle w:val="ab"/>
      </w:pPr>
      <w:r>
        <w:rPr>
          <w:rStyle w:val="afff4"/>
        </w:rPr>
        <w:annotationRef/>
      </w:r>
      <w:r>
        <w:rPr>
          <w:lang w:val="en-US"/>
        </w:rPr>
        <w:t>OTR</w:t>
      </w:r>
      <w:r w:rsidRPr="00D51C1A">
        <w:t>-609</w:t>
      </w:r>
    </w:p>
  </w:comment>
  <w:comment w:id="1972" w:author="Сказецкая Наталья Камилевна" w:date="2024-11-15T14:06:00Z" w:initials="СНК">
    <w:p w14:paraId="6B536727" w14:textId="0DFE8A42" w:rsidR="00FA0117" w:rsidRPr="00390244" w:rsidRDefault="00FA0117">
      <w:pPr>
        <w:pStyle w:val="ab"/>
      </w:pPr>
      <w:r>
        <w:rPr>
          <w:rStyle w:val="afff4"/>
        </w:rPr>
        <w:annotationRef/>
      </w:r>
      <w:r>
        <w:rPr>
          <w:lang w:val="en-US"/>
        </w:rPr>
        <w:t>OTR</w:t>
      </w:r>
      <w:r w:rsidRPr="00390244">
        <w:t>-338</w:t>
      </w:r>
    </w:p>
  </w:comment>
  <w:comment w:id="1989" w:author="Сказецкая Наталья Камилевна" w:date="2024-11-15T14:15:00Z" w:initials="СНК">
    <w:p w14:paraId="484312C1" w14:textId="1472EE44" w:rsidR="00FA0117" w:rsidRPr="00390244" w:rsidRDefault="00FA0117">
      <w:pPr>
        <w:pStyle w:val="ab"/>
      </w:pPr>
      <w:r>
        <w:rPr>
          <w:rStyle w:val="afff4"/>
        </w:rPr>
        <w:annotationRef/>
      </w:r>
      <w:r>
        <w:rPr>
          <w:lang w:val="en-US"/>
        </w:rPr>
        <w:t>OTR</w:t>
      </w:r>
      <w:r w:rsidRPr="00390244">
        <w:t>-876</w:t>
      </w:r>
    </w:p>
  </w:comment>
  <w:comment w:id="2074" w:author="Сказецкая Наталья Камилевна" w:date="2023-08-02T23:05:00Z" w:initials="СНК">
    <w:p w14:paraId="70BC9FC5" w14:textId="618FA91A" w:rsidR="00FA0117" w:rsidRDefault="00FA0117">
      <w:pPr>
        <w:pStyle w:val="ab"/>
      </w:pPr>
      <w:r>
        <w:rPr>
          <w:rStyle w:val="afff4"/>
        </w:rPr>
        <w:annotationRef/>
      </w:r>
      <w:r>
        <w:t>Единообразно во всех запросах</w:t>
      </w:r>
    </w:p>
  </w:comment>
  <w:comment w:id="2077" w:author="Сказецкая Наталья Камилевна" w:date="2023-09-07T16:53:00Z" w:initials="СНК">
    <w:p w14:paraId="13EC959E" w14:textId="77777777" w:rsidR="00FA0117" w:rsidRDefault="00FA0117" w:rsidP="00371009">
      <w:pPr>
        <w:pStyle w:val="ab"/>
      </w:pPr>
      <w:r>
        <w:rPr>
          <w:rStyle w:val="afff4"/>
        </w:rPr>
        <w:annotationRef/>
      </w:r>
      <w:r>
        <w:t>Добавить во все запросы в соотв с табл 2</w:t>
      </w:r>
    </w:p>
  </w:comment>
  <w:comment w:id="2118" w:author="Сатлер Марина Викторовна" w:date="2026-04-06T14:43:00Z" w:initials="С.М.В">
    <w:p w14:paraId="52001D72" w14:textId="509692CF" w:rsidR="00FA0117" w:rsidRDefault="00FA0117">
      <w:pPr>
        <w:pStyle w:val="ab"/>
      </w:pPr>
      <w:r>
        <w:rPr>
          <w:rStyle w:val="afff4"/>
        </w:rPr>
        <w:annotationRef/>
      </w:r>
      <w:r w:rsidR="00964592">
        <w:t>На уточнении с БПЦ</w:t>
      </w:r>
    </w:p>
  </w:comment>
  <w:comment w:id="2140" w:author="Сатлер Марина Викторовна" w:date="2026-04-06T14:44:00Z" w:initials="С.М.В">
    <w:p w14:paraId="1CCD2E27" w14:textId="52E22BED" w:rsidR="00FA0117" w:rsidRDefault="00FA0117">
      <w:pPr>
        <w:pStyle w:val="ab"/>
      </w:pPr>
      <w:r>
        <w:rPr>
          <w:rStyle w:val="afff4"/>
        </w:rPr>
        <w:annotationRef/>
      </w:r>
      <w:r w:rsidR="00964592">
        <w:t>На уточнении с БПЦ</w:t>
      </w:r>
    </w:p>
  </w:comment>
  <w:comment w:id="2235" w:author="Сатлер Марина Викторовна" w:date="2026-04-06T15:04:00Z" w:initials="С.М.В">
    <w:p w14:paraId="788429C3" w14:textId="49BBF718" w:rsidR="00FA0117" w:rsidRDefault="00FA0117">
      <w:pPr>
        <w:pStyle w:val="ab"/>
      </w:pPr>
      <w:r>
        <w:rPr>
          <w:rStyle w:val="afff4"/>
        </w:rPr>
        <w:annotationRef/>
      </w:r>
      <w:r w:rsidR="00964592">
        <w:t>На уточнении с БПЦ</w:t>
      </w:r>
    </w:p>
  </w:comment>
  <w:comment w:id="2251" w:author="Сатлер Марина Викторовна" w:date="2026-04-06T15:05:00Z" w:initials="С.М.В">
    <w:p w14:paraId="753B462E" w14:textId="51C711D7" w:rsidR="00FA0117" w:rsidRDefault="00FA0117">
      <w:pPr>
        <w:pStyle w:val="ab"/>
      </w:pPr>
      <w:r>
        <w:rPr>
          <w:rStyle w:val="afff4"/>
        </w:rPr>
        <w:annotationRef/>
      </w:r>
      <w:r w:rsidR="00964592">
        <w:t>На уточнении с БПЦ</w:t>
      </w:r>
    </w:p>
  </w:comment>
  <w:comment w:id="2266" w:author="Сатлер Марина Викторовна" w:date="2026-04-06T15:04:00Z" w:initials="С.М.В">
    <w:p w14:paraId="1160A928" w14:textId="5D043C78" w:rsidR="00FA0117" w:rsidRDefault="00FA0117" w:rsidP="00FC048C">
      <w:pPr>
        <w:pStyle w:val="ab"/>
      </w:pPr>
      <w:r>
        <w:rPr>
          <w:rStyle w:val="afff4"/>
        </w:rPr>
        <w:annotationRef/>
      </w:r>
      <w:r w:rsidR="00964592">
        <w:t>На уточнении с БПЦ</w:t>
      </w:r>
    </w:p>
  </w:comment>
  <w:comment w:id="2276" w:author="Сатлер Марина Викторовна" w:date="2026-04-06T15:09:00Z" w:initials="С.М.В">
    <w:p w14:paraId="7B9E8EA0" w14:textId="7A1CFC7D" w:rsidR="00FA0117" w:rsidRDefault="00FA0117">
      <w:pPr>
        <w:pStyle w:val="ab"/>
      </w:pPr>
      <w:r>
        <w:rPr>
          <w:rStyle w:val="afff4"/>
        </w:rPr>
        <w:annotationRef/>
      </w:r>
      <w:r w:rsidR="00964592">
        <w:t>На уточнении с БПЦ</w:t>
      </w:r>
    </w:p>
  </w:comment>
  <w:comment w:id="2375" w:author="Сказецкая Наталья Камилевна" w:date="2024-08-05T16:14:00Z" w:initials="СНК">
    <w:p w14:paraId="2CBA9D77" w14:textId="14359DF5" w:rsidR="00FA0117" w:rsidRPr="00DA3224" w:rsidRDefault="00FA0117">
      <w:pPr>
        <w:pStyle w:val="ab"/>
      </w:pPr>
      <w:r>
        <w:rPr>
          <w:rStyle w:val="afff4"/>
        </w:rPr>
        <w:annotationRef/>
      </w:r>
      <w:r>
        <w:rPr>
          <w:lang w:val="en-US"/>
        </w:rPr>
        <w:t>OTR</w:t>
      </w:r>
      <w:r w:rsidRPr="00DA3224">
        <w:t>-609</w:t>
      </w:r>
    </w:p>
  </w:comment>
  <w:comment w:id="2682" w:author="Сказецкая Наталья Камилевна" w:date="2023-09-07T16:53:00Z" w:initials="СНК">
    <w:p w14:paraId="36334F39" w14:textId="77777777" w:rsidR="00FA0117" w:rsidRDefault="00FA0117" w:rsidP="00371009">
      <w:pPr>
        <w:pStyle w:val="ab"/>
      </w:pPr>
      <w:r>
        <w:rPr>
          <w:rStyle w:val="afff4"/>
        </w:rPr>
        <w:annotationRef/>
      </w:r>
      <w:r>
        <w:t>Добавить во все запросы в соотв с табл 2</w:t>
      </w:r>
    </w:p>
  </w:comment>
  <w:comment w:id="2738" w:author="Сказецкая Наталья Камилевна" w:date="2024-11-15T13:47:00Z" w:initials="СНК">
    <w:p w14:paraId="496AC42C" w14:textId="5A893898" w:rsidR="00FA0117" w:rsidRPr="00B2639A" w:rsidRDefault="00FA0117">
      <w:pPr>
        <w:pStyle w:val="ab"/>
        <w:rPr>
          <w:lang w:val="en-US"/>
        </w:rPr>
      </w:pPr>
      <w:r>
        <w:rPr>
          <w:rStyle w:val="afff4"/>
        </w:rPr>
        <w:annotationRef/>
      </w:r>
      <w:r>
        <w:rPr>
          <w:lang w:val="en-US"/>
        </w:rPr>
        <w:t>OTR-876</w:t>
      </w:r>
    </w:p>
  </w:comment>
  <w:comment w:id="2741" w:author="Сказецкая Наталья Камилевна" w:date="2024-11-15T13:48:00Z" w:initials="СНК">
    <w:p w14:paraId="06D3B739" w14:textId="2A76D065" w:rsidR="00FA0117" w:rsidRPr="000A5230" w:rsidRDefault="00FA0117">
      <w:pPr>
        <w:pStyle w:val="ab"/>
        <w:rPr>
          <w:lang w:val="en-US"/>
        </w:rPr>
      </w:pPr>
      <w:r>
        <w:rPr>
          <w:rStyle w:val="afff4"/>
        </w:rPr>
        <w:annotationRef/>
      </w:r>
      <w:r>
        <w:rPr>
          <w:lang w:val="en-US"/>
        </w:rPr>
        <w:t>OTR-876</w:t>
      </w:r>
    </w:p>
  </w:comment>
  <w:comment w:id="2797" w:author="Сказецкая Наталья Камилевна" w:date="2024-08-05T14:38:00Z" w:initials="СНК">
    <w:p w14:paraId="64C149D6" w14:textId="77777777" w:rsidR="00FA0117" w:rsidRPr="00B52B1C" w:rsidRDefault="00FA0117" w:rsidP="00126903">
      <w:pPr>
        <w:pStyle w:val="ab"/>
        <w:rPr>
          <w:lang w:val="en-US"/>
        </w:rPr>
      </w:pPr>
      <w:r>
        <w:rPr>
          <w:rStyle w:val="afff4"/>
        </w:rPr>
        <w:annotationRef/>
      </w:r>
      <w:r>
        <w:rPr>
          <w:lang w:val="en-US"/>
        </w:rPr>
        <w:t>OTR</w:t>
      </w:r>
      <w:r w:rsidRPr="00B52B1C">
        <w:rPr>
          <w:lang w:val="en-US"/>
        </w:rPr>
        <w:t>-609</w:t>
      </w:r>
    </w:p>
  </w:comment>
  <w:comment w:id="2819" w:author="Сказецкая Наталья Камилевна" w:date="2024-08-05T16:14:00Z" w:initials="СНК">
    <w:p w14:paraId="773DC226" w14:textId="018EA460" w:rsidR="00FA0117" w:rsidRPr="00B52B1C" w:rsidRDefault="00FA0117">
      <w:pPr>
        <w:pStyle w:val="ab"/>
        <w:rPr>
          <w:lang w:val="en-US"/>
        </w:rPr>
      </w:pPr>
      <w:r>
        <w:rPr>
          <w:rStyle w:val="afff4"/>
        </w:rPr>
        <w:annotationRef/>
      </w:r>
      <w:r>
        <w:rPr>
          <w:lang w:val="en-US"/>
        </w:rPr>
        <w:t>OTR</w:t>
      </w:r>
      <w:r w:rsidRPr="00B52B1C">
        <w:rPr>
          <w:lang w:val="en-US"/>
        </w:rPr>
        <w:t>-609</w:t>
      </w:r>
    </w:p>
  </w:comment>
  <w:comment w:id="2837" w:author="Сказецкая Наталья Камилевна" w:date="2024-11-15T14:53:00Z" w:initials="СНК">
    <w:p w14:paraId="7FE25497" w14:textId="0EB7D276" w:rsidR="00FA0117" w:rsidRPr="00B52B1C" w:rsidRDefault="00FA0117">
      <w:pPr>
        <w:pStyle w:val="ab"/>
        <w:rPr>
          <w:lang w:val="en-US"/>
        </w:rPr>
      </w:pPr>
      <w:r>
        <w:rPr>
          <w:rStyle w:val="afff4"/>
        </w:rPr>
        <w:annotationRef/>
      </w:r>
      <w:r>
        <w:rPr>
          <w:lang w:val="en-US"/>
        </w:rPr>
        <w:t>OTR</w:t>
      </w:r>
      <w:r w:rsidRPr="00B52B1C">
        <w:rPr>
          <w:lang w:val="en-US"/>
        </w:rPr>
        <w:t>-364</w:t>
      </w:r>
    </w:p>
  </w:comment>
  <w:comment w:id="2866" w:author="Сатлер Марина Викторовна" w:date="2026-04-08T16:23:00Z" w:initials="С.М.В">
    <w:p w14:paraId="784B0D0D" w14:textId="273F4E77" w:rsidR="006D371F" w:rsidRDefault="006D371F">
      <w:pPr>
        <w:pStyle w:val="ab"/>
      </w:pPr>
      <w:r>
        <w:rPr>
          <w:rStyle w:val="afff4"/>
        </w:rPr>
        <w:annotationRef/>
      </w:r>
      <w:hyperlink r:id="rId9" w:tgtFrame="_blank" w:history="1">
        <w:r>
          <w:rPr>
            <w:rStyle w:val="ad"/>
            <w:rFonts w:ascii="-apple-system" w:hAnsi="-apple-system"/>
            <w:color w:val="0052CC"/>
            <w:sz w:val="21"/>
            <w:szCs w:val="21"/>
            <w:shd w:val="clear" w:color="auto" w:fill="FFFFFF"/>
          </w:rPr>
          <w:t>OTR-1101</w:t>
        </w:r>
      </w:hyperlink>
    </w:p>
  </w:comment>
  <w:comment w:id="2880" w:author="Сказецкая Наталья Камилевна" w:date="2024-08-05T18:07:00Z" w:initials="СНК">
    <w:p w14:paraId="32334401" w14:textId="7B8BA5ED" w:rsidR="00FA0117" w:rsidRPr="00DA3224" w:rsidRDefault="00FA0117">
      <w:pPr>
        <w:pStyle w:val="ab"/>
      </w:pPr>
      <w:r>
        <w:rPr>
          <w:rStyle w:val="afff4"/>
        </w:rPr>
        <w:annotationRef/>
      </w:r>
      <w:r>
        <w:rPr>
          <w:lang w:val="en-US"/>
        </w:rPr>
        <w:t>OTR</w:t>
      </w:r>
      <w:r w:rsidRPr="00DA3224">
        <w:t>-755</w:t>
      </w:r>
    </w:p>
  </w:comment>
  <w:comment w:id="4193" w:author="Сказецкая Наталья Камилевна" w:date="2024-02-13T23:09:00Z" w:initials="СНК">
    <w:p w14:paraId="31568286" w14:textId="5ECE7679" w:rsidR="00FA0117" w:rsidRPr="00B826CD" w:rsidRDefault="00FA0117">
      <w:pPr>
        <w:pStyle w:val="ab"/>
      </w:pPr>
      <w:r>
        <w:rPr>
          <w:rStyle w:val="afff4"/>
        </w:rPr>
        <w:annotationRef/>
      </w:r>
      <w:r>
        <w:t xml:space="preserve">Актуализирован по </w:t>
      </w:r>
      <w:r>
        <w:rPr>
          <w:lang w:val="en-US"/>
        </w:rPr>
        <w:t>OTR</w:t>
      </w:r>
      <w:r w:rsidRPr="00B826CD">
        <w:t>-663</w:t>
      </w:r>
    </w:p>
  </w:comment>
  <w:comment w:id="4214" w:author="Сказецкая Наталья Камилевна" w:date="2026-04-14T20:15:00Z" w:initials="СНК">
    <w:p w14:paraId="15F87E39" w14:textId="704453A1" w:rsidR="00167D15" w:rsidRDefault="00167D15">
      <w:pPr>
        <w:pStyle w:val="ab"/>
      </w:pPr>
      <w:r>
        <w:rPr>
          <w:rStyle w:val="afff4"/>
        </w:rPr>
        <w:annotationRef/>
      </w:r>
      <w:r w:rsidRPr="004F7BB2">
        <w:t>OTR-1000 и FAH-1013</w:t>
      </w:r>
    </w:p>
  </w:comment>
  <w:comment w:id="4238" w:author="Сказецкая Наталья Камилевна" w:date="2026-04-14T20:13:00Z" w:initials="СНК">
    <w:p w14:paraId="38DE8FE0" w14:textId="561A2CB6" w:rsidR="00167D15" w:rsidRDefault="00167D15" w:rsidP="00167D15">
      <w:pPr>
        <w:pStyle w:val="ab"/>
      </w:pPr>
      <w:r>
        <w:rPr>
          <w:rStyle w:val="afff4"/>
        </w:rPr>
        <w:annotationRef/>
      </w:r>
      <w:r w:rsidRPr="00FF1B5C">
        <w:rPr>
          <w:highlight w:val="red"/>
        </w:rPr>
        <w:t>Или результат не вернет данных (аналогично тому, когда в указанном</w:t>
      </w:r>
      <w:r>
        <w:rPr>
          <w:highlight w:val="red"/>
        </w:rPr>
        <w:t xml:space="preserve"> в запросе</w:t>
      </w:r>
      <w:r w:rsidRPr="00FF1B5C">
        <w:rPr>
          <w:highlight w:val="red"/>
        </w:rPr>
        <w:t xml:space="preserve"> срезе нет АП из </w:t>
      </w:r>
      <w:r w:rsidRPr="00FC5BB0">
        <w:rPr>
          <w:highlight w:val="red"/>
        </w:rPr>
        <w:t>FilterParams)?</w:t>
      </w:r>
    </w:p>
  </w:comment>
  <w:comment w:id="4255" w:author="Сказецкая Наталья Камилевна" w:date="2026-04-14T19:34:00Z" w:initials="СНК">
    <w:p w14:paraId="2C389BCA" w14:textId="758D3DE5" w:rsidR="00257970" w:rsidRDefault="00257970" w:rsidP="00257970">
      <w:pPr>
        <w:pStyle w:val="ab"/>
      </w:pPr>
      <w:r>
        <w:rPr>
          <w:rStyle w:val="afff4"/>
        </w:rPr>
        <w:annotationRef/>
      </w:r>
      <w:r w:rsidRPr="004F7BB2">
        <w:t>OTR-1000 и FAH-1013</w:t>
      </w:r>
    </w:p>
  </w:comment>
  <w:comment w:id="4361" w:author="Сказецкая Наталья Камилевна" w:date="2026-04-14T18:00:00Z" w:initials="СНК">
    <w:p w14:paraId="11162848" w14:textId="1A8B001D" w:rsidR="00261CEE" w:rsidRDefault="00261CEE">
      <w:pPr>
        <w:pStyle w:val="ab"/>
      </w:pPr>
      <w:r>
        <w:rPr>
          <w:rStyle w:val="afff4"/>
        </w:rPr>
        <w:annotationRef/>
      </w:r>
      <w:r w:rsidRPr="004F7BB2">
        <w:t>OTR-1000 и FAH-1013</w:t>
      </w:r>
    </w:p>
  </w:comment>
  <w:comment w:id="4426" w:author="Сказецкая Наталья Камилевна" w:date="2026-04-14T18:35:00Z" w:initials="СНК">
    <w:p w14:paraId="34FD0180" w14:textId="44988F8C" w:rsidR="00A0433D" w:rsidRDefault="00A0433D">
      <w:pPr>
        <w:pStyle w:val="ab"/>
      </w:pPr>
      <w:r>
        <w:rPr>
          <w:rStyle w:val="afff4"/>
        </w:rPr>
        <w:annotationRef/>
      </w:r>
      <w:r w:rsidRPr="004F7BB2">
        <w:t>OTR-1000 и FAH-1013</w:t>
      </w:r>
    </w:p>
  </w:comment>
  <w:comment w:id="4434" w:author="Сказецкая Наталья Камилевна" w:date="2026-04-14T20:33:00Z" w:initials="СНК">
    <w:p w14:paraId="0F7A63FB" w14:textId="12FB9683" w:rsidR="00437226" w:rsidRDefault="00437226">
      <w:pPr>
        <w:pStyle w:val="ab"/>
      </w:pPr>
      <w:r>
        <w:rPr>
          <w:rStyle w:val="afff4"/>
        </w:rPr>
        <w:annotationRef/>
      </w:r>
      <w:r w:rsidRPr="004F7BB2">
        <w:t>OTR-1000 и FAH-1013</w:t>
      </w:r>
    </w:p>
  </w:comment>
  <w:comment w:id="4440" w:author="Сказецкая Наталья Камилевна" w:date="2026-04-14T19:45:00Z" w:initials="СНК">
    <w:p w14:paraId="278AE86F" w14:textId="21FB27B2" w:rsidR="00FF1B5C" w:rsidRDefault="00FF1B5C">
      <w:pPr>
        <w:pStyle w:val="ab"/>
      </w:pPr>
      <w:r>
        <w:rPr>
          <w:rStyle w:val="afff4"/>
        </w:rPr>
        <w:annotationRef/>
      </w:r>
      <w:bookmarkStart w:id="4441" w:name="_Hlk227091330"/>
      <w:r w:rsidRPr="00FF1B5C">
        <w:rPr>
          <w:highlight w:val="red"/>
        </w:rPr>
        <w:t>Или результат не вернет данных (аналогично тому, когда в указанном</w:t>
      </w:r>
      <w:r w:rsidR="004117BE">
        <w:rPr>
          <w:highlight w:val="red"/>
        </w:rPr>
        <w:t xml:space="preserve"> в запросе</w:t>
      </w:r>
      <w:r w:rsidRPr="00FF1B5C">
        <w:rPr>
          <w:highlight w:val="red"/>
        </w:rPr>
        <w:t xml:space="preserve"> срезе нет АП из FilterParams</w:t>
      </w:r>
    </w:p>
    <w:bookmarkEnd w:id="4441"/>
  </w:comment>
  <w:comment w:id="4577" w:author="Сказецкая Наталья Камилевна" w:date="2026-04-14T19:06:00Z" w:initials="СНК">
    <w:p w14:paraId="4BFDD11B" w14:textId="360F9D54" w:rsidR="005715F3" w:rsidRDefault="005715F3">
      <w:pPr>
        <w:pStyle w:val="ab"/>
      </w:pPr>
      <w:r>
        <w:rPr>
          <w:rStyle w:val="afff4"/>
        </w:rPr>
        <w:annotationRef/>
      </w:r>
      <w:r w:rsidRPr="004F7BB2">
        <w:t>OTR-1000 и FAH-1013</w:t>
      </w:r>
    </w:p>
  </w:comment>
  <w:comment w:id="4592" w:author="Сказецкая Наталья Камилевна" w:date="2026-04-14T19:05:00Z" w:initials="СНК">
    <w:p w14:paraId="52C80FBF" w14:textId="11332C7E" w:rsidR="005715F3" w:rsidRDefault="005715F3">
      <w:pPr>
        <w:pStyle w:val="ab"/>
      </w:pPr>
      <w:r>
        <w:rPr>
          <w:rStyle w:val="afff4"/>
        </w:rPr>
        <w:annotationRef/>
      </w:r>
      <w:r w:rsidRPr="005715F3">
        <w:rPr>
          <w:highlight w:val="red"/>
        </w:rPr>
        <w:t>Уточнить у БПС, что произойдет</w:t>
      </w:r>
    </w:p>
  </w:comment>
  <w:comment w:id="4854" w:author="Сказецкая Наталья Камилевна" w:date="2024-02-14T14:30:00Z" w:initials="СНК">
    <w:p w14:paraId="2C61CC65" w14:textId="7521ED54" w:rsidR="00FA0117" w:rsidRPr="00464491" w:rsidRDefault="00FA0117">
      <w:pPr>
        <w:pStyle w:val="ab"/>
      </w:pPr>
      <w:r>
        <w:rPr>
          <w:rStyle w:val="afff4"/>
        </w:rPr>
        <w:annotationRef/>
      </w:r>
      <w:r>
        <w:rPr>
          <w:lang w:val="en-US"/>
        </w:rPr>
        <w:t>OTR</w:t>
      </w:r>
      <w:r w:rsidRPr="00464491">
        <w:t>-663</w:t>
      </w:r>
    </w:p>
  </w:comment>
  <w:comment w:id="5098" w:author="Чиркова Наталия Сергеевна" w:date="2023-12-05T10:31:00Z" w:initials="ЧНС">
    <w:p w14:paraId="373CAA9E" w14:textId="329CF488" w:rsidR="00FA0117" w:rsidRDefault="00FA0117">
      <w:pPr>
        <w:pStyle w:val="ab"/>
      </w:pPr>
      <w:r>
        <w:rPr>
          <w:rStyle w:val="afff4"/>
        </w:rPr>
        <w:annotationRef/>
      </w:r>
      <w:r>
        <w:t xml:space="preserve">Желтым выделены изменения по доработке </w:t>
      </w:r>
      <w:r w:rsidRPr="00906B59">
        <w:t>OTR-561</w:t>
      </w:r>
    </w:p>
  </w:comment>
  <w:comment w:id="5102" w:author="Сказецкая Наталья Камилевна" w:date="2022-12-29T17:58:00Z" w:initials="СНК">
    <w:p w14:paraId="4B518344" w14:textId="05A0304A" w:rsidR="00FA0117" w:rsidRPr="00317662" w:rsidRDefault="00FA0117">
      <w:pPr>
        <w:pStyle w:val="ab"/>
      </w:pPr>
      <w:r>
        <w:rPr>
          <w:rStyle w:val="afff4"/>
        </w:rPr>
        <w:annotationRef/>
      </w:r>
      <w:r>
        <w:t xml:space="preserve">В запросе </w:t>
      </w:r>
      <w:r>
        <w:rPr>
          <w:lang w:val="en-US"/>
        </w:rPr>
        <w:t>COR</w:t>
      </w:r>
      <w:r w:rsidRPr="005D0800">
        <w:t xml:space="preserve"> </w:t>
      </w:r>
      <w:r>
        <w:t xml:space="preserve">и в других типах запросов этот тег называется </w:t>
      </w:r>
      <w:r w:rsidRPr="006754E6">
        <w:t>ReturnIfEmpty</w:t>
      </w:r>
      <w:r>
        <w:t xml:space="preserve">. Только запрос </w:t>
      </w:r>
      <w:r>
        <w:rPr>
          <w:lang w:val="en-US"/>
        </w:rPr>
        <w:t>ReportGK</w:t>
      </w:r>
      <w:r w:rsidRPr="00273491">
        <w:t xml:space="preserve"> </w:t>
      </w:r>
      <w:r>
        <w:t>выбивается из системного подхода</w:t>
      </w:r>
    </w:p>
  </w:comment>
  <w:comment w:id="5103" w:author="Evgeny Lebedev" w:date="2023-03-10T14:21:00Z" w:initials="EL">
    <w:p w14:paraId="63DB4139" w14:textId="41D85C31" w:rsidR="00FA0117" w:rsidRDefault="00FA0117">
      <w:pPr>
        <w:pStyle w:val="ab"/>
      </w:pPr>
      <w:r>
        <w:rPr>
          <w:rStyle w:val="afff4"/>
        </w:rPr>
        <w:annotationRef/>
      </w:r>
      <w:r>
        <w:t>Пока оставляем так, пока работает с таким названием, при следующем изменении (на следующих этапах) приведем к единообразию</w:t>
      </w:r>
    </w:p>
  </w:comment>
  <w:comment w:id="5104" w:author="Вадим Михайлов" w:date="2023-07-03T11:52:00Z" w:initials="ВМ">
    <w:p w14:paraId="2D071162" w14:textId="3D3737EE" w:rsidR="00FA0117" w:rsidRPr="00087C03" w:rsidRDefault="00FA0117">
      <w:pPr>
        <w:pStyle w:val="ab"/>
      </w:pPr>
      <w:r>
        <w:rPr>
          <w:rStyle w:val="afff4"/>
        </w:rPr>
        <w:annotationRef/>
      </w:r>
      <w:r>
        <w:t xml:space="preserve">Нужно доработать </w:t>
      </w:r>
      <w:r>
        <w:rPr>
          <w:lang w:val="en-US"/>
        </w:rPr>
        <w:t>SVIP</w:t>
      </w:r>
      <w:r w:rsidRPr="00087C03">
        <w:t xml:space="preserve"> </w:t>
      </w:r>
      <w:r>
        <w:t>или СО</w:t>
      </w:r>
    </w:p>
  </w:comment>
  <w:comment w:id="5127" w:author="Сатлер Марина Викторовна" w:date="2026-01-23T12:21:00Z" w:initials="С.М.В">
    <w:p w14:paraId="19C272AB" w14:textId="70603E48" w:rsidR="00FA0117" w:rsidRDefault="00FA0117">
      <w:pPr>
        <w:pStyle w:val="ab"/>
      </w:pPr>
      <w:r>
        <w:rPr>
          <w:rStyle w:val="afff4"/>
        </w:rPr>
        <w:annotationRef/>
      </w:r>
      <w:r>
        <w:t xml:space="preserve">Не используется в </w:t>
      </w:r>
      <w:r w:rsidRPr="004638F8">
        <w:t>ReportGK</w:t>
      </w:r>
    </w:p>
  </w:comment>
  <w:comment w:id="5132" w:author="Сатлер Марина Викторовна" w:date="2026-01-23T12:21:00Z" w:initials="С.М.В">
    <w:p w14:paraId="37423862" w14:textId="7F8C1EEE" w:rsidR="00FA0117" w:rsidRDefault="00FA0117">
      <w:pPr>
        <w:pStyle w:val="ab"/>
      </w:pPr>
      <w:r>
        <w:rPr>
          <w:rStyle w:val="afff4"/>
        </w:rPr>
        <w:annotationRef/>
      </w:r>
      <w:r>
        <w:t xml:space="preserve">Не используется в </w:t>
      </w:r>
      <w:r w:rsidRPr="004638F8">
        <w:t>ReportGK</w:t>
      </w:r>
    </w:p>
  </w:comment>
  <w:comment w:id="5108" w:author="Сатлер Марина Викторовна" w:date="2026-01-23T10:49:00Z" w:initials="С.М.В">
    <w:p w14:paraId="3D432C18" w14:textId="2700042C" w:rsidR="00FA0117" w:rsidRDefault="00FA0117">
      <w:pPr>
        <w:pStyle w:val="ab"/>
      </w:pPr>
      <w:r>
        <w:rPr>
          <w:rStyle w:val="afff4"/>
        </w:rPr>
        <w:annotationRef/>
      </w:r>
      <w:r w:rsidRPr="004F7BB2">
        <w:t>в рамках задач OTR-1000 и FAH-1013</w:t>
      </w:r>
    </w:p>
  </w:comment>
  <w:comment w:id="5193" w:author="Сказецкая Наталья Камилевна" w:date="2023-08-28T14:26:00Z" w:initials="СНК">
    <w:p w14:paraId="034BF6EA" w14:textId="093BDD62" w:rsidR="00FA0117" w:rsidRDefault="00FA0117">
      <w:pPr>
        <w:pStyle w:val="ab"/>
      </w:pPr>
      <w:r>
        <w:rPr>
          <w:rStyle w:val="afff4"/>
        </w:rPr>
        <w:annotationRef/>
      </w:r>
      <w:r>
        <w:t>Добавить ссылку на сноску, которая будет добавлена в таблице 6 по описанию данной ошибки</w:t>
      </w:r>
    </w:p>
  </w:comment>
  <w:comment w:id="5222" w:author="Чиркова Наталия Сергеевна" w:date="2023-12-05T16:21:00Z" w:initials="ЧНС">
    <w:p w14:paraId="6AE22B93" w14:textId="0F0DCC13" w:rsidR="00FA0117" w:rsidRDefault="00FA0117">
      <w:pPr>
        <w:pStyle w:val="ab"/>
      </w:pPr>
      <w:r>
        <w:rPr>
          <w:rStyle w:val="afff4"/>
        </w:rPr>
        <w:annotationRef/>
      </w:r>
      <w:r>
        <w:t xml:space="preserve">По доработке </w:t>
      </w:r>
      <w:r w:rsidRPr="001375B5">
        <w:t>OTR-501</w:t>
      </w:r>
    </w:p>
  </w:comment>
  <w:comment w:id="5288" w:author="Сарафанова (Чиркова) Наталия Сергеевна" w:date="2024-12-13T12:09:00Z" w:initials="С(НС">
    <w:p w14:paraId="49DC55AC" w14:textId="085D74CB" w:rsidR="00FA0117" w:rsidRDefault="00FA0117">
      <w:pPr>
        <w:pStyle w:val="ab"/>
      </w:pPr>
      <w:r>
        <w:rPr>
          <w:rStyle w:val="afff4"/>
        </w:rPr>
        <w:annotationRef/>
      </w:r>
      <w:r w:rsidRPr="00164D73">
        <w:t>OTR-903</w:t>
      </w:r>
    </w:p>
  </w:comment>
  <w:comment w:id="5312" w:author="Сказецкая Наталья Камилевна" w:date="2024-02-01T15:03:00Z" w:initials="СНК">
    <w:p w14:paraId="688D4CD4" w14:textId="3A36383F" w:rsidR="00FA0117" w:rsidRPr="00057319" w:rsidRDefault="00FA0117">
      <w:pPr>
        <w:pStyle w:val="ab"/>
      </w:pPr>
      <w:r>
        <w:rPr>
          <w:rStyle w:val="afff4"/>
        </w:rPr>
        <w:annotationRef/>
      </w:r>
      <w:r>
        <w:t xml:space="preserve">Актуализировать описание с учетом </w:t>
      </w:r>
      <w:r>
        <w:rPr>
          <w:lang w:val="en-US"/>
        </w:rPr>
        <w:t>OTR</w:t>
      </w:r>
      <w:r w:rsidRPr="00057319">
        <w:t>-</w:t>
      </w:r>
      <w:r>
        <w:t>587 в части добавления параметра «</w:t>
      </w:r>
      <w:r w:rsidRPr="00057319">
        <w:t>Параметры о</w:t>
      </w:r>
      <w:r>
        <w:t>тображения реквизитов документа» (</w:t>
      </w:r>
      <w:r w:rsidRPr="00057319">
        <w:t>ParamsDoc</w:t>
      </w:r>
      <w:r>
        <w:t>)</w:t>
      </w:r>
    </w:p>
  </w:comment>
  <w:comment w:id="5323" w:author="Сказецкая Наталья Камилевна" w:date="2022-12-28T13:58:00Z" w:initials="СНК">
    <w:p w14:paraId="378FC5BF" w14:textId="1E67C1C1" w:rsidR="00FA0117" w:rsidRDefault="00FA0117">
      <w:pPr>
        <w:pStyle w:val="ab"/>
      </w:pPr>
      <w:r>
        <w:rPr>
          <w:rStyle w:val="afff4"/>
        </w:rPr>
        <w:annotationRef/>
      </w:r>
      <w:r>
        <w:t>Возможно, после проработки требований к закрытию года, этот параметр вообще утратит актуальность. ФП просто будет несколькими запросами получать необходимые данные и сама их группировать</w:t>
      </w:r>
    </w:p>
  </w:comment>
  <w:comment w:id="5324" w:author="Evgeny Lebedev" w:date="2023-01-12T17:33:00Z" w:initials="EL">
    <w:p w14:paraId="79435CA9" w14:textId="32C66F64" w:rsidR="00FA0117" w:rsidRDefault="00FA0117">
      <w:pPr>
        <w:pStyle w:val="ab"/>
      </w:pPr>
      <w:r>
        <w:rPr>
          <w:rStyle w:val="afff4"/>
        </w:rPr>
        <w:annotationRef/>
      </w:r>
      <w:r>
        <w:t>Принято, ждем</w:t>
      </w:r>
    </w:p>
  </w:comment>
  <w:comment w:id="5353" w:author="Сказецкая Наталья Камилевна" w:date="2024-02-14T14:30:00Z" w:initials="СНК">
    <w:p w14:paraId="203175CC" w14:textId="77777777" w:rsidR="00FA0117" w:rsidRPr="006C37FD" w:rsidRDefault="00FA0117">
      <w:pPr>
        <w:pStyle w:val="ab"/>
      </w:pPr>
      <w:r>
        <w:rPr>
          <w:rStyle w:val="afff4"/>
        </w:rPr>
        <w:annotationRef/>
      </w:r>
      <w:r>
        <w:rPr>
          <w:lang w:val="en-US"/>
        </w:rPr>
        <w:t>OTR</w:t>
      </w:r>
      <w:r w:rsidRPr="006C37FD">
        <w:t>-663</w:t>
      </w:r>
    </w:p>
  </w:comment>
  <w:comment w:id="5410" w:author="Сказецкая Наталья Камилевна" w:date="2024-02-01T15:10:00Z" w:initials="СНК">
    <w:p w14:paraId="1AF33C5A" w14:textId="3DE205C8" w:rsidR="00FA0117" w:rsidRPr="009C4534" w:rsidRDefault="00FA0117">
      <w:pPr>
        <w:pStyle w:val="ab"/>
      </w:pPr>
      <w:r>
        <w:rPr>
          <w:rStyle w:val="afff4"/>
        </w:rPr>
        <w:annotationRef/>
      </w:r>
      <w:r>
        <w:rPr>
          <w:lang w:val="en-US"/>
        </w:rPr>
        <w:t>OTR</w:t>
      </w:r>
      <w:r w:rsidRPr="009C4534">
        <w:t>-587</w:t>
      </w:r>
    </w:p>
  </w:comment>
  <w:comment w:id="5560" w:author="Сатлер Марина Викторовна" w:date="2026-04-08T16:26:00Z" w:initials="С.М.В">
    <w:p w14:paraId="22ABD362" w14:textId="67F6676C" w:rsidR="00C6386D" w:rsidRDefault="00C6386D">
      <w:pPr>
        <w:pStyle w:val="ab"/>
      </w:pPr>
      <w:r>
        <w:rPr>
          <w:rStyle w:val="afff4"/>
        </w:rPr>
        <w:annotationRef/>
      </w:r>
      <w:hyperlink r:id="rId10" w:tgtFrame="_blank" w:history="1">
        <w:r>
          <w:rPr>
            <w:rStyle w:val="ad"/>
            <w:rFonts w:ascii="-apple-system" w:hAnsi="-apple-system"/>
            <w:color w:val="0052CC"/>
            <w:sz w:val="21"/>
            <w:szCs w:val="21"/>
            <w:shd w:val="clear" w:color="auto" w:fill="FFFFFF"/>
          </w:rPr>
          <w:t>OTR-1101</w:t>
        </w:r>
      </w:hyperlink>
    </w:p>
  </w:comment>
  <w:comment w:id="5572" w:author="Сказецкая Наталья Камилевна" w:date="2024-02-01T15:12:00Z" w:initials="СНК">
    <w:p w14:paraId="5DC1C22E" w14:textId="0A7168EE" w:rsidR="00FA0117" w:rsidRDefault="00FA0117" w:rsidP="009C4534">
      <w:pPr>
        <w:pStyle w:val="ab"/>
        <w:rPr>
          <w:b/>
        </w:rPr>
      </w:pPr>
      <w:r>
        <w:rPr>
          <w:rStyle w:val="afff4"/>
        </w:rPr>
        <w:annotationRef/>
      </w:r>
      <w:r>
        <w:t xml:space="preserve">Добавить пример с </w:t>
      </w:r>
      <w:r w:rsidRPr="00B500E4">
        <w:rPr>
          <w:b/>
        </w:rPr>
        <w:t>ParamsDoc</w:t>
      </w:r>
    </w:p>
    <w:p w14:paraId="1B4ED278" w14:textId="77777777" w:rsidR="00FA0117" w:rsidRPr="006223D8" w:rsidRDefault="00FA0117" w:rsidP="009C4534">
      <w:r w:rsidRPr="006223D8">
        <w:rPr>
          <w:rStyle w:val="expand-control-text"/>
        </w:rPr>
        <w:t xml:space="preserve">Параметры ответа при </w:t>
      </w:r>
      <w:r>
        <w:rPr>
          <w:rStyle w:val="expand-control-text"/>
        </w:rPr>
        <w:t>GroupByDocs</w:t>
      </w:r>
      <w:r w:rsidRPr="006223D8">
        <w:rPr>
          <w:rStyle w:val="expand-control-text"/>
        </w:rPr>
        <w:t xml:space="preserve"> = 1 и передаче </w:t>
      </w:r>
      <w:r>
        <w:rPr>
          <w:rStyle w:val="expand-control-text"/>
        </w:rPr>
        <w:t>ParamsDoc</w:t>
      </w:r>
      <w:r w:rsidRPr="006223D8">
        <w:t xml:space="preserve"> </w:t>
      </w:r>
    </w:p>
    <w:p w14:paraId="39ECFC1B" w14:textId="77777777" w:rsidR="00FA0117" w:rsidRPr="006223D8" w:rsidRDefault="00FA0117" w:rsidP="009C4534">
      <w:pPr>
        <w:pStyle w:val="afffe"/>
      </w:pPr>
      <w:r w:rsidRPr="006223D8">
        <w:t>{</w:t>
      </w:r>
      <w:r w:rsidRPr="006223D8">
        <w:br/>
      </w:r>
      <w:r>
        <w:t> </w:t>
      </w:r>
      <w:r w:rsidRPr="006223D8">
        <w:t xml:space="preserve"> </w:t>
      </w:r>
      <w:r>
        <w:t> </w:t>
      </w:r>
      <w:r w:rsidRPr="006223D8">
        <w:t xml:space="preserve"> "</w:t>
      </w:r>
      <w:r>
        <w:t>header</w:t>
      </w:r>
      <w:r w:rsidRPr="006223D8">
        <w:t>": {</w:t>
      </w:r>
      <w:r w:rsidRPr="006223D8">
        <w:br/>
      </w:r>
      <w:r>
        <w:t> </w:t>
      </w:r>
      <w:r w:rsidRPr="006223D8">
        <w:t xml:space="preserve"> </w:t>
      </w:r>
      <w:r>
        <w:t> </w:t>
      </w:r>
      <w:r w:rsidRPr="006223D8">
        <w:t xml:space="preserve"> </w:t>
      </w:r>
      <w:r>
        <w:t> </w:t>
      </w:r>
      <w:r w:rsidRPr="006223D8">
        <w:t xml:space="preserve"> </w:t>
      </w:r>
      <w:r>
        <w:t> </w:t>
      </w:r>
      <w:r w:rsidRPr="006223D8">
        <w:t xml:space="preserve"> "</w:t>
      </w:r>
      <w:r>
        <w:t>Source</w:t>
      </w:r>
      <w:r w:rsidRPr="006223D8">
        <w:t>": "</w:t>
      </w:r>
      <w:r>
        <w:t>RMS</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Receiver</w:t>
      </w:r>
      <w:r w:rsidRPr="006223D8">
        <w:t>": "</w:t>
      </w:r>
      <w:r>
        <w:t>RMS</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AnsDateTime</w:t>
      </w:r>
      <w:r w:rsidRPr="006223D8">
        <w:t>": "2023-11-07 10:37:22",</w:t>
      </w:r>
      <w:r w:rsidRPr="006223D8">
        <w:br/>
      </w:r>
      <w:r>
        <w:t> </w:t>
      </w:r>
      <w:r w:rsidRPr="006223D8">
        <w:t xml:space="preserve"> </w:t>
      </w:r>
      <w:r>
        <w:t> </w:t>
      </w:r>
      <w:r w:rsidRPr="006223D8">
        <w:t xml:space="preserve"> </w:t>
      </w:r>
      <w:r>
        <w:t> </w:t>
      </w:r>
      <w:r w:rsidRPr="006223D8">
        <w:t xml:space="preserve"> </w:t>
      </w:r>
      <w:r>
        <w:t> </w:t>
      </w:r>
      <w:r w:rsidRPr="006223D8">
        <w:t xml:space="preserve"> "</w:t>
      </w:r>
      <w:r>
        <w:t>Version</w:t>
      </w:r>
      <w:r w:rsidRPr="006223D8">
        <w:t>": "1.0",</w:t>
      </w:r>
      <w:r w:rsidRPr="006223D8">
        <w:br/>
      </w:r>
      <w:r>
        <w:t> </w:t>
      </w:r>
      <w:r w:rsidRPr="006223D8">
        <w:t xml:space="preserve"> </w:t>
      </w:r>
      <w:r>
        <w:t> </w:t>
      </w:r>
      <w:r w:rsidRPr="006223D8">
        <w:t xml:space="preserve"> </w:t>
      </w:r>
      <w:r>
        <w:t> </w:t>
      </w:r>
      <w:r w:rsidRPr="006223D8">
        <w:t xml:space="preserve"> </w:t>
      </w:r>
      <w:r>
        <w:t> </w:t>
      </w:r>
      <w:r w:rsidRPr="006223D8">
        <w:t xml:space="preserve"> "</w:t>
      </w:r>
      <w:r>
        <w:t>ReqGuid</w:t>
      </w:r>
      <w:r w:rsidRPr="006223D8">
        <w:t>": "</w:t>
      </w:r>
      <w:r>
        <w:t>g</w:t>
      </w:r>
      <w:r w:rsidRPr="006223D8">
        <w:t>5</w:t>
      </w:r>
      <w:r>
        <w:t>t</w:t>
      </w:r>
      <w:r w:rsidRPr="006223D8">
        <w:t>4</w:t>
      </w:r>
      <w:r>
        <w:t>ce</w:t>
      </w:r>
      <w:r w:rsidRPr="006223D8">
        <w:t>5</w:t>
      </w:r>
      <w:r>
        <w:t>d</w:t>
      </w:r>
      <w:r w:rsidRPr="006223D8">
        <w:t>-1473-9737-903</w:t>
      </w:r>
      <w:r>
        <w:t>v</w:t>
      </w:r>
      <w:r w:rsidRPr="006223D8">
        <w:t>-</w:t>
      </w:r>
      <w:r>
        <w:t>cfa</w:t>
      </w:r>
      <w:r w:rsidRPr="006223D8">
        <w:t>72</w:t>
      </w:r>
      <w:r>
        <w:t>ba</w:t>
      </w:r>
      <w:r w:rsidRPr="006223D8">
        <w:t>94</w:t>
      </w:r>
      <w:r>
        <w:t>f</w:t>
      </w:r>
      <w:r w:rsidRPr="006223D8">
        <w:t>70",</w:t>
      </w:r>
      <w:r w:rsidRPr="006223D8">
        <w:br/>
      </w:r>
      <w:r>
        <w:t> </w:t>
      </w:r>
      <w:r w:rsidRPr="006223D8">
        <w:t xml:space="preserve"> </w:t>
      </w:r>
      <w:r>
        <w:t> </w:t>
      </w:r>
      <w:r w:rsidRPr="006223D8">
        <w:t xml:space="preserve"> </w:t>
      </w:r>
      <w:r>
        <w:t> </w:t>
      </w:r>
      <w:r w:rsidRPr="006223D8">
        <w:t xml:space="preserve"> </w:t>
      </w:r>
      <w:r>
        <w:t> </w:t>
      </w:r>
      <w:r w:rsidRPr="006223D8">
        <w:t xml:space="preserve"> "</w:t>
      </w:r>
      <w:r>
        <w:t>AnsGuid</w:t>
      </w:r>
      <w:r w:rsidRPr="006223D8">
        <w:t>": "</w:t>
      </w:r>
      <w:r>
        <w:t>b</w:t>
      </w:r>
      <w:r w:rsidRPr="006223D8">
        <w:t>0</w:t>
      </w:r>
      <w:r>
        <w:t>d</w:t>
      </w:r>
      <w:r w:rsidRPr="006223D8">
        <w:t>4</w:t>
      </w:r>
      <w:r>
        <w:t>ce</w:t>
      </w:r>
      <w:r w:rsidRPr="006223D8">
        <w:t>5</w:t>
      </w:r>
      <w:r>
        <w:t>d</w:t>
      </w:r>
      <w:r w:rsidRPr="006223D8">
        <w:t>-2757-4699-948</w:t>
      </w:r>
      <w:r>
        <w:t>c</w:t>
      </w:r>
      <w:r w:rsidRPr="006223D8">
        <w:t>-</w:t>
      </w:r>
      <w:r>
        <w:t>cfa</w:t>
      </w:r>
      <w:r w:rsidRPr="006223D8">
        <w:t>72</w:t>
      </w:r>
      <w:r>
        <w:t>ba</w:t>
      </w:r>
      <w:r w:rsidRPr="006223D8">
        <w:t>94</w:t>
      </w:r>
      <w:r>
        <w:t>f</w:t>
      </w:r>
      <w:r w:rsidRPr="006223D8">
        <w:t>20",</w:t>
      </w:r>
      <w:r w:rsidRPr="006223D8">
        <w:br/>
      </w:r>
      <w:r>
        <w:t> </w:t>
      </w:r>
      <w:r w:rsidRPr="006223D8">
        <w:t xml:space="preserve"> </w:t>
      </w:r>
      <w:r>
        <w:t> </w:t>
      </w:r>
      <w:r w:rsidRPr="006223D8">
        <w:t xml:space="preserve"> </w:t>
      </w:r>
      <w:r>
        <w:t> </w:t>
      </w:r>
      <w:r w:rsidRPr="006223D8">
        <w:t xml:space="preserve"> </w:t>
      </w:r>
      <w:r>
        <w:t> </w:t>
      </w:r>
      <w:r w:rsidRPr="006223D8">
        <w:t xml:space="preserve"> "</w:t>
      </w:r>
      <w:r>
        <w:t>DocGuid</w:t>
      </w:r>
      <w:r w:rsidRPr="006223D8">
        <w:t xml:space="preserve">": " </w:t>
      </w:r>
      <w:r>
        <w:t>g</w:t>
      </w:r>
      <w:r w:rsidRPr="006223D8">
        <w:t>5</w:t>
      </w:r>
      <w:r>
        <w:t>t</w:t>
      </w:r>
      <w:r w:rsidRPr="006223D8">
        <w:t>4</w:t>
      </w:r>
      <w:r>
        <w:t>ce</w:t>
      </w:r>
      <w:r w:rsidRPr="006223D8">
        <w:t>5</w:t>
      </w:r>
      <w:r>
        <w:t>d</w:t>
      </w:r>
      <w:r w:rsidRPr="006223D8">
        <w:t>-1473-9457-903</w:t>
      </w:r>
      <w:r>
        <w:t>v</w:t>
      </w:r>
      <w:r w:rsidRPr="006223D8">
        <w:t>-</w:t>
      </w:r>
      <w:r>
        <w:t>cfa</w:t>
      </w:r>
      <w:r w:rsidRPr="006223D8">
        <w:t>72</w:t>
      </w:r>
      <w:r>
        <w:t>ba</w:t>
      </w:r>
      <w:r w:rsidRPr="006223D8">
        <w:t>94</w:t>
      </w:r>
      <w:r>
        <w:t>f</w:t>
      </w:r>
      <w:r w:rsidRPr="006223D8">
        <w:t>70",</w:t>
      </w:r>
      <w:r w:rsidRPr="006223D8">
        <w:br/>
      </w:r>
      <w:r>
        <w:t> </w:t>
      </w:r>
      <w:r w:rsidRPr="006223D8">
        <w:t xml:space="preserve"> </w:t>
      </w:r>
      <w:r>
        <w:t> </w:t>
      </w:r>
      <w:r w:rsidRPr="006223D8">
        <w:t xml:space="preserve"> </w:t>
      </w:r>
      <w:r>
        <w:t> </w:t>
      </w:r>
      <w:r w:rsidRPr="006223D8">
        <w:t xml:space="preserve"> </w:t>
      </w:r>
      <w:r>
        <w:t> </w:t>
      </w:r>
      <w:r w:rsidRPr="006223D8">
        <w:t xml:space="preserve"> "</w:t>
      </w:r>
      <w:r>
        <w:t>Result</w:t>
      </w:r>
      <w:r w:rsidRPr="006223D8">
        <w:t>": "</w:t>
      </w:r>
      <w:r>
        <w:t>S</w:t>
      </w:r>
      <w:r w:rsidRPr="006223D8">
        <w:t>"</w:t>
      </w:r>
      <w:r w:rsidRPr="006223D8">
        <w:br/>
      </w:r>
      <w:r>
        <w:t> </w:t>
      </w:r>
      <w:r w:rsidRPr="006223D8">
        <w:t xml:space="preserve"> </w:t>
      </w:r>
      <w:r>
        <w:t> </w:t>
      </w:r>
      <w:r w:rsidRPr="006223D8">
        <w:t xml:space="preserve"> },</w:t>
      </w:r>
      <w:r w:rsidRPr="006223D8">
        <w:br/>
      </w:r>
      <w:r>
        <w:t> </w:t>
      </w:r>
      <w:r w:rsidRPr="006223D8">
        <w:t xml:space="preserve"> </w:t>
      </w:r>
      <w:r>
        <w:t> </w:t>
      </w:r>
      <w:r w:rsidRPr="006223D8">
        <w:t xml:space="preserve"> "</w:t>
      </w:r>
      <w:r>
        <w:t>document</w:t>
      </w:r>
      <w:r w:rsidRPr="006223D8">
        <w:t>": {</w:t>
      </w:r>
      <w:r w:rsidRPr="006223D8">
        <w:br/>
      </w:r>
      <w:r>
        <w:t> </w:t>
      </w:r>
      <w:r w:rsidRPr="006223D8">
        <w:t xml:space="preserve"> </w:t>
      </w:r>
      <w:r>
        <w:t> </w:t>
      </w:r>
      <w:r w:rsidRPr="006223D8">
        <w:t xml:space="preserve"> </w:t>
      </w:r>
      <w:r>
        <w:t> </w:t>
      </w:r>
      <w:r w:rsidRPr="006223D8">
        <w:t xml:space="preserve"> </w:t>
      </w:r>
      <w:r>
        <w:t> </w:t>
      </w:r>
      <w:r w:rsidRPr="006223D8">
        <w:t xml:space="preserve"> "</w:t>
      </w:r>
      <w:r>
        <w:t>RespData</w:t>
      </w:r>
      <w:r w:rsidRPr="006223D8">
        <w:t>":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2868CC">
        <w:rPr>
          <w:b/>
        </w:rPr>
        <w:t>"OperationName": "Зачисление средств поступлений в бюджеты бюджетной системы Российской Федерации по внутриказначейским расчетам",</w:t>
      </w:r>
      <w:r w:rsidRPr="002868CC">
        <w:rPr>
          <w:b/>
        </w:rPr>
        <w:br/>
        <w:t>                "SettleDate": "2023-11-07",</w:t>
      </w:r>
      <w:r w:rsidRPr="002868CC">
        <w:rPr>
          <w:b/>
        </w:rPr>
        <w:br/>
        <w:t>                "ActivDate": "2023-11-07",</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VisualParams</w:t>
      </w:r>
      <w:r w:rsidRPr="006223D8">
        <w:t>_</w:t>
      </w:r>
      <w:r>
        <w:t>Dt</w:t>
      </w:r>
      <w:r w:rsidRPr="006223D8">
        <w:t>":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param</w:t>
      </w:r>
      <w:r w:rsidRPr="006223D8">
        <w:t>": "</w:t>
      </w:r>
      <w:r>
        <w:t>docName</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value</w:t>
      </w:r>
      <w:r w:rsidRPr="006223D8">
        <w:t>": "Платежное поручение"</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param</w:t>
      </w:r>
      <w:r w:rsidRPr="006223D8">
        <w:t>": "</w:t>
      </w:r>
      <w:r>
        <w:t>accesslevel</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value</w:t>
      </w:r>
      <w:r w:rsidRPr="006223D8">
        <w:t>": "1"</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param</w:t>
      </w:r>
      <w:r w:rsidRPr="006223D8">
        <w:t>": "</w:t>
      </w:r>
      <w:r>
        <w:t>account</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value</w:t>
      </w:r>
      <w:r w:rsidRPr="006223D8">
        <w:t>": "03430"</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VisualParams</w:t>
      </w:r>
      <w:r w:rsidRPr="006223D8">
        <w:t>_</w:t>
      </w:r>
      <w:r>
        <w:t>Cr</w:t>
      </w:r>
      <w:r w:rsidRPr="006223D8">
        <w:t>":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param</w:t>
      </w:r>
      <w:r w:rsidRPr="006223D8">
        <w:t>": "</w:t>
      </w:r>
      <w:r>
        <w:t>docName</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value</w:t>
      </w:r>
      <w:r w:rsidRPr="006223D8">
        <w:t>": "Платежное поручение"</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param</w:t>
      </w:r>
      <w:r w:rsidRPr="006223D8">
        <w:t>": "</w:t>
      </w:r>
      <w:r>
        <w:t>accesslevel</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value</w:t>
      </w:r>
      <w:r w:rsidRPr="006223D8">
        <w:t>": "1"</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param</w:t>
      </w:r>
      <w:r w:rsidRPr="006223D8">
        <w:t>": "</w:t>
      </w:r>
      <w:r>
        <w:t>account</w:t>
      </w:r>
      <w:r w:rsidRPr="006223D8">
        <w:t>",</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value</w:t>
      </w:r>
      <w:r w:rsidRPr="006223D8">
        <w:t>": " 03100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RecType</w:t>
      </w:r>
      <w:r w:rsidRPr="006223D8">
        <w:t>": "1",</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CurrencyCode</w:t>
      </w:r>
      <w:r w:rsidRPr="006223D8">
        <w:t>": “643",</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Amnt</w:t>
      </w:r>
      <w:r w:rsidRPr="006223D8">
        <w:t>_</w:t>
      </w:r>
      <w:r>
        <w:t>val</w:t>
      </w:r>
      <w:r w:rsidRPr="006223D8">
        <w:t>_</w:t>
      </w:r>
      <w:r>
        <w:t>cur</w:t>
      </w:r>
      <w:r w:rsidRPr="006223D8">
        <w:t>": 100.00,</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Amnt</w:t>
      </w:r>
      <w:r w:rsidRPr="006223D8">
        <w:t>_</w:t>
      </w:r>
      <w:r>
        <w:t>oper</w:t>
      </w:r>
      <w:r w:rsidRPr="006223D8">
        <w:t>_</w:t>
      </w:r>
      <w:r>
        <w:t>cur</w:t>
      </w:r>
      <w:r w:rsidRPr="006223D8">
        <w:t>": 100.00</w:t>
      </w:r>
      <w:r w:rsidRPr="006223D8">
        <w:br/>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r>
        <w:t> </w:t>
      </w:r>
      <w:r w:rsidRPr="006223D8">
        <w:t xml:space="preserve"> }</w:t>
      </w:r>
    </w:p>
    <w:p w14:paraId="4EA94975" w14:textId="2575056A" w:rsidR="00FA0117" w:rsidRDefault="00FA0117">
      <w:pPr>
        <w:pStyle w:val="ab"/>
      </w:pPr>
    </w:p>
  </w:comment>
  <w:comment w:id="6277" w:author="Сарафанова (Чиркова) Наталия Сергеевна" w:date="2026-03-06T12:56:00Z" w:initials="С(НС">
    <w:p w14:paraId="153A7F6C" w14:textId="14BA9CFD" w:rsidR="00FA0117" w:rsidRDefault="00FA0117">
      <w:pPr>
        <w:pStyle w:val="ab"/>
      </w:pPr>
      <w:r>
        <w:rPr>
          <w:rStyle w:val="afff4"/>
        </w:rPr>
        <w:annotationRef/>
      </w:r>
      <w:r>
        <w:t xml:space="preserve">Доработка СВАП </w:t>
      </w:r>
      <w:r>
        <w:rPr>
          <w:rFonts w:ascii="-apple-system" w:hAnsi="-apple-system"/>
          <w:color w:val="172B4D"/>
          <w:sz w:val="21"/>
          <w:szCs w:val="21"/>
          <w:shd w:val="clear" w:color="auto" w:fill="FFFFFF"/>
        </w:rPr>
        <w:t>в рамках </w:t>
      </w:r>
      <w:hyperlink r:id="rId11" w:tgtFrame="_blank" w:history="1">
        <w:r>
          <w:rPr>
            <w:rStyle w:val="ad"/>
            <w:rFonts w:ascii="-apple-system" w:hAnsi="-apple-system"/>
            <w:color w:val="0065FF"/>
            <w:sz w:val="21"/>
            <w:szCs w:val="21"/>
            <w:shd w:val="clear" w:color="auto" w:fill="FFFFFF"/>
          </w:rPr>
          <w:t>OTR-419</w:t>
        </w:r>
      </w:hyperlink>
    </w:p>
  </w:comment>
  <w:comment w:id="6445" w:author="Сатлер Марина Викторовна" w:date="2026-03-11T10:44:00Z" w:initials="С.М.В">
    <w:p w14:paraId="5BA731C4" w14:textId="3197B1E9" w:rsidR="00FA0117" w:rsidRDefault="00FA0117">
      <w:pPr>
        <w:pStyle w:val="ab"/>
      </w:pPr>
      <w:r>
        <w:rPr>
          <w:rStyle w:val="afff4"/>
        </w:rPr>
        <w:annotationRef/>
      </w:r>
      <w:hyperlink r:id="rId12" w:history="1">
        <w:r>
          <w:rPr>
            <w:rStyle w:val="ad"/>
          </w:rPr>
          <w:t>OTR-1044</w:t>
        </w:r>
      </w:hyperlink>
    </w:p>
  </w:comment>
  <w:comment w:id="8452" w:author="Сказецкая Наталья Камилевна" w:date="2023-08-29T19:09:00Z" w:initials="СНК">
    <w:p w14:paraId="1E7F6C34" w14:textId="4519C483" w:rsidR="00FA0117" w:rsidRDefault="00FA0117">
      <w:pPr>
        <w:pStyle w:val="ab"/>
      </w:pPr>
      <w:r>
        <w:rPr>
          <w:rStyle w:val="afff4"/>
        </w:rPr>
        <w:annotationRef/>
      </w:r>
      <w:r>
        <w:t>Почему «не влияют», скорее «не зависят». Запрос не требует открытия ОД</w:t>
      </w:r>
    </w:p>
  </w:comment>
  <w:comment w:id="8477" w:author="Сказецкая Наталья Камилевна" w:date="2023-08-30T13:55:00Z" w:initials="СНК">
    <w:p w14:paraId="17CEBDF0" w14:textId="77777777" w:rsidR="00F468F0" w:rsidRPr="008E1323" w:rsidRDefault="00F468F0" w:rsidP="00F468F0">
      <w:pPr>
        <w:pStyle w:val="ab"/>
      </w:pPr>
      <w:r>
        <w:rPr>
          <w:rStyle w:val="afff4"/>
        </w:rPr>
        <w:annotationRef/>
      </w:r>
      <w:r>
        <w:t xml:space="preserve">Формулировка согласно </w:t>
      </w:r>
      <w:r>
        <w:rPr>
          <w:lang w:val="en-US"/>
        </w:rPr>
        <w:t>OTR</w:t>
      </w:r>
      <w:r>
        <w:t>-69</w:t>
      </w:r>
    </w:p>
  </w:comment>
  <w:comment w:id="8482" w:author="Сказецкая Наталья Камилевна" w:date="2026-04-14T21:57:00Z" w:initials="СНК">
    <w:p w14:paraId="73EBBEAB" w14:textId="3BB5ECE3" w:rsidR="009459C9" w:rsidRDefault="009459C9">
      <w:pPr>
        <w:pStyle w:val="ab"/>
      </w:pPr>
      <w:r>
        <w:rPr>
          <w:rStyle w:val="afff4"/>
        </w:rPr>
        <w:annotationRef/>
      </w:r>
      <w:r>
        <w:t>OTR-1000 и FAH-1013</w:t>
      </w:r>
    </w:p>
  </w:comment>
  <w:comment w:id="8489" w:author="Сказецкая Наталья Камилевна" w:date="2026-04-14T21:56:00Z" w:initials="СНК">
    <w:p w14:paraId="7855A1E7" w14:textId="13936287" w:rsidR="009459C9" w:rsidRDefault="009459C9">
      <w:pPr>
        <w:pStyle w:val="ab"/>
      </w:pPr>
      <w:r>
        <w:rPr>
          <w:rStyle w:val="afff4"/>
        </w:rPr>
        <w:annotationRef/>
      </w:r>
      <w:r>
        <w:t>Почему атрибуты, а не аналитические признаки?</w:t>
      </w:r>
    </w:p>
  </w:comment>
  <w:comment w:id="8500" w:author="Сказецкая Наталья Камилевна" w:date="2023-08-29T19:09:00Z" w:initials="СНК">
    <w:p w14:paraId="69BA1AF7" w14:textId="77777777" w:rsidR="00FA0117" w:rsidRDefault="00FA0117" w:rsidP="00E00D97">
      <w:pPr>
        <w:pStyle w:val="ab"/>
      </w:pPr>
      <w:r>
        <w:rPr>
          <w:rStyle w:val="afff4"/>
        </w:rPr>
        <w:annotationRef/>
      </w:r>
      <w:r>
        <w:t>Почему «не влияют», скорее «не зависят». Запрос не требует открытия ОД</w:t>
      </w:r>
    </w:p>
  </w:comment>
  <w:comment w:id="8509" w:author="Сказецкая Наталья Камилевна" w:date="2023-08-29T19:06:00Z" w:initials="СНК">
    <w:p w14:paraId="7027340F" w14:textId="6DB5567B" w:rsidR="00FA0117" w:rsidRDefault="00FA0117">
      <w:pPr>
        <w:pStyle w:val="ab"/>
      </w:pPr>
      <w:r>
        <w:rPr>
          <w:rStyle w:val="afff4"/>
        </w:rPr>
        <w:annotationRef/>
      </w:r>
      <w:r>
        <w:t>В Список терминов и сокращений введены понятия Аналит признаки, участвующие в расчете балансов, Аналит признаки, не участвующие в расчете балансов (свойства записи учета) и т.д. В связи с чем здесь указанные пояснения становятся избыточными</w:t>
      </w:r>
    </w:p>
  </w:comment>
  <w:comment w:id="8518" w:author="Сказецкая Наталья Камилевна" w:date="2023-08-30T17:58:00Z" w:initials="СНК">
    <w:p w14:paraId="3129C0D1" w14:textId="787A033F" w:rsidR="00FA0117" w:rsidRDefault="00FA0117">
      <w:pPr>
        <w:pStyle w:val="ab"/>
      </w:pPr>
      <w:r>
        <w:rPr>
          <w:rStyle w:val="afff4"/>
        </w:rPr>
        <w:annotationRef/>
      </w:r>
      <w:r>
        <w:t xml:space="preserve">Почему </w:t>
      </w:r>
      <w:proofErr w:type="gramStart"/>
      <w:r>
        <w:t>Нет</w:t>
      </w:r>
      <w:proofErr w:type="gramEnd"/>
      <w:r>
        <w:t>???</w:t>
      </w:r>
    </w:p>
  </w:comment>
  <w:comment w:id="8540" w:author="Сказецкая Наталья Камилевна" w:date="2026-04-14T22:00:00Z" w:initials="СНК">
    <w:p w14:paraId="3985DBE8" w14:textId="723B287E" w:rsidR="009459C9" w:rsidRDefault="009459C9" w:rsidP="009459C9">
      <w:pPr>
        <w:pStyle w:val="ab"/>
      </w:pPr>
      <w:r>
        <w:rPr>
          <w:rStyle w:val="afff4"/>
        </w:rPr>
        <w:annotationRef/>
      </w:r>
      <w:r>
        <w:rPr>
          <w:rStyle w:val="afff4"/>
        </w:rPr>
        <w:annotationRef/>
      </w:r>
      <w:r>
        <w:t>OTR-1000 и FAH-1013</w:t>
      </w:r>
    </w:p>
  </w:comment>
  <w:comment w:id="8597" w:author="Сатлер Марина Викторовна" w:date="2023-12-29T17:10:00Z" w:initials="С.М.В">
    <w:p w14:paraId="0CC94EB8" w14:textId="56438679" w:rsidR="00FA0117" w:rsidRPr="00D34B2C" w:rsidRDefault="00FA0117">
      <w:pPr>
        <w:pStyle w:val="ab"/>
      </w:pPr>
      <w:r>
        <w:rPr>
          <w:rStyle w:val="afff4"/>
        </w:rPr>
        <w:annotationRef/>
      </w:r>
      <w:r w:rsidRPr="00485BAA">
        <w:rPr>
          <w:lang w:val="en-US"/>
        </w:rPr>
        <w:t>AnsDateTime</w:t>
      </w:r>
      <w:r>
        <w:rPr>
          <w:rStyle w:val="afff4"/>
        </w:rPr>
        <w:annotationRef/>
      </w:r>
      <w:r>
        <w:t>?</w:t>
      </w:r>
    </w:p>
  </w:comment>
  <w:comment w:id="8599" w:author="Сказецкая Наталья Камилевна" w:date="2023-08-29T19:40:00Z" w:initials="СНК">
    <w:p w14:paraId="07B437DC" w14:textId="46942488" w:rsidR="00FA0117" w:rsidRDefault="00FA0117">
      <w:pPr>
        <w:pStyle w:val="ab"/>
      </w:pPr>
      <w:r>
        <w:rPr>
          <w:rStyle w:val="afff4"/>
        </w:rPr>
        <w:annotationRef/>
      </w:r>
      <w:r>
        <w:t xml:space="preserve">Почему </w:t>
      </w:r>
      <w:proofErr w:type="gramStart"/>
      <w:r>
        <w:t>Нет</w:t>
      </w:r>
      <w:proofErr w:type="gramEnd"/>
      <w:r>
        <w:t>? В запросе обязательный, значит в ответе тоже должен быть обязательный, как в Аккаунтинг</w:t>
      </w:r>
    </w:p>
  </w:comment>
  <w:comment w:id="8659" w:author="Иванов Дмитрий Валерьевич" w:date="2023-01-25T12:01:00Z" w:initials="ИДВ">
    <w:p w14:paraId="3AD2FA80" w14:textId="77777777" w:rsidR="00FA0117" w:rsidRPr="001D17E9" w:rsidRDefault="00FA0117" w:rsidP="001605AA">
      <w:pPr>
        <w:pStyle w:val="ab"/>
      </w:pPr>
      <w:r>
        <w:rPr>
          <w:rStyle w:val="afff4"/>
        </w:rPr>
        <w:annotationRef/>
      </w:r>
      <w:r>
        <w:t>Приведено в соот. с разделом 6.2</w:t>
      </w:r>
    </w:p>
  </w:comment>
  <w:comment w:id="8660" w:author="Sergei Ledovoi [2]" w:date="2023-01-31T14:12:00Z" w:initials="SL">
    <w:p w14:paraId="4AE0C2BC" w14:textId="77777777" w:rsidR="00FA0117" w:rsidRDefault="00FA0117" w:rsidP="001605AA">
      <w:pPr>
        <w:pStyle w:val="ab"/>
      </w:pPr>
      <w:r>
        <w:rPr>
          <w:rStyle w:val="afff4"/>
        </w:rPr>
        <w:annotationRef/>
      </w:r>
      <w:r>
        <w:t>Принято</w:t>
      </w:r>
    </w:p>
  </w:comment>
  <w:comment w:id="8662" w:author="Сатлер Марина Викторовна" w:date="2024-01-19T12:17:00Z" w:initials="С.М.В">
    <w:p w14:paraId="753F75B9" w14:textId="603311AD" w:rsidR="00FA0117" w:rsidRDefault="00FA0117">
      <w:pPr>
        <w:pStyle w:val="ab"/>
      </w:pPr>
      <w:r>
        <w:rPr>
          <w:rStyle w:val="afff4"/>
        </w:rPr>
        <w:annotationRef/>
      </w:r>
      <w:r>
        <w:t>Тут нет описания?</w:t>
      </w:r>
    </w:p>
  </w:comment>
  <w:comment w:id="8663" w:author="Сатлер Марина Викторовна" w:date="2024-01-19T12:18:00Z" w:initials="С.М.В">
    <w:p w14:paraId="2239FBB5" w14:textId="44911169" w:rsidR="00FA0117" w:rsidRDefault="00FA0117">
      <w:pPr>
        <w:pStyle w:val="ab"/>
      </w:pPr>
      <w:r>
        <w:rPr>
          <w:rStyle w:val="afff4"/>
        </w:rPr>
        <w:annotationRef/>
      </w:r>
      <w:r>
        <w:t>Тут не будет описания?</w:t>
      </w:r>
    </w:p>
  </w:comment>
  <w:comment w:id="8667" w:author="Сатлер Марина Викторовна" w:date="2024-01-19T12:25:00Z" w:initials="С.М.В">
    <w:p w14:paraId="0C55B859" w14:textId="56938D9E" w:rsidR="00FA0117" w:rsidRDefault="00FA0117">
      <w:pPr>
        <w:pStyle w:val="ab"/>
      </w:pPr>
      <w:r>
        <w:rPr>
          <w:rStyle w:val="afff4"/>
        </w:rPr>
        <w:annotationRef/>
      </w:r>
      <w:r>
        <w:t>Здесь и ниже Размерность указана =3. Некорректное значение?</w:t>
      </w:r>
    </w:p>
  </w:comment>
  <w:comment w:id="8825" w:author="Сатлер Марина Викторовна" w:date="2025-11-13T10:59:00Z" w:initials="С.М.В">
    <w:p w14:paraId="7A0BE5AC" w14:textId="77777777" w:rsidR="00FA0117" w:rsidRDefault="00FA0117">
      <w:pPr>
        <w:pStyle w:val="ab"/>
      </w:pPr>
      <w:r>
        <w:rPr>
          <w:rStyle w:val="afff4"/>
        </w:rPr>
        <w:annotationRef/>
      </w:r>
      <w:r>
        <w:t>На согласовании с ЕБП</w:t>
      </w:r>
    </w:p>
  </w:comment>
  <w:comment w:id="8849" w:author="Сатлер Марина Викторовна" w:date="2025-11-13T11:56:00Z" w:initials="С.М.В">
    <w:p w14:paraId="0079A9FC" w14:textId="4A52B0BE" w:rsidR="00FA0117" w:rsidRPr="00AB2E34" w:rsidRDefault="00FA0117">
      <w:pPr>
        <w:pStyle w:val="ab"/>
      </w:pPr>
      <w:r>
        <w:rPr>
          <w:rStyle w:val="afff4"/>
        </w:rPr>
        <w:annotationRef/>
      </w:r>
      <w:r>
        <w:t xml:space="preserve">Размерность </w:t>
      </w:r>
      <w:r w:rsidRPr="004E6751">
        <w:t xml:space="preserve">&lt;=10 </w:t>
      </w:r>
      <w:r>
        <w:t xml:space="preserve">некорректна для значений Измененно на </w:t>
      </w:r>
      <w:r w:rsidRPr="00AB2E34">
        <w:t>&lt;=50</w:t>
      </w:r>
      <w:r>
        <w:t>, аналогично форматам СВАПа, согласовано с БА</w:t>
      </w:r>
    </w:p>
  </w:comment>
  <w:comment w:id="9201" w:author="Сатлер Марина Викторовна" w:date="2025-11-14T09:32:00Z" w:initials="С.М.В">
    <w:p w14:paraId="6E838178" w14:textId="299ED6AF" w:rsidR="00FA0117" w:rsidRDefault="00FA0117">
      <w:pPr>
        <w:pStyle w:val="ab"/>
      </w:pPr>
      <w:r>
        <w:rPr>
          <w:rStyle w:val="afff4"/>
        </w:rPr>
        <w:annotationRef/>
      </w:r>
      <w:r>
        <w:t xml:space="preserve">Измененно на </w:t>
      </w:r>
      <w:r w:rsidRPr="00AB2E34">
        <w:t>&lt;=50</w:t>
      </w:r>
      <w:r>
        <w:t>, аналогично форматам СВАПа, согласовано с БА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9AF419" w15:done="0"/>
  <w15:commentEx w15:paraId="7487751F" w15:done="0"/>
  <w15:commentEx w15:paraId="24C17DBF" w15:done="0"/>
  <w15:commentEx w15:paraId="3A7C76EE" w15:done="0"/>
  <w15:commentEx w15:paraId="7DDE409E" w15:paraIdParent="3A7C76EE" w15:done="0"/>
  <w15:commentEx w15:paraId="4F936B72" w15:done="0"/>
  <w15:commentEx w15:paraId="5FBF53B0" w15:done="0"/>
  <w15:commentEx w15:paraId="70E6E741" w15:done="0"/>
  <w15:commentEx w15:paraId="760413D9" w15:done="0"/>
  <w15:commentEx w15:paraId="1A07A99A" w15:done="0"/>
  <w15:commentEx w15:paraId="79675FE7" w15:done="0"/>
  <w15:commentEx w15:paraId="1AB71E14" w15:done="0"/>
  <w15:commentEx w15:paraId="11D92C23" w15:done="0"/>
  <w15:commentEx w15:paraId="2FAEA93B" w15:done="0"/>
  <w15:commentEx w15:paraId="55FF2E69" w15:done="0"/>
  <w15:commentEx w15:paraId="129BBB93" w15:done="0"/>
  <w15:commentEx w15:paraId="29BAAB33" w15:done="0"/>
  <w15:commentEx w15:paraId="66F88541" w15:done="0"/>
  <w15:commentEx w15:paraId="51EBDFB5" w15:done="0"/>
  <w15:commentEx w15:paraId="6CF5DC92" w15:done="0"/>
  <w15:commentEx w15:paraId="0B40F998" w15:done="1"/>
  <w15:commentEx w15:paraId="48C5AA0C" w15:paraIdParent="0B40F998" w15:done="1"/>
  <w15:commentEx w15:paraId="2B14E12F" w15:done="0"/>
  <w15:commentEx w15:paraId="3AAD7910" w15:paraIdParent="2B14E12F" w15:done="0"/>
  <w15:commentEx w15:paraId="2DDDCEB0" w15:done="0"/>
  <w15:commentEx w15:paraId="396878D3" w15:done="0"/>
  <w15:commentEx w15:paraId="5AEE7FF6" w15:done="0"/>
  <w15:commentEx w15:paraId="080FA810" w15:done="0"/>
  <w15:commentEx w15:paraId="1B195ADE" w15:done="0"/>
  <w15:commentEx w15:paraId="47C6713F" w15:done="0"/>
  <w15:commentEx w15:paraId="6B8C5EBE" w15:done="0"/>
  <w15:commentEx w15:paraId="2C77F611" w15:done="0"/>
  <w15:commentEx w15:paraId="339AC79E" w15:done="0"/>
  <w15:commentEx w15:paraId="321CBA4A" w15:done="0"/>
  <w15:commentEx w15:paraId="05514DF8" w15:done="0"/>
  <w15:commentEx w15:paraId="5300B363" w15:done="0"/>
  <w15:commentEx w15:paraId="71FE43E5" w15:done="0"/>
  <w15:commentEx w15:paraId="2D7E33F8" w15:done="0"/>
  <w15:commentEx w15:paraId="389F3E71" w15:done="0"/>
  <w15:commentEx w15:paraId="3C90C780" w15:done="0"/>
  <w15:commentEx w15:paraId="4A21C549" w15:done="0"/>
  <w15:commentEx w15:paraId="5795794B" w15:done="0"/>
  <w15:commentEx w15:paraId="537DB20B" w15:done="0"/>
  <w15:commentEx w15:paraId="2C57394F" w15:done="0"/>
  <w15:commentEx w15:paraId="499948CD" w15:done="0"/>
  <w15:commentEx w15:paraId="08EA39C1" w15:done="0"/>
  <w15:commentEx w15:paraId="5F6743E2" w15:done="0"/>
  <w15:commentEx w15:paraId="1CCA18AC" w15:paraIdParent="5F6743E2" w15:done="0"/>
  <w15:commentEx w15:paraId="5A279C12" w15:done="0"/>
  <w15:commentEx w15:paraId="22AE4B08" w15:paraIdParent="5A279C12" w15:done="0"/>
  <w15:commentEx w15:paraId="321AA1CA" w15:done="0"/>
  <w15:commentEx w15:paraId="123DA397" w15:done="0"/>
  <w15:commentEx w15:paraId="07FF8614" w15:done="0"/>
  <w15:commentEx w15:paraId="190DF0EA" w15:paraIdParent="07FF8614" w15:done="0"/>
  <w15:commentEx w15:paraId="66944E84" w15:paraIdParent="07FF8614" w15:done="0"/>
  <w15:commentEx w15:paraId="6534DA1F" w15:done="0"/>
  <w15:commentEx w15:paraId="27D9855B" w15:paraIdParent="6534DA1F" w15:done="0"/>
  <w15:commentEx w15:paraId="2B1BF149" w15:done="0"/>
  <w15:commentEx w15:paraId="13F3C8B2" w15:done="0"/>
  <w15:commentEx w15:paraId="7F9BE875" w15:paraIdParent="13F3C8B2" w15:done="0"/>
  <w15:commentEx w15:paraId="72B28268" w15:paraIdParent="13F3C8B2" w15:done="0"/>
  <w15:commentEx w15:paraId="325895B2" w15:paraIdParent="13F3C8B2" w15:done="0"/>
  <w15:commentEx w15:paraId="66EABD8F" w15:done="0"/>
  <w15:commentEx w15:paraId="118C53B0" w15:paraIdParent="66EABD8F" w15:done="0"/>
  <w15:commentEx w15:paraId="6F2C1E33" w15:done="0"/>
  <w15:commentEx w15:paraId="5CBC895D" w15:done="0"/>
  <w15:commentEx w15:paraId="3E95CF0A" w15:done="0"/>
  <w15:commentEx w15:paraId="3B103FB9" w15:done="0"/>
  <w15:commentEx w15:paraId="7BBC451F" w15:done="0"/>
  <w15:commentEx w15:paraId="2660B5A8" w15:done="0"/>
  <w15:commentEx w15:paraId="52257A74" w15:done="1"/>
  <w15:commentEx w15:paraId="500F889D" w15:paraIdParent="52257A74" w15:done="1"/>
  <w15:commentEx w15:paraId="5621238C" w15:done="0"/>
  <w15:commentEx w15:paraId="56CD7704" w15:done="0"/>
  <w15:commentEx w15:paraId="7437FB92" w15:done="0"/>
  <w15:commentEx w15:paraId="35F9A587" w15:done="1"/>
  <w15:commentEx w15:paraId="60426C11" w15:done="0"/>
  <w15:commentEx w15:paraId="5D740C6C" w15:done="0"/>
  <w15:commentEx w15:paraId="0C3DC68C" w15:done="0"/>
  <w15:commentEx w15:paraId="383B42B3" w15:done="1"/>
  <w15:commentEx w15:paraId="0B1120E1" w15:done="0"/>
  <w15:commentEx w15:paraId="517EF1C5" w15:done="0"/>
  <w15:commentEx w15:paraId="370E8590" w15:done="0"/>
  <w15:commentEx w15:paraId="6B536727" w15:done="0"/>
  <w15:commentEx w15:paraId="484312C1" w15:done="0"/>
  <w15:commentEx w15:paraId="70BC9FC5" w15:done="0"/>
  <w15:commentEx w15:paraId="13EC959E" w15:done="0"/>
  <w15:commentEx w15:paraId="52001D72" w15:done="0"/>
  <w15:commentEx w15:paraId="1CCD2E27" w15:done="0"/>
  <w15:commentEx w15:paraId="788429C3" w15:done="0"/>
  <w15:commentEx w15:paraId="753B462E" w15:done="0"/>
  <w15:commentEx w15:paraId="1160A928" w15:done="0"/>
  <w15:commentEx w15:paraId="7B9E8EA0" w15:done="0"/>
  <w15:commentEx w15:paraId="2CBA9D77" w15:done="0"/>
  <w15:commentEx w15:paraId="36334F39" w15:done="0"/>
  <w15:commentEx w15:paraId="496AC42C" w15:done="0"/>
  <w15:commentEx w15:paraId="06D3B739" w15:done="0"/>
  <w15:commentEx w15:paraId="64C149D6" w15:done="0"/>
  <w15:commentEx w15:paraId="773DC226" w15:done="0"/>
  <w15:commentEx w15:paraId="7FE25497" w15:done="0"/>
  <w15:commentEx w15:paraId="784B0D0D" w15:done="0"/>
  <w15:commentEx w15:paraId="32334401" w15:done="0"/>
  <w15:commentEx w15:paraId="31568286" w15:done="0"/>
  <w15:commentEx w15:paraId="15F87E39" w15:done="0"/>
  <w15:commentEx w15:paraId="38DE8FE0" w15:done="0"/>
  <w15:commentEx w15:paraId="2C389BCA" w15:done="0"/>
  <w15:commentEx w15:paraId="11162848" w15:done="0"/>
  <w15:commentEx w15:paraId="34FD0180" w15:done="0"/>
  <w15:commentEx w15:paraId="0F7A63FB" w15:done="0"/>
  <w15:commentEx w15:paraId="278AE86F" w15:done="0"/>
  <w15:commentEx w15:paraId="4BFDD11B" w15:done="0"/>
  <w15:commentEx w15:paraId="52C80FBF" w15:done="0"/>
  <w15:commentEx w15:paraId="2C61CC65" w15:done="0"/>
  <w15:commentEx w15:paraId="373CAA9E" w15:done="0"/>
  <w15:commentEx w15:paraId="4B518344" w15:done="0"/>
  <w15:commentEx w15:paraId="63DB4139" w15:paraIdParent="4B518344" w15:done="0"/>
  <w15:commentEx w15:paraId="2D071162" w15:paraIdParent="4B518344" w15:done="0"/>
  <w15:commentEx w15:paraId="19C272AB" w15:done="0"/>
  <w15:commentEx w15:paraId="37423862" w15:done="0"/>
  <w15:commentEx w15:paraId="3D432C18" w15:done="0"/>
  <w15:commentEx w15:paraId="034BF6EA" w15:done="0"/>
  <w15:commentEx w15:paraId="6AE22B93" w15:done="0"/>
  <w15:commentEx w15:paraId="49DC55AC" w15:done="0"/>
  <w15:commentEx w15:paraId="688D4CD4" w15:done="0"/>
  <w15:commentEx w15:paraId="378FC5BF" w15:done="0"/>
  <w15:commentEx w15:paraId="79435CA9" w15:paraIdParent="378FC5BF" w15:done="0"/>
  <w15:commentEx w15:paraId="203175CC" w15:done="0"/>
  <w15:commentEx w15:paraId="1AF33C5A" w15:done="0"/>
  <w15:commentEx w15:paraId="22ABD362" w15:done="0"/>
  <w15:commentEx w15:paraId="4EA94975" w15:done="1"/>
  <w15:commentEx w15:paraId="153A7F6C" w15:done="0"/>
  <w15:commentEx w15:paraId="5BA731C4" w15:done="0"/>
  <w15:commentEx w15:paraId="1E7F6C34" w15:done="0"/>
  <w15:commentEx w15:paraId="17CEBDF0" w15:done="0"/>
  <w15:commentEx w15:paraId="73EBBEAB" w15:done="0"/>
  <w15:commentEx w15:paraId="7855A1E7" w15:done="0"/>
  <w15:commentEx w15:paraId="69BA1AF7" w15:done="0"/>
  <w15:commentEx w15:paraId="7027340F" w15:done="0"/>
  <w15:commentEx w15:paraId="3129C0D1" w15:done="0"/>
  <w15:commentEx w15:paraId="3985DBE8" w15:done="0"/>
  <w15:commentEx w15:paraId="0CC94EB8" w15:done="0"/>
  <w15:commentEx w15:paraId="07B437DC" w15:done="0"/>
  <w15:commentEx w15:paraId="3AD2FA80" w15:done="0"/>
  <w15:commentEx w15:paraId="4AE0C2BC" w15:paraIdParent="3AD2FA80" w15:done="0"/>
  <w15:commentEx w15:paraId="753F75B9" w15:done="0"/>
  <w15:commentEx w15:paraId="2239FBB5" w15:done="0"/>
  <w15:commentEx w15:paraId="0C55B859" w15:done="0"/>
  <w15:commentEx w15:paraId="7A0BE5AC" w15:done="0"/>
  <w15:commentEx w15:paraId="0079A9FC" w15:done="0"/>
  <w15:commentEx w15:paraId="6E8381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590661" w16cex:dateUtc="2023-07-12T06:00:00Z"/>
  <w16cex:commentExtensible w16cex:durableId="0F706685" w16cex:dateUtc="2026-04-14T09:01:00Z"/>
  <w16cex:commentExtensible w16cex:durableId="4B955F51" w16cex:dateUtc="2026-04-14T09:02:00Z"/>
  <w16cex:commentExtensible w16cex:durableId="32B78F31" w16cex:dateUtc="2026-04-14T09:06:00Z"/>
  <w16cex:commentExtensible w16cex:durableId="284D6D35" w16cex:dateUtc="2023-07-03T12:52:00Z"/>
  <w16cex:commentExtensible w16cex:durableId="30870087" w16cex:dateUtc="2026-04-14T11:29:00Z"/>
  <w16cex:commentExtensible w16cex:durableId="08C76B42" w16cex:dateUtc="2026-04-14T11:29:00Z"/>
  <w16cex:commentExtensible w16cex:durableId="6A58B952" w16cex:dateUtc="2026-04-14T11:29:00Z"/>
  <w16cex:commentExtensible w16cex:durableId="0B5AA0BD" w16cex:dateUtc="2026-04-15T16:13:00Z"/>
  <w16cex:commentExtensible w16cex:durableId="4CA4FC54" w16cex:dateUtc="2026-04-14T11:29:00Z"/>
  <w16cex:commentExtensible w16cex:durableId="048D258E" w16cex:dateUtc="2026-04-14T11:29:00Z"/>
  <w16cex:commentExtensible w16cex:durableId="498D4ADB" w16cex:dateUtc="2026-04-14T11:29:00Z"/>
  <w16cex:commentExtensible w16cex:durableId="410A56F6" w16cex:dateUtc="2026-04-14T11:29:00Z"/>
  <w16cex:commentExtensible w16cex:durableId="01F54CBF" w16cex:dateUtc="2026-04-14T11:29:00Z"/>
  <w16cex:commentExtensible w16cex:durableId="112596F4" w16cex:dateUtc="2026-04-14T11:29:00Z"/>
  <w16cex:commentExtensible w16cex:durableId="284567F7" w16cex:dateUtc="2023-06-27T08:51:00Z"/>
  <w16cex:commentExtensible w16cex:durableId="28786858" w16cex:dateUtc="2026-04-14T17:08:00Z"/>
  <w16cex:commentExtensible w16cex:durableId="28458CA3" w16cex:dateUtc="2023-06-27T13:28:00Z"/>
  <w16cex:commentExtensible w16cex:durableId="3E043643" w16cex:dateUtc="2026-04-14T09:47:00Z"/>
  <w16cex:commentExtensible w16cex:durableId="284D30BD" w16cex:dateUtc="2023-07-03T08:34:00Z"/>
  <w16cex:commentExtensible w16cex:durableId="5247485D" w16cex:dateUtc="2026-04-14T09:47:00Z"/>
  <w16cex:commentExtensible w16cex:durableId="02357D68" w16cex:dateUtc="2026-04-14T09:01:00Z"/>
  <w16cex:commentExtensible w16cex:durableId="284EC163" w16cex:dateUtc="2023-07-04T13:03:00Z"/>
  <w16cex:commentExtensible w16cex:durableId="6E9BAC93" w16cex:dateUtc="2026-04-14T09:02:00Z"/>
  <w16cex:commentExtensible w16cex:durableId="284EC12D" w16cex:dateUtc="2023-07-04T13:02:00Z"/>
  <w16cex:commentExtensible w16cex:durableId="082C1A30" w16cex:dateUtc="2026-04-14T15:15:00Z"/>
  <w16cex:commentExtensible w16cex:durableId="6E333C0F" w16cex:dateUtc="2026-04-14T15:13:00Z"/>
  <w16cex:commentExtensible w16cex:durableId="329BE3F9" w16cex:dateUtc="2026-04-14T14:34:00Z"/>
  <w16cex:commentExtensible w16cex:durableId="76588E42" w16cex:dateUtc="2026-04-14T13:00:00Z"/>
  <w16cex:commentExtensible w16cex:durableId="557EE189" w16cex:dateUtc="2026-04-14T13:35:00Z"/>
  <w16cex:commentExtensible w16cex:durableId="7FC9CCD8" w16cex:dateUtc="2026-04-14T15:33:00Z"/>
  <w16cex:commentExtensible w16cex:durableId="6D435291" w16cex:dateUtc="2026-04-14T14:45:00Z"/>
  <w16cex:commentExtensible w16cex:durableId="2F9C59D8" w16cex:dateUtc="2026-04-14T14:06:00Z"/>
  <w16cex:commentExtensible w16cex:durableId="61AB1E71" w16cex:dateUtc="2026-04-14T14:05:00Z"/>
  <w16cex:commentExtensible w16cex:durableId="284D3518" w16cex:dateUtc="2023-07-03T08:52:00Z"/>
  <w16cex:commentExtensible w16cex:durableId="32BB5B48" w16cex:dateUtc="2026-04-14T16:57:00Z"/>
  <w16cex:commentExtensible w16cex:durableId="5D17C19A" w16cex:dateUtc="2026-04-14T16:56:00Z"/>
  <w16cex:commentExtensible w16cex:durableId="0F4F3F5D" w16cex:dateUtc="2026-04-14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9AF419" w16cid:durableId="4B32CED1"/>
  <w16cid:commentId w16cid:paraId="7487751F" w16cid:durableId="351998F0"/>
  <w16cid:commentId w16cid:paraId="24C17DBF" w16cid:durableId="28590661"/>
  <w16cid:commentId w16cid:paraId="3A7C76EE" w16cid:durableId="2605936B"/>
  <w16cid:commentId w16cid:paraId="7DDE409E" w16cid:durableId="562BA134"/>
  <w16cid:commentId w16cid:paraId="4F936B72" w16cid:durableId="2DCCBFF8"/>
  <w16cid:commentId w16cid:paraId="5FBF53B0" w16cid:durableId="262AB840"/>
  <w16cid:commentId w16cid:paraId="70E6E741" w16cid:durableId="3B0CA7EC"/>
  <w16cid:commentId w16cid:paraId="760413D9" w16cid:durableId="55235231"/>
  <w16cid:commentId w16cid:paraId="1A07A99A" w16cid:durableId="64DA0E6B"/>
  <w16cid:commentId w16cid:paraId="79675FE7" w16cid:durableId="0F706685"/>
  <w16cid:commentId w16cid:paraId="1AB71E14" w16cid:durableId="4B955F51"/>
  <w16cid:commentId w16cid:paraId="11D92C23" w16cid:durableId="45953C21"/>
  <w16cid:commentId w16cid:paraId="2FAEA93B" w16cid:durableId="7DECABE6"/>
  <w16cid:commentId w16cid:paraId="55FF2E69" w16cid:durableId="288DB46C"/>
  <w16cid:commentId w16cid:paraId="129BBB93" w16cid:durableId="5FC33D7F"/>
  <w16cid:commentId w16cid:paraId="29BAAB33" w16cid:durableId="319E8F2C"/>
  <w16cid:commentId w16cid:paraId="66F88541" w16cid:durableId="5B318A11"/>
  <w16cid:commentId w16cid:paraId="51EBDFB5" w16cid:durableId="09263067"/>
  <w16cid:commentId w16cid:paraId="6CF5DC92" w16cid:durableId="32B78F31"/>
  <w16cid:commentId w16cid:paraId="0B40F998" w16cid:durableId="284563B7"/>
  <w16cid:commentId w16cid:paraId="48C5AA0C" w16cid:durableId="284D6D35"/>
  <w16cid:commentId w16cid:paraId="2B14E12F" w16cid:durableId="2995D1B2"/>
  <w16cid:commentId w16cid:paraId="3AAD7910" w16cid:durableId="3AB99C20"/>
  <w16cid:commentId w16cid:paraId="2DDDCEB0" w16cid:durableId="61AC8F4C"/>
  <w16cid:commentId w16cid:paraId="396878D3" w16cid:durableId="333D0B79"/>
  <w16cid:commentId w16cid:paraId="5AEE7FF6" w16cid:durableId="30870087"/>
  <w16cid:commentId w16cid:paraId="080FA810" w16cid:durableId="08C76B42"/>
  <w16cid:commentId w16cid:paraId="1B195ADE" w16cid:durableId="6A58B952"/>
  <w16cid:commentId w16cid:paraId="47C6713F" w16cid:durableId="0B5AA0BD"/>
  <w16cid:commentId w16cid:paraId="6B8C5EBE" w16cid:durableId="17082BA7"/>
  <w16cid:commentId w16cid:paraId="2C77F611" w16cid:durableId="0897EB4F"/>
  <w16cid:commentId w16cid:paraId="339AC79E" w16cid:durableId="38781956"/>
  <w16cid:commentId w16cid:paraId="321CBA4A" w16cid:durableId="4CA4FC54"/>
  <w16cid:commentId w16cid:paraId="05514DF8" w16cid:durableId="1F2044EC"/>
  <w16cid:commentId w16cid:paraId="5300B363" w16cid:durableId="68E9E722"/>
  <w16cid:commentId w16cid:paraId="71FE43E5" w16cid:durableId="048D258E"/>
  <w16cid:commentId w16cid:paraId="2D7E33F8" w16cid:durableId="498D4ADB"/>
  <w16cid:commentId w16cid:paraId="389F3E71" w16cid:durableId="410A56F6"/>
  <w16cid:commentId w16cid:paraId="3C90C780" w16cid:durableId="01F54CBF"/>
  <w16cid:commentId w16cid:paraId="4A21C549" w16cid:durableId="112596F4"/>
  <w16cid:commentId w16cid:paraId="5795794B" w16cid:durableId="6422DD5F"/>
  <w16cid:commentId w16cid:paraId="537DB20B" w16cid:durableId="2093E4AB"/>
  <w16cid:commentId w16cid:paraId="2C57394F" w16cid:durableId="5B5738DB"/>
  <w16cid:commentId w16cid:paraId="499948CD" w16cid:durableId="1B42956A"/>
  <w16cid:commentId w16cid:paraId="08EA39C1" w16cid:durableId="33B10A83"/>
  <w16cid:commentId w16cid:paraId="5F6743E2" w16cid:durableId="284563C4"/>
  <w16cid:commentId w16cid:paraId="1CCA18AC" w16cid:durableId="284567F7"/>
  <w16cid:commentId w16cid:paraId="5A279C12" w16cid:durableId="47655DB9"/>
  <w16cid:commentId w16cid:paraId="22AE4B08" w16cid:durableId="5306A4A2"/>
  <w16cid:commentId w16cid:paraId="321AA1CA" w16cid:durableId="3D480CE8"/>
  <w16cid:commentId w16cid:paraId="123DA397" w16cid:durableId="28786858"/>
  <w16cid:commentId w16cid:paraId="07FF8614" w16cid:durableId="284563C5"/>
  <w16cid:commentId w16cid:paraId="190DF0EA" w16cid:durableId="284563C6"/>
  <w16cid:commentId w16cid:paraId="66944E84" w16cid:durableId="284563C7"/>
  <w16cid:commentId w16cid:paraId="6534DA1F" w16cid:durableId="3AD4AC14"/>
  <w16cid:commentId w16cid:paraId="27D9855B" w16cid:durableId="41D2B09C"/>
  <w16cid:commentId w16cid:paraId="2B1BF149" w16cid:durableId="2763BFA5"/>
  <w16cid:commentId w16cid:paraId="13F3C8B2" w16cid:durableId="284563D2"/>
  <w16cid:commentId w16cid:paraId="7F9BE875" w16cid:durableId="28458CA3"/>
  <w16cid:commentId w16cid:paraId="72B28268" w16cid:durableId="13025C57"/>
  <w16cid:commentId w16cid:paraId="325895B2" w16cid:durableId="73F46BE5"/>
  <w16cid:commentId w16cid:paraId="66EABD8F" w16cid:durableId="5EE1CB4D"/>
  <w16cid:commentId w16cid:paraId="118C53B0" w16cid:durableId="3F0C401D"/>
  <w16cid:commentId w16cid:paraId="6F2C1E33" w16cid:durableId="1AE9B70A"/>
  <w16cid:commentId w16cid:paraId="5CBC895D" w16cid:durableId="1D57CA76"/>
  <w16cid:commentId w16cid:paraId="3E95CF0A" w16cid:durableId="3E043643"/>
  <w16cid:commentId w16cid:paraId="3B103FB9" w16cid:durableId="6D3DA28F"/>
  <w16cid:commentId w16cid:paraId="7BBC451F" w16cid:durableId="1021CCE7"/>
  <w16cid:commentId w16cid:paraId="2660B5A8" w16cid:durableId="2A2C39FA"/>
  <w16cid:commentId w16cid:paraId="52257A74" w16cid:durableId="284563DC"/>
  <w16cid:commentId w16cid:paraId="500F889D" w16cid:durableId="284D30BD"/>
  <w16cid:commentId w16cid:paraId="5621238C" w16cid:durableId="5247485D"/>
  <w16cid:commentId w16cid:paraId="56CD7704" w16cid:durableId="063115FA"/>
  <w16cid:commentId w16cid:paraId="7437FB92" w16cid:durableId="02357D68"/>
  <w16cid:commentId w16cid:paraId="35F9A587" w16cid:durableId="284EC163"/>
  <w16cid:commentId w16cid:paraId="60426C11" w16cid:durableId="32C9C9AF"/>
  <w16cid:commentId w16cid:paraId="5D740C6C" w16cid:durableId="6E9BAC93"/>
  <w16cid:commentId w16cid:paraId="0C3DC68C" w16cid:durableId="350B1338"/>
  <w16cid:commentId w16cid:paraId="383B42B3" w16cid:durableId="284EC12D"/>
  <w16cid:commentId w16cid:paraId="0B1120E1" w16cid:durableId="183B1553"/>
  <w16cid:commentId w16cid:paraId="517EF1C5" w16cid:durableId="0630E4D8"/>
  <w16cid:commentId w16cid:paraId="370E8590" w16cid:durableId="19F49C60"/>
  <w16cid:commentId w16cid:paraId="6B536727" w16cid:durableId="12D3AFC2"/>
  <w16cid:commentId w16cid:paraId="484312C1" w16cid:durableId="406093D2"/>
  <w16cid:commentId w16cid:paraId="70BC9FC5" w16cid:durableId="493AACF7"/>
  <w16cid:commentId w16cid:paraId="13EC959E" w16cid:durableId="17272A50"/>
  <w16cid:commentId w16cid:paraId="52001D72" w16cid:durableId="322200A4"/>
  <w16cid:commentId w16cid:paraId="1CCD2E27" w16cid:durableId="6A2A51EB"/>
  <w16cid:commentId w16cid:paraId="788429C3" w16cid:durableId="55F6731C"/>
  <w16cid:commentId w16cid:paraId="753B462E" w16cid:durableId="0867024F"/>
  <w16cid:commentId w16cid:paraId="1160A928" w16cid:durableId="42FA2D93"/>
  <w16cid:commentId w16cid:paraId="7B9E8EA0" w16cid:durableId="7C3B179C"/>
  <w16cid:commentId w16cid:paraId="2CBA9D77" w16cid:durableId="2A0AC01B"/>
  <w16cid:commentId w16cid:paraId="36334F39" w16cid:durableId="69990335"/>
  <w16cid:commentId w16cid:paraId="496AC42C" w16cid:durableId="4459551F"/>
  <w16cid:commentId w16cid:paraId="06D3B739" w16cid:durableId="17EE528A"/>
  <w16cid:commentId w16cid:paraId="64C149D6" w16cid:durableId="21932C0A"/>
  <w16cid:commentId w16cid:paraId="773DC226" w16cid:durableId="157D064D"/>
  <w16cid:commentId w16cid:paraId="7FE25497" w16cid:durableId="4BA32F0B"/>
  <w16cid:commentId w16cid:paraId="784B0D0D" w16cid:durableId="5F8E43CF"/>
  <w16cid:commentId w16cid:paraId="32334401" w16cid:durableId="119B40B9"/>
  <w16cid:commentId w16cid:paraId="31568286" w16cid:durableId="643C6F41"/>
  <w16cid:commentId w16cid:paraId="15F87E39" w16cid:durableId="082C1A30"/>
  <w16cid:commentId w16cid:paraId="38DE8FE0" w16cid:durableId="6E333C0F"/>
  <w16cid:commentId w16cid:paraId="2C389BCA" w16cid:durableId="329BE3F9"/>
  <w16cid:commentId w16cid:paraId="11162848" w16cid:durableId="76588E42"/>
  <w16cid:commentId w16cid:paraId="34FD0180" w16cid:durableId="557EE189"/>
  <w16cid:commentId w16cid:paraId="0F7A63FB" w16cid:durableId="7FC9CCD8"/>
  <w16cid:commentId w16cid:paraId="278AE86F" w16cid:durableId="6D435291"/>
  <w16cid:commentId w16cid:paraId="4BFDD11B" w16cid:durableId="2F9C59D8"/>
  <w16cid:commentId w16cid:paraId="52C80FBF" w16cid:durableId="61AB1E71"/>
  <w16cid:commentId w16cid:paraId="2C61CC65" w16cid:durableId="5A48D4D9"/>
  <w16cid:commentId w16cid:paraId="373CAA9E" w16cid:durableId="5651408E"/>
  <w16cid:commentId w16cid:paraId="4B518344" w16cid:durableId="284563F8"/>
  <w16cid:commentId w16cid:paraId="63DB4139" w16cid:durableId="284563F9"/>
  <w16cid:commentId w16cid:paraId="2D071162" w16cid:durableId="284D3518"/>
  <w16cid:commentId w16cid:paraId="19C272AB" w16cid:durableId="610464DC"/>
  <w16cid:commentId w16cid:paraId="37423862" w16cid:durableId="406AA035"/>
  <w16cid:commentId w16cid:paraId="3D432C18" w16cid:durableId="114C948A"/>
  <w16cid:commentId w16cid:paraId="034BF6EA" w16cid:durableId="3D9BE539"/>
  <w16cid:commentId w16cid:paraId="6AE22B93" w16cid:durableId="4C57F886"/>
  <w16cid:commentId w16cid:paraId="49DC55AC" w16cid:durableId="7A8806B8"/>
  <w16cid:commentId w16cid:paraId="688D4CD4" w16cid:durableId="6CCCCF5E"/>
  <w16cid:commentId w16cid:paraId="378FC5BF" w16cid:durableId="28456404"/>
  <w16cid:commentId w16cid:paraId="79435CA9" w16cid:durableId="28456405"/>
  <w16cid:commentId w16cid:paraId="203175CC" w16cid:durableId="320EE71A"/>
  <w16cid:commentId w16cid:paraId="1AF33C5A" w16cid:durableId="1BF45D2F"/>
  <w16cid:commentId w16cid:paraId="22ABD362" w16cid:durableId="59B7B8EC"/>
  <w16cid:commentId w16cid:paraId="4EA94975" w16cid:durableId="1F9CAB70"/>
  <w16cid:commentId w16cid:paraId="153A7F6C" w16cid:durableId="564D41BC"/>
  <w16cid:commentId w16cid:paraId="5BA731C4" w16cid:durableId="69C8FAC5"/>
  <w16cid:commentId w16cid:paraId="1E7F6C34" w16cid:durableId="511F1ECB"/>
  <w16cid:commentId w16cid:paraId="17CEBDF0" w16cid:durableId="0C043207"/>
  <w16cid:commentId w16cid:paraId="73EBBEAB" w16cid:durableId="32BB5B48"/>
  <w16cid:commentId w16cid:paraId="7855A1E7" w16cid:durableId="5D17C19A"/>
  <w16cid:commentId w16cid:paraId="69BA1AF7" w16cid:durableId="0AEF18CA"/>
  <w16cid:commentId w16cid:paraId="7027340F" w16cid:durableId="34D6541A"/>
  <w16cid:commentId w16cid:paraId="3129C0D1" w16cid:durableId="6959C04B"/>
  <w16cid:commentId w16cid:paraId="3985DBE8" w16cid:durableId="0F4F3F5D"/>
  <w16cid:commentId w16cid:paraId="0CC94EB8" w16cid:durableId="07C5960F"/>
  <w16cid:commentId w16cid:paraId="07B437DC" w16cid:durableId="579E74C6"/>
  <w16cid:commentId w16cid:paraId="3AD2FA80" w16cid:durableId="644B19A6"/>
  <w16cid:commentId w16cid:paraId="4AE0C2BC" w16cid:durableId="6C8F1A0F"/>
  <w16cid:commentId w16cid:paraId="753F75B9" w16cid:durableId="59105F10"/>
  <w16cid:commentId w16cid:paraId="2239FBB5" w16cid:durableId="011D2901"/>
  <w16cid:commentId w16cid:paraId="0C55B859" w16cid:durableId="77F6B979"/>
  <w16cid:commentId w16cid:paraId="7A0BE5AC" w16cid:durableId="4F80364E"/>
  <w16cid:commentId w16cid:paraId="0079A9FC" w16cid:durableId="059D4258"/>
  <w16cid:commentId w16cid:paraId="6E838178" w16cid:durableId="429948B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7BD27D" w14:textId="77777777" w:rsidR="002D4A41" w:rsidRDefault="002D4A41">
      <w:r>
        <w:separator/>
      </w:r>
    </w:p>
  </w:endnote>
  <w:endnote w:type="continuationSeparator" w:id="0">
    <w:p w14:paraId="6005BCD8" w14:textId="77777777" w:rsidR="002D4A41" w:rsidRDefault="002D4A41">
      <w:r>
        <w:continuationSeparator/>
      </w:r>
    </w:p>
  </w:endnote>
  <w:endnote w:type="continuationNotice" w:id="1">
    <w:p w14:paraId="1A3BA1A9" w14:textId="77777777" w:rsidR="002D4A41" w:rsidRDefault="002D4A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ple-system">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3790CF" w14:textId="0998A239" w:rsidR="00FA0117" w:rsidRDefault="00FA0117">
    <w:pPr>
      <w:pStyle w:val="GOSTTitul0"/>
    </w:pPr>
    <w:r>
      <w:t>2024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BD509" w14:textId="77777777" w:rsidR="00FA0117" w:rsidRDefault="00FA0117">
    <w:pPr>
      <w:pStyle w:val="GOSTTitul0"/>
    </w:pPr>
    <w:r>
      <w:t>2018 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5C7E3" w14:textId="52E202CA" w:rsidR="00FA0117" w:rsidRDefault="00FA0117">
    <w:pPr>
      <w:pStyle w:val="affff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5BE1E" w14:textId="797558ED" w:rsidR="00FA0117" w:rsidRDefault="00FA0117">
    <w:pPr>
      <w:pStyle w:val="affff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B7F11" w14:textId="77777777" w:rsidR="00FA0117" w:rsidRDefault="00FA011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C2AB8C" w14:textId="77777777" w:rsidR="002D4A41" w:rsidRDefault="002D4A41">
      <w:r>
        <w:separator/>
      </w:r>
    </w:p>
  </w:footnote>
  <w:footnote w:type="continuationSeparator" w:id="0">
    <w:p w14:paraId="32373239" w14:textId="77777777" w:rsidR="002D4A41" w:rsidRDefault="002D4A41">
      <w:r>
        <w:continuationSeparator/>
      </w:r>
    </w:p>
  </w:footnote>
  <w:footnote w:type="continuationNotice" w:id="1">
    <w:p w14:paraId="19026DEA" w14:textId="77777777" w:rsidR="002D4A41" w:rsidRDefault="002D4A41"/>
  </w:footnote>
  <w:footnote w:id="2">
    <w:p w14:paraId="622739EA" w14:textId="77777777" w:rsidR="00FA0117" w:rsidRPr="00790E08" w:rsidRDefault="00FA0117" w:rsidP="00512B7E">
      <w:pPr>
        <w:pStyle w:val="af7"/>
      </w:pPr>
      <w:r w:rsidRPr="00790E08">
        <w:rPr>
          <w:rStyle w:val="af6"/>
        </w:rPr>
        <w:footnoteRef/>
      </w:r>
      <w:r w:rsidRPr="00790E08">
        <w:t xml:space="preserve"> Без шифрования и проверки подписей</w:t>
      </w:r>
    </w:p>
  </w:footnote>
  <w:footnote w:id="3">
    <w:p w14:paraId="7F350311" w14:textId="27C1D288" w:rsidR="00FA0117" w:rsidRDefault="00FA0117" w:rsidP="000E3313">
      <w:pPr>
        <w:pStyle w:val="af7"/>
      </w:pPr>
      <w:r w:rsidRPr="33249EA7">
        <w:rPr>
          <w:rStyle w:val="af6"/>
        </w:rPr>
        <w:footnoteRef/>
      </w:r>
      <w:r>
        <w:t xml:space="preserve"> Описание типов запросов приведено в таблице </w:t>
      </w:r>
      <w:r>
        <w:fldChar w:fldCharType="begin"/>
      </w:r>
      <w:r>
        <w:instrText xml:space="preserve"> REF _Ref154511746 \h </w:instrText>
      </w:r>
      <w:r>
        <w:fldChar w:fldCharType="separate"/>
      </w:r>
      <w:r>
        <w:rPr>
          <w:noProof/>
        </w:rPr>
        <w:t>2</w:t>
      </w:r>
      <w:r>
        <w:fldChar w:fldCharType="end"/>
      </w:r>
      <w:r>
        <w:t>.</w:t>
      </w:r>
    </w:p>
  </w:footnote>
  <w:footnote w:id="4">
    <w:p w14:paraId="1839B7EE" w14:textId="32EF6B0A" w:rsidR="00FA0117" w:rsidRDefault="00FA0117" w:rsidP="0010117D">
      <w:pPr>
        <w:pStyle w:val="af7"/>
      </w:pPr>
      <w:r>
        <w:rPr>
          <w:rStyle w:val="af6"/>
        </w:rPr>
        <w:footnoteRef/>
      </w:r>
      <w:r>
        <w:t xml:space="preserve"> Перечень и характеристики типов запросов будут уточняться по мере развития функциональности </w:t>
      </w:r>
      <w:r>
        <w:rPr>
          <w:lang w:val="en-US"/>
        </w:rPr>
        <w:t>SVAP</w:t>
      </w:r>
      <w:r>
        <w:t>.</w:t>
      </w:r>
    </w:p>
  </w:footnote>
  <w:footnote w:id="5">
    <w:p w14:paraId="7E57CE85" w14:textId="74BFD29E" w:rsidR="00FA0117" w:rsidRDefault="00FA0117" w:rsidP="00512B7E">
      <w:pPr>
        <w:pStyle w:val="af7"/>
      </w:pPr>
      <w:r>
        <w:rPr>
          <w:rStyle w:val="af6"/>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p>
  </w:footnote>
  <w:footnote w:id="6">
    <w:p w14:paraId="0C65ED15" w14:textId="56E94AFC" w:rsidR="00FA0117" w:rsidRPr="00DE6835" w:rsidRDefault="00FA0117">
      <w:pPr>
        <w:pStyle w:val="af7"/>
      </w:pPr>
      <w:r>
        <w:rPr>
          <w:rStyle w:val="af6"/>
        </w:rPr>
        <w:footnoteRef/>
      </w:r>
      <w:r>
        <w:t xml:space="preserve"> Операция отмены ранее подобранных записей учета,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p>
  </w:footnote>
  <w:footnote w:id="7">
    <w:p w14:paraId="2BFBFBBB" w14:textId="17337236" w:rsidR="001B04F6" w:rsidRDefault="001B04F6">
      <w:pPr>
        <w:pStyle w:val="af7"/>
      </w:pPr>
      <w:r>
        <w:rPr>
          <w:rStyle w:val="af6"/>
        </w:rPr>
        <w:footnoteRef/>
      </w:r>
      <w:r>
        <w:t xml:space="preserve"> </w:t>
      </w:r>
      <w:r w:rsidRPr="0050579C">
        <w:t xml:space="preserve">Операция подбора записей учета, аналогичных ранее сформированным записям, но с обратным знаком суммы. Применительно к данному типу запроса речь идет о сторнировании </w:t>
      </w:r>
      <w:r>
        <w:t xml:space="preserve">этапов обработки документов </w:t>
      </w:r>
      <w:r w:rsidRPr="0050579C">
        <w:t xml:space="preserve">без использования </w:t>
      </w:r>
      <w:r>
        <w:t>настроенных</w:t>
      </w:r>
      <w:r w:rsidRPr="0050579C">
        <w:t xml:space="preserve"> через пользовательский интерфейс SVAP правил.</w:t>
      </w:r>
    </w:p>
  </w:footnote>
  <w:footnote w:id="8">
    <w:p w14:paraId="7B6A1BE1" w14:textId="1D321A20" w:rsidR="001B04F6" w:rsidRDefault="001B04F6">
      <w:pPr>
        <w:pStyle w:val="af7"/>
      </w:pPr>
      <w:r>
        <w:rPr>
          <w:rStyle w:val="af6"/>
        </w:rPr>
        <w:footnoteRef/>
      </w:r>
      <w:r>
        <w:t xml:space="preserve"> </w:t>
      </w:r>
      <w:r w:rsidRPr="0050579C">
        <w:t xml:space="preserve">Технически запрос на отмену отрабатывается идентично запросу на сторнирование. Разница только в </w:t>
      </w:r>
      <w:proofErr w:type="gramStart"/>
      <w:r w:rsidRPr="0050579C">
        <w:t>тех-ническ</w:t>
      </w:r>
      <w:r>
        <w:t>их</w:t>
      </w:r>
      <w:proofErr w:type="gramEnd"/>
      <w:r w:rsidRPr="0050579C">
        <w:t xml:space="preserve"> статус</w:t>
      </w:r>
      <w:r>
        <w:t>ах</w:t>
      </w:r>
      <w:r w:rsidRPr="0050579C">
        <w:t xml:space="preserve"> сторнирующих и сторнированных записей учета </w:t>
      </w:r>
      <w:r>
        <w:t xml:space="preserve">и проставлении на записях учета технического признака «Отменена» </w:t>
      </w:r>
      <w:r w:rsidRPr="0050579C">
        <w:t xml:space="preserve">по итогам обработки запроса. Специальный технический </w:t>
      </w:r>
      <w:r>
        <w:t>признак</w:t>
      </w:r>
      <w:r w:rsidRPr="0050579C">
        <w:t xml:space="preserve"> позволяет не отбирать отмененные записи учета при обработке запросов на сбор учетных данных</w:t>
      </w:r>
      <w:r>
        <w:t xml:space="preserve">, исключать отмененные записи учета </w:t>
      </w:r>
      <w:r w:rsidRPr="00715A91">
        <w:rPr>
          <w:rFonts w:hint="eastAsia"/>
        </w:rPr>
        <w:t>при</w:t>
      </w:r>
      <w:r w:rsidRPr="00715A91">
        <w:t xml:space="preserve"> </w:t>
      </w:r>
      <w:r w:rsidRPr="00715A91">
        <w:rPr>
          <w:rFonts w:hint="eastAsia"/>
        </w:rPr>
        <w:t>откате</w:t>
      </w:r>
      <w:r w:rsidRPr="00715A91">
        <w:t xml:space="preserve"> </w:t>
      </w:r>
      <w:r>
        <w:t xml:space="preserve">или </w:t>
      </w:r>
      <w:r w:rsidRPr="00715A91">
        <w:rPr>
          <w:rFonts w:hint="eastAsia"/>
        </w:rPr>
        <w:t>переобработке</w:t>
      </w:r>
      <w:r w:rsidRPr="00715A91">
        <w:t xml:space="preserve"> </w:t>
      </w:r>
      <w:r w:rsidRPr="00715A91">
        <w:rPr>
          <w:rFonts w:hint="eastAsia"/>
        </w:rPr>
        <w:t>этап</w:t>
      </w:r>
      <w:r>
        <w:t>ов</w:t>
      </w:r>
      <w:r w:rsidRPr="00715A91">
        <w:t xml:space="preserve"> </w:t>
      </w:r>
      <w:r w:rsidRPr="00715A91">
        <w:rPr>
          <w:rFonts w:hint="eastAsia"/>
        </w:rPr>
        <w:t>обработки</w:t>
      </w:r>
      <w:r w:rsidRPr="00715A91">
        <w:t xml:space="preserve"> </w:t>
      </w:r>
      <w:r w:rsidRPr="00715A91">
        <w:rPr>
          <w:rFonts w:hint="eastAsia"/>
        </w:rPr>
        <w:t>документа</w:t>
      </w:r>
      <w:r w:rsidRPr="0050579C">
        <w:t>.</w:t>
      </w:r>
    </w:p>
  </w:footnote>
  <w:footnote w:id="9">
    <w:p w14:paraId="2B2F7798" w14:textId="5A954724" w:rsidR="001B04F6" w:rsidRDefault="001B04F6">
      <w:pPr>
        <w:pStyle w:val="af7"/>
      </w:pPr>
      <w:r>
        <w:rPr>
          <w:rStyle w:val="af6"/>
        </w:rPr>
        <w:footnoteRef/>
      </w:r>
      <w:r>
        <w:t xml:space="preserve"> Начиная с версии 9.1 ПУР</w:t>
      </w:r>
      <w:r w:rsidRPr="00235449">
        <w:t>05 не используется</w:t>
      </w:r>
      <w:r>
        <w:t>,</w:t>
      </w:r>
      <w:r w:rsidRPr="00235449">
        <w:t xml:space="preserve"> в связи с переходом на использование запроса CONS</w:t>
      </w:r>
    </w:p>
  </w:footnote>
  <w:footnote w:id="10">
    <w:p w14:paraId="07ADC19B" w14:textId="1F79E35B" w:rsidR="001B04F6" w:rsidRDefault="001B04F6" w:rsidP="00CB0529">
      <w:pPr>
        <w:pStyle w:val="af7"/>
      </w:pPr>
      <w:r w:rsidRPr="33249EA7">
        <w:rPr>
          <w:rStyle w:val="af6"/>
        </w:rPr>
        <w:footnoteRef/>
      </w:r>
      <w:r>
        <w:t xml:space="preserve"> Возвращает статус операционого дня по GUID документа и дате учета с проверкой на возможность проведения в открытом по запросу операционном дне.</w:t>
      </w:r>
    </w:p>
  </w:footnote>
  <w:footnote w:id="11">
    <w:p w14:paraId="170228B4" w14:textId="04227E2D" w:rsidR="000A3376" w:rsidRDefault="000A3376">
      <w:pPr>
        <w:pStyle w:val="af7"/>
      </w:pPr>
      <w:ins w:id="848" w:author="Сатлер Марина Викторовна" w:date="2026-04-08T15:53:00Z">
        <w:r w:rsidRPr="00D626B1">
          <w:rPr>
            <w:rStyle w:val="af6"/>
            <w:highlight w:val="green"/>
          </w:rPr>
          <w:footnoteRef/>
        </w:r>
        <w:r w:rsidRPr="00D626B1">
          <w:rPr>
            <w:highlight w:val="green"/>
          </w:rPr>
          <w:t xml:space="preserve"> По значению системного свойства записи учета «Субъект учета» в SVAP осуществляется контроль статуса операционного дня.</w:t>
        </w:r>
      </w:ins>
    </w:p>
  </w:footnote>
  <w:footnote w:id="12">
    <w:p w14:paraId="551E8E4C" w14:textId="77777777" w:rsidR="00FA0117" w:rsidRPr="00160279" w:rsidRDefault="00FA0117" w:rsidP="00DC12DB">
      <w:pPr>
        <w:pStyle w:val="af7"/>
        <w:rPr>
          <w:ins w:id="1108" w:author="Чиркова Наталия Сергеевна" w:date="2023-12-05T11:00:00Z"/>
        </w:rPr>
      </w:pPr>
      <w:ins w:id="1109" w:author="Чиркова Наталия Сергеевна" w:date="2023-12-05T11:00:00Z">
        <w:r>
          <w:rPr>
            <w:rStyle w:val="af6"/>
          </w:rPr>
          <w:footnoteRef/>
        </w:r>
        <w:r>
          <w:t xml:space="preserve"> Аналитические признаки являются </w:t>
        </w:r>
        <w:r w:rsidRPr="00A00796">
          <w:t xml:space="preserve">обязательными </w:t>
        </w:r>
        <w:r>
          <w:t xml:space="preserve">в случае, если в настройках </w:t>
        </w:r>
        <w:r>
          <w:rPr>
            <w:lang w:val="en-US"/>
          </w:rPr>
          <w:t>SVAP</w:t>
        </w:r>
        <w:r w:rsidRPr="007D5971">
          <w:t xml:space="preserve"> </w:t>
        </w:r>
        <w:r>
          <w:t>в правилах формирования записей учета аналитическому признаку для записи учета по дебету или по кредиту выбрано одно из значений: «атрибут документа», «счет» или «константа»</w:t>
        </w:r>
      </w:ins>
    </w:p>
  </w:footnote>
  <w:footnote w:id="13">
    <w:p w14:paraId="7AFD7552" w14:textId="1978D6AC" w:rsidR="00DF4D13" w:rsidRDefault="00DF4D13">
      <w:pPr>
        <w:pStyle w:val="af7"/>
      </w:pPr>
      <w:r>
        <w:rPr>
          <w:rStyle w:val="af6"/>
        </w:rPr>
        <w:footnoteRef/>
      </w:r>
      <w:r>
        <w:t xml:space="preserve"> Признак</w:t>
      </w:r>
      <w:r w:rsidRPr="001F0A5A">
        <w:t xml:space="preserve"> «Сторнирование датой отражения в учете записи учета»</w:t>
      </w:r>
      <w:r>
        <w:t xml:space="preserve"> в справочнике «Типы документов» в </w:t>
      </w:r>
      <w:r>
        <w:rPr>
          <w:lang w:val="en-US"/>
        </w:rPr>
        <w:t>SVAP</w:t>
      </w:r>
      <w:r>
        <w:t xml:space="preserve"> может устанавливаться для типа документа (</w:t>
      </w:r>
      <w:r w:rsidRPr="001F0A5A">
        <w:t>контроль выполняется для вс</w:t>
      </w:r>
      <w:r>
        <w:t xml:space="preserve">ех этапов обработки документа) или для отдельных этапов обработки документа (контроль выполняется только для указанных этапов). </w:t>
      </w:r>
      <w:r w:rsidRPr="001F0A5A">
        <w:t xml:space="preserve">Если значение </w:t>
      </w:r>
      <w:r>
        <w:t xml:space="preserve">«Да» </w:t>
      </w:r>
      <w:r w:rsidRPr="001F0A5A">
        <w:t xml:space="preserve">данного признака </w:t>
      </w:r>
      <w:r>
        <w:t>установлено для типа документа</w:t>
      </w:r>
      <w:r w:rsidRPr="001F0A5A">
        <w:t>, то текст в квадратных скобках [] в сообщении об ошибке не выводится.</w:t>
      </w:r>
      <w:r>
        <w:t xml:space="preserve"> Е</w:t>
      </w:r>
      <w:r w:rsidRPr="001F0A5A">
        <w:t xml:space="preserve">сли </w:t>
      </w:r>
      <w:r>
        <w:t>по типу документа</w:t>
      </w:r>
      <w:r w:rsidRPr="001F0A5A">
        <w:t xml:space="preserve"> значение признака «Сторнирование датой отражения в учете записи учета» установлено «Нет», а на вкладке «Этапы обработки» </w:t>
      </w:r>
      <w:r>
        <w:t xml:space="preserve">по перечню этапов обработки документа </w:t>
      </w:r>
      <w:r w:rsidRPr="001F0A5A">
        <w:t xml:space="preserve">значение признака «Сторнирование этапа датой отражения в учете </w:t>
      </w:r>
      <w:r>
        <w:t xml:space="preserve">записи учета» установлено «Да», то в сообщении об ошибке выводится </w:t>
      </w:r>
      <w:r w:rsidRPr="001F0A5A">
        <w:t>текст в квадратных скобках []</w:t>
      </w:r>
      <w:r>
        <w:t>.</w:t>
      </w:r>
      <w:r w:rsidRPr="001F0A5A" w:rsidDel="001F0A5A">
        <w:t xml:space="preserve"> </w:t>
      </w:r>
    </w:p>
  </w:footnote>
  <w:footnote w:id="14">
    <w:p w14:paraId="2C78B212" w14:textId="2B1D6A8B" w:rsidR="00DF4D13" w:rsidRDefault="00DF4D13">
      <w:pPr>
        <w:pStyle w:val="af7"/>
      </w:pPr>
      <w:r>
        <w:rPr>
          <w:rStyle w:val="af6"/>
        </w:rPr>
        <w:footnoteRef/>
      </w:r>
      <w:r>
        <w:t xml:space="preserve"> </w:t>
      </w:r>
      <w:r>
        <w:rPr>
          <w:lang w:eastAsia="en-US"/>
        </w:rPr>
        <w:t xml:space="preserve">Настройка правил сопоставления записей аналитического и бухгалтерского учета осуществляется в справочнике </w:t>
      </w:r>
      <w:r>
        <w:t>«Соответств</w:t>
      </w:r>
      <w:r w:rsidRPr="005A4494">
        <w:t>и</w:t>
      </w:r>
      <w:r>
        <w:t>е</w:t>
      </w:r>
      <w:r w:rsidRPr="005A4494">
        <w:t xml:space="preserve"> аналитических и бухгалтерских записей учета</w:t>
      </w:r>
      <w:r>
        <w:t xml:space="preserve">» в </w:t>
      </w:r>
      <w:r>
        <w:rPr>
          <w:lang w:val="en-US"/>
        </w:rPr>
        <w:t>SVAP</w:t>
      </w:r>
      <w:r>
        <w:t>.</w:t>
      </w:r>
    </w:p>
  </w:footnote>
  <w:footnote w:id="15">
    <w:p w14:paraId="754F57AD" w14:textId="088AC3E1" w:rsidR="00FA0117" w:rsidRPr="0036171A" w:rsidRDefault="00FA0117">
      <w:pPr>
        <w:pStyle w:val="af7"/>
      </w:pPr>
      <w:r>
        <w:rPr>
          <w:rStyle w:val="af6"/>
        </w:rPr>
        <w:footnoteRef/>
      </w:r>
      <w:r>
        <w:t xml:space="preserve"> </w:t>
      </w:r>
      <w:r w:rsidRPr="00802772">
        <w:t xml:space="preserve">В случае если значение атрибута документа вычислить невозможно (например, в справочнике отсутствует соответствующая запись), </w:t>
      </w:r>
      <w:r>
        <w:t>обработка запроса будет завершена с</w:t>
      </w:r>
      <w:r w:rsidRPr="00465CF9">
        <w:t xml:space="preserve"> ошибк</w:t>
      </w:r>
      <w:r>
        <w:t>ой</w:t>
      </w:r>
      <w:r w:rsidRPr="00465CF9">
        <w:t xml:space="preserve"> (E – ERROR – Не успешное завершение)</w:t>
      </w:r>
      <w:r>
        <w:t xml:space="preserve"> с соответствующим ошибке сообщением.</w:t>
      </w:r>
    </w:p>
  </w:footnote>
  <w:footnote w:id="16">
    <w:p w14:paraId="0CF60C08" w14:textId="198A6996" w:rsidR="00FA0117" w:rsidRPr="006C0293" w:rsidRDefault="00FA0117" w:rsidP="00A10070">
      <w:r>
        <w:rPr>
          <w:rStyle w:val="af6"/>
        </w:rPr>
        <w:footnoteRef/>
      </w:r>
      <w:r>
        <w:t xml:space="preserve"> </w:t>
      </w:r>
      <w:r w:rsidRPr="00040DEF">
        <w:rPr>
          <w:sz w:val="18"/>
          <w:szCs w:val="18"/>
        </w:rPr>
        <w:t>В рамках текущей версии спецификации</w:t>
      </w:r>
      <w:del w:id="5085" w:author="Чиркова Наталия Сергеевна" w:date="2023-12-05T10:30:00Z">
        <w:r w:rsidRPr="00040DEF" w:rsidDel="00906B59">
          <w:rPr>
            <w:sz w:val="18"/>
            <w:szCs w:val="18"/>
          </w:rPr>
          <w:delText xml:space="preserve"> </w:delText>
        </w:r>
      </w:del>
      <w:ins w:id="5086" w:author="Чиркова Наталия Сергеевна" w:date="2023-12-05T10:30:00Z">
        <w:r>
          <w:rPr>
            <w:sz w:val="18"/>
            <w:szCs w:val="18"/>
            <w:highlight w:val="yellow"/>
          </w:rPr>
          <w:t>л</w:t>
        </w:r>
        <w:r w:rsidRPr="009B427B">
          <w:rPr>
            <w:sz w:val="18"/>
            <w:szCs w:val="18"/>
            <w:highlight w:val="yellow"/>
          </w:rPr>
          <w:t>огика обработки значения «50» не закладывается</w:t>
        </w:r>
      </w:ins>
      <w:del w:id="5087" w:author="Чиркова Наталия Сергеевна" w:date="2023-12-05T10:30:00Z">
        <w:r w:rsidRPr="00040DEF" w:rsidDel="00906B59">
          <w:rPr>
            <w:sz w:val="18"/>
            <w:szCs w:val="18"/>
          </w:rPr>
          <w:delText>реализуем только отбор по значению «10», при этом не закладываем в него никакой логики</w:delText>
        </w:r>
        <w:r w:rsidDel="00906B59">
          <w:rPr>
            <w:sz w:val="18"/>
            <w:szCs w:val="18"/>
          </w:rPr>
          <w:delText xml:space="preserve">, т.о. </w:delText>
        </w:r>
        <w:r w:rsidRPr="00040DEF" w:rsidDel="00906B59">
          <w:rPr>
            <w:sz w:val="18"/>
            <w:szCs w:val="18"/>
          </w:rPr>
          <w:delText xml:space="preserve">параметр запроса </w:delText>
        </w:r>
        <w:r w:rsidDel="00906B59">
          <w:rPr>
            <w:sz w:val="18"/>
            <w:szCs w:val="18"/>
          </w:rPr>
          <w:delText xml:space="preserve">в рамках текущей версии </w:delText>
        </w:r>
        <w:r w:rsidDel="00906B59">
          <w:rPr>
            <w:sz w:val="18"/>
            <w:szCs w:val="18"/>
            <w:lang w:val="en-US"/>
          </w:rPr>
          <w:delText>SVAP</w:delText>
        </w:r>
        <w:r w:rsidRPr="006C0293" w:rsidDel="00906B59">
          <w:rPr>
            <w:sz w:val="18"/>
            <w:szCs w:val="18"/>
          </w:rPr>
          <w:delText xml:space="preserve"> </w:delText>
        </w:r>
        <w:r w:rsidDel="00906B59">
          <w:rPr>
            <w:sz w:val="18"/>
            <w:szCs w:val="18"/>
          </w:rPr>
          <w:delText xml:space="preserve">не </w:delText>
        </w:r>
        <w:r w:rsidRPr="00040DEF" w:rsidDel="00906B59">
          <w:rPr>
            <w:sz w:val="18"/>
            <w:szCs w:val="18"/>
          </w:rPr>
          <w:delText>анализируется</w:delText>
        </w:r>
        <w:r w:rsidDel="00906B59">
          <w:rPr>
            <w:sz w:val="18"/>
            <w:szCs w:val="18"/>
          </w:rPr>
          <w:delText>.</w:delText>
        </w:r>
        <w:r w:rsidRPr="00040DEF" w:rsidDel="00906B59">
          <w:rPr>
            <w:sz w:val="18"/>
            <w:szCs w:val="18"/>
          </w:rPr>
          <w:delText xml:space="preserve"> </w:delText>
        </w:r>
        <w:r w:rsidDel="00906B59">
          <w:rPr>
            <w:sz w:val="18"/>
            <w:szCs w:val="18"/>
          </w:rPr>
          <w:delText>Л</w:delText>
        </w:r>
        <w:r w:rsidRPr="00040DEF" w:rsidDel="00906B59">
          <w:rPr>
            <w:sz w:val="18"/>
            <w:szCs w:val="18"/>
          </w:rPr>
          <w:delText xml:space="preserve">огика </w:delText>
        </w:r>
        <w:r w:rsidDel="00906B59">
          <w:rPr>
            <w:sz w:val="18"/>
            <w:szCs w:val="18"/>
          </w:rPr>
          <w:delText xml:space="preserve">для </w:delText>
        </w:r>
      </w:del>
      <w:ins w:id="5088" w:author="Сказецкая Наталья Камилевна" w:date="2023-08-28T16:47:00Z">
        <w:del w:id="5089" w:author="Чиркова Наталия Сергеевна" w:date="2023-12-05T10:30:00Z">
          <w:r w:rsidDel="00906B59">
            <w:rPr>
              <w:sz w:val="18"/>
              <w:szCs w:val="18"/>
            </w:rPr>
            <w:delText xml:space="preserve">обработки </w:delText>
          </w:r>
        </w:del>
      </w:ins>
      <w:del w:id="5090" w:author="Чиркова Наталия Сергеевна" w:date="2023-12-05T10:30:00Z">
        <w:r w:rsidDel="00906B59">
          <w:rPr>
            <w:sz w:val="18"/>
            <w:szCs w:val="18"/>
          </w:rPr>
          <w:delText>значений «40» и «50»</w:delText>
        </w:r>
      </w:del>
      <w:ins w:id="5091" w:author="Сказецкая Наталья Камилевна" w:date="2023-08-28T16:47:00Z">
        <w:del w:id="5092" w:author="Чиркова Наталия Сергеевна" w:date="2023-12-05T10:30:00Z">
          <w:r w:rsidDel="00906B59">
            <w:rPr>
              <w:sz w:val="18"/>
              <w:szCs w:val="18"/>
            </w:rPr>
            <w:delText>параметра</w:delText>
          </w:r>
        </w:del>
      </w:ins>
      <w:del w:id="5093" w:author="Чиркова Наталия Сергеевна" w:date="2023-12-05T10:30:00Z">
        <w:r w:rsidDel="00906B59">
          <w:rPr>
            <w:sz w:val="18"/>
            <w:szCs w:val="18"/>
          </w:rPr>
          <w:delText xml:space="preserve"> </w:delText>
        </w:r>
        <w:r w:rsidRPr="00040DEF" w:rsidDel="00906B59">
          <w:rPr>
            <w:sz w:val="18"/>
            <w:szCs w:val="18"/>
          </w:rPr>
          <w:delText xml:space="preserve">появится после реализации </w:delText>
        </w:r>
        <w:r w:rsidDel="00906B59">
          <w:rPr>
            <w:sz w:val="18"/>
            <w:szCs w:val="18"/>
          </w:rPr>
          <w:delText>процесса «</w:delText>
        </w:r>
        <w:r w:rsidRPr="00040DEF" w:rsidDel="00906B59">
          <w:rPr>
            <w:sz w:val="18"/>
            <w:szCs w:val="18"/>
          </w:rPr>
          <w:delText>Закрытия года</w:delText>
        </w:r>
        <w:r w:rsidDel="00906B59">
          <w:rPr>
            <w:sz w:val="18"/>
            <w:szCs w:val="18"/>
          </w:rPr>
          <w:delText xml:space="preserve">» в </w:delText>
        </w:r>
        <w:r w:rsidDel="00906B59">
          <w:rPr>
            <w:sz w:val="18"/>
            <w:szCs w:val="18"/>
            <w:lang w:val="en-US"/>
          </w:rPr>
          <w:delText>SVAP</w:delText>
        </w:r>
      </w:del>
      <w:r w:rsidRPr="006C0293">
        <w:rPr>
          <w:sz w:val="18"/>
          <w:szCs w:val="18"/>
        </w:rPr>
        <w:t>.</w:t>
      </w:r>
    </w:p>
  </w:footnote>
  <w:footnote w:id="17">
    <w:p w14:paraId="23D37F22" w14:textId="48231BC5" w:rsidR="00FA0117" w:rsidRDefault="00FA0117">
      <w:pPr>
        <w:pStyle w:val="af7"/>
      </w:pPr>
      <w:r>
        <w:rPr>
          <w:rStyle w:val="af6"/>
        </w:rPr>
        <w:footnoteRef/>
      </w:r>
      <w:r>
        <w:t xml:space="preserve"> </w:t>
      </w:r>
      <w:ins w:id="5216" w:author="Чиркова Наталия Сергеевна" w:date="2023-12-05T17:33:00Z">
        <w:r>
          <w:rPr>
            <w:szCs w:val="22"/>
          </w:rPr>
          <w:t>Определение принадлежности КБК к групппе осуществляется по значению аналитического принака «Тип КБК» (</w:t>
        </w:r>
        <w:r w:rsidRPr="000D7E25">
          <w:rPr>
            <w:szCs w:val="22"/>
          </w:rPr>
          <w:t>kbkType</w:t>
        </w:r>
        <w:r>
          <w:rPr>
            <w:szCs w:val="22"/>
          </w:rPr>
          <w:t>): если значение аналитического признака соответствует маске «1%» - этот КБК относится к группе к</w:t>
        </w:r>
        <w:r w:rsidRPr="007E5A12">
          <w:rPr>
            <w:szCs w:val="22"/>
          </w:rPr>
          <w:t>лассификации расходов бюджетов</w:t>
        </w:r>
        <w:r>
          <w:rPr>
            <w:szCs w:val="22"/>
          </w:rPr>
          <w:t xml:space="preserve"> (КРБ), «2%» - к группе к</w:t>
        </w:r>
        <w:r w:rsidRPr="007E5A12">
          <w:rPr>
            <w:szCs w:val="22"/>
          </w:rPr>
          <w:t>лассификаци</w:t>
        </w:r>
        <w:r>
          <w:rPr>
            <w:szCs w:val="22"/>
          </w:rPr>
          <w:t>и</w:t>
        </w:r>
        <w:r w:rsidRPr="007E5A12">
          <w:rPr>
            <w:szCs w:val="22"/>
          </w:rPr>
          <w:t xml:space="preserve"> доходов бюджетов</w:t>
        </w:r>
        <w:r>
          <w:rPr>
            <w:szCs w:val="22"/>
          </w:rPr>
          <w:t xml:space="preserve"> (КДБ), «3%» - к группе </w:t>
        </w:r>
        <w:r w:rsidRPr="007E5A12">
          <w:rPr>
            <w:szCs w:val="22"/>
          </w:rPr>
          <w:t>классификации источников финансирования дефицита бюджетов</w:t>
        </w:r>
        <w:r>
          <w:rPr>
            <w:szCs w:val="22"/>
          </w:rPr>
          <w:t xml:space="preserve"> (КИФ)</w:t>
        </w:r>
      </w:ins>
      <w:del w:id="5217" w:author="Чиркова Наталия Сергеевна" w:date="2023-12-05T17:33:00Z">
        <w:r w:rsidRPr="00640E20" w:rsidDel="000C3477">
          <w:rPr>
            <w:szCs w:val="22"/>
          </w:rPr>
          <w:delText xml:space="preserve">Алгоритм определения принадлежности КБК к группе по типу КБК будет описан на последующих этапах развития функциональности </w:delText>
        </w:r>
        <w:r w:rsidRPr="00640E20" w:rsidDel="000C3477">
          <w:rPr>
            <w:szCs w:val="22"/>
            <w:lang w:val="en-US"/>
          </w:rPr>
          <w:delText>SVAP</w:delText>
        </w:r>
      </w:del>
      <w:r w:rsidRPr="00640E20">
        <w:rPr>
          <w:szCs w:val="22"/>
        </w:rPr>
        <w:t>.</w:t>
      </w:r>
    </w:p>
  </w:footnote>
  <w:footnote w:id="18">
    <w:p w14:paraId="730D0AFA" w14:textId="5884150E" w:rsidR="00FA0117" w:rsidRDefault="00FA0117" w:rsidP="00173370">
      <w:pPr>
        <w:pStyle w:val="af7"/>
      </w:pPr>
      <w:r w:rsidRPr="00EF6FED">
        <w:rPr>
          <w:rStyle w:val="af6"/>
          <w:highlight w:val="yellow"/>
        </w:rPr>
        <w:footnoteRef/>
      </w:r>
      <w:r w:rsidRPr="00EF6FED">
        <w:rPr>
          <w:highlight w:val="yellow"/>
        </w:rPr>
        <w:t xml:space="preserve"> В текущей версии реализуем строгое заполнение данными исходящего остатка на конец финансового года без заключения счетов, т.к. по </w:t>
      </w:r>
      <w:del w:id="5259" w:author="Сарафанова (Чиркова) Наталия Сергеевна" w:date="2024-12-13T11:59:00Z">
        <w:r w:rsidRPr="00EF6FED" w:rsidDel="000A5230">
          <w:rPr>
            <w:highlight w:val="yellow"/>
          </w:rPr>
          <w:delText xml:space="preserve">СВР </w:delText>
        </w:r>
      </w:del>
      <w:ins w:id="5260" w:author="Сарафанова (Чиркова) Наталия Сергеевна" w:date="2024-12-13T11:59:00Z">
        <w:r>
          <w:rPr>
            <w:highlight w:val="yellow"/>
          </w:rPr>
          <w:t xml:space="preserve">исполнению ФБ </w:t>
        </w:r>
      </w:ins>
      <w:r w:rsidRPr="00B265C9">
        <w:rPr>
          <w:highlight w:val="yellow"/>
        </w:rPr>
        <w:t xml:space="preserve">отсутствуют операции, проводимые в </w:t>
      </w:r>
      <w:r w:rsidRPr="00FF5AC5">
        <w:rPr>
          <w:highlight w:val="yellow"/>
        </w:rPr>
        <w:t>дополнительном периоде</w:t>
      </w:r>
      <w:ins w:id="5261" w:author="Сарафанова (Чиркова) Наталия Сергеевна" w:date="2024-12-13T12:04:00Z">
        <w:r>
          <w:rPr>
            <w:highlight w:val="yellow"/>
          </w:rPr>
          <w:t xml:space="preserve"> в </w:t>
        </w:r>
        <w:r>
          <w:rPr>
            <w:highlight w:val="yellow"/>
            <w:lang w:val="en-US"/>
          </w:rPr>
          <w:t>SVAP</w:t>
        </w:r>
      </w:ins>
      <w:r w:rsidRPr="00FF5AC5">
        <w:rPr>
          <w:highlight w:val="yellow"/>
        </w:rPr>
        <w:t>.</w:t>
      </w:r>
      <w:r w:rsidRPr="00EF6FED">
        <w:rPr>
          <w:highlight w:val="yellow"/>
        </w:rPr>
        <w:t xml:space="preserve"> Логика заполнения для дополнительного периода появится после появления операции дополнительного периода</w:t>
      </w:r>
      <w:ins w:id="5262" w:author="Сарафанова (Чиркова) Наталия Сергеевна" w:date="2024-12-13T12:00:00Z">
        <w:r>
          <w:rPr>
            <w:highlight w:val="yellow"/>
          </w:rPr>
          <w:t xml:space="preserve"> в </w:t>
        </w:r>
        <w:r>
          <w:rPr>
            <w:highlight w:val="yellow"/>
            <w:lang w:val="en-US"/>
          </w:rPr>
          <w:t>SVAP</w:t>
        </w:r>
      </w:ins>
      <w:r w:rsidRPr="00EF6FED">
        <w:rPr>
          <w:highlight w:val="yellow"/>
        </w:rPr>
        <w:t>.</w:t>
      </w:r>
    </w:p>
  </w:footnote>
  <w:footnote w:id="19">
    <w:p w14:paraId="5BB6035C" w14:textId="5E1CBD1B" w:rsidR="00FA0117" w:rsidRDefault="00FA0117" w:rsidP="004D7009">
      <w:pPr>
        <w:pStyle w:val="af7"/>
      </w:pPr>
      <w:r w:rsidRPr="00EF6FED">
        <w:rPr>
          <w:rStyle w:val="af6"/>
          <w:highlight w:val="yellow"/>
        </w:rPr>
        <w:footnoteRef/>
      </w:r>
      <w:r w:rsidRPr="00EF6FED">
        <w:rPr>
          <w:highlight w:val="yellow"/>
        </w:rPr>
        <w:t xml:space="preserve"> В текущей версии </w:t>
      </w:r>
      <w:r>
        <w:rPr>
          <w:highlight w:val="yellow"/>
        </w:rPr>
        <w:t>не заполняется</w:t>
      </w:r>
      <w:r w:rsidRPr="00EF6FED">
        <w:rPr>
          <w:highlight w:val="yellow"/>
        </w:rPr>
        <w:t xml:space="preserve">, т.к. по </w:t>
      </w:r>
      <w:ins w:id="5266" w:author="Сарафанова (Чиркова) Наталия Сергеевна" w:date="2024-12-13T12:04:00Z">
        <w:r>
          <w:rPr>
            <w:highlight w:val="yellow"/>
          </w:rPr>
          <w:t>исполнению ФБ</w:t>
        </w:r>
      </w:ins>
      <w:del w:id="5267" w:author="Сарафанова (Чиркова) Наталия Сергеевна" w:date="2024-12-13T12:04:00Z">
        <w:r w:rsidRPr="00EF6FED" w:rsidDel="000A5230">
          <w:rPr>
            <w:highlight w:val="yellow"/>
          </w:rPr>
          <w:delText>СВР</w:delText>
        </w:r>
      </w:del>
      <w:r w:rsidRPr="00EF6FED">
        <w:rPr>
          <w:highlight w:val="yellow"/>
        </w:rPr>
        <w:t xml:space="preserve"> </w:t>
      </w:r>
      <w:r w:rsidRPr="00B265C9">
        <w:rPr>
          <w:highlight w:val="yellow"/>
        </w:rPr>
        <w:t xml:space="preserve">отсутствуют операции, проводимые в </w:t>
      </w:r>
      <w:r w:rsidRPr="00B451DD">
        <w:rPr>
          <w:highlight w:val="yellow"/>
        </w:rPr>
        <w:t>дополнительном периоде</w:t>
      </w:r>
      <w:ins w:id="5268" w:author="Сарафанова (Чиркова) Наталия Сергеевна" w:date="2024-12-13T12:04:00Z">
        <w:r>
          <w:rPr>
            <w:highlight w:val="yellow"/>
          </w:rPr>
          <w:t xml:space="preserve"> в </w:t>
        </w:r>
        <w:r>
          <w:rPr>
            <w:highlight w:val="yellow"/>
            <w:lang w:val="en-US"/>
          </w:rPr>
          <w:t>SVAP</w:t>
        </w:r>
      </w:ins>
      <w:r w:rsidRPr="00B451DD">
        <w:rPr>
          <w:highlight w:val="yellow"/>
        </w:rPr>
        <w:t>.</w:t>
      </w:r>
      <w:r w:rsidRPr="00EF6FED">
        <w:rPr>
          <w:highlight w:val="yellow"/>
        </w:rPr>
        <w:t xml:space="preserve"> Логика заполнения для дополнительного периода появится после появления операции дополнительного периода</w:t>
      </w:r>
      <w:ins w:id="5269" w:author="Сарафанова (Чиркова) Наталия Сергеевна" w:date="2024-12-13T12:04:00Z">
        <w:r>
          <w:rPr>
            <w:highlight w:val="yellow"/>
          </w:rPr>
          <w:t xml:space="preserve"> в </w:t>
        </w:r>
        <w:r>
          <w:rPr>
            <w:highlight w:val="yellow"/>
            <w:lang w:val="en-US"/>
          </w:rPr>
          <w:t>SVAP</w:t>
        </w:r>
      </w:ins>
      <w:r w:rsidRPr="00EF6FED">
        <w:rPr>
          <w:highlight w:val="yellow"/>
        </w:rPr>
        <w:t>.</w:t>
      </w:r>
    </w:p>
  </w:footnote>
  <w:footnote w:id="20">
    <w:p w14:paraId="79A33A76" w14:textId="242F71BD" w:rsidR="00FA0117" w:rsidRDefault="00FA0117" w:rsidP="004D7009">
      <w:pPr>
        <w:pStyle w:val="af7"/>
      </w:pPr>
      <w:r w:rsidRPr="00EF6FED">
        <w:rPr>
          <w:rStyle w:val="af6"/>
          <w:highlight w:val="yellow"/>
        </w:rPr>
        <w:footnoteRef/>
      </w:r>
      <w:r w:rsidRPr="00EF6FED">
        <w:rPr>
          <w:highlight w:val="yellow"/>
        </w:rPr>
        <w:t xml:space="preserve"> В текущей версии </w:t>
      </w:r>
      <w:r>
        <w:rPr>
          <w:highlight w:val="yellow"/>
        </w:rPr>
        <w:t>не заполняется</w:t>
      </w:r>
      <w:r w:rsidRPr="00EF6FED">
        <w:rPr>
          <w:highlight w:val="yellow"/>
        </w:rPr>
        <w:t xml:space="preserve">, т.к. по </w:t>
      </w:r>
      <w:del w:id="5277" w:author="Сарафанова (Чиркова) Наталия Сергеевна" w:date="2024-12-13T12:06:00Z">
        <w:r w:rsidRPr="00EF6FED" w:rsidDel="000A5230">
          <w:rPr>
            <w:highlight w:val="yellow"/>
          </w:rPr>
          <w:delText xml:space="preserve">СВР </w:delText>
        </w:r>
      </w:del>
      <w:ins w:id="5278" w:author="Сарафанова (Чиркова) Наталия Сергеевна" w:date="2024-12-13T12:06:00Z">
        <w:r>
          <w:rPr>
            <w:highlight w:val="yellow"/>
          </w:rPr>
          <w:t>исполнению ФБ</w:t>
        </w:r>
        <w:r w:rsidRPr="00EF6FED">
          <w:rPr>
            <w:highlight w:val="yellow"/>
          </w:rPr>
          <w:t xml:space="preserve"> </w:t>
        </w:r>
      </w:ins>
      <w:r w:rsidRPr="00B265C9">
        <w:rPr>
          <w:highlight w:val="yellow"/>
        </w:rPr>
        <w:t xml:space="preserve">отсутствуют операции, проводимые в </w:t>
      </w:r>
      <w:r w:rsidRPr="00B451DD">
        <w:rPr>
          <w:highlight w:val="yellow"/>
        </w:rPr>
        <w:t>дополнительном периоде</w:t>
      </w:r>
      <w:ins w:id="5279" w:author="Сарафанова (Чиркова) Наталия Сергеевна" w:date="2024-12-13T12:07:00Z">
        <w:r>
          <w:rPr>
            <w:highlight w:val="yellow"/>
          </w:rPr>
          <w:t xml:space="preserve"> в </w:t>
        </w:r>
        <w:r>
          <w:rPr>
            <w:highlight w:val="yellow"/>
            <w:lang w:val="en-US"/>
          </w:rPr>
          <w:t>SVAP</w:t>
        </w:r>
      </w:ins>
      <w:r w:rsidRPr="00B451DD">
        <w:rPr>
          <w:highlight w:val="yellow"/>
        </w:rPr>
        <w:t>.</w:t>
      </w:r>
      <w:r w:rsidRPr="00EF6FED">
        <w:rPr>
          <w:highlight w:val="yellow"/>
        </w:rPr>
        <w:t xml:space="preserve"> Логика заполнения для дополнительного периода появится после появления операции дополнительного периода</w:t>
      </w:r>
      <w:ins w:id="5280" w:author="Сарафанова (Чиркова) Наталия Сергеевна" w:date="2024-12-13T12:07:00Z">
        <w:r>
          <w:rPr>
            <w:highlight w:val="yellow"/>
          </w:rPr>
          <w:t xml:space="preserve"> в </w:t>
        </w:r>
        <w:r>
          <w:rPr>
            <w:highlight w:val="yellow"/>
            <w:lang w:val="en-US"/>
          </w:rPr>
          <w:t>SVAP</w:t>
        </w:r>
      </w:ins>
      <w:r w:rsidRPr="00EF6FED">
        <w:rPr>
          <w:highlight w:val="yellow"/>
        </w:rPr>
        <w:t>.</w:t>
      </w:r>
    </w:p>
  </w:footnote>
  <w:footnote w:id="21">
    <w:p w14:paraId="68FE4CFE" w14:textId="4B676E0C" w:rsidR="00FA0117" w:rsidDel="00E03A76" w:rsidRDefault="00FA0117">
      <w:pPr>
        <w:pStyle w:val="af7"/>
        <w:rPr>
          <w:del w:id="5328" w:author="Сказецкая Наталья Камилевна" w:date="2023-08-28T16:44:00Z"/>
        </w:rPr>
      </w:pPr>
      <w:ins w:id="5329" w:author="BPC\i.shchekin" w:date="2023-06-29T14:56:00Z">
        <w:del w:id="5330" w:author="Сказецкая Наталья Камилевна" w:date="2023-08-28T16:44:00Z">
          <w:r w:rsidDel="00E03A76">
            <w:rPr>
              <w:rStyle w:val="af6"/>
            </w:rPr>
            <w:footnoteRef/>
          </w:r>
          <w:r w:rsidDel="00E03A76">
            <w:delText xml:space="preserve"> </w:delText>
          </w:r>
        </w:del>
      </w:ins>
      <w:ins w:id="5331" w:author="BPC\i.shchekin" w:date="2023-06-29T14:57:00Z">
        <w:del w:id="5332" w:author="Сказецкая Наталья Камилевна" w:date="2023-08-28T16:44:00Z">
          <w:r w:rsidRPr="00040DEF" w:rsidDel="00E03A76">
            <w:rPr>
              <w:sz w:val="18"/>
              <w:szCs w:val="18"/>
            </w:rPr>
            <w:delText>В рамках текущей версии спецификации реализуем только отбор по значению «10», при этом не закладываем в него никакой логики</w:delText>
          </w:r>
          <w:r w:rsidDel="00E03A76">
            <w:rPr>
              <w:sz w:val="18"/>
              <w:szCs w:val="18"/>
            </w:rPr>
            <w:delText xml:space="preserve">, т.о. </w:delText>
          </w:r>
          <w:r w:rsidRPr="00040DEF" w:rsidDel="00E03A76">
            <w:rPr>
              <w:sz w:val="18"/>
              <w:szCs w:val="18"/>
            </w:rPr>
            <w:delText xml:space="preserve">параметр запроса </w:delText>
          </w:r>
          <w:r w:rsidDel="00E03A76">
            <w:rPr>
              <w:sz w:val="18"/>
              <w:szCs w:val="18"/>
            </w:rPr>
            <w:delText xml:space="preserve">в рамках текущей версии </w:delText>
          </w:r>
          <w:r w:rsidDel="00E03A76">
            <w:rPr>
              <w:sz w:val="18"/>
              <w:szCs w:val="18"/>
              <w:lang w:val="en-US"/>
            </w:rPr>
            <w:delText>SVAP</w:delText>
          </w:r>
          <w:r w:rsidRPr="006C0293" w:rsidDel="00E03A76">
            <w:rPr>
              <w:sz w:val="18"/>
              <w:szCs w:val="18"/>
            </w:rPr>
            <w:delText xml:space="preserve"> </w:delText>
          </w:r>
          <w:r w:rsidDel="00E03A76">
            <w:rPr>
              <w:sz w:val="18"/>
              <w:szCs w:val="18"/>
            </w:rPr>
            <w:delText xml:space="preserve">не </w:delText>
          </w:r>
          <w:r w:rsidRPr="00040DEF" w:rsidDel="00E03A76">
            <w:rPr>
              <w:sz w:val="18"/>
              <w:szCs w:val="18"/>
            </w:rPr>
            <w:delText>анализируется</w:delText>
          </w:r>
          <w:r w:rsidDel="00E03A76">
            <w:rPr>
              <w:sz w:val="18"/>
              <w:szCs w:val="18"/>
            </w:rPr>
            <w:delText>.</w:delText>
          </w:r>
          <w:r w:rsidRPr="00040DEF" w:rsidDel="00E03A76">
            <w:rPr>
              <w:sz w:val="18"/>
              <w:szCs w:val="18"/>
            </w:rPr>
            <w:delText xml:space="preserve"> </w:delText>
          </w:r>
          <w:r w:rsidDel="00E03A76">
            <w:rPr>
              <w:sz w:val="18"/>
              <w:szCs w:val="18"/>
            </w:rPr>
            <w:delText>Л</w:delText>
          </w:r>
          <w:r w:rsidRPr="00040DEF" w:rsidDel="00E03A76">
            <w:rPr>
              <w:sz w:val="18"/>
              <w:szCs w:val="18"/>
            </w:rPr>
            <w:delText>огика</w:delText>
          </w:r>
          <w:r w:rsidDel="00E03A76">
            <w:rPr>
              <w:sz w:val="18"/>
              <w:szCs w:val="18"/>
            </w:rPr>
            <w:delText xml:space="preserve"> значений </w:delText>
          </w:r>
          <w:r w:rsidRPr="00040DEF" w:rsidDel="00E03A76">
            <w:rPr>
              <w:sz w:val="18"/>
              <w:szCs w:val="18"/>
            </w:rPr>
            <w:delText xml:space="preserve">появится после реализации </w:delText>
          </w:r>
          <w:r w:rsidDel="00E03A76">
            <w:rPr>
              <w:sz w:val="18"/>
              <w:szCs w:val="18"/>
            </w:rPr>
            <w:delText>процесса «</w:delText>
          </w:r>
          <w:r w:rsidRPr="00040DEF" w:rsidDel="00E03A76">
            <w:rPr>
              <w:sz w:val="18"/>
              <w:szCs w:val="18"/>
            </w:rPr>
            <w:delText>Закрытия года</w:delText>
          </w:r>
          <w:r w:rsidDel="00E03A76">
            <w:rPr>
              <w:sz w:val="18"/>
              <w:szCs w:val="18"/>
            </w:rPr>
            <w:delText xml:space="preserve">» в </w:delText>
          </w:r>
          <w:r w:rsidDel="00E03A76">
            <w:rPr>
              <w:sz w:val="18"/>
              <w:szCs w:val="18"/>
              <w:lang w:val="en-US"/>
            </w:rPr>
            <w:delText>SVAP</w:delText>
          </w:r>
          <w:r w:rsidRPr="006C0293" w:rsidDel="00E03A76">
            <w:rPr>
              <w:sz w:val="18"/>
              <w:szCs w:val="18"/>
            </w:rPr>
            <w:delText>.</w:delText>
          </w:r>
        </w:del>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C3A01" w14:textId="77777777" w:rsidR="00FA0117" w:rsidRPr="00C75A4E" w:rsidRDefault="00FA0117" w:rsidP="00127F40">
    <w:pPr>
      <w:pStyle w:val="GOSTTitulhead"/>
      <w:ind w:firstLine="0"/>
      <w:rPr>
        <w:rFonts w:ascii="Times New Roman" w:hAnsi="Times New Roman"/>
      </w:rPr>
    </w:pPr>
    <w:r w:rsidRPr="00C75A4E">
      <w:rPr>
        <w:rFonts w:ascii="Times New Roman" w:hAnsi="Times New Roman"/>
      </w:rPr>
      <w:t>ФЕДЕРАЛЬНОЕ КАЗНАЧЕЙСТВО (КАЗНАЧЕЙСТВО РОССИИ)</w:t>
    </w:r>
  </w:p>
  <w:p w14:paraId="73F9F773" w14:textId="77777777" w:rsidR="00FA0117" w:rsidRDefault="00FA0117">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A2A4F" w14:textId="77777777" w:rsidR="00FA0117" w:rsidRPr="00127F40" w:rsidRDefault="00FA0117" w:rsidP="00127F40">
    <w:pPr>
      <w:pStyle w:val="GOSTTitulhead"/>
      <w:ind w:firstLine="0"/>
    </w:pPr>
    <w:r w:rsidRPr="00127F40">
      <w:t>ФЕДЕРАЛЬНОЕ КАЗНАЧЕЙСТВО (КАЗНАЧЕЙСТВО РОССИИ)</w:t>
    </w:r>
  </w:p>
  <w:p w14:paraId="014601C1" w14:textId="77777777" w:rsidR="00FA0117" w:rsidRPr="002F5B7D" w:rsidRDefault="00FA0117" w:rsidP="002F5B7D">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377"/>
      <w:gridCol w:w="5815"/>
      <w:gridCol w:w="1436"/>
    </w:tblGrid>
    <w:tr w:rsidR="00FA0117" w:rsidRPr="00100C72" w14:paraId="03F23C8F"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091952BA" w14:textId="77777777" w:rsidR="00FA0117" w:rsidRPr="00100C72" w:rsidRDefault="00FA0117" w:rsidP="00100C72">
          <w:pPr>
            <w:pStyle w:val="GOSTheader"/>
          </w:pPr>
          <w:r w:rsidRPr="00100C72">
            <w:t>Наименование ИС:</w:t>
          </w:r>
        </w:p>
      </w:tc>
      <w:tc>
        <w:tcPr>
          <w:tcW w:w="3766" w:type="pct"/>
          <w:gridSpan w:val="2"/>
        </w:tcPr>
        <w:p w14:paraId="2B87631E" w14:textId="77777777" w:rsidR="00FA0117" w:rsidRPr="00100C72" w:rsidRDefault="00FA0117" w:rsidP="00100C72">
          <w:pPr>
            <w:pStyle w:val="GOSTheader"/>
          </w:pPr>
          <w:r w:rsidRPr="00100C72">
            <w:t>Государственная интегрированная информационная система управления общественными финансами «Электронный бюджет»</w:t>
          </w:r>
        </w:p>
      </w:tc>
    </w:tr>
    <w:tr w:rsidR="00FA0117" w:rsidRPr="00100C72" w14:paraId="00AB3E76"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7F09F870" w14:textId="77777777" w:rsidR="00FA0117" w:rsidRPr="00100C72" w:rsidRDefault="00FA0117" w:rsidP="00100C72">
          <w:pPr>
            <w:pStyle w:val="GOSTheader"/>
          </w:pPr>
          <w:r w:rsidRPr="00100C72">
            <w:t>Название документа:</w:t>
          </w:r>
        </w:p>
      </w:tc>
      <w:tc>
        <w:tcPr>
          <w:tcW w:w="3766" w:type="pct"/>
          <w:gridSpan w:val="2"/>
        </w:tcPr>
        <w:p w14:paraId="3C8CCD42" w14:textId="181FFC23" w:rsidR="00FA0117" w:rsidRPr="00100C72" w:rsidRDefault="00FA0117" w:rsidP="00100C72">
          <w:pPr>
            <w:pStyle w:val="GOSTheader"/>
          </w:pPr>
          <w:r w:rsidRPr="00100C72">
            <w:t>Требования к взаимодействию расчетно-финансовой платформы SmartVista Accounting Platform с функциональными подсистемами</w:t>
          </w:r>
        </w:p>
      </w:tc>
    </w:tr>
    <w:tr w:rsidR="00FA0117" w:rsidRPr="00100C72" w14:paraId="0F97C22E" w14:textId="77777777" w:rsidTr="00CE0AEB">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4487F468" w14:textId="77777777" w:rsidR="00FA0117" w:rsidRPr="00100C72" w:rsidRDefault="00FA0117" w:rsidP="00100C72">
          <w:pPr>
            <w:pStyle w:val="GOSTheader"/>
          </w:pPr>
          <w:r w:rsidRPr="00100C72">
            <w:t>Код документа:</w:t>
          </w:r>
        </w:p>
      </w:tc>
      <w:tc>
        <w:tcPr>
          <w:tcW w:w="3020" w:type="pct"/>
        </w:tcPr>
        <w:p w14:paraId="2EB814D2" w14:textId="53897C22" w:rsidR="00FA0117" w:rsidRPr="00100C72" w:rsidRDefault="00793FD5" w:rsidP="00100C72">
          <w:pPr>
            <w:pStyle w:val="GOSTheader"/>
          </w:pPr>
          <w:fldSimple w:instr=" DOCPROPERTY  DocCode  \* MERGEFORMAT ">
            <w:r w:rsidR="00FA0117" w:rsidRPr="00100C72">
              <w:t>89603636.43.01,00.ДР.001-01.00 1(4,8)</w:t>
            </w:r>
          </w:fldSimple>
        </w:p>
      </w:tc>
      <w:tc>
        <w:tcPr>
          <w:tcW w:w="746" w:type="pct"/>
        </w:tcPr>
        <w:p w14:paraId="670395D4" w14:textId="11D7DF85" w:rsidR="00FA0117" w:rsidRPr="00100C72" w:rsidRDefault="00FA0117" w:rsidP="00100C72">
          <w:pPr>
            <w:pStyle w:val="GOSTheader"/>
          </w:pPr>
          <w:r w:rsidRPr="00100C72">
            <w:t xml:space="preserve">Стр. </w:t>
          </w:r>
          <w:r w:rsidRPr="00100C72">
            <w:fldChar w:fldCharType="begin"/>
          </w:r>
          <w:r w:rsidRPr="00100C72">
            <w:instrText xml:space="preserve"> PAGE </w:instrText>
          </w:r>
          <w:r w:rsidRPr="00100C72">
            <w:fldChar w:fldCharType="separate"/>
          </w:r>
          <w:r w:rsidR="00AC202F">
            <w:rPr>
              <w:noProof/>
            </w:rPr>
            <w:t>4</w:t>
          </w:r>
          <w:r w:rsidRPr="00100C72">
            <w:fldChar w:fldCharType="end"/>
          </w:r>
        </w:p>
      </w:tc>
    </w:tr>
  </w:tbl>
  <w:p w14:paraId="7EF6DCBC" w14:textId="77777777" w:rsidR="00FA0117" w:rsidRDefault="00FA0117" w:rsidP="00726940">
    <w:pPr>
      <w:pStyle w:val="a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1720"/>
      <w:gridCol w:w="6601"/>
      <w:gridCol w:w="1307"/>
    </w:tblGrid>
    <w:tr w:rsidR="00FA0117" w:rsidRPr="00A23ED8" w14:paraId="1757FA95" w14:textId="77777777" w:rsidTr="007105AC">
      <w:trPr>
        <w:cnfStyle w:val="000000100000" w:firstRow="0" w:lastRow="0" w:firstColumn="0" w:lastColumn="0" w:oddVBand="0" w:evenVBand="0" w:oddHBand="1" w:evenHBand="0" w:firstRowFirstColumn="0" w:firstRowLastColumn="0" w:lastRowFirstColumn="0" w:lastRowLastColumn="0"/>
      </w:trPr>
      <w:tc>
        <w:tcPr>
          <w:tcW w:w="893" w:type="pct"/>
        </w:tcPr>
        <w:p w14:paraId="68885C95" w14:textId="77777777" w:rsidR="00FA0117" w:rsidRPr="00C75A4E" w:rsidRDefault="00FA0117">
          <w:pPr>
            <w:pStyle w:val="GOSTheader"/>
          </w:pPr>
          <w:r w:rsidRPr="00C75A4E">
            <w:t>Наименование ИС:</w:t>
          </w:r>
        </w:p>
      </w:tc>
      <w:tc>
        <w:tcPr>
          <w:tcW w:w="4107" w:type="pct"/>
          <w:gridSpan w:val="2"/>
        </w:tcPr>
        <w:p w14:paraId="5254B95D" w14:textId="77777777" w:rsidR="00FA0117" w:rsidRPr="00C75A4E" w:rsidRDefault="00FA0117">
          <w:pPr>
            <w:pStyle w:val="GOSTheader"/>
          </w:pPr>
          <w:r w:rsidRPr="00C75A4E">
            <w:t>Государственная интегрированная информационная система управления общественными финансами «Электронный бюджет»</w:t>
          </w:r>
        </w:p>
      </w:tc>
    </w:tr>
    <w:tr w:rsidR="00FA0117" w:rsidRPr="00A23ED8" w14:paraId="359949C7" w14:textId="77777777" w:rsidTr="007105AC">
      <w:trPr>
        <w:cnfStyle w:val="000000010000" w:firstRow="0" w:lastRow="0" w:firstColumn="0" w:lastColumn="0" w:oddVBand="0" w:evenVBand="0" w:oddHBand="0" w:evenHBand="1" w:firstRowFirstColumn="0" w:firstRowLastColumn="0" w:lastRowFirstColumn="0" w:lastRowLastColumn="0"/>
      </w:trPr>
      <w:tc>
        <w:tcPr>
          <w:tcW w:w="893" w:type="pct"/>
        </w:tcPr>
        <w:p w14:paraId="2534D8C8" w14:textId="77777777" w:rsidR="00FA0117" w:rsidRPr="00C75A4E" w:rsidRDefault="00FA0117">
          <w:pPr>
            <w:pStyle w:val="GOSTheader"/>
          </w:pPr>
          <w:r w:rsidRPr="00C75A4E">
            <w:t>Название документа:</w:t>
          </w:r>
        </w:p>
      </w:tc>
      <w:tc>
        <w:tcPr>
          <w:tcW w:w="4107" w:type="pct"/>
          <w:gridSpan w:val="2"/>
        </w:tcPr>
        <w:p w14:paraId="776D4266" w14:textId="2DE181A3" w:rsidR="00FA0117" w:rsidRPr="00C75A4E" w:rsidRDefault="00FA0117">
          <w:pPr>
            <w:pStyle w:val="GOSTheader"/>
          </w:pPr>
          <w:r w:rsidRPr="00C75A4E">
            <w:t>Требования к взаимодействию расчетно-финансовой платформы SmartVista Accounting Platform с функциональными подсистемами</w:t>
          </w:r>
        </w:p>
      </w:tc>
    </w:tr>
    <w:tr w:rsidR="00FA0117" w:rsidRPr="00A23ED8" w14:paraId="0D059718" w14:textId="77777777" w:rsidTr="007105AC">
      <w:trPr>
        <w:cnfStyle w:val="000000100000" w:firstRow="0" w:lastRow="0" w:firstColumn="0" w:lastColumn="0" w:oddVBand="0" w:evenVBand="0" w:oddHBand="1" w:evenHBand="0" w:firstRowFirstColumn="0" w:firstRowLastColumn="0" w:lastRowFirstColumn="0" w:lastRowLastColumn="0"/>
        <w:trHeight w:val="143"/>
      </w:trPr>
      <w:tc>
        <w:tcPr>
          <w:tcW w:w="893" w:type="pct"/>
        </w:tcPr>
        <w:p w14:paraId="54B0218C" w14:textId="77777777" w:rsidR="00FA0117" w:rsidRPr="00C75A4E" w:rsidRDefault="00FA0117">
          <w:pPr>
            <w:pStyle w:val="GOSTheader"/>
          </w:pPr>
          <w:r w:rsidRPr="00C75A4E">
            <w:t>Код документа:</w:t>
          </w:r>
        </w:p>
      </w:tc>
      <w:tc>
        <w:tcPr>
          <w:tcW w:w="3428" w:type="pct"/>
        </w:tcPr>
        <w:p w14:paraId="0403D1ED" w14:textId="320AC79A" w:rsidR="00FA0117" w:rsidRPr="00C75A4E" w:rsidRDefault="00FA0117">
          <w:pPr>
            <w:pStyle w:val="GOSTheader"/>
          </w:pPr>
          <w:ins w:id="93" w:author="Сатлер Марина Викторовна" w:date="2023-12-26T14:33:00Z">
            <w:r w:rsidRPr="00C75A4E">
              <w:fldChar w:fldCharType="begin"/>
            </w:r>
            <w:r w:rsidRPr="00C75A4E">
              <w:instrText xml:space="preserve"> DOCPROPERTY  DocCode  \* MERGEFORMAT </w:instrText>
            </w:r>
          </w:ins>
          <w:r w:rsidRPr="00C75A4E">
            <w:fldChar w:fldCharType="separate"/>
          </w:r>
          <w:ins w:id="94" w:author="Сатлер Марина Викторовна" w:date="2023-12-26T14:33:00Z">
            <w:r w:rsidRPr="00C75A4E">
              <w:t>89603636.43.01,00.ДР.001-01.00 1(4,8)</w:t>
            </w:r>
            <w:r w:rsidRPr="00C75A4E">
              <w:fldChar w:fldCharType="end"/>
            </w:r>
          </w:ins>
          <w:del w:id="95" w:author="Сатлер Марина Викторовна" w:date="2023-12-26T14:33:00Z">
            <w:r w:rsidRPr="00C75A4E" w:rsidDel="003436DB">
              <w:delText>89603636.43.01,00.ДР.001-01.00 1(4,8)</w:delText>
            </w:r>
          </w:del>
        </w:p>
      </w:tc>
      <w:tc>
        <w:tcPr>
          <w:tcW w:w="680" w:type="pct"/>
        </w:tcPr>
        <w:p w14:paraId="21993150" w14:textId="5E41B5B8" w:rsidR="00FA0117" w:rsidRPr="00C75A4E" w:rsidRDefault="00FA0117">
          <w:pPr>
            <w:pStyle w:val="GOSTheader"/>
          </w:pPr>
          <w:r w:rsidRPr="00C75A4E">
            <w:t xml:space="preserve">Стр. </w:t>
          </w:r>
          <w:r w:rsidRPr="00C75A4E">
            <w:fldChar w:fldCharType="begin"/>
          </w:r>
          <w:r w:rsidRPr="00C75A4E">
            <w:instrText xml:space="preserve"> PAGE </w:instrText>
          </w:r>
          <w:r w:rsidRPr="00C75A4E">
            <w:fldChar w:fldCharType="separate"/>
          </w:r>
          <w:r>
            <w:rPr>
              <w:noProof/>
            </w:rPr>
            <w:t>31</w:t>
          </w:r>
          <w:r w:rsidRPr="00C75A4E">
            <w:fldChar w:fldCharType="end"/>
          </w:r>
        </w:p>
      </w:tc>
    </w:tr>
  </w:tbl>
  <w:p w14:paraId="45EDCDAA" w14:textId="77777777" w:rsidR="00FA0117" w:rsidRPr="002F5B7D" w:rsidRDefault="00FA0117" w:rsidP="002F5B7D">
    <w:pPr>
      <w:pStyle w:val="a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3873"/>
      <w:gridCol w:w="10484"/>
      <w:gridCol w:w="1337"/>
    </w:tblGrid>
    <w:tr w:rsidR="00FA0117" w:rsidRPr="008D3BC8" w14:paraId="40D03D03"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553990E1" w14:textId="77777777" w:rsidR="00FA0117" w:rsidRPr="008D3BC8" w:rsidRDefault="00FA0117" w:rsidP="008D3BC8">
          <w:pPr>
            <w:pStyle w:val="GOSTheader"/>
          </w:pPr>
          <w:r w:rsidRPr="008D3BC8">
            <w:t>Наименование ИС:</w:t>
          </w:r>
        </w:p>
      </w:tc>
      <w:tc>
        <w:tcPr>
          <w:tcW w:w="3766" w:type="pct"/>
          <w:gridSpan w:val="2"/>
        </w:tcPr>
        <w:p w14:paraId="1C77F3CA" w14:textId="77777777" w:rsidR="00FA0117" w:rsidRPr="008D3BC8" w:rsidRDefault="00FA0117" w:rsidP="008D3BC8">
          <w:pPr>
            <w:pStyle w:val="GOSTheader"/>
          </w:pPr>
          <w:r w:rsidRPr="008D3BC8">
            <w:t>Государственная интегрированная информационная система управления общественными финансами «Электронный бюджет»</w:t>
          </w:r>
        </w:p>
      </w:tc>
    </w:tr>
    <w:tr w:rsidR="00FA0117" w:rsidRPr="008D3BC8" w14:paraId="41227331"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0FC17183" w14:textId="77777777" w:rsidR="00FA0117" w:rsidRPr="008D3BC8" w:rsidRDefault="00FA0117" w:rsidP="008D3BC8">
          <w:pPr>
            <w:pStyle w:val="GOSTheader"/>
          </w:pPr>
          <w:r w:rsidRPr="008D3BC8">
            <w:t>Название документа:</w:t>
          </w:r>
        </w:p>
      </w:tc>
      <w:tc>
        <w:tcPr>
          <w:tcW w:w="3766" w:type="pct"/>
          <w:gridSpan w:val="2"/>
        </w:tcPr>
        <w:p w14:paraId="0B2C64C4" w14:textId="77777777" w:rsidR="00FA0117" w:rsidRPr="008D3BC8" w:rsidRDefault="00FA0117" w:rsidP="008D3BC8">
          <w:pPr>
            <w:pStyle w:val="GOSTheader"/>
          </w:pPr>
          <w:r w:rsidRPr="008D3BC8">
            <w:t>Требования к взаимодействию расчетно-финансовой платформы SmartVista Accounting Platform с функциональными подсистемами</w:t>
          </w:r>
        </w:p>
      </w:tc>
    </w:tr>
    <w:tr w:rsidR="00FA0117" w:rsidRPr="008D3BC8" w14:paraId="7466A35F" w14:textId="77777777" w:rsidTr="007105AC">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61A9FD49" w14:textId="77777777" w:rsidR="00FA0117" w:rsidRPr="008D3BC8" w:rsidRDefault="00FA0117" w:rsidP="008D3BC8">
          <w:pPr>
            <w:pStyle w:val="GOSTheader"/>
          </w:pPr>
          <w:r w:rsidRPr="008D3BC8">
            <w:t>Код документа:</w:t>
          </w:r>
        </w:p>
      </w:tc>
      <w:tc>
        <w:tcPr>
          <w:tcW w:w="3340" w:type="pct"/>
        </w:tcPr>
        <w:p w14:paraId="5166B53B" w14:textId="5A853020" w:rsidR="00FA0117" w:rsidRPr="008D3BC8" w:rsidRDefault="00793FD5" w:rsidP="008D3BC8">
          <w:pPr>
            <w:pStyle w:val="GOSTheader"/>
          </w:pPr>
          <w:fldSimple w:instr=" DOCPROPERTY  DocCode  \* MERGEFORMAT ">
            <w:r w:rsidR="00FA0117" w:rsidRPr="008D3BC8">
              <w:t>89603636.43.01,00.ДР.001-01.00 1(4,8)</w:t>
            </w:r>
          </w:fldSimple>
        </w:p>
      </w:tc>
      <w:tc>
        <w:tcPr>
          <w:tcW w:w="426" w:type="pct"/>
        </w:tcPr>
        <w:p w14:paraId="6C437EDC" w14:textId="4D3A1759" w:rsidR="00FA0117" w:rsidRPr="008D3BC8" w:rsidRDefault="00FA0117" w:rsidP="008D3BC8">
          <w:pPr>
            <w:pStyle w:val="GOSTheader"/>
          </w:pPr>
          <w:r w:rsidRPr="008D3BC8">
            <w:t xml:space="preserve">Стр. </w:t>
          </w:r>
          <w:r w:rsidRPr="008D3BC8">
            <w:fldChar w:fldCharType="begin"/>
          </w:r>
          <w:r w:rsidRPr="008D3BC8">
            <w:instrText xml:space="preserve"> PAGE </w:instrText>
          </w:r>
          <w:r w:rsidRPr="008D3BC8">
            <w:fldChar w:fldCharType="separate"/>
          </w:r>
          <w:r w:rsidR="00AC202F">
            <w:rPr>
              <w:noProof/>
            </w:rPr>
            <w:t>39</w:t>
          </w:r>
          <w:r w:rsidRPr="008D3BC8">
            <w:fldChar w:fldCharType="end"/>
          </w:r>
        </w:p>
      </w:tc>
    </w:tr>
  </w:tbl>
  <w:p w14:paraId="2096719E" w14:textId="77777777" w:rsidR="00FA0117" w:rsidRDefault="00FA0117" w:rsidP="00726940">
    <w:pPr>
      <w:pStyle w:val="a8"/>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1605"/>
      <w:gridCol w:w="7130"/>
      <w:gridCol w:w="893"/>
    </w:tblGrid>
    <w:tr w:rsidR="00FA0117" w:rsidRPr="00B40938" w14:paraId="31A0A2AD" w14:textId="77777777" w:rsidTr="003D0A4F">
      <w:trPr>
        <w:cnfStyle w:val="000000100000" w:firstRow="0" w:lastRow="0" w:firstColumn="0" w:lastColumn="0" w:oddVBand="0" w:evenVBand="0" w:oddHBand="1" w:evenHBand="0" w:firstRowFirstColumn="0" w:firstRowLastColumn="0" w:lastRowFirstColumn="0" w:lastRowLastColumn="0"/>
      </w:trPr>
      <w:tc>
        <w:tcPr>
          <w:tcW w:w="833" w:type="pct"/>
        </w:tcPr>
        <w:p w14:paraId="7C46D5F7" w14:textId="77777777" w:rsidR="00FA0117" w:rsidRPr="00B40938" w:rsidRDefault="00FA0117" w:rsidP="00B40938">
          <w:pPr>
            <w:pStyle w:val="GOSTheader"/>
          </w:pPr>
          <w:r w:rsidRPr="00B40938">
            <w:t>Наименование ИС:</w:t>
          </w:r>
        </w:p>
      </w:tc>
      <w:tc>
        <w:tcPr>
          <w:tcW w:w="4167" w:type="pct"/>
          <w:gridSpan w:val="2"/>
        </w:tcPr>
        <w:p w14:paraId="448B5DF7" w14:textId="77777777" w:rsidR="00FA0117" w:rsidRPr="00B40938" w:rsidRDefault="00FA0117" w:rsidP="00B40938">
          <w:pPr>
            <w:pStyle w:val="GOSTheader"/>
          </w:pPr>
          <w:r w:rsidRPr="00B40938">
            <w:t>Государственная интегрированная информационная система управления общественными финансами «Электронный бюджет»</w:t>
          </w:r>
        </w:p>
      </w:tc>
    </w:tr>
    <w:tr w:rsidR="00FA0117" w:rsidRPr="00B40938" w14:paraId="474841FC" w14:textId="77777777" w:rsidTr="003D0A4F">
      <w:trPr>
        <w:cnfStyle w:val="000000010000" w:firstRow="0" w:lastRow="0" w:firstColumn="0" w:lastColumn="0" w:oddVBand="0" w:evenVBand="0" w:oddHBand="0" w:evenHBand="1" w:firstRowFirstColumn="0" w:firstRowLastColumn="0" w:lastRowFirstColumn="0" w:lastRowLastColumn="0"/>
      </w:trPr>
      <w:tc>
        <w:tcPr>
          <w:tcW w:w="833" w:type="pct"/>
        </w:tcPr>
        <w:p w14:paraId="7A8D876F" w14:textId="77777777" w:rsidR="00FA0117" w:rsidRPr="00B40938" w:rsidRDefault="00FA0117" w:rsidP="00B40938">
          <w:pPr>
            <w:pStyle w:val="GOSTheader"/>
          </w:pPr>
          <w:r w:rsidRPr="00B40938">
            <w:t>Название документа:</w:t>
          </w:r>
        </w:p>
      </w:tc>
      <w:tc>
        <w:tcPr>
          <w:tcW w:w="4167" w:type="pct"/>
          <w:gridSpan w:val="2"/>
        </w:tcPr>
        <w:p w14:paraId="22919D32" w14:textId="2FC0BB5C" w:rsidR="00FA0117" w:rsidRPr="00B40938" w:rsidRDefault="00FA0117" w:rsidP="00B40938">
          <w:pPr>
            <w:pStyle w:val="GOSTheader"/>
          </w:pPr>
          <w:r w:rsidRPr="00B40938">
            <w:t>Требования к взаимодействию расчетно-финансовой платформы SmartVista Accounting Platform с функциональными подсистемами</w:t>
          </w:r>
        </w:p>
      </w:tc>
    </w:tr>
    <w:tr w:rsidR="00FA0117" w:rsidRPr="00B40938" w14:paraId="71F69CBF" w14:textId="77777777" w:rsidTr="003D0A4F">
      <w:trPr>
        <w:cnfStyle w:val="000000100000" w:firstRow="0" w:lastRow="0" w:firstColumn="0" w:lastColumn="0" w:oddVBand="0" w:evenVBand="0" w:oddHBand="1" w:evenHBand="0" w:firstRowFirstColumn="0" w:firstRowLastColumn="0" w:lastRowFirstColumn="0" w:lastRowLastColumn="0"/>
        <w:trHeight w:val="143"/>
      </w:trPr>
      <w:tc>
        <w:tcPr>
          <w:tcW w:w="833" w:type="pct"/>
        </w:tcPr>
        <w:p w14:paraId="3A182A94" w14:textId="77777777" w:rsidR="00FA0117" w:rsidRPr="00B40938" w:rsidRDefault="00FA0117" w:rsidP="00B40938">
          <w:pPr>
            <w:pStyle w:val="GOSTheader"/>
          </w:pPr>
          <w:r w:rsidRPr="00B40938">
            <w:t>Код документа:</w:t>
          </w:r>
        </w:p>
      </w:tc>
      <w:tc>
        <w:tcPr>
          <w:tcW w:w="3703" w:type="pct"/>
        </w:tcPr>
        <w:p w14:paraId="4C2634ED" w14:textId="7895A641" w:rsidR="00FA0117" w:rsidRPr="00B40938" w:rsidRDefault="00793FD5" w:rsidP="00B40938">
          <w:pPr>
            <w:pStyle w:val="GOSTheader"/>
          </w:pPr>
          <w:fldSimple w:instr=" DOCPROPERTY  DocCode  \* MERGEFORMAT ">
            <w:r w:rsidR="00FA0117">
              <w:t>89603636.43.01,00.ДР.001-01.00 1(4,8)</w:t>
            </w:r>
          </w:fldSimple>
        </w:p>
      </w:tc>
      <w:tc>
        <w:tcPr>
          <w:tcW w:w="464" w:type="pct"/>
        </w:tcPr>
        <w:p w14:paraId="70C934AC" w14:textId="03EC648E" w:rsidR="00FA0117" w:rsidRPr="00B40938" w:rsidRDefault="00FA0117" w:rsidP="00B40938">
          <w:pPr>
            <w:pStyle w:val="GOSTheader"/>
          </w:pPr>
          <w:r w:rsidRPr="00B40938">
            <w:t xml:space="preserve">Стр. </w:t>
          </w:r>
          <w:r w:rsidRPr="00B40938">
            <w:fldChar w:fldCharType="begin"/>
          </w:r>
          <w:r w:rsidRPr="00B40938">
            <w:instrText xml:space="preserve"> PAGE </w:instrText>
          </w:r>
          <w:r w:rsidRPr="00B40938">
            <w:fldChar w:fldCharType="separate"/>
          </w:r>
          <w:r w:rsidR="00AC202F">
            <w:rPr>
              <w:noProof/>
            </w:rPr>
            <w:t>41</w:t>
          </w:r>
          <w:r w:rsidRPr="00B40938">
            <w:fldChar w:fldCharType="end"/>
          </w:r>
        </w:p>
      </w:tc>
    </w:tr>
  </w:tbl>
  <w:p w14:paraId="06623FDD" w14:textId="77777777" w:rsidR="00FA0117" w:rsidRDefault="00FA0117" w:rsidP="007F27CE">
    <w:pPr>
      <w:pStyle w:val="a8"/>
      <w:tabs>
        <w:tab w:val="clear" w:pos="4677"/>
        <w:tab w:val="clear" w:pos="9355"/>
        <w:tab w:val="left" w:pos="1135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3949"/>
      <w:gridCol w:w="9589"/>
      <w:gridCol w:w="2156"/>
    </w:tblGrid>
    <w:tr w:rsidR="00FA0117" w:rsidRPr="006C56CB" w14:paraId="76A64229"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4BFBBF5D" w14:textId="77777777" w:rsidR="00FA0117" w:rsidRPr="00C75A4E" w:rsidRDefault="00FA0117" w:rsidP="00890A8D">
          <w:pPr>
            <w:pStyle w:val="GOSTheader"/>
          </w:pPr>
          <w:r w:rsidRPr="00C75A4E">
            <w:t>Наименование ИС:</w:t>
          </w:r>
        </w:p>
      </w:tc>
      <w:tc>
        <w:tcPr>
          <w:tcW w:w="3742" w:type="pct"/>
          <w:gridSpan w:val="2"/>
        </w:tcPr>
        <w:p w14:paraId="13E9426E" w14:textId="77777777" w:rsidR="00FA0117" w:rsidRPr="00C75A4E" w:rsidRDefault="00FA0117">
          <w:pPr>
            <w:pStyle w:val="GOSTheader"/>
          </w:pPr>
          <w:r w:rsidRPr="00C75A4E">
            <w:t>ГИИС «Электронный бюджет»</w:t>
          </w:r>
        </w:p>
      </w:tc>
    </w:tr>
    <w:tr w:rsidR="00FA0117" w:rsidRPr="006C56CB" w14:paraId="1F7AEDB4"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634514AE" w14:textId="77777777" w:rsidR="00FA0117" w:rsidRPr="00C75A4E" w:rsidRDefault="00FA0117" w:rsidP="00890A8D">
          <w:pPr>
            <w:pStyle w:val="GOSTheader"/>
          </w:pPr>
          <w:r w:rsidRPr="00C75A4E">
            <w:t>Название документа:</w:t>
          </w:r>
        </w:p>
      </w:tc>
      <w:tc>
        <w:tcPr>
          <w:tcW w:w="3742" w:type="pct"/>
          <w:gridSpan w:val="2"/>
        </w:tcPr>
        <w:p w14:paraId="6C3745BA" w14:textId="77777777" w:rsidR="00FA0117" w:rsidRPr="00C75A4E" w:rsidRDefault="00FA0117">
          <w:pPr>
            <w:pStyle w:val="GOSTheader"/>
          </w:pPr>
          <w:r w:rsidRPr="00C75A4E">
            <w:t>Требования к взаимодействию SVAP с функциональными подсистемами</w:t>
          </w:r>
        </w:p>
      </w:tc>
    </w:tr>
    <w:tr w:rsidR="00FA0117" w:rsidRPr="006C56CB" w14:paraId="4D28AC9F"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49FDD30E" w14:textId="77777777" w:rsidR="00FA0117" w:rsidRPr="00C75A4E" w:rsidRDefault="00FA0117" w:rsidP="00890A8D">
          <w:pPr>
            <w:pStyle w:val="GOSTheader"/>
          </w:pPr>
          <w:r w:rsidRPr="00C75A4E">
            <w:t>Код документа:</w:t>
          </w:r>
        </w:p>
      </w:tc>
      <w:tc>
        <w:tcPr>
          <w:tcW w:w="3055" w:type="pct"/>
        </w:tcPr>
        <w:p w14:paraId="29969090" w14:textId="4B450DC6" w:rsidR="00FA0117" w:rsidRPr="00C75A4E" w:rsidRDefault="00793FD5" w:rsidP="00890A8D">
          <w:pPr>
            <w:pStyle w:val="GOSTheader"/>
          </w:pPr>
          <w:fldSimple w:instr=" DOCPROPERTY  DocCode  \* MERGEFORMAT ">
            <w:r w:rsidR="00FA0117">
              <w:t>89603636.43.01,00.ДР.001-01.00 1(4,8)</w:t>
            </w:r>
          </w:fldSimple>
        </w:p>
      </w:tc>
      <w:tc>
        <w:tcPr>
          <w:tcW w:w="687" w:type="pct"/>
        </w:tcPr>
        <w:p w14:paraId="10349AF0" w14:textId="7D12A8FF" w:rsidR="00FA0117" w:rsidRPr="00C75A4E" w:rsidRDefault="00FA0117" w:rsidP="00890A8D">
          <w:pPr>
            <w:pStyle w:val="GOSTheader"/>
          </w:pPr>
          <w:r w:rsidRPr="00C75A4E">
            <w:t xml:space="preserve">Стр. </w:t>
          </w:r>
          <w:r w:rsidRPr="00C75A4E">
            <w:fldChar w:fldCharType="begin"/>
          </w:r>
          <w:r w:rsidRPr="00C75A4E">
            <w:instrText xml:space="preserve"> PAGE </w:instrText>
          </w:r>
          <w:r w:rsidRPr="00C75A4E">
            <w:fldChar w:fldCharType="separate"/>
          </w:r>
          <w:r w:rsidR="00AC202F">
            <w:rPr>
              <w:noProof/>
            </w:rPr>
            <w:t>99</w:t>
          </w:r>
          <w:r w:rsidRPr="00C75A4E">
            <w:fldChar w:fldCharType="end"/>
          </w:r>
        </w:p>
      </w:tc>
    </w:tr>
  </w:tbl>
  <w:p w14:paraId="2C733BE2" w14:textId="77777777" w:rsidR="00FA0117" w:rsidRDefault="00FA0117" w:rsidP="007F27CE">
    <w:pPr>
      <w:pStyle w:val="a8"/>
      <w:tabs>
        <w:tab w:val="clear" w:pos="4677"/>
        <w:tab w:val="clear" w:pos="9355"/>
        <w:tab w:val="left" w:pos="1135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422"/>
      <w:gridCol w:w="5883"/>
      <w:gridCol w:w="1323"/>
    </w:tblGrid>
    <w:tr w:rsidR="00FA0117" w:rsidRPr="003602C3" w14:paraId="776DB72B"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23E288A7" w14:textId="77777777" w:rsidR="00FA0117" w:rsidRPr="00C75A4E" w:rsidRDefault="00FA0117">
          <w:pPr>
            <w:pStyle w:val="GOSTheader"/>
          </w:pPr>
          <w:r w:rsidRPr="00C75A4E">
            <w:t>Наименование ИС:</w:t>
          </w:r>
        </w:p>
      </w:tc>
      <w:tc>
        <w:tcPr>
          <w:tcW w:w="3742" w:type="pct"/>
          <w:gridSpan w:val="2"/>
        </w:tcPr>
        <w:p w14:paraId="44A134A7" w14:textId="77777777" w:rsidR="00FA0117" w:rsidRPr="00C75A4E" w:rsidRDefault="00FA0117">
          <w:pPr>
            <w:pStyle w:val="GOSTheader"/>
          </w:pPr>
          <w:r w:rsidRPr="00C75A4E">
            <w:t>ГИИС «Электронный бюджет»</w:t>
          </w:r>
        </w:p>
      </w:tc>
    </w:tr>
    <w:tr w:rsidR="00FA0117" w:rsidRPr="003602C3" w14:paraId="30EDDE0C"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4718D7EB" w14:textId="77777777" w:rsidR="00FA0117" w:rsidRPr="00C75A4E" w:rsidRDefault="00FA0117">
          <w:pPr>
            <w:pStyle w:val="GOSTheader"/>
          </w:pPr>
          <w:r w:rsidRPr="00C75A4E">
            <w:t>Название документа:</w:t>
          </w:r>
        </w:p>
      </w:tc>
      <w:tc>
        <w:tcPr>
          <w:tcW w:w="3742" w:type="pct"/>
          <w:gridSpan w:val="2"/>
        </w:tcPr>
        <w:p w14:paraId="1F203069" w14:textId="3DD052B8" w:rsidR="00FA0117" w:rsidRPr="00C75A4E" w:rsidRDefault="00FA0117">
          <w:pPr>
            <w:pStyle w:val="GOSTheader"/>
          </w:pPr>
          <w:r w:rsidRPr="00C75A4E">
            <w:t>Требования к взаимодействию расчетно-финансовой платформы SmartVista Accounting Platform с функциональными подсистемами</w:t>
          </w:r>
        </w:p>
      </w:tc>
    </w:tr>
    <w:tr w:rsidR="00FA0117" w:rsidRPr="003602C3" w14:paraId="67AF2DC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06C4B27" w14:textId="77777777" w:rsidR="00FA0117" w:rsidRPr="00C75A4E" w:rsidRDefault="00FA0117">
          <w:pPr>
            <w:pStyle w:val="GOSTheader"/>
          </w:pPr>
          <w:r w:rsidRPr="00C75A4E">
            <w:t>Код документа:</w:t>
          </w:r>
        </w:p>
      </w:tc>
      <w:tc>
        <w:tcPr>
          <w:tcW w:w="3055" w:type="pct"/>
        </w:tcPr>
        <w:p w14:paraId="458BD402" w14:textId="0F61ED79" w:rsidR="00FA0117" w:rsidRPr="00C75A4E" w:rsidRDefault="00793FD5">
          <w:pPr>
            <w:pStyle w:val="GOSTheader"/>
          </w:pPr>
          <w:fldSimple w:instr=" DOCPROPERTY  DocCode  \* MERGEFORMAT ">
            <w:r w:rsidR="00FA0117">
              <w:t>89603636.43.01,00.ДР.001-01.00 1(4,8)</w:t>
            </w:r>
          </w:fldSimple>
        </w:p>
      </w:tc>
      <w:tc>
        <w:tcPr>
          <w:tcW w:w="687" w:type="pct"/>
        </w:tcPr>
        <w:p w14:paraId="20513D73" w14:textId="39C4F12B" w:rsidR="00FA0117" w:rsidRPr="00C75A4E" w:rsidRDefault="00FA0117">
          <w:pPr>
            <w:pStyle w:val="GOSTheader"/>
          </w:pPr>
          <w:r w:rsidRPr="00C75A4E">
            <w:t xml:space="preserve">Стр. </w:t>
          </w:r>
          <w:r w:rsidRPr="00C75A4E">
            <w:fldChar w:fldCharType="begin"/>
          </w:r>
          <w:r w:rsidRPr="00C75A4E">
            <w:instrText xml:space="preserve"> PAGE </w:instrText>
          </w:r>
          <w:r w:rsidRPr="00C75A4E">
            <w:fldChar w:fldCharType="separate"/>
          </w:r>
          <w:r w:rsidR="001B04F6">
            <w:rPr>
              <w:noProof/>
            </w:rPr>
            <w:t>367</w:t>
          </w:r>
          <w:r w:rsidRPr="00C75A4E">
            <w:fldChar w:fldCharType="end"/>
          </w:r>
        </w:p>
      </w:tc>
    </w:tr>
  </w:tbl>
  <w:p w14:paraId="467B422B" w14:textId="77777777" w:rsidR="00FA0117" w:rsidRDefault="00FA0117" w:rsidP="007F27CE">
    <w:pPr>
      <w:pStyle w:val="a8"/>
      <w:tabs>
        <w:tab w:val="clear" w:pos="4677"/>
        <w:tab w:val="clear" w:pos="9355"/>
        <w:tab w:val="left" w:pos="1135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12EAF7A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33CCB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DC2E91"/>
    <w:multiLevelType w:val="hybridMultilevel"/>
    <w:tmpl w:val="5AF28548"/>
    <w:lvl w:ilvl="0" w:tplc="7A322C9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00F3167B"/>
    <w:multiLevelType w:val="hybridMultilevel"/>
    <w:tmpl w:val="53E04CBA"/>
    <w:lvl w:ilvl="0" w:tplc="7A322C96">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2" w15:restartNumberingAfterBreak="0">
    <w:nsid w:val="02A34B18"/>
    <w:multiLevelType w:val="hybridMultilevel"/>
    <w:tmpl w:val="563EF48E"/>
    <w:lvl w:ilvl="0" w:tplc="FFFFFFFF">
      <w:start w:val="1"/>
      <w:numFmt w:val="bullet"/>
      <w:lvlText w:val="­"/>
      <w:lvlJc w:val="left"/>
      <w:pPr>
        <w:ind w:left="829" w:hanging="360"/>
      </w:pPr>
      <w:rPr>
        <w:rFonts w:ascii="Courier New" w:hAnsi="Courier New" w:cs="Times New Roman" w:hint="default"/>
        <w:i w:val="0"/>
        <w:iCs w:val="0"/>
        <w:caps w:val="0"/>
        <w:smallCaps w:val="0"/>
        <w:strike w:val="0"/>
        <w:dstrike w:val="0"/>
        <w:vanish w:val="0"/>
        <w:webHidden w:val="0"/>
        <w:color w:val="000000"/>
        <w:spacing w:val="0"/>
        <w:kern w:val="0"/>
        <w:position w:val="0"/>
        <w:u w:val="none"/>
        <w:effect w:val="none"/>
        <w:vertAlign w:val="baseline"/>
        <w:specVanish w:val="0"/>
      </w:rPr>
    </w:lvl>
    <w:lvl w:ilvl="1" w:tplc="04190003" w:tentative="1">
      <w:start w:val="1"/>
      <w:numFmt w:val="bullet"/>
      <w:lvlText w:val="o"/>
      <w:lvlJc w:val="left"/>
      <w:pPr>
        <w:ind w:left="1549" w:hanging="360"/>
      </w:pPr>
      <w:rPr>
        <w:rFonts w:ascii="Courier New" w:hAnsi="Courier New" w:cs="Courier New" w:hint="default"/>
      </w:rPr>
    </w:lvl>
    <w:lvl w:ilvl="2" w:tplc="04190005" w:tentative="1">
      <w:start w:val="1"/>
      <w:numFmt w:val="bullet"/>
      <w:lvlText w:val=""/>
      <w:lvlJc w:val="left"/>
      <w:pPr>
        <w:ind w:left="2269" w:hanging="360"/>
      </w:pPr>
      <w:rPr>
        <w:rFonts w:ascii="Wingdings" w:hAnsi="Wingdings" w:hint="default"/>
      </w:rPr>
    </w:lvl>
    <w:lvl w:ilvl="3" w:tplc="04190001" w:tentative="1">
      <w:start w:val="1"/>
      <w:numFmt w:val="bullet"/>
      <w:lvlText w:val=""/>
      <w:lvlJc w:val="left"/>
      <w:pPr>
        <w:ind w:left="2989" w:hanging="360"/>
      </w:pPr>
      <w:rPr>
        <w:rFonts w:ascii="Symbol" w:hAnsi="Symbol" w:hint="default"/>
      </w:rPr>
    </w:lvl>
    <w:lvl w:ilvl="4" w:tplc="04190003" w:tentative="1">
      <w:start w:val="1"/>
      <w:numFmt w:val="bullet"/>
      <w:lvlText w:val="o"/>
      <w:lvlJc w:val="left"/>
      <w:pPr>
        <w:ind w:left="3709" w:hanging="360"/>
      </w:pPr>
      <w:rPr>
        <w:rFonts w:ascii="Courier New" w:hAnsi="Courier New" w:cs="Courier New" w:hint="default"/>
      </w:rPr>
    </w:lvl>
    <w:lvl w:ilvl="5" w:tplc="04190005" w:tentative="1">
      <w:start w:val="1"/>
      <w:numFmt w:val="bullet"/>
      <w:lvlText w:val=""/>
      <w:lvlJc w:val="left"/>
      <w:pPr>
        <w:ind w:left="4429" w:hanging="360"/>
      </w:pPr>
      <w:rPr>
        <w:rFonts w:ascii="Wingdings" w:hAnsi="Wingdings" w:hint="default"/>
      </w:rPr>
    </w:lvl>
    <w:lvl w:ilvl="6" w:tplc="04190001" w:tentative="1">
      <w:start w:val="1"/>
      <w:numFmt w:val="bullet"/>
      <w:lvlText w:val=""/>
      <w:lvlJc w:val="left"/>
      <w:pPr>
        <w:ind w:left="5149" w:hanging="360"/>
      </w:pPr>
      <w:rPr>
        <w:rFonts w:ascii="Symbol" w:hAnsi="Symbol" w:hint="default"/>
      </w:rPr>
    </w:lvl>
    <w:lvl w:ilvl="7" w:tplc="04190003" w:tentative="1">
      <w:start w:val="1"/>
      <w:numFmt w:val="bullet"/>
      <w:lvlText w:val="o"/>
      <w:lvlJc w:val="left"/>
      <w:pPr>
        <w:ind w:left="5869" w:hanging="360"/>
      </w:pPr>
      <w:rPr>
        <w:rFonts w:ascii="Courier New" w:hAnsi="Courier New" w:cs="Courier New" w:hint="default"/>
      </w:rPr>
    </w:lvl>
    <w:lvl w:ilvl="8" w:tplc="04190005" w:tentative="1">
      <w:start w:val="1"/>
      <w:numFmt w:val="bullet"/>
      <w:lvlText w:val=""/>
      <w:lvlJc w:val="left"/>
      <w:pPr>
        <w:ind w:left="6589" w:hanging="360"/>
      </w:pPr>
      <w:rPr>
        <w:rFonts w:ascii="Wingdings" w:hAnsi="Wingdings" w:hint="default"/>
      </w:rPr>
    </w:lvl>
  </w:abstractNum>
  <w:abstractNum w:abstractNumId="13" w15:restartNumberingAfterBreak="0">
    <w:nsid w:val="0338398F"/>
    <w:multiLevelType w:val="multilevel"/>
    <w:tmpl w:val="0419001F"/>
    <w:lvl w:ilvl="0">
      <w:start w:val="1"/>
      <w:numFmt w:val="decimal"/>
      <w:lvlText w:val="%1."/>
      <w:lvlJc w:val="left"/>
      <w:pPr>
        <w:ind w:left="927" w:hanging="360"/>
      </w:p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14" w15:restartNumberingAfterBreak="0">
    <w:nsid w:val="0391B2D0"/>
    <w:multiLevelType w:val="hybridMultilevel"/>
    <w:tmpl w:val="1BEC8DA6"/>
    <w:lvl w:ilvl="0" w:tplc="C28C2CDE">
      <w:start w:val="1"/>
      <w:numFmt w:val="bullet"/>
      <w:lvlText w:val="-"/>
      <w:lvlJc w:val="left"/>
      <w:pPr>
        <w:ind w:left="720" w:hanging="360"/>
      </w:pPr>
      <w:rPr>
        <w:rFonts w:ascii="Symbol" w:hAnsi="Symbol" w:hint="default"/>
      </w:rPr>
    </w:lvl>
    <w:lvl w:ilvl="1" w:tplc="87BE1A70">
      <w:start w:val="1"/>
      <w:numFmt w:val="bullet"/>
      <w:lvlText w:val="o"/>
      <w:lvlJc w:val="left"/>
      <w:pPr>
        <w:ind w:left="1440" w:hanging="360"/>
      </w:pPr>
      <w:rPr>
        <w:rFonts w:ascii="Courier New" w:hAnsi="Courier New" w:hint="default"/>
      </w:rPr>
    </w:lvl>
    <w:lvl w:ilvl="2" w:tplc="8FF676F4">
      <w:start w:val="1"/>
      <w:numFmt w:val="bullet"/>
      <w:lvlText w:val=""/>
      <w:lvlJc w:val="left"/>
      <w:pPr>
        <w:ind w:left="2160" w:hanging="360"/>
      </w:pPr>
      <w:rPr>
        <w:rFonts w:ascii="Wingdings" w:hAnsi="Wingdings" w:hint="default"/>
      </w:rPr>
    </w:lvl>
    <w:lvl w:ilvl="3" w:tplc="F9FA7D32">
      <w:start w:val="1"/>
      <w:numFmt w:val="bullet"/>
      <w:lvlText w:val=""/>
      <w:lvlJc w:val="left"/>
      <w:pPr>
        <w:ind w:left="2880" w:hanging="360"/>
      </w:pPr>
      <w:rPr>
        <w:rFonts w:ascii="Symbol" w:hAnsi="Symbol" w:hint="default"/>
      </w:rPr>
    </w:lvl>
    <w:lvl w:ilvl="4" w:tplc="8C8C7ACC">
      <w:start w:val="1"/>
      <w:numFmt w:val="bullet"/>
      <w:lvlText w:val="o"/>
      <w:lvlJc w:val="left"/>
      <w:pPr>
        <w:ind w:left="3600" w:hanging="360"/>
      </w:pPr>
      <w:rPr>
        <w:rFonts w:ascii="Courier New" w:hAnsi="Courier New" w:hint="default"/>
      </w:rPr>
    </w:lvl>
    <w:lvl w:ilvl="5" w:tplc="6BE4706E">
      <w:start w:val="1"/>
      <w:numFmt w:val="bullet"/>
      <w:lvlText w:val=""/>
      <w:lvlJc w:val="left"/>
      <w:pPr>
        <w:ind w:left="4320" w:hanging="360"/>
      </w:pPr>
      <w:rPr>
        <w:rFonts w:ascii="Wingdings" w:hAnsi="Wingdings" w:hint="default"/>
      </w:rPr>
    </w:lvl>
    <w:lvl w:ilvl="6" w:tplc="AE103596">
      <w:start w:val="1"/>
      <w:numFmt w:val="bullet"/>
      <w:lvlText w:val=""/>
      <w:lvlJc w:val="left"/>
      <w:pPr>
        <w:ind w:left="5040" w:hanging="360"/>
      </w:pPr>
      <w:rPr>
        <w:rFonts w:ascii="Symbol" w:hAnsi="Symbol" w:hint="default"/>
      </w:rPr>
    </w:lvl>
    <w:lvl w:ilvl="7" w:tplc="0F604ADA">
      <w:start w:val="1"/>
      <w:numFmt w:val="bullet"/>
      <w:lvlText w:val="o"/>
      <w:lvlJc w:val="left"/>
      <w:pPr>
        <w:ind w:left="5760" w:hanging="360"/>
      </w:pPr>
      <w:rPr>
        <w:rFonts w:ascii="Courier New" w:hAnsi="Courier New" w:hint="default"/>
      </w:rPr>
    </w:lvl>
    <w:lvl w:ilvl="8" w:tplc="0C800FAE">
      <w:start w:val="1"/>
      <w:numFmt w:val="bullet"/>
      <w:lvlText w:val=""/>
      <w:lvlJc w:val="left"/>
      <w:pPr>
        <w:ind w:left="6480" w:hanging="360"/>
      </w:pPr>
      <w:rPr>
        <w:rFonts w:ascii="Wingdings" w:hAnsi="Wingdings" w:hint="default"/>
      </w:rPr>
    </w:lvl>
  </w:abstractNum>
  <w:abstractNum w:abstractNumId="15" w15:restartNumberingAfterBreak="0">
    <w:nsid w:val="043219B0"/>
    <w:multiLevelType w:val="hybridMultilevel"/>
    <w:tmpl w:val="47261312"/>
    <w:lvl w:ilvl="0" w:tplc="FFFFFFFF">
      <w:start w:val="1"/>
      <w:numFmt w:val="bullet"/>
      <w:lvlText w:val="­"/>
      <w:lvlJc w:val="left"/>
      <w:pPr>
        <w:ind w:left="777" w:hanging="360"/>
      </w:pPr>
      <w:rPr>
        <w:rFonts w:ascii="Courier New" w:hAnsi="Courier New" w:cs="Times New Roman" w:hint="default"/>
        <w:i w:val="0"/>
        <w:iCs w:val="0"/>
        <w:caps w:val="0"/>
        <w:smallCaps w:val="0"/>
        <w:strike w:val="0"/>
        <w:dstrike w:val="0"/>
        <w:vanish w:val="0"/>
        <w:webHidden w:val="0"/>
        <w:color w:val="000000"/>
        <w:spacing w:val="0"/>
        <w:kern w:val="0"/>
        <w:position w:val="0"/>
        <w:u w:val="none"/>
        <w:effect w:val="none"/>
        <w:vertAlign w:val="baseline"/>
        <w:specVanish w:val="0"/>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6" w15:restartNumberingAfterBreak="0">
    <w:nsid w:val="049A2470"/>
    <w:multiLevelType w:val="hybridMultilevel"/>
    <w:tmpl w:val="4F749316"/>
    <w:lvl w:ilvl="0" w:tplc="7A322C96">
      <w:start w:val="1"/>
      <w:numFmt w:val="bullet"/>
      <w:lvlText w:val=""/>
      <w:lvlJc w:val="left"/>
      <w:pPr>
        <w:ind w:left="1287" w:hanging="360"/>
      </w:pPr>
      <w:rPr>
        <w:rFonts w:ascii="Symbol" w:hAnsi="Symbol" w:hint="default"/>
      </w:rPr>
    </w:lvl>
    <w:lvl w:ilvl="1" w:tplc="71765A42">
      <w:start w:val="1"/>
      <w:numFmt w:val="bullet"/>
      <w:lvlText w:val="–"/>
      <w:lvlJc w:val="left"/>
      <w:pPr>
        <w:ind w:left="200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05385939"/>
    <w:multiLevelType w:val="hybridMultilevel"/>
    <w:tmpl w:val="60B2EF0E"/>
    <w:lvl w:ilvl="0" w:tplc="71765A42">
      <w:start w:val="1"/>
      <w:numFmt w:val="bullet"/>
      <w:lvlText w:val="–"/>
      <w:lvlJc w:val="left"/>
      <w:pPr>
        <w:ind w:left="777" w:hanging="360"/>
      </w:pPr>
      <w:rPr>
        <w:rFonts w:ascii="Times New Roman" w:hAnsi="Times New Roman" w:cs="Times New Roman"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8" w15:restartNumberingAfterBreak="0">
    <w:nsid w:val="05DC6CD2"/>
    <w:multiLevelType w:val="hybridMultilevel"/>
    <w:tmpl w:val="1744F3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0B6838D6"/>
    <w:multiLevelType w:val="hybridMultilevel"/>
    <w:tmpl w:val="DF54363C"/>
    <w:lvl w:ilvl="0" w:tplc="0419000F">
      <w:start w:val="1"/>
      <w:numFmt w:val="bullet"/>
      <w:lvlText w:val="­"/>
      <w:lvlJc w:val="left"/>
      <w:pPr>
        <w:ind w:left="720" w:hanging="360"/>
      </w:pPr>
      <w:rPr>
        <w:rFonts w:ascii="Courier New" w:hAnsi="Courier New"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CDA3FAF"/>
    <w:multiLevelType w:val="hybridMultilevel"/>
    <w:tmpl w:val="97A662D0"/>
    <w:lvl w:ilvl="0" w:tplc="7A322C96">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0D1D3248"/>
    <w:multiLevelType w:val="multilevel"/>
    <w:tmpl w:val="791243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0D424E87"/>
    <w:multiLevelType w:val="multilevel"/>
    <w:tmpl w:val="94D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B2900"/>
    <w:multiLevelType w:val="multilevel"/>
    <w:tmpl w:val="DD50C3FE"/>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24" w15:restartNumberingAfterBreak="0">
    <w:nsid w:val="0E3D76E2"/>
    <w:multiLevelType w:val="hybridMultilevel"/>
    <w:tmpl w:val="1F40494E"/>
    <w:lvl w:ilvl="0" w:tplc="71765A4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26" w15:restartNumberingAfterBreak="0">
    <w:nsid w:val="0F5728C1"/>
    <w:multiLevelType w:val="hybridMultilevel"/>
    <w:tmpl w:val="5282D234"/>
    <w:lvl w:ilvl="0" w:tplc="7A322C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0345908"/>
    <w:multiLevelType w:val="hybridMultilevel"/>
    <w:tmpl w:val="AA4244C4"/>
    <w:lvl w:ilvl="0" w:tplc="7A322C96">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11C20320"/>
    <w:multiLevelType w:val="hybridMultilevel"/>
    <w:tmpl w:val="A5A43552"/>
    <w:lvl w:ilvl="0" w:tplc="DB40E9EA">
      <w:start w:val="1"/>
      <w:numFmt w:val="decimal"/>
      <w:lvlText w:val="%1."/>
      <w:lvlJc w:val="left"/>
      <w:pPr>
        <w:ind w:left="360" w:hanging="360"/>
      </w:pPr>
    </w:lvl>
    <w:lvl w:ilvl="1" w:tplc="3C481ADA">
      <w:start w:val="1"/>
      <w:numFmt w:val="lowerLetter"/>
      <w:lvlText w:val="%2."/>
      <w:lvlJc w:val="left"/>
      <w:pPr>
        <w:ind w:left="1080" w:hanging="360"/>
      </w:pPr>
    </w:lvl>
    <w:lvl w:ilvl="2" w:tplc="7460EB72">
      <w:start w:val="1"/>
      <w:numFmt w:val="lowerRoman"/>
      <w:lvlText w:val="%3."/>
      <w:lvlJc w:val="right"/>
      <w:pPr>
        <w:ind w:left="1800" w:hanging="180"/>
      </w:pPr>
    </w:lvl>
    <w:lvl w:ilvl="3" w:tplc="2398E7A2">
      <w:start w:val="1"/>
      <w:numFmt w:val="decimal"/>
      <w:lvlText w:val="%4."/>
      <w:lvlJc w:val="left"/>
      <w:pPr>
        <w:ind w:left="2520" w:hanging="360"/>
      </w:pPr>
    </w:lvl>
    <w:lvl w:ilvl="4" w:tplc="E35CC332">
      <w:start w:val="1"/>
      <w:numFmt w:val="lowerLetter"/>
      <w:lvlText w:val="%5."/>
      <w:lvlJc w:val="left"/>
      <w:pPr>
        <w:ind w:left="3240" w:hanging="360"/>
      </w:pPr>
    </w:lvl>
    <w:lvl w:ilvl="5" w:tplc="E6AC0850">
      <w:start w:val="1"/>
      <w:numFmt w:val="lowerRoman"/>
      <w:lvlText w:val="%6."/>
      <w:lvlJc w:val="right"/>
      <w:pPr>
        <w:ind w:left="3960" w:hanging="180"/>
      </w:pPr>
    </w:lvl>
    <w:lvl w:ilvl="6" w:tplc="25DAA340">
      <w:start w:val="1"/>
      <w:numFmt w:val="decimal"/>
      <w:lvlText w:val="%7."/>
      <w:lvlJc w:val="left"/>
      <w:pPr>
        <w:ind w:left="4680" w:hanging="360"/>
      </w:pPr>
    </w:lvl>
    <w:lvl w:ilvl="7" w:tplc="8168DB9A">
      <w:start w:val="1"/>
      <w:numFmt w:val="lowerLetter"/>
      <w:lvlText w:val="%8."/>
      <w:lvlJc w:val="left"/>
      <w:pPr>
        <w:ind w:left="5400" w:hanging="360"/>
      </w:pPr>
    </w:lvl>
    <w:lvl w:ilvl="8" w:tplc="363E569C">
      <w:start w:val="1"/>
      <w:numFmt w:val="lowerRoman"/>
      <w:lvlText w:val="%9."/>
      <w:lvlJc w:val="right"/>
      <w:pPr>
        <w:ind w:left="6120" w:hanging="180"/>
      </w:pPr>
    </w:lvl>
  </w:abstractNum>
  <w:abstractNum w:abstractNumId="29" w15:restartNumberingAfterBreak="0">
    <w:nsid w:val="11F92DBA"/>
    <w:multiLevelType w:val="hybridMultilevel"/>
    <w:tmpl w:val="C6762D6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130D7A96"/>
    <w:multiLevelType w:val="hybridMultilevel"/>
    <w:tmpl w:val="64348332"/>
    <w:lvl w:ilvl="0" w:tplc="7A322C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B5D569"/>
    <w:multiLevelType w:val="hybridMultilevel"/>
    <w:tmpl w:val="A5A43552"/>
    <w:lvl w:ilvl="0" w:tplc="DB40E9EA">
      <w:start w:val="1"/>
      <w:numFmt w:val="decimal"/>
      <w:lvlText w:val="%1."/>
      <w:lvlJc w:val="left"/>
      <w:pPr>
        <w:ind w:left="360" w:hanging="360"/>
      </w:pPr>
    </w:lvl>
    <w:lvl w:ilvl="1" w:tplc="3C481ADA">
      <w:start w:val="1"/>
      <w:numFmt w:val="lowerLetter"/>
      <w:lvlText w:val="%2."/>
      <w:lvlJc w:val="left"/>
      <w:pPr>
        <w:ind w:left="1080" w:hanging="360"/>
      </w:pPr>
    </w:lvl>
    <w:lvl w:ilvl="2" w:tplc="7460EB72">
      <w:start w:val="1"/>
      <w:numFmt w:val="lowerRoman"/>
      <w:lvlText w:val="%3."/>
      <w:lvlJc w:val="right"/>
      <w:pPr>
        <w:ind w:left="1800" w:hanging="180"/>
      </w:pPr>
    </w:lvl>
    <w:lvl w:ilvl="3" w:tplc="2398E7A2">
      <w:start w:val="1"/>
      <w:numFmt w:val="decimal"/>
      <w:lvlText w:val="%4."/>
      <w:lvlJc w:val="left"/>
      <w:pPr>
        <w:ind w:left="2520" w:hanging="360"/>
      </w:pPr>
    </w:lvl>
    <w:lvl w:ilvl="4" w:tplc="E35CC332">
      <w:start w:val="1"/>
      <w:numFmt w:val="lowerLetter"/>
      <w:lvlText w:val="%5."/>
      <w:lvlJc w:val="left"/>
      <w:pPr>
        <w:ind w:left="3240" w:hanging="360"/>
      </w:pPr>
    </w:lvl>
    <w:lvl w:ilvl="5" w:tplc="E6AC0850">
      <w:start w:val="1"/>
      <w:numFmt w:val="lowerRoman"/>
      <w:lvlText w:val="%6."/>
      <w:lvlJc w:val="right"/>
      <w:pPr>
        <w:ind w:left="3960" w:hanging="180"/>
      </w:pPr>
    </w:lvl>
    <w:lvl w:ilvl="6" w:tplc="25DAA340">
      <w:start w:val="1"/>
      <w:numFmt w:val="decimal"/>
      <w:lvlText w:val="%7."/>
      <w:lvlJc w:val="left"/>
      <w:pPr>
        <w:ind w:left="4680" w:hanging="360"/>
      </w:pPr>
    </w:lvl>
    <w:lvl w:ilvl="7" w:tplc="8168DB9A">
      <w:start w:val="1"/>
      <w:numFmt w:val="lowerLetter"/>
      <w:lvlText w:val="%8."/>
      <w:lvlJc w:val="left"/>
      <w:pPr>
        <w:ind w:left="5400" w:hanging="360"/>
      </w:pPr>
    </w:lvl>
    <w:lvl w:ilvl="8" w:tplc="363E569C">
      <w:start w:val="1"/>
      <w:numFmt w:val="lowerRoman"/>
      <w:lvlText w:val="%9."/>
      <w:lvlJc w:val="right"/>
      <w:pPr>
        <w:ind w:left="6120" w:hanging="180"/>
      </w:pPr>
    </w:lvl>
  </w:abstractNum>
  <w:abstractNum w:abstractNumId="32" w15:restartNumberingAfterBreak="0">
    <w:nsid w:val="15C01E19"/>
    <w:multiLevelType w:val="hybridMultilevel"/>
    <w:tmpl w:val="BC4C6476"/>
    <w:lvl w:ilvl="0" w:tplc="7A322C96">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16225088"/>
    <w:multiLevelType w:val="hybridMultilevel"/>
    <w:tmpl w:val="6990266A"/>
    <w:lvl w:ilvl="0" w:tplc="7A322C96">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4" w15:restartNumberingAfterBreak="0">
    <w:nsid w:val="165E4130"/>
    <w:multiLevelType w:val="hybridMultilevel"/>
    <w:tmpl w:val="1AC44D7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5" w15:restartNumberingAfterBreak="0">
    <w:nsid w:val="18082CAF"/>
    <w:multiLevelType w:val="multilevel"/>
    <w:tmpl w:val="E90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DD7FB4"/>
    <w:multiLevelType w:val="multilevel"/>
    <w:tmpl w:val="C54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402B7"/>
    <w:multiLevelType w:val="hybridMultilevel"/>
    <w:tmpl w:val="A0C2CDB0"/>
    <w:lvl w:ilvl="0" w:tplc="FFFFFFFF">
      <w:start w:val="1"/>
      <w:numFmt w:val="bullet"/>
      <w:lvlText w:val="­"/>
      <w:lvlJc w:val="left"/>
      <w:pPr>
        <w:ind w:left="829" w:hanging="360"/>
      </w:pPr>
      <w:rPr>
        <w:rFonts w:ascii="Courier New" w:hAnsi="Courier New" w:cs="Times New Roman" w:hint="default"/>
        <w:i w:val="0"/>
        <w:iCs w:val="0"/>
        <w:caps w:val="0"/>
        <w:smallCaps w:val="0"/>
        <w:strike w:val="0"/>
        <w:dstrike w:val="0"/>
        <w:vanish w:val="0"/>
        <w:webHidden w:val="0"/>
        <w:color w:val="000000"/>
        <w:spacing w:val="0"/>
        <w:kern w:val="0"/>
        <w:position w:val="0"/>
        <w:u w:val="none"/>
        <w:effect w:val="none"/>
        <w:vertAlign w:val="baseline"/>
        <w:specVanish w:val="0"/>
      </w:rPr>
    </w:lvl>
    <w:lvl w:ilvl="1" w:tplc="FFFFFFFF">
      <w:start w:val="1"/>
      <w:numFmt w:val="bullet"/>
      <w:lvlText w:val="­"/>
      <w:lvlJc w:val="left"/>
      <w:pPr>
        <w:ind w:left="1549" w:hanging="360"/>
      </w:pPr>
      <w:rPr>
        <w:rFonts w:ascii="Courier New" w:hAnsi="Courier New" w:cs="Times New Roman" w:hint="default"/>
        <w:i w:val="0"/>
        <w:iCs w:val="0"/>
        <w:caps w:val="0"/>
        <w:smallCaps w:val="0"/>
        <w:strike w:val="0"/>
        <w:dstrike w:val="0"/>
        <w:vanish w:val="0"/>
        <w:webHidden w:val="0"/>
        <w:color w:val="000000"/>
        <w:spacing w:val="0"/>
        <w:kern w:val="0"/>
        <w:position w:val="0"/>
        <w:u w:val="none"/>
        <w:effect w:val="none"/>
        <w:vertAlign w:val="baseline"/>
        <w:specVanish w:val="0"/>
      </w:rPr>
    </w:lvl>
    <w:lvl w:ilvl="2" w:tplc="04190005" w:tentative="1">
      <w:start w:val="1"/>
      <w:numFmt w:val="bullet"/>
      <w:lvlText w:val=""/>
      <w:lvlJc w:val="left"/>
      <w:pPr>
        <w:ind w:left="2269" w:hanging="360"/>
      </w:pPr>
      <w:rPr>
        <w:rFonts w:ascii="Wingdings" w:hAnsi="Wingdings" w:hint="default"/>
      </w:rPr>
    </w:lvl>
    <w:lvl w:ilvl="3" w:tplc="04190001" w:tentative="1">
      <w:start w:val="1"/>
      <w:numFmt w:val="bullet"/>
      <w:lvlText w:val=""/>
      <w:lvlJc w:val="left"/>
      <w:pPr>
        <w:ind w:left="2989" w:hanging="360"/>
      </w:pPr>
      <w:rPr>
        <w:rFonts w:ascii="Symbol" w:hAnsi="Symbol" w:hint="default"/>
      </w:rPr>
    </w:lvl>
    <w:lvl w:ilvl="4" w:tplc="04190003" w:tentative="1">
      <w:start w:val="1"/>
      <w:numFmt w:val="bullet"/>
      <w:lvlText w:val="o"/>
      <w:lvlJc w:val="left"/>
      <w:pPr>
        <w:ind w:left="3709" w:hanging="360"/>
      </w:pPr>
      <w:rPr>
        <w:rFonts w:ascii="Courier New" w:hAnsi="Courier New" w:cs="Courier New" w:hint="default"/>
      </w:rPr>
    </w:lvl>
    <w:lvl w:ilvl="5" w:tplc="04190005" w:tentative="1">
      <w:start w:val="1"/>
      <w:numFmt w:val="bullet"/>
      <w:lvlText w:val=""/>
      <w:lvlJc w:val="left"/>
      <w:pPr>
        <w:ind w:left="4429" w:hanging="360"/>
      </w:pPr>
      <w:rPr>
        <w:rFonts w:ascii="Wingdings" w:hAnsi="Wingdings" w:hint="default"/>
      </w:rPr>
    </w:lvl>
    <w:lvl w:ilvl="6" w:tplc="04190001" w:tentative="1">
      <w:start w:val="1"/>
      <w:numFmt w:val="bullet"/>
      <w:lvlText w:val=""/>
      <w:lvlJc w:val="left"/>
      <w:pPr>
        <w:ind w:left="5149" w:hanging="360"/>
      </w:pPr>
      <w:rPr>
        <w:rFonts w:ascii="Symbol" w:hAnsi="Symbol" w:hint="default"/>
      </w:rPr>
    </w:lvl>
    <w:lvl w:ilvl="7" w:tplc="04190003" w:tentative="1">
      <w:start w:val="1"/>
      <w:numFmt w:val="bullet"/>
      <w:lvlText w:val="o"/>
      <w:lvlJc w:val="left"/>
      <w:pPr>
        <w:ind w:left="5869" w:hanging="360"/>
      </w:pPr>
      <w:rPr>
        <w:rFonts w:ascii="Courier New" w:hAnsi="Courier New" w:cs="Courier New" w:hint="default"/>
      </w:rPr>
    </w:lvl>
    <w:lvl w:ilvl="8" w:tplc="04190005" w:tentative="1">
      <w:start w:val="1"/>
      <w:numFmt w:val="bullet"/>
      <w:lvlText w:val=""/>
      <w:lvlJc w:val="left"/>
      <w:pPr>
        <w:ind w:left="6589" w:hanging="360"/>
      </w:pPr>
      <w:rPr>
        <w:rFonts w:ascii="Wingdings" w:hAnsi="Wingdings" w:hint="default"/>
      </w:rPr>
    </w:lvl>
  </w:abstractNum>
  <w:abstractNum w:abstractNumId="38" w15:restartNumberingAfterBreak="0">
    <w:nsid w:val="1B8874B2"/>
    <w:multiLevelType w:val="hybridMultilevel"/>
    <w:tmpl w:val="3D708692"/>
    <w:lvl w:ilvl="0" w:tplc="AAF4010A">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9" w15:restartNumberingAfterBreak="0">
    <w:nsid w:val="1D2D0234"/>
    <w:multiLevelType w:val="hybridMultilevel"/>
    <w:tmpl w:val="849CC54C"/>
    <w:lvl w:ilvl="0" w:tplc="7A322C9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1D9A52BD"/>
    <w:multiLevelType w:val="multilevel"/>
    <w:tmpl w:val="599873BC"/>
    <w:lvl w:ilvl="0">
      <w:start w:val="1"/>
      <w:numFmt w:val="decimal"/>
      <w:pStyle w:val="GOSTListnum1"/>
      <w:lvlText w:val="%1."/>
      <w:lvlJc w:val="left"/>
      <w:pPr>
        <w:tabs>
          <w:tab w:val="num" w:pos="1021"/>
        </w:tabs>
        <w:ind w:left="992" w:hanging="425"/>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59"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10" w:hanging="851"/>
      </w:pPr>
      <w:rPr>
        <w:rFonts w:ascii="Times New Roman" w:hAnsi="Times New Roman" w:cs="Times New Roman" w:hint="default"/>
        <w:b w:val="0"/>
        <w:i w:val="0"/>
        <w:sz w:val="24"/>
      </w:rPr>
    </w:lvl>
    <w:lvl w:ilvl="3">
      <w:start w:val="1"/>
      <w:numFmt w:val="decimal"/>
      <w:pStyle w:val="GOSTListnum4"/>
      <w:suff w:val="space"/>
      <w:lvlText w:val="%1.%2.%3.%4."/>
      <w:lvlJc w:val="left"/>
      <w:pPr>
        <w:ind w:left="3260" w:hanging="850"/>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41" w15:restartNumberingAfterBreak="0">
    <w:nsid w:val="1E61195A"/>
    <w:multiLevelType w:val="hybridMultilevel"/>
    <w:tmpl w:val="8B1C2550"/>
    <w:lvl w:ilvl="0" w:tplc="C28C2CD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1F26259F"/>
    <w:multiLevelType w:val="multilevel"/>
    <w:tmpl w:val="04190023"/>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23051F72"/>
    <w:multiLevelType w:val="multilevel"/>
    <w:tmpl w:val="F314CC7C"/>
    <w:lvl w:ilvl="0">
      <w:start w:val="1"/>
      <w:numFmt w:val="decimal"/>
      <w:lvlText w:val="%1."/>
      <w:lvlJc w:val="left"/>
      <w:pPr>
        <w:tabs>
          <w:tab w:val="num" w:pos="284"/>
        </w:tabs>
        <w:ind w:left="284" w:hanging="227"/>
      </w:pPr>
      <w:rPr>
        <w:rFonts w:hint="default"/>
      </w:rPr>
    </w:lvl>
    <w:lvl w:ilvl="1">
      <w:start w:val="1"/>
      <w:numFmt w:val="decimal"/>
      <w:lvlText w:val="%1.%2."/>
      <w:lvlJc w:val="left"/>
      <w:pPr>
        <w:tabs>
          <w:tab w:val="num" w:pos="454"/>
        </w:tabs>
        <w:ind w:left="454" w:hanging="397"/>
      </w:pPr>
      <w:rPr>
        <w:rFonts w:hint="default"/>
      </w:rPr>
    </w:lvl>
    <w:lvl w:ilvl="2">
      <w:start w:val="1"/>
      <w:numFmt w:val="decimal"/>
      <w:lvlText w:val="%1.%2.%3."/>
      <w:lvlJc w:val="left"/>
      <w:pPr>
        <w:tabs>
          <w:tab w:val="num" w:pos="624"/>
        </w:tabs>
        <w:ind w:left="624"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15:restartNumberingAfterBreak="0">
    <w:nsid w:val="23941D36"/>
    <w:multiLevelType w:val="hybridMultilevel"/>
    <w:tmpl w:val="A84E5990"/>
    <w:lvl w:ilvl="0" w:tplc="FFFFFFFF">
      <w:start w:val="1"/>
      <w:numFmt w:val="bullet"/>
      <w:lvlText w:val="­"/>
      <w:lvlJc w:val="left"/>
      <w:pPr>
        <w:ind w:left="829" w:hanging="360"/>
      </w:pPr>
      <w:rPr>
        <w:rFonts w:ascii="Courier New" w:hAnsi="Courier New" w:cs="Times New Roman" w:hint="default"/>
        <w:i w:val="0"/>
        <w:iCs w:val="0"/>
        <w:caps w:val="0"/>
        <w:smallCaps w:val="0"/>
        <w:strike w:val="0"/>
        <w:dstrike w:val="0"/>
        <w:vanish w:val="0"/>
        <w:webHidden w:val="0"/>
        <w:color w:val="000000"/>
        <w:spacing w:val="0"/>
        <w:kern w:val="0"/>
        <w:position w:val="0"/>
        <w:u w:val="none"/>
        <w:effect w:val="none"/>
        <w:vertAlign w:val="baseline"/>
        <w:specVanish w:val="0"/>
      </w:rPr>
    </w:lvl>
    <w:lvl w:ilvl="1" w:tplc="04190003">
      <w:start w:val="1"/>
      <w:numFmt w:val="bullet"/>
      <w:lvlText w:val="o"/>
      <w:lvlJc w:val="left"/>
      <w:pPr>
        <w:ind w:left="1549" w:hanging="360"/>
      </w:pPr>
      <w:rPr>
        <w:rFonts w:ascii="Courier New" w:hAnsi="Courier New" w:cs="Courier New" w:hint="default"/>
      </w:rPr>
    </w:lvl>
    <w:lvl w:ilvl="2" w:tplc="04190005" w:tentative="1">
      <w:start w:val="1"/>
      <w:numFmt w:val="bullet"/>
      <w:lvlText w:val=""/>
      <w:lvlJc w:val="left"/>
      <w:pPr>
        <w:ind w:left="2269" w:hanging="360"/>
      </w:pPr>
      <w:rPr>
        <w:rFonts w:ascii="Wingdings" w:hAnsi="Wingdings" w:hint="default"/>
      </w:rPr>
    </w:lvl>
    <w:lvl w:ilvl="3" w:tplc="04190001" w:tentative="1">
      <w:start w:val="1"/>
      <w:numFmt w:val="bullet"/>
      <w:lvlText w:val=""/>
      <w:lvlJc w:val="left"/>
      <w:pPr>
        <w:ind w:left="2989" w:hanging="360"/>
      </w:pPr>
      <w:rPr>
        <w:rFonts w:ascii="Symbol" w:hAnsi="Symbol" w:hint="default"/>
      </w:rPr>
    </w:lvl>
    <w:lvl w:ilvl="4" w:tplc="04190003" w:tentative="1">
      <w:start w:val="1"/>
      <w:numFmt w:val="bullet"/>
      <w:lvlText w:val="o"/>
      <w:lvlJc w:val="left"/>
      <w:pPr>
        <w:ind w:left="3709" w:hanging="360"/>
      </w:pPr>
      <w:rPr>
        <w:rFonts w:ascii="Courier New" w:hAnsi="Courier New" w:cs="Courier New" w:hint="default"/>
      </w:rPr>
    </w:lvl>
    <w:lvl w:ilvl="5" w:tplc="04190005" w:tentative="1">
      <w:start w:val="1"/>
      <w:numFmt w:val="bullet"/>
      <w:lvlText w:val=""/>
      <w:lvlJc w:val="left"/>
      <w:pPr>
        <w:ind w:left="4429" w:hanging="360"/>
      </w:pPr>
      <w:rPr>
        <w:rFonts w:ascii="Wingdings" w:hAnsi="Wingdings" w:hint="default"/>
      </w:rPr>
    </w:lvl>
    <w:lvl w:ilvl="6" w:tplc="04190001" w:tentative="1">
      <w:start w:val="1"/>
      <w:numFmt w:val="bullet"/>
      <w:lvlText w:val=""/>
      <w:lvlJc w:val="left"/>
      <w:pPr>
        <w:ind w:left="5149" w:hanging="360"/>
      </w:pPr>
      <w:rPr>
        <w:rFonts w:ascii="Symbol" w:hAnsi="Symbol" w:hint="default"/>
      </w:rPr>
    </w:lvl>
    <w:lvl w:ilvl="7" w:tplc="04190003" w:tentative="1">
      <w:start w:val="1"/>
      <w:numFmt w:val="bullet"/>
      <w:lvlText w:val="o"/>
      <w:lvlJc w:val="left"/>
      <w:pPr>
        <w:ind w:left="5869" w:hanging="360"/>
      </w:pPr>
      <w:rPr>
        <w:rFonts w:ascii="Courier New" w:hAnsi="Courier New" w:cs="Courier New" w:hint="default"/>
      </w:rPr>
    </w:lvl>
    <w:lvl w:ilvl="8" w:tplc="04190005" w:tentative="1">
      <w:start w:val="1"/>
      <w:numFmt w:val="bullet"/>
      <w:lvlText w:val=""/>
      <w:lvlJc w:val="left"/>
      <w:pPr>
        <w:ind w:left="6589" w:hanging="360"/>
      </w:pPr>
      <w:rPr>
        <w:rFonts w:ascii="Wingdings" w:hAnsi="Wingdings" w:hint="default"/>
      </w:rPr>
    </w:lvl>
  </w:abstractNum>
  <w:abstractNum w:abstractNumId="45" w15:restartNumberingAfterBreak="0">
    <w:nsid w:val="241A4309"/>
    <w:multiLevelType w:val="hybridMultilevel"/>
    <w:tmpl w:val="A18C1C50"/>
    <w:lvl w:ilvl="0" w:tplc="BCE6693C">
      <w:start w:val="1"/>
      <w:numFmt w:val="decimal"/>
      <w:lvlText w:val="%1)"/>
      <w:lvlJc w:val="left"/>
      <w:pPr>
        <w:ind w:left="700" w:hanging="360"/>
      </w:pPr>
      <w:rPr>
        <w:rFonts w:eastAsiaTheme="minorEastAsia" w:hint="default"/>
      </w:rPr>
    </w:lvl>
    <w:lvl w:ilvl="1" w:tplc="04190019">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46"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28CA13D2"/>
    <w:multiLevelType w:val="hybridMultilevel"/>
    <w:tmpl w:val="8A8A4A54"/>
    <w:lvl w:ilvl="0" w:tplc="7A322C96">
      <w:start w:val="1"/>
      <w:numFmt w:val="bullet"/>
      <w:lvlText w:val=""/>
      <w:lvlJc w:val="left"/>
      <w:pPr>
        <w:ind w:left="750" w:hanging="360"/>
      </w:pPr>
      <w:rPr>
        <w:rFonts w:ascii="Symbol" w:hAnsi="Symbol" w:hint="default"/>
      </w:rPr>
    </w:lvl>
    <w:lvl w:ilvl="1" w:tplc="04190003" w:tentative="1">
      <w:start w:val="1"/>
      <w:numFmt w:val="bullet"/>
      <w:lvlText w:val="o"/>
      <w:lvlJc w:val="left"/>
      <w:pPr>
        <w:ind w:left="1470" w:hanging="360"/>
      </w:pPr>
      <w:rPr>
        <w:rFonts w:ascii="Courier New" w:hAnsi="Courier New" w:cs="Courier New" w:hint="default"/>
      </w:rPr>
    </w:lvl>
    <w:lvl w:ilvl="2" w:tplc="04190005" w:tentative="1">
      <w:start w:val="1"/>
      <w:numFmt w:val="bullet"/>
      <w:lvlText w:val=""/>
      <w:lvlJc w:val="left"/>
      <w:pPr>
        <w:ind w:left="2190" w:hanging="360"/>
      </w:pPr>
      <w:rPr>
        <w:rFonts w:ascii="Wingdings" w:hAnsi="Wingdings" w:hint="default"/>
      </w:rPr>
    </w:lvl>
    <w:lvl w:ilvl="3" w:tplc="04190001" w:tentative="1">
      <w:start w:val="1"/>
      <w:numFmt w:val="bullet"/>
      <w:lvlText w:val=""/>
      <w:lvlJc w:val="left"/>
      <w:pPr>
        <w:ind w:left="2910" w:hanging="360"/>
      </w:pPr>
      <w:rPr>
        <w:rFonts w:ascii="Symbol" w:hAnsi="Symbol" w:hint="default"/>
      </w:rPr>
    </w:lvl>
    <w:lvl w:ilvl="4" w:tplc="04190003" w:tentative="1">
      <w:start w:val="1"/>
      <w:numFmt w:val="bullet"/>
      <w:lvlText w:val="o"/>
      <w:lvlJc w:val="left"/>
      <w:pPr>
        <w:ind w:left="3630" w:hanging="360"/>
      </w:pPr>
      <w:rPr>
        <w:rFonts w:ascii="Courier New" w:hAnsi="Courier New" w:cs="Courier New" w:hint="default"/>
      </w:rPr>
    </w:lvl>
    <w:lvl w:ilvl="5" w:tplc="04190005" w:tentative="1">
      <w:start w:val="1"/>
      <w:numFmt w:val="bullet"/>
      <w:lvlText w:val=""/>
      <w:lvlJc w:val="left"/>
      <w:pPr>
        <w:ind w:left="4350" w:hanging="360"/>
      </w:pPr>
      <w:rPr>
        <w:rFonts w:ascii="Wingdings" w:hAnsi="Wingdings" w:hint="default"/>
      </w:rPr>
    </w:lvl>
    <w:lvl w:ilvl="6" w:tplc="04190001" w:tentative="1">
      <w:start w:val="1"/>
      <w:numFmt w:val="bullet"/>
      <w:lvlText w:val=""/>
      <w:lvlJc w:val="left"/>
      <w:pPr>
        <w:ind w:left="5070" w:hanging="360"/>
      </w:pPr>
      <w:rPr>
        <w:rFonts w:ascii="Symbol" w:hAnsi="Symbol" w:hint="default"/>
      </w:rPr>
    </w:lvl>
    <w:lvl w:ilvl="7" w:tplc="04190003" w:tentative="1">
      <w:start w:val="1"/>
      <w:numFmt w:val="bullet"/>
      <w:lvlText w:val="o"/>
      <w:lvlJc w:val="left"/>
      <w:pPr>
        <w:ind w:left="5790" w:hanging="360"/>
      </w:pPr>
      <w:rPr>
        <w:rFonts w:ascii="Courier New" w:hAnsi="Courier New" w:cs="Courier New" w:hint="default"/>
      </w:rPr>
    </w:lvl>
    <w:lvl w:ilvl="8" w:tplc="04190005" w:tentative="1">
      <w:start w:val="1"/>
      <w:numFmt w:val="bullet"/>
      <w:lvlText w:val=""/>
      <w:lvlJc w:val="left"/>
      <w:pPr>
        <w:ind w:left="6510" w:hanging="360"/>
      </w:pPr>
      <w:rPr>
        <w:rFonts w:ascii="Wingdings" w:hAnsi="Wingdings" w:hint="default"/>
      </w:rPr>
    </w:lvl>
  </w:abstractNum>
  <w:abstractNum w:abstractNumId="48" w15:restartNumberingAfterBreak="0">
    <w:nsid w:val="2AB5240B"/>
    <w:multiLevelType w:val="multilevel"/>
    <w:tmpl w:val="E97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035803"/>
    <w:multiLevelType w:val="hybridMultilevel"/>
    <w:tmpl w:val="840E9918"/>
    <w:lvl w:ilvl="0" w:tplc="71765A42">
      <w:start w:val="1"/>
      <w:numFmt w:val="bullet"/>
      <w:lvlText w:val="–"/>
      <w:lvlJc w:val="left"/>
      <w:pPr>
        <w:tabs>
          <w:tab w:val="num" w:pos="340"/>
        </w:tabs>
        <w:ind w:left="340" w:hanging="227"/>
      </w:pPr>
      <w:rPr>
        <w:rFonts w:ascii="Times New Roman" w:hAnsi="Times New Roman" w:cs="Times New Roman"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50"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8D63C8"/>
    <w:multiLevelType w:val="hybridMultilevel"/>
    <w:tmpl w:val="5454919A"/>
    <w:lvl w:ilvl="0" w:tplc="7A322C9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2" w15:restartNumberingAfterBreak="0">
    <w:nsid w:val="2FA33351"/>
    <w:multiLevelType w:val="multilevel"/>
    <w:tmpl w:val="D16C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BB1273"/>
    <w:multiLevelType w:val="hybridMultilevel"/>
    <w:tmpl w:val="86307700"/>
    <w:lvl w:ilvl="0" w:tplc="0419000F">
      <w:start w:val="1"/>
      <w:numFmt w:val="bullet"/>
      <w:lvlText w:val="­"/>
      <w:lvlJc w:val="left"/>
      <w:pPr>
        <w:ind w:left="473" w:hanging="360"/>
      </w:pPr>
      <w:rPr>
        <w:rFonts w:ascii="Courier New" w:hAnsi="Courier New" w:hint="default"/>
        <w:sz w:val="20"/>
        <w:szCs w:val="20"/>
      </w:rPr>
    </w:lvl>
    <w:lvl w:ilvl="1" w:tplc="C082CA50">
      <w:numFmt w:val="bullet"/>
      <w:lvlText w:val=""/>
      <w:lvlJc w:val="left"/>
      <w:pPr>
        <w:ind w:left="1193" w:hanging="360"/>
      </w:pPr>
      <w:rPr>
        <w:rFonts w:ascii="Wingdings" w:eastAsia="Times New Roman" w:hAnsi="Wingdings" w:cs="Times New Roman" w:hint="default"/>
      </w:rPr>
    </w:lvl>
    <w:lvl w:ilvl="2" w:tplc="04190005" w:tentative="1">
      <w:start w:val="1"/>
      <w:numFmt w:val="bullet"/>
      <w:lvlText w:val=""/>
      <w:lvlJc w:val="left"/>
      <w:pPr>
        <w:ind w:left="1913" w:hanging="360"/>
      </w:pPr>
      <w:rPr>
        <w:rFonts w:ascii="Wingdings" w:hAnsi="Wingdings" w:hint="default"/>
      </w:rPr>
    </w:lvl>
    <w:lvl w:ilvl="3" w:tplc="04190001" w:tentative="1">
      <w:start w:val="1"/>
      <w:numFmt w:val="bullet"/>
      <w:lvlText w:val=""/>
      <w:lvlJc w:val="left"/>
      <w:pPr>
        <w:ind w:left="2633" w:hanging="360"/>
      </w:pPr>
      <w:rPr>
        <w:rFonts w:ascii="Symbol" w:hAnsi="Symbol" w:hint="default"/>
      </w:rPr>
    </w:lvl>
    <w:lvl w:ilvl="4" w:tplc="04190003" w:tentative="1">
      <w:start w:val="1"/>
      <w:numFmt w:val="bullet"/>
      <w:lvlText w:val="o"/>
      <w:lvlJc w:val="left"/>
      <w:pPr>
        <w:ind w:left="3353" w:hanging="360"/>
      </w:pPr>
      <w:rPr>
        <w:rFonts w:ascii="Courier New" w:hAnsi="Courier New" w:cs="Courier New" w:hint="default"/>
      </w:rPr>
    </w:lvl>
    <w:lvl w:ilvl="5" w:tplc="04190005" w:tentative="1">
      <w:start w:val="1"/>
      <w:numFmt w:val="bullet"/>
      <w:lvlText w:val=""/>
      <w:lvlJc w:val="left"/>
      <w:pPr>
        <w:ind w:left="4073" w:hanging="360"/>
      </w:pPr>
      <w:rPr>
        <w:rFonts w:ascii="Wingdings" w:hAnsi="Wingdings" w:hint="default"/>
      </w:rPr>
    </w:lvl>
    <w:lvl w:ilvl="6" w:tplc="04190001" w:tentative="1">
      <w:start w:val="1"/>
      <w:numFmt w:val="bullet"/>
      <w:lvlText w:val=""/>
      <w:lvlJc w:val="left"/>
      <w:pPr>
        <w:ind w:left="4793" w:hanging="360"/>
      </w:pPr>
      <w:rPr>
        <w:rFonts w:ascii="Symbol" w:hAnsi="Symbol" w:hint="default"/>
      </w:rPr>
    </w:lvl>
    <w:lvl w:ilvl="7" w:tplc="04190003" w:tentative="1">
      <w:start w:val="1"/>
      <w:numFmt w:val="bullet"/>
      <w:lvlText w:val="o"/>
      <w:lvlJc w:val="left"/>
      <w:pPr>
        <w:ind w:left="5513" w:hanging="360"/>
      </w:pPr>
      <w:rPr>
        <w:rFonts w:ascii="Courier New" w:hAnsi="Courier New" w:cs="Courier New" w:hint="default"/>
      </w:rPr>
    </w:lvl>
    <w:lvl w:ilvl="8" w:tplc="04190005" w:tentative="1">
      <w:start w:val="1"/>
      <w:numFmt w:val="bullet"/>
      <w:lvlText w:val=""/>
      <w:lvlJc w:val="left"/>
      <w:pPr>
        <w:ind w:left="6233" w:hanging="360"/>
      </w:pPr>
      <w:rPr>
        <w:rFonts w:ascii="Wingdings" w:hAnsi="Wingdings" w:hint="default"/>
      </w:rPr>
    </w:lvl>
  </w:abstractNum>
  <w:abstractNum w:abstractNumId="54" w15:restartNumberingAfterBreak="0">
    <w:nsid w:val="31E3164D"/>
    <w:multiLevelType w:val="hybridMultilevel"/>
    <w:tmpl w:val="95C87D92"/>
    <w:lvl w:ilvl="0" w:tplc="04090011">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55" w15:restartNumberingAfterBreak="0">
    <w:nsid w:val="360D4754"/>
    <w:multiLevelType w:val="hybridMultilevel"/>
    <w:tmpl w:val="4B28BE2C"/>
    <w:lvl w:ilvl="0" w:tplc="7A322C96">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6" w15:restartNumberingAfterBreak="0">
    <w:nsid w:val="3E61AA72"/>
    <w:multiLevelType w:val="hybridMultilevel"/>
    <w:tmpl w:val="AEF436AC"/>
    <w:lvl w:ilvl="0" w:tplc="D132EE4A">
      <w:start w:val="1"/>
      <w:numFmt w:val="bullet"/>
      <w:lvlText w:val=""/>
      <w:lvlJc w:val="left"/>
      <w:pPr>
        <w:ind w:left="720" w:hanging="360"/>
      </w:pPr>
      <w:rPr>
        <w:rFonts w:ascii="Symbol" w:hAnsi="Symbol" w:hint="default"/>
      </w:rPr>
    </w:lvl>
    <w:lvl w:ilvl="1" w:tplc="1CF66F7C">
      <w:start w:val="1"/>
      <w:numFmt w:val="bullet"/>
      <w:lvlText w:val="o"/>
      <w:lvlJc w:val="left"/>
      <w:pPr>
        <w:ind w:left="1440" w:hanging="360"/>
      </w:pPr>
      <w:rPr>
        <w:rFonts w:ascii="Courier New" w:hAnsi="Courier New" w:hint="default"/>
      </w:rPr>
    </w:lvl>
    <w:lvl w:ilvl="2" w:tplc="6A780E20">
      <w:start w:val="1"/>
      <w:numFmt w:val="bullet"/>
      <w:lvlText w:val=""/>
      <w:lvlJc w:val="left"/>
      <w:pPr>
        <w:ind w:left="2160" w:hanging="360"/>
      </w:pPr>
      <w:rPr>
        <w:rFonts w:ascii="Wingdings" w:hAnsi="Wingdings" w:hint="default"/>
      </w:rPr>
    </w:lvl>
    <w:lvl w:ilvl="3" w:tplc="277AEB9A">
      <w:start w:val="1"/>
      <w:numFmt w:val="bullet"/>
      <w:lvlText w:val=""/>
      <w:lvlJc w:val="left"/>
      <w:pPr>
        <w:ind w:left="2880" w:hanging="360"/>
      </w:pPr>
      <w:rPr>
        <w:rFonts w:ascii="Symbol" w:hAnsi="Symbol" w:hint="default"/>
      </w:rPr>
    </w:lvl>
    <w:lvl w:ilvl="4" w:tplc="00B207F6">
      <w:start w:val="1"/>
      <w:numFmt w:val="bullet"/>
      <w:lvlText w:val="o"/>
      <w:lvlJc w:val="left"/>
      <w:pPr>
        <w:ind w:left="3600" w:hanging="360"/>
      </w:pPr>
      <w:rPr>
        <w:rFonts w:ascii="Courier New" w:hAnsi="Courier New" w:hint="default"/>
      </w:rPr>
    </w:lvl>
    <w:lvl w:ilvl="5" w:tplc="AE8CC9B8">
      <w:start w:val="1"/>
      <w:numFmt w:val="bullet"/>
      <w:lvlText w:val=""/>
      <w:lvlJc w:val="left"/>
      <w:pPr>
        <w:ind w:left="4320" w:hanging="360"/>
      </w:pPr>
      <w:rPr>
        <w:rFonts w:ascii="Wingdings" w:hAnsi="Wingdings" w:hint="default"/>
      </w:rPr>
    </w:lvl>
    <w:lvl w:ilvl="6" w:tplc="3F062398">
      <w:start w:val="1"/>
      <w:numFmt w:val="bullet"/>
      <w:lvlText w:val=""/>
      <w:lvlJc w:val="left"/>
      <w:pPr>
        <w:ind w:left="5040" w:hanging="360"/>
      </w:pPr>
      <w:rPr>
        <w:rFonts w:ascii="Symbol" w:hAnsi="Symbol" w:hint="default"/>
      </w:rPr>
    </w:lvl>
    <w:lvl w:ilvl="7" w:tplc="ED102AAE">
      <w:start w:val="1"/>
      <w:numFmt w:val="bullet"/>
      <w:lvlText w:val="o"/>
      <w:lvlJc w:val="left"/>
      <w:pPr>
        <w:ind w:left="5760" w:hanging="360"/>
      </w:pPr>
      <w:rPr>
        <w:rFonts w:ascii="Courier New" w:hAnsi="Courier New" w:hint="default"/>
      </w:rPr>
    </w:lvl>
    <w:lvl w:ilvl="8" w:tplc="C96CB23C">
      <w:start w:val="1"/>
      <w:numFmt w:val="bullet"/>
      <w:lvlText w:val=""/>
      <w:lvlJc w:val="left"/>
      <w:pPr>
        <w:ind w:left="6480" w:hanging="360"/>
      </w:pPr>
      <w:rPr>
        <w:rFonts w:ascii="Wingdings" w:hAnsi="Wingdings" w:hint="default"/>
      </w:rPr>
    </w:lvl>
  </w:abstractNum>
  <w:abstractNum w:abstractNumId="57" w15:restartNumberingAfterBreak="0">
    <w:nsid w:val="428F26E2"/>
    <w:multiLevelType w:val="multilevel"/>
    <w:tmpl w:val="9176021A"/>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2D77423"/>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9" w15:restartNumberingAfterBreak="0">
    <w:nsid w:val="461C7454"/>
    <w:multiLevelType w:val="hybridMultilevel"/>
    <w:tmpl w:val="26CE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2A4BD8"/>
    <w:multiLevelType w:val="multilevel"/>
    <w:tmpl w:val="CFC4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6D6DEC"/>
    <w:multiLevelType w:val="hybridMultilevel"/>
    <w:tmpl w:val="85429988"/>
    <w:lvl w:ilvl="0" w:tplc="71765A42">
      <w:start w:val="1"/>
      <w:numFmt w:val="bullet"/>
      <w:lvlText w:val="–"/>
      <w:lvlJc w:val="left"/>
      <w:pPr>
        <w:ind w:left="777" w:hanging="360"/>
      </w:pPr>
      <w:rPr>
        <w:rFonts w:ascii="Times New Roman" w:hAnsi="Times New Roman" w:cs="Times New Roman"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62" w15:restartNumberingAfterBreak="0">
    <w:nsid w:val="48791316"/>
    <w:multiLevelType w:val="hybridMultilevel"/>
    <w:tmpl w:val="B02C368C"/>
    <w:lvl w:ilvl="0" w:tplc="0419000F">
      <w:start w:val="1"/>
      <w:numFmt w:val="bullet"/>
      <w:lvlText w:val="­"/>
      <w:lvlJc w:val="left"/>
      <w:pPr>
        <w:ind w:left="1342" w:hanging="360"/>
      </w:pPr>
      <w:rPr>
        <w:rFonts w:ascii="Courier New" w:hAnsi="Courier New" w:hint="default"/>
        <w:sz w:val="20"/>
        <w:szCs w:val="20"/>
      </w:rPr>
    </w:lvl>
    <w:lvl w:ilvl="1" w:tplc="04190003" w:tentative="1">
      <w:start w:val="1"/>
      <w:numFmt w:val="bullet"/>
      <w:lvlText w:val="o"/>
      <w:lvlJc w:val="left"/>
      <w:pPr>
        <w:ind w:left="2062" w:hanging="360"/>
      </w:pPr>
      <w:rPr>
        <w:rFonts w:ascii="Courier New" w:hAnsi="Courier New" w:cs="Courier New" w:hint="default"/>
      </w:rPr>
    </w:lvl>
    <w:lvl w:ilvl="2" w:tplc="04190005" w:tentative="1">
      <w:start w:val="1"/>
      <w:numFmt w:val="bullet"/>
      <w:lvlText w:val=""/>
      <w:lvlJc w:val="left"/>
      <w:pPr>
        <w:ind w:left="2782" w:hanging="360"/>
      </w:pPr>
      <w:rPr>
        <w:rFonts w:ascii="Wingdings" w:hAnsi="Wingdings" w:hint="default"/>
      </w:rPr>
    </w:lvl>
    <w:lvl w:ilvl="3" w:tplc="04190001" w:tentative="1">
      <w:start w:val="1"/>
      <w:numFmt w:val="bullet"/>
      <w:lvlText w:val=""/>
      <w:lvlJc w:val="left"/>
      <w:pPr>
        <w:ind w:left="3502" w:hanging="360"/>
      </w:pPr>
      <w:rPr>
        <w:rFonts w:ascii="Symbol" w:hAnsi="Symbol" w:hint="default"/>
      </w:rPr>
    </w:lvl>
    <w:lvl w:ilvl="4" w:tplc="04190003" w:tentative="1">
      <w:start w:val="1"/>
      <w:numFmt w:val="bullet"/>
      <w:lvlText w:val="o"/>
      <w:lvlJc w:val="left"/>
      <w:pPr>
        <w:ind w:left="4222" w:hanging="360"/>
      </w:pPr>
      <w:rPr>
        <w:rFonts w:ascii="Courier New" w:hAnsi="Courier New" w:cs="Courier New" w:hint="default"/>
      </w:rPr>
    </w:lvl>
    <w:lvl w:ilvl="5" w:tplc="04190005" w:tentative="1">
      <w:start w:val="1"/>
      <w:numFmt w:val="bullet"/>
      <w:lvlText w:val=""/>
      <w:lvlJc w:val="left"/>
      <w:pPr>
        <w:ind w:left="4942" w:hanging="360"/>
      </w:pPr>
      <w:rPr>
        <w:rFonts w:ascii="Wingdings" w:hAnsi="Wingdings" w:hint="default"/>
      </w:rPr>
    </w:lvl>
    <w:lvl w:ilvl="6" w:tplc="04190001" w:tentative="1">
      <w:start w:val="1"/>
      <w:numFmt w:val="bullet"/>
      <w:lvlText w:val=""/>
      <w:lvlJc w:val="left"/>
      <w:pPr>
        <w:ind w:left="5662" w:hanging="360"/>
      </w:pPr>
      <w:rPr>
        <w:rFonts w:ascii="Symbol" w:hAnsi="Symbol" w:hint="default"/>
      </w:rPr>
    </w:lvl>
    <w:lvl w:ilvl="7" w:tplc="04190003" w:tentative="1">
      <w:start w:val="1"/>
      <w:numFmt w:val="bullet"/>
      <w:lvlText w:val="o"/>
      <w:lvlJc w:val="left"/>
      <w:pPr>
        <w:ind w:left="6382" w:hanging="360"/>
      </w:pPr>
      <w:rPr>
        <w:rFonts w:ascii="Courier New" w:hAnsi="Courier New" w:cs="Courier New" w:hint="default"/>
      </w:rPr>
    </w:lvl>
    <w:lvl w:ilvl="8" w:tplc="04190005" w:tentative="1">
      <w:start w:val="1"/>
      <w:numFmt w:val="bullet"/>
      <w:lvlText w:val=""/>
      <w:lvlJc w:val="left"/>
      <w:pPr>
        <w:ind w:left="7102" w:hanging="360"/>
      </w:pPr>
      <w:rPr>
        <w:rFonts w:ascii="Wingdings" w:hAnsi="Wingdings" w:hint="default"/>
      </w:rPr>
    </w:lvl>
  </w:abstractNum>
  <w:abstractNum w:abstractNumId="63" w15:restartNumberingAfterBreak="0">
    <w:nsid w:val="49F57318"/>
    <w:multiLevelType w:val="hybridMultilevel"/>
    <w:tmpl w:val="70585C2C"/>
    <w:lvl w:ilvl="0" w:tplc="552CD70A">
      <w:start w:val="1"/>
      <w:numFmt w:val="bullet"/>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9FF0F35"/>
    <w:multiLevelType w:val="hybridMultilevel"/>
    <w:tmpl w:val="4DBE021C"/>
    <w:lvl w:ilvl="0" w:tplc="550AD68A">
      <w:start w:val="1"/>
      <w:numFmt w:val="bullet"/>
      <w:pStyle w:val="GOSTListmark4"/>
      <w:lvlText w:val=""/>
      <w:lvlJc w:val="left"/>
      <w:pPr>
        <w:tabs>
          <w:tab w:val="num" w:pos="1701"/>
        </w:tabs>
        <w:ind w:left="1701" w:hanging="283"/>
      </w:pPr>
      <w:rPr>
        <w:rFonts w:ascii="Symbol" w:hAnsi="Symbol" w:hint="default"/>
      </w:rPr>
    </w:lvl>
    <w:lvl w:ilvl="1" w:tplc="678E22A4">
      <w:start w:val="1"/>
      <w:numFmt w:val="bullet"/>
      <w:lvlText w:val="o"/>
      <w:lvlJc w:val="left"/>
      <w:pPr>
        <w:tabs>
          <w:tab w:val="num" w:pos="1491"/>
        </w:tabs>
        <w:ind w:left="1491" w:hanging="360"/>
      </w:pPr>
      <w:rPr>
        <w:rFonts w:ascii="Courier New" w:hAnsi="Courier New" w:cs="Courier New" w:hint="default"/>
      </w:rPr>
    </w:lvl>
    <w:lvl w:ilvl="2" w:tplc="3412279C">
      <w:start w:val="1"/>
      <w:numFmt w:val="bullet"/>
      <w:lvlText w:val=""/>
      <w:lvlJc w:val="left"/>
      <w:pPr>
        <w:tabs>
          <w:tab w:val="num" w:pos="2211"/>
        </w:tabs>
        <w:ind w:left="2211" w:hanging="360"/>
      </w:pPr>
      <w:rPr>
        <w:rFonts w:ascii="Wingdings" w:hAnsi="Wingdings" w:hint="default"/>
      </w:rPr>
    </w:lvl>
    <w:lvl w:ilvl="3" w:tplc="08FC133E">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65" w15:restartNumberingAfterBreak="0">
    <w:nsid w:val="4BA111CE"/>
    <w:multiLevelType w:val="hybridMultilevel"/>
    <w:tmpl w:val="6A78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033693"/>
    <w:multiLevelType w:val="hybridMultilevel"/>
    <w:tmpl w:val="A6A4649C"/>
    <w:lvl w:ilvl="0" w:tplc="7A322C96">
      <w:start w:val="1"/>
      <w:numFmt w:val="bullet"/>
      <w:lvlText w:val=""/>
      <w:lvlJc w:val="left"/>
      <w:pPr>
        <w:ind w:left="1038" w:hanging="360"/>
      </w:pPr>
      <w:rPr>
        <w:rFonts w:ascii="Symbol" w:hAnsi="Symbol" w:hint="default"/>
      </w:rPr>
    </w:lvl>
    <w:lvl w:ilvl="1" w:tplc="04190019">
      <w:start w:val="1"/>
      <w:numFmt w:val="lowerLetter"/>
      <w:lvlText w:val="%2."/>
      <w:lvlJc w:val="left"/>
      <w:pPr>
        <w:ind w:left="1758" w:hanging="360"/>
      </w:pPr>
    </w:lvl>
    <w:lvl w:ilvl="2" w:tplc="0419001B">
      <w:start w:val="1"/>
      <w:numFmt w:val="lowerRoman"/>
      <w:lvlText w:val="%3."/>
      <w:lvlJc w:val="right"/>
      <w:pPr>
        <w:ind w:left="2478" w:hanging="180"/>
      </w:pPr>
    </w:lvl>
    <w:lvl w:ilvl="3" w:tplc="0419000F">
      <w:start w:val="1"/>
      <w:numFmt w:val="decimal"/>
      <w:lvlText w:val="%4."/>
      <w:lvlJc w:val="left"/>
      <w:pPr>
        <w:ind w:left="3198" w:hanging="360"/>
      </w:pPr>
    </w:lvl>
    <w:lvl w:ilvl="4" w:tplc="04190019">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67" w15:restartNumberingAfterBreak="0">
    <w:nsid w:val="4DB564FC"/>
    <w:multiLevelType w:val="hybridMultilevel"/>
    <w:tmpl w:val="F6920ACC"/>
    <w:lvl w:ilvl="0" w:tplc="8AF44596">
      <w:start w:val="1"/>
      <w:numFmt w:val="none"/>
      <w:pStyle w:val="a3"/>
      <w:lvlText w:val="%1Приложение"/>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68" w15:restartNumberingAfterBreak="0">
    <w:nsid w:val="4DE056A0"/>
    <w:multiLevelType w:val="multilevel"/>
    <w:tmpl w:val="075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044427"/>
    <w:multiLevelType w:val="hybridMultilevel"/>
    <w:tmpl w:val="B7721618"/>
    <w:lvl w:ilvl="0" w:tplc="02A85008">
      <w:start w:val="1"/>
      <w:numFmt w:val="none"/>
      <w:pStyle w:val="GOSTNameTable"/>
      <w:lvlText w:val="Таблица "/>
      <w:lvlJc w:val="left"/>
      <w:pPr>
        <w:tabs>
          <w:tab w:val="num" w:pos="567"/>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70"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71" w15:restartNumberingAfterBreak="0">
    <w:nsid w:val="4F21A546"/>
    <w:multiLevelType w:val="hybridMultilevel"/>
    <w:tmpl w:val="8C5C2630"/>
    <w:lvl w:ilvl="0" w:tplc="7F509BA8">
      <w:start w:val="1"/>
      <w:numFmt w:val="decimal"/>
      <w:lvlText w:val="%1."/>
      <w:lvlJc w:val="left"/>
      <w:pPr>
        <w:ind w:left="473" w:hanging="360"/>
      </w:pPr>
    </w:lvl>
    <w:lvl w:ilvl="1" w:tplc="11ECDC0A">
      <w:start w:val="1"/>
      <w:numFmt w:val="lowerLetter"/>
      <w:lvlText w:val="%2."/>
      <w:lvlJc w:val="left"/>
      <w:pPr>
        <w:ind w:left="1193" w:hanging="360"/>
      </w:pPr>
    </w:lvl>
    <w:lvl w:ilvl="2" w:tplc="072C95B4">
      <w:start w:val="1"/>
      <w:numFmt w:val="lowerRoman"/>
      <w:lvlText w:val="%3."/>
      <w:lvlJc w:val="right"/>
      <w:pPr>
        <w:ind w:left="1913" w:hanging="180"/>
      </w:pPr>
    </w:lvl>
    <w:lvl w:ilvl="3" w:tplc="BDE8FBE4">
      <w:start w:val="1"/>
      <w:numFmt w:val="decimal"/>
      <w:lvlText w:val="%4."/>
      <w:lvlJc w:val="left"/>
      <w:pPr>
        <w:ind w:left="2633" w:hanging="360"/>
      </w:pPr>
    </w:lvl>
    <w:lvl w:ilvl="4" w:tplc="10FE48E6">
      <w:start w:val="1"/>
      <w:numFmt w:val="lowerLetter"/>
      <w:lvlText w:val="%5."/>
      <w:lvlJc w:val="left"/>
      <w:pPr>
        <w:ind w:left="3353" w:hanging="360"/>
      </w:pPr>
    </w:lvl>
    <w:lvl w:ilvl="5" w:tplc="F500A232">
      <w:start w:val="1"/>
      <w:numFmt w:val="lowerRoman"/>
      <w:lvlText w:val="%6."/>
      <w:lvlJc w:val="right"/>
      <w:pPr>
        <w:ind w:left="4073" w:hanging="180"/>
      </w:pPr>
    </w:lvl>
    <w:lvl w:ilvl="6" w:tplc="BF0471AA">
      <w:start w:val="1"/>
      <w:numFmt w:val="decimal"/>
      <w:lvlText w:val="%7."/>
      <w:lvlJc w:val="left"/>
      <w:pPr>
        <w:ind w:left="4793" w:hanging="360"/>
      </w:pPr>
    </w:lvl>
    <w:lvl w:ilvl="7" w:tplc="F50A0DB8">
      <w:start w:val="1"/>
      <w:numFmt w:val="lowerLetter"/>
      <w:lvlText w:val="%8."/>
      <w:lvlJc w:val="left"/>
      <w:pPr>
        <w:ind w:left="5513" w:hanging="360"/>
      </w:pPr>
    </w:lvl>
    <w:lvl w:ilvl="8" w:tplc="AA1EF1F4">
      <w:start w:val="1"/>
      <w:numFmt w:val="lowerRoman"/>
      <w:lvlText w:val="%9."/>
      <w:lvlJc w:val="right"/>
      <w:pPr>
        <w:ind w:left="6233" w:hanging="180"/>
      </w:pPr>
    </w:lvl>
  </w:abstractNum>
  <w:abstractNum w:abstractNumId="72" w15:restartNumberingAfterBreak="0">
    <w:nsid w:val="4FB80852"/>
    <w:multiLevelType w:val="hybridMultilevel"/>
    <w:tmpl w:val="821015D2"/>
    <w:lvl w:ilvl="0" w:tplc="8B3ACA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4FEC52E2"/>
    <w:multiLevelType w:val="hybridMultilevel"/>
    <w:tmpl w:val="7A9082A4"/>
    <w:lvl w:ilvl="0" w:tplc="3A1216B0">
      <w:start w:val="1"/>
      <w:numFmt w:val="bullet"/>
      <w:pStyle w:val="GOSTTableListMark1"/>
      <w:lvlText w:val=""/>
      <w:lvlJc w:val="left"/>
      <w:pPr>
        <w:tabs>
          <w:tab w:val="num" w:pos="340"/>
        </w:tabs>
        <w:ind w:left="340" w:hanging="227"/>
      </w:pPr>
      <w:rPr>
        <w:rFonts w:ascii="Symbol" w:hAnsi="Symbol"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74" w15:restartNumberingAfterBreak="0">
    <w:nsid w:val="531E6D92"/>
    <w:multiLevelType w:val="hybridMultilevel"/>
    <w:tmpl w:val="707CB3AA"/>
    <w:lvl w:ilvl="0" w:tplc="041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5" w15:restartNumberingAfterBreak="0">
    <w:nsid w:val="533C5CE0"/>
    <w:multiLevelType w:val="hybridMultilevel"/>
    <w:tmpl w:val="AD7E2F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546F0092"/>
    <w:multiLevelType w:val="hybridMultilevel"/>
    <w:tmpl w:val="513A87E6"/>
    <w:lvl w:ilvl="0" w:tplc="7A322C96">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7" w15:restartNumberingAfterBreak="0">
    <w:nsid w:val="59BB2FD8"/>
    <w:multiLevelType w:val="hybridMultilevel"/>
    <w:tmpl w:val="71181A4C"/>
    <w:lvl w:ilvl="0" w:tplc="7A322C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5A552D1D"/>
    <w:multiLevelType w:val="hybridMultilevel"/>
    <w:tmpl w:val="F9D88804"/>
    <w:lvl w:ilvl="0" w:tplc="7A322C96">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9" w15:restartNumberingAfterBreak="0">
    <w:nsid w:val="5B03499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5E3A2545"/>
    <w:multiLevelType w:val="hybridMultilevel"/>
    <w:tmpl w:val="215AF354"/>
    <w:lvl w:ilvl="0" w:tplc="FFFFFFFF">
      <w:start w:val="1"/>
      <w:numFmt w:val="bullet"/>
      <w:lvlText w:val="­"/>
      <w:lvlJc w:val="left"/>
      <w:pPr>
        <w:ind w:left="925" w:hanging="360"/>
      </w:pPr>
      <w:rPr>
        <w:rFonts w:ascii="Courier New" w:hAnsi="Courier New" w:cs="Times New Roman" w:hint="default"/>
        <w:i w:val="0"/>
        <w:iCs w:val="0"/>
        <w:caps w:val="0"/>
        <w:smallCaps w:val="0"/>
        <w:strike w:val="0"/>
        <w:dstrike w:val="0"/>
        <w:vanish w:val="0"/>
        <w:webHidden w:val="0"/>
        <w:color w:val="000000"/>
        <w:spacing w:val="0"/>
        <w:kern w:val="0"/>
        <w:position w:val="0"/>
        <w:u w:val="none"/>
        <w:effect w:val="none"/>
        <w:vertAlign w:val="baseline"/>
        <w:specVanish w:val="0"/>
      </w:rPr>
    </w:lvl>
    <w:lvl w:ilvl="1" w:tplc="04190003" w:tentative="1">
      <w:start w:val="1"/>
      <w:numFmt w:val="bullet"/>
      <w:lvlText w:val="o"/>
      <w:lvlJc w:val="left"/>
      <w:pPr>
        <w:ind w:left="1645" w:hanging="360"/>
      </w:pPr>
      <w:rPr>
        <w:rFonts w:ascii="Courier New" w:hAnsi="Courier New" w:cs="Courier New" w:hint="default"/>
      </w:rPr>
    </w:lvl>
    <w:lvl w:ilvl="2" w:tplc="04190005" w:tentative="1">
      <w:start w:val="1"/>
      <w:numFmt w:val="bullet"/>
      <w:lvlText w:val=""/>
      <w:lvlJc w:val="left"/>
      <w:pPr>
        <w:ind w:left="2365" w:hanging="360"/>
      </w:pPr>
      <w:rPr>
        <w:rFonts w:ascii="Wingdings" w:hAnsi="Wingdings" w:hint="default"/>
      </w:rPr>
    </w:lvl>
    <w:lvl w:ilvl="3" w:tplc="04190001" w:tentative="1">
      <w:start w:val="1"/>
      <w:numFmt w:val="bullet"/>
      <w:lvlText w:val=""/>
      <w:lvlJc w:val="left"/>
      <w:pPr>
        <w:ind w:left="3085" w:hanging="360"/>
      </w:pPr>
      <w:rPr>
        <w:rFonts w:ascii="Symbol" w:hAnsi="Symbol" w:hint="default"/>
      </w:rPr>
    </w:lvl>
    <w:lvl w:ilvl="4" w:tplc="04190003" w:tentative="1">
      <w:start w:val="1"/>
      <w:numFmt w:val="bullet"/>
      <w:lvlText w:val="o"/>
      <w:lvlJc w:val="left"/>
      <w:pPr>
        <w:ind w:left="3805" w:hanging="360"/>
      </w:pPr>
      <w:rPr>
        <w:rFonts w:ascii="Courier New" w:hAnsi="Courier New" w:cs="Courier New" w:hint="default"/>
      </w:rPr>
    </w:lvl>
    <w:lvl w:ilvl="5" w:tplc="04190005" w:tentative="1">
      <w:start w:val="1"/>
      <w:numFmt w:val="bullet"/>
      <w:lvlText w:val=""/>
      <w:lvlJc w:val="left"/>
      <w:pPr>
        <w:ind w:left="4525" w:hanging="360"/>
      </w:pPr>
      <w:rPr>
        <w:rFonts w:ascii="Wingdings" w:hAnsi="Wingdings" w:hint="default"/>
      </w:rPr>
    </w:lvl>
    <w:lvl w:ilvl="6" w:tplc="04190001" w:tentative="1">
      <w:start w:val="1"/>
      <w:numFmt w:val="bullet"/>
      <w:lvlText w:val=""/>
      <w:lvlJc w:val="left"/>
      <w:pPr>
        <w:ind w:left="5245" w:hanging="360"/>
      </w:pPr>
      <w:rPr>
        <w:rFonts w:ascii="Symbol" w:hAnsi="Symbol" w:hint="default"/>
      </w:rPr>
    </w:lvl>
    <w:lvl w:ilvl="7" w:tplc="04190003" w:tentative="1">
      <w:start w:val="1"/>
      <w:numFmt w:val="bullet"/>
      <w:lvlText w:val="o"/>
      <w:lvlJc w:val="left"/>
      <w:pPr>
        <w:ind w:left="5965" w:hanging="360"/>
      </w:pPr>
      <w:rPr>
        <w:rFonts w:ascii="Courier New" w:hAnsi="Courier New" w:cs="Courier New" w:hint="default"/>
      </w:rPr>
    </w:lvl>
    <w:lvl w:ilvl="8" w:tplc="04190005" w:tentative="1">
      <w:start w:val="1"/>
      <w:numFmt w:val="bullet"/>
      <w:lvlText w:val=""/>
      <w:lvlJc w:val="left"/>
      <w:pPr>
        <w:ind w:left="6685" w:hanging="360"/>
      </w:pPr>
      <w:rPr>
        <w:rFonts w:ascii="Wingdings" w:hAnsi="Wingdings" w:hint="default"/>
      </w:rPr>
    </w:lvl>
  </w:abstractNum>
  <w:abstractNum w:abstractNumId="81"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82" w15:restartNumberingAfterBreak="0">
    <w:nsid w:val="62F22425"/>
    <w:multiLevelType w:val="hybridMultilevel"/>
    <w:tmpl w:val="D4348B28"/>
    <w:lvl w:ilvl="0" w:tplc="A3B861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3" w15:restartNumberingAfterBreak="0">
    <w:nsid w:val="63E16AAC"/>
    <w:multiLevelType w:val="multilevel"/>
    <w:tmpl w:val="08EE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85" w15:restartNumberingAfterBreak="0">
    <w:nsid w:val="6405712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64ED3212"/>
    <w:multiLevelType w:val="hybridMultilevel"/>
    <w:tmpl w:val="76FE6A90"/>
    <w:lvl w:ilvl="0" w:tplc="5A1078A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7" w15:restartNumberingAfterBreak="0">
    <w:nsid w:val="650F43FD"/>
    <w:multiLevelType w:val="hybridMultilevel"/>
    <w:tmpl w:val="0DC0EC9C"/>
    <w:lvl w:ilvl="0" w:tplc="B484DD98">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8" w15:restartNumberingAfterBreak="0">
    <w:nsid w:val="65797B44"/>
    <w:multiLevelType w:val="hybridMultilevel"/>
    <w:tmpl w:val="AEB0351C"/>
    <w:lvl w:ilvl="0" w:tplc="DBB2BA12">
      <w:start w:val="1"/>
      <w:numFmt w:val="bullet"/>
      <w:lvlText w:val="-"/>
      <w:lvlJc w:val="left"/>
      <w:pPr>
        <w:ind w:left="720" w:hanging="360"/>
      </w:pPr>
      <w:rPr>
        <w:rFonts w:ascii="Symbol" w:hAnsi="Symbol" w:hint="default"/>
      </w:rPr>
    </w:lvl>
    <w:lvl w:ilvl="1" w:tplc="C0A4DC4C">
      <w:start w:val="1"/>
      <w:numFmt w:val="bullet"/>
      <w:lvlText w:val="o"/>
      <w:lvlJc w:val="left"/>
      <w:pPr>
        <w:ind w:left="1440" w:hanging="360"/>
      </w:pPr>
      <w:rPr>
        <w:rFonts w:ascii="Courier New" w:hAnsi="Courier New" w:hint="default"/>
      </w:rPr>
    </w:lvl>
    <w:lvl w:ilvl="2" w:tplc="12942126">
      <w:start w:val="1"/>
      <w:numFmt w:val="bullet"/>
      <w:lvlText w:val=""/>
      <w:lvlJc w:val="left"/>
      <w:pPr>
        <w:ind w:left="2160" w:hanging="360"/>
      </w:pPr>
      <w:rPr>
        <w:rFonts w:ascii="Wingdings" w:hAnsi="Wingdings" w:hint="default"/>
      </w:rPr>
    </w:lvl>
    <w:lvl w:ilvl="3" w:tplc="215A01DE">
      <w:start w:val="1"/>
      <w:numFmt w:val="bullet"/>
      <w:lvlText w:val=""/>
      <w:lvlJc w:val="left"/>
      <w:pPr>
        <w:ind w:left="2880" w:hanging="360"/>
      </w:pPr>
      <w:rPr>
        <w:rFonts w:ascii="Symbol" w:hAnsi="Symbol" w:hint="default"/>
      </w:rPr>
    </w:lvl>
    <w:lvl w:ilvl="4" w:tplc="06FEBEBA">
      <w:start w:val="1"/>
      <w:numFmt w:val="bullet"/>
      <w:lvlText w:val="o"/>
      <w:lvlJc w:val="left"/>
      <w:pPr>
        <w:ind w:left="3600" w:hanging="360"/>
      </w:pPr>
      <w:rPr>
        <w:rFonts w:ascii="Courier New" w:hAnsi="Courier New" w:hint="default"/>
      </w:rPr>
    </w:lvl>
    <w:lvl w:ilvl="5" w:tplc="8C90D232">
      <w:start w:val="1"/>
      <w:numFmt w:val="bullet"/>
      <w:lvlText w:val=""/>
      <w:lvlJc w:val="left"/>
      <w:pPr>
        <w:ind w:left="4320" w:hanging="360"/>
      </w:pPr>
      <w:rPr>
        <w:rFonts w:ascii="Wingdings" w:hAnsi="Wingdings" w:hint="default"/>
      </w:rPr>
    </w:lvl>
    <w:lvl w:ilvl="6" w:tplc="719ABA0C">
      <w:start w:val="1"/>
      <w:numFmt w:val="bullet"/>
      <w:lvlText w:val=""/>
      <w:lvlJc w:val="left"/>
      <w:pPr>
        <w:ind w:left="5040" w:hanging="360"/>
      </w:pPr>
      <w:rPr>
        <w:rFonts w:ascii="Symbol" w:hAnsi="Symbol" w:hint="default"/>
      </w:rPr>
    </w:lvl>
    <w:lvl w:ilvl="7" w:tplc="D8E0C694">
      <w:start w:val="1"/>
      <w:numFmt w:val="bullet"/>
      <w:lvlText w:val="o"/>
      <w:lvlJc w:val="left"/>
      <w:pPr>
        <w:ind w:left="5760" w:hanging="360"/>
      </w:pPr>
      <w:rPr>
        <w:rFonts w:ascii="Courier New" w:hAnsi="Courier New" w:hint="default"/>
      </w:rPr>
    </w:lvl>
    <w:lvl w:ilvl="8" w:tplc="AAAC1CD2">
      <w:start w:val="1"/>
      <w:numFmt w:val="bullet"/>
      <w:lvlText w:val=""/>
      <w:lvlJc w:val="left"/>
      <w:pPr>
        <w:ind w:left="6480" w:hanging="360"/>
      </w:pPr>
      <w:rPr>
        <w:rFonts w:ascii="Wingdings" w:hAnsi="Wingdings" w:hint="default"/>
      </w:rPr>
    </w:lvl>
  </w:abstractNum>
  <w:abstractNum w:abstractNumId="89" w15:restartNumberingAfterBreak="0">
    <w:nsid w:val="67974867"/>
    <w:multiLevelType w:val="hybridMultilevel"/>
    <w:tmpl w:val="F4B41E66"/>
    <w:lvl w:ilvl="0" w:tplc="92040E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682A5FE3"/>
    <w:multiLevelType w:val="hybridMultilevel"/>
    <w:tmpl w:val="8654D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844414C"/>
    <w:multiLevelType w:val="hybridMultilevel"/>
    <w:tmpl w:val="84368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68E56E24"/>
    <w:multiLevelType w:val="multilevel"/>
    <w:tmpl w:val="AA74C8C0"/>
    <w:lvl w:ilvl="0">
      <w:start w:val="1"/>
      <w:numFmt w:val="decimal"/>
      <w:pStyle w:val="1"/>
      <w:lvlText w:val="%1."/>
      <w:lvlJc w:val="left"/>
      <w:pPr>
        <w:tabs>
          <w:tab w:val="num" w:pos="432"/>
        </w:tabs>
        <w:ind w:left="567" w:hanging="567"/>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1134" w:hanging="1134"/>
      </w:pPr>
      <w:rPr>
        <w:rFonts w:hint="default"/>
      </w:rPr>
    </w:lvl>
    <w:lvl w:ilvl="3">
      <w:start w:val="1"/>
      <w:numFmt w:val="decimal"/>
      <w:pStyle w:val="41"/>
      <w:lvlText w:val="%1.%2.%3.%4."/>
      <w:lvlJc w:val="left"/>
      <w:pPr>
        <w:tabs>
          <w:tab w:val="num" w:pos="864"/>
        </w:tabs>
        <w:ind w:left="1134" w:hanging="1134"/>
      </w:pPr>
      <w:rPr>
        <w:rFonts w:hint="default"/>
      </w:rPr>
    </w:lvl>
    <w:lvl w:ilvl="4">
      <w:start w:val="1"/>
      <w:numFmt w:val="decimal"/>
      <w:pStyle w:val="51"/>
      <w:lvlText w:val="%1.%2.%3.%4.%5."/>
      <w:lvlJc w:val="left"/>
      <w:pPr>
        <w:tabs>
          <w:tab w:val="num" w:pos="1008"/>
        </w:tabs>
        <w:ind w:left="1276" w:hanging="1276"/>
      </w:pPr>
      <w:rPr>
        <w:rFonts w:hint="default"/>
      </w:rPr>
    </w:lvl>
    <w:lvl w:ilvl="5">
      <w:start w:val="1"/>
      <w:numFmt w:val="decimal"/>
      <w:pStyle w:val="6"/>
      <w:lvlText w:val="%1.%2.%3.%4.%5.%6."/>
      <w:lvlJc w:val="left"/>
      <w:pPr>
        <w:tabs>
          <w:tab w:val="num" w:pos="1152"/>
        </w:tabs>
        <w:ind w:left="1701" w:hanging="1701"/>
      </w:pPr>
      <w:rPr>
        <w:rFonts w:hint="default"/>
      </w:rPr>
    </w:lvl>
    <w:lvl w:ilvl="6">
      <w:start w:val="1"/>
      <w:numFmt w:val="decimal"/>
      <w:pStyle w:val="7"/>
      <w:lvlText w:val="%1.%2.%3.%4.%5.%6.%7"/>
      <w:lvlJc w:val="left"/>
      <w:pPr>
        <w:tabs>
          <w:tab w:val="num" w:pos="1296"/>
        </w:tabs>
        <w:ind w:left="1559" w:hanging="1559"/>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69ED7F2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6C0A141F"/>
    <w:multiLevelType w:val="hybridMultilevel"/>
    <w:tmpl w:val="471456F2"/>
    <w:lvl w:ilvl="0" w:tplc="71765A42">
      <w:start w:val="1"/>
      <w:numFmt w:val="bullet"/>
      <w:lvlText w:val="–"/>
      <w:lvlJc w:val="left"/>
      <w:pPr>
        <w:ind w:left="777" w:hanging="360"/>
      </w:pPr>
      <w:rPr>
        <w:rFonts w:ascii="Times New Roman" w:hAnsi="Times New Roman" w:cs="Times New Roman"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95" w15:restartNumberingAfterBreak="0">
    <w:nsid w:val="6D14779F"/>
    <w:multiLevelType w:val="hybridMultilevel"/>
    <w:tmpl w:val="AC74863E"/>
    <w:lvl w:ilvl="0" w:tplc="0419000F">
      <w:start w:val="1"/>
      <w:numFmt w:val="bullet"/>
      <w:lvlText w:val="­"/>
      <w:lvlJc w:val="left"/>
      <w:pPr>
        <w:ind w:left="720" w:hanging="360"/>
      </w:pPr>
      <w:rPr>
        <w:rFonts w:ascii="Courier New" w:hAnsi="Courier New" w:hint="default"/>
        <w:sz w:val="20"/>
        <w:szCs w:val="20"/>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6D15083B"/>
    <w:multiLevelType w:val="multilevel"/>
    <w:tmpl w:val="D16C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E24412"/>
    <w:multiLevelType w:val="hybridMultilevel"/>
    <w:tmpl w:val="3306F344"/>
    <w:lvl w:ilvl="0" w:tplc="AAF4010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15:restartNumberingAfterBreak="0">
    <w:nsid w:val="6F2354AE"/>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6F956BE9"/>
    <w:multiLevelType w:val="multilevel"/>
    <w:tmpl w:val="408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3E56CE"/>
    <w:multiLevelType w:val="hybridMultilevel"/>
    <w:tmpl w:val="A5F07738"/>
    <w:lvl w:ilvl="0" w:tplc="71765A42">
      <w:start w:val="1"/>
      <w:numFmt w:val="bullet"/>
      <w:lvlText w:val="–"/>
      <w:lvlJc w:val="left"/>
      <w:pPr>
        <w:ind w:left="777" w:hanging="360"/>
      </w:pPr>
      <w:rPr>
        <w:rFonts w:ascii="Times New Roman" w:hAnsi="Times New Roman" w:cs="Times New Roman"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1" w15:restartNumberingAfterBreak="0">
    <w:nsid w:val="74203A81"/>
    <w:multiLevelType w:val="hybridMultilevel"/>
    <w:tmpl w:val="306C10A8"/>
    <w:lvl w:ilvl="0" w:tplc="7A322C96">
      <w:start w:val="1"/>
      <w:numFmt w:val="bullet"/>
      <w:lvlText w:val=""/>
      <w:lvlJc w:val="left"/>
      <w:pPr>
        <w:ind w:left="473" w:hanging="360"/>
      </w:pPr>
      <w:rPr>
        <w:rFonts w:ascii="Symbol" w:hAnsi="Symbol" w:hint="default"/>
      </w:rPr>
    </w:lvl>
    <w:lvl w:ilvl="1" w:tplc="04190003" w:tentative="1">
      <w:start w:val="1"/>
      <w:numFmt w:val="bullet"/>
      <w:lvlText w:val="o"/>
      <w:lvlJc w:val="left"/>
      <w:pPr>
        <w:ind w:left="1193" w:hanging="360"/>
      </w:pPr>
      <w:rPr>
        <w:rFonts w:ascii="Courier New" w:hAnsi="Courier New" w:cs="Courier New" w:hint="default"/>
      </w:rPr>
    </w:lvl>
    <w:lvl w:ilvl="2" w:tplc="04190005" w:tentative="1">
      <w:start w:val="1"/>
      <w:numFmt w:val="bullet"/>
      <w:lvlText w:val=""/>
      <w:lvlJc w:val="left"/>
      <w:pPr>
        <w:ind w:left="1913" w:hanging="360"/>
      </w:pPr>
      <w:rPr>
        <w:rFonts w:ascii="Wingdings" w:hAnsi="Wingdings" w:hint="default"/>
      </w:rPr>
    </w:lvl>
    <w:lvl w:ilvl="3" w:tplc="04190001" w:tentative="1">
      <w:start w:val="1"/>
      <w:numFmt w:val="bullet"/>
      <w:lvlText w:val=""/>
      <w:lvlJc w:val="left"/>
      <w:pPr>
        <w:ind w:left="2633" w:hanging="360"/>
      </w:pPr>
      <w:rPr>
        <w:rFonts w:ascii="Symbol" w:hAnsi="Symbol" w:hint="default"/>
      </w:rPr>
    </w:lvl>
    <w:lvl w:ilvl="4" w:tplc="04190003" w:tentative="1">
      <w:start w:val="1"/>
      <w:numFmt w:val="bullet"/>
      <w:lvlText w:val="o"/>
      <w:lvlJc w:val="left"/>
      <w:pPr>
        <w:ind w:left="3353" w:hanging="360"/>
      </w:pPr>
      <w:rPr>
        <w:rFonts w:ascii="Courier New" w:hAnsi="Courier New" w:cs="Courier New" w:hint="default"/>
      </w:rPr>
    </w:lvl>
    <w:lvl w:ilvl="5" w:tplc="04190005" w:tentative="1">
      <w:start w:val="1"/>
      <w:numFmt w:val="bullet"/>
      <w:lvlText w:val=""/>
      <w:lvlJc w:val="left"/>
      <w:pPr>
        <w:ind w:left="4073" w:hanging="360"/>
      </w:pPr>
      <w:rPr>
        <w:rFonts w:ascii="Wingdings" w:hAnsi="Wingdings" w:hint="default"/>
      </w:rPr>
    </w:lvl>
    <w:lvl w:ilvl="6" w:tplc="04190001" w:tentative="1">
      <w:start w:val="1"/>
      <w:numFmt w:val="bullet"/>
      <w:lvlText w:val=""/>
      <w:lvlJc w:val="left"/>
      <w:pPr>
        <w:ind w:left="4793" w:hanging="360"/>
      </w:pPr>
      <w:rPr>
        <w:rFonts w:ascii="Symbol" w:hAnsi="Symbol" w:hint="default"/>
      </w:rPr>
    </w:lvl>
    <w:lvl w:ilvl="7" w:tplc="04190003" w:tentative="1">
      <w:start w:val="1"/>
      <w:numFmt w:val="bullet"/>
      <w:lvlText w:val="o"/>
      <w:lvlJc w:val="left"/>
      <w:pPr>
        <w:ind w:left="5513" w:hanging="360"/>
      </w:pPr>
      <w:rPr>
        <w:rFonts w:ascii="Courier New" w:hAnsi="Courier New" w:cs="Courier New" w:hint="default"/>
      </w:rPr>
    </w:lvl>
    <w:lvl w:ilvl="8" w:tplc="04190005" w:tentative="1">
      <w:start w:val="1"/>
      <w:numFmt w:val="bullet"/>
      <w:lvlText w:val=""/>
      <w:lvlJc w:val="left"/>
      <w:pPr>
        <w:ind w:left="6233" w:hanging="360"/>
      </w:pPr>
      <w:rPr>
        <w:rFonts w:ascii="Wingdings" w:hAnsi="Wingdings" w:hint="default"/>
      </w:rPr>
    </w:lvl>
  </w:abstractNum>
  <w:abstractNum w:abstractNumId="102"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78A47B95"/>
    <w:multiLevelType w:val="hybridMultilevel"/>
    <w:tmpl w:val="C1707DC0"/>
    <w:lvl w:ilvl="0" w:tplc="71765A4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7A3F10B9"/>
    <w:multiLevelType w:val="multilevel"/>
    <w:tmpl w:val="92A8A406"/>
    <w:lvl w:ilvl="0">
      <w:start w:val="1"/>
      <w:numFmt w:val="bullet"/>
      <w:lvlText w:val="­"/>
      <w:lvlJc w:val="left"/>
      <w:pPr>
        <w:tabs>
          <w:tab w:val="num" w:pos="720"/>
        </w:tabs>
        <w:ind w:left="720" w:hanging="360"/>
      </w:pPr>
      <w:rPr>
        <w:rFonts w:ascii="Courier New" w:hAnsi="Courier New" w:cs="Times New Roman" w:hint="default"/>
        <w:i w:val="0"/>
        <w:iCs w:val="0"/>
        <w:caps w:val="0"/>
        <w:smallCaps w:val="0"/>
        <w:strike w:val="0"/>
        <w:dstrike w:val="0"/>
        <w:vanish w:val="0"/>
        <w:webHidden w:val="0"/>
        <w:color w:val="000000"/>
        <w:spacing w:val="0"/>
        <w:kern w:val="0"/>
        <w:position w:val="0"/>
        <w:sz w:val="20"/>
        <w:u w:val="none"/>
        <w:effect w:val="none"/>
        <w:vertAlign w:val="baseline"/>
        <w:lang w:val="ru-RU"/>
        <w:specVanish w:val="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B7456F6"/>
    <w:multiLevelType w:val="hybridMultilevel"/>
    <w:tmpl w:val="A4AAA84A"/>
    <w:lvl w:ilvl="0" w:tplc="71765A42">
      <w:start w:val="1"/>
      <w:numFmt w:val="bullet"/>
      <w:lvlText w:val="–"/>
      <w:lvlJc w:val="left"/>
      <w:pPr>
        <w:ind w:left="473" w:hanging="360"/>
      </w:pPr>
      <w:rPr>
        <w:rFonts w:ascii="Times New Roman" w:hAnsi="Times New Roman" w:cs="Times New Roman" w:hint="default"/>
      </w:rPr>
    </w:lvl>
    <w:lvl w:ilvl="1" w:tplc="04190003" w:tentative="1">
      <w:start w:val="1"/>
      <w:numFmt w:val="bullet"/>
      <w:lvlText w:val="o"/>
      <w:lvlJc w:val="left"/>
      <w:pPr>
        <w:ind w:left="1193" w:hanging="360"/>
      </w:pPr>
      <w:rPr>
        <w:rFonts w:ascii="Courier New" w:hAnsi="Courier New" w:cs="Courier New" w:hint="default"/>
      </w:rPr>
    </w:lvl>
    <w:lvl w:ilvl="2" w:tplc="04190005" w:tentative="1">
      <w:start w:val="1"/>
      <w:numFmt w:val="bullet"/>
      <w:lvlText w:val=""/>
      <w:lvlJc w:val="left"/>
      <w:pPr>
        <w:ind w:left="1913" w:hanging="360"/>
      </w:pPr>
      <w:rPr>
        <w:rFonts w:ascii="Wingdings" w:hAnsi="Wingdings" w:hint="default"/>
      </w:rPr>
    </w:lvl>
    <w:lvl w:ilvl="3" w:tplc="04190001" w:tentative="1">
      <w:start w:val="1"/>
      <w:numFmt w:val="bullet"/>
      <w:lvlText w:val=""/>
      <w:lvlJc w:val="left"/>
      <w:pPr>
        <w:ind w:left="2633" w:hanging="360"/>
      </w:pPr>
      <w:rPr>
        <w:rFonts w:ascii="Symbol" w:hAnsi="Symbol" w:hint="default"/>
      </w:rPr>
    </w:lvl>
    <w:lvl w:ilvl="4" w:tplc="04190003" w:tentative="1">
      <w:start w:val="1"/>
      <w:numFmt w:val="bullet"/>
      <w:lvlText w:val="o"/>
      <w:lvlJc w:val="left"/>
      <w:pPr>
        <w:ind w:left="3353" w:hanging="360"/>
      </w:pPr>
      <w:rPr>
        <w:rFonts w:ascii="Courier New" w:hAnsi="Courier New" w:cs="Courier New" w:hint="default"/>
      </w:rPr>
    </w:lvl>
    <w:lvl w:ilvl="5" w:tplc="04190005" w:tentative="1">
      <w:start w:val="1"/>
      <w:numFmt w:val="bullet"/>
      <w:lvlText w:val=""/>
      <w:lvlJc w:val="left"/>
      <w:pPr>
        <w:ind w:left="4073" w:hanging="360"/>
      </w:pPr>
      <w:rPr>
        <w:rFonts w:ascii="Wingdings" w:hAnsi="Wingdings" w:hint="default"/>
      </w:rPr>
    </w:lvl>
    <w:lvl w:ilvl="6" w:tplc="04190001" w:tentative="1">
      <w:start w:val="1"/>
      <w:numFmt w:val="bullet"/>
      <w:lvlText w:val=""/>
      <w:lvlJc w:val="left"/>
      <w:pPr>
        <w:ind w:left="4793" w:hanging="360"/>
      </w:pPr>
      <w:rPr>
        <w:rFonts w:ascii="Symbol" w:hAnsi="Symbol" w:hint="default"/>
      </w:rPr>
    </w:lvl>
    <w:lvl w:ilvl="7" w:tplc="04190003" w:tentative="1">
      <w:start w:val="1"/>
      <w:numFmt w:val="bullet"/>
      <w:lvlText w:val="o"/>
      <w:lvlJc w:val="left"/>
      <w:pPr>
        <w:ind w:left="5513" w:hanging="360"/>
      </w:pPr>
      <w:rPr>
        <w:rFonts w:ascii="Courier New" w:hAnsi="Courier New" w:cs="Courier New" w:hint="default"/>
      </w:rPr>
    </w:lvl>
    <w:lvl w:ilvl="8" w:tplc="04190005" w:tentative="1">
      <w:start w:val="1"/>
      <w:numFmt w:val="bullet"/>
      <w:lvlText w:val=""/>
      <w:lvlJc w:val="left"/>
      <w:pPr>
        <w:ind w:left="6233" w:hanging="360"/>
      </w:pPr>
      <w:rPr>
        <w:rFonts w:ascii="Wingdings" w:hAnsi="Wingdings" w:hint="default"/>
      </w:rPr>
    </w:lvl>
  </w:abstractNum>
  <w:abstractNum w:abstractNumId="106" w15:restartNumberingAfterBreak="0">
    <w:nsid w:val="7C0050E1"/>
    <w:multiLevelType w:val="hybridMultilevel"/>
    <w:tmpl w:val="15EC73D8"/>
    <w:lvl w:ilvl="0" w:tplc="C0FABFE4">
      <w:start w:val="1"/>
      <w:numFmt w:val="decimal"/>
      <w:lvlText w:val="%1."/>
      <w:lvlJc w:val="left"/>
      <w:pPr>
        <w:tabs>
          <w:tab w:val="num" w:pos="114"/>
        </w:tabs>
        <w:ind w:left="57" w:firstLine="5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7" w15:restartNumberingAfterBreak="0">
    <w:nsid w:val="7C5353D5"/>
    <w:multiLevelType w:val="hybridMultilevel"/>
    <w:tmpl w:val="9432ED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8" w15:restartNumberingAfterBreak="0">
    <w:nsid w:val="7EF01719"/>
    <w:multiLevelType w:val="hybridMultilevel"/>
    <w:tmpl w:val="B0BA43EC"/>
    <w:lvl w:ilvl="0" w:tplc="7A322C96">
      <w:start w:val="1"/>
      <w:numFmt w:val="bullet"/>
      <w:lvlText w:val=""/>
      <w:lvlJc w:val="left"/>
      <w:pPr>
        <w:ind w:left="2007" w:hanging="360"/>
      </w:pPr>
      <w:rPr>
        <w:rFonts w:ascii="Symbol" w:hAnsi="Symbol" w:hint="default"/>
      </w:rPr>
    </w:lvl>
    <w:lvl w:ilvl="1" w:tplc="04190003">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num w:numId="1">
    <w:abstractNumId w:val="56"/>
  </w:num>
  <w:num w:numId="2">
    <w:abstractNumId w:val="71"/>
  </w:num>
  <w:num w:numId="3">
    <w:abstractNumId w:val="31"/>
  </w:num>
  <w:num w:numId="4">
    <w:abstractNumId w:val="88"/>
  </w:num>
  <w:num w:numId="5">
    <w:abstractNumId w:val="14"/>
  </w:num>
  <w:num w:numId="6">
    <w:abstractNumId w:val="102"/>
  </w:num>
  <w:num w:numId="7">
    <w:abstractNumId w:val="63"/>
  </w:num>
  <w:num w:numId="8">
    <w:abstractNumId w:val="50"/>
  </w:num>
  <w:num w:numId="9">
    <w:abstractNumId w:val="64"/>
  </w:num>
  <w:num w:numId="10">
    <w:abstractNumId w:val="69"/>
  </w:num>
  <w:num w:numId="11">
    <w:abstractNumId w:val="73"/>
  </w:num>
  <w:num w:numId="12">
    <w:abstractNumId w:val="70"/>
  </w:num>
  <w:num w:numId="13">
    <w:abstractNumId w:val="81"/>
  </w:num>
  <w:num w:numId="14">
    <w:abstractNumId w:val="23"/>
  </w:num>
  <w:num w:numId="15">
    <w:abstractNumId w:val="58"/>
  </w:num>
  <w:num w:numId="16">
    <w:abstractNumId w:val="46"/>
  </w:num>
  <w:num w:numId="17">
    <w:abstractNumId w:val="67"/>
  </w:num>
  <w:num w:numId="18">
    <w:abstractNumId w:val="92"/>
  </w:num>
  <w:num w:numId="19">
    <w:abstractNumId w:val="84"/>
  </w:num>
  <w:num w:numId="20">
    <w:abstractNumId w:val="9"/>
  </w:num>
  <w:num w:numId="21">
    <w:abstractNumId w:val="7"/>
  </w:num>
  <w:num w:numId="22">
    <w:abstractNumId w:val="6"/>
  </w:num>
  <w:num w:numId="23">
    <w:abstractNumId w:val="5"/>
  </w:num>
  <w:num w:numId="24">
    <w:abstractNumId w:val="4"/>
  </w:num>
  <w:num w:numId="25">
    <w:abstractNumId w:val="3"/>
  </w:num>
  <w:num w:numId="26">
    <w:abstractNumId w:val="2"/>
  </w:num>
  <w:num w:numId="27">
    <w:abstractNumId w:val="1"/>
  </w:num>
  <w:num w:numId="28">
    <w:abstractNumId w:val="0"/>
  </w:num>
  <w:num w:numId="29">
    <w:abstractNumId w:val="8"/>
  </w:num>
  <w:num w:numId="30">
    <w:abstractNumId w:val="42"/>
  </w:num>
  <w:num w:numId="31">
    <w:abstractNumId w:val="106"/>
    <w:lvlOverride w:ilvl="0">
      <w:startOverride w:val="1"/>
    </w:lvlOverride>
  </w:num>
  <w:num w:numId="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75"/>
  </w:num>
  <w:num w:numId="35">
    <w:abstractNumId w:val="27"/>
  </w:num>
  <w:num w:numId="36">
    <w:abstractNumId w:val="47"/>
  </w:num>
  <w:num w:numId="37">
    <w:abstractNumId w:val="20"/>
  </w:num>
  <w:num w:numId="38">
    <w:abstractNumId w:val="51"/>
  </w:num>
  <w:num w:numId="39">
    <w:abstractNumId w:val="89"/>
  </w:num>
  <w:num w:numId="40">
    <w:abstractNumId w:val="34"/>
  </w:num>
  <w:num w:numId="41">
    <w:abstractNumId w:val="19"/>
  </w:num>
  <w:num w:numId="42">
    <w:abstractNumId w:val="55"/>
  </w:num>
  <w:num w:numId="43">
    <w:abstractNumId w:val="26"/>
  </w:num>
  <w:num w:numId="44">
    <w:abstractNumId w:val="18"/>
  </w:num>
  <w:num w:numId="45">
    <w:abstractNumId w:val="76"/>
  </w:num>
  <w:num w:numId="46">
    <w:abstractNumId w:val="91"/>
  </w:num>
  <w:num w:numId="47">
    <w:abstractNumId w:val="65"/>
  </w:num>
  <w:num w:numId="48">
    <w:abstractNumId w:val="101"/>
  </w:num>
  <w:num w:numId="49">
    <w:abstractNumId w:val="77"/>
  </w:num>
  <w:num w:numId="50">
    <w:abstractNumId w:val="32"/>
  </w:num>
  <w:num w:numId="51">
    <w:abstractNumId w:val="30"/>
  </w:num>
  <w:num w:numId="52">
    <w:abstractNumId w:val="49"/>
  </w:num>
  <w:num w:numId="53">
    <w:abstractNumId w:val="54"/>
  </w:num>
  <w:num w:numId="54">
    <w:abstractNumId w:val="78"/>
  </w:num>
  <w:num w:numId="55">
    <w:abstractNumId w:val="94"/>
  </w:num>
  <w:num w:numId="56">
    <w:abstractNumId w:val="11"/>
  </w:num>
  <w:num w:numId="57">
    <w:abstractNumId w:val="33"/>
  </w:num>
  <w:num w:numId="58">
    <w:abstractNumId w:val="100"/>
  </w:num>
  <w:num w:numId="59">
    <w:abstractNumId w:val="61"/>
  </w:num>
  <w:num w:numId="60">
    <w:abstractNumId w:val="16"/>
  </w:num>
  <w:num w:numId="61">
    <w:abstractNumId w:val="103"/>
  </w:num>
  <w:num w:numId="62">
    <w:abstractNumId w:val="10"/>
  </w:num>
  <w:num w:numId="63">
    <w:abstractNumId w:val="108"/>
  </w:num>
  <w:num w:numId="64">
    <w:abstractNumId w:val="17"/>
  </w:num>
  <w:num w:numId="65">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3"/>
  </w:num>
  <w:num w:numId="67">
    <w:abstractNumId w:val="95"/>
  </w:num>
  <w:num w:numId="68">
    <w:abstractNumId w:val="62"/>
  </w:num>
  <w:num w:numId="69">
    <w:abstractNumId w:val="39"/>
  </w:num>
  <w:num w:numId="70">
    <w:abstractNumId w:val="66"/>
  </w:num>
  <w:num w:numId="71">
    <w:abstractNumId w:val="105"/>
  </w:num>
  <w:num w:numId="72">
    <w:abstractNumId w:val="74"/>
  </w:num>
  <w:num w:numId="73">
    <w:abstractNumId w:val="24"/>
  </w:num>
  <w:num w:numId="74">
    <w:abstractNumId w:val="15"/>
  </w:num>
  <w:num w:numId="75">
    <w:abstractNumId w:val="12"/>
  </w:num>
  <w:num w:numId="76">
    <w:abstractNumId w:val="44"/>
  </w:num>
  <w:num w:numId="77">
    <w:abstractNumId w:val="37"/>
  </w:num>
  <w:num w:numId="78">
    <w:abstractNumId w:val="104"/>
  </w:num>
  <w:num w:numId="79">
    <w:abstractNumId w:val="59"/>
  </w:num>
  <w:num w:numId="80">
    <w:abstractNumId w:val="41"/>
  </w:num>
  <w:num w:numId="81">
    <w:abstractNumId w:val="90"/>
  </w:num>
  <w:num w:numId="82">
    <w:abstractNumId w:val="86"/>
  </w:num>
  <w:num w:numId="83">
    <w:abstractNumId w:val="38"/>
  </w:num>
  <w:num w:numId="84">
    <w:abstractNumId w:val="82"/>
  </w:num>
  <w:num w:numId="85">
    <w:abstractNumId w:val="29"/>
  </w:num>
  <w:num w:numId="86">
    <w:abstractNumId w:val="80"/>
  </w:num>
  <w:num w:numId="87">
    <w:abstractNumId w:val="73"/>
  </w:num>
  <w:num w:numId="88">
    <w:abstractNumId w:val="73"/>
  </w:num>
  <w:num w:numId="89">
    <w:abstractNumId w:val="73"/>
  </w:num>
  <w:num w:numId="90">
    <w:abstractNumId w:val="73"/>
  </w:num>
  <w:num w:numId="91">
    <w:abstractNumId w:val="73"/>
  </w:num>
  <w:num w:numId="92">
    <w:abstractNumId w:val="73"/>
  </w:num>
  <w:num w:numId="93">
    <w:abstractNumId w:val="45"/>
  </w:num>
  <w:num w:numId="94">
    <w:abstractNumId w:val="73"/>
  </w:num>
  <w:num w:numId="95">
    <w:abstractNumId w:val="73"/>
  </w:num>
  <w:num w:numId="96">
    <w:abstractNumId w:val="28"/>
  </w:num>
  <w:num w:numId="97">
    <w:abstractNumId w:val="72"/>
  </w:num>
  <w:num w:numId="98">
    <w:abstractNumId w:val="92"/>
  </w:num>
  <w:num w:numId="99">
    <w:abstractNumId w:val="92"/>
  </w:num>
  <w:num w:numId="100">
    <w:abstractNumId w:val="92"/>
  </w:num>
  <w:num w:numId="101">
    <w:abstractNumId w:val="87"/>
  </w:num>
  <w:num w:numId="102">
    <w:abstractNumId w:val="40"/>
  </w:num>
  <w:num w:numId="103">
    <w:abstractNumId w:val="106"/>
  </w:num>
  <w:num w:numId="104">
    <w:abstractNumId w:val="98"/>
  </w:num>
  <w:num w:numId="105">
    <w:abstractNumId w:val="85"/>
  </w:num>
  <w:num w:numId="106">
    <w:abstractNumId w:val="93"/>
  </w:num>
  <w:num w:numId="107">
    <w:abstractNumId w:val="79"/>
  </w:num>
  <w:num w:numId="108">
    <w:abstractNumId w:val="43"/>
  </w:num>
  <w:num w:numId="109">
    <w:abstractNumId w:val="57"/>
  </w:num>
  <w:num w:numId="110">
    <w:abstractNumId w:val="87"/>
  </w:num>
  <w:num w:numId="111">
    <w:abstractNumId w:val="102"/>
  </w:num>
  <w:num w:numId="112">
    <w:abstractNumId w:val="63"/>
  </w:num>
  <w:num w:numId="113">
    <w:abstractNumId w:val="50"/>
  </w:num>
  <w:num w:numId="114">
    <w:abstractNumId w:val="64"/>
  </w:num>
  <w:num w:numId="115">
    <w:abstractNumId w:val="64"/>
  </w:num>
  <w:num w:numId="116">
    <w:abstractNumId w:val="40"/>
  </w:num>
  <w:num w:numId="117">
    <w:abstractNumId w:val="40"/>
  </w:num>
  <w:num w:numId="118">
    <w:abstractNumId w:val="40"/>
  </w:num>
  <w:num w:numId="119">
    <w:abstractNumId w:val="40"/>
  </w:num>
  <w:num w:numId="120">
    <w:abstractNumId w:val="69"/>
  </w:num>
  <w:num w:numId="121">
    <w:abstractNumId w:val="23"/>
  </w:num>
  <w:num w:numId="122">
    <w:abstractNumId w:val="73"/>
  </w:num>
  <w:num w:numId="123">
    <w:abstractNumId w:val="73"/>
  </w:num>
  <w:num w:numId="124">
    <w:abstractNumId w:val="70"/>
  </w:num>
  <w:num w:numId="125">
    <w:abstractNumId w:val="81"/>
  </w:num>
  <w:num w:numId="126">
    <w:abstractNumId w:val="23"/>
  </w:num>
  <w:num w:numId="127">
    <w:abstractNumId w:val="23"/>
  </w:num>
  <w:num w:numId="128">
    <w:abstractNumId w:val="23"/>
  </w:num>
  <w:num w:numId="129">
    <w:abstractNumId w:val="23"/>
  </w:num>
  <w:num w:numId="130">
    <w:abstractNumId w:val="23"/>
  </w:num>
  <w:num w:numId="131">
    <w:abstractNumId w:val="23"/>
  </w:num>
  <w:num w:numId="132">
    <w:abstractNumId w:val="23"/>
  </w:num>
  <w:num w:numId="133">
    <w:abstractNumId w:val="57"/>
  </w:num>
  <w:num w:numId="134">
    <w:abstractNumId w:val="57"/>
  </w:num>
  <w:num w:numId="135">
    <w:abstractNumId w:val="57"/>
  </w:num>
  <w:num w:numId="136">
    <w:abstractNumId w:val="57"/>
  </w:num>
  <w:num w:numId="137">
    <w:abstractNumId w:val="57"/>
  </w:num>
  <w:num w:numId="138">
    <w:abstractNumId w:val="57"/>
  </w:num>
  <w:num w:numId="139">
    <w:abstractNumId w:val="57"/>
  </w:num>
  <w:num w:numId="140">
    <w:abstractNumId w:val="58"/>
  </w:num>
  <w:num w:numId="141">
    <w:abstractNumId w:val="46"/>
  </w:num>
  <w:num w:numId="142">
    <w:abstractNumId w:val="92"/>
  </w:num>
  <w:num w:numId="143">
    <w:abstractNumId w:val="67"/>
  </w:num>
  <w:num w:numId="144">
    <w:abstractNumId w:val="92"/>
  </w:num>
  <w:num w:numId="145">
    <w:abstractNumId w:val="92"/>
  </w:num>
  <w:num w:numId="146">
    <w:abstractNumId w:val="92"/>
  </w:num>
  <w:num w:numId="147">
    <w:abstractNumId w:val="92"/>
  </w:num>
  <w:num w:numId="148">
    <w:abstractNumId w:val="92"/>
  </w:num>
  <w:num w:numId="149">
    <w:abstractNumId w:val="92"/>
  </w:num>
  <w:num w:numId="150">
    <w:abstractNumId w:val="92"/>
  </w:num>
  <w:num w:numId="151">
    <w:abstractNumId w:val="84"/>
  </w:num>
  <w:num w:numId="152">
    <w:abstractNumId w:val="9"/>
  </w:num>
  <w:num w:numId="153">
    <w:abstractNumId w:val="7"/>
  </w:num>
  <w:num w:numId="154">
    <w:abstractNumId w:val="6"/>
  </w:num>
  <w:num w:numId="155">
    <w:abstractNumId w:val="5"/>
  </w:num>
  <w:num w:numId="156">
    <w:abstractNumId w:val="4"/>
  </w:num>
  <w:num w:numId="157">
    <w:abstractNumId w:val="3"/>
  </w:num>
  <w:num w:numId="158">
    <w:abstractNumId w:val="2"/>
  </w:num>
  <w:num w:numId="159">
    <w:abstractNumId w:val="1"/>
  </w:num>
  <w:num w:numId="160">
    <w:abstractNumId w:val="0"/>
  </w:num>
  <w:num w:numId="161">
    <w:abstractNumId w:val="8"/>
  </w:num>
  <w:num w:numId="162">
    <w:abstractNumId w:val="42"/>
  </w:num>
  <w:num w:numId="163">
    <w:abstractNumId w:val="87"/>
  </w:num>
  <w:num w:numId="164">
    <w:abstractNumId w:val="102"/>
  </w:num>
  <w:num w:numId="165">
    <w:abstractNumId w:val="63"/>
  </w:num>
  <w:num w:numId="166">
    <w:abstractNumId w:val="50"/>
  </w:num>
  <w:num w:numId="167">
    <w:abstractNumId w:val="64"/>
  </w:num>
  <w:num w:numId="168">
    <w:abstractNumId w:val="64"/>
  </w:num>
  <w:num w:numId="169">
    <w:abstractNumId w:val="40"/>
  </w:num>
  <w:num w:numId="170">
    <w:abstractNumId w:val="40"/>
  </w:num>
  <w:num w:numId="171">
    <w:abstractNumId w:val="40"/>
  </w:num>
  <w:num w:numId="172">
    <w:abstractNumId w:val="40"/>
  </w:num>
  <w:num w:numId="173">
    <w:abstractNumId w:val="69"/>
  </w:num>
  <w:num w:numId="174">
    <w:abstractNumId w:val="23"/>
  </w:num>
  <w:num w:numId="175">
    <w:abstractNumId w:val="73"/>
  </w:num>
  <w:num w:numId="176">
    <w:abstractNumId w:val="73"/>
  </w:num>
  <w:num w:numId="177">
    <w:abstractNumId w:val="70"/>
  </w:num>
  <w:num w:numId="178">
    <w:abstractNumId w:val="81"/>
  </w:num>
  <w:num w:numId="179">
    <w:abstractNumId w:val="23"/>
  </w:num>
  <w:num w:numId="180">
    <w:abstractNumId w:val="23"/>
  </w:num>
  <w:num w:numId="181">
    <w:abstractNumId w:val="23"/>
  </w:num>
  <w:num w:numId="182">
    <w:abstractNumId w:val="23"/>
  </w:num>
  <w:num w:numId="183">
    <w:abstractNumId w:val="23"/>
  </w:num>
  <w:num w:numId="184">
    <w:abstractNumId w:val="23"/>
  </w:num>
  <w:num w:numId="185">
    <w:abstractNumId w:val="23"/>
  </w:num>
  <w:num w:numId="186">
    <w:abstractNumId w:val="57"/>
  </w:num>
  <w:num w:numId="187">
    <w:abstractNumId w:val="57"/>
  </w:num>
  <w:num w:numId="188">
    <w:abstractNumId w:val="57"/>
  </w:num>
  <w:num w:numId="189">
    <w:abstractNumId w:val="57"/>
  </w:num>
  <w:num w:numId="190">
    <w:abstractNumId w:val="57"/>
  </w:num>
  <w:num w:numId="191">
    <w:abstractNumId w:val="57"/>
  </w:num>
  <w:num w:numId="192">
    <w:abstractNumId w:val="57"/>
  </w:num>
  <w:num w:numId="193">
    <w:abstractNumId w:val="58"/>
  </w:num>
  <w:num w:numId="194">
    <w:abstractNumId w:val="46"/>
  </w:num>
  <w:num w:numId="195">
    <w:abstractNumId w:val="92"/>
  </w:num>
  <w:num w:numId="196">
    <w:abstractNumId w:val="67"/>
  </w:num>
  <w:num w:numId="197">
    <w:abstractNumId w:val="92"/>
  </w:num>
  <w:num w:numId="198">
    <w:abstractNumId w:val="92"/>
  </w:num>
  <w:num w:numId="199">
    <w:abstractNumId w:val="92"/>
  </w:num>
  <w:num w:numId="200">
    <w:abstractNumId w:val="92"/>
  </w:num>
  <w:num w:numId="201">
    <w:abstractNumId w:val="92"/>
  </w:num>
  <w:num w:numId="202">
    <w:abstractNumId w:val="92"/>
  </w:num>
  <w:num w:numId="203">
    <w:abstractNumId w:val="92"/>
  </w:num>
  <w:num w:numId="204">
    <w:abstractNumId w:val="84"/>
  </w:num>
  <w:num w:numId="205">
    <w:abstractNumId w:val="9"/>
  </w:num>
  <w:num w:numId="206">
    <w:abstractNumId w:val="7"/>
  </w:num>
  <w:num w:numId="207">
    <w:abstractNumId w:val="6"/>
  </w:num>
  <w:num w:numId="208">
    <w:abstractNumId w:val="5"/>
  </w:num>
  <w:num w:numId="209">
    <w:abstractNumId w:val="4"/>
  </w:num>
  <w:num w:numId="210">
    <w:abstractNumId w:val="3"/>
  </w:num>
  <w:num w:numId="211">
    <w:abstractNumId w:val="2"/>
  </w:num>
  <w:num w:numId="212">
    <w:abstractNumId w:val="1"/>
  </w:num>
  <w:num w:numId="213">
    <w:abstractNumId w:val="0"/>
  </w:num>
  <w:num w:numId="214">
    <w:abstractNumId w:val="8"/>
  </w:num>
  <w:num w:numId="215">
    <w:abstractNumId w:val="42"/>
  </w:num>
  <w:num w:numId="21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87"/>
  </w:num>
  <w:num w:numId="218">
    <w:abstractNumId w:val="102"/>
  </w:num>
  <w:num w:numId="219">
    <w:abstractNumId w:val="63"/>
  </w:num>
  <w:num w:numId="220">
    <w:abstractNumId w:val="50"/>
  </w:num>
  <w:num w:numId="221">
    <w:abstractNumId w:val="64"/>
  </w:num>
  <w:num w:numId="222">
    <w:abstractNumId w:val="64"/>
  </w:num>
  <w:num w:numId="223">
    <w:abstractNumId w:val="40"/>
  </w:num>
  <w:num w:numId="224">
    <w:abstractNumId w:val="40"/>
  </w:num>
  <w:num w:numId="225">
    <w:abstractNumId w:val="40"/>
  </w:num>
  <w:num w:numId="226">
    <w:abstractNumId w:val="40"/>
  </w:num>
  <w:num w:numId="227">
    <w:abstractNumId w:val="69"/>
  </w:num>
  <w:num w:numId="228">
    <w:abstractNumId w:val="23"/>
  </w:num>
  <w:num w:numId="229">
    <w:abstractNumId w:val="73"/>
  </w:num>
  <w:num w:numId="230">
    <w:abstractNumId w:val="73"/>
  </w:num>
  <w:num w:numId="231">
    <w:abstractNumId w:val="70"/>
  </w:num>
  <w:num w:numId="232">
    <w:abstractNumId w:val="81"/>
  </w:num>
  <w:num w:numId="233">
    <w:abstractNumId w:val="23"/>
  </w:num>
  <w:num w:numId="234">
    <w:abstractNumId w:val="23"/>
  </w:num>
  <w:num w:numId="235">
    <w:abstractNumId w:val="23"/>
  </w:num>
  <w:num w:numId="236">
    <w:abstractNumId w:val="23"/>
  </w:num>
  <w:num w:numId="237">
    <w:abstractNumId w:val="23"/>
  </w:num>
  <w:num w:numId="238">
    <w:abstractNumId w:val="23"/>
  </w:num>
  <w:num w:numId="239">
    <w:abstractNumId w:val="23"/>
  </w:num>
  <w:num w:numId="240">
    <w:abstractNumId w:val="57"/>
  </w:num>
  <w:num w:numId="241">
    <w:abstractNumId w:val="57"/>
  </w:num>
  <w:num w:numId="242">
    <w:abstractNumId w:val="57"/>
  </w:num>
  <w:num w:numId="243">
    <w:abstractNumId w:val="57"/>
  </w:num>
  <w:num w:numId="244">
    <w:abstractNumId w:val="57"/>
  </w:num>
  <w:num w:numId="245">
    <w:abstractNumId w:val="57"/>
  </w:num>
  <w:num w:numId="246">
    <w:abstractNumId w:val="57"/>
  </w:num>
  <w:num w:numId="247">
    <w:abstractNumId w:val="58"/>
  </w:num>
  <w:num w:numId="248">
    <w:abstractNumId w:val="46"/>
  </w:num>
  <w:num w:numId="249">
    <w:abstractNumId w:val="92"/>
  </w:num>
  <w:num w:numId="250">
    <w:abstractNumId w:val="67"/>
  </w:num>
  <w:num w:numId="251">
    <w:abstractNumId w:val="92"/>
  </w:num>
  <w:num w:numId="252">
    <w:abstractNumId w:val="92"/>
  </w:num>
  <w:num w:numId="253">
    <w:abstractNumId w:val="92"/>
  </w:num>
  <w:num w:numId="254">
    <w:abstractNumId w:val="92"/>
  </w:num>
  <w:num w:numId="255">
    <w:abstractNumId w:val="92"/>
  </w:num>
  <w:num w:numId="256">
    <w:abstractNumId w:val="92"/>
  </w:num>
  <w:num w:numId="257">
    <w:abstractNumId w:val="92"/>
  </w:num>
  <w:num w:numId="258">
    <w:abstractNumId w:val="84"/>
  </w:num>
  <w:num w:numId="259">
    <w:abstractNumId w:val="9"/>
  </w:num>
  <w:num w:numId="260">
    <w:abstractNumId w:val="7"/>
  </w:num>
  <w:num w:numId="261">
    <w:abstractNumId w:val="6"/>
  </w:num>
  <w:num w:numId="262">
    <w:abstractNumId w:val="5"/>
  </w:num>
  <w:num w:numId="263">
    <w:abstractNumId w:val="4"/>
  </w:num>
  <w:num w:numId="264">
    <w:abstractNumId w:val="3"/>
  </w:num>
  <w:num w:numId="265">
    <w:abstractNumId w:val="2"/>
  </w:num>
  <w:num w:numId="266">
    <w:abstractNumId w:val="1"/>
  </w:num>
  <w:num w:numId="267">
    <w:abstractNumId w:val="0"/>
  </w:num>
  <w:num w:numId="268">
    <w:abstractNumId w:val="8"/>
  </w:num>
  <w:num w:numId="269">
    <w:abstractNumId w:val="42"/>
  </w:num>
  <w:num w:numId="270">
    <w:abstractNumId w:val="92"/>
  </w:num>
  <w:num w:numId="271">
    <w:abstractNumId w:val="60"/>
  </w:num>
  <w:num w:numId="272">
    <w:abstractNumId w:val="73"/>
  </w:num>
  <w:num w:numId="273">
    <w:abstractNumId w:val="40"/>
  </w:num>
  <w:num w:numId="274">
    <w:abstractNumId w:val="36"/>
  </w:num>
  <w:num w:numId="275">
    <w:abstractNumId w:val="99"/>
  </w:num>
  <w:num w:numId="276">
    <w:abstractNumId w:val="73"/>
  </w:num>
  <w:num w:numId="277">
    <w:abstractNumId w:val="73"/>
  </w:num>
  <w:num w:numId="278">
    <w:abstractNumId w:val="48"/>
  </w:num>
  <w:num w:numId="279">
    <w:abstractNumId w:val="73"/>
  </w:num>
  <w:num w:numId="280">
    <w:abstractNumId w:val="73"/>
  </w:num>
  <w:num w:numId="281">
    <w:abstractNumId w:val="68"/>
  </w:num>
  <w:num w:numId="282">
    <w:abstractNumId w:val="73"/>
  </w:num>
  <w:num w:numId="283">
    <w:abstractNumId w:val="22"/>
  </w:num>
  <w:num w:numId="284">
    <w:abstractNumId w:val="73"/>
  </w:num>
  <w:num w:numId="285">
    <w:abstractNumId w:val="13"/>
  </w:num>
  <w:num w:numId="286">
    <w:abstractNumId w:val="102"/>
  </w:num>
  <w:num w:numId="287">
    <w:abstractNumId w:val="102"/>
  </w:num>
  <w:num w:numId="288">
    <w:abstractNumId w:val="35"/>
  </w:num>
  <w:num w:numId="289">
    <w:abstractNumId w:val="73"/>
  </w:num>
  <w:num w:numId="290">
    <w:abstractNumId w:val="73"/>
  </w:num>
  <w:num w:numId="291">
    <w:abstractNumId w:val="73"/>
  </w:num>
  <w:num w:numId="292">
    <w:abstractNumId w:val="73"/>
  </w:num>
  <w:num w:numId="293">
    <w:abstractNumId w:val="73"/>
  </w:num>
  <w:num w:numId="294">
    <w:abstractNumId w:val="73"/>
  </w:num>
  <w:num w:numId="295">
    <w:abstractNumId w:val="83"/>
  </w:num>
  <w:num w:numId="296">
    <w:abstractNumId w:val="107"/>
  </w:num>
  <w:num w:numId="297">
    <w:abstractNumId w:val="97"/>
  </w:num>
  <w:num w:numId="298">
    <w:abstractNumId w:val="96"/>
  </w:num>
  <w:num w:numId="299">
    <w:abstractNumId w:val="52"/>
  </w:num>
  <w:num w:numId="3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851" w:hanging="851"/>
        </w:pPr>
        <w:rPr>
          <w:rFonts w:hint="default"/>
        </w:rPr>
      </w:lvl>
    </w:lvlOverride>
    <w:lvlOverride w:ilvl="2">
      <w:lvl w:ilvl="2">
        <w:start w:val="1"/>
        <w:numFmt w:val="decimal"/>
        <w:pStyle w:val="31"/>
        <w:lvlText w:val="%1.%2.%3."/>
        <w:lvlJc w:val="left"/>
        <w:pPr>
          <w:tabs>
            <w:tab w:val="num" w:pos="720"/>
          </w:tabs>
          <w:ind w:left="964" w:hanging="96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008" w:hanging="1008"/>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07">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964" w:hanging="96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08">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964" w:hanging="96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418" w:hanging="1418"/>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09">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418" w:hanging="1418"/>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0">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418" w:hanging="1418"/>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1">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418" w:hanging="1418"/>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2">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851" w:hanging="851"/>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418" w:hanging="1418"/>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3">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4">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992" w:hanging="992"/>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5">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851" w:hanging="851"/>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152" w:hanging="1152"/>
        </w:pPr>
        <w:rPr>
          <w:rFonts w:hint="default"/>
        </w:rPr>
      </w:lvl>
    </w:lvlOverride>
    <w:lvlOverride w:ilvl="6">
      <w:lvl w:ilvl="6">
        <w:start w:val="1"/>
        <w:numFmt w:val="decimal"/>
        <w:pStyle w:val="7"/>
        <w:lvlText w:val="%1.%2.%3.%4.%5.%6.%7"/>
        <w:lvlJc w:val="left"/>
        <w:pPr>
          <w:tabs>
            <w:tab w:val="num" w:pos="1296"/>
          </w:tabs>
          <w:ind w:left="1296" w:hanging="1296"/>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6">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701" w:hanging="1701"/>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7">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418" w:hanging="1418"/>
        </w:pPr>
        <w:rPr>
          <w:rFonts w:hint="default"/>
        </w:rPr>
      </w:lvl>
    </w:lvlOverride>
    <w:lvlOverride w:ilvl="6">
      <w:lvl w:ilvl="6">
        <w:start w:val="1"/>
        <w:numFmt w:val="decimal"/>
        <w:pStyle w:val="7"/>
        <w:lvlText w:val="%1.%2.%3.%4.%5.%6.%7"/>
        <w:lvlJc w:val="left"/>
        <w:pPr>
          <w:tabs>
            <w:tab w:val="num" w:pos="1296"/>
          </w:tabs>
          <w:ind w:left="1559" w:hanging="1559"/>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8">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576" w:hanging="576"/>
        </w:pPr>
        <w:rPr>
          <w:rFonts w:hint="default"/>
        </w:rPr>
      </w:lvl>
    </w:lvlOverride>
    <w:lvlOverride w:ilvl="2">
      <w:lvl w:ilvl="2">
        <w:start w:val="1"/>
        <w:numFmt w:val="decimal"/>
        <w:pStyle w:val="31"/>
        <w:lvlText w:val="%1.%2.%3."/>
        <w:lvlJc w:val="left"/>
        <w:pPr>
          <w:tabs>
            <w:tab w:val="num" w:pos="720"/>
          </w:tabs>
          <w:ind w:left="992" w:hanging="992"/>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559" w:hanging="1559"/>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19">
    <w:abstractNumId w:val="92"/>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851" w:hanging="851"/>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864"/>
          </w:tabs>
          <w:ind w:left="113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559" w:hanging="1559"/>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2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21"/>
  </w:num>
  <w:num w:numId="3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21"/>
    <w:lvlOverride w:ilvl="0">
      <w:lvl w:ilvl="0">
        <w:start w:val="1"/>
        <w:numFmt w:val="decimal"/>
        <w:lvlText w:val="%1."/>
        <w:lvlJc w:val="left"/>
        <w:pPr>
          <w:ind w:left="964" w:hanging="397"/>
        </w:pPr>
        <w:rPr>
          <w:rFonts w:hint="default"/>
        </w:rPr>
      </w:lvl>
    </w:lvlOverride>
    <w:lvlOverride w:ilvl="1">
      <w:lvl w:ilvl="1">
        <w:start w:val="1"/>
        <w:numFmt w:val="decimal"/>
        <w:lvlText w:val="%1.%2."/>
        <w:lvlJc w:val="left"/>
        <w:pPr>
          <w:ind w:left="1531" w:hanging="567"/>
        </w:pPr>
        <w:rPr>
          <w:rFonts w:hint="default"/>
        </w:rPr>
      </w:lvl>
    </w:lvlOverride>
    <w:lvlOverride w:ilvl="2">
      <w:lvl w:ilvl="2">
        <w:start w:val="1"/>
        <w:numFmt w:val="decimal"/>
        <w:lvlText w:val="%1.%2.%3."/>
        <w:lvlJc w:val="left"/>
        <w:pPr>
          <w:ind w:left="2381" w:hanging="85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7">
    <w:abstractNumId w:val="21"/>
    <w:lvlOverride w:ilvl="0">
      <w:startOverride w:val="1"/>
      <w:lvl w:ilvl="0">
        <w:start w:val="1"/>
        <w:numFmt w:val="decimal"/>
        <w:lvlText w:val="%1."/>
        <w:lvlJc w:val="left"/>
        <w:pPr>
          <w:ind w:left="964" w:hanging="397"/>
        </w:pPr>
        <w:rPr>
          <w:rFonts w:hint="default"/>
        </w:rPr>
      </w:lvl>
    </w:lvlOverride>
    <w:lvlOverride w:ilvl="1">
      <w:startOverride w:val="1"/>
      <w:lvl w:ilvl="1">
        <w:start w:val="1"/>
        <w:numFmt w:val="decimal"/>
        <w:lvlText w:val="%1.%2."/>
        <w:lvlJc w:val="left"/>
        <w:pPr>
          <w:ind w:left="1531" w:hanging="567"/>
        </w:pPr>
        <w:rPr>
          <w:rFonts w:hint="default"/>
        </w:rPr>
      </w:lvl>
    </w:lvlOverride>
    <w:lvlOverride w:ilvl="2">
      <w:startOverride w:val="1"/>
      <w:lvl w:ilvl="2">
        <w:start w:val="1"/>
        <w:numFmt w:val="decimal"/>
        <w:lvlText w:val="%1.%2.%3."/>
        <w:lvlJc w:val="left"/>
        <w:pPr>
          <w:ind w:left="2381" w:hanging="850"/>
        </w:pPr>
        <w:rPr>
          <w:rFonts w:hint="default"/>
        </w:rPr>
      </w:lvl>
    </w:lvlOverride>
    <w:lvlOverride w:ilvl="3">
      <w:startOverride w:val="1"/>
      <w:lvl w:ilvl="3">
        <w:start w:val="1"/>
        <w:numFmt w:val="decimal"/>
        <w:lvlText w:val="%1.%2.%3.%4."/>
        <w:lvlJc w:val="left"/>
        <w:pPr>
          <w:ind w:left="1728" w:hanging="648"/>
        </w:pPr>
        <w:rPr>
          <w:rFonts w:hint="default"/>
        </w:rPr>
      </w:lvl>
    </w:lvlOverride>
    <w:lvlOverride w:ilvl="4">
      <w:startOverride w:val="1"/>
      <w:lvl w:ilvl="4">
        <w:start w:val="1"/>
        <w:numFmt w:val="decimal"/>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328">
    <w:abstractNumId w:val="40"/>
    <w:lvlOverride w:ilvl="0">
      <w:lvl w:ilvl="0">
        <w:start w:val="1"/>
        <w:numFmt w:val="decimal"/>
        <w:pStyle w:val="GOSTListnum1"/>
        <w:lvlText w:val="%1."/>
        <w:lvlJc w:val="left"/>
        <w:pPr>
          <w:tabs>
            <w:tab w:val="num" w:pos="1021"/>
          </w:tabs>
          <w:ind w:left="964" w:hanging="39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1">
      <w:lvl w:ilvl="1">
        <w:start w:val="1"/>
        <w:numFmt w:val="decimal"/>
        <w:pStyle w:val="GOSTListnum2"/>
        <w:isLgl/>
        <w:lvlText w:val="%1.%2."/>
        <w:lvlJc w:val="left"/>
        <w:pPr>
          <w:tabs>
            <w:tab w:val="num" w:pos="1588"/>
          </w:tabs>
          <w:ind w:left="1588" w:hanging="567"/>
        </w:pPr>
        <w:rPr>
          <w:rFonts w:ascii="Times New Roman" w:hAnsi="Times New Roman" w:cs="Times New Roman" w:hint="default"/>
          <w:b w:val="0"/>
          <w:i w:val="0"/>
          <w:sz w:val="24"/>
        </w:rPr>
      </w:lvl>
    </w:lvlOverride>
    <w:lvlOverride w:ilvl="2">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Override>
    <w:lvlOverride w:ilvl="3">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Override>
    <w:lvlOverride w:ilvl="4">
      <w:lvl w:ilvl="4">
        <w:start w:val="1"/>
        <w:numFmt w:val="decimal"/>
        <w:suff w:val="space"/>
        <w:lvlText w:val="%1.%2.%3.%4.%5"/>
        <w:lvlJc w:val="left"/>
        <w:pPr>
          <w:ind w:left="3271" w:hanging="567"/>
        </w:pPr>
        <w:rPr>
          <w:rFonts w:hint="default"/>
        </w:rPr>
      </w:lvl>
    </w:lvlOverride>
    <w:lvlOverride w:ilvl="5">
      <w:lvl w:ilvl="5">
        <w:start w:val="1"/>
        <w:numFmt w:val="decimal"/>
        <w:lvlText w:val="%1.%2.%3.%4.%5.%6"/>
        <w:lvlJc w:val="left"/>
        <w:pPr>
          <w:tabs>
            <w:tab w:val="num" w:pos="1588"/>
          </w:tabs>
          <w:ind w:left="1588" w:hanging="1152"/>
        </w:pPr>
        <w:rPr>
          <w:rFonts w:hint="default"/>
        </w:rPr>
      </w:lvl>
    </w:lvlOverride>
    <w:lvlOverride w:ilvl="6">
      <w:lvl w:ilvl="6">
        <w:start w:val="1"/>
        <w:numFmt w:val="decimal"/>
        <w:lvlText w:val="%1.%2.%3.%4.%5.%6.%7"/>
        <w:lvlJc w:val="left"/>
        <w:pPr>
          <w:tabs>
            <w:tab w:val="num" w:pos="1732"/>
          </w:tabs>
          <w:ind w:left="1732" w:hanging="1296"/>
        </w:pPr>
        <w:rPr>
          <w:rFonts w:hint="default"/>
        </w:rPr>
      </w:lvl>
    </w:lvlOverride>
    <w:lvlOverride w:ilvl="7">
      <w:lvl w:ilvl="7">
        <w:start w:val="1"/>
        <w:numFmt w:val="decimal"/>
        <w:lvlText w:val="%1.%2.%3.%4.%5.%6.%7.%8"/>
        <w:lvlJc w:val="left"/>
        <w:pPr>
          <w:tabs>
            <w:tab w:val="num" w:pos="1876"/>
          </w:tabs>
          <w:ind w:left="1876" w:hanging="1440"/>
        </w:pPr>
        <w:rPr>
          <w:rFonts w:hint="default"/>
        </w:rPr>
      </w:lvl>
    </w:lvlOverride>
    <w:lvlOverride w:ilvl="8">
      <w:lvl w:ilvl="8">
        <w:start w:val="1"/>
        <w:numFmt w:val="decimal"/>
        <w:lvlText w:val="%1.%2.%3.%4.%5.%6.%7.%8.%9"/>
        <w:lvlJc w:val="left"/>
        <w:pPr>
          <w:tabs>
            <w:tab w:val="num" w:pos="2020"/>
          </w:tabs>
          <w:ind w:left="2020" w:hanging="1584"/>
        </w:pPr>
        <w:rPr>
          <w:rFonts w:hint="default"/>
        </w:rPr>
      </w:lvl>
    </w:lvlOverride>
  </w:num>
  <w:num w:numId="329">
    <w:abstractNumId w:val="40"/>
    <w:lvlOverride w:ilvl="0">
      <w:lvl w:ilvl="0">
        <w:start w:val="1"/>
        <w:numFmt w:val="decimal"/>
        <w:pStyle w:val="GOSTListnum1"/>
        <w:lvlText w:val="%1."/>
        <w:lvlJc w:val="left"/>
        <w:pPr>
          <w:tabs>
            <w:tab w:val="num" w:pos="1021"/>
          </w:tabs>
          <w:ind w:left="992" w:hanging="425"/>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1">
      <w:lvl w:ilvl="1">
        <w:start w:val="1"/>
        <w:numFmt w:val="decimal"/>
        <w:pStyle w:val="GOSTListnum2"/>
        <w:isLgl/>
        <w:lvlText w:val="%1.%2."/>
        <w:lvlJc w:val="left"/>
        <w:pPr>
          <w:tabs>
            <w:tab w:val="num" w:pos="1588"/>
          </w:tabs>
          <w:ind w:left="1559" w:hanging="538"/>
        </w:pPr>
        <w:rPr>
          <w:rFonts w:ascii="Times New Roman" w:hAnsi="Times New Roman" w:cs="Times New Roman" w:hint="default"/>
          <w:b w:val="0"/>
          <w:i w:val="0"/>
          <w:sz w:val="24"/>
        </w:rPr>
      </w:lvl>
    </w:lvlOverride>
    <w:lvlOverride w:ilvl="2">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Override>
    <w:lvlOverride w:ilvl="3">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Override>
    <w:lvlOverride w:ilvl="4">
      <w:lvl w:ilvl="4">
        <w:start w:val="1"/>
        <w:numFmt w:val="decimal"/>
        <w:suff w:val="space"/>
        <w:lvlText w:val="%1.%2.%3.%4.%5"/>
        <w:lvlJc w:val="left"/>
        <w:pPr>
          <w:ind w:left="3271" w:hanging="567"/>
        </w:pPr>
        <w:rPr>
          <w:rFonts w:hint="default"/>
        </w:rPr>
      </w:lvl>
    </w:lvlOverride>
    <w:lvlOverride w:ilvl="5">
      <w:lvl w:ilvl="5">
        <w:start w:val="1"/>
        <w:numFmt w:val="decimal"/>
        <w:lvlText w:val="%1.%2.%3.%4.%5.%6"/>
        <w:lvlJc w:val="left"/>
        <w:pPr>
          <w:tabs>
            <w:tab w:val="num" w:pos="1588"/>
          </w:tabs>
          <w:ind w:left="1588" w:hanging="1152"/>
        </w:pPr>
        <w:rPr>
          <w:rFonts w:hint="default"/>
        </w:rPr>
      </w:lvl>
    </w:lvlOverride>
    <w:lvlOverride w:ilvl="6">
      <w:lvl w:ilvl="6">
        <w:start w:val="1"/>
        <w:numFmt w:val="decimal"/>
        <w:lvlText w:val="%1.%2.%3.%4.%5.%6.%7"/>
        <w:lvlJc w:val="left"/>
        <w:pPr>
          <w:tabs>
            <w:tab w:val="num" w:pos="1732"/>
          </w:tabs>
          <w:ind w:left="1732" w:hanging="1296"/>
        </w:pPr>
        <w:rPr>
          <w:rFonts w:hint="default"/>
        </w:rPr>
      </w:lvl>
    </w:lvlOverride>
    <w:lvlOverride w:ilvl="7">
      <w:lvl w:ilvl="7">
        <w:start w:val="1"/>
        <w:numFmt w:val="decimal"/>
        <w:lvlText w:val="%1.%2.%3.%4.%5.%6.%7.%8"/>
        <w:lvlJc w:val="left"/>
        <w:pPr>
          <w:tabs>
            <w:tab w:val="num" w:pos="1876"/>
          </w:tabs>
          <w:ind w:left="1876" w:hanging="1440"/>
        </w:pPr>
        <w:rPr>
          <w:rFonts w:hint="default"/>
        </w:rPr>
      </w:lvl>
    </w:lvlOverride>
    <w:lvlOverride w:ilvl="8">
      <w:lvl w:ilvl="8">
        <w:start w:val="1"/>
        <w:numFmt w:val="decimal"/>
        <w:lvlText w:val="%1.%2.%3.%4.%5.%6.%7.%8.%9"/>
        <w:lvlJc w:val="left"/>
        <w:pPr>
          <w:tabs>
            <w:tab w:val="num" w:pos="2020"/>
          </w:tabs>
          <w:ind w:left="2020" w:hanging="1584"/>
        </w:pPr>
        <w:rPr>
          <w:rFonts w:hint="default"/>
        </w:rPr>
      </w:lvl>
    </w:lvlOverride>
  </w:num>
  <w:num w:numId="330">
    <w:abstractNumId w:val="40"/>
    <w:lvlOverride w:ilvl="0">
      <w:lvl w:ilvl="0">
        <w:start w:val="1"/>
        <w:numFmt w:val="decimal"/>
        <w:pStyle w:val="GOSTListnum1"/>
        <w:lvlText w:val="%1."/>
        <w:lvlJc w:val="left"/>
        <w:pPr>
          <w:tabs>
            <w:tab w:val="num" w:pos="1021"/>
          </w:tabs>
          <w:ind w:left="992" w:hanging="425"/>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1">
      <w:lvl w:ilvl="1">
        <w:start w:val="1"/>
        <w:numFmt w:val="decimal"/>
        <w:pStyle w:val="GOSTListnum2"/>
        <w:isLgl/>
        <w:lvlText w:val="%1.%2."/>
        <w:lvlJc w:val="left"/>
        <w:pPr>
          <w:tabs>
            <w:tab w:val="num" w:pos="1588"/>
          </w:tabs>
          <w:ind w:left="1559" w:hanging="567"/>
        </w:pPr>
        <w:rPr>
          <w:rFonts w:ascii="Times New Roman" w:hAnsi="Times New Roman" w:cs="Times New Roman" w:hint="default"/>
          <w:b w:val="0"/>
          <w:i w:val="0"/>
          <w:sz w:val="24"/>
        </w:rPr>
      </w:lvl>
    </w:lvlOverride>
    <w:lvlOverride w:ilvl="2">
      <w:lvl w:ilvl="2">
        <w:start w:val="1"/>
        <w:numFmt w:val="decimal"/>
        <w:pStyle w:val="GOSTListnum3"/>
        <w:isLgl/>
        <w:lvlText w:val="%1.%2.%3."/>
        <w:lvlJc w:val="left"/>
        <w:pPr>
          <w:tabs>
            <w:tab w:val="num" w:pos="2421"/>
          </w:tabs>
          <w:ind w:left="2421" w:hanging="862"/>
        </w:pPr>
        <w:rPr>
          <w:rFonts w:ascii="Times New Roman" w:hAnsi="Times New Roman" w:cs="Times New Roman" w:hint="default"/>
          <w:b w:val="0"/>
          <w:i w:val="0"/>
          <w:sz w:val="24"/>
        </w:rPr>
      </w:lvl>
    </w:lvlOverride>
    <w:lvlOverride w:ilvl="3">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Override>
    <w:lvlOverride w:ilvl="4">
      <w:lvl w:ilvl="4">
        <w:start w:val="1"/>
        <w:numFmt w:val="decimal"/>
        <w:suff w:val="space"/>
        <w:lvlText w:val="%1.%2.%3.%4.%5"/>
        <w:lvlJc w:val="left"/>
        <w:pPr>
          <w:ind w:left="3271" w:hanging="567"/>
        </w:pPr>
        <w:rPr>
          <w:rFonts w:hint="default"/>
        </w:rPr>
      </w:lvl>
    </w:lvlOverride>
    <w:lvlOverride w:ilvl="5">
      <w:lvl w:ilvl="5">
        <w:start w:val="1"/>
        <w:numFmt w:val="decimal"/>
        <w:lvlText w:val="%1.%2.%3.%4.%5.%6"/>
        <w:lvlJc w:val="left"/>
        <w:pPr>
          <w:tabs>
            <w:tab w:val="num" w:pos="1588"/>
          </w:tabs>
          <w:ind w:left="1588" w:hanging="1152"/>
        </w:pPr>
        <w:rPr>
          <w:rFonts w:hint="default"/>
        </w:rPr>
      </w:lvl>
    </w:lvlOverride>
    <w:lvlOverride w:ilvl="6">
      <w:lvl w:ilvl="6">
        <w:start w:val="1"/>
        <w:numFmt w:val="decimal"/>
        <w:lvlText w:val="%1.%2.%3.%4.%5.%6.%7"/>
        <w:lvlJc w:val="left"/>
        <w:pPr>
          <w:tabs>
            <w:tab w:val="num" w:pos="1732"/>
          </w:tabs>
          <w:ind w:left="1732" w:hanging="1296"/>
        </w:pPr>
        <w:rPr>
          <w:rFonts w:hint="default"/>
        </w:rPr>
      </w:lvl>
    </w:lvlOverride>
    <w:lvlOverride w:ilvl="7">
      <w:lvl w:ilvl="7">
        <w:start w:val="1"/>
        <w:numFmt w:val="decimal"/>
        <w:lvlText w:val="%1.%2.%3.%4.%5.%6.%7.%8"/>
        <w:lvlJc w:val="left"/>
        <w:pPr>
          <w:tabs>
            <w:tab w:val="num" w:pos="1876"/>
          </w:tabs>
          <w:ind w:left="1876" w:hanging="1440"/>
        </w:pPr>
        <w:rPr>
          <w:rFonts w:hint="default"/>
        </w:rPr>
      </w:lvl>
    </w:lvlOverride>
    <w:lvlOverride w:ilvl="8">
      <w:lvl w:ilvl="8">
        <w:start w:val="1"/>
        <w:numFmt w:val="decimal"/>
        <w:lvlText w:val="%1.%2.%3.%4.%5.%6.%7.%8.%9"/>
        <w:lvlJc w:val="left"/>
        <w:pPr>
          <w:tabs>
            <w:tab w:val="num" w:pos="2020"/>
          </w:tabs>
          <w:ind w:left="2020" w:hanging="1584"/>
        </w:pPr>
        <w:rPr>
          <w:rFonts w:hint="default"/>
        </w:rPr>
      </w:lvl>
    </w:lvlOverride>
  </w:num>
  <w:num w:numId="331">
    <w:abstractNumId w:val="40"/>
    <w:lvlOverride w:ilvl="0">
      <w:lvl w:ilvl="0">
        <w:start w:val="1"/>
        <w:numFmt w:val="decimal"/>
        <w:pStyle w:val="GOSTListnum1"/>
        <w:lvlText w:val="%1."/>
        <w:lvlJc w:val="left"/>
        <w:pPr>
          <w:tabs>
            <w:tab w:val="num" w:pos="1021"/>
          </w:tabs>
          <w:ind w:left="992" w:hanging="425"/>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1">
      <w:lvl w:ilvl="1">
        <w:start w:val="1"/>
        <w:numFmt w:val="decimal"/>
        <w:pStyle w:val="GOSTListnum2"/>
        <w:isLgl/>
        <w:lvlText w:val="%1.%2."/>
        <w:lvlJc w:val="left"/>
        <w:pPr>
          <w:tabs>
            <w:tab w:val="num" w:pos="1588"/>
          </w:tabs>
          <w:ind w:left="1559" w:hanging="567"/>
        </w:pPr>
        <w:rPr>
          <w:rFonts w:ascii="Times New Roman" w:hAnsi="Times New Roman" w:cs="Times New Roman" w:hint="default"/>
          <w:b w:val="0"/>
          <w:i w:val="0"/>
          <w:sz w:val="24"/>
        </w:rPr>
      </w:lvl>
    </w:lvlOverride>
    <w:lvlOverride w:ilvl="2">
      <w:lvl w:ilvl="2">
        <w:start w:val="1"/>
        <w:numFmt w:val="decimal"/>
        <w:pStyle w:val="GOSTListnum3"/>
        <w:isLgl/>
        <w:lvlText w:val="%1.%2.%3."/>
        <w:lvlJc w:val="left"/>
        <w:pPr>
          <w:tabs>
            <w:tab w:val="num" w:pos="2421"/>
          </w:tabs>
          <w:ind w:left="2410" w:hanging="851"/>
        </w:pPr>
        <w:rPr>
          <w:rFonts w:ascii="Times New Roman" w:hAnsi="Times New Roman" w:cs="Times New Roman" w:hint="default"/>
          <w:b w:val="0"/>
          <w:i w:val="0"/>
          <w:sz w:val="24"/>
        </w:rPr>
      </w:lvl>
    </w:lvlOverride>
    <w:lvlOverride w:ilvl="3">
      <w:lvl w:ilvl="3">
        <w:start w:val="1"/>
        <w:numFmt w:val="decimal"/>
        <w:pStyle w:val="GOSTListnum4"/>
        <w:suff w:val="space"/>
        <w:lvlText w:val="%1.%2.%3.%4."/>
        <w:lvlJc w:val="left"/>
        <w:pPr>
          <w:ind w:left="3119" w:hanging="851"/>
        </w:pPr>
        <w:rPr>
          <w:rFonts w:ascii="Times New Roman" w:hAnsi="Times New Roman" w:cs="Times New Roman" w:hint="default"/>
          <w:b w:val="0"/>
          <w:i w:val="0"/>
          <w:sz w:val="24"/>
        </w:rPr>
      </w:lvl>
    </w:lvlOverride>
    <w:lvlOverride w:ilvl="4">
      <w:lvl w:ilvl="4">
        <w:start w:val="1"/>
        <w:numFmt w:val="decimal"/>
        <w:suff w:val="space"/>
        <w:lvlText w:val="%1.%2.%3.%4.%5"/>
        <w:lvlJc w:val="left"/>
        <w:pPr>
          <w:ind w:left="3271" w:hanging="567"/>
        </w:pPr>
        <w:rPr>
          <w:rFonts w:hint="default"/>
        </w:rPr>
      </w:lvl>
    </w:lvlOverride>
    <w:lvlOverride w:ilvl="5">
      <w:lvl w:ilvl="5">
        <w:start w:val="1"/>
        <w:numFmt w:val="decimal"/>
        <w:lvlText w:val="%1.%2.%3.%4.%5.%6"/>
        <w:lvlJc w:val="left"/>
        <w:pPr>
          <w:tabs>
            <w:tab w:val="num" w:pos="1588"/>
          </w:tabs>
          <w:ind w:left="1588" w:hanging="1152"/>
        </w:pPr>
        <w:rPr>
          <w:rFonts w:hint="default"/>
        </w:rPr>
      </w:lvl>
    </w:lvlOverride>
    <w:lvlOverride w:ilvl="6">
      <w:lvl w:ilvl="6">
        <w:start w:val="1"/>
        <w:numFmt w:val="decimal"/>
        <w:lvlText w:val="%1.%2.%3.%4.%5.%6.%7"/>
        <w:lvlJc w:val="left"/>
        <w:pPr>
          <w:tabs>
            <w:tab w:val="num" w:pos="1732"/>
          </w:tabs>
          <w:ind w:left="1732" w:hanging="1296"/>
        </w:pPr>
        <w:rPr>
          <w:rFonts w:hint="default"/>
        </w:rPr>
      </w:lvl>
    </w:lvlOverride>
    <w:lvlOverride w:ilvl="7">
      <w:lvl w:ilvl="7">
        <w:start w:val="1"/>
        <w:numFmt w:val="decimal"/>
        <w:lvlText w:val="%1.%2.%3.%4.%5.%6.%7.%8"/>
        <w:lvlJc w:val="left"/>
        <w:pPr>
          <w:tabs>
            <w:tab w:val="num" w:pos="1876"/>
          </w:tabs>
          <w:ind w:left="1876" w:hanging="1440"/>
        </w:pPr>
        <w:rPr>
          <w:rFonts w:hint="default"/>
        </w:rPr>
      </w:lvl>
    </w:lvlOverride>
    <w:lvlOverride w:ilvl="8">
      <w:lvl w:ilvl="8">
        <w:start w:val="1"/>
        <w:numFmt w:val="decimal"/>
        <w:lvlText w:val="%1.%2.%3.%4.%5.%6.%7.%8.%9"/>
        <w:lvlJc w:val="left"/>
        <w:pPr>
          <w:tabs>
            <w:tab w:val="num" w:pos="2020"/>
          </w:tabs>
          <w:ind w:left="2020" w:hanging="1584"/>
        </w:pPr>
        <w:rPr>
          <w:rFonts w:hint="default"/>
        </w:rPr>
      </w:lvl>
    </w:lvlOverride>
  </w:num>
  <w:num w:numId="332">
    <w:abstractNumId w:val="73"/>
  </w:num>
  <w:num w:numId="333">
    <w:abstractNumId w:val="73"/>
  </w:num>
  <w:num w:numId="334">
    <w:abstractNumId w:val="73"/>
  </w:num>
  <w:num w:numId="335">
    <w:abstractNumId w:val="73"/>
  </w:num>
  <w:num w:numId="336">
    <w:abstractNumId w:val="73"/>
  </w:num>
  <w:num w:numId="337">
    <w:abstractNumId w:val="73"/>
  </w:num>
  <w:num w:numId="338">
    <w:abstractNumId w:val="73"/>
  </w:num>
  <w:numIdMacAtCleanup w:val="33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атлер Марина Викторовна">
    <w15:presenceInfo w15:providerId="None" w15:userId="Сатлер Марина Викторовна"/>
  </w15:person>
  <w15:person w15:author="Сказецкая Наталья Камилевна">
    <w15:presenceInfo w15:providerId="AD" w15:userId="S-1-5-21-4202351508-1112556717-1749864139-31466"/>
  </w15:person>
  <w15:person w15:author="BPC\i.shchekin">
    <w15:presenceInfo w15:providerId="None" w15:userId="BPC\i.shchekin"/>
  </w15:person>
  <w15:person w15:author="Сарафанова (Чиркова) Наталия Сергеевна">
    <w15:presenceInfo w15:providerId="AD" w15:userId="S-1-5-21-4202351508-1112556717-1749864139-81998"/>
  </w15:person>
  <w15:person w15:author="Опаева Лидия Арашаевна">
    <w15:presenceInfo w15:providerId="None" w15:userId="Опаева Лидия Арашаевна"/>
  </w15:person>
  <w15:person w15:author="Великанова Алевтина Николаевна TSE-105716">
    <w15:presenceInfo w15:providerId="None" w15:userId="Великанова Алевтина Николаевна TSE-105716"/>
  </w15:person>
  <w15:person w15:author="Петрушкова Олеся Олеговна">
    <w15:presenceInfo w15:providerId="None" w15:userId="Петрушкова Олеся Олеговна"/>
  </w15:person>
  <w15:person w15:author="Седых Екатерина">
    <w15:presenceInfo w15:providerId="None" w15:userId="Седых Екатерина"/>
  </w15:person>
  <w15:person w15:author="Щанов Александр Валентинович">
    <w15:presenceInfo w15:providerId="None" w15:userId="Щанов Александр Валентинович"/>
  </w15:person>
  <w15:person w15:author="Гилязова Екатерина Викторовна">
    <w15:presenceInfo w15:providerId="AD" w15:userId="S-1-5-21-4202351508-1112556717-1749864139-31279"/>
  </w15:person>
  <w15:person w15:author="Иванов Дмитрий Валерьевич">
    <w15:presenceInfo w15:providerId="AD" w15:userId="S-1-5-21-4202351508-1112556717-1749864139-27735"/>
  </w15:person>
  <w15:person w15:author="Sergei Ledovoi">
    <w15:presenceInfo w15:providerId="AD" w15:userId="S::s.ledovoi@bpcbt.com::b9c92069-3977-4014-b43b-5256f72f33b4"/>
  </w15:person>
  <w15:person w15:author="Чиркова Наталия Сергеевна">
    <w15:presenceInfo w15:providerId="None" w15:userId="Чиркова Наталия Сергеевна"/>
  </w15:person>
  <w15:person w15:author="Наталия Коршунова">
    <w15:presenceInfo w15:providerId="None" w15:userId="Наталия Коршунова"/>
  </w15:person>
  <w15:person w15:author="Дмитрий Иванов">
    <w15:presenceInfo w15:providerId="Windows Live" w15:userId="a14ad7f66de87d99"/>
  </w15:person>
  <w15:person w15:author="Evgeny Lebedev">
    <w15:presenceInfo w15:providerId="AD" w15:userId="S-1-5-21-3834371067-2451560499-1114664595-21874"/>
  </w15:person>
  <w15:person w15:author="Вадим Михайлов">
    <w15:presenceInfo w15:providerId="Windows Live" w15:userId="ffa071acb3c82db5"/>
  </w15:person>
  <w15:person w15:author="Метелева Ирина Сергеевна">
    <w15:presenceInfo w15:providerId="AD" w15:userId="S-1-5-21-4202351508-1112556717-1749864139-94006"/>
  </w15:person>
  <w15:person w15:author="Sergei Ledovoi [2]">
    <w15:presenceInfo w15:providerId="AD" w15:userId="S-1-5-21-3834371067-2451560499-1114664595-420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gutterAtTop/>
  <w:hideSpellingErrors/>
  <w:hideGrammatical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proofState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trackRevisions/>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AF6"/>
    <w:rsid w:val="000016DA"/>
    <w:rsid w:val="00002187"/>
    <w:rsid w:val="00002655"/>
    <w:rsid w:val="00002ABE"/>
    <w:rsid w:val="0000346A"/>
    <w:rsid w:val="00003F65"/>
    <w:rsid w:val="0000436F"/>
    <w:rsid w:val="000049DD"/>
    <w:rsid w:val="00005A25"/>
    <w:rsid w:val="00006106"/>
    <w:rsid w:val="00006269"/>
    <w:rsid w:val="00006957"/>
    <w:rsid w:val="00006BAC"/>
    <w:rsid w:val="00007D7D"/>
    <w:rsid w:val="00010812"/>
    <w:rsid w:val="0001129E"/>
    <w:rsid w:val="00011CFE"/>
    <w:rsid w:val="00012921"/>
    <w:rsid w:val="00012B18"/>
    <w:rsid w:val="00012CDC"/>
    <w:rsid w:val="00013A21"/>
    <w:rsid w:val="00013BC2"/>
    <w:rsid w:val="00013E8D"/>
    <w:rsid w:val="00014835"/>
    <w:rsid w:val="00014F9D"/>
    <w:rsid w:val="000150AD"/>
    <w:rsid w:val="00015199"/>
    <w:rsid w:val="00016284"/>
    <w:rsid w:val="000164FC"/>
    <w:rsid w:val="00016A02"/>
    <w:rsid w:val="00017FA1"/>
    <w:rsid w:val="0002033F"/>
    <w:rsid w:val="0002083F"/>
    <w:rsid w:val="0002089E"/>
    <w:rsid w:val="00020C99"/>
    <w:rsid w:val="00020D3B"/>
    <w:rsid w:val="000219C3"/>
    <w:rsid w:val="00021D4C"/>
    <w:rsid w:val="00021EDC"/>
    <w:rsid w:val="0002319B"/>
    <w:rsid w:val="0002685E"/>
    <w:rsid w:val="00027483"/>
    <w:rsid w:val="00030501"/>
    <w:rsid w:val="000306A3"/>
    <w:rsid w:val="000321FA"/>
    <w:rsid w:val="00032D5A"/>
    <w:rsid w:val="00033334"/>
    <w:rsid w:val="0003453E"/>
    <w:rsid w:val="00036A03"/>
    <w:rsid w:val="00037B0A"/>
    <w:rsid w:val="00040361"/>
    <w:rsid w:val="00040A00"/>
    <w:rsid w:val="00040DEF"/>
    <w:rsid w:val="0004179E"/>
    <w:rsid w:val="0004208D"/>
    <w:rsid w:val="000421BA"/>
    <w:rsid w:val="0004263D"/>
    <w:rsid w:val="00042ABE"/>
    <w:rsid w:val="00042B69"/>
    <w:rsid w:val="0004346C"/>
    <w:rsid w:val="000437CC"/>
    <w:rsid w:val="00043840"/>
    <w:rsid w:val="00044030"/>
    <w:rsid w:val="00044B0E"/>
    <w:rsid w:val="00044BC5"/>
    <w:rsid w:val="00044C91"/>
    <w:rsid w:val="000465EA"/>
    <w:rsid w:val="00046D25"/>
    <w:rsid w:val="0004727B"/>
    <w:rsid w:val="0004778B"/>
    <w:rsid w:val="0005028A"/>
    <w:rsid w:val="000503F2"/>
    <w:rsid w:val="00050621"/>
    <w:rsid w:val="00051435"/>
    <w:rsid w:val="00051D60"/>
    <w:rsid w:val="00051DB0"/>
    <w:rsid w:val="00052537"/>
    <w:rsid w:val="00053AA6"/>
    <w:rsid w:val="00053E79"/>
    <w:rsid w:val="000542A0"/>
    <w:rsid w:val="0005472E"/>
    <w:rsid w:val="00054A16"/>
    <w:rsid w:val="00054F53"/>
    <w:rsid w:val="000553C7"/>
    <w:rsid w:val="00055A63"/>
    <w:rsid w:val="00056208"/>
    <w:rsid w:val="0005643E"/>
    <w:rsid w:val="00056A58"/>
    <w:rsid w:val="00056F0E"/>
    <w:rsid w:val="00057319"/>
    <w:rsid w:val="00057EB3"/>
    <w:rsid w:val="00061676"/>
    <w:rsid w:val="00061D61"/>
    <w:rsid w:val="0006227D"/>
    <w:rsid w:val="00062747"/>
    <w:rsid w:val="00062B74"/>
    <w:rsid w:val="00062CD7"/>
    <w:rsid w:val="00062EF4"/>
    <w:rsid w:val="0006346E"/>
    <w:rsid w:val="00063F9A"/>
    <w:rsid w:val="0006431C"/>
    <w:rsid w:val="0006510B"/>
    <w:rsid w:val="000655F2"/>
    <w:rsid w:val="00065BBB"/>
    <w:rsid w:val="00066030"/>
    <w:rsid w:val="000666FB"/>
    <w:rsid w:val="00067740"/>
    <w:rsid w:val="00067C66"/>
    <w:rsid w:val="00067C6B"/>
    <w:rsid w:val="00070B87"/>
    <w:rsid w:val="000710FB"/>
    <w:rsid w:val="00071F17"/>
    <w:rsid w:val="00072239"/>
    <w:rsid w:val="000728A5"/>
    <w:rsid w:val="00073418"/>
    <w:rsid w:val="000734BE"/>
    <w:rsid w:val="0007454D"/>
    <w:rsid w:val="000748ED"/>
    <w:rsid w:val="00074C10"/>
    <w:rsid w:val="000758C3"/>
    <w:rsid w:val="00075B1F"/>
    <w:rsid w:val="00076747"/>
    <w:rsid w:val="00076DEC"/>
    <w:rsid w:val="0007740C"/>
    <w:rsid w:val="00077F92"/>
    <w:rsid w:val="00080730"/>
    <w:rsid w:val="00084875"/>
    <w:rsid w:val="0008533E"/>
    <w:rsid w:val="000858C6"/>
    <w:rsid w:val="00086386"/>
    <w:rsid w:val="00086EC1"/>
    <w:rsid w:val="00087C03"/>
    <w:rsid w:val="00091404"/>
    <w:rsid w:val="000915ED"/>
    <w:rsid w:val="00091AC8"/>
    <w:rsid w:val="00091C03"/>
    <w:rsid w:val="0009241D"/>
    <w:rsid w:val="0009282E"/>
    <w:rsid w:val="00094AA1"/>
    <w:rsid w:val="00094F9E"/>
    <w:rsid w:val="00095CC6"/>
    <w:rsid w:val="000961FB"/>
    <w:rsid w:val="0009744B"/>
    <w:rsid w:val="00097895"/>
    <w:rsid w:val="000A040A"/>
    <w:rsid w:val="000A06E2"/>
    <w:rsid w:val="000A136B"/>
    <w:rsid w:val="000A18AA"/>
    <w:rsid w:val="000A28B2"/>
    <w:rsid w:val="000A2BA3"/>
    <w:rsid w:val="000A30D3"/>
    <w:rsid w:val="000A3376"/>
    <w:rsid w:val="000A3829"/>
    <w:rsid w:val="000A3F41"/>
    <w:rsid w:val="000A3F53"/>
    <w:rsid w:val="000A4A4B"/>
    <w:rsid w:val="000A5161"/>
    <w:rsid w:val="000A5230"/>
    <w:rsid w:val="000A55A1"/>
    <w:rsid w:val="000A57C9"/>
    <w:rsid w:val="000A6BB9"/>
    <w:rsid w:val="000A7119"/>
    <w:rsid w:val="000A785D"/>
    <w:rsid w:val="000A7F73"/>
    <w:rsid w:val="000B0CD9"/>
    <w:rsid w:val="000B0DC7"/>
    <w:rsid w:val="000B10A4"/>
    <w:rsid w:val="000B16F0"/>
    <w:rsid w:val="000B191F"/>
    <w:rsid w:val="000B3571"/>
    <w:rsid w:val="000B3B9A"/>
    <w:rsid w:val="000B41C1"/>
    <w:rsid w:val="000B512E"/>
    <w:rsid w:val="000B57C5"/>
    <w:rsid w:val="000B6BD7"/>
    <w:rsid w:val="000B744E"/>
    <w:rsid w:val="000C0059"/>
    <w:rsid w:val="000C034E"/>
    <w:rsid w:val="000C0B1F"/>
    <w:rsid w:val="000C0DD4"/>
    <w:rsid w:val="000C1B49"/>
    <w:rsid w:val="000C27A3"/>
    <w:rsid w:val="000C2B58"/>
    <w:rsid w:val="000C3477"/>
    <w:rsid w:val="000C367F"/>
    <w:rsid w:val="000C390B"/>
    <w:rsid w:val="000C402F"/>
    <w:rsid w:val="000C4F75"/>
    <w:rsid w:val="000C5012"/>
    <w:rsid w:val="000C53E8"/>
    <w:rsid w:val="000C5BD8"/>
    <w:rsid w:val="000C6D0E"/>
    <w:rsid w:val="000C75E6"/>
    <w:rsid w:val="000C7E01"/>
    <w:rsid w:val="000C7EE4"/>
    <w:rsid w:val="000D04D7"/>
    <w:rsid w:val="000D2309"/>
    <w:rsid w:val="000D2436"/>
    <w:rsid w:val="000D276B"/>
    <w:rsid w:val="000D298A"/>
    <w:rsid w:val="000D2D0D"/>
    <w:rsid w:val="000D2FCA"/>
    <w:rsid w:val="000D3293"/>
    <w:rsid w:val="000D36DC"/>
    <w:rsid w:val="000D3D11"/>
    <w:rsid w:val="000D41DE"/>
    <w:rsid w:val="000D44C9"/>
    <w:rsid w:val="000D4600"/>
    <w:rsid w:val="000D4928"/>
    <w:rsid w:val="000D4A71"/>
    <w:rsid w:val="000D5DE6"/>
    <w:rsid w:val="000D5FF9"/>
    <w:rsid w:val="000D624E"/>
    <w:rsid w:val="000D6AAD"/>
    <w:rsid w:val="000D7096"/>
    <w:rsid w:val="000D7B29"/>
    <w:rsid w:val="000D7E25"/>
    <w:rsid w:val="000E12F2"/>
    <w:rsid w:val="000E1ACF"/>
    <w:rsid w:val="000E1E0A"/>
    <w:rsid w:val="000E2117"/>
    <w:rsid w:val="000E25CB"/>
    <w:rsid w:val="000E32F0"/>
    <w:rsid w:val="000E3313"/>
    <w:rsid w:val="000E355F"/>
    <w:rsid w:val="000E3ACE"/>
    <w:rsid w:val="000E4335"/>
    <w:rsid w:val="000E5E0D"/>
    <w:rsid w:val="000E62BC"/>
    <w:rsid w:val="000E6431"/>
    <w:rsid w:val="000E6639"/>
    <w:rsid w:val="000E7441"/>
    <w:rsid w:val="000F0817"/>
    <w:rsid w:val="000F0A68"/>
    <w:rsid w:val="000F14B6"/>
    <w:rsid w:val="000F1522"/>
    <w:rsid w:val="000F18D2"/>
    <w:rsid w:val="000F20AF"/>
    <w:rsid w:val="000F2BA0"/>
    <w:rsid w:val="000F3C54"/>
    <w:rsid w:val="000F44A2"/>
    <w:rsid w:val="000F4CBD"/>
    <w:rsid w:val="000F4F87"/>
    <w:rsid w:val="000F5191"/>
    <w:rsid w:val="000F51E5"/>
    <w:rsid w:val="000F542A"/>
    <w:rsid w:val="000F6B63"/>
    <w:rsid w:val="000F6FBB"/>
    <w:rsid w:val="000F78F4"/>
    <w:rsid w:val="000F7B08"/>
    <w:rsid w:val="00100C72"/>
    <w:rsid w:val="0010117D"/>
    <w:rsid w:val="0010133B"/>
    <w:rsid w:val="001017ED"/>
    <w:rsid w:val="00101F34"/>
    <w:rsid w:val="00102E8F"/>
    <w:rsid w:val="00102F8B"/>
    <w:rsid w:val="00103028"/>
    <w:rsid w:val="001030A1"/>
    <w:rsid w:val="001048B0"/>
    <w:rsid w:val="00104973"/>
    <w:rsid w:val="001055C1"/>
    <w:rsid w:val="00106607"/>
    <w:rsid w:val="00106637"/>
    <w:rsid w:val="0011058A"/>
    <w:rsid w:val="00111B38"/>
    <w:rsid w:val="00111EA1"/>
    <w:rsid w:val="00111F66"/>
    <w:rsid w:val="00113001"/>
    <w:rsid w:val="00113C5D"/>
    <w:rsid w:val="00113EED"/>
    <w:rsid w:val="00114021"/>
    <w:rsid w:val="00115D46"/>
    <w:rsid w:val="001165BF"/>
    <w:rsid w:val="00116E59"/>
    <w:rsid w:val="00116FA8"/>
    <w:rsid w:val="001170A1"/>
    <w:rsid w:val="00117260"/>
    <w:rsid w:val="001173C2"/>
    <w:rsid w:val="00117990"/>
    <w:rsid w:val="00120482"/>
    <w:rsid w:val="00120960"/>
    <w:rsid w:val="001209DE"/>
    <w:rsid w:val="00120F43"/>
    <w:rsid w:val="001215E2"/>
    <w:rsid w:val="001218AB"/>
    <w:rsid w:val="0012203C"/>
    <w:rsid w:val="00122762"/>
    <w:rsid w:val="00124067"/>
    <w:rsid w:val="001247A9"/>
    <w:rsid w:val="00126371"/>
    <w:rsid w:val="00126903"/>
    <w:rsid w:val="00126969"/>
    <w:rsid w:val="001269CE"/>
    <w:rsid w:val="00126F4E"/>
    <w:rsid w:val="00127324"/>
    <w:rsid w:val="00127933"/>
    <w:rsid w:val="00127CB5"/>
    <w:rsid w:val="00127F40"/>
    <w:rsid w:val="00127F5B"/>
    <w:rsid w:val="00130408"/>
    <w:rsid w:val="00130A4D"/>
    <w:rsid w:val="00130FE0"/>
    <w:rsid w:val="0013225A"/>
    <w:rsid w:val="00132424"/>
    <w:rsid w:val="00132544"/>
    <w:rsid w:val="0013370F"/>
    <w:rsid w:val="00133759"/>
    <w:rsid w:val="00134D44"/>
    <w:rsid w:val="0013534C"/>
    <w:rsid w:val="00135BCC"/>
    <w:rsid w:val="001360B8"/>
    <w:rsid w:val="001369E6"/>
    <w:rsid w:val="00136B02"/>
    <w:rsid w:val="00136F77"/>
    <w:rsid w:val="001375B5"/>
    <w:rsid w:val="00137867"/>
    <w:rsid w:val="00137B77"/>
    <w:rsid w:val="0014042D"/>
    <w:rsid w:val="00140D67"/>
    <w:rsid w:val="00140F3C"/>
    <w:rsid w:val="00141268"/>
    <w:rsid w:val="00141992"/>
    <w:rsid w:val="00141AE4"/>
    <w:rsid w:val="00143770"/>
    <w:rsid w:val="00143816"/>
    <w:rsid w:val="001441C9"/>
    <w:rsid w:val="001441FF"/>
    <w:rsid w:val="001442CC"/>
    <w:rsid w:val="001444FF"/>
    <w:rsid w:val="001449CE"/>
    <w:rsid w:val="00144DF6"/>
    <w:rsid w:val="001450C4"/>
    <w:rsid w:val="00146DA0"/>
    <w:rsid w:val="0014768A"/>
    <w:rsid w:val="001476A6"/>
    <w:rsid w:val="0015024F"/>
    <w:rsid w:val="0015202C"/>
    <w:rsid w:val="00152B47"/>
    <w:rsid w:val="00152C8C"/>
    <w:rsid w:val="001536E8"/>
    <w:rsid w:val="00155590"/>
    <w:rsid w:val="001556D8"/>
    <w:rsid w:val="001577E4"/>
    <w:rsid w:val="001579FC"/>
    <w:rsid w:val="00157E21"/>
    <w:rsid w:val="001603C3"/>
    <w:rsid w:val="001605AA"/>
    <w:rsid w:val="001607B1"/>
    <w:rsid w:val="001607B3"/>
    <w:rsid w:val="00161870"/>
    <w:rsid w:val="00161C59"/>
    <w:rsid w:val="001621AF"/>
    <w:rsid w:val="0016280F"/>
    <w:rsid w:val="001637FF"/>
    <w:rsid w:val="0016478B"/>
    <w:rsid w:val="00164CAA"/>
    <w:rsid w:val="00164D73"/>
    <w:rsid w:val="00165963"/>
    <w:rsid w:val="00165E1B"/>
    <w:rsid w:val="001666F6"/>
    <w:rsid w:val="00167D15"/>
    <w:rsid w:val="00170E8E"/>
    <w:rsid w:val="00170F5F"/>
    <w:rsid w:val="00171BD9"/>
    <w:rsid w:val="001727D7"/>
    <w:rsid w:val="00172F5F"/>
    <w:rsid w:val="00173370"/>
    <w:rsid w:val="0017407D"/>
    <w:rsid w:val="00174105"/>
    <w:rsid w:val="0017524A"/>
    <w:rsid w:val="00175350"/>
    <w:rsid w:val="00175C9D"/>
    <w:rsid w:val="00175DC8"/>
    <w:rsid w:val="00175F8B"/>
    <w:rsid w:val="00177B69"/>
    <w:rsid w:val="00181714"/>
    <w:rsid w:val="00181D7B"/>
    <w:rsid w:val="00182C91"/>
    <w:rsid w:val="00182CFD"/>
    <w:rsid w:val="00183087"/>
    <w:rsid w:val="0018400E"/>
    <w:rsid w:val="00184B5A"/>
    <w:rsid w:val="001855DC"/>
    <w:rsid w:val="00185846"/>
    <w:rsid w:val="00185DD2"/>
    <w:rsid w:val="001866C7"/>
    <w:rsid w:val="00186C40"/>
    <w:rsid w:val="001871C6"/>
    <w:rsid w:val="001877DF"/>
    <w:rsid w:val="00190326"/>
    <w:rsid w:val="00190DB6"/>
    <w:rsid w:val="001927BE"/>
    <w:rsid w:val="00192DB1"/>
    <w:rsid w:val="00192E95"/>
    <w:rsid w:val="001932E9"/>
    <w:rsid w:val="00193421"/>
    <w:rsid w:val="00193680"/>
    <w:rsid w:val="001939CA"/>
    <w:rsid w:val="001950A9"/>
    <w:rsid w:val="0019598A"/>
    <w:rsid w:val="00195F7C"/>
    <w:rsid w:val="001964F3"/>
    <w:rsid w:val="001A04F2"/>
    <w:rsid w:val="001A0A0B"/>
    <w:rsid w:val="001A0DBC"/>
    <w:rsid w:val="001A1452"/>
    <w:rsid w:val="001A14CD"/>
    <w:rsid w:val="001A1C8F"/>
    <w:rsid w:val="001A24C0"/>
    <w:rsid w:val="001A3380"/>
    <w:rsid w:val="001A4065"/>
    <w:rsid w:val="001A49A7"/>
    <w:rsid w:val="001A5048"/>
    <w:rsid w:val="001A56DC"/>
    <w:rsid w:val="001A578B"/>
    <w:rsid w:val="001A5BF7"/>
    <w:rsid w:val="001A5DE1"/>
    <w:rsid w:val="001A6324"/>
    <w:rsid w:val="001A6B12"/>
    <w:rsid w:val="001A6EA8"/>
    <w:rsid w:val="001A7195"/>
    <w:rsid w:val="001A77DE"/>
    <w:rsid w:val="001A7E21"/>
    <w:rsid w:val="001B04F6"/>
    <w:rsid w:val="001B05DF"/>
    <w:rsid w:val="001B08F1"/>
    <w:rsid w:val="001B0A49"/>
    <w:rsid w:val="001B2A40"/>
    <w:rsid w:val="001B2F7C"/>
    <w:rsid w:val="001B440D"/>
    <w:rsid w:val="001B4C8C"/>
    <w:rsid w:val="001B5288"/>
    <w:rsid w:val="001B528A"/>
    <w:rsid w:val="001B5E0F"/>
    <w:rsid w:val="001B61F6"/>
    <w:rsid w:val="001B64A1"/>
    <w:rsid w:val="001B7C72"/>
    <w:rsid w:val="001C0116"/>
    <w:rsid w:val="001C179E"/>
    <w:rsid w:val="001C183C"/>
    <w:rsid w:val="001C19E8"/>
    <w:rsid w:val="001C1B16"/>
    <w:rsid w:val="001C3385"/>
    <w:rsid w:val="001C495D"/>
    <w:rsid w:val="001C4CB9"/>
    <w:rsid w:val="001C5141"/>
    <w:rsid w:val="001C5687"/>
    <w:rsid w:val="001C574F"/>
    <w:rsid w:val="001C6322"/>
    <w:rsid w:val="001C645C"/>
    <w:rsid w:val="001C6967"/>
    <w:rsid w:val="001C6E04"/>
    <w:rsid w:val="001C76C9"/>
    <w:rsid w:val="001C76ED"/>
    <w:rsid w:val="001D10A4"/>
    <w:rsid w:val="001D1629"/>
    <w:rsid w:val="001D17E9"/>
    <w:rsid w:val="001D1A99"/>
    <w:rsid w:val="001D20EC"/>
    <w:rsid w:val="001D2828"/>
    <w:rsid w:val="001D2DD1"/>
    <w:rsid w:val="001D3008"/>
    <w:rsid w:val="001D4CEB"/>
    <w:rsid w:val="001D4EE0"/>
    <w:rsid w:val="001D5956"/>
    <w:rsid w:val="001D6D1E"/>
    <w:rsid w:val="001D755E"/>
    <w:rsid w:val="001E150F"/>
    <w:rsid w:val="001E3027"/>
    <w:rsid w:val="001E3085"/>
    <w:rsid w:val="001E30CE"/>
    <w:rsid w:val="001E3BBC"/>
    <w:rsid w:val="001E4567"/>
    <w:rsid w:val="001E4A78"/>
    <w:rsid w:val="001E4AF7"/>
    <w:rsid w:val="001E541C"/>
    <w:rsid w:val="001E5B65"/>
    <w:rsid w:val="001E61F5"/>
    <w:rsid w:val="001E639C"/>
    <w:rsid w:val="001E6451"/>
    <w:rsid w:val="001E6521"/>
    <w:rsid w:val="001E6F63"/>
    <w:rsid w:val="001E767D"/>
    <w:rsid w:val="001E797E"/>
    <w:rsid w:val="001E7A0C"/>
    <w:rsid w:val="001F00D3"/>
    <w:rsid w:val="001F0A5A"/>
    <w:rsid w:val="001F3335"/>
    <w:rsid w:val="001F38EF"/>
    <w:rsid w:val="001F3F49"/>
    <w:rsid w:val="001F40A7"/>
    <w:rsid w:val="001F4ABD"/>
    <w:rsid w:val="001F527B"/>
    <w:rsid w:val="001F54AB"/>
    <w:rsid w:val="001F65B5"/>
    <w:rsid w:val="001F6AEA"/>
    <w:rsid w:val="001F74A0"/>
    <w:rsid w:val="001F79CE"/>
    <w:rsid w:val="00200B74"/>
    <w:rsid w:val="00201303"/>
    <w:rsid w:val="002018E3"/>
    <w:rsid w:val="00201A30"/>
    <w:rsid w:val="00202A2C"/>
    <w:rsid w:val="00203265"/>
    <w:rsid w:val="00203697"/>
    <w:rsid w:val="0020386A"/>
    <w:rsid w:val="002052ED"/>
    <w:rsid w:val="0020580C"/>
    <w:rsid w:val="00205A7A"/>
    <w:rsid w:val="00205AB2"/>
    <w:rsid w:val="00205C9E"/>
    <w:rsid w:val="00206D3D"/>
    <w:rsid w:val="00207911"/>
    <w:rsid w:val="00211672"/>
    <w:rsid w:val="00211747"/>
    <w:rsid w:val="002117A6"/>
    <w:rsid w:val="00212F90"/>
    <w:rsid w:val="0021375D"/>
    <w:rsid w:val="00213AA6"/>
    <w:rsid w:val="00214C4F"/>
    <w:rsid w:val="00214CC1"/>
    <w:rsid w:val="00215BEC"/>
    <w:rsid w:val="00215BF5"/>
    <w:rsid w:val="00217073"/>
    <w:rsid w:val="002174C9"/>
    <w:rsid w:val="002176B5"/>
    <w:rsid w:val="00220947"/>
    <w:rsid w:val="00220A8A"/>
    <w:rsid w:val="00220F8A"/>
    <w:rsid w:val="00221405"/>
    <w:rsid w:val="00221592"/>
    <w:rsid w:val="00221C65"/>
    <w:rsid w:val="00222306"/>
    <w:rsid w:val="00222E0C"/>
    <w:rsid w:val="0022376B"/>
    <w:rsid w:val="00223E33"/>
    <w:rsid w:val="00225171"/>
    <w:rsid w:val="002253D2"/>
    <w:rsid w:val="00225C25"/>
    <w:rsid w:val="00226B9A"/>
    <w:rsid w:val="0022730F"/>
    <w:rsid w:val="002279E6"/>
    <w:rsid w:val="00230FD4"/>
    <w:rsid w:val="00232817"/>
    <w:rsid w:val="002339C6"/>
    <w:rsid w:val="00233FA6"/>
    <w:rsid w:val="00234974"/>
    <w:rsid w:val="002350D7"/>
    <w:rsid w:val="00235449"/>
    <w:rsid w:val="002359DB"/>
    <w:rsid w:val="00236B25"/>
    <w:rsid w:val="00236DF8"/>
    <w:rsid w:val="002372E8"/>
    <w:rsid w:val="0023792F"/>
    <w:rsid w:val="00241434"/>
    <w:rsid w:val="00243148"/>
    <w:rsid w:val="002437F5"/>
    <w:rsid w:val="00244397"/>
    <w:rsid w:val="00244BCC"/>
    <w:rsid w:val="0024504E"/>
    <w:rsid w:val="0024639F"/>
    <w:rsid w:val="002466A5"/>
    <w:rsid w:val="00246BB1"/>
    <w:rsid w:val="0024790C"/>
    <w:rsid w:val="00250F5D"/>
    <w:rsid w:val="00251244"/>
    <w:rsid w:val="002514F9"/>
    <w:rsid w:val="00251958"/>
    <w:rsid w:val="002525BF"/>
    <w:rsid w:val="0025319A"/>
    <w:rsid w:val="00254472"/>
    <w:rsid w:val="0025466C"/>
    <w:rsid w:val="00254684"/>
    <w:rsid w:val="00255108"/>
    <w:rsid w:val="002560F6"/>
    <w:rsid w:val="00256282"/>
    <w:rsid w:val="002564A0"/>
    <w:rsid w:val="002568C9"/>
    <w:rsid w:val="00257970"/>
    <w:rsid w:val="00260180"/>
    <w:rsid w:val="00260C63"/>
    <w:rsid w:val="00260D70"/>
    <w:rsid w:val="00260DEB"/>
    <w:rsid w:val="00261490"/>
    <w:rsid w:val="00261CEE"/>
    <w:rsid w:val="00261EAD"/>
    <w:rsid w:val="00261FF3"/>
    <w:rsid w:val="00263417"/>
    <w:rsid w:val="002641BB"/>
    <w:rsid w:val="00264509"/>
    <w:rsid w:val="002653E1"/>
    <w:rsid w:val="00265AE8"/>
    <w:rsid w:val="0026652C"/>
    <w:rsid w:val="002666F6"/>
    <w:rsid w:val="00266A23"/>
    <w:rsid w:val="00267959"/>
    <w:rsid w:val="00270143"/>
    <w:rsid w:val="002702B8"/>
    <w:rsid w:val="00270729"/>
    <w:rsid w:val="00270A82"/>
    <w:rsid w:val="002720B6"/>
    <w:rsid w:val="00272E45"/>
    <w:rsid w:val="00273086"/>
    <w:rsid w:val="00273089"/>
    <w:rsid w:val="00273228"/>
    <w:rsid w:val="00273491"/>
    <w:rsid w:val="00274E44"/>
    <w:rsid w:val="0027510F"/>
    <w:rsid w:val="0027518D"/>
    <w:rsid w:val="00275479"/>
    <w:rsid w:val="0027570B"/>
    <w:rsid w:val="0027578C"/>
    <w:rsid w:val="00275AA9"/>
    <w:rsid w:val="002761B9"/>
    <w:rsid w:val="00276AE7"/>
    <w:rsid w:val="00277588"/>
    <w:rsid w:val="00280182"/>
    <w:rsid w:val="00280ED5"/>
    <w:rsid w:val="00281424"/>
    <w:rsid w:val="00282825"/>
    <w:rsid w:val="002830DD"/>
    <w:rsid w:val="00283212"/>
    <w:rsid w:val="0028334F"/>
    <w:rsid w:val="00283E50"/>
    <w:rsid w:val="00283EA5"/>
    <w:rsid w:val="00285013"/>
    <w:rsid w:val="00285168"/>
    <w:rsid w:val="00285727"/>
    <w:rsid w:val="002858D8"/>
    <w:rsid w:val="00286299"/>
    <w:rsid w:val="00287014"/>
    <w:rsid w:val="00287716"/>
    <w:rsid w:val="002879E5"/>
    <w:rsid w:val="00287A30"/>
    <w:rsid w:val="002909DC"/>
    <w:rsid w:val="00291313"/>
    <w:rsid w:val="0029172B"/>
    <w:rsid w:val="0029172F"/>
    <w:rsid w:val="002917C1"/>
    <w:rsid w:val="00292366"/>
    <w:rsid w:val="002925C8"/>
    <w:rsid w:val="00292799"/>
    <w:rsid w:val="00292EE0"/>
    <w:rsid w:val="00292EF3"/>
    <w:rsid w:val="00293223"/>
    <w:rsid w:val="00293C54"/>
    <w:rsid w:val="002940EB"/>
    <w:rsid w:val="002944CB"/>
    <w:rsid w:val="00294894"/>
    <w:rsid w:val="00295BAF"/>
    <w:rsid w:val="0029651F"/>
    <w:rsid w:val="002970D3"/>
    <w:rsid w:val="00297198"/>
    <w:rsid w:val="0029751A"/>
    <w:rsid w:val="002976D2"/>
    <w:rsid w:val="002A15BF"/>
    <w:rsid w:val="002A1A30"/>
    <w:rsid w:val="002A1C93"/>
    <w:rsid w:val="002A1CD0"/>
    <w:rsid w:val="002A20E8"/>
    <w:rsid w:val="002A34A4"/>
    <w:rsid w:val="002A4041"/>
    <w:rsid w:val="002A42D6"/>
    <w:rsid w:val="002A4B2C"/>
    <w:rsid w:val="002A4ECE"/>
    <w:rsid w:val="002A507C"/>
    <w:rsid w:val="002A7826"/>
    <w:rsid w:val="002A7BED"/>
    <w:rsid w:val="002B13F7"/>
    <w:rsid w:val="002B1450"/>
    <w:rsid w:val="002B145B"/>
    <w:rsid w:val="002B1AE9"/>
    <w:rsid w:val="002B26D5"/>
    <w:rsid w:val="002B29F4"/>
    <w:rsid w:val="002B2A04"/>
    <w:rsid w:val="002B2C3C"/>
    <w:rsid w:val="002B2E0B"/>
    <w:rsid w:val="002B345E"/>
    <w:rsid w:val="002B362F"/>
    <w:rsid w:val="002B4AD8"/>
    <w:rsid w:val="002B4DF5"/>
    <w:rsid w:val="002B5928"/>
    <w:rsid w:val="002B5FE9"/>
    <w:rsid w:val="002B6136"/>
    <w:rsid w:val="002B77C6"/>
    <w:rsid w:val="002B77E0"/>
    <w:rsid w:val="002B79E2"/>
    <w:rsid w:val="002C00BF"/>
    <w:rsid w:val="002C10AC"/>
    <w:rsid w:val="002C17FF"/>
    <w:rsid w:val="002C190B"/>
    <w:rsid w:val="002C1F56"/>
    <w:rsid w:val="002C23DF"/>
    <w:rsid w:val="002C2723"/>
    <w:rsid w:val="002C29CA"/>
    <w:rsid w:val="002C351E"/>
    <w:rsid w:val="002C53D8"/>
    <w:rsid w:val="002C6407"/>
    <w:rsid w:val="002C6C40"/>
    <w:rsid w:val="002D0D6D"/>
    <w:rsid w:val="002D12EE"/>
    <w:rsid w:val="002D1378"/>
    <w:rsid w:val="002D18A8"/>
    <w:rsid w:val="002D1ECE"/>
    <w:rsid w:val="002D2CE0"/>
    <w:rsid w:val="002D2E30"/>
    <w:rsid w:val="002D450B"/>
    <w:rsid w:val="002D4A41"/>
    <w:rsid w:val="002D541C"/>
    <w:rsid w:val="002D5B62"/>
    <w:rsid w:val="002D5F53"/>
    <w:rsid w:val="002D62C1"/>
    <w:rsid w:val="002D6921"/>
    <w:rsid w:val="002D7ACA"/>
    <w:rsid w:val="002E0AE5"/>
    <w:rsid w:val="002E1814"/>
    <w:rsid w:val="002E20BB"/>
    <w:rsid w:val="002E2367"/>
    <w:rsid w:val="002E3C7E"/>
    <w:rsid w:val="002E3CF3"/>
    <w:rsid w:val="002E4172"/>
    <w:rsid w:val="002E42ED"/>
    <w:rsid w:val="002E43BF"/>
    <w:rsid w:val="002E5F83"/>
    <w:rsid w:val="002E64BE"/>
    <w:rsid w:val="002E65AB"/>
    <w:rsid w:val="002E6F1E"/>
    <w:rsid w:val="002E78F3"/>
    <w:rsid w:val="002E7B6B"/>
    <w:rsid w:val="002F121C"/>
    <w:rsid w:val="002F1A5F"/>
    <w:rsid w:val="002F2358"/>
    <w:rsid w:val="002F24D7"/>
    <w:rsid w:val="002F320B"/>
    <w:rsid w:val="002F337D"/>
    <w:rsid w:val="002F36E1"/>
    <w:rsid w:val="002F3A06"/>
    <w:rsid w:val="002F44FB"/>
    <w:rsid w:val="002F5579"/>
    <w:rsid w:val="002F579C"/>
    <w:rsid w:val="002F58A7"/>
    <w:rsid w:val="002F5B7D"/>
    <w:rsid w:val="002F5F60"/>
    <w:rsid w:val="002F6952"/>
    <w:rsid w:val="002F6E46"/>
    <w:rsid w:val="002F7600"/>
    <w:rsid w:val="002F78AF"/>
    <w:rsid w:val="002F7C4B"/>
    <w:rsid w:val="00300110"/>
    <w:rsid w:val="003013D5"/>
    <w:rsid w:val="003019A2"/>
    <w:rsid w:val="00301AED"/>
    <w:rsid w:val="003021D4"/>
    <w:rsid w:val="00302C66"/>
    <w:rsid w:val="00303243"/>
    <w:rsid w:val="00303DE2"/>
    <w:rsid w:val="00304BE9"/>
    <w:rsid w:val="00305001"/>
    <w:rsid w:val="003052DC"/>
    <w:rsid w:val="00306046"/>
    <w:rsid w:val="00306EB8"/>
    <w:rsid w:val="0030726A"/>
    <w:rsid w:val="003078BE"/>
    <w:rsid w:val="00310356"/>
    <w:rsid w:val="0031074A"/>
    <w:rsid w:val="003115EF"/>
    <w:rsid w:val="00311C75"/>
    <w:rsid w:val="0031328C"/>
    <w:rsid w:val="0031346E"/>
    <w:rsid w:val="00313846"/>
    <w:rsid w:val="00313D50"/>
    <w:rsid w:val="0031426F"/>
    <w:rsid w:val="0031442C"/>
    <w:rsid w:val="00314C06"/>
    <w:rsid w:val="003160DB"/>
    <w:rsid w:val="00316DA6"/>
    <w:rsid w:val="00317084"/>
    <w:rsid w:val="00317532"/>
    <w:rsid w:val="00317662"/>
    <w:rsid w:val="003178FC"/>
    <w:rsid w:val="00320CBB"/>
    <w:rsid w:val="00321312"/>
    <w:rsid w:val="00321CB3"/>
    <w:rsid w:val="00323E0C"/>
    <w:rsid w:val="0032578D"/>
    <w:rsid w:val="003257BD"/>
    <w:rsid w:val="003262ED"/>
    <w:rsid w:val="00326771"/>
    <w:rsid w:val="00327806"/>
    <w:rsid w:val="00327ACF"/>
    <w:rsid w:val="003304CE"/>
    <w:rsid w:val="0033124C"/>
    <w:rsid w:val="0033156A"/>
    <w:rsid w:val="003320D8"/>
    <w:rsid w:val="00332B8C"/>
    <w:rsid w:val="00333936"/>
    <w:rsid w:val="00333CDF"/>
    <w:rsid w:val="00333EAA"/>
    <w:rsid w:val="00335213"/>
    <w:rsid w:val="003352C1"/>
    <w:rsid w:val="0033541E"/>
    <w:rsid w:val="00336B6A"/>
    <w:rsid w:val="00336CB6"/>
    <w:rsid w:val="003379FC"/>
    <w:rsid w:val="003402E4"/>
    <w:rsid w:val="00342B84"/>
    <w:rsid w:val="003436DB"/>
    <w:rsid w:val="00343AB1"/>
    <w:rsid w:val="00343DB2"/>
    <w:rsid w:val="00345DE5"/>
    <w:rsid w:val="00345E44"/>
    <w:rsid w:val="00345FE5"/>
    <w:rsid w:val="003460A7"/>
    <w:rsid w:val="0034630C"/>
    <w:rsid w:val="0034687C"/>
    <w:rsid w:val="00346AD2"/>
    <w:rsid w:val="00346C02"/>
    <w:rsid w:val="00346D3F"/>
    <w:rsid w:val="00347575"/>
    <w:rsid w:val="00347DD7"/>
    <w:rsid w:val="00350449"/>
    <w:rsid w:val="00350738"/>
    <w:rsid w:val="003511E9"/>
    <w:rsid w:val="00351306"/>
    <w:rsid w:val="0035153C"/>
    <w:rsid w:val="0035159E"/>
    <w:rsid w:val="00351659"/>
    <w:rsid w:val="0035196A"/>
    <w:rsid w:val="00352739"/>
    <w:rsid w:val="003527A0"/>
    <w:rsid w:val="00352C6B"/>
    <w:rsid w:val="003536ED"/>
    <w:rsid w:val="00353A77"/>
    <w:rsid w:val="00353FED"/>
    <w:rsid w:val="00354351"/>
    <w:rsid w:val="0035596B"/>
    <w:rsid w:val="003565B3"/>
    <w:rsid w:val="00356CAB"/>
    <w:rsid w:val="00357D4B"/>
    <w:rsid w:val="003602C3"/>
    <w:rsid w:val="0036171A"/>
    <w:rsid w:val="003619D9"/>
    <w:rsid w:val="00361DDC"/>
    <w:rsid w:val="00362591"/>
    <w:rsid w:val="003627D3"/>
    <w:rsid w:val="00362BC4"/>
    <w:rsid w:val="003637CF"/>
    <w:rsid w:val="00364471"/>
    <w:rsid w:val="003648B2"/>
    <w:rsid w:val="00365097"/>
    <w:rsid w:val="0036678E"/>
    <w:rsid w:val="00366AB8"/>
    <w:rsid w:val="0036719B"/>
    <w:rsid w:val="00367B7D"/>
    <w:rsid w:val="003700B9"/>
    <w:rsid w:val="00370C9D"/>
    <w:rsid w:val="00371009"/>
    <w:rsid w:val="00371C3E"/>
    <w:rsid w:val="00371D61"/>
    <w:rsid w:val="00371F65"/>
    <w:rsid w:val="00373431"/>
    <w:rsid w:val="00373688"/>
    <w:rsid w:val="00374DA1"/>
    <w:rsid w:val="00375450"/>
    <w:rsid w:val="003765E5"/>
    <w:rsid w:val="00376C8C"/>
    <w:rsid w:val="00377378"/>
    <w:rsid w:val="00377C75"/>
    <w:rsid w:val="00381070"/>
    <w:rsid w:val="0038184E"/>
    <w:rsid w:val="003831CA"/>
    <w:rsid w:val="0038341A"/>
    <w:rsid w:val="00383544"/>
    <w:rsid w:val="003839E3"/>
    <w:rsid w:val="00384F44"/>
    <w:rsid w:val="00386622"/>
    <w:rsid w:val="0038677D"/>
    <w:rsid w:val="00387BDD"/>
    <w:rsid w:val="00390244"/>
    <w:rsid w:val="0039055E"/>
    <w:rsid w:val="00391583"/>
    <w:rsid w:val="00391AC6"/>
    <w:rsid w:val="00391D52"/>
    <w:rsid w:val="00392612"/>
    <w:rsid w:val="00392658"/>
    <w:rsid w:val="0039479A"/>
    <w:rsid w:val="00396495"/>
    <w:rsid w:val="003979AB"/>
    <w:rsid w:val="003A09FA"/>
    <w:rsid w:val="003A0D69"/>
    <w:rsid w:val="003A1882"/>
    <w:rsid w:val="003A1D31"/>
    <w:rsid w:val="003A2588"/>
    <w:rsid w:val="003A2D54"/>
    <w:rsid w:val="003A331C"/>
    <w:rsid w:val="003A3C31"/>
    <w:rsid w:val="003A4237"/>
    <w:rsid w:val="003A450C"/>
    <w:rsid w:val="003A4B49"/>
    <w:rsid w:val="003A57E9"/>
    <w:rsid w:val="003A6367"/>
    <w:rsid w:val="003A71F4"/>
    <w:rsid w:val="003A74A6"/>
    <w:rsid w:val="003A7750"/>
    <w:rsid w:val="003A7A61"/>
    <w:rsid w:val="003B0425"/>
    <w:rsid w:val="003B156F"/>
    <w:rsid w:val="003B1FF5"/>
    <w:rsid w:val="003B2AA7"/>
    <w:rsid w:val="003B2FD3"/>
    <w:rsid w:val="003B3362"/>
    <w:rsid w:val="003B4E65"/>
    <w:rsid w:val="003B5078"/>
    <w:rsid w:val="003B522E"/>
    <w:rsid w:val="003B5C9A"/>
    <w:rsid w:val="003B5E1D"/>
    <w:rsid w:val="003B60F4"/>
    <w:rsid w:val="003B63C9"/>
    <w:rsid w:val="003B67C0"/>
    <w:rsid w:val="003B6C85"/>
    <w:rsid w:val="003B765A"/>
    <w:rsid w:val="003B770B"/>
    <w:rsid w:val="003B7850"/>
    <w:rsid w:val="003B7E2B"/>
    <w:rsid w:val="003C0115"/>
    <w:rsid w:val="003C0ACF"/>
    <w:rsid w:val="003C0BBC"/>
    <w:rsid w:val="003C0CBC"/>
    <w:rsid w:val="003C10E0"/>
    <w:rsid w:val="003C24D3"/>
    <w:rsid w:val="003C2B90"/>
    <w:rsid w:val="003C2E07"/>
    <w:rsid w:val="003C39F0"/>
    <w:rsid w:val="003C3EA0"/>
    <w:rsid w:val="003C3FB9"/>
    <w:rsid w:val="003C4ACA"/>
    <w:rsid w:val="003C5118"/>
    <w:rsid w:val="003C5720"/>
    <w:rsid w:val="003C656C"/>
    <w:rsid w:val="003C676E"/>
    <w:rsid w:val="003C6991"/>
    <w:rsid w:val="003D00FB"/>
    <w:rsid w:val="003D023F"/>
    <w:rsid w:val="003D0A4F"/>
    <w:rsid w:val="003D0F00"/>
    <w:rsid w:val="003D175D"/>
    <w:rsid w:val="003D17B6"/>
    <w:rsid w:val="003D17C2"/>
    <w:rsid w:val="003D1C65"/>
    <w:rsid w:val="003D26CF"/>
    <w:rsid w:val="003D2BD3"/>
    <w:rsid w:val="003D33E9"/>
    <w:rsid w:val="003D3B75"/>
    <w:rsid w:val="003D4ACF"/>
    <w:rsid w:val="003D5527"/>
    <w:rsid w:val="003D56C3"/>
    <w:rsid w:val="003D6103"/>
    <w:rsid w:val="003D6706"/>
    <w:rsid w:val="003D6A9B"/>
    <w:rsid w:val="003D7352"/>
    <w:rsid w:val="003D78E5"/>
    <w:rsid w:val="003E064E"/>
    <w:rsid w:val="003E0FC3"/>
    <w:rsid w:val="003E15EF"/>
    <w:rsid w:val="003E1F6F"/>
    <w:rsid w:val="003E1FBF"/>
    <w:rsid w:val="003E2426"/>
    <w:rsid w:val="003E3E86"/>
    <w:rsid w:val="003E41C2"/>
    <w:rsid w:val="003E4BCA"/>
    <w:rsid w:val="003E5274"/>
    <w:rsid w:val="003E54FC"/>
    <w:rsid w:val="003E6825"/>
    <w:rsid w:val="003E6A2E"/>
    <w:rsid w:val="003E6ACA"/>
    <w:rsid w:val="003E6B26"/>
    <w:rsid w:val="003E76E6"/>
    <w:rsid w:val="003E7D32"/>
    <w:rsid w:val="003F06B4"/>
    <w:rsid w:val="003F06E3"/>
    <w:rsid w:val="003F0833"/>
    <w:rsid w:val="003F0BC5"/>
    <w:rsid w:val="003F148C"/>
    <w:rsid w:val="003F1563"/>
    <w:rsid w:val="003F1A58"/>
    <w:rsid w:val="003F2180"/>
    <w:rsid w:val="003F275B"/>
    <w:rsid w:val="003F2968"/>
    <w:rsid w:val="003F2EA5"/>
    <w:rsid w:val="003F2F21"/>
    <w:rsid w:val="003F3108"/>
    <w:rsid w:val="003F35CC"/>
    <w:rsid w:val="003F3AB3"/>
    <w:rsid w:val="003F5988"/>
    <w:rsid w:val="003F62E0"/>
    <w:rsid w:val="003F6AF1"/>
    <w:rsid w:val="003F6E79"/>
    <w:rsid w:val="003F76BF"/>
    <w:rsid w:val="003F7BDB"/>
    <w:rsid w:val="003F7CD7"/>
    <w:rsid w:val="0040028E"/>
    <w:rsid w:val="00400D84"/>
    <w:rsid w:val="004010CE"/>
    <w:rsid w:val="00401F47"/>
    <w:rsid w:val="004025C1"/>
    <w:rsid w:val="00402713"/>
    <w:rsid w:val="00403502"/>
    <w:rsid w:val="0040371B"/>
    <w:rsid w:val="00403842"/>
    <w:rsid w:val="0040447B"/>
    <w:rsid w:val="00405168"/>
    <w:rsid w:val="00405A52"/>
    <w:rsid w:val="00405E73"/>
    <w:rsid w:val="004061DC"/>
    <w:rsid w:val="004064D9"/>
    <w:rsid w:val="00406921"/>
    <w:rsid w:val="004069D6"/>
    <w:rsid w:val="00406CA6"/>
    <w:rsid w:val="0040725C"/>
    <w:rsid w:val="00410EBB"/>
    <w:rsid w:val="004117BE"/>
    <w:rsid w:val="00412EB8"/>
    <w:rsid w:val="00413C59"/>
    <w:rsid w:val="00413EA8"/>
    <w:rsid w:val="00413F91"/>
    <w:rsid w:val="00414304"/>
    <w:rsid w:val="004143C4"/>
    <w:rsid w:val="004143EC"/>
    <w:rsid w:val="00415168"/>
    <w:rsid w:val="00415248"/>
    <w:rsid w:val="00415868"/>
    <w:rsid w:val="004166D3"/>
    <w:rsid w:val="00416A6C"/>
    <w:rsid w:val="0041713B"/>
    <w:rsid w:val="004179E2"/>
    <w:rsid w:val="004200FC"/>
    <w:rsid w:val="00420DF4"/>
    <w:rsid w:val="00421681"/>
    <w:rsid w:val="00421DC8"/>
    <w:rsid w:val="0042244B"/>
    <w:rsid w:val="00422B08"/>
    <w:rsid w:val="00423D38"/>
    <w:rsid w:val="00424858"/>
    <w:rsid w:val="00424C10"/>
    <w:rsid w:val="004265D7"/>
    <w:rsid w:val="00426CA2"/>
    <w:rsid w:val="00427131"/>
    <w:rsid w:val="00427E68"/>
    <w:rsid w:val="00427EB6"/>
    <w:rsid w:val="00430C16"/>
    <w:rsid w:val="00431B55"/>
    <w:rsid w:val="00431FDE"/>
    <w:rsid w:val="00432CAC"/>
    <w:rsid w:val="00433B10"/>
    <w:rsid w:val="00433E77"/>
    <w:rsid w:val="00434235"/>
    <w:rsid w:val="004342AF"/>
    <w:rsid w:val="00434318"/>
    <w:rsid w:val="004343FE"/>
    <w:rsid w:val="0043499C"/>
    <w:rsid w:val="004355F6"/>
    <w:rsid w:val="00435AE6"/>
    <w:rsid w:val="00435B5F"/>
    <w:rsid w:val="00435DD4"/>
    <w:rsid w:val="00436578"/>
    <w:rsid w:val="00437226"/>
    <w:rsid w:val="00437AAF"/>
    <w:rsid w:val="00440033"/>
    <w:rsid w:val="004410F5"/>
    <w:rsid w:val="00441133"/>
    <w:rsid w:val="00441570"/>
    <w:rsid w:val="00441ACF"/>
    <w:rsid w:val="00441C26"/>
    <w:rsid w:val="00442136"/>
    <w:rsid w:val="00442252"/>
    <w:rsid w:val="004424B3"/>
    <w:rsid w:val="00442E64"/>
    <w:rsid w:val="00443AB3"/>
    <w:rsid w:val="00443E4C"/>
    <w:rsid w:val="0044489A"/>
    <w:rsid w:val="00444B08"/>
    <w:rsid w:val="00446221"/>
    <w:rsid w:val="00447036"/>
    <w:rsid w:val="0044763D"/>
    <w:rsid w:val="004479C0"/>
    <w:rsid w:val="00450FA9"/>
    <w:rsid w:val="00451E66"/>
    <w:rsid w:val="00453056"/>
    <w:rsid w:val="00453B99"/>
    <w:rsid w:val="004546D2"/>
    <w:rsid w:val="004548C7"/>
    <w:rsid w:val="00454D27"/>
    <w:rsid w:val="00454E7D"/>
    <w:rsid w:val="00454FF0"/>
    <w:rsid w:val="00455C86"/>
    <w:rsid w:val="0045699C"/>
    <w:rsid w:val="00457039"/>
    <w:rsid w:val="004570C1"/>
    <w:rsid w:val="00457424"/>
    <w:rsid w:val="00461534"/>
    <w:rsid w:val="00461753"/>
    <w:rsid w:val="004628F0"/>
    <w:rsid w:val="00462BD2"/>
    <w:rsid w:val="004638F8"/>
    <w:rsid w:val="0046396C"/>
    <w:rsid w:val="004642E3"/>
    <w:rsid w:val="00464491"/>
    <w:rsid w:val="00464F21"/>
    <w:rsid w:val="00465909"/>
    <w:rsid w:val="00465B28"/>
    <w:rsid w:val="00465CF9"/>
    <w:rsid w:val="00466044"/>
    <w:rsid w:val="00466AED"/>
    <w:rsid w:val="00466BA5"/>
    <w:rsid w:val="00470A27"/>
    <w:rsid w:val="00470EF8"/>
    <w:rsid w:val="00471360"/>
    <w:rsid w:val="004719C4"/>
    <w:rsid w:val="00471D1C"/>
    <w:rsid w:val="00472415"/>
    <w:rsid w:val="0047256C"/>
    <w:rsid w:val="0047263C"/>
    <w:rsid w:val="0047265F"/>
    <w:rsid w:val="004726D3"/>
    <w:rsid w:val="0047393E"/>
    <w:rsid w:val="00473E09"/>
    <w:rsid w:val="00474651"/>
    <w:rsid w:val="004748ED"/>
    <w:rsid w:val="00474AC7"/>
    <w:rsid w:val="00474CDD"/>
    <w:rsid w:val="00474FA7"/>
    <w:rsid w:val="00477D86"/>
    <w:rsid w:val="00477E77"/>
    <w:rsid w:val="004805F4"/>
    <w:rsid w:val="0048145F"/>
    <w:rsid w:val="00481585"/>
    <w:rsid w:val="004818DC"/>
    <w:rsid w:val="00481BB1"/>
    <w:rsid w:val="00481C84"/>
    <w:rsid w:val="00482954"/>
    <w:rsid w:val="004829B3"/>
    <w:rsid w:val="004834C0"/>
    <w:rsid w:val="00483F19"/>
    <w:rsid w:val="00484FFD"/>
    <w:rsid w:val="00485312"/>
    <w:rsid w:val="00485BAA"/>
    <w:rsid w:val="00485E99"/>
    <w:rsid w:val="00486BF4"/>
    <w:rsid w:val="00486F67"/>
    <w:rsid w:val="004876A5"/>
    <w:rsid w:val="004876DD"/>
    <w:rsid w:val="0049029B"/>
    <w:rsid w:val="00490466"/>
    <w:rsid w:val="004906C3"/>
    <w:rsid w:val="00490D60"/>
    <w:rsid w:val="0049101B"/>
    <w:rsid w:val="00492C0B"/>
    <w:rsid w:val="00493992"/>
    <w:rsid w:val="00494A35"/>
    <w:rsid w:val="00494CEE"/>
    <w:rsid w:val="00495F97"/>
    <w:rsid w:val="004968FD"/>
    <w:rsid w:val="00496BB4"/>
    <w:rsid w:val="004977B4"/>
    <w:rsid w:val="004A00F0"/>
    <w:rsid w:val="004A0AA3"/>
    <w:rsid w:val="004A0C8C"/>
    <w:rsid w:val="004A0EFD"/>
    <w:rsid w:val="004A164C"/>
    <w:rsid w:val="004A169C"/>
    <w:rsid w:val="004A1862"/>
    <w:rsid w:val="004A1879"/>
    <w:rsid w:val="004A19CC"/>
    <w:rsid w:val="004A1C1C"/>
    <w:rsid w:val="004A24B5"/>
    <w:rsid w:val="004A2A76"/>
    <w:rsid w:val="004A2D89"/>
    <w:rsid w:val="004A3311"/>
    <w:rsid w:val="004A3B4B"/>
    <w:rsid w:val="004A3D74"/>
    <w:rsid w:val="004A419A"/>
    <w:rsid w:val="004A44EE"/>
    <w:rsid w:val="004A55FB"/>
    <w:rsid w:val="004A5BFB"/>
    <w:rsid w:val="004A5E50"/>
    <w:rsid w:val="004A6A76"/>
    <w:rsid w:val="004A6D1E"/>
    <w:rsid w:val="004A6F91"/>
    <w:rsid w:val="004A72B8"/>
    <w:rsid w:val="004A77B0"/>
    <w:rsid w:val="004A7A9E"/>
    <w:rsid w:val="004B034E"/>
    <w:rsid w:val="004B0607"/>
    <w:rsid w:val="004B0822"/>
    <w:rsid w:val="004B1ABE"/>
    <w:rsid w:val="004B22FC"/>
    <w:rsid w:val="004B23CA"/>
    <w:rsid w:val="004B2BC0"/>
    <w:rsid w:val="004B3633"/>
    <w:rsid w:val="004B37C1"/>
    <w:rsid w:val="004B3B96"/>
    <w:rsid w:val="004B4497"/>
    <w:rsid w:val="004B46FF"/>
    <w:rsid w:val="004B5C2B"/>
    <w:rsid w:val="004B6508"/>
    <w:rsid w:val="004B6843"/>
    <w:rsid w:val="004B6B7D"/>
    <w:rsid w:val="004B6BA4"/>
    <w:rsid w:val="004B7596"/>
    <w:rsid w:val="004B7855"/>
    <w:rsid w:val="004B7BBC"/>
    <w:rsid w:val="004B7F13"/>
    <w:rsid w:val="004C0741"/>
    <w:rsid w:val="004C0CC3"/>
    <w:rsid w:val="004C1284"/>
    <w:rsid w:val="004C149B"/>
    <w:rsid w:val="004C29BE"/>
    <w:rsid w:val="004C528F"/>
    <w:rsid w:val="004C5324"/>
    <w:rsid w:val="004C62F6"/>
    <w:rsid w:val="004C7216"/>
    <w:rsid w:val="004C7840"/>
    <w:rsid w:val="004C7ED7"/>
    <w:rsid w:val="004D093B"/>
    <w:rsid w:val="004D0A16"/>
    <w:rsid w:val="004D419E"/>
    <w:rsid w:val="004D493D"/>
    <w:rsid w:val="004D50D9"/>
    <w:rsid w:val="004D5567"/>
    <w:rsid w:val="004D565B"/>
    <w:rsid w:val="004D565C"/>
    <w:rsid w:val="004D5AEB"/>
    <w:rsid w:val="004D6502"/>
    <w:rsid w:val="004D6C21"/>
    <w:rsid w:val="004D7009"/>
    <w:rsid w:val="004E161A"/>
    <w:rsid w:val="004E2DB9"/>
    <w:rsid w:val="004E3076"/>
    <w:rsid w:val="004E3850"/>
    <w:rsid w:val="004E3D5F"/>
    <w:rsid w:val="004E42A4"/>
    <w:rsid w:val="004E5108"/>
    <w:rsid w:val="004E5B92"/>
    <w:rsid w:val="004E6448"/>
    <w:rsid w:val="004E6751"/>
    <w:rsid w:val="004E716A"/>
    <w:rsid w:val="004F10A2"/>
    <w:rsid w:val="004F11E8"/>
    <w:rsid w:val="004F2404"/>
    <w:rsid w:val="004F2863"/>
    <w:rsid w:val="004F2A1F"/>
    <w:rsid w:val="004F2F6D"/>
    <w:rsid w:val="004F305E"/>
    <w:rsid w:val="004F4076"/>
    <w:rsid w:val="004F4123"/>
    <w:rsid w:val="004F4595"/>
    <w:rsid w:val="004F46CA"/>
    <w:rsid w:val="004F4E6F"/>
    <w:rsid w:val="004F7BB2"/>
    <w:rsid w:val="00500BF4"/>
    <w:rsid w:val="00500D8C"/>
    <w:rsid w:val="00501620"/>
    <w:rsid w:val="005016B1"/>
    <w:rsid w:val="0050266C"/>
    <w:rsid w:val="005026F6"/>
    <w:rsid w:val="005027E8"/>
    <w:rsid w:val="00502BCA"/>
    <w:rsid w:val="00503317"/>
    <w:rsid w:val="0050378F"/>
    <w:rsid w:val="005039AB"/>
    <w:rsid w:val="00503BD5"/>
    <w:rsid w:val="005041D3"/>
    <w:rsid w:val="00504278"/>
    <w:rsid w:val="005049C8"/>
    <w:rsid w:val="00504BBA"/>
    <w:rsid w:val="00504E12"/>
    <w:rsid w:val="0050579C"/>
    <w:rsid w:val="00505CBD"/>
    <w:rsid w:val="00506746"/>
    <w:rsid w:val="00507201"/>
    <w:rsid w:val="00507224"/>
    <w:rsid w:val="00507792"/>
    <w:rsid w:val="00507EB0"/>
    <w:rsid w:val="00510C57"/>
    <w:rsid w:val="00511AA7"/>
    <w:rsid w:val="00511F7A"/>
    <w:rsid w:val="00511FA3"/>
    <w:rsid w:val="00512B7E"/>
    <w:rsid w:val="00512EDE"/>
    <w:rsid w:val="00513387"/>
    <w:rsid w:val="0051350A"/>
    <w:rsid w:val="00514B37"/>
    <w:rsid w:val="00515918"/>
    <w:rsid w:val="00516825"/>
    <w:rsid w:val="00517405"/>
    <w:rsid w:val="00517569"/>
    <w:rsid w:val="00517D18"/>
    <w:rsid w:val="00520071"/>
    <w:rsid w:val="00521E13"/>
    <w:rsid w:val="00522278"/>
    <w:rsid w:val="005225CD"/>
    <w:rsid w:val="00523141"/>
    <w:rsid w:val="00523145"/>
    <w:rsid w:val="00523A89"/>
    <w:rsid w:val="00524195"/>
    <w:rsid w:val="00524457"/>
    <w:rsid w:val="00524AC1"/>
    <w:rsid w:val="00525001"/>
    <w:rsid w:val="005258B5"/>
    <w:rsid w:val="00525AE4"/>
    <w:rsid w:val="00525EB8"/>
    <w:rsid w:val="00526567"/>
    <w:rsid w:val="005265E0"/>
    <w:rsid w:val="005266A5"/>
    <w:rsid w:val="005273EF"/>
    <w:rsid w:val="0052775C"/>
    <w:rsid w:val="00527791"/>
    <w:rsid w:val="005316F4"/>
    <w:rsid w:val="0053175A"/>
    <w:rsid w:val="00531B07"/>
    <w:rsid w:val="005329D5"/>
    <w:rsid w:val="00534724"/>
    <w:rsid w:val="005348DA"/>
    <w:rsid w:val="005349D7"/>
    <w:rsid w:val="00534DEE"/>
    <w:rsid w:val="00535DAE"/>
    <w:rsid w:val="00535E5F"/>
    <w:rsid w:val="005366FE"/>
    <w:rsid w:val="005371FE"/>
    <w:rsid w:val="00537444"/>
    <w:rsid w:val="0053760C"/>
    <w:rsid w:val="005404C6"/>
    <w:rsid w:val="00540531"/>
    <w:rsid w:val="005413EF"/>
    <w:rsid w:val="0054149E"/>
    <w:rsid w:val="00541714"/>
    <w:rsid w:val="00541886"/>
    <w:rsid w:val="00541C33"/>
    <w:rsid w:val="00542DB8"/>
    <w:rsid w:val="005432FA"/>
    <w:rsid w:val="0054339E"/>
    <w:rsid w:val="005435F3"/>
    <w:rsid w:val="0054378C"/>
    <w:rsid w:val="00543B4B"/>
    <w:rsid w:val="00543F83"/>
    <w:rsid w:val="00544048"/>
    <w:rsid w:val="00545492"/>
    <w:rsid w:val="005454BE"/>
    <w:rsid w:val="005456C6"/>
    <w:rsid w:val="00545A27"/>
    <w:rsid w:val="00546AA0"/>
    <w:rsid w:val="00546BD6"/>
    <w:rsid w:val="00546EE1"/>
    <w:rsid w:val="00547BEC"/>
    <w:rsid w:val="005501C2"/>
    <w:rsid w:val="00550272"/>
    <w:rsid w:val="00550F9C"/>
    <w:rsid w:val="00550FA7"/>
    <w:rsid w:val="00551325"/>
    <w:rsid w:val="00551CD3"/>
    <w:rsid w:val="0055228E"/>
    <w:rsid w:val="0055317B"/>
    <w:rsid w:val="00553344"/>
    <w:rsid w:val="00553EC3"/>
    <w:rsid w:val="005547E2"/>
    <w:rsid w:val="0055495A"/>
    <w:rsid w:val="005554D2"/>
    <w:rsid w:val="005558EF"/>
    <w:rsid w:val="00555D35"/>
    <w:rsid w:val="00556A96"/>
    <w:rsid w:val="0055720D"/>
    <w:rsid w:val="0055738F"/>
    <w:rsid w:val="00561A39"/>
    <w:rsid w:val="00561C02"/>
    <w:rsid w:val="005638E4"/>
    <w:rsid w:val="00563A60"/>
    <w:rsid w:val="00564322"/>
    <w:rsid w:val="00564D64"/>
    <w:rsid w:val="00565011"/>
    <w:rsid w:val="0056566C"/>
    <w:rsid w:val="00566750"/>
    <w:rsid w:val="005669C9"/>
    <w:rsid w:val="00566A69"/>
    <w:rsid w:val="00566D90"/>
    <w:rsid w:val="00567D49"/>
    <w:rsid w:val="00567E1B"/>
    <w:rsid w:val="00570703"/>
    <w:rsid w:val="005710E1"/>
    <w:rsid w:val="005715F3"/>
    <w:rsid w:val="00571644"/>
    <w:rsid w:val="00571F34"/>
    <w:rsid w:val="00572B57"/>
    <w:rsid w:val="00572E38"/>
    <w:rsid w:val="00572F38"/>
    <w:rsid w:val="005734B1"/>
    <w:rsid w:val="00573888"/>
    <w:rsid w:val="005768EA"/>
    <w:rsid w:val="005772F3"/>
    <w:rsid w:val="00577860"/>
    <w:rsid w:val="00577ACA"/>
    <w:rsid w:val="00580334"/>
    <w:rsid w:val="00580C53"/>
    <w:rsid w:val="005814B0"/>
    <w:rsid w:val="00582005"/>
    <w:rsid w:val="0058201A"/>
    <w:rsid w:val="0058286D"/>
    <w:rsid w:val="00583A8D"/>
    <w:rsid w:val="00583D89"/>
    <w:rsid w:val="00584C10"/>
    <w:rsid w:val="00584C6F"/>
    <w:rsid w:val="00585397"/>
    <w:rsid w:val="005859DD"/>
    <w:rsid w:val="00585C7B"/>
    <w:rsid w:val="00591886"/>
    <w:rsid w:val="00591D28"/>
    <w:rsid w:val="005923C7"/>
    <w:rsid w:val="005928BF"/>
    <w:rsid w:val="00594315"/>
    <w:rsid w:val="005944F9"/>
    <w:rsid w:val="005945B0"/>
    <w:rsid w:val="00594A66"/>
    <w:rsid w:val="00595AC7"/>
    <w:rsid w:val="00597FA9"/>
    <w:rsid w:val="005A054A"/>
    <w:rsid w:val="005A11B0"/>
    <w:rsid w:val="005A3210"/>
    <w:rsid w:val="005A3324"/>
    <w:rsid w:val="005A3813"/>
    <w:rsid w:val="005A3EBF"/>
    <w:rsid w:val="005A52E1"/>
    <w:rsid w:val="005A5988"/>
    <w:rsid w:val="005A5CA6"/>
    <w:rsid w:val="005A60D1"/>
    <w:rsid w:val="005A6D09"/>
    <w:rsid w:val="005A7BC3"/>
    <w:rsid w:val="005A7C99"/>
    <w:rsid w:val="005A7CCD"/>
    <w:rsid w:val="005B20AD"/>
    <w:rsid w:val="005B228A"/>
    <w:rsid w:val="005B3AF6"/>
    <w:rsid w:val="005B4AFA"/>
    <w:rsid w:val="005B5A0C"/>
    <w:rsid w:val="005B5C1C"/>
    <w:rsid w:val="005B5F7B"/>
    <w:rsid w:val="005B6629"/>
    <w:rsid w:val="005B6CB5"/>
    <w:rsid w:val="005B6F83"/>
    <w:rsid w:val="005C05E3"/>
    <w:rsid w:val="005C0E19"/>
    <w:rsid w:val="005C0E5E"/>
    <w:rsid w:val="005C1062"/>
    <w:rsid w:val="005C10E3"/>
    <w:rsid w:val="005C11CA"/>
    <w:rsid w:val="005C179E"/>
    <w:rsid w:val="005C27DC"/>
    <w:rsid w:val="005C2C57"/>
    <w:rsid w:val="005C38AA"/>
    <w:rsid w:val="005C44B1"/>
    <w:rsid w:val="005C51F5"/>
    <w:rsid w:val="005C57D2"/>
    <w:rsid w:val="005C5FEA"/>
    <w:rsid w:val="005C6376"/>
    <w:rsid w:val="005C6468"/>
    <w:rsid w:val="005C6BDA"/>
    <w:rsid w:val="005C7047"/>
    <w:rsid w:val="005C7060"/>
    <w:rsid w:val="005C7067"/>
    <w:rsid w:val="005C7B9D"/>
    <w:rsid w:val="005D0800"/>
    <w:rsid w:val="005D1A97"/>
    <w:rsid w:val="005D1B2B"/>
    <w:rsid w:val="005D1F22"/>
    <w:rsid w:val="005D2119"/>
    <w:rsid w:val="005D22BC"/>
    <w:rsid w:val="005D22EA"/>
    <w:rsid w:val="005D2664"/>
    <w:rsid w:val="005D31CA"/>
    <w:rsid w:val="005D3663"/>
    <w:rsid w:val="005D4BB6"/>
    <w:rsid w:val="005D4E14"/>
    <w:rsid w:val="005D5D58"/>
    <w:rsid w:val="005D5DC3"/>
    <w:rsid w:val="005D65CA"/>
    <w:rsid w:val="005D6698"/>
    <w:rsid w:val="005D6EAB"/>
    <w:rsid w:val="005D7490"/>
    <w:rsid w:val="005D79DF"/>
    <w:rsid w:val="005E030B"/>
    <w:rsid w:val="005E064F"/>
    <w:rsid w:val="005E0B62"/>
    <w:rsid w:val="005E0E9B"/>
    <w:rsid w:val="005E115C"/>
    <w:rsid w:val="005E1AEF"/>
    <w:rsid w:val="005E1C73"/>
    <w:rsid w:val="005E1C99"/>
    <w:rsid w:val="005E1DFB"/>
    <w:rsid w:val="005E26C1"/>
    <w:rsid w:val="005E2E5E"/>
    <w:rsid w:val="005E3422"/>
    <w:rsid w:val="005E3E98"/>
    <w:rsid w:val="005E5256"/>
    <w:rsid w:val="005E52D2"/>
    <w:rsid w:val="005E57EB"/>
    <w:rsid w:val="005E5F70"/>
    <w:rsid w:val="005E6229"/>
    <w:rsid w:val="005E6CEE"/>
    <w:rsid w:val="005E7370"/>
    <w:rsid w:val="005E762F"/>
    <w:rsid w:val="005F0258"/>
    <w:rsid w:val="005F1CC4"/>
    <w:rsid w:val="005F2380"/>
    <w:rsid w:val="005F2AF4"/>
    <w:rsid w:val="005F3587"/>
    <w:rsid w:val="005F3CCE"/>
    <w:rsid w:val="005F5843"/>
    <w:rsid w:val="005F6365"/>
    <w:rsid w:val="005F6886"/>
    <w:rsid w:val="005F794F"/>
    <w:rsid w:val="005F7A51"/>
    <w:rsid w:val="005F7DC3"/>
    <w:rsid w:val="005F7F48"/>
    <w:rsid w:val="006003F5"/>
    <w:rsid w:val="00600E6D"/>
    <w:rsid w:val="00601896"/>
    <w:rsid w:val="00602993"/>
    <w:rsid w:val="006029A9"/>
    <w:rsid w:val="00603379"/>
    <w:rsid w:val="0060387B"/>
    <w:rsid w:val="00605043"/>
    <w:rsid w:val="00605540"/>
    <w:rsid w:val="006061B4"/>
    <w:rsid w:val="0060629B"/>
    <w:rsid w:val="00606852"/>
    <w:rsid w:val="00606EA7"/>
    <w:rsid w:val="00606F3C"/>
    <w:rsid w:val="00607693"/>
    <w:rsid w:val="00607BF0"/>
    <w:rsid w:val="00607CC7"/>
    <w:rsid w:val="006104DE"/>
    <w:rsid w:val="00610D8D"/>
    <w:rsid w:val="00611710"/>
    <w:rsid w:val="00611E98"/>
    <w:rsid w:val="00612A1A"/>
    <w:rsid w:val="00612B36"/>
    <w:rsid w:val="00612E3D"/>
    <w:rsid w:val="00614226"/>
    <w:rsid w:val="006145EA"/>
    <w:rsid w:val="006146B7"/>
    <w:rsid w:val="006147D8"/>
    <w:rsid w:val="00614D0E"/>
    <w:rsid w:val="00614EB0"/>
    <w:rsid w:val="006154AF"/>
    <w:rsid w:val="00615B2D"/>
    <w:rsid w:val="00616142"/>
    <w:rsid w:val="006166A4"/>
    <w:rsid w:val="00616A8A"/>
    <w:rsid w:val="00616ABB"/>
    <w:rsid w:val="00617568"/>
    <w:rsid w:val="00617672"/>
    <w:rsid w:val="00617873"/>
    <w:rsid w:val="00617DB1"/>
    <w:rsid w:val="00620B02"/>
    <w:rsid w:val="00620BA5"/>
    <w:rsid w:val="00621028"/>
    <w:rsid w:val="006212C1"/>
    <w:rsid w:val="006219FC"/>
    <w:rsid w:val="00621CD9"/>
    <w:rsid w:val="0062230E"/>
    <w:rsid w:val="006224B1"/>
    <w:rsid w:val="00622AE9"/>
    <w:rsid w:val="00622E1C"/>
    <w:rsid w:val="0062300C"/>
    <w:rsid w:val="00623627"/>
    <w:rsid w:val="00623EE2"/>
    <w:rsid w:val="006240F7"/>
    <w:rsid w:val="006249AA"/>
    <w:rsid w:val="00624C90"/>
    <w:rsid w:val="00624E66"/>
    <w:rsid w:val="00624F3C"/>
    <w:rsid w:val="00626275"/>
    <w:rsid w:val="00626A2D"/>
    <w:rsid w:val="006277DB"/>
    <w:rsid w:val="00627A2C"/>
    <w:rsid w:val="00627E74"/>
    <w:rsid w:val="00627EC7"/>
    <w:rsid w:val="0063165E"/>
    <w:rsid w:val="006325C8"/>
    <w:rsid w:val="006343B0"/>
    <w:rsid w:val="00634DB8"/>
    <w:rsid w:val="00634FB7"/>
    <w:rsid w:val="00635008"/>
    <w:rsid w:val="0063534C"/>
    <w:rsid w:val="00636088"/>
    <w:rsid w:val="00637DDB"/>
    <w:rsid w:val="006400B7"/>
    <w:rsid w:val="00640DE1"/>
    <w:rsid w:val="00640E20"/>
    <w:rsid w:val="006413AA"/>
    <w:rsid w:val="0064157F"/>
    <w:rsid w:val="006418CB"/>
    <w:rsid w:val="00642BE0"/>
    <w:rsid w:val="00643620"/>
    <w:rsid w:val="0064495E"/>
    <w:rsid w:val="00644FC8"/>
    <w:rsid w:val="0064517F"/>
    <w:rsid w:val="0064659C"/>
    <w:rsid w:val="00646AFF"/>
    <w:rsid w:val="006505E5"/>
    <w:rsid w:val="006515BF"/>
    <w:rsid w:val="00652698"/>
    <w:rsid w:val="0065366C"/>
    <w:rsid w:val="00653DFD"/>
    <w:rsid w:val="00654624"/>
    <w:rsid w:val="00654F1B"/>
    <w:rsid w:val="00654FE9"/>
    <w:rsid w:val="006557A9"/>
    <w:rsid w:val="00657318"/>
    <w:rsid w:val="00660174"/>
    <w:rsid w:val="006608C2"/>
    <w:rsid w:val="00660E15"/>
    <w:rsid w:val="00661AA5"/>
    <w:rsid w:val="00661F63"/>
    <w:rsid w:val="00662E84"/>
    <w:rsid w:val="00662EA3"/>
    <w:rsid w:val="0066369E"/>
    <w:rsid w:val="00663E51"/>
    <w:rsid w:val="00664C6C"/>
    <w:rsid w:val="006651E1"/>
    <w:rsid w:val="0066650D"/>
    <w:rsid w:val="00666E8B"/>
    <w:rsid w:val="0066704C"/>
    <w:rsid w:val="0066769A"/>
    <w:rsid w:val="006701C4"/>
    <w:rsid w:val="00670AD2"/>
    <w:rsid w:val="00670B5C"/>
    <w:rsid w:val="00670B7E"/>
    <w:rsid w:val="00671A1C"/>
    <w:rsid w:val="00671AF0"/>
    <w:rsid w:val="00672018"/>
    <w:rsid w:val="00672252"/>
    <w:rsid w:val="00672333"/>
    <w:rsid w:val="006729AA"/>
    <w:rsid w:val="00672D7C"/>
    <w:rsid w:val="00672EEA"/>
    <w:rsid w:val="00673367"/>
    <w:rsid w:val="00673D52"/>
    <w:rsid w:val="006754E6"/>
    <w:rsid w:val="00676481"/>
    <w:rsid w:val="006769BE"/>
    <w:rsid w:val="00677713"/>
    <w:rsid w:val="006804D7"/>
    <w:rsid w:val="00681FC5"/>
    <w:rsid w:val="00682532"/>
    <w:rsid w:val="0068310A"/>
    <w:rsid w:val="00683177"/>
    <w:rsid w:val="006833DA"/>
    <w:rsid w:val="00683415"/>
    <w:rsid w:val="006849E7"/>
    <w:rsid w:val="006856DB"/>
    <w:rsid w:val="006876D8"/>
    <w:rsid w:val="00690780"/>
    <w:rsid w:val="006907D2"/>
    <w:rsid w:val="00690D56"/>
    <w:rsid w:val="006918E3"/>
    <w:rsid w:val="00693308"/>
    <w:rsid w:val="0069366A"/>
    <w:rsid w:val="006937CE"/>
    <w:rsid w:val="0069385D"/>
    <w:rsid w:val="006943C7"/>
    <w:rsid w:val="00695614"/>
    <w:rsid w:val="00695CDF"/>
    <w:rsid w:val="006960FE"/>
    <w:rsid w:val="00696909"/>
    <w:rsid w:val="00696CBB"/>
    <w:rsid w:val="00697D40"/>
    <w:rsid w:val="006A0860"/>
    <w:rsid w:val="006A0CE4"/>
    <w:rsid w:val="006A0E6D"/>
    <w:rsid w:val="006A10FB"/>
    <w:rsid w:val="006A1D74"/>
    <w:rsid w:val="006A22BD"/>
    <w:rsid w:val="006A30B3"/>
    <w:rsid w:val="006A31CF"/>
    <w:rsid w:val="006A365A"/>
    <w:rsid w:val="006A46E9"/>
    <w:rsid w:val="006A50BC"/>
    <w:rsid w:val="006A791D"/>
    <w:rsid w:val="006B016B"/>
    <w:rsid w:val="006B0A33"/>
    <w:rsid w:val="006B480A"/>
    <w:rsid w:val="006B555C"/>
    <w:rsid w:val="006C0293"/>
    <w:rsid w:val="006C1D99"/>
    <w:rsid w:val="006C1DAD"/>
    <w:rsid w:val="006C2C9E"/>
    <w:rsid w:val="006C37FD"/>
    <w:rsid w:val="006C38EF"/>
    <w:rsid w:val="006C56CB"/>
    <w:rsid w:val="006C6009"/>
    <w:rsid w:val="006D0D9B"/>
    <w:rsid w:val="006D1226"/>
    <w:rsid w:val="006D27C4"/>
    <w:rsid w:val="006D2C79"/>
    <w:rsid w:val="006D371F"/>
    <w:rsid w:val="006D4181"/>
    <w:rsid w:val="006D4293"/>
    <w:rsid w:val="006D43E5"/>
    <w:rsid w:val="006D4773"/>
    <w:rsid w:val="006D4800"/>
    <w:rsid w:val="006D483C"/>
    <w:rsid w:val="006D5903"/>
    <w:rsid w:val="006D5AA2"/>
    <w:rsid w:val="006D62FD"/>
    <w:rsid w:val="006D6647"/>
    <w:rsid w:val="006D6E58"/>
    <w:rsid w:val="006D6E62"/>
    <w:rsid w:val="006E0090"/>
    <w:rsid w:val="006E056B"/>
    <w:rsid w:val="006E07FE"/>
    <w:rsid w:val="006E0ABB"/>
    <w:rsid w:val="006E1691"/>
    <w:rsid w:val="006E269D"/>
    <w:rsid w:val="006E3015"/>
    <w:rsid w:val="006E314B"/>
    <w:rsid w:val="006E3CBC"/>
    <w:rsid w:val="006E4E0F"/>
    <w:rsid w:val="006E4E70"/>
    <w:rsid w:val="006E5163"/>
    <w:rsid w:val="006E57B7"/>
    <w:rsid w:val="006E5B69"/>
    <w:rsid w:val="006E5CDE"/>
    <w:rsid w:val="006E5E80"/>
    <w:rsid w:val="006E6EAE"/>
    <w:rsid w:val="006E6F97"/>
    <w:rsid w:val="006E775E"/>
    <w:rsid w:val="006F11BF"/>
    <w:rsid w:val="006F1334"/>
    <w:rsid w:val="006F1416"/>
    <w:rsid w:val="006F14A0"/>
    <w:rsid w:val="006F2896"/>
    <w:rsid w:val="006F2FFC"/>
    <w:rsid w:val="006F3F48"/>
    <w:rsid w:val="006F65BA"/>
    <w:rsid w:val="006F68C6"/>
    <w:rsid w:val="006F6EFA"/>
    <w:rsid w:val="006F725F"/>
    <w:rsid w:val="007000B2"/>
    <w:rsid w:val="00700912"/>
    <w:rsid w:val="0070253F"/>
    <w:rsid w:val="007029AE"/>
    <w:rsid w:val="00702CD9"/>
    <w:rsid w:val="00703837"/>
    <w:rsid w:val="00705652"/>
    <w:rsid w:val="00705CDB"/>
    <w:rsid w:val="00705DCA"/>
    <w:rsid w:val="00706363"/>
    <w:rsid w:val="00707989"/>
    <w:rsid w:val="00707ABF"/>
    <w:rsid w:val="0071040B"/>
    <w:rsid w:val="007105AC"/>
    <w:rsid w:val="00710C1E"/>
    <w:rsid w:val="00710FB6"/>
    <w:rsid w:val="00711EB3"/>
    <w:rsid w:val="00712986"/>
    <w:rsid w:val="00712D00"/>
    <w:rsid w:val="00713116"/>
    <w:rsid w:val="007132FA"/>
    <w:rsid w:val="00715A91"/>
    <w:rsid w:val="00717098"/>
    <w:rsid w:val="007171D7"/>
    <w:rsid w:val="0072182D"/>
    <w:rsid w:val="00722289"/>
    <w:rsid w:val="007224D9"/>
    <w:rsid w:val="007230C0"/>
    <w:rsid w:val="007236D7"/>
    <w:rsid w:val="0072396A"/>
    <w:rsid w:val="00724529"/>
    <w:rsid w:val="00725312"/>
    <w:rsid w:val="00725690"/>
    <w:rsid w:val="00725E77"/>
    <w:rsid w:val="00726940"/>
    <w:rsid w:val="00726E1C"/>
    <w:rsid w:val="00726FFE"/>
    <w:rsid w:val="0073049F"/>
    <w:rsid w:val="00730709"/>
    <w:rsid w:val="00732089"/>
    <w:rsid w:val="00732108"/>
    <w:rsid w:val="00733362"/>
    <w:rsid w:val="00734FC4"/>
    <w:rsid w:val="00736A7A"/>
    <w:rsid w:val="00737BC6"/>
    <w:rsid w:val="00740F9C"/>
    <w:rsid w:val="00741795"/>
    <w:rsid w:val="007425B1"/>
    <w:rsid w:val="007435B4"/>
    <w:rsid w:val="00743854"/>
    <w:rsid w:val="00744203"/>
    <w:rsid w:val="00744990"/>
    <w:rsid w:val="00745E42"/>
    <w:rsid w:val="00746518"/>
    <w:rsid w:val="00746FBF"/>
    <w:rsid w:val="0074766A"/>
    <w:rsid w:val="00747DCD"/>
    <w:rsid w:val="00747EBE"/>
    <w:rsid w:val="00750306"/>
    <w:rsid w:val="00750742"/>
    <w:rsid w:val="0075097C"/>
    <w:rsid w:val="00750A80"/>
    <w:rsid w:val="00751219"/>
    <w:rsid w:val="00751392"/>
    <w:rsid w:val="00751639"/>
    <w:rsid w:val="00751A87"/>
    <w:rsid w:val="00751B68"/>
    <w:rsid w:val="007522C2"/>
    <w:rsid w:val="00752E48"/>
    <w:rsid w:val="0075435C"/>
    <w:rsid w:val="00754807"/>
    <w:rsid w:val="00754F9A"/>
    <w:rsid w:val="007550A7"/>
    <w:rsid w:val="00755249"/>
    <w:rsid w:val="0075669F"/>
    <w:rsid w:val="007566C8"/>
    <w:rsid w:val="00756F36"/>
    <w:rsid w:val="007579BF"/>
    <w:rsid w:val="0076010A"/>
    <w:rsid w:val="0076048A"/>
    <w:rsid w:val="007606F8"/>
    <w:rsid w:val="0076103C"/>
    <w:rsid w:val="00761058"/>
    <w:rsid w:val="00761209"/>
    <w:rsid w:val="00761E62"/>
    <w:rsid w:val="00762C67"/>
    <w:rsid w:val="00763631"/>
    <w:rsid w:val="00763FD5"/>
    <w:rsid w:val="007643D7"/>
    <w:rsid w:val="007646F2"/>
    <w:rsid w:val="00764857"/>
    <w:rsid w:val="00765C3D"/>
    <w:rsid w:val="0076678B"/>
    <w:rsid w:val="0076783E"/>
    <w:rsid w:val="00767933"/>
    <w:rsid w:val="00767947"/>
    <w:rsid w:val="00770BAE"/>
    <w:rsid w:val="00772618"/>
    <w:rsid w:val="007728DC"/>
    <w:rsid w:val="00773282"/>
    <w:rsid w:val="00773CF9"/>
    <w:rsid w:val="00774130"/>
    <w:rsid w:val="00775404"/>
    <w:rsid w:val="00775B68"/>
    <w:rsid w:val="00775C11"/>
    <w:rsid w:val="00776B5B"/>
    <w:rsid w:val="00777258"/>
    <w:rsid w:val="00780478"/>
    <w:rsid w:val="0078102E"/>
    <w:rsid w:val="007812E7"/>
    <w:rsid w:val="00781803"/>
    <w:rsid w:val="00783691"/>
    <w:rsid w:val="00783DCB"/>
    <w:rsid w:val="007845C1"/>
    <w:rsid w:val="00785CCC"/>
    <w:rsid w:val="007863B4"/>
    <w:rsid w:val="007871A3"/>
    <w:rsid w:val="00787E8B"/>
    <w:rsid w:val="00790307"/>
    <w:rsid w:val="0079116A"/>
    <w:rsid w:val="0079201E"/>
    <w:rsid w:val="007924C1"/>
    <w:rsid w:val="00792B5E"/>
    <w:rsid w:val="0079348D"/>
    <w:rsid w:val="007937C0"/>
    <w:rsid w:val="00793FD5"/>
    <w:rsid w:val="007941B3"/>
    <w:rsid w:val="00794CC7"/>
    <w:rsid w:val="007952BF"/>
    <w:rsid w:val="00795893"/>
    <w:rsid w:val="007958D6"/>
    <w:rsid w:val="00795DE2"/>
    <w:rsid w:val="0079613E"/>
    <w:rsid w:val="007965E3"/>
    <w:rsid w:val="0079668F"/>
    <w:rsid w:val="00796F78"/>
    <w:rsid w:val="0079747C"/>
    <w:rsid w:val="00797CEE"/>
    <w:rsid w:val="00797D11"/>
    <w:rsid w:val="007A016A"/>
    <w:rsid w:val="007A02E7"/>
    <w:rsid w:val="007A0F1E"/>
    <w:rsid w:val="007A11E8"/>
    <w:rsid w:val="007A23EB"/>
    <w:rsid w:val="007A388D"/>
    <w:rsid w:val="007A412D"/>
    <w:rsid w:val="007A51CB"/>
    <w:rsid w:val="007A537A"/>
    <w:rsid w:val="007A6003"/>
    <w:rsid w:val="007A60B9"/>
    <w:rsid w:val="007A625C"/>
    <w:rsid w:val="007A698E"/>
    <w:rsid w:val="007A6C90"/>
    <w:rsid w:val="007A7A44"/>
    <w:rsid w:val="007A7B50"/>
    <w:rsid w:val="007B049C"/>
    <w:rsid w:val="007B0554"/>
    <w:rsid w:val="007B1384"/>
    <w:rsid w:val="007B1D64"/>
    <w:rsid w:val="007B1DE7"/>
    <w:rsid w:val="007B1FD2"/>
    <w:rsid w:val="007B25E6"/>
    <w:rsid w:val="007B2E78"/>
    <w:rsid w:val="007B2E7C"/>
    <w:rsid w:val="007B316A"/>
    <w:rsid w:val="007B4AC3"/>
    <w:rsid w:val="007B4C0F"/>
    <w:rsid w:val="007B52D1"/>
    <w:rsid w:val="007B56D1"/>
    <w:rsid w:val="007B5B12"/>
    <w:rsid w:val="007B5E5D"/>
    <w:rsid w:val="007B61E7"/>
    <w:rsid w:val="007B62BA"/>
    <w:rsid w:val="007C0567"/>
    <w:rsid w:val="007C0D7D"/>
    <w:rsid w:val="007C2CD0"/>
    <w:rsid w:val="007C3411"/>
    <w:rsid w:val="007C36F4"/>
    <w:rsid w:val="007C3A7C"/>
    <w:rsid w:val="007C43CD"/>
    <w:rsid w:val="007C46B0"/>
    <w:rsid w:val="007C505E"/>
    <w:rsid w:val="007C52C8"/>
    <w:rsid w:val="007C6692"/>
    <w:rsid w:val="007C6714"/>
    <w:rsid w:val="007C6EA6"/>
    <w:rsid w:val="007C7DBE"/>
    <w:rsid w:val="007D12CD"/>
    <w:rsid w:val="007D2123"/>
    <w:rsid w:val="007D2227"/>
    <w:rsid w:val="007D22AE"/>
    <w:rsid w:val="007D2C23"/>
    <w:rsid w:val="007D2F4D"/>
    <w:rsid w:val="007D3B97"/>
    <w:rsid w:val="007D3E56"/>
    <w:rsid w:val="007D4010"/>
    <w:rsid w:val="007D4D0E"/>
    <w:rsid w:val="007D560E"/>
    <w:rsid w:val="007D5635"/>
    <w:rsid w:val="007D5644"/>
    <w:rsid w:val="007D5E3C"/>
    <w:rsid w:val="007D5F59"/>
    <w:rsid w:val="007D655D"/>
    <w:rsid w:val="007D670D"/>
    <w:rsid w:val="007D6E28"/>
    <w:rsid w:val="007D7198"/>
    <w:rsid w:val="007D739A"/>
    <w:rsid w:val="007E00BB"/>
    <w:rsid w:val="007E0737"/>
    <w:rsid w:val="007E0E13"/>
    <w:rsid w:val="007E11ED"/>
    <w:rsid w:val="007E1B8E"/>
    <w:rsid w:val="007E1E6A"/>
    <w:rsid w:val="007E252A"/>
    <w:rsid w:val="007E28BA"/>
    <w:rsid w:val="007E2BED"/>
    <w:rsid w:val="007E32FB"/>
    <w:rsid w:val="007E3379"/>
    <w:rsid w:val="007E33DC"/>
    <w:rsid w:val="007E3CF9"/>
    <w:rsid w:val="007E412C"/>
    <w:rsid w:val="007E48AE"/>
    <w:rsid w:val="007E4F89"/>
    <w:rsid w:val="007E5455"/>
    <w:rsid w:val="007E5A12"/>
    <w:rsid w:val="007E5AB3"/>
    <w:rsid w:val="007E6F58"/>
    <w:rsid w:val="007E7049"/>
    <w:rsid w:val="007E706A"/>
    <w:rsid w:val="007E7A84"/>
    <w:rsid w:val="007E7C5C"/>
    <w:rsid w:val="007F0EFD"/>
    <w:rsid w:val="007F10FD"/>
    <w:rsid w:val="007F1246"/>
    <w:rsid w:val="007F1261"/>
    <w:rsid w:val="007F133E"/>
    <w:rsid w:val="007F154F"/>
    <w:rsid w:val="007F156B"/>
    <w:rsid w:val="007F16A3"/>
    <w:rsid w:val="007F18CC"/>
    <w:rsid w:val="007F263F"/>
    <w:rsid w:val="007F27CE"/>
    <w:rsid w:val="007F2BFF"/>
    <w:rsid w:val="007F3639"/>
    <w:rsid w:val="007F4061"/>
    <w:rsid w:val="007F4ED1"/>
    <w:rsid w:val="007F589C"/>
    <w:rsid w:val="007F6AE9"/>
    <w:rsid w:val="007F721E"/>
    <w:rsid w:val="008002A8"/>
    <w:rsid w:val="008004E8"/>
    <w:rsid w:val="00800558"/>
    <w:rsid w:val="00800848"/>
    <w:rsid w:val="0080146D"/>
    <w:rsid w:val="0080174C"/>
    <w:rsid w:val="008022C1"/>
    <w:rsid w:val="00803B3E"/>
    <w:rsid w:val="008044FD"/>
    <w:rsid w:val="00804590"/>
    <w:rsid w:val="00804F9E"/>
    <w:rsid w:val="00805042"/>
    <w:rsid w:val="00805392"/>
    <w:rsid w:val="0080641C"/>
    <w:rsid w:val="00806663"/>
    <w:rsid w:val="00806DED"/>
    <w:rsid w:val="008070C2"/>
    <w:rsid w:val="008076C8"/>
    <w:rsid w:val="00807B3F"/>
    <w:rsid w:val="00807B64"/>
    <w:rsid w:val="008101C6"/>
    <w:rsid w:val="00810E0B"/>
    <w:rsid w:val="00811490"/>
    <w:rsid w:val="0081197A"/>
    <w:rsid w:val="00812B19"/>
    <w:rsid w:val="00812BB1"/>
    <w:rsid w:val="00812EEC"/>
    <w:rsid w:val="0081398E"/>
    <w:rsid w:val="00813FB9"/>
    <w:rsid w:val="00814012"/>
    <w:rsid w:val="008144DF"/>
    <w:rsid w:val="008149E0"/>
    <w:rsid w:val="00814E4C"/>
    <w:rsid w:val="00815411"/>
    <w:rsid w:val="00815C1F"/>
    <w:rsid w:val="00816E40"/>
    <w:rsid w:val="0082286B"/>
    <w:rsid w:val="00822ECD"/>
    <w:rsid w:val="00822F3B"/>
    <w:rsid w:val="008239C3"/>
    <w:rsid w:val="00823D75"/>
    <w:rsid w:val="008249B8"/>
    <w:rsid w:val="008253D8"/>
    <w:rsid w:val="0082546E"/>
    <w:rsid w:val="0082557C"/>
    <w:rsid w:val="0082567B"/>
    <w:rsid w:val="008266E9"/>
    <w:rsid w:val="0082672A"/>
    <w:rsid w:val="00826B1D"/>
    <w:rsid w:val="00827418"/>
    <w:rsid w:val="008277D5"/>
    <w:rsid w:val="00830B65"/>
    <w:rsid w:val="00831F4C"/>
    <w:rsid w:val="008323C4"/>
    <w:rsid w:val="00832475"/>
    <w:rsid w:val="00832577"/>
    <w:rsid w:val="00832A4F"/>
    <w:rsid w:val="0083328B"/>
    <w:rsid w:val="00834405"/>
    <w:rsid w:val="008353C7"/>
    <w:rsid w:val="00835E11"/>
    <w:rsid w:val="008368B1"/>
    <w:rsid w:val="00837B42"/>
    <w:rsid w:val="00837E14"/>
    <w:rsid w:val="0084007D"/>
    <w:rsid w:val="008402E6"/>
    <w:rsid w:val="00840817"/>
    <w:rsid w:val="00842F38"/>
    <w:rsid w:val="00843417"/>
    <w:rsid w:val="00843833"/>
    <w:rsid w:val="0084426E"/>
    <w:rsid w:val="00844C9B"/>
    <w:rsid w:val="00844FAB"/>
    <w:rsid w:val="0084603D"/>
    <w:rsid w:val="008475F9"/>
    <w:rsid w:val="0085056E"/>
    <w:rsid w:val="00850FC1"/>
    <w:rsid w:val="008516CD"/>
    <w:rsid w:val="008520E6"/>
    <w:rsid w:val="00852222"/>
    <w:rsid w:val="008537A2"/>
    <w:rsid w:val="00853902"/>
    <w:rsid w:val="00853E58"/>
    <w:rsid w:val="0085411E"/>
    <w:rsid w:val="00854A6C"/>
    <w:rsid w:val="00854B28"/>
    <w:rsid w:val="00857497"/>
    <w:rsid w:val="00857593"/>
    <w:rsid w:val="00860237"/>
    <w:rsid w:val="008605F0"/>
    <w:rsid w:val="00860B7B"/>
    <w:rsid w:val="008610D2"/>
    <w:rsid w:val="0086199E"/>
    <w:rsid w:val="00861C91"/>
    <w:rsid w:val="00861D68"/>
    <w:rsid w:val="00861FA5"/>
    <w:rsid w:val="00863595"/>
    <w:rsid w:val="00864026"/>
    <w:rsid w:val="00864AB7"/>
    <w:rsid w:val="00864BB5"/>
    <w:rsid w:val="00864DFB"/>
    <w:rsid w:val="00864FB0"/>
    <w:rsid w:val="00865D27"/>
    <w:rsid w:val="0086644C"/>
    <w:rsid w:val="00866506"/>
    <w:rsid w:val="0086751B"/>
    <w:rsid w:val="0086776A"/>
    <w:rsid w:val="00867DEB"/>
    <w:rsid w:val="00870475"/>
    <w:rsid w:val="008707D1"/>
    <w:rsid w:val="00870CD7"/>
    <w:rsid w:val="00870FDE"/>
    <w:rsid w:val="0087105C"/>
    <w:rsid w:val="008715FA"/>
    <w:rsid w:val="00871761"/>
    <w:rsid w:val="00871D2D"/>
    <w:rsid w:val="00872386"/>
    <w:rsid w:val="008725EF"/>
    <w:rsid w:val="008728C1"/>
    <w:rsid w:val="008730A6"/>
    <w:rsid w:val="00873807"/>
    <w:rsid w:val="0087398E"/>
    <w:rsid w:val="00873EA9"/>
    <w:rsid w:val="00874F44"/>
    <w:rsid w:val="00875295"/>
    <w:rsid w:val="00875453"/>
    <w:rsid w:val="008764A6"/>
    <w:rsid w:val="008765E8"/>
    <w:rsid w:val="00876EE4"/>
    <w:rsid w:val="0087763A"/>
    <w:rsid w:val="00877F2F"/>
    <w:rsid w:val="00881777"/>
    <w:rsid w:val="00881EB3"/>
    <w:rsid w:val="00881FEB"/>
    <w:rsid w:val="008824AF"/>
    <w:rsid w:val="0088278A"/>
    <w:rsid w:val="0088370B"/>
    <w:rsid w:val="00883730"/>
    <w:rsid w:val="00883F9B"/>
    <w:rsid w:val="00884094"/>
    <w:rsid w:val="008846C1"/>
    <w:rsid w:val="00884C99"/>
    <w:rsid w:val="00884F06"/>
    <w:rsid w:val="00885067"/>
    <w:rsid w:val="008857CC"/>
    <w:rsid w:val="00885F64"/>
    <w:rsid w:val="008868E1"/>
    <w:rsid w:val="00886B09"/>
    <w:rsid w:val="00886D5C"/>
    <w:rsid w:val="0088751B"/>
    <w:rsid w:val="0088764C"/>
    <w:rsid w:val="0089084E"/>
    <w:rsid w:val="00890969"/>
    <w:rsid w:val="00890A8D"/>
    <w:rsid w:val="00891CB3"/>
    <w:rsid w:val="008933C2"/>
    <w:rsid w:val="00893C4B"/>
    <w:rsid w:val="00894224"/>
    <w:rsid w:val="00894B8E"/>
    <w:rsid w:val="00895A88"/>
    <w:rsid w:val="00895B0B"/>
    <w:rsid w:val="00896BA1"/>
    <w:rsid w:val="00896CD5"/>
    <w:rsid w:val="00897B8A"/>
    <w:rsid w:val="008A0114"/>
    <w:rsid w:val="008A14D3"/>
    <w:rsid w:val="008A212D"/>
    <w:rsid w:val="008A243F"/>
    <w:rsid w:val="008A26A3"/>
    <w:rsid w:val="008A2BDC"/>
    <w:rsid w:val="008A3E62"/>
    <w:rsid w:val="008A4314"/>
    <w:rsid w:val="008A4D4D"/>
    <w:rsid w:val="008A5BDD"/>
    <w:rsid w:val="008A6B3F"/>
    <w:rsid w:val="008A6B47"/>
    <w:rsid w:val="008A6EDB"/>
    <w:rsid w:val="008A7470"/>
    <w:rsid w:val="008B0425"/>
    <w:rsid w:val="008B04FE"/>
    <w:rsid w:val="008B054E"/>
    <w:rsid w:val="008B08F7"/>
    <w:rsid w:val="008B0E57"/>
    <w:rsid w:val="008B1277"/>
    <w:rsid w:val="008B195C"/>
    <w:rsid w:val="008B1B76"/>
    <w:rsid w:val="008B362A"/>
    <w:rsid w:val="008B3A3B"/>
    <w:rsid w:val="008B3D02"/>
    <w:rsid w:val="008B3D4A"/>
    <w:rsid w:val="008B4E24"/>
    <w:rsid w:val="008B6D12"/>
    <w:rsid w:val="008B75C9"/>
    <w:rsid w:val="008B7AE3"/>
    <w:rsid w:val="008C0077"/>
    <w:rsid w:val="008C07C1"/>
    <w:rsid w:val="008C2428"/>
    <w:rsid w:val="008C2E65"/>
    <w:rsid w:val="008C41C8"/>
    <w:rsid w:val="008C4C96"/>
    <w:rsid w:val="008C4CB1"/>
    <w:rsid w:val="008C50DF"/>
    <w:rsid w:val="008C54D2"/>
    <w:rsid w:val="008C5598"/>
    <w:rsid w:val="008C6735"/>
    <w:rsid w:val="008C685F"/>
    <w:rsid w:val="008C6C20"/>
    <w:rsid w:val="008C7B2C"/>
    <w:rsid w:val="008D0CFA"/>
    <w:rsid w:val="008D11F1"/>
    <w:rsid w:val="008D12BC"/>
    <w:rsid w:val="008D2288"/>
    <w:rsid w:val="008D250B"/>
    <w:rsid w:val="008D2EF6"/>
    <w:rsid w:val="008D3BC8"/>
    <w:rsid w:val="008D3D16"/>
    <w:rsid w:val="008D3DAC"/>
    <w:rsid w:val="008D427B"/>
    <w:rsid w:val="008D43A4"/>
    <w:rsid w:val="008D53EB"/>
    <w:rsid w:val="008D753D"/>
    <w:rsid w:val="008E022B"/>
    <w:rsid w:val="008E1323"/>
    <w:rsid w:val="008E15A9"/>
    <w:rsid w:val="008E1B68"/>
    <w:rsid w:val="008E37FD"/>
    <w:rsid w:val="008E4356"/>
    <w:rsid w:val="008E44A2"/>
    <w:rsid w:val="008E55DD"/>
    <w:rsid w:val="008E5A99"/>
    <w:rsid w:val="008E5B22"/>
    <w:rsid w:val="008E5CA3"/>
    <w:rsid w:val="008E5F4E"/>
    <w:rsid w:val="008E67BA"/>
    <w:rsid w:val="008E680B"/>
    <w:rsid w:val="008E6929"/>
    <w:rsid w:val="008E6FFB"/>
    <w:rsid w:val="008E70A1"/>
    <w:rsid w:val="008E7C1F"/>
    <w:rsid w:val="008F0263"/>
    <w:rsid w:val="008F0A93"/>
    <w:rsid w:val="008F1C4A"/>
    <w:rsid w:val="008F2246"/>
    <w:rsid w:val="008F27E3"/>
    <w:rsid w:val="008F337B"/>
    <w:rsid w:val="008F36FA"/>
    <w:rsid w:val="008F3CEF"/>
    <w:rsid w:val="008F465C"/>
    <w:rsid w:val="008F49FE"/>
    <w:rsid w:val="008F7180"/>
    <w:rsid w:val="008F71FA"/>
    <w:rsid w:val="008F7611"/>
    <w:rsid w:val="008F77BC"/>
    <w:rsid w:val="0090097B"/>
    <w:rsid w:val="00900C61"/>
    <w:rsid w:val="0090178E"/>
    <w:rsid w:val="0090212B"/>
    <w:rsid w:val="00902446"/>
    <w:rsid w:val="009027D3"/>
    <w:rsid w:val="0090399A"/>
    <w:rsid w:val="00903BA8"/>
    <w:rsid w:val="00903E6B"/>
    <w:rsid w:val="0090426F"/>
    <w:rsid w:val="009044C5"/>
    <w:rsid w:val="00904C89"/>
    <w:rsid w:val="00905086"/>
    <w:rsid w:val="009057DF"/>
    <w:rsid w:val="0090598B"/>
    <w:rsid w:val="00905F41"/>
    <w:rsid w:val="00906B59"/>
    <w:rsid w:val="00906DB6"/>
    <w:rsid w:val="00906E14"/>
    <w:rsid w:val="00907B41"/>
    <w:rsid w:val="009102E5"/>
    <w:rsid w:val="00910A68"/>
    <w:rsid w:val="009113F8"/>
    <w:rsid w:val="00912C6D"/>
    <w:rsid w:val="00914EBB"/>
    <w:rsid w:val="00916712"/>
    <w:rsid w:val="00916D89"/>
    <w:rsid w:val="009206FE"/>
    <w:rsid w:val="00921D57"/>
    <w:rsid w:val="009232F6"/>
    <w:rsid w:val="009246F5"/>
    <w:rsid w:val="00925193"/>
    <w:rsid w:val="00925522"/>
    <w:rsid w:val="00925CDE"/>
    <w:rsid w:val="00926426"/>
    <w:rsid w:val="00927197"/>
    <w:rsid w:val="009277F1"/>
    <w:rsid w:val="00927954"/>
    <w:rsid w:val="00930524"/>
    <w:rsid w:val="009311DC"/>
    <w:rsid w:val="00931805"/>
    <w:rsid w:val="009318BE"/>
    <w:rsid w:val="00931BC7"/>
    <w:rsid w:val="00933B81"/>
    <w:rsid w:val="009372E0"/>
    <w:rsid w:val="00937AA2"/>
    <w:rsid w:val="009403F4"/>
    <w:rsid w:val="009404C1"/>
    <w:rsid w:val="009439F9"/>
    <w:rsid w:val="00944400"/>
    <w:rsid w:val="00944C4C"/>
    <w:rsid w:val="00944F02"/>
    <w:rsid w:val="00945950"/>
    <w:rsid w:val="009459C9"/>
    <w:rsid w:val="00946326"/>
    <w:rsid w:val="009464B3"/>
    <w:rsid w:val="00946CB1"/>
    <w:rsid w:val="00947DA3"/>
    <w:rsid w:val="00950342"/>
    <w:rsid w:val="00950639"/>
    <w:rsid w:val="00953C52"/>
    <w:rsid w:val="009549D6"/>
    <w:rsid w:val="00954DC3"/>
    <w:rsid w:val="00954E61"/>
    <w:rsid w:val="00955122"/>
    <w:rsid w:val="009554FE"/>
    <w:rsid w:val="00955C4F"/>
    <w:rsid w:val="009560EE"/>
    <w:rsid w:val="00956365"/>
    <w:rsid w:val="00956C92"/>
    <w:rsid w:val="009577ED"/>
    <w:rsid w:val="00960266"/>
    <w:rsid w:val="00960A86"/>
    <w:rsid w:val="00962A76"/>
    <w:rsid w:val="00963774"/>
    <w:rsid w:val="00964284"/>
    <w:rsid w:val="00964592"/>
    <w:rsid w:val="009645C1"/>
    <w:rsid w:val="00965006"/>
    <w:rsid w:val="009651A2"/>
    <w:rsid w:val="0096539F"/>
    <w:rsid w:val="009657B1"/>
    <w:rsid w:val="00966937"/>
    <w:rsid w:val="00966F8A"/>
    <w:rsid w:val="00967911"/>
    <w:rsid w:val="0097010F"/>
    <w:rsid w:val="0097042F"/>
    <w:rsid w:val="00970854"/>
    <w:rsid w:val="00970DD4"/>
    <w:rsid w:val="00971799"/>
    <w:rsid w:val="00971A68"/>
    <w:rsid w:val="00971DAE"/>
    <w:rsid w:val="00973AB5"/>
    <w:rsid w:val="00974BE1"/>
    <w:rsid w:val="0097524B"/>
    <w:rsid w:val="00975B18"/>
    <w:rsid w:val="00975FF8"/>
    <w:rsid w:val="009767A3"/>
    <w:rsid w:val="00976E1A"/>
    <w:rsid w:val="00981689"/>
    <w:rsid w:val="009829CE"/>
    <w:rsid w:val="009834BF"/>
    <w:rsid w:val="00983517"/>
    <w:rsid w:val="00983952"/>
    <w:rsid w:val="009849F3"/>
    <w:rsid w:val="009852D3"/>
    <w:rsid w:val="009858F2"/>
    <w:rsid w:val="0098726A"/>
    <w:rsid w:val="00991630"/>
    <w:rsid w:val="00991FF2"/>
    <w:rsid w:val="0099203F"/>
    <w:rsid w:val="0099275C"/>
    <w:rsid w:val="00992F0A"/>
    <w:rsid w:val="00993411"/>
    <w:rsid w:val="00993E85"/>
    <w:rsid w:val="00994055"/>
    <w:rsid w:val="0099481B"/>
    <w:rsid w:val="0099492F"/>
    <w:rsid w:val="00994E43"/>
    <w:rsid w:val="0099544C"/>
    <w:rsid w:val="0099618A"/>
    <w:rsid w:val="009979F7"/>
    <w:rsid w:val="00997CF4"/>
    <w:rsid w:val="009A036A"/>
    <w:rsid w:val="009A0419"/>
    <w:rsid w:val="009A087C"/>
    <w:rsid w:val="009A1440"/>
    <w:rsid w:val="009A14E4"/>
    <w:rsid w:val="009A18D9"/>
    <w:rsid w:val="009A1A0E"/>
    <w:rsid w:val="009A2320"/>
    <w:rsid w:val="009A2C95"/>
    <w:rsid w:val="009A3198"/>
    <w:rsid w:val="009A3C13"/>
    <w:rsid w:val="009A3DF4"/>
    <w:rsid w:val="009A5053"/>
    <w:rsid w:val="009A5260"/>
    <w:rsid w:val="009A602A"/>
    <w:rsid w:val="009A61D1"/>
    <w:rsid w:val="009A621C"/>
    <w:rsid w:val="009A65A6"/>
    <w:rsid w:val="009A68E2"/>
    <w:rsid w:val="009A6914"/>
    <w:rsid w:val="009A7FF3"/>
    <w:rsid w:val="009B040D"/>
    <w:rsid w:val="009B0783"/>
    <w:rsid w:val="009B21CE"/>
    <w:rsid w:val="009B2817"/>
    <w:rsid w:val="009B2D8E"/>
    <w:rsid w:val="009B2DC8"/>
    <w:rsid w:val="009B452A"/>
    <w:rsid w:val="009B45A5"/>
    <w:rsid w:val="009B4CF0"/>
    <w:rsid w:val="009B5570"/>
    <w:rsid w:val="009B56EC"/>
    <w:rsid w:val="009B5B31"/>
    <w:rsid w:val="009B6ACB"/>
    <w:rsid w:val="009B71F2"/>
    <w:rsid w:val="009B7258"/>
    <w:rsid w:val="009B7FD7"/>
    <w:rsid w:val="009C0018"/>
    <w:rsid w:val="009C11F3"/>
    <w:rsid w:val="009C1323"/>
    <w:rsid w:val="009C1721"/>
    <w:rsid w:val="009C18B9"/>
    <w:rsid w:val="009C2133"/>
    <w:rsid w:val="009C30E1"/>
    <w:rsid w:val="009C3A7A"/>
    <w:rsid w:val="009C3D84"/>
    <w:rsid w:val="009C4509"/>
    <w:rsid w:val="009C4534"/>
    <w:rsid w:val="009C48FA"/>
    <w:rsid w:val="009C5F15"/>
    <w:rsid w:val="009C6755"/>
    <w:rsid w:val="009C6994"/>
    <w:rsid w:val="009C6BB1"/>
    <w:rsid w:val="009C6CD1"/>
    <w:rsid w:val="009D00A1"/>
    <w:rsid w:val="009D0297"/>
    <w:rsid w:val="009D120B"/>
    <w:rsid w:val="009D2890"/>
    <w:rsid w:val="009D2D8C"/>
    <w:rsid w:val="009D34BE"/>
    <w:rsid w:val="009D3EF1"/>
    <w:rsid w:val="009D44D2"/>
    <w:rsid w:val="009D4E79"/>
    <w:rsid w:val="009D619D"/>
    <w:rsid w:val="009D61FE"/>
    <w:rsid w:val="009D6486"/>
    <w:rsid w:val="009D6A1C"/>
    <w:rsid w:val="009D7769"/>
    <w:rsid w:val="009D79DE"/>
    <w:rsid w:val="009E0215"/>
    <w:rsid w:val="009E18E2"/>
    <w:rsid w:val="009E221D"/>
    <w:rsid w:val="009E23D8"/>
    <w:rsid w:val="009E245B"/>
    <w:rsid w:val="009E2655"/>
    <w:rsid w:val="009E268F"/>
    <w:rsid w:val="009E2800"/>
    <w:rsid w:val="009E2A74"/>
    <w:rsid w:val="009E334A"/>
    <w:rsid w:val="009E38BD"/>
    <w:rsid w:val="009E3C11"/>
    <w:rsid w:val="009E3E6F"/>
    <w:rsid w:val="009E44F1"/>
    <w:rsid w:val="009E5270"/>
    <w:rsid w:val="009E5C58"/>
    <w:rsid w:val="009E5CC6"/>
    <w:rsid w:val="009E5FA1"/>
    <w:rsid w:val="009E6275"/>
    <w:rsid w:val="009E6CFA"/>
    <w:rsid w:val="009E6ED2"/>
    <w:rsid w:val="009E728A"/>
    <w:rsid w:val="009F022F"/>
    <w:rsid w:val="009F06EB"/>
    <w:rsid w:val="009F2007"/>
    <w:rsid w:val="009F23EB"/>
    <w:rsid w:val="009F26A6"/>
    <w:rsid w:val="009F2D54"/>
    <w:rsid w:val="009F3004"/>
    <w:rsid w:val="009F30B6"/>
    <w:rsid w:val="009F66A6"/>
    <w:rsid w:val="009F7483"/>
    <w:rsid w:val="009F7A79"/>
    <w:rsid w:val="009F7EB0"/>
    <w:rsid w:val="00A00612"/>
    <w:rsid w:val="00A00796"/>
    <w:rsid w:val="00A014C3"/>
    <w:rsid w:val="00A01696"/>
    <w:rsid w:val="00A0221B"/>
    <w:rsid w:val="00A0257E"/>
    <w:rsid w:val="00A025D5"/>
    <w:rsid w:val="00A03567"/>
    <w:rsid w:val="00A03E1C"/>
    <w:rsid w:val="00A03FAB"/>
    <w:rsid w:val="00A0433D"/>
    <w:rsid w:val="00A0484E"/>
    <w:rsid w:val="00A04BED"/>
    <w:rsid w:val="00A05631"/>
    <w:rsid w:val="00A056DA"/>
    <w:rsid w:val="00A05B56"/>
    <w:rsid w:val="00A06452"/>
    <w:rsid w:val="00A06CBB"/>
    <w:rsid w:val="00A07EB2"/>
    <w:rsid w:val="00A10070"/>
    <w:rsid w:val="00A10CCE"/>
    <w:rsid w:val="00A11370"/>
    <w:rsid w:val="00A121FB"/>
    <w:rsid w:val="00A12203"/>
    <w:rsid w:val="00A12D03"/>
    <w:rsid w:val="00A12E09"/>
    <w:rsid w:val="00A135CC"/>
    <w:rsid w:val="00A13AFD"/>
    <w:rsid w:val="00A1469F"/>
    <w:rsid w:val="00A146EF"/>
    <w:rsid w:val="00A15DAF"/>
    <w:rsid w:val="00A15DC8"/>
    <w:rsid w:val="00A15E81"/>
    <w:rsid w:val="00A162B4"/>
    <w:rsid w:val="00A168D6"/>
    <w:rsid w:val="00A16C4A"/>
    <w:rsid w:val="00A176EA"/>
    <w:rsid w:val="00A17942"/>
    <w:rsid w:val="00A17DE2"/>
    <w:rsid w:val="00A209D9"/>
    <w:rsid w:val="00A2184D"/>
    <w:rsid w:val="00A219C1"/>
    <w:rsid w:val="00A21E8C"/>
    <w:rsid w:val="00A2365B"/>
    <w:rsid w:val="00A23ED8"/>
    <w:rsid w:val="00A24A5C"/>
    <w:rsid w:val="00A252AC"/>
    <w:rsid w:val="00A258F4"/>
    <w:rsid w:val="00A26C61"/>
    <w:rsid w:val="00A26E7F"/>
    <w:rsid w:val="00A2750B"/>
    <w:rsid w:val="00A30047"/>
    <w:rsid w:val="00A30981"/>
    <w:rsid w:val="00A31A69"/>
    <w:rsid w:val="00A32366"/>
    <w:rsid w:val="00A3360D"/>
    <w:rsid w:val="00A34EF1"/>
    <w:rsid w:val="00A3718A"/>
    <w:rsid w:val="00A40D7F"/>
    <w:rsid w:val="00A41B96"/>
    <w:rsid w:val="00A424D5"/>
    <w:rsid w:val="00A42E39"/>
    <w:rsid w:val="00A433BF"/>
    <w:rsid w:val="00A43513"/>
    <w:rsid w:val="00A4353C"/>
    <w:rsid w:val="00A45341"/>
    <w:rsid w:val="00A45B71"/>
    <w:rsid w:val="00A46AFA"/>
    <w:rsid w:val="00A474B1"/>
    <w:rsid w:val="00A47B83"/>
    <w:rsid w:val="00A5021B"/>
    <w:rsid w:val="00A50F1A"/>
    <w:rsid w:val="00A50FF1"/>
    <w:rsid w:val="00A51022"/>
    <w:rsid w:val="00A510E9"/>
    <w:rsid w:val="00A51365"/>
    <w:rsid w:val="00A51723"/>
    <w:rsid w:val="00A5173E"/>
    <w:rsid w:val="00A517AE"/>
    <w:rsid w:val="00A524C4"/>
    <w:rsid w:val="00A52F68"/>
    <w:rsid w:val="00A53C21"/>
    <w:rsid w:val="00A53E35"/>
    <w:rsid w:val="00A542C2"/>
    <w:rsid w:val="00A54CBD"/>
    <w:rsid w:val="00A54ED0"/>
    <w:rsid w:val="00A55562"/>
    <w:rsid w:val="00A555E8"/>
    <w:rsid w:val="00A55CF9"/>
    <w:rsid w:val="00A5626F"/>
    <w:rsid w:val="00A56464"/>
    <w:rsid w:val="00A56C42"/>
    <w:rsid w:val="00A57050"/>
    <w:rsid w:val="00A57611"/>
    <w:rsid w:val="00A57D0F"/>
    <w:rsid w:val="00A60E6F"/>
    <w:rsid w:val="00A60F40"/>
    <w:rsid w:val="00A61244"/>
    <w:rsid w:val="00A61B20"/>
    <w:rsid w:val="00A61C70"/>
    <w:rsid w:val="00A625E2"/>
    <w:rsid w:val="00A634B5"/>
    <w:rsid w:val="00A65380"/>
    <w:rsid w:val="00A65ADF"/>
    <w:rsid w:val="00A65ECE"/>
    <w:rsid w:val="00A6620D"/>
    <w:rsid w:val="00A7043A"/>
    <w:rsid w:val="00A7069A"/>
    <w:rsid w:val="00A723D3"/>
    <w:rsid w:val="00A72FE0"/>
    <w:rsid w:val="00A73706"/>
    <w:rsid w:val="00A737FF"/>
    <w:rsid w:val="00A73CCE"/>
    <w:rsid w:val="00A73DEC"/>
    <w:rsid w:val="00A744BD"/>
    <w:rsid w:val="00A752E7"/>
    <w:rsid w:val="00A7532B"/>
    <w:rsid w:val="00A75519"/>
    <w:rsid w:val="00A756AC"/>
    <w:rsid w:val="00A75926"/>
    <w:rsid w:val="00A75FB2"/>
    <w:rsid w:val="00A76219"/>
    <w:rsid w:val="00A76445"/>
    <w:rsid w:val="00A766F4"/>
    <w:rsid w:val="00A77819"/>
    <w:rsid w:val="00A80573"/>
    <w:rsid w:val="00A81603"/>
    <w:rsid w:val="00A81AFC"/>
    <w:rsid w:val="00A82200"/>
    <w:rsid w:val="00A83861"/>
    <w:rsid w:val="00A83C2E"/>
    <w:rsid w:val="00A84209"/>
    <w:rsid w:val="00A8511E"/>
    <w:rsid w:val="00A8523A"/>
    <w:rsid w:val="00A8627B"/>
    <w:rsid w:val="00A872F4"/>
    <w:rsid w:val="00A90932"/>
    <w:rsid w:val="00A90972"/>
    <w:rsid w:val="00A924BC"/>
    <w:rsid w:val="00A93697"/>
    <w:rsid w:val="00A9425E"/>
    <w:rsid w:val="00A946BA"/>
    <w:rsid w:val="00A948A6"/>
    <w:rsid w:val="00A954B3"/>
    <w:rsid w:val="00A962E4"/>
    <w:rsid w:val="00A97460"/>
    <w:rsid w:val="00A9747A"/>
    <w:rsid w:val="00A97805"/>
    <w:rsid w:val="00AA0EE4"/>
    <w:rsid w:val="00AA1255"/>
    <w:rsid w:val="00AA130E"/>
    <w:rsid w:val="00AA1940"/>
    <w:rsid w:val="00AA1A50"/>
    <w:rsid w:val="00AA1DB8"/>
    <w:rsid w:val="00AA1F27"/>
    <w:rsid w:val="00AA203C"/>
    <w:rsid w:val="00AA2CCA"/>
    <w:rsid w:val="00AA2D9C"/>
    <w:rsid w:val="00AA44AE"/>
    <w:rsid w:val="00AA6712"/>
    <w:rsid w:val="00AA6E06"/>
    <w:rsid w:val="00AA75A0"/>
    <w:rsid w:val="00AA785B"/>
    <w:rsid w:val="00AB012E"/>
    <w:rsid w:val="00AB1C45"/>
    <w:rsid w:val="00AB245C"/>
    <w:rsid w:val="00AB2587"/>
    <w:rsid w:val="00AB258E"/>
    <w:rsid w:val="00AB2B08"/>
    <w:rsid w:val="00AB2E34"/>
    <w:rsid w:val="00AB48BC"/>
    <w:rsid w:val="00AB4D3F"/>
    <w:rsid w:val="00AB4F28"/>
    <w:rsid w:val="00AB5A56"/>
    <w:rsid w:val="00AB636C"/>
    <w:rsid w:val="00AB71B7"/>
    <w:rsid w:val="00AB750D"/>
    <w:rsid w:val="00AC02A3"/>
    <w:rsid w:val="00AC0BC3"/>
    <w:rsid w:val="00AC1563"/>
    <w:rsid w:val="00AC1C92"/>
    <w:rsid w:val="00AC1D5F"/>
    <w:rsid w:val="00AC1E2E"/>
    <w:rsid w:val="00AC1F75"/>
    <w:rsid w:val="00AC202F"/>
    <w:rsid w:val="00AC29CE"/>
    <w:rsid w:val="00AC2F86"/>
    <w:rsid w:val="00AC336C"/>
    <w:rsid w:val="00AC34D4"/>
    <w:rsid w:val="00AC3F84"/>
    <w:rsid w:val="00AC445B"/>
    <w:rsid w:val="00AC4516"/>
    <w:rsid w:val="00AC4FEB"/>
    <w:rsid w:val="00AC5624"/>
    <w:rsid w:val="00AC584E"/>
    <w:rsid w:val="00AC5DF3"/>
    <w:rsid w:val="00AC5FBA"/>
    <w:rsid w:val="00AC632A"/>
    <w:rsid w:val="00AC7C51"/>
    <w:rsid w:val="00AD0C9E"/>
    <w:rsid w:val="00AD14F2"/>
    <w:rsid w:val="00AD1E71"/>
    <w:rsid w:val="00AD2897"/>
    <w:rsid w:val="00AD3165"/>
    <w:rsid w:val="00AD348F"/>
    <w:rsid w:val="00AD4544"/>
    <w:rsid w:val="00AD459F"/>
    <w:rsid w:val="00AD5F72"/>
    <w:rsid w:val="00AD6D3B"/>
    <w:rsid w:val="00AD733D"/>
    <w:rsid w:val="00AE0E84"/>
    <w:rsid w:val="00AE12EA"/>
    <w:rsid w:val="00AE1660"/>
    <w:rsid w:val="00AE300F"/>
    <w:rsid w:val="00AE35D7"/>
    <w:rsid w:val="00AE3AB7"/>
    <w:rsid w:val="00AE43A7"/>
    <w:rsid w:val="00AE4F02"/>
    <w:rsid w:val="00AE506D"/>
    <w:rsid w:val="00AE5561"/>
    <w:rsid w:val="00AE6065"/>
    <w:rsid w:val="00AE78CB"/>
    <w:rsid w:val="00AE78E4"/>
    <w:rsid w:val="00AE7AA6"/>
    <w:rsid w:val="00AF068F"/>
    <w:rsid w:val="00AF0B32"/>
    <w:rsid w:val="00AF26B1"/>
    <w:rsid w:val="00AF280D"/>
    <w:rsid w:val="00AF3091"/>
    <w:rsid w:val="00AF4079"/>
    <w:rsid w:val="00AF41A8"/>
    <w:rsid w:val="00AF439E"/>
    <w:rsid w:val="00AF4738"/>
    <w:rsid w:val="00AF5057"/>
    <w:rsid w:val="00AF5242"/>
    <w:rsid w:val="00AF5394"/>
    <w:rsid w:val="00AF5820"/>
    <w:rsid w:val="00AF60EA"/>
    <w:rsid w:val="00AF67F2"/>
    <w:rsid w:val="00AF6E9A"/>
    <w:rsid w:val="00AF706B"/>
    <w:rsid w:val="00AF7F42"/>
    <w:rsid w:val="00B00373"/>
    <w:rsid w:val="00B0069F"/>
    <w:rsid w:val="00B008F3"/>
    <w:rsid w:val="00B00BAD"/>
    <w:rsid w:val="00B016CB"/>
    <w:rsid w:val="00B03436"/>
    <w:rsid w:val="00B03F98"/>
    <w:rsid w:val="00B04941"/>
    <w:rsid w:val="00B04FEE"/>
    <w:rsid w:val="00B052B1"/>
    <w:rsid w:val="00B06A12"/>
    <w:rsid w:val="00B06BA0"/>
    <w:rsid w:val="00B06EEB"/>
    <w:rsid w:val="00B10018"/>
    <w:rsid w:val="00B109F7"/>
    <w:rsid w:val="00B10A6E"/>
    <w:rsid w:val="00B10BA1"/>
    <w:rsid w:val="00B10E56"/>
    <w:rsid w:val="00B117AB"/>
    <w:rsid w:val="00B11C25"/>
    <w:rsid w:val="00B11EAB"/>
    <w:rsid w:val="00B11F5E"/>
    <w:rsid w:val="00B127CB"/>
    <w:rsid w:val="00B12CD4"/>
    <w:rsid w:val="00B13101"/>
    <w:rsid w:val="00B13611"/>
    <w:rsid w:val="00B13ECF"/>
    <w:rsid w:val="00B14704"/>
    <w:rsid w:val="00B14773"/>
    <w:rsid w:val="00B15D31"/>
    <w:rsid w:val="00B1606B"/>
    <w:rsid w:val="00B162B2"/>
    <w:rsid w:val="00B1646C"/>
    <w:rsid w:val="00B169F7"/>
    <w:rsid w:val="00B2076F"/>
    <w:rsid w:val="00B20DA9"/>
    <w:rsid w:val="00B2149B"/>
    <w:rsid w:val="00B21568"/>
    <w:rsid w:val="00B22810"/>
    <w:rsid w:val="00B23040"/>
    <w:rsid w:val="00B23206"/>
    <w:rsid w:val="00B24314"/>
    <w:rsid w:val="00B24B35"/>
    <w:rsid w:val="00B24BD9"/>
    <w:rsid w:val="00B2639A"/>
    <w:rsid w:val="00B267BB"/>
    <w:rsid w:val="00B26CA8"/>
    <w:rsid w:val="00B27541"/>
    <w:rsid w:val="00B30195"/>
    <w:rsid w:val="00B30C62"/>
    <w:rsid w:val="00B31017"/>
    <w:rsid w:val="00B311AD"/>
    <w:rsid w:val="00B318AA"/>
    <w:rsid w:val="00B32D2C"/>
    <w:rsid w:val="00B332A0"/>
    <w:rsid w:val="00B34533"/>
    <w:rsid w:val="00B34D9F"/>
    <w:rsid w:val="00B35052"/>
    <w:rsid w:val="00B35387"/>
    <w:rsid w:val="00B361B8"/>
    <w:rsid w:val="00B3645E"/>
    <w:rsid w:val="00B36EF1"/>
    <w:rsid w:val="00B37120"/>
    <w:rsid w:val="00B3739F"/>
    <w:rsid w:val="00B4033E"/>
    <w:rsid w:val="00B40384"/>
    <w:rsid w:val="00B405F4"/>
    <w:rsid w:val="00B40910"/>
    <w:rsid w:val="00B40938"/>
    <w:rsid w:val="00B40A3F"/>
    <w:rsid w:val="00B40C95"/>
    <w:rsid w:val="00B412B2"/>
    <w:rsid w:val="00B42698"/>
    <w:rsid w:val="00B429DB"/>
    <w:rsid w:val="00B43162"/>
    <w:rsid w:val="00B437B8"/>
    <w:rsid w:val="00B44ADD"/>
    <w:rsid w:val="00B44B92"/>
    <w:rsid w:val="00B44B9F"/>
    <w:rsid w:val="00B44F3A"/>
    <w:rsid w:val="00B44F47"/>
    <w:rsid w:val="00B45405"/>
    <w:rsid w:val="00B4668B"/>
    <w:rsid w:val="00B47B13"/>
    <w:rsid w:val="00B500E4"/>
    <w:rsid w:val="00B5019F"/>
    <w:rsid w:val="00B50D6E"/>
    <w:rsid w:val="00B51A58"/>
    <w:rsid w:val="00B52224"/>
    <w:rsid w:val="00B52471"/>
    <w:rsid w:val="00B52B1C"/>
    <w:rsid w:val="00B52CEB"/>
    <w:rsid w:val="00B53084"/>
    <w:rsid w:val="00B535A0"/>
    <w:rsid w:val="00B536CA"/>
    <w:rsid w:val="00B536DB"/>
    <w:rsid w:val="00B5427D"/>
    <w:rsid w:val="00B551A9"/>
    <w:rsid w:val="00B556A9"/>
    <w:rsid w:val="00B5590F"/>
    <w:rsid w:val="00B55F46"/>
    <w:rsid w:val="00B568CC"/>
    <w:rsid w:val="00B603BE"/>
    <w:rsid w:val="00B60E05"/>
    <w:rsid w:val="00B619B5"/>
    <w:rsid w:val="00B61CDC"/>
    <w:rsid w:val="00B620A0"/>
    <w:rsid w:val="00B62524"/>
    <w:rsid w:val="00B629A2"/>
    <w:rsid w:val="00B62C1C"/>
    <w:rsid w:val="00B6484C"/>
    <w:rsid w:val="00B64B04"/>
    <w:rsid w:val="00B65D10"/>
    <w:rsid w:val="00B66638"/>
    <w:rsid w:val="00B671C6"/>
    <w:rsid w:val="00B67A70"/>
    <w:rsid w:val="00B67C5B"/>
    <w:rsid w:val="00B706D6"/>
    <w:rsid w:val="00B709C9"/>
    <w:rsid w:val="00B70B67"/>
    <w:rsid w:val="00B70DB9"/>
    <w:rsid w:val="00B71AB8"/>
    <w:rsid w:val="00B72484"/>
    <w:rsid w:val="00B730CE"/>
    <w:rsid w:val="00B73189"/>
    <w:rsid w:val="00B746B4"/>
    <w:rsid w:val="00B74925"/>
    <w:rsid w:val="00B75720"/>
    <w:rsid w:val="00B76BA9"/>
    <w:rsid w:val="00B77029"/>
    <w:rsid w:val="00B77E46"/>
    <w:rsid w:val="00B807E8"/>
    <w:rsid w:val="00B81B40"/>
    <w:rsid w:val="00B81D69"/>
    <w:rsid w:val="00B8240C"/>
    <w:rsid w:val="00B826CD"/>
    <w:rsid w:val="00B82EC3"/>
    <w:rsid w:val="00B8437B"/>
    <w:rsid w:val="00B84793"/>
    <w:rsid w:val="00B85511"/>
    <w:rsid w:val="00B855C1"/>
    <w:rsid w:val="00B86C96"/>
    <w:rsid w:val="00B86DD5"/>
    <w:rsid w:val="00B872D1"/>
    <w:rsid w:val="00B87E57"/>
    <w:rsid w:val="00B90268"/>
    <w:rsid w:val="00B90A35"/>
    <w:rsid w:val="00B90C82"/>
    <w:rsid w:val="00B9499D"/>
    <w:rsid w:val="00B95558"/>
    <w:rsid w:val="00B963B1"/>
    <w:rsid w:val="00B965D0"/>
    <w:rsid w:val="00B96703"/>
    <w:rsid w:val="00B96F98"/>
    <w:rsid w:val="00B9745F"/>
    <w:rsid w:val="00B97742"/>
    <w:rsid w:val="00B97B10"/>
    <w:rsid w:val="00BA094B"/>
    <w:rsid w:val="00BA1E76"/>
    <w:rsid w:val="00BA2127"/>
    <w:rsid w:val="00BA2179"/>
    <w:rsid w:val="00BA2F3C"/>
    <w:rsid w:val="00BA45FB"/>
    <w:rsid w:val="00BA4AA9"/>
    <w:rsid w:val="00BA4CFE"/>
    <w:rsid w:val="00BA4F2C"/>
    <w:rsid w:val="00BA5DE3"/>
    <w:rsid w:val="00BA5DFB"/>
    <w:rsid w:val="00BA6155"/>
    <w:rsid w:val="00BA79B2"/>
    <w:rsid w:val="00BA79CC"/>
    <w:rsid w:val="00BA7A4A"/>
    <w:rsid w:val="00BA7DE0"/>
    <w:rsid w:val="00BB03EB"/>
    <w:rsid w:val="00BB100A"/>
    <w:rsid w:val="00BB12BA"/>
    <w:rsid w:val="00BB1ADF"/>
    <w:rsid w:val="00BB24CD"/>
    <w:rsid w:val="00BB2C36"/>
    <w:rsid w:val="00BB339B"/>
    <w:rsid w:val="00BB4392"/>
    <w:rsid w:val="00BB49F9"/>
    <w:rsid w:val="00BB5633"/>
    <w:rsid w:val="00BB590B"/>
    <w:rsid w:val="00BB644E"/>
    <w:rsid w:val="00BB7C7A"/>
    <w:rsid w:val="00BB7F26"/>
    <w:rsid w:val="00BC031B"/>
    <w:rsid w:val="00BC0375"/>
    <w:rsid w:val="00BC0998"/>
    <w:rsid w:val="00BC09FA"/>
    <w:rsid w:val="00BC0DFB"/>
    <w:rsid w:val="00BC21AB"/>
    <w:rsid w:val="00BC256C"/>
    <w:rsid w:val="00BC2A41"/>
    <w:rsid w:val="00BC2D27"/>
    <w:rsid w:val="00BC676E"/>
    <w:rsid w:val="00BC68EA"/>
    <w:rsid w:val="00BC7656"/>
    <w:rsid w:val="00BD04FE"/>
    <w:rsid w:val="00BD070A"/>
    <w:rsid w:val="00BD0F8E"/>
    <w:rsid w:val="00BD13C7"/>
    <w:rsid w:val="00BD2EDE"/>
    <w:rsid w:val="00BD40DE"/>
    <w:rsid w:val="00BD4D26"/>
    <w:rsid w:val="00BD5507"/>
    <w:rsid w:val="00BD56AB"/>
    <w:rsid w:val="00BD56BC"/>
    <w:rsid w:val="00BD5C6C"/>
    <w:rsid w:val="00BD6302"/>
    <w:rsid w:val="00BD66C1"/>
    <w:rsid w:val="00BD6B85"/>
    <w:rsid w:val="00BD710F"/>
    <w:rsid w:val="00BD73BB"/>
    <w:rsid w:val="00BD78ED"/>
    <w:rsid w:val="00BD7AD2"/>
    <w:rsid w:val="00BD7E9D"/>
    <w:rsid w:val="00BE116C"/>
    <w:rsid w:val="00BE1C6B"/>
    <w:rsid w:val="00BE220C"/>
    <w:rsid w:val="00BE362C"/>
    <w:rsid w:val="00BE37FF"/>
    <w:rsid w:val="00BE3ADA"/>
    <w:rsid w:val="00BE4FB7"/>
    <w:rsid w:val="00BE62E9"/>
    <w:rsid w:val="00BE6DD2"/>
    <w:rsid w:val="00BE759B"/>
    <w:rsid w:val="00BE786F"/>
    <w:rsid w:val="00BE7CD3"/>
    <w:rsid w:val="00BF0000"/>
    <w:rsid w:val="00BF0563"/>
    <w:rsid w:val="00BF0BCD"/>
    <w:rsid w:val="00BF0DFF"/>
    <w:rsid w:val="00BF1232"/>
    <w:rsid w:val="00BF142E"/>
    <w:rsid w:val="00BF2B38"/>
    <w:rsid w:val="00BF30BB"/>
    <w:rsid w:val="00BF3235"/>
    <w:rsid w:val="00BF3A35"/>
    <w:rsid w:val="00BF3A5C"/>
    <w:rsid w:val="00BF40EA"/>
    <w:rsid w:val="00BF4B44"/>
    <w:rsid w:val="00BF51E0"/>
    <w:rsid w:val="00BF55C4"/>
    <w:rsid w:val="00BF5692"/>
    <w:rsid w:val="00BF5777"/>
    <w:rsid w:val="00BF590D"/>
    <w:rsid w:val="00BF5ABB"/>
    <w:rsid w:val="00BF5EA4"/>
    <w:rsid w:val="00BF68C8"/>
    <w:rsid w:val="00BF73B0"/>
    <w:rsid w:val="00BF7438"/>
    <w:rsid w:val="00BF7C42"/>
    <w:rsid w:val="00BF7E78"/>
    <w:rsid w:val="00BF7E9A"/>
    <w:rsid w:val="00BF7EEA"/>
    <w:rsid w:val="00C0001B"/>
    <w:rsid w:val="00C006AB"/>
    <w:rsid w:val="00C01D83"/>
    <w:rsid w:val="00C036F1"/>
    <w:rsid w:val="00C04ABF"/>
    <w:rsid w:val="00C050D9"/>
    <w:rsid w:val="00C0516D"/>
    <w:rsid w:val="00C06364"/>
    <w:rsid w:val="00C065C7"/>
    <w:rsid w:val="00C06827"/>
    <w:rsid w:val="00C069FD"/>
    <w:rsid w:val="00C06BDB"/>
    <w:rsid w:val="00C07316"/>
    <w:rsid w:val="00C074D8"/>
    <w:rsid w:val="00C0786F"/>
    <w:rsid w:val="00C07877"/>
    <w:rsid w:val="00C10300"/>
    <w:rsid w:val="00C106AD"/>
    <w:rsid w:val="00C10BB7"/>
    <w:rsid w:val="00C115CC"/>
    <w:rsid w:val="00C11AE6"/>
    <w:rsid w:val="00C11BD2"/>
    <w:rsid w:val="00C11F02"/>
    <w:rsid w:val="00C1207A"/>
    <w:rsid w:val="00C124DD"/>
    <w:rsid w:val="00C12815"/>
    <w:rsid w:val="00C12C3D"/>
    <w:rsid w:val="00C12C9A"/>
    <w:rsid w:val="00C1367D"/>
    <w:rsid w:val="00C1500D"/>
    <w:rsid w:val="00C15225"/>
    <w:rsid w:val="00C1552C"/>
    <w:rsid w:val="00C16667"/>
    <w:rsid w:val="00C206D8"/>
    <w:rsid w:val="00C207BD"/>
    <w:rsid w:val="00C21DC0"/>
    <w:rsid w:val="00C21E53"/>
    <w:rsid w:val="00C22168"/>
    <w:rsid w:val="00C2283C"/>
    <w:rsid w:val="00C228AC"/>
    <w:rsid w:val="00C22D8E"/>
    <w:rsid w:val="00C23087"/>
    <w:rsid w:val="00C246EB"/>
    <w:rsid w:val="00C2567D"/>
    <w:rsid w:val="00C25E47"/>
    <w:rsid w:val="00C267D5"/>
    <w:rsid w:val="00C33521"/>
    <w:rsid w:val="00C34436"/>
    <w:rsid w:val="00C35AC3"/>
    <w:rsid w:val="00C35F4E"/>
    <w:rsid w:val="00C36A48"/>
    <w:rsid w:val="00C36C24"/>
    <w:rsid w:val="00C36FA3"/>
    <w:rsid w:val="00C3726E"/>
    <w:rsid w:val="00C37417"/>
    <w:rsid w:val="00C40327"/>
    <w:rsid w:val="00C40AB2"/>
    <w:rsid w:val="00C41085"/>
    <w:rsid w:val="00C411FE"/>
    <w:rsid w:val="00C4173F"/>
    <w:rsid w:val="00C417FF"/>
    <w:rsid w:val="00C41CE7"/>
    <w:rsid w:val="00C425C3"/>
    <w:rsid w:val="00C426A8"/>
    <w:rsid w:val="00C43653"/>
    <w:rsid w:val="00C4380B"/>
    <w:rsid w:val="00C43925"/>
    <w:rsid w:val="00C4428C"/>
    <w:rsid w:val="00C44393"/>
    <w:rsid w:val="00C44F9E"/>
    <w:rsid w:val="00C454AB"/>
    <w:rsid w:val="00C455EA"/>
    <w:rsid w:val="00C4638A"/>
    <w:rsid w:val="00C464C8"/>
    <w:rsid w:val="00C4703B"/>
    <w:rsid w:val="00C477FE"/>
    <w:rsid w:val="00C47CB3"/>
    <w:rsid w:val="00C5002C"/>
    <w:rsid w:val="00C5009C"/>
    <w:rsid w:val="00C5078F"/>
    <w:rsid w:val="00C50A11"/>
    <w:rsid w:val="00C50B10"/>
    <w:rsid w:val="00C51529"/>
    <w:rsid w:val="00C51774"/>
    <w:rsid w:val="00C5191C"/>
    <w:rsid w:val="00C51942"/>
    <w:rsid w:val="00C51E07"/>
    <w:rsid w:val="00C52261"/>
    <w:rsid w:val="00C52D66"/>
    <w:rsid w:val="00C533D0"/>
    <w:rsid w:val="00C53B03"/>
    <w:rsid w:val="00C53B67"/>
    <w:rsid w:val="00C544EA"/>
    <w:rsid w:val="00C55A78"/>
    <w:rsid w:val="00C56849"/>
    <w:rsid w:val="00C5737E"/>
    <w:rsid w:val="00C576CE"/>
    <w:rsid w:val="00C57FCA"/>
    <w:rsid w:val="00C604E0"/>
    <w:rsid w:val="00C616AD"/>
    <w:rsid w:val="00C62208"/>
    <w:rsid w:val="00C62E21"/>
    <w:rsid w:val="00C633BA"/>
    <w:rsid w:val="00C635AF"/>
    <w:rsid w:val="00C6386D"/>
    <w:rsid w:val="00C63A61"/>
    <w:rsid w:val="00C6404A"/>
    <w:rsid w:val="00C64C0B"/>
    <w:rsid w:val="00C6538D"/>
    <w:rsid w:val="00C66EC2"/>
    <w:rsid w:val="00C672E5"/>
    <w:rsid w:val="00C674F2"/>
    <w:rsid w:val="00C677FE"/>
    <w:rsid w:val="00C678EC"/>
    <w:rsid w:val="00C67984"/>
    <w:rsid w:val="00C70BED"/>
    <w:rsid w:val="00C71175"/>
    <w:rsid w:val="00C71790"/>
    <w:rsid w:val="00C720DB"/>
    <w:rsid w:val="00C725D2"/>
    <w:rsid w:val="00C7279B"/>
    <w:rsid w:val="00C734D0"/>
    <w:rsid w:val="00C7367D"/>
    <w:rsid w:val="00C742F6"/>
    <w:rsid w:val="00C75A4E"/>
    <w:rsid w:val="00C80132"/>
    <w:rsid w:val="00C80918"/>
    <w:rsid w:val="00C81104"/>
    <w:rsid w:val="00C8133C"/>
    <w:rsid w:val="00C81774"/>
    <w:rsid w:val="00C81A7E"/>
    <w:rsid w:val="00C828DD"/>
    <w:rsid w:val="00C82F77"/>
    <w:rsid w:val="00C837BE"/>
    <w:rsid w:val="00C83961"/>
    <w:rsid w:val="00C8490F"/>
    <w:rsid w:val="00C84A81"/>
    <w:rsid w:val="00C8555D"/>
    <w:rsid w:val="00C861B9"/>
    <w:rsid w:val="00C86D97"/>
    <w:rsid w:val="00C87831"/>
    <w:rsid w:val="00C87C98"/>
    <w:rsid w:val="00C9019A"/>
    <w:rsid w:val="00C90290"/>
    <w:rsid w:val="00C90665"/>
    <w:rsid w:val="00C90BF0"/>
    <w:rsid w:val="00C90D32"/>
    <w:rsid w:val="00C9108D"/>
    <w:rsid w:val="00C916DF"/>
    <w:rsid w:val="00C92756"/>
    <w:rsid w:val="00C92DCF"/>
    <w:rsid w:val="00C93750"/>
    <w:rsid w:val="00C93A19"/>
    <w:rsid w:val="00C93D70"/>
    <w:rsid w:val="00C9427A"/>
    <w:rsid w:val="00C94503"/>
    <w:rsid w:val="00C95BC9"/>
    <w:rsid w:val="00C9632A"/>
    <w:rsid w:val="00C96A54"/>
    <w:rsid w:val="00C97134"/>
    <w:rsid w:val="00C97162"/>
    <w:rsid w:val="00C97BEA"/>
    <w:rsid w:val="00C97DD6"/>
    <w:rsid w:val="00CA0D85"/>
    <w:rsid w:val="00CA1745"/>
    <w:rsid w:val="00CA21ED"/>
    <w:rsid w:val="00CA2521"/>
    <w:rsid w:val="00CA28E0"/>
    <w:rsid w:val="00CA33F1"/>
    <w:rsid w:val="00CA3547"/>
    <w:rsid w:val="00CA3CE3"/>
    <w:rsid w:val="00CA424F"/>
    <w:rsid w:val="00CA43F3"/>
    <w:rsid w:val="00CA4A2F"/>
    <w:rsid w:val="00CA4B18"/>
    <w:rsid w:val="00CA4E68"/>
    <w:rsid w:val="00CA50A1"/>
    <w:rsid w:val="00CA5470"/>
    <w:rsid w:val="00CA54AC"/>
    <w:rsid w:val="00CA62D9"/>
    <w:rsid w:val="00CA70A1"/>
    <w:rsid w:val="00CA736D"/>
    <w:rsid w:val="00CA7BC5"/>
    <w:rsid w:val="00CB0529"/>
    <w:rsid w:val="00CB0FEA"/>
    <w:rsid w:val="00CB12B8"/>
    <w:rsid w:val="00CB193B"/>
    <w:rsid w:val="00CB1C8C"/>
    <w:rsid w:val="00CB2B93"/>
    <w:rsid w:val="00CB334D"/>
    <w:rsid w:val="00CB3B96"/>
    <w:rsid w:val="00CB46B0"/>
    <w:rsid w:val="00CB691B"/>
    <w:rsid w:val="00CB75F8"/>
    <w:rsid w:val="00CB7763"/>
    <w:rsid w:val="00CB7824"/>
    <w:rsid w:val="00CC0144"/>
    <w:rsid w:val="00CC0501"/>
    <w:rsid w:val="00CC078D"/>
    <w:rsid w:val="00CC17BC"/>
    <w:rsid w:val="00CC237C"/>
    <w:rsid w:val="00CC289A"/>
    <w:rsid w:val="00CC3749"/>
    <w:rsid w:val="00CC3F8B"/>
    <w:rsid w:val="00CC41B2"/>
    <w:rsid w:val="00CC4882"/>
    <w:rsid w:val="00CC5520"/>
    <w:rsid w:val="00CC59BF"/>
    <w:rsid w:val="00CC5D5E"/>
    <w:rsid w:val="00CC6B2E"/>
    <w:rsid w:val="00CC6E3E"/>
    <w:rsid w:val="00CC7EDD"/>
    <w:rsid w:val="00CD0081"/>
    <w:rsid w:val="00CD0D16"/>
    <w:rsid w:val="00CD11FB"/>
    <w:rsid w:val="00CD1342"/>
    <w:rsid w:val="00CD1530"/>
    <w:rsid w:val="00CD2F8F"/>
    <w:rsid w:val="00CD3775"/>
    <w:rsid w:val="00CD4263"/>
    <w:rsid w:val="00CD4AEE"/>
    <w:rsid w:val="00CD4F25"/>
    <w:rsid w:val="00CD6979"/>
    <w:rsid w:val="00CD6ADC"/>
    <w:rsid w:val="00CD7181"/>
    <w:rsid w:val="00CD7CF5"/>
    <w:rsid w:val="00CE020D"/>
    <w:rsid w:val="00CE0AEB"/>
    <w:rsid w:val="00CE0F51"/>
    <w:rsid w:val="00CE1171"/>
    <w:rsid w:val="00CE2251"/>
    <w:rsid w:val="00CE242F"/>
    <w:rsid w:val="00CE253E"/>
    <w:rsid w:val="00CE2733"/>
    <w:rsid w:val="00CE2E39"/>
    <w:rsid w:val="00CE34DE"/>
    <w:rsid w:val="00CE3588"/>
    <w:rsid w:val="00CE44EE"/>
    <w:rsid w:val="00CE4726"/>
    <w:rsid w:val="00CE4E67"/>
    <w:rsid w:val="00CE4EE5"/>
    <w:rsid w:val="00CE4FFA"/>
    <w:rsid w:val="00CE50C1"/>
    <w:rsid w:val="00CE5875"/>
    <w:rsid w:val="00CE6FA9"/>
    <w:rsid w:val="00CE741F"/>
    <w:rsid w:val="00CE7E26"/>
    <w:rsid w:val="00CF093F"/>
    <w:rsid w:val="00CF0DE5"/>
    <w:rsid w:val="00CF0F13"/>
    <w:rsid w:val="00CF1433"/>
    <w:rsid w:val="00CF1B35"/>
    <w:rsid w:val="00CF23D6"/>
    <w:rsid w:val="00CF2775"/>
    <w:rsid w:val="00CF2CE7"/>
    <w:rsid w:val="00CF2E57"/>
    <w:rsid w:val="00CF3974"/>
    <w:rsid w:val="00CF3B3A"/>
    <w:rsid w:val="00CF3C36"/>
    <w:rsid w:val="00CF40B5"/>
    <w:rsid w:val="00CF4327"/>
    <w:rsid w:val="00CF4C6C"/>
    <w:rsid w:val="00CF5FF2"/>
    <w:rsid w:val="00CF76B5"/>
    <w:rsid w:val="00CF792B"/>
    <w:rsid w:val="00D006A3"/>
    <w:rsid w:val="00D00CEB"/>
    <w:rsid w:val="00D01745"/>
    <w:rsid w:val="00D01EC2"/>
    <w:rsid w:val="00D02286"/>
    <w:rsid w:val="00D02493"/>
    <w:rsid w:val="00D02671"/>
    <w:rsid w:val="00D03078"/>
    <w:rsid w:val="00D03BB7"/>
    <w:rsid w:val="00D0595B"/>
    <w:rsid w:val="00D05ADE"/>
    <w:rsid w:val="00D05F78"/>
    <w:rsid w:val="00D05FD0"/>
    <w:rsid w:val="00D0630D"/>
    <w:rsid w:val="00D06616"/>
    <w:rsid w:val="00D0771C"/>
    <w:rsid w:val="00D07DE3"/>
    <w:rsid w:val="00D11355"/>
    <w:rsid w:val="00D11542"/>
    <w:rsid w:val="00D122B7"/>
    <w:rsid w:val="00D12358"/>
    <w:rsid w:val="00D12CBA"/>
    <w:rsid w:val="00D12CD8"/>
    <w:rsid w:val="00D12D2A"/>
    <w:rsid w:val="00D1312E"/>
    <w:rsid w:val="00D1318C"/>
    <w:rsid w:val="00D13AA8"/>
    <w:rsid w:val="00D141D1"/>
    <w:rsid w:val="00D15D63"/>
    <w:rsid w:val="00D16B0E"/>
    <w:rsid w:val="00D1705C"/>
    <w:rsid w:val="00D17D80"/>
    <w:rsid w:val="00D2018A"/>
    <w:rsid w:val="00D20B54"/>
    <w:rsid w:val="00D216D6"/>
    <w:rsid w:val="00D217A4"/>
    <w:rsid w:val="00D22316"/>
    <w:rsid w:val="00D22DAF"/>
    <w:rsid w:val="00D24179"/>
    <w:rsid w:val="00D24304"/>
    <w:rsid w:val="00D251C2"/>
    <w:rsid w:val="00D26C09"/>
    <w:rsid w:val="00D26C55"/>
    <w:rsid w:val="00D26C94"/>
    <w:rsid w:val="00D3010D"/>
    <w:rsid w:val="00D30A6B"/>
    <w:rsid w:val="00D314BE"/>
    <w:rsid w:val="00D319E5"/>
    <w:rsid w:val="00D31C6B"/>
    <w:rsid w:val="00D31D62"/>
    <w:rsid w:val="00D323DB"/>
    <w:rsid w:val="00D328C6"/>
    <w:rsid w:val="00D32ABF"/>
    <w:rsid w:val="00D33583"/>
    <w:rsid w:val="00D34564"/>
    <w:rsid w:val="00D34B2C"/>
    <w:rsid w:val="00D34E1B"/>
    <w:rsid w:val="00D355C3"/>
    <w:rsid w:val="00D35A29"/>
    <w:rsid w:val="00D35F9F"/>
    <w:rsid w:val="00D36D0A"/>
    <w:rsid w:val="00D36D67"/>
    <w:rsid w:val="00D4093D"/>
    <w:rsid w:val="00D40A41"/>
    <w:rsid w:val="00D41290"/>
    <w:rsid w:val="00D41BEF"/>
    <w:rsid w:val="00D4224C"/>
    <w:rsid w:val="00D42685"/>
    <w:rsid w:val="00D42C56"/>
    <w:rsid w:val="00D4342C"/>
    <w:rsid w:val="00D4444B"/>
    <w:rsid w:val="00D448F5"/>
    <w:rsid w:val="00D44CE0"/>
    <w:rsid w:val="00D44CF1"/>
    <w:rsid w:val="00D44F4F"/>
    <w:rsid w:val="00D456DD"/>
    <w:rsid w:val="00D45B6C"/>
    <w:rsid w:val="00D45C06"/>
    <w:rsid w:val="00D47AC9"/>
    <w:rsid w:val="00D50A88"/>
    <w:rsid w:val="00D514E3"/>
    <w:rsid w:val="00D51897"/>
    <w:rsid w:val="00D51C1A"/>
    <w:rsid w:val="00D51D89"/>
    <w:rsid w:val="00D52566"/>
    <w:rsid w:val="00D525E9"/>
    <w:rsid w:val="00D53A79"/>
    <w:rsid w:val="00D54B50"/>
    <w:rsid w:val="00D54F56"/>
    <w:rsid w:val="00D5609E"/>
    <w:rsid w:val="00D564E5"/>
    <w:rsid w:val="00D56618"/>
    <w:rsid w:val="00D56DF7"/>
    <w:rsid w:val="00D5722B"/>
    <w:rsid w:val="00D57D8D"/>
    <w:rsid w:val="00D61978"/>
    <w:rsid w:val="00D619BD"/>
    <w:rsid w:val="00D61F94"/>
    <w:rsid w:val="00D62073"/>
    <w:rsid w:val="00D625F5"/>
    <w:rsid w:val="00D626B1"/>
    <w:rsid w:val="00D63137"/>
    <w:rsid w:val="00D632E1"/>
    <w:rsid w:val="00D63946"/>
    <w:rsid w:val="00D63B78"/>
    <w:rsid w:val="00D63BDF"/>
    <w:rsid w:val="00D64281"/>
    <w:rsid w:val="00D642A5"/>
    <w:rsid w:val="00D64BF8"/>
    <w:rsid w:val="00D65127"/>
    <w:rsid w:val="00D6677B"/>
    <w:rsid w:val="00D6678D"/>
    <w:rsid w:val="00D66F9E"/>
    <w:rsid w:val="00D679E0"/>
    <w:rsid w:val="00D70FAD"/>
    <w:rsid w:val="00D710C5"/>
    <w:rsid w:val="00D71789"/>
    <w:rsid w:val="00D71EF1"/>
    <w:rsid w:val="00D72F40"/>
    <w:rsid w:val="00D73D9D"/>
    <w:rsid w:val="00D80FA1"/>
    <w:rsid w:val="00D820CF"/>
    <w:rsid w:val="00D8258B"/>
    <w:rsid w:val="00D82A68"/>
    <w:rsid w:val="00D836C4"/>
    <w:rsid w:val="00D83C8B"/>
    <w:rsid w:val="00D83FD4"/>
    <w:rsid w:val="00D842F2"/>
    <w:rsid w:val="00D84D93"/>
    <w:rsid w:val="00D85285"/>
    <w:rsid w:val="00D85705"/>
    <w:rsid w:val="00D85984"/>
    <w:rsid w:val="00D85D26"/>
    <w:rsid w:val="00D87188"/>
    <w:rsid w:val="00D877B1"/>
    <w:rsid w:val="00D8788A"/>
    <w:rsid w:val="00D87AD1"/>
    <w:rsid w:val="00D87F00"/>
    <w:rsid w:val="00D87FC6"/>
    <w:rsid w:val="00D905F6"/>
    <w:rsid w:val="00D91123"/>
    <w:rsid w:val="00D91147"/>
    <w:rsid w:val="00D918B7"/>
    <w:rsid w:val="00D939EA"/>
    <w:rsid w:val="00D95D6F"/>
    <w:rsid w:val="00D96503"/>
    <w:rsid w:val="00D96A3E"/>
    <w:rsid w:val="00D97288"/>
    <w:rsid w:val="00DA03AC"/>
    <w:rsid w:val="00DA0B9C"/>
    <w:rsid w:val="00DA0E50"/>
    <w:rsid w:val="00DA0EDF"/>
    <w:rsid w:val="00DA1338"/>
    <w:rsid w:val="00DA16F6"/>
    <w:rsid w:val="00DA2067"/>
    <w:rsid w:val="00DA318A"/>
    <w:rsid w:val="00DA3224"/>
    <w:rsid w:val="00DA342E"/>
    <w:rsid w:val="00DA4823"/>
    <w:rsid w:val="00DA4D65"/>
    <w:rsid w:val="00DA5B47"/>
    <w:rsid w:val="00DA5BED"/>
    <w:rsid w:val="00DA5EA4"/>
    <w:rsid w:val="00DB035D"/>
    <w:rsid w:val="00DB0825"/>
    <w:rsid w:val="00DB12B2"/>
    <w:rsid w:val="00DB1DC8"/>
    <w:rsid w:val="00DB3AAD"/>
    <w:rsid w:val="00DB3DE0"/>
    <w:rsid w:val="00DB5A86"/>
    <w:rsid w:val="00DB63E1"/>
    <w:rsid w:val="00DB64EB"/>
    <w:rsid w:val="00DB66D2"/>
    <w:rsid w:val="00DB688F"/>
    <w:rsid w:val="00DB6FC0"/>
    <w:rsid w:val="00DC1011"/>
    <w:rsid w:val="00DC12DB"/>
    <w:rsid w:val="00DC15D8"/>
    <w:rsid w:val="00DC1A0F"/>
    <w:rsid w:val="00DC2199"/>
    <w:rsid w:val="00DC2946"/>
    <w:rsid w:val="00DC2CF2"/>
    <w:rsid w:val="00DC34BD"/>
    <w:rsid w:val="00DC4414"/>
    <w:rsid w:val="00DC4CFF"/>
    <w:rsid w:val="00DC5BBC"/>
    <w:rsid w:val="00DC5E6C"/>
    <w:rsid w:val="00DC611C"/>
    <w:rsid w:val="00DC6126"/>
    <w:rsid w:val="00DC6441"/>
    <w:rsid w:val="00DC6F31"/>
    <w:rsid w:val="00DC745F"/>
    <w:rsid w:val="00DC74E8"/>
    <w:rsid w:val="00DC75F5"/>
    <w:rsid w:val="00DD046F"/>
    <w:rsid w:val="00DD067F"/>
    <w:rsid w:val="00DD08B7"/>
    <w:rsid w:val="00DD2344"/>
    <w:rsid w:val="00DD3566"/>
    <w:rsid w:val="00DD422A"/>
    <w:rsid w:val="00DD43A7"/>
    <w:rsid w:val="00DD526A"/>
    <w:rsid w:val="00DD67EF"/>
    <w:rsid w:val="00DD789C"/>
    <w:rsid w:val="00DE0F1D"/>
    <w:rsid w:val="00DE2C46"/>
    <w:rsid w:val="00DE4D4A"/>
    <w:rsid w:val="00DE6054"/>
    <w:rsid w:val="00DE6098"/>
    <w:rsid w:val="00DE6835"/>
    <w:rsid w:val="00DE6A6F"/>
    <w:rsid w:val="00DE6D28"/>
    <w:rsid w:val="00DE6DBD"/>
    <w:rsid w:val="00DE7388"/>
    <w:rsid w:val="00DE7A74"/>
    <w:rsid w:val="00DF1C5E"/>
    <w:rsid w:val="00DF1C60"/>
    <w:rsid w:val="00DF430A"/>
    <w:rsid w:val="00DF4D13"/>
    <w:rsid w:val="00DF5823"/>
    <w:rsid w:val="00DF7A41"/>
    <w:rsid w:val="00E00BB4"/>
    <w:rsid w:val="00E00D97"/>
    <w:rsid w:val="00E011D5"/>
    <w:rsid w:val="00E01F0A"/>
    <w:rsid w:val="00E02415"/>
    <w:rsid w:val="00E035DC"/>
    <w:rsid w:val="00E03A41"/>
    <w:rsid w:val="00E03A76"/>
    <w:rsid w:val="00E03C12"/>
    <w:rsid w:val="00E05125"/>
    <w:rsid w:val="00E0580D"/>
    <w:rsid w:val="00E0779C"/>
    <w:rsid w:val="00E07D25"/>
    <w:rsid w:val="00E147A6"/>
    <w:rsid w:val="00E14DEC"/>
    <w:rsid w:val="00E152A7"/>
    <w:rsid w:val="00E15DE4"/>
    <w:rsid w:val="00E16DFA"/>
    <w:rsid w:val="00E1756F"/>
    <w:rsid w:val="00E17E25"/>
    <w:rsid w:val="00E2071D"/>
    <w:rsid w:val="00E20E17"/>
    <w:rsid w:val="00E21187"/>
    <w:rsid w:val="00E21F0F"/>
    <w:rsid w:val="00E222AF"/>
    <w:rsid w:val="00E23554"/>
    <w:rsid w:val="00E2355E"/>
    <w:rsid w:val="00E24466"/>
    <w:rsid w:val="00E24D72"/>
    <w:rsid w:val="00E260F3"/>
    <w:rsid w:val="00E26864"/>
    <w:rsid w:val="00E269EC"/>
    <w:rsid w:val="00E273DC"/>
    <w:rsid w:val="00E27B1E"/>
    <w:rsid w:val="00E32CE5"/>
    <w:rsid w:val="00E336D2"/>
    <w:rsid w:val="00E33807"/>
    <w:rsid w:val="00E33953"/>
    <w:rsid w:val="00E3397B"/>
    <w:rsid w:val="00E344C6"/>
    <w:rsid w:val="00E34E6B"/>
    <w:rsid w:val="00E35B6F"/>
    <w:rsid w:val="00E35EB8"/>
    <w:rsid w:val="00E361B6"/>
    <w:rsid w:val="00E37290"/>
    <w:rsid w:val="00E37B5D"/>
    <w:rsid w:val="00E40F1D"/>
    <w:rsid w:val="00E4135F"/>
    <w:rsid w:val="00E417B0"/>
    <w:rsid w:val="00E4306D"/>
    <w:rsid w:val="00E43640"/>
    <w:rsid w:val="00E43EB5"/>
    <w:rsid w:val="00E43F35"/>
    <w:rsid w:val="00E442AC"/>
    <w:rsid w:val="00E45619"/>
    <w:rsid w:val="00E456C9"/>
    <w:rsid w:val="00E45ACA"/>
    <w:rsid w:val="00E460D0"/>
    <w:rsid w:val="00E47217"/>
    <w:rsid w:val="00E47455"/>
    <w:rsid w:val="00E47933"/>
    <w:rsid w:val="00E47F57"/>
    <w:rsid w:val="00E50CD6"/>
    <w:rsid w:val="00E512DD"/>
    <w:rsid w:val="00E516C7"/>
    <w:rsid w:val="00E519BB"/>
    <w:rsid w:val="00E5256E"/>
    <w:rsid w:val="00E526DF"/>
    <w:rsid w:val="00E527C0"/>
    <w:rsid w:val="00E52AF4"/>
    <w:rsid w:val="00E538FF"/>
    <w:rsid w:val="00E53ED3"/>
    <w:rsid w:val="00E544E9"/>
    <w:rsid w:val="00E54516"/>
    <w:rsid w:val="00E549F3"/>
    <w:rsid w:val="00E54B5A"/>
    <w:rsid w:val="00E54DDA"/>
    <w:rsid w:val="00E55058"/>
    <w:rsid w:val="00E55600"/>
    <w:rsid w:val="00E55659"/>
    <w:rsid w:val="00E55DFA"/>
    <w:rsid w:val="00E605D3"/>
    <w:rsid w:val="00E60CCB"/>
    <w:rsid w:val="00E60F02"/>
    <w:rsid w:val="00E6173E"/>
    <w:rsid w:val="00E61F6B"/>
    <w:rsid w:val="00E621DC"/>
    <w:rsid w:val="00E62473"/>
    <w:rsid w:val="00E628CE"/>
    <w:rsid w:val="00E6336F"/>
    <w:rsid w:val="00E6380F"/>
    <w:rsid w:val="00E6397A"/>
    <w:rsid w:val="00E63C95"/>
    <w:rsid w:val="00E63DB1"/>
    <w:rsid w:val="00E64C2D"/>
    <w:rsid w:val="00E66649"/>
    <w:rsid w:val="00E67F7E"/>
    <w:rsid w:val="00E700FF"/>
    <w:rsid w:val="00E70505"/>
    <w:rsid w:val="00E7083A"/>
    <w:rsid w:val="00E70D34"/>
    <w:rsid w:val="00E71F59"/>
    <w:rsid w:val="00E73AFD"/>
    <w:rsid w:val="00E74F47"/>
    <w:rsid w:val="00E7629F"/>
    <w:rsid w:val="00E77145"/>
    <w:rsid w:val="00E77247"/>
    <w:rsid w:val="00E7724E"/>
    <w:rsid w:val="00E7734E"/>
    <w:rsid w:val="00E77C5F"/>
    <w:rsid w:val="00E77C66"/>
    <w:rsid w:val="00E80650"/>
    <w:rsid w:val="00E807F9"/>
    <w:rsid w:val="00E815FC"/>
    <w:rsid w:val="00E81AC5"/>
    <w:rsid w:val="00E823D4"/>
    <w:rsid w:val="00E83367"/>
    <w:rsid w:val="00E83D0B"/>
    <w:rsid w:val="00E83EF9"/>
    <w:rsid w:val="00E84930"/>
    <w:rsid w:val="00E84ACA"/>
    <w:rsid w:val="00E84EC9"/>
    <w:rsid w:val="00E85F88"/>
    <w:rsid w:val="00E908CF"/>
    <w:rsid w:val="00E90C82"/>
    <w:rsid w:val="00E91AD4"/>
    <w:rsid w:val="00E91D0B"/>
    <w:rsid w:val="00E923F1"/>
    <w:rsid w:val="00E92560"/>
    <w:rsid w:val="00E92B30"/>
    <w:rsid w:val="00E937A4"/>
    <w:rsid w:val="00E93CF9"/>
    <w:rsid w:val="00E944C6"/>
    <w:rsid w:val="00E9598D"/>
    <w:rsid w:val="00E95E6C"/>
    <w:rsid w:val="00E96AC1"/>
    <w:rsid w:val="00E973FF"/>
    <w:rsid w:val="00E9788E"/>
    <w:rsid w:val="00E97B7D"/>
    <w:rsid w:val="00E97FD8"/>
    <w:rsid w:val="00EA05F5"/>
    <w:rsid w:val="00EA06D5"/>
    <w:rsid w:val="00EA1898"/>
    <w:rsid w:val="00EA1DC1"/>
    <w:rsid w:val="00EA2454"/>
    <w:rsid w:val="00EA2764"/>
    <w:rsid w:val="00EA3C17"/>
    <w:rsid w:val="00EA485C"/>
    <w:rsid w:val="00EA4D55"/>
    <w:rsid w:val="00EA5438"/>
    <w:rsid w:val="00EA5DAE"/>
    <w:rsid w:val="00EA7BA6"/>
    <w:rsid w:val="00EA7C18"/>
    <w:rsid w:val="00EB0487"/>
    <w:rsid w:val="00EB18E0"/>
    <w:rsid w:val="00EB1E71"/>
    <w:rsid w:val="00EB2183"/>
    <w:rsid w:val="00EB2B29"/>
    <w:rsid w:val="00EB2C30"/>
    <w:rsid w:val="00EB2CCB"/>
    <w:rsid w:val="00EB2E9F"/>
    <w:rsid w:val="00EB2ED8"/>
    <w:rsid w:val="00EB5475"/>
    <w:rsid w:val="00EB5828"/>
    <w:rsid w:val="00EB5EF2"/>
    <w:rsid w:val="00EB61EC"/>
    <w:rsid w:val="00EB73A8"/>
    <w:rsid w:val="00EB793D"/>
    <w:rsid w:val="00EC109F"/>
    <w:rsid w:val="00EC185A"/>
    <w:rsid w:val="00EC2242"/>
    <w:rsid w:val="00EC2291"/>
    <w:rsid w:val="00EC23F7"/>
    <w:rsid w:val="00EC254E"/>
    <w:rsid w:val="00EC3389"/>
    <w:rsid w:val="00EC4683"/>
    <w:rsid w:val="00EC4A97"/>
    <w:rsid w:val="00EC4EC0"/>
    <w:rsid w:val="00EC506E"/>
    <w:rsid w:val="00EC52B2"/>
    <w:rsid w:val="00EC5D5C"/>
    <w:rsid w:val="00EC5F4E"/>
    <w:rsid w:val="00EC6019"/>
    <w:rsid w:val="00EC6855"/>
    <w:rsid w:val="00EC72DA"/>
    <w:rsid w:val="00EC766A"/>
    <w:rsid w:val="00EC7703"/>
    <w:rsid w:val="00EC77BB"/>
    <w:rsid w:val="00EC7894"/>
    <w:rsid w:val="00EC7A3C"/>
    <w:rsid w:val="00ED0029"/>
    <w:rsid w:val="00ED037C"/>
    <w:rsid w:val="00ED08D2"/>
    <w:rsid w:val="00ED2459"/>
    <w:rsid w:val="00ED2717"/>
    <w:rsid w:val="00ED29E7"/>
    <w:rsid w:val="00ED2CE9"/>
    <w:rsid w:val="00ED2F67"/>
    <w:rsid w:val="00ED3457"/>
    <w:rsid w:val="00ED3FC9"/>
    <w:rsid w:val="00ED4132"/>
    <w:rsid w:val="00ED4A77"/>
    <w:rsid w:val="00ED5C26"/>
    <w:rsid w:val="00ED5F32"/>
    <w:rsid w:val="00ED5FC2"/>
    <w:rsid w:val="00ED67B5"/>
    <w:rsid w:val="00ED6886"/>
    <w:rsid w:val="00ED6E05"/>
    <w:rsid w:val="00ED730A"/>
    <w:rsid w:val="00ED7815"/>
    <w:rsid w:val="00ED7E7B"/>
    <w:rsid w:val="00EE076A"/>
    <w:rsid w:val="00EE120B"/>
    <w:rsid w:val="00EE2299"/>
    <w:rsid w:val="00EE23ED"/>
    <w:rsid w:val="00EE245C"/>
    <w:rsid w:val="00EE2837"/>
    <w:rsid w:val="00EE2A85"/>
    <w:rsid w:val="00EE339D"/>
    <w:rsid w:val="00EE34A1"/>
    <w:rsid w:val="00EE459B"/>
    <w:rsid w:val="00EE4959"/>
    <w:rsid w:val="00EE49BE"/>
    <w:rsid w:val="00EE4C6A"/>
    <w:rsid w:val="00EE5B74"/>
    <w:rsid w:val="00EE5E91"/>
    <w:rsid w:val="00EE66DD"/>
    <w:rsid w:val="00EE689E"/>
    <w:rsid w:val="00EE6E2E"/>
    <w:rsid w:val="00EE71F5"/>
    <w:rsid w:val="00EE73B3"/>
    <w:rsid w:val="00EE73B9"/>
    <w:rsid w:val="00EE74C3"/>
    <w:rsid w:val="00EF07DF"/>
    <w:rsid w:val="00EF0F3E"/>
    <w:rsid w:val="00EF1ADF"/>
    <w:rsid w:val="00EF2783"/>
    <w:rsid w:val="00EF32BE"/>
    <w:rsid w:val="00EF3ACB"/>
    <w:rsid w:val="00EF48A0"/>
    <w:rsid w:val="00EF48C7"/>
    <w:rsid w:val="00EF4911"/>
    <w:rsid w:val="00EF5A04"/>
    <w:rsid w:val="00EF65C0"/>
    <w:rsid w:val="00EF660A"/>
    <w:rsid w:val="00EF76DF"/>
    <w:rsid w:val="00F008A5"/>
    <w:rsid w:val="00F00A71"/>
    <w:rsid w:val="00F01BA2"/>
    <w:rsid w:val="00F026F8"/>
    <w:rsid w:val="00F03193"/>
    <w:rsid w:val="00F03208"/>
    <w:rsid w:val="00F033FE"/>
    <w:rsid w:val="00F037ED"/>
    <w:rsid w:val="00F03A8B"/>
    <w:rsid w:val="00F0412D"/>
    <w:rsid w:val="00F05B0D"/>
    <w:rsid w:val="00F05BF6"/>
    <w:rsid w:val="00F05F65"/>
    <w:rsid w:val="00F06FDF"/>
    <w:rsid w:val="00F07404"/>
    <w:rsid w:val="00F07BB0"/>
    <w:rsid w:val="00F10F26"/>
    <w:rsid w:val="00F11241"/>
    <w:rsid w:val="00F1277C"/>
    <w:rsid w:val="00F12B80"/>
    <w:rsid w:val="00F133AF"/>
    <w:rsid w:val="00F134E7"/>
    <w:rsid w:val="00F138A5"/>
    <w:rsid w:val="00F14521"/>
    <w:rsid w:val="00F146C0"/>
    <w:rsid w:val="00F15870"/>
    <w:rsid w:val="00F15F24"/>
    <w:rsid w:val="00F16183"/>
    <w:rsid w:val="00F1672F"/>
    <w:rsid w:val="00F168B2"/>
    <w:rsid w:val="00F16AFE"/>
    <w:rsid w:val="00F2056A"/>
    <w:rsid w:val="00F207DD"/>
    <w:rsid w:val="00F22203"/>
    <w:rsid w:val="00F2230A"/>
    <w:rsid w:val="00F2286C"/>
    <w:rsid w:val="00F23547"/>
    <w:rsid w:val="00F2389E"/>
    <w:rsid w:val="00F23FE2"/>
    <w:rsid w:val="00F24934"/>
    <w:rsid w:val="00F25128"/>
    <w:rsid w:val="00F2529E"/>
    <w:rsid w:val="00F255C3"/>
    <w:rsid w:val="00F25879"/>
    <w:rsid w:val="00F25CE8"/>
    <w:rsid w:val="00F25E00"/>
    <w:rsid w:val="00F26C1D"/>
    <w:rsid w:val="00F26CCB"/>
    <w:rsid w:val="00F300A9"/>
    <w:rsid w:val="00F3171B"/>
    <w:rsid w:val="00F31BBD"/>
    <w:rsid w:val="00F338CE"/>
    <w:rsid w:val="00F339C6"/>
    <w:rsid w:val="00F33DC6"/>
    <w:rsid w:val="00F34B33"/>
    <w:rsid w:val="00F34DAE"/>
    <w:rsid w:val="00F3563A"/>
    <w:rsid w:val="00F35B0C"/>
    <w:rsid w:val="00F36B27"/>
    <w:rsid w:val="00F36C15"/>
    <w:rsid w:val="00F3772F"/>
    <w:rsid w:val="00F37AB6"/>
    <w:rsid w:val="00F37AC2"/>
    <w:rsid w:val="00F37B91"/>
    <w:rsid w:val="00F41806"/>
    <w:rsid w:val="00F41E19"/>
    <w:rsid w:val="00F424D2"/>
    <w:rsid w:val="00F42828"/>
    <w:rsid w:val="00F43395"/>
    <w:rsid w:val="00F4375B"/>
    <w:rsid w:val="00F44623"/>
    <w:rsid w:val="00F45722"/>
    <w:rsid w:val="00F45D1F"/>
    <w:rsid w:val="00F463DF"/>
    <w:rsid w:val="00F468F0"/>
    <w:rsid w:val="00F47B6F"/>
    <w:rsid w:val="00F5095F"/>
    <w:rsid w:val="00F50BAF"/>
    <w:rsid w:val="00F514A1"/>
    <w:rsid w:val="00F51D58"/>
    <w:rsid w:val="00F52BA2"/>
    <w:rsid w:val="00F53A83"/>
    <w:rsid w:val="00F53B65"/>
    <w:rsid w:val="00F54F3B"/>
    <w:rsid w:val="00F55633"/>
    <w:rsid w:val="00F566AD"/>
    <w:rsid w:val="00F56C5A"/>
    <w:rsid w:val="00F60043"/>
    <w:rsid w:val="00F60329"/>
    <w:rsid w:val="00F61889"/>
    <w:rsid w:val="00F61AA0"/>
    <w:rsid w:val="00F61B73"/>
    <w:rsid w:val="00F62EF4"/>
    <w:rsid w:val="00F63C86"/>
    <w:rsid w:val="00F65BC7"/>
    <w:rsid w:val="00F6617B"/>
    <w:rsid w:val="00F671BF"/>
    <w:rsid w:val="00F67776"/>
    <w:rsid w:val="00F70D86"/>
    <w:rsid w:val="00F7115E"/>
    <w:rsid w:val="00F7170F"/>
    <w:rsid w:val="00F72BB8"/>
    <w:rsid w:val="00F73AE9"/>
    <w:rsid w:val="00F74189"/>
    <w:rsid w:val="00F751AE"/>
    <w:rsid w:val="00F75931"/>
    <w:rsid w:val="00F75EED"/>
    <w:rsid w:val="00F764F2"/>
    <w:rsid w:val="00F76830"/>
    <w:rsid w:val="00F772BE"/>
    <w:rsid w:val="00F802AD"/>
    <w:rsid w:val="00F80C04"/>
    <w:rsid w:val="00F81541"/>
    <w:rsid w:val="00F81552"/>
    <w:rsid w:val="00F8171C"/>
    <w:rsid w:val="00F81BAC"/>
    <w:rsid w:val="00F82AC0"/>
    <w:rsid w:val="00F82C37"/>
    <w:rsid w:val="00F82EFA"/>
    <w:rsid w:val="00F834CE"/>
    <w:rsid w:val="00F8469E"/>
    <w:rsid w:val="00F84B29"/>
    <w:rsid w:val="00F84B3D"/>
    <w:rsid w:val="00F84C21"/>
    <w:rsid w:val="00F84FDA"/>
    <w:rsid w:val="00F85817"/>
    <w:rsid w:val="00F858BC"/>
    <w:rsid w:val="00F85F78"/>
    <w:rsid w:val="00F8610A"/>
    <w:rsid w:val="00F86266"/>
    <w:rsid w:val="00F8639E"/>
    <w:rsid w:val="00F90148"/>
    <w:rsid w:val="00F912B3"/>
    <w:rsid w:val="00F913CC"/>
    <w:rsid w:val="00F91C4A"/>
    <w:rsid w:val="00F92DC8"/>
    <w:rsid w:val="00F92ECC"/>
    <w:rsid w:val="00F937ED"/>
    <w:rsid w:val="00F93830"/>
    <w:rsid w:val="00F93B4C"/>
    <w:rsid w:val="00F9400F"/>
    <w:rsid w:val="00F944B0"/>
    <w:rsid w:val="00F956EF"/>
    <w:rsid w:val="00F95F65"/>
    <w:rsid w:val="00F96D2E"/>
    <w:rsid w:val="00F97582"/>
    <w:rsid w:val="00F975E4"/>
    <w:rsid w:val="00F975E9"/>
    <w:rsid w:val="00F97707"/>
    <w:rsid w:val="00FA0117"/>
    <w:rsid w:val="00FA07E0"/>
    <w:rsid w:val="00FA1740"/>
    <w:rsid w:val="00FA2FA9"/>
    <w:rsid w:val="00FA4C31"/>
    <w:rsid w:val="00FA4F19"/>
    <w:rsid w:val="00FA5C54"/>
    <w:rsid w:val="00FA64F2"/>
    <w:rsid w:val="00FA67D6"/>
    <w:rsid w:val="00FA6ECC"/>
    <w:rsid w:val="00FA7093"/>
    <w:rsid w:val="00FA70E9"/>
    <w:rsid w:val="00FA72EA"/>
    <w:rsid w:val="00FA7ACA"/>
    <w:rsid w:val="00FB0144"/>
    <w:rsid w:val="00FB04C5"/>
    <w:rsid w:val="00FB0E41"/>
    <w:rsid w:val="00FB0E5A"/>
    <w:rsid w:val="00FB15FA"/>
    <w:rsid w:val="00FB25A8"/>
    <w:rsid w:val="00FB3094"/>
    <w:rsid w:val="00FB378D"/>
    <w:rsid w:val="00FB3AB3"/>
    <w:rsid w:val="00FB406A"/>
    <w:rsid w:val="00FB414E"/>
    <w:rsid w:val="00FB45FF"/>
    <w:rsid w:val="00FB5026"/>
    <w:rsid w:val="00FB51E6"/>
    <w:rsid w:val="00FB6675"/>
    <w:rsid w:val="00FB6916"/>
    <w:rsid w:val="00FB6F7E"/>
    <w:rsid w:val="00FB7E27"/>
    <w:rsid w:val="00FC048C"/>
    <w:rsid w:val="00FC10A1"/>
    <w:rsid w:val="00FC1E4A"/>
    <w:rsid w:val="00FC3960"/>
    <w:rsid w:val="00FC4688"/>
    <w:rsid w:val="00FC4AAC"/>
    <w:rsid w:val="00FC5170"/>
    <w:rsid w:val="00FC5A66"/>
    <w:rsid w:val="00FC5B21"/>
    <w:rsid w:val="00FC5BB0"/>
    <w:rsid w:val="00FC5D01"/>
    <w:rsid w:val="00FC60A4"/>
    <w:rsid w:val="00FC6754"/>
    <w:rsid w:val="00FC67DA"/>
    <w:rsid w:val="00FC684C"/>
    <w:rsid w:val="00FC6E06"/>
    <w:rsid w:val="00FC717F"/>
    <w:rsid w:val="00FC7296"/>
    <w:rsid w:val="00FD03D6"/>
    <w:rsid w:val="00FD0747"/>
    <w:rsid w:val="00FD0B92"/>
    <w:rsid w:val="00FD1D23"/>
    <w:rsid w:val="00FD2796"/>
    <w:rsid w:val="00FD3620"/>
    <w:rsid w:val="00FD42B5"/>
    <w:rsid w:val="00FD5F55"/>
    <w:rsid w:val="00FD6AF1"/>
    <w:rsid w:val="00FD6C00"/>
    <w:rsid w:val="00FD6F8D"/>
    <w:rsid w:val="00FD74AA"/>
    <w:rsid w:val="00FD7764"/>
    <w:rsid w:val="00FD7ABD"/>
    <w:rsid w:val="00FD7B31"/>
    <w:rsid w:val="00FE0691"/>
    <w:rsid w:val="00FE1A2A"/>
    <w:rsid w:val="00FE1D25"/>
    <w:rsid w:val="00FE3972"/>
    <w:rsid w:val="00FE50E6"/>
    <w:rsid w:val="00FE5164"/>
    <w:rsid w:val="00FE52C4"/>
    <w:rsid w:val="00FE55B7"/>
    <w:rsid w:val="00FE58C9"/>
    <w:rsid w:val="00FE7679"/>
    <w:rsid w:val="00FE7DC7"/>
    <w:rsid w:val="00FE7EBA"/>
    <w:rsid w:val="00FF05BF"/>
    <w:rsid w:val="00FF086E"/>
    <w:rsid w:val="00FF1108"/>
    <w:rsid w:val="00FF149E"/>
    <w:rsid w:val="00FF1551"/>
    <w:rsid w:val="00FF1B5C"/>
    <w:rsid w:val="00FF1B6E"/>
    <w:rsid w:val="00FF1D9E"/>
    <w:rsid w:val="00FF1EAA"/>
    <w:rsid w:val="00FF24C1"/>
    <w:rsid w:val="00FF287A"/>
    <w:rsid w:val="00FF3275"/>
    <w:rsid w:val="00FF3843"/>
    <w:rsid w:val="00FF5258"/>
    <w:rsid w:val="00FF5E6F"/>
    <w:rsid w:val="00FF7541"/>
    <w:rsid w:val="00FF79AA"/>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9ED4A"/>
  <w15:docId w15:val="{4E74C015-4D19-4D5A-B99E-48D41216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13611"/>
    <w:pPr>
      <w:ind w:firstLine="567"/>
      <w:jc w:val="both"/>
    </w:pPr>
    <w:rPr>
      <w:sz w:val="24"/>
    </w:rPr>
  </w:style>
  <w:style w:type="paragraph" w:styleId="1">
    <w:name w:val="heading 1"/>
    <w:aliases w:val="_GOST_1"/>
    <w:next w:val="GOSTNormal"/>
    <w:link w:val="10"/>
    <w:qFormat/>
    <w:rsid w:val="00B13611"/>
    <w:pPr>
      <w:keepNext/>
      <w:pageBreakBefore/>
      <w:numPr>
        <w:numId w:val="319"/>
      </w:numPr>
      <w:tabs>
        <w:tab w:val="clear" w:pos="432"/>
        <w:tab w:val="left" w:pos="567"/>
      </w:tabs>
      <w:suppressAutoHyphens/>
      <w:spacing w:before="240" w:after="360"/>
      <w:contextualSpacing/>
      <w:jc w:val="center"/>
      <w:outlineLvl w:val="0"/>
    </w:pPr>
    <w:rPr>
      <w:b/>
      <w:caps/>
      <w:sz w:val="32"/>
      <w:szCs w:val="36"/>
    </w:rPr>
  </w:style>
  <w:style w:type="paragraph" w:styleId="21">
    <w:name w:val="heading 2"/>
    <w:aliases w:val="_GOST_2"/>
    <w:basedOn w:val="1"/>
    <w:next w:val="GOSTNormal"/>
    <w:link w:val="22"/>
    <w:qFormat/>
    <w:rsid w:val="00B13611"/>
    <w:pPr>
      <w:keepLines/>
      <w:pageBreakBefore w:val="0"/>
      <w:numPr>
        <w:ilvl w:val="1"/>
      </w:numPr>
      <w:tabs>
        <w:tab w:val="clear" w:pos="576"/>
        <w:tab w:val="num" w:pos="851"/>
      </w:tabs>
      <w:spacing w:after="240"/>
      <w:jc w:val="left"/>
      <w:outlineLvl w:val="1"/>
    </w:pPr>
    <w:rPr>
      <w:rFonts w:cs="Arial"/>
      <w:bCs/>
      <w:iCs/>
      <w:caps w:val="0"/>
      <w:szCs w:val="32"/>
    </w:rPr>
  </w:style>
  <w:style w:type="paragraph" w:styleId="31">
    <w:name w:val="heading 3"/>
    <w:aliases w:val="_GOST_3"/>
    <w:basedOn w:val="21"/>
    <w:next w:val="GOSTNormal"/>
    <w:link w:val="32"/>
    <w:qFormat/>
    <w:rsid w:val="00B13611"/>
    <w:pPr>
      <w:numPr>
        <w:ilvl w:val="2"/>
      </w:numPr>
      <w:tabs>
        <w:tab w:val="clear" w:pos="720"/>
        <w:tab w:val="num" w:pos="993"/>
      </w:tabs>
      <w:ind w:left="992" w:hanging="992"/>
      <w:outlineLvl w:val="2"/>
    </w:pPr>
    <w:rPr>
      <w:bCs w:val="0"/>
      <w:sz w:val="28"/>
      <w:szCs w:val="28"/>
    </w:rPr>
  </w:style>
  <w:style w:type="paragraph" w:styleId="41">
    <w:name w:val="heading 4"/>
    <w:aliases w:val="_GOST_4"/>
    <w:basedOn w:val="31"/>
    <w:next w:val="GOSTNormal"/>
    <w:link w:val="42"/>
    <w:qFormat/>
    <w:rsid w:val="00B13611"/>
    <w:pPr>
      <w:numPr>
        <w:ilvl w:val="3"/>
      </w:numPr>
      <w:tabs>
        <w:tab w:val="clear" w:pos="864"/>
        <w:tab w:val="num" w:pos="1134"/>
      </w:tabs>
      <w:outlineLvl w:val="3"/>
    </w:pPr>
    <w:rPr>
      <w:sz w:val="26"/>
      <w:szCs w:val="26"/>
    </w:rPr>
  </w:style>
  <w:style w:type="paragraph" w:styleId="51">
    <w:name w:val="heading 5"/>
    <w:aliases w:val="_GOST_5"/>
    <w:basedOn w:val="41"/>
    <w:next w:val="GOSTNormal"/>
    <w:link w:val="52"/>
    <w:qFormat/>
    <w:rsid w:val="00B13611"/>
    <w:pPr>
      <w:numPr>
        <w:ilvl w:val="4"/>
      </w:numPr>
      <w:tabs>
        <w:tab w:val="clear" w:pos="1008"/>
        <w:tab w:val="num" w:pos="1276"/>
      </w:tabs>
      <w:spacing w:after="120"/>
      <w:outlineLvl w:val="4"/>
    </w:pPr>
    <w:rPr>
      <w:rFonts w:cs="Times New Roman"/>
      <w:bCs/>
      <w:iCs w:val="0"/>
      <w:sz w:val="24"/>
      <w:szCs w:val="24"/>
      <w:lang w:eastAsia="ko-KR"/>
    </w:rPr>
  </w:style>
  <w:style w:type="paragraph" w:styleId="6">
    <w:name w:val="heading 6"/>
    <w:aliases w:val="_GOST_6"/>
    <w:basedOn w:val="51"/>
    <w:next w:val="GOSTNormal"/>
    <w:link w:val="60"/>
    <w:autoRedefine/>
    <w:qFormat/>
    <w:rsid w:val="00B13611"/>
    <w:pPr>
      <w:numPr>
        <w:ilvl w:val="5"/>
      </w:numPr>
      <w:tabs>
        <w:tab w:val="clear" w:pos="1152"/>
        <w:tab w:val="num" w:pos="1418"/>
      </w:tabs>
      <w:ind w:left="1418" w:hanging="1418"/>
      <w:outlineLvl w:val="5"/>
    </w:pPr>
    <w:rPr>
      <w:bCs w:val="0"/>
      <w:i/>
      <w:szCs w:val="22"/>
    </w:rPr>
  </w:style>
  <w:style w:type="paragraph" w:styleId="7">
    <w:name w:val="heading 7"/>
    <w:aliases w:val="_GOST_7"/>
    <w:basedOn w:val="6"/>
    <w:next w:val="GOSTNormal"/>
    <w:link w:val="70"/>
    <w:qFormat/>
    <w:rsid w:val="00B13611"/>
    <w:pPr>
      <w:numPr>
        <w:ilvl w:val="6"/>
      </w:numPr>
      <w:tabs>
        <w:tab w:val="clear" w:pos="1296"/>
        <w:tab w:val="num" w:pos="1560"/>
      </w:tabs>
      <w:spacing w:after="60"/>
      <w:outlineLvl w:val="6"/>
    </w:pPr>
    <w:rPr>
      <w:b w:val="0"/>
    </w:rPr>
  </w:style>
  <w:style w:type="paragraph" w:styleId="8">
    <w:name w:val="heading 8"/>
    <w:basedOn w:val="a4"/>
    <w:next w:val="a4"/>
    <w:link w:val="80"/>
    <w:qFormat/>
    <w:rsid w:val="00B13611"/>
    <w:pPr>
      <w:numPr>
        <w:ilvl w:val="7"/>
        <w:numId w:val="319"/>
      </w:numPr>
      <w:spacing w:before="240" w:after="60"/>
      <w:outlineLvl w:val="7"/>
    </w:pPr>
    <w:rPr>
      <w:i/>
      <w:iCs/>
    </w:rPr>
  </w:style>
  <w:style w:type="paragraph" w:styleId="9">
    <w:name w:val="heading 9"/>
    <w:basedOn w:val="a4"/>
    <w:next w:val="a4"/>
    <w:link w:val="90"/>
    <w:qFormat/>
    <w:rsid w:val="00B13611"/>
    <w:pPr>
      <w:numPr>
        <w:ilvl w:val="8"/>
        <w:numId w:val="19"/>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B13611"/>
    <w:pPr>
      <w:keepNext/>
      <w:spacing w:before="120" w:after="120"/>
      <w:jc w:val="center"/>
    </w:pPr>
    <w:rPr>
      <w:sz w:val="24"/>
    </w:rPr>
  </w:style>
  <w:style w:type="paragraph" w:customStyle="1" w:styleId="GOSTFigName">
    <w:name w:val="_GOST_Fig_Name"/>
    <w:basedOn w:val="GOSTFigure"/>
    <w:next w:val="GOSTNormal"/>
    <w:rsid w:val="00B13611"/>
    <w:pPr>
      <w:keepNext w:val="0"/>
      <w:numPr>
        <w:numId w:val="101"/>
      </w:numPr>
      <w:tabs>
        <w:tab w:val="clear" w:pos="0"/>
        <w:tab w:val="num" w:pos="993"/>
      </w:tabs>
      <w:suppressAutoHyphens/>
      <w:contextualSpacing/>
    </w:pPr>
    <w:rPr>
      <w:b/>
      <w:noProof/>
      <w:szCs w:val="24"/>
    </w:rPr>
  </w:style>
  <w:style w:type="paragraph" w:customStyle="1" w:styleId="GOSTheader">
    <w:name w:val="_GOST_header"/>
    <w:rsid w:val="00B13611"/>
    <w:pPr>
      <w:suppressAutoHyphens/>
    </w:pPr>
    <w:rPr>
      <w:color w:val="333333"/>
      <w:sz w:val="22"/>
    </w:rPr>
  </w:style>
  <w:style w:type="paragraph" w:customStyle="1" w:styleId="GOSTListmark1">
    <w:name w:val="_GOST_List_mark1"/>
    <w:rsid w:val="00B13611"/>
    <w:pPr>
      <w:numPr>
        <w:numId w:val="6"/>
      </w:numPr>
      <w:jc w:val="both"/>
    </w:pPr>
    <w:rPr>
      <w:snapToGrid w:val="0"/>
      <w:sz w:val="24"/>
    </w:rPr>
  </w:style>
  <w:style w:type="paragraph" w:customStyle="1" w:styleId="GOSTListmark2">
    <w:name w:val="_GOST_List_mark2"/>
    <w:rsid w:val="00B13611"/>
    <w:pPr>
      <w:tabs>
        <w:tab w:val="num" w:pos="1134"/>
      </w:tabs>
      <w:ind w:left="1134" w:hanging="283"/>
      <w:jc w:val="both"/>
    </w:pPr>
    <w:rPr>
      <w:snapToGrid w:val="0"/>
      <w:sz w:val="24"/>
    </w:rPr>
  </w:style>
  <w:style w:type="paragraph" w:customStyle="1" w:styleId="GOSTListmark3">
    <w:name w:val="_GOST_List_mark3"/>
    <w:basedOn w:val="a4"/>
    <w:rsid w:val="00B13611"/>
    <w:pPr>
      <w:numPr>
        <w:numId w:val="8"/>
      </w:numPr>
    </w:pPr>
    <w:rPr>
      <w:snapToGrid w:val="0"/>
    </w:rPr>
  </w:style>
  <w:style w:type="paragraph" w:customStyle="1" w:styleId="GOSTListmark4">
    <w:name w:val="_GOST_List_mark4"/>
    <w:basedOn w:val="a4"/>
    <w:rsid w:val="00B13611"/>
    <w:pPr>
      <w:numPr>
        <w:numId w:val="9"/>
      </w:numPr>
    </w:pPr>
  </w:style>
  <w:style w:type="paragraph" w:styleId="a8">
    <w:name w:val="header"/>
    <w:basedOn w:val="a4"/>
    <w:link w:val="a9"/>
    <w:rsid w:val="00B13611"/>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BD4D26"/>
    <w:pPr>
      <w:tabs>
        <w:tab w:val="left" w:pos="1021"/>
      </w:tabs>
      <w:ind w:left="1021"/>
      <w:jc w:val="both"/>
    </w:pPr>
    <w:rPr>
      <w:snapToGrid w:val="0"/>
      <w:sz w:val="24"/>
    </w:rPr>
  </w:style>
  <w:style w:type="paragraph" w:customStyle="1" w:styleId="GOSTListnum2">
    <w:name w:val="_GOST_List_num2"/>
    <w:basedOn w:val="GOSTListnum1"/>
    <w:rsid w:val="00B13611"/>
    <w:pPr>
      <w:numPr>
        <w:ilvl w:val="1"/>
      </w:numPr>
      <w:tabs>
        <w:tab w:val="clear" w:pos="992"/>
        <w:tab w:val="left" w:pos="1559"/>
      </w:tabs>
    </w:pPr>
    <w:rPr>
      <w:szCs w:val="24"/>
    </w:rPr>
  </w:style>
  <w:style w:type="paragraph" w:customStyle="1" w:styleId="GOSTNameTable">
    <w:name w:val="_GOST_Name_Table"/>
    <w:rsid w:val="00B13611"/>
    <w:pPr>
      <w:keepNext/>
      <w:numPr>
        <w:numId w:val="10"/>
      </w:numPr>
      <w:tabs>
        <w:tab w:val="clear" w:pos="567"/>
        <w:tab w:val="num" w:pos="1701"/>
      </w:tabs>
      <w:suppressAutoHyphens/>
      <w:spacing w:before="240" w:after="120"/>
    </w:pPr>
    <w:rPr>
      <w:b/>
      <w:noProof/>
      <w:sz w:val="24"/>
    </w:rPr>
  </w:style>
  <w:style w:type="paragraph" w:customStyle="1" w:styleId="GOSTNormal">
    <w:name w:val="_GOST_Normal"/>
    <w:link w:val="GOSTNormal0"/>
    <w:rsid w:val="00B13611"/>
    <w:pPr>
      <w:spacing w:before="120" w:after="60"/>
      <w:ind w:firstLine="567"/>
      <w:contextualSpacing/>
      <w:jc w:val="both"/>
    </w:pPr>
    <w:rPr>
      <w:sz w:val="24"/>
    </w:rPr>
  </w:style>
  <w:style w:type="paragraph" w:customStyle="1" w:styleId="GOSTNormalWithout">
    <w:name w:val="_GOST_Normal_Without"/>
    <w:basedOn w:val="GOSTNormal"/>
    <w:next w:val="GOSTNormal"/>
    <w:rsid w:val="00B13611"/>
    <w:pPr>
      <w:keepNext/>
    </w:pPr>
  </w:style>
  <w:style w:type="paragraph" w:customStyle="1" w:styleId="GOSTNote">
    <w:name w:val="_GOST_Note"/>
    <w:next w:val="GOSTNormal"/>
    <w:link w:val="GOSTNote0"/>
    <w:rsid w:val="00B13611"/>
    <w:pPr>
      <w:spacing w:before="120" w:after="120"/>
      <w:ind w:left="1701" w:hanging="1701"/>
      <w:jc w:val="both"/>
    </w:pPr>
    <w:rPr>
      <w:sz w:val="24"/>
    </w:rPr>
  </w:style>
  <w:style w:type="paragraph" w:customStyle="1" w:styleId="GOSTNoteContinue">
    <w:name w:val="_GOST_Note_Continue"/>
    <w:basedOn w:val="GOSTNote"/>
    <w:rsid w:val="00B13611"/>
    <w:pPr>
      <w:ind w:firstLine="0"/>
    </w:pPr>
  </w:style>
  <w:style w:type="paragraph" w:customStyle="1" w:styleId="GOSTReg">
    <w:name w:val="_GOST_Reg"/>
    <w:next w:val="GOSTNormal"/>
    <w:rsid w:val="00B13611"/>
    <w:pPr>
      <w:keepNext/>
      <w:pageBreakBefore/>
      <w:spacing w:before="120" w:after="120"/>
      <w:contextualSpacing/>
      <w:jc w:val="center"/>
      <w:outlineLvl w:val="0"/>
    </w:pPr>
    <w:rPr>
      <w:b/>
      <w:caps/>
      <w:sz w:val="28"/>
    </w:rPr>
  </w:style>
  <w:style w:type="paragraph" w:customStyle="1" w:styleId="GOSTScript">
    <w:name w:val="_GOST_Script"/>
    <w:basedOn w:val="a4"/>
    <w:rsid w:val="00B13611"/>
    <w:pPr>
      <w:pBdr>
        <w:top w:val="dotted" w:sz="4" w:space="1" w:color="auto"/>
        <w:left w:val="dotted" w:sz="4" w:space="4" w:color="auto"/>
        <w:bottom w:val="dotted" w:sz="4" w:space="1" w:color="auto"/>
        <w:right w:val="dotted" w:sz="4" w:space="4" w:color="auto"/>
      </w:pBdr>
      <w:ind w:left="567" w:right="29"/>
    </w:pPr>
    <w:rPr>
      <w:rFonts w:ascii="Courier New" w:hAnsi="Courier New"/>
      <w:noProof/>
      <w:spacing w:val="-20"/>
      <w:sz w:val="20"/>
      <w:lang w:val="en-US"/>
    </w:rPr>
  </w:style>
  <w:style w:type="paragraph" w:customStyle="1" w:styleId="GOSTSign">
    <w:name w:val="_GOST_Sign"/>
    <w:basedOn w:val="GOSTReg"/>
    <w:next w:val="GOSTNormal"/>
    <w:rsid w:val="00B13611"/>
    <w:pPr>
      <w:pageBreakBefore w:val="0"/>
      <w:outlineLvl w:val="9"/>
    </w:pPr>
  </w:style>
  <w:style w:type="character" w:customStyle="1" w:styleId="GOSTSymBold">
    <w:name w:val="_GOST_Sym_Bold"/>
    <w:rsid w:val="00B13611"/>
    <w:rPr>
      <w:b/>
    </w:rPr>
  </w:style>
  <w:style w:type="character" w:customStyle="1" w:styleId="GOSTSymBoldItalic">
    <w:name w:val="_GOST_Sym_Bold_Italic"/>
    <w:rsid w:val="00B13611"/>
    <w:rPr>
      <w:b/>
      <w:i/>
    </w:rPr>
  </w:style>
  <w:style w:type="character" w:customStyle="1" w:styleId="GOSTSymItalic">
    <w:name w:val="_GOST_Sym_Italic"/>
    <w:rsid w:val="00B13611"/>
    <w:rPr>
      <w:i/>
    </w:rPr>
  </w:style>
  <w:style w:type="table" w:customStyle="1" w:styleId="GOSTTable">
    <w:name w:val="_GOST_Table"/>
    <w:basedOn w:val="a6"/>
    <w:rsid w:val="00B13611"/>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qFormat/>
    <w:rsid w:val="00B13611"/>
    <w:pPr>
      <w:ind w:left="57" w:right="57"/>
      <w:jc w:val="both"/>
    </w:pPr>
    <w:rPr>
      <w:sz w:val="22"/>
    </w:rPr>
  </w:style>
  <w:style w:type="paragraph" w:customStyle="1" w:styleId="GOSTTableHead">
    <w:name w:val="_GOST_Table_Head"/>
    <w:basedOn w:val="GOSTTablenorm"/>
    <w:link w:val="GOSTTableHead0"/>
    <w:rsid w:val="00B13611"/>
    <w:pPr>
      <w:keepNext/>
      <w:suppressAutoHyphens/>
      <w:ind w:left="0" w:right="0"/>
      <w:jc w:val="center"/>
    </w:pPr>
    <w:rPr>
      <w:b/>
      <w:bCs/>
    </w:rPr>
  </w:style>
  <w:style w:type="paragraph" w:customStyle="1" w:styleId="GOSTTableListMark1">
    <w:name w:val="_GOST_Table_List_Mark_1"/>
    <w:link w:val="GOSTTableListMark10"/>
    <w:rsid w:val="00B13611"/>
    <w:pPr>
      <w:numPr>
        <w:numId w:val="11"/>
      </w:numPr>
      <w:tabs>
        <w:tab w:val="left" w:pos="284"/>
      </w:tabs>
      <w:ind w:right="57"/>
    </w:pPr>
    <w:rPr>
      <w:sz w:val="22"/>
    </w:rPr>
  </w:style>
  <w:style w:type="paragraph" w:customStyle="1" w:styleId="GOSTTableListNum1">
    <w:name w:val="_GOST_Table_List_Num_1"/>
    <w:rsid w:val="00B13611"/>
    <w:pPr>
      <w:numPr>
        <w:numId w:val="14"/>
      </w:numPr>
      <w:tabs>
        <w:tab w:val="clear" w:pos="284"/>
      </w:tabs>
      <w:ind w:left="341" w:right="57" w:hanging="284"/>
    </w:pPr>
    <w:rPr>
      <w:sz w:val="22"/>
    </w:rPr>
  </w:style>
  <w:style w:type="paragraph" w:customStyle="1" w:styleId="GOSTTableNum">
    <w:name w:val="_GOST_Table_Num"/>
    <w:rsid w:val="00B13611"/>
    <w:pPr>
      <w:numPr>
        <w:numId w:val="320"/>
      </w:numPr>
    </w:pPr>
    <w:rPr>
      <w:sz w:val="22"/>
    </w:rPr>
  </w:style>
  <w:style w:type="paragraph" w:customStyle="1" w:styleId="GOSTTitul0">
    <w:name w:val="_GOST_Titul_0"/>
    <w:rsid w:val="00B13611"/>
    <w:pPr>
      <w:suppressAutoHyphens/>
      <w:spacing w:line="360" w:lineRule="auto"/>
      <w:contextualSpacing/>
      <w:jc w:val="center"/>
    </w:pPr>
    <w:rPr>
      <w:sz w:val="28"/>
      <w:szCs w:val="28"/>
    </w:rPr>
  </w:style>
  <w:style w:type="character" w:customStyle="1" w:styleId="aa">
    <w:name w:val="Текст примечания Знак"/>
    <w:aliases w:val="Знак3 Знак"/>
    <w:link w:val="ab"/>
    <w:rsid w:val="00B13611"/>
  </w:style>
  <w:style w:type="paragraph" w:customStyle="1" w:styleId="GOSTTitul1">
    <w:name w:val="_GOST_Titul_1"/>
    <w:rsid w:val="00B13611"/>
    <w:pPr>
      <w:suppressAutoHyphens/>
      <w:spacing w:before="240" w:after="240"/>
      <w:contextualSpacing/>
      <w:jc w:val="center"/>
    </w:pPr>
    <w:rPr>
      <w:sz w:val="32"/>
      <w:szCs w:val="28"/>
    </w:rPr>
  </w:style>
  <w:style w:type="paragraph" w:customStyle="1" w:styleId="GOSTTitul2">
    <w:name w:val="_GOST_Titul_2"/>
    <w:rsid w:val="00B13611"/>
    <w:pPr>
      <w:suppressAutoHyphens/>
      <w:jc w:val="center"/>
    </w:pPr>
    <w:rPr>
      <w:b/>
      <w:caps/>
      <w:sz w:val="32"/>
      <w:szCs w:val="28"/>
    </w:rPr>
  </w:style>
  <w:style w:type="paragraph" w:customStyle="1" w:styleId="GOSTTitulnamedoc">
    <w:name w:val="_GOST_Titul_name_doc"/>
    <w:rsid w:val="00B13611"/>
    <w:pPr>
      <w:suppressAutoHyphens/>
      <w:spacing w:before="200" w:after="400"/>
      <w:contextualSpacing/>
      <w:jc w:val="center"/>
    </w:pPr>
    <w:rPr>
      <w:b/>
      <w:sz w:val="32"/>
      <w:szCs w:val="28"/>
    </w:rPr>
  </w:style>
  <w:style w:type="paragraph" w:customStyle="1" w:styleId="a3">
    <w:name w:val="Заг_Приложение"/>
    <w:basedOn w:val="1"/>
    <w:next w:val="GOSTNormal"/>
    <w:rsid w:val="00B13611"/>
    <w:pPr>
      <w:numPr>
        <w:numId w:val="17"/>
      </w:numPr>
      <w:tabs>
        <w:tab w:val="clear" w:pos="0"/>
        <w:tab w:val="left" w:pos="2552"/>
      </w:tabs>
    </w:pPr>
  </w:style>
  <w:style w:type="paragraph" w:customStyle="1" w:styleId="23">
    <w:name w:val="Заг_2_Приложение"/>
    <w:basedOn w:val="a3"/>
    <w:next w:val="GOSTNormal"/>
    <w:link w:val="24"/>
    <w:rsid w:val="00B13611"/>
    <w:pPr>
      <w:pageBreakBefore w:val="0"/>
      <w:numPr>
        <w:numId w:val="0"/>
      </w:numPr>
      <w:spacing w:after="240"/>
      <w:ind w:left="454" w:hanging="454"/>
      <w:jc w:val="left"/>
    </w:pPr>
    <w:rPr>
      <w:caps w:val="0"/>
      <w:lang w:val="x-none" w:eastAsia="x-none"/>
    </w:rPr>
  </w:style>
  <w:style w:type="character" w:customStyle="1" w:styleId="24">
    <w:name w:val="Заг_2_Приложение Знак"/>
    <w:link w:val="23"/>
    <w:rsid w:val="00B13611"/>
    <w:rPr>
      <w:b/>
      <w:sz w:val="32"/>
      <w:szCs w:val="36"/>
      <w:lang w:val="x-none" w:eastAsia="x-none"/>
    </w:rPr>
  </w:style>
  <w:style w:type="paragraph" w:customStyle="1" w:styleId="33">
    <w:name w:val="Заг_3_Приложение"/>
    <w:basedOn w:val="a4"/>
    <w:next w:val="GOSTNormal"/>
    <w:rsid w:val="00B13611"/>
    <w:pPr>
      <w:keepNext/>
      <w:spacing w:before="240" w:after="120"/>
      <w:ind w:left="567" w:hanging="567"/>
      <w:contextualSpacing/>
      <w:jc w:val="left"/>
      <w:outlineLvl w:val="1"/>
    </w:pPr>
    <w:rPr>
      <w:rFonts w:cs="Arial"/>
      <w:b/>
      <w:bCs/>
      <w:iCs/>
      <w:sz w:val="28"/>
      <w:szCs w:val="28"/>
    </w:rPr>
  </w:style>
  <w:style w:type="paragraph" w:styleId="ac">
    <w:name w:val="caption"/>
    <w:basedOn w:val="a4"/>
    <w:next w:val="a4"/>
    <w:qFormat/>
    <w:rsid w:val="00B13611"/>
    <w:rPr>
      <w:b/>
      <w:bCs/>
      <w:sz w:val="20"/>
    </w:rPr>
  </w:style>
  <w:style w:type="character" w:styleId="ad">
    <w:name w:val="Hyperlink"/>
    <w:uiPriority w:val="99"/>
    <w:rsid w:val="00B13611"/>
    <w:rPr>
      <w:color w:val="0000FF"/>
      <w:u w:val="single"/>
    </w:rPr>
  </w:style>
  <w:style w:type="paragraph" w:styleId="11">
    <w:name w:val="toc 1"/>
    <w:uiPriority w:val="39"/>
    <w:rsid w:val="00B13611"/>
    <w:pPr>
      <w:tabs>
        <w:tab w:val="left" w:pos="454"/>
        <w:tab w:val="right" w:leader="dot" w:pos="9631"/>
      </w:tabs>
      <w:spacing w:before="60" w:after="60"/>
      <w:ind w:left="454" w:right="567" w:hanging="454"/>
    </w:pPr>
    <w:rPr>
      <w:b/>
      <w:bCs/>
      <w:caps/>
      <w:noProof/>
      <w:sz w:val="24"/>
      <w:szCs w:val="24"/>
    </w:rPr>
  </w:style>
  <w:style w:type="paragraph" w:styleId="25">
    <w:name w:val="toc 2"/>
    <w:basedOn w:val="11"/>
    <w:uiPriority w:val="39"/>
    <w:rsid w:val="00B13611"/>
    <w:pPr>
      <w:tabs>
        <w:tab w:val="clear" w:pos="454"/>
        <w:tab w:val="left" w:pos="851"/>
      </w:tabs>
      <w:ind w:left="851" w:hanging="567"/>
      <w:contextualSpacing/>
    </w:pPr>
    <w:rPr>
      <w:b w:val="0"/>
      <w:caps w:val="0"/>
    </w:rPr>
  </w:style>
  <w:style w:type="paragraph" w:styleId="34">
    <w:name w:val="toc 3"/>
    <w:basedOn w:val="25"/>
    <w:uiPriority w:val="39"/>
    <w:rsid w:val="00B13611"/>
    <w:pPr>
      <w:tabs>
        <w:tab w:val="clear" w:pos="851"/>
        <w:tab w:val="left" w:pos="1418"/>
      </w:tabs>
      <w:ind w:left="1418" w:hanging="851"/>
    </w:pPr>
    <w:rPr>
      <w:iCs/>
    </w:rPr>
  </w:style>
  <w:style w:type="paragraph" w:styleId="ae">
    <w:name w:val="Body Text Indent"/>
    <w:basedOn w:val="a4"/>
    <w:next w:val="a4"/>
    <w:link w:val="af"/>
    <w:rsid w:val="00B13611"/>
    <w:pPr>
      <w:widowControl w:val="0"/>
      <w:tabs>
        <w:tab w:val="left" w:pos="1985"/>
        <w:tab w:val="left" w:pos="2127"/>
      </w:tabs>
      <w:spacing w:line="360" w:lineRule="auto"/>
      <w:ind w:firstLine="425"/>
    </w:pPr>
    <w:rPr>
      <w:snapToGrid w:val="0"/>
      <w:sz w:val="20"/>
    </w:rPr>
  </w:style>
  <w:style w:type="paragraph" w:styleId="26">
    <w:name w:val="Body Text Indent 2"/>
    <w:basedOn w:val="a4"/>
    <w:link w:val="27"/>
    <w:rsid w:val="00B13611"/>
    <w:pPr>
      <w:widowControl w:val="0"/>
      <w:tabs>
        <w:tab w:val="left" w:pos="1985"/>
        <w:tab w:val="left" w:pos="2127"/>
      </w:tabs>
      <w:spacing w:line="360" w:lineRule="auto"/>
      <w:ind w:firstLine="425"/>
    </w:pPr>
    <w:rPr>
      <w:b/>
      <w:snapToGrid w:val="0"/>
      <w:sz w:val="20"/>
    </w:rPr>
  </w:style>
  <w:style w:type="paragraph" w:styleId="af0">
    <w:name w:val="Document Map"/>
    <w:basedOn w:val="a4"/>
    <w:link w:val="af1"/>
    <w:rsid w:val="00B13611"/>
    <w:pPr>
      <w:shd w:val="clear" w:color="auto" w:fill="000080"/>
    </w:pPr>
    <w:rPr>
      <w:rFonts w:ascii="Tahoma" w:hAnsi="Tahoma" w:cs="Tahoma"/>
      <w:sz w:val="20"/>
    </w:rPr>
  </w:style>
  <w:style w:type="paragraph" w:styleId="43">
    <w:name w:val="toc 4"/>
    <w:basedOn w:val="a4"/>
    <w:next w:val="a4"/>
    <w:uiPriority w:val="39"/>
    <w:rsid w:val="00B13611"/>
    <w:pPr>
      <w:tabs>
        <w:tab w:val="left" w:pos="1871"/>
        <w:tab w:val="right" w:leader="dot" w:pos="9633"/>
      </w:tabs>
      <w:ind w:left="1872" w:right="567" w:hanging="1021"/>
    </w:pPr>
  </w:style>
  <w:style w:type="paragraph" w:styleId="35">
    <w:name w:val="Body Text 3"/>
    <w:basedOn w:val="a4"/>
    <w:link w:val="36"/>
    <w:rsid w:val="00B13611"/>
    <w:pPr>
      <w:spacing w:after="120"/>
    </w:pPr>
    <w:rPr>
      <w:sz w:val="16"/>
      <w:szCs w:val="16"/>
    </w:rPr>
  </w:style>
  <w:style w:type="paragraph" w:customStyle="1" w:styleId="GOSTListnormal1">
    <w:name w:val="_GOST_List_normal_1"/>
    <w:rsid w:val="00B13611"/>
    <w:pPr>
      <w:tabs>
        <w:tab w:val="left" w:pos="284"/>
      </w:tabs>
      <w:spacing w:before="60" w:after="60"/>
      <w:ind w:left="851"/>
      <w:contextualSpacing/>
      <w:jc w:val="both"/>
    </w:pPr>
    <w:rPr>
      <w:snapToGrid w:val="0"/>
      <w:sz w:val="24"/>
    </w:rPr>
  </w:style>
  <w:style w:type="numbering" w:styleId="111111">
    <w:name w:val="Outline List 2"/>
    <w:basedOn w:val="a7"/>
    <w:rsid w:val="00B13611"/>
    <w:pPr>
      <w:numPr>
        <w:numId w:val="15"/>
      </w:numPr>
    </w:pPr>
  </w:style>
  <w:style w:type="numbering" w:styleId="1ai">
    <w:name w:val="Outline List 1"/>
    <w:basedOn w:val="a7"/>
    <w:rsid w:val="00B13611"/>
    <w:pPr>
      <w:numPr>
        <w:numId w:val="16"/>
      </w:numPr>
    </w:pPr>
  </w:style>
  <w:style w:type="paragraph" w:styleId="af2">
    <w:name w:val="Balloon Text"/>
    <w:basedOn w:val="a4"/>
    <w:link w:val="af3"/>
    <w:rsid w:val="00B13611"/>
    <w:rPr>
      <w:rFonts w:ascii="Tahoma" w:hAnsi="Tahoma" w:cs="Tahoma"/>
      <w:sz w:val="16"/>
      <w:szCs w:val="16"/>
    </w:rPr>
  </w:style>
  <w:style w:type="paragraph" w:customStyle="1" w:styleId="GOSTListnormal28">
    <w:name w:val="_GOST_List_normal_2.8"/>
    <w:rsid w:val="00BD4D26"/>
    <w:pPr>
      <w:tabs>
        <w:tab w:val="left" w:pos="1588"/>
      </w:tabs>
      <w:spacing w:before="60" w:after="60"/>
      <w:ind w:left="1588"/>
      <w:contextualSpacing/>
      <w:jc w:val="both"/>
    </w:pPr>
    <w:rPr>
      <w:snapToGrid w:val="0"/>
      <w:sz w:val="24"/>
    </w:rPr>
  </w:style>
  <w:style w:type="paragraph" w:styleId="ab">
    <w:name w:val="annotation text"/>
    <w:aliases w:val="Знак3"/>
    <w:basedOn w:val="a4"/>
    <w:link w:val="aa"/>
    <w:rsid w:val="00B13611"/>
    <w:rPr>
      <w:sz w:val="20"/>
    </w:rPr>
  </w:style>
  <w:style w:type="paragraph" w:styleId="af4">
    <w:name w:val="annotation subject"/>
    <w:basedOn w:val="ab"/>
    <w:next w:val="ab"/>
    <w:link w:val="af5"/>
    <w:rsid w:val="00B13611"/>
    <w:rPr>
      <w:b/>
      <w:bCs/>
    </w:rPr>
  </w:style>
  <w:style w:type="paragraph" w:styleId="53">
    <w:name w:val="toc 5"/>
    <w:basedOn w:val="a4"/>
    <w:next w:val="a4"/>
    <w:autoRedefine/>
    <w:uiPriority w:val="39"/>
    <w:rsid w:val="00B13611"/>
    <w:pPr>
      <w:tabs>
        <w:tab w:val="left" w:pos="2410"/>
        <w:tab w:val="right" w:leader="dot" w:pos="9631"/>
      </w:tabs>
      <w:ind w:left="2410" w:right="567" w:hanging="1276"/>
      <w:jc w:val="left"/>
    </w:pPr>
    <w:rPr>
      <w:noProof/>
      <w:szCs w:val="18"/>
    </w:rPr>
  </w:style>
  <w:style w:type="paragraph" w:styleId="61">
    <w:name w:val="toc 6"/>
    <w:basedOn w:val="a4"/>
    <w:next w:val="a4"/>
    <w:autoRedefine/>
    <w:uiPriority w:val="39"/>
    <w:rsid w:val="00B13611"/>
    <w:pPr>
      <w:ind w:left="1200"/>
      <w:jc w:val="left"/>
    </w:pPr>
    <w:rPr>
      <w:sz w:val="18"/>
      <w:szCs w:val="18"/>
    </w:rPr>
  </w:style>
  <w:style w:type="paragraph" w:styleId="71">
    <w:name w:val="toc 7"/>
    <w:basedOn w:val="a4"/>
    <w:next w:val="a4"/>
    <w:autoRedefine/>
    <w:uiPriority w:val="39"/>
    <w:rsid w:val="00B13611"/>
    <w:pPr>
      <w:ind w:left="1440"/>
      <w:jc w:val="left"/>
    </w:pPr>
    <w:rPr>
      <w:sz w:val="18"/>
      <w:szCs w:val="18"/>
    </w:rPr>
  </w:style>
  <w:style w:type="paragraph" w:styleId="81">
    <w:name w:val="toc 8"/>
    <w:basedOn w:val="a4"/>
    <w:next w:val="a4"/>
    <w:autoRedefine/>
    <w:uiPriority w:val="39"/>
    <w:rsid w:val="00B13611"/>
    <w:pPr>
      <w:ind w:left="1680"/>
      <w:jc w:val="left"/>
    </w:pPr>
    <w:rPr>
      <w:sz w:val="18"/>
      <w:szCs w:val="18"/>
    </w:rPr>
  </w:style>
  <w:style w:type="paragraph" w:styleId="91">
    <w:name w:val="toc 9"/>
    <w:basedOn w:val="a4"/>
    <w:next w:val="a4"/>
    <w:autoRedefine/>
    <w:uiPriority w:val="39"/>
    <w:rsid w:val="00B13611"/>
    <w:pPr>
      <w:ind w:left="1920"/>
      <w:jc w:val="left"/>
    </w:pPr>
    <w:rPr>
      <w:sz w:val="18"/>
      <w:szCs w:val="18"/>
    </w:rPr>
  </w:style>
  <w:style w:type="character" w:styleId="af6">
    <w:name w:val="footnote reference"/>
    <w:aliases w:val="Ссылка на сноску 45"/>
    <w:rsid w:val="00B13611"/>
    <w:rPr>
      <w:vertAlign w:val="superscript"/>
    </w:rPr>
  </w:style>
  <w:style w:type="paragraph" w:styleId="af7">
    <w:name w:val="footnote text"/>
    <w:link w:val="af8"/>
    <w:rsid w:val="00B13611"/>
  </w:style>
  <w:style w:type="paragraph" w:styleId="44">
    <w:name w:val="List 4"/>
    <w:basedOn w:val="a4"/>
    <w:rsid w:val="00B13611"/>
    <w:pPr>
      <w:ind w:left="1132" w:hanging="283"/>
    </w:pPr>
  </w:style>
  <w:style w:type="paragraph" w:styleId="28">
    <w:name w:val="Body Text 2"/>
    <w:basedOn w:val="a4"/>
    <w:link w:val="29"/>
    <w:rsid w:val="00B13611"/>
    <w:pPr>
      <w:spacing w:after="120" w:line="480" w:lineRule="auto"/>
    </w:pPr>
  </w:style>
  <w:style w:type="paragraph" w:styleId="37">
    <w:name w:val="Body Text Indent 3"/>
    <w:basedOn w:val="a4"/>
    <w:link w:val="38"/>
    <w:rsid w:val="00B13611"/>
    <w:pPr>
      <w:spacing w:after="120"/>
      <w:ind w:left="283"/>
    </w:pPr>
    <w:rPr>
      <w:sz w:val="16"/>
      <w:szCs w:val="16"/>
    </w:rPr>
  </w:style>
  <w:style w:type="character" w:styleId="af9">
    <w:name w:val="FollowedHyperlink"/>
    <w:rsid w:val="00B13611"/>
    <w:rPr>
      <w:color w:val="800080"/>
      <w:u w:val="single"/>
    </w:rPr>
  </w:style>
  <w:style w:type="character" w:styleId="HTML">
    <w:name w:val="HTML Variable"/>
    <w:rsid w:val="00B13611"/>
    <w:rPr>
      <w:i/>
      <w:iCs/>
    </w:rPr>
  </w:style>
  <w:style w:type="character" w:styleId="HTML0">
    <w:name w:val="HTML Typewriter"/>
    <w:rsid w:val="00B13611"/>
    <w:rPr>
      <w:rFonts w:ascii="Courier New" w:hAnsi="Courier New" w:cs="Courier New"/>
      <w:sz w:val="20"/>
      <w:szCs w:val="20"/>
    </w:rPr>
  </w:style>
  <w:style w:type="paragraph" w:styleId="afa">
    <w:name w:val="Subtitle"/>
    <w:basedOn w:val="a4"/>
    <w:link w:val="afb"/>
    <w:qFormat/>
    <w:rsid w:val="00B13611"/>
    <w:pPr>
      <w:spacing w:after="60"/>
      <w:jc w:val="center"/>
      <w:outlineLvl w:val="1"/>
    </w:pPr>
    <w:rPr>
      <w:rFonts w:ascii="Arial" w:hAnsi="Arial" w:cs="Arial"/>
    </w:rPr>
  </w:style>
  <w:style w:type="paragraph" w:styleId="afc">
    <w:name w:val="Salutation"/>
    <w:basedOn w:val="a4"/>
    <w:next w:val="a4"/>
    <w:link w:val="afd"/>
    <w:rsid w:val="00B13611"/>
  </w:style>
  <w:style w:type="paragraph" w:styleId="afe">
    <w:name w:val="List Continue"/>
    <w:basedOn w:val="a4"/>
    <w:rsid w:val="00B13611"/>
    <w:pPr>
      <w:spacing w:after="120"/>
      <w:ind w:left="283"/>
    </w:pPr>
  </w:style>
  <w:style w:type="paragraph" w:styleId="2a">
    <w:name w:val="List Continue 2"/>
    <w:basedOn w:val="a4"/>
    <w:rsid w:val="00B13611"/>
    <w:pPr>
      <w:spacing w:after="120"/>
      <w:ind w:left="566"/>
    </w:pPr>
  </w:style>
  <w:style w:type="paragraph" w:styleId="39">
    <w:name w:val="List Continue 3"/>
    <w:basedOn w:val="a4"/>
    <w:rsid w:val="00B13611"/>
    <w:pPr>
      <w:spacing w:after="120"/>
      <w:ind w:left="849"/>
    </w:pPr>
  </w:style>
  <w:style w:type="paragraph" w:styleId="45">
    <w:name w:val="List Continue 4"/>
    <w:basedOn w:val="a4"/>
    <w:rsid w:val="00B13611"/>
    <w:pPr>
      <w:spacing w:after="120"/>
      <w:ind w:left="1132"/>
    </w:pPr>
  </w:style>
  <w:style w:type="paragraph" w:styleId="54">
    <w:name w:val="List Continue 5"/>
    <w:basedOn w:val="a4"/>
    <w:rsid w:val="00B13611"/>
    <w:pPr>
      <w:spacing w:after="120"/>
      <w:ind w:left="1415"/>
    </w:pPr>
  </w:style>
  <w:style w:type="table" w:styleId="12">
    <w:name w:val="Table Simple 1"/>
    <w:basedOn w:val="a6"/>
    <w:semiHidden/>
    <w:rsid w:val="00B1361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b">
    <w:name w:val="Table Simple 2"/>
    <w:basedOn w:val="a6"/>
    <w:semiHidden/>
    <w:rsid w:val="00B1361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a">
    <w:name w:val="Table Simple 3"/>
    <w:basedOn w:val="a6"/>
    <w:semiHidden/>
    <w:rsid w:val="00B1361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B136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c">
    <w:name w:val="Table Grid 2"/>
    <w:basedOn w:val="a6"/>
    <w:semiHidden/>
    <w:rsid w:val="00B1361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b">
    <w:name w:val="Table Grid 3"/>
    <w:basedOn w:val="a6"/>
    <w:semiHidden/>
    <w:rsid w:val="00B1361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6"/>
    <w:semiHidden/>
    <w:rsid w:val="00B1361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6"/>
    <w:semiHidden/>
    <w:rsid w:val="00B1361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semiHidden/>
    <w:rsid w:val="00B1361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semiHidden/>
    <w:rsid w:val="00B1361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B1361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
    <w:name w:val="Table Contemporary"/>
    <w:basedOn w:val="a6"/>
    <w:semiHidden/>
    <w:rsid w:val="00B136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0">
    <w:name w:val="List"/>
    <w:basedOn w:val="a4"/>
    <w:rsid w:val="00B13611"/>
    <w:pPr>
      <w:ind w:left="283" w:hanging="283"/>
    </w:pPr>
  </w:style>
  <w:style w:type="paragraph" w:styleId="2d">
    <w:name w:val="List 2"/>
    <w:basedOn w:val="a4"/>
    <w:rsid w:val="00B13611"/>
    <w:pPr>
      <w:ind w:left="566" w:hanging="283"/>
    </w:pPr>
  </w:style>
  <w:style w:type="paragraph" w:styleId="3c">
    <w:name w:val="List 3"/>
    <w:basedOn w:val="a4"/>
    <w:rsid w:val="00B13611"/>
    <w:pPr>
      <w:ind w:left="849" w:hanging="283"/>
    </w:pPr>
  </w:style>
  <w:style w:type="paragraph" w:styleId="56">
    <w:name w:val="List 5"/>
    <w:basedOn w:val="a4"/>
    <w:rsid w:val="00B13611"/>
    <w:pPr>
      <w:ind w:left="1415" w:hanging="283"/>
    </w:pPr>
  </w:style>
  <w:style w:type="table" w:styleId="aff1">
    <w:name w:val="Table Professional"/>
    <w:basedOn w:val="a6"/>
    <w:semiHidden/>
    <w:rsid w:val="00B136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rsid w:val="00B13611"/>
    <w:rPr>
      <w:rFonts w:ascii="Courier New" w:hAnsi="Courier New" w:cs="Courier New"/>
      <w:sz w:val="20"/>
    </w:rPr>
  </w:style>
  <w:style w:type="numbering" w:styleId="a2">
    <w:name w:val="Outline List 3"/>
    <w:basedOn w:val="a7"/>
    <w:rsid w:val="00B13611"/>
    <w:pPr>
      <w:numPr>
        <w:numId w:val="30"/>
      </w:numPr>
    </w:pPr>
  </w:style>
  <w:style w:type="table" w:styleId="14">
    <w:name w:val="Table Columns 1"/>
    <w:basedOn w:val="a6"/>
    <w:semiHidden/>
    <w:rsid w:val="00B1361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6"/>
    <w:semiHidden/>
    <w:rsid w:val="00B1361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6"/>
    <w:semiHidden/>
    <w:rsid w:val="00B1361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6"/>
    <w:semiHidden/>
    <w:rsid w:val="00B1361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semiHidden/>
    <w:rsid w:val="00B1361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2">
    <w:name w:val="Strong"/>
    <w:qFormat/>
    <w:rsid w:val="00B13611"/>
    <w:rPr>
      <w:b/>
      <w:bCs/>
    </w:rPr>
  </w:style>
  <w:style w:type="table" w:styleId="-1">
    <w:name w:val="Table List 1"/>
    <w:basedOn w:val="a6"/>
    <w:semiHidden/>
    <w:rsid w:val="00B1361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B1361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B1361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B1361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B1361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B1361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B1361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B1361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3">
    <w:name w:val="Plain Text"/>
    <w:basedOn w:val="a4"/>
    <w:link w:val="aff4"/>
    <w:rsid w:val="00B13611"/>
    <w:rPr>
      <w:rFonts w:ascii="Courier New" w:hAnsi="Courier New" w:cs="Courier New"/>
      <w:sz w:val="20"/>
    </w:rPr>
  </w:style>
  <w:style w:type="table" w:styleId="aff5">
    <w:name w:val="Table Theme"/>
    <w:basedOn w:val="a6"/>
    <w:semiHidden/>
    <w:rsid w:val="00B13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B1361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6"/>
    <w:semiHidden/>
    <w:rsid w:val="00B1361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6"/>
    <w:semiHidden/>
    <w:rsid w:val="00B1361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Block Text"/>
    <w:basedOn w:val="a4"/>
    <w:rsid w:val="00B13611"/>
    <w:pPr>
      <w:spacing w:after="120"/>
      <w:ind w:left="1440" w:right="1440"/>
    </w:pPr>
  </w:style>
  <w:style w:type="character" w:styleId="HTML3">
    <w:name w:val="HTML Cite"/>
    <w:rsid w:val="00B13611"/>
    <w:rPr>
      <w:i/>
      <w:iCs/>
    </w:rPr>
  </w:style>
  <w:style w:type="paragraph" w:styleId="aff7">
    <w:name w:val="Message Header"/>
    <w:basedOn w:val="a4"/>
    <w:link w:val="aff8"/>
    <w:rsid w:val="00B1361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9">
    <w:name w:val="E-mail Signature"/>
    <w:basedOn w:val="a4"/>
    <w:link w:val="affa"/>
    <w:rsid w:val="00B13611"/>
  </w:style>
  <w:style w:type="paragraph" w:styleId="affb">
    <w:name w:val="Signature"/>
    <w:basedOn w:val="a4"/>
    <w:link w:val="affc"/>
    <w:rsid w:val="00B13611"/>
    <w:pPr>
      <w:ind w:left="4252"/>
    </w:pPr>
  </w:style>
  <w:style w:type="paragraph" w:styleId="16">
    <w:name w:val="index 1"/>
    <w:basedOn w:val="a4"/>
    <w:next w:val="a4"/>
    <w:autoRedefine/>
    <w:rsid w:val="00B13611"/>
    <w:pPr>
      <w:widowControl w:val="0"/>
      <w:tabs>
        <w:tab w:val="num" w:pos="720"/>
        <w:tab w:val="left" w:pos="1985"/>
        <w:tab w:val="left" w:pos="2127"/>
      </w:tabs>
      <w:spacing w:line="360" w:lineRule="auto"/>
      <w:ind w:left="720" w:hanging="360"/>
    </w:pPr>
    <w:rPr>
      <w:snapToGrid w:val="0"/>
    </w:rPr>
  </w:style>
  <w:style w:type="paragraph" w:styleId="affd">
    <w:name w:val="index heading"/>
    <w:basedOn w:val="a4"/>
    <w:next w:val="16"/>
    <w:rsid w:val="00B13611"/>
    <w:pPr>
      <w:widowControl w:val="0"/>
      <w:tabs>
        <w:tab w:val="left" w:pos="1985"/>
        <w:tab w:val="left" w:pos="2127"/>
      </w:tabs>
      <w:spacing w:line="360" w:lineRule="auto"/>
      <w:ind w:firstLine="425"/>
    </w:pPr>
    <w:rPr>
      <w:snapToGrid w:val="0"/>
      <w:sz w:val="20"/>
    </w:rPr>
  </w:style>
  <w:style w:type="paragraph" w:styleId="2f0">
    <w:name w:val="index 2"/>
    <w:basedOn w:val="a4"/>
    <w:next w:val="a4"/>
    <w:autoRedefine/>
    <w:rsid w:val="00B13611"/>
    <w:pPr>
      <w:widowControl w:val="0"/>
      <w:tabs>
        <w:tab w:val="left" w:pos="1985"/>
        <w:tab w:val="left" w:pos="2127"/>
      </w:tabs>
      <w:spacing w:line="360" w:lineRule="auto"/>
      <w:ind w:left="400" w:hanging="200"/>
    </w:pPr>
    <w:rPr>
      <w:snapToGrid w:val="0"/>
      <w:sz w:val="20"/>
    </w:rPr>
  </w:style>
  <w:style w:type="paragraph" w:styleId="3f">
    <w:name w:val="index 3"/>
    <w:basedOn w:val="a4"/>
    <w:next w:val="a4"/>
    <w:autoRedefine/>
    <w:rsid w:val="00B13611"/>
    <w:pPr>
      <w:widowControl w:val="0"/>
      <w:tabs>
        <w:tab w:val="left" w:pos="1985"/>
        <w:tab w:val="left" w:pos="2127"/>
      </w:tabs>
      <w:spacing w:line="360" w:lineRule="auto"/>
      <w:ind w:left="600" w:hanging="200"/>
    </w:pPr>
    <w:rPr>
      <w:snapToGrid w:val="0"/>
      <w:sz w:val="20"/>
    </w:rPr>
  </w:style>
  <w:style w:type="paragraph" w:styleId="48">
    <w:name w:val="index 4"/>
    <w:basedOn w:val="a4"/>
    <w:next w:val="a4"/>
    <w:autoRedefine/>
    <w:rsid w:val="00B13611"/>
    <w:pPr>
      <w:widowControl w:val="0"/>
      <w:tabs>
        <w:tab w:val="left" w:pos="1985"/>
        <w:tab w:val="left" w:pos="2127"/>
      </w:tabs>
      <w:spacing w:line="360" w:lineRule="auto"/>
      <w:ind w:left="800" w:hanging="200"/>
    </w:pPr>
    <w:rPr>
      <w:snapToGrid w:val="0"/>
      <w:sz w:val="20"/>
    </w:rPr>
  </w:style>
  <w:style w:type="paragraph" w:styleId="58">
    <w:name w:val="index 5"/>
    <w:basedOn w:val="a4"/>
    <w:next w:val="a4"/>
    <w:autoRedefine/>
    <w:rsid w:val="00B13611"/>
    <w:pPr>
      <w:widowControl w:val="0"/>
      <w:tabs>
        <w:tab w:val="left" w:pos="1985"/>
        <w:tab w:val="left" w:pos="2127"/>
      </w:tabs>
      <w:spacing w:line="360" w:lineRule="auto"/>
      <w:ind w:left="1000" w:hanging="200"/>
    </w:pPr>
    <w:rPr>
      <w:snapToGrid w:val="0"/>
      <w:sz w:val="20"/>
    </w:rPr>
  </w:style>
  <w:style w:type="paragraph" w:styleId="63">
    <w:name w:val="index 6"/>
    <w:basedOn w:val="a4"/>
    <w:next w:val="a4"/>
    <w:autoRedefine/>
    <w:rsid w:val="00B13611"/>
    <w:pPr>
      <w:widowControl w:val="0"/>
      <w:tabs>
        <w:tab w:val="left" w:pos="1985"/>
        <w:tab w:val="left" w:pos="2127"/>
      </w:tabs>
      <w:spacing w:line="360" w:lineRule="auto"/>
      <w:ind w:left="1200" w:hanging="200"/>
    </w:pPr>
    <w:rPr>
      <w:snapToGrid w:val="0"/>
      <w:sz w:val="20"/>
    </w:rPr>
  </w:style>
  <w:style w:type="paragraph" w:styleId="73">
    <w:name w:val="index 7"/>
    <w:basedOn w:val="a4"/>
    <w:next w:val="a4"/>
    <w:autoRedefine/>
    <w:rsid w:val="00B13611"/>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rsid w:val="00B13611"/>
    <w:pPr>
      <w:widowControl w:val="0"/>
      <w:tabs>
        <w:tab w:val="left" w:pos="1985"/>
        <w:tab w:val="left" w:pos="2127"/>
      </w:tabs>
      <w:spacing w:line="360" w:lineRule="auto"/>
      <w:ind w:left="1600" w:hanging="200"/>
    </w:pPr>
    <w:rPr>
      <w:snapToGrid w:val="0"/>
      <w:sz w:val="20"/>
    </w:rPr>
  </w:style>
  <w:style w:type="paragraph" w:styleId="92">
    <w:name w:val="index 9"/>
    <w:basedOn w:val="a4"/>
    <w:next w:val="a4"/>
    <w:autoRedefine/>
    <w:rsid w:val="00B13611"/>
    <w:pPr>
      <w:widowControl w:val="0"/>
      <w:tabs>
        <w:tab w:val="left" w:pos="1985"/>
        <w:tab w:val="left" w:pos="2127"/>
      </w:tabs>
      <w:spacing w:line="360" w:lineRule="auto"/>
      <w:ind w:left="1800" w:hanging="200"/>
    </w:pPr>
    <w:rPr>
      <w:snapToGrid w:val="0"/>
      <w:sz w:val="20"/>
    </w:rPr>
  </w:style>
  <w:style w:type="paragraph" w:styleId="a0">
    <w:name w:val="List Bullet"/>
    <w:basedOn w:val="a4"/>
    <w:rsid w:val="00B13611"/>
    <w:pPr>
      <w:numPr>
        <w:numId w:val="20"/>
      </w:numPr>
      <w:ind w:left="0" w:firstLine="0"/>
    </w:pPr>
  </w:style>
  <w:style w:type="paragraph" w:styleId="a">
    <w:name w:val="List Number"/>
    <w:aliases w:val="Нумерованный"/>
    <w:basedOn w:val="a4"/>
    <w:rsid w:val="00B13611"/>
    <w:pPr>
      <w:numPr>
        <w:numId w:val="29"/>
      </w:numPr>
      <w:ind w:left="0" w:firstLine="0"/>
    </w:pPr>
  </w:style>
  <w:style w:type="paragraph" w:styleId="HTML4">
    <w:name w:val="HTML Address"/>
    <w:basedOn w:val="a4"/>
    <w:link w:val="HTML5"/>
    <w:rsid w:val="00B13611"/>
    <w:rPr>
      <w:i/>
      <w:iCs/>
    </w:rPr>
  </w:style>
  <w:style w:type="paragraph" w:styleId="affe">
    <w:name w:val="envelope address"/>
    <w:basedOn w:val="a4"/>
    <w:rsid w:val="00B13611"/>
    <w:pPr>
      <w:framePr w:w="7920" w:h="1980" w:hRule="exact" w:hSpace="180" w:wrap="auto" w:hAnchor="page" w:xAlign="center" w:yAlign="bottom"/>
      <w:ind w:left="2880"/>
    </w:pPr>
    <w:rPr>
      <w:rFonts w:ascii="Arial" w:hAnsi="Arial" w:cs="Arial"/>
    </w:rPr>
  </w:style>
  <w:style w:type="character" w:styleId="HTML6">
    <w:name w:val="HTML Acronym"/>
    <w:basedOn w:val="a5"/>
    <w:rsid w:val="00B13611"/>
  </w:style>
  <w:style w:type="table" w:styleId="-10">
    <w:name w:val="Table Web 1"/>
    <w:basedOn w:val="a6"/>
    <w:semiHidden/>
    <w:rsid w:val="00B1361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B1361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B1361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
    <w:name w:val="Emphasis"/>
    <w:qFormat/>
    <w:rsid w:val="00B13611"/>
    <w:rPr>
      <w:i/>
      <w:iCs/>
    </w:rPr>
  </w:style>
  <w:style w:type="paragraph" w:styleId="afff0">
    <w:name w:val="Date"/>
    <w:basedOn w:val="a4"/>
    <w:next w:val="a4"/>
    <w:link w:val="afff1"/>
    <w:rsid w:val="00B13611"/>
  </w:style>
  <w:style w:type="paragraph" w:styleId="afff2">
    <w:name w:val="Note Heading"/>
    <w:basedOn w:val="a4"/>
    <w:next w:val="a4"/>
    <w:link w:val="afff3"/>
    <w:rsid w:val="00B13611"/>
  </w:style>
  <w:style w:type="character" w:styleId="afff4">
    <w:name w:val="annotation reference"/>
    <w:rsid w:val="00B13611"/>
    <w:rPr>
      <w:sz w:val="16"/>
      <w:szCs w:val="16"/>
    </w:rPr>
  </w:style>
  <w:style w:type="table" w:styleId="afff5">
    <w:name w:val="Table Elegant"/>
    <w:basedOn w:val="a6"/>
    <w:semiHidden/>
    <w:rsid w:val="00B1361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B1361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6"/>
    <w:semiHidden/>
    <w:rsid w:val="00B1361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Keyboard"/>
    <w:rsid w:val="00B13611"/>
    <w:rPr>
      <w:rFonts w:ascii="Courier New" w:hAnsi="Courier New" w:cs="Courier New"/>
      <w:sz w:val="20"/>
      <w:szCs w:val="20"/>
    </w:rPr>
  </w:style>
  <w:style w:type="table" w:styleId="18">
    <w:name w:val="Table Classic 1"/>
    <w:basedOn w:val="a6"/>
    <w:semiHidden/>
    <w:rsid w:val="00B1361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lassic 2"/>
    <w:basedOn w:val="a6"/>
    <w:semiHidden/>
    <w:rsid w:val="00B1361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0">
    <w:name w:val="Table Classic 3"/>
    <w:basedOn w:val="a6"/>
    <w:semiHidden/>
    <w:rsid w:val="00B1361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6"/>
    <w:semiHidden/>
    <w:rsid w:val="00B1361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8">
    <w:name w:val="HTML Code"/>
    <w:rsid w:val="00B13611"/>
    <w:rPr>
      <w:rFonts w:ascii="Courier New" w:hAnsi="Courier New" w:cs="Courier New"/>
      <w:sz w:val="20"/>
      <w:szCs w:val="20"/>
    </w:rPr>
  </w:style>
  <w:style w:type="paragraph" w:styleId="afff6">
    <w:name w:val="Body Text"/>
    <w:basedOn w:val="a4"/>
    <w:link w:val="afff7"/>
    <w:rsid w:val="00B13611"/>
    <w:pPr>
      <w:overflowPunct w:val="0"/>
      <w:autoSpaceDE w:val="0"/>
      <w:autoSpaceDN w:val="0"/>
      <w:adjustRightInd w:val="0"/>
      <w:spacing w:after="240"/>
      <w:textAlignment w:val="baseline"/>
    </w:pPr>
  </w:style>
  <w:style w:type="paragraph" w:styleId="afff8">
    <w:name w:val="Body Text First Indent"/>
    <w:basedOn w:val="afff6"/>
    <w:link w:val="afff9"/>
    <w:rsid w:val="00B13611"/>
    <w:pPr>
      <w:overflowPunct/>
      <w:autoSpaceDE/>
      <w:autoSpaceDN/>
      <w:adjustRightInd/>
      <w:spacing w:after="120"/>
      <w:ind w:firstLine="210"/>
      <w:jc w:val="left"/>
      <w:textAlignment w:val="auto"/>
    </w:pPr>
  </w:style>
  <w:style w:type="paragraph" w:styleId="2f3">
    <w:name w:val="Body Text First Indent 2"/>
    <w:basedOn w:val="ae"/>
    <w:link w:val="2f4"/>
    <w:rsid w:val="00B13611"/>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rsid w:val="00B13611"/>
    <w:pPr>
      <w:numPr>
        <w:numId w:val="21"/>
      </w:numPr>
      <w:tabs>
        <w:tab w:val="clear" w:pos="643"/>
        <w:tab w:val="num" w:pos="360"/>
      </w:tabs>
      <w:ind w:left="0" w:firstLine="0"/>
    </w:pPr>
  </w:style>
  <w:style w:type="paragraph" w:styleId="30">
    <w:name w:val="List Bullet 3"/>
    <w:basedOn w:val="a4"/>
    <w:autoRedefine/>
    <w:rsid w:val="00B13611"/>
    <w:pPr>
      <w:widowControl w:val="0"/>
      <w:numPr>
        <w:numId w:val="22"/>
      </w:numPr>
      <w:tabs>
        <w:tab w:val="clear" w:pos="926"/>
        <w:tab w:val="num" w:pos="360"/>
        <w:tab w:val="left" w:pos="1985"/>
        <w:tab w:val="left" w:pos="2127"/>
      </w:tabs>
      <w:spacing w:line="360" w:lineRule="auto"/>
      <w:ind w:left="0" w:firstLine="0"/>
    </w:pPr>
  </w:style>
  <w:style w:type="paragraph" w:styleId="40">
    <w:name w:val="List Bullet 4"/>
    <w:aliases w:val="Обычный маркированный,мой маркированный список"/>
    <w:basedOn w:val="a4"/>
    <w:rsid w:val="00B13611"/>
    <w:pPr>
      <w:numPr>
        <w:numId w:val="23"/>
      </w:numPr>
      <w:tabs>
        <w:tab w:val="clear" w:pos="1209"/>
        <w:tab w:val="num" w:pos="360"/>
      </w:tabs>
      <w:ind w:left="0" w:firstLine="0"/>
    </w:pPr>
  </w:style>
  <w:style w:type="paragraph" w:styleId="50">
    <w:name w:val="List Bullet 5"/>
    <w:basedOn w:val="a4"/>
    <w:rsid w:val="00B13611"/>
    <w:pPr>
      <w:numPr>
        <w:numId w:val="24"/>
      </w:numPr>
      <w:tabs>
        <w:tab w:val="clear" w:pos="1492"/>
        <w:tab w:val="num" w:pos="360"/>
      </w:tabs>
      <w:ind w:left="0" w:firstLine="0"/>
    </w:pPr>
  </w:style>
  <w:style w:type="paragraph" w:styleId="afffa">
    <w:name w:val="Title"/>
    <w:basedOn w:val="a4"/>
    <w:link w:val="afffb"/>
    <w:qFormat/>
    <w:rsid w:val="00B13611"/>
    <w:pPr>
      <w:spacing w:before="240" w:after="60"/>
      <w:jc w:val="center"/>
      <w:outlineLvl w:val="0"/>
    </w:pPr>
    <w:rPr>
      <w:rFonts w:ascii="Arial" w:hAnsi="Arial" w:cs="Arial"/>
      <w:b/>
      <w:bCs/>
      <w:kern w:val="28"/>
      <w:sz w:val="32"/>
      <w:szCs w:val="32"/>
    </w:rPr>
  </w:style>
  <w:style w:type="character" w:styleId="afffc">
    <w:name w:val="page number"/>
    <w:basedOn w:val="a5"/>
    <w:rsid w:val="00B13611"/>
  </w:style>
  <w:style w:type="character" w:styleId="afffd">
    <w:name w:val="line number"/>
    <w:basedOn w:val="a5"/>
    <w:rsid w:val="00B13611"/>
  </w:style>
  <w:style w:type="paragraph" w:styleId="2">
    <w:name w:val="List Number 2"/>
    <w:basedOn w:val="a4"/>
    <w:rsid w:val="00B13611"/>
    <w:pPr>
      <w:numPr>
        <w:numId w:val="25"/>
      </w:numPr>
      <w:tabs>
        <w:tab w:val="clear" w:pos="643"/>
        <w:tab w:val="num" w:pos="360"/>
      </w:tabs>
      <w:ind w:left="0" w:firstLine="0"/>
    </w:pPr>
  </w:style>
  <w:style w:type="paragraph" w:styleId="3">
    <w:name w:val="List Number 3"/>
    <w:basedOn w:val="a4"/>
    <w:rsid w:val="00B13611"/>
    <w:pPr>
      <w:numPr>
        <w:numId w:val="26"/>
      </w:numPr>
      <w:tabs>
        <w:tab w:val="clear" w:pos="926"/>
        <w:tab w:val="num" w:pos="360"/>
      </w:tabs>
      <w:ind w:left="0" w:firstLine="0"/>
    </w:pPr>
  </w:style>
  <w:style w:type="paragraph" w:styleId="4">
    <w:name w:val="List Number 4"/>
    <w:basedOn w:val="a4"/>
    <w:rsid w:val="00B13611"/>
    <w:pPr>
      <w:numPr>
        <w:numId w:val="27"/>
      </w:numPr>
      <w:tabs>
        <w:tab w:val="clear" w:pos="1209"/>
        <w:tab w:val="num" w:pos="360"/>
      </w:tabs>
      <w:ind w:left="0" w:firstLine="0"/>
    </w:pPr>
  </w:style>
  <w:style w:type="paragraph" w:styleId="5">
    <w:name w:val="List Number 5"/>
    <w:basedOn w:val="a4"/>
    <w:rsid w:val="00B13611"/>
    <w:pPr>
      <w:numPr>
        <w:numId w:val="28"/>
      </w:numPr>
      <w:tabs>
        <w:tab w:val="clear" w:pos="1492"/>
        <w:tab w:val="num" w:pos="360"/>
      </w:tabs>
      <w:ind w:left="0" w:firstLine="0"/>
    </w:pPr>
  </w:style>
  <w:style w:type="character" w:styleId="HTML9">
    <w:name w:val="HTML Sample"/>
    <w:rsid w:val="00B13611"/>
    <w:rPr>
      <w:rFonts w:ascii="Courier New" w:hAnsi="Courier New" w:cs="Courier New"/>
    </w:rPr>
  </w:style>
  <w:style w:type="paragraph" w:styleId="2f5">
    <w:name w:val="envelope return"/>
    <w:basedOn w:val="a4"/>
    <w:rsid w:val="00B13611"/>
    <w:rPr>
      <w:rFonts w:ascii="Arial" w:hAnsi="Arial" w:cs="Arial"/>
      <w:sz w:val="20"/>
    </w:rPr>
  </w:style>
  <w:style w:type="table" w:styleId="19">
    <w:name w:val="Table 3D effects 1"/>
    <w:basedOn w:val="a6"/>
    <w:semiHidden/>
    <w:rsid w:val="00B1361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6"/>
    <w:semiHidden/>
    <w:rsid w:val="00B1361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3D effects 3"/>
    <w:basedOn w:val="a6"/>
    <w:semiHidden/>
    <w:rsid w:val="00B1361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Normal (Web)"/>
    <w:basedOn w:val="a4"/>
    <w:uiPriority w:val="99"/>
    <w:rsid w:val="00B13611"/>
  </w:style>
  <w:style w:type="paragraph" w:styleId="affff">
    <w:name w:val="Normal Indent"/>
    <w:basedOn w:val="a4"/>
    <w:rsid w:val="00B13611"/>
    <w:pPr>
      <w:ind w:left="708"/>
    </w:pPr>
  </w:style>
  <w:style w:type="character" w:styleId="HTMLa">
    <w:name w:val="HTML Definition"/>
    <w:rsid w:val="00B13611"/>
    <w:rPr>
      <w:i/>
      <w:iCs/>
    </w:rPr>
  </w:style>
  <w:style w:type="paragraph" w:styleId="affff0">
    <w:name w:val="table of figures"/>
    <w:aliases w:val="таблиц_GOST"/>
    <w:next w:val="GOSTNormal"/>
    <w:uiPriority w:val="99"/>
    <w:rsid w:val="00B13611"/>
    <w:pPr>
      <w:tabs>
        <w:tab w:val="left" w:leader="dot" w:pos="567"/>
        <w:tab w:val="left" w:pos="1134"/>
        <w:tab w:val="right" w:leader="dot" w:pos="9631"/>
      </w:tabs>
      <w:spacing w:before="120" w:after="120"/>
      <w:ind w:left="567" w:right="567" w:hanging="567"/>
      <w:contextualSpacing/>
    </w:pPr>
    <w:rPr>
      <w:noProof/>
      <w:sz w:val="24"/>
    </w:rPr>
  </w:style>
  <w:style w:type="paragraph" w:customStyle="1" w:styleId="GOSTListnormal3">
    <w:name w:val="_GOST_List_normal_3"/>
    <w:rsid w:val="00B13611"/>
    <w:pPr>
      <w:tabs>
        <w:tab w:val="left" w:pos="1418"/>
      </w:tabs>
      <w:spacing w:before="60" w:after="60"/>
      <w:ind w:left="1418"/>
      <w:contextualSpacing/>
      <w:jc w:val="both"/>
    </w:pPr>
    <w:rPr>
      <w:snapToGrid w:val="0"/>
      <w:sz w:val="24"/>
    </w:rPr>
  </w:style>
  <w:style w:type="paragraph" w:customStyle="1" w:styleId="GOSTListnormal4">
    <w:name w:val="_GOST_List_normal_4"/>
    <w:rsid w:val="00B13611"/>
    <w:pPr>
      <w:tabs>
        <w:tab w:val="left" w:pos="1701"/>
      </w:tabs>
      <w:spacing w:before="60" w:after="60"/>
      <w:ind w:left="1701"/>
      <w:contextualSpacing/>
      <w:jc w:val="both"/>
    </w:pPr>
    <w:rPr>
      <w:sz w:val="24"/>
      <w:szCs w:val="24"/>
    </w:rPr>
  </w:style>
  <w:style w:type="paragraph" w:styleId="affff1">
    <w:name w:val="footer"/>
    <w:basedOn w:val="a4"/>
    <w:link w:val="affff2"/>
    <w:rsid w:val="00B13611"/>
    <w:pPr>
      <w:tabs>
        <w:tab w:val="center" w:pos="4677"/>
        <w:tab w:val="right" w:pos="9355"/>
      </w:tabs>
    </w:pPr>
  </w:style>
  <w:style w:type="paragraph" w:customStyle="1" w:styleId="GOSTListnum">
    <w:name w:val="_GOST_List_num"/>
    <w:rsid w:val="00BD4D26"/>
    <w:pPr>
      <w:tabs>
        <w:tab w:val="num" w:pos="1021"/>
      </w:tabs>
      <w:spacing w:before="120" w:after="120"/>
      <w:ind w:left="992" w:hanging="425"/>
      <w:contextualSpacing/>
      <w:jc w:val="both"/>
    </w:pPr>
    <w:rPr>
      <w:sz w:val="24"/>
    </w:rPr>
  </w:style>
  <w:style w:type="character" w:customStyle="1" w:styleId="GOSTNote0">
    <w:name w:val="_GOST_Note Знак"/>
    <w:link w:val="GOSTNote"/>
    <w:rsid w:val="00B13611"/>
    <w:rPr>
      <w:sz w:val="24"/>
    </w:rPr>
  </w:style>
  <w:style w:type="paragraph" w:customStyle="1" w:styleId="GOSTListmark5">
    <w:name w:val="_GOST_List_mark5"/>
    <w:basedOn w:val="GOSTListmark4"/>
    <w:rsid w:val="00B13611"/>
    <w:pPr>
      <w:tabs>
        <w:tab w:val="clear" w:pos="1701"/>
        <w:tab w:val="left" w:pos="1985"/>
      </w:tabs>
      <w:ind w:left="1985" w:hanging="284"/>
    </w:pPr>
  </w:style>
  <w:style w:type="paragraph" w:customStyle="1" w:styleId="GOSTListnum3">
    <w:name w:val="_GOST_List_num3"/>
    <w:basedOn w:val="GOSTListnum2"/>
    <w:rsid w:val="00B13611"/>
    <w:pPr>
      <w:numPr>
        <w:ilvl w:val="2"/>
      </w:numPr>
      <w:tabs>
        <w:tab w:val="clear" w:pos="1559"/>
        <w:tab w:val="clear" w:pos="2421"/>
        <w:tab w:val="left" w:pos="2410"/>
      </w:tabs>
    </w:pPr>
  </w:style>
  <w:style w:type="paragraph" w:customStyle="1" w:styleId="GOSTListnum4">
    <w:name w:val="_GOST_List_num4"/>
    <w:basedOn w:val="GOSTListnum3"/>
    <w:rsid w:val="00B13611"/>
    <w:pPr>
      <w:numPr>
        <w:ilvl w:val="3"/>
      </w:numPr>
      <w:tabs>
        <w:tab w:val="clear" w:pos="2410"/>
        <w:tab w:val="left" w:pos="3261"/>
      </w:tabs>
      <w:ind w:left="3261" w:hanging="851"/>
    </w:pPr>
  </w:style>
  <w:style w:type="paragraph" w:customStyle="1" w:styleId="4a">
    <w:name w:val="Заг_4_Приложение"/>
    <w:basedOn w:val="33"/>
    <w:next w:val="GOSTNormal"/>
    <w:rsid w:val="00B13611"/>
    <w:pPr>
      <w:ind w:left="737" w:hanging="737"/>
      <w:outlineLvl w:val="3"/>
    </w:pPr>
    <w:rPr>
      <w:sz w:val="26"/>
      <w:szCs w:val="26"/>
    </w:rPr>
  </w:style>
  <w:style w:type="table" w:styleId="affff3">
    <w:name w:val="Table Grid"/>
    <w:basedOn w:val="a6"/>
    <w:rsid w:val="00B136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B13611"/>
    <w:pPr>
      <w:spacing w:before="60" w:after="60"/>
      <w:ind w:left="1985"/>
      <w:contextualSpacing/>
      <w:jc w:val="both"/>
    </w:pPr>
    <w:rPr>
      <w:snapToGrid w:val="0"/>
      <w:sz w:val="24"/>
    </w:rPr>
  </w:style>
  <w:style w:type="paragraph" w:customStyle="1" w:styleId="GOSTTableListNum2">
    <w:name w:val="_GOST_Table_List_Num_2"/>
    <w:basedOn w:val="GOSTTableListNum1"/>
    <w:rsid w:val="00B13611"/>
    <w:pPr>
      <w:numPr>
        <w:ilvl w:val="1"/>
      </w:numPr>
      <w:tabs>
        <w:tab w:val="clear" w:pos="284"/>
      </w:tabs>
      <w:ind w:left="511" w:hanging="454"/>
    </w:pPr>
  </w:style>
  <w:style w:type="paragraph" w:customStyle="1" w:styleId="GOSTTableListMark2">
    <w:name w:val="_GOST_Table_List_Mark_2"/>
    <w:basedOn w:val="GOSTTableListMark1"/>
    <w:rsid w:val="00B13611"/>
    <w:pPr>
      <w:tabs>
        <w:tab w:val="left" w:pos="454"/>
      </w:tabs>
      <w:ind w:left="454" w:hanging="170"/>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B13611"/>
    <w:pPr>
      <w:numPr>
        <w:numId w:val="12"/>
      </w:numPr>
      <w:tabs>
        <w:tab w:val="clear" w:pos="284"/>
        <w:tab w:val="left" w:pos="340"/>
      </w:tabs>
    </w:pPr>
    <w:rPr>
      <w:sz w:val="22"/>
      <w:szCs w:val="22"/>
    </w:rPr>
  </w:style>
  <w:style w:type="paragraph" w:customStyle="1" w:styleId="GOSTTableListNum">
    <w:name w:val="_GOST_Table_List_Num абв)"/>
    <w:rsid w:val="00B13611"/>
    <w:pPr>
      <w:numPr>
        <w:numId w:val="13"/>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B13611"/>
  </w:style>
  <w:style w:type="paragraph" w:customStyle="1" w:styleId="GOSTListnormal2">
    <w:name w:val="_GOST_List_normal_2"/>
    <w:rsid w:val="00B13611"/>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B13611"/>
    <w:pPr>
      <w:numPr>
        <w:ilvl w:val="2"/>
      </w:numPr>
      <w:tabs>
        <w:tab w:val="clear" w:pos="284"/>
      </w:tabs>
      <w:ind w:left="681" w:hanging="624"/>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B13611"/>
    <w:pPr>
      <w:numPr>
        <w:ilvl w:val="3"/>
      </w:numPr>
      <w:tabs>
        <w:tab w:val="clear" w:pos="284"/>
      </w:tabs>
      <w:ind w:left="851" w:hanging="794"/>
    </w:pPr>
  </w:style>
  <w:style w:type="paragraph" w:customStyle="1" w:styleId="GOSTTableListNum5">
    <w:name w:val="_GOST_Table_List_Num_5"/>
    <w:basedOn w:val="GOSTTableListNum4"/>
    <w:qFormat/>
    <w:rsid w:val="00B13611"/>
    <w:pPr>
      <w:numPr>
        <w:ilvl w:val="4"/>
      </w:numPr>
      <w:tabs>
        <w:tab w:val="clear" w:pos="284"/>
      </w:tabs>
      <w:ind w:left="1021" w:hanging="964"/>
    </w:pPr>
  </w:style>
  <w:style w:type="paragraph" w:customStyle="1" w:styleId="GOSTTa6leListNum3">
    <w:name w:val="_GOST_Ta6le_List_Num_3"/>
    <w:basedOn w:val="a4"/>
    <w:rsid w:val="00BD4D26"/>
    <w:pPr>
      <w:ind w:left="681" w:firstLine="0"/>
      <w:jc w:val="left"/>
    </w:pPr>
    <w:rPr>
      <w:sz w:val="22"/>
    </w:rPr>
  </w:style>
  <w:style w:type="paragraph" w:customStyle="1" w:styleId="GOSTTableListNum6">
    <w:name w:val="_GOST_Table_List_Num_6"/>
    <w:basedOn w:val="GOSTTableListNum5"/>
    <w:qFormat/>
    <w:rsid w:val="00B13611"/>
    <w:pPr>
      <w:numPr>
        <w:ilvl w:val="5"/>
      </w:numPr>
      <w:tabs>
        <w:tab w:val="clear" w:pos="284"/>
      </w:tabs>
      <w:ind w:left="1191" w:hanging="1134"/>
    </w:pPr>
  </w:style>
  <w:style w:type="paragraph" w:customStyle="1" w:styleId="GOSTTableListNum7">
    <w:name w:val="_GOST_Table_List_Num_7"/>
    <w:basedOn w:val="GOSTTableListNum6"/>
    <w:qFormat/>
    <w:rsid w:val="00B13611"/>
    <w:pPr>
      <w:numPr>
        <w:ilvl w:val="6"/>
      </w:numPr>
      <w:tabs>
        <w:tab w:val="clear" w:pos="284"/>
      </w:tabs>
      <w:ind w:left="1361" w:hanging="1304"/>
    </w:pPr>
  </w:style>
  <w:style w:type="paragraph" w:styleId="a1">
    <w:name w:val="endnote text"/>
    <w:basedOn w:val="a4"/>
    <w:link w:val="affff4"/>
    <w:rsid w:val="002B145B"/>
    <w:pPr>
      <w:numPr>
        <w:numId w:val="33"/>
      </w:numPr>
      <w:tabs>
        <w:tab w:val="clear" w:pos="927"/>
      </w:tabs>
      <w:ind w:left="0" w:firstLine="0"/>
    </w:pPr>
    <w:rPr>
      <w:sz w:val="20"/>
    </w:rPr>
  </w:style>
  <w:style w:type="character" w:customStyle="1" w:styleId="affff4">
    <w:name w:val="Текст концевой сноски Знак"/>
    <w:basedOn w:val="a5"/>
    <w:link w:val="a1"/>
    <w:rsid w:val="002B145B"/>
  </w:style>
  <w:style w:type="paragraph" w:customStyle="1" w:styleId="affff5">
    <w:name w:val="Основной текст (без отступа)"/>
    <w:basedOn w:val="afff6"/>
    <w:rsid w:val="00D87F00"/>
    <w:pPr>
      <w:overflowPunct/>
      <w:autoSpaceDE/>
      <w:autoSpaceDN/>
      <w:adjustRightInd/>
      <w:spacing w:before="120" w:after="120"/>
      <w:ind w:firstLine="0"/>
      <w:textAlignment w:val="auto"/>
    </w:pPr>
    <w:rPr>
      <w:snapToGrid w:val="0"/>
      <w:color w:val="000000"/>
      <w:sz w:val="28"/>
    </w:rPr>
  </w:style>
  <w:style w:type="paragraph" w:customStyle="1" w:styleId="affff6">
    <w:name w:val="Основной текст (центр/одинарный)"/>
    <w:basedOn w:val="afff6"/>
    <w:link w:val="affff7"/>
    <w:rsid w:val="00D87F00"/>
    <w:pPr>
      <w:overflowPunct/>
      <w:autoSpaceDE/>
      <w:autoSpaceDN/>
      <w:adjustRightInd/>
      <w:spacing w:before="120" w:after="120"/>
      <w:ind w:firstLine="0"/>
      <w:jc w:val="center"/>
      <w:textAlignment w:val="auto"/>
    </w:pPr>
    <w:rPr>
      <w:snapToGrid w:val="0"/>
      <w:color w:val="000000"/>
      <w:sz w:val="28"/>
    </w:rPr>
  </w:style>
  <w:style w:type="character" w:customStyle="1" w:styleId="affff7">
    <w:name w:val="Основной текст (центр/одинарный) Знак"/>
    <w:link w:val="affff6"/>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ind w:firstLine="0"/>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f8">
    <w:name w:val="Выделение подчеркиванием"/>
    <w:qFormat/>
    <w:rsid w:val="00D87F00"/>
    <w:rPr>
      <w:u w:val="single"/>
    </w:rPr>
  </w:style>
  <w:style w:type="paragraph" w:customStyle="1" w:styleId="3f2">
    <w:name w:val="я_Технический стиль 3"/>
    <w:basedOn w:val="-"/>
    <w:link w:val="3f3"/>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3">
    <w:name w:val="я_Технический стиль 3 Знак"/>
    <w:link w:val="3f2"/>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f9">
    <w:name w:val="No Spacing"/>
    <w:link w:val="affffa"/>
    <w:uiPriority w:val="1"/>
    <w:qFormat/>
    <w:rsid w:val="00512B7E"/>
    <w:rPr>
      <w:rFonts w:asciiTheme="minorHAnsi" w:eastAsiaTheme="minorEastAsia" w:hAnsiTheme="minorHAnsi" w:cstheme="minorBidi"/>
      <w:sz w:val="22"/>
      <w:szCs w:val="22"/>
    </w:rPr>
  </w:style>
  <w:style w:type="character" w:customStyle="1" w:styleId="affffa">
    <w:name w:val="Без интервала Знак"/>
    <w:basedOn w:val="a5"/>
    <w:link w:val="affff9"/>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
    <w:basedOn w:val="a5"/>
    <w:link w:val="1"/>
    <w:rsid w:val="00B13611"/>
    <w:rPr>
      <w:b/>
      <w:caps/>
      <w:sz w:val="32"/>
      <w:szCs w:val="36"/>
    </w:rPr>
  </w:style>
  <w:style w:type="paragraph" w:styleId="affffb">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c">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d"/>
    <w:uiPriority w:val="34"/>
    <w:qFormat/>
    <w:locked/>
    <w:rsid w:val="00512B7E"/>
    <w:rPr>
      <w:rFonts w:eastAsia="Calibri"/>
      <w:sz w:val="24"/>
      <w:szCs w:val="24"/>
    </w:rPr>
  </w:style>
  <w:style w:type="paragraph" w:styleId="affffd">
    <w:name w:val="List Paragraph"/>
    <w:aliases w:val="Table-Normal,RSHB_Table-Normal,Bullets,Предусловия,NASOFT List Paragraph,Paragraphe de liste1,列出段落1,List Paragraph2,List 1 Paragraph,List Paragraph1,List Paragraph Char Char,Equipment,numbered,List Paragraph11,Headding 3,Table Txt,lp1,列出段落"/>
    <w:basedOn w:val="a4"/>
    <w:link w:val="affffc"/>
    <w:uiPriority w:val="34"/>
    <w:qFormat/>
    <w:rsid w:val="00512B7E"/>
    <w:pPr>
      <w:ind w:left="708" w:firstLine="708"/>
      <w:jc w:val="left"/>
    </w:pPr>
    <w:rPr>
      <w:rFonts w:eastAsia="Calibri"/>
      <w:szCs w:val="24"/>
    </w:rPr>
  </w:style>
  <w:style w:type="character" w:customStyle="1" w:styleId="22">
    <w:name w:val="Заголовок 2 Знак"/>
    <w:aliases w:val="_GOST_2 Знак"/>
    <w:basedOn w:val="a5"/>
    <w:link w:val="21"/>
    <w:rsid w:val="00B13611"/>
    <w:rPr>
      <w:rFonts w:cs="Arial"/>
      <w:b/>
      <w:bCs/>
      <w:iCs/>
      <w:sz w:val="32"/>
      <w:szCs w:val="32"/>
    </w:rPr>
  </w:style>
  <w:style w:type="character" w:customStyle="1" w:styleId="af3">
    <w:name w:val="Текст выноски Знак"/>
    <w:basedOn w:val="a5"/>
    <w:link w:val="af2"/>
    <w:rsid w:val="00B13611"/>
    <w:rPr>
      <w:rFonts w:ascii="Tahoma" w:hAnsi="Tahoma" w:cs="Tahoma"/>
      <w:sz w:val="16"/>
      <w:szCs w:val="16"/>
    </w:rPr>
  </w:style>
  <w:style w:type="character" w:customStyle="1" w:styleId="af5">
    <w:name w:val="Тема примечания Знак"/>
    <w:basedOn w:val="1a"/>
    <w:link w:val="af4"/>
    <w:rsid w:val="00B13611"/>
    <w:rPr>
      <w:b/>
      <w:bCs/>
    </w:rPr>
  </w:style>
  <w:style w:type="character" w:customStyle="1" w:styleId="32">
    <w:name w:val="Заголовок 3 Знак"/>
    <w:aliases w:val="_GOST_3 Знак"/>
    <w:basedOn w:val="a5"/>
    <w:link w:val="31"/>
    <w:rsid w:val="00B13611"/>
    <w:rPr>
      <w:rFonts w:cs="Arial"/>
      <w:b/>
      <w:iCs/>
      <w:sz w:val="28"/>
      <w:szCs w:val="28"/>
    </w:rPr>
  </w:style>
  <w:style w:type="character" w:customStyle="1" w:styleId="a9">
    <w:name w:val="Верхний колонтитул Знак"/>
    <w:basedOn w:val="a5"/>
    <w:link w:val="a8"/>
    <w:rsid w:val="00B13611"/>
    <w:rPr>
      <w:sz w:val="24"/>
    </w:rPr>
  </w:style>
  <w:style w:type="character" w:customStyle="1" w:styleId="affff2">
    <w:name w:val="Нижний колонтитул Знак"/>
    <w:basedOn w:val="a5"/>
    <w:link w:val="affff1"/>
    <w:rsid w:val="00B13611"/>
    <w:rPr>
      <w:sz w:val="24"/>
    </w:rPr>
  </w:style>
  <w:style w:type="paragraph" w:customStyle="1" w:styleId="BPCLegaleze">
    <w:name w:val="BPC – Legaleze"/>
    <w:basedOn w:val="a4"/>
    <w:rsid w:val="00512B7E"/>
    <w:pPr>
      <w:spacing w:after="41" w:line="140" w:lineRule="atLeast"/>
      <w:ind w:firstLine="0"/>
      <w:jc w:val="center"/>
    </w:pPr>
    <w:rPr>
      <w:rFonts w:ascii="Calibri" w:hAnsi="Calibri"/>
      <w:sz w:val="20"/>
      <w:lang w:val="en-US" w:eastAsia="en-US" w:bidi="he-IL"/>
    </w:rPr>
  </w:style>
  <w:style w:type="character" w:customStyle="1" w:styleId="HTML2">
    <w:name w:val="Стандартный HTML Знак"/>
    <w:basedOn w:val="a5"/>
    <w:link w:val="HTML1"/>
    <w:rsid w:val="00B13611"/>
    <w:rPr>
      <w:rFonts w:ascii="Courier New" w:hAnsi="Courier New" w:cs="Courier New"/>
    </w:rPr>
  </w:style>
  <w:style w:type="paragraph" w:styleId="affffe">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8">
    <w:name w:val="Текст сноски Знак"/>
    <w:basedOn w:val="a5"/>
    <w:link w:val="af7"/>
    <w:rsid w:val="00B13611"/>
  </w:style>
  <w:style w:type="character" w:customStyle="1" w:styleId="80">
    <w:name w:val="Заголовок 8 Знак"/>
    <w:basedOn w:val="a5"/>
    <w:link w:val="8"/>
    <w:rsid w:val="00B13611"/>
    <w:rPr>
      <w:i/>
      <w:iCs/>
      <w:sz w:val="24"/>
    </w:rPr>
  </w:style>
  <w:style w:type="character" w:customStyle="1" w:styleId="GOSTTableListMark10">
    <w:name w:val="_GOST_Table_List_Mark_1 Знак"/>
    <w:link w:val="GOSTTableListMark1"/>
    <w:locked/>
    <w:rsid w:val="00512B7E"/>
    <w:rPr>
      <w:sz w:val="22"/>
    </w:rPr>
  </w:style>
  <w:style w:type="character" w:customStyle="1" w:styleId="1b">
    <w:name w:val="Неразрешенное упоминание1"/>
    <w:basedOn w:val="a5"/>
    <w:uiPriority w:val="99"/>
    <w:semiHidden/>
    <w:unhideWhenUsed/>
    <w:rsid w:val="00512B7E"/>
    <w:rPr>
      <w:color w:val="605E5C"/>
      <w:shd w:val="clear" w:color="auto" w:fill="E1DFDD"/>
    </w:rPr>
  </w:style>
  <w:style w:type="character" w:styleId="afffff">
    <w:name w:val="endnote reference"/>
    <w:basedOn w:val="a5"/>
    <w:semiHidden/>
    <w:unhideWhenUsed/>
    <w:rsid w:val="005C6BDA"/>
    <w:rPr>
      <w:vertAlign w:val="superscript"/>
    </w:rPr>
  </w:style>
  <w:style w:type="character" w:customStyle="1" w:styleId="2f7">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4">
    <w:name w:val="Неразрешенное упоминание3"/>
    <w:basedOn w:val="a5"/>
    <w:uiPriority w:val="99"/>
    <w:semiHidden/>
    <w:unhideWhenUsed/>
    <w:rsid w:val="00371D61"/>
    <w:rPr>
      <w:color w:val="605E5C"/>
      <w:shd w:val="clear" w:color="auto" w:fill="E1DFDD"/>
    </w:rPr>
  </w:style>
  <w:style w:type="character" w:customStyle="1" w:styleId="4b">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59">
    <w:name w:val="Неразрешенное упоминание5"/>
    <w:basedOn w:val="a5"/>
    <w:uiPriority w:val="99"/>
    <w:semiHidden/>
    <w:unhideWhenUsed/>
    <w:rsid w:val="0090178E"/>
    <w:rPr>
      <w:color w:val="605E5C"/>
      <w:shd w:val="clear" w:color="auto" w:fill="E1DFDD"/>
    </w:rPr>
  </w:style>
  <w:style w:type="character" w:customStyle="1" w:styleId="error">
    <w:name w:val="error"/>
    <w:basedOn w:val="a5"/>
    <w:rsid w:val="00317084"/>
  </w:style>
  <w:style w:type="paragraph" w:customStyle="1" w:styleId="ASFKListmark2">
    <w:name w:val="_ASFK_List_mark2"/>
    <w:uiPriority w:val="99"/>
    <w:rsid w:val="00B51A58"/>
    <w:pPr>
      <w:tabs>
        <w:tab w:val="num" w:pos="1134"/>
      </w:tabs>
      <w:spacing w:before="120" w:after="60"/>
      <w:ind w:left="1134" w:right="57" w:hanging="283"/>
    </w:pPr>
    <w:rPr>
      <w:sz w:val="24"/>
    </w:rPr>
  </w:style>
  <w:style w:type="paragraph" w:customStyle="1" w:styleId="OTRNormal">
    <w:name w:val="OTR_Normal"/>
    <w:basedOn w:val="a4"/>
    <w:link w:val="OTRNormal0"/>
    <w:rsid w:val="00800848"/>
    <w:pPr>
      <w:spacing w:before="60" w:after="120"/>
    </w:pPr>
  </w:style>
  <w:style w:type="character" w:customStyle="1" w:styleId="OTRNormal0">
    <w:name w:val="OTR_Normal Знак"/>
    <w:link w:val="OTRNormal"/>
    <w:rsid w:val="00800848"/>
    <w:rPr>
      <w:sz w:val="24"/>
    </w:rPr>
  </w:style>
  <w:style w:type="paragraph" w:customStyle="1" w:styleId="GOSTTableNum2">
    <w:name w:val="_GOST_Table_Num_2"/>
    <w:basedOn w:val="GOSTTableNum"/>
    <w:rsid w:val="00B13611"/>
    <w:pPr>
      <w:numPr>
        <w:ilvl w:val="1"/>
      </w:numPr>
    </w:pPr>
  </w:style>
  <w:style w:type="paragraph" w:customStyle="1" w:styleId="GOSTTableNum3">
    <w:name w:val="_GOST_Table_Num_3"/>
    <w:basedOn w:val="GOSTTableNum2"/>
    <w:qFormat/>
    <w:rsid w:val="00B13611"/>
    <w:pPr>
      <w:numPr>
        <w:ilvl w:val="2"/>
      </w:numPr>
    </w:pPr>
  </w:style>
  <w:style w:type="paragraph" w:customStyle="1" w:styleId="GOSTTableNum4">
    <w:name w:val="_GOST_Table_Num_4"/>
    <w:basedOn w:val="GOSTTableNum3"/>
    <w:rsid w:val="00B13611"/>
    <w:pPr>
      <w:numPr>
        <w:ilvl w:val="3"/>
      </w:numPr>
    </w:pPr>
  </w:style>
  <w:style w:type="paragraph" w:customStyle="1" w:styleId="GOSTTableNum5">
    <w:name w:val="_GOST_Table_Num_5"/>
    <w:basedOn w:val="GOSTTableNum4"/>
    <w:qFormat/>
    <w:rsid w:val="00B13611"/>
    <w:pPr>
      <w:numPr>
        <w:ilvl w:val="4"/>
      </w:numPr>
    </w:pPr>
  </w:style>
  <w:style w:type="paragraph" w:customStyle="1" w:styleId="GOSTTableNum6">
    <w:name w:val="_GOST_Table_Num_6"/>
    <w:basedOn w:val="GOSTTableNum5"/>
    <w:rsid w:val="00B13611"/>
    <w:pPr>
      <w:numPr>
        <w:ilvl w:val="5"/>
      </w:numPr>
    </w:pPr>
  </w:style>
  <w:style w:type="paragraph" w:customStyle="1" w:styleId="GOSTTableNum7">
    <w:name w:val="_GOST_Table_Num_7"/>
    <w:basedOn w:val="GOSTTableNum6"/>
    <w:qFormat/>
    <w:rsid w:val="00B13611"/>
    <w:pPr>
      <w:numPr>
        <w:ilvl w:val="6"/>
      </w:numPr>
    </w:pPr>
  </w:style>
  <w:style w:type="paragraph" w:customStyle="1" w:styleId="GOSTTitulfooter">
    <w:name w:val="_GOST_Titul_footer"/>
    <w:rsid w:val="00B13611"/>
    <w:pPr>
      <w:suppressAutoHyphens/>
      <w:jc w:val="center"/>
    </w:pPr>
    <w:rPr>
      <w:color w:val="292929"/>
      <w:sz w:val="28"/>
    </w:rPr>
  </w:style>
  <w:style w:type="paragraph" w:customStyle="1" w:styleId="GOSTTitulheader">
    <w:name w:val="_GOST_Titul_header"/>
    <w:rsid w:val="00B13611"/>
    <w:pPr>
      <w:suppressAutoHyphens/>
      <w:jc w:val="center"/>
    </w:pPr>
    <w:rPr>
      <w:b/>
      <w:caps/>
      <w:color w:val="404040"/>
      <w:sz w:val="24"/>
    </w:rPr>
  </w:style>
  <w:style w:type="character" w:customStyle="1" w:styleId="42">
    <w:name w:val="Заголовок 4 Знак"/>
    <w:aliases w:val="_GOST_4 Знак"/>
    <w:basedOn w:val="a5"/>
    <w:link w:val="41"/>
    <w:rsid w:val="00B13611"/>
    <w:rPr>
      <w:rFonts w:cs="Arial"/>
      <w:b/>
      <w:iCs/>
      <w:sz w:val="26"/>
      <w:szCs w:val="26"/>
    </w:rPr>
  </w:style>
  <w:style w:type="character" w:customStyle="1" w:styleId="52">
    <w:name w:val="Заголовок 5 Знак"/>
    <w:aliases w:val="_GOST_5 Знак"/>
    <w:basedOn w:val="a5"/>
    <w:link w:val="51"/>
    <w:rsid w:val="00B13611"/>
    <w:rPr>
      <w:b/>
      <w:bCs/>
      <w:sz w:val="24"/>
      <w:szCs w:val="24"/>
      <w:lang w:eastAsia="ko-KR"/>
    </w:rPr>
  </w:style>
  <w:style w:type="character" w:customStyle="1" w:styleId="60">
    <w:name w:val="Заголовок 6 Знак"/>
    <w:aliases w:val="_GOST_6 Знак"/>
    <w:basedOn w:val="a5"/>
    <w:link w:val="6"/>
    <w:rsid w:val="00B13611"/>
    <w:rPr>
      <w:b/>
      <w:i/>
      <w:sz w:val="24"/>
      <w:szCs w:val="22"/>
      <w:lang w:eastAsia="ko-KR"/>
    </w:rPr>
  </w:style>
  <w:style w:type="character" w:customStyle="1" w:styleId="70">
    <w:name w:val="Заголовок 7 Знак"/>
    <w:aliases w:val="_GOST_7 Знак"/>
    <w:basedOn w:val="a5"/>
    <w:link w:val="7"/>
    <w:rsid w:val="00B13611"/>
    <w:rPr>
      <w:i/>
      <w:sz w:val="24"/>
      <w:szCs w:val="22"/>
      <w:lang w:eastAsia="ko-KR"/>
    </w:rPr>
  </w:style>
  <w:style w:type="character" w:customStyle="1" w:styleId="90">
    <w:name w:val="Заголовок 9 Знак"/>
    <w:basedOn w:val="a5"/>
    <w:link w:val="9"/>
    <w:rsid w:val="00B13611"/>
    <w:rPr>
      <w:rFonts w:ascii="Arial" w:hAnsi="Arial"/>
      <w:sz w:val="22"/>
      <w:szCs w:val="22"/>
    </w:rPr>
  </w:style>
  <w:style w:type="paragraph" w:customStyle="1" w:styleId="GOSTListnum3Continue">
    <w:name w:val="_GOST_List_num3_Continue"/>
    <w:basedOn w:val="GOSTListnum2Continue"/>
    <w:rsid w:val="00B13611"/>
    <w:pPr>
      <w:ind w:left="2410"/>
    </w:pPr>
  </w:style>
  <w:style w:type="character" w:customStyle="1" w:styleId="af">
    <w:name w:val="Основной текст с отступом Знак"/>
    <w:basedOn w:val="a5"/>
    <w:link w:val="ae"/>
    <w:rsid w:val="00B13611"/>
    <w:rPr>
      <w:snapToGrid w:val="0"/>
    </w:rPr>
  </w:style>
  <w:style w:type="character" w:customStyle="1" w:styleId="27">
    <w:name w:val="Основной текст с отступом 2 Знак"/>
    <w:basedOn w:val="a5"/>
    <w:link w:val="26"/>
    <w:rsid w:val="00B13611"/>
    <w:rPr>
      <w:b/>
      <w:snapToGrid w:val="0"/>
    </w:rPr>
  </w:style>
  <w:style w:type="character" w:customStyle="1" w:styleId="af1">
    <w:name w:val="Схема документа Знак"/>
    <w:basedOn w:val="a5"/>
    <w:link w:val="af0"/>
    <w:rsid w:val="00B13611"/>
    <w:rPr>
      <w:rFonts w:ascii="Tahoma" w:hAnsi="Tahoma" w:cs="Tahoma"/>
      <w:shd w:val="clear" w:color="auto" w:fill="000080"/>
    </w:rPr>
  </w:style>
  <w:style w:type="character" w:customStyle="1" w:styleId="36">
    <w:name w:val="Основной текст 3 Знак"/>
    <w:basedOn w:val="a5"/>
    <w:link w:val="35"/>
    <w:rsid w:val="00B13611"/>
    <w:rPr>
      <w:sz w:val="16"/>
      <w:szCs w:val="16"/>
    </w:rPr>
  </w:style>
  <w:style w:type="paragraph" w:customStyle="1" w:styleId="GOSTListnormal6">
    <w:name w:val="_GOST_List_normal_6"/>
    <w:basedOn w:val="GOSTListnormal5"/>
    <w:rsid w:val="00B13611"/>
    <w:pPr>
      <w:ind w:left="2268"/>
    </w:pPr>
  </w:style>
  <w:style w:type="character" w:customStyle="1" w:styleId="1a">
    <w:name w:val="Текст примечания Знак1"/>
    <w:basedOn w:val="a5"/>
    <w:rsid w:val="00B13611"/>
  </w:style>
  <w:style w:type="character" w:customStyle="1" w:styleId="29">
    <w:name w:val="Основной текст 2 Знак"/>
    <w:basedOn w:val="a5"/>
    <w:link w:val="28"/>
    <w:rsid w:val="00B13611"/>
    <w:rPr>
      <w:sz w:val="24"/>
    </w:rPr>
  </w:style>
  <w:style w:type="character" w:customStyle="1" w:styleId="38">
    <w:name w:val="Основной текст с отступом 3 Знак"/>
    <w:basedOn w:val="a5"/>
    <w:link w:val="37"/>
    <w:rsid w:val="00B13611"/>
    <w:rPr>
      <w:sz w:val="16"/>
      <w:szCs w:val="16"/>
    </w:rPr>
  </w:style>
  <w:style w:type="character" w:customStyle="1" w:styleId="afb">
    <w:name w:val="Подзаголовок Знак"/>
    <w:basedOn w:val="a5"/>
    <w:link w:val="afa"/>
    <w:rsid w:val="00B13611"/>
    <w:rPr>
      <w:rFonts w:ascii="Arial" w:hAnsi="Arial" w:cs="Arial"/>
      <w:sz w:val="24"/>
    </w:rPr>
  </w:style>
  <w:style w:type="character" w:customStyle="1" w:styleId="afd">
    <w:name w:val="Приветствие Знак"/>
    <w:basedOn w:val="a5"/>
    <w:link w:val="afc"/>
    <w:rsid w:val="00B13611"/>
    <w:rPr>
      <w:sz w:val="24"/>
    </w:rPr>
  </w:style>
  <w:style w:type="character" w:customStyle="1" w:styleId="aff4">
    <w:name w:val="Текст Знак"/>
    <w:basedOn w:val="a5"/>
    <w:link w:val="aff3"/>
    <w:rsid w:val="00B13611"/>
    <w:rPr>
      <w:rFonts w:ascii="Courier New" w:hAnsi="Courier New" w:cs="Courier New"/>
    </w:rPr>
  </w:style>
  <w:style w:type="character" w:customStyle="1" w:styleId="aff8">
    <w:name w:val="Шапка Знак"/>
    <w:basedOn w:val="a5"/>
    <w:link w:val="aff7"/>
    <w:rsid w:val="00B13611"/>
    <w:rPr>
      <w:rFonts w:ascii="Arial" w:hAnsi="Arial" w:cs="Arial"/>
      <w:sz w:val="24"/>
      <w:shd w:val="pct20" w:color="auto" w:fill="auto"/>
    </w:rPr>
  </w:style>
  <w:style w:type="character" w:customStyle="1" w:styleId="affa">
    <w:name w:val="Электронная подпись Знак"/>
    <w:basedOn w:val="a5"/>
    <w:link w:val="aff9"/>
    <w:rsid w:val="00B13611"/>
    <w:rPr>
      <w:sz w:val="24"/>
    </w:rPr>
  </w:style>
  <w:style w:type="character" w:customStyle="1" w:styleId="affc">
    <w:name w:val="Подпись Знак"/>
    <w:basedOn w:val="a5"/>
    <w:link w:val="affb"/>
    <w:rsid w:val="00B13611"/>
    <w:rPr>
      <w:sz w:val="24"/>
    </w:rPr>
  </w:style>
  <w:style w:type="character" w:customStyle="1" w:styleId="HTML5">
    <w:name w:val="Адрес HTML Знак"/>
    <w:basedOn w:val="a5"/>
    <w:link w:val="HTML4"/>
    <w:rsid w:val="00B13611"/>
    <w:rPr>
      <w:i/>
      <w:iCs/>
      <w:sz w:val="24"/>
    </w:rPr>
  </w:style>
  <w:style w:type="character" w:customStyle="1" w:styleId="afff1">
    <w:name w:val="Дата Знак"/>
    <w:basedOn w:val="a5"/>
    <w:link w:val="afff0"/>
    <w:rsid w:val="00B13611"/>
    <w:rPr>
      <w:sz w:val="24"/>
    </w:rPr>
  </w:style>
  <w:style w:type="character" w:customStyle="1" w:styleId="afff3">
    <w:name w:val="Заголовок записки Знак"/>
    <w:basedOn w:val="a5"/>
    <w:link w:val="afff2"/>
    <w:rsid w:val="00B13611"/>
    <w:rPr>
      <w:sz w:val="24"/>
    </w:rPr>
  </w:style>
  <w:style w:type="character" w:customStyle="1" w:styleId="afff7">
    <w:name w:val="Основной текст Знак"/>
    <w:basedOn w:val="a5"/>
    <w:link w:val="afff6"/>
    <w:rsid w:val="00B13611"/>
    <w:rPr>
      <w:sz w:val="24"/>
    </w:rPr>
  </w:style>
  <w:style w:type="character" w:customStyle="1" w:styleId="afff9">
    <w:name w:val="Красная строка Знак"/>
    <w:basedOn w:val="afff7"/>
    <w:link w:val="afff8"/>
    <w:rsid w:val="00B13611"/>
    <w:rPr>
      <w:sz w:val="24"/>
    </w:rPr>
  </w:style>
  <w:style w:type="character" w:customStyle="1" w:styleId="2f4">
    <w:name w:val="Красная строка 2 Знак"/>
    <w:basedOn w:val="af"/>
    <w:link w:val="2f3"/>
    <w:rsid w:val="00B13611"/>
    <w:rPr>
      <w:snapToGrid/>
      <w:sz w:val="24"/>
      <w:szCs w:val="24"/>
    </w:rPr>
  </w:style>
  <w:style w:type="character" w:customStyle="1" w:styleId="afffb">
    <w:name w:val="Название Знак"/>
    <w:basedOn w:val="a5"/>
    <w:link w:val="afffa"/>
    <w:rsid w:val="00B13611"/>
    <w:rPr>
      <w:rFonts w:ascii="Arial" w:hAnsi="Arial" w:cs="Arial"/>
      <w:b/>
      <w:bCs/>
      <w:kern w:val="28"/>
      <w:sz w:val="32"/>
      <w:szCs w:val="32"/>
    </w:rPr>
  </w:style>
  <w:style w:type="paragraph" w:customStyle="1" w:styleId="GOSTListnum1">
    <w:name w:val="_GOST_List_num1"/>
    <w:rsid w:val="00B13611"/>
    <w:pPr>
      <w:numPr>
        <w:numId w:val="32"/>
      </w:numPr>
      <w:tabs>
        <w:tab w:val="left" w:pos="992"/>
      </w:tabs>
      <w:spacing w:before="120" w:after="120"/>
      <w:contextualSpacing/>
      <w:jc w:val="both"/>
    </w:pPr>
    <w:rPr>
      <w:sz w:val="24"/>
    </w:rPr>
  </w:style>
  <w:style w:type="paragraph" w:customStyle="1" w:styleId="GOSTListmark6">
    <w:name w:val="_GOST_List_mark6"/>
    <w:basedOn w:val="GOSTListmark5"/>
    <w:rsid w:val="00B13611"/>
    <w:pPr>
      <w:tabs>
        <w:tab w:val="clear" w:pos="1985"/>
        <w:tab w:val="left" w:pos="2268"/>
      </w:tabs>
      <w:ind w:left="2269"/>
    </w:pPr>
  </w:style>
  <w:style w:type="paragraph" w:customStyle="1" w:styleId="GOSTListnormal7">
    <w:name w:val="_GOST_List_normal_7"/>
    <w:basedOn w:val="GOSTListnormal6"/>
    <w:rsid w:val="00B13611"/>
    <w:pPr>
      <w:ind w:left="2552"/>
    </w:pPr>
  </w:style>
  <w:style w:type="paragraph" w:customStyle="1" w:styleId="GOSTNormalWithoutBold">
    <w:name w:val="_GOST_Normal_Without_Bold"/>
    <w:basedOn w:val="GOSTNormalWithout"/>
    <w:rsid w:val="00B13611"/>
    <w:rPr>
      <w:b/>
    </w:rPr>
  </w:style>
  <w:style w:type="paragraph" w:customStyle="1" w:styleId="GOSTListmark7">
    <w:name w:val="_GOST_List_mark7"/>
    <w:basedOn w:val="GOSTListmark6"/>
    <w:rsid w:val="00B13611"/>
    <w:pPr>
      <w:tabs>
        <w:tab w:val="clear" w:pos="2268"/>
        <w:tab w:val="left" w:pos="2552"/>
      </w:tabs>
      <w:ind w:left="2552"/>
    </w:pPr>
  </w:style>
  <w:style w:type="paragraph" w:customStyle="1" w:styleId="GOSTListnum1Continue">
    <w:name w:val="_GOST_List_num1_Continue"/>
    <w:basedOn w:val="a4"/>
    <w:rsid w:val="00B13611"/>
    <w:pPr>
      <w:ind w:left="992" w:firstLine="0"/>
    </w:pPr>
    <w:rPr>
      <w:snapToGrid w:val="0"/>
      <w:lang w:val="en-US"/>
    </w:rPr>
  </w:style>
  <w:style w:type="paragraph" w:customStyle="1" w:styleId="GOSTListnum2Continue">
    <w:name w:val="_GOST_List_num2_Continue"/>
    <w:basedOn w:val="GOSTListnum1Continue"/>
    <w:rsid w:val="00B13611"/>
    <w:pPr>
      <w:ind w:left="1559"/>
    </w:pPr>
  </w:style>
  <w:style w:type="paragraph" w:customStyle="1" w:styleId="GOSTListnum4Continue">
    <w:name w:val="_GOST_List_num4_Continue"/>
    <w:basedOn w:val="GOSTListnum3Continue"/>
    <w:rsid w:val="00B13611"/>
    <w:pPr>
      <w:ind w:left="3260"/>
    </w:pPr>
  </w:style>
  <w:style w:type="numbering" w:customStyle="1" w:styleId="1111112">
    <w:name w:val="1 / 1.1 / 1.1.12"/>
    <w:basedOn w:val="a7"/>
    <w:next w:val="111111"/>
    <w:semiHidden/>
    <w:rsid w:val="003F3AB3"/>
  </w:style>
  <w:style w:type="character" w:customStyle="1" w:styleId="jira-issue">
    <w:name w:val="jira-issue"/>
    <w:basedOn w:val="a5"/>
    <w:rsid w:val="00267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197353508">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jira.bpcbt.com/browse/FAH-899" TargetMode="External"/><Relationship Id="rId3" Type="http://schemas.openxmlformats.org/officeDocument/2006/relationships/hyperlink" Target="https://jira.bpcbt.com/browse/OTR-1101" TargetMode="External"/><Relationship Id="rId7" Type="http://schemas.openxmlformats.org/officeDocument/2006/relationships/hyperlink" Target="https://jira.bpcbt.com/browse/OTR-1101" TargetMode="External"/><Relationship Id="rId12" Type="http://schemas.openxmlformats.org/officeDocument/2006/relationships/hyperlink" Target="https://jira.bpcbt.com/browse/OTR-1044" TargetMode="External"/><Relationship Id="rId2" Type="http://schemas.openxmlformats.org/officeDocument/2006/relationships/hyperlink" Target="https://jira.bpcbt.com/browse/OTR-1101" TargetMode="External"/><Relationship Id="rId1" Type="http://schemas.openxmlformats.org/officeDocument/2006/relationships/hyperlink" Target="https://jira.bpcbt.com/browse/OTR-1101" TargetMode="External"/><Relationship Id="rId6" Type="http://schemas.openxmlformats.org/officeDocument/2006/relationships/hyperlink" Target="https://jira.bpcbt.com/browse/FAH-899" TargetMode="External"/><Relationship Id="rId11" Type="http://schemas.openxmlformats.org/officeDocument/2006/relationships/hyperlink" Target="https://jira.bpcbt.com/browse/OTR-419" TargetMode="External"/><Relationship Id="rId5" Type="http://schemas.openxmlformats.org/officeDocument/2006/relationships/hyperlink" Target="https://jira.bpcbt.com/browse/OTR-1101" TargetMode="External"/><Relationship Id="rId10" Type="http://schemas.openxmlformats.org/officeDocument/2006/relationships/hyperlink" Target="https://jira.bpcbt.com/browse/OTR-1101" TargetMode="External"/><Relationship Id="rId4" Type="http://schemas.openxmlformats.org/officeDocument/2006/relationships/hyperlink" Target="https://jira.bpcbt.com/browse/OTR-1101" TargetMode="External"/><Relationship Id="rId9" Type="http://schemas.openxmlformats.org/officeDocument/2006/relationships/hyperlink" Target="https://jira.bpcbt.com/browse/OTR-110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header" Target="header5.xml"/><Relationship Id="rId34"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3.emf"/><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4.xml"/><Relationship Id="rId29" Type="http://schemas.openxmlformats.org/officeDocument/2006/relationships/hyperlink" Target="https://jira.bpcbt.com/browse/OTR-11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1.png"/><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header" Target="header8.xml"/><Relationship Id="rId35"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rushkova.olesya\AppData\Roaming\Microsoft\&#1064;&#1072;&#1073;&#1083;&#1086;&#1085;&#1099;\Template_GOST_(&#1056;&#1055;_&#1056;&#1040;)_2019.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CE4923-F376-4A02-A15A-DAA2E7EDFB47}">
  <ds:schemaRefs>
    <ds:schemaRef ds:uri="http://schemas.microsoft.com/sharepoint/v3/contenttype/forms"/>
  </ds:schemaRefs>
</ds:datastoreItem>
</file>

<file path=customXml/itemProps2.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4.xml><?xml version="1.0" encoding="utf-8"?>
<ds:datastoreItem xmlns:ds="http://schemas.openxmlformats.org/officeDocument/2006/customXml" ds:itemID="{8E4BE85D-68D0-4ED7-8B53-7BB4E531B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Template_GOST_(РП_РА)_2019</Template>
  <TotalTime>21740</TotalTime>
  <Pages>367</Pages>
  <Words>77289</Words>
  <Characters>440553</Characters>
  <Application>Microsoft Office Word</Application>
  <DocSecurity>0</DocSecurity>
  <Lines>3671</Lines>
  <Paragraphs>1033</Paragraphs>
  <ScaleCrop>false</ScaleCrop>
  <HeadingPairs>
    <vt:vector size="2" baseType="variant">
      <vt:variant>
        <vt:lpstr>Название</vt:lpstr>
      </vt:variant>
      <vt:variant>
        <vt:i4>1</vt:i4>
      </vt:variant>
    </vt:vector>
  </HeadingPairs>
  <TitlesOfParts>
    <vt:vector size="1" baseType="lpstr">
      <vt:lpstr>РП_РА</vt:lpstr>
    </vt:vector>
  </TitlesOfParts>
  <Company/>
  <LinksUpToDate>false</LinksUpToDate>
  <CharactersWithSpaces>516809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Щанов Александр Валентинович</cp:lastModifiedBy>
  <cp:revision>854</cp:revision>
  <cp:lastPrinted>1900-12-31T21:00:00Z</cp:lastPrinted>
  <dcterms:created xsi:type="dcterms:W3CDTF">2023-05-24T20:14:00Z</dcterms:created>
  <dcterms:modified xsi:type="dcterms:W3CDTF">2026-04-20T05:02:00Z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y fmtid="{D5CDD505-2E9C-101B-9397-08002B2CF9AE}" pid="3" name="DocCode">
    <vt:lpwstr>89603636.43.01,00.ДР.001-01.00 1(4,8)</vt:lpwstr>
  </property>
</Properties>
</file>